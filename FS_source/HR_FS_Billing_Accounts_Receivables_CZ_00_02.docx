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203BE6" w14:textId="77777777" w:rsidR="003E29A3" w:rsidRDefault="00A55F80" w:rsidP="00C437EF">
      <w:r>
        <w:rPr>
          <w:noProof/>
        </w:rPr>
        <w:drawing>
          <wp:anchor distT="0" distB="0" distL="114300" distR="114300" simplePos="0" relativeHeight="251658240" behindDoc="0" locked="0" layoutInCell="1" allowOverlap="1" wp14:anchorId="69279EC1" wp14:editId="30024B0D">
            <wp:simplePos x="0" y="0"/>
            <wp:positionH relativeFrom="page">
              <wp:posOffset>720090</wp:posOffset>
            </wp:positionH>
            <wp:positionV relativeFrom="page">
              <wp:posOffset>900430</wp:posOffset>
            </wp:positionV>
            <wp:extent cx="1800000" cy="608400"/>
            <wp:effectExtent l="0" t="0" r="3810" b="1270"/>
            <wp:wrapNone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0" w:author="Guest User" w:date="2025-06-02T11:14:00Z">
        <w:r w:rsidR="714DE9AF">
          <w:t>exempted</w:t>
        </w:r>
      </w:ins>
    </w:p>
    <w:p w14:paraId="3CA6B7A1" w14:textId="77777777" w:rsidR="002533E6" w:rsidRDefault="002533E6" w:rsidP="00C437EF"/>
    <w:p w14:paraId="62DF637E" w14:textId="77777777" w:rsidR="00A55F80" w:rsidRDefault="00A55F80" w:rsidP="00C437EF"/>
    <w:p w14:paraId="2EF8C7F8" w14:textId="77777777" w:rsidR="00A55F80" w:rsidRDefault="00A55F80" w:rsidP="00C437EF"/>
    <w:p w14:paraId="191C3DDA" w14:textId="77777777" w:rsidR="00A55F80" w:rsidRDefault="00A55F80" w:rsidP="00C437EF"/>
    <w:p w14:paraId="6B7D95FB" w14:textId="77777777" w:rsidR="00A55F80" w:rsidRDefault="00A55F80" w:rsidP="00C437EF"/>
    <w:p w14:paraId="4BEFAA74" w14:textId="77777777" w:rsidR="00C344A6" w:rsidRDefault="00C344A6" w:rsidP="00C437EF"/>
    <w:p w14:paraId="446B101D" w14:textId="42336CDB" w:rsidR="00C344A6" w:rsidRDefault="00C344A6" w:rsidP="00C437EF"/>
    <w:p w14:paraId="7AB51A92" w14:textId="77777777" w:rsidR="00A55F80" w:rsidRDefault="00A55F80" w:rsidP="00C437EF"/>
    <w:p w14:paraId="10C93CEA" w14:textId="77777777" w:rsidR="00A55F80" w:rsidRDefault="00A55F80" w:rsidP="00C437EF"/>
    <w:p w14:paraId="1332A9D0" w14:textId="77777777" w:rsidR="00A55F80" w:rsidRDefault="00A55F80" w:rsidP="00C437EF"/>
    <w:p w14:paraId="19A94B02" w14:textId="77777777" w:rsidR="003E29A3" w:rsidRDefault="003E29A3" w:rsidP="00C437EF"/>
    <w:p w14:paraId="0B7D25FA" w14:textId="77777777" w:rsidR="00E6001A" w:rsidRDefault="00E6001A" w:rsidP="00C437EF"/>
    <w:p w14:paraId="75DB04DA" w14:textId="77777777" w:rsidR="00E6001A" w:rsidRDefault="00E6001A" w:rsidP="00C437EF"/>
    <w:p w14:paraId="0EAF5948" w14:textId="01F92453" w:rsidR="003E29A3" w:rsidRPr="00C05C37" w:rsidRDefault="001E7253" w:rsidP="00D82F1C">
      <w:pPr>
        <w:pStyle w:val="Title"/>
        <w:jc w:val="center"/>
        <w:rPr>
          <w:rFonts w:hint="eastAsia"/>
          <w:color w:val="auto"/>
        </w:rPr>
      </w:pPr>
      <w:r w:rsidRPr="00C05C37">
        <w:rPr>
          <w:color w:val="auto"/>
        </w:rPr>
        <w:fldChar w:fldCharType="begin"/>
      </w:r>
      <w:r w:rsidRPr="00C05C37">
        <w:rPr>
          <w:color w:val="auto"/>
        </w:rPr>
        <w:instrText xml:space="preserve"> TITLE   \* MERGEFORMAT </w:instrText>
      </w:r>
      <w:r w:rsidRPr="00C05C37">
        <w:rPr>
          <w:color w:val="auto"/>
        </w:rPr>
        <w:fldChar w:fldCharType="separate"/>
      </w:r>
      <w:r w:rsidR="00E6001A">
        <w:rPr>
          <w:color w:val="auto"/>
        </w:rPr>
        <w:t>Billing and Accounts Receivables (BAR)</w:t>
      </w:r>
      <w:r w:rsidRPr="00C05C37">
        <w:rPr>
          <w:color w:val="auto"/>
        </w:rPr>
        <w:fldChar w:fldCharType="end"/>
      </w:r>
    </w:p>
    <w:p w14:paraId="7800D28E" w14:textId="04AC78A7" w:rsidR="00C85F31" w:rsidRPr="00C05C37" w:rsidRDefault="001D0E04" w:rsidP="00D82F1C">
      <w:pPr>
        <w:pStyle w:val="Subtitle"/>
        <w:jc w:val="center"/>
        <w:rPr>
          <w:rFonts w:hint="eastAsia"/>
          <w:i w:val="0"/>
          <w:sz w:val="28"/>
          <w:szCs w:val="28"/>
        </w:rPr>
      </w:pPr>
      <w:r w:rsidRPr="00C05C37">
        <w:rPr>
          <w:i w:val="0"/>
          <w:sz w:val="28"/>
          <w:szCs w:val="28"/>
        </w:rPr>
        <w:fldChar w:fldCharType="begin"/>
      </w:r>
      <w:r w:rsidRPr="00C05C37">
        <w:rPr>
          <w:i w:val="0"/>
          <w:sz w:val="28"/>
          <w:szCs w:val="28"/>
        </w:rPr>
        <w:instrText xml:space="preserve"> SUBJECT   \* MERGEFORMAT </w:instrText>
      </w:r>
      <w:r w:rsidRPr="00C05C37">
        <w:rPr>
          <w:i w:val="0"/>
          <w:sz w:val="28"/>
          <w:szCs w:val="28"/>
        </w:rPr>
        <w:fldChar w:fldCharType="separate"/>
      </w:r>
      <w:r w:rsidR="00944D46">
        <w:rPr>
          <w:i w:val="0"/>
          <w:sz w:val="28"/>
          <w:szCs w:val="28"/>
        </w:rPr>
        <w:t>Funkční specifikace Billien</w:t>
      </w:r>
      <w:r w:rsidRPr="00C05C37">
        <w:rPr>
          <w:i w:val="0"/>
          <w:sz w:val="28"/>
          <w:szCs w:val="28"/>
        </w:rPr>
        <w:fldChar w:fldCharType="end"/>
      </w:r>
    </w:p>
    <w:p w14:paraId="529A82A7" w14:textId="50C54FFE" w:rsidR="00C85F31" w:rsidRPr="003156EE" w:rsidRDefault="001D0E04" w:rsidP="00D82F1C">
      <w:pPr>
        <w:pStyle w:val="Subtitle"/>
        <w:jc w:val="center"/>
        <w:rPr>
          <w:rFonts w:hint="eastAsia"/>
          <w:i w:val="0"/>
          <w:sz w:val="28"/>
          <w:szCs w:val="28"/>
        </w:rPr>
      </w:pPr>
      <w:r w:rsidRPr="00C05C37">
        <w:rPr>
          <w:i w:val="0"/>
          <w:sz w:val="28"/>
          <w:szCs w:val="28"/>
        </w:rPr>
        <w:fldChar w:fldCharType="begin"/>
      </w:r>
      <w:r w:rsidRPr="00C05C37">
        <w:rPr>
          <w:i w:val="0"/>
          <w:sz w:val="28"/>
          <w:szCs w:val="28"/>
        </w:rPr>
        <w:instrText xml:space="preserve"> DOCPROPERTY  "Second subject"  \* MERGEFORMAT </w:instrText>
      </w:r>
      <w:r w:rsidRPr="00C05C37">
        <w:rPr>
          <w:i w:val="0"/>
          <w:sz w:val="28"/>
          <w:szCs w:val="28"/>
        </w:rPr>
        <w:fldChar w:fldCharType="separate"/>
      </w:r>
      <w:r w:rsidR="00E6001A">
        <w:rPr>
          <w:i w:val="0"/>
          <w:sz w:val="28"/>
          <w:szCs w:val="28"/>
        </w:rPr>
        <w:t>Release 5.</w:t>
      </w:r>
      <w:r w:rsidR="00E6001A" w:rsidRPr="5D923C7E">
        <w:rPr>
          <w:i w:val="0"/>
          <w:sz w:val="28"/>
          <w:szCs w:val="28"/>
        </w:rPr>
        <w:t>8</w:t>
      </w:r>
      <w:r w:rsidRPr="00C05C37">
        <w:rPr>
          <w:i w:val="0"/>
          <w:sz w:val="28"/>
          <w:szCs w:val="28"/>
        </w:rPr>
        <w:fldChar w:fldCharType="end"/>
      </w:r>
      <w:ins w:id="1" w:author="Irová Zuzana" w:date="2025-03-17T19:44:00Z" w16du:dateUtc="2025-03-17T18:44:00Z">
        <w:r w:rsidR="0061308E">
          <w:rPr>
            <w:i w:val="0"/>
            <w:sz w:val="28"/>
            <w:szCs w:val="28"/>
          </w:rPr>
          <w:t>3</w:t>
        </w:r>
      </w:ins>
    </w:p>
    <w:p w14:paraId="0C931E42" w14:textId="77777777" w:rsidR="00C85F31" w:rsidRDefault="00C85F31">
      <w:pPr>
        <w:pStyle w:val="NormalIndent"/>
      </w:pPr>
    </w:p>
    <w:p w14:paraId="02FC7870" w14:textId="77777777" w:rsidR="00C85F31" w:rsidRDefault="00C85F31">
      <w:pPr>
        <w:pStyle w:val="NormalIndent"/>
      </w:pPr>
    </w:p>
    <w:p w14:paraId="2AA5057B" w14:textId="77777777" w:rsidR="00C85F31" w:rsidRDefault="00C85F31">
      <w:pPr>
        <w:pStyle w:val="NormalIndent"/>
      </w:pPr>
    </w:p>
    <w:p w14:paraId="17CFFA48" w14:textId="77777777" w:rsidR="00C85F31" w:rsidRDefault="00C85F31">
      <w:pPr>
        <w:pStyle w:val="NormalIndent"/>
      </w:pPr>
    </w:p>
    <w:p w14:paraId="20C16849" w14:textId="77777777" w:rsidR="00197FF8" w:rsidRDefault="00197FF8">
      <w:pPr>
        <w:pStyle w:val="NormalIndent"/>
      </w:pPr>
    </w:p>
    <w:p w14:paraId="36CA80FA" w14:textId="77777777" w:rsidR="00197FF8" w:rsidRDefault="00197FF8">
      <w:pPr>
        <w:pStyle w:val="NormalIndent"/>
      </w:pPr>
    </w:p>
    <w:p w14:paraId="11C2C31A" w14:textId="2DF066C3" w:rsidR="00197FF8" w:rsidRDefault="00197FF8">
      <w:pPr>
        <w:pStyle w:val="NormalIndent"/>
      </w:pPr>
    </w:p>
    <w:p w14:paraId="77C36C79" w14:textId="77777777" w:rsidR="00C85F31" w:rsidRDefault="00C85F31">
      <w:pPr>
        <w:pStyle w:val="NormalIndent"/>
        <w:pPrChange w:id="2" w:author="Irová Zuzana" w:date="2025-06-06T15:16:00Z" w16du:dateUtc="2025-06-06T13:16:00Z">
          <w:pPr>
            <w:pStyle w:val="NormalIndent"/>
            <w:tabs>
              <w:tab w:val="left" w:pos="3483"/>
            </w:tabs>
          </w:pPr>
        </w:pPrChange>
      </w:pPr>
    </w:p>
    <w:p w14:paraId="1F25485C" w14:textId="77777777" w:rsidR="000529D3" w:rsidRDefault="000529D3">
      <w:pPr>
        <w:pStyle w:val="NormalIndent"/>
      </w:pPr>
    </w:p>
    <w:p w14:paraId="7E105B0E" w14:textId="77777777" w:rsidR="00E6001A" w:rsidRDefault="00E6001A">
      <w:pPr>
        <w:pStyle w:val="NormalIndent"/>
      </w:pPr>
    </w:p>
    <w:p w14:paraId="143C61E3" w14:textId="77777777" w:rsidR="00536A24" w:rsidRDefault="00536A24">
      <w:pPr>
        <w:pStyle w:val="NormalIndent"/>
      </w:pPr>
    </w:p>
    <w:p w14:paraId="6B83EF65" w14:textId="77777777" w:rsidR="00575ABD" w:rsidRDefault="00575ABD">
      <w:pPr>
        <w:pStyle w:val="NormalIndent"/>
      </w:pPr>
    </w:p>
    <w:p w14:paraId="3F83DCCB" w14:textId="77777777" w:rsidR="00830564" w:rsidRDefault="00830564">
      <w:pPr>
        <w:pStyle w:val="NormalIndent"/>
      </w:pPr>
    </w:p>
    <w:p w14:paraId="450B3C8E" w14:textId="77777777" w:rsidR="00E6001A" w:rsidRDefault="00C659D5" w:rsidP="002533E6">
      <w:pPr>
        <w:rPr>
          <w:rFonts w:asciiTheme="majorHAnsi" w:hAnsiTheme="majorHAnsi"/>
        </w:rPr>
      </w:pPr>
      <w:r>
        <w:rPr>
          <w:rFonts w:asciiTheme="majorHAnsi" w:hAnsiTheme="majorHAnsi"/>
        </w:rPr>
        <w:fldChar w:fldCharType="begin"/>
      </w:r>
      <w:r w:rsidRPr="00920AA8">
        <w:rPr>
          <w:rFonts w:asciiTheme="majorHAnsi" w:hAnsiTheme="majorHAnsi"/>
          <w:lang w:val="fr-FR"/>
        </w:rPr>
        <w:instrText xml:space="preserve"> FILENAME  \* MERGEFORMAT </w:instrText>
      </w:r>
      <w:r>
        <w:rPr>
          <w:rFonts w:asciiTheme="majorHAnsi" w:hAnsiTheme="majorHAnsi"/>
        </w:rPr>
        <w:fldChar w:fldCharType="separate"/>
      </w:r>
      <w:del w:id="3" w:author="Irová Zuzana" w:date="2025-06-16T09:39:00Z" w16du:dateUtc="2025-06-16T07:39:00Z">
        <w:r w:rsidR="00E6001A" w:rsidDel="000A2CD6">
          <w:rPr>
            <w:rFonts w:asciiTheme="majorHAnsi" w:hAnsiTheme="majorHAnsi"/>
            <w:noProof/>
            <w:lang w:val="fr-FR"/>
          </w:rPr>
          <w:delText>Billien_5.8_FS_Billing_Accounts_Receivables_CZ_00_28.docx</w:delText>
        </w:r>
      </w:del>
      <w:r>
        <w:rPr>
          <w:rFonts w:asciiTheme="majorHAnsi" w:hAnsiTheme="majorHAnsi"/>
        </w:rPr>
        <w:fldChar w:fldCharType="end"/>
      </w:r>
    </w:p>
    <w:bookmarkStart w:id="4" w:name="_Hlk174608219"/>
    <w:bookmarkStart w:id="5" w:name="_Hlk174699356"/>
    <w:p w14:paraId="1AEC2753" w14:textId="3C6D0BB5" w:rsidR="00E6001A" w:rsidRPr="002533E6" w:rsidRDefault="00E6001A">
      <w:pPr>
        <w:pStyle w:val="NormalIndent"/>
        <w:rPr>
          <w:rFonts w:asciiTheme="majorHAnsi" w:hAnsiTheme="majorHAnsi"/>
        </w:rPr>
        <w:sectPr w:rsidR="00E6001A" w:rsidRPr="002533E6" w:rsidSect="00E6001A">
          <w:headerReference w:type="even" r:id="rId10"/>
          <w:footerReference w:type="even" r:id="rId11"/>
          <w:footerReference w:type="default" r:id="rId12"/>
          <w:pgSz w:w="11906" w:h="16838"/>
          <w:pgMar w:top="1418" w:right="1134" w:bottom="1418" w:left="1134" w:header="709" w:footer="340" w:gutter="0"/>
          <w:cols w:space="708"/>
          <w:docGrid w:linePitch="360"/>
        </w:sectPr>
        <w:pPrChange w:id="8" w:author="Irová Zuzana" w:date="2025-06-06T15:16:00Z" w16du:dateUtc="2025-06-06T13:16:00Z">
          <w:pPr>
            <w:pStyle w:val="NormalIndent"/>
            <w:ind w:left="0"/>
            <w:jc w:val="left"/>
          </w:pPr>
        </w:pPrChange>
      </w:pPr>
      <w:r>
        <w:fldChar w:fldCharType="begin"/>
      </w:r>
      <w:r>
        <w:instrText xml:space="preserve"> DATE  \* MERGEFORMAT </w:instrText>
      </w:r>
      <w:r>
        <w:fldChar w:fldCharType="separate"/>
      </w:r>
      <w:ins w:id="9" w:author="Irová Zuzana" w:date="2025-06-17T14:29:00Z" w16du:dateUtc="2025-06-17T12:29:00Z">
        <w:r w:rsidR="000558D1">
          <w:rPr>
            <w:noProof/>
          </w:rPr>
          <w:t>06.2025</w:t>
        </w:r>
      </w:ins>
      <w:del w:id="10" w:author="Irová Zuzana" w:date="2025-06-04T14:45:00Z" w16du:dateUtc="2025-06-04T12:45:00Z">
        <w:r w:rsidR="00B11A11" w:rsidDel="00746A21">
          <w:rPr>
            <w:noProof/>
          </w:rPr>
          <w:delText>20.02.2025</w:delText>
        </w:r>
      </w:del>
      <w:r>
        <w:rPr>
          <w:noProof/>
        </w:rPr>
        <w:fldChar w:fldCharType="end"/>
      </w:r>
      <w:bookmarkEnd w:id="4"/>
    </w:p>
    <w:p w14:paraId="345DA739" w14:textId="77777777" w:rsidR="00E6001A" w:rsidRPr="006F32FF" w:rsidRDefault="00E6001A" w:rsidP="00E6001A">
      <w:pPr>
        <w:rPr>
          <w:b/>
        </w:rPr>
      </w:pPr>
      <w:bookmarkStart w:id="11" w:name="_Hlk174699409"/>
      <w:bookmarkStart w:id="12" w:name="_Hlk174608538"/>
      <w:bookmarkStart w:id="13" w:name="_Toc46490568"/>
      <w:bookmarkStart w:id="14" w:name="_Toc54873127"/>
      <w:bookmarkEnd w:id="5"/>
      <w:r w:rsidRPr="006F32FF">
        <w:rPr>
          <w:b/>
        </w:rPr>
        <w:lastRenderedPageBreak/>
        <w:t>Poučení o autorských právech</w:t>
      </w:r>
    </w:p>
    <w:p w14:paraId="07E4F600" w14:textId="77777777" w:rsidR="00E6001A" w:rsidRPr="006F32FF" w:rsidRDefault="00E6001A" w:rsidP="00E6001A">
      <w:r w:rsidRPr="006F32FF">
        <w:rPr>
          <w:bCs/>
        </w:rPr>
        <w:t>Tento dokument byl vytvořen společností TollNet a.s.</w:t>
      </w:r>
    </w:p>
    <w:p w14:paraId="75BE0BA1" w14:textId="10EB8244" w:rsidR="00E6001A" w:rsidRPr="006F32FF" w:rsidRDefault="00E6001A" w:rsidP="00E6001A">
      <w:pPr>
        <w:jc w:val="both"/>
        <w:rPr>
          <w:bCs/>
        </w:rPr>
      </w:pPr>
      <w:r w:rsidRPr="006F32FF">
        <w:fldChar w:fldCharType="begin"/>
      </w:r>
      <w:r w:rsidRPr="006F32FF">
        <w:instrText xml:space="preserve"> IF </w:instrText>
      </w:r>
      <w:fldSimple w:instr=" DOCPROPERTY Confidential ">
        <w:r>
          <w:instrText>N</w:instrText>
        </w:r>
      </w:fldSimple>
      <w:r w:rsidRPr="006F32FF">
        <w:instrText xml:space="preserve"> = "Y" "</w:instrText>
      </w:r>
      <w:r w:rsidRPr="006F32FF">
        <w:rPr>
          <w:bCs/>
        </w:rPr>
        <w:instrText>Informace obsažené v tomto dokumentu jsou neveřejné a důvěrné a obsahují obchodní tajemství společnosti TollNet a.s., jejímž úmyslem je zachovat důvěrnost těchto informací. Tyto neveřejné a důvěrné informace nesmějí být používány, kopírovány, šířeny, zveřejňovány, přenášeny ani uchovávány jakýmkoli způsobem bez svolení společnosti TollNet a.s."</w:instrText>
      </w:r>
      <w:r w:rsidRPr="006F32FF">
        <w:instrText xml:space="preserve"> "Žádná část tohoto dokumentu nesmí být šířena, reprodukována nebo jakýmkoli způsobem použita jinak než s výslovným souhlasem společnosti TollNet a.s.. Autorská práva a výše uvedená omezení se vztahují na reprodukci na všech médiích a všemi způsoby."  </w:instrText>
      </w:r>
      <w:r w:rsidRPr="006F32FF">
        <w:fldChar w:fldCharType="separate"/>
      </w:r>
      <w:r w:rsidR="000558D1" w:rsidRPr="006F32FF">
        <w:rPr>
          <w:noProof/>
        </w:rPr>
        <w:t>Žádná část tohoto dokumentu nesmí být šířena, reprodukována nebo jakýmkoli způsobem použita jinak než s výslovným souhlasem společnosti TollNet a.s.. Autorská práva a výše uvedená omezení se vztahují na reprodukci na všech médiích a všemi způsoby.</w:t>
      </w:r>
      <w:r w:rsidRPr="006F32FF">
        <w:fldChar w:fldCharType="end"/>
      </w:r>
    </w:p>
    <w:p w14:paraId="16D11115" w14:textId="64938CFD" w:rsidR="00E6001A" w:rsidRPr="006F32FF" w:rsidRDefault="00E6001A" w:rsidP="00E6001A">
      <w:r w:rsidRPr="5D923C7E">
        <w:t xml:space="preserve">Copyright © </w:t>
      </w:r>
      <w:r w:rsidRPr="5D923C7E">
        <w:fldChar w:fldCharType="begin"/>
      </w:r>
      <w:r>
        <w:instrText xml:space="preserve"> DATE  [\@ "yyyy"] \* MERGEFORMAT </w:instrText>
      </w:r>
      <w:r w:rsidRPr="5D923C7E">
        <w:fldChar w:fldCharType="separate"/>
      </w:r>
      <w:r w:rsidR="000558D1">
        <w:rPr>
          <w:noProof/>
        </w:rPr>
        <w:t>2025</w:t>
      </w:r>
      <w:r w:rsidRPr="5D923C7E">
        <w:fldChar w:fldCharType="end"/>
      </w:r>
      <w:r w:rsidRPr="5D923C7E">
        <w:t xml:space="preserve"> by TollNet a.s. All rights reserved.</w:t>
      </w:r>
    </w:p>
    <w:p w14:paraId="6D891430" w14:textId="77777777" w:rsidR="00E6001A" w:rsidRPr="006F32FF" w:rsidRDefault="00E6001A" w:rsidP="00E6001A">
      <w:pPr>
        <w:spacing w:after="0"/>
      </w:pPr>
    </w:p>
    <w:p w14:paraId="3ED8732B" w14:textId="77777777" w:rsidR="00E6001A" w:rsidRPr="006F32FF" w:rsidRDefault="00E6001A" w:rsidP="00E6001A">
      <w:pPr>
        <w:rPr>
          <w:b/>
        </w:rPr>
      </w:pPr>
      <w:r w:rsidRPr="006F32FF">
        <w:rPr>
          <w:b/>
        </w:rPr>
        <w:t>Poučení o ochranných známkách</w:t>
      </w:r>
    </w:p>
    <w:p w14:paraId="10C70AAC" w14:textId="77777777" w:rsidR="00E6001A" w:rsidRPr="006F32FF" w:rsidRDefault="00E6001A" w:rsidP="00E6001A">
      <w:pPr>
        <w:jc w:val="both"/>
        <w:rPr>
          <w:bCs/>
        </w:rPr>
      </w:pPr>
      <w:r w:rsidRPr="006F32FF">
        <w:rPr>
          <w:bCs/>
        </w:rPr>
        <w:t>Označení Billien</w:t>
      </w:r>
      <w:r>
        <w:rPr>
          <w:bCs/>
        </w:rPr>
        <w:t xml:space="preserve"> a logo společnosti TollNet a.s.</w:t>
      </w:r>
      <w:r w:rsidRPr="006F32FF">
        <w:rPr>
          <w:bCs/>
        </w:rPr>
        <w:t xml:space="preserve"> j</w:t>
      </w:r>
      <w:r>
        <w:rPr>
          <w:bCs/>
        </w:rPr>
        <w:t>sou</w:t>
      </w:r>
      <w:r w:rsidRPr="006F32FF">
        <w:rPr>
          <w:bCs/>
        </w:rPr>
        <w:t xml:space="preserve"> Ochrann</w:t>
      </w:r>
      <w:r>
        <w:rPr>
          <w:bCs/>
        </w:rPr>
        <w:t>é</w:t>
      </w:r>
      <w:r w:rsidRPr="006F32FF">
        <w:rPr>
          <w:bCs/>
        </w:rPr>
        <w:t xml:space="preserve"> známk</w:t>
      </w:r>
      <w:r>
        <w:rPr>
          <w:bCs/>
        </w:rPr>
        <w:t>y</w:t>
      </w:r>
      <w:r w:rsidRPr="006F32FF">
        <w:rPr>
          <w:bCs/>
        </w:rPr>
        <w:t xml:space="preserve"> společenství (CTM) registrovan</w:t>
      </w:r>
      <w:r>
        <w:rPr>
          <w:bCs/>
        </w:rPr>
        <w:t>é</w:t>
      </w:r>
      <w:r w:rsidRPr="006F32FF">
        <w:rPr>
          <w:bCs/>
        </w:rPr>
        <w:t xml:space="preserve"> společností TollNet a.s. Jakékoli další označení použité v tomto dokumentu může být ochrannou známkou, jejíž použití třetí stranou pro vlastní účely může porušovat chráněná práva jí příslušného vlastníka.</w:t>
      </w:r>
    </w:p>
    <w:p w14:paraId="3EF117FD" w14:textId="77777777" w:rsidR="00E6001A" w:rsidRPr="000D200A" w:rsidRDefault="00E6001A" w:rsidP="00E6001A">
      <w:pPr>
        <w:rPr>
          <w:szCs w:val="20"/>
          <w:lang w:eastAsia="cs-CZ"/>
        </w:rPr>
      </w:pPr>
    </w:p>
    <w:p w14:paraId="423224E5" w14:textId="77777777" w:rsidR="00E6001A" w:rsidRPr="000D200A" w:rsidRDefault="00E6001A" w:rsidP="00E6001A"/>
    <w:p w14:paraId="18BE32D2" w14:textId="77777777" w:rsidR="00E6001A" w:rsidRPr="000D200A" w:rsidRDefault="00E6001A" w:rsidP="00E6001A"/>
    <w:p w14:paraId="53B05CA8" w14:textId="77777777" w:rsidR="00E6001A" w:rsidRPr="000D200A" w:rsidRDefault="00E6001A" w:rsidP="00E6001A"/>
    <w:p w14:paraId="2FDF85FA" w14:textId="77777777" w:rsidR="00E6001A" w:rsidRPr="000D200A" w:rsidRDefault="00E6001A" w:rsidP="00E6001A"/>
    <w:p w14:paraId="2D23A5B5" w14:textId="77777777" w:rsidR="00E6001A" w:rsidRPr="000D200A" w:rsidRDefault="00E6001A" w:rsidP="00E6001A"/>
    <w:p w14:paraId="4B98DB15" w14:textId="77777777" w:rsidR="00E6001A" w:rsidRPr="000D200A" w:rsidRDefault="00E6001A" w:rsidP="00E6001A"/>
    <w:p w14:paraId="421995A9" w14:textId="77777777" w:rsidR="00E6001A" w:rsidRPr="000D200A" w:rsidRDefault="00E6001A" w:rsidP="00E6001A"/>
    <w:p w14:paraId="6A8F56D9" w14:textId="77777777" w:rsidR="00E6001A" w:rsidRPr="000D200A" w:rsidRDefault="00E6001A" w:rsidP="00E6001A"/>
    <w:p w14:paraId="1803B699" w14:textId="77777777" w:rsidR="00E6001A" w:rsidRPr="000D200A" w:rsidRDefault="00E6001A" w:rsidP="00E6001A"/>
    <w:p w14:paraId="6180D768" w14:textId="77777777" w:rsidR="00E6001A" w:rsidRPr="000D200A" w:rsidRDefault="00E6001A" w:rsidP="00E6001A"/>
    <w:p w14:paraId="26D4AA18" w14:textId="77777777" w:rsidR="00E6001A" w:rsidRPr="000D200A" w:rsidRDefault="00E6001A" w:rsidP="00E6001A"/>
    <w:p w14:paraId="478E111E" w14:textId="77777777" w:rsidR="00E6001A" w:rsidRPr="000D200A" w:rsidRDefault="00E6001A" w:rsidP="00E6001A"/>
    <w:p w14:paraId="303380CB" w14:textId="77777777" w:rsidR="00E6001A" w:rsidRPr="000D200A" w:rsidRDefault="00E6001A" w:rsidP="00E6001A"/>
    <w:p w14:paraId="42E0BDDE" w14:textId="77777777" w:rsidR="00E6001A" w:rsidRPr="000D200A" w:rsidRDefault="00E6001A" w:rsidP="00E6001A"/>
    <w:p w14:paraId="42E0CA7C" w14:textId="77777777" w:rsidR="00E6001A" w:rsidRDefault="00E6001A" w:rsidP="00E6001A"/>
    <w:p w14:paraId="44C4D2E9" w14:textId="77777777" w:rsidR="00E6001A" w:rsidRDefault="00E6001A" w:rsidP="00E6001A"/>
    <w:p w14:paraId="4DDC02A5" w14:textId="77777777" w:rsidR="00E6001A" w:rsidRDefault="00E6001A" w:rsidP="00E6001A"/>
    <w:p w14:paraId="0C5E5128" w14:textId="77777777" w:rsidR="00E6001A" w:rsidRPr="000D200A" w:rsidRDefault="00E6001A" w:rsidP="00E6001A"/>
    <w:p w14:paraId="195C1D83" w14:textId="77777777" w:rsidR="00E6001A" w:rsidRPr="000D200A" w:rsidRDefault="00E6001A" w:rsidP="00E6001A"/>
    <w:p w14:paraId="7DE4E3FB" w14:textId="77777777" w:rsidR="00E6001A" w:rsidRPr="00D54A66" w:rsidRDefault="00E6001A" w:rsidP="00E6001A">
      <w:pPr>
        <w:pStyle w:val="Icon"/>
        <w:framePr w:wrap="auto"/>
        <w:rPr>
          <w:rFonts w:ascii="Noto Sans" w:hAnsi="Noto Sans"/>
        </w:rPr>
      </w:pPr>
    </w:p>
    <w:p w14:paraId="510B19A1" w14:textId="77777777" w:rsidR="00E6001A" w:rsidRPr="00E04909" w:rsidRDefault="00E6001A" w:rsidP="00E6001A">
      <w:pPr>
        <w:rPr>
          <w:b/>
          <w:sz w:val="16"/>
          <w:szCs w:val="16"/>
        </w:rPr>
      </w:pPr>
      <w:bookmarkStart w:id="15" w:name="_Toc487622479"/>
      <w:bookmarkStart w:id="16" w:name="_Toc487629826"/>
      <w:bookmarkStart w:id="17" w:name="_Toc487629841"/>
      <w:r w:rsidRPr="00E04909">
        <w:rPr>
          <w:b/>
          <w:sz w:val="16"/>
          <w:szCs w:val="16"/>
        </w:rPr>
        <w:t>Disclaimer</w:t>
      </w:r>
    </w:p>
    <w:p w14:paraId="31E322A9" w14:textId="77777777" w:rsidR="00E6001A" w:rsidRPr="00E04909" w:rsidRDefault="00E6001A" w:rsidP="00E6001A">
      <w:pPr>
        <w:jc w:val="both"/>
        <w:rPr>
          <w:sz w:val="16"/>
          <w:szCs w:val="16"/>
        </w:rPr>
      </w:pPr>
      <w:r w:rsidRPr="00E04909">
        <w:rPr>
          <w:sz w:val="16"/>
          <w:szCs w:val="16"/>
        </w:rPr>
        <w:t>Tento dokument neposkytuje žádnou výslovnou ani předpokládanou záruku společnosti TollNet a.s. o jejích produktech a/nebo službách. Jakékoli závazné informace o vlastnostech produktů a/nebo služeb a záručních lhůtách a podmínkách jsou obsaženy ve smluvních dokumentech a případně uživatelské dokumentaci, která je dodána společně s těmito produkty a/nebo službami. Rozsah použitelnosti dodané uživatelské dokumentace může být upřesněn smluvními dokumenty. Zákazník je odpovědný za vlastní nezávislé posouzení vhodnosti jakéhokoli produktu a/nebo služby pro svou podnikatelskou činnost.</w:t>
      </w:r>
    </w:p>
    <w:p w14:paraId="71B579D2" w14:textId="77777777" w:rsidR="00E6001A" w:rsidRPr="00E04909" w:rsidRDefault="00E6001A" w:rsidP="00E6001A">
      <w:pPr>
        <w:jc w:val="both"/>
        <w:rPr>
          <w:sz w:val="16"/>
          <w:szCs w:val="16"/>
        </w:rPr>
      </w:pPr>
      <w:r w:rsidRPr="00E04909">
        <w:rPr>
          <w:sz w:val="16"/>
          <w:szCs w:val="16"/>
        </w:rPr>
        <w:t>Jakékoli informace nebo specifikace obsažené v tomto dokumentu mohou být změněny nebo aktualizovány bez předchozího oznámení.</w:t>
      </w:r>
      <w:bookmarkEnd w:id="11"/>
    </w:p>
    <w:p w14:paraId="1853D7BF" w14:textId="77777777" w:rsidR="00CD0A42" w:rsidRPr="00955C1D" w:rsidRDefault="00CD0A42" w:rsidP="00B6138F">
      <w:pPr>
        <w:pStyle w:val="Heading1"/>
        <w:numPr>
          <w:ilvl w:val="0"/>
          <w:numId w:val="0"/>
        </w:numPr>
        <w:ind w:left="432" w:hanging="432"/>
        <w:rPr>
          <w:rFonts w:hint="eastAsia"/>
        </w:rPr>
      </w:pPr>
      <w:bookmarkStart w:id="18" w:name="_Toc201568855"/>
      <w:bookmarkEnd w:id="12"/>
      <w:bookmarkEnd w:id="13"/>
      <w:bookmarkEnd w:id="14"/>
      <w:bookmarkEnd w:id="15"/>
      <w:bookmarkEnd w:id="16"/>
      <w:bookmarkEnd w:id="17"/>
      <w:r w:rsidRPr="00955C1D">
        <w:lastRenderedPageBreak/>
        <w:t>Obsah</w:t>
      </w:r>
      <w:bookmarkEnd w:id="18"/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eastAsia="en-US"/>
        </w:rPr>
        <w:id w:val="116343597"/>
        <w:docPartObj>
          <w:docPartGallery w:val="Table of Contents"/>
          <w:docPartUnique/>
        </w:docPartObj>
      </w:sdtPr>
      <w:sdtEndPr>
        <w:rPr>
          <w:b/>
          <w:bCs/>
          <w:lang w:eastAsia="en-GB"/>
        </w:rPr>
      </w:sdtEndPr>
      <w:sdtContent>
        <w:p w14:paraId="63887F52" w14:textId="77777777" w:rsidR="00CD0A42" w:rsidRPr="00955C1D" w:rsidRDefault="00CD0A42">
          <w:pPr>
            <w:pStyle w:val="TOCHeading"/>
            <w:rPr>
              <w:sz w:val="20"/>
              <w:szCs w:val="20"/>
            </w:rPr>
          </w:pPr>
        </w:p>
        <w:p w14:paraId="65F14889" w14:textId="5C8D3CF9" w:rsidR="00694213" w:rsidRDefault="00CD0A42">
          <w:pPr>
            <w:pStyle w:val="TOC1"/>
            <w:rPr>
              <w:ins w:id="1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r w:rsidRPr="00955C1D">
            <w:fldChar w:fldCharType="begin"/>
          </w:r>
          <w:r w:rsidRPr="00955C1D">
            <w:instrText xml:space="preserve"> TOC \o "1-3" \h \z \u </w:instrText>
          </w:r>
          <w:r w:rsidRPr="00955C1D">
            <w:fldChar w:fldCharType="separate"/>
          </w:r>
          <w:ins w:id="20" w:author="Irová Zuzana" w:date="2025-06-23T11:00:00Z" w16du:dateUtc="2025-06-23T09:00:00Z">
            <w:r w:rsidR="00694213" w:rsidRPr="00387627">
              <w:rPr>
                <w:rStyle w:val="Hyperlink"/>
                <w:noProof/>
              </w:rPr>
              <w:fldChar w:fldCharType="begin"/>
            </w:r>
            <w:r w:rsidR="00694213" w:rsidRPr="00387627">
              <w:rPr>
                <w:rStyle w:val="Hyperlink"/>
                <w:noProof/>
              </w:rPr>
              <w:instrText xml:space="preserve"> </w:instrText>
            </w:r>
            <w:r w:rsidR="00694213">
              <w:rPr>
                <w:noProof/>
              </w:rPr>
              <w:instrText>HYPERLINK \l "_Toc201568855"</w:instrText>
            </w:r>
            <w:r w:rsidR="00694213" w:rsidRPr="00387627">
              <w:rPr>
                <w:rStyle w:val="Hyperlink"/>
                <w:noProof/>
              </w:rPr>
              <w:instrText xml:space="preserve"> </w:instrText>
            </w:r>
            <w:r w:rsidR="00694213" w:rsidRPr="00387627">
              <w:rPr>
                <w:rStyle w:val="Hyperlink"/>
                <w:noProof/>
              </w:rPr>
            </w:r>
            <w:r w:rsidR="00694213" w:rsidRPr="00387627">
              <w:rPr>
                <w:rStyle w:val="Hyperlink"/>
                <w:noProof/>
              </w:rPr>
              <w:fldChar w:fldCharType="separate"/>
            </w:r>
            <w:r w:rsidR="00694213" w:rsidRPr="00387627">
              <w:rPr>
                <w:rStyle w:val="Hyperlink"/>
                <w:noProof/>
              </w:rPr>
              <w:t>Obsah</w:t>
            </w:r>
            <w:r w:rsidR="00694213">
              <w:rPr>
                <w:noProof/>
                <w:webHidden/>
              </w:rPr>
              <w:tab/>
            </w:r>
            <w:r w:rsidR="00694213">
              <w:rPr>
                <w:noProof/>
                <w:webHidden/>
              </w:rPr>
              <w:fldChar w:fldCharType="begin"/>
            </w:r>
            <w:r w:rsidR="00694213">
              <w:rPr>
                <w:noProof/>
                <w:webHidden/>
              </w:rPr>
              <w:instrText xml:space="preserve"> PAGEREF _Toc201568855 \h </w:instrText>
            </w:r>
            <w:r w:rsidR="00694213">
              <w:rPr>
                <w:noProof/>
                <w:webHidden/>
              </w:rPr>
            </w:r>
            <w:r w:rsidR="00694213">
              <w:rPr>
                <w:noProof/>
                <w:webHidden/>
              </w:rPr>
              <w:fldChar w:fldCharType="separate"/>
            </w:r>
            <w:r w:rsidR="00694213">
              <w:rPr>
                <w:noProof/>
                <w:webHidden/>
              </w:rPr>
              <w:t>4</w:t>
            </w:r>
            <w:r w:rsidR="00694213">
              <w:rPr>
                <w:noProof/>
                <w:webHidden/>
              </w:rPr>
              <w:fldChar w:fldCharType="end"/>
            </w:r>
            <w:r w:rsidR="00694213" w:rsidRPr="00387627">
              <w:rPr>
                <w:rStyle w:val="Hyperlink"/>
                <w:noProof/>
              </w:rPr>
              <w:fldChar w:fldCharType="end"/>
            </w:r>
          </w:ins>
        </w:p>
        <w:p w14:paraId="74788E1A" w14:textId="22927539" w:rsidR="00694213" w:rsidRDefault="00694213">
          <w:pPr>
            <w:pStyle w:val="TOC1"/>
            <w:rPr>
              <w:ins w:id="2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"_Toc201568856"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Historie dokumentu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4FF06F95" w14:textId="2CD0B80B" w:rsidR="00694213" w:rsidRDefault="00694213">
          <w:pPr>
            <w:pStyle w:val="TOC1"/>
            <w:rPr>
              <w:ins w:id="2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"_Toc201568857"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55F595F2" w14:textId="2611DDC5" w:rsidR="00694213" w:rsidRDefault="00694213">
          <w:pPr>
            <w:pStyle w:val="TOC2"/>
            <w:rPr>
              <w:ins w:id="2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"_Toc201568858"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Procesy HR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4986578E" w14:textId="37A2B3CB" w:rsidR="00694213" w:rsidRDefault="00694213">
          <w:pPr>
            <w:pStyle w:val="TOC3"/>
            <w:rPr>
              <w:ins w:id="2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"_Toc201568859"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1.1.1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Předplacení kreditu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41D9B8FA" w14:textId="40FEBCA8" w:rsidR="00694213" w:rsidRDefault="00694213">
          <w:pPr>
            <w:pStyle w:val="TOC3"/>
            <w:rPr>
              <w:ins w:id="2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"_Toc201568860"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1.1.2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Uložení mýtných transakcí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589A3938" w14:textId="7668AC72" w:rsidR="00694213" w:rsidRDefault="00694213">
          <w:pPr>
            <w:pStyle w:val="TOC3"/>
            <w:rPr>
              <w:ins w:id="3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"_Toc201568861"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1.1.3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Vystavení pravidelné faktury za mýtné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F91F07D" w14:textId="7BA696D2" w:rsidR="00694213" w:rsidRDefault="00694213">
          <w:pPr>
            <w:pStyle w:val="TOC3"/>
            <w:rPr>
              <w:ins w:id="3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"_Toc201568862"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1.1.4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Vystavení jednorázové faktury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0CC3A868" w14:textId="0E708AAB" w:rsidR="00694213" w:rsidRDefault="00694213">
          <w:pPr>
            <w:pStyle w:val="TOC3"/>
            <w:rPr>
              <w:ins w:id="3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"_Toc201568863"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highlight w:val="cyan"/>
              </w:rPr>
              <w:t>1.1.5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highlight w:val="cyan"/>
              </w:rPr>
              <w:t>Vystavení pravidelné výzvy na úhradu za platby tankovací kartou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49204BB6" w14:textId="0A416486" w:rsidR="00694213" w:rsidRDefault="00694213">
          <w:pPr>
            <w:pStyle w:val="TOC3"/>
            <w:rPr>
              <w:ins w:id="3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"_Toc201568864"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1.1.6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Re-rating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77056C37" w14:textId="46E7B8E6" w:rsidR="00694213" w:rsidRDefault="00694213">
          <w:pPr>
            <w:pStyle w:val="TOC1"/>
            <w:rPr>
              <w:ins w:id="3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"_Toc201568865"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Doménový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61577C9" w14:textId="06288FBE" w:rsidR="00694213" w:rsidRDefault="00694213">
          <w:pPr>
            <w:pStyle w:val="TOC2"/>
            <w:rPr>
              <w:ins w:id="4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"_Toc201568866"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Diagram doménového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0A132F6" w14:textId="0B92BF7F" w:rsidR="00694213" w:rsidRDefault="00694213">
          <w:pPr>
            <w:pStyle w:val="TOC2"/>
            <w:rPr>
              <w:ins w:id="4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"_Toc201568867"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2.2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Přehled entit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632CD225" w14:textId="1C9C3CB2" w:rsidR="00694213" w:rsidRDefault="00694213">
          <w:pPr>
            <w:pStyle w:val="TOC2"/>
            <w:rPr>
              <w:ins w:id="4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"_Toc201568868"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Atributy entit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4986B9EC" w14:textId="67D2E1FE" w:rsidR="00694213" w:rsidRDefault="00694213">
          <w:pPr>
            <w:pStyle w:val="TOC3"/>
            <w:rPr>
              <w:ins w:id="4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"_Toc201568869"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2.3.1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Bill (Faktura)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50975C77" w14:textId="21CD54C0" w:rsidR="00694213" w:rsidRDefault="00694213">
          <w:pPr>
            <w:pStyle w:val="TOC3"/>
            <w:rPr>
              <w:ins w:id="4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"_Toc201568870"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2.3.2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Bill Item (Položka faktury)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59C310E1" w14:textId="6E7CCA0F" w:rsidR="00694213" w:rsidRDefault="00694213">
          <w:pPr>
            <w:pStyle w:val="TOC3"/>
            <w:rPr>
              <w:ins w:id="5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"_Toc201568871"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rFonts w:eastAsia="Times New Roman"/>
                <w:noProof/>
              </w:rPr>
              <w:t>2.3.3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rFonts w:eastAsia="Times New Roman"/>
                <w:noProof/>
              </w:rPr>
              <w:t>Bill Session (Fakturační dávka)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B6B64CD" w14:textId="47CD9085" w:rsidR="00694213" w:rsidRDefault="00694213">
          <w:pPr>
            <w:pStyle w:val="TOC3"/>
            <w:rPr>
              <w:ins w:id="5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"_Toc201568872"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2.3.4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Payment (Platba)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5206D6E0" w14:textId="663F3543" w:rsidR="00694213" w:rsidRDefault="00694213">
          <w:pPr>
            <w:pStyle w:val="TOC3"/>
            <w:rPr>
              <w:ins w:id="5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"_Toc201568873"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2.3.5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Payment Session (Platební transakce)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6B6E3760" w14:textId="59CF4FE7" w:rsidR="00694213" w:rsidRDefault="00694213">
          <w:pPr>
            <w:pStyle w:val="TOC3"/>
            <w:rPr>
              <w:ins w:id="5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"_Toc201568874"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2.3.6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Matching (Párování plateb)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7E4F3C35" w14:textId="089D4C7D" w:rsidR="00694213" w:rsidRDefault="00694213">
          <w:pPr>
            <w:pStyle w:val="TOC3"/>
            <w:rPr>
              <w:ins w:id="5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"_Toc201568875"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rFonts w:eastAsia="Times New Roman"/>
                <w:noProof/>
              </w:rPr>
              <w:t>2.3.7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rFonts w:eastAsia="Times New Roman"/>
                <w:noProof/>
              </w:rPr>
              <w:t>Toll Transaction Base (Mýtná transakce - základ)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40C5B178" w14:textId="39FD52F5" w:rsidR="00694213" w:rsidRDefault="00694213">
          <w:pPr>
            <w:pStyle w:val="TOC3"/>
            <w:rPr>
              <w:ins w:id="6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"_Toc201568876"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rFonts w:eastAsia="Times New Roman"/>
                <w:noProof/>
              </w:rPr>
              <w:t>2.3.8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rFonts w:eastAsia="Times New Roman"/>
                <w:noProof/>
              </w:rPr>
              <w:t>Rated Toll Event (Oceněná mýtná událost)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7B3617F1" w14:textId="1030B260" w:rsidR="00694213" w:rsidRDefault="00694213">
          <w:pPr>
            <w:pStyle w:val="TOC3"/>
            <w:rPr>
              <w:ins w:id="6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"_Toc201568877"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rFonts w:eastAsia="Times New Roman"/>
                <w:noProof/>
              </w:rPr>
              <w:t>2.3.9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rFonts w:eastAsia="Times New Roman"/>
                <w:noProof/>
              </w:rPr>
              <w:t>Rated Service Event (Oceněná služba)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6541601A" w14:textId="6F206248" w:rsidR="00694213" w:rsidRDefault="00694213">
          <w:pPr>
            <w:pStyle w:val="TOC3"/>
            <w:rPr>
              <w:ins w:id="6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"_Toc201568878"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rFonts w:eastAsia="Times New Roman"/>
                <w:noProof/>
              </w:rPr>
              <w:t>2.3.10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rFonts w:eastAsia="Times New Roman"/>
                <w:noProof/>
              </w:rPr>
              <w:t>Bill Session Statistics (Statistika fakturační dávky)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1810A07C" w14:textId="3ED00E35" w:rsidR="00694213" w:rsidRDefault="00694213">
          <w:pPr>
            <w:pStyle w:val="TOC3"/>
            <w:rPr>
              <w:ins w:id="6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"_Toc201568879"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rFonts w:eastAsia="Times New Roman"/>
                <w:noProof/>
              </w:rPr>
              <w:t>2.3.11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rFonts w:eastAsia="Times New Roman"/>
                <w:noProof/>
              </w:rPr>
              <w:t>Bill Session Steps Statistics (Statistika kroků fakturační dávky)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50E9831F" w14:textId="65294A9F" w:rsidR="00694213" w:rsidRDefault="00694213">
          <w:pPr>
            <w:pStyle w:val="TOC3"/>
            <w:rPr>
              <w:ins w:id="6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"_Toc201568880"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rFonts w:eastAsia="Times New Roman"/>
                <w:noProof/>
              </w:rPr>
              <w:t>2.3.12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rFonts w:eastAsia="Times New Roman"/>
                <w:noProof/>
              </w:rPr>
              <w:t>Bill Item Statistics (Statistika fakturační dávky podle Bill item typu a Měny)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9582071" w14:textId="0C118C01" w:rsidR="00694213" w:rsidRDefault="00694213">
          <w:pPr>
            <w:pStyle w:val="TOC3"/>
            <w:rPr>
              <w:ins w:id="7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"_Toc201568881"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rFonts w:eastAsia="Times New Roman"/>
                <w:noProof/>
                <w:highlight w:val="yellow"/>
              </w:rPr>
              <w:t>2.3.13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rFonts w:eastAsia="Times New Roman"/>
                <w:noProof/>
                <w:highlight w:val="yellow"/>
              </w:rPr>
              <w:t>Settlement Record (Záznam vyrovnání)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34E16345" w14:textId="38C94F6F" w:rsidR="00694213" w:rsidRDefault="00694213">
          <w:pPr>
            <w:pStyle w:val="TOC3"/>
            <w:rPr>
              <w:ins w:id="7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"_Toc201568882"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rFonts w:eastAsia="Times New Roman"/>
                <w:noProof/>
              </w:rPr>
              <w:t>2.3.14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rFonts w:eastAsia="Times New Roman"/>
                <w:noProof/>
              </w:rPr>
              <w:t>Card Payment Request (Požadavek na platbu kartou)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45AA2E33" w14:textId="7ABE797F" w:rsidR="00694213" w:rsidRDefault="00694213">
          <w:pPr>
            <w:pStyle w:val="TOC3"/>
            <w:rPr>
              <w:ins w:id="7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"_Toc201568883"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rFonts w:eastAsia="Times New Roman"/>
                <w:noProof/>
                <w:highlight w:val="yellow"/>
              </w:rPr>
              <w:t>2.3.15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rFonts w:eastAsia="Times New Roman"/>
                <w:noProof/>
                <w:highlight w:val="yellow"/>
              </w:rPr>
              <w:t>ERP Log (ERP Log)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CBB3617" w14:textId="7C72C87D" w:rsidR="00694213" w:rsidRDefault="00694213">
          <w:pPr>
            <w:pStyle w:val="TOC3"/>
            <w:rPr>
              <w:ins w:id="7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"_Toc201568884"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rFonts w:eastAsia="Times New Roman"/>
                <w:noProof/>
                <w:highlight w:val="yellow"/>
              </w:rPr>
              <w:t>2.3.16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rFonts w:eastAsia="Times New Roman"/>
                <w:noProof/>
                <w:highlight w:val="yellow"/>
              </w:rPr>
              <w:t>ERP Import (ERP Import)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516E8D9" w14:textId="54F569A5" w:rsidR="00694213" w:rsidRDefault="00694213">
          <w:pPr>
            <w:pStyle w:val="TOC3"/>
            <w:rPr>
              <w:ins w:id="7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80" w:author="Irová Zuzana" w:date="2025-06-23T11:00:00Z" w16du:dateUtc="2025-06-23T09:00:00Z">
            <w:r w:rsidRPr="00387627">
              <w:rPr>
                <w:rStyle w:val="Hyperlink"/>
                <w:noProof/>
              </w:rPr>
              <w:lastRenderedPageBreak/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"_Toc201568885"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rFonts w:eastAsia="Times New Roman"/>
                <w:noProof/>
                <w:highlight w:val="yellow"/>
              </w:rPr>
              <w:t>2.3.17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rFonts w:eastAsia="Times New Roman"/>
                <w:noProof/>
                <w:highlight w:val="yellow"/>
              </w:rPr>
              <w:t>ERP Export (ERP Export)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7AEF9429" w14:textId="499A9701" w:rsidR="00694213" w:rsidRDefault="00694213">
          <w:pPr>
            <w:pStyle w:val="TOC2"/>
            <w:rPr>
              <w:ins w:id="8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8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"_Toc201568886"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2.4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Atributy konfigurovatelných číselníků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5413E619" w14:textId="71AC0B6E" w:rsidR="00694213" w:rsidRDefault="00694213">
          <w:pPr>
            <w:pStyle w:val="TOC3"/>
            <w:rPr>
              <w:ins w:id="8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8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"_Toc201568887"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2.4.1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Payment Type (Typ platby)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1A6F3B01" w14:textId="4DB573F8" w:rsidR="00694213" w:rsidRDefault="00694213">
          <w:pPr>
            <w:pStyle w:val="TOC3"/>
            <w:rPr>
              <w:ins w:id="8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8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"_Toc201568888"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2.4.2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Currency (Měna)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38375ABF" w14:textId="2EA20AB5" w:rsidR="00694213" w:rsidRDefault="00694213">
          <w:pPr>
            <w:pStyle w:val="TOC3"/>
            <w:rPr>
              <w:ins w:id="8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8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"_Toc201568889"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2.4.3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Rounding (Zaokrouhlování)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3EA132DE" w14:textId="174FE08A" w:rsidR="00694213" w:rsidRDefault="00694213">
          <w:pPr>
            <w:pStyle w:val="TOC3"/>
            <w:rPr>
              <w:ins w:id="8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9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"_Toc201568890"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highlight w:val="yellow"/>
              </w:rPr>
              <w:t>2.4.4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highlight w:val="yellow"/>
              </w:rPr>
              <w:t>CorvusPay Payment Method (CorvusPay platební metoda)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4929548D" w14:textId="50FACCC2" w:rsidR="00694213" w:rsidRDefault="00694213">
          <w:pPr>
            <w:pStyle w:val="TOC3"/>
            <w:rPr>
              <w:ins w:id="9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9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"_Toc201568891"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highlight w:val="yellow"/>
                <w:lang w:val="en-US"/>
              </w:rPr>
              <w:t>2.4.5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highlight w:val="yellow"/>
                <w:lang w:val="en-US"/>
              </w:rPr>
              <w:t>Card type (Typ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519D8043" w14:textId="22FBE772" w:rsidR="00694213" w:rsidRDefault="00694213">
          <w:pPr>
            <w:pStyle w:val="TOC3"/>
            <w:rPr>
              <w:ins w:id="9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9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"_Toc201568892"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highlight w:val="yellow"/>
                <w:lang w:eastAsia="cs-CZ"/>
              </w:rPr>
              <w:t>2.4.6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highlight w:val="yellow"/>
                <w:lang w:eastAsia="cs-CZ"/>
              </w:rPr>
              <w:t>CorvusPay Response Code (CorvusPay kód odpovědi)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24E586B" w14:textId="2E5C9CF6" w:rsidR="00694213" w:rsidRDefault="00694213">
          <w:pPr>
            <w:pStyle w:val="TOC3"/>
            <w:rPr>
              <w:ins w:id="9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9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"_Toc201568893"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highlight w:val="yellow"/>
                <w:lang w:eastAsia="cs-CZ"/>
              </w:rPr>
              <w:t>2.4.7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highlight w:val="yellow"/>
                <w:lang w:eastAsia="cs-CZ"/>
              </w:rPr>
              <w:t>Process Step Scheduling (Plánování kroků zpracování)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32A2BEB0" w14:textId="070E3B7B" w:rsidR="00694213" w:rsidRDefault="00694213">
          <w:pPr>
            <w:pStyle w:val="TOC2"/>
            <w:rPr>
              <w:ins w:id="9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9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"_Toc201568894"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2.5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Vysvětlení ke specifikaci entit a atributů entit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87A3A29" w14:textId="26C1D134" w:rsidR="00694213" w:rsidRDefault="00694213">
          <w:pPr>
            <w:pStyle w:val="TOC1"/>
            <w:rPr>
              <w:ins w:id="9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0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"_Toc201568895"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Aktéři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7415F0A9" w14:textId="74F39631" w:rsidR="00694213" w:rsidRDefault="00694213">
          <w:pPr>
            <w:pStyle w:val="TOC2"/>
            <w:rPr>
              <w:ins w:id="10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0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"_Toc201568896"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3.1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Seznam aktérů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08BE8553" w14:textId="0735507F" w:rsidR="00694213" w:rsidRDefault="00694213">
          <w:pPr>
            <w:pStyle w:val="TOC2"/>
            <w:rPr>
              <w:ins w:id="10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0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"_Toc201568897"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highlight w:val="yellow"/>
                <w:lang w:eastAsia="cs-CZ"/>
              </w:rPr>
              <w:t>3.2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highlight w:val="yellow"/>
                <w:lang w:eastAsia="cs-CZ"/>
              </w:rPr>
              <w:t>Seznam rolí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100D736F" w14:textId="60D4B225" w:rsidR="00694213" w:rsidRDefault="00694213">
          <w:pPr>
            <w:pStyle w:val="TOC2"/>
            <w:rPr>
              <w:ins w:id="10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0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"_Toc201568898"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lang w:eastAsia="cs-CZ"/>
              </w:rPr>
              <w:t>3.3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lang w:eastAsia="cs-CZ"/>
              </w:rPr>
              <w:t>Pracovní týmy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6F12183A" w14:textId="0A4D5664" w:rsidR="00694213" w:rsidRDefault="00694213">
          <w:pPr>
            <w:pStyle w:val="TOC1"/>
            <w:rPr>
              <w:ins w:id="10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0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"_Toc201568899"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Případy užití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4385E09" w14:textId="679BFE54" w:rsidR="00694213" w:rsidRDefault="00694213">
          <w:pPr>
            <w:pStyle w:val="TOC2"/>
            <w:rPr>
              <w:ins w:id="10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1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"_Toc201568900"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lang w:eastAsia="cs-CZ"/>
              </w:rPr>
              <w:t>4.1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lang w:eastAsia="cs-CZ"/>
              </w:rPr>
              <w:t>Operace s platbami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17C4794" w14:textId="41995FFA" w:rsidR="00694213" w:rsidRDefault="00694213">
          <w:pPr>
            <w:pStyle w:val="TOC3"/>
            <w:rPr>
              <w:ins w:id="11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1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"_Toc201568901"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lang w:eastAsia="cs-CZ"/>
              </w:rPr>
              <w:t>4.1.1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lang w:eastAsia="cs-CZ"/>
              </w:rPr>
              <w:t>Zaplať předplacený kredit – Pre-paid in single domain (UC.BAR.0.1.HR)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37D2B71B" w14:textId="143A50C8" w:rsidR="00694213" w:rsidRDefault="00694213">
          <w:pPr>
            <w:pStyle w:val="TOC3"/>
            <w:rPr>
              <w:ins w:id="11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1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"_Toc201568902"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4.1.2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Zaplať poplatek na POS (UC.BAR.0.3.HR)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9C76572" w14:textId="6FCD80AF" w:rsidR="00694213" w:rsidRDefault="00694213">
          <w:pPr>
            <w:pStyle w:val="TOC3"/>
            <w:rPr>
              <w:ins w:id="11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1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"_Toc201568903"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4.1.3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Uhraď přestupek (UC.BAR.0.20.HR)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618B89B3" w14:textId="467E29DF" w:rsidR="00694213" w:rsidRDefault="00694213">
          <w:pPr>
            <w:pStyle w:val="TOC1"/>
            <w:rPr>
              <w:ins w:id="11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1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"_Toc201568906"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Systémové funkce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412E7636" w14:textId="6C8A0BD3" w:rsidR="00694213" w:rsidRDefault="00694213">
          <w:pPr>
            <w:pStyle w:val="TOC2"/>
            <w:rPr>
              <w:ins w:id="11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2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"_Toc201568907"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5.1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Fakturace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E79DBD2" w14:textId="6D1A1D30" w:rsidR="00694213" w:rsidRDefault="00694213">
          <w:pPr>
            <w:pStyle w:val="TOC3"/>
            <w:rPr>
              <w:ins w:id="12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2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"_Toc201568908"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5.1.1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Vytvoř pravidelné faktury za mýtné (SYS.BAR.0.1.HR)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13F2D7D7" w14:textId="03606620" w:rsidR="00694213" w:rsidRDefault="00694213">
          <w:pPr>
            <w:pStyle w:val="TOC3"/>
            <w:rPr>
              <w:ins w:id="12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2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"_Toc201568909"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5.1.2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Vytvoř jednorázovou fakturu za služby (SYS.BAR.0.4.HR)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664F10B2" w14:textId="773AF97B" w:rsidR="00694213" w:rsidRDefault="00694213">
          <w:pPr>
            <w:pStyle w:val="TOC3"/>
            <w:rPr>
              <w:ins w:id="12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2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"_Toc201568910"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5.1.3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Vytvoř fakturační dávku (SYS.BAR.0.6.HR)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02406259" w14:textId="0F272098" w:rsidR="00694213" w:rsidRDefault="00694213">
          <w:pPr>
            <w:pStyle w:val="TOC3"/>
            <w:rPr>
              <w:ins w:id="12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2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"_Toc201568911"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5.1.4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Naúčtuj jednorázový poplatek (SYS.BAR.0.7.HR)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7B099019" w14:textId="66C36AB3" w:rsidR="00694213" w:rsidRDefault="00694213">
          <w:pPr>
            <w:pStyle w:val="TOC3"/>
            <w:rPr>
              <w:ins w:id="12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3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"_Toc201568912"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5.1.5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Zagreguj oceněné události do fakturační dávky (SYS.BAR.0.12.HR)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38EA0FE3" w14:textId="6B02DBF3" w:rsidR="00694213" w:rsidRDefault="00694213">
          <w:pPr>
            <w:pStyle w:val="TOC3"/>
            <w:rPr>
              <w:ins w:id="13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3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"_Toc201568913"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5.1.6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Vytvoř výzvy na úhradu za přestupky (SYS.BAR.0.13.HR)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06704B2A" w14:textId="56A7C1D8" w:rsidR="00694213" w:rsidRDefault="00694213">
          <w:pPr>
            <w:pStyle w:val="TOC3"/>
            <w:rPr>
              <w:ins w:id="13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3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"_Toc201568914"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5.1.7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Vytvoř jednorázovou fakturu za mýto (SYS.BAR.0.14.HR)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1D00399D" w14:textId="15CF896E" w:rsidR="00694213" w:rsidRDefault="00694213">
          <w:pPr>
            <w:pStyle w:val="TOC2"/>
            <w:rPr>
              <w:ins w:id="13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3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"_Toc201568915"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lang w:eastAsia="cs-CZ"/>
              </w:rPr>
              <w:t>5.2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lang w:eastAsia="cs-CZ"/>
              </w:rPr>
              <w:t>Zpracování mýtných transakcí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CAF0E15" w14:textId="5B69E019" w:rsidR="00694213" w:rsidRDefault="00694213">
          <w:pPr>
            <w:pStyle w:val="TOC3"/>
            <w:rPr>
              <w:ins w:id="13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3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"_Toc201568916"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5.2.1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Ulož oceněnou mýtnou transakci (SYS.BAR.1.8.HR)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52BC117F" w14:textId="766DD13B" w:rsidR="00694213" w:rsidRDefault="00694213">
          <w:pPr>
            <w:pStyle w:val="TOC3"/>
            <w:rPr>
              <w:ins w:id="13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4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"_Toc201568917"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5.2.2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Vytvoř billing details (SYS.BAR.1.9.HR)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13F8151F" w14:textId="2F64A8E0" w:rsidR="00694213" w:rsidRDefault="00694213">
          <w:pPr>
            <w:pStyle w:val="TOC3"/>
            <w:rPr>
              <w:ins w:id="14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4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"_Toc201568918"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5.2.3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Zaplať mýtnou transakci tokenem (SYS.BAR.1.10.HR)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F4F13E4" w14:textId="3BB3245D" w:rsidR="00694213" w:rsidRDefault="00694213">
          <w:pPr>
            <w:pStyle w:val="TOC2"/>
            <w:rPr>
              <w:ins w:id="14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4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"_Toc201568919"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lang w:eastAsia="cs-CZ"/>
              </w:rPr>
              <w:t>5.3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lang w:eastAsia="cs-CZ"/>
              </w:rPr>
              <w:t>Operace s platbami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07BACC33" w14:textId="67593E2E" w:rsidR="00694213" w:rsidRDefault="00694213">
          <w:pPr>
            <w:pStyle w:val="TOC3"/>
            <w:rPr>
              <w:ins w:id="14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4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"_Toc201568920"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5.3.1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Zaplať událost online přes platební bránu (SYS.BAR.2.15.HR)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438871D" w14:textId="2B704ED7" w:rsidR="00694213" w:rsidRDefault="00694213">
          <w:pPr>
            <w:pStyle w:val="TOC3"/>
            <w:rPr>
              <w:ins w:id="14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4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"_Toc201568921"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5.3.2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Zaplať událost platbou z externího systému (SYS.BAR.2.16.HR)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7A41B0F" w14:textId="61E50011" w:rsidR="00694213" w:rsidRDefault="00694213">
          <w:pPr>
            <w:pStyle w:val="TOC3"/>
            <w:rPr>
              <w:ins w:id="14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5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"_Toc201568922"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5.3.3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Tokenizuj kartu přes platební bránu (SYS.BAR.2.17.HR)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5DAED8C7" w14:textId="29CC9424" w:rsidR="00694213" w:rsidRDefault="00694213">
          <w:pPr>
            <w:pStyle w:val="TOC1"/>
            <w:rPr>
              <w:ins w:id="15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5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"_Toc201569206"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Neprocesní funkcionality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154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17BF2B54" w14:textId="68AFF3AB" w:rsidR="00694213" w:rsidRDefault="00694213">
          <w:pPr>
            <w:pStyle w:val="TOC2"/>
            <w:rPr>
              <w:ins w:id="15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5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"_Toc201569207"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6.1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Fakturace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154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1BEDF19C" w14:textId="15DC15F4" w:rsidR="00694213" w:rsidRDefault="00694213">
          <w:pPr>
            <w:pStyle w:val="TOC3"/>
            <w:rPr>
              <w:ins w:id="15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56" w:author="Irová Zuzana" w:date="2025-06-23T11:00:00Z" w16du:dateUtc="2025-06-23T09:00:00Z">
            <w:r w:rsidRPr="00387627">
              <w:rPr>
                <w:rStyle w:val="Hyperlink"/>
                <w:noProof/>
              </w:rPr>
              <w:lastRenderedPageBreak/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"_Toc201569208"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6.1.1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Číslování faktur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154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125ABB13" w14:textId="1D36F7BE" w:rsidR="00694213" w:rsidRDefault="00694213">
          <w:pPr>
            <w:pStyle w:val="TOC3"/>
            <w:rPr>
              <w:ins w:id="15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5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"_Toc201569209"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6.1.2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Číslování plateb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3DC793BB" w14:textId="67DCF498" w:rsidR="00694213" w:rsidRDefault="00694213">
          <w:pPr>
            <w:pStyle w:val="TOC3"/>
            <w:rPr>
              <w:ins w:id="15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6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"_Toc201569210"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6.1.3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Zaokrouhlování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156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C7B3FE1" w14:textId="7D4BF6AA" w:rsidR="00694213" w:rsidRDefault="00694213">
          <w:pPr>
            <w:pStyle w:val="TOC3"/>
            <w:rPr>
              <w:ins w:id="16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6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"_Toc201569211"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6.1.4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Variabilní symbol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156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0F4E7781" w14:textId="2CC89119" w:rsidR="00694213" w:rsidRDefault="00694213">
          <w:pPr>
            <w:pStyle w:val="TOC3"/>
            <w:rPr>
              <w:ins w:id="16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6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"_Toc201569212"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highlight w:val="yellow"/>
              </w:rPr>
              <w:t>6.1.5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highlight w:val="yellow"/>
              </w:rPr>
              <w:t>Atributy dokumentu pro dobropis a vrubopis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504B3E65" w14:textId="52232258" w:rsidR="00694213" w:rsidRDefault="00694213">
          <w:pPr>
            <w:pStyle w:val="TOC2"/>
            <w:rPr>
              <w:ins w:id="16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6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"_Toc201569213"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6.2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BIBA - pravidla pro určení BIBA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71A57ACF" w14:textId="2019462C" w:rsidR="00694213" w:rsidRDefault="00694213">
          <w:pPr>
            <w:pStyle w:val="TOC2"/>
            <w:rPr>
              <w:ins w:id="16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6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"_Toc201569214"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6.3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Vliv plateb na BM Balance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74655A65" w14:textId="64D714E4" w:rsidR="00694213" w:rsidRDefault="00694213">
          <w:pPr>
            <w:pStyle w:val="TOC1"/>
            <w:rPr>
              <w:ins w:id="16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7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"_Toc201569215"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Příloha A – Integrační body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159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6F49D6FD" w14:textId="5B0D9BEB" w:rsidR="00694213" w:rsidRDefault="00694213">
          <w:pPr>
            <w:pStyle w:val="TOC2"/>
            <w:rPr>
              <w:ins w:id="17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7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"_Toc201569216"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7.1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Rozhraní TC HR – HAC (INT.BAR.26.HR)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159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7EC9A350" w14:textId="4D2E9DC7" w:rsidR="00694213" w:rsidRDefault="00694213">
          <w:pPr>
            <w:pStyle w:val="TOC2"/>
            <w:rPr>
              <w:ins w:id="17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7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"_Toc201569217"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lang w:val="en-US"/>
              </w:rPr>
              <w:t>7.2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lang w:val="en-US"/>
              </w:rPr>
              <w:t>Rozhraní Platební brána CorvusPay (INT.BAR.27.HR)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159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188B3A90" w14:textId="78122EB3" w:rsidR="00694213" w:rsidRDefault="00694213">
          <w:pPr>
            <w:pStyle w:val="TOC3"/>
            <w:rPr>
              <w:ins w:id="17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7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"_Toc201569218"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7.2.1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Online platba tokenem platební karty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159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30525B96" w14:textId="6304F1AB" w:rsidR="00694213" w:rsidRDefault="00694213">
          <w:pPr>
            <w:pStyle w:val="TOC3"/>
            <w:rPr>
              <w:ins w:id="17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7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"_Toc201569219"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7.2.2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Online platba platební kartou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161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629068F3" w14:textId="64FDB9DC" w:rsidR="00694213" w:rsidRDefault="00694213">
          <w:pPr>
            <w:pStyle w:val="TOC2"/>
            <w:rPr>
              <w:ins w:id="17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8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"_Toc201569220"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7.3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Rozhraní EFT Terminal NexGo (INT.BAR.28.HR)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162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59171BDA" w14:textId="700CC58E" w:rsidR="00694213" w:rsidRDefault="00694213">
          <w:pPr>
            <w:pStyle w:val="TOC2"/>
            <w:rPr>
              <w:ins w:id="18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8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"_Toc201569221"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7.4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Rozhraní EFT Terminal Ingenico (INT.BAR.29.HR)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163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66945169" w14:textId="6DB2255F" w:rsidR="00694213" w:rsidRDefault="00694213">
          <w:pPr>
            <w:pStyle w:val="TOC3"/>
            <w:rPr>
              <w:ins w:id="18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8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"_Toc201569222"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lang w:val="en-GB"/>
              </w:rPr>
              <w:t>7.4.1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 xml:space="preserve">Authorization Request (Systém </w:t>
            </w:r>
            <w:r w:rsidRPr="00387627">
              <w:rPr>
                <w:rStyle w:val="Hyperlink"/>
                <w:rFonts w:ascii="Arial" w:hAnsi="Arial" w:cs="Arial"/>
                <w:noProof/>
              </w:rPr>
              <w:t>→</w:t>
            </w:r>
            <w:r w:rsidRPr="00387627">
              <w:rPr>
                <w:rStyle w:val="Hyperlink"/>
                <w:noProof/>
              </w:rPr>
              <w:t xml:space="preserve"> EFT)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164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63041377" w14:textId="3E1CCEB6" w:rsidR="00694213" w:rsidRDefault="00694213">
          <w:pPr>
            <w:pStyle w:val="TOC3"/>
            <w:rPr>
              <w:ins w:id="18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8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"_Toc201569223"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7.4.2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 xml:space="preserve">Authorization Request Confirmation (EFT </w:t>
            </w:r>
            <w:r w:rsidRPr="00387627">
              <w:rPr>
                <w:rStyle w:val="Hyperlink"/>
                <w:rFonts w:ascii="Arial" w:hAnsi="Arial" w:cs="Arial"/>
                <w:noProof/>
              </w:rPr>
              <w:t>→</w:t>
            </w:r>
            <w:r w:rsidRPr="00387627">
              <w:rPr>
                <w:rStyle w:val="Hyperlink"/>
                <w:noProof/>
              </w:rPr>
              <w:t xml:space="preserve"> Systém)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164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E6BB2C5" w14:textId="26E4B742" w:rsidR="00694213" w:rsidRDefault="00694213">
          <w:pPr>
            <w:pStyle w:val="TOC3"/>
            <w:rPr>
              <w:ins w:id="18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8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"_Toc201569224"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7.4.3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 xml:space="preserve">Authorization Response (EFT </w:t>
            </w:r>
            <w:r w:rsidRPr="00387627">
              <w:rPr>
                <w:rStyle w:val="Hyperlink"/>
                <w:rFonts w:ascii="Arial" w:hAnsi="Arial" w:cs="Arial"/>
                <w:noProof/>
              </w:rPr>
              <w:t>→</w:t>
            </w:r>
            <w:r w:rsidRPr="00387627">
              <w:rPr>
                <w:rStyle w:val="Hyperlink"/>
                <w:noProof/>
              </w:rPr>
              <w:t xml:space="preserve"> Systém)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164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74B5F0AD" w14:textId="3BF86BF7" w:rsidR="00694213" w:rsidRDefault="00694213">
          <w:pPr>
            <w:pStyle w:val="TOC2"/>
            <w:rPr>
              <w:ins w:id="18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9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"_Toc201569225"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highlight w:val="yellow"/>
              </w:rPr>
              <w:t>7.5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highlight w:val="yellow"/>
              </w:rPr>
              <w:t>Rozhraní ERP Navision (INT.BAR.30.HR)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166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02DF1722" w14:textId="360A73D9" w:rsidR="00694213" w:rsidRDefault="00694213">
          <w:pPr>
            <w:pStyle w:val="TOC2"/>
            <w:rPr>
              <w:ins w:id="19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9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"_Toc201569226"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7.6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Rozhraní ePorezna (fiskalizace) (INT.BAR.31.HR)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166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4387379D" w14:textId="287D4B7C" w:rsidR="00694213" w:rsidRDefault="00694213">
          <w:pPr>
            <w:pStyle w:val="TOC3"/>
            <w:rPr>
              <w:ins w:id="19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9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"_Toc201569227"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lang w:val="en-US"/>
              </w:rPr>
              <w:t>7.6.1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lang w:val="en-US"/>
              </w:rPr>
              <w:t>Registrace business premisses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167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356D47B9" w14:textId="5F39B44F" w:rsidR="00694213" w:rsidRDefault="00694213">
          <w:pPr>
            <w:pStyle w:val="TOC3"/>
            <w:rPr>
              <w:ins w:id="19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9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"_Toc201569228"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lang w:val="en-US"/>
              </w:rPr>
              <w:t>7.6.2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lang w:val="en-US"/>
              </w:rPr>
              <w:t>Fiskalizace faktury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167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3C654BD7" w14:textId="490F70EC" w:rsidR="00694213" w:rsidRDefault="00694213">
          <w:pPr>
            <w:pStyle w:val="TOC2"/>
            <w:rPr>
              <w:ins w:id="19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9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"_Toc201569229"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7.7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Rozhraní eFINA (elektronická faktura) (INT.BAR.32.HR)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151B4376" w14:textId="78602FE5" w:rsidR="00694213" w:rsidRDefault="00694213">
          <w:pPr>
            <w:pStyle w:val="TOC2"/>
            <w:rPr>
              <w:ins w:id="19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0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"_Toc201569231"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highlight w:val="yellow"/>
              </w:rPr>
              <w:t>7.8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highlight w:val="yellow"/>
              </w:rPr>
              <w:t>Rozhraní Web portal API (INT.BAR.33.HR)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51F7BCDD" w14:textId="19E338EC" w:rsidR="00694213" w:rsidRDefault="00694213">
          <w:pPr>
            <w:pStyle w:val="TOC2"/>
            <w:rPr>
              <w:ins w:id="20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0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"_Toc201569232"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highlight w:val="yellow"/>
              </w:rPr>
              <w:t>7.9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highlight w:val="yellow"/>
              </w:rPr>
              <w:t>Rozhraní POS API (INT.BAR.34.HR)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8155090" w14:textId="7B6B1BCB" w:rsidR="00694213" w:rsidRDefault="00694213">
          <w:pPr>
            <w:pStyle w:val="TOC2"/>
            <w:rPr>
              <w:ins w:id="20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0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"_Toc201569233"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highlight w:val="yellow"/>
              </w:rPr>
              <w:t>7.10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highlight w:val="yellow"/>
              </w:rPr>
              <w:t>Rozhraní KIOSK API (INT.BAR.35.HR)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54C07BD4" w14:textId="08BB46A7" w:rsidR="00694213" w:rsidRDefault="00694213">
          <w:pPr>
            <w:pStyle w:val="TOC2"/>
            <w:rPr>
              <w:ins w:id="20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0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"_Toc201569234"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highlight w:val="yellow"/>
              </w:rPr>
              <w:t>7.11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highlight w:val="yellow"/>
              </w:rPr>
              <w:t>Rozhraní IEFBO API (INT.BAR.36.HR)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775B53D9" w14:textId="6C03639E" w:rsidR="00694213" w:rsidRDefault="00694213">
          <w:pPr>
            <w:pStyle w:val="TOC2"/>
            <w:rPr>
              <w:ins w:id="20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0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"_Toc201569235"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7.12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Rozhraní EUCARIS (INT.TDP.06)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169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05AC91E3" w14:textId="101910D8" w:rsidR="00694213" w:rsidRDefault="00694213">
          <w:pPr>
            <w:pStyle w:val="TOC3"/>
            <w:rPr>
              <w:ins w:id="20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1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"_Toc201569236"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7.12.1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Rozhraní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169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4865743A" w14:textId="3EC1FC07" w:rsidR="00694213" w:rsidRDefault="00694213">
          <w:pPr>
            <w:pStyle w:val="TOC1"/>
            <w:rPr>
              <w:ins w:id="21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1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"_Toc201569237"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Příloha B – Vstupní a výstupní artefakty¨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171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7728A8D6" w14:textId="7FACD685" w:rsidR="00694213" w:rsidRDefault="00694213">
          <w:pPr>
            <w:pStyle w:val="TOC2"/>
            <w:rPr>
              <w:ins w:id="21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1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"_Toc201569238"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Dokumenty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171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6DE21CCA" w14:textId="5E08C606" w:rsidR="00694213" w:rsidRDefault="00694213">
          <w:pPr>
            <w:pStyle w:val="TOC3"/>
            <w:rPr>
              <w:ins w:id="21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1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"_Toc201569239"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Společná nastavení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171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167765C0" w14:textId="0283E8A8" w:rsidR="00694213" w:rsidRDefault="00694213">
          <w:pPr>
            <w:pStyle w:val="TOC3"/>
            <w:rPr>
              <w:ins w:id="21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1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"_Toc201569240"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lang w:eastAsia="en-US"/>
              </w:rPr>
              <w:t>8.1.2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Zálohová faktura za top-up (DOC.BE.01.HR) a (DOC.BE.01B.HR)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175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7D872DAB" w14:textId="0AB9B7E1" w:rsidR="00694213" w:rsidRDefault="00694213">
          <w:pPr>
            <w:pStyle w:val="TOC3"/>
            <w:rPr>
              <w:ins w:id="21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2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"_Toc201569241"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lang w:eastAsia="en-US"/>
              </w:rPr>
              <w:t>8.1.3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Zálohová faktura za předplacení kreditu - dobropis (DOC.BE.06)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175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45EFFECB" w14:textId="7015D9C5" w:rsidR="00694213" w:rsidRDefault="00694213">
          <w:pPr>
            <w:pStyle w:val="TOC3"/>
            <w:rPr>
              <w:ins w:id="22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2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"_Toc201569242"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8.1.4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Faktura za mýtné (DOC.BE.10.HR) a (DOC.BE.10B.HR)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175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30E8D63" w14:textId="515E18D5" w:rsidR="00694213" w:rsidRDefault="00694213">
          <w:pPr>
            <w:pStyle w:val="TOC3"/>
            <w:rPr>
              <w:ins w:id="22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24" w:author="Irová Zuzana" w:date="2025-06-23T11:00:00Z" w16du:dateUtc="2025-06-23T09:00:00Z">
            <w:r w:rsidRPr="00387627">
              <w:rPr>
                <w:rStyle w:val="Hyperlink"/>
                <w:noProof/>
              </w:rPr>
              <w:lastRenderedPageBreak/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"_Toc201569243"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highlight w:val="yellow"/>
              </w:rPr>
              <w:t>8.1.5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highlight w:val="yellow"/>
              </w:rPr>
              <w:t>Detailní výpis mýtných transakcí k faktuře (DOC.BE.11)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177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0052C810" w14:textId="6288BB01" w:rsidR="00694213" w:rsidRDefault="00694213">
          <w:pPr>
            <w:pStyle w:val="TOC3"/>
            <w:rPr>
              <w:ins w:id="22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2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"_Toc201569244"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8.1.6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Vrubopis za mýtné (DOC.BE.13.HR)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180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02D1D107" w14:textId="350023FB" w:rsidR="00694213" w:rsidRDefault="00694213">
          <w:pPr>
            <w:pStyle w:val="TOC3"/>
            <w:rPr>
              <w:ins w:id="22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2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"_Toc201569245"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8.1.7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Dobropis za mýtné (DOC.BE.14.HR)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181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464CAA66" w14:textId="4CC61BF3" w:rsidR="00694213" w:rsidRDefault="00694213">
          <w:pPr>
            <w:pStyle w:val="TOC3"/>
            <w:rPr>
              <w:ins w:id="22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3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"_Toc201569246"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8.1.8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Faktura za služby (DOC.BE.16.HR)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181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0631DD65" w14:textId="78CBAB9D" w:rsidR="00694213" w:rsidRDefault="00694213">
          <w:pPr>
            <w:pStyle w:val="TOC3"/>
            <w:rPr>
              <w:ins w:id="23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3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"_Toc201569247"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8.1.9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Dobropis za služby (DOC.BE.17.HR)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181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420710C8" w14:textId="2B797BE9" w:rsidR="00694213" w:rsidRDefault="00694213">
          <w:pPr>
            <w:pStyle w:val="TOC3"/>
            <w:rPr>
              <w:ins w:id="23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3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"_Toc201569248"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highlight w:val="cyan"/>
              </w:rPr>
              <w:t>8.1.10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highlight w:val="cyan"/>
              </w:rPr>
              <w:t>Faktura za smluvní pokutu (DOC.BE.19.HR)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181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41B9F20" w14:textId="254D0110" w:rsidR="00694213" w:rsidRDefault="00694213">
          <w:pPr>
            <w:pStyle w:val="TOC3"/>
            <w:rPr>
              <w:ins w:id="23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3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"_Toc201569249"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highlight w:val="cyan"/>
              </w:rPr>
              <w:t>8.1.11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highlight w:val="cyan"/>
              </w:rPr>
              <w:t>Dobropis za smluvní pokutu (DOC.BE.20.HR)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181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52B459A1" w14:textId="1325DC66" w:rsidR="00694213" w:rsidRDefault="00694213">
          <w:pPr>
            <w:pStyle w:val="TOC3"/>
            <w:rPr>
              <w:ins w:id="23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3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"_Toc201569250"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8.1.12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eFaktura (DOC.BE.21.HR)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181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6BDF4882" w14:textId="3BAB7D26" w:rsidR="00694213" w:rsidRDefault="00694213">
          <w:pPr>
            <w:pStyle w:val="TOC3"/>
            <w:rPr>
              <w:ins w:id="23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4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"_Toc201569251"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8.1.13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Výzva k úhradě za přestupky (DOC.BE.22.HR)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181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6FED86F4" w14:textId="67C30303" w:rsidR="00694213" w:rsidRDefault="00694213">
          <w:pPr>
            <w:pStyle w:val="TOC3"/>
            <w:rPr>
              <w:ins w:id="24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4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"_Toc201569252"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8.1.14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Výzva k úhradě za přestupky – Dobropis (DOC.BE.23.HR)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182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065F35DB" w14:textId="1736EC69" w:rsidR="00694213" w:rsidRDefault="00694213">
          <w:pPr>
            <w:pStyle w:val="TOC3"/>
            <w:rPr>
              <w:ins w:id="24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4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"_Toc201569253"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8.1.15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Proforma faktura (DOC.BE.24.HR)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182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0DA1C5BD" w14:textId="099E69CC" w:rsidR="00694213" w:rsidRDefault="00694213">
          <w:pPr>
            <w:pStyle w:val="TOC2"/>
            <w:rPr>
              <w:ins w:id="24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4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"_Toc201569254"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Externí oznámení (e-mail)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182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122B9976" w14:textId="3D2FD77A" w:rsidR="00694213" w:rsidRDefault="00694213">
          <w:pPr>
            <w:pStyle w:val="TOC3"/>
            <w:rPr>
              <w:ins w:id="24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4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"_Toc201569255"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Společná nastavení –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183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DAB0761" w14:textId="5820F1EE" w:rsidR="00694213" w:rsidRDefault="00694213">
          <w:pPr>
            <w:pStyle w:val="TOC3"/>
            <w:rPr>
              <w:ins w:id="24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5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"_Toc201569256"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8.2.2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Oznámení o vystavení faktury za předplacení kreditu (NTF.BAR.01.HR)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186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1546E0F8" w14:textId="037EF89D" w:rsidR="00694213" w:rsidRDefault="00694213">
          <w:pPr>
            <w:pStyle w:val="TOC3"/>
            <w:rPr>
              <w:ins w:id="25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5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"_Toc201569257"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8.2.3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Unpaid toll transaction notification (NTF.BAR.13.HR)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186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5B313D91" w14:textId="59C5AA3D" w:rsidR="00694213" w:rsidRDefault="00694213">
          <w:pPr>
            <w:pStyle w:val="TOC3"/>
            <w:rPr>
              <w:ins w:id="25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5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"_Toc201569258"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8.2.4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Oznámení o vystavení faktury (NTF.BAR.21.HR)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187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0B13DBB7" w14:textId="79FC08EE" w:rsidR="00694213" w:rsidRDefault="00694213">
          <w:pPr>
            <w:pStyle w:val="TOC3"/>
            <w:rPr>
              <w:ins w:id="25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5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"_Toc201569259"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8.2.5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Oznámení o vystavení účetního dokladu (NTF.DF.01.HR)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13E0AE82" w14:textId="06B7AB7A" w:rsidR="00694213" w:rsidRDefault="00694213">
          <w:pPr>
            <w:pStyle w:val="TOC2"/>
            <w:rPr>
              <w:ins w:id="25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5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"_Toc201569260"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Externí oznámení (SMS)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2D937F74" w14:textId="0182088A" w:rsidR="00694213" w:rsidRDefault="00694213">
          <w:pPr>
            <w:pStyle w:val="TOC3"/>
            <w:rPr>
              <w:ins w:id="25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6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"_Toc201569261"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8.3.1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Společná nastavení – SMS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189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0E8D50E5" w14:textId="0F29B430" w:rsidR="00694213" w:rsidRDefault="00694213">
          <w:pPr>
            <w:pStyle w:val="TOC3"/>
            <w:rPr>
              <w:ins w:id="26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6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"_Toc201569262"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8.3.2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Unpaid toll transaction SMS notification (NTF.BAR.14.HR)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189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5E652D2B" w14:textId="644E3A62" w:rsidR="00694213" w:rsidRDefault="00694213">
          <w:pPr>
            <w:pStyle w:val="TOC2"/>
            <w:rPr>
              <w:ins w:id="26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6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"_Toc201569263"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Výměnné soubory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190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6A82AB80" w14:textId="554CF1B8" w:rsidR="00694213" w:rsidRDefault="00694213">
          <w:pPr>
            <w:pStyle w:val="TOC3"/>
            <w:rPr>
              <w:ins w:id="26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6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"_Toc201569264"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8.4.1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Rozhraní TC HR – HAC (INT.BAR.26.HR)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190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31FA4862" w14:textId="0F963BDA" w:rsidR="00694213" w:rsidRDefault="00694213">
          <w:pPr>
            <w:pStyle w:val="TOC1"/>
            <w:rPr>
              <w:ins w:id="26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6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"_Toc201569265"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9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Příloha C – Konfigurovatelnost modulu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194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69B7AD3E" w14:textId="64077AE9" w:rsidR="00694213" w:rsidRDefault="00694213">
          <w:pPr>
            <w:pStyle w:val="TOC2"/>
            <w:rPr>
              <w:ins w:id="26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7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"_Toc201569266"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9.1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Naplánované operace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194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467E14F7" w14:textId="2A7382D6" w:rsidR="00694213" w:rsidRDefault="00694213">
          <w:pPr>
            <w:pStyle w:val="TOC2"/>
            <w:rPr>
              <w:ins w:id="27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7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"_Toc201569267"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highlight w:val="yellow"/>
              </w:rPr>
              <w:t>9.2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highlight w:val="yellow"/>
              </w:rPr>
              <w:t>Konfigurační klíče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195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6DF721B8" w14:textId="3E1BA126" w:rsidR="00694213" w:rsidRDefault="00694213">
          <w:pPr>
            <w:pStyle w:val="TOC2"/>
            <w:rPr>
              <w:ins w:id="273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74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"_Toc201569268"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9.3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Číselníky a systémová nastavení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197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3CD56F74" w14:textId="77AB4F49" w:rsidR="00694213" w:rsidRDefault="00694213">
          <w:pPr>
            <w:pStyle w:val="TOC3"/>
            <w:rPr>
              <w:ins w:id="275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76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"_Toc201569269"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lang w:eastAsia="cs-CZ"/>
              </w:rPr>
              <w:t>9.3.1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lang w:eastAsia="cs-CZ"/>
              </w:rPr>
              <w:t>Payment Type (Typ platby)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197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63218649" w14:textId="602C4381" w:rsidR="00694213" w:rsidRDefault="00694213">
          <w:pPr>
            <w:pStyle w:val="TOC3"/>
            <w:rPr>
              <w:ins w:id="277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78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"_Toc201569270"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9.3.2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Rounding (Zaokrouhlování)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182993DC" w14:textId="6C87B4AC" w:rsidR="00694213" w:rsidRDefault="00694213">
          <w:pPr>
            <w:pStyle w:val="TOC3"/>
            <w:rPr>
              <w:ins w:id="279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80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"_Toc201569271"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</w:rPr>
              <w:t>9.3.3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</w:rPr>
              <w:t>CorvusPay Payment Method (CorvusPay platební metoda)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0E1A23A2" w14:textId="693D1446" w:rsidR="00694213" w:rsidRDefault="00694213">
          <w:pPr>
            <w:pStyle w:val="TOC3"/>
            <w:rPr>
              <w:ins w:id="281" w:author="Irová Zuzana" w:date="2025-06-23T11:00:00Z" w16du:dateUtc="2025-06-23T09:00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82" w:author="Irová Zuzana" w:date="2025-06-23T11:00:00Z" w16du:dateUtc="2025-06-23T09:00:00Z">
            <w:r w:rsidRPr="00387627">
              <w:rPr>
                <w:rStyle w:val="Hyperlink"/>
                <w:noProof/>
              </w:rPr>
              <w:fldChar w:fldCharType="begin"/>
            </w:r>
            <w:r w:rsidRPr="0038762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"_Toc201569284"</w:instrText>
            </w:r>
            <w:r w:rsidRPr="00387627">
              <w:rPr>
                <w:rStyle w:val="Hyperlink"/>
                <w:noProof/>
              </w:rPr>
              <w:instrText xml:space="preserve"> </w:instrText>
            </w:r>
            <w:r w:rsidRPr="00387627">
              <w:rPr>
                <w:rStyle w:val="Hyperlink"/>
                <w:noProof/>
              </w:rPr>
            </w:r>
            <w:r w:rsidRPr="00387627">
              <w:rPr>
                <w:rStyle w:val="Hyperlink"/>
                <w:noProof/>
              </w:rPr>
              <w:fldChar w:fldCharType="separate"/>
            </w:r>
            <w:r w:rsidRPr="00387627">
              <w:rPr>
                <w:rStyle w:val="Hyperlink"/>
                <w:noProof/>
                <w:lang w:eastAsia="cs-CZ"/>
              </w:rPr>
              <w:t>9.3.4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387627">
              <w:rPr>
                <w:rStyle w:val="Hyperlink"/>
                <w:noProof/>
                <w:lang w:eastAsia="cs-CZ"/>
              </w:rPr>
              <w:t>CorvusPay Response Code (CorvusPay kód odpovědi)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_Toc201569284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198</w:t>
            </w:r>
            <w:r>
              <w:rPr>
                <w:noProof/>
                <w:webHidden/>
              </w:rPr>
              <w:fldChar w:fldCharType="end"/>
            </w:r>
            <w:r w:rsidRPr="00387627">
              <w:rPr>
                <w:rStyle w:val="Hyperlink"/>
                <w:noProof/>
              </w:rPr>
              <w:fldChar w:fldCharType="end"/>
            </w:r>
          </w:ins>
        </w:p>
        <w:p w14:paraId="4D0ACB90" w14:textId="1BD5C6FC" w:rsidR="00B446A4" w:rsidDel="0062390F" w:rsidRDefault="00B446A4">
          <w:pPr>
            <w:pStyle w:val="TOC3"/>
            <w:rPr>
              <w:del w:id="283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284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2.3.1Bill (Faktura)</w:delText>
            </w:r>
            <w:r w:rsidDel="0062390F">
              <w:rPr>
                <w:noProof/>
                <w:webHidden/>
              </w:rPr>
              <w:delText>14</w:delText>
            </w:r>
          </w:del>
        </w:p>
        <w:p w14:paraId="32304056" w14:textId="0B72DD63" w:rsidR="00B446A4" w:rsidDel="0062390F" w:rsidRDefault="00B446A4">
          <w:pPr>
            <w:pStyle w:val="TOC3"/>
            <w:rPr>
              <w:del w:id="285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286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2.3.2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Bill Item (Položka faktury)</w:delText>
            </w:r>
            <w:r w:rsidDel="0062390F">
              <w:rPr>
                <w:noProof/>
                <w:webHidden/>
              </w:rPr>
              <w:tab/>
              <w:delText>18</w:delText>
            </w:r>
          </w:del>
        </w:p>
        <w:p w14:paraId="0020E1BD" w14:textId="47CE2B64" w:rsidR="00B446A4" w:rsidDel="0062390F" w:rsidRDefault="00B446A4">
          <w:pPr>
            <w:pStyle w:val="TOC3"/>
            <w:rPr>
              <w:del w:id="287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288" w:author="Irová Zuzana" w:date="2025-06-16T09:39:00Z" w16du:dateUtc="2025-06-16T07:39:00Z">
            <w:r w:rsidRPr="0062390F" w:rsidDel="0062390F">
              <w:rPr>
                <w:rStyle w:val="Hyperlink"/>
                <w:rFonts w:eastAsia="Times New Roman"/>
                <w:noProof/>
              </w:rPr>
              <w:delText>2.3.3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rFonts w:eastAsia="Times New Roman"/>
                <w:noProof/>
              </w:rPr>
              <w:delText>Bill Session (Fakturační dávka)</w:delText>
            </w:r>
            <w:r w:rsidDel="0062390F">
              <w:rPr>
                <w:noProof/>
                <w:webHidden/>
              </w:rPr>
              <w:tab/>
              <w:delText>20</w:delText>
            </w:r>
          </w:del>
        </w:p>
        <w:p w14:paraId="0880AF82" w14:textId="5A1FE8A1" w:rsidR="00B446A4" w:rsidDel="0062390F" w:rsidRDefault="00B446A4">
          <w:pPr>
            <w:pStyle w:val="TOC3"/>
            <w:rPr>
              <w:del w:id="289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290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2.3.4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Payment (Platba)</w:delText>
            </w:r>
            <w:r w:rsidDel="0062390F">
              <w:rPr>
                <w:noProof/>
                <w:webHidden/>
              </w:rPr>
              <w:tab/>
              <w:delText>21</w:delText>
            </w:r>
          </w:del>
        </w:p>
        <w:p w14:paraId="4BD9C945" w14:textId="04A6A7B4" w:rsidR="00B446A4" w:rsidDel="0062390F" w:rsidRDefault="00B446A4">
          <w:pPr>
            <w:pStyle w:val="TOC3"/>
            <w:rPr>
              <w:del w:id="291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292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2.3.5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Payment Session (Platební transakce)</w:delText>
            </w:r>
            <w:r w:rsidDel="0062390F">
              <w:rPr>
                <w:noProof/>
                <w:webHidden/>
              </w:rPr>
              <w:tab/>
              <w:delText>25</w:delText>
            </w:r>
          </w:del>
        </w:p>
        <w:p w14:paraId="7D0B4960" w14:textId="6C55FC5E" w:rsidR="00B446A4" w:rsidDel="0062390F" w:rsidRDefault="00B446A4">
          <w:pPr>
            <w:pStyle w:val="TOC3"/>
            <w:rPr>
              <w:del w:id="293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294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2.3.6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Matching (Párování plateb)</w:delText>
            </w:r>
            <w:r w:rsidDel="0062390F">
              <w:rPr>
                <w:noProof/>
                <w:webHidden/>
              </w:rPr>
              <w:tab/>
              <w:delText>28</w:delText>
            </w:r>
          </w:del>
        </w:p>
        <w:p w14:paraId="350AD951" w14:textId="4AE78BC7" w:rsidR="00B446A4" w:rsidDel="0062390F" w:rsidRDefault="00B446A4">
          <w:pPr>
            <w:pStyle w:val="TOC3"/>
            <w:rPr>
              <w:del w:id="295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296" w:author="Irová Zuzana" w:date="2025-06-16T09:39:00Z" w16du:dateUtc="2025-06-16T07:39:00Z">
            <w:r w:rsidRPr="0062390F" w:rsidDel="0062390F">
              <w:rPr>
                <w:rStyle w:val="Hyperlink"/>
                <w:rFonts w:eastAsia="Times New Roman"/>
                <w:noProof/>
              </w:rPr>
              <w:delText>2.3.7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rFonts w:eastAsia="Times New Roman"/>
                <w:noProof/>
              </w:rPr>
              <w:delText>Toll Transaction Base (Mýtná transakce - základ)</w:delText>
            </w:r>
            <w:r w:rsidDel="0062390F">
              <w:rPr>
                <w:noProof/>
                <w:webHidden/>
              </w:rPr>
              <w:tab/>
              <w:delText>29</w:delText>
            </w:r>
          </w:del>
        </w:p>
        <w:p w14:paraId="7C3FD290" w14:textId="1B09FD9E" w:rsidR="00B446A4" w:rsidDel="0062390F" w:rsidRDefault="00B446A4">
          <w:pPr>
            <w:pStyle w:val="TOC3"/>
            <w:rPr>
              <w:del w:id="297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298" w:author="Irová Zuzana" w:date="2025-06-16T09:39:00Z" w16du:dateUtc="2025-06-16T07:39:00Z">
            <w:r w:rsidRPr="0062390F" w:rsidDel="0062390F">
              <w:rPr>
                <w:rStyle w:val="Hyperlink"/>
                <w:rFonts w:eastAsia="Times New Roman"/>
                <w:noProof/>
              </w:rPr>
              <w:delText>2.3.8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rFonts w:eastAsia="Times New Roman"/>
                <w:noProof/>
              </w:rPr>
              <w:delText>Rated Toll Event (Oceněná mýtná událost)</w:delText>
            </w:r>
            <w:r w:rsidDel="0062390F">
              <w:rPr>
                <w:noProof/>
                <w:webHidden/>
              </w:rPr>
              <w:tab/>
              <w:delText>35</w:delText>
            </w:r>
          </w:del>
        </w:p>
        <w:p w14:paraId="377DCBDC" w14:textId="495F30B3" w:rsidR="00B446A4" w:rsidDel="0062390F" w:rsidRDefault="00B446A4">
          <w:pPr>
            <w:pStyle w:val="TOC3"/>
            <w:rPr>
              <w:del w:id="299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00" w:author="Irová Zuzana" w:date="2025-06-16T09:39:00Z" w16du:dateUtc="2025-06-16T07:39:00Z">
            <w:r w:rsidRPr="0062390F" w:rsidDel="0062390F">
              <w:rPr>
                <w:rStyle w:val="Hyperlink"/>
                <w:rFonts w:eastAsia="Times New Roman"/>
                <w:noProof/>
              </w:rPr>
              <w:delText>2.3.9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rFonts w:eastAsia="Times New Roman"/>
                <w:noProof/>
              </w:rPr>
              <w:delText>Rated Service Event (Oceněná služba)</w:delText>
            </w:r>
            <w:r w:rsidDel="0062390F">
              <w:rPr>
                <w:noProof/>
                <w:webHidden/>
              </w:rPr>
              <w:tab/>
              <w:delText>37</w:delText>
            </w:r>
          </w:del>
        </w:p>
        <w:p w14:paraId="70027FF9" w14:textId="32710B30" w:rsidR="00B446A4" w:rsidDel="0062390F" w:rsidRDefault="00B446A4">
          <w:pPr>
            <w:pStyle w:val="TOC3"/>
            <w:rPr>
              <w:del w:id="301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02" w:author="Irová Zuzana" w:date="2025-06-16T09:39:00Z" w16du:dateUtc="2025-06-16T07:39:00Z">
            <w:r w:rsidRPr="0062390F" w:rsidDel="0062390F">
              <w:rPr>
                <w:rStyle w:val="Hyperlink"/>
                <w:rFonts w:eastAsia="Times New Roman"/>
                <w:noProof/>
              </w:rPr>
              <w:delText>2.3.10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rFonts w:eastAsia="Times New Roman"/>
                <w:noProof/>
              </w:rPr>
              <w:delText>Bill Session Statistics (Statistika fakturační dávky)</w:delText>
            </w:r>
            <w:r w:rsidDel="0062390F">
              <w:rPr>
                <w:noProof/>
                <w:webHidden/>
              </w:rPr>
              <w:tab/>
              <w:delText>39</w:delText>
            </w:r>
          </w:del>
        </w:p>
        <w:p w14:paraId="2AF4777B" w14:textId="06E8A05A" w:rsidR="00B446A4" w:rsidDel="0062390F" w:rsidRDefault="00B446A4">
          <w:pPr>
            <w:pStyle w:val="TOC3"/>
            <w:rPr>
              <w:del w:id="303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04" w:author="Irová Zuzana" w:date="2025-06-16T09:39:00Z" w16du:dateUtc="2025-06-16T07:39:00Z">
            <w:r w:rsidRPr="0062390F" w:rsidDel="0062390F">
              <w:rPr>
                <w:rStyle w:val="Hyperlink"/>
                <w:rFonts w:eastAsia="Times New Roman"/>
                <w:noProof/>
              </w:rPr>
              <w:delText>2.3.11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rFonts w:eastAsia="Times New Roman"/>
                <w:noProof/>
              </w:rPr>
              <w:delText>Bill Session Steps Statistics (Statistika kroků fakturační dávky)</w:delText>
            </w:r>
            <w:r w:rsidDel="0062390F">
              <w:rPr>
                <w:noProof/>
                <w:webHidden/>
              </w:rPr>
              <w:tab/>
              <w:delText>40</w:delText>
            </w:r>
          </w:del>
        </w:p>
        <w:p w14:paraId="7F98859E" w14:textId="160DC694" w:rsidR="00B446A4" w:rsidDel="0062390F" w:rsidRDefault="00B446A4">
          <w:pPr>
            <w:pStyle w:val="TOC3"/>
            <w:rPr>
              <w:del w:id="305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06" w:author="Irová Zuzana" w:date="2025-06-16T09:39:00Z" w16du:dateUtc="2025-06-16T07:39:00Z">
            <w:r w:rsidRPr="0062390F" w:rsidDel="0062390F">
              <w:rPr>
                <w:rStyle w:val="Hyperlink"/>
                <w:rFonts w:eastAsia="Times New Roman"/>
                <w:noProof/>
              </w:rPr>
              <w:delText>2.3.12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rFonts w:eastAsia="Times New Roman"/>
                <w:noProof/>
              </w:rPr>
              <w:delText>Bill Item Statistics (Statistika fakturační dávky podle Bill item typu a Měny)</w:delText>
            </w:r>
            <w:r w:rsidDel="0062390F">
              <w:rPr>
                <w:noProof/>
                <w:webHidden/>
              </w:rPr>
              <w:tab/>
              <w:delText>41</w:delText>
            </w:r>
          </w:del>
        </w:p>
        <w:p w14:paraId="194AF9BC" w14:textId="30A8CD66" w:rsidR="00B446A4" w:rsidDel="0062390F" w:rsidRDefault="00B446A4">
          <w:pPr>
            <w:pStyle w:val="TOC3"/>
            <w:rPr>
              <w:del w:id="307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08" w:author="Irová Zuzana" w:date="2025-06-16T09:39:00Z" w16du:dateUtc="2025-06-16T07:39:00Z">
            <w:r w:rsidRPr="0062390F" w:rsidDel="0062390F">
              <w:rPr>
                <w:rStyle w:val="Hyperlink"/>
                <w:rFonts w:eastAsia="Times New Roman"/>
                <w:noProof/>
                <w:highlight w:val="yellow"/>
              </w:rPr>
              <w:delText>2.3.13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rFonts w:eastAsia="Times New Roman"/>
                <w:noProof/>
                <w:highlight w:val="yellow"/>
              </w:rPr>
              <w:delText>Settlement Record (Záznam vyrovnání)</w:delText>
            </w:r>
            <w:r w:rsidDel="0062390F">
              <w:rPr>
                <w:noProof/>
                <w:webHidden/>
              </w:rPr>
              <w:tab/>
              <w:delText>41</w:delText>
            </w:r>
          </w:del>
        </w:p>
        <w:p w14:paraId="6C5B542C" w14:textId="7FA26287" w:rsidR="00B446A4" w:rsidDel="0062390F" w:rsidRDefault="00B446A4">
          <w:pPr>
            <w:pStyle w:val="TOC3"/>
            <w:rPr>
              <w:del w:id="309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10" w:author="Irová Zuzana" w:date="2025-06-16T09:39:00Z" w16du:dateUtc="2025-06-16T07:39:00Z">
            <w:r w:rsidRPr="0062390F" w:rsidDel="0062390F">
              <w:rPr>
                <w:rStyle w:val="Hyperlink"/>
                <w:rFonts w:eastAsia="Times New Roman"/>
                <w:noProof/>
              </w:rPr>
              <w:delText>2.3.14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rFonts w:eastAsia="Times New Roman"/>
                <w:noProof/>
              </w:rPr>
              <w:delText>Card Payment Request (Požadavek na platbu kartou)</w:delText>
            </w:r>
            <w:r w:rsidDel="0062390F">
              <w:rPr>
                <w:noProof/>
                <w:webHidden/>
              </w:rPr>
              <w:tab/>
              <w:delText>42</w:delText>
            </w:r>
          </w:del>
        </w:p>
        <w:p w14:paraId="06B902A4" w14:textId="313F8496" w:rsidR="00B446A4" w:rsidDel="0062390F" w:rsidRDefault="00B446A4">
          <w:pPr>
            <w:pStyle w:val="TOC3"/>
            <w:rPr>
              <w:del w:id="311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12" w:author="Irová Zuzana" w:date="2025-06-16T09:39:00Z" w16du:dateUtc="2025-06-16T07:39:00Z">
            <w:r w:rsidRPr="0062390F" w:rsidDel="0062390F">
              <w:rPr>
                <w:rStyle w:val="Hyperlink"/>
                <w:rFonts w:eastAsia="Times New Roman"/>
                <w:noProof/>
                <w:highlight w:val="yellow"/>
              </w:rPr>
              <w:delText>2.3.15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rFonts w:eastAsia="Times New Roman"/>
                <w:noProof/>
                <w:highlight w:val="yellow"/>
              </w:rPr>
              <w:delText>ERP Log (ERP Log)</w:delText>
            </w:r>
            <w:r w:rsidDel="0062390F">
              <w:rPr>
                <w:noProof/>
                <w:webHidden/>
              </w:rPr>
              <w:tab/>
              <w:delText>42</w:delText>
            </w:r>
          </w:del>
        </w:p>
        <w:p w14:paraId="02A6FB5D" w14:textId="765C8605" w:rsidR="00B446A4" w:rsidDel="0062390F" w:rsidRDefault="00B446A4">
          <w:pPr>
            <w:pStyle w:val="TOC3"/>
            <w:rPr>
              <w:del w:id="313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14" w:author="Irová Zuzana" w:date="2025-06-16T09:39:00Z" w16du:dateUtc="2025-06-16T07:39:00Z">
            <w:r w:rsidRPr="0062390F" w:rsidDel="0062390F">
              <w:rPr>
                <w:rStyle w:val="Hyperlink"/>
                <w:rFonts w:eastAsia="Times New Roman"/>
                <w:noProof/>
                <w:highlight w:val="yellow"/>
              </w:rPr>
              <w:delText>2.3.16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rFonts w:eastAsia="Times New Roman"/>
                <w:noProof/>
                <w:highlight w:val="yellow"/>
              </w:rPr>
              <w:delText>ERP Import (ERP Import)</w:delText>
            </w:r>
            <w:r w:rsidDel="0062390F">
              <w:rPr>
                <w:noProof/>
                <w:webHidden/>
              </w:rPr>
              <w:tab/>
              <w:delText>43</w:delText>
            </w:r>
          </w:del>
        </w:p>
        <w:p w14:paraId="5B05D196" w14:textId="15C511FE" w:rsidR="00B446A4" w:rsidDel="0062390F" w:rsidRDefault="00B446A4">
          <w:pPr>
            <w:pStyle w:val="TOC3"/>
            <w:rPr>
              <w:del w:id="315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16" w:author="Irová Zuzana" w:date="2025-06-16T09:39:00Z" w16du:dateUtc="2025-06-16T07:39:00Z">
            <w:r w:rsidRPr="0062390F" w:rsidDel="0062390F">
              <w:rPr>
                <w:rStyle w:val="Hyperlink"/>
                <w:rFonts w:eastAsia="Times New Roman"/>
                <w:noProof/>
                <w:highlight w:val="yellow"/>
              </w:rPr>
              <w:delText>2.3.17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rFonts w:eastAsia="Times New Roman"/>
                <w:noProof/>
                <w:highlight w:val="yellow"/>
              </w:rPr>
              <w:delText>ERP Export (ERP Export)</w:delText>
            </w:r>
            <w:r w:rsidDel="0062390F">
              <w:rPr>
                <w:noProof/>
                <w:webHidden/>
              </w:rPr>
              <w:tab/>
              <w:delText>43</w:delText>
            </w:r>
          </w:del>
        </w:p>
        <w:p w14:paraId="0946472E" w14:textId="260431B5" w:rsidR="00B446A4" w:rsidDel="0062390F" w:rsidRDefault="00B446A4">
          <w:pPr>
            <w:pStyle w:val="TOC2"/>
            <w:rPr>
              <w:del w:id="317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18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2.4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Atributy konfigurovatelných číselníků</w:delText>
            </w:r>
            <w:r w:rsidDel="0062390F">
              <w:rPr>
                <w:noProof/>
                <w:webHidden/>
              </w:rPr>
              <w:tab/>
              <w:delText>44</w:delText>
            </w:r>
          </w:del>
        </w:p>
        <w:p w14:paraId="68257877" w14:textId="4FF76BEB" w:rsidR="00B446A4" w:rsidDel="0062390F" w:rsidRDefault="00B446A4">
          <w:pPr>
            <w:pStyle w:val="TOC3"/>
            <w:rPr>
              <w:del w:id="319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20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2.4.1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Payment Type (Typ platby)</w:delText>
            </w:r>
            <w:r w:rsidDel="0062390F">
              <w:rPr>
                <w:noProof/>
                <w:webHidden/>
              </w:rPr>
              <w:tab/>
              <w:delText>44</w:delText>
            </w:r>
          </w:del>
        </w:p>
        <w:p w14:paraId="008B5563" w14:textId="4FE1A8FE" w:rsidR="00B446A4" w:rsidDel="0062390F" w:rsidRDefault="00B446A4">
          <w:pPr>
            <w:pStyle w:val="TOC3"/>
            <w:rPr>
              <w:del w:id="321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22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2.4.2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Currency (Měna)</w:delText>
            </w:r>
            <w:r w:rsidDel="0062390F">
              <w:rPr>
                <w:noProof/>
                <w:webHidden/>
              </w:rPr>
              <w:tab/>
              <w:delText>44</w:delText>
            </w:r>
          </w:del>
        </w:p>
        <w:p w14:paraId="7C575682" w14:textId="04B09F44" w:rsidR="00B446A4" w:rsidDel="0062390F" w:rsidRDefault="00B446A4">
          <w:pPr>
            <w:pStyle w:val="TOC3"/>
            <w:rPr>
              <w:del w:id="323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24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2.4.3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Rounding (Zaokrouhlování)</w:delText>
            </w:r>
            <w:r w:rsidDel="0062390F">
              <w:rPr>
                <w:noProof/>
                <w:webHidden/>
              </w:rPr>
              <w:tab/>
              <w:delText>45</w:delText>
            </w:r>
          </w:del>
        </w:p>
        <w:p w14:paraId="3D9EA520" w14:textId="456D06CB" w:rsidR="00B446A4" w:rsidDel="0062390F" w:rsidRDefault="00B446A4">
          <w:pPr>
            <w:pStyle w:val="TOC2"/>
            <w:rPr>
              <w:del w:id="325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26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2.5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Vysvětlení ke specifikaci entit a atributů entit</w:delText>
            </w:r>
            <w:r w:rsidDel="0062390F">
              <w:rPr>
                <w:noProof/>
                <w:webHidden/>
              </w:rPr>
              <w:tab/>
              <w:delText>46</w:delText>
            </w:r>
          </w:del>
        </w:p>
        <w:p w14:paraId="0A319139" w14:textId="25A4B9C4" w:rsidR="00B446A4" w:rsidDel="0062390F" w:rsidRDefault="00B446A4">
          <w:pPr>
            <w:pStyle w:val="TOC1"/>
            <w:rPr>
              <w:del w:id="327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28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3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Aktéři</w:delText>
            </w:r>
            <w:r w:rsidDel="0062390F">
              <w:rPr>
                <w:noProof/>
                <w:webHidden/>
              </w:rPr>
              <w:tab/>
              <w:delText>49</w:delText>
            </w:r>
          </w:del>
        </w:p>
        <w:p w14:paraId="2A9CEDF5" w14:textId="62D5F020" w:rsidR="00B446A4" w:rsidDel="0062390F" w:rsidRDefault="00B446A4">
          <w:pPr>
            <w:pStyle w:val="TOC2"/>
            <w:rPr>
              <w:del w:id="329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30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3.1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Seznam aktérů</w:delText>
            </w:r>
            <w:r w:rsidDel="0062390F">
              <w:rPr>
                <w:noProof/>
                <w:webHidden/>
              </w:rPr>
              <w:tab/>
              <w:delText>49</w:delText>
            </w:r>
          </w:del>
        </w:p>
        <w:p w14:paraId="616196F6" w14:textId="59EAFCBE" w:rsidR="00B446A4" w:rsidDel="0062390F" w:rsidRDefault="00B446A4">
          <w:pPr>
            <w:pStyle w:val="TOC2"/>
            <w:rPr>
              <w:del w:id="331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32" w:author="Irová Zuzana" w:date="2025-06-16T09:39:00Z" w16du:dateUtc="2025-06-16T07:39:00Z">
            <w:r w:rsidRPr="0062390F" w:rsidDel="0062390F">
              <w:rPr>
                <w:rStyle w:val="Hyperlink"/>
                <w:noProof/>
                <w:highlight w:val="yellow"/>
                <w:lang w:eastAsia="cs-CZ"/>
              </w:rPr>
              <w:delText>3.2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  <w:highlight w:val="yellow"/>
                <w:lang w:eastAsia="cs-CZ"/>
              </w:rPr>
              <w:delText>Seznam rolí</w:delText>
            </w:r>
            <w:r w:rsidDel="0062390F">
              <w:rPr>
                <w:noProof/>
                <w:webHidden/>
              </w:rPr>
              <w:tab/>
              <w:delText>49</w:delText>
            </w:r>
          </w:del>
        </w:p>
        <w:p w14:paraId="77E935BA" w14:textId="766849BA" w:rsidR="00B446A4" w:rsidDel="0062390F" w:rsidRDefault="00B446A4">
          <w:pPr>
            <w:pStyle w:val="TOC2"/>
            <w:rPr>
              <w:del w:id="333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34" w:author="Irová Zuzana" w:date="2025-06-16T09:39:00Z" w16du:dateUtc="2025-06-16T07:39:00Z">
            <w:r w:rsidRPr="0062390F" w:rsidDel="0062390F">
              <w:rPr>
                <w:rStyle w:val="Hyperlink"/>
                <w:noProof/>
                <w:lang w:eastAsia="cs-CZ"/>
              </w:rPr>
              <w:delText>3.3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  <w:lang w:eastAsia="cs-CZ"/>
              </w:rPr>
              <w:delText>Pracovní týmy</w:delText>
            </w:r>
            <w:r w:rsidDel="0062390F">
              <w:rPr>
                <w:noProof/>
                <w:webHidden/>
              </w:rPr>
              <w:tab/>
              <w:delText>49</w:delText>
            </w:r>
          </w:del>
        </w:p>
        <w:p w14:paraId="48BF2305" w14:textId="7A793022" w:rsidR="00B446A4" w:rsidDel="0062390F" w:rsidRDefault="00B446A4">
          <w:pPr>
            <w:pStyle w:val="TOC1"/>
            <w:rPr>
              <w:del w:id="335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36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4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Případy užití</w:delText>
            </w:r>
            <w:r w:rsidDel="0062390F">
              <w:rPr>
                <w:noProof/>
                <w:webHidden/>
              </w:rPr>
              <w:tab/>
              <w:delText>50</w:delText>
            </w:r>
          </w:del>
        </w:p>
        <w:p w14:paraId="67AF59CB" w14:textId="14E842EE" w:rsidR="00B446A4" w:rsidDel="0062390F" w:rsidRDefault="00B446A4">
          <w:pPr>
            <w:pStyle w:val="TOC1"/>
            <w:rPr>
              <w:del w:id="337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38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5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Systémové funkce</w:delText>
            </w:r>
            <w:r w:rsidDel="0062390F">
              <w:rPr>
                <w:noProof/>
                <w:webHidden/>
              </w:rPr>
              <w:tab/>
              <w:delText>51</w:delText>
            </w:r>
          </w:del>
        </w:p>
        <w:p w14:paraId="4D14BEED" w14:textId="4263C08A" w:rsidR="00B446A4" w:rsidDel="0062390F" w:rsidRDefault="00B446A4">
          <w:pPr>
            <w:pStyle w:val="TOC2"/>
            <w:rPr>
              <w:del w:id="339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40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5.1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Fakturace</w:delText>
            </w:r>
            <w:r w:rsidDel="0062390F">
              <w:rPr>
                <w:noProof/>
                <w:webHidden/>
              </w:rPr>
              <w:tab/>
              <w:delText>52</w:delText>
            </w:r>
          </w:del>
        </w:p>
        <w:p w14:paraId="2FED5F71" w14:textId="349F3B4D" w:rsidR="00B446A4" w:rsidDel="0062390F" w:rsidRDefault="00B446A4">
          <w:pPr>
            <w:pStyle w:val="TOC3"/>
            <w:rPr>
              <w:del w:id="341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42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5.1.1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Vytvoř fakturační dávku (SYS.BAR.0.6.HR)</w:delText>
            </w:r>
            <w:r w:rsidDel="0062390F">
              <w:rPr>
                <w:noProof/>
                <w:webHidden/>
              </w:rPr>
              <w:tab/>
              <w:delText>52</w:delText>
            </w:r>
          </w:del>
        </w:p>
        <w:p w14:paraId="4073479F" w14:textId="4F5ACACB" w:rsidR="00B446A4" w:rsidDel="0062390F" w:rsidRDefault="00B446A4">
          <w:pPr>
            <w:pStyle w:val="TOC3"/>
            <w:rPr>
              <w:del w:id="343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44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5.1.2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Zagreguj oceněné události do fakturační dávky (SYS.BAR.0.12.HR)</w:delText>
            </w:r>
            <w:r w:rsidDel="0062390F">
              <w:rPr>
                <w:noProof/>
                <w:webHidden/>
              </w:rPr>
              <w:tab/>
              <w:delText>54</w:delText>
            </w:r>
          </w:del>
        </w:p>
        <w:p w14:paraId="218F62E0" w14:textId="5EDDE57B" w:rsidR="00B446A4" w:rsidDel="0062390F" w:rsidRDefault="00B446A4">
          <w:pPr>
            <w:pStyle w:val="TOC2"/>
            <w:rPr>
              <w:del w:id="345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46" w:author="Irová Zuzana" w:date="2025-06-16T09:39:00Z" w16du:dateUtc="2025-06-16T07:39:00Z">
            <w:r w:rsidRPr="0062390F" w:rsidDel="0062390F">
              <w:rPr>
                <w:rStyle w:val="Hyperlink"/>
                <w:noProof/>
                <w:lang w:eastAsia="cs-CZ"/>
              </w:rPr>
              <w:delText>5.2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  <w:lang w:eastAsia="cs-CZ"/>
              </w:rPr>
              <w:delText>Zpracování mýtných transakcí</w:delText>
            </w:r>
            <w:r w:rsidDel="0062390F">
              <w:rPr>
                <w:noProof/>
                <w:webHidden/>
              </w:rPr>
              <w:tab/>
              <w:delText>58</w:delText>
            </w:r>
          </w:del>
        </w:p>
        <w:p w14:paraId="14D0E320" w14:textId="3A71E418" w:rsidR="00B446A4" w:rsidDel="0062390F" w:rsidRDefault="00B446A4">
          <w:pPr>
            <w:pStyle w:val="TOC3"/>
            <w:rPr>
              <w:del w:id="347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48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5.2.1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Ulož oceněnou mýtnou transakci (SYS.BAR.1.8.HR)</w:delText>
            </w:r>
            <w:r w:rsidDel="0062390F">
              <w:rPr>
                <w:noProof/>
                <w:webHidden/>
              </w:rPr>
              <w:tab/>
              <w:delText>58</w:delText>
            </w:r>
          </w:del>
        </w:p>
        <w:p w14:paraId="2CA5FB7F" w14:textId="1BEF9B78" w:rsidR="00B446A4" w:rsidDel="0062390F" w:rsidRDefault="00B446A4">
          <w:pPr>
            <w:pStyle w:val="TOC3"/>
            <w:rPr>
              <w:del w:id="349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50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5.2.2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Vytvoř billing details (SYS.BAR.1.9.HR)</w:delText>
            </w:r>
            <w:r w:rsidDel="0062390F">
              <w:rPr>
                <w:noProof/>
                <w:webHidden/>
              </w:rPr>
              <w:tab/>
              <w:delText>64</w:delText>
            </w:r>
          </w:del>
        </w:p>
        <w:p w14:paraId="76AE0BCD" w14:textId="13827EFF" w:rsidR="00B446A4" w:rsidDel="0062390F" w:rsidRDefault="00B446A4">
          <w:pPr>
            <w:pStyle w:val="TOC3"/>
            <w:rPr>
              <w:del w:id="351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52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5.2.3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Zaplať mýtnou transakci tokenem (SYS.BAR.1.10.HR)</w:delText>
            </w:r>
            <w:r w:rsidDel="0062390F">
              <w:rPr>
                <w:noProof/>
                <w:webHidden/>
              </w:rPr>
              <w:tab/>
              <w:delText>67</w:delText>
            </w:r>
          </w:del>
        </w:p>
        <w:p w14:paraId="0E07C16B" w14:textId="74626980" w:rsidR="00B446A4" w:rsidDel="0062390F" w:rsidRDefault="00B446A4">
          <w:pPr>
            <w:pStyle w:val="TOC2"/>
            <w:rPr>
              <w:del w:id="353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54" w:author="Irová Zuzana" w:date="2025-06-16T09:39:00Z" w16du:dateUtc="2025-06-16T07:39:00Z">
            <w:r w:rsidRPr="0062390F" w:rsidDel="0062390F">
              <w:rPr>
                <w:rStyle w:val="Hyperlink"/>
                <w:noProof/>
                <w:lang w:eastAsia="cs-CZ"/>
              </w:rPr>
              <w:delText>5.3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  <w:lang w:eastAsia="cs-CZ"/>
              </w:rPr>
              <w:delText>Operace s platbami</w:delText>
            </w:r>
            <w:r w:rsidDel="0062390F">
              <w:rPr>
                <w:noProof/>
                <w:webHidden/>
              </w:rPr>
              <w:tab/>
              <w:delText>71</w:delText>
            </w:r>
          </w:del>
        </w:p>
        <w:p w14:paraId="5A93E8C8" w14:textId="4D4C31E2" w:rsidR="00B446A4" w:rsidDel="0062390F" w:rsidRDefault="00B446A4">
          <w:pPr>
            <w:pStyle w:val="TOC3"/>
            <w:rPr>
              <w:del w:id="355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56" w:author="Irová Zuzana" w:date="2025-06-16T09:39:00Z" w16du:dateUtc="2025-06-16T07:39:00Z">
            <w:r w:rsidRPr="0062390F" w:rsidDel="0062390F">
              <w:rPr>
                <w:rStyle w:val="Hyperlink"/>
                <w:noProof/>
                <w:highlight w:val="yellow"/>
                <w:lang w:eastAsia="cs-CZ"/>
              </w:rPr>
              <w:delText>5.3.1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  <w:highlight w:val="yellow"/>
                <w:lang w:eastAsia="cs-CZ"/>
              </w:rPr>
              <w:delText>Zaplať předplacený kredit – Pre-paid (SYS.BAR.2.15.HR)</w:delText>
            </w:r>
            <w:r w:rsidDel="0062390F">
              <w:rPr>
                <w:noProof/>
                <w:webHidden/>
              </w:rPr>
              <w:tab/>
              <w:delText>71</w:delText>
            </w:r>
          </w:del>
        </w:p>
        <w:p w14:paraId="7756225C" w14:textId="51E87237" w:rsidR="00B446A4" w:rsidDel="0062390F" w:rsidRDefault="00B446A4">
          <w:pPr>
            <w:pStyle w:val="TOC1"/>
            <w:rPr>
              <w:del w:id="357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58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6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Neprocesní funkcionality</w:delText>
            </w:r>
            <w:r w:rsidDel="0062390F">
              <w:rPr>
                <w:noProof/>
                <w:webHidden/>
              </w:rPr>
              <w:tab/>
              <w:delText>81</w:delText>
            </w:r>
          </w:del>
        </w:p>
        <w:p w14:paraId="3E711E3B" w14:textId="40A22EE9" w:rsidR="00B446A4" w:rsidDel="0062390F" w:rsidRDefault="00B446A4">
          <w:pPr>
            <w:pStyle w:val="TOC2"/>
            <w:rPr>
              <w:del w:id="359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60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6.1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Fakturace</w:delText>
            </w:r>
            <w:r w:rsidDel="0062390F">
              <w:rPr>
                <w:noProof/>
                <w:webHidden/>
              </w:rPr>
              <w:tab/>
              <w:delText>81</w:delText>
            </w:r>
          </w:del>
        </w:p>
        <w:p w14:paraId="14A18C30" w14:textId="7E3A5D7E" w:rsidR="00B446A4" w:rsidDel="0062390F" w:rsidRDefault="00B446A4">
          <w:pPr>
            <w:pStyle w:val="TOC3"/>
            <w:rPr>
              <w:del w:id="361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62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6.1.1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Číslování faktur</w:delText>
            </w:r>
            <w:r w:rsidDel="0062390F">
              <w:rPr>
                <w:noProof/>
                <w:webHidden/>
              </w:rPr>
              <w:tab/>
              <w:delText>81</w:delText>
            </w:r>
          </w:del>
        </w:p>
        <w:p w14:paraId="148BBD3F" w14:textId="44A2E081" w:rsidR="00B446A4" w:rsidDel="0062390F" w:rsidRDefault="00B446A4">
          <w:pPr>
            <w:pStyle w:val="TOC3"/>
            <w:rPr>
              <w:del w:id="363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64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6.1.2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Číslování plateb</w:delText>
            </w:r>
            <w:r w:rsidDel="0062390F">
              <w:rPr>
                <w:noProof/>
                <w:webHidden/>
              </w:rPr>
              <w:tab/>
              <w:delText>83</w:delText>
            </w:r>
          </w:del>
        </w:p>
        <w:p w14:paraId="4FE7C904" w14:textId="0207034F" w:rsidR="00B446A4" w:rsidDel="0062390F" w:rsidRDefault="00B446A4">
          <w:pPr>
            <w:pStyle w:val="TOC3"/>
            <w:rPr>
              <w:del w:id="365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66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6.1.3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Zaokrouhlování</w:delText>
            </w:r>
            <w:r w:rsidDel="0062390F">
              <w:rPr>
                <w:noProof/>
                <w:webHidden/>
              </w:rPr>
              <w:tab/>
              <w:delText>83</w:delText>
            </w:r>
          </w:del>
        </w:p>
        <w:p w14:paraId="0A1781F6" w14:textId="620D3C78" w:rsidR="00B446A4" w:rsidDel="0062390F" w:rsidRDefault="00B446A4">
          <w:pPr>
            <w:pStyle w:val="TOC3"/>
            <w:rPr>
              <w:del w:id="367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68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6.1.4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Variabilní symbol</w:delText>
            </w:r>
            <w:r w:rsidDel="0062390F">
              <w:rPr>
                <w:noProof/>
                <w:webHidden/>
              </w:rPr>
              <w:tab/>
              <w:delText>84</w:delText>
            </w:r>
          </w:del>
        </w:p>
        <w:p w14:paraId="42E1763C" w14:textId="578AD33B" w:rsidR="00B446A4" w:rsidDel="0062390F" w:rsidRDefault="00B446A4">
          <w:pPr>
            <w:pStyle w:val="TOC3"/>
            <w:rPr>
              <w:del w:id="369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70" w:author="Irová Zuzana" w:date="2025-06-16T09:39:00Z" w16du:dateUtc="2025-06-16T07:39:00Z">
            <w:r w:rsidRPr="0062390F" w:rsidDel="0062390F">
              <w:rPr>
                <w:rStyle w:val="Hyperlink"/>
                <w:noProof/>
                <w:highlight w:val="yellow"/>
              </w:rPr>
              <w:delText>6.1.5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  <w:highlight w:val="yellow"/>
              </w:rPr>
              <w:delText>Atributy dokumentu pro dobropis a vrubopis</w:delText>
            </w:r>
            <w:r w:rsidDel="0062390F">
              <w:rPr>
                <w:noProof/>
                <w:webHidden/>
              </w:rPr>
              <w:tab/>
              <w:delText>84</w:delText>
            </w:r>
          </w:del>
        </w:p>
        <w:p w14:paraId="5E81BAA8" w14:textId="7E66D63B" w:rsidR="00B446A4" w:rsidDel="0062390F" w:rsidRDefault="00B446A4">
          <w:pPr>
            <w:pStyle w:val="TOC2"/>
            <w:rPr>
              <w:del w:id="371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72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6.2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BIBA - pravidla pro určení BIBA</w:delText>
            </w:r>
            <w:r w:rsidDel="0062390F">
              <w:rPr>
                <w:noProof/>
                <w:webHidden/>
              </w:rPr>
              <w:tab/>
              <w:delText>84</w:delText>
            </w:r>
          </w:del>
        </w:p>
        <w:p w14:paraId="31E29739" w14:textId="1B6F9942" w:rsidR="00B446A4" w:rsidDel="0062390F" w:rsidRDefault="00B446A4">
          <w:pPr>
            <w:pStyle w:val="TOC2"/>
            <w:rPr>
              <w:del w:id="373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74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6.3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Vliv plateb na BM Balance</w:delText>
            </w:r>
            <w:r w:rsidDel="0062390F">
              <w:rPr>
                <w:noProof/>
                <w:webHidden/>
              </w:rPr>
              <w:tab/>
              <w:delText>85</w:delText>
            </w:r>
          </w:del>
        </w:p>
        <w:p w14:paraId="5CD03787" w14:textId="63F6CB30" w:rsidR="00B446A4" w:rsidDel="0062390F" w:rsidRDefault="00B446A4">
          <w:pPr>
            <w:pStyle w:val="TOC1"/>
            <w:rPr>
              <w:del w:id="375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76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7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Příloha A – Integrační body</w:delText>
            </w:r>
            <w:r w:rsidDel="0062390F">
              <w:rPr>
                <w:noProof/>
                <w:webHidden/>
              </w:rPr>
              <w:tab/>
              <w:delText>86</w:delText>
            </w:r>
          </w:del>
        </w:p>
        <w:p w14:paraId="3AEF1D5F" w14:textId="01F358EE" w:rsidR="00B446A4" w:rsidDel="0062390F" w:rsidRDefault="00B446A4">
          <w:pPr>
            <w:pStyle w:val="TOC2"/>
            <w:rPr>
              <w:del w:id="377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78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7.1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Rozhraní TC HR – HAC (INT.BAR.26.HR)</w:delText>
            </w:r>
            <w:r w:rsidDel="0062390F">
              <w:rPr>
                <w:noProof/>
                <w:webHidden/>
              </w:rPr>
              <w:tab/>
              <w:delText>86</w:delText>
            </w:r>
          </w:del>
        </w:p>
        <w:p w14:paraId="02468B80" w14:textId="2CB14571" w:rsidR="00B446A4" w:rsidDel="0062390F" w:rsidRDefault="00B446A4">
          <w:pPr>
            <w:pStyle w:val="TOC2"/>
            <w:rPr>
              <w:del w:id="379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80" w:author="Irová Zuzana" w:date="2025-06-16T09:39:00Z" w16du:dateUtc="2025-06-16T07:39:00Z">
            <w:r w:rsidRPr="0062390F" w:rsidDel="0062390F">
              <w:rPr>
                <w:rStyle w:val="Hyperlink"/>
                <w:noProof/>
                <w:lang w:val="en-US"/>
              </w:rPr>
              <w:delText>7.2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  <w:lang w:val="en-US"/>
              </w:rPr>
              <w:delText>Rozhraní Platební brána CorvusPay (INT.BAR.27.HR)</w:delText>
            </w:r>
            <w:r w:rsidDel="0062390F">
              <w:rPr>
                <w:noProof/>
                <w:webHidden/>
              </w:rPr>
              <w:tab/>
              <w:delText>86</w:delText>
            </w:r>
          </w:del>
        </w:p>
        <w:p w14:paraId="676253A3" w14:textId="6A4ADDEB" w:rsidR="00B446A4" w:rsidDel="0062390F" w:rsidRDefault="00B446A4">
          <w:pPr>
            <w:pStyle w:val="TOC3"/>
            <w:rPr>
              <w:del w:id="381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82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7.2.1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Request</w:delText>
            </w:r>
            <w:r w:rsidDel="0062390F">
              <w:rPr>
                <w:noProof/>
                <w:webHidden/>
              </w:rPr>
              <w:tab/>
              <w:delText>87</w:delText>
            </w:r>
          </w:del>
        </w:p>
        <w:p w14:paraId="422F7F84" w14:textId="234A42EB" w:rsidR="00B446A4" w:rsidDel="0062390F" w:rsidRDefault="00B446A4">
          <w:pPr>
            <w:pStyle w:val="TOC3"/>
            <w:rPr>
              <w:del w:id="383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84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7.2.2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Response</w:delText>
            </w:r>
            <w:r w:rsidDel="0062390F">
              <w:rPr>
                <w:noProof/>
                <w:webHidden/>
              </w:rPr>
              <w:tab/>
              <w:delText>87</w:delText>
            </w:r>
          </w:del>
        </w:p>
        <w:p w14:paraId="333BB9A1" w14:textId="3C3CBA6D" w:rsidR="00B446A4" w:rsidDel="0062390F" w:rsidRDefault="00B446A4">
          <w:pPr>
            <w:pStyle w:val="TOC1"/>
            <w:rPr>
              <w:del w:id="385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86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8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Příloha B – Vstupní a výstupní artefakty</w:delText>
            </w:r>
            <w:r w:rsidDel="0062390F">
              <w:rPr>
                <w:noProof/>
                <w:webHidden/>
              </w:rPr>
              <w:tab/>
              <w:delText>88</w:delText>
            </w:r>
          </w:del>
        </w:p>
        <w:p w14:paraId="154D24B1" w14:textId="11EBAAA6" w:rsidR="00B446A4" w:rsidDel="0062390F" w:rsidRDefault="00B446A4">
          <w:pPr>
            <w:pStyle w:val="TOC2"/>
            <w:rPr>
              <w:del w:id="387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88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8.1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Externí oznámení (e-mail, SMS)</w:delText>
            </w:r>
            <w:r w:rsidDel="0062390F">
              <w:rPr>
                <w:noProof/>
                <w:webHidden/>
              </w:rPr>
              <w:tab/>
              <w:delText>88</w:delText>
            </w:r>
          </w:del>
        </w:p>
        <w:p w14:paraId="4B854D8D" w14:textId="5CF0701C" w:rsidR="00B446A4" w:rsidDel="0062390F" w:rsidRDefault="00B446A4">
          <w:pPr>
            <w:pStyle w:val="TOC3"/>
            <w:rPr>
              <w:del w:id="389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90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8.1.1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Společná nastavení – e-mail</w:delText>
            </w:r>
            <w:r w:rsidDel="0062390F">
              <w:rPr>
                <w:noProof/>
                <w:webHidden/>
              </w:rPr>
              <w:tab/>
              <w:delText>88</w:delText>
            </w:r>
          </w:del>
        </w:p>
        <w:p w14:paraId="53FCFD5A" w14:textId="24782EE5" w:rsidR="00B446A4" w:rsidDel="0062390F" w:rsidRDefault="00B446A4">
          <w:pPr>
            <w:pStyle w:val="TOC3"/>
            <w:rPr>
              <w:del w:id="391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92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8.1.2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Společná nastavení – SMS</w:delText>
            </w:r>
            <w:r w:rsidDel="0062390F">
              <w:rPr>
                <w:noProof/>
                <w:webHidden/>
              </w:rPr>
              <w:tab/>
              <w:delText>89</w:delText>
            </w:r>
          </w:del>
        </w:p>
        <w:p w14:paraId="2B904B73" w14:textId="236FE361" w:rsidR="00B446A4" w:rsidDel="0062390F" w:rsidRDefault="00B446A4">
          <w:pPr>
            <w:pStyle w:val="TOC3"/>
            <w:rPr>
              <w:del w:id="393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94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8.1.3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Unpaid toll transaction notification (NTF.BAR.13.HR)</w:delText>
            </w:r>
            <w:r w:rsidDel="0062390F">
              <w:rPr>
                <w:noProof/>
                <w:webHidden/>
              </w:rPr>
              <w:tab/>
              <w:delText>89</w:delText>
            </w:r>
          </w:del>
        </w:p>
        <w:p w14:paraId="59AB47E1" w14:textId="5FCCAC44" w:rsidR="00B446A4" w:rsidDel="0062390F" w:rsidRDefault="00B446A4">
          <w:pPr>
            <w:pStyle w:val="TOC3"/>
            <w:rPr>
              <w:del w:id="395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96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8.1.4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Unpaid toll transaction SMS notification (NTF.BAR.14.HR)</w:delText>
            </w:r>
            <w:r w:rsidDel="0062390F">
              <w:rPr>
                <w:noProof/>
                <w:webHidden/>
              </w:rPr>
              <w:tab/>
              <w:delText>90</w:delText>
            </w:r>
          </w:del>
        </w:p>
        <w:p w14:paraId="1AF1590F" w14:textId="7F4CCDB4" w:rsidR="00B446A4" w:rsidDel="0062390F" w:rsidRDefault="00B446A4">
          <w:pPr>
            <w:pStyle w:val="TOC2"/>
            <w:rPr>
              <w:del w:id="397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398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8.2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Výměnné soubory</w:delText>
            </w:r>
            <w:r w:rsidDel="0062390F">
              <w:rPr>
                <w:noProof/>
                <w:webHidden/>
              </w:rPr>
              <w:tab/>
              <w:delText>90</w:delText>
            </w:r>
          </w:del>
        </w:p>
        <w:p w14:paraId="37F25184" w14:textId="1F1BE7B9" w:rsidR="00B446A4" w:rsidDel="0062390F" w:rsidRDefault="00B446A4">
          <w:pPr>
            <w:pStyle w:val="TOC3"/>
            <w:rPr>
              <w:del w:id="399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00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8.2.1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Rozhraní TC HR – HAC (INT.BAR.26.HR)</w:delText>
            </w:r>
            <w:r w:rsidDel="0062390F">
              <w:rPr>
                <w:noProof/>
                <w:webHidden/>
              </w:rPr>
              <w:tab/>
              <w:delText>90</w:delText>
            </w:r>
          </w:del>
        </w:p>
        <w:p w14:paraId="662E1037" w14:textId="3CE4B5B4" w:rsidR="00B446A4" w:rsidDel="0062390F" w:rsidRDefault="00B446A4">
          <w:pPr>
            <w:pStyle w:val="TOC1"/>
            <w:rPr>
              <w:del w:id="401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02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9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Příloha C – Konfigurovatelnost modulu</w:delText>
            </w:r>
            <w:r w:rsidDel="0062390F">
              <w:rPr>
                <w:noProof/>
                <w:webHidden/>
              </w:rPr>
              <w:tab/>
              <w:delText>93</w:delText>
            </w:r>
          </w:del>
        </w:p>
        <w:p w14:paraId="1030F0F7" w14:textId="4070AE0C" w:rsidR="00B446A4" w:rsidDel="0062390F" w:rsidRDefault="00B446A4">
          <w:pPr>
            <w:pStyle w:val="TOC2"/>
            <w:rPr>
              <w:del w:id="403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04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9.1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Naplánované operace</w:delText>
            </w:r>
            <w:r w:rsidDel="0062390F">
              <w:rPr>
                <w:noProof/>
                <w:webHidden/>
              </w:rPr>
              <w:tab/>
              <w:delText>93</w:delText>
            </w:r>
          </w:del>
        </w:p>
        <w:p w14:paraId="4098E52F" w14:textId="1170AA82" w:rsidR="00B446A4" w:rsidDel="0062390F" w:rsidRDefault="00B446A4">
          <w:pPr>
            <w:pStyle w:val="TOC2"/>
            <w:rPr>
              <w:del w:id="405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06" w:author="Irová Zuzana" w:date="2025-06-16T09:39:00Z" w16du:dateUtc="2025-06-16T07:39:00Z">
            <w:r w:rsidRPr="0062390F" w:rsidDel="0062390F">
              <w:rPr>
                <w:rStyle w:val="Hyperlink"/>
                <w:noProof/>
                <w:highlight w:val="yellow"/>
              </w:rPr>
              <w:delText>9.2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  <w:highlight w:val="yellow"/>
              </w:rPr>
              <w:delText>Konfigurační klíče</w:delText>
            </w:r>
            <w:r w:rsidDel="0062390F">
              <w:rPr>
                <w:noProof/>
                <w:webHidden/>
              </w:rPr>
              <w:tab/>
              <w:delText>93</w:delText>
            </w:r>
          </w:del>
        </w:p>
        <w:p w14:paraId="449D116B" w14:textId="1C975A81" w:rsidR="00B446A4" w:rsidDel="0062390F" w:rsidRDefault="00B446A4">
          <w:pPr>
            <w:pStyle w:val="TOC2"/>
            <w:rPr>
              <w:del w:id="407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08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9.3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Číselníky a systémová nastavení</w:delText>
            </w:r>
            <w:r w:rsidDel="0062390F">
              <w:rPr>
                <w:noProof/>
                <w:webHidden/>
              </w:rPr>
              <w:tab/>
              <w:delText>94</w:delText>
            </w:r>
          </w:del>
        </w:p>
        <w:p w14:paraId="58B20B70" w14:textId="0906714D" w:rsidR="00B446A4" w:rsidDel="0062390F" w:rsidRDefault="00B446A4">
          <w:pPr>
            <w:pStyle w:val="TOC3"/>
            <w:rPr>
              <w:del w:id="409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10" w:author="Irová Zuzana" w:date="2025-06-16T09:39:00Z" w16du:dateUtc="2025-06-16T07:39:00Z">
            <w:r w:rsidRPr="0062390F" w:rsidDel="0062390F">
              <w:rPr>
                <w:rStyle w:val="Hyperlink"/>
                <w:noProof/>
                <w:lang w:eastAsia="cs-CZ"/>
              </w:rPr>
              <w:delText>9.3.1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  <w:lang w:eastAsia="cs-CZ"/>
              </w:rPr>
              <w:delText>Payment Type (Typ platby)</w:delText>
            </w:r>
            <w:r w:rsidDel="0062390F">
              <w:rPr>
                <w:noProof/>
                <w:webHidden/>
              </w:rPr>
              <w:tab/>
              <w:delText>94</w:delText>
            </w:r>
          </w:del>
        </w:p>
        <w:p w14:paraId="416DB229" w14:textId="4EE253B6" w:rsidR="00B446A4" w:rsidDel="0062390F" w:rsidRDefault="00B446A4">
          <w:pPr>
            <w:pStyle w:val="TOC3"/>
            <w:rPr>
              <w:del w:id="411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12" w:author="Irová Zuzana" w:date="2025-06-16T09:39:00Z" w16du:dateUtc="2025-06-16T07:39:00Z">
            <w:r w:rsidRPr="0062390F" w:rsidDel="0062390F">
              <w:rPr>
                <w:rStyle w:val="Hyperlink"/>
                <w:noProof/>
              </w:rPr>
              <w:delText>9.3.2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</w:rPr>
              <w:delText>Rounding (Zaokrouhlování)</w:delText>
            </w:r>
            <w:r w:rsidDel="0062390F">
              <w:rPr>
                <w:noProof/>
                <w:webHidden/>
              </w:rPr>
              <w:tab/>
              <w:delText>95</w:delText>
            </w:r>
          </w:del>
        </w:p>
        <w:p w14:paraId="2858AD02" w14:textId="066E0391" w:rsidR="00B446A4" w:rsidDel="0062390F" w:rsidRDefault="00B446A4">
          <w:pPr>
            <w:pStyle w:val="TOC3"/>
            <w:rPr>
              <w:del w:id="413" w:author="Irová Zuzana" w:date="2025-06-16T09:39:00Z" w16du:dateUtc="2025-06-16T07:39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14" w:author="Irová Zuzana" w:date="2025-06-16T09:39:00Z" w16du:dateUtc="2025-06-16T07:39:00Z">
            <w:r w:rsidRPr="0062390F" w:rsidDel="0062390F">
              <w:rPr>
                <w:rStyle w:val="Hyperlink"/>
                <w:noProof/>
                <w:lang w:eastAsia="cs-CZ"/>
              </w:rPr>
              <w:delText>9.3.3</w:delText>
            </w:r>
            <w:r w:rsidDel="0062390F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2390F" w:rsidDel="0062390F">
              <w:rPr>
                <w:rStyle w:val="Hyperlink"/>
                <w:noProof/>
                <w:lang w:eastAsia="cs-CZ"/>
              </w:rPr>
              <w:delText>Payment method for SC</w:delText>
            </w:r>
            <w:r w:rsidDel="0062390F">
              <w:rPr>
                <w:noProof/>
                <w:webHidden/>
              </w:rPr>
              <w:tab/>
              <w:delText>95</w:delText>
            </w:r>
          </w:del>
        </w:p>
        <w:p w14:paraId="3869C9AE" w14:textId="6CF1DE98" w:rsidR="00B86EB9" w:rsidDel="00B446A4" w:rsidRDefault="00B86EB9">
          <w:pPr>
            <w:pStyle w:val="TOC1"/>
            <w:rPr>
              <w:del w:id="415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16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Obsah</w:delText>
            </w:r>
            <w:r w:rsidDel="00B446A4">
              <w:rPr>
                <w:noProof/>
                <w:webHidden/>
              </w:rPr>
              <w:tab/>
              <w:delText>3</w:delText>
            </w:r>
          </w:del>
        </w:p>
        <w:p w14:paraId="4D6AFD5D" w14:textId="423068E7" w:rsidR="00B86EB9" w:rsidDel="00B446A4" w:rsidRDefault="00B86EB9">
          <w:pPr>
            <w:pStyle w:val="TOC1"/>
            <w:rPr>
              <w:del w:id="417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18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Historie dokumentu</w:delText>
            </w:r>
            <w:r w:rsidDel="00B446A4">
              <w:rPr>
                <w:noProof/>
                <w:webHidden/>
              </w:rPr>
              <w:tab/>
              <w:delText>6</w:delText>
            </w:r>
          </w:del>
        </w:p>
        <w:p w14:paraId="1C86BADE" w14:textId="6214C6B2" w:rsidR="00B86EB9" w:rsidDel="00B446A4" w:rsidRDefault="00B86EB9">
          <w:pPr>
            <w:pStyle w:val="TOC1"/>
            <w:rPr>
              <w:del w:id="419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20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Úvod</w:delText>
            </w:r>
            <w:r w:rsidDel="00B446A4">
              <w:rPr>
                <w:noProof/>
                <w:webHidden/>
              </w:rPr>
              <w:tab/>
              <w:delText>7</w:delText>
            </w:r>
          </w:del>
        </w:p>
        <w:p w14:paraId="77BBA791" w14:textId="40A64FB1" w:rsidR="00B86EB9" w:rsidDel="00B446A4" w:rsidRDefault="00B86EB9">
          <w:pPr>
            <w:pStyle w:val="TOC2"/>
            <w:rPr>
              <w:del w:id="421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22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1.1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Procesy HR</w:delText>
            </w:r>
            <w:r w:rsidDel="00B446A4">
              <w:rPr>
                <w:noProof/>
                <w:webHidden/>
              </w:rPr>
              <w:tab/>
              <w:delText>7</w:delText>
            </w:r>
          </w:del>
        </w:p>
        <w:p w14:paraId="75186C78" w14:textId="7BF4FD13" w:rsidR="00B86EB9" w:rsidDel="00B446A4" w:rsidRDefault="00B86EB9">
          <w:pPr>
            <w:pStyle w:val="TOC3"/>
            <w:rPr>
              <w:del w:id="423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24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1.1.1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Předplacení kreditu</w:delText>
            </w:r>
            <w:r w:rsidDel="00B446A4">
              <w:rPr>
                <w:noProof/>
                <w:webHidden/>
              </w:rPr>
              <w:tab/>
              <w:delText>7</w:delText>
            </w:r>
          </w:del>
        </w:p>
        <w:p w14:paraId="45062F1B" w14:textId="641489AF" w:rsidR="00B86EB9" w:rsidDel="00B446A4" w:rsidRDefault="00B86EB9">
          <w:pPr>
            <w:pStyle w:val="TOC3"/>
            <w:rPr>
              <w:del w:id="425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26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1.1.2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Uložení mýtných transakcí</w:delText>
            </w:r>
            <w:r w:rsidDel="00B446A4">
              <w:rPr>
                <w:noProof/>
                <w:webHidden/>
              </w:rPr>
              <w:tab/>
              <w:delText>7</w:delText>
            </w:r>
          </w:del>
        </w:p>
        <w:p w14:paraId="1949EDDC" w14:textId="3947BC63" w:rsidR="00B86EB9" w:rsidDel="00B446A4" w:rsidRDefault="00B86EB9">
          <w:pPr>
            <w:pStyle w:val="TOC3"/>
            <w:rPr>
              <w:del w:id="427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28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1.1.3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Vystavení pravidelné faktury za mýtné</w:delText>
            </w:r>
            <w:r w:rsidDel="00B446A4">
              <w:rPr>
                <w:noProof/>
                <w:webHidden/>
              </w:rPr>
              <w:tab/>
              <w:delText>8</w:delText>
            </w:r>
          </w:del>
        </w:p>
        <w:p w14:paraId="4436DC99" w14:textId="0569FD6F" w:rsidR="00B86EB9" w:rsidDel="00B446A4" w:rsidRDefault="00B86EB9">
          <w:pPr>
            <w:pStyle w:val="TOC3"/>
            <w:rPr>
              <w:del w:id="429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30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1.1.4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Vystavení jednorázové faktury</w:delText>
            </w:r>
            <w:r w:rsidDel="00B446A4">
              <w:rPr>
                <w:noProof/>
                <w:webHidden/>
              </w:rPr>
              <w:tab/>
              <w:delText>8</w:delText>
            </w:r>
          </w:del>
        </w:p>
        <w:p w14:paraId="07B9C4F5" w14:textId="02B5136E" w:rsidR="00B86EB9" w:rsidDel="00B446A4" w:rsidRDefault="00B86EB9">
          <w:pPr>
            <w:pStyle w:val="TOC3"/>
            <w:rPr>
              <w:del w:id="431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32" w:author="Irová Zuzana" w:date="2025-02-21T19:32:00Z" w16du:dateUtc="2025-02-21T18:32:00Z">
            <w:r w:rsidRPr="00B446A4" w:rsidDel="00B446A4">
              <w:rPr>
                <w:rStyle w:val="Hyperlink"/>
                <w:noProof/>
                <w:highlight w:val="cyan"/>
              </w:rPr>
              <w:delText>1.1.5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  <w:highlight w:val="cyan"/>
              </w:rPr>
              <w:delText>Vystavení pravidelné výzvy na úhradu za platby tankovací kartou</w:delText>
            </w:r>
            <w:r w:rsidDel="00B446A4">
              <w:rPr>
                <w:noProof/>
                <w:webHidden/>
              </w:rPr>
              <w:tab/>
              <w:delText>9</w:delText>
            </w:r>
          </w:del>
        </w:p>
        <w:p w14:paraId="7CC5A9A4" w14:textId="5C6FF94E" w:rsidR="00B86EB9" w:rsidDel="00B446A4" w:rsidRDefault="00B86EB9">
          <w:pPr>
            <w:pStyle w:val="TOC1"/>
            <w:rPr>
              <w:del w:id="433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34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2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Doménový model</w:delText>
            </w:r>
            <w:r w:rsidDel="00B446A4">
              <w:rPr>
                <w:noProof/>
                <w:webHidden/>
              </w:rPr>
              <w:tab/>
              <w:delText>10</w:delText>
            </w:r>
          </w:del>
        </w:p>
        <w:p w14:paraId="4609F316" w14:textId="256386B2" w:rsidR="00B86EB9" w:rsidDel="00B446A4" w:rsidRDefault="00B86EB9">
          <w:pPr>
            <w:pStyle w:val="TOC2"/>
            <w:rPr>
              <w:del w:id="435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36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2.1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Diagram doménového modelu</w:delText>
            </w:r>
            <w:r w:rsidDel="00B446A4">
              <w:rPr>
                <w:noProof/>
                <w:webHidden/>
              </w:rPr>
              <w:tab/>
              <w:delText>10</w:delText>
            </w:r>
          </w:del>
        </w:p>
        <w:p w14:paraId="06BF6C3C" w14:textId="245A888F" w:rsidR="00B86EB9" w:rsidDel="00B446A4" w:rsidRDefault="00B86EB9">
          <w:pPr>
            <w:pStyle w:val="TOC2"/>
            <w:rPr>
              <w:del w:id="437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38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2.2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Přehled entit</w:delText>
            </w:r>
            <w:r w:rsidDel="00B446A4">
              <w:rPr>
                <w:noProof/>
                <w:webHidden/>
              </w:rPr>
              <w:tab/>
              <w:delText>12</w:delText>
            </w:r>
          </w:del>
        </w:p>
        <w:p w14:paraId="78A7FA15" w14:textId="0FDC99D1" w:rsidR="00B86EB9" w:rsidDel="00B446A4" w:rsidRDefault="00B86EB9">
          <w:pPr>
            <w:pStyle w:val="TOC2"/>
            <w:rPr>
              <w:del w:id="439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40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2.3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Atributy entit</w:delText>
            </w:r>
            <w:r w:rsidDel="00B446A4">
              <w:rPr>
                <w:noProof/>
                <w:webHidden/>
              </w:rPr>
              <w:tab/>
              <w:delText>14</w:delText>
            </w:r>
          </w:del>
        </w:p>
        <w:p w14:paraId="5F31F1FC" w14:textId="66EDD2EB" w:rsidR="00B86EB9" w:rsidDel="00B446A4" w:rsidRDefault="00B86EB9">
          <w:pPr>
            <w:pStyle w:val="TOC3"/>
            <w:rPr>
              <w:del w:id="441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42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2.3.1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Bill (Faktura)</w:delText>
            </w:r>
            <w:r w:rsidDel="00B446A4">
              <w:rPr>
                <w:noProof/>
                <w:webHidden/>
              </w:rPr>
              <w:tab/>
              <w:delText>14</w:delText>
            </w:r>
          </w:del>
        </w:p>
        <w:p w14:paraId="1A1D4237" w14:textId="510969F6" w:rsidR="00B86EB9" w:rsidDel="00B446A4" w:rsidRDefault="00B86EB9">
          <w:pPr>
            <w:pStyle w:val="TOC3"/>
            <w:rPr>
              <w:del w:id="443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44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2.3.2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Bill Item (Položka faktury)</w:delText>
            </w:r>
            <w:r w:rsidDel="00B446A4">
              <w:rPr>
                <w:noProof/>
                <w:webHidden/>
              </w:rPr>
              <w:tab/>
              <w:delText>18</w:delText>
            </w:r>
          </w:del>
        </w:p>
        <w:p w14:paraId="6F820082" w14:textId="384F2E89" w:rsidR="00B86EB9" w:rsidDel="00B446A4" w:rsidRDefault="00B86EB9">
          <w:pPr>
            <w:pStyle w:val="TOC3"/>
            <w:rPr>
              <w:del w:id="445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46" w:author="Irová Zuzana" w:date="2025-02-21T19:32:00Z" w16du:dateUtc="2025-02-21T18:32:00Z">
            <w:r w:rsidRPr="00B446A4" w:rsidDel="00B446A4">
              <w:rPr>
                <w:rStyle w:val="Hyperlink"/>
                <w:rFonts w:eastAsia="Times New Roman"/>
                <w:noProof/>
              </w:rPr>
              <w:delText>2.3.3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rFonts w:eastAsia="Times New Roman"/>
                <w:noProof/>
              </w:rPr>
              <w:delText>Bill Session (Fakturační dávka)</w:delText>
            </w:r>
            <w:r w:rsidDel="00B446A4">
              <w:rPr>
                <w:noProof/>
                <w:webHidden/>
              </w:rPr>
              <w:tab/>
              <w:delText>20</w:delText>
            </w:r>
          </w:del>
        </w:p>
        <w:p w14:paraId="695A74D5" w14:textId="38DDE3EA" w:rsidR="00B86EB9" w:rsidDel="00B446A4" w:rsidRDefault="00B86EB9">
          <w:pPr>
            <w:pStyle w:val="TOC3"/>
            <w:rPr>
              <w:del w:id="447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48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2.3.4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Payment (Platba)</w:delText>
            </w:r>
            <w:r w:rsidDel="00B446A4">
              <w:rPr>
                <w:noProof/>
                <w:webHidden/>
              </w:rPr>
              <w:tab/>
              <w:delText>21</w:delText>
            </w:r>
          </w:del>
        </w:p>
        <w:p w14:paraId="4E410816" w14:textId="119234FA" w:rsidR="00B86EB9" w:rsidDel="00B446A4" w:rsidRDefault="00B86EB9">
          <w:pPr>
            <w:pStyle w:val="TOC3"/>
            <w:rPr>
              <w:del w:id="449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50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2.3.5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Payment Session (Platební transakce)</w:delText>
            </w:r>
            <w:r w:rsidDel="00B446A4">
              <w:rPr>
                <w:noProof/>
                <w:webHidden/>
              </w:rPr>
              <w:tab/>
              <w:delText>25</w:delText>
            </w:r>
          </w:del>
        </w:p>
        <w:p w14:paraId="2FE025BC" w14:textId="7865FA51" w:rsidR="00B86EB9" w:rsidDel="00B446A4" w:rsidRDefault="00B86EB9">
          <w:pPr>
            <w:pStyle w:val="TOC3"/>
            <w:rPr>
              <w:del w:id="451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52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2.3.6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Matching (Párování plateb)</w:delText>
            </w:r>
            <w:r w:rsidDel="00B446A4">
              <w:rPr>
                <w:noProof/>
                <w:webHidden/>
              </w:rPr>
              <w:tab/>
              <w:delText>27</w:delText>
            </w:r>
          </w:del>
        </w:p>
        <w:p w14:paraId="45146CCC" w14:textId="235B1D36" w:rsidR="00B86EB9" w:rsidDel="00B446A4" w:rsidRDefault="00B86EB9">
          <w:pPr>
            <w:pStyle w:val="TOC3"/>
            <w:rPr>
              <w:del w:id="453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54" w:author="Irová Zuzana" w:date="2025-02-21T19:32:00Z" w16du:dateUtc="2025-02-21T18:32:00Z">
            <w:r w:rsidRPr="00B446A4" w:rsidDel="00B446A4">
              <w:rPr>
                <w:rStyle w:val="Hyperlink"/>
                <w:rFonts w:eastAsia="Times New Roman"/>
                <w:noProof/>
              </w:rPr>
              <w:delText>2.3.7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rFonts w:eastAsia="Times New Roman"/>
                <w:noProof/>
              </w:rPr>
              <w:delText>Toll Transaction (Mýtná transakce)</w:delText>
            </w:r>
            <w:r w:rsidDel="00B446A4">
              <w:rPr>
                <w:noProof/>
                <w:webHidden/>
              </w:rPr>
              <w:tab/>
              <w:delText>28</w:delText>
            </w:r>
          </w:del>
        </w:p>
        <w:p w14:paraId="3B9E9D3C" w14:textId="26F2365D" w:rsidR="00B86EB9" w:rsidDel="00B446A4" w:rsidRDefault="00B86EB9">
          <w:pPr>
            <w:pStyle w:val="TOC3"/>
            <w:rPr>
              <w:del w:id="455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56" w:author="Irová Zuzana" w:date="2025-02-21T19:32:00Z" w16du:dateUtc="2025-02-21T18:32:00Z">
            <w:r w:rsidRPr="00B446A4" w:rsidDel="00B446A4">
              <w:rPr>
                <w:rStyle w:val="Hyperlink"/>
                <w:rFonts w:eastAsia="Times New Roman"/>
                <w:noProof/>
              </w:rPr>
              <w:delText>2.3.8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rFonts w:eastAsia="Times New Roman"/>
                <w:noProof/>
              </w:rPr>
              <w:delText>Unpaid Toll Transaction (Nezaplacená mýtná transakce)</w:delText>
            </w:r>
            <w:r w:rsidDel="00B446A4">
              <w:rPr>
                <w:noProof/>
                <w:webHidden/>
              </w:rPr>
              <w:tab/>
              <w:delText>32</w:delText>
            </w:r>
          </w:del>
        </w:p>
        <w:p w14:paraId="4F02D971" w14:textId="780AC4EF" w:rsidR="00B86EB9" w:rsidDel="00B446A4" w:rsidRDefault="00B86EB9">
          <w:pPr>
            <w:pStyle w:val="TOC3"/>
            <w:rPr>
              <w:del w:id="457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58" w:author="Irová Zuzana" w:date="2025-02-21T19:32:00Z" w16du:dateUtc="2025-02-21T18:32:00Z">
            <w:r w:rsidRPr="00B446A4" w:rsidDel="00B446A4">
              <w:rPr>
                <w:rStyle w:val="Hyperlink"/>
                <w:rFonts w:eastAsia="Times New Roman"/>
                <w:noProof/>
              </w:rPr>
              <w:delText>2.3.9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rFonts w:eastAsia="Times New Roman"/>
                <w:noProof/>
              </w:rPr>
              <w:delText>Rated Toll Event (Oceněná mýtná událost)</w:delText>
            </w:r>
            <w:r w:rsidDel="00B446A4">
              <w:rPr>
                <w:noProof/>
                <w:webHidden/>
              </w:rPr>
              <w:tab/>
              <w:delText>35</w:delText>
            </w:r>
          </w:del>
        </w:p>
        <w:p w14:paraId="3B5CAB4D" w14:textId="654D09C9" w:rsidR="00B86EB9" w:rsidDel="00B446A4" w:rsidRDefault="00B86EB9">
          <w:pPr>
            <w:pStyle w:val="TOC3"/>
            <w:rPr>
              <w:del w:id="459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60" w:author="Irová Zuzana" w:date="2025-02-21T19:32:00Z" w16du:dateUtc="2025-02-21T18:32:00Z">
            <w:r w:rsidRPr="00B446A4" w:rsidDel="00B446A4">
              <w:rPr>
                <w:rStyle w:val="Hyperlink"/>
                <w:rFonts w:eastAsia="Times New Roman"/>
                <w:noProof/>
              </w:rPr>
              <w:delText>2.3.10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rFonts w:eastAsia="Times New Roman"/>
                <w:noProof/>
              </w:rPr>
              <w:delText>Rated Service Event (Oceněná služba)</w:delText>
            </w:r>
            <w:r w:rsidDel="00B446A4">
              <w:rPr>
                <w:noProof/>
                <w:webHidden/>
              </w:rPr>
              <w:tab/>
              <w:delText>37</w:delText>
            </w:r>
          </w:del>
        </w:p>
        <w:p w14:paraId="6D248E59" w14:textId="1BC71D9E" w:rsidR="00B86EB9" w:rsidDel="00B446A4" w:rsidRDefault="00B86EB9">
          <w:pPr>
            <w:pStyle w:val="TOC3"/>
            <w:rPr>
              <w:del w:id="461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62" w:author="Irová Zuzana" w:date="2025-02-21T19:32:00Z" w16du:dateUtc="2025-02-21T18:32:00Z">
            <w:r w:rsidRPr="00B446A4" w:rsidDel="00B446A4">
              <w:rPr>
                <w:rStyle w:val="Hyperlink"/>
                <w:rFonts w:eastAsia="Times New Roman"/>
                <w:noProof/>
              </w:rPr>
              <w:delText>2.3.11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rFonts w:eastAsia="Times New Roman"/>
                <w:noProof/>
              </w:rPr>
              <w:delText>Bill Session Statistics (Statistika fakturační dávky)</w:delText>
            </w:r>
            <w:r w:rsidDel="00B446A4">
              <w:rPr>
                <w:noProof/>
                <w:webHidden/>
              </w:rPr>
              <w:tab/>
              <w:delText>40</w:delText>
            </w:r>
          </w:del>
        </w:p>
        <w:p w14:paraId="2E75E352" w14:textId="48AB97D3" w:rsidR="00B86EB9" w:rsidDel="00B446A4" w:rsidRDefault="00B86EB9">
          <w:pPr>
            <w:pStyle w:val="TOC3"/>
            <w:rPr>
              <w:del w:id="463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64" w:author="Irová Zuzana" w:date="2025-02-21T19:32:00Z" w16du:dateUtc="2025-02-21T18:32:00Z">
            <w:r w:rsidRPr="00B446A4" w:rsidDel="00B446A4">
              <w:rPr>
                <w:rStyle w:val="Hyperlink"/>
                <w:rFonts w:eastAsia="Times New Roman"/>
                <w:noProof/>
              </w:rPr>
              <w:delText>2.3.12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rFonts w:eastAsia="Times New Roman"/>
                <w:noProof/>
              </w:rPr>
              <w:delText>Bill Session Steps Statistics (Statistika kroků fakturační dávky)</w:delText>
            </w:r>
            <w:r w:rsidDel="00B446A4">
              <w:rPr>
                <w:noProof/>
                <w:webHidden/>
              </w:rPr>
              <w:tab/>
              <w:delText>41</w:delText>
            </w:r>
          </w:del>
        </w:p>
        <w:p w14:paraId="7B9E8558" w14:textId="27C9D92D" w:rsidR="00B86EB9" w:rsidDel="00B446A4" w:rsidRDefault="00B86EB9">
          <w:pPr>
            <w:pStyle w:val="TOC3"/>
            <w:rPr>
              <w:del w:id="465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66" w:author="Irová Zuzana" w:date="2025-02-21T19:32:00Z" w16du:dateUtc="2025-02-21T18:32:00Z">
            <w:r w:rsidRPr="00B446A4" w:rsidDel="00B446A4">
              <w:rPr>
                <w:rStyle w:val="Hyperlink"/>
                <w:rFonts w:eastAsia="Times New Roman"/>
                <w:noProof/>
              </w:rPr>
              <w:delText>2.3.13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rFonts w:eastAsia="Times New Roman"/>
                <w:noProof/>
              </w:rPr>
              <w:delText>Bill Item Statistics (Statistika fakturační dávky podle Bill item typu a Měny)</w:delText>
            </w:r>
            <w:r w:rsidDel="00B446A4">
              <w:rPr>
                <w:noProof/>
                <w:webHidden/>
              </w:rPr>
              <w:tab/>
              <w:delText>42</w:delText>
            </w:r>
          </w:del>
        </w:p>
        <w:p w14:paraId="0B6E88E4" w14:textId="6C862A5C" w:rsidR="00B86EB9" w:rsidDel="00B446A4" w:rsidRDefault="00B86EB9">
          <w:pPr>
            <w:pStyle w:val="TOC3"/>
            <w:rPr>
              <w:del w:id="467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68" w:author="Irová Zuzana" w:date="2025-02-21T19:32:00Z" w16du:dateUtc="2025-02-21T18:32:00Z">
            <w:r w:rsidRPr="00B446A4" w:rsidDel="00B446A4">
              <w:rPr>
                <w:rStyle w:val="Hyperlink"/>
                <w:rFonts w:eastAsia="Times New Roman"/>
                <w:noProof/>
                <w:highlight w:val="yellow"/>
              </w:rPr>
              <w:delText>2.3.14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rFonts w:eastAsia="Times New Roman"/>
                <w:noProof/>
                <w:highlight w:val="yellow"/>
              </w:rPr>
              <w:delText>Settlement Record (Záznam vyrovnání)</w:delText>
            </w:r>
            <w:r w:rsidDel="00B446A4">
              <w:rPr>
                <w:noProof/>
                <w:webHidden/>
              </w:rPr>
              <w:tab/>
              <w:delText>42</w:delText>
            </w:r>
          </w:del>
        </w:p>
        <w:p w14:paraId="2A86597D" w14:textId="723D15C8" w:rsidR="00B86EB9" w:rsidDel="00B446A4" w:rsidRDefault="00B86EB9">
          <w:pPr>
            <w:pStyle w:val="TOC3"/>
            <w:rPr>
              <w:del w:id="469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70" w:author="Irová Zuzana" w:date="2025-02-21T19:32:00Z" w16du:dateUtc="2025-02-21T18:32:00Z">
            <w:r w:rsidRPr="00B446A4" w:rsidDel="00B446A4">
              <w:rPr>
                <w:rStyle w:val="Hyperlink"/>
                <w:rFonts w:eastAsia="Times New Roman"/>
                <w:noProof/>
              </w:rPr>
              <w:delText>2.3.15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rFonts w:eastAsia="Times New Roman"/>
                <w:noProof/>
              </w:rPr>
              <w:delText>Card Payment Request (Požadavek na platbu kartou)</w:delText>
            </w:r>
            <w:r w:rsidDel="00B446A4">
              <w:rPr>
                <w:noProof/>
                <w:webHidden/>
              </w:rPr>
              <w:tab/>
              <w:delText>43</w:delText>
            </w:r>
          </w:del>
        </w:p>
        <w:p w14:paraId="7F23CEE6" w14:textId="034EA38B" w:rsidR="00B86EB9" w:rsidDel="00B446A4" w:rsidRDefault="00B86EB9">
          <w:pPr>
            <w:pStyle w:val="TOC3"/>
            <w:rPr>
              <w:del w:id="471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72" w:author="Irová Zuzana" w:date="2025-02-21T19:32:00Z" w16du:dateUtc="2025-02-21T18:32:00Z">
            <w:r w:rsidRPr="00B446A4" w:rsidDel="00B446A4">
              <w:rPr>
                <w:rStyle w:val="Hyperlink"/>
                <w:rFonts w:eastAsia="Times New Roman"/>
                <w:noProof/>
                <w:highlight w:val="yellow"/>
              </w:rPr>
              <w:delText>2.3.16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rFonts w:eastAsia="Times New Roman"/>
                <w:noProof/>
                <w:highlight w:val="yellow"/>
              </w:rPr>
              <w:delText>ERP Log (ERP Log)</w:delText>
            </w:r>
            <w:r w:rsidDel="00B446A4">
              <w:rPr>
                <w:noProof/>
                <w:webHidden/>
              </w:rPr>
              <w:tab/>
              <w:delText>43</w:delText>
            </w:r>
          </w:del>
        </w:p>
        <w:p w14:paraId="1BC53A21" w14:textId="3BD2EA4D" w:rsidR="00B86EB9" w:rsidDel="00B446A4" w:rsidRDefault="00B86EB9">
          <w:pPr>
            <w:pStyle w:val="TOC3"/>
            <w:rPr>
              <w:del w:id="473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74" w:author="Irová Zuzana" w:date="2025-02-21T19:32:00Z" w16du:dateUtc="2025-02-21T18:32:00Z">
            <w:r w:rsidRPr="00B446A4" w:rsidDel="00B446A4">
              <w:rPr>
                <w:rStyle w:val="Hyperlink"/>
                <w:rFonts w:eastAsia="Times New Roman"/>
                <w:noProof/>
                <w:highlight w:val="yellow"/>
              </w:rPr>
              <w:delText>2.3.17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rFonts w:eastAsia="Times New Roman"/>
                <w:noProof/>
                <w:highlight w:val="yellow"/>
              </w:rPr>
              <w:delText>ERP Import (ERP Import)</w:delText>
            </w:r>
            <w:r w:rsidDel="00B446A4">
              <w:rPr>
                <w:noProof/>
                <w:webHidden/>
              </w:rPr>
              <w:tab/>
              <w:delText>44</w:delText>
            </w:r>
          </w:del>
        </w:p>
        <w:p w14:paraId="7853BF1B" w14:textId="1C9E82C5" w:rsidR="00B86EB9" w:rsidDel="00B446A4" w:rsidRDefault="00B86EB9">
          <w:pPr>
            <w:pStyle w:val="TOC3"/>
            <w:rPr>
              <w:del w:id="475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76" w:author="Irová Zuzana" w:date="2025-02-21T19:32:00Z" w16du:dateUtc="2025-02-21T18:32:00Z">
            <w:r w:rsidRPr="00B446A4" w:rsidDel="00B446A4">
              <w:rPr>
                <w:rStyle w:val="Hyperlink"/>
                <w:rFonts w:eastAsia="Times New Roman"/>
                <w:noProof/>
                <w:highlight w:val="yellow"/>
              </w:rPr>
              <w:delText>2.3.18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rFonts w:eastAsia="Times New Roman"/>
                <w:noProof/>
                <w:highlight w:val="yellow"/>
              </w:rPr>
              <w:delText>ERP Export (ERP Export)</w:delText>
            </w:r>
            <w:r w:rsidDel="00B446A4">
              <w:rPr>
                <w:noProof/>
                <w:webHidden/>
              </w:rPr>
              <w:tab/>
              <w:delText>44</w:delText>
            </w:r>
          </w:del>
        </w:p>
        <w:p w14:paraId="3FD754B6" w14:textId="0DA8C56F" w:rsidR="00B86EB9" w:rsidDel="00B446A4" w:rsidRDefault="00B86EB9">
          <w:pPr>
            <w:pStyle w:val="TOC2"/>
            <w:rPr>
              <w:del w:id="477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78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2.4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Atributy konfigurovatelných číselníků</w:delText>
            </w:r>
            <w:r w:rsidDel="00B446A4">
              <w:rPr>
                <w:noProof/>
                <w:webHidden/>
              </w:rPr>
              <w:tab/>
              <w:delText>45</w:delText>
            </w:r>
          </w:del>
        </w:p>
        <w:p w14:paraId="42D9A528" w14:textId="3FC38069" w:rsidR="00B86EB9" w:rsidDel="00B446A4" w:rsidRDefault="00B86EB9">
          <w:pPr>
            <w:pStyle w:val="TOC3"/>
            <w:rPr>
              <w:del w:id="479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80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2.4.1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Payment Type (Typ platby)</w:delText>
            </w:r>
            <w:r w:rsidDel="00B446A4">
              <w:rPr>
                <w:noProof/>
                <w:webHidden/>
              </w:rPr>
              <w:tab/>
              <w:delText>45</w:delText>
            </w:r>
          </w:del>
        </w:p>
        <w:p w14:paraId="32A1BD9C" w14:textId="092823CA" w:rsidR="00B86EB9" w:rsidDel="00B446A4" w:rsidRDefault="00B86EB9">
          <w:pPr>
            <w:pStyle w:val="TOC3"/>
            <w:rPr>
              <w:del w:id="481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82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2.4.2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Currency (Měna)</w:delText>
            </w:r>
            <w:r w:rsidDel="00B446A4">
              <w:rPr>
                <w:noProof/>
                <w:webHidden/>
              </w:rPr>
              <w:tab/>
              <w:delText>45</w:delText>
            </w:r>
          </w:del>
        </w:p>
        <w:p w14:paraId="01F3C77E" w14:textId="7DF524E1" w:rsidR="00B86EB9" w:rsidDel="00B446A4" w:rsidRDefault="00B86EB9">
          <w:pPr>
            <w:pStyle w:val="TOC3"/>
            <w:rPr>
              <w:del w:id="483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84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2.4.3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Rounding (Zaokrouhlování)</w:delText>
            </w:r>
            <w:r w:rsidDel="00B446A4">
              <w:rPr>
                <w:noProof/>
                <w:webHidden/>
              </w:rPr>
              <w:tab/>
              <w:delText>46</w:delText>
            </w:r>
          </w:del>
        </w:p>
        <w:p w14:paraId="0038DAA2" w14:textId="38ABB859" w:rsidR="00B86EB9" w:rsidDel="00B446A4" w:rsidRDefault="00B86EB9">
          <w:pPr>
            <w:pStyle w:val="TOC2"/>
            <w:rPr>
              <w:del w:id="485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86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2.5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Vysvětlení ke specifikaci entit a atributů entit</w:delText>
            </w:r>
            <w:r w:rsidDel="00B446A4">
              <w:rPr>
                <w:noProof/>
                <w:webHidden/>
              </w:rPr>
              <w:tab/>
              <w:delText>47</w:delText>
            </w:r>
          </w:del>
        </w:p>
        <w:p w14:paraId="202832A0" w14:textId="71A177F4" w:rsidR="00B86EB9" w:rsidDel="00B446A4" w:rsidRDefault="00B86EB9">
          <w:pPr>
            <w:pStyle w:val="TOC1"/>
            <w:rPr>
              <w:del w:id="487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88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3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Aktéři</w:delText>
            </w:r>
            <w:r w:rsidDel="00B446A4">
              <w:rPr>
                <w:noProof/>
                <w:webHidden/>
              </w:rPr>
              <w:tab/>
              <w:delText>50</w:delText>
            </w:r>
          </w:del>
        </w:p>
        <w:p w14:paraId="412AF052" w14:textId="770887AA" w:rsidR="00B86EB9" w:rsidDel="00B446A4" w:rsidRDefault="00B86EB9">
          <w:pPr>
            <w:pStyle w:val="TOC2"/>
            <w:rPr>
              <w:del w:id="489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90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3.1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Seznam aktérů</w:delText>
            </w:r>
            <w:r w:rsidDel="00B446A4">
              <w:rPr>
                <w:noProof/>
                <w:webHidden/>
              </w:rPr>
              <w:tab/>
              <w:delText>50</w:delText>
            </w:r>
          </w:del>
        </w:p>
        <w:p w14:paraId="27525F52" w14:textId="13C355CF" w:rsidR="00B86EB9" w:rsidDel="00B446A4" w:rsidRDefault="00B86EB9">
          <w:pPr>
            <w:pStyle w:val="TOC2"/>
            <w:rPr>
              <w:del w:id="491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92" w:author="Irová Zuzana" w:date="2025-02-21T19:32:00Z" w16du:dateUtc="2025-02-21T18:32:00Z">
            <w:r w:rsidRPr="00B446A4" w:rsidDel="00B446A4">
              <w:rPr>
                <w:rStyle w:val="Hyperlink"/>
                <w:noProof/>
                <w:highlight w:val="yellow"/>
                <w:lang w:eastAsia="cs-CZ"/>
              </w:rPr>
              <w:delText>3.2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  <w:highlight w:val="yellow"/>
                <w:lang w:eastAsia="cs-CZ"/>
              </w:rPr>
              <w:delText>Seznam rolí</w:delText>
            </w:r>
            <w:r w:rsidDel="00B446A4">
              <w:rPr>
                <w:noProof/>
                <w:webHidden/>
              </w:rPr>
              <w:tab/>
              <w:delText>50</w:delText>
            </w:r>
          </w:del>
        </w:p>
        <w:p w14:paraId="1E1F84FD" w14:textId="606BBF12" w:rsidR="00B86EB9" w:rsidDel="00B446A4" w:rsidRDefault="00B86EB9">
          <w:pPr>
            <w:pStyle w:val="TOC2"/>
            <w:rPr>
              <w:del w:id="493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94" w:author="Irová Zuzana" w:date="2025-02-21T19:32:00Z" w16du:dateUtc="2025-02-21T18:32:00Z">
            <w:r w:rsidRPr="00B446A4" w:rsidDel="00B446A4">
              <w:rPr>
                <w:rStyle w:val="Hyperlink"/>
                <w:noProof/>
                <w:lang w:eastAsia="cs-CZ"/>
              </w:rPr>
              <w:delText>3.3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  <w:lang w:eastAsia="cs-CZ"/>
              </w:rPr>
              <w:delText>Pracovní týmy</w:delText>
            </w:r>
            <w:r w:rsidDel="00B446A4">
              <w:rPr>
                <w:noProof/>
                <w:webHidden/>
              </w:rPr>
              <w:tab/>
              <w:delText>50</w:delText>
            </w:r>
          </w:del>
        </w:p>
        <w:p w14:paraId="3A3D9A3A" w14:textId="44627533" w:rsidR="00B86EB9" w:rsidDel="00B446A4" w:rsidRDefault="00B86EB9">
          <w:pPr>
            <w:pStyle w:val="TOC1"/>
            <w:rPr>
              <w:del w:id="495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96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4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Případy užití</w:delText>
            </w:r>
            <w:r w:rsidDel="00B446A4">
              <w:rPr>
                <w:noProof/>
                <w:webHidden/>
              </w:rPr>
              <w:tab/>
              <w:delText>51</w:delText>
            </w:r>
          </w:del>
        </w:p>
        <w:p w14:paraId="68528560" w14:textId="46DA3EFC" w:rsidR="00B86EB9" w:rsidDel="00B446A4" w:rsidRDefault="00B86EB9">
          <w:pPr>
            <w:pStyle w:val="TOC1"/>
            <w:rPr>
              <w:del w:id="497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498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5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Systémové funkce</w:delText>
            </w:r>
            <w:r w:rsidDel="00B446A4">
              <w:rPr>
                <w:noProof/>
                <w:webHidden/>
              </w:rPr>
              <w:tab/>
              <w:delText>52</w:delText>
            </w:r>
          </w:del>
        </w:p>
        <w:p w14:paraId="40D399B4" w14:textId="116DB554" w:rsidR="00B86EB9" w:rsidDel="00B446A4" w:rsidRDefault="00B86EB9">
          <w:pPr>
            <w:pStyle w:val="TOC2"/>
            <w:rPr>
              <w:del w:id="499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00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5.1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Fakturace</w:delText>
            </w:r>
            <w:r w:rsidDel="00B446A4">
              <w:rPr>
                <w:noProof/>
                <w:webHidden/>
              </w:rPr>
              <w:tab/>
              <w:delText>53</w:delText>
            </w:r>
          </w:del>
        </w:p>
        <w:p w14:paraId="10BC6277" w14:textId="4B09D99B" w:rsidR="00B86EB9" w:rsidDel="00B446A4" w:rsidRDefault="00B86EB9">
          <w:pPr>
            <w:pStyle w:val="TOC3"/>
            <w:rPr>
              <w:del w:id="501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02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5.1.1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Vytvoř fakturační dávku (SYS.BAR.0.6.HR)</w:delText>
            </w:r>
            <w:r w:rsidDel="00B446A4">
              <w:rPr>
                <w:noProof/>
                <w:webHidden/>
              </w:rPr>
              <w:tab/>
              <w:delText>53</w:delText>
            </w:r>
          </w:del>
        </w:p>
        <w:p w14:paraId="261A1B11" w14:textId="0C8E9621" w:rsidR="00B86EB9" w:rsidDel="00B446A4" w:rsidRDefault="00B86EB9">
          <w:pPr>
            <w:pStyle w:val="TOC2"/>
            <w:rPr>
              <w:del w:id="503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04" w:author="Irová Zuzana" w:date="2025-02-21T19:32:00Z" w16du:dateUtc="2025-02-21T18:32:00Z">
            <w:r w:rsidRPr="00B446A4" w:rsidDel="00B446A4">
              <w:rPr>
                <w:rStyle w:val="Hyperlink"/>
                <w:noProof/>
                <w:lang w:eastAsia="cs-CZ"/>
              </w:rPr>
              <w:delText>5.2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  <w:lang w:eastAsia="cs-CZ"/>
              </w:rPr>
              <w:delText>Zpracování mýtných transakcí</w:delText>
            </w:r>
            <w:r w:rsidDel="00B446A4">
              <w:rPr>
                <w:noProof/>
                <w:webHidden/>
              </w:rPr>
              <w:tab/>
              <w:delText>55</w:delText>
            </w:r>
          </w:del>
        </w:p>
        <w:p w14:paraId="528D189E" w14:textId="0F1984E1" w:rsidR="00B86EB9" w:rsidDel="00B446A4" w:rsidRDefault="00B86EB9">
          <w:pPr>
            <w:pStyle w:val="TOC3"/>
            <w:rPr>
              <w:del w:id="505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06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5.2.1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Ulož mýtnou transakci (SYS.BAR.1.8.HR)</w:delText>
            </w:r>
            <w:r w:rsidDel="00B446A4">
              <w:rPr>
                <w:noProof/>
                <w:webHidden/>
              </w:rPr>
              <w:tab/>
              <w:delText>55</w:delText>
            </w:r>
          </w:del>
        </w:p>
        <w:p w14:paraId="09F63D25" w14:textId="3A41628C" w:rsidR="00B86EB9" w:rsidDel="00B446A4" w:rsidRDefault="00B86EB9">
          <w:pPr>
            <w:pStyle w:val="TOC3"/>
            <w:rPr>
              <w:del w:id="507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08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5.2.2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Vytvoř billing details (SYS.BAR.1.9.HR)</w:delText>
            </w:r>
            <w:r w:rsidDel="00B446A4">
              <w:rPr>
                <w:noProof/>
                <w:webHidden/>
              </w:rPr>
              <w:tab/>
              <w:delText>64</w:delText>
            </w:r>
          </w:del>
        </w:p>
        <w:p w14:paraId="46945C74" w14:textId="37375F2F" w:rsidR="00B86EB9" w:rsidDel="00B446A4" w:rsidRDefault="00B86EB9">
          <w:pPr>
            <w:pStyle w:val="TOC3"/>
            <w:rPr>
              <w:del w:id="509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10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5.2.3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Zaplať mýtnou transakci (SYS.BAR.1.10.HR)</w:delText>
            </w:r>
            <w:r w:rsidDel="00B446A4">
              <w:rPr>
                <w:noProof/>
                <w:webHidden/>
              </w:rPr>
              <w:tab/>
              <w:delText>66</w:delText>
            </w:r>
          </w:del>
        </w:p>
        <w:p w14:paraId="44ABA7D4" w14:textId="5E0E73A4" w:rsidR="00B86EB9" w:rsidDel="00B446A4" w:rsidRDefault="00B86EB9">
          <w:pPr>
            <w:pStyle w:val="TOC2"/>
            <w:rPr>
              <w:del w:id="511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12" w:author="Irová Zuzana" w:date="2025-02-21T19:32:00Z" w16du:dateUtc="2025-02-21T18:32:00Z">
            <w:r w:rsidRPr="00B446A4" w:rsidDel="00B446A4">
              <w:rPr>
                <w:rStyle w:val="Hyperlink"/>
                <w:noProof/>
                <w:lang w:eastAsia="cs-CZ"/>
              </w:rPr>
              <w:delText>5.3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  <w:lang w:eastAsia="cs-CZ"/>
              </w:rPr>
              <w:delText>Operace s platbami</w:delText>
            </w:r>
            <w:r w:rsidDel="00B446A4">
              <w:rPr>
                <w:noProof/>
                <w:webHidden/>
              </w:rPr>
              <w:tab/>
              <w:delText>71</w:delText>
            </w:r>
          </w:del>
        </w:p>
        <w:p w14:paraId="08525A1E" w14:textId="4BB04084" w:rsidR="00B86EB9" w:rsidDel="00B446A4" w:rsidRDefault="00B86EB9">
          <w:pPr>
            <w:pStyle w:val="TOC3"/>
            <w:rPr>
              <w:del w:id="513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14" w:author="Irová Zuzana" w:date="2025-02-21T19:32:00Z" w16du:dateUtc="2025-02-21T18:32:00Z">
            <w:r w:rsidRPr="00B446A4" w:rsidDel="00B446A4">
              <w:rPr>
                <w:rStyle w:val="Hyperlink"/>
                <w:noProof/>
                <w:lang w:eastAsia="cs-CZ"/>
              </w:rPr>
              <w:delText>5.3.1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  <w:lang w:eastAsia="cs-CZ"/>
              </w:rPr>
              <w:delText>Zaplať předplacený kredit – Pre-paid (SYS.BAR.2.15.HR)</w:delText>
            </w:r>
            <w:r w:rsidDel="00B446A4">
              <w:rPr>
                <w:noProof/>
                <w:webHidden/>
              </w:rPr>
              <w:tab/>
              <w:delText>71</w:delText>
            </w:r>
          </w:del>
        </w:p>
        <w:p w14:paraId="5A57EC2A" w14:textId="4D56D3DD" w:rsidR="00B86EB9" w:rsidDel="00B446A4" w:rsidRDefault="00B86EB9">
          <w:pPr>
            <w:pStyle w:val="TOC1"/>
            <w:rPr>
              <w:del w:id="515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16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6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Neprocesní funkcionality</w:delText>
            </w:r>
            <w:r w:rsidDel="00B446A4">
              <w:rPr>
                <w:noProof/>
                <w:webHidden/>
              </w:rPr>
              <w:tab/>
              <w:delText>82</w:delText>
            </w:r>
          </w:del>
        </w:p>
        <w:p w14:paraId="7A0BFB18" w14:textId="13C0C01E" w:rsidR="00B86EB9" w:rsidDel="00B446A4" w:rsidRDefault="00B86EB9">
          <w:pPr>
            <w:pStyle w:val="TOC2"/>
            <w:rPr>
              <w:del w:id="517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18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6.1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Fakturace</w:delText>
            </w:r>
            <w:r w:rsidDel="00B446A4">
              <w:rPr>
                <w:noProof/>
                <w:webHidden/>
              </w:rPr>
              <w:tab/>
              <w:delText>82</w:delText>
            </w:r>
          </w:del>
        </w:p>
        <w:p w14:paraId="38ACC0E1" w14:textId="6506DA53" w:rsidR="00B86EB9" w:rsidDel="00B446A4" w:rsidRDefault="00B86EB9">
          <w:pPr>
            <w:pStyle w:val="TOC3"/>
            <w:rPr>
              <w:del w:id="519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20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6.1.1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Číslování faktur</w:delText>
            </w:r>
            <w:r w:rsidDel="00B446A4">
              <w:rPr>
                <w:noProof/>
                <w:webHidden/>
              </w:rPr>
              <w:tab/>
              <w:delText>82</w:delText>
            </w:r>
          </w:del>
        </w:p>
        <w:p w14:paraId="567046A3" w14:textId="147D582E" w:rsidR="00B86EB9" w:rsidDel="00B446A4" w:rsidRDefault="00B86EB9">
          <w:pPr>
            <w:pStyle w:val="TOC3"/>
            <w:rPr>
              <w:del w:id="521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22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6.1.2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Číslování plateb</w:delText>
            </w:r>
            <w:r w:rsidDel="00B446A4">
              <w:rPr>
                <w:noProof/>
                <w:webHidden/>
              </w:rPr>
              <w:tab/>
              <w:delText>84</w:delText>
            </w:r>
          </w:del>
        </w:p>
        <w:p w14:paraId="2C52BF52" w14:textId="1CC80C51" w:rsidR="00B86EB9" w:rsidDel="00B446A4" w:rsidRDefault="00B86EB9">
          <w:pPr>
            <w:pStyle w:val="TOC3"/>
            <w:rPr>
              <w:del w:id="523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24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6.1.3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Zaokrouhlování</w:delText>
            </w:r>
            <w:r w:rsidDel="00B446A4">
              <w:rPr>
                <w:noProof/>
                <w:webHidden/>
              </w:rPr>
              <w:tab/>
              <w:delText>84</w:delText>
            </w:r>
          </w:del>
        </w:p>
        <w:p w14:paraId="7D827A09" w14:textId="3C8C9DCF" w:rsidR="00B86EB9" w:rsidDel="00B446A4" w:rsidRDefault="00B86EB9">
          <w:pPr>
            <w:pStyle w:val="TOC3"/>
            <w:rPr>
              <w:del w:id="525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26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6.1.4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Variabilní symbol</w:delText>
            </w:r>
            <w:r w:rsidDel="00B446A4">
              <w:rPr>
                <w:noProof/>
                <w:webHidden/>
              </w:rPr>
              <w:tab/>
              <w:delText>85</w:delText>
            </w:r>
          </w:del>
        </w:p>
        <w:p w14:paraId="1190B5E4" w14:textId="635D07FB" w:rsidR="00B86EB9" w:rsidDel="00B446A4" w:rsidRDefault="00B86EB9">
          <w:pPr>
            <w:pStyle w:val="TOC3"/>
            <w:rPr>
              <w:del w:id="527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28" w:author="Irová Zuzana" w:date="2025-02-21T19:32:00Z" w16du:dateUtc="2025-02-21T18:32:00Z">
            <w:r w:rsidRPr="00B446A4" w:rsidDel="00B446A4">
              <w:rPr>
                <w:rStyle w:val="Hyperlink"/>
                <w:noProof/>
                <w:highlight w:val="yellow"/>
              </w:rPr>
              <w:delText>6.1.5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  <w:highlight w:val="yellow"/>
              </w:rPr>
              <w:delText>Atributy dokumentu pro dobropis a vrubopis</w:delText>
            </w:r>
            <w:r w:rsidDel="00B446A4">
              <w:rPr>
                <w:noProof/>
                <w:webHidden/>
              </w:rPr>
              <w:tab/>
              <w:delText>85</w:delText>
            </w:r>
          </w:del>
        </w:p>
        <w:p w14:paraId="779EA0CD" w14:textId="49EE0241" w:rsidR="00B86EB9" w:rsidDel="00B446A4" w:rsidRDefault="00B86EB9">
          <w:pPr>
            <w:pStyle w:val="TOC2"/>
            <w:rPr>
              <w:del w:id="529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30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6.2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BIBA - pravidla pro určení BIBA</w:delText>
            </w:r>
            <w:r w:rsidDel="00B446A4">
              <w:rPr>
                <w:noProof/>
                <w:webHidden/>
              </w:rPr>
              <w:tab/>
              <w:delText>85</w:delText>
            </w:r>
          </w:del>
        </w:p>
        <w:p w14:paraId="1B8BC26C" w14:textId="335BACAB" w:rsidR="00B86EB9" w:rsidDel="00B446A4" w:rsidRDefault="00B86EB9">
          <w:pPr>
            <w:pStyle w:val="TOC2"/>
            <w:rPr>
              <w:del w:id="531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32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6.3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Vliv plateb na BM Balance</w:delText>
            </w:r>
            <w:r w:rsidDel="00B446A4">
              <w:rPr>
                <w:noProof/>
                <w:webHidden/>
              </w:rPr>
              <w:tab/>
              <w:delText>86</w:delText>
            </w:r>
          </w:del>
        </w:p>
        <w:p w14:paraId="5BAE7D14" w14:textId="2B60642C" w:rsidR="00B86EB9" w:rsidDel="00B446A4" w:rsidRDefault="00B86EB9">
          <w:pPr>
            <w:pStyle w:val="TOC1"/>
            <w:rPr>
              <w:del w:id="533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34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7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Příloha A – Integrační body</w:delText>
            </w:r>
            <w:r w:rsidDel="00B446A4">
              <w:rPr>
                <w:noProof/>
                <w:webHidden/>
              </w:rPr>
              <w:tab/>
              <w:delText>87</w:delText>
            </w:r>
          </w:del>
        </w:p>
        <w:p w14:paraId="50014BEB" w14:textId="1859F6D4" w:rsidR="00B86EB9" w:rsidDel="00B446A4" w:rsidRDefault="00B86EB9">
          <w:pPr>
            <w:pStyle w:val="TOC2"/>
            <w:rPr>
              <w:del w:id="535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36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7.1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Rozhraní TC HR – HAC (INT.BAR.26.HR)</w:delText>
            </w:r>
            <w:r w:rsidDel="00B446A4">
              <w:rPr>
                <w:noProof/>
                <w:webHidden/>
              </w:rPr>
              <w:tab/>
              <w:delText>87</w:delText>
            </w:r>
          </w:del>
        </w:p>
        <w:p w14:paraId="5CCA668A" w14:textId="4E2AA0C3" w:rsidR="00B86EB9" w:rsidDel="00B446A4" w:rsidRDefault="00B86EB9">
          <w:pPr>
            <w:pStyle w:val="TOC2"/>
            <w:rPr>
              <w:del w:id="537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38" w:author="Irová Zuzana" w:date="2025-02-21T19:32:00Z" w16du:dateUtc="2025-02-21T18:32:00Z">
            <w:r w:rsidRPr="00B446A4" w:rsidDel="00B446A4">
              <w:rPr>
                <w:rStyle w:val="Hyperlink"/>
                <w:noProof/>
                <w:lang w:val="en-US"/>
              </w:rPr>
              <w:delText>7.2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  <w:lang w:val="en-US"/>
              </w:rPr>
              <w:delText>Rozhraní Platební brána CorvusPay (INT.BAR.27.HR)</w:delText>
            </w:r>
            <w:r w:rsidDel="00B446A4">
              <w:rPr>
                <w:noProof/>
                <w:webHidden/>
              </w:rPr>
              <w:tab/>
              <w:delText>87</w:delText>
            </w:r>
          </w:del>
        </w:p>
        <w:p w14:paraId="5BCC92C0" w14:textId="735C60F7" w:rsidR="00B86EB9" w:rsidDel="00B446A4" w:rsidRDefault="00B86EB9">
          <w:pPr>
            <w:pStyle w:val="TOC3"/>
            <w:rPr>
              <w:del w:id="539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40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7.2.1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Request</w:delText>
            </w:r>
            <w:r w:rsidDel="00B446A4">
              <w:rPr>
                <w:noProof/>
                <w:webHidden/>
              </w:rPr>
              <w:tab/>
              <w:delText>88</w:delText>
            </w:r>
          </w:del>
        </w:p>
        <w:p w14:paraId="5226A8B0" w14:textId="4B47CEF1" w:rsidR="00B86EB9" w:rsidDel="00B446A4" w:rsidRDefault="00B86EB9">
          <w:pPr>
            <w:pStyle w:val="TOC3"/>
            <w:rPr>
              <w:del w:id="541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42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7.2.2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Response</w:delText>
            </w:r>
            <w:r w:rsidDel="00B446A4">
              <w:rPr>
                <w:noProof/>
                <w:webHidden/>
              </w:rPr>
              <w:tab/>
              <w:delText>88</w:delText>
            </w:r>
          </w:del>
        </w:p>
        <w:p w14:paraId="30225915" w14:textId="0836CCB3" w:rsidR="00B86EB9" w:rsidDel="00B446A4" w:rsidRDefault="00B86EB9">
          <w:pPr>
            <w:pStyle w:val="TOC1"/>
            <w:rPr>
              <w:del w:id="543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44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8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Příloha B – Vstupní a výstupní artefakty</w:delText>
            </w:r>
            <w:r w:rsidDel="00B446A4">
              <w:rPr>
                <w:noProof/>
                <w:webHidden/>
              </w:rPr>
              <w:tab/>
              <w:delText>89</w:delText>
            </w:r>
          </w:del>
        </w:p>
        <w:p w14:paraId="30C038BF" w14:textId="4DA3F274" w:rsidR="00B86EB9" w:rsidDel="00B446A4" w:rsidRDefault="00B86EB9">
          <w:pPr>
            <w:pStyle w:val="TOC2"/>
            <w:rPr>
              <w:del w:id="545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46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8.1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Externí oznámení (e-mail, SMS)</w:delText>
            </w:r>
            <w:r w:rsidDel="00B446A4">
              <w:rPr>
                <w:noProof/>
                <w:webHidden/>
              </w:rPr>
              <w:tab/>
              <w:delText>89</w:delText>
            </w:r>
          </w:del>
        </w:p>
        <w:p w14:paraId="594DC11D" w14:textId="74C71B2F" w:rsidR="00B86EB9" w:rsidDel="00B446A4" w:rsidRDefault="00B86EB9">
          <w:pPr>
            <w:pStyle w:val="TOC3"/>
            <w:rPr>
              <w:del w:id="547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48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8.1.1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Společná nastavení – e-mail</w:delText>
            </w:r>
            <w:r w:rsidDel="00B446A4">
              <w:rPr>
                <w:noProof/>
                <w:webHidden/>
              </w:rPr>
              <w:tab/>
              <w:delText>89</w:delText>
            </w:r>
          </w:del>
        </w:p>
        <w:p w14:paraId="16F66B8D" w14:textId="676C9FC2" w:rsidR="00B86EB9" w:rsidDel="00B446A4" w:rsidRDefault="00B86EB9">
          <w:pPr>
            <w:pStyle w:val="TOC3"/>
            <w:rPr>
              <w:del w:id="549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50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8.1.2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Společná nastavení – SMS</w:delText>
            </w:r>
            <w:r w:rsidDel="00B446A4">
              <w:rPr>
                <w:noProof/>
                <w:webHidden/>
              </w:rPr>
              <w:tab/>
              <w:delText>90</w:delText>
            </w:r>
          </w:del>
        </w:p>
        <w:p w14:paraId="0688B6ED" w14:textId="6B41676B" w:rsidR="00B86EB9" w:rsidDel="00B446A4" w:rsidRDefault="00B86EB9">
          <w:pPr>
            <w:pStyle w:val="TOC3"/>
            <w:rPr>
              <w:del w:id="551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52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8.1.3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Unpaid toll transaction notification (NTF.BAR.03.HR)</w:delText>
            </w:r>
            <w:r w:rsidDel="00B446A4">
              <w:rPr>
                <w:noProof/>
                <w:webHidden/>
              </w:rPr>
              <w:tab/>
              <w:delText>90</w:delText>
            </w:r>
          </w:del>
        </w:p>
        <w:p w14:paraId="45DE4623" w14:textId="1C97DA8D" w:rsidR="00B86EB9" w:rsidDel="00B446A4" w:rsidRDefault="00B86EB9">
          <w:pPr>
            <w:pStyle w:val="TOC3"/>
            <w:rPr>
              <w:del w:id="553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54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8.1.4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Unpaid toll transaction SMS notification (NTF.BAR.04.HR)</w:delText>
            </w:r>
            <w:r w:rsidDel="00B446A4">
              <w:rPr>
                <w:noProof/>
                <w:webHidden/>
              </w:rPr>
              <w:tab/>
              <w:delText>91</w:delText>
            </w:r>
          </w:del>
        </w:p>
        <w:p w14:paraId="7B3594B6" w14:textId="2163C1C1" w:rsidR="00B86EB9" w:rsidDel="00B446A4" w:rsidRDefault="00B86EB9">
          <w:pPr>
            <w:pStyle w:val="TOC2"/>
            <w:rPr>
              <w:del w:id="555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56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8.2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Výměnné soubory</w:delText>
            </w:r>
            <w:r w:rsidDel="00B446A4">
              <w:rPr>
                <w:noProof/>
                <w:webHidden/>
              </w:rPr>
              <w:tab/>
              <w:delText>92</w:delText>
            </w:r>
          </w:del>
        </w:p>
        <w:p w14:paraId="51970ED0" w14:textId="583CA525" w:rsidR="00B86EB9" w:rsidDel="00B446A4" w:rsidRDefault="00B86EB9">
          <w:pPr>
            <w:pStyle w:val="TOC3"/>
            <w:rPr>
              <w:del w:id="557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58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8.2.1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Rozhraní TC HR – HAC (INT.BAR.26.HR)</w:delText>
            </w:r>
            <w:r w:rsidDel="00B446A4">
              <w:rPr>
                <w:noProof/>
                <w:webHidden/>
              </w:rPr>
              <w:tab/>
              <w:delText>92</w:delText>
            </w:r>
          </w:del>
        </w:p>
        <w:p w14:paraId="2B2035C7" w14:textId="048F107A" w:rsidR="00B86EB9" w:rsidDel="00B446A4" w:rsidRDefault="00B86EB9">
          <w:pPr>
            <w:pStyle w:val="TOC1"/>
            <w:rPr>
              <w:del w:id="559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60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9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Příloha C – Konfigurovatelnost modulu</w:delText>
            </w:r>
            <w:r w:rsidDel="00B446A4">
              <w:rPr>
                <w:noProof/>
                <w:webHidden/>
              </w:rPr>
              <w:tab/>
              <w:delText>95</w:delText>
            </w:r>
          </w:del>
        </w:p>
        <w:p w14:paraId="0DBBE292" w14:textId="4792E119" w:rsidR="00B86EB9" w:rsidDel="00B446A4" w:rsidRDefault="00B86EB9">
          <w:pPr>
            <w:pStyle w:val="TOC2"/>
            <w:rPr>
              <w:del w:id="561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62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9.1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Naplánované operace</w:delText>
            </w:r>
            <w:r w:rsidDel="00B446A4">
              <w:rPr>
                <w:noProof/>
                <w:webHidden/>
              </w:rPr>
              <w:tab/>
              <w:delText>95</w:delText>
            </w:r>
          </w:del>
        </w:p>
        <w:p w14:paraId="7BEFB541" w14:textId="201E3404" w:rsidR="00B86EB9" w:rsidDel="00B446A4" w:rsidRDefault="00B86EB9">
          <w:pPr>
            <w:pStyle w:val="TOC2"/>
            <w:rPr>
              <w:del w:id="563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64" w:author="Irová Zuzana" w:date="2025-02-21T19:32:00Z" w16du:dateUtc="2025-02-21T18:32:00Z">
            <w:r w:rsidRPr="00B446A4" w:rsidDel="00B446A4">
              <w:rPr>
                <w:rStyle w:val="Hyperlink"/>
                <w:noProof/>
                <w:highlight w:val="yellow"/>
              </w:rPr>
              <w:delText>9.2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  <w:highlight w:val="yellow"/>
              </w:rPr>
              <w:delText>Konfigurační klíče</w:delText>
            </w:r>
            <w:r w:rsidDel="00B446A4">
              <w:rPr>
                <w:noProof/>
                <w:webHidden/>
              </w:rPr>
              <w:tab/>
              <w:delText>95</w:delText>
            </w:r>
          </w:del>
        </w:p>
        <w:p w14:paraId="360983FD" w14:textId="7CD2722D" w:rsidR="00B86EB9" w:rsidDel="00B446A4" w:rsidRDefault="00B86EB9">
          <w:pPr>
            <w:pStyle w:val="TOC2"/>
            <w:rPr>
              <w:del w:id="565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66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9.3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Číselníky a systémová nastavení</w:delText>
            </w:r>
            <w:r w:rsidDel="00B446A4">
              <w:rPr>
                <w:noProof/>
                <w:webHidden/>
              </w:rPr>
              <w:tab/>
              <w:delText>96</w:delText>
            </w:r>
          </w:del>
        </w:p>
        <w:p w14:paraId="261940AD" w14:textId="4E1393CA" w:rsidR="00B86EB9" w:rsidDel="00B446A4" w:rsidRDefault="00B86EB9">
          <w:pPr>
            <w:pStyle w:val="TOC3"/>
            <w:rPr>
              <w:del w:id="567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68" w:author="Irová Zuzana" w:date="2025-02-21T19:32:00Z" w16du:dateUtc="2025-02-21T18:32:00Z">
            <w:r w:rsidRPr="00B446A4" w:rsidDel="00B446A4">
              <w:rPr>
                <w:rStyle w:val="Hyperlink"/>
                <w:noProof/>
                <w:lang w:eastAsia="cs-CZ"/>
              </w:rPr>
              <w:delText>9.3.1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  <w:lang w:eastAsia="cs-CZ"/>
              </w:rPr>
              <w:delText>Payment Type (Typ platby)</w:delText>
            </w:r>
            <w:r w:rsidDel="00B446A4">
              <w:rPr>
                <w:noProof/>
                <w:webHidden/>
              </w:rPr>
              <w:tab/>
              <w:delText>96</w:delText>
            </w:r>
          </w:del>
        </w:p>
        <w:p w14:paraId="31D2F66E" w14:textId="40CB997D" w:rsidR="00B86EB9" w:rsidDel="00B446A4" w:rsidRDefault="00B86EB9">
          <w:pPr>
            <w:pStyle w:val="TOC3"/>
            <w:rPr>
              <w:del w:id="569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70" w:author="Irová Zuzana" w:date="2025-02-21T19:32:00Z" w16du:dateUtc="2025-02-21T18:32:00Z">
            <w:r w:rsidRPr="00B446A4" w:rsidDel="00B446A4">
              <w:rPr>
                <w:rStyle w:val="Hyperlink"/>
                <w:noProof/>
              </w:rPr>
              <w:delText>9.3.2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</w:rPr>
              <w:delText>Rounding (Zaokrouhlování)</w:delText>
            </w:r>
            <w:r w:rsidDel="00B446A4">
              <w:rPr>
                <w:noProof/>
                <w:webHidden/>
              </w:rPr>
              <w:tab/>
              <w:delText>97</w:delText>
            </w:r>
          </w:del>
        </w:p>
        <w:p w14:paraId="05449BAD" w14:textId="34C7154F" w:rsidR="00B86EB9" w:rsidDel="00B446A4" w:rsidRDefault="00B86EB9">
          <w:pPr>
            <w:pStyle w:val="TOC3"/>
            <w:rPr>
              <w:del w:id="571" w:author="Irová Zuzana" w:date="2025-02-21T19:32:00Z" w16du:dateUtc="2025-02-21T18:32:00Z"/>
              <w:rFonts w:eastAsiaTheme="minorEastAsia" w:cstheme="minorBidi" w:hint="eastAsia"/>
              <w:noProof/>
              <w:kern w:val="2"/>
              <w:sz w:val="24"/>
              <w:lang w:val="en-US" w:eastAsia="en-US"/>
              <w14:ligatures w14:val="standardContextual"/>
            </w:rPr>
          </w:pPr>
          <w:del w:id="572" w:author="Irová Zuzana" w:date="2025-02-21T19:32:00Z" w16du:dateUtc="2025-02-21T18:32:00Z">
            <w:r w:rsidRPr="00B446A4" w:rsidDel="00B446A4">
              <w:rPr>
                <w:rStyle w:val="Hyperlink"/>
                <w:noProof/>
                <w:lang w:eastAsia="cs-CZ"/>
              </w:rPr>
              <w:delText>9.3.3</w:delText>
            </w:r>
            <w:r w:rsidDel="00B446A4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B446A4" w:rsidDel="00B446A4">
              <w:rPr>
                <w:rStyle w:val="Hyperlink"/>
                <w:noProof/>
                <w:lang w:eastAsia="cs-CZ"/>
              </w:rPr>
              <w:delText>Payment method for SC</w:delText>
            </w:r>
            <w:r w:rsidDel="00B446A4">
              <w:rPr>
                <w:noProof/>
                <w:webHidden/>
              </w:rPr>
              <w:tab/>
              <w:delText>97</w:delText>
            </w:r>
          </w:del>
        </w:p>
        <w:p w14:paraId="1737B035" w14:textId="26BA2DC6" w:rsidR="00CD0A42" w:rsidRPr="00955C1D" w:rsidRDefault="00CD0A42">
          <w:r w:rsidRPr="00955C1D">
            <w:rPr>
              <w:b/>
              <w:bCs/>
            </w:rPr>
            <w:fldChar w:fldCharType="end"/>
          </w:r>
        </w:p>
      </w:sdtContent>
    </w:sdt>
    <w:p w14:paraId="4E6F9807" w14:textId="77777777" w:rsidR="00CD0A42" w:rsidRPr="00955C1D" w:rsidRDefault="00CD0A42" w:rsidP="00B6138F"/>
    <w:p w14:paraId="2A2815EB" w14:textId="77777777" w:rsidR="00CD0A42" w:rsidRPr="00955C1D" w:rsidRDefault="00CD0A42">
      <w:pPr>
        <w:pStyle w:val="NormalIndent"/>
      </w:pPr>
      <w:r w:rsidRPr="00955C1D">
        <w:br w:type="page"/>
      </w:r>
    </w:p>
    <w:p w14:paraId="3FA899BC" w14:textId="77777777" w:rsidR="00AA4093" w:rsidRPr="00955C1D" w:rsidRDefault="00AA4093" w:rsidP="00AA4093">
      <w:pPr>
        <w:pStyle w:val="Heading1"/>
        <w:numPr>
          <w:ilvl w:val="0"/>
          <w:numId w:val="0"/>
        </w:numPr>
        <w:ind w:left="432" w:hanging="432"/>
        <w:jc w:val="both"/>
        <w:rPr>
          <w:rFonts w:hint="eastAsia"/>
        </w:rPr>
      </w:pPr>
      <w:bookmarkStart w:id="573" w:name="_Toc535241531"/>
      <w:bookmarkStart w:id="574" w:name="_Toc536197816"/>
      <w:bookmarkStart w:id="575" w:name="_Toc536200050"/>
      <w:bookmarkStart w:id="576" w:name="_Toc32395338"/>
      <w:bookmarkStart w:id="577" w:name="_Toc46490570"/>
      <w:bookmarkStart w:id="578" w:name="_Toc54873129"/>
      <w:bookmarkStart w:id="579" w:name="_Toc201568856"/>
      <w:r w:rsidRPr="00955C1D">
        <w:lastRenderedPageBreak/>
        <w:t>Historie dokumentu</w:t>
      </w:r>
      <w:bookmarkEnd w:id="579"/>
    </w:p>
    <w:p w14:paraId="421E87F4" w14:textId="7A1116E9" w:rsidR="00AA4093" w:rsidRDefault="00AA4093">
      <w:pPr>
        <w:pStyle w:val="Caption"/>
      </w:pPr>
      <w:r>
        <w:t xml:space="preserve">Tabulka </w:t>
      </w:r>
      <w:fldSimple w:instr=" SEQ Tabulka \* ARABIC ">
        <w:r w:rsidR="001E11DC">
          <w:rPr>
            <w:noProof/>
          </w:rPr>
          <w:t>1</w:t>
        </w:r>
      </w:fldSimple>
      <w:r w:rsidRPr="009B7CA7">
        <w:t>: Historie dokumentu</w:t>
      </w:r>
    </w:p>
    <w:tbl>
      <w:tblPr>
        <w:tblW w:w="9559" w:type="dxa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9"/>
        <w:gridCol w:w="1621"/>
        <w:gridCol w:w="5670"/>
        <w:gridCol w:w="1559"/>
      </w:tblGrid>
      <w:tr w:rsidR="00AA4093" w:rsidRPr="00955C1D" w14:paraId="7C266DFE" w14:textId="77777777">
        <w:trPr>
          <w:trHeight w:val="270"/>
          <w:tblHeader/>
        </w:trPr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</w:tcPr>
          <w:p w14:paraId="2852807F" w14:textId="77777777" w:rsidR="00AA4093" w:rsidRPr="00DE0135" w:rsidRDefault="00AA4093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DE013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Verze</w:t>
            </w:r>
          </w:p>
        </w:tc>
        <w:tc>
          <w:tcPr>
            <w:tcW w:w="162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</w:tcPr>
          <w:p w14:paraId="00184E59" w14:textId="77777777" w:rsidR="00AA4093" w:rsidRPr="00DE0135" w:rsidRDefault="00AA4093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DE013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Autor/Datum</w:t>
            </w:r>
          </w:p>
        </w:tc>
        <w:tc>
          <w:tcPr>
            <w:tcW w:w="56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</w:tcPr>
          <w:p w14:paraId="3F826760" w14:textId="77777777" w:rsidR="00AA4093" w:rsidRPr="00DE0135" w:rsidRDefault="00AA4093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DE013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změn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</w:tcPr>
          <w:p w14:paraId="08C4ACD0" w14:textId="77777777" w:rsidR="00AA4093" w:rsidRPr="00DE0135" w:rsidRDefault="00AA4093">
            <w:pPr>
              <w:spacing w:after="0"/>
              <w:ind w:left="360"/>
              <w:jc w:val="both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DE013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JIRA</w:t>
            </w:r>
          </w:p>
        </w:tc>
      </w:tr>
      <w:tr w:rsidR="008B0C0F" w:rsidRPr="00955C1D" w14:paraId="5EB0B88A" w14:textId="77777777" w:rsidTr="00BF3DED">
        <w:trPr>
          <w:trHeight w:val="255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40B0E0" w14:textId="37B04C93" w:rsidR="008B0C0F" w:rsidRDefault="001B0E99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0.01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1323DCF" w14:textId="77777777" w:rsidR="008B0C0F" w:rsidRDefault="001B0E99" w:rsidP="00BF3DED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Zuzana Irová</w:t>
            </w:r>
          </w:p>
          <w:p w14:paraId="231E33AB" w14:textId="77777777" w:rsidR="001B0E99" w:rsidRDefault="001B0E99" w:rsidP="00BF3DED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Václav Liška</w:t>
            </w:r>
          </w:p>
          <w:p w14:paraId="7ACE24E3" w14:textId="1E4C45CA" w:rsidR="001B0E99" w:rsidRDefault="00972167" w:rsidP="00BF3DED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1.2.2025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1B1CD41" w14:textId="77777777" w:rsidR="00DF6589" w:rsidRDefault="00311F88" w:rsidP="00A407E8">
            <w:pPr>
              <w:spacing w:after="0" w:line="276" w:lineRule="auto"/>
              <w:rPr>
                <w:ins w:id="580" w:author="Irova Zuzana" w:date="2025-03-28T11:53:00Z" w16du:dateUtc="2025-03-28T10:53:00Z"/>
                <w:rFonts w:eastAsia="Times New Roman" w:cstheme="minorHAnsi"/>
                <w:sz w:val="18"/>
                <w:szCs w:val="18"/>
                <w:lang w:eastAsia="cs-CZ"/>
              </w:rPr>
            </w:pPr>
            <w:ins w:id="581" w:author="Irova Zuzana" w:date="2025-03-28T11:04:00Z" w16du:dateUtc="2025-03-28T10:0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Nové UCs: </w:t>
              </w:r>
            </w:ins>
            <w:ins w:id="582" w:author="Irova Zuzana" w:date="2025-03-28T11:04:00Z">
              <w:r w:rsidRPr="00311F88">
                <w:rPr>
                  <w:rFonts w:eastAsia="Times New Roman" w:cstheme="minorHAnsi"/>
                  <w:sz w:val="18"/>
                  <w:szCs w:val="18"/>
                  <w:lang w:eastAsia="cs-CZ"/>
                </w:rPr>
                <w:t>Ulož oceněnou mýtnou transakci (SYS.BAR.1.8.HR)</w:t>
              </w:r>
            </w:ins>
            <w:ins w:id="583" w:author="Irova Zuzana" w:date="2025-03-28T11:04:00Z" w16du:dateUtc="2025-03-28T10:04:00Z">
              <w:r w:rsidR="00501B5E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</w:p>
          <w:p w14:paraId="2A02E88D" w14:textId="27945C9D" w:rsidR="00DF6589" w:rsidRDefault="00501B5E" w:rsidP="00A407E8">
            <w:pPr>
              <w:spacing w:after="0" w:line="276" w:lineRule="auto"/>
              <w:rPr>
                <w:ins w:id="584" w:author="Irova Zuzana" w:date="2025-03-28T11:53:00Z" w16du:dateUtc="2025-03-28T10:53:00Z"/>
                <w:rFonts w:eastAsia="Times New Roman" w:cstheme="minorHAnsi"/>
                <w:sz w:val="18"/>
                <w:szCs w:val="18"/>
                <w:lang w:eastAsia="cs-CZ"/>
              </w:rPr>
            </w:pPr>
            <w:ins w:id="585" w:author="Irova Zuzana" w:date="2025-03-28T11:04:00Z">
              <w:r w:rsidRPr="00501B5E">
                <w:rPr>
                  <w:rFonts w:eastAsia="Times New Roman" w:cstheme="minorHAnsi"/>
                  <w:sz w:val="18"/>
                  <w:szCs w:val="18"/>
                  <w:lang w:eastAsia="cs-CZ"/>
                </w:rPr>
                <w:t>Zagreguj oceněné události do fakturační dávky (SYS.BAR.0.12.HR)</w:t>
              </w:r>
            </w:ins>
            <w:ins w:id="586" w:author="Irova Zuzana" w:date="2025-03-28T11:04:00Z" w16du:dateUtc="2025-03-28T10:0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,</w:t>
              </w:r>
            </w:ins>
          </w:p>
          <w:p w14:paraId="37B87102" w14:textId="77777777" w:rsidR="00DF6589" w:rsidRDefault="00953C0E" w:rsidP="00A407E8">
            <w:pPr>
              <w:spacing w:after="0" w:line="276" w:lineRule="auto"/>
              <w:rPr>
                <w:ins w:id="587" w:author="Irova Zuzana" w:date="2025-03-28T11:53:00Z" w16du:dateUtc="2025-03-28T10:53:00Z"/>
                <w:rFonts w:eastAsia="Times New Roman" w:cstheme="minorHAnsi"/>
                <w:sz w:val="18"/>
                <w:szCs w:val="18"/>
                <w:lang w:eastAsia="cs-CZ"/>
              </w:rPr>
            </w:pPr>
            <w:ins w:id="588" w:author="Irova Zuzana" w:date="2025-03-28T11:05:00Z" w16du:dateUtc="2025-03-28T10:0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Vytvoř fakturační dávku (SYS.BAR.0.6.HR)</w:t>
              </w:r>
            </w:ins>
            <w:ins w:id="589" w:author="Irova Zuzana" w:date="2025-03-28T11:06:00Z" w16du:dateUtc="2025-03-28T10:06:00Z">
              <w:r w:rsidR="00EB3FFD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</w:p>
          <w:p w14:paraId="7FEDD41D" w14:textId="77777777" w:rsidR="00DF6589" w:rsidRDefault="00A407E8" w:rsidP="00A407E8">
            <w:pPr>
              <w:spacing w:after="0" w:line="276" w:lineRule="auto"/>
              <w:rPr>
                <w:ins w:id="590" w:author="Irova Zuzana" w:date="2025-03-28T11:53:00Z" w16du:dateUtc="2025-03-28T10:53:00Z"/>
                <w:rFonts w:eastAsia="Times New Roman" w:cstheme="minorHAnsi"/>
                <w:sz w:val="18"/>
                <w:szCs w:val="18"/>
                <w:lang w:eastAsia="cs-CZ"/>
              </w:rPr>
            </w:pPr>
            <w:ins w:id="591" w:author="Irova Zuzana" w:date="2025-03-28T11:07:00Z" w16du:dateUtc="2025-03-28T10:07:00Z">
              <w:r w:rsidRPr="00A407E8">
                <w:rPr>
                  <w:rFonts w:eastAsia="Times New Roman" w:cstheme="minorHAnsi"/>
                  <w:sz w:val="18"/>
                  <w:szCs w:val="18"/>
                  <w:lang w:eastAsia="cs-CZ"/>
                </w:rPr>
                <w:t>Vytvoř billing details (SYS.BAR.1.9.HR)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</w:p>
          <w:p w14:paraId="0DFAD1DB" w14:textId="4D6D94AF" w:rsidR="00953C0E" w:rsidRDefault="00A407E8" w:rsidP="00A407E8">
            <w:pPr>
              <w:spacing w:after="0" w:line="276" w:lineRule="auto"/>
              <w:rPr>
                <w:ins w:id="592" w:author="Irova Zuzana" w:date="2025-03-28T11:05:00Z" w16du:dateUtc="2025-03-28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593" w:author="Irova Zuzana" w:date="2025-03-28T11:07:00Z" w16du:dateUtc="2025-03-28T10:0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Z</w:t>
              </w:r>
              <w:r w:rsidRPr="00A407E8">
                <w:rPr>
                  <w:rFonts w:eastAsia="Times New Roman" w:cstheme="minorHAnsi"/>
                  <w:sz w:val="18"/>
                  <w:szCs w:val="18"/>
                  <w:lang w:eastAsia="cs-CZ"/>
                </w:rPr>
                <w:t>aplať mýtnou transakci tokenem (SYS.BAR.1.10.HR)</w:t>
              </w:r>
            </w:ins>
          </w:p>
          <w:p w14:paraId="69B395A1" w14:textId="7F18E8EB" w:rsidR="00EB3FFD" w:rsidRDefault="00953C0E" w:rsidP="005960D2">
            <w:pPr>
              <w:spacing w:after="0" w:line="276" w:lineRule="auto"/>
              <w:rPr>
                <w:ins w:id="594" w:author="Irova Zuzana" w:date="2025-03-28T11:06:00Z" w16du:dateUtc="2025-03-28T10:06:00Z"/>
                <w:rFonts w:eastAsia="Times New Roman" w:cstheme="minorHAnsi"/>
                <w:sz w:val="18"/>
                <w:szCs w:val="18"/>
                <w:lang w:eastAsia="cs-CZ"/>
              </w:rPr>
            </w:pPr>
            <w:ins w:id="595" w:author="Irova Zuzana" w:date="2025-03-28T11:05:00Z" w16du:dateUtc="2025-03-28T10:0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Update entit: Toll Transaction, Bill, Bill Item, Rated Toll Event, Pay</w:t>
              </w:r>
            </w:ins>
            <w:ins w:id="596" w:author="Irova Zuzana" w:date="2025-03-28T11:06:00Z" w16du:dateUtc="2025-03-28T10:0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ment</w:t>
              </w:r>
              <w:r w:rsidR="00EB3FFD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597" w:author="Irova Zuzana" w:date="2025-03-28T11:19:00Z" w16du:dateUtc="2025-03-28T10:19:00Z">
              <w:r w:rsidR="00BD4AB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 Session</w:t>
              </w:r>
            </w:ins>
          </w:p>
          <w:p w14:paraId="516A1C6A" w14:textId="4D0E3889" w:rsidR="008B0C0F" w:rsidRDefault="00EB3FFD" w:rsidP="005960D2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598" w:author="Irova Zuzana" w:date="2025-03-28T11:06:00Z" w16du:dateUtc="2025-03-28T10:0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Nová entita: Card Paym</w:t>
              </w:r>
            </w:ins>
            <w:ins w:id="599" w:author="Irova Zuzana" w:date="2025-03-28T11:07:00Z" w16du:dateUtc="2025-03-28T10:07:00Z">
              <w:r w:rsidR="00A407E8">
                <w:rPr>
                  <w:rFonts w:eastAsia="Times New Roman" w:cstheme="minorHAnsi"/>
                  <w:sz w:val="18"/>
                  <w:szCs w:val="18"/>
                  <w:lang w:eastAsia="cs-CZ"/>
                </w:rPr>
                <w:t>e</w:t>
              </w:r>
            </w:ins>
            <w:ins w:id="600" w:author="Irova Zuzana" w:date="2025-03-28T11:06:00Z" w16du:dateUtc="2025-03-28T10:0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nt Request</w:t>
              </w:r>
            </w:ins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424C0" w14:textId="1E042A36" w:rsidR="003E51CE" w:rsidRDefault="008B0C0F" w:rsidP="003E51CE">
            <w:pPr>
              <w:shd w:val="clear" w:color="auto" w:fill="FFFFFF"/>
              <w:rPr>
                <w:ins w:id="601" w:author="Irova Zuzana" w:date="2025-03-28T11:15:00Z" w16du:dateUtc="2025-03-28T10:15:00Z"/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</w:t>
            </w:r>
            <w:r w:rsidR="00884A3B">
              <w:rPr>
                <w:rFonts w:cstheme="minorHAnsi"/>
                <w:sz w:val="18"/>
                <w:szCs w:val="18"/>
              </w:rPr>
              <w:t>2</w:t>
            </w:r>
            <w:r>
              <w:rPr>
                <w:rFonts w:cstheme="minorHAnsi"/>
                <w:sz w:val="18"/>
                <w:szCs w:val="18"/>
              </w:rPr>
              <w:t>6,</w:t>
            </w:r>
            <w:r w:rsidR="00884A3B">
              <w:rPr>
                <w:rFonts w:cstheme="minorHAnsi"/>
                <w:sz w:val="18"/>
                <w:szCs w:val="18"/>
              </w:rPr>
              <w:t xml:space="preserve"> HRETC-39, HRETC-40, HRETC-41, HRETC-42</w:t>
            </w:r>
            <w:ins w:id="602" w:author="Irova Zuzana" w:date="2025-03-28T11:14:00Z" w16du:dateUtc="2025-03-28T10:14:00Z">
              <w:r w:rsidR="005449BC">
                <w:rPr>
                  <w:rFonts w:cstheme="minorHAnsi"/>
                  <w:sz w:val="18"/>
                  <w:szCs w:val="18"/>
                </w:rPr>
                <w:t xml:space="preserve">, </w:t>
              </w:r>
            </w:ins>
            <w:del w:id="603" w:author="Irova Zuzana" w:date="2025-03-28T11:14:00Z" w16du:dateUtc="2025-03-28T10:14:00Z">
              <w:r w:rsidDel="005449BC">
                <w:rPr>
                  <w:rFonts w:cstheme="minorHAnsi"/>
                  <w:sz w:val="18"/>
                  <w:szCs w:val="18"/>
                </w:rPr>
                <w:delText xml:space="preserve"> </w:delText>
              </w:r>
            </w:del>
            <w:ins w:id="604" w:author="Irova Zuzana" w:date="2025-03-28T11:14:00Z" w16du:dateUtc="2025-03-28T10:14:00Z">
              <w:r w:rsidR="005449BC">
                <w:rPr>
                  <w:rFonts w:cstheme="minorHAnsi"/>
                  <w:sz w:val="18"/>
                  <w:szCs w:val="18"/>
                </w:rPr>
                <w:t>HRETC-47, HRETC-64, HRETC-66</w:t>
              </w:r>
              <w:r w:rsidR="003E51CE">
                <w:rPr>
                  <w:rFonts w:cstheme="minorHAnsi"/>
                  <w:sz w:val="18"/>
                  <w:szCs w:val="18"/>
                </w:rPr>
                <w:t>,</w:t>
              </w:r>
            </w:ins>
            <w:ins w:id="605" w:author="Irova Zuzana" w:date="2025-03-28T11:15:00Z" w16du:dateUtc="2025-03-28T10:15:00Z">
              <w:r w:rsidR="003E51CE">
                <w:rPr>
                  <w:rFonts w:cstheme="minorHAnsi"/>
                  <w:sz w:val="18"/>
                  <w:szCs w:val="18"/>
                </w:rPr>
                <w:t xml:space="preserve"> HRETC-82, HRETC-96</w:t>
              </w:r>
              <w:r w:rsidR="00263E4D">
                <w:rPr>
                  <w:rFonts w:cstheme="minorHAnsi"/>
                  <w:sz w:val="18"/>
                  <w:szCs w:val="18"/>
                </w:rPr>
                <w:t>, HRETC-83</w:t>
              </w:r>
            </w:ins>
          </w:p>
          <w:p w14:paraId="6ED0E366" w14:textId="2A0B98DA" w:rsidR="003E51CE" w:rsidRPr="00CC64FF" w:rsidRDefault="003E51CE" w:rsidP="003E51CE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</w:p>
        </w:tc>
      </w:tr>
      <w:tr w:rsidR="006C175C" w:rsidRPr="00955C1D" w14:paraId="366B18F9" w14:textId="77777777" w:rsidTr="005C533A">
        <w:trPr>
          <w:trHeight w:val="255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14:paraId="6E12B1F9" w14:textId="46AB91EA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606" w:author="Irova Zuzana" w:date="2025-03-28T10:37:00Z" w16du:dateUtc="2025-03-28T09:3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0.02</w:t>
              </w:r>
            </w:ins>
          </w:p>
        </w:tc>
        <w:tc>
          <w:tcPr>
            <w:tcW w:w="162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14:paraId="4650B720" w14:textId="77777777" w:rsidR="006C175C" w:rsidRDefault="006C175C" w:rsidP="009C0AB4">
            <w:pPr>
              <w:spacing w:after="0" w:line="276" w:lineRule="auto"/>
              <w:rPr>
                <w:ins w:id="607" w:author="Irova Zuzana" w:date="2025-03-28T10:37:00Z" w16du:dateUtc="2025-03-28T09:37:00Z"/>
                <w:rFonts w:eastAsia="Times New Roman" w:cstheme="minorBidi"/>
                <w:sz w:val="18"/>
                <w:szCs w:val="18"/>
                <w:lang w:eastAsia="cs-CZ"/>
              </w:rPr>
            </w:pPr>
            <w:ins w:id="608" w:author="Irova Zuzana" w:date="2025-03-28T10:37:00Z" w16du:dateUtc="2025-03-28T09:37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Zuzana Irová</w:t>
              </w:r>
            </w:ins>
          </w:p>
          <w:p w14:paraId="218E1A8C" w14:textId="77777777" w:rsidR="006C175C" w:rsidRDefault="006C175C" w:rsidP="009C0AB4">
            <w:pPr>
              <w:spacing w:after="0" w:line="276" w:lineRule="auto"/>
              <w:rPr>
                <w:ins w:id="609" w:author="Irova Zuzana" w:date="2025-03-28T10:37:00Z" w16du:dateUtc="2025-03-28T09:37:00Z"/>
                <w:rFonts w:eastAsia="Times New Roman" w:cstheme="minorHAnsi"/>
                <w:sz w:val="18"/>
                <w:szCs w:val="18"/>
                <w:lang w:eastAsia="cs-CZ"/>
              </w:rPr>
            </w:pPr>
            <w:ins w:id="610" w:author="Irova Zuzana" w:date="2025-03-28T10:37:00Z" w16du:dateUtc="2025-03-28T09:3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Václav Liška</w:t>
              </w:r>
            </w:ins>
          </w:p>
          <w:p w14:paraId="5E428502" w14:textId="6222A873" w:rsidR="006C175C" w:rsidRDefault="006C175C" w:rsidP="009C0AB4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611" w:author="Irova Zuzana" w:date="2025-03-28T10:37:00Z" w16du:dateUtc="2025-03-28T09:3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1.4.2025</w:t>
              </w:r>
            </w:ins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8F578C4" w14:textId="0B7B54A9" w:rsidR="006C175C" w:rsidRDefault="00320ED0" w:rsidP="0011570C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612" w:author="Irová Zuzana" w:date="2025-06-06T19:02:00Z" w16du:dateUtc="2025-06-06T17:0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Vytvoření RfP za Offences. </w:t>
              </w:r>
            </w:ins>
            <w:ins w:id="613" w:author="Irova Zuzana" w:date="2025-03-28T11:07:00Z" w16du:dateUtc="2025-03-28T10:07:00Z">
              <w:r w:rsidR="006C175C">
                <w:rPr>
                  <w:rFonts w:eastAsia="Times New Roman" w:cstheme="minorHAnsi"/>
                  <w:sz w:val="18"/>
                  <w:szCs w:val="18"/>
                  <w:lang w:eastAsia="cs-CZ"/>
                </w:rPr>
                <w:t>Nov</w:t>
              </w:r>
            </w:ins>
            <w:ins w:id="614" w:author="Irova Zuzana" w:date="2025-03-28T12:01:00Z" w16du:dateUtc="2025-03-28T11:01:00Z">
              <w:r w:rsidR="006C175C">
                <w:rPr>
                  <w:rFonts w:eastAsia="Times New Roman" w:cstheme="minorHAnsi"/>
                  <w:sz w:val="18"/>
                  <w:szCs w:val="18"/>
                  <w:lang w:eastAsia="cs-CZ"/>
                </w:rPr>
                <w:t>ý</w:t>
              </w:r>
            </w:ins>
            <w:ins w:id="615" w:author="Irova Zuzana" w:date="2025-03-28T11:07:00Z" w16du:dateUtc="2025-03-28T10:07:00Z">
              <w:r w:rsidR="006C175C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UC: </w:t>
              </w:r>
            </w:ins>
            <w:ins w:id="616" w:author="Irová Zuzana" w:date="2025-06-06T19:02:00Z" w16du:dateUtc="2025-06-06T17:0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(SYS.BAR.0.13.HR)</w:t>
              </w:r>
            </w:ins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6C547" w14:textId="7954FFD8" w:rsidR="006C175C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ins w:id="617" w:author="Irova Zuzana" w:date="2025-03-28T11:11:00Z" w16du:dateUtc="2025-03-28T10:11:00Z">
              <w:r>
                <w:rPr>
                  <w:rFonts w:cstheme="minorHAnsi"/>
                  <w:sz w:val="18"/>
                  <w:szCs w:val="18"/>
                </w:rPr>
                <w:t>HRETC-</w:t>
              </w:r>
            </w:ins>
            <w:ins w:id="618" w:author="Irova Zuzana" w:date="2025-03-28T11:14:00Z" w16du:dateUtc="2025-03-28T10:14:00Z">
              <w:r>
                <w:rPr>
                  <w:rFonts w:cstheme="minorHAnsi"/>
                  <w:sz w:val="18"/>
                  <w:szCs w:val="18"/>
                </w:rPr>
                <w:t>4</w:t>
              </w:r>
            </w:ins>
            <w:ins w:id="619" w:author="Irova Zuzana" w:date="2025-03-28T11:11:00Z" w16du:dateUtc="2025-03-28T10:11:00Z">
              <w:r>
                <w:rPr>
                  <w:rFonts w:cstheme="minorHAnsi"/>
                  <w:sz w:val="18"/>
                  <w:szCs w:val="18"/>
                </w:rPr>
                <w:t xml:space="preserve">6, </w:t>
              </w:r>
            </w:ins>
          </w:p>
        </w:tc>
      </w:tr>
      <w:tr w:rsidR="006C175C" w:rsidRPr="00955C1D" w14:paraId="4538D0C0" w14:textId="77777777" w:rsidTr="005C533A">
        <w:trPr>
          <w:trHeight w:val="255"/>
          <w:ins w:id="620" w:author="Irova Zuzana" w:date="2025-03-28T11:51:00Z"/>
        </w:trPr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1BAF1E30" w14:textId="77777777" w:rsidR="006C175C" w:rsidRDefault="006C175C" w:rsidP="00433047">
            <w:pPr>
              <w:spacing w:after="0"/>
              <w:rPr>
                <w:ins w:id="621" w:author="Irova Zuzana" w:date="2025-03-28T11:51:00Z" w16du:dateUtc="2025-03-28T10:5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2825CA64" w14:textId="77777777" w:rsidR="006C175C" w:rsidRPr="5D923C7E" w:rsidRDefault="006C175C" w:rsidP="009C0AB4">
            <w:pPr>
              <w:spacing w:after="0" w:line="276" w:lineRule="auto"/>
              <w:rPr>
                <w:ins w:id="622" w:author="Irova Zuzana" w:date="2025-03-28T11:51:00Z" w16du:dateUtc="2025-03-28T10:51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2EAB39D" w14:textId="28F5D066" w:rsidR="00F70195" w:rsidRPr="00F70195" w:rsidRDefault="00257D9D" w:rsidP="00257D9D">
            <w:pPr>
              <w:spacing w:after="0" w:line="276" w:lineRule="auto"/>
              <w:rPr>
                <w:ins w:id="623" w:author="Irová Zuzana" w:date="2025-06-06T19:09:00Z" w16du:dateUtc="2025-06-06T17:09:00Z"/>
                <w:rFonts w:eastAsia="Times New Roman" w:cstheme="minorHAnsi"/>
                <w:sz w:val="18"/>
                <w:szCs w:val="18"/>
                <w:lang w:eastAsia="cs-CZ"/>
              </w:rPr>
            </w:pPr>
            <w:ins w:id="624" w:author="Irová Zuzana" w:date="2025-06-06T19:11:00Z" w16du:dateUtc="2025-06-06T17:1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Základ pro </w:t>
              </w:r>
            </w:ins>
            <w:ins w:id="625" w:author="Irová Zuzana" w:date="2025-06-06T19:09:00Z" w16du:dateUtc="2025-06-06T17:09:00Z">
              <w:r w:rsidR="001B3CEC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ePorezna: </w:t>
              </w:r>
              <w:r w:rsidR="00F70195" w:rsidRPr="00F70195">
                <w:rPr>
                  <w:rFonts w:eastAsia="Times New Roman" w:cstheme="minorHAnsi"/>
                  <w:sz w:val="18"/>
                  <w:szCs w:val="18"/>
                  <w:lang w:eastAsia="cs-CZ"/>
                </w:rPr>
                <w:t>Update UCs: (SYS.BAR.0.4.HR)</w:t>
              </w:r>
              <w:r w:rsidR="00F70195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="00F70195" w:rsidRPr="00F70195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(SYS.BAR.0.14.HR)</w:t>
              </w:r>
            </w:ins>
          </w:p>
          <w:p w14:paraId="4CD22596" w14:textId="7233036E" w:rsidR="006C175C" w:rsidRDefault="00F70195" w:rsidP="00257D9D">
            <w:pPr>
              <w:spacing w:after="0" w:line="276" w:lineRule="auto"/>
              <w:rPr>
                <w:ins w:id="626" w:author="Irova Zuzana" w:date="2025-03-28T11:51:00Z" w16du:dateUtc="2025-03-28T10:51:00Z"/>
                <w:rFonts w:eastAsia="Times New Roman" w:cstheme="minorHAnsi"/>
                <w:sz w:val="18"/>
                <w:szCs w:val="18"/>
                <w:lang w:eastAsia="cs-CZ"/>
              </w:rPr>
            </w:pPr>
            <w:ins w:id="627" w:author="Irová Zuzana" w:date="2025-06-06T19:09:00Z" w16du:dateUtc="2025-06-06T17:09:00Z">
              <w:r w:rsidRPr="00F70195">
                <w:rPr>
                  <w:rFonts w:eastAsia="Times New Roman" w:cstheme="minorHAnsi"/>
                  <w:sz w:val="18"/>
                  <w:szCs w:val="18"/>
                  <w:lang w:eastAsia="cs-CZ"/>
                </w:rPr>
                <w:t>Update entit:</w:t>
              </w:r>
            </w:ins>
            <w:ins w:id="628" w:author="Irová Zuzana" w:date="2025-06-06T19:10:00Z" w16du:dateUtc="2025-06-06T17:10:00Z">
              <w:r w:rsidR="00257D9D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629" w:author="Irová Zuzana" w:date="2025-06-06T19:09:00Z" w16du:dateUtc="2025-06-06T17:09:00Z">
              <w:r w:rsidRPr="00F70195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</w:t>
              </w:r>
            </w:ins>
            <w:ins w:id="630" w:author="Irová Zuzana" w:date="2025-06-06T19:10:00Z" w16du:dateUtc="2025-06-06T17:10:00Z">
              <w:r w:rsidR="00257D9D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nové atributy: </w:t>
              </w:r>
            </w:ins>
            <w:ins w:id="631" w:author="Irová Zuzana" w:date="2025-06-06T19:09:00Z" w16du:dateUtc="2025-06-06T17:09:00Z">
              <w:r w:rsidRPr="00F70195">
                <w:rPr>
                  <w:rFonts w:eastAsia="Times New Roman" w:cstheme="minorHAnsi"/>
                  <w:sz w:val="18"/>
                  <w:szCs w:val="18"/>
                  <w:lang w:eastAsia="cs-CZ"/>
                </w:rPr>
                <w:t>Fiscal verification number</w:t>
              </w:r>
            </w:ins>
            <w:ins w:id="632" w:author="Irová Zuzana" w:date="2025-06-06T19:10:00Z" w16du:dateUtc="2025-06-06T17:10:00Z">
              <w:r w:rsidR="00257D9D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633" w:author="Irová Zuzana" w:date="2025-06-06T19:09:00Z" w16du:dateUtc="2025-06-06T17:09:00Z">
              <w:r w:rsidRPr="00F70195">
                <w:rPr>
                  <w:rFonts w:eastAsia="Times New Roman" w:cstheme="minorHAnsi"/>
                  <w:sz w:val="18"/>
                  <w:szCs w:val="18"/>
                  <w:lang w:eastAsia="cs-CZ"/>
                </w:rPr>
                <w:t>JIR</w:t>
              </w:r>
            </w:ins>
            <w:ins w:id="634" w:author="Irová Zuzana" w:date="2025-06-06T19:10:00Z" w16du:dateUtc="2025-06-06T17:10:00Z">
              <w:r w:rsidR="00257D9D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635" w:author="Irová Zuzana" w:date="2025-06-06T19:09:00Z" w16du:dateUtc="2025-06-06T17:09:00Z">
              <w:r w:rsidRPr="00F70195">
                <w:rPr>
                  <w:rFonts w:eastAsia="Times New Roman" w:cstheme="minorHAnsi"/>
                  <w:sz w:val="18"/>
                  <w:szCs w:val="18"/>
                  <w:lang w:eastAsia="cs-CZ"/>
                </w:rPr>
                <w:t>ZKI</w:t>
              </w:r>
            </w:ins>
            <w:ins w:id="636" w:author="Irová Zuzana" w:date="2025-06-06T19:10:00Z" w16du:dateUtc="2025-06-06T17:10:00Z">
              <w:r w:rsidR="00257D9D">
                <w:rPr>
                  <w:rFonts w:eastAsia="Times New Roman" w:cstheme="minorHAnsi"/>
                  <w:sz w:val="18"/>
                  <w:szCs w:val="18"/>
                  <w:lang w:eastAsia="cs-CZ"/>
                </w:rPr>
                <w:t>. Nové rozhra</w:t>
              </w:r>
            </w:ins>
            <w:ins w:id="637" w:author="Irová Zuzana" w:date="2025-06-06T19:11:00Z" w16du:dateUtc="2025-06-06T17:11:00Z">
              <w:r w:rsidR="00257D9D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ní: </w:t>
              </w:r>
            </w:ins>
            <w:ins w:id="638" w:author="Irová Zuzana" w:date="2025-06-06T19:09:00Z" w16du:dateUtc="2025-06-06T17:09:00Z">
              <w:r w:rsidRPr="00F70195">
                <w:rPr>
                  <w:rFonts w:eastAsia="Times New Roman" w:cstheme="minorHAnsi"/>
                  <w:sz w:val="18"/>
                  <w:szCs w:val="18"/>
                  <w:lang w:eastAsia="cs-CZ"/>
                </w:rPr>
                <w:t>(INT.BAR.31.HR)</w:t>
              </w:r>
            </w:ins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8BB5E" w14:textId="78F2CEFD" w:rsidR="006C175C" w:rsidRDefault="000A66D0" w:rsidP="00170359">
            <w:pPr>
              <w:shd w:val="clear" w:color="auto" w:fill="FFFFFF"/>
              <w:rPr>
                <w:ins w:id="639" w:author="Irova Zuzana" w:date="2025-03-28T11:51:00Z" w16du:dateUtc="2025-03-28T10:51:00Z"/>
                <w:rFonts w:cstheme="minorHAnsi"/>
                <w:sz w:val="18"/>
                <w:szCs w:val="18"/>
              </w:rPr>
            </w:pPr>
            <w:ins w:id="640" w:author="Irová Zuzana" w:date="2025-06-06T19:08:00Z" w16du:dateUtc="2025-06-06T17:08:00Z">
              <w:r>
                <w:rPr>
                  <w:rFonts w:cstheme="minorHAnsi"/>
                  <w:sz w:val="18"/>
                  <w:szCs w:val="18"/>
                </w:rPr>
                <w:t>HRETC-</w:t>
              </w:r>
              <w:r w:rsidR="001B3CEC">
                <w:rPr>
                  <w:rFonts w:cstheme="minorHAnsi"/>
                  <w:sz w:val="18"/>
                  <w:szCs w:val="18"/>
                </w:rPr>
                <w:t>90, HRETC-136</w:t>
              </w:r>
            </w:ins>
            <w:ins w:id="641" w:author="Irová Zuzana" w:date="2025-06-06T19:09:00Z" w16du:dateUtc="2025-06-06T17:09:00Z">
              <w:r w:rsidR="001B3CEC">
                <w:rPr>
                  <w:rFonts w:cstheme="minorHAnsi"/>
                  <w:sz w:val="18"/>
                  <w:szCs w:val="18"/>
                </w:rPr>
                <w:t>, HRETC-84</w:t>
              </w:r>
            </w:ins>
          </w:p>
        </w:tc>
      </w:tr>
      <w:tr w:rsidR="006C175C" w:rsidRPr="00955C1D" w14:paraId="5170A38D" w14:textId="77777777" w:rsidTr="005C533A">
        <w:trPr>
          <w:trHeight w:val="255"/>
          <w:ins w:id="642" w:author="Irova Zuzana" w:date="2025-03-28T11:51:00Z"/>
        </w:trPr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71391DD3" w14:textId="77777777" w:rsidR="006C175C" w:rsidRDefault="006C175C" w:rsidP="00433047">
            <w:pPr>
              <w:spacing w:after="0"/>
              <w:rPr>
                <w:ins w:id="643" w:author="Irova Zuzana" w:date="2025-03-28T11:51:00Z" w16du:dateUtc="2025-03-28T10:5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373A2768" w14:textId="77777777" w:rsidR="006C175C" w:rsidRPr="5D923C7E" w:rsidRDefault="006C175C" w:rsidP="009C0AB4">
            <w:pPr>
              <w:spacing w:after="0" w:line="276" w:lineRule="auto"/>
              <w:rPr>
                <w:ins w:id="644" w:author="Irova Zuzana" w:date="2025-03-28T11:51:00Z" w16du:dateUtc="2025-03-28T10:51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6EC93F" w14:textId="5D177F40" w:rsidR="006C175C" w:rsidRDefault="006C175C" w:rsidP="003038F5">
            <w:pPr>
              <w:spacing w:after="0" w:line="276" w:lineRule="auto"/>
              <w:rPr>
                <w:ins w:id="645" w:author="Irova Zuzana" w:date="2025-03-28T11:57:00Z" w16du:dateUtc="2025-03-28T10:57:00Z"/>
                <w:rFonts w:eastAsia="Times New Roman" w:cstheme="minorHAnsi"/>
                <w:sz w:val="18"/>
                <w:szCs w:val="18"/>
                <w:lang w:eastAsia="cs-CZ"/>
              </w:rPr>
            </w:pPr>
            <w:ins w:id="646" w:author="Irova Zuzana" w:date="2025-03-28T12:01:00Z" w16du:dateUtc="2025-03-28T11:0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Na základě připomínek architektury </w:t>
              </w:r>
            </w:ins>
            <w:ins w:id="647" w:author="Irova Zuzana" w:date="2025-03-28T11:56:00Z" w16du:dateUtc="2025-03-28T10:5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Update UC: </w:t>
              </w:r>
              <w:r w:rsidRPr="003038F5">
                <w:rPr>
                  <w:rFonts w:eastAsia="Times New Roman" w:cstheme="minorHAnsi"/>
                  <w:sz w:val="18"/>
                  <w:szCs w:val="18"/>
                  <w:lang w:eastAsia="cs-CZ"/>
                </w:rPr>
                <w:t>Zaplať mýtnou transakci tokenem (SYS.BAR.1.10.HR)</w:t>
              </w:r>
            </w:ins>
          </w:p>
          <w:p w14:paraId="4D068F15" w14:textId="6E37F91B" w:rsidR="006C175C" w:rsidRDefault="006C175C" w:rsidP="00715FCC">
            <w:pPr>
              <w:spacing w:after="0" w:line="276" w:lineRule="auto"/>
              <w:rPr>
                <w:ins w:id="648" w:author="Irova Zuzana" w:date="2025-03-28T11:51:00Z" w16du:dateUtc="2025-03-28T10:51:00Z"/>
                <w:rFonts w:eastAsia="Times New Roman" w:cstheme="minorHAnsi"/>
                <w:sz w:val="18"/>
                <w:szCs w:val="18"/>
                <w:lang w:eastAsia="cs-CZ"/>
              </w:rPr>
            </w:pPr>
            <w:ins w:id="649" w:author="Irova Zuzana" w:date="2025-03-28T11:57:00Z" w16du:dateUtc="2025-03-28T10:5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Update entit: Payment Session, Card Payment Request</w:t>
              </w:r>
            </w:ins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BEB5A" w14:textId="17C7DF8C" w:rsidR="006C175C" w:rsidRDefault="006C175C" w:rsidP="00170359">
            <w:pPr>
              <w:shd w:val="clear" w:color="auto" w:fill="FFFFFF"/>
              <w:rPr>
                <w:ins w:id="650" w:author="Irova Zuzana" w:date="2025-03-28T11:51:00Z" w16du:dateUtc="2025-03-28T10:51:00Z"/>
                <w:rFonts w:cstheme="minorHAnsi"/>
                <w:sz w:val="18"/>
                <w:szCs w:val="18"/>
              </w:rPr>
            </w:pPr>
            <w:ins w:id="651" w:author="Irova Zuzana" w:date="2025-03-28T11:51:00Z" w16du:dateUtc="2025-03-28T10:51:00Z">
              <w:r>
                <w:rPr>
                  <w:rFonts w:cstheme="minorHAnsi"/>
                  <w:sz w:val="18"/>
                  <w:szCs w:val="18"/>
                </w:rPr>
                <w:t>HRETC-83,</w:t>
              </w:r>
            </w:ins>
            <w:ins w:id="652" w:author="Irova Zuzana" w:date="2025-03-28T11:55:00Z" w16du:dateUtc="2025-03-28T10:55:00Z">
              <w:r>
                <w:rPr>
                  <w:rFonts w:cstheme="minorHAnsi"/>
                  <w:sz w:val="18"/>
                  <w:szCs w:val="18"/>
                </w:rPr>
                <w:t xml:space="preserve"> </w:t>
              </w:r>
            </w:ins>
            <w:ins w:id="653" w:author="Irova Zuzana" w:date="2025-03-28T11:56:00Z">
              <w:r w:rsidRPr="003038F5">
                <w:rPr>
                  <w:rFonts w:cstheme="minorHAnsi"/>
                  <w:sz w:val="18"/>
                  <w:szCs w:val="18"/>
                </w:rPr>
                <w:t>HRETC-</w:t>
              </w:r>
            </w:ins>
            <w:ins w:id="654" w:author="Irova Zuzana" w:date="2025-03-28T11:56:00Z" w16du:dateUtc="2025-03-28T10:56:00Z">
              <w:r>
                <w:rPr>
                  <w:rFonts w:cstheme="minorHAnsi"/>
                  <w:sz w:val="18"/>
                  <w:szCs w:val="18"/>
                </w:rPr>
                <w:t>96</w:t>
              </w:r>
            </w:ins>
          </w:p>
        </w:tc>
      </w:tr>
      <w:tr w:rsidR="00566401" w:rsidRPr="00955C1D" w14:paraId="22C17407" w14:textId="77777777" w:rsidTr="005C533A">
        <w:trPr>
          <w:trHeight w:val="255"/>
          <w:ins w:id="655" w:author="Irová Zuzana" w:date="2025-06-06T19:17:00Z"/>
        </w:trPr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0F5AA271" w14:textId="77777777" w:rsidR="00566401" w:rsidRDefault="00566401" w:rsidP="00433047">
            <w:pPr>
              <w:spacing w:after="0"/>
              <w:rPr>
                <w:ins w:id="656" w:author="Irová Zuzana" w:date="2025-06-06T19:17:00Z" w16du:dateUtc="2025-06-06T17:17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2316715D" w14:textId="77777777" w:rsidR="00566401" w:rsidRPr="5D923C7E" w:rsidRDefault="00566401" w:rsidP="009C0AB4">
            <w:pPr>
              <w:spacing w:after="0" w:line="276" w:lineRule="auto"/>
              <w:rPr>
                <w:ins w:id="657" w:author="Irová Zuzana" w:date="2025-06-06T19:17:00Z" w16du:dateUtc="2025-06-06T17:17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F07CBFC" w14:textId="22470451" w:rsidR="00566401" w:rsidRPr="00093714" w:rsidRDefault="00E01FF8" w:rsidP="00093714">
            <w:pPr>
              <w:spacing w:after="0" w:line="276" w:lineRule="auto"/>
              <w:rPr>
                <w:ins w:id="658" w:author="Irová Zuzana" w:date="2025-06-06T19:17:00Z" w16du:dateUtc="2025-06-06T17:17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659" w:author="Irová Zuzana" w:date="2025-06-06T19:22:00Z" w16du:dateUtc="2025-06-06T17:22:00Z">
                  <w:rPr>
                    <w:ins w:id="660" w:author="Irová Zuzana" w:date="2025-06-06T19:17:00Z" w16du:dateUtc="2025-06-06T17:1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661" w:author="Irová Zuzana" w:date="2025-06-06T19:17:00Z" w16du:dateUtc="2025-06-06T17:1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Navýšení pre-paid creditu (top-up). HR verze UC: (UC.BAR.0.1.HR)</w:t>
              </w:r>
            </w:ins>
            <w:ins w:id="662" w:author="Irová Zuzana" w:date="2025-06-06T19:22:00Z" w16du:dateUtc="2025-06-06T17:22:00Z">
              <w:r w:rsidR="000C0BEF">
                <w:rPr>
                  <w:rFonts w:eastAsia="Times New Roman" w:cstheme="minorHAnsi"/>
                  <w:sz w:val="18"/>
                  <w:szCs w:val="18"/>
                  <w:lang w:eastAsia="cs-CZ"/>
                </w:rPr>
                <w:t>,</w:t>
              </w:r>
            </w:ins>
            <w:ins w:id="663" w:author="Irová Zuzana" w:date="2025-06-06T19:18:00Z" w16du:dateUtc="2025-06-06T17:18:00Z">
              <w:r w:rsidR="00596ED6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664" w:author="Irová Zuzana" w:date="2025-06-06T19:22:00Z">
              <w:r w:rsidR="000C0BEF" w:rsidRPr="000C0BEF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(SYS.BAR.0.4.HR)</w:t>
              </w:r>
            </w:ins>
            <w:ins w:id="665" w:author="Irová Zuzana" w:date="2025-06-06T19:22:00Z" w16du:dateUtc="2025-06-06T17:22:00Z">
              <w:r w:rsidR="00093714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Update entit: </w:t>
              </w:r>
              <w:r w:rsidR="00093714" w:rsidRPr="00093714">
                <w:rPr>
                  <w:rFonts w:eastAsia="Times New Roman" w:cstheme="minorHAnsi"/>
                  <w:sz w:val="18"/>
                  <w:szCs w:val="18"/>
                  <w:lang w:eastAsia="cs-CZ"/>
                </w:rPr>
                <w:t>nové hodnoty enumů Bill category  = Top-up</w:t>
              </w:r>
            </w:ins>
            <w:ins w:id="666" w:author="Irová Zuzana" w:date="2025-06-06T19:23:00Z" w16du:dateUtc="2025-06-06T17:23:00Z">
              <w:r w:rsidR="00093714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a </w:t>
              </w:r>
            </w:ins>
            <w:ins w:id="667" w:author="Irová Zuzana" w:date="2025-06-06T19:22:00Z" w16du:dateUtc="2025-06-06T17:22:00Z">
              <w:r w:rsidR="00093714" w:rsidRPr="00093714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issue type = Advance bill</w:t>
              </w:r>
            </w:ins>
            <w:ins w:id="668" w:author="Irová Zuzana" w:date="2025-06-06T19:23:00Z" w16du:dateUtc="2025-06-06T17:23:00Z">
              <w:r w:rsidR="00514924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="00514924" w:rsidRPr="00514924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 session type = Top-up</w:t>
              </w:r>
              <w:r w:rsidR="00514924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Nové rozhraní: </w:t>
              </w:r>
            </w:ins>
            <w:ins w:id="669" w:author="Irová Zuzana" w:date="2025-06-06T19:24:00Z">
              <w:r w:rsidR="00261300" w:rsidRPr="00261300">
                <w:rPr>
                  <w:rFonts w:eastAsia="Times New Roman" w:cstheme="minorHAnsi"/>
                  <w:sz w:val="18"/>
                  <w:szCs w:val="18"/>
                  <w:lang w:eastAsia="cs-CZ"/>
                </w:rPr>
                <w:t>(INT.BAR.28.HR)</w:t>
              </w:r>
            </w:ins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95C29" w14:textId="5DE3173A" w:rsidR="00566401" w:rsidRDefault="00566401" w:rsidP="00170359">
            <w:pPr>
              <w:shd w:val="clear" w:color="auto" w:fill="FFFFFF"/>
              <w:rPr>
                <w:ins w:id="670" w:author="Irová Zuzana" w:date="2025-06-06T19:17:00Z" w16du:dateUtc="2025-06-06T17:17:00Z"/>
                <w:rFonts w:cstheme="minorHAnsi"/>
                <w:sz w:val="18"/>
                <w:szCs w:val="18"/>
              </w:rPr>
            </w:pPr>
            <w:ins w:id="671" w:author="Irová Zuzana" w:date="2025-06-06T19:17:00Z" w16du:dateUtc="2025-06-06T17:17:00Z">
              <w:r>
                <w:rPr>
                  <w:rFonts w:cstheme="minorHAnsi"/>
                  <w:sz w:val="18"/>
                  <w:szCs w:val="18"/>
                </w:rPr>
                <w:t>HRETC-</w:t>
              </w:r>
              <w:r w:rsidR="00E01FF8">
                <w:rPr>
                  <w:rFonts w:cstheme="minorHAnsi"/>
                  <w:sz w:val="18"/>
                  <w:szCs w:val="18"/>
                </w:rPr>
                <w:t>164</w:t>
              </w:r>
            </w:ins>
          </w:p>
        </w:tc>
      </w:tr>
      <w:tr w:rsidR="006C175C" w:rsidRPr="00955C1D" w14:paraId="7B7349BB" w14:textId="77777777" w:rsidTr="005C533A">
        <w:trPr>
          <w:trHeight w:val="255"/>
          <w:ins w:id="672" w:author="Irova Zuzana" w:date="2025-03-28T11:51:00Z"/>
        </w:trPr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61956CDB" w14:textId="77777777" w:rsidR="006C175C" w:rsidRDefault="006C175C" w:rsidP="00433047">
            <w:pPr>
              <w:spacing w:after="0"/>
              <w:rPr>
                <w:ins w:id="673" w:author="Irova Zuzana" w:date="2025-03-28T11:51:00Z" w16du:dateUtc="2025-03-28T10:5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3C7DF0B0" w14:textId="77777777" w:rsidR="006C175C" w:rsidRPr="5D923C7E" w:rsidRDefault="006C175C" w:rsidP="009C0AB4">
            <w:pPr>
              <w:spacing w:after="0" w:line="276" w:lineRule="auto"/>
              <w:rPr>
                <w:ins w:id="674" w:author="Irova Zuzana" w:date="2025-03-28T11:51:00Z" w16du:dateUtc="2025-03-28T10:51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D559D0" w14:textId="6CF95A12" w:rsidR="006C175C" w:rsidDel="00316B25" w:rsidRDefault="00FE4A5F" w:rsidP="00E94ECC">
            <w:pPr>
              <w:spacing w:after="0" w:line="276" w:lineRule="auto"/>
              <w:rPr>
                <w:ins w:id="675" w:author="Irova Zuzana" w:date="2025-03-28T11:55:00Z" w16du:dateUtc="2025-03-28T10:55:00Z"/>
                <w:del w:id="676" w:author="Irová Zuzana" w:date="2025-06-06T19:11:00Z" w16du:dateUtc="2025-06-06T17:11:00Z"/>
                <w:rFonts w:eastAsia="Times New Roman" w:cstheme="minorHAnsi"/>
                <w:sz w:val="18"/>
                <w:szCs w:val="18"/>
                <w:lang w:eastAsia="cs-CZ"/>
              </w:rPr>
            </w:pPr>
            <w:ins w:id="677" w:author="Irová Zuzana" w:date="2025-06-06T17:29:00Z" w16du:dateUtc="2025-06-06T15:2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Základ pro eFINA: </w:t>
              </w:r>
            </w:ins>
            <w:ins w:id="678" w:author="Irova Zuzana" w:date="2025-03-28T11:55:00Z" w16du:dateUtc="2025-03-28T10:55:00Z">
              <w:r w:rsidR="006C175C">
                <w:rPr>
                  <w:rFonts w:eastAsia="Times New Roman" w:cstheme="minorHAnsi"/>
                  <w:sz w:val="18"/>
                  <w:szCs w:val="18"/>
                  <w:lang w:eastAsia="cs-CZ"/>
                </w:rPr>
                <w:t>Update UC:</w:t>
              </w:r>
            </w:ins>
            <w:ins w:id="679" w:author="Irová Zuzana" w:date="2025-06-06T17:28:00Z" w16du:dateUtc="2025-06-06T15:28:00Z">
              <w:r w:rsidR="00535C11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680" w:author="Irová Zuzana" w:date="2025-06-06T17:29:00Z" w16du:dateUtc="2025-06-06T15:29:00Z">
              <w:r w:rsidR="00535C11" w:rsidRPr="00535C1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(SYS.BAR.0.4.HR)</w:t>
              </w:r>
              <w:r w:rsidR="00535C11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="00535C11" w:rsidRPr="00535C1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(SYS.BAR.0.14.HR)</w:t>
              </w:r>
            </w:ins>
            <w:ins w:id="681" w:author="Irová Zuzana" w:date="2025-06-06T19:11:00Z" w16du:dateUtc="2025-06-06T17:11:00Z">
              <w:r w:rsidR="00316B25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</w:t>
              </w:r>
            </w:ins>
          </w:p>
          <w:p w14:paraId="468775B1" w14:textId="6085C0B5" w:rsidR="006C175C" w:rsidRDefault="006C175C" w:rsidP="00316B25">
            <w:pPr>
              <w:spacing w:after="0" w:line="276" w:lineRule="auto"/>
              <w:rPr>
                <w:ins w:id="682" w:author="Irova Zuzana" w:date="2025-03-28T11:51:00Z" w16du:dateUtc="2025-03-28T10:51:00Z"/>
                <w:rFonts w:eastAsia="Times New Roman" w:cstheme="minorHAnsi"/>
                <w:sz w:val="18"/>
                <w:szCs w:val="18"/>
                <w:lang w:eastAsia="cs-CZ"/>
              </w:rPr>
            </w:pPr>
            <w:ins w:id="683" w:author="Irova Zuzana" w:date="2025-03-28T11:55:00Z" w16du:dateUtc="2025-03-28T10:5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Update entit: Bill.</w:t>
              </w:r>
            </w:ins>
            <w:ins w:id="684" w:author="Irova Zuzana" w:date="2025-03-28T12:00:00Z" w16du:dateUtc="2025-03-28T11:00:00Z">
              <w:r w:rsidRPr="5D923C7E">
                <w:rPr>
                  <w:rFonts w:cstheme="minorBidi"/>
                  <w:sz w:val="18"/>
                  <w:szCs w:val="18"/>
                </w:rPr>
                <w:t>E-Bill document</w:t>
              </w:r>
            </w:ins>
            <w:ins w:id="685" w:author="Irová Zuzana" w:date="2025-06-06T17:29:00Z" w16du:dateUtc="2025-06-06T15:29:00Z">
              <w:r w:rsidR="00FE4A5F">
                <w:rPr>
                  <w:rFonts w:cstheme="minorBidi"/>
                  <w:sz w:val="18"/>
                  <w:szCs w:val="18"/>
                </w:rPr>
                <w:t xml:space="preserve">, </w:t>
              </w:r>
            </w:ins>
            <w:ins w:id="686" w:author="Irová Zuzana" w:date="2025-06-06T19:11:00Z" w16du:dateUtc="2025-06-06T17:11:00Z">
              <w:r w:rsidR="00316B25">
                <w:rPr>
                  <w:rFonts w:cstheme="minorBidi"/>
                  <w:sz w:val="18"/>
                  <w:szCs w:val="18"/>
                </w:rPr>
                <w:t>Nové r</w:t>
              </w:r>
            </w:ins>
            <w:ins w:id="687" w:author="Irová Zuzana" w:date="2025-06-06T17:29:00Z" w16du:dateUtc="2025-06-06T15:29:00Z">
              <w:r w:rsidR="00FE4A5F">
                <w:rPr>
                  <w:rFonts w:cstheme="minorBidi"/>
                  <w:sz w:val="18"/>
                  <w:szCs w:val="18"/>
                </w:rPr>
                <w:t>ozhraní (INT.BAR.</w:t>
              </w:r>
            </w:ins>
            <w:ins w:id="688" w:author="Irová Zuzana" w:date="2025-06-06T17:30:00Z" w16du:dateUtc="2025-06-06T15:30:00Z">
              <w:r w:rsidR="00FE4A5F">
                <w:rPr>
                  <w:rFonts w:cstheme="minorBidi"/>
                  <w:sz w:val="18"/>
                  <w:szCs w:val="18"/>
                </w:rPr>
                <w:t>32.HR)</w:t>
              </w:r>
            </w:ins>
            <w:ins w:id="689" w:author="Irová Zuzana" w:date="2025-06-06T19:11:00Z" w16du:dateUtc="2025-06-06T17:11:00Z">
              <w:r w:rsidR="00316B25">
                <w:rPr>
                  <w:rFonts w:cstheme="minorBidi"/>
                  <w:sz w:val="18"/>
                  <w:szCs w:val="18"/>
                </w:rPr>
                <w:t>. Nový document type: eFaktura</w:t>
              </w:r>
            </w:ins>
            <w:ins w:id="690" w:author="Irová Zuzana" w:date="2025-06-06T19:12:00Z" w16du:dateUtc="2025-06-06T17:12:00Z">
              <w:r w:rsidR="00316B25">
                <w:rPr>
                  <w:rFonts w:cstheme="minorBidi"/>
                  <w:sz w:val="18"/>
                  <w:szCs w:val="18"/>
                </w:rPr>
                <w:t xml:space="preserve"> (DOC.BE.21.HR)</w:t>
              </w:r>
            </w:ins>
            <w:ins w:id="691" w:author="Irova Zuzana" w:date="2025-03-28T12:00:00Z" w16du:dateUtc="2025-03-28T11:00:00Z">
              <w:del w:id="692" w:author="Irová Zuzana" w:date="2025-06-06T17:29:00Z" w16du:dateUtc="2025-06-06T15:29:00Z">
                <w:r w:rsidRPr="5D923C7E" w:rsidDel="00FE4A5F">
                  <w:rPr>
                    <w:rFonts w:cstheme="minorBidi"/>
                    <w:sz w:val="18"/>
                    <w:szCs w:val="18"/>
                  </w:rPr>
                  <w:delText xml:space="preserve"> </w:delText>
                </w:r>
              </w:del>
            </w:ins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AD467" w14:textId="33B1948A" w:rsidR="006C175C" w:rsidRDefault="006C175C" w:rsidP="00170359">
            <w:pPr>
              <w:shd w:val="clear" w:color="auto" w:fill="FFFFFF"/>
              <w:rPr>
                <w:ins w:id="693" w:author="Irova Zuzana" w:date="2025-03-28T11:51:00Z" w16du:dateUtc="2025-03-28T10:51:00Z"/>
                <w:rFonts w:cstheme="minorHAnsi"/>
                <w:sz w:val="18"/>
                <w:szCs w:val="18"/>
              </w:rPr>
            </w:pPr>
            <w:ins w:id="694" w:author="Irova Zuzana" w:date="2025-03-28T11:51:00Z" w16du:dateUtc="2025-03-28T10:51:00Z">
              <w:r>
                <w:rPr>
                  <w:rFonts w:cstheme="minorHAnsi"/>
                  <w:sz w:val="18"/>
                  <w:szCs w:val="18"/>
                </w:rPr>
                <w:t>HRETC-100,</w:t>
              </w:r>
            </w:ins>
            <w:ins w:id="695" w:author="Irová Zuzana" w:date="2025-06-06T19:12:00Z" w16du:dateUtc="2025-06-06T17:12:00Z">
              <w:r w:rsidR="00137801">
                <w:rPr>
                  <w:rFonts w:cstheme="minorHAnsi"/>
                  <w:sz w:val="18"/>
                  <w:szCs w:val="18"/>
                </w:rPr>
                <w:t xml:space="preserve"> HRETC-90</w:t>
              </w:r>
            </w:ins>
          </w:p>
        </w:tc>
      </w:tr>
      <w:tr w:rsidR="006C175C" w:rsidRPr="00955C1D" w14:paraId="5EA26991" w14:textId="77777777" w:rsidTr="005C533A">
        <w:trPr>
          <w:trHeight w:val="255"/>
          <w:ins w:id="696" w:author="Irova Zuzana" w:date="2025-03-28T11:51:00Z"/>
        </w:trPr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1C06B6B4" w14:textId="77777777" w:rsidR="006C175C" w:rsidRDefault="006C175C" w:rsidP="00433047">
            <w:pPr>
              <w:spacing w:after="0"/>
              <w:rPr>
                <w:ins w:id="697" w:author="Irova Zuzana" w:date="2025-03-28T11:51:00Z" w16du:dateUtc="2025-03-28T10:5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489BE25B" w14:textId="77777777" w:rsidR="006C175C" w:rsidRPr="5D923C7E" w:rsidRDefault="006C175C" w:rsidP="009C0AB4">
            <w:pPr>
              <w:spacing w:after="0" w:line="276" w:lineRule="auto"/>
              <w:rPr>
                <w:ins w:id="698" w:author="Irova Zuzana" w:date="2025-03-28T11:51:00Z" w16du:dateUtc="2025-03-28T10:51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479FC7" w14:textId="5C05DD85" w:rsidR="006C175C" w:rsidRDefault="006C175C" w:rsidP="005960D2">
            <w:pPr>
              <w:spacing w:after="0" w:line="276" w:lineRule="auto"/>
              <w:rPr>
                <w:ins w:id="699" w:author="Irova Zuzana" w:date="2025-03-28T11:51:00Z" w16du:dateUtc="2025-03-28T10:51:00Z"/>
                <w:rFonts w:eastAsia="Times New Roman" w:cstheme="minorHAnsi"/>
                <w:sz w:val="18"/>
                <w:szCs w:val="18"/>
                <w:lang w:eastAsia="cs-CZ"/>
              </w:rPr>
            </w:pPr>
            <w:ins w:id="700" w:author="Irova Zuzana" w:date="2025-03-28T11:54:00Z" w16du:dateUtc="2025-03-28T10:5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Zavedeny verze </w:t>
              </w:r>
            </w:ins>
            <w:ins w:id="701" w:author="Irova Zuzana" w:date="2025-03-28T11:55:00Z" w16du:dateUtc="2025-03-28T10:5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document types pro HR</w:t>
              </w:r>
            </w:ins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67DE" w14:textId="109827EC" w:rsidR="006C175C" w:rsidRDefault="006C175C" w:rsidP="00170359">
            <w:pPr>
              <w:shd w:val="clear" w:color="auto" w:fill="FFFFFF"/>
              <w:rPr>
                <w:ins w:id="702" w:author="Irova Zuzana" w:date="2025-03-28T11:51:00Z" w16du:dateUtc="2025-03-28T10:51:00Z"/>
                <w:rFonts w:cstheme="minorHAnsi"/>
                <w:sz w:val="18"/>
                <w:szCs w:val="18"/>
              </w:rPr>
            </w:pPr>
            <w:ins w:id="703" w:author="Irova Zuzana" w:date="2025-03-28T11:51:00Z" w16du:dateUtc="2025-03-28T10:51:00Z">
              <w:r>
                <w:rPr>
                  <w:rFonts w:cstheme="minorHAnsi"/>
                  <w:sz w:val="18"/>
                  <w:szCs w:val="18"/>
                </w:rPr>
                <w:t>HRETC-103,</w:t>
              </w:r>
            </w:ins>
          </w:p>
        </w:tc>
      </w:tr>
      <w:tr w:rsidR="006C175C" w:rsidRPr="00955C1D" w14:paraId="3BC1BF24" w14:textId="77777777" w:rsidTr="005C533A">
        <w:trPr>
          <w:trHeight w:val="255"/>
          <w:ins w:id="704" w:author="Irova Zuzana" w:date="2025-03-28T11:51:00Z"/>
        </w:trPr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4EE56E6F" w14:textId="77777777" w:rsidR="006C175C" w:rsidRDefault="006C175C" w:rsidP="00433047">
            <w:pPr>
              <w:spacing w:after="0"/>
              <w:rPr>
                <w:ins w:id="705" w:author="Irova Zuzana" w:date="2025-03-28T11:51:00Z" w16du:dateUtc="2025-03-28T10:5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52CA7562" w14:textId="77777777" w:rsidR="006C175C" w:rsidRPr="5D923C7E" w:rsidRDefault="006C175C" w:rsidP="009C0AB4">
            <w:pPr>
              <w:spacing w:after="0" w:line="276" w:lineRule="auto"/>
              <w:rPr>
                <w:ins w:id="706" w:author="Irova Zuzana" w:date="2025-03-28T11:51:00Z" w16du:dateUtc="2025-03-28T10:51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2F6DDB3" w14:textId="0212E06F" w:rsidR="006C175C" w:rsidRDefault="00EF33BB" w:rsidP="00E9434B">
            <w:pPr>
              <w:spacing w:after="0" w:line="276" w:lineRule="auto"/>
              <w:rPr>
                <w:ins w:id="707" w:author="Irova Zuzana" w:date="2025-03-28T11:58:00Z" w16du:dateUtc="2025-03-28T10:58:00Z"/>
                <w:rFonts w:eastAsia="Times New Roman" w:cstheme="minorHAnsi"/>
                <w:sz w:val="18"/>
                <w:szCs w:val="18"/>
                <w:lang w:eastAsia="cs-CZ"/>
              </w:rPr>
            </w:pPr>
            <w:ins w:id="708" w:author="Irová Zuzana" w:date="2025-06-06T19:01:00Z" w16du:dateUtc="2025-06-06T17:0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Offence portal. </w:t>
              </w:r>
            </w:ins>
            <w:ins w:id="709" w:author="Irova Zuzana" w:date="2025-03-28T11:58:00Z" w16du:dateUtc="2025-03-28T10:58:00Z">
              <w:r w:rsidR="006C175C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Nové UC: </w:t>
              </w:r>
            </w:ins>
            <w:ins w:id="710" w:author="Irova Zuzana" w:date="2025-03-28T11:59:00Z" w16du:dateUtc="2025-03-28T10:59:00Z">
              <w:r w:rsidR="006C175C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Uhraď přestupek (UC.BAR.0.20.HR), </w:t>
              </w:r>
            </w:ins>
            <w:ins w:id="711" w:author="Irova Zuzana" w:date="2025-03-28T11:58:00Z">
              <w:r w:rsidR="006C175C" w:rsidRPr="00E9434B">
                <w:rPr>
                  <w:rFonts w:eastAsia="Times New Roman" w:cstheme="minorHAnsi"/>
                  <w:sz w:val="18"/>
                  <w:szCs w:val="18"/>
                  <w:lang w:eastAsia="cs-CZ"/>
                </w:rPr>
                <w:t>Zaplať událost online přes platební bránu (SYS.BAR.2.15.HR)</w:t>
              </w:r>
            </w:ins>
            <w:ins w:id="712" w:author="Irova Zuzana" w:date="2025-03-28T11:58:00Z" w16du:dateUtc="2025-03-28T10:58:00Z">
              <w:r w:rsidR="006C175C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713" w:author="Irova Zuzana" w:date="2025-03-28T11:58:00Z">
              <w:r w:rsidR="006C175C" w:rsidRPr="009D11D4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Vytvoř jednorázovou fakturu za </w:t>
              </w:r>
            </w:ins>
            <w:ins w:id="714" w:author="Irova Zuzana" w:date="2025-03-28T11:59:00Z" w16du:dateUtc="2025-03-28T10:59:00Z">
              <w:r w:rsidR="006C175C">
                <w:rPr>
                  <w:rFonts w:eastAsia="Times New Roman" w:cstheme="minorHAnsi"/>
                  <w:sz w:val="18"/>
                  <w:szCs w:val="18"/>
                  <w:lang w:eastAsia="cs-CZ"/>
                </w:rPr>
                <w:t>mýto</w:t>
              </w:r>
            </w:ins>
            <w:ins w:id="715" w:author="Irova Zuzana" w:date="2025-03-28T11:58:00Z">
              <w:r w:rsidR="006C175C" w:rsidRPr="009D11D4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(SYS.BAR.0.</w:t>
              </w:r>
            </w:ins>
            <w:ins w:id="716" w:author="Irova Zuzana" w:date="2025-03-28T11:59:00Z" w16du:dateUtc="2025-03-28T10:59:00Z">
              <w:r w:rsidR="006C175C">
                <w:rPr>
                  <w:rFonts w:eastAsia="Times New Roman" w:cstheme="minorHAnsi"/>
                  <w:sz w:val="18"/>
                  <w:szCs w:val="18"/>
                  <w:lang w:eastAsia="cs-CZ"/>
                </w:rPr>
                <w:t>15</w:t>
              </w:r>
            </w:ins>
            <w:ins w:id="717" w:author="Irova Zuzana" w:date="2025-03-28T11:58:00Z">
              <w:r w:rsidR="006C175C" w:rsidRPr="009D11D4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</w:p>
          <w:p w14:paraId="3C06215F" w14:textId="33A40B86" w:rsidR="006C175C" w:rsidRDefault="006C175C" w:rsidP="00E9434B">
            <w:pPr>
              <w:spacing w:after="0" w:line="276" w:lineRule="auto"/>
              <w:rPr>
                <w:ins w:id="718" w:author="Irova Zuzana" w:date="2025-03-28T11:51:00Z" w16du:dateUtc="2025-03-28T10:51:00Z"/>
                <w:rFonts w:eastAsia="Times New Roman" w:cstheme="minorHAnsi"/>
                <w:sz w:val="18"/>
                <w:szCs w:val="18"/>
                <w:lang w:eastAsia="cs-CZ"/>
              </w:rPr>
            </w:pPr>
            <w:ins w:id="719" w:author="Irova Zuzana" w:date="2025-03-28T11:58:00Z" w16du:dateUtc="2025-03-28T10:5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Update entit: Payment, Payment Session, Card Payment Request</w:t>
              </w:r>
            </w:ins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AFB26" w14:textId="61951889" w:rsidR="006C175C" w:rsidRDefault="006C175C" w:rsidP="00170359">
            <w:pPr>
              <w:shd w:val="clear" w:color="auto" w:fill="FFFFFF"/>
              <w:rPr>
                <w:ins w:id="720" w:author="Irova Zuzana" w:date="2025-03-28T11:51:00Z" w16du:dateUtc="2025-03-28T10:51:00Z"/>
                <w:rFonts w:cstheme="minorHAnsi"/>
                <w:sz w:val="18"/>
                <w:szCs w:val="18"/>
              </w:rPr>
            </w:pPr>
            <w:ins w:id="721" w:author="Irova Zuzana" w:date="2025-03-28T11:51:00Z" w16du:dateUtc="2025-03-28T10:51:00Z">
              <w:r>
                <w:rPr>
                  <w:rFonts w:cstheme="minorHAnsi"/>
                  <w:sz w:val="18"/>
                  <w:szCs w:val="18"/>
                </w:rPr>
                <w:t>HRETC-127,</w:t>
              </w:r>
            </w:ins>
          </w:p>
        </w:tc>
      </w:tr>
      <w:tr w:rsidR="006C175C" w:rsidRPr="00955C1D" w14:paraId="7C069355" w14:textId="77777777" w:rsidTr="005C533A">
        <w:trPr>
          <w:trHeight w:val="255"/>
          <w:ins w:id="722" w:author="Irova Zuzana" w:date="2025-03-28T11:51:00Z"/>
        </w:trPr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3A75AEB2" w14:textId="77777777" w:rsidR="006C175C" w:rsidRDefault="006C175C" w:rsidP="00433047">
            <w:pPr>
              <w:spacing w:after="0"/>
              <w:rPr>
                <w:ins w:id="723" w:author="Irova Zuzana" w:date="2025-03-28T11:51:00Z" w16du:dateUtc="2025-03-28T10:5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4FBBA546" w14:textId="77777777" w:rsidR="006C175C" w:rsidRPr="5D923C7E" w:rsidRDefault="006C175C" w:rsidP="009C0AB4">
            <w:pPr>
              <w:spacing w:after="0" w:line="276" w:lineRule="auto"/>
              <w:rPr>
                <w:ins w:id="724" w:author="Irova Zuzana" w:date="2025-03-28T11:51:00Z" w16du:dateUtc="2025-03-28T10:51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CC05AA0" w14:textId="011F5272" w:rsidR="006C175C" w:rsidRDefault="00A86B25" w:rsidP="00DF6589">
            <w:pPr>
              <w:spacing w:after="0" w:line="276" w:lineRule="auto"/>
              <w:rPr>
                <w:ins w:id="725" w:author="Irova Zuzana" w:date="2025-03-28T11:51:00Z" w16du:dateUtc="2025-03-28T10:51:00Z"/>
                <w:rFonts w:eastAsia="Times New Roman" w:cstheme="minorHAnsi"/>
                <w:sz w:val="18"/>
                <w:szCs w:val="18"/>
                <w:lang w:eastAsia="cs-CZ"/>
              </w:rPr>
            </w:pPr>
            <w:ins w:id="726" w:author="Irová Zuzana" w:date="2025-06-06T17:30:00Z" w16du:dateUtc="2025-06-06T15:30:00Z">
              <w:r w:rsidRPr="00A86B25">
                <w:rPr>
                  <w:rFonts w:eastAsia="Times New Roman" w:cstheme="minorHAnsi"/>
                  <w:sz w:val="18"/>
                  <w:szCs w:val="18"/>
                  <w:lang w:eastAsia="cs-CZ"/>
                </w:rPr>
                <w:t>Zavedení jednotného identifikátoru OBU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</w:t>
              </w:r>
            </w:ins>
            <w:ins w:id="727" w:author="Irova Zuzana" w:date="2025-03-28T11:52:00Z" w16du:dateUtc="2025-03-28T10:52:00Z">
              <w:r w:rsidR="006C175C">
                <w:rPr>
                  <w:rFonts w:eastAsia="Times New Roman" w:cstheme="minorHAnsi"/>
                  <w:sz w:val="18"/>
                  <w:szCs w:val="18"/>
                  <w:lang w:eastAsia="cs-CZ"/>
                </w:rPr>
                <w:t>Update entit: Toll Transaction (změna uchovávání atributu OBU), update UC</w:t>
              </w:r>
            </w:ins>
            <w:ins w:id="728" w:author="Irova Zuzana" w:date="2025-03-28T11:53:00Z" w16du:dateUtc="2025-03-28T10:53:00Z">
              <w:r w:rsidR="006C175C">
                <w:rPr>
                  <w:rFonts w:eastAsia="Times New Roman" w:cstheme="minorHAnsi"/>
                  <w:sz w:val="18"/>
                  <w:szCs w:val="18"/>
                  <w:lang w:eastAsia="cs-CZ"/>
                </w:rPr>
                <w:t>s</w:t>
              </w:r>
            </w:ins>
            <w:ins w:id="729" w:author="Irova Zuzana" w:date="2025-03-28T11:52:00Z" w16du:dateUtc="2025-03-28T10:52:00Z">
              <w:r w:rsidR="006C175C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: </w:t>
              </w:r>
            </w:ins>
            <w:ins w:id="730" w:author="Irova Zuzana" w:date="2025-03-28T11:52:00Z">
              <w:r w:rsidR="006C175C" w:rsidRPr="003709BC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(SYS.BAR.1.8.HR)</w:t>
              </w:r>
            </w:ins>
            <w:ins w:id="731" w:author="Irova Zuzana" w:date="2025-03-28T11:52:00Z" w16du:dateUtc="2025-03-28T10:52:00Z">
              <w:r w:rsidR="006C175C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="006C175C" w:rsidRPr="00DF6589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(SYS.BAR.1.9.HR)</w:t>
              </w:r>
            </w:ins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1910E" w14:textId="03F909F7" w:rsidR="006C175C" w:rsidRDefault="006C175C" w:rsidP="00170359">
            <w:pPr>
              <w:shd w:val="clear" w:color="auto" w:fill="FFFFFF"/>
              <w:rPr>
                <w:ins w:id="732" w:author="Irova Zuzana" w:date="2025-03-28T11:51:00Z" w16du:dateUtc="2025-03-28T10:51:00Z"/>
                <w:rFonts w:cstheme="minorHAnsi"/>
                <w:sz w:val="18"/>
                <w:szCs w:val="18"/>
              </w:rPr>
            </w:pPr>
            <w:ins w:id="733" w:author="Irova Zuzana" w:date="2025-03-28T11:51:00Z" w16du:dateUtc="2025-03-28T10:51:00Z">
              <w:r w:rsidRPr="00176B12">
                <w:rPr>
                  <w:rFonts w:cstheme="minorHAnsi"/>
                  <w:sz w:val="18"/>
                  <w:szCs w:val="18"/>
                </w:rPr>
                <w:t>HRETC-1</w:t>
              </w:r>
              <w:r>
                <w:rPr>
                  <w:rFonts w:cstheme="minorHAnsi"/>
                  <w:sz w:val="18"/>
                  <w:szCs w:val="18"/>
                </w:rPr>
                <w:t>35,</w:t>
              </w:r>
            </w:ins>
          </w:p>
        </w:tc>
      </w:tr>
      <w:tr w:rsidR="006C175C" w:rsidRPr="00955C1D" w14:paraId="1CA5032A" w14:textId="77777777" w:rsidTr="005C533A">
        <w:trPr>
          <w:trHeight w:val="255"/>
          <w:ins w:id="734" w:author="Irová Zuzana" w:date="2025-05-20T15:03:00Z"/>
        </w:trPr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6F4E1BB6" w14:textId="77777777" w:rsidR="006C175C" w:rsidRDefault="006C175C" w:rsidP="00433047">
            <w:pPr>
              <w:spacing w:after="0"/>
              <w:rPr>
                <w:ins w:id="735" w:author="Irová Zuzana" w:date="2025-05-20T15:03:00Z" w16du:dateUtc="2025-05-20T13:0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228A1433" w14:textId="77777777" w:rsidR="006C175C" w:rsidRPr="5D923C7E" w:rsidRDefault="006C175C" w:rsidP="009C0AB4">
            <w:pPr>
              <w:spacing w:after="0" w:line="276" w:lineRule="auto"/>
              <w:rPr>
                <w:ins w:id="736" w:author="Irová Zuzana" w:date="2025-05-20T15:03:00Z" w16du:dateUtc="2025-05-20T13:03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6359E67" w14:textId="55F33063" w:rsidR="006C175C" w:rsidRDefault="006C175C" w:rsidP="00DF6589">
            <w:pPr>
              <w:spacing w:after="0" w:line="276" w:lineRule="auto"/>
              <w:rPr>
                <w:ins w:id="737" w:author="Irová Zuzana" w:date="2025-05-20T15:03:00Z" w16du:dateUtc="2025-05-20T13:03:00Z"/>
                <w:rFonts w:eastAsia="Times New Roman" w:cstheme="minorHAnsi"/>
                <w:sz w:val="18"/>
                <w:szCs w:val="18"/>
                <w:lang w:eastAsia="cs-CZ"/>
              </w:rPr>
            </w:pPr>
            <w:ins w:id="738" w:author="Irová Zuzana" w:date="2025-06-06T10:33:00Z" w16du:dateUtc="2025-06-06T08:3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Pravidelné faktury za mýtné. Nová HR verze UC: (SYS.BAR.0.1.HR)</w:t>
              </w:r>
            </w:ins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A9FE5" w14:textId="11B3B85D" w:rsidR="006C175C" w:rsidRPr="00176B12" w:rsidRDefault="006C175C" w:rsidP="00170359">
            <w:pPr>
              <w:shd w:val="clear" w:color="auto" w:fill="FFFFFF"/>
              <w:rPr>
                <w:ins w:id="739" w:author="Irová Zuzana" w:date="2025-05-20T15:03:00Z" w16du:dateUtc="2025-05-20T13:03:00Z"/>
                <w:rFonts w:cstheme="minorHAnsi"/>
                <w:sz w:val="18"/>
                <w:szCs w:val="18"/>
              </w:rPr>
            </w:pPr>
            <w:ins w:id="740" w:author="Irová Zuzana" w:date="2025-05-20T15:03:00Z" w16du:dateUtc="2025-05-20T13:03:00Z">
              <w:r>
                <w:rPr>
                  <w:rFonts w:cstheme="minorHAnsi"/>
                  <w:sz w:val="18"/>
                  <w:szCs w:val="18"/>
                </w:rPr>
                <w:t>HRETC-</w:t>
              </w:r>
            </w:ins>
            <w:ins w:id="741" w:author="Irová Zuzana" w:date="2025-06-06T10:33:00Z" w16du:dateUtc="2025-06-06T08:33:00Z">
              <w:r>
                <w:rPr>
                  <w:rFonts w:cstheme="minorHAnsi"/>
                  <w:sz w:val="18"/>
                  <w:szCs w:val="18"/>
                </w:rPr>
                <w:t>24</w:t>
              </w:r>
            </w:ins>
            <w:ins w:id="742" w:author="Irová Zuzana" w:date="2025-05-20T15:03:00Z" w16du:dateUtc="2025-05-20T13:03:00Z">
              <w:r>
                <w:rPr>
                  <w:rFonts w:cstheme="minorHAnsi"/>
                  <w:sz w:val="18"/>
                  <w:szCs w:val="18"/>
                </w:rPr>
                <w:t>7</w:t>
              </w:r>
            </w:ins>
          </w:p>
        </w:tc>
      </w:tr>
      <w:tr w:rsidR="006C175C" w:rsidRPr="00955C1D" w14:paraId="20F5F231" w14:textId="77777777" w:rsidTr="005C533A">
        <w:trPr>
          <w:trHeight w:val="255"/>
          <w:ins w:id="743" w:author="Irová Zuzana" w:date="2025-05-20T15:03:00Z"/>
        </w:trPr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4D2E46F8" w14:textId="77777777" w:rsidR="006C175C" w:rsidRDefault="006C175C" w:rsidP="00433047">
            <w:pPr>
              <w:spacing w:after="0"/>
              <w:rPr>
                <w:ins w:id="744" w:author="Irová Zuzana" w:date="2025-05-20T15:03:00Z" w16du:dateUtc="2025-05-20T13:0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0365857E" w14:textId="77777777" w:rsidR="006C175C" w:rsidRPr="5D923C7E" w:rsidRDefault="006C175C" w:rsidP="009C0AB4">
            <w:pPr>
              <w:spacing w:after="0" w:line="276" w:lineRule="auto"/>
              <w:rPr>
                <w:ins w:id="745" w:author="Irová Zuzana" w:date="2025-05-20T15:03:00Z" w16du:dateUtc="2025-05-20T13:03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8BEEDBD" w14:textId="57C603A9" w:rsidR="006C175C" w:rsidRDefault="006C175C" w:rsidP="00DF6589">
            <w:pPr>
              <w:spacing w:after="0" w:line="276" w:lineRule="auto"/>
              <w:rPr>
                <w:ins w:id="746" w:author="Irová Zuzana" w:date="2025-05-20T15:03:00Z" w16du:dateUtc="2025-05-20T13:03:00Z"/>
                <w:rFonts w:eastAsia="Times New Roman" w:cstheme="minorHAnsi"/>
                <w:sz w:val="18"/>
                <w:szCs w:val="18"/>
                <w:lang w:eastAsia="cs-CZ"/>
              </w:rPr>
            </w:pPr>
            <w:ins w:id="747" w:author="Irová Zuzana" w:date="2025-06-06T10:26:00Z" w16du:dateUtc="2025-06-06T08:26:00Z">
              <w:r w:rsidRPr="00AD0BB7">
                <w:rPr>
                  <w:rFonts w:eastAsia="Times New Roman" w:cstheme="minorHAnsi"/>
                  <w:sz w:val="18"/>
                  <w:szCs w:val="18"/>
                  <w:lang w:eastAsia="cs-CZ"/>
                </w:rPr>
                <w:t>Uzávěrka Bill Session - podpora pro Reprocessing</w:t>
              </w:r>
            </w:ins>
            <w:ins w:id="748" w:author="Irová Zuzana" w:date="2025-06-06T10:27:00Z" w16du:dateUtc="2025-06-06T08:2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, update UC: (SYS.BAR.0.1.HR)</w:t>
              </w:r>
            </w:ins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369FC" w14:textId="10574C99" w:rsidR="006C175C" w:rsidRPr="00176B12" w:rsidRDefault="006C175C" w:rsidP="00170359">
            <w:pPr>
              <w:shd w:val="clear" w:color="auto" w:fill="FFFFFF"/>
              <w:rPr>
                <w:ins w:id="749" w:author="Irová Zuzana" w:date="2025-05-20T15:03:00Z" w16du:dateUtc="2025-05-20T13:03:00Z"/>
                <w:rFonts w:cstheme="minorHAnsi"/>
                <w:sz w:val="18"/>
                <w:szCs w:val="18"/>
              </w:rPr>
            </w:pPr>
            <w:ins w:id="750" w:author="Irová Zuzana" w:date="2025-06-06T10:26:00Z" w16du:dateUtc="2025-06-06T08:26:00Z">
              <w:r w:rsidRPr="006A15AE">
                <w:rPr>
                  <w:rFonts w:cstheme="minorHAnsi"/>
                  <w:sz w:val="18"/>
                  <w:szCs w:val="18"/>
                </w:rPr>
                <w:t>HRETC-221</w:t>
              </w:r>
            </w:ins>
          </w:p>
        </w:tc>
      </w:tr>
      <w:tr w:rsidR="006C175C" w:rsidRPr="00955C1D" w14:paraId="16ED48AA" w14:textId="77777777" w:rsidTr="005C533A">
        <w:trPr>
          <w:trHeight w:val="255"/>
          <w:ins w:id="751" w:author="Irová Zuzana" w:date="2025-05-20T15:03:00Z"/>
        </w:trPr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45AE37F5" w14:textId="77777777" w:rsidR="006C175C" w:rsidRDefault="006C175C" w:rsidP="00433047">
            <w:pPr>
              <w:spacing w:after="0"/>
              <w:rPr>
                <w:ins w:id="752" w:author="Irová Zuzana" w:date="2025-05-20T15:03:00Z" w16du:dateUtc="2025-05-20T13:0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47A59270" w14:textId="77777777" w:rsidR="006C175C" w:rsidRPr="5D923C7E" w:rsidRDefault="006C175C" w:rsidP="009C0AB4">
            <w:pPr>
              <w:spacing w:after="0" w:line="276" w:lineRule="auto"/>
              <w:rPr>
                <w:ins w:id="753" w:author="Irová Zuzana" w:date="2025-05-20T15:03:00Z" w16du:dateUtc="2025-05-20T13:03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5EFA3C3" w14:textId="308E315A" w:rsidR="006C175C" w:rsidRDefault="006C175C" w:rsidP="00DF6589">
            <w:pPr>
              <w:spacing w:after="0" w:line="276" w:lineRule="auto"/>
              <w:rPr>
                <w:ins w:id="754" w:author="Irová Zuzana" w:date="2025-05-20T15:03:00Z" w16du:dateUtc="2025-05-20T13:03:00Z"/>
                <w:rFonts w:eastAsia="Times New Roman" w:cstheme="minorHAnsi"/>
                <w:sz w:val="18"/>
                <w:szCs w:val="18"/>
                <w:lang w:eastAsia="cs-CZ"/>
              </w:rPr>
            </w:pPr>
            <w:ins w:id="755" w:author="Irová Zuzana" w:date="2025-06-06T10:34:00Z" w16du:dateUtc="2025-06-06T08:3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Zaplacení za Product package </w:t>
              </w:r>
            </w:ins>
            <w:ins w:id="756" w:author="Irová Zuzana" w:date="2025-06-06T10:35:00Z" w16du:dateUtc="2025-06-06T08:3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a vystavení jednorázové faktury. Nový UC: (UC.BAR.0.21.HR)</w:t>
              </w:r>
            </w:ins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37D9" w14:textId="4ECE9A54" w:rsidR="006C175C" w:rsidRPr="00176B12" w:rsidRDefault="006C175C" w:rsidP="00170359">
            <w:pPr>
              <w:shd w:val="clear" w:color="auto" w:fill="FFFFFF"/>
              <w:rPr>
                <w:ins w:id="757" w:author="Irová Zuzana" w:date="2025-05-20T15:03:00Z" w16du:dateUtc="2025-05-20T13:03:00Z"/>
                <w:rFonts w:cstheme="minorHAnsi"/>
                <w:sz w:val="18"/>
                <w:szCs w:val="18"/>
              </w:rPr>
            </w:pPr>
            <w:ins w:id="758" w:author="Irová Zuzana" w:date="2025-06-06T10:34:00Z" w16du:dateUtc="2025-06-06T08:34:00Z">
              <w:r w:rsidRPr="007152EC">
                <w:rPr>
                  <w:rFonts w:cstheme="minorHAnsi"/>
                  <w:sz w:val="18"/>
                  <w:szCs w:val="18"/>
                </w:rPr>
                <w:t>HRETC-2</w:t>
              </w:r>
              <w:r>
                <w:rPr>
                  <w:rFonts w:cstheme="minorHAnsi"/>
                  <w:sz w:val="18"/>
                  <w:szCs w:val="18"/>
                </w:rPr>
                <w:t>42</w:t>
              </w:r>
            </w:ins>
          </w:p>
        </w:tc>
      </w:tr>
      <w:tr w:rsidR="006C175C" w:rsidRPr="00955C1D" w14:paraId="7C632035" w14:textId="77777777" w:rsidTr="005C533A">
        <w:trPr>
          <w:trHeight w:val="255"/>
          <w:ins w:id="759" w:author="Irová Zuzana" w:date="2025-05-20T15:03:00Z"/>
        </w:trPr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63ACE5F5" w14:textId="77777777" w:rsidR="006C175C" w:rsidRDefault="006C175C" w:rsidP="00433047">
            <w:pPr>
              <w:spacing w:after="0"/>
              <w:rPr>
                <w:ins w:id="760" w:author="Irová Zuzana" w:date="2025-05-20T15:03:00Z" w16du:dateUtc="2025-05-20T13:0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7AFEE3B5" w14:textId="77777777" w:rsidR="006C175C" w:rsidRPr="5D923C7E" w:rsidRDefault="006C175C" w:rsidP="009C0AB4">
            <w:pPr>
              <w:spacing w:after="0" w:line="276" w:lineRule="auto"/>
              <w:rPr>
                <w:ins w:id="761" w:author="Irová Zuzana" w:date="2025-05-20T15:03:00Z" w16du:dateUtc="2025-05-20T13:03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7292B0" w14:textId="3B6D3FB9" w:rsidR="006C175C" w:rsidRPr="00900CB1" w:rsidRDefault="006C175C" w:rsidP="00DF6589">
            <w:pPr>
              <w:spacing w:after="0" w:line="276" w:lineRule="auto"/>
              <w:rPr>
                <w:ins w:id="762" w:author="Irová Zuzana" w:date="2025-05-20T15:03:00Z" w16du:dateUtc="2025-05-20T13:03:00Z"/>
                <w:rFonts w:eastAsia="Times New Roman" w:cstheme="minorHAnsi"/>
                <w:sz w:val="18"/>
                <w:szCs w:val="18"/>
                <w:lang w:eastAsia="cs-CZ"/>
              </w:rPr>
            </w:pPr>
            <w:ins w:id="763" w:author="Irová Zuzana" w:date="2025-06-06T11:23:00Z" w16du:dateUtc="2025-06-06T09:23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Update Alert listu. Updated UCs: </w:t>
              </w:r>
            </w:ins>
            <w:ins w:id="764" w:author="Irová Zuzana" w:date="2025-06-06T12:07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</w:t>
              </w:r>
            </w:ins>
            <w:ins w:id="765" w:author="Irová Zuzana" w:date="2025-06-06T12:07:00Z" w16du:dateUtc="2025-06-06T10:07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1.8</w:t>
              </w:r>
            </w:ins>
            <w:ins w:id="766" w:author="Irová Zuzana" w:date="2025-06-06T12:07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  <w:ins w:id="767" w:author="Irová Zuzana" w:date="2025-06-06T12:08:00Z" w16du:dateUtc="2025-06-06T10:08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768" w:author="Irová Zuzana" w:date="2025-06-06T12:08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</w:t>
              </w:r>
            </w:ins>
            <w:ins w:id="769" w:author="Irová Zuzana" w:date="2025-06-06T12:08:00Z" w16du:dateUtc="2025-06-06T10:08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1.1</w:t>
              </w:r>
            </w:ins>
            <w:ins w:id="770" w:author="Irová Zuzana" w:date="2025-06-06T12:08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0.HR)</w:t>
              </w:r>
            </w:ins>
            <w:ins w:id="771" w:author="Irová Zuzana" w:date="2025-06-06T12:08:00Z" w16du:dateUtc="2025-06-06T10:08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, (UC.BAR.0.20.HR)</w:t>
              </w:r>
            </w:ins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22E33" w14:textId="30548C8F" w:rsidR="006C175C" w:rsidRPr="00176B12" w:rsidRDefault="006C175C" w:rsidP="00170359">
            <w:pPr>
              <w:shd w:val="clear" w:color="auto" w:fill="FFFFFF"/>
              <w:rPr>
                <w:ins w:id="772" w:author="Irová Zuzana" w:date="2025-05-20T15:03:00Z" w16du:dateUtc="2025-05-20T13:03:00Z"/>
                <w:rFonts w:cstheme="minorHAnsi"/>
                <w:sz w:val="18"/>
                <w:szCs w:val="18"/>
              </w:rPr>
            </w:pPr>
            <w:ins w:id="773" w:author="Irová Zuzana" w:date="2025-06-06T10:34:00Z" w16du:dateUtc="2025-06-06T08:34:00Z">
              <w:r w:rsidRPr="007152EC">
                <w:rPr>
                  <w:rFonts w:cstheme="minorHAnsi"/>
                  <w:sz w:val="18"/>
                  <w:szCs w:val="18"/>
                </w:rPr>
                <w:t>HRETC-2</w:t>
              </w:r>
            </w:ins>
            <w:ins w:id="774" w:author="Irová Zuzana" w:date="2025-06-06T11:23:00Z" w16du:dateUtc="2025-06-06T09:23:00Z">
              <w:r>
                <w:rPr>
                  <w:rFonts w:cstheme="minorHAnsi"/>
                  <w:sz w:val="18"/>
                  <w:szCs w:val="18"/>
                </w:rPr>
                <w:t>18</w:t>
              </w:r>
            </w:ins>
          </w:p>
        </w:tc>
      </w:tr>
      <w:tr w:rsidR="003A1F02" w:rsidRPr="00955C1D" w14:paraId="0D5AB6F5" w14:textId="77777777" w:rsidTr="005C533A">
        <w:trPr>
          <w:trHeight w:val="255"/>
          <w:ins w:id="775" w:author="Irová Zuzana" w:date="2025-06-06T19:21:00Z"/>
        </w:trPr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050FCE6C" w14:textId="77777777" w:rsidR="003A1F02" w:rsidRDefault="003A1F02" w:rsidP="00433047">
            <w:pPr>
              <w:spacing w:after="0"/>
              <w:rPr>
                <w:ins w:id="776" w:author="Irová Zuzana" w:date="2025-06-06T19:21:00Z" w16du:dateUtc="2025-06-06T17:2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4A6EB8A3" w14:textId="77777777" w:rsidR="003A1F02" w:rsidRPr="5D923C7E" w:rsidRDefault="003A1F02" w:rsidP="009C0AB4">
            <w:pPr>
              <w:spacing w:after="0" w:line="276" w:lineRule="auto"/>
              <w:rPr>
                <w:ins w:id="777" w:author="Irová Zuzana" w:date="2025-06-06T19:21:00Z" w16du:dateUtc="2025-06-06T17:21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4AE0FEC" w14:textId="3CFC8EA0" w:rsidR="003A1F02" w:rsidRPr="00900CB1" w:rsidRDefault="003A1F02" w:rsidP="00DF6589">
            <w:pPr>
              <w:spacing w:after="0" w:line="276" w:lineRule="auto"/>
              <w:rPr>
                <w:ins w:id="778" w:author="Irová Zuzana" w:date="2025-06-06T19:21:00Z" w16du:dateUtc="2025-06-06T17:21:00Z"/>
                <w:rFonts w:eastAsia="Times New Roman" w:cstheme="minorHAnsi"/>
                <w:sz w:val="18"/>
                <w:szCs w:val="18"/>
                <w:lang w:eastAsia="cs-CZ"/>
              </w:rPr>
            </w:pPr>
            <w:ins w:id="779" w:author="Irová Zuzana" w:date="2025-06-06T19:21:00Z" w16du:dateUtc="2025-06-06T17:21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Zjištění adresy offendera z Eucarisu. Update UCs: </w:t>
              </w:r>
            </w:ins>
            <w:ins w:id="780" w:author="Irová Zuzana" w:date="2025-06-06T19:30:00Z" w16du:dateUtc="2025-06-06T17:30:00Z">
              <w:r w:rsidR="00A1027E" w:rsidRPr="00900CB1">
                <w:rPr>
                  <w:sz w:val="18"/>
                  <w:szCs w:val="18"/>
                  <w:rPrChange w:id="781" w:author="Irová Zuzana" w:date="2025-06-16T11:14:00Z" w16du:dateUtc="2025-06-16T09:14:00Z">
                    <w:rPr/>
                  </w:rPrChange>
                </w:rPr>
                <w:t>(SYS.BAR.0.13.HR), (SYS.BAR.0.14.HR)</w:t>
              </w:r>
            </w:ins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587E1" w14:textId="76A0C346" w:rsidR="003A1F02" w:rsidRPr="007152EC" w:rsidRDefault="003A1F02" w:rsidP="00170359">
            <w:pPr>
              <w:shd w:val="clear" w:color="auto" w:fill="FFFFFF"/>
              <w:rPr>
                <w:ins w:id="782" w:author="Irová Zuzana" w:date="2025-06-06T19:21:00Z" w16du:dateUtc="2025-06-06T17:21:00Z"/>
                <w:rFonts w:cstheme="minorHAnsi"/>
                <w:sz w:val="18"/>
                <w:szCs w:val="18"/>
              </w:rPr>
            </w:pPr>
            <w:ins w:id="783" w:author="Irová Zuzana" w:date="2025-06-06T19:21:00Z" w16du:dateUtc="2025-06-06T17:21:00Z">
              <w:r>
                <w:rPr>
                  <w:rFonts w:cstheme="minorHAnsi"/>
                  <w:sz w:val="18"/>
                  <w:szCs w:val="18"/>
                </w:rPr>
                <w:t>HRETC-252, HRETC-146</w:t>
              </w:r>
            </w:ins>
          </w:p>
        </w:tc>
      </w:tr>
      <w:tr w:rsidR="006C175C" w:rsidRPr="00955C1D" w14:paraId="58B111AA" w14:textId="77777777" w:rsidTr="005C533A">
        <w:trPr>
          <w:trHeight w:val="255"/>
          <w:ins w:id="784" w:author="Irová Zuzana" w:date="2025-05-20T15:03:00Z"/>
        </w:trPr>
        <w:tc>
          <w:tcPr>
            <w:tcW w:w="709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63A49B51" w14:textId="77777777" w:rsidR="006C175C" w:rsidRDefault="006C175C" w:rsidP="00433047">
            <w:pPr>
              <w:spacing w:after="0"/>
              <w:rPr>
                <w:ins w:id="785" w:author="Irová Zuzana" w:date="2025-05-20T15:03:00Z" w16du:dateUtc="2025-05-20T13:0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right w:val="single" w:sz="4" w:space="0" w:color="auto"/>
            </w:tcBorders>
            <w:noWrap/>
          </w:tcPr>
          <w:p w14:paraId="3CE75568" w14:textId="77777777" w:rsidR="006C175C" w:rsidRPr="5D923C7E" w:rsidRDefault="006C175C" w:rsidP="009C0AB4">
            <w:pPr>
              <w:spacing w:after="0" w:line="276" w:lineRule="auto"/>
              <w:rPr>
                <w:ins w:id="786" w:author="Irová Zuzana" w:date="2025-05-20T15:03:00Z" w16du:dateUtc="2025-05-20T13:03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1C44E9A" w14:textId="060AAC6B" w:rsidR="006C175C" w:rsidRPr="00900CB1" w:rsidRDefault="006C175C" w:rsidP="00DF6589">
            <w:pPr>
              <w:spacing w:after="0" w:line="276" w:lineRule="auto"/>
              <w:rPr>
                <w:ins w:id="787" w:author="Irová Zuzana" w:date="2025-05-20T15:03:00Z" w16du:dateUtc="2025-05-20T13:03:00Z"/>
                <w:rFonts w:eastAsia="Times New Roman" w:cstheme="minorHAnsi"/>
                <w:sz w:val="18"/>
                <w:szCs w:val="18"/>
                <w:lang w:eastAsia="cs-CZ"/>
              </w:rPr>
            </w:pPr>
            <w:ins w:id="788" w:author="Irová Zuzana" w:date="2025-06-06T12:38:00Z" w16du:dateUtc="2025-06-06T10:38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Vliv aplikovaného Product package na Toll Transaction. Update entity: Toll Transaction</w:t>
              </w:r>
            </w:ins>
            <w:ins w:id="789" w:author="Irová Zuzana" w:date="2025-06-06T12:39:00Z" w16du:dateUtc="2025-06-06T10:39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, update UC: (SYS.BAR.1.8.HR),</w:t>
              </w:r>
            </w:ins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818ED" w14:textId="2B7C0A72" w:rsidR="006C175C" w:rsidRPr="00176B12" w:rsidRDefault="006C175C" w:rsidP="00170359">
            <w:pPr>
              <w:shd w:val="clear" w:color="auto" w:fill="FFFFFF"/>
              <w:rPr>
                <w:ins w:id="790" w:author="Irová Zuzana" w:date="2025-05-20T15:03:00Z" w16du:dateUtc="2025-05-20T13:03:00Z"/>
                <w:rFonts w:cstheme="minorHAnsi"/>
                <w:sz w:val="18"/>
                <w:szCs w:val="18"/>
              </w:rPr>
            </w:pPr>
            <w:ins w:id="791" w:author="Irová Zuzana" w:date="2025-06-06T10:34:00Z" w16du:dateUtc="2025-06-06T08:34:00Z">
              <w:r w:rsidRPr="007152EC">
                <w:rPr>
                  <w:rFonts w:cstheme="minorHAnsi"/>
                  <w:sz w:val="18"/>
                  <w:szCs w:val="18"/>
                </w:rPr>
                <w:t>HRETC-2</w:t>
              </w:r>
            </w:ins>
            <w:ins w:id="792" w:author="Irová Zuzana" w:date="2025-06-06T12:38:00Z" w16du:dateUtc="2025-06-06T10:38:00Z">
              <w:r>
                <w:rPr>
                  <w:rFonts w:cstheme="minorHAnsi"/>
                  <w:sz w:val="18"/>
                  <w:szCs w:val="18"/>
                </w:rPr>
                <w:t>46</w:t>
              </w:r>
            </w:ins>
          </w:p>
        </w:tc>
      </w:tr>
      <w:tr w:rsidR="006C175C" w:rsidRPr="00955C1D" w14:paraId="0C3DB985" w14:textId="77777777" w:rsidTr="005C533A">
        <w:trPr>
          <w:trHeight w:val="255"/>
          <w:ins w:id="793" w:author="Irová Zuzana" w:date="2025-05-20T15:03:00Z"/>
        </w:trPr>
        <w:tc>
          <w:tcPr>
            <w:tcW w:w="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758F5F0" w14:textId="77777777" w:rsidR="006C175C" w:rsidRDefault="006C175C" w:rsidP="00433047">
            <w:pPr>
              <w:spacing w:after="0"/>
              <w:rPr>
                <w:ins w:id="794" w:author="Irová Zuzana" w:date="2025-05-20T15:03:00Z" w16du:dateUtc="2025-05-20T13:0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2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ADFDC4B" w14:textId="77777777" w:rsidR="006C175C" w:rsidRPr="5D923C7E" w:rsidRDefault="006C175C" w:rsidP="009C0AB4">
            <w:pPr>
              <w:spacing w:after="0" w:line="276" w:lineRule="auto"/>
              <w:rPr>
                <w:ins w:id="795" w:author="Irová Zuzana" w:date="2025-05-20T15:03:00Z" w16du:dateUtc="2025-05-20T13:03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1A5470F" w14:textId="77777777" w:rsidR="006C175C" w:rsidRPr="00900CB1" w:rsidRDefault="00B753DB" w:rsidP="00DF6589">
            <w:pPr>
              <w:spacing w:after="0" w:line="276" w:lineRule="auto"/>
              <w:rPr>
                <w:ins w:id="796" w:author="Irová Zuzana" w:date="2025-06-07T00:10:00Z" w16du:dateUtc="2025-06-06T22:10:00Z"/>
                <w:rFonts w:eastAsia="Times New Roman" w:cstheme="minorHAnsi"/>
                <w:sz w:val="18"/>
                <w:szCs w:val="18"/>
                <w:lang w:eastAsia="cs-CZ"/>
              </w:rPr>
            </w:pPr>
            <w:ins w:id="797" w:author="Irová Zuzana" w:date="2025-06-07T00:09:00Z" w16du:dateUtc="2025-06-06T22:09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Nový</w:t>
              </w:r>
            </w:ins>
            <w:ins w:id="798" w:author="Irová Zuzana" w:date="2025-06-06T19:19:00Z" w16du:dateUtc="2025-06-06T17:19:00Z">
              <w:r w:rsidR="00BB38B8"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UCs: </w:t>
              </w:r>
            </w:ins>
            <w:ins w:id="799" w:author="Irová Zuzana" w:date="2025-06-07T00:09:00Z" w16du:dateUtc="2025-06-06T22:09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Tokeniz</w:t>
              </w:r>
              <w:r w:rsidR="00B67658"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uj kartu přes platební bránu (SYS.BAR.2.1</w:t>
              </w:r>
            </w:ins>
            <w:ins w:id="800" w:author="Irová Zuzana" w:date="2025-06-07T00:10:00Z" w16du:dateUtc="2025-06-06T22:10:00Z">
              <w:r w:rsidR="00B67658"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7.HR)</w:t>
              </w:r>
            </w:ins>
          </w:p>
          <w:p w14:paraId="64949DAF" w14:textId="77777777" w:rsidR="00687E2A" w:rsidRPr="00900CB1" w:rsidRDefault="00B67658" w:rsidP="00736882">
            <w:pPr>
              <w:spacing w:after="0" w:line="276" w:lineRule="auto"/>
              <w:rPr>
                <w:ins w:id="801" w:author="Irová Zuzana" w:date="2025-06-16T11:12:00Z" w16du:dateUtc="2025-06-16T09:12:00Z"/>
                <w:rFonts w:eastAsia="Times New Roman" w:cstheme="minorHAnsi"/>
                <w:sz w:val="18"/>
                <w:szCs w:val="18"/>
                <w:lang w:eastAsia="cs-CZ"/>
              </w:rPr>
            </w:pPr>
            <w:ins w:id="802" w:author="Irová Zuzana" w:date="2025-06-07T00:10:00Z" w16du:dateUtc="2025-06-06T22:10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Update entit: </w:t>
              </w:r>
              <w:r w:rsidR="00736882"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Payment session – nové atributy Required complete a Subscription required. </w:t>
              </w:r>
            </w:ins>
          </w:p>
          <w:p w14:paraId="3DF7D448" w14:textId="77777777" w:rsidR="00480596" w:rsidRDefault="0065236A" w:rsidP="008C05AE">
            <w:pPr>
              <w:spacing w:after="0"/>
              <w:rPr>
                <w:ins w:id="803" w:author="Irová Zuzana" w:date="2025-06-17T10:49:00Z" w16du:dateUtc="2025-06-17T08:49:00Z"/>
                <w:rFonts w:eastAsia="Times New Roman" w:cstheme="minorHAnsi"/>
                <w:sz w:val="18"/>
                <w:szCs w:val="18"/>
                <w:lang w:eastAsia="cs-CZ"/>
              </w:rPr>
            </w:pPr>
            <w:ins w:id="804" w:author="Irová Zuzana" w:date="2025-06-07T00:10:00Z" w16du:dateUtc="2025-06-06T22:10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 session</w:t>
              </w:r>
            </w:ins>
            <w:ins w:id="805" w:author="Irová Zuzana" w:date="2025-06-07T00:11:00Z" w16du:dateUtc="2025-06-06T22:11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.payment session type -nové hodnoty v enumu </w:t>
              </w:r>
            </w:ins>
          </w:p>
          <w:p w14:paraId="496D8DFC" w14:textId="67D6FEBF" w:rsidR="00480596" w:rsidRDefault="00821961" w:rsidP="008C05AE">
            <w:pPr>
              <w:spacing w:after="0"/>
              <w:rPr>
                <w:ins w:id="806" w:author="Irová Zuzana" w:date="2025-06-17T10:49:00Z" w16du:dateUtc="2025-06-17T08:49:00Z"/>
                <w:rFonts w:eastAsia="Times New Roman" w:cstheme="minorHAnsi"/>
                <w:sz w:val="18"/>
                <w:szCs w:val="18"/>
                <w:lang w:eastAsia="cs-CZ"/>
              </w:rPr>
            </w:pPr>
            <w:ins w:id="807" w:author="Irová Zuzana" w:date="2025-06-07T00:12:00Z" w16du:dateUtc="2025-06-06T22:12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Subscription payment a Subscription payment cancel</w:t>
              </w:r>
            </w:ins>
            <w:ins w:id="808" w:author="Irová Zuzana" w:date="2025-06-07T00:11:00Z" w16du:dateUtc="2025-06-06T22:11:00Z">
              <w:r w:rsidR="0065236A"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</w:p>
          <w:p w14:paraId="483D6477" w14:textId="3E25C118" w:rsidR="008C05AE" w:rsidRDefault="00687E2A" w:rsidP="008C05AE">
            <w:pPr>
              <w:spacing w:after="0"/>
              <w:rPr>
                <w:ins w:id="809" w:author="Irová Zuzana" w:date="2025-06-17T10:46:00Z" w16du:dateUtc="2025-06-17T08:46:00Z"/>
                <w:rFonts w:eastAsia="Times New Roman" w:cstheme="minorBidi"/>
                <w:sz w:val="18"/>
                <w:szCs w:val="18"/>
                <w:lang w:eastAsia="cs-CZ"/>
              </w:rPr>
            </w:pPr>
            <w:ins w:id="810" w:author="Irová Zuzana" w:date="2025-06-16T11:12:00Z" w16du:dateUtc="2025-06-16T09:12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Payment session.internet banking channel -nové hodnoty v enumu </w:t>
              </w:r>
            </w:ins>
            <w:ins w:id="811" w:author="Irová Zuzana" w:date="2025-06-16T11:12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CorvusPay tokenization</w:t>
              </w:r>
            </w:ins>
            <w:ins w:id="812" w:author="Irová Zuzana" w:date="2025-06-16T11:12:00Z" w16du:dateUtc="2025-06-16T09:12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813" w:author="Irová Zuzana" w:date="2025-06-16T11:13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CorvusPay payment by token</w:t>
              </w:r>
            </w:ins>
            <w:ins w:id="814" w:author="Irová Zuzana" w:date="2025-06-17T10:45:00Z" w16du:dateUtc="2025-06-17T08:45:00Z">
              <w:r w:rsidR="00E70E3B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Nové hodnoty Payment type = </w:t>
              </w:r>
            </w:ins>
            <w:ins w:id="815" w:author="Irová Zuzana" w:date="2025-06-17T10:46:00Z" w16du:dateUtc="2025-06-17T08:46:00Z">
              <w:r w:rsidR="008C05AE" w:rsidRPr="00785E90">
                <w:rPr>
                  <w:rFonts w:eastAsia="Times New Roman" w:cstheme="minorBidi"/>
                  <w:sz w:val="18"/>
                  <w:szCs w:val="18"/>
                  <w:lang w:eastAsia="cs-CZ"/>
                </w:rPr>
                <w:t>Tokenization</w:t>
              </w:r>
              <w:r w:rsidR="008C05A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r</w:t>
              </w:r>
              <w:r w:rsidR="008C05AE" w:rsidRPr="00785E90">
                <w:rPr>
                  <w:rFonts w:eastAsia="Times New Roman" w:cstheme="minorBidi"/>
                  <w:sz w:val="18"/>
                  <w:szCs w:val="18"/>
                  <w:lang w:eastAsia="cs-CZ"/>
                </w:rPr>
                <w:t>eservation</w:t>
              </w:r>
            </w:ins>
          </w:p>
          <w:p w14:paraId="3912F67F" w14:textId="452C4A35" w:rsidR="00B67658" w:rsidRPr="00900CB1" w:rsidRDefault="008C05AE" w:rsidP="00480596">
            <w:pPr>
              <w:spacing w:after="0"/>
              <w:rPr>
                <w:ins w:id="816" w:author="Irová Zuzana" w:date="2025-05-20T15:03:00Z" w16du:dateUtc="2025-05-20T13:03:00Z"/>
                <w:rFonts w:eastAsia="Times New Roman" w:cstheme="minorHAnsi"/>
                <w:sz w:val="18"/>
                <w:szCs w:val="18"/>
                <w:lang w:eastAsia="cs-CZ"/>
              </w:rPr>
              <w:pPrChange w:id="817" w:author="Irová Zuzana" w:date="2025-06-17T10:49:00Z" w16du:dateUtc="2025-06-17T08:49:00Z">
                <w:pPr>
                  <w:spacing w:after="0" w:line="276" w:lineRule="auto"/>
                </w:pPr>
              </w:pPrChange>
            </w:pPr>
            <w:ins w:id="818" w:author="Irová Zuzana" w:date="2025-06-17T10:46:00Z" w16du:dateUtc="2025-06-17T08:46:00Z">
              <w:r w:rsidRPr="00785E90">
                <w:rPr>
                  <w:rFonts w:eastAsia="Times New Roman" w:cstheme="minorBidi"/>
                  <w:sz w:val="18"/>
                  <w:szCs w:val="18"/>
                  <w:lang w:eastAsia="cs-CZ"/>
                </w:rPr>
                <w:t>Tokenization</w:t>
              </w:r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r </w:t>
              </w:r>
              <w:r w:rsidRPr="00785E90">
                <w:rPr>
                  <w:rFonts w:eastAsia="Times New Roman" w:cstheme="minorBidi"/>
                  <w:sz w:val="18"/>
                  <w:szCs w:val="18"/>
                  <w:lang w:eastAsia="cs-CZ"/>
                </w:rPr>
                <w:t>eservation</w:t>
              </w:r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c</w:t>
              </w:r>
              <w:r w:rsidRPr="00785E90">
                <w:rPr>
                  <w:rFonts w:eastAsia="Times New Roman" w:cstheme="minorBidi"/>
                  <w:sz w:val="18"/>
                  <w:szCs w:val="18"/>
                  <w:lang w:eastAsia="cs-CZ"/>
                </w:rPr>
                <w:t>ancel</w:t>
              </w:r>
            </w:ins>
            <w:ins w:id="819" w:author="Irová Zuzana" w:date="2025-06-17T10:49:00Z" w16du:dateUtc="2025-06-17T08:49:00Z">
              <w:r w:rsidR="00480596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, </w:t>
              </w:r>
            </w:ins>
            <w:ins w:id="820" w:author="Irová Zuzana" w:date="2025-06-17T10:46:00Z" w16du:dateUtc="2025-06-17T08:46:00Z">
              <w:r w:rsidRPr="00785E90">
                <w:rPr>
                  <w:rFonts w:eastAsia="Times New Roman" w:cstheme="minorBidi"/>
                  <w:sz w:val="18"/>
                  <w:szCs w:val="18"/>
                  <w:lang w:eastAsia="cs-CZ"/>
                </w:rPr>
                <w:t>Toll</w:t>
              </w:r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p</w:t>
              </w:r>
              <w:r w:rsidRPr="00785E90">
                <w:rPr>
                  <w:rFonts w:eastAsia="Times New Roman" w:cstheme="minorBidi"/>
                  <w:sz w:val="18"/>
                  <w:szCs w:val="18"/>
                  <w:lang w:eastAsia="cs-CZ"/>
                </w:rPr>
                <w:t>ayment</w:t>
              </w:r>
            </w:ins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74A65" w14:textId="7EF2124E" w:rsidR="006C175C" w:rsidRPr="00176B12" w:rsidRDefault="00A12B79" w:rsidP="00170359">
            <w:pPr>
              <w:shd w:val="clear" w:color="auto" w:fill="FFFFFF"/>
              <w:rPr>
                <w:ins w:id="821" w:author="Irová Zuzana" w:date="2025-05-20T15:03:00Z" w16du:dateUtc="2025-05-20T13:03:00Z"/>
                <w:rFonts w:cstheme="minorHAnsi"/>
                <w:sz w:val="18"/>
                <w:szCs w:val="18"/>
              </w:rPr>
            </w:pPr>
            <w:ins w:id="822" w:author="Irová Zuzana" w:date="2025-06-06T19:19:00Z" w16du:dateUtc="2025-06-06T17:19:00Z">
              <w:r>
                <w:rPr>
                  <w:rFonts w:cstheme="minorHAnsi"/>
                  <w:sz w:val="18"/>
                  <w:szCs w:val="18"/>
                </w:rPr>
                <w:t>HR</w:t>
              </w:r>
              <w:r w:rsidR="00BB38B8">
                <w:rPr>
                  <w:rFonts w:cstheme="minorHAnsi"/>
                  <w:sz w:val="18"/>
                  <w:szCs w:val="18"/>
                </w:rPr>
                <w:t>ETC-</w:t>
              </w:r>
            </w:ins>
            <w:ins w:id="823" w:author="Irová Zuzana" w:date="2025-06-07T00:09:00Z" w16du:dateUtc="2025-06-06T22:09:00Z">
              <w:r w:rsidR="00B753DB">
                <w:rPr>
                  <w:rFonts w:cstheme="minorHAnsi"/>
                  <w:sz w:val="18"/>
                  <w:szCs w:val="18"/>
                </w:rPr>
                <w:t>95</w:t>
              </w:r>
            </w:ins>
          </w:p>
        </w:tc>
      </w:tr>
      <w:tr w:rsidR="00B67D86" w:rsidRPr="00955C1D" w14:paraId="5BCD3B6E" w14:textId="77777777" w:rsidTr="00BF3DED">
        <w:trPr>
          <w:trHeight w:val="255"/>
          <w:ins w:id="824" w:author="Irová Zuzana" w:date="2025-05-20T15:03:00Z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F926CAD" w14:textId="77777777" w:rsidR="00B67D86" w:rsidRDefault="00B67D86" w:rsidP="00433047">
            <w:pPr>
              <w:spacing w:after="0"/>
              <w:rPr>
                <w:ins w:id="825" w:author="Irová Zuzana" w:date="2025-05-20T15:03:00Z" w16du:dateUtc="2025-05-20T13:0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F5FE024" w14:textId="77777777" w:rsidR="00B67D86" w:rsidRPr="5D923C7E" w:rsidRDefault="00B67D86" w:rsidP="009C0AB4">
            <w:pPr>
              <w:spacing w:after="0" w:line="276" w:lineRule="auto"/>
              <w:rPr>
                <w:ins w:id="826" w:author="Irová Zuzana" w:date="2025-05-20T15:03:00Z" w16du:dateUtc="2025-05-20T13:03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C26C73B" w14:textId="6E24BD0F" w:rsidR="00B67D86" w:rsidRPr="00900CB1" w:rsidRDefault="00224AB2" w:rsidP="00DF6589">
            <w:pPr>
              <w:spacing w:after="0" w:line="276" w:lineRule="auto"/>
              <w:rPr>
                <w:ins w:id="827" w:author="Irová Zuzana" w:date="2025-05-20T15:03:00Z" w16du:dateUtc="2025-05-20T13:03:00Z"/>
                <w:rFonts w:eastAsia="Times New Roman" w:cstheme="minorHAnsi"/>
                <w:sz w:val="18"/>
                <w:szCs w:val="18"/>
                <w:lang w:eastAsia="cs-CZ"/>
              </w:rPr>
            </w:pPr>
            <w:ins w:id="828" w:author="Irová Zuzana" w:date="2025-06-16T11:13:00Z" w16du:dateUtc="2025-06-16T09:13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Update UC </w:t>
              </w:r>
            </w:ins>
            <w:ins w:id="829" w:author="Irová Zuzana" w:date="2025-06-16T11:14:00Z" w16du:dateUtc="2025-06-16T09:14:00Z">
              <w:r w:rsidR="00900CB1" w:rsidRPr="00900CB1">
                <w:rPr>
                  <w:sz w:val="18"/>
                  <w:szCs w:val="18"/>
                  <w:rPrChange w:id="830" w:author="Irová Zuzana" w:date="2025-06-16T11:14:00Z" w16du:dateUtc="2025-06-16T09:14:00Z">
                    <w:rPr/>
                  </w:rPrChange>
                </w:rPr>
                <w:t>(SYS.BAR.1.10.HR)</w:t>
              </w:r>
              <w:r w:rsidR="00900CB1">
                <w:rPr>
                  <w:sz w:val="18"/>
                  <w:szCs w:val="18"/>
                </w:rPr>
                <w:t xml:space="preserve"> </w:t>
              </w:r>
            </w:ins>
            <w:ins w:id="831" w:author="Irová Zuzana" w:date="2025-06-16T11:13:00Z" w16du:dateUtc="2025-06-16T09:13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na základě poznatků z realizace.</w:t>
              </w:r>
            </w:ins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5E98B" w14:textId="6ED1188B" w:rsidR="00B67D86" w:rsidRPr="00176B12" w:rsidRDefault="00F86C6E" w:rsidP="00170359">
            <w:pPr>
              <w:shd w:val="clear" w:color="auto" w:fill="FFFFFF"/>
              <w:rPr>
                <w:ins w:id="832" w:author="Irová Zuzana" w:date="2025-05-20T15:03:00Z" w16du:dateUtc="2025-05-20T13:03:00Z"/>
                <w:rFonts w:cstheme="minorHAnsi"/>
                <w:sz w:val="18"/>
                <w:szCs w:val="18"/>
              </w:rPr>
            </w:pPr>
            <w:ins w:id="833" w:author="Irová Zuzana" w:date="2025-06-16T11:11:00Z" w16du:dateUtc="2025-06-16T09:11:00Z">
              <w:r>
                <w:rPr>
                  <w:rFonts w:cstheme="minorHAnsi"/>
                  <w:sz w:val="18"/>
                  <w:szCs w:val="18"/>
                </w:rPr>
                <w:t>HRETC-96</w:t>
              </w:r>
            </w:ins>
          </w:p>
        </w:tc>
      </w:tr>
    </w:tbl>
    <w:p w14:paraId="5EDD95E3" w14:textId="77777777" w:rsidR="00CD0A42" w:rsidRPr="00955C1D" w:rsidRDefault="00CD0A42" w:rsidP="00CD0A42">
      <w:pPr>
        <w:pStyle w:val="Heading1"/>
        <w:spacing w:before="0" w:after="360" w:line="264" w:lineRule="auto"/>
        <w:rPr>
          <w:rFonts w:hint="eastAsia"/>
        </w:rPr>
      </w:pPr>
      <w:bookmarkStart w:id="834" w:name="_Toc201568857"/>
      <w:r w:rsidRPr="00955C1D">
        <w:lastRenderedPageBreak/>
        <w:t>Úvod</w:t>
      </w:r>
      <w:bookmarkEnd w:id="573"/>
      <w:bookmarkEnd w:id="574"/>
      <w:bookmarkEnd w:id="575"/>
      <w:bookmarkEnd w:id="576"/>
      <w:bookmarkEnd w:id="577"/>
      <w:bookmarkEnd w:id="578"/>
      <w:bookmarkEnd w:id="834"/>
    </w:p>
    <w:p w14:paraId="75CC042C" w14:textId="77777777" w:rsidR="00CD0A42" w:rsidRPr="00955C1D" w:rsidRDefault="00CD0A42">
      <w:pPr>
        <w:pStyle w:val="NormalIndent"/>
      </w:pPr>
      <w:r w:rsidRPr="00955C1D">
        <w:t>Předmětem této specifikace je popis modulu Billing and Accounts Receivables informačního systému Billien.</w:t>
      </w:r>
    </w:p>
    <w:p w14:paraId="2EC8FC9A" w14:textId="022AE503" w:rsidR="00CD0A42" w:rsidRPr="00955C1D" w:rsidRDefault="00CD0A42" w:rsidP="00CD0A42">
      <w:pPr>
        <w:pStyle w:val="Heading2"/>
        <w:spacing w:before="200" w:line="276" w:lineRule="auto"/>
        <w:rPr>
          <w:rFonts w:hint="eastAsia"/>
        </w:rPr>
      </w:pPr>
      <w:bookmarkStart w:id="835" w:name="_Toc201568858"/>
      <w:r w:rsidRPr="00955C1D">
        <w:t>Procesy</w:t>
      </w:r>
      <w:r>
        <w:t xml:space="preserve"> </w:t>
      </w:r>
      <w:r w:rsidR="00FE1B79">
        <w:t>HR</w:t>
      </w:r>
      <w:bookmarkEnd w:id="835"/>
    </w:p>
    <w:p w14:paraId="6F8F7A15" w14:textId="77777777" w:rsidR="00CD0A42" w:rsidRPr="00955C1D" w:rsidRDefault="00CD0A42">
      <w:pPr>
        <w:pStyle w:val="NormalIndent"/>
      </w:pPr>
    </w:p>
    <w:p w14:paraId="6E4B652C" w14:textId="77777777" w:rsidR="00CD0A42" w:rsidRPr="00955C1D" w:rsidRDefault="00CD0A42">
      <w:pPr>
        <w:pStyle w:val="NormalIndent"/>
      </w:pPr>
      <w:r w:rsidRPr="00955C1D">
        <w:t>Modul podporuje následující procesy:</w:t>
      </w:r>
    </w:p>
    <w:p w14:paraId="5D753867" w14:textId="77777777" w:rsidR="00CD0A42" w:rsidRPr="00955C1D" w:rsidRDefault="00CD0A42" w:rsidP="00CD0A42">
      <w:pPr>
        <w:pStyle w:val="Heading3"/>
        <w:spacing w:before="200" w:after="0" w:line="276" w:lineRule="auto"/>
        <w:rPr>
          <w:rFonts w:hint="eastAsia"/>
        </w:rPr>
      </w:pPr>
      <w:bookmarkStart w:id="836" w:name="_Ref102734946"/>
      <w:bookmarkStart w:id="837" w:name="_Toc201568859"/>
      <w:r w:rsidRPr="00955C1D">
        <w:t xml:space="preserve">Předplacení </w:t>
      </w:r>
      <w:bookmarkEnd w:id="836"/>
      <w:r w:rsidRPr="00955C1D">
        <w:t>kreditu</w:t>
      </w:r>
      <w:bookmarkEnd w:id="837"/>
    </w:p>
    <w:p w14:paraId="7501A526" w14:textId="33896BC5" w:rsidR="00CD0A42" w:rsidRPr="00955C1D" w:rsidRDefault="00CD0A42">
      <w:pPr>
        <w:pStyle w:val="NormalIndent"/>
      </w:pPr>
      <w:r w:rsidRPr="00955C1D">
        <w:t xml:space="preserve">Zákazník si předplácí kredit při registraci nového předplaceného účtu nebo kdykoliv poté přímo ze </w:t>
      </w:r>
      <w:r w:rsidR="00FE1B79">
        <w:t>Kiosku, Web portálu</w:t>
      </w:r>
      <w:ins w:id="838" w:author="Irová Zuzana" w:date="2025-06-06T15:39:00Z" w16du:dateUtc="2025-06-06T13:39:00Z">
        <w:r w:rsidR="007611AA">
          <w:t>, MEV</w:t>
        </w:r>
      </w:ins>
      <w:r w:rsidRPr="00955C1D">
        <w:t xml:space="preserve"> nebo obchodního místa. </w:t>
      </w:r>
    </w:p>
    <w:p w14:paraId="5B29ABEC" w14:textId="48CBED6C" w:rsidR="00CD0A42" w:rsidRPr="00E93306" w:rsidRDefault="00CD0A42">
      <w:pPr>
        <w:pStyle w:val="NormalIndent"/>
      </w:pPr>
      <w:r w:rsidRPr="00955C1D">
        <w:t xml:space="preserve">Kredit si zákazník může navýšit hotovostí, bankovní nebo tankovací kartou na POS, </w:t>
      </w:r>
      <w:r w:rsidR="003258FE" w:rsidRPr="00955C1D">
        <w:t xml:space="preserve">bankovní </w:t>
      </w:r>
      <w:r w:rsidR="003258FE" w:rsidRPr="00260FBF">
        <w:t xml:space="preserve">nebo </w:t>
      </w:r>
      <w:del w:id="839" w:author="Irová Zuzana" w:date="2025-03-24T14:41:00Z" w16du:dateUtc="2025-03-24T13:41:00Z">
        <w:r w:rsidR="003258FE" w:rsidRPr="00260FBF" w:rsidDel="008E0638">
          <w:delText>palivovou</w:delText>
        </w:r>
      </w:del>
      <w:ins w:id="840" w:author="Irová Zuzana" w:date="2025-03-24T14:41:00Z" w16du:dateUtc="2025-03-24T13:41:00Z">
        <w:r w:rsidR="008E0638">
          <w:t>tankovací</w:t>
        </w:r>
      </w:ins>
      <w:r w:rsidR="003258FE" w:rsidRPr="00955C1D">
        <w:t xml:space="preserve"> kartou </w:t>
      </w:r>
      <w:r w:rsidR="003258FE">
        <w:t xml:space="preserve">na Kiosku, </w:t>
      </w:r>
      <w:ins w:id="841" w:author="Irová Zuzana" w:date="2025-06-06T15:39:00Z" w16du:dateUtc="2025-06-06T13:39:00Z">
        <w:r w:rsidR="007611AA">
          <w:t xml:space="preserve">Voucherem, </w:t>
        </w:r>
      </w:ins>
      <w:r w:rsidRPr="00955C1D">
        <w:t xml:space="preserve">bankovní </w:t>
      </w:r>
      <w:r w:rsidRPr="00B81D5A">
        <w:t xml:space="preserve">nebo </w:t>
      </w:r>
      <w:del w:id="842" w:author="Irová Zuzana" w:date="2025-03-24T14:41:00Z" w16du:dateUtc="2025-03-24T13:41:00Z">
        <w:r w:rsidRPr="00B81D5A" w:rsidDel="008E0638">
          <w:delText>palivovou</w:delText>
        </w:r>
      </w:del>
      <w:ins w:id="843" w:author="Irová Zuzana" w:date="2025-03-24T14:41:00Z" w16du:dateUtc="2025-03-24T13:41:00Z">
        <w:r w:rsidR="008E0638">
          <w:t>tankovací</w:t>
        </w:r>
      </w:ins>
      <w:r w:rsidRPr="00955C1D">
        <w:t xml:space="preserve"> kartou nebo okamžitým bankovním převodem na </w:t>
      </w:r>
      <w:r w:rsidR="003258FE">
        <w:t>Web portalu</w:t>
      </w:r>
      <w:r w:rsidRPr="00955C1D">
        <w:t>, nebo standardním bankovním převodem</w:t>
      </w:r>
      <w:ins w:id="844" w:author="Irová Zuzana" w:date="2025-06-06T15:59:00Z" w16du:dateUtc="2025-06-06T13:59:00Z">
        <w:r w:rsidR="00600212">
          <w:t xml:space="preserve"> na základ</w:t>
        </w:r>
        <w:r w:rsidR="00D76054">
          <w:t>ě předem vystaven</w:t>
        </w:r>
      </w:ins>
      <w:ins w:id="845" w:author="Irová Zuzana" w:date="2025-06-06T16:00:00Z" w16du:dateUtc="2025-06-06T14:00:00Z">
        <w:r w:rsidR="00D76054">
          <w:t xml:space="preserve">é Proforma faktury (z BO, </w:t>
        </w:r>
        <w:r w:rsidR="004F0D8F">
          <w:rPr>
            <w:highlight w:val="yellow"/>
          </w:rPr>
          <w:t>W</w:t>
        </w:r>
        <w:r w:rsidR="00D76054" w:rsidRPr="00D76054">
          <w:rPr>
            <w:highlight w:val="yellow"/>
            <w:rPrChange w:id="846" w:author="Irová Zuzana" w:date="2025-06-06T16:00:00Z" w16du:dateUtc="2025-06-06T14:00:00Z">
              <w:rPr/>
            </w:rPrChange>
          </w:rPr>
          <w:t>eb port</w:t>
        </w:r>
        <w:r w:rsidR="00D76054" w:rsidRPr="00D76054">
          <w:rPr>
            <w:rFonts w:hint="cs"/>
            <w:highlight w:val="yellow"/>
            <w:rPrChange w:id="847" w:author="Irová Zuzana" w:date="2025-06-06T16:00:00Z" w16du:dateUtc="2025-06-06T14:00:00Z">
              <w:rPr>
                <w:rFonts w:hint="cs"/>
              </w:rPr>
            </w:rPrChange>
          </w:rPr>
          <w:t>á</w:t>
        </w:r>
        <w:r w:rsidR="00D76054" w:rsidRPr="00D76054">
          <w:rPr>
            <w:highlight w:val="yellow"/>
            <w:rPrChange w:id="848" w:author="Irová Zuzana" w:date="2025-06-06T16:00:00Z" w16du:dateUtc="2025-06-06T14:00:00Z">
              <w:rPr/>
            </w:rPrChange>
          </w:rPr>
          <w:t>lu</w:t>
        </w:r>
        <w:r w:rsidR="00D76054">
          <w:t>)</w:t>
        </w:r>
      </w:ins>
      <w:r w:rsidRPr="00955C1D">
        <w:t xml:space="preserve">. </w:t>
      </w:r>
      <w:r w:rsidR="009127BE" w:rsidRPr="00955C1D">
        <w:t>Infor</w:t>
      </w:r>
      <w:r w:rsidR="009127BE">
        <w:t>m</w:t>
      </w:r>
      <w:r w:rsidR="009127BE" w:rsidRPr="00955C1D">
        <w:t xml:space="preserve">ace </w:t>
      </w:r>
      <w:r w:rsidRPr="00955C1D">
        <w:t xml:space="preserve">o provedé platbě bankovním převodem Systém </w:t>
      </w:r>
      <w:r w:rsidRPr="00E93306">
        <w:t xml:space="preserve">obdrží od </w:t>
      </w:r>
      <w:r w:rsidR="009127BE" w:rsidRPr="00E93306">
        <w:t xml:space="preserve">ERP </w:t>
      </w:r>
      <w:r w:rsidRPr="00E93306">
        <w:t>přes rozhraní (INT.BAR</w:t>
      </w:r>
      <w:r w:rsidR="009127BE" w:rsidRPr="00E93306">
        <w:t>.30.HR</w:t>
      </w:r>
      <w:r w:rsidRPr="00E93306">
        <w:t>).</w:t>
      </w:r>
    </w:p>
    <w:p w14:paraId="68B56628" w14:textId="77777777" w:rsidR="00CD0A42" w:rsidRPr="00E93306" w:rsidRDefault="00CD0A42">
      <w:pPr>
        <w:pStyle w:val="NormalIndent"/>
        <w:rPr>
          <w:rPrChange w:id="849" w:author="Irová Zuzana" w:date="2025-06-06T15:40:00Z" w16du:dateUtc="2025-06-06T13:40:00Z">
            <w:rPr>
              <w:highlight w:val="yellow"/>
            </w:rPr>
          </w:rPrChange>
        </w:rPr>
      </w:pPr>
      <w:r w:rsidRPr="00E93306">
        <w:rPr>
          <w:rPrChange w:id="850" w:author="Irová Zuzana" w:date="2025-06-06T15:40:00Z" w16du:dateUtc="2025-06-06T13:40:00Z">
            <w:rPr>
              <w:highlight w:val="yellow"/>
            </w:rPr>
          </w:rPrChange>
        </w:rPr>
        <w:t>Platba za p</w:t>
      </w:r>
      <w:r w:rsidRPr="00E93306">
        <w:rPr>
          <w:rFonts w:hint="cs"/>
          <w:rPrChange w:id="851" w:author="Irová Zuzana" w:date="2025-06-06T15:40:00Z" w16du:dateUtc="2025-06-06T13:40:00Z">
            <w:rPr>
              <w:rFonts w:hint="cs"/>
              <w:highlight w:val="yellow"/>
            </w:rPr>
          </w:rPrChange>
        </w:rPr>
        <w:t>ř</w:t>
      </w:r>
      <w:r w:rsidRPr="00E93306">
        <w:rPr>
          <w:rPrChange w:id="852" w:author="Irová Zuzana" w:date="2025-06-06T15:40:00Z" w16du:dateUtc="2025-06-06T13:40:00Z">
            <w:rPr>
              <w:highlight w:val="yellow"/>
            </w:rPr>
          </w:rPrChange>
        </w:rPr>
        <w:t>edplacen</w:t>
      </w:r>
      <w:r w:rsidRPr="00E93306">
        <w:rPr>
          <w:rFonts w:hint="cs"/>
          <w:rPrChange w:id="853" w:author="Irová Zuzana" w:date="2025-06-06T15:40:00Z" w16du:dateUtc="2025-06-06T13:40:00Z">
            <w:rPr>
              <w:rFonts w:hint="cs"/>
              <w:highlight w:val="yellow"/>
            </w:rPr>
          </w:rPrChange>
        </w:rPr>
        <w:t>ý</w:t>
      </w:r>
      <w:r w:rsidRPr="00E93306">
        <w:rPr>
          <w:rPrChange w:id="854" w:author="Irová Zuzana" w:date="2025-06-06T15:40:00Z" w16du:dateUtc="2025-06-06T13:40:00Z">
            <w:rPr>
              <w:highlight w:val="yellow"/>
            </w:rPr>
          </w:rPrChange>
        </w:rPr>
        <w:t xml:space="preserve"> kredit mus</w:t>
      </w:r>
      <w:r w:rsidRPr="00E93306">
        <w:rPr>
          <w:rFonts w:hint="cs"/>
          <w:rPrChange w:id="855" w:author="Irová Zuzana" w:date="2025-06-06T15:40:00Z" w16du:dateUtc="2025-06-06T13:40:00Z">
            <w:rPr>
              <w:rFonts w:hint="cs"/>
              <w:highlight w:val="yellow"/>
            </w:rPr>
          </w:rPrChange>
        </w:rPr>
        <w:t>í</w:t>
      </w:r>
      <w:r w:rsidRPr="00E93306">
        <w:rPr>
          <w:rPrChange w:id="856" w:author="Irová Zuzana" w:date="2025-06-06T15:40:00Z" w16du:dateUtc="2025-06-06T13:40:00Z">
            <w:rPr>
              <w:highlight w:val="yellow"/>
            </w:rPr>
          </w:rPrChange>
        </w:rPr>
        <w:t xml:space="preserve"> b</w:t>
      </w:r>
      <w:r w:rsidRPr="00E93306">
        <w:rPr>
          <w:rFonts w:hint="cs"/>
          <w:rPrChange w:id="857" w:author="Irová Zuzana" w:date="2025-06-06T15:40:00Z" w16du:dateUtc="2025-06-06T13:40:00Z">
            <w:rPr>
              <w:rFonts w:hint="cs"/>
              <w:highlight w:val="yellow"/>
            </w:rPr>
          </w:rPrChange>
        </w:rPr>
        <w:t>ý</w:t>
      </w:r>
      <w:r w:rsidRPr="00E93306">
        <w:rPr>
          <w:rPrChange w:id="858" w:author="Irová Zuzana" w:date="2025-06-06T15:40:00Z" w16du:dateUtc="2025-06-06T13:40:00Z">
            <w:rPr>
              <w:highlight w:val="yellow"/>
            </w:rPr>
          </w:rPrChange>
        </w:rPr>
        <w:t>t v</w:t>
      </w:r>
      <w:r w:rsidRPr="00E93306">
        <w:rPr>
          <w:rFonts w:hint="cs"/>
          <w:rPrChange w:id="859" w:author="Irová Zuzana" w:date="2025-06-06T15:40:00Z" w16du:dateUtc="2025-06-06T13:40:00Z">
            <w:rPr>
              <w:rFonts w:hint="cs"/>
              <w:highlight w:val="yellow"/>
            </w:rPr>
          </w:rPrChange>
        </w:rPr>
        <w:t>ě</w:t>
      </w:r>
      <w:r w:rsidRPr="00E93306">
        <w:rPr>
          <w:rPrChange w:id="860" w:author="Irová Zuzana" w:date="2025-06-06T15:40:00Z" w16du:dateUtc="2025-06-06T13:40:00Z">
            <w:rPr>
              <w:highlight w:val="yellow"/>
            </w:rPr>
          </w:rPrChange>
        </w:rPr>
        <w:t>ts</w:t>
      </w:r>
      <w:r w:rsidRPr="00E93306">
        <w:rPr>
          <w:rFonts w:hint="cs"/>
          <w:rPrChange w:id="861" w:author="Irová Zuzana" w:date="2025-06-06T15:40:00Z" w16du:dateUtc="2025-06-06T13:40:00Z">
            <w:rPr>
              <w:rFonts w:hint="cs"/>
              <w:highlight w:val="yellow"/>
            </w:rPr>
          </w:rPrChange>
        </w:rPr>
        <w:t>í</w:t>
      </w:r>
      <w:r w:rsidRPr="00E93306">
        <w:rPr>
          <w:rPrChange w:id="862" w:author="Irová Zuzana" w:date="2025-06-06T15:40:00Z" w16du:dateUtc="2025-06-06T13:40:00Z">
            <w:rPr>
              <w:highlight w:val="yellow"/>
            </w:rPr>
          </w:rPrChange>
        </w:rPr>
        <w:t xml:space="preserve"> ne</w:t>
      </w:r>
      <w:r w:rsidRPr="00E93306">
        <w:rPr>
          <w:rFonts w:hint="cs"/>
          <w:rPrChange w:id="863" w:author="Irová Zuzana" w:date="2025-06-06T15:40:00Z" w16du:dateUtc="2025-06-06T13:40:00Z">
            <w:rPr>
              <w:rFonts w:hint="cs"/>
              <w:highlight w:val="yellow"/>
            </w:rPr>
          </w:rPrChange>
        </w:rPr>
        <w:t>ž</w:t>
      </w:r>
      <w:r w:rsidRPr="00E93306">
        <w:rPr>
          <w:rPrChange w:id="864" w:author="Irová Zuzana" w:date="2025-06-06T15:40:00Z" w16du:dateUtc="2025-06-06T13:40:00Z">
            <w:rPr>
              <w:highlight w:val="yellow"/>
            </w:rPr>
          </w:rPrChange>
        </w:rPr>
        <w:t xml:space="preserve"> minim</w:t>
      </w:r>
      <w:r w:rsidRPr="00E93306">
        <w:rPr>
          <w:rFonts w:hint="cs"/>
          <w:rPrChange w:id="865" w:author="Irová Zuzana" w:date="2025-06-06T15:40:00Z" w16du:dateUtc="2025-06-06T13:40:00Z">
            <w:rPr>
              <w:rFonts w:hint="cs"/>
              <w:highlight w:val="yellow"/>
            </w:rPr>
          </w:rPrChange>
        </w:rPr>
        <w:t>á</w:t>
      </w:r>
      <w:r w:rsidRPr="00E93306">
        <w:rPr>
          <w:rPrChange w:id="866" w:author="Irová Zuzana" w:date="2025-06-06T15:40:00Z" w16du:dateUtc="2025-06-06T13:40:00Z">
            <w:rPr>
              <w:highlight w:val="yellow"/>
            </w:rPr>
          </w:rPrChange>
        </w:rPr>
        <w:t>ln</w:t>
      </w:r>
      <w:r w:rsidRPr="00E93306">
        <w:rPr>
          <w:rFonts w:hint="cs"/>
          <w:rPrChange w:id="867" w:author="Irová Zuzana" w:date="2025-06-06T15:40:00Z" w16du:dateUtc="2025-06-06T13:40:00Z">
            <w:rPr>
              <w:rFonts w:hint="cs"/>
              <w:highlight w:val="yellow"/>
            </w:rPr>
          </w:rPrChange>
        </w:rPr>
        <w:t>ě</w:t>
      </w:r>
      <w:r w:rsidRPr="00E93306">
        <w:rPr>
          <w:rPrChange w:id="868" w:author="Irová Zuzana" w:date="2025-06-06T15:40:00Z" w16du:dateUtc="2025-06-06T13:40:00Z">
            <w:rPr>
              <w:highlight w:val="yellow"/>
            </w:rPr>
          </w:rPrChange>
        </w:rPr>
        <w:t xml:space="preserve"> povolen</w:t>
      </w:r>
      <w:r w:rsidRPr="00E93306">
        <w:rPr>
          <w:rFonts w:hint="cs"/>
          <w:rPrChange w:id="869" w:author="Irová Zuzana" w:date="2025-06-06T15:40:00Z" w16du:dateUtc="2025-06-06T13:40:00Z">
            <w:rPr>
              <w:rFonts w:hint="cs"/>
              <w:highlight w:val="yellow"/>
            </w:rPr>
          </w:rPrChange>
        </w:rPr>
        <w:t>á</w:t>
      </w:r>
      <w:r w:rsidRPr="00E93306">
        <w:rPr>
          <w:rPrChange w:id="870" w:author="Irová Zuzana" w:date="2025-06-06T15:40:00Z" w16du:dateUtc="2025-06-06T13:40:00Z">
            <w:rPr>
              <w:highlight w:val="yellow"/>
            </w:rPr>
          </w:rPrChange>
        </w:rPr>
        <w:t xml:space="preserve"> </w:t>
      </w:r>
      <w:r w:rsidRPr="00E93306">
        <w:rPr>
          <w:rFonts w:hint="cs"/>
          <w:rPrChange w:id="871" w:author="Irová Zuzana" w:date="2025-06-06T15:40:00Z" w16du:dateUtc="2025-06-06T13:40:00Z">
            <w:rPr>
              <w:rFonts w:hint="cs"/>
              <w:highlight w:val="yellow"/>
            </w:rPr>
          </w:rPrChange>
        </w:rPr>
        <w:t>čá</w:t>
      </w:r>
      <w:r w:rsidRPr="00E93306">
        <w:rPr>
          <w:rPrChange w:id="872" w:author="Irová Zuzana" w:date="2025-06-06T15:40:00Z" w16du:dateUtc="2025-06-06T13:40:00Z">
            <w:rPr>
              <w:highlight w:val="yellow"/>
            </w:rPr>
          </w:rPrChange>
        </w:rPr>
        <w:t>stka pro p</w:t>
      </w:r>
      <w:r w:rsidRPr="00E93306">
        <w:rPr>
          <w:rFonts w:hint="cs"/>
          <w:rPrChange w:id="873" w:author="Irová Zuzana" w:date="2025-06-06T15:40:00Z" w16du:dateUtc="2025-06-06T13:40:00Z">
            <w:rPr>
              <w:rFonts w:hint="cs"/>
              <w:highlight w:val="yellow"/>
            </w:rPr>
          </w:rPrChange>
        </w:rPr>
        <w:t>ř</w:t>
      </w:r>
      <w:r w:rsidRPr="00E93306">
        <w:rPr>
          <w:rPrChange w:id="874" w:author="Irová Zuzana" w:date="2025-06-06T15:40:00Z" w16du:dateUtc="2025-06-06T13:40:00Z">
            <w:rPr>
              <w:highlight w:val="yellow"/>
            </w:rPr>
          </w:rPrChange>
        </w:rPr>
        <w:t>edplacen</w:t>
      </w:r>
      <w:r w:rsidRPr="00E93306">
        <w:rPr>
          <w:rFonts w:hint="cs"/>
          <w:rPrChange w:id="875" w:author="Irová Zuzana" w:date="2025-06-06T15:40:00Z" w16du:dateUtc="2025-06-06T13:40:00Z">
            <w:rPr>
              <w:rFonts w:hint="cs"/>
              <w:highlight w:val="yellow"/>
            </w:rPr>
          </w:rPrChange>
        </w:rPr>
        <w:t>í</w:t>
      </w:r>
      <w:r w:rsidRPr="00E93306">
        <w:rPr>
          <w:rPrChange w:id="876" w:author="Irová Zuzana" w:date="2025-06-06T15:40:00Z" w16du:dateUtc="2025-06-06T13:40:00Z">
            <w:rPr>
              <w:highlight w:val="yellow"/>
            </w:rPr>
          </w:rPrChange>
        </w:rPr>
        <w:t xml:space="preserve"> kreditu a nov</w:t>
      </w:r>
      <w:r w:rsidRPr="00E93306">
        <w:rPr>
          <w:rFonts w:hint="cs"/>
          <w:rPrChange w:id="877" w:author="Irová Zuzana" w:date="2025-06-06T15:40:00Z" w16du:dateUtc="2025-06-06T13:40:00Z">
            <w:rPr>
              <w:rFonts w:hint="cs"/>
              <w:highlight w:val="yellow"/>
            </w:rPr>
          </w:rPrChange>
        </w:rPr>
        <w:t>ý</w:t>
      </w:r>
      <w:r w:rsidRPr="00E93306">
        <w:rPr>
          <w:rPrChange w:id="878" w:author="Irová Zuzana" w:date="2025-06-06T15:40:00Z" w16du:dateUtc="2025-06-06T13:40:00Z">
            <w:rPr>
              <w:highlight w:val="yellow"/>
            </w:rPr>
          </w:rPrChange>
        </w:rPr>
        <w:t xml:space="preserve"> z</w:t>
      </w:r>
      <w:r w:rsidRPr="00E93306">
        <w:rPr>
          <w:rFonts w:hint="cs"/>
          <w:rPrChange w:id="879" w:author="Irová Zuzana" w:date="2025-06-06T15:40:00Z" w16du:dateUtc="2025-06-06T13:40:00Z">
            <w:rPr>
              <w:rFonts w:hint="cs"/>
              <w:highlight w:val="yellow"/>
            </w:rPr>
          </w:rPrChange>
        </w:rPr>
        <w:t>ů</w:t>
      </w:r>
      <w:r w:rsidRPr="00E93306">
        <w:rPr>
          <w:rPrChange w:id="880" w:author="Irová Zuzana" w:date="2025-06-06T15:40:00Z" w16du:dateUtc="2025-06-06T13:40:00Z">
            <w:rPr>
              <w:highlight w:val="yellow"/>
            </w:rPr>
          </w:rPrChange>
        </w:rPr>
        <w:t>statek p</w:t>
      </w:r>
      <w:r w:rsidRPr="00E93306">
        <w:rPr>
          <w:rFonts w:hint="cs"/>
          <w:rPrChange w:id="881" w:author="Irová Zuzana" w:date="2025-06-06T15:40:00Z" w16du:dateUtc="2025-06-06T13:40:00Z">
            <w:rPr>
              <w:rFonts w:hint="cs"/>
              <w:highlight w:val="yellow"/>
            </w:rPr>
          </w:rPrChange>
        </w:rPr>
        <w:t>ř</w:t>
      </w:r>
      <w:r w:rsidRPr="00E93306">
        <w:rPr>
          <w:rPrChange w:id="882" w:author="Irová Zuzana" w:date="2025-06-06T15:40:00Z" w16du:dateUtc="2025-06-06T13:40:00Z">
            <w:rPr>
              <w:highlight w:val="yellow"/>
            </w:rPr>
          </w:rPrChange>
        </w:rPr>
        <w:t>edplacen</w:t>
      </w:r>
      <w:r w:rsidRPr="00E93306">
        <w:rPr>
          <w:rFonts w:hint="cs"/>
          <w:rPrChange w:id="883" w:author="Irová Zuzana" w:date="2025-06-06T15:40:00Z" w16du:dateUtc="2025-06-06T13:40:00Z">
            <w:rPr>
              <w:rFonts w:hint="cs"/>
              <w:highlight w:val="yellow"/>
            </w:rPr>
          </w:rPrChange>
        </w:rPr>
        <w:t>é</w:t>
      </w:r>
      <w:r w:rsidRPr="00E93306">
        <w:rPr>
          <w:rPrChange w:id="884" w:author="Irová Zuzana" w:date="2025-06-06T15:40:00Z" w16du:dateUtc="2025-06-06T13:40:00Z">
            <w:rPr>
              <w:highlight w:val="yellow"/>
            </w:rPr>
          </w:rPrChange>
        </w:rPr>
        <w:t>ho kreditu mus</w:t>
      </w:r>
      <w:r w:rsidRPr="00E93306">
        <w:rPr>
          <w:rFonts w:hint="cs"/>
          <w:rPrChange w:id="885" w:author="Irová Zuzana" w:date="2025-06-06T15:40:00Z" w16du:dateUtc="2025-06-06T13:40:00Z">
            <w:rPr>
              <w:rFonts w:hint="cs"/>
              <w:highlight w:val="yellow"/>
            </w:rPr>
          </w:rPrChange>
        </w:rPr>
        <w:t>í</w:t>
      </w:r>
      <w:r w:rsidRPr="00E93306">
        <w:rPr>
          <w:rPrChange w:id="886" w:author="Irová Zuzana" w:date="2025-06-06T15:40:00Z" w16du:dateUtc="2025-06-06T13:40:00Z">
            <w:rPr>
              <w:highlight w:val="yellow"/>
            </w:rPr>
          </w:rPrChange>
        </w:rPr>
        <w:t xml:space="preserve"> dos</w:t>
      </w:r>
      <w:r w:rsidRPr="00E93306">
        <w:rPr>
          <w:rFonts w:hint="cs"/>
          <w:rPrChange w:id="887" w:author="Irová Zuzana" w:date="2025-06-06T15:40:00Z" w16du:dateUtc="2025-06-06T13:40:00Z">
            <w:rPr>
              <w:rFonts w:hint="cs"/>
              <w:highlight w:val="yellow"/>
            </w:rPr>
          </w:rPrChange>
        </w:rPr>
        <w:t>á</w:t>
      </w:r>
      <w:r w:rsidRPr="00E93306">
        <w:rPr>
          <w:rPrChange w:id="888" w:author="Irová Zuzana" w:date="2025-06-06T15:40:00Z" w16du:dateUtc="2025-06-06T13:40:00Z">
            <w:rPr>
              <w:highlight w:val="yellow"/>
            </w:rPr>
          </w:rPrChange>
        </w:rPr>
        <w:t>hnout minima pro balance p</w:t>
      </w:r>
      <w:r w:rsidRPr="00E93306">
        <w:rPr>
          <w:rFonts w:hint="cs"/>
          <w:rPrChange w:id="889" w:author="Irová Zuzana" w:date="2025-06-06T15:40:00Z" w16du:dateUtc="2025-06-06T13:40:00Z">
            <w:rPr>
              <w:rFonts w:hint="cs"/>
              <w:highlight w:val="yellow"/>
            </w:rPr>
          </w:rPrChange>
        </w:rPr>
        <w:t>ř</w:t>
      </w:r>
      <w:r w:rsidRPr="00E93306">
        <w:rPr>
          <w:rPrChange w:id="890" w:author="Irová Zuzana" w:date="2025-06-06T15:40:00Z" w16du:dateUtc="2025-06-06T13:40:00Z">
            <w:rPr>
              <w:highlight w:val="yellow"/>
            </w:rPr>
          </w:rPrChange>
        </w:rPr>
        <w:t>edplacen</w:t>
      </w:r>
      <w:r w:rsidRPr="00E93306">
        <w:rPr>
          <w:rFonts w:hint="cs"/>
          <w:rPrChange w:id="891" w:author="Irová Zuzana" w:date="2025-06-06T15:40:00Z" w16du:dateUtc="2025-06-06T13:40:00Z">
            <w:rPr>
              <w:rFonts w:hint="cs"/>
              <w:highlight w:val="yellow"/>
            </w:rPr>
          </w:rPrChange>
        </w:rPr>
        <w:t>é</w:t>
      </w:r>
      <w:r w:rsidRPr="00E93306">
        <w:rPr>
          <w:rPrChange w:id="892" w:author="Irová Zuzana" w:date="2025-06-06T15:40:00Z" w16du:dateUtc="2025-06-06T13:40:00Z">
            <w:rPr>
              <w:highlight w:val="yellow"/>
            </w:rPr>
          </w:rPrChange>
        </w:rPr>
        <w:t xml:space="preserve">ho kreditu. </w:t>
      </w:r>
      <w:r w:rsidRPr="00E93306">
        <w:rPr>
          <w:rFonts w:hint="cs"/>
          <w:rPrChange w:id="893" w:author="Irová Zuzana" w:date="2025-06-06T15:40:00Z" w16du:dateUtc="2025-06-06T13:40:00Z">
            <w:rPr>
              <w:rFonts w:hint="cs"/>
              <w:highlight w:val="yellow"/>
            </w:rPr>
          </w:rPrChange>
        </w:rPr>
        <w:t>Čá</w:t>
      </w:r>
      <w:r w:rsidRPr="00E93306">
        <w:rPr>
          <w:rPrChange w:id="894" w:author="Irová Zuzana" w:date="2025-06-06T15:40:00Z" w16du:dateUtc="2025-06-06T13:40:00Z">
            <w:rPr>
              <w:highlight w:val="yellow"/>
            </w:rPr>
          </w:rPrChange>
        </w:rPr>
        <w:t>stka v</w:t>
      </w:r>
      <w:r w:rsidRPr="00E93306">
        <w:rPr>
          <w:rFonts w:hint="cs"/>
          <w:rPrChange w:id="895" w:author="Irová Zuzana" w:date="2025-06-06T15:40:00Z" w16du:dateUtc="2025-06-06T13:40:00Z">
            <w:rPr>
              <w:rFonts w:hint="cs"/>
              <w:highlight w:val="yellow"/>
            </w:rPr>
          </w:rPrChange>
        </w:rPr>
        <w:t> </w:t>
      </w:r>
      <w:r w:rsidRPr="00E93306">
        <w:rPr>
          <w:rPrChange w:id="896" w:author="Irová Zuzana" w:date="2025-06-06T15:40:00Z" w16du:dateUtc="2025-06-06T13:40:00Z">
            <w:rPr>
              <w:highlight w:val="yellow"/>
            </w:rPr>
          </w:rPrChange>
        </w:rPr>
        <w:t>hotovosti mus</w:t>
      </w:r>
      <w:r w:rsidRPr="00E93306">
        <w:rPr>
          <w:rFonts w:hint="cs"/>
          <w:rPrChange w:id="897" w:author="Irová Zuzana" w:date="2025-06-06T15:40:00Z" w16du:dateUtc="2025-06-06T13:40:00Z">
            <w:rPr>
              <w:rFonts w:hint="cs"/>
              <w:highlight w:val="yellow"/>
            </w:rPr>
          </w:rPrChange>
        </w:rPr>
        <w:t>í</w:t>
      </w:r>
      <w:r w:rsidRPr="00E93306">
        <w:rPr>
          <w:rPrChange w:id="898" w:author="Irová Zuzana" w:date="2025-06-06T15:40:00Z" w16du:dateUtc="2025-06-06T13:40:00Z">
            <w:rPr>
              <w:highlight w:val="yellow"/>
            </w:rPr>
          </w:rPrChange>
        </w:rPr>
        <w:t xml:space="preserve"> b</w:t>
      </w:r>
      <w:r w:rsidRPr="00E93306">
        <w:rPr>
          <w:rFonts w:hint="cs"/>
          <w:rPrChange w:id="899" w:author="Irová Zuzana" w:date="2025-06-06T15:40:00Z" w16du:dateUtc="2025-06-06T13:40:00Z">
            <w:rPr>
              <w:rFonts w:hint="cs"/>
              <w:highlight w:val="yellow"/>
            </w:rPr>
          </w:rPrChange>
        </w:rPr>
        <w:t>ý</w:t>
      </w:r>
      <w:r w:rsidRPr="00E93306">
        <w:rPr>
          <w:rPrChange w:id="900" w:author="Irová Zuzana" w:date="2025-06-06T15:40:00Z" w16du:dateUtc="2025-06-06T13:40:00Z">
            <w:rPr>
              <w:highlight w:val="yellow"/>
            </w:rPr>
          </w:rPrChange>
        </w:rPr>
        <w:t>t men</w:t>
      </w:r>
      <w:r w:rsidRPr="00E93306">
        <w:rPr>
          <w:rFonts w:hint="cs"/>
          <w:rPrChange w:id="901" w:author="Irová Zuzana" w:date="2025-06-06T15:40:00Z" w16du:dateUtc="2025-06-06T13:40:00Z">
            <w:rPr>
              <w:rFonts w:hint="cs"/>
              <w:highlight w:val="yellow"/>
            </w:rPr>
          </w:rPrChange>
        </w:rPr>
        <w:t>ší</w:t>
      </w:r>
      <w:r w:rsidRPr="00E93306">
        <w:rPr>
          <w:rPrChange w:id="902" w:author="Irová Zuzana" w:date="2025-06-06T15:40:00Z" w16du:dateUtc="2025-06-06T13:40:00Z">
            <w:rPr>
              <w:highlight w:val="yellow"/>
            </w:rPr>
          </w:rPrChange>
        </w:rPr>
        <w:t xml:space="preserve"> ne</w:t>
      </w:r>
      <w:r w:rsidRPr="00E93306">
        <w:rPr>
          <w:rFonts w:hint="cs"/>
          <w:rPrChange w:id="903" w:author="Irová Zuzana" w:date="2025-06-06T15:40:00Z" w16du:dateUtc="2025-06-06T13:40:00Z">
            <w:rPr>
              <w:rFonts w:hint="cs"/>
              <w:highlight w:val="yellow"/>
            </w:rPr>
          </w:rPrChange>
        </w:rPr>
        <w:t>ž</w:t>
      </w:r>
      <w:r w:rsidRPr="00E93306">
        <w:rPr>
          <w:rPrChange w:id="904" w:author="Irová Zuzana" w:date="2025-06-06T15:40:00Z" w16du:dateUtc="2025-06-06T13:40:00Z">
            <w:rPr>
              <w:highlight w:val="yellow"/>
            </w:rPr>
          </w:rPrChange>
        </w:rPr>
        <w:t xml:space="preserve"> maxim</w:t>
      </w:r>
      <w:r w:rsidRPr="00E93306">
        <w:rPr>
          <w:rFonts w:hint="cs"/>
          <w:rPrChange w:id="905" w:author="Irová Zuzana" w:date="2025-06-06T15:40:00Z" w16du:dateUtc="2025-06-06T13:40:00Z">
            <w:rPr>
              <w:rFonts w:hint="cs"/>
              <w:highlight w:val="yellow"/>
            </w:rPr>
          </w:rPrChange>
        </w:rPr>
        <w:t>á</w:t>
      </w:r>
      <w:r w:rsidRPr="00E93306">
        <w:rPr>
          <w:rPrChange w:id="906" w:author="Irová Zuzana" w:date="2025-06-06T15:40:00Z" w16du:dateUtc="2025-06-06T13:40:00Z">
            <w:rPr>
              <w:highlight w:val="yellow"/>
            </w:rPr>
          </w:rPrChange>
        </w:rPr>
        <w:t>ln</w:t>
      </w:r>
      <w:r w:rsidRPr="00E93306">
        <w:rPr>
          <w:rFonts w:hint="cs"/>
          <w:rPrChange w:id="907" w:author="Irová Zuzana" w:date="2025-06-06T15:40:00Z" w16du:dateUtc="2025-06-06T13:40:00Z">
            <w:rPr>
              <w:rFonts w:hint="cs"/>
              <w:highlight w:val="yellow"/>
            </w:rPr>
          </w:rPrChange>
        </w:rPr>
        <w:t>í</w:t>
      </w:r>
      <w:r w:rsidRPr="00E93306">
        <w:rPr>
          <w:rPrChange w:id="908" w:author="Irová Zuzana" w:date="2025-06-06T15:40:00Z" w16du:dateUtc="2025-06-06T13:40:00Z">
            <w:rPr>
              <w:highlight w:val="yellow"/>
            </w:rPr>
          </w:rPrChange>
        </w:rPr>
        <w:t xml:space="preserve"> povolen</w:t>
      </w:r>
      <w:r w:rsidRPr="00E93306">
        <w:rPr>
          <w:rFonts w:hint="cs"/>
          <w:rPrChange w:id="909" w:author="Irová Zuzana" w:date="2025-06-06T15:40:00Z" w16du:dateUtc="2025-06-06T13:40:00Z">
            <w:rPr>
              <w:rFonts w:hint="cs"/>
              <w:highlight w:val="yellow"/>
            </w:rPr>
          </w:rPrChange>
        </w:rPr>
        <w:t>á</w:t>
      </w:r>
      <w:r w:rsidRPr="00E93306">
        <w:rPr>
          <w:rPrChange w:id="910" w:author="Irová Zuzana" w:date="2025-06-06T15:40:00Z" w16du:dateUtc="2025-06-06T13:40:00Z">
            <w:rPr>
              <w:highlight w:val="yellow"/>
            </w:rPr>
          </w:rPrChange>
        </w:rPr>
        <w:t xml:space="preserve"> </w:t>
      </w:r>
      <w:r w:rsidRPr="00E93306">
        <w:rPr>
          <w:rFonts w:hint="cs"/>
          <w:rPrChange w:id="911" w:author="Irová Zuzana" w:date="2025-06-06T15:40:00Z" w16du:dateUtc="2025-06-06T13:40:00Z">
            <w:rPr>
              <w:rFonts w:hint="cs"/>
              <w:highlight w:val="yellow"/>
            </w:rPr>
          </w:rPrChange>
        </w:rPr>
        <w:t>čá</w:t>
      </w:r>
      <w:r w:rsidRPr="00E93306">
        <w:rPr>
          <w:rPrChange w:id="912" w:author="Irová Zuzana" w:date="2025-06-06T15:40:00Z" w16du:dateUtc="2025-06-06T13:40:00Z">
            <w:rPr>
              <w:highlight w:val="yellow"/>
            </w:rPr>
          </w:rPrChange>
        </w:rPr>
        <w:t>stka pro p</w:t>
      </w:r>
      <w:r w:rsidRPr="00E93306">
        <w:rPr>
          <w:rFonts w:hint="cs"/>
          <w:rPrChange w:id="913" w:author="Irová Zuzana" w:date="2025-06-06T15:40:00Z" w16du:dateUtc="2025-06-06T13:40:00Z">
            <w:rPr>
              <w:rFonts w:hint="cs"/>
              <w:highlight w:val="yellow"/>
            </w:rPr>
          </w:rPrChange>
        </w:rPr>
        <w:t>ř</w:t>
      </w:r>
      <w:r w:rsidRPr="00E93306">
        <w:rPr>
          <w:rPrChange w:id="914" w:author="Irová Zuzana" w:date="2025-06-06T15:40:00Z" w16du:dateUtc="2025-06-06T13:40:00Z">
            <w:rPr>
              <w:highlight w:val="yellow"/>
            </w:rPr>
          </w:rPrChange>
        </w:rPr>
        <w:t>edplacen</w:t>
      </w:r>
      <w:r w:rsidRPr="00E93306">
        <w:rPr>
          <w:rFonts w:hint="cs"/>
          <w:rPrChange w:id="915" w:author="Irová Zuzana" w:date="2025-06-06T15:40:00Z" w16du:dateUtc="2025-06-06T13:40:00Z">
            <w:rPr>
              <w:rFonts w:hint="cs"/>
              <w:highlight w:val="yellow"/>
            </w:rPr>
          </w:rPrChange>
        </w:rPr>
        <w:t>í</w:t>
      </w:r>
      <w:r w:rsidRPr="00E93306">
        <w:rPr>
          <w:rPrChange w:id="916" w:author="Irová Zuzana" w:date="2025-06-06T15:40:00Z" w16du:dateUtc="2025-06-06T13:40:00Z">
            <w:rPr>
              <w:highlight w:val="yellow"/>
            </w:rPr>
          </w:rPrChange>
        </w:rPr>
        <w:t xml:space="preserve"> kreditu hotovost</w:t>
      </w:r>
      <w:r w:rsidRPr="00E93306">
        <w:rPr>
          <w:rFonts w:hint="cs"/>
          <w:rPrChange w:id="917" w:author="Irová Zuzana" w:date="2025-06-06T15:40:00Z" w16du:dateUtc="2025-06-06T13:40:00Z">
            <w:rPr>
              <w:rFonts w:hint="cs"/>
              <w:highlight w:val="yellow"/>
            </w:rPr>
          </w:rPrChange>
        </w:rPr>
        <w:t>í</w:t>
      </w:r>
      <w:r w:rsidRPr="00E93306">
        <w:rPr>
          <w:rPrChange w:id="918" w:author="Irová Zuzana" w:date="2025-06-06T15:40:00Z" w16du:dateUtc="2025-06-06T13:40:00Z">
            <w:rPr>
              <w:highlight w:val="yellow"/>
            </w:rPr>
          </w:rPrChange>
        </w:rPr>
        <w:t>.</w:t>
      </w:r>
    </w:p>
    <w:p w14:paraId="260A8E83" w14:textId="6A165214" w:rsidR="00CD0A42" w:rsidRPr="00955C1D" w:rsidRDefault="00CD0A42">
      <w:pPr>
        <w:pStyle w:val="NormalIndent"/>
      </w:pPr>
      <w:r w:rsidRPr="00955C1D">
        <w:t>O předplacený kredit se navýší zákazníkův předplacený balance účtu. Kredit je využit na pokrytí mýtných transakcí.</w:t>
      </w:r>
    </w:p>
    <w:p w14:paraId="7E0A04C3" w14:textId="4584C212" w:rsidR="00CD0A42" w:rsidRPr="00D01759" w:rsidRDefault="00CD0A42">
      <w:pPr>
        <w:pStyle w:val="NormalIndent"/>
        <w:rPr>
          <w:rPrChange w:id="919" w:author="Irová Zuzana" w:date="2025-06-06T15:41:00Z" w16du:dateUtc="2025-06-06T13:41:00Z">
            <w:rPr>
              <w:highlight w:val="cyan"/>
            </w:rPr>
          </w:rPrChange>
        </w:rPr>
      </w:pPr>
      <w:r w:rsidRPr="00D74A79">
        <w:rPr>
          <w:highlight w:val="yellow"/>
          <w:rPrChange w:id="920" w:author="Irová Zuzana" w:date="2025-06-06T15:42:00Z" w16du:dateUtc="2025-06-06T13:42:00Z">
            <w:rPr>
              <w:highlight w:val="cyan"/>
            </w:rPr>
          </w:rPrChange>
        </w:rPr>
        <w:t>Pokud byl p</w:t>
      </w:r>
      <w:r w:rsidRPr="00D74A79">
        <w:rPr>
          <w:rFonts w:hint="cs"/>
          <w:highlight w:val="yellow"/>
          <w:rPrChange w:id="921" w:author="Irová Zuzana" w:date="2025-06-06T15:42:00Z" w16du:dateUtc="2025-06-06T13:42:00Z">
            <w:rPr>
              <w:rFonts w:hint="cs"/>
              <w:highlight w:val="cyan"/>
            </w:rPr>
          </w:rPrChange>
        </w:rPr>
        <w:t>ř</w:t>
      </w:r>
      <w:r w:rsidRPr="00D74A79">
        <w:rPr>
          <w:highlight w:val="yellow"/>
          <w:rPrChange w:id="922" w:author="Irová Zuzana" w:date="2025-06-06T15:42:00Z" w16du:dateUtc="2025-06-06T13:42:00Z">
            <w:rPr>
              <w:highlight w:val="cyan"/>
            </w:rPr>
          </w:rPrChange>
        </w:rPr>
        <w:t>edplacen</w:t>
      </w:r>
      <w:r w:rsidRPr="00D74A79">
        <w:rPr>
          <w:rFonts w:hint="cs"/>
          <w:highlight w:val="yellow"/>
          <w:rPrChange w:id="923" w:author="Irová Zuzana" w:date="2025-06-06T15:42:00Z" w16du:dateUtc="2025-06-06T13:42:00Z">
            <w:rPr>
              <w:rFonts w:hint="cs"/>
              <w:highlight w:val="cyan"/>
            </w:rPr>
          </w:rPrChange>
        </w:rPr>
        <w:t>ý</w:t>
      </w:r>
      <w:r w:rsidRPr="00D74A79">
        <w:rPr>
          <w:highlight w:val="yellow"/>
          <w:rPrChange w:id="924" w:author="Irová Zuzana" w:date="2025-06-06T15:42:00Z" w16du:dateUtc="2025-06-06T13:42:00Z">
            <w:rPr>
              <w:highlight w:val="cyan"/>
            </w:rPr>
          </w:rPrChange>
        </w:rPr>
        <w:t xml:space="preserve"> kredit uhrazen tankovac</w:t>
      </w:r>
      <w:r w:rsidRPr="00D74A79">
        <w:rPr>
          <w:rFonts w:hint="cs"/>
          <w:highlight w:val="yellow"/>
          <w:rPrChange w:id="925" w:author="Irová Zuzana" w:date="2025-06-06T15:42:00Z" w16du:dateUtc="2025-06-06T13:42:00Z">
            <w:rPr>
              <w:rFonts w:hint="cs"/>
              <w:highlight w:val="cyan"/>
            </w:rPr>
          </w:rPrChange>
        </w:rPr>
        <w:t>í</w:t>
      </w:r>
      <w:r w:rsidRPr="00D74A79">
        <w:rPr>
          <w:highlight w:val="yellow"/>
          <w:rPrChange w:id="926" w:author="Irová Zuzana" w:date="2025-06-06T15:42:00Z" w16du:dateUtc="2025-06-06T13:42:00Z">
            <w:rPr>
              <w:highlight w:val="cyan"/>
            </w:rPr>
          </w:rPrChange>
        </w:rPr>
        <w:t xml:space="preserve"> kartou, platba je zahrnuta do VTK </w:t>
      </w:r>
      <w:del w:id="927" w:author="Irová Zuzana" w:date="2025-06-06T15:41:00Z" w16du:dateUtc="2025-06-06T13:41:00Z">
        <w:r w:rsidRPr="00D74A79" w:rsidDel="00D01759">
          <w:rPr>
            <w:highlight w:val="yellow"/>
            <w:rPrChange w:id="928" w:author="Irová Zuzana" w:date="2025-06-06T15:42:00Z" w16du:dateUtc="2025-06-06T13:42:00Z">
              <w:rPr>
                <w:highlight w:val="cyan"/>
              </w:rPr>
            </w:rPrChange>
          </w:rPr>
          <w:delText>RfP</w:delText>
        </w:r>
      </w:del>
      <w:ins w:id="929" w:author="Irová Zuzana" w:date="2025-06-06T15:41:00Z" w16du:dateUtc="2025-06-06T13:41:00Z">
        <w:r w:rsidR="00D01759" w:rsidRPr="00D74A79">
          <w:rPr>
            <w:highlight w:val="yellow"/>
            <w:rPrChange w:id="930" w:author="Irová Zuzana" w:date="2025-06-06T15:42:00Z" w16du:dateUtc="2025-06-06T13:42:00Z">
              <w:rPr>
                <w:highlight w:val="cyan"/>
              </w:rPr>
            </w:rPrChange>
          </w:rPr>
          <w:t>faktury</w:t>
        </w:r>
        <w:r w:rsidR="00D01759" w:rsidRPr="00D74A79">
          <w:rPr>
            <w:highlight w:val="yellow"/>
            <w:rPrChange w:id="931" w:author="Irová Zuzana" w:date="2025-06-06T15:42:00Z" w16du:dateUtc="2025-06-06T13:42:00Z">
              <w:rPr/>
            </w:rPrChange>
          </w:rPr>
          <w:t xml:space="preserve"> a z</w:t>
        </w:r>
        <w:r w:rsidR="00D01759" w:rsidRPr="00D74A79">
          <w:rPr>
            <w:rFonts w:hint="cs"/>
            <w:highlight w:val="yellow"/>
            <w:rPrChange w:id="932" w:author="Irová Zuzana" w:date="2025-06-06T15:42:00Z" w16du:dateUtc="2025-06-06T13:42:00Z">
              <w:rPr>
                <w:rFonts w:hint="cs"/>
              </w:rPr>
            </w:rPrChange>
          </w:rPr>
          <w:t>á</w:t>
        </w:r>
        <w:r w:rsidR="00D01759" w:rsidRPr="00D74A79">
          <w:rPr>
            <w:highlight w:val="yellow"/>
            <w:rPrChange w:id="933" w:author="Irová Zuzana" w:date="2025-06-06T15:42:00Z" w16du:dateUtc="2025-06-06T13:42:00Z">
              <w:rPr/>
            </w:rPrChange>
          </w:rPr>
          <w:t>kazn</w:t>
        </w:r>
        <w:r w:rsidR="00D01759" w:rsidRPr="00D74A79">
          <w:rPr>
            <w:rFonts w:hint="cs"/>
            <w:highlight w:val="yellow"/>
            <w:rPrChange w:id="934" w:author="Irová Zuzana" w:date="2025-06-06T15:42:00Z" w16du:dateUtc="2025-06-06T13:42:00Z">
              <w:rPr>
                <w:rFonts w:hint="cs"/>
              </w:rPr>
            </w:rPrChange>
          </w:rPr>
          <w:t>í</w:t>
        </w:r>
        <w:r w:rsidR="00D01759" w:rsidRPr="00D74A79">
          <w:rPr>
            <w:highlight w:val="yellow"/>
            <w:rPrChange w:id="935" w:author="Irová Zuzana" w:date="2025-06-06T15:42:00Z" w16du:dateUtc="2025-06-06T13:42:00Z">
              <w:rPr/>
            </w:rPrChange>
          </w:rPr>
          <w:t>k obdr</w:t>
        </w:r>
        <w:r w:rsidR="00D01759" w:rsidRPr="00D74A79">
          <w:rPr>
            <w:rFonts w:hint="cs"/>
            <w:highlight w:val="yellow"/>
            <w:rPrChange w:id="936" w:author="Irová Zuzana" w:date="2025-06-06T15:42:00Z" w16du:dateUtc="2025-06-06T13:42:00Z">
              <w:rPr>
                <w:rFonts w:hint="cs"/>
              </w:rPr>
            </w:rPrChange>
          </w:rPr>
          <w:t>ží</w:t>
        </w:r>
        <w:r w:rsidR="00D01759" w:rsidRPr="00D74A79">
          <w:rPr>
            <w:highlight w:val="yellow"/>
            <w:rPrChange w:id="937" w:author="Irová Zuzana" w:date="2025-06-06T15:42:00Z" w16du:dateUtc="2025-06-06T13:42:00Z">
              <w:rPr/>
            </w:rPrChange>
          </w:rPr>
          <w:t xml:space="preserve"> jen potvrzen</w:t>
        </w:r>
        <w:r w:rsidR="00D01759" w:rsidRPr="00D74A79">
          <w:rPr>
            <w:rFonts w:hint="cs"/>
            <w:highlight w:val="yellow"/>
            <w:rPrChange w:id="938" w:author="Irová Zuzana" w:date="2025-06-06T15:42:00Z" w16du:dateUtc="2025-06-06T13:42:00Z">
              <w:rPr>
                <w:rFonts w:hint="cs"/>
              </w:rPr>
            </w:rPrChange>
          </w:rPr>
          <w:t>í</w:t>
        </w:r>
        <w:r w:rsidR="00D01759" w:rsidRPr="00D74A79">
          <w:rPr>
            <w:highlight w:val="yellow"/>
            <w:rPrChange w:id="939" w:author="Irová Zuzana" w:date="2025-06-06T15:42:00Z" w16du:dateUtc="2025-06-06T13:42:00Z">
              <w:rPr/>
            </w:rPrChange>
          </w:rPr>
          <w:t xml:space="preserve"> o proveden</w:t>
        </w:r>
        <w:r w:rsidR="00D01759" w:rsidRPr="00D74A79">
          <w:rPr>
            <w:rFonts w:hint="cs"/>
            <w:highlight w:val="yellow"/>
            <w:rPrChange w:id="940" w:author="Irová Zuzana" w:date="2025-06-06T15:42:00Z" w16du:dateUtc="2025-06-06T13:42:00Z">
              <w:rPr>
                <w:rFonts w:hint="cs"/>
              </w:rPr>
            </w:rPrChange>
          </w:rPr>
          <w:t>í</w:t>
        </w:r>
        <w:r w:rsidR="00D01759" w:rsidRPr="00D74A79">
          <w:rPr>
            <w:highlight w:val="yellow"/>
            <w:rPrChange w:id="941" w:author="Irová Zuzana" w:date="2025-06-06T15:42:00Z" w16du:dateUtc="2025-06-06T13:42:00Z">
              <w:rPr/>
            </w:rPrChange>
          </w:rPr>
          <w:t xml:space="preserve"> platby</w:t>
        </w:r>
      </w:ins>
      <w:r w:rsidRPr="00D74A79">
        <w:rPr>
          <w:highlight w:val="yellow"/>
          <w:rPrChange w:id="942" w:author="Irová Zuzana" w:date="2025-06-06T15:42:00Z" w16du:dateUtc="2025-06-06T13:42:00Z">
            <w:rPr>
              <w:highlight w:val="cyan"/>
            </w:rPr>
          </w:rPrChange>
        </w:rPr>
        <w:t>.</w:t>
      </w:r>
    </w:p>
    <w:p w14:paraId="6455C49B" w14:textId="2B65B523" w:rsidR="00FF1AED" w:rsidRDefault="00C56D92">
      <w:pPr>
        <w:pStyle w:val="NormalIndent"/>
        <w:rPr>
          <w:ins w:id="943" w:author="Irová Zuzana" w:date="2025-06-06T15:55:00Z" w16du:dateUtc="2025-06-06T13:55:00Z"/>
        </w:rPr>
      </w:pPr>
      <w:r>
        <w:t xml:space="preserve">Za </w:t>
      </w:r>
      <w:r w:rsidR="009A508A">
        <w:t>dobití</w:t>
      </w:r>
      <w:r w:rsidR="00CD0A42" w:rsidRPr="00955C1D">
        <w:t xml:space="preserve"> kreditu se automaticky </w:t>
      </w:r>
      <w:r>
        <w:t xml:space="preserve">vygeneruje </w:t>
      </w:r>
      <w:ins w:id="944" w:author="Irová Zuzana" w:date="2025-06-06T15:41:00Z" w16du:dateUtc="2025-06-06T13:41:00Z">
        <w:r w:rsidR="00D01759">
          <w:t xml:space="preserve">zálohová </w:t>
        </w:r>
      </w:ins>
      <w:r>
        <w:t xml:space="preserve">faktura za </w:t>
      </w:r>
      <w:r w:rsidR="009A508A">
        <w:t>top-up</w:t>
      </w:r>
      <w:r>
        <w:t xml:space="preserve"> a </w:t>
      </w:r>
      <w:r w:rsidR="00CD0A42" w:rsidRPr="00955C1D">
        <w:t xml:space="preserve">napáruje </w:t>
      </w:r>
      <w:r>
        <w:t xml:space="preserve">se </w:t>
      </w:r>
      <w:r w:rsidR="00CD0A42" w:rsidRPr="00955C1D">
        <w:t xml:space="preserve">na </w:t>
      </w:r>
      <w:r w:rsidR="009A508A">
        <w:t>top-up platbu</w:t>
      </w:r>
      <w:r w:rsidR="00CD0A42" w:rsidRPr="00955C1D">
        <w:t>.</w:t>
      </w:r>
      <w:r w:rsidR="009A508A">
        <w:t xml:space="preserve"> </w:t>
      </w:r>
    </w:p>
    <w:p w14:paraId="382A58E1" w14:textId="6973ADE0" w:rsidR="00205B2B" w:rsidDel="009078E1" w:rsidRDefault="00205B2B">
      <w:pPr>
        <w:pStyle w:val="NormalIndent"/>
        <w:rPr>
          <w:del w:id="945" w:author="Irová Zuzana" w:date="2025-06-06T15:56:00Z" w16du:dateUtc="2025-06-06T13:56:00Z"/>
        </w:rPr>
      </w:pPr>
    </w:p>
    <w:p w14:paraId="6165B07D" w14:textId="30D2C540" w:rsidR="00CD0A42" w:rsidRDefault="00D01759">
      <w:pPr>
        <w:pStyle w:val="NormalIndent"/>
        <w:rPr>
          <w:ins w:id="946" w:author="Irová Zuzana" w:date="2025-06-06T15:42:00Z" w16du:dateUtc="2025-06-06T13:42:00Z"/>
          <w:lang w:val="pl-PL"/>
        </w:rPr>
      </w:pPr>
      <w:ins w:id="947" w:author="Irová Zuzana" w:date="2025-06-06T15:41:00Z" w16du:dateUtc="2025-06-06T13:41:00Z">
        <w:r>
          <w:rPr>
            <w:lang w:val="pl-PL"/>
          </w:rPr>
          <w:t>Zálohová f</w:t>
        </w:r>
      </w:ins>
      <w:del w:id="948" w:author="Irová Zuzana" w:date="2025-06-06T15:41:00Z" w16du:dateUtc="2025-06-06T13:41:00Z">
        <w:r w:rsidR="009A508A" w:rsidRPr="00790253" w:rsidDel="00D01759">
          <w:rPr>
            <w:lang w:val="pl-PL"/>
            <w:rPrChange w:id="949" w:author="Muller Miroslav" w:date="2025-03-17T11:13:00Z" w16du:dateUtc="2025-03-17T10:13:00Z">
              <w:rPr>
                <w:lang w:val="en-US"/>
              </w:rPr>
            </w:rPrChange>
          </w:rPr>
          <w:delText>F</w:delText>
        </w:r>
      </w:del>
      <w:r w:rsidR="009A508A" w:rsidRPr="00790253">
        <w:rPr>
          <w:lang w:val="pl-PL"/>
          <w:rPrChange w:id="950" w:author="Muller Miroslav" w:date="2025-03-17T11:13:00Z" w16du:dateUtc="2025-03-17T10:13:00Z">
            <w:rPr>
              <w:lang w:val="en-US"/>
            </w:rPr>
          </w:rPrChange>
        </w:rPr>
        <w:t xml:space="preserve">aktura se fiskalizuje </w:t>
      </w:r>
      <w:r w:rsidR="00FF1AED" w:rsidRPr="00790253">
        <w:rPr>
          <w:lang w:val="pl-PL"/>
          <w:rPrChange w:id="951" w:author="Muller Miroslav" w:date="2025-03-17T11:13:00Z" w16du:dateUtc="2025-03-17T10:13:00Z">
            <w:rPr>
              <w:lang w:val="en-US"/>
            </w:rPr>
          </w:rPrChange>
        </w:rPr>
        <w:t>u</w:t>
      </w:r>
      <w:r w:rsidR="007B4619" w:rsidRPr="00790253">
        <w:rPr>
          <w:lang w:val="pl-PL"/>
          <w:rPrChange w:id="952" w:author="Muller Miroslav" w:date="2025-03-17T11:13:00Z" w16du:dateUtc="2025-03-17T10:13:00Z">
            <w:rPr>
              <w:lang w:val="en-US"/>
            </w:rPr>
          </w:rPrChange>
        </w:rPr>
        <w:t xml:space="preserve"> chorvatsk</w:t>
      </w:r>
      <w:r w:rsidR="00FF1AED" w:rsidRPr="00790253">
        <w:rPr>
          <w:rFonts w:hint="cs"/>
          <w:lang w:val="pl-PL"/>
          <w:rPrChange w:id="953" w:author="Muller Miroslav" w:date="2025-03-17T11:13:00Z" w16du:dateUtc="2025-03-17T10:13:00Z">
            <w:rPr>
              <w:rFonts w:hint="cs"/>
              <w:lang w:val="en-US"/>
            </w:rPr>
          </w:rPrChange>
        </w:rPr>
        <w:t>é</w:t>
      </w:r>
      <w:r w:rsidR="007B4619" w:rsidRPr="00790253">
        <w:rPr>
          <w:lang w:val="pl-PL"/>
          <w:rPrChange w:id="954" w:author="Muller Miroslav" w:date="2025-03-17T11:13:00Z" w16du:dateUtc="2025-03-17T10:13:00Z">
            <w:rPr>
              <w:lang w:val="en-US"/>
            </w:rPr>
          </w:rPrChange>
        </w:rPr>
        <w:t xml:space="preserve"> </w:t>
      </w:r>
      <w:r w:rsidR="00FF1AED" w:rsidRPr="00790253">
        <w:rPr>
          <w:lang w:val="pl-PL"/>
          <w:rPrChange w:id="955" w:author="Muller Miroslav" w:date="2025-03-17T11:13:00Z" w16du:dateUtc="2025-03-17T10:13:00Z">
            <w:rPr>
              <w:lang w:val="en-US"/>
            </w:rPr>
          </w:rPrChange>
        </w:rPr>
        <w:t>finan</w:t>
      </w:r>
      <w:r w:rsidR="00FF1AED" w:rsidRPr="00790253">
        <w:rPr>
          <w:rFonts w:hint="cs"/>
          <w:lang w:val="pl-PL"/>
          <w:rPrChange w:id="956" w:author="Muller Miroslav" w:date="2025-03-17T11:13:00Z" w16du:dateUtc="2025-03-17T10:13:00Z">
            <w:rPr>
              <w:rFonts w:hint="cs"/>
              <w:lang w:val="en-US"/>
            </w:rPr>
          </w:rPrChange>
        </w:rPr>
        <w:t>č</w:t>
      </w:r>
      <w:r w:rsidR="00FF1AED" w:rsidRPr="00790253">
        <w:rPr>
          <w:lang w:val="pl-PL"/>
          <w:rPrChange w:id="957" w:author="Muller Miroslav" w:date="2025-03-17T11:13:00Z" w16du:dateUtc="2025-03-17T10:13:00Z">
            <w:rPr>
              <w:lang w:val="en-US"/>
            </w:rPr>
          </w:rPrChange>
        </w:rPr>
        <w:t>n</w:t>
      </w:r>
      <w:r w:rsidR="00FF1AED" w:rsidRPr="00790253">
        <w:rPr>
          <w:rFonts w:hint="cs"/>
          <w:lang w:val="pl-PL"/>
          <w:rPrChange w:id="958" w:author="Muller Miroslav" w:date="2025-03-17T11:13:00Z" w16du:dateUtc="2025-03-17T10:13:00Z">
            <w:rPr>
              <w:rFonts w:hint="cs"/>
              <w:lang w:val="en-US"/>
            </w:rPr>
          </w:rPrChange>
        </w:rPr>
        <w:t>í</w:t>
      </w:r>
      <w:r w:rsidR="00FF1AED" w:rsidRPr="00790253">
        <w:rPr>
          <w:lang w:val="pl-PL"/>
          <w:rPrChange w:id="959" w:author="Muller Miroslav" w:date="2025-03-17T11:13:00Z" w16du:dateUtc="2025-03-17T10:13:00Z">
            <w:rPr>
              <w:lang w:val="en-US"/>
            </w:rPr>
          </w:rPrChange>
        </w:rPr>
        <w:t xml:space="preserve"> autority (</w:t>
      </w:r>
      <w:r w:rsidR="007B4619" w:rsidRPr="00790253">
        <w:rPr>
          <w:lang w:val="pl-PL"/>
          <w:rPrChange w:id="960" w:author="Muller Miroslav" w:date="2025-03-17T11:13:00Z" w16du:dateUtc="2025-03-17T10:13:00Z">
            <w:rPr>
              <w:lang w:val="en-US"/>
            </w:rPr>
          </w:rPrChange>
        </w:rPr>
        <w:t>Porezna uprava</w:t>
      </w:r>
      <w:r w:rsidR="00FF1AED" w:rsidRPr="00790253">
        <w:rPr>
          <w:lang w:val="pl-PL"/>
          <w:rPrChange w:id="961" w:author="Muller Miroslav" w:date="2025-03-17T11:13:00Z" w16du:dateUtc="2025-03-17T10:13:00Z">
            <w:rPr>
              <w:lang w:val="en-US"/>
            </w:rPr>
          </w:rPrChange>
        </w:rPr>
        <w:t>).</w:t>
      </w:r>
    </w:p>
    <w:p w14:paraId="15E261AA" w14:textId="77777777" w:rsidR="009078E1" w:rsidRDefault="009078E1" w:rsidP="009078E1">
      <w:pPr>
        <w:pStyle w:val="NormalIndent"/>
        <w:rPr>
          <w:ins w:id="962" w:author="Irová Zuzana" w:date="2025-06-06T15:56:00Z" w16du:dateUtc="2025-06-06T13:56:00Z"/>
        </w:rPr>
      </w:pPr>
      <w:ins w:id="963" w:author="Irová Zuzana" w:date="2025-06-06T15:56:00Z" w16du:dateUtc="2025-06-06T13:56:00Z">
        <w:r>
          <w:t>Denně se provádí settlement mezi Bill issuers za předplacený kredit a projeté mýto. Výsledkem jsou zúčtovací platby mezi Bill issuers.</w:t>
        </w:r>
      </w:ins>
    </w:p>
    <w:p w14:paraId="36CD72E3" w14:textId="77777777" w:rsidR="00205B2B" w:rsidRDefault="00D74A79">
      <w:pPr>
        <w:pStyle w:val="NormalIndent"/>
        <w:rPr>
          <w:ins w:id="964" w:author="Irová Zuzana" w:date="2025-06-06T15:55:00Z" w16du:dateUtc="2025-06-06T13:55:00Z"/>
          <w:lang w:val="pl-PL"/>
        </w:rPr>
      </w:pPr>
      <w:ins w:id="965" w:author="Irová Zuzana" w:date="2025-06-06T15:42:00Z" w16du:dateUtc="2025-06-06T13:42:00Z">
        <w:r>
          <w:rPr>
            <w:lang w:val="pl-PL"/>
          </w:rPr>
          <w:lastRenderedPageBreak/>
          <w:t xml:space="preserve">Projeté mýtné se průběžně strhává z pre-paid </w:t>
        </w:r>
        <w:r w:rsidR="00033572">
          <w:rPr>
            <w:lang w:val="pl-PL"/>
          </w:rPr>
          <w:t>balance a na konci měsíce se vystaví zúčtovací faktura za mýtné</w:t>
        </w:r>
      </w:ins>
      <w:ins w:id="966" w:author="Irová Zuzana" w:date="2025-06-06T15:43:00Z" w16du:dateUtc="2025-06-06T13:43:00Z">
        <w:r w:rsidR="006B5489">
          <w:rPr>
            <w:lang w:val="pl-PL"/>
          </w:rPr>
          <w:t xml:space="preserve"> per Bill issuer</w:t>
        </w:r>
      </w:ins>
      <w:ins w:id="967" w:author="Irová Zuzana" w:date="2025-06-06T15:54:00Z" w16du:dateUtc="2025-06-06T13:54:00Z">
        <w:r w:rsidR="006427FD">
          <w:rPr>
            <w:lang w:val="pl-PL"/>
          </w:rPr>
          <w:t xml:space="preserve">. Za spotřebovaný pre-paid credit se </w:t>
        </w:r>
      </w:ins>
      <w:ins w:id="968" w:author="Irová Zuzana" w:date="2025-06-06T15:55:00Z" w16du:dateUtc="2025-06-06T13:55:00Z">
        <w:r w:rsidR="006427FD">
          <w:rPr>
            <w:lang w:val="pl-PL"/>
          </w:rPr>
          <w:t>vystaví Credit notes k zálohov</w:t>
        </w:r>
        <w:r w:rsidR="00205B2B">
          <w:rPr>
            <w:lang w:val="pl-PL"/>
          </w:rPr>
          <w:t>ý</w:t>
        </w:r>
        <w:r w:rsidR="006427FD">
          <w:rPr>
            <w:lang w:val="pl-PL"/>
          </w:rPr>
          <w:t xml:space="preserve">m fakturám za top-up. </w:t>
        </w:r>
      </w:ins>
    </w:p>
    <w:p w14:paraId="47AE891B" w14:textId="49B83858" w:rsidR="00D74A79" w:rsidRDefault="009A6841">
      <w:pPr>
        <w:pStyle w:val="NormalIndent"/>
        <w:rPr>
          <w:ins w:id="969" w:author="Irová Zuzana" w:date="2025-06-06T15:57:00Z" w16du:dateUtc="2025-06-06T13:57:00Z"/>
          <w:lang w:val="pl-PL"/>
        </w:rPr>
      </w:pPr>
      <w:ins w:id="970" w:author="Irová Zuzana" w:date="2025-06-06T15:57:00Z" w16du:dateUtc="2025-06-06T13:57:00Z">
        <w:r>
          <w:rPr>
            <w:lang w:val="pl-PL"/>
          </w:rPr>
          <w:t xml:space="preserve">Credit notes k zálohovým fakturám a settlement platby se pak použijí pro vypárování faktur za mýtné. </w:t>
        </w:r>
      </w:ins>
    </w:p>
    <w:p w14:paraId="1FACA126" w14:textId="31A355E0" w:rsidR="00F37CB5" w:rsidRDefault="00F37CB5">
      <w:pPr>
        <w:pStyle w:val="NormalIndent"/>
        <w:rPr>
          <w:ins w:id="971" w:author="Irová Zuzana" w:date="2025-06-06T16:47:00Z" w16du:dateUtc="2025-06-06T14:47:00Z"/>
          <w:lang w:val="pl-PL"/>
        </w:rPr>
      </w:pPr>
      <w:ins w:id="972" w:author="Irová Zuzana" w:date="2025-06-06T15:57:00Z" w16du:dateUtc="2025-06-06T13:57:00Z">
        <w:r>
          <w:rPr>
            <w:lang w:val="pl-PL"/>
          </w:rPr>
          <w:t>Pokud dojde k re</w:t>
        </w:r>
      </w:ins>
      <w:ins w:id="973" w:author="Irová Zuzana" w:date="2025-06-06T15:58:00Z" w16du:dateUtc="2025-06-06T13:58:00Z">
        <w:r>
          <w:rPr>
            <w:lang w:val="pl-PL"/>
          </w:rPr>
          <w:t>-ratingu, který vede k dobropisu za mýtné</w:t>
        </w:r>
      </w:ins>
      <w:ins w:id="974" w:author="Irová Zuzana" w:date="2025-06-06T16:46:00Z" w16du:dateUtc="2025-06-06T14:46:00Z">
        <w:r w:rsidR="00746AB2">
          <w:rPr>
            <w:lang w:val="pl-PL"/>
          </w:rPr>
          <w:t>, které bylo str</w:t>
        </w:r>
      </w:ins>
      <w:ins w:id="975" w:author="Irová Zuzana" w:date="2025-06-06T16:47:00Z" w16du:dateUtc="2025-06-06T14:47:00Z">
        <w:r w:rsidR="00746AB2">
          <w:rPr>
            <w:lang w:val="pl-PL"/>
          </w:rPr>
          <w:t>žené z pre-paid balance</w:t>
        </w:r>
      </w:ins>
      <w:ins w:id="976" w:author="Irová Zuzana" w:date="2025-06-06T15:58:00Z" w16du:dateUtc="2025-06-06T13:58:00Z">
        <w:r>
          <w:rPr>
            <w:lang w:val="pl-PL"/>
          </w:rPr>
          <w:t xml:space="preserve">, vystaví se </w:t>
        </w:r>
        <w:r w:rsidR="002005B5">
          <w:rPr>
            <w:lang w:val="pl-PL"/>
          </w:rPr>
          <w:t>nová zálohová faktura za kredit</w:t>
        </w:r>
      </w:ins>
      <w:ins w:id="977" w:author="Irová Zuzana" w:date="2025-06-06T16:46:00Z" w16du:dateUtc="2025-06-06T14:46:00Z">
        <w:r w:rsidR="00DC1350">
          <w:rPr>
            <w:lang w:val="pl-PL"/>
          </w:rPr>
          <w:t>,</w:t>
        </w:r>
      </w:ins>
      <w:ins w:id="978" w:author="Irová Zuzana" w:date="2025-06-06T15:58:00Z" w16du:dateUtc="2025-06-06T13:58:00Z">
        <w:r w:rsidR="002005B5">
          <w:rPr>
            <w:lang w:val="pl-PL"/>
          </w:rPr>
          <w:t xml:space="preserve"> který se vrátí na pre-paid balance.</w:t>
        </w:r>
      </w:ins>
    </w:p>
    <w:p w14:paraId="6799A707" w14:textId="1C244090" w:rsidR="00273B26" w:rsidRDefault="00C11006" w:rsidP="00273B26">
      <w:pPr>
        <w:pStyle w:val="NormalIndent"/>
        <w:rPr>
          <w:ins w:id="979" w:author="Irová Zuzana" w:date="2025-06-06T16:47:00Z" w16du:dateUtc="2025-06-06T14:47:00Z"/>
          <w:lang w:val="pl-PL"/>
        </w:rPr>
      </w:pPr>
      <w:ins w:id="980" w:author="Irová Zuzana" w:date="2025-06-06T16:49:00Z" w16du:dateUtc="2025-06-06T14:49:00Z">
        <w:r>
          <w:rPr>
            <w:lang w:val="pl-PL"/>
          </w:rPr>
          <w:t xml:space="preserve">Poznámka: </w:t>
        </w:r>
      </w:ins>
      <w:ins w:id="981" w:author="Irová Zuzana" w:date="2025-06-06T16:47:00Z" w16du:dateUtc="2025-06-06T14:47:00Z">
        <w:r w:rsidR="00273B26">
          <w:rPr>
            <w:lang w:val="pl-PL"/>
          </w:rPr>
          <w:t xml:space="preserve">Pokud dojde k re-ratingu, který vede k dobropisu za mýtné, které bylo stržené z product balance, vrátí </w:t>
        </w:r>
      </w:ins>
      <w:ins w:id="982" w:author="Irová Zuzana" w:date="2025-06-06T16:48:00Z" w16du:dateUtc="2025-06-06T14:48:00Z">
        <w:r w:rsidR="00273B26">
          <w:rPr>
            <w:lang w:val="pl-PL"/>
          </w:rPr>
          <w:t>se</w:t>
        </w:r>
        <w:r w:rsidR="00B46445">
          <w:rPr>
            <w:lang w:val="pl-PL"/>
          </w:rPr>
          <w:t xml:space="preserve"> kredit na product</w:t>
        </w:r>
      </w:ins>
      <w:ins w:id="983" w:author="Irová Zuzana" w:date="2025-06-06T16:47:00Z" w16du:dateUtc="2025-06-06T14:47:00Z">
        <w:r w:rsidR="00273B26">
          <w:rPr>
            <w:lang w:val="pl-PL"/>
          </w:rPr>
          <w:t xml:space="preserve"> balance.</w:t>
        </w:r>
      </w:ins>
    </w:p>
    <w:p w14:paraId="1A7ACCB4" w14:textId="77777777" w:rsidR="00273B26" w:rsidRPr="00955C1D" w:rsidRDefault="00273B26">
      <w:pPr>
        <w:pStyle w:val="NormalIndent"/>
      </w:pPr>
    </w:p>
    <w:p w14:paraId="56680808" w14:textId="77777777" w:rsidR="00CD0A42" w:rsidRDefault="00CD0A42">
      <w:pPr>
        <w:pStyle w:val="NormalIndent"/>
        <w:rPr>
          <w:ins w:id="984" w:author="Irová Zuzana" w:date="2025-06-06T15:50:00Z" w16du:dateUtc="2025-06-06T13:50:00Z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PrChange w:id="985" w:author="Irová Zuzana" w:date="2025-06-06T15:52:00Z" w16du:dateUtc="2025-06-06T13:52:00Z">
          <w:tblPr>
            <w:tblW w:w="0" w:type="auto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881"/>
        <w:gridCol w:w="3531"/>
        <w:gridCol w:w="743"/>
        <w:gridCol w:w="1330"/>
        <w:gridCol w:w="3153"/>
        <w:tblGridChange w:id="986">
          <w:tblGrid>
            <w:gridCol w:w="769"/>
            <w:gridCol w:w="112"/>
            <w:gridCol w:w="2948"/>
            <w:gridCol w:w="583"/>
            <w:gridCol w:w="64"/>
            <w:gridCol w:w="679"/>
            <w:gridCol w:w="475"/>
            <w:gridCol w:w="855"/>
            <w:gridCol w:w="1880"/>
            <w:gridCol w:w="1273"/>
          </w:tblGrid>
        </w:tblGridChange>
      </w:tblGrid>
      <w:tr w:rsidR="00576767" w:rsidRPr="00576767" w14:paraId="7C1828EE" w14:textId="77777777" w:rsidTr="00FF62BE">
        <w:trPr>
          <w:tblCellSpacing w:w="15" w:type="dxa"/>
          <w:ins w:id="987" w:author="Irová Zuzana" w:date="2025-06-06T15:51:00Z"/>
          <w:trPrChange w:id="988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989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6E88C83A" w14:textId="77777777" w:rsidR="00576767" w:rsidRPr="00576767" w:rsidRDefault="00576767" w:rsidP="00576767">
            <w:pPr>
              <w:spacing w:after="0"/>
              <w:rPr>
                <w:ins w:id="99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99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b/>
                  <w:bCs/>
                  <w:sz w:val="24"/>
                  <w:lang w:val="en-US" w:eastAsia="en-US"/>
                </w:rPr>
                <w:t>CODE</w:t>
              </w:r>
            </w:ins>
          </w:p>
        </w:tc>
        <w:tc>
          <w:tcPr>
            <w:tcW w:w="1811" w:type="pct"/>
            <w:vAlign w:val="center"/>
            <w:hideMark/>
            <w:tcPrChange w:id="992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107657A1" w14:textId="77777777" w:rsidR="00576767" w:rsidRPr="00576767" w:rsidRDefault="00576767" w:rsidP="00576767">
            <w:pPr>
              <w:spacing w:after="0"/>
              <w:rPr>
                <w:ins w:id="99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99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b/>
                  <w:bCs/>
                  <w:sz w:val="24"/>
                  <w:lang w:val="en-US" w:eastAsia="en-US"/>
                </w:rPr>
                <w:t>TYPE</w:t>
              </w:r>
            </w:ins>
          </w:p>
        </w:tc>
        <w:tc>
          <w:tcPr>
            <w:tcW w:w="369" w:type="pct"/>
            <w:vAlign w:val="center"/>
            <w:hideMark/>
            <w:tcPrChange w:id="995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70C6706" w14:textId="77777777" w:rsidR="00576767" w:rsidRPr="00576767" w:rsidRDefault="00576767" w:rsidP="00576767">
            <w:pPr>
              <w:spacing w:after="0"/>
              <w:rPr>
                <w:ins w:id="99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99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b/>
                  <w:bCs/>
                  <w:sz w:val="24"/>
                  <w:lang w:val="en-US" w:eastAsia="en-US"/>
                </w:rPr>
                <w:t>TC</w:t>
              </w:r>
            </w:ins>
          </w:p>
        </w:tc>
        <w:tc>
          <w:tcPr>
            <w:tcW w:w="672" w:type="pct"/>
            <w:vAlign w:val="center"/>
            <w:hideMark/>
            <w:tcPrChange w:id="998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1D9191D" w14:textId="77777777" w:rsidR="00576767" w:rsidRPr="00576767" w:rsidRDefault="00576767" w:rsidP="00576767">
            <w:pPr>
              <w:spacing w:after="0"/>
              <w:rPr>
                <w:ins w:id="999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00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b/>
                  <w:bCs/>
                  <w:sz w:val="24"/>
                  <w:lang w:val="en-US" w:eastAsia="en-US"/>
                </w:rPr>
                <w:t>AMOUNT</w:t>
              </w:r>
            </w:ins>
          </w:p>
        </w:tc>
        <w:tc>
          <w:tcPr>
            <w:tcW w:w="1608" w:type="pct"/>
            <w:vAlign w:val="center"/>
            <w:hideMark/>
            <w:tcPrChange w:id="1001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0A52F66" w14:textId="77777777" w:rsidR="00576767" w:rsidRPr="00576767" w:rsidRDefault="00576767" w:rsidP="00576767">
            <w:pPr>
              <w:spacing w:after="0"/>
              <w:rPr>
                <w:ins w:id="1002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03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b/>
                  <w:bCs/>
                  <w:sz w:val="24"/>
                  <w:lang w:val="en-US" w:eastAsia="en-US"/>
                </w:rPr>
                <w:t>NOTE</w:t>
              </w:r>
            </w:ins>
          </w:p>
        </w:tc>
      </w:tr>
      <w:tr w:rsidR="00576767" w:rsidRPr="00576767" w14:paraId="4B8E5842" w14:textId="77777777" w:rsidTr="00FF62BE">
        <w:trPr>
          <w:tblCellSpacing w:w="15" w:type="dxa"/>
          <w:ins w:id="1004" w:author="Irová Zuzana" w:date="2025-06-06T15:51:00Z"/>
          <w:trPrChange w:id="1005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006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45E71A3D" w14:textId="77777777" w:rsidR="00576767" w:rsidRPr="00576767" w:rsidRDefault="00576767" w:rsidP="00576767">
            <w:pPr>
              <w:spacing w:after="0"/>
              <w:rPr>
                <w:ins w:id="100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0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</w:t>
              </w:r>
            </w:ins>
          </w:p>
        </w:tc>
        <w:tc>
          <w:tcPr>
            <w:tcW w:w="1811" w:type="pct"/>
            <w:vAlign w:val="center"/>
            <w:hideMark/>
            <w:tcPrChange w:id="1009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4DE65FAA" w14:textId="77777777" w:rsidR="00576767" w:rsidRPr="00576767" w:rsidRDefault="00576767" w:rsidP="00576767">
            <w:pPr>
              <w:spacing w:after="0"/>
              <w:rPr>
                <w:ins w:id="101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1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Credit payment - top up</w:t>
              </w:r>
            </w:ins>
          </w:p>
        </w:tc>
        <w:tc>
          <w:tcPr>
            <w:tcW w:w="369" w:type="pct"/>
            <w:vAlign w:val="center"/>
            <w:hideMark/>
            <w:tcPrChange w:id="1012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19F0DDDE" w14:textId="77777777" w:rsidR="00576767" w:rsidRPr="00576767" w:rsidRDefault="00576767" w:rsidP="00576767">
            <w:pPr>
              <w:spacing w:after="0"/>
              <w:rPr>
                <w:ins w:id="101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1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015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487C50B6" w14:textId="77777777" w:rsidR="00576767" w:rsidRPr="00576767" w:rsidRDefault="00576767" w:rsidP="00576767">
            <w:pPr>
              <w:spacing w:after="0"/>
              <w:rPr>
                <w:ins w:id="101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1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018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4311F65" w14:textId="77777777" w:rsidR="00576767" w:rsidRPr="00576767" w:rsidRDefault="00576767" w:rsidP="00576767">
            <w:pPr>
              <w:spacing w:after="0"/>
              <w:rPr>
                <w:ins w:id="1019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20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2AC04F5F" w14:textId="77777777" w:rsidTr="00FF62BE">
        <w:trPr>
          <w:tblCellSpacing w:w="15" w:type="dxa"/>
          <w:ins w:id="1021" w:author="Irová Zuzana" w:date="2025-06-06T15:51:00Z"/>
          <w:trPrChange w:id="1022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023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2EDCAB67" w14:textId="77777777" w:rsidR="00576767" w:rsidRPr="00576767" w:rsidRDefault="00576767" w:rsidP="00576767">
            <w:pPr>
              <w:spacing w:after="0"/>
              <w:rPr>
                <w:ins w:id="102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2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2</w:t>
              </w:r>
            </w:ins>
          </w:p>
        </w:tc>
        <w:tc>
          <w:tcPr>
            <w:tcW w:w="1811" w:type="pct"/>
            <w:vAlign w:val="center"/>
            <w:hideMark/>
            <w:tcPrChange w:id="1026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2A85692" w14:textId="77777777" w:rsidR="00576767" w:rsidRPr="00576767" w:rsidRDefault="00576767" w:rsidP="00576767">
            <w:pPr>
              <w:spacing w:after="0"/>
              <w:rPr>
                <w:ins w:id="102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2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Credit payment - top up</w:t>
              </w:r>
            </w:ins>
          </w:p>
        </w:tc>
        <w:tc>
          <w:tcPr>
            <w:tcW w:w="369" w:type="pct"/>
            <w:vAlign w:val="center"/>
            <w:hideMark/>
            <w:tcPrChange w:id="1029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F0E1C2B" w14:textId="77777777" w:rsidR="00576767" w:rsidRPr="00576767" w:rsidRDefault="00576767" w:rsidP="00576767">
            <w:pPr>
              <w:spacing w:after="0"/>
              <w:rPr>
                <w:ins w:id="103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3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032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0B5B8480" w14:textId="77777777" w:rsidR="00576767" w:rsidRPr="00576767" w:rsidRDefault="00576767" w:rsidP="00576767">
            <w:pPr>
              <w:spacing w:after="0"/>
              <w:rPr>
                <w:ins w:id="103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3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035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0F6E51C" w14:textId="77777777" w:rsidR="00576767" w:rsidRPr="00576767" w:rsidRDefault="00576767" w:rsidP="00576767">
            <w:pPr>
              <w:spacing w:after="0"/>
              <w:rPr>
                <w:ins w:id="103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3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59DF9D24" w14:textId="77777777" w:rsidTr="00FF62BE">
        <w:trPr>
          <w:tblCellSpacing w:w="15" w:type="dxa"/>
          <w:ins w:id="1038" w:author="Irová Zuzana" w:date="2025-06-06T15:51:00Z"/>
          <w:trPrChange w:id="1039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040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2EB1AE14" w14:textId="77777777" w:rsidR="00576767" w:rsidRPr="00576767" w:rsidRDefault="00576767" w:rsidP="00576767">
            <w:pPr>
              <w:spacing w:after="0"/>
              <w:rPr>
                <w:ins w:id="104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4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3</w:t>
              </w:r>
            </w:ins>
          </w:p>
        </w:tc>
        <w:tc>
          <w:tcPr>
            <w:tcW w:w="1811" w:type="pct"/>
            <w:vAlign w:val="center"/>
            <w:hideMark/>
            <w:tcPrChange w:id="1043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71700270" w14:textId="77777777" w:rsidR="00576767" w:rsidRPr="00576767" w:rsidRDefault="00576767" w:rsidP="00576767">
            <w:pPr>
              <w:spacing w:after="0"/>
              <w:rPr>
                <w:ins w:id="104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4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Credit payment - top up</w:t>
              </w:r>
            </w:ins>
          </w:p>
        </w:tc>
        <w:tc>
          <w:tcPr>
            <w:tcW w:w="369" w:type="pct"/>
            <w:vAlign w:val="center"/>
            <w:hideMark/>
            <w:tcPrChange w:id="1046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711A8655" w14:textId="77777777" w:rsidR="00576767" w:rsidRPr="00576767" w:rsidRDefault="00576767" w:rsidP="00576767">
            <w:pPr>
              <w:spacing w:after="0"/>
              <w:rPr>
                <w:ins w:id="104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4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049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1A070A1" w14:textId="77777777" w:rsidR="00576767" w:rsidRPr="00576767" w:rsidRDefault="00576767" w:rsidP="00576767">
            <w:pPr>
              <w:spacing w:after="0"/>
              <w:rPr>
                <w:ins w:id="105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5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052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30D8CCF" w14:textId="77777777" w:rsidR="00576767" w:rsidRPr="00576767" w:rsidRDefault="00576767" w:rsidP="00576767">
            <w:pPr>
              <w:spacing w:after="0"/>
              <w:rPr>
                <w:ins w:id="105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5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7E5DF8E3" w14:textId="77777777" w:rsidTr="00FF62BE">
        <w:trPr>
          <w:tblCellSpacing w:w="15" w:type="dxa"/>
          <w:ins w:id="1055" w:author="Irová Zuzana" w:date="2025-06-06T15:51:00Z"/>
          <w:trPrChange w:id="1056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057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729C53E7" w14:textId="77777777" w:rsidR="00576767" w:rsidRPr="00576767" w:rsidRDefault="00576767" w:rsidP="00576767">
            <w:pPr>
              <w:spacing w:after="0"/>
              <w:rPr>
                <w:ins w:id="1058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59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1811" w:type="pct"/>
            <w:vAlign w:val="center"/>
            <w:hideMark/>
            <w:tcPrChange w:id="1060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724BBF59" w14:textId="77777777" w:rsidR="00576767" w:rsidRPr="00576767" w:rsidRDefault="00576767" w:rsidP="00576767">
            <w:pPr>
              <w:spacing w:after="0"/>
              <w:rPr>
                <w:ins w:id="106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6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369" w:type="pct"/>
            <w:vAlign w:val="center"/>
            <w:hideMark/>
            <w:tcPrChange w:id="1063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EF8B20A" w14:textId="77777777" w:rsidR="00576767" w:rsidRPr="00576767" w:rsidRDefault="00576767" w:rsidP="00576767">
            <w:pPr>
              <w:spacing w:after="0"/>
              <w:rPr>
                <w:ins w:id="106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6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672" w:type="pct"/>
            <w:vAlign w:val="center"/>
            <w:hideMark/>
            <w:tcPrChange w:id="1066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05D31B74" w14:textId="77777777" w:rsidR="00576767" w:rsidRPr="00576767" w:rsidRDefault="00576767" w:rsidP="00576767">
            <w:pPr>
              <w:spacing w:after="0"/>
              <w:rPr>
                <w:ins w:id="106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6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1608" w:type="pct"/>
            <w:vAlign w:val="center"/>
            <w:hideMark/>
            <w:tcPrChange w:id="1069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0ED0E13F" w14:textId="77777777" w:rsidR="00576767" w:rsidRPr="00576767" w:rsidRDefault="00576767" w:rsidP="00576767">
            <w:pPr>
              <w:spacing w:after="0"/>
              <w:rPr>
                <w:ins w:id="107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7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762A9B07" w14:textId="77777777" w:rsidTr="00FF62BE">
        <w:trPr>
          <w:tblCellSpacing w:w="15" w:type="dxa"/>
          <w:ins w:id="1072" w:author="Irová Zuzana" w:date="2025-06-06T15:51:00Z"/>
          <w:trPrChange w:id="1073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074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762215D8" w14:textId="77777777" w:rsidR="00576767" w:rsidRPr="00576767" w:rsidRDefault="00576767" w:rsidP="00576767">
            <w:pPr>
              <w:spacing w:after="0"/>
              <w:rPr>
                <w:ins w:id="1075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76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A</w:t>
              </w:r>
            </w:ins>
          </w:p>
        </w:tc>
        <w:tc>
          <w:tcPr>
            <w:tcW w:w="1811" w:type="pct"/>
            <w:vAlign w:val="center"/>
            <w:hideMark/>
            <w:tcPrChange w:id="1077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14AD0991" w14:textId="77777777" w:rsidR="00576767" w:rsidRPr="00576767" w:rsidRDefault="00576767" w:rsidP="00576767">
            <w:pPr>
              <w:spacing w:after="0"/>
              <w:rPr>
                <w:ins w:id="1078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79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Advance invoice</w:t>
              </w:r>
            </w:ins>
          </w:p>
        </w:tc>
        <w:tc>
          <w:tcPr>
            <w:tcW w:w="369" w:type="pct"/>
            <w:vAlign w:val="center"/>
            <w:hideMark/>
            <w:tcPrChange w:id="1080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4D54AA29" w14:textId="77777777" w:rsidR="00576767" w:rsidRPr="00576767" w:rsidRDefault="00576767" w:rsidP="00576767">
            <w:pPr>
              <w:spacing w:after="0"/>
              <w:rPr>
                <w:ins w:id="108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8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083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4410C05C" w14:textId="77777777" w:rsidR="00576767" w:rsidRPr="00576767" w:rsidRDefault="00576767" w:rsidP="00576767">
            <w:pPr>
              <w:spacing w:after="0"/>
              <w:rPr>
                <w:ins w:id="108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8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086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1B05E9D" w14:textId="77777777" w:rsidR="00576767" w:rsidRPr="00576767" w:rsidRDefault="00576767" w:rsidP="00576767">
            <w:pPr>
              <w:spacing w:after="0"/>
              <w:rPr>
                <w:ins w:id="108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8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315F036D" w14:textId="77777777" w:rsidTr="00FF62BE">
        <w:trPr>
          <w:tblCellSpacing w:w="15" w:type="dxa"/>
          <w:ins w:id="1089" w:author="Irová Zuzana" w:date="2025-06-06T15:51:00Z"/>
          <w:trPrChange w:id="1090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091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5B8A4E42" w14:textId="77777777" w:rsidR="00576767" w:rsidRPr="00576767" w:rsidRDefault="00576767" w:rsidP="00576767">
            <w:pPr>
              <w:spacing w:after="0"/>
              <w:rPr>
                <w:ins w:id="1092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93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B</w:t>
              </w:r>
            </w:ins>
          </w:p>
        </w:tc>
        <w:tc>
          <w:tcPr>
            <w:tcW w:w="1811" w:type="pct"/>
            <w:vAlign w:val="center"/>
            <w:hideMark/>
            <w:tcPrChange w:id="1094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3E91769" w14:textId="77777777" w:rsidR="00576767" w:rsidRPr="00576767" w:rsidRDefault="00576767" w:rsidP="00576767">
            <w:pPr>
              <w:spacing w:after="0"/>
              <w:rPr>
                <w:ins w:id="1095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96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Advance invoice</w:t>
              </w:r>
            </w:ins>
          </w:p>
        </w:tc>
        <w:tc>
          <w:tcPr>
            <w:tcW w:w="369" w:type="pct"/>
            <w:vAlign w:val="center"/>
            <w:hideMark/>
            <w:tcPrChange w:id="1097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00340465" w14:textId="77777777" w:rsidR="00576767" w:rsidRPr="00576767" w:rsidRDefault="00576767" w:rsidP="00576767">
            <w:pPr>
              <w:spacing w:after="0"/>
              <w:rPr>
                <w:ins w:id="1098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099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100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69943B9" w14:textId="77777777" w:rsidR="00576767" w:rsidRPr="00576767" w:rsidRDefault="00576767" w:rsidP="00576767">
            <w:pPr>
              <w:spacing w:after="0"/>
              <w:rPr>
                <w:ins w:id="110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0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103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0C7F06B" w14:textId="77777777" w:rsidR="00576767" w:rsidRPr="00576767" w:rsidRDefault="00576767" w:rsidP="00576767">
            <w:pPr>
              <w:spacing w:after="0"/>
              <w:rPr>
                <w:ins w:id="110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0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69549C82" w14:textId="77777777" w:rsidTr="00FF62BE">
        <w:trPr>
          <w:tblCellSpacing w:w="15" w:type="dxa"/>
          <w:ins w:id="1106" w:author="Irová Zuzana" w:date="2025-06-06T15:51:00Z"/>
          <w:trPrChange w:id="1107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108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25133C2C" w14:textId="77777777" w:rsidR="00576767" w:rsidRPr="00576767" w:rsidRDefault="00576767" w:rsidP="00576767">
            <w:pPr>
              <w:spacing w:after="0"/>
              <w:rPr>
                <w:ins w:id="1109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10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C</w:t>
              </w:r>
            </w:ins>
          </w:p>
        </w:tc>
        <w:tc>
          <w:tcPr>
            <w:tcW w:w="1811" w:type="pct"/>
            <w:vAlign w:val="center"/>
            <w:hideMark/>
            <w:tcPrChange w:id="1111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DF83A13" w14:textId="77777777" w:rsidR="00576767" w:rsidRPr="00576767" w:rsidRDefault="00576767" w:rsidP="00576767">
            <w:pPr>
              <w:spacing w:after="0"/>
              <w:rPr>
                <w:ins w:id="1112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13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Advance invoice</w:t>
              </w:r>
            </w:ins>
          </w:p>
        </w:tc>
        <w:tc>
          <w:tcPr>
            <w:tcW w:w="369" w:type="pct"/>
            <w:vAlign w:val="center"/>
            <w:hideMark/>
            <w:tcPrChange w:id="1114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6D8DFCA" w14:textId="77777777" w:rsidR="00576767" w:rsidRPr="00576767" w:rsidRDefault="00576767" w:rsidP="00576767">
            <w:pPr>
              <w:spacing w:after="0"/>
              <w:rPr>
                <w:ins w:id="1115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16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117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90E3003" w14:textId="77777777" w:rsidR="00576767" w:rsidRPr="00576767" w:rsidRDefault="00576767" w:rsidP="00576767">
            <w:pPr>
              <w:spacing w:after="0"/>
              <w:rPr>
                <w:ins w:id="1118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19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120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0549E96" w14:textId="77777777" w:rsidR="00576767" w:rsidRPr="00576767" w:rsidRDefault="00576767" w:rsidP="00576767">
            <w:pPr>
              <w:spacing w:after="0"/>
              <w:rPr>
                <w:ins w:id="112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2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7FB0DD46" w14:textId="77777777" w:rsidTr="00FF62BE">
        <w:trPr>
          <w:tblCellSpacing w:w="15" w:type="dxa"/>
          <w:ins w:id="1123" w:author="Irová Zuzana" w:date="2025-06-06T15:51:00Z"/>
          <w:trPrChange w:id="1124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125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6E051405" w14:textId="77777777" w:rsidR="00576767" w:rsidRPr="00576767" w:rsidRDefault="00576767" w:rsidP="00576767">
            <w:pPr>
              <w:spacing w:after="0"/>
              <w:rPr>
                <w:ins w:id="112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2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1811" w:type="pct"/>
            <w:vAlign w:val="center"/>
            <w:hideMark/>
            <w:tcPrChange w:id="1128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3DDFA21" w14:textId="77777777" w:rsidR="00576767" w:rsidRPr="00576767" w:rsidRDefault="00576767" w:rsidP="00576767">
            <w:pPr>
              <w:spacing w:after="0"/>
              <w:rPr>
                <w:ins w:id="1129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30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369" w:type="pct"/>
            <w:vAlign w:val="center"/>
            <w:hideMark/>
            <w:tcPrChange w:id="1131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05D196A3" w14:textId="77777777" w:rsidR="00576767" w:rsidRPr="00576767" w:rsidRDefault="00576767" w:rsidP="00576767">
            <w:pPr>
              <w:spacing w:after="0"/>
              <w:rPr>
                <w:ins w:id="1132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33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672" w:type="pct"/>
            <w:vAlign w:val="center"/>
            <w:hideMark/>
            <w:tcPrChange w:id="1134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48CAC1A" w14:textId="77777777" w:rsidR="00576767" w:rsidRPr="00576767" w:rsidRDefault="00576767" w:rsidP="00576767">
            <w:pPr>
              <w:spacing w:after="0"/>
              <w:rPr>
                <w:ins w:id="1135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36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1608" w:type="pct"/>
            <w:vAlign w:val="center"/>
            <w:hideMark/>
            <w:tcPrChange w:id="1137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33B346D3" w14:textId="77777777" w:rsidR="00576767" w:rsidRPr="00576767" w:rsidRDefault="00576767" w:rsidP="00576767">
            <w:pPr>
              <w:spacing w:after="0"/>
              <w:rPr>
                <w:ins w:id="1138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39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6A7E6EEB" w14:textId="77777777" w:rsidTr="00FF62BE">
        <w:trPr>
          <w:tblCellSpacing w:w="15" w:type="dxa"/>
          <w:ins w:id="1140" w:author="Irová Zuzana" w:date="2025-06-06T15:51:00Z"/>
          <w:trPrChange w:id="1141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142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3F25B15A" w14:textId="77777777" w:rsidR="00576767" w:rsidRPr="00576767" w:rsidRDefault="00576767" w:rsidP="00576767">
            <w:pPr>
              <w:spacing w:after="0"/>
              <w:rPr>
                <w:ins w:id="114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4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4</w:t>
              </w:r>
            </w:ins>
          </w:p>
        </w:tc>
        <w:tc>
          <w:tcPr>
            <w:tcW w:w="1811" w:type="pct"/>
            <w:vAlign w:val="center"/>
            <w:hideMark/>
            <w:tcPrChange w:id="1145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411AB54" w14:textId="77777777" w:rsidR="00576767" w:rsidRPr="00576767" w:rsidRDefault="00576767" w:rsidP="00576767">
            <w:pPr>
              <w:spacing w:after="0"/>
              <w:rPr>
                <w:ins w:id="114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4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Debit payment - settlement</w:t>
              </w:r>
            </w:ins>
          </w:p>
        </w:tc>
        <w:tc>
          <w:tcPr>
            <w:tcW w:w="369" w:type="pct"/>
            <w:vAlign w:val="center"/>
            <w:hideMark/>
            <w:tcPrChange w:id="1148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4E682FE" w14:textId="77777777" w:rsidR="00576767" w:rsidRPr="00576767" w:rsidRDefault="00576767" w:rsidP="00576767">
            <w:pPr>
              <w:spacing w:after="0"/>
              <w:rPr>
                <w:ins w:id="1149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50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151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A3C1D12" w14:textId="77777777" w:rsidR="00576767" w:rsidRPr="00576767" w:rsidRDefault="00576767" w:rsidP="00576767">
            <w:pPr>
              <w:spacing w:after="0"/>
              <w:rPr>
                <w:ins w:id="1152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53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154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F340A5D" w14:textId="77777777" w:rsidR="00576767" w:rsidRPr="00576767" w:rsidRDefault="00576767" w:rsidP="00576767">
            <w:pPr>
              <w:spacing w:after="0"/>
              <w:rPr>
                <w:ins w:id="1155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56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5B517189" w14:textId="77777777" w:rsidTr="00FF62BE">
        <w:trPr>
          <w:tblCellSpacing w:w="15" w:type="dxa"/>
          <w:ins w:id="1157" w:author="Irová Zuzana" w:date="2025-06-06T15:51:00Z"/>
          <w:trPrChange w:id="1158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159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0F72251C" w14:textId="77777777" w:rsidR="00576767" w:rsidRPr="00576767" w:rsidRDefault="00576767" w:rsidP="00576767">
            <w:pPr>
              <w:spacing w:after="0"/>
              <w:rPr>
                <w:ins w:id="116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6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5</w:t>
              </w:r>
            </w:ins>
          </w:p>
        </w:tc>
        <w:tc>
          <w:tcPr>
            <w:tcW w:w="1811" w:type="pct"/>
            <w:vAlign w:val="center"/>
            <w:hideMark/>
            <w:tcPrChange w:id="1162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90660B1" w14:textId="77777777" w:rsidR="00576767" w:rsidRPr="00576767" w:rsidRDefault="00576767" w:rsidP="00576767">
            <w:pPr>
              <w:spacing w:after="0"/>
              <w:rPr>
                <w:ins w:id="116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6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Credit payment - settlement</w:t>
              </w:r>
            </w:ins>
          </w:p>
        </w:tc>
        <w:tc>
          <w:tcPr>
            <w:tcW w:w="369" w:type="pct"/>
            <w:vAlign w:val="center"/>
            <w:hideMark/>
            <w:tcPrChange w:id="1165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74B81EA5" w14:textId="77777777" w:rsidR="00576767" w:rsidRPr="00576767" w:rsidRDefault="00576767" w:rsidP="00576767">
            <w:pPr>
              <w:spacing w:after="0"/>
              <w:rPr>
                <w:ins w:id="116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6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BINA</w:t>
              </w:r>
            </w:ins>
          </w:p>
        </w:tc>
        <w:tc>
          <w:tcPr>
            <w:tcW w:w="672" w:type="pct"/>
            <w:vAlign w:val="center"/>
            <w:hideMark/>
            <w:tcPrChange w:id="1168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67C908F" w14:textId="77777777" w:rsidR="00576767" w:rsidRPr="00576767" w:rsidRDefault="00576767" w:rsidP="00576767">
            <w:pPr>
              <w:spacing w:after="0"/>
              <w:rPr>
                <w:ins w:id="1169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70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171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03C29818" w14:textId="77777777" w:rsidR="00576767" w:rsidRPr="00576767" w:rsidRDefault="00576767" w:rsidP="00576767">
            <w:pPr>
              <w:spacing w:after="0"/>
              <w:rPr>
                <w:ins w:id="1172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73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20FCAAAC" w14:textId="77777777" w:rsidTr="00FF62BE">
        <w:trPr>
          <w:tblCellSpacing w:w="15" w:type="dxa"/>
          <w:ins w:id="1174" w:author="Irová Zuzana" w:date="2025-06-06T15:51:00Z"/>
          <w:trPrChange w:id="1175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176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5E7D8409" w14:textId="77777777" w:rsidR="00576767" w:rsidRPr="00576767" w:rsidRDefault="00576767" w:rsidP="00576767">
            <w:pPr>
              <w:spacing w:after="0"/>
              <w:rPr>
                <w:ins w:id="117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7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6</w:t>
              </w:r>
            </w:ins>
          </w:p>
        </w:tc>
        <w:tc>
          <w:tcPr>
            <w:tcW w:w="1811" w:type="pct"/>
            <w:vAlign w:val="center"/>
            <w:hideMark/>
            <w:tcPrChange w:id="1179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103F435C" w14:textId="77777777" w:rsidR="00576767" w:rsidRPr="00576767" w:rsidRDefault="00576767" w:rsidP="00576767">
            <w:pPr>
              <w:spacing w:after="0"/>
              <w:rPr>
                <w:ins w:id="118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8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Debit payment - settlement</w:t>
              </w:r>
            </w:ins>
          </w:p>
        </w:tc>
        <w:tc>
          <w:tcPr>
            <w:tcW w:w="369" w:type="pct"/>
            <w:vAlign w:val="center"/>
            <w:hideMark/>
            <w:tcPrChange w:id="1182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607DE16" w14:textId="77777777" w:rsidR="00576767" w:rsidRPr="00576767" w:rsidRDefault="00576767" w:rsidP="00576767">
            <w:pPr>
              <w:spacing w:after="0"/>
              <w:rPr>
                <w:ins w:id="118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8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185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6DFDEA3" w14:textId="77777777" w:rsidR="00576767" w:rsidRPr="00576767" w:rsidRDefault="00576767" w:rsidP="00576767">
            <w:pPr>
              <w:spacing w:after="0"/>
              <w:rPr>
                <w:ins w:id="118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8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188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56CFB97" w14:textId="77777777" w:rsidR="00576767" w:rsidRPr="00576767" w:rsidRDefault="00576767" w:rsidP="00576767">
            <w:pPr>
              <w:spacing w:after="0"/>
              <w:rPr>
                <w:ins w:id="1189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90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5E2E6687" w14:textId="77777777" w:rsidTr="00FF62BE">
        <w:trPr>
          <w:tblCellSpacing w:w="15" w:type="dxa"/>
          <w:ins w:id="1191" w:author="Irová Zuzana" w:date="2025-06-06T15:51:00Z"/>
          <w:trPrChange w:id="1192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193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182C41A8" w14:textId="77777777" w:rsidR="00576767" w:rsidRPr="00576767" w:rsidRDefault="00576767" w:rsidP="00576767">
            <w:pPr>
              <w:spacing w:after="0"/>
              <w:rPr>
                <w:ins w:id="119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9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7</w:t>
              </w:r>
            </w:ins>
          </w:p>
        </w:tc>
        <w:tc>
          <w:tcPr>
            <w:tcW w:w="1811" w:type="pct"/>
            <w:vAlign w:val="center"/>
            <w:hideMark/>
            <w:tcPrChange w:id="1196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74DF9435" w14:textId="77777777" w:rsidR="00576767" w:rsidRPr="00576767" w:rsidRDefault="00576767" w:rsidP="00576767">
            <w:pPr>
              <w:spacing w:after="0"/>
              <w:rPr>
                <w:ins w:id="119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19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Credit payment - settlement</w:t>
              </w:r>
            </w:ins>
          </w:p>
        </w:tc>
        <w:tc>
          <w:tcPr>
            <w:tcW w:w="369" w:type="pct"/>
            <w:vAlign w:val="center"/>
            <w:hideMark/>
            <w:tcPrChange w:id="1199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4045AEB7" w14:textId="77777777" w:rsidR="00576767" w:rsidRPr="00576767" w:rsidRDefault="00576767" w:rsidP="00576767">
            <w:pPr>
              <w:spacing w:after="0"/>
              <w:rPr>
                <w:ins w:id="120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0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AZM</w:t>
              </w:r>
            </w:ins>
          </w:p>
        </w:tc>
        <w:tc>
          <w:tcPr>
            <w:tcW w:w="672" w:type="pct"/>
            <w:vAlign w:val="center"/>
            <w:hideMark/>
            <w:tcPrChange w:id="1202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4C4C66E4" w14:textId="77777777" w:rsidR="00576767" w:rsidRPr="00576767" w:rsidRDefault="00576767" w:rsidP="00576767">
            <w:pPr>
              <w:spacing w:after="0"/>
              <w:rPr>
                <w:ins w:id="120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0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205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A140C73" w14:textId="77777777" w:rsidR="00576767" w:rsidRPr="00576767" w:rsidRDefault="00576767" w:rsidP="00576767">
            <w:pPr>
              <w:spacing w:after="0"/>
              <w:rPr>
                <w:ins w:id="120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0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61C369D0" w14:textId="77777777" w:rsidTr="00FF62BE">
        <w:trPr>
          <w:tblCellSpacing w:w="15" w:type="dxa"/>
          <w:ins w:id="1208" w:author="Irová Zuzana" w:date="2025-06-06T15:51:00Z"/>
          <w:trPrChange w:id="1209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210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35201F36" w14:textId="77777777" w:rsidR="00576767" w:rsidRPr="00576767" w:rsidRDefault="00576767" w:rsidP="00576767">
            <w:pPr>
              <w:spacing w:after="0"/>
              <w:rPr>
                <w:ins w:id="121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1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1811" w:type="pct"/>
            <w:vAlign w:val="center"/>
            <w:hideMark/>
            <w:tcPrChange w:id="1213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C5A301D" w14:textId="77777777" w:rsidR="00576767" w:rsidRPr="00576767" w:rsidRDefault="00576767" w:rsidP="00576767">
            <w:pPr>
              <w:spacing w:after="0"/>
              <w:rPr>
                <w:ins w:id="121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1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369" w:type="pct"/>
            <w:vAlign w:val="center"/>
            <w:hideMark/>
            <w:tcPrChange w:id="1216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1AF485AE" w14:textId="77777777" w:rsidR="00576767" w:rsidRPr="00576767" w:rsidRDefault="00576767" w:rsidP="00576767">
            <w:pPr>
              <w:spacing w:after="0"/>
              <w:rPr>
                <w:ins w:id="121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1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672" w:type="pct"/>
            <w:vAlign w:val="center"/>
            <w:hideMark/>
            <w:tcPrChange w:id="1219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31B92014" w14:textId="77777777" w:rsidR="00576767" w:rsidRPr="00576767" w:rsidRDefault="00576767" w:rsidP="00576767">
            <w:pPr>
              <w:spacing w:after="0"/>
              <w:rPr>
                <w:ins w:id="122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2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1608" w:type="pct"/>
            <w:vAlign w:val="center"/>
            <w:hideMark/>
            <w:tcPrChange w:id="1222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6107E20" w14:textId="77777777" w:rsidR="00576767" w:rsidRPr="00576767" w:rsidRDefault="00576767" w:rsidP="00576767">
            <w:pPr>
              <w:spacing w:after="0"/>
              <w:rPr>
                <w:ins w:id="122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2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1443B379" w14:textId="77777777" w:rsidTr="00FF62BE">
        <w:trPr>
          <w:tblCellSpacing w:w="15" w:type="dxa"/>
          <w:ins w:id="1225" w:author="Irová Zuzana" w:date="2025-06-06T15:51:00Z"/>
          <w:trPrChange w:id="1226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227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20BF48C0" w14:textId="77777777" w:rsidR="00576767" w:rsidRPr="00576767" w:rsidRDefault="00576767" w:rsidP="00576767">
            <w:pPr>
              <w:spacing w:after="0"/>
              <w:rPr>
                <w:ins w:id="1228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29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1811" w:type="pct"/>
            <w:vAlign w:val="center"/>
            <w:hideMark/>
            <w:tcPrChange w:id="1230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556AEB6" w14:textId="77777777" w:rsidR="00576767" w:rsidRPr="00576767" w:rsidRDefault="00576767" w:rsidP="00576767">
            <w:pPr>
              <w:spacing w:after="0"/>
              <w:rPr>
                <w:ins w:id="123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3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369" w:type="pct"/>
            <w:vAlign w:val="center"/>
            <w:hideMark/>
            <w:tcPrChange w:id="1233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49796877" w14:textId="77777777" w:rsidR="00576767" w:rsidRPr="00576767" w:rsidRDefault="00576767" w:rsidP="00576767">
            <w:pPr>
              <w:spacing w:after="0"/>
              <w:rPr>
                <w:ins w:id="123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3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672" w:type="pct"/>
            <w:vAlign w:val="center"/>
            <w:hideMark/>
            <w:tcPrChange w:id="1236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1A969BB" w14:textId="77777777" w:rsidR="00576767" w:rsidRPr="00576767" w:rsidRDefault="00576767" w:rsidP="00576767">
            <w:pPr>
              <w:spacing w:after="0"/>
              <w:rPr>
                <w:ins w:id="123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3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1608" w:type="pct"/>
            <w:vAlign w:val="center"/>
            <w:hideMark/>
            <w:tcPrChange w:id="1239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B4A163B" w14:textId="77777777" w:rsidR="00576767" w:rsidRPr="00576767" w:rsidRDefault="00576767" w:rsidP="00576767">
            <w:pPr>
              <w:spacing w:after="0"/>
              <w:rPr>
                <w:ins w:id="124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4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1F6CD29C" w14:textId="77777777" w:rsidTr="00FF62BE">
        <w:trPr>
          <w:tblCellSpacing w:w="15" w:type="dxa"/>
          <w:ins w:id="1242" w:author="Irová Zuzana" w:date="2025-06-06T15:51:00Z"/>
          <w:trPrChange w:id="1243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244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0448DAF0" w14:textId="77777777" w:rsidR="00576767" w:rsidRPr="00576767" w:rsidRDefault="00576767" w:rsidP="00576767">
            <w:pPr>
              <w:spacing w:after="0"/>
              <w:rPr>
                <w:ins w:id="1245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46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D</w:t>
              </w:r>
            </w:ins>
          </w:p>
        </w:tc>
        <w:tc>
          <w:tcPr>
            <w:tcW w:w="1811" w:type="pct"/>
            <w:vAlign w:val="center"/>
            <w:hideMark/>
            <w:tcPrChange w:id="1247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7A03E294" w14:textId="77777777" w:rsidR="00576767" w:rsidRPr="00576767" w:rsidRDefault="00576767" w:rsidP="00576767">
            <w:pPr>
              <w:spacing w:after="0"/>
              <w:rPr>
                <w:ins w:id="1248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49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Toll invoice</w:t>
              </w:r>
            </w:ins>
          </w:p>
        </w:tc>
        <w:tc>
          <w:tcPr>
            <w:tcW w:w="369" w:type="pct"/>
            <w:vAlign w:val="center"/>
            <w:hideMark/>
            <w:tcPrChange w:id="1250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02184D38" w14:textId="77777777" w:rsidR="00576767" w:rsidRPr="00576767" w:rsidRDefault="00576767" w:rsidP="00576767">
            <w:pPr>
              <w:spacing w:after="0"/>
              <w:rPr>
                <w:ins w:id="125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5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253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7956FDC9" w14:textId="77777777" w:rsidR="00576767" w:rsidRPr="00576767" w:rsidRDefault="00576767" w:rsidP="00576767">
            <w:pPr>
              <w:spacing w:after="0"/>
              <w:rPr>
                <w:ins w:id="125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5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256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1952FAD1" w14:textId="77777777" w:rsidR="00576767" w:rsidRPr="00576767" w:rsidRDefault="00576767" w:rsidP="00576767">
            <w:pPr>
              <w:spacing w:after="0"/>
              <w:rPr>
                <w:ins w:id="125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5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63CAB76B" w14:textId="77777777" w:rsidTr="00FF62BE">
        <w:trPr>
          <w:tblCellSpacing w:w="15" w:type="dxa"/>
          <w:ins w:id="1259" w:author="Irová Zuzana" w:date="2025-06-06T15:51:00Z"/>
          <w:trPrChange w:id="1260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261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2CD8645E" w14:textId="77777777" w:rsidR="00576767" w:rsidRPr="00576767" w:rsidRDefault="00576767" w:rsidP="00576767">
            <w:pPr>
              <w:spacing w:after="0"/>
              <w:rPr>
                <w:ins w:id="1262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63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E</w:t>
              </w:r>
            </w:ins>
          </w:p>
        </w:tc>
        <w:tc>
          <w:tcPr>
            <w:tcW w:w="1811" w:type="pct"/>
            <w:vAlign w:val="center"/>
            <w:hideMark/>
            <w:tcPrChange w:id="1264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048F3EBF" w14:textId="77777777" w:rsidR="00576767" w:rsidRPr="00576767" w:rsidRDefault="00576767" w:rsidP="00576767">
            <w:pPr>
              <w:spacing w:after="0"/>
              <w:rPr>
                <w:ins w:id="1265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66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Toll invoice</w:t>
              </w:r>
            </w:ins>
          </w:p>
        </w:tc>
        <w:tc>
          <w:tcPr>
            <w:tcW w:w="369" w:type="pct"/>
            <w:vAlign w:val="center"/>
            <w:hideMark/>
            <w:tcPrChange w:id="1267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0666DBA3" w14:textId="77777777" w:rsidR="00576767" w:rsidRPr="00576767" w:rsidRDefault="00576767" w:rsidP="00576767">
            <w:pPr>
              <w:spacing w:after="0"/>
              <w:rPr>
                <w:ins w:id="1268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69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BINA</w:t>
              </w:r>
            </w:ins>
          </w:p>
        </w:tc>
        <w:tc>
          <w:tcPr>
            <w:tcW w:w="672" w:type="pct"/>
            <w:vAlign w:val="center"/>
            <w:hideMark/>
            <w:tcPrChange w:id="1270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3304C32C" w14:textId="77777777" w:rsidR="00576767" w:rsidRPr="00576767" w:rsidRDefault="00576767" w:rsidP="00576767">
            <w:pPr>
              <w:spacing w:after="0"/>
              <w:rPr>
                <w:ins w:id="127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7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273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8C04959" w14:textId="77777777" w:rsidR="00576767" w:rsidRPr="00576767" w:rsidRDefault="00576767" w:rsidP="00576767">
            <w:pPr>
              <w:spacing w:after="0"/>
              <w:rPr>
                <w:ins w:id="127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7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3D6F0E1F" w14:textId="77777777" w:rsidTr="00FF62BE">
        <w:trPr>
          <w:tblCellSpacing w:w="15" w:type="dxa"/>
          <w:ins w:id="1276" w:author="Irová Zuzana" w:date="2025-06-06T15:51:00Z"/>
          <w:trPrChange w:id="1277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278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72EB66C6" w14:textId="77777777" w:rsidR="00576767" w:rsidRPr="00576767" w:rsidRDefault="00576767" w:rsidP="00576767">
            <w:pPr>
              <w:spacing w:after="0"/>
              <w:rPr>
                <w:ins w:id="1279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80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F</w:t>
              </w:r>
            </w:ins>
          </w:p>
        </w:tc>
        <w:tc>
          <w:tcPr>
            <w:tcW w:w="1811" w:type="pct"/>
            <w:vAlign w:val="center"/>
            <w:hideMark/>
            <w:tcPrChange w:id="1281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4BD2B124" w14:textId="77777777" w:rsidR="00576767" w:rsidRPr="00576767" w:rsidRDefault="00576767" w:rsidP="00576767">
            <w:pPr>
              <w:spacing w:after="0"/>
              <w:rPr>
                <w:ins w:id="1282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83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Toll invoice</w:t>
              </w:r>
            </w:ins>
          </w:p>
        </w:tc>
        <w:tc>
          <w:tcPr>
            <w:tcW w:w="369" w:type="pct"/>
            <w:vAlign w:val="center"/>
            <w:hideMark/>
            <w:tcPrChange w:id="1284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CE28B9D" w14:textId="77777777" w:rsidR="00576767" w:rsidRPr="00576767" w:rsidRDefault="00576767" w:rsidP="00576767">
            <w:pPr>
              <w:spacing w:after="0"/>
              <w:rPr>
                <w:ins w:id="1285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86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AZM</w:t>
              </w:r>
            </w:ins>
          </w:p>
        </w:tc>
        <w:tc>
          <w:tcPr>
            <w:tcW w:w="672" w:type="pct"/>
            <w:vAlign w:val="center"/>
            <w:hideMark/>
            <w:tcPrChange w:id="1287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4A13088F" w14:textId="77777777" w:rsidR="00576767" w:rsidRPr="00576767" w:rsidRDefault="00576767" w:rsidP="00576767">
            <w:pPr>
              <w:spacing w:after="0"/>
              <w:rPr>
                <w:ins w:id="1288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89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290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73C3FF9" w14:textId="77777777" w:rsidR="00576767" w:rsidRPr="00576767" w:rsidRDefault="00576767" w:rsidP="00576767">
            <w:pPr>
              <w:spacing w:after="0"/>
              <w:rPr>
                <w:ins w:id="129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9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28DF161C" w14:textId="77777777" w:rsidTr="00FF62BE">
        <w:trPr>
          <w:tblCellSpacing w:w="15" w:type="dxa"/>
          <w:ins w:id="1293" w:author="Irová Zuzana" w:date="2025-06-06T15:51:00Z"/>
          <w:trPrChange w:id="1294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295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687D8CDB" w14:textId="77777777" w:rsidR="00576767" w:rsidRPr="00576767" w:rsidRDefault="00576767" w:rsidP="00576767">
            <w:pPr>
              <w:spacing w:after="0"/>
              <w:rPr>
                <w:ins w:id="129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29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1811" w:type="pct"/>
            <w:vAlign w:val="center"/>
            <w:hideMark/>
            <w:tcPrChange w:id="1298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3391A658" w14:textId="77777777" w:rsidR="00576767" w:rsidRPr="00576767" w:rsidRDefault="00576767" w:rsidP="00576767">
            <w:pPr>
              <w:spacing w:after="0"/>
              <w:rPr>
                <w:ins w:id="1299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00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369" w:type="pct"/>
            <w:vAlign w:val="center"/>
            <w:hideMark/>
            <w:tcPrChange w:id="1301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75A75050" w14:textId="77777777" w:rsidR="00576767" w:rsidRPr="00576767" w:rsidRDefault="00576767" w:rsidP="00576767">
            <w:pPr>
              <w:spacing w:after="0"/>
              <w:rPr>
                <w:ins w:id="1302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03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672" w:type="pct"/>
            <w:vAlign w:val="center"/>
            <w:hideMark/>
            <w:tcPrChange w:id="1304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EC0FECE" w14:textId="77777777" w:rsidR="00576767" w:rsidRPr="00576767" w:rsidRDefault="00576767" w:rsidP="00576767">
            <w:pPr>
              <w:spacing w:after="0"/>
              <w:rPr>
                <w:ins w:id="1305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06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1608" w:type="pct"/>
            <w:vAlign w:val="center"/>
            <w:hideMark/>
            <w:tcPrChange w:id="1307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3CFBF47C" w14:textId="77777777" w:rsidR="00576767" w:rsidRPr="00576767" w:rsidRDefault="00576767" w:rsidP="00576767">
            <w:pPr>
              <w:spacing w:after="0"/>
              <w:rPr>
                <w:ins w:id="1308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09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495F9721" w14:textId="77777777" w:rsidTr="00FF62BE">
        <w:trPr>
          <w:tblCellSpacing w:w="15" w:type="dxa"/>
          <w:ins w:id="1310" w:author="Irová Zuzana" w:date="2025-06-06T15:51:00Z"/>
          <w:trPrChange w:id="1311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312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115FFA94" w14:textId="77777777" w:rsidR="00576767" w:rsidRPr="00576767" w:rsidRDefault="00576767" w:rsidP="00576767">
            <w:pPr>
              <w:spacing w:after="0"/>
              <w:rPr>
                <w:ins w:id="131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1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G</w:t>
              </w:r>
            </w:ins>
          </w:p>
        </w:tc>
        <w:tc>
          <w:tcPr>
            <w:tcW w:w="1811" w:type="pct"/>
            <w:vAlign w:val="center"/>
            <w:hideMark/>
            <w:tcPrChange w:id="1315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A1CC168" w14:textId="77777777" w:rsidR="00576767" w:rsidRPr="00576767" w:rsidRDefault="00576767" w:rsidP="00576767">
            <w:pPr>
              <w:spacing w:after="0"/>
              <w:rPr>
                <w:ins w:id="131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1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Credit note to Advance invoice</w:t>
              </w:r>
            </w:ins>
          </w:p>
        </w:tc>
        <w:tc>
          <w:tcPr>
            <w:tcW w:w="369" w:type="pct"/>
            <w:vAlign w:val="center"/>
            <w:hideMark/>
            <w:tcPrChange w:id="1318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C346AC1" w14:textId="77777777" w:rsidR="00576767" w:rsidRPr="00576767" w:rsidRDefault="00576767" w:rsidP="00576767">
            <w:pPr>
              <w:spacing w:after="0"/>
              <w:rPr>
                <w:ins w:id="1319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20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321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71F03BE3" w14:textId="77777777" w:rsidR="00576767" w:rsidRPr="00576767" w:rsidRDefault="00576767" w:rsidP="00576767">
            <w:pPr>
              <w:spacing w:after="0"/>
              <w:rPr>
                <w:ins w:id="1322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23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324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8366223" w14:textId="77777777" w:rsidR="00576767" w:rsidRPr="00576767" w:rsidRDefault="00576767" w:rsidP="00576767">
            <w:pPr>
              <w:spacing w:after="0"/>
              <w:rPr>
                <w:ins w:id="1325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26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on pdf to be displayed A, D</w:t>
              </w:r>
            </w:ins>
          </w:p>
        </w:tc>
      </w:tr>
      <w:tr w:rsidR="00576767" w:rsidRPr="00576767" w14:paraId="7CECD9D2" w14:textId="77777777" w:rsidTr="00FF62BE">
        <w:trPr>
          <w:tblCellSpacing w:w="15" w:type="dxa"/>
          <w:ins w:id="1327" w:author="Irová Zuzana" w:date="2025-06-06T15:51:00Z"/>
          <w:trPrChange w:id="1328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329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7335B297" w14:textId="77777777" w:rsidR="00576767" w:rsidRPr="00576767" w:rsidRDefault="00576767" w:rsidP="00576767">
            <w:pPr>
              <w:spacing w:after="0"/>
              <w:rPr>
                <w:ins w:id="133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3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</w:t>
              </w:r>
            </w:ins>
          </w:p>
        </w:tc>
        <w:tc>
          <w:tcPr>
            <w:tcW w:w="1811" w:type="pct"/>
            <w:vAlign w:val="center"/>
            <w:hideMark/>
            <w:tcPrChange w:id="1332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E113061" w14:textId="77777777" w:rsidR="00576767" w:rsidRPr="00576767" w:rsidRDefault="00576767" w:rsidP="00576767">
            <w:pPr>
              <w:spacing w:after="0"/>
              <w:rPr>
                <w:ins w:id="133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3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Credit note to Advance invoice</w:t>
              </w:r>
            </w:ins>
          </w:p>
        </w:tc>
        <w:tc>
          <w:tcPr>
            <w:tcW w:w="369" w:type="pct"/>
            <w:vAlign w:val="center"/>
            <w:hideMark/>
            <w:tcPrChange w:id="1335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479FE3D" w14:textId="77777777" w:rsidR="00576767" w:rsidRPr="00576767" w:rsidRDefault="00576767" w:rsidP="00576767">
            <w:pPr>
              <w:spacing w:after="0"/>
              <w:rPr>
                <w:ins w:id="133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3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338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771B2D85" w14:textId="77777777" w:rsidR="00576767" w:rsidRPr="00576767" w:rsidRDefault="00576767" w:rsidP="00576767">
            <w:pPr>
              <w:spacing w:after="0"/>
              <w:rPr>
                <w:ins w:id="1339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40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341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8AE2C78" w14:textId="77777777" w:rsidR="00576767" w:rsidRPr="00576767" w:rsidRDefault="00576767" w:rsidP="00576767">
            <w:pPr>
              <w:spacing w:after="0"/>
              <w:rPr>
                <w:ins w:id="1342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43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on pdf to be displayed B, E</w:t>
              </w:r>
            </w:ins>
          </w:p>
        </w:tc>
      </w:tr>
      <w:tr w:rsidR="00576767" w:rsidRPr="00576767" w14:paraId="4EAB400E" w14:textId="77777777" w:rsidTr="00FF62BE">
        <w:trPr>
          <w:tblCellSpacing w:w="15" w:type="dxa"/>
          <w:ins w:id="1344" w:author="Irová Zuzana" w:date="2025-06-06T15:51:00Z"/>
          <w:trPrChange w:id="1345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346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256D5283" w14:textId="77777777" w:rsidR="00576767" w:rsidRPr="00576767" w:rsidRDefault="00576767" w:rsidP="00576767">
            <w:pPr>
              <w:spacing w:after="0"/>
              <w:rPr>
                <w:ins w:id="134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4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I</w:t>
              </w:r>
            </w:ins>
          </w:p>
        </w:tc>
        <w:tc>
          <w:tcPr>
            <w:tcW w:w="1811" w:type="pct"/>
            <w:vAlign w:val="center"/>
            <w:hideMark/>
            <w:tcPrChange w:id="1349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E0343EE" w14:textId="77777777" w:rsidR="00576767" w:rsidRPr="00576767" w:rsidRDefault="00576767" w:rsidP="00576767">
            <w:pPr>
              <w:spacing w:after="0"/>
              <w:rPr>
                <w:ins w:id="135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5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Credit note to Advance invoice</w:t>
              </w:r>
            </w:ins>
          </w:p>
        </w:tc>
        <w:tc>
          <w:tcPr>
            <w:tcW w:w="369" w:type="pct"/>
            <w:vAlign w:val="center"/>
            <w:hideMark/>
            <w:tcPrChange w:id="1352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0E51E139" w14:textId="77777777" w:rsidR="00576767" w:rsidRPr="00576767" w:rsidRDefault="00576767" w:rsidP="00576767">
            <w:pPr>
              <w:spacing w:after="0"/>
              <w:rPr>
                <w:ins w:id="135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5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355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763A0093" w14:textId="77777777" w:rsidR="00576767" w:rsidRPr="00576767" w:rsidRDefault="00576767" w:rsidP="00576767">
            <w:pPr>
              <w:spacing w:after="0"/>
              <w:rPr>
                <w:ins w:id="135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5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358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A350270" w14:textId="77777777" w:rsidR="00576767" w:rsidRPr="00576767" w:rsidRDefault="00576767" w:rsidP="00576767">
            <w:pPr>
              <w:spacing w:after="0"/>
              <w:rPr>
                <w:ins w:id="1359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60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on pdf to be displayed C, F</w:t>
              </w:r>
            </w:ins>
          </w:p>
        </w:tc>
      </w:tr>
      <w:tr w:rsidR="00576767" w:rsidRPr="00576767" w14:paraId="091566AF" w14:textId="77777777" w:rsidTr="00FF62BE">
        <w:trPr>
          <w:tblCellSpacing w:w="15" w:type="dxa"/>
          <w:ins w:id="1361" w:author="Irová Zuzana" w:date="2025-06-06T15:51:00Z"/>
          <w:trPrChange w:id="1362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363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1AC529DC" w14:textId="77777777" w:rsidR="00576767" w:rsidRPr="00576767" w:rsidRDefault="00576767" w:rsidP="00576767">
            <w:pPr>
              <w:spacing w:after="0"/>
              <w:rPr>
                <w:ins w:id="136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6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1811" w:type="pct"/>
            <w:vAlign w:val="center"/>
            <w:hideMark/>
            <w:tcPrChange w:id="1366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18E3AF6C" w14:textId="77777777" w:rsidR="00576767" w:rsidRPr="00576767" w:rsidRDefault="00576767" w:rsidP="00576767">
            <w:pPr>
              <w:spacing w:after="0"/>
              <w:rPr>
                <w:ins w:id="136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6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369" w:type="pct"/>
            <w:vAlign w:val="center"/>
            <w:hideMark/>
            <w:tcPrChange w:id="1369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71CD752F" w14:textId="77777777" w:rsidR="00576767" w:rsidRPr="00576767" w:rsidRDefault="00576767" w:rsidP="00576767">
            <w:pPr>
              <w:spacing w:after="0"/>
              <w:rPr>
                <w:ins w:id="137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7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672" w:type="pct"/>
            <w:vAlign w:val="center"/>
            <w:hideMark/>
            <w:tcPrChange w:id="1372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721579B1" w14:textId="77777777" w:rsidR="00576767" w:rsidRPr="00576767" w:rsidRDefault="00576767" w:rsidP="00576767">
            <w:pPr>
              <w:spacing w:after="0"/>
              <w:rPr>
                <w:ins w:id="137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7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1608" w:type="pct"/>
            <w:vAlign w:val="center"/>
            <w:hideMark/>
            <w:tcPrChange w:id="1375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3CEA719D" w14:textId="77777777" w:rsidR="00576767" w:rsidRPr="00576767" w:rsidRDefault="00576767" w:rsidP="00576767">
            <w:pPr>
              <w:spacing w:after="0"/>
              <w:rPr>
                <w:ins w:id="137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7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65C8B44A" w14:textId="77777777" w:rsidTr="00FF62BE">
        <w:trPr>
          <w:tblCellSpacing w:w="15" w:type="dxa"/>
          <w:ins w:id="1378" w:author="Irová Zuzana" w:date="2025-06-06T15:51:00Z"/>
          <w:trPrChange w:id="1379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380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15110877" w14:textId="77777777" w:rsidR="00576767" w:rsidRPr="00576767" w:rsidRDefault="00576767" w:rsidP="00576767">
            <w:pPr>
              <w:spacing w:after="0"/>
              <w:rPr>
                <w:ins w:id="138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8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J</w:t>
              </w:r>
            </w:ins>
          </w:p>
        </w:tc>
        <w:tc>
          <w:tcPr>
            <w:tcW w:w="1811" w:type="pct"/>
            <w:vAlign w:val="center"/>
            <w:hideMark/>
            <w:tcPrChange w:id="1383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497E7C3F" w14:textId="77777777" w:rsidR="00576767" w:rsidRPr="00576767" w:rsidRDefault="00576767" w:rsidP="00576767">
            <w:pPr>
              <w:spacing w:after="0"/>
              <w:rPr>
                <w:ins w:id="138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8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Credit note to Toll invoice</w:t>
              </w:r>
            </w:ins>
          </w:p>
        </w:tc>
        <w:tc>
          <w:tcPr>
            <w:tcW w:w="369" w:type="pct"/>
            <w:vAlign w:val="center"/>
            <w:hideMark/>
            <w:tcPrChange w:id="1386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14714D83" w14:textId="77777777" w:rsidR="00576767" w:rsidRPr="00576767" w:rsidRDefault="00576767" w:rsidP="00576767">
            <w:pPr>
              <w:spacing w:after="0"/>
              <w:rPr>
                <w:ins w:id="138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8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BINA</w:t>
              </w:r>
            </w:ins>
          </w:p>
        </w:tc>
        <w:tc>
          <w:tcPr>
            <w:tcW w:w="672" w:type="pct"/>
            <w:vAlign w:val="center"/>
            <w:hideMark/>
            <w:tcPrChange w:id="1389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9B75F26" w14:textId="77777777" w:rsidR="00576767" w:rsidRPr="00576767" w:rsidRDefault="00576767" w:rsidP="00576767">
            <w:pPr>
              <w:spacing w:after="0"/>
              <w:rPr>
                <w:ins w:id="139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9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2</w:t>
              </w:r>
            </w:ins>
          </w:p>
        </w:tc>
        <w:tc>
          <w:tcPr>
            <w:tcW w:w="1608" w:type="pct"/>
            <w:vAlign w:val="center"/>
            <w:hideMark/>
            <w:tcPrChange w:id="1392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ACA165C" w14:textId="77777777" w:rsidR="00576767" w:rsidRPr="00576767" w:rsidRDefault="00576767" w:rsidP="00576767">
            <w:pPr>
              <w:spacing w:after="0"/>
              <w:rPr>
                <w:ins w:id="139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9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323D21EE" w14:textId="77777777" w:rsidTr="00FF62BE">
        <w:trPr>
          <w:tblCellSpacing w:w="15" w:type="dxa"/>
          <w:ins w:id="1395" w:author="Irová Zuzana" w:date="2025-06-06T15:51:00Z"/>
          <w:trPrChange w:id="1396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397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5FB9783C" w14:textId="77777777" w:rsidR="00576767" w:rsidRPr="00576767" w:rsidRDefault="00576767" w:rsidP="00576767">
            <w:pPr>
              <w:spacing w:after="0"/>
              <w:rPr>
                <w:ins w:id="1398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399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lastRenderedPageBreak/>
                <w:t>K</w:t>
              </w:r>
            </w:ins>
          </w:p>
        </w:tc>
        <w:tc>
          <w:tcPr>
            <w:tcW w:w="1811" w:type="pct"/>
            <w:vAlign w:val="center"/>
            <w:hideMark/>
            <w:tcPrChange w:id="1400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9469194" w14:textId="77777777" w:rsidR="00576767" w:rsidRPr="00576767" w:rsidRDefault="00576767" w:rsidP="00576767">
            <w:pPr>
              <w:spacing w:after="0"/>
              <w:rPr>
                <w:ins w:id="140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0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Advance invoice</w:t>
              </w:r>
            </w:ins>
          </w:p>
        </w:tc>
        <w:tc>
          <w:tcPr>
            <w:tcW w:w="369" w:type="pct"/>
            <w:vAlign w:val="center"/>
            <w:hideMark/>
            <w:tcPrChange w:id="1403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34BB74D" w14:textId="77777777" w:rsidR="00576767" w:rsidRPr="00576767" w:rsidRDefault="00576767" w:rsidP="00576767">
            <w:pPr>
              <w:spacing w:after="0"/>
              <w:rPr>
                <w:ins w:id="140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0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BINA</w:t>
              </w:r>
            </w:ins>
          </w:p>
        </w:tc>
        <w:tc>
          <w:tcPr>
            <w:tcW w:w="672" w:type="pct"/>
            <w:vAlign w:val="center"/>
            <w:hideMark/>
            <w:tcPrChange w:id="1406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1AC3EB54" w14:textId="77777777" w:rsidR="00576767" w:rsidRPr="00576767" w:rsidRDefault="00576767" w:rsidP="00576767">
            <w:pPr>
              <w:spacing w:after="0"/>
              <w:rPr>
                <w:ins w:id="140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0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2</w:t>
              </w:r>
            </w:ins>
          </w:p>
        </w:tc>
        <w:tc>
          <w:tcPr>
            <w:tcW w:w="1608" w:type="pct"/>
            <w:vAlign w:val="center"/>
            <w:hideMark/>
            <w:tcPrChange w:id="1409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927ADA2" w14:textId="77777777" w:rsidR="00576767" w:rsidRPr="00576767" w:rsidRDefault="00576767" w:rsidP="00576767">
            <w:pPr>
              <w:spacing w:after="0"/>
              <w:rPr>
                <w:ins w:id="141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1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balance update</w:t>
              </w:r>
            </w:ins>
          </w:p>
        </w:tc>
      </w:tr>
      <w:tr w:rsidR="00576767" w:rsidRPr="00576767" w14:paraId="18C1ADA0" w14:textId="77777777" w:rsidTr="00FF62BE">
        <w:trPr>
          <w:tblCellSpacing w:w="15" w:type="dxa"/>
          <w:ins w:id="1412" w:author="Irová Zuzana" w:date="2025-06-06T15:51:00Z"/>
          <w:trPrChange w:id="1413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414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6E4B6786" w14:textId="77777777" w:rsidR="00576767" w:rsidRPr="00576767" w:rsidRDefault="00576767" w:rsidP="00576767">
            <w:pPr>
              <w:spacing w:after="0"/>
              <w:rPr>
                <w:ins w:id="1415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16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1811" w:type="pct"/>
            <w:vAlign w:val="center"/>
            <w:hideMark/>
            <w:tcPrChange w:id="1417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DCF6522" w14:textId="77777777" w:rsidR="00576767" w:rsidRPr="00576767" w:rsidRDefault="00576767" w:rsidP="00576767">
            <w:pPr>
              <w:spacing w:after="0"/>
              <w:rPr>
                <w:ins w:id="1418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19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369" w:type="pct"/>
            <w:vAlign w:val="center"/>
            <w:hideMark/>
            <w:tcPrChange w:id="1420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7867A117" w14:textId="77777777" w:rsidR="00576767" w:rsidRPr="00576767" w:rsidRDefault="00576767" w:rsidP="00576767">
            <w:pPr>
              <w:spacing w:after="0"/>
              <w:rPr>
                <w:ins w:id="142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2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672" w:type="pct"/>
            <w:vAlign w:val="center"/>
            <w:hideMark/>
            <w:tcPrChange w:id="1423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3A9BE418" w14:textId="77777777" w:rsidR="00576767" w:rsidRPr="00576767" w:rsidRDefault="00576767" w:rsidP="00576767">
            <w:pPr>
              <w:spacing w:after="0"/>
              <w:rPr>
                <w:ins w:id="142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2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1608" w:type="pct"/>
            <w:vAlign w:val="center"/>
            <w:hideMark/>
            <w:tcPrChange w:id="1426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098A4690" w14:textId="77777777" w:rsidR="00576767" w:rsidRPr="00576767" w:rsidRDefault="00576767" w:rsidP="00576767">
            <w:pPr>
              <w:spacing w:after="0"/>
              <w:rPr>
                <w:ins w:id="142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2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7C8E1823" w14:textId="77777777" w:rsidTr="00FF62BE">
        <w:trPr>
          <w:tblCellSpacing w:w="15" w:type="dxa"/>
          <w:ins w:id="1429" w:author="Irová Zuzana" w:date="2025-06-06T15:51:00Z"/>
          <w:trPrChange w:id="1430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431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592E8626" w14:textId="77777777" w:rsidR="00576767" w:rsidRPr="00576767" w:rsidRDefault="00576767" w:rsidP="00576767">
            <w:pPr>
              <w:spacing w:after="0"/>
              <w:rPr>
                <w:ins w:id="1432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33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1811" w:type="pct"/>
            <w:vAlign w:val="center"/>
            <w:hideMark/>
            <w:tcPrChange w:id="1434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8DD5464" w14:textId="77777777" w:rsidR="00576767" w:rsidRPr="00576767" w:rsidRDefault="00576767" w:rsidP="00576767">
            <w:pPr>
              <w:spacing w:after="0"/>
              <w:rPr>
                <w:ins w:id="1435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36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MATCHING</w:t>
              </w:r>
            </w:ins>
          </w:p>
        </w:tc>
        <w:tc>
          <w:tcPr>
            <w:tcW w:w="369" w:type="pct"/>
            <w:vAlign w:val="center"/>
            <w:hideMark/>
            <w:tcPrChange w:id="1437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0DFB7273" w14:textId="77777777" w:rsidR="00576767" w:rsidRPr="00576767" w:rsidRDefault="00576767" w:rsidP="00576767">
            <w:pPr>
              <w:spacing w:after="0"/>
              <w:rPr>
                <w:ins w:id="1438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39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672" w:type="pct"/>
            <w:vAlign w:val="center"/>
            <w:hideMark/>
            <w:tcPrChange w:id="1440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02624B65" w14:textId="77777777" w:rsidR="00576767" w:rsidRPr="00576767" w:rsidRDefault="00576767" w:rsidP="00576767">
            <w:pPr>
              <w:spacing w:after="0"/>
              <w:rPr>
                <w:ins w:id="144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4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  <w:tc>
          <w:tcPr>
            <w:tcW w:w="1608" w:type="pct"/>
            <w:vAlign w:val="center"/>
            <w:hideMark/>
            <w:tcPrChange w:id="1443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0FF31C37" w14:textId="77777777" w:rsidR="00576767" w:rsidRPr="00576767" w:rsidRDefault="00576767" w:rsidP="00576767">
            <w:pPr>
              <w:spacing w:after="0"/>
              <w:rPr>
                <w:ins w:id="144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4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17DAE8ED" w14:textId="77777777" w:rsidTr="00FF62BE">
        <w:trPr>
          <w:tblCellSpacing w:w="15" w:type="dxa"/>
          <w:ins w:id="1446" w:author="Irová Zuzana" w:date="2025-06-06T15:51:00Z"/>
          <w:trPrChange w:id="1447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448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7240E35C" w14:textId="77777777" w:rsidR="00576767" w:rsidRPr="00576767" w:rsidRDefault="00576767" w:rsidP="00576767">
            <w:pPr>
              <w:spacing w:after="0"/>
              <w:rPr>
                <w:ins w:id="1449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50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A</w:t>
              </w:r>
            </w:ins>
          </w:p>
        </w:tc>
        <w:tc>
          <w:tcPr>
            <w:tcW w:w="1811" w:type="pct"/>
            <w:vAlign w:val="center"/>
            <w:hideMark/>
            <w:tcPrChange w:id="1451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3E5F28F3" w14:textId="77777777" w:rsidR="00576767" w:rsidRPr="00576767" w:rsidRDefault="00576767" w:rsidP="00576767">
            <w:pPr>
              <w:spacing w:after="0"/>
              <w:rPr>
                <w:ins w:id="1452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53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</w:t>
              </w:r>
            </w:ins>
          </w:p>
        </w:tc>
        <w:tc>
          <w:tcPr>
            <w:tcW w:w="369" w:type="pct"/>
            <w:vAlign w:val="center"/>
            <w:hideMark/>
            <w:tcPrChange w:id="1454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3B2B4BD" w14:textId="77777777" w:rsidR="00576767" w:rsidRPr="00576767" w:rsidRDefault="00576767" w:rsidP="00576767">
            <w:pPr>
              <w:spacing w:after="0"/>
              <w:rPr>
                <w:ins w:id="1455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56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457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9CC94EB" w14:textId="77777777" w:rsidR="00576767" w:rsidRPr="00576767" w:rsidRDefault="00576767" w:rsidP="00576767">
            <w:pPr>
              <w:spacing w:after="0"/>
              <w:rPr>
                <w:ins w:id="1458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59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460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1879E88B" w14:textId="77777777" w:rsidR="00576767" w:rsidRPr="00576767" w:rsidRDefault="00576767" w:rsidP="00576767">
            <w:pPr>
              <w:spacing w:after="0"/>
              <w:rPr>
                <w:ins w:id="146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6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5B869AFF" w14:textId="77777777" w:rsidTr="00FF62BE">
        <w:trPr>
          <w:tblCellSpacing w:w="15" w:type="dxa"/>
          <w:ins w:id="1463" w:author="Irová Zuzana" w:date="2025-06-06T15:51:00Z"/>
          <w:trPrChange w:id="1464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465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44268A10" w14:textId="77777777" w:rsidR="00576767" w:rsidRPr="00576767" w:rsidRDefault="00576767" w:rsidP="00576767">
            <w:pPr>
              <w:spacing w:after="0"/>
              <w:rPr>
                <w:ins w:id="146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6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B</w:t>
              </w:r>
            </w:ins>
          </w:p>
        </w:tc>
        <w:tc>
          <w:tcPr>
            <w:tcW w:w="1811" w:type="pct"/>
            <w:vAlign w:val="center"/>
            <w:hideMark/>
            <w:tcPrChange w:id="1468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158B69F9" w14:textId="77777777" w:rsidR="00576767" w:rsidRPr="00576767" w:rsidRDefault="00576767" w:rsidP="00576767">
            <w:pPr>
              <w:spacing w:after="0"/>
              <w:rPr>
                <w:ins w:id="1469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70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2</w:t>
              </w:r>
            </w:ins>
          </w:p>
        </w:tc>
        <w:tc>
          <w:tcPr>
            <w:tcW w:w="369" w:type="pct"/>
            <w:vAlign w:val="center"/>
            <w:hideMark/>
            <w:tcPrChange w:id="1471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06D26FD" w14:textId="77777777" w:rsidR="00576767" w:rsidRPr="00576767" w:rsidRDefault="00576767" w:rsidP="00576767">
            <w:pPr>
              <w:spacing w:after="0"/>
              <w:rPr>
                <w:ins w:id="1472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73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474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167D6DDD" w14:textId="77777777" w:rsidR="00576767" w:rsidRPr="00576767" w:rsidRDefault="00576767" w:rsidP="00576767">
            <w:pPr>
              <w:spacing w:after="0"/>
              <w:rPr>
                <w:ins w:id="1475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76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477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4EC625E" w14:textId="77777777" w:rsidR="00576767" w:rsidRPr="00576767" w:rsidRDefault="00576767" w:rsidP="00576767">
            <w:pPr>
              <w:spacing w:after="0"/>
              <w:rPr>
                <w:ins w:id="1478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79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5BEB7503" w14:textId="77777777" w:rsidTr="00FF62BE">
        <w:trPr>
          <w:tblCellSpacing w:w="15" w:type="dxa"/>
          <w:ins w:id="1480" w:author="Irová Zuzana" w:date="2025-06-06T15:51:00Z"/>
          <w:trPrChange w:id="1481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482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55F50339" w14:textId="77777777" w:rsidR="00576767" w:rsidRPr="00576767" w:rsidRDefault="00576767" w:rsidP="00576767">
            <w:pPr>
              <w:spacing w:after="0"/>
              <w:rPr>
                <w:ins w:id="148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8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C</w:t>
              </w:r>
            </w:ins>
          </w:p>
        </w:tc>
        <w:tc>
          <w:tcPr>
            <w:tcW w:w="1811" w:type="pct"/>
            <w:vAlign w:val="center"/>
            <w:hideMark/>
            <w:tcPrChange w:id="1485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338992B3" w14:textId="77777777" w:rsidR="00576767" w:rsidRPr="00576767" w:rsidRDefault="00576767" w:rsidP="00576767">
            <w:pPr>
              <w:spacing w:after="0"/>
              <w:rPr>
                <w:ins w:id="148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8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3</w:t>
              </w:r>
            </w:ins>
          </w:p>
        </w:tc>
        <w:tc>
          <w:tcPr>
            <w:tcW w:w="369" w:type="pct"/>
            <w:vAlign w:val="center"/>
            <w:hideMark/>
            <w:tcPrChange w:id="1488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3FCDB392" w14:textId="77777777" w:rsidR="00576767" w:rsidRPr="00576767" w:rsidRDefault="00576767" w:rsidP="00576767">
            <w:pPr>
              <w:spacing w:after="0"/>
              <w:rPr>
                <w:ins w:id="1489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90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491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16EBA03" w14:textId="77777777" w:rsidR="00576767" w:rsidRPr="00576767" w:rsidRDefault="00576767" w:rsidP="00576767">
            <w:pPr>
              <w:spacing w:after="0"/>
              <w:rPr>
                <w:ins w:id="1492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93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494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1FE2D3FE" w14:textId="77777777" w:rsidR="00576767" w:rsidRPr="00576767" w:rsidRDefault="00576767" w:rsidP="00576767">
            <w:pPr>
              <w:spacing w:after="0"/>
              <w:rPr>
                <w:ins w:id="1495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496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46FFEA90" w14:textId="77777777" w:rsidTr="00FF62BE">
        <w:trPr>
          <w:tblCellSpacing w:w="15" w:type="dxa"/>
          <w:ins w:id="1497" w:author="Irová Zuzana" w:date="2025-06-06T15:51:00Z"/>
          <w:trPrChange w:id="1498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499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72F4E7B4" w14:textId="77777777" w:rsidR="00576767" w:rsidRPr="00576767" w:rsidRDefault="00576767" w:rsidP="00576767">
            <w:pPr>
              <w:spacing w:after="0"/>
              <w:rPr>
                <w:ins w:id="150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0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D</w:t>
              </w:r>
            </w:ins>
          </w:p>
        </w:tc>
        <w:tc>
          <w:tcPr>
            <w:tcW w:w="1811" w:type="pct"/>
            <w:vAlign w:val="center"/>
            <w:hideMark/>
            <w:tcPrChange w:id="1502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3869C8A5" w14:textId="77777777" w:rsidR="00576767" w:rsidRPr="00576767" w:rsidRDefault="00576767" w:rsidP="00576767">
            <w:pPr>
              <w:spacing w:after="0"/>
              <w:rPr>
                <w:ins w:id="150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0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G</w:t>
              </w:r>
            </w:ins>
          </w:p>
        </w:tc>
        <w:tc>
          <w:tcPr>
            <w:tcW w:w="369" w:type="pct"/>
            <w:vAlign w:val="center"/>
            <w:hideMark/>
            <w:tcPrChange w:id="1505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4D433D47" w14:textId="77777777" w:rsidR="00576767" w:rsidRPr="00576767" w:rsidRDefault="00576767" w:rsidP="00576767">
            <w:pPr>
              <w:spacing w:after="0"/>
              <w:rPr>
                <w:ins w:id="150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0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508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792B6BE" w14:textId="77777777" w:rsidR="00576767" w:rsidRPr="00576767" w:rsidRDefault="00576767" w:rsidP="00576767">
            <w:pPr>
              <w:spacing w:after="0"/>
              <w:rPr>
                <w:ins w:id="1509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10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511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42796AB8" w14:textId="77777777" w:rsidR="00576767" w:rsidRPr="00576767" w:rsidRDefault="00576767" w:rsidP="00576767">
            <w:pPr>
              <w:spacing w:after="0"/>
              <w:rPr>
                <w:ins w:id="1512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13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10353ED8" w14:textId="77777777" w:rsidTr="00FF62BE">
        <w:trPr>
          <w:tblCellSpacing w:w="15" w:type="dxa"/>
          <w:ins w:id="1514" w:author="Irová Zuzana" w:date="2025-06-06T15:51:00Z"/>
          <w:trPrChange w:id="1515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516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62D6685B" w14:textId="77777777" w:rsidR="00576767" w:rsidRPr="00576767" w:rsidRDefault="00576767" w:rsidP="00576767">
            <w:pPr>
              <w:spacing w:after="0"/>
              <w:rPr>
                <w:ins w:id="151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1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E</w:t>
              </w:r>
            </w:ins>
          </w:p>
        </w:tc>
        <w:tc>
          <w:tcPr>
            <w:tcW w:w="1811" w:type="pct"/>
            <w:vAlign w:val="center"/>
            <w:hideMark/>
            <w:tcPrChange w:id="1519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66E674A" w14:textId="77777777" w:rsidR="00576767" w:rsidRPr="00576767" w:rsidRDefault="00576767" w:rsidP="00576767">
            <w:pPr>
              <w:spacing w:after="0"/>
              <w:rPr>
                <w:ins w:id="152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2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5</w:t>
              </w:r>
            </w:ins>
          </w:p>
        </w:tc>
        <w:tc>
          <w:tcPr>
            <w:tcW w:w="369" w:type="pct"/>
            <w:vAlign w:val="center"/>
            <w:hideMark/>
            <w:tcPrChange w:id="1522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47D61DD" w14:textId="77777777" w:rsidR="00576767" w:rsidRPr="00576767" w:rsidRDefault="00576767" w:rsidP="00576767">
            <w:pPr>
              <w:spacing w:after="0"/>
              <w:rPr>
                <w:ins w:id="152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2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BINA</w:t>
              </w:r>
            </w:ins>
          </w:p>
        </w:tc>
        <w:tc>
          <w:tcPr>
            <w:tcW w:w="672" w:type="pct"/>
            <w:vAlign w:val="center"/>
            <w:hideMark/>
            <w:tcPrChange w:id="1525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39204F46" w14:textId="77777777" w:rsidR="00576767" w:rsidRPr="00576767" w:rsidRDefault="00576767" w:rsidP="00576767">
            <w:pPr>
              <w:spacing w:after="0"/>
              <w:rPr>
                <w:ins w:id="152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2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528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78E112A" w14:textId="77777777" w:rsidR="00576767" w:rsidRPr="00576767" w:rsidRDefault="00576767" w:rsidP="00576767">
            <w:pPr>
              <w:spacing w:after="0"/>
              <w:rPr>
                <w:ins w:id="1529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30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052ADEE3" w14:textId="77777777" w:rsidTr="00FF62BE">
        <w:trPr>
          <w:tblCellSpacing w:w="15" w:type="dxa"/>
          <w:ins w:id="1531" w:author="Irová Zuzana" w:date="2025-06-06T15:51:00Z"/>
          <w:trPrChange w:id="1532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533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65B89BFD" w14:textId="77777777" w:rsidR="00576767" w:rsidRPr="00576767" w:rsidRDefault="00576767" w:rsidP="00576767">
            <w:pPr>
              <w:spacing w:after="0"/>
              <w:rPr>
                <w:ins w:id="153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3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F</w:t>
              </w:r>
            </w:ins>
          </w:p>
        </w:tc>
        <w:tc>
          <w:tcPr>
            <w:tcW w:w="1811" w:type="pct"/>
            <w:vAlign w:val="center"/>
            <w:hideMark/>
            <w:tcPrChange w:id="1536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76452999" w14:textId="77777777" w:rsidR="00576767" w:rsidRPr="00576767" w:rsidRDefault="00576767" w:rsidP="00576767">
            <w:pPr>
              <w:spacing w:after="0"/>
              <w:rPr>
                <w:ins w:id="153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3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7</w:t>
              </w:r>
            </w:ins>
          </w:p>
        </w:tc>
        <w:tc>
          <w:tcPr>
            <w:tcW w:w="369" w:type="pct"/>
            <w:vAlign w:val="center"/>
            <w:hideMark/>
            <w:tcPrChange w:id="1539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659D9FA" w14:textId="77777777" w:rsidR="00576767" w:rsidRPr="00576767" w:rsidRDefault="00576767" w:rsidP="00576767">
            <w:pPr>
              <w:spacing w:after="0"/>
              <w:rPr>
                <w:ins w:id="154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4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AZM</w:t>
              </w:r>
            </w:ins>
          </w:p>
        </w:tc>
        <w:tc>
          <w:tcPr>
            <w:tcW w:w="672" w:type="pct"/>
            <w:vAlign w:val="center"/>
            <w:hideMark/>
            <w:tcPrChange w:id="1542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00C2E5A" w14:textId="77777777" w:rsidR="00576767" w:rsidRPr="00576767" w:rsidRDefault="00576767" w:rsidP="00576767">
            <w:pPr>
              <w:spacing w:after="0"/>
              <w:rPr>
                <w:ins w:id="154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4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545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7E5B0710" w14:textId="77777777" w:rsidR="00576767" w:rsidRPr="00576767" w:rsidRDefault="00576767" w:rsidP="00576767">
            <w:pPr>
              <w:spacing w:after="0"/>
              <w:rPr>
                <w:ins w:id="1546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47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66B46F29" w14:textId="77777777" w:rsidTr="00FF62BE">
        <w:trPr>
          <w:tblCellSpacing w:w="15" w:type="dxa"/>
          <w:ins w:id="1548" w:author="Irová Zuzana" w:date="2025-06-06T15:51:00Z"/>
          <w:trPrChange w:id="1549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550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58B5577F" w14:textId="77777777" w:rsidR="00576767" w:rsidRPr="00576767" w:rsidRDefault="00576767" w:rsidP="00576767">
            <w:pPr>
              <w:spacing w:after="0"/>
              <w:rPr>
                <w:ins w:id="155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5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</w:t>
              </w:r>
            </w:ins>
          </w:p>
        </w:tc>
        <w:tc>
          <w:tcPr>
            <w:tcW w:w="1811" w:type="pct"/>
            <w:vAlign w:val="center"/>
            <w:hideMark/>
            <w:tcPrChange w:id="1553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3FEA8358" w14:textId="77777777" w:rsidR="00576767" w:rsidRPr="00576767" w:rsidRDefault="00576767" w:rsidP="00576767">
            <w:pPr>
              <w:spacing w:after="0"/>
              <w:rPr>
                <w:ins w:id="155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5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4</w:t>
              </w:r>
            </w:ins>
          </w:p>
        </w:tc>
        <w:tc>
          <w:tcPr>
            <w:tcW w:w="369" w:type="pct"/>
            <w:vAlign w:val="center"/>
            <w:hideMark/>
            <w:tcPrChange w:id="1556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2BDA980" w14:textId="77777777" w:rsidR="00576767" w:rsidRPr="00576767" w:rsidRDefault="00576767" w:rsidP="00576767">
            <w:pPr>
              <w:spacing w:after="0"/>
              <w:rPr>
                <w:ins w:id="155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5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559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11C67DE" w14:textId="77777777" w:rsidR="00576767" w:rsidRPr="00576767" w:rsidRDefault="00576767" w:rsidP="00576767">
            <w:pPr>
              <w:spacing w:after="0"/>
              <w:rPr>
                <w:ins w:id="156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6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562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19C99DB9" w14:textId="77777777" w:rsidR="00576767" w:rsidRPr="00576767" w:rsidRDefault="00576767" w:rsidP="00576767">
            <w:pPr>
              <w:spacing w:after="0"/>
              <w:rPr>
                <w:ins w:id="1563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64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0534D2CB" w14:textId="77777777" w:rsidTr="00FF62BE">
        <w:trPr>
          <w:tblCellSpacing w:w="15" w:type="dxa"/>
          <w:ins w:id="1565" w:author="Irová Zuzana" w:date="2025-06-06T15:51:00Z"/>
          <w:trPrChange w:id="1566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567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33197780" w14:textId="77777777" w:rsidR="00576767" w:rsidRPr="00576767" w:rsidRDefault="00576767" w:rsidP="00576767">
            <w:pPr>
              <w:spacing w:after="0"/>
              <w:rPr>
                <w:ins w:id="1568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69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I</w:t>
              </w:r>
            </w:ins>
          </w:p>
        </w:tc>
        <w:tc>
          <w:tcPr>
            <w:tcW w:w="1811" w:type="pct"/>
            <w:vAlign w:val="center"/>
            <w:hideMark/>
            <w:tcPrChange w:id="1570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730A29C9" w14:textId="77777777" w:rsidR="00576767" w:rsidRPr="00576767" w:rsidRDefault="00576767" w:rsidP="00576767">
            <w:pPr>
              <w:spacing w:after="0"/>
              <w:rPr>
                <w:ins w:id="157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7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6</w:t>
              </w:r>
            </w:ins>
          </w:p>
        </w:tc>
        <w:tc>
          <w:tcPr>
            <w:tcW w:w="369" w:type="pct"/>
            <w:vAlign w:val="center"/>
            <w:hideMark/>
            <w:tcPrChange w:id="1573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7F1FE60" w14:textId="77777777" w:rsidR="00576767" w:rsidRPr="00576767" w:rsidRDefault="00576767" w:rsidP="00576767">
            <w:pPr>
              <w:spacing w:after="0"/>
              <w:rPr>
                <w:ins w:id="157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7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HAC</w:t>
              </w:r>
            </w:ins>
          </w:p>
        </w:tc>
        <w:tc>
          <w:tcPr>
            <w:tcW w:w="672" w:type="pct"/>
            <w:vAlign w:val="center"/>
            <w:hideMark/>
            <w:tcPrChange w:id="1576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49B89A8A" w14:textId="77777777" w:rsidR="00576767" w:rsidRPr="00576767" w:rsidRDefault="00576767" w:rsidP="00576767">
            <w:pPr>
              <w:spacing w:after="0"/>
              <w:rPr>
                <w:ins w:id="157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7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10</w:t>
              </w:r>
            </w:ins>
          </w:p>
        </w:tc>
        <w:tc>
          <w:tcPr>
            <w:tcW w:w="1608" w:type="pct"/>
            <w:vAlign w:val="center"/>
            <w:hideMark/>
            <w:tcPrChange w:id="1579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4A0D8F07" w14:textId="77777777" w:rsidR="00576767" w:rsidRPr="00576767" w:rsidRDefault="00576767" w:rsidP="00576767">
            <w:pPr>
              <w:spacing w:after="0"/>
              <w:rPr>
                <w:ins w:id="1580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81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  <w:tr w:rsidR="00576767" w:rsidRPr="00576767" w14:paraId="5763D539" w14:textId="77777777" w:rsidTr="00FF62BE">
        <w:trPr>
          <w:tblCellSpacing w:w="15" w:type="dxa"/>
          <w:ins w:id="1582" w:author="Irová Zuzana" w:date="2025-06-06T15:51:00Z"/>
          <w:trPrChange w:id="1583" w:author="Irová Zuzana" w:date="2025-06-06T15:52:00Z" w16du:dateUtc="2025-06-06T13:52:00Z">
            <w:trPr>
              <w:gridAfter w:val="0"/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584" w:author="Irová Zuzana" w:date="2025-06-06T15:52:00Z" w16du:dateUtc="2025-06-06T13:52:00Z">
              <w:tcPr>
                <w:tcW w:w="0" w:type="auto"/>
                <w:vAlign w:val="center"/>
                <w:hideMark/>
              </w:tcPr>
            </w:tcPrChange>
          </w:tcPr>
          <w:p w14:paraId="568761A7" w14:textId="77777777" w:rsidR="00576767" w:rsidRPr="00576767" w:rsidRDefault="00576767" w:rsidP="00576767">
            <w:pPr>
              <w:spacing w:after="0"/>
              <w:rPr>
                <w:ins w:id="1585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86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J</w:t>
              </w:r>
            </w:ins>
          </w:p>
        </w:tc>
        <w:tc>
          <w:tcPr>
            <w:tcW w:w="1811" w:type="pct"/>
            <w:vAlign w:val="center"/>
            <w:hideMark/>
            <w:tcPrChange w:id="1587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22BA2E71" w14:textId="77777777" w:rsidR="00576767" w:rsidRPr="00576767" w:rsidRDefault="00576767" w:rsidP="00576767">
            <w:pPr>
              <w:spacing w:after="0"/>
              <w:rPr>
                <w:ins w:id="1588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89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K</w:t>
              </w:r>
            </w:ins>
          </w:p>
        </w:tc>
        <w:tc>
          <w:tcPr>
            <w:tcW w:w="369" w:type="pct"/>
            <w:vAlign w:val="center"/>
            <w:hideMark/>
            <w:tcPrChange w:id="1590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5B9478AB" w14:textId="77777777" w:rsidR="00576767" w:rsidRPr="00576767" w:rsidRDefault="00576767" w:rsidP="00576767">
            <w:pPr>
              <w:spacing w:after="0"/>
              <w:rPr>
                <w:ins w:id="1591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92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BINA</w:t>
              </w:r>
            </w:ins>
          </w:p>
        </w:tc>
        <w:tc>
          <w:tcPr>
            <w:tcW w:w="672" w:type="pct"/>
            <w:vAlign w:val="center"/>
            <w:hideMark/>
            <w:tcPrChange w:id="1593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69E62D3B" w14:textId="77777777" w:rsidR="00576767" w:rsidRPr="00576767" w:rsidRDefault="00576767" w:rsidP="00576767">
            <w:pPr>
              <w:spacing w:after="0"/>
              <w:rPr>
                <w:ins w:id="1594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95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2</w:t>
              </w:r>
            </w:ins>
          </w:p>
        </w:tc>
        <w:tc>
          <w:tcPr>
            <w:tcW w:w="1608" w:type="pct"/>
            <w:vAlign w:val="center"/>
            <w:hideMark/>
            <w:tcPrChange w:id="1596" w:author="Irová Zuzana" w:date="2025-06-06T15:52:00Z" w16du:dateUtc="2025-06-06T13:52:00Z">
              <w:tcPr>
                <w:tcW w:w="0" w:type="auto"/>
                <w:gridSpan w:val="2"/>
                <w:vAlign w:val="center"/>
                <w:hideMark/>
              </w:tcPr>
            </w:tcPrChange>
          </w:tcPr>
          <w:p w14:paraId="3E622CF7" w14:textId="77777777" w:rsidR="00576767" w:rsidRPr="00576767" w:rsidRDefault="00576767" w:rsidP="00576767">
            <w:pPr>
              <w:spacing w:after="0"/>
              <w:rPr>
                <w:ins w:id="1597" w:author="Irová Zuzana" w:date="2025-06-06T15:51:00Z" w16du:dateUtc="2025-06-06T13:51:00Z"/>
                <w:rFonts w:ascii="Times New Roman" w:eastAsia="Times New Roman" w:hAnsi="Times New Roman"/>
                <w:sz w:val="24"/>
                <w:lang w:val="en-US" w:eastAsia="en-US"/>
              </w:rPr>
            </w:pPr>
            <w:ins w:id="1598" w:author="Irová Zuzana" w:date="2025-06-06T15:51:00Z" w16du:dateUtc="2025-06-06T13:51:00Z">
              <w:r w:rsidRPr="00576767">
                <w:rPr>
                  <w:rFonts w:ascii="Times New Roman" w:eastAsia="Times New Roman" w:hAnsi="Times New Roman"/>
                  <w:sz w:val="24"/>
                  <w:lang w:val="en-US" w:eastAsia="en-US"/>
                </w:rPr>
                <w:t> </w:t>
              </w:r>
            </w:ins>
          </w:p>
        </w:tc>
      </w:tr>
    </w:tbl>
    <w:p w14:paraId="49F39961" w14:textId="77777777" w:rsidR="00576767" w:rsidRDefault="00576767">
      <w:pPr>
        <w:pStyle w:val="NormalIndent"/>
        <w:rPr>
          <w:ins w:id="1599" w:author="Irová Zuzana" w:date="2025-06-06T15:50:00Z" w16du:dateUtc="2025-06-06T13:50:00Z"/>
        </w:rPr>
      </w:pPr>
    </w:p>
    <w:p w14:paraId="757731E8" w14:textId="03DB4293" w:rsidR="00576767" w:rsidRDefault="004F0D8F">
      <w:pPr>
        <w:pStyle w:val="NormalIndent"/>
        <w:rPr>
          <w:ins w:id="1600" w:author="Irová Zuzana" w:date="2025-06-06T16:03:00Z" w16du:dateUtc="2025-06-06T14:03:00Z"/>
        </w:rPr>
      </w:pPr>
      <w:ins w:id="1601" w:author="Irová Zuzana" w:date="2025-06-06T16:01:00Z" w16du:dateUtc="2025-06-06T14:01:00Z">
        <w:r>
          <w:t xml:space="preserve">Pokud dojde </w:t>
        </w:r>
        <w:r w:rsidR="00413D55">
          <w:t xml:space="preserve">žádosti k ukončení předplacenéhomýtného účtu, Systém </w:t>
        </w:r>
        <w:r w:rsidR="006D0BC8">
          <w:t xml:space="preserve">vygeneruje </w:t>
        </w:r>
      </w:ins>
      <w:ins w:id="1602" w:author="Irová Zuzana" w:date="2025-06-06T16:02:00Z" w16du:dateUtc="2025-06-06T14:02:00Z">
        <w:r w:rsidR="006D0BC8">
          <w:t>Credit note ke zálohové faktu</w:t>
        </w:r>
        <w:r w:rsidR="007B448E">
          <w:t xml:space="preserve">ře za top-up. Vrácení kreditu </w:t>
        </w:r>
      </w:ins>
      <w:ins w:id="1603" w:author="Irová Zuzana" w:date="2025-06-06T16:50:00Z" w16du:dateUtc="2025-06-06T14:50:00Z">
        <w:r w:rsidR="00C11006">
          <w:t xml:space="preserve">na bankovní účet zákazníka </w:t>
        </w:r>
      </w:ins>
      <w:ins w:id="1604" w:author="Irová Zuzana" w:date="2025-06-06T16:02:00Z" w16du:dateUtc="2025-06-06T14:02:00Z">
        <w:r w:rsidR="007B448E">
          <w:t>proběhne přes ERP</w:t>
        </w:r>
      </w:ins>
      <w:ins w:id="1605" w:author="Irová Zuzana" w:date="2025-06-06T16:03:00Z" w16du:dateUtc="2025-06-06T14:03:00Z">
        <w:r w:rsidR="007B448E">
          <w:t>.</w:t>
        </w:r>
      </w:ins>
    </w:p>
    <w:p w14:paraId="427BC1EC" w14:textId="77777777" w:rsidR="007B448E" w:rsidRPr="00955C1D" w:rsidRDefault="007B448E">
      <w:pPr>
        <w:pStyle w:val="NormalIndent"/>
      </w:pPr>
    </w:p>
    <w:p w14:paraId="234A4BD4" w14:textId="5361B3A5" w:rsidR="00CD0A42" w:rsidRPr="00955C1D" w:rsidRDefault="002A52E6" w:rsidP="00CD0A42">
      <w:pPr>
        <w:pStyle w:val="Heading3"/>
        <w:spacing w:before="200" w:after="0" w:line="276" w:lineRule="auto"/>
        <w:rPr>
          <w:rFonts w:hint="eastAsia"/>
        </w:rPr>
      </w:pPr>
      <w:bookmarkStart w:id="1606" w:name="_Toc189839029"/>
      <w:bookmarkStart w:id="1607" w:name="_Toc189839030"/>
      <w:bookmarkStart w:id="1608" w:name="_Toc189839031"/>
      <w:bookmarkStart w:id="1609" w:name="_Toc189839032"/>
      <w:bookmarkStart w:id="1610" w:name="_Toc189839033"/>
      <w:bookmarkStart w:id="1611" w:name="_Toc189839034"/>
      <w:bookmarkStart w:id="1612" w:name="_Toc189839035"/>
      <w:bookmarkStart w:id="1613" w:name="_Toc189839036"/>
      <w:bookmarkStart w:id="1614" w:name="_Toc189839037"/>
      <w:bookmarkStart w:id="1615" w:name="_Toc201568860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r>
        <w:t>Uložení</w:t>
      </w:r>
      <w:r w:rsidR="00CD0A42" w:rsidRPr="00955C1D">
        <w:t xml:space="preserve"> mýtných transakcí</w:t>
      </w:r>
      <w:bookmarkEnd w:id="1615"/>
    </w:p>
    <w:p w14:paraId="3DF2C465" w14:textId="77777777" w:rsidR="007B2764" w:rsidRDefault="00CD0A42" w:rsidP="007B2764">
      <w:pPr>
        <w:pStyle w:val="NormalIndent"/>
        <w:rPr>
          <w:ins w:id="1616" w:author="Irová Zuzana" w:date="2025-06-06T16:04:00Z" w16du:dateUtc="2025-06-06T14:04:00Z"/>
          <w:lang w:eastAsia="cs-CZ"/>
        </w:rPr>
      </w:pPr>
      <w:r w:rsidRPr="5D923C7E">
        <w:rPr>
          <w:lang w:eastAsia="cs-CZ"/>
        </w:rPr>
        <w:t>Systém obdrž</w:t>
      </w:r>
      <w:r w:rsidR="002A52E6" w:rsidRPr="5D923C7E">
        <w:rPr>
          <w:lang w:eastAsia="cs-CZ"/>
        </w:rPr>
        <w:t>í</w:t>
      </w:r>
      <w:r w:rsidRPr="5D923C7E">
        <w:rPr>
          <w:lang w:eastAsia="cs-CZ"/>
        </w:rPr>
        <w:t xml:space="preserve"> </w:t>
      </w:r>
      <w:r w:rsidR="000B5508" w:rsidRPr="5D923C7E">
        <w:rPr>
          <w:lang w:eastAsia="cs-CZ"/>
        </w:rPr>
        <w:t>oceněn</w:t>
      </w:r>
      <w:r w:rsidR="002A52E6" w:rsidRPr="5D923C7E">
        <w:rPr>
          <w:lang w:eastAsia="cs-CZ"/>
        </w:rPr>
        <w:t>ý</w:t>
      </w:r>
      <w:r w:rsidR="000B5508" w:rsidRPr="5D923C7E">
        <w:rPr>
          <w:lang w:eastAsia="cs-CZ"/>
        </w:rPr>
        <w:t xml:space="preserve"> mýtný průjezd</w:t>
      </w:r>
      <w:r w:rsidR="002A52E6" w:rsidRPr="5D923C7E">
        <w:rPr>
          <w:lang w:eastAsia="cs-CZ"/>
        </w:rPr>
        <w:t xml:space="preserve"> a</w:t>
      </w:r>
      <w:r w:rsidR="000B5508" w:rsidRPr="5D923C7E">
        <w:rPr>
          <w:lang w:eastAsia="cs-CZ"/>
        </w:rPr>
        <w:t xml:space="preserve"> uloží </w:t>
      </w:r>
      <w:r w:rsidR="002A52E6" w:rsidRPr="5D923C7E">
        <w:rPr>
          <w:lang w:eastAsia="cs-CZ"/>
        </w:rPr>
        <w:t xml:space="preserve">jej </w:t>
      </w:r>
      <w:r w:rsidR="00FE0ED8" w:rsidRPr="5D923C7E">
        <w:rPr>
          <w:lang w:eastAsia="cs-CZ"/>
        </w:rPr>
        <w:t>jako mýtn</w:t>
      </w:r>
      <w:r w:rsidR="002A52E6" w:rsidRPr="5D923C7E">
        <w:rPr>
          <w:lang w:eastAsia="cs-CZ"/>
        </w:rPr>
        <w:t>ou</w:t>
      </w:r>
      <w:r w:rsidR="00FE0ED8" w:rsidRPr="5D923C7E">
        <w:rPr>
          <w:lang w:eastAsia="cs-CZ"/>
        </w:rPr>
        <w:t xml:space="preserve"> transakc</w:t>
      </w:r>
      <w:r w:rsidR="002A52E6" w:rsidRPr="5D923C7E">
        <w:rPr>
          <w:lang w:eastAsia="cs-CZ"/>
        </w:rPr>
        <w:t>i</w:t>
      </w:r>
      <w:r w:rsidR="00FE0ED8" w:rsidRPr="5D923C7E">
        <w:rPr>
          <w:lang w:eastAsia="cs-CZ"/>
        </w:rPr>
        <w:t>, kter</w:t>
      </w:r>
      <w:r w:rsidR="002A52E6" w:rsidRPr="5D923C7E">
        <w:rPr>
          <w:lang w:eastAsia="cs-CZ"/>
        </w:rPr>
        <w:t>á je buď</w:t>
      </w:r>
      <w:ins w:id="1617" w:author="Irová Zuzana" w:date="2025-06-06T16:04:00Z" w16du:dateUtc="2025-06-06T14:04:00Z">
        <w:r w:rsidR="007B2764">
          <w:rPr>
            <w:lang w:eastAsia="cs-CZ"/>
          </w:rPr>
          <w:t>:</w:t>
        </w:r>
      </w:ins>
    </w:p>
    <w:p w14:paraId="7D0405A0" w14:textId="7431EDB7" w:rsidR="007B2764" w:rsidRDefault="002A52E6">
      <w:pPr>
        <w:pStyle w:val="ListFS1"/>
        <w:rPr>
          <w:ins w:id="1618" w:author="Irová Zuzana" w:date="2025-06-06T16:03:00Z" w16du:dateUtc="2025-06-06T14:03:00Z"/>
        </w:rPr>
        <w:pPrChange w:id="1619" w:author="Irová Zuzana" w:date="2025-06-06T16:04:00Z" w16du:dateUtc="2025-06-06T14:04:00Z">
          <w:pPr>
            <w:ind w:left="1701"/>
          </w:pPr>
        </w:pPrChange>
      </w:pPr>
      <w:del w:id="1620" w:author="Irová Zuzana" w:date="2025-06-06T16:04:00Z" w16du:dateUtc="2025-06-06T14:04:00Z">
        <w:r w:rsidRPr="5D923C7E" w:rsidDel="007B2764">
          <w:delText xml:space="preserve"> </w:delText>
        </w:r>
      </w:del>
      <w:r w:rsidRPr="5D923C7E">
        <w:t xml:space="preserve">již </w:t>
      </w:r>
      <w:r w:rsidR="00FE0ED8" w:rsidRPr="5D923C7E">
        <w:t>zaplacen</w:t>
      </w:r>
      <w:r w:rsidRPr="5D923C7E">
        <w:t>a</w:t>
      </w:r>
      <w:r w:rsidR="00FE0ED8" w:rsidRPr="5D923C7E">
        <w:t xml:space="preserve"> z </w:t>
      </w:r>
      <w:r w:rsidRPr="5D923C7E">
        <w:t>P</w:t>
      </w:r>
      <w:r w:rsidR="00FE0ED8" w:rsidRPr="5D923C7E">
        <w:t>re-paid balance n</w:t>
      </w:r>
      <w:ins w:id="1621" w:author="Irová Zuzana" w:date="2025-06-06T16:03:00Z" w16du:dateUtc="2025-06-06T14:03:00Z">
        <w:r w:rsidR="00745799">
          <w:t>ebo z Product balance</w:t>
        </w:r>
      </w:ins>
      <w:ins w:id="1622" w:author="Irová Zuzana" w:date="2025-06-06T16:14:00Z" w16du:dateUtc="2025-06-06T14:14:00Z">
        <w:r w:rsidR="003436A9">
          <w:t xml:space="preserve"> a zagreguje se do Bill session</w:t>
        </w:r>
      </w:ins>
      <w:ins w:id="1623" w:author="Irová Zuzana" w:date="2025-06-06T16:04:00Z" w16du:dateUtc="2025-06-06T14:04:00Z">
        <w:r w:rsidR="007B2764">
          <w:t>,</w:t>
        </w:r>
      </w:ins>
    </w:p>
    <w:p w14:paraId="151B57AC" w14:textId="585C7544" w:rsidR="003436A9" w:rsidRDefault="007B2764" w:rsidP="007B2764">
      <w:pPr>
        <w:pStyle w:val="ListFS1"/>
        <w:rPr>
          <w:ins w:id="1624" w:author="Irová Zuzana" w:date="2025-06-06T16:14:00Z" w16du:dateUtc="2025-06-06T14:14:00Z"/>
        </w:rPr>
      </w:pPr>
      <w:ins w:id="1625" w:author="Irová Zuzana" w:date="2025-06-06T16:04:00Z" w16du:dateUtc="2025-06-06T14:04:00Z">
        <w:r>
          <w:t>n</w:t>
        </w:r>
      </w:ins>
      <w:r w:rsidR="00FE0ED8" w:rsidRPr="5D923C7E">
        <w:t xml:space="preserve">ebo </w:t>
      </w:r>
      <w:r w:rsidR="002A52E6" w:rsidRPr="5D923C7E">
        <w:t xml:space="preserve">nezaplacena kvůli </w:t>
      </w:r>
      <w:ins w:id="1626" w:author="Irová Zuzana" w:date="2025-06-06T16:17:00Z" w16du:dateUtc="2025-06-06T14:17:00Z">
        <w:r w:rsidR="00077BE7">
          <w:t>chybějící registraci provozovatele vozidla,</w:t>
        </w:r>
      </w:ins>
      <w:ins w:id="1627" w:author="Irová Zuzana" w:date="2025-06-06T16:18:00Z" w16du:dateUtc="2025-06-06T14:18:00Z">
        <w:r w:rsidR="00953537">
          <w:t xml:space="preserve"> </w:t>
        </w:r>
      </w:ins>
      <w:ins w:id="1628" w:author="Irová Zuzana" w:date="2025-06-06T16:17:00Z" w16du:dateUtc="2025-06-06T14:17:00Z">
        <w:r w:rsidR="00077BE7">
          <w:t xml:space="preserve">nebo kvůli </w:t>
        </w:r>
      </w:ins>
      <w:r w:rsidR="002A52E6" w:rsidRPr="5D923C7E">
        <w:t xml:space="preserve">nedostatečnému zůstatku na Pre-paid balance, </w:t>
      </w:r>
      <w:ins w:id="1629" w:author="Irová Zuzana" w:date="2025-06-06T16:15:00Z" w16du:dateUtc="2025-06-06T14:15:00Z">
        <w:r w:rsidR="003436A9" w:rsidRPr="5D923C7E">
          <w:t>nebo se bude platit tokenizovanou kartou,</w:t>
        </w:r>
        <w:r w:rsidR="00C97CAB">
          <w:t xml:space="preserve"> </w:t>
        </w:r>
      </w:ins>
    </w:p>
    <w:p w14:paraId="6404D6D9" w14:textId="4FA40A64" w:rsidR="00E829A6" w:rsidRDefault="002A52E6">
      <w:pPr>
        <w:pStyle w:val="ListFS1"/>
        <w:pPrChange w:id="1630" w:author="Irová Zuzana" w:date="2025-06-06T16:04:00Z" w16du:dateUtc="2025-06-06T14:04:00Z">
          <w:pPr>
            <w:ind w:left="1701"/>
          </w:pPr>
        </w:pPrChange>
      </w:pPr>
      <w:r w:rsidRPr="5D923C7E">
        <w:t xml:space="preserve">nebo </w:t>
      </w:r>
      <w:r w:rsidR="00FE0ED8" w:rsidRPr="5D923C7E">
        <w:t>se bud</w:t>
      </w:r>
      <w:r w:rsidRPr="5D923C7E">
        <w:t>e</w:t>
      </w:r>
      <w:r w:rsidR="00FE0ED8" w:rsidRPr="5D923C7E">
        <w:t xml:space="preserve"> agregovat do bill session</w:t>
      </w:r>
      <w:del w:id="1631" w:author="Irová Zuzana" w:date="2025-06-06T16:50:00Z" w16du:dateUtc="2025-06-06T14:50:00Z">
        <w:r w:rsidR="00FE0ED8" w:rsidRPr="5D923C7E" w:rsidDel="00E7605B">
          <w:delText xml:space="preserve"> </w:delText>
        </w:r>
      </w:del>
      <w:del w:id="1632" w:author="Irová Zuzana" w:date="2025-06-06T16:15:00Z" w16du:dateUtc="2025-06-06T14:15:00Z">
        <w:r w:rsidR="00FE0ED8" w:rsidRPr="5D923C7E" w:rsidDel="003436A9">
          <w:delText>nebo se bud</w:delText>
        </w:r>
        <w:r w:rsidR="000F0BA6" w:rsidRPr="5D923C7E" w:rsidDel="003436A9">
          <w:delText>e</w:delText>
        </w:r>
        <w:r w:rsidR="00FE0ED8" w:rsidRPr="5D923C7E" w:rsidDel="003436A9">
          <w:delText xml:space="preserve"> platit </w:delText>
        </w:r>
        <w:r w:rsidR="00E829A6" w:rsidRPr="5D923C7E" w:rsidDel="003436A9">
          <w:delText>tokenizovanou kartou</w:delText>
        </w:r>
        <w:r w:rsidR="000F0BA6" w:rsidRPr="5D923C7E" w:rsidDel="003436A9">
          <w:delText xml:space="preserve">, </w:delText>
        </w:r>
      </w:del>
      <w:del w:id="1633" w:author="Irová Zuzana" w:date="2025-06-06T16:16:00Z" w16du:dateUtc="2025-06-06T14:16:00Z">
        <w:r w:rsidR="000F0BA6" w:rsidRPr="5D923C7E" w:rsidDel="00E94D22">
          <w:delText>nebo je rovnou označena jako nezaplacená</w:delText>
        </w:r>
        <w:r w:rsidRPr="5D923C7E" w:rsidDel="00E94D22">
          <w:delText xml:space="preserve"> </w:delText>
        </w:r>
      </w:del>
      <w:del w:id="1634" w:author="Irová Zuzana" w:date="2025-06-06T16:17:00Z" w16du:dateUtc="2025-06-06T14:17:00Z">
        <w:r w:rsidRPr="5D923C7E" w:rsidDel="00077BE7">
          <w:delText>(konkrétní postup zavisí na Registration type transakce (pre-paid, post-paid, EETS, etc.)</w:delText>
        </w:r>
      </w:del>
      <w:r w:rsidR="00E829A6" w:rsidRPr="5D923C7E">
        <w:t xml:space="preserve">. </w:t>
      </w:r>
    </w:p>
    <w:p w14:paraId="75BC1D11" w14:textId="184C6415" w:rsidR="00077BE7" w:rsidRDefault="00077BE7" w:rsidP="007B2764">
      <w:pPr>
        <w:pStyle w:val="NormalIndent"/>
        <w:rPr>
          <w:ins w:id="1635" w:author="Irová Zuzana" w:date="2025-06-06T16:17:00Z" w16du:dateUtc="2025-06-06T14:17:00Z"/>
        </w:rPr>
      </w:pPr>
      <w:ins w:id="1636" w:author="Irová Zuzana" w:date="2025-06-06T16:17:00Z" w16du:dateUtc="2025-06-06T14:17:00Z">
        <w:r>
          <w:t>K</w:t>
        </w:r>
        <w:r w:rsidRPr="5D923C7E">
          <w:t>onkrétní postup zavisí na Registration type transakce (pre-paid, post-paid, EETS, etc</w:t>
        </w:r>
      </w:ins>
      <w:ins w:id="1637" w:author="Irová Zuzana" w:date="2025-06-06T16:50:00Z" w16du:dateUtc="2025-06-06T14:50:00Z">
        <w:r w:rsidR="00E7605B">
          <w:t>)</w:t>
        </w:r>
      </w:ins>
      <w:ins w:id="1638" w:author="Irová Zuzana" w:date="2025-06-06T16:17:00Z" w16du:dateUtc="2025-06-06T14:17:00Z">
        <w:r w:rsidRPr="5D923C7E">
          <w:t>.</w:t>
        </w:r>
      </w:ins>
    </w:p>
    <w:p w14:paraId="183A1D79" w14:textId="77777777" w:rsidR="00077BE7" w:rsidRDefault="00077BE7" w:rsidP="007B2764">
      <w:pPr>
        <w:pStyle w:val="NormalIndent"/>
        <w:rPr>
          <w:ins w:id="1639" w:author="Irová Zuzana" w:date="2025-06-06T16:17:00Z" w16du:dateUtc="2025-06-06T14:17:00Z"/>
        </w:rPr>
      </w:pPr>
    </w:p>
    <w:p w14:paraId="36065D7B" w14:textId="37FF628C" w:rsidR="007657FB" w:rsidRDefault="00E829A6">
      <w:pPr>
        <w:pStyle w:val="NormalIndent"/>
        <w:rPr>
          <w:lang w:eastAsia="cs-CZ"/>
        </w:rPr>
        <w:pPrChange w:id="1640" w:author="Irová Zuzana" w:date="2025-06-06T16:03:00Z" w16du:dateUtc="2025-06-06T14:03:00Z">
          <w:pPr>
            <w:ind w:left="1701"/>
          </w:pPr>
        </w:pPrChange>
      </w:pPr>
      <w:r w:rsidRPr="5D923C7E">
        <w:rPr>
          <w:lang w:eastAsia="cs-CZ"/>
        </w:rPr>
        <w:t xml:space="preserve">Pokud mýtná transakce zůstane nezaplacena, je označena jako Offence a musí </w:t>
      </w:r>
      <w:r w:rsidR="000F0BA6" w:rsidRPr="5D923C7E">
        <w:rPr>
          <w:lang w:eastAsia="cs-CZ"/>
        </w:rPr>
        <w:t>ji provozovatel vozidla</w:t>
      </w:r>
      <w:r w:rsidRPr="5D923C7E">
        <w:rPr>
          <w:lang w:eastAsia="cs-CZ"/>
        </w:rPr>
        <w:t xml:space="preserve"> zaplatit</w:t>
      </w:r>
      <w:r w:rsidR="007657FB" w:rsidRPr="5D923C7E">
        <w:rPr>
          <w:lang w:eastAsia="cs-CZ"/>
        </w:rPr>
        <w:t xml:space="preserve"> přes Offence portal anebo Web portal, </w:t>
      </w:r>
      <w:ins w:id="1641" w:author="Irová Zuzana" w:date="2025-06-06T16:04:00Z" w16du:dateUtc="2025-06-06T14:04:00Z">
        <w:r w:rsidR="00BC3342">
          <w:rPr>
            <w:lang w:eastAsia="cs-CZ"/>
          </w:rPr>
          <w:t xml:space="preserve">POS, </w:t>
        </w:r>
      </w:ins>
      <w:r w:rsidR="007657FB" w:rsidRPr="5D923C7E">
        <w:rPr>
          <w:lang w:eastAsia="cs-CZ"/>
        </w:rPr>
        <w:t>případně</w:t>
      </w:r>
      <w:r w:rsidR="000F0BA6" w:rsidRPr="5D923C7E">
        <w:rPr>
          <w:lang w:eastAsia="cs-CZ"/>
        </w:rPr>
        <w:t xml:space="preserve"> </w:t>
      </w:r>
      <w:r w:rsidR="007657FB" w:rsidRPr="5D923C7E">
        <w:rPr>
          <w:lang w:eastAsia="cs-CZ"/>
        </w:rPr>
        <w:t xml:space="preserve">MEV při zastavení na dálnici. </w:t>
      </w:r>
      <w:ins w:id="1642" w:author="Irová Zuzana" w:date="2025-06-06T16:18:00Z" w16du:dateUtc="2025-06-06T14:18:00Z">
        <w:r w:rsidR="008169B7">
          <w:rPr>
            <w:lang w:eastAsia="cs-CZ"/>
          </w:rPr>
          <w:t xml:space="preserve">Po </w:t>
        </w:r>
      </w:ins>
      <w:ins w:id="1643" w:author="Irová Zuzana" w:date="2025-06-06T16:19:00Z" w16du:dateUtc="2025-06-06T14:19:00Z">
        <w:r w:rsidR="008169B7">
          <w:rPr>
            <w:lang w:eastAsia="cs-CZ"/>
          </w:rPr>
          <w:t>zaplacení se vystaví jednorázová faktura za mýtné</w:t>
        </w:r>
      </w:ins>
      <w:ins w:id="1644" w:author="Irová Zuzana" w:date="2025-06-06T16:28:00Z" w16du:dateUtc="2025-06-06T14:28:00Z">
        <w:r w:rsidR="000B73CC" w:rsidRPr="000B73CC">
          <w:rPr>
            <w:lang w:eastAsia="cs-CZ"/>
          </w:rPr>
          <w:t>.</w:t>
        </w:r>
      </w:ins>
    </w:p>
    <w:p w14:paraId="171F17DD" w14:textId="211DD656" w:rsidR="00663449" w:rsidRDefault="00663449" w:rsidP="00663449">
      <w:pPr>
        <w:pStyle w:val="paragraph"/>
        <w:rPr>
          <w:ins w:id="1645" w:author="Irová Zuzana" w:date="2025-06-06T16:10:00Z" w16du:dateUtc="2025-06-06T14:10:00Z"/>
          <w:rFonts w:asciiTheme="minorHAnsi" w:hAnsiTheme="minorHAnsi" w:cstheme="minorHAnsi"/>
          <w:lang w:val="cs-CZ"/>
        </w:rPr>
      </w:pPr>
      <w:ins w:id="1646" w:author="Irová Zuzana" w:date="2025-06-06T16:10:00Z" w16du:dateUtc="2025-06-06T14:10:00Z">
        <w:r w:rsidRPr="00A61414">
          <w:rPr>
            <w:rFonts w:asciiTheme="minorHAnsi" w:hAnsiTheme="minorHAnsi" w:cstheme="minorHAnsi"/>
            <w:lang w:val="cs-CZ"/>
          </w:rPr>
          <w:t>Nezaplacené mýtné transakce</w:t>
        </w:r>
        <w:r>
          <w:rPr>
            <w:rFonts w:asciiTheme="minorHAnsi" w:hAnsiTheme="minorHAnsi" w:cstheme="minorHAnsi"/>
            <w:lang w:val="cs-CZ"/>
          </w:rPr>
          <w:t>,</w:t>
        </w:r>
        <w:r w:rsidRPr="00A61414">
          <w:rPr>
            <w:rFonts w:asciiTheme="minorHAnsi" w:hAnsiTheme="minorHAnsi" w:cstheme="minorHAnsi"/>
            <w:lang w:val="cs-CZ"/>
          </w:rPr>
          <w:t xml:space="preserve"> </w:t>
        </w:r>
        <w:r w:rsidRPr="004D2DFC">
          <w:rPr>
            <w:rFonts w:asciiTheme="minorHAnsi" w:hAnsiTheme="minorHAnsi" w:cstheme="minorHAnsi"/>
            <w:lang w:val="cs-CZ"/>
          </w:rPr>
          <w:t xml:space="preserve">u kterých </w:t>
        </w:r>
        <w:r>
          <w:rPr>
            <w:rFonts w:asciiTheme="minorHAnsi" w:hAnsiTheme="minorHAnsi" w:cstheme="minorHAnsi"/>
            <w:lang w:val="cs-CZ"/>
          </w:rPr>
          <w:t>není</w:t>
        </w:r>
        <w:r w:rsidRPr="004D2DFC">
          <w:rPr>
            <w:rFonts w:asciiTheme="minorHAnsi" w:hAnsiTheme="minorHAnsi" w:cstheme="minorHAnsi"/>
            <w:lang w:val="cs-CZ"/>
          </w:rPr>
          <w:t xml:space="preserve"> známa adresa provozovatele vozid</w:t>
        </w:r>
      </w:ins>
      <w:ins w:id="1647" w:author="Irová Zuzana" w:date="2025-06-06T16:18:00Z" w16du:dateUtc="2025-06-06T14:18:00Z">
        <w:r w:rsidR="00953537">
          <w:rPr>
            <w:rFonts w:asciiTheme="minorHAnsi" w:hAnsiTheme="minorHAnsi" w:cstheme="minorHAnsi"/>
            <w:lang w:val="cs-CZ"/>
          </w:rPr>
          <w:t>l</w:t>
        </w:r>
      </w:ins>
      <w:ins w:id="1648" w:author="Irová Zuzana" w:date="2025-06-06T16:10:00Z" w16du:dateUtc="2025-06-06T14:10:00Z">
        <w:r w:rsidRPr="004D2DFC">
          <w:rPr>
            <w:rFonts w:asciiTheme="minorHAnsi" w:hAnsiTheme="minorHAnsi" w:cstheme="minorHAnsi"/>
            <w:lang w:val="cs-CZ"/>
          </w:rPr>
          <w:t>a,</w:t>
        </w:r>
        <w:r>
          <w:rPr>
            <w:rFonts w:asciiTheme="minorHAnsi" w:hAnsiTheme="minorHAnsi" w:cstheme="minorHAnsi"/>
            <w:lang w:val="cs-CZ"/>
          </w:rPr>
          <w:t xml:space="preserve"> se po určité době označí jako technická ztráta (Technical loss).</w:t>
        </w:r>
      </w:ins>
    </w:p>
    <w:p w14:paraId="4C06CBA7" w14:textId="77777777" w:rsidR="00A95DEB" w:rsidRDefault="002A52E6" w:rsidP="007B2764">
      <w:pPr>
        <w:pStyle w:val="NormalIndent"/>
        <w:rPr>
          <w:ins w:id="1649" w:author="Irová Zuzana" w:date="2025-06-06T16:26:00Z" w16du:dateUtc="2025-06-06T14:26:00Z"/>
          <w:lang w:eastAsia="cs-CZ"/>
        </w:rPr>
      </w:pPr>
      <w:r w:rsidRPr="5D923C7E">
        <w:rPr>
          <w:lang w:eastAsia="cs-CZ"/>
        </w:rPr>
        <w:lastRenderedPageBreak/>
        <w:t>Nezaplacené</w:t>
      </w:r>
      <w:r w:rsidR="007657FB" w:rsidRPr="5D923C7E">
        <w:rPr>
          <w:lang w:eastAsia="cs-CZ"/>
        </w:rPr>
        <w:t xml:space="preserve"> mýtné transakce</w:t>
      </w:r>
      <w:ins w:id="1650" w:author="Irová Zuzana" w:date="2025-06-06T16:06:00Z" w16du:dateUtc="2025-06-06T14:06:00Z">
        <w:r w:rsidR="00A61414">
          <w:rPr>
            <w:lang w:eastAsia="cs-CZ"/>
          </w:rPr>
          <w:t>, u kterých je známa adresa provozovatele vozi</w:t>
        </w:r>
      </w:ins>
      <w:ins w:id="1651" w:author="Irová Zuzana" w:date="2025-06-06T16:18:00Z" w16du:dateUtc="2025-06-06T14:18:00Z">
        <w:r w:rsidR="00953537">
          <w:rPr>
            <w:lang w:eastAsia="cs-CZ"/>
          </w:rPr>
          <w:t>dl</w:t>
        </w:r>
      </w:ins>
      <w:ins w:id="1652" w:author="Irová Zuzana" w:date="2025-06-06T16:06:00Z" w16du:dateUtc="2025-06-06T14:06:00Z">
        <w:r w:rsidR="00A61414">
          <w:rPr>
            <w:lang w:eastAsia="cs-CZ"/>
          </w:rPr>
          <w:t>a</w:t>
        </w:r>
        <w:r w:rsidR="004D2DFC">
          <w:rPr>
            <w:lang w:eastAsia="cs-CZ"/>
          </w:rPr>
          <w:t>,</w:t>
        </w:r>
      </w:ins>
      <w:r w:rsidRPr="5D923C7E">
        <w:rPr>
          <w:lang w:eastAsia="cs-CZ"/>
        </w:rPr>
        <w:t xml:space="preserve"> se po určité době</w:t>
      </w:r>
      <w:r w:rsidR="007657FB" w:rsidRPr="5D923C7E">
        <w:rPr>
          <w:lang w:eastAsia="cs-CZ"/>
        </w:rPr>
        <w:t xml:space="preserve"> </w:t>
      </w:r>
      <w:r w:rsidR="003C034D" w:rsidRPr="5D923C7E">
        <w:rPr>
          <w:lang w:eastAsia="cs-CZ"/>
        </w:rPr>
        <w:t xml:space="preserve">seskupí, naúčtuje se za jejich </w:t>
      </w:r>
      <w:r w:rsidRPr="5D923C7E">
        <w:rPr>
          <w:lang w:eastAsia="cs-CZ"/>
        </w:rPr>
        <w:t>procesování</w:t>
      </w:r>
      <w:r w:rsidR="003C034D" w:rsidRPr="5D923C7E">
        <w:rPr>
          <w:lang w:eastAsia="cs-CZ"/>
        </w:rPr>
        <w:t xml:space="preserve"> administrativní poplatky a </w:t>
      </w:r>
      <w:r w:rsidRPr="5D923C7E">
        <w:rPr>
          <w:lang w:eastAsia="cs-CZ"/>
        </w:rPr>
        <w:t>vystaví se RfP, které se dále vymáhá</w:t>
      </w:r>
      <w:ins w:id="1653" w:author="Irová Zuzana" w:date="2025-06-06T16:05:00Z" w16du:dateUtc="2025-06-06T14:05:00Z">
        <w:r w:rsidR="00BC3342">
          <w:rPr>
            <w:lang w:eastAsia="cs-CZ"/>
          </w:rPr>
          <w:t xml:space="preserve"> (vytvoří se </w:t>
        </w:r>
      </w:ins>
      <w:ins w:id="1654" w:author="Irová Zuzana" w:date="2025-06-06T16:13:00Z" w16du:dateUtc="2025-06-06T14:13:00Z">
        <w:r w:rsidR="000B10CF">
          <w:rPr>
            <w:lang w:eastAsia="cs-CZ"/>
          </w:rPr>
          <w:t xml:space="preserve">následně </w:t>
        </w:r>
      </w:ins>
      <w:ins w:id="1655" w:author="Irová Zuzana" w:date="2025-06-06T16:05:00Z" w16du:dateUtc="2025-06-06T14:05:00Z">
        <w:r w:rsidR="00BC3342">
          <w:rPr>
            <w:lang w:eastAsia="cs-CZ"/>
          </w:rPr>
          <w:t>pro něj Debt v DU)</w:t>
        </w:r>
      </w:ins>
      <w:r w:rsidRPr="5D923C7E">
        <w:rPr>
          <w:lang w:eastAsia="cs-CZ"/>
        </w:rPr>
        <w:t xml:space="preserve">. </w:t>
      </w:r>
    </w:p>
    <w:p w14:paraId="7D06AED1" w14:textId="283E2A0A" w:rsidR="00A95DEB" w:rsidRPr="00DE773E" w:rsidRDefault="00A95DEB" w:rsidP="00A95DEB">
      <w:pPr>
        <w:pStyle w:val="paragraph"/>
        <w:rPr>
          <w:ins w:id="1656" w:author="Irová Zuzana" w:date="2025-06-06T16:26:00Z" w16du:dateUtc="2025-06-06T14:26:00Z"/>
          <w:rFonts w:asciiTheme="minorHAnsi" w:hAnsiTheme="minorHAnsi" w:cstheme="minorHAnsi"/>
          <w:lang w:val="pl-PL"/>
        </w:rPr>
      </w:pPr>
      <w:ins w:id="1657" w:author="Irová Zuzana" w:date="2025-06-06T16:26:00Z" w16du:dateUtc="2025-06-06T14:26:00Z">
        <w:r w:rsidRPr="00DE773E">
          <w:rPr>
            <w:rFonts w:asciiTheme="minorHAnsi" w:hAnsiTheme="minorHAnsi" w:cstheme="minorHAnsi"/>
            <w:lang w:val="pl-PL"/>
          </w:rPr>
          <w:t xml:space="preserve">Systém </w:t>
        </w:r>
        <w:r>
          <w:rPr>
            <w:rFonts w:asciiTheme="minorHAnsi" w:hAnsiTheme="minorHAnsi" w:cstheme="minorHAnsi"/>
            <w:lang w:val="pl-PL"/>
          </w:rPr>
          <w:t>okamžitě</w:t>
        </w:r>
        <w:r w:rsidRPr="00DE773E">
          <w:rPr>
            <w:rFonts w:asciiTheme="minorHAnsi" w:hAnsiTheme="minorHAnsi" w:cstheme="minorHAnsi"/>
            <w:lang w:val="pl-PL"/>
          </w:rPr>
          <w:t xml:space="preserve"> odešle do ERP informace o </w:t>
        </w:r>
        <w:r>
          <w:rPr>
            <w:rFonts w:asciiTheme="minorHAnsi" w:hAnsiTheme="minorHAnsi" w:cstheme="minorHAnsi"/>
            <w:lang w:val="pl-PL"/>
          </w:rPr>
          <w:t>nezaplacených RfP</w:t>
        </w:r>
        <w:r w:rsidRPr="00DE773E">
          <w:rPr>
            <w:rFonts w:asciiTheme="minorHAnsi" w:hAnsiTheme="minorHAnsi" w:cstheme="minorHAnsi"/>
            <w:lang w:val="pl-PL"/>
          </w:rPr>
          <w:t>.</w:t>
        </w:r>
      </w:ins>
    </w:p>
    <w:p w14:paraId="4037D40A" w14:textId="77777777" w:rsidR="00645D91" w:rsidRDefault="00495947" w:rsidP="007B2764">
      <w:pPr>
        <w:pStyle w:val="NormalIndent"/>
        <w:rPr>
          <w:ins w:id="1658" w:author="Irová Zuzana" w:date="2025-06-06T16:31:00Z" w16du:dateUtc="2025-06-06T14:31:00Z"/>
          <w:lang w:eastAsia="cs-CZ"/>
        </w:rPr>
      </w:pPr>
      <w:ins w:id="1659" w:author="Irová Zuzana" w:date="2025-06-06T16:19:00Z" w16du:dateUtc="2025-06-06T14:19:00Z">
        <w:r>
          <w:rPr>
            <w:lang w:eastAsia="cs-CZ"/>
          </w:rPr>
          <w:t>RfP</w:t>
        </w:r>
        <w:r w:rsidRPr="5D923C7E">
          <w:rPr>
            <w:lang w:eastAsia="cs-CZ"/>
          </w:rPr>
          <w:t xml:space="preserve"> musí provozovatel vozidla zaplatit přes Offence portal anebo Web portal, </w:t>
        </w:r>
        <w:r>
          <w:rPr>
            <w:lang w:eastAsia="cs-CZ"/>
          </w:rPr>
          <w:t xml:space="preserve">POS, </w:t>
        </w:r>
        <w:r w:rsidRPr="5D923C7E">
          <w:rPr>
            <w:lang w:eastAsia="cs-CZ"/>
          </w:rPr>
          <w:t xml:space="preserve">případně MEV při zastavení na dálnici. </w:t>
        </w:r>
      </w:ins>
    </w:p>
    <w:p w14:paraId="425E627D" w14:textId="77777777" w:rsidR="00645D91" w:rsidRDefault="000D4EFC" w:rsidP="007B2764">
      <w:pPr>
        <w:pStyle w:val="NormalIndent"/>
        <w:rPr>
          <w:ins w:id="1660" w:author="Irová Zuzana" w:date="2025-06-06T16:31:00Z" w16du:dateUtc="2025-06-06T14:31:00Z"/>
          <w:lang w:eastAsia="cs-CZ"/>
        </w:rPr>
      </w:pPr>
      <w:ins w:id="1661" w:author="Irová Zuzana" w:date="2025-06-06T16:29:00Z" w16du:dateUtc="2025-06-06T14:29:00Z">
        <w:r>
          <w:rPr>
            <w:lang w:eastAsia="cs-CZ"/>
          </w:rPr>
          <w:t xml:space="preserve">Pokud je RfP zaplaceno bankovním převodem, informuje nás o tom ERP. </w:t>
        </w:r>
      </w:ins>
    </w:p>
    <w:p w14:paraId="45F19313" w14:textId="77777777" w:rsidR="00645D91" w:rsidRDefault="00495947" w:rsidP="007B2764">
      <w:pPr>
        <w:pStyle w:val="NormalIndent"/>
        <w:rPr>
          <w:ins w:id="1662" w:author="Irová Zuzana" w:date="2025-06-06T16:31:00Z" w16du:dateUtc="2025-06-06T14:31:00Z"/>
          <w:lang w:eastAsia="cs-CZ"/>
        </w:rPr>
      </w:pPr>
      <w:ins w:id="1663" w:author="Irová Zuzana" w:date="2025-06-06T16:19:00Z" w16du:dateUtc="2025-06-06T14:19:00Z">
        <w:r>
          <w:rPr>
            <w:lang w:eastAsia="cs-CZ"/>
          </w:rPr>
          <w:t xml:space="preserve">Po zaplacení </w:t>
        </w:r>
      </w:ins>
      <w:ins w:id="1664" w:author="Irová Zuzana" w:date="2025-06-06T16:29:00Z" w16du:dateUtc="2025-06-06T14:29:00Z">
        <w:r w:rsidR="000D4EFC">
          <w:rPr>
            <w:lang w:eastAsia="cs-CZ"/>
          </w:rPr>
          <w:t xml:space="preserve">RfP </w:t>
        </w:r>
      </w:ins>
      <w:ins w:id="1665" w:author="Irová Zuzana" w:date="2025-06-06T16:19:00Z" w16du:dateUtc="2025-06-06T14:19:00Z">
        <w:r>
          <w:rPr>
            <w:lang w:eastAsia="cs-CZ"/>
          </w:rPr>
          <w:t>se vystaví jednorázová faktura za přestupe</w:t>
        </w:r>
      </w:ins>
      <w:ins w:id="1666" w:author="Irová Zuzana" w:date="2025-06-06T16:20:00Z" w16du:dateUtc="2025-06-06T14:20:00Z">
        <w:r>
          <w:rPr>
            <w:lang w:eastAsia="cs-CZ"/>
          </w:rPr>
          <w:t>k (mýtné + administrativní poplatky)</w:t>
        </w:r>
      </w:ins>
      <w:ins w:id="1667" w:author="Irová Zuzana" w:date="2025-06-06T16:19:00Z" w16du:dateUtc="2025-06-06T14:19:00Z">
        <w:r>
          <w:rPr>
            <w:lang w:eastAsia="cs-CZ"/>
          </w:rPr>
          <w:t>.</w:t>
        </w:r>
      </w:ins>
      <w:ins w:id="1668" w:author="Irová Zuzana" w:date="2025-06-06T16:28:00Z" w16du:dateUtc="2025-06-06T14:28:00Z">
        <w:r w:rsidR="000B73CC">
          <w:rPr>
            <w:lang w:eastAsia="cs-CZ"/>
          </w:rPr>
          <w:t xml:space="preserve"> </w:t>
        </w:r>
      </w:ins>
    </w:p>
    <w:p w14:paraId="2D18CFF2" w14:textId="29B9FFE4" w:rsidR="002A52E6" w:rsidRDefault="000B73CC" w:rsidP="007B2764">
      <w:pPr>
        <w:pStyle w:val="NormalIndent"/>
        <w:rPr>
          <w:ins w:id="1669" w:author="Irová Zuzana" w:date="2025-06-06T16:08:00Z" w16du:dateUtc="2025-06-06T14:08:00Z"/>
          <w:lang w:eastAsia="cs-CZ"/>
        </w:rPr>
      </w:pPr>
      <w:ins w:id="1670" w:author="Irová Zuzana" w:date="2025-06-06T16:28:00Z" w16du:dateUtc="2025-06-06T14:28:00Z">
        <w:r w:rsidRPr="000B73CC">
          <w:rPr>
            <w:lang w:eastAsia="cs-CZ"/>
          </w:rPr>
          <w:t xml:space="preserve">Systém </w:t>
        </w:r>
        <w:r>
          <w:rPr>
            <w:lang w:eastAsia="cs-CZ"/>
          </w:rPr>
          <w:t>okamžitě</w:t>
        </w:r>
        <w:r w:rsidRPr="000B73CC">
          <w:rPr>
            <w:lang w:eastAsia="cs-CZ"/>
          </w:rPr>
          <w:t xml:space="preserve"> odešle do ERP informace o zaplacených </w:t>
        </w:r>
        <w:r>
          <w:rPr>
            <w:lang w:eastAsia="cs-CZ"/>
          </w:rPr>
          <w:t>RfP</w:t>
        </w:r>
      </w:ins>
      <w:ins w:id="1671" w:author="Irová Zuzana" w:date="2025-06-06T16:31:00Z" w16du:dateUtc="2025-06-06T14:31:00Z">
        <w:r w:rsidR="00645D91">
          <w:rPr>
            <w:lang w:eastAsia="cs-CZ"/>
          </w:rPr>
          <w:t>, pokud nebylo zaplaceno bankovním převodem</w:t>
        </w:r>
      </w:ins>
      <w:ins w:id="1672" w:author="Irová Zuzana" w:date="2025-06-06T16:28:00Z" w16du:dateUtc="2025-06-06T14:28:00Z">
        <w:r w:rsidRPr="000B73CC">
          <w:rPr>
            <w:lang w:eastAsia="cs-CZ"/>
          </w:rPr>
          <w:t>.</w:t>
        </w:r>
      </w:ins>
    </w:p>
    <w:p w14:paraId="43F09DA0" w14:textId="01B1EEAC" w:rsidR="00952B31" w:rsidRDefault="00952B31">
      <w:pPr>
        <w:pStyle w:val="NormalIndent"/>
        <w:rPr>
          <w:lang w:eastAsia="cs-CZ"/>
        </w:rPr>
        <w:pPrChange w:id="1673" w:author="Irová Zuzana" w:date="2025-06-06T16:03:00Z" w16du:dateUtc="2025-06-06T14:03:00Z">
          <w:pPr>
            <w:ind w:left="1701"/>
          </w:pPr>
        </w:pPrChange>
      </w:pPr>
      <w:ins w:id="1674" w:author="Irová Zuzana" w:date="2025-06-06T16:08:00Z" w16du:dateUtc="2025-06-06T14:08:00Z">
        <w:r>
          <w:rPr>
            <w:lang w:eastAsia="cs-CZ"/>
          </w:rPr>
          <w:t xml:space="preserve">Nezaplacené RfP se </w:t>
        </w:r>
        <w:r w:rsidR="00AA08F3">
          <w:rPr>
            <w:lang w:eastAsia="cs-CZ"/>
          </w:rPr>
          <w:t xml:space="preserve">po určité době může prodat vymáhací agentuře. O prodeji </w:t>
        </w:r>
      </w:ins>
      <w:ins w:id="1675" w:author="Irová Zuzana" w:date="2025-06-06T16:09:00Z" w16du:dateUtc="2025-06-06T14:09:00Z">
        <w:r w:rsidR="00663449">
          <w:rPr>
            <w:lang w:eastAsia="cs-CZ"/>
          </w:rPr>
          <w:t xml:space="preserve">RfP agentuře dostaneme zprávu z ERP. </w:t>
        </w:r>
        <w:r w:rsidR="00663449" w:rsidRPr="00663449">
          <w:rPr>
            <w:highlight w:val="yellow"/>
            <w:lang w:eastAsia="cs-CZ"/>
            <w:rPrChange w:id="1676" w:author="Irová Zuzana" w:date="2025-06-06T16:10:00Z" w16du:dateUtc="2025-06-06T14:10:00Z">
              <w:rPr>
                <w:lang w:eastAsia="cs-CZ"/>
              </w:rPr>
            </w:rPrChange>
          </w:rPr>
          <w:t xml:space="preserve">TBD </w:t>
        </w:r>
        <w:r w:rsidR="00663449" w:rsidRPr="00663449">
          <w:rPr>
            <w:rFonts w:hint="cs"/>
            <w:highlight w:val="yellow"/>
            <w:lang w:eastAsia="cs-CZ"/>
            <w:rPrChange w:id="1677" w:author="Irová Zuzana" w:date="2025-06-06T16:10:00Z" w16du:dateUtc="2025-06-06T14:10:00Z">
              <w:rPr>
                <w:rFonts w:hint="cs"/>
                <w:lang w:eastAsia="cs-CZ"/>
              </w:rPr>
            </w:rPrChange>
          </w:rPr>
          <w:t>–</w:t>
        </w:r>
        <w:r w:rsidR="00663449" w:rsidRPr="00663449">
          <w:rPr>
            <w:highlight w:val="yellow"/>
            <w:lang w:eastAsia="cs-CZ"/>
            <w:rPrChange w:id="1678" w:author="Irová Zuzana" w:date="2025-06-06T16:10:00Z" w16du:dateUtc="2025-06-06T14:10:00Z">
              <w:rPr>
                <w:lang w:eastAsia="cs-CZ"/>
              </w:rPr>
            </w:rPrChange>
          </w:rPr>
          <w:t xml:space="preserve"> bu</w:t>
        </w:r>
        <w:r w:rsidR="00663449" w:rsidRPr="00663449">
          <w:rPr>
            <w:rFonts w:hint="cs"/>
            <w:highlight w:val="yellow"/>
            <w:lang w:eastAsia="cs-CZ"/>
            <w:rPrChange w:id="1679" w:author="Irová Zuzana" w:date="2025-06-06T16:10:00Z" w16du:dateUtc="2025-06-06T14:10:00Z">
              <w:rPr>
                <w:rFonts w:hint="cs"/>
                <w:lang w:eastAsia="cs-CZ"/>
              </w:rPr>
            </w:rPrChange>
          </w:rPr>
          <w:t>ď</w:t>
        </w:r>
        <w:r w:rsidR="00663449" w:rsidRPr="00663449">
          <w:rPr>
            <w:highlight w:val="yellow"/>
            <w:lang w:eastAsia="cs-CZ"/>
            <w:rPrChange w:id="1680" w:author="Irová Zuzana" w:date="2025-06-06T16:10:00Z" w16du:dateUtc="2025-06-06T14:10:00Z">
              <w:rPr>
                <w:lang w:eastAsia="cs-CZ"/>
              </w:rPr>
            </w:rPrChange>
          </w:rPr>
          <w:t xml:space="preserve"> se RfP jen ozna</w:t>
        </w:r>
        <w:r w:rsidR="00663449" w:rsidRPr="00663449">
          <w:rPr>
            <w:rFonts w:hint="cs"/>
            <w:highlight w:val="yellow"/>
            <w:lang w:eastAsia="cs-CZ"/>
            <w:rPrChange w:id="1681" w:author="Irová Zuzana" w:date="2025-06-06T16:10:00Z" w16du:dateUtc="2025-06-06T14:10:00Z">
              <w:rPr>
                <w:rFonts w:hint="cs"/>
                <w:lang w:eastAsia="cs-CZ"/>
              </w:rPr>
            </w:rPrChange>
          </w:rPr>
          <w:t>čí</w:t>
        </w:r>
        <w:r w:rsidR="00663449" w:rsidRPr="00663449">
          <w:rPr>
            <w:highlight w:val="yellow"/>
            <w:lang w:eastAsia="cs-CZ"/>
            <w:rPrChange w:id="1682" w:author="Irová Zuzana" w:date="2025-06-06T16:10:00Z" w16du:dateUtc="2025-06-06T14:10:00Z">
              <w:rPr>
                <w:lang w:eastAsia="cs-CZ"/>
              </w:rPr>
            </w:rPrChange>
          </w:rPr>
          <w:t xml:space="preserve"> jako prodan</w:t>
        </w:r>
        <w:r w:rsidR="00663449" w:rsidRPr="00663449">
          <w:rPr>
            <w:rFonts w:hint="cs"/>
            <w:highlight w:val="yellow"/>
            <w:lang w:eastAsia="cs-CZ"/>
            <w:rPrChange w:id="1683" w:author="Irová Zuzana" w:date="2025-06-06T16:10:00Z" w16du:dateUtc="2025-06-06T14:10:00Z">
              <w:rPr>
                <w:rFonts w:hint="cs"/>
                <w:lang w:eastAsia="cs-CZ"/>
              </w:rPr>
            </w:rPrChange>
          </w:rPr>
          <w:t>é</w:t>
        </w:r>
        <w:r w:rsidR="00663449" w:rsidRPr="00663449">
          <w:rPr>
            <w:highlight w:val="yellow"/>
            <w:lang w:eastAsia="cs-CZ"/>
            <w:rPrChange w:id="1684" w:author="Irová Zuzana" w:date="2025-06-06T16:10:00Z" w16du:dateUtc="2025-06-06T14:10:00Z">
              <w:rPr>
                <w:lang w:eastAsia="cs-CZ"/>
              </w:rPr>
            </w:rPrChange>
          </w:rPr>
          <w:t xml:space="preserve"> a d</w:t>
        </w:r>
        <w:r w:rsidR="00663449" w:rsidRPr="00663449">
          <w:rPr>
            <w:rFonts w:hint="cs"/>
            <w:highlight w:val="yellow"/>
            <w:lang w:eastAsia="cs-CZ"/>
            <w:rPrChange w:id="1685" w:author="Irová Zuzana" w:date="2025-06-06T16:10:00Z" w16du:dateUtc="2025-06-06T14:10:00Z">
              <w:rPr>
                <w:rFonts w:hint="cs"/>
                <w:lang w:eastAsia="cs-CZ"/>
              </w:rPr>
            </w:rPrChange>
          </w:rPr>
          <w:t>á</w:t>
        </w:r>
        <w:r w:rsidR="00663449" w:rsidRPr="00663449">
          <w:rPr>
            <w:highlight w:val="yellow"/>
            <w:lang w:eastAsia="cs-CZ"/>
            <w:rPrChange w:id="1686" w:author="Irová Zuzana" w:date="2025-06-06T16:10:00Z" w16du:dateUtc="2025-06-06T14:10:00Z">
              <w:rPr>
                <w:lang w:eastAsia="cs-CZ"/>
              </w:rPr>
            </w:rPrChange>
          </w:rPr>
          <w:t>l se u</w:t>
        </w:r>
        <w:r w:rsidR="00663449" w:rsidRPr="00663449">
          <w:rPr>
            <w:rFonts w:hint="cs"/>
            <w:highlight w:val="yellow"/>
            <w:lang w:eastAsia="cs-CZ"/>
            <w:rPrChange w:id="1687" w:author="Irová Zuzana" w:date="2025-06-06T16:10:00Z" w16du:dateUtc="2025-06-06T14:10:00Z">
              <w:rPr>
                <w:rFonts w:hint="cs"/>
                <w:lang w:eastAsia="cs-CZ"/>
              </w:rPr>
            </w:rPrChange>
          </w:rPr>
          <w:t>ž</w:t>
        </w:r>
        <w:r w:rsidR="00663449" w:rsidRPr="00663449">
          <w:rPr>
            <w:highlight w:val="yellow"/>
            <w:lang w:eastAsia="cs-CZ"/>
            <w:rPrChange w:id="1688" w:author="Irová Zuzana" w:date="2025-06-06T16:10:00Z" w16du:dateUtc="2025-06-06T14:10:00Z">
              <w:rPr>
                <w:lang w:eastAsia="cs-CZ"/>
              </w:rPr>
            </w:rPrChange>
          </w:rPr>
          <w:t xml:space="preserve"> nebude vracet v</w:t>
        </w:r>
        <w:r w:rsidR="00663449" w:rsidRPr="00663449">
          <w:rPr>
            <w:rFonts w:hint="cs"/>
            <w:highlight w:val="yellow"/>
            <w:lang w:eastAsia="cs-CZ"/>
            <w:rPrChange w:id="1689" w:author="Irová Zuzana" w:date="2025-06-06T16:10:00Z" w16du:dateUtc="2025-06-06T14:10:00Z">
              <w:rPr>
                <w:rFonts w:hint="cs"/>
                <w:lang w:eastAsia="cs-CZ"/>
              </w:rPr>
            </w:rPrChange>
          </w:rPr>
          <w:t> </w:t>
        </w:r>
        <w:r w:rsidR="00663449" w:rsidRPr="00663449">
          <w:rPr>
            <w:highlight w:val="yellow"/>
            <w:lang w:eastAsia="cs-CZ"/>
            <w:rPrChange w:id="1690" w:author="Irová Zuzana" w:date="2025-06-06T16:10:00Z" w16du:dateUtc="2025-06-06T14:10:00Z">
              <w:rPr>
                <w:lang w:eastAsia="cs-CZ"/>
              </w:rPr>
            </w:rPrChange>
          </w:rPr>
          <w:t>seznamu na zaplacen</w:t>
        </w:r>
        <w:r w:rsidR="00663449" w:rsidRPr="00663449">
          <w:rPr>
            <w:rFonts w:hint="cs"/>
            <w:highlight w:val="yellow"/>
            <w:lang w:eastAsia="cs-CZ"/>
            <w:rPrChange w:id="1691" w:author="Irová Zuzana" w:date="2025-06-06T16:10:00Z" w16du:dateUtc="2025-06-06T14:10:00Z">
              <w:rPr>
                <w:rFonts w:hint="cs"/>
                <w:lang w:eastAsia="cs-CZ"/>
              </w:rPr>
            </w:rPrChange>
          </w:rPr>
          <w:t>í</w:t>
        </w:r>
        <w:r w:rsidR="00663449" w:rsidRPr="00663449">
          <w:rPr>
            <w:highlight w:val="yellow"/>
            <w:lang w:eastAsia="cs-CZ"/>
            <w:rPrChange w:id="1692" w:author="Irová Zuzana" w:date="2025-06-06T16:10:00Z" w16du:dateUtc="2025-06-06T14:10:00Z">
              <w:rPr>
                <w:lang w:eastAsia="cs-CZ"/>
              </w:rPr>
            </w:rPrChange>
          </w:rPr>
          <w:t>, nebo se vy</w:t>
        </w:r>
      </w:ins>
      <w:ins w:id="1693" w:author="Irová Zuzana" w:date="2025-06-06T16:10:00Z" w16du:dateUtc="2025-06-06T14:10:00Z">
        <w:r w:rsidR="00663449" w:rsidRPr="00663449">
          <w:rPr>
            <w:highlight w:val="yellow"/>
            <w:lang w:eastAsia="cs-CZ"/>
            <w:rPrChange w:id="1694" w:author="Irová Zuzana" w:date="2025-06-06T16:10:00Z" w16du:dateUtc="2025-06-06T14:10:00Z">
              <w:rPr>
                <w:lang w:eastAsia="cs-CZ"/>
              </w:rPr>
            </w:rPrChange>
          </w:rPr>
          <w:t>stav</w:t>
        </w:r>
        <w:r w:rsidR="00663449" w:rsidRPr="00663449">
          <w:rPr>
            <w:rFonts w:hint="cs"/>
            <w:highlight w:val="yellow"/>
            <w:lang w:eastAsia="cs-CZ"/>
            <w:rPrChange w:id="1695" w:author="Irová Zuzana" w:date="2025-06-06T16:10:00Z" w16du:dateUtc="2025-06-06T14:10:00Z">
              <w:rPr>
                <w:rFonts w:hint="cs"/>
                <w:lang w:eastAsia="cs-CZ"/>
              </w:rPr>
            </w:rPrChange>
          </w:rPr>
          <w:t>í</w:t>
        </w:r>
        <w:r w:rsidR="00663449" w:rsidRPr="00663449">
          <w:rPr>
            <w:highlight w:val="yellow"/>
            <w:lang w:eastAsia="cs-CZ"/>
            <w:rPrChange w:id="1696" w:author="Irová Zuzana" w:date="2025-06-06T16:10:00Z" w16du:dateUtc="2025-06-06T14:10:00Z">
              <w:rPr>
                <w:lang w:eastAsia="cs-CZ"/>
              </w:rPr>
            </w:rPrChange>
          </w:rPr>
          <w:t xml:space="preserve"> na z</w:t>
        </w:r>
        <w:r w:rsidR="00663449" w:rsidRPr="00663449">
          <w:rPr>
            <w:rFonts w:hint="cs"/>
            <w:highlight w:val="yellow"/>
            <w:lang w:eastAsia="cs-CZ"/>
            <w:rPrChange w:id="1697" w:author="Irová Zuzana" w:date="2025-06-06T16:10:00Z" w16du:dateUtc="2025-06-06T14:10:00Z">
              <w:rPr>
                <w:rFonts w:hint="cs"/>
                <w:lang w:eastAsia="cs-CZ"/>
              </w:rPr>
            </w:rPrChange>
          </w:rPr>
          <w:t>á</w:t>
        </w:r>
        <w:r w:rsidR="00663449" w:rsidRPr="00663449">
          <w:rPr>
            <w:highlight w:val="yellow"/>
            <w:lang w:eastAsia="cs-CZ"/>
            <w:rPrChange w:id="1698" w:author="Irová Zuzana" w:date="2025-06-06T16:10:00Z" w16du:dateUtc="2025-06-06T14:10:00Z">
              <w:rPr>
                <w:lang w:eastAsia="cs-CZ"/>
              </w:rPr>
            </w:rPrChange>
          </w:rPr>
          <w:t>klad</w:t>
        </w:r>
        <w:r w:rsidR="00663449" w:rsidRPr="00663449">
          <w:rPr>
            <w:rFonts w:hint="cs"/>
            <w:highlight w:val="yellow"/>
            <w:lang w:eastAsia="cs-CZ"/>
            <w:rPrChange w:id="1699" w:author="Irová Zuzana" w:date="2025-06-06T16:10:00Z" w16du:dateUtc="2025-06-06T14:10:00Z">
              <w:rPr>
                <w:rFonts w:hint="cs"/>
                <w:lang w:eastAsia="cs-CZ"/>
              </w:rPr>
            </w:rPrChange>
          </w:rPr>
          <w:t>ě</w:t>
        </w:r>
        <w:r w:rsidR="00663449" w:rsidRPr="00663449">
          <w:rPr>
            <w:highlight w:val="yellow"/>
            <w:lang w:eastAsia="cs-CZ"/>
            <w:rPrChange w:id="1700" w:author="Irová Zuzana" w:date="2025-06-06T16:10:00Z" w16du:dateUtc="2025-06-06T14:10:00Z">
              <w:rPr>
                <w:lang w:eastAsia="cs-CZ"/>
              </w:rPr>
            </w:rPrChange>
          </w:rPr>
          <w:t xml:space="preserve"> RfP faktura a ta se odep</w:t>
        </w:r>
        <w:r w:rsidR="00663449" w:rsidRPr="00663449">
          <w:rPr>
            <w:rFonts w:hint="cs"/>
            <w:highlight w:val="yellow"/>
            <w:lang w:eastAsia="cs-CZ"/>
            <w:rPrChange w:id="1701" w:author="Irová Zuzana" w:date="2025-06-06T16:10:00Z" w16du:dateUtc="2025-06-06T14:10:00Z">
              <w:rPr>
                <w:rFonts w:hint="cs"/>
                <w:lang w:eastAsia="cs-CZ"/>
              </w:rPr>
            </w:rPrChange>
          </w:rPr>
          <w:t>íš</w:t>
        </w:r>
        <w:r w:rsidR="00663449" w:rsidRPr="00663449">
          <w:rPr>
            <w:highlight w:val="yellow"/>
            <w:lang w:eastAsia="cs-CZ"/>
            <w:rPrChange w:id="1702" w:author="Irová Zuzana" w:date="2025-06-06T16:10:00Z" w16du:dateUtc="2025-06-06T14:10:00Z">
              <w:rPr>
                <w:lang w:eastAsia="cs-CZ"/>
              </w:rPr>
            </w:rPrChange>
          </w:rPr>
          <w:t>e?</w:t>
        </w:r>
      </w:ins>
      <w:ins w:id="1703" w:author="Irová Zuzana" w:date="2025-06-06T16:08:00Z" w16du:dateUtc="2025-06-06T14:08:00Z">
        <w:r w:rsidR="00AA08F3" w:rsidRPr="00663449">
          <w:rPr>
            <w:highlight w:val="yellow"/>
            <w:lang w:eastAsia="cs-CZ"/>
            <w:rPrChange w:id="1704" w:author="Irová Zuzana" w:date="2025-06-06T16:10:00Z" w16du:dateUtc="2025-06-06T14:10:00Z">
              <w:rPr>
                <w:lang w:eastAsia="cs-CZ"/>
              </w:rPr>
            </w:rPrChange>
          </w:rPr>
          <w:t>.</w:t>
        </w:r>
      </w:ins>
    </w:p>
    <w:p w14:paraId="44CE16BD" w14:textId="6F908A86" w:rsidR="00952B31" w:rsidRDefault="002A52E6">
      <w:pPr>
        <w:pStyle w:val="paragraph"/>
        <w:rPr>
          <w:ins w:id="1705" w:author="Irová Zuzana" w:date="2025-06-06T16:05:00Z" w16du:dateUtc="2025-06-06T14:05:00Z"/>
          <w:rFonts w:asciiTheme="minorHAnsi" w:hAnsiTheme="minorHAnsi" w:cstheme="minorHAnsi"/>
          <w:lang w:val="cs-CZ"/>
        </w:rPr>
      </w:pPr>
      <w:del w:id="1706" w:author="Irová Zuzana" w:date="2025-06-06T16:07:00Z" w16du:dateUtc="2025-06-06T14:07:00Z">
        <w:r w:rsidRPr="00790253" w:rsidDel="00952B31">
          <w:rPr>
            <w:rFonts w:asciiTheme="minorHAnsi" w:hAnsiTheme="minorHAnsi" w:cstheme="minorHAnsi"/>
            <w:lang w:val="cs-CZ"/>
            <w:rPrChange w:id="1707" w:author="Muller Miroslav" w:date="2025-03-17T11:13:00Z" w16du:dateUtc="2025-03-17T10:13:00Z">
              <w:rPr>
                <w:rFonts w:asciiTheme="minorHAnsi" w:hAnsiTheme="minorHAnsi" w:cstheme="minorHAnsi"/>
                <w:lang w:val="en-GB"/>
              </w:rPr>
            </w:rPrChange>
          </w:rPr>
          <w:delText xml:space="preserve">Systém </w:delText>
        </w:r>
      </w:del>
      <w:del w:id="1708" w:author="Irová Zuzana" w:date="2025-06-06T16:05:00Z" w16du:dateUtc="2025-06-06T14:05:00Z">
        <w:r w:rsidRPr="00790253" w:rsidDel="00BC3342">
          <w:rPr>
            <w:rFonts w:asciiTheme="minorHAnsi" w:hAnsiTheme="minorHAnsi" w:cstheme="minorHAnsi"/>
            <w:lang w:val="cs-CZ"/>
            <w:rPrChange w:id="1709" w:author="Muller Miroslav" w:date="2025-03-17T11:13:00Z" w16du:dateUtc="2025-03-17T10:13:00Z">
              <w:rPr>
                <w:rFonts w:asciiTheme="minorHAnsi" w:hAnsiTheme="minorHAnsi" w:cstheme="minorHAnsi"/>
                <w:lang w:val="en-GB"/>
              </w:rPr>
            </w:rPrChange>
          </w:rPr>
          <w:delText xml:space="preserve">periodicky </w:delText>
        </w:r>
      </w:del>
      <w:del w:id="1710" w:author="Irová Zuzana" w:date="2025-06-06T16:07:00Z" w16du:dateUtc="2025-06-06T14:07:00Z">
        <w:r w:rsidRPr="00790253" w:rsidDel="00952B31">
          <w:rPr>
            <w:rFonts w:asciiTheme="minorHAnsi" w:hAnsiTheme="minorHAnsi" w:cstheme="minorHAnsi"/>
            <w:lang w:val="cs-CZ"/>
            <w:rPrChange w:id="1711" w:author="Muller Miroslav" w:date="2025-03-17T11:13:00Z" w16du:dateUtc="2025-03-17T10:13:00Z">
              <w:rPr>
                <w:rFonts w:asciiTheme="minorHAnsi" w:hAnsiTheme="minorHAnsi" w:cstheme="minorHAnsi"/>
                <w:lang w:val="en-GB"/>
              </w:rPr>
            </w:rPrChange>
          </w:rPr>
          <w:delText xml:space="preserve">zagregované </w:delText>
        </w:r>
      </w:del>
      <w:del w:id="1712" w:author="Irová Zuzana" w:date="2025-06-06T16:06:00Z" w16du:dateUtc="2025-06-06T14:06:00Z">
        <w:r w:rsidRPr="00790253" w:rsidDel="00A61414">
          <w:rPr>
            <w:rFonts w:asciiTheme="minorHAnsi" w:hAnsiTheme="minorHAnsi" w:cstheme="minorHAnsi"/>
            <w:lang w:val="cs-CZ"/>
            <w:rPrChange w:id="1713" w:author="Muller Miroslav" w:date="2025-03-17T11:13:00Z" w16du:dateUtc="2025-03-17T10:13:00Z">
              <w:rPr>
                <w:rFonts w:asciiTheme="minorHAnsi" w:hAnsiTheme="minorHAnsi" w:cstheme="minorHAnsi"/>
                <w:lang w:val="en-GB"/>
              </w:rPr>
            </w:rPrChange>
          </w:rPr>
          <w:delText xml:space="preserve">nezaplacené </w:delText>
        </w:r>
      </w:del>
      <w:del w:id="1714" w:author="Irová Zuzana" w:date="2025-06-06T16:07:00Z" w16du:dateUtc="2025-06-06T14:07:00Z">
        <w:r w:rsidRPr="00790253" w:rsidDel="00952B31">
          <w:rPr>
            <w:rFonts w:asciiTheme="minorHAnsi" w:hAnsiTheme="minorHAnsi" w:cstheme="minorHAnsi"/>
            <w:lang w:val="cs-CZ"/>
            <w:rPrChange w:id="1715" w:author="Muller Miroslav" w:date="2025-03-17T11:13:00Z" w16du:dateUtc="2025-03-17T10:13:00Z">
              <w:rPr>
                <w:rFonts w:asciiTheme="minorHAnsi" w:hAnsiTheme="minorHAnsi" w:cstheme="minorHAnsi"/>
                <w:lang w:val="en-GB"/>
              </w:rPr>
            </w:rPrChange>
          </w:rPr>
          <w:delText>transakce posílá do ERP.</w:delText>
        </w:r>
      </w:del>
    </w:p>
    <w:p w14:paraId="0412BA26" w14:textId="21DC132C" w:rsidR="00952B31" w:rsidRDefault="00952B31" w:rsidP="00952B31">
      <w:pPr>
        <w:pStyle w:val="paragraph"/>
        <w:rPr>
          <w:ins w:id="1716" w:author="Irová Zuzana" w:date="2025-06-06T16:07:00Z" w16du:dateUtc="2025-06-06T14:07:00Z"/>
          <w:rFonts w:asciiTheme="minorHAnsi" w:hAnsiTheme="minorHAnsi" w:cstheme="minorHAnsi"/>
          <w:lang w:val="cs-CZ"/>
        </w:rPr>
      </w:pPr>
      <w:ins w:id="1717" w:author="Irová Zuzana" w:date="2025-06-06T16:07:00Z" w16du:dateUtc="2025-06-06T14:07:00Z">
        <w:r w:rsidRPr="00DE773E">
          <w:rPr>
            <w:rFonts w:asciiTheme="minorHAnsi" w:hAnsiTheme="minorHAnsi" w:cstheme="minorHAnsi"/>
            <w:lang w:val="cs-CZ"/>
          </w:rPr>
          <w:t xml:space="preserve">Systém zagregované </w:t>
        </w:r>
        <w:r>
          <w:rPr>
            <w:rFonts w:asciiTheme="minorHAnsi" w:hAnsiTheme="minorHAnsi" w:cstheme="minorHAnsi"/>
            <w:lang w:val="cs-CZ"/>
          </w:rPr>
          <w:t>mýtné</w:t>
        </w:r>
        <w:r w:rsidRPr="00DE773E">
          <w:rPr>
            <w:rFonts w:asciiTheme="minorHAnsi" w:hAnsiTheme="minorHAnsi" w:cstheme="minorHAnsi"/>
            <w:lang w:val="cs-CZ"/>
          </w:rPr>
          <w:t xml:space="preserve"> transakce </w:t>
        </w:r>
        <w:r w:rsidRPr="00A5379A">
          <w:rPr>
            <w:rFonts w:asciiTheme="minorHAnsi" w:hAnsiTheme="minorHAnsi" w:cstheme="minorHAnsi"/>
            <w:lang w:val="cs-CZ"/>
          </w:rPr>
          <w:t xml:space="preserve">periodicky </w:t>
        </w:r>
      </w:ins>
      <w:ins w:id="1718" w:author="Irová Zuzana" w:date="2025-06-06T16:10:00Z" w16du:dateUtc="2025-06-06T14:10:00Z">
        <w:r w:rsidR="00663449">
          <w:rPr>
            <w:rFonts w:asciiTheme="minorHAnsi" w:hAnsiTheme="minorHAnsi" w:cstheme="minorHAnsi"/>
            <w:lang w:val="cs-CZ"/>
          </w:rPr>
          <w:t xml:space="preserve">(denně) </w:t>
        </w:r>
      </w:ins>
      <w:ins w:id="1719" w:author="Irová Zuzana" w:date="2025-06-06T16:07:00Z" w16du:dateUtc="2025-06-06T14:07:00Z">
        <w:r w:rsidRPr="00DE773E">
          <w:rPr>
            <w:rFonts w:asciiTheme="minorHAnsi" w:hAnsiTheme="minorHAnsi" w:cstheme="minorHAnsi"/>
            <w:lang w:val="cs-CZ"/>
          </w:rPr>
          <w:t>posílá do ERP.</w:t>
        </w:r>
      </w:ins>
    </w:p>
    <w:p w14:paraId="3532AE64" w14:textId="2BFA8C49" w:rsidR="00BC3342" w:rsidRPr="00790253" w:rsidRDefault="00310EC7">
      <w:pPr>
        <w:pStyle w:val="paragraph"/>
        <w:rPr>
          <w:rFonts w:asciiTheme="minorHAnsi" w:hAnsiTheme="minorHAnsi" w:cstheme="minorHAnsi"/>
          <w:lang w:val="cs-CZ"/>
          <w:rPrChange w:id="1720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</w:pPr>
      <w:ins w:id="1721" w:author="Irová Zuzana" w:date="2025-06-06T16:30:00Z" w16du:dateUtc="2025-06-06T14:30:00Z">
        <w:r w:rsidRPr="00310EC7">
          <w:rPr>
            <w:rFonts w:asciiTheme="minorHAnsi" w:hAnsiTheme="minorHAnsi" w:cstheme="minorHAnsi"/>
            <w:lang w:val="cs-CZ"/>
          </w:rPr>
          <w:t>Systém periodicky odešle do ERP informace o zaplacených bills.</w:t>
        </w:r>
      </w:ins>
    </w:p>
    <w:p w14:paraId="048BEDD0" w14:textId="77777777" w:rsidR="00CD0A42" w:rsidRPr="00163803" w:rsidRDefault="00CD0A42">
      <w:pPr>
        <w:ind w:left="1701"/>
        <w:rPr>
          <w:rFonts w:ascii="Noto Sans" w:eastAsia="Book Antiqua" w:hAnsi="Noto Sans"/>
          <w:lang w:eastAsia="cs-CZ"/>
        </w:rPr>
      </w:pPr>
    </w:p>
    <w:p w14:paraId="072EF1C0" w14:textId="77777777" w:rsidR="00CD0A42" w:rsidRPr="00955C1D" w:rsidRDefault="00CD0A42" w:rsidP="00CD0A42">
      <w:pPr>
        <w:pStyle w:val="Heading3"/>
        <w:spacing w:before="200" w:after="0" w:line="276" w:lineRule="auto"/>
        <w:rPr>
          <w:rFonts w:hint="eastAsia"/>
        </w:rPr>
      </w:pPr>
      <w:bookmarkStart w:id="1722" w:name="_Toc201568861"/>
      <w:r w:rsidRPr="00955C1D">
        <w:t>Vystavení pravidelné faktury za mýtné</w:t>
      </w:r>
      <w:bookmarkEnd w:id="1722"/>
      <w:r w:rsidRPr="00955C1D">
        <w:t xml:space="preserve"> </w:t>
      </w:r>
    </w:p>
    <w:p w14:paraId="2EFCF42B" w14:textId="4CF31129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t>Pravidelná faktura za mýtné je vystavována</w:t>
      </w:r>
      <w:ins w:id="1723" w:author="Irová Zuzana" w:date="2025-06-06T16:21:00Z" w16du:dateUtc="2025-06-06T14:21:00Z">
        <w:r w:rsidR="0028793E">
          <w:rPr>
            <w:rFonts w:asciiTheme="minorHAnsi" w:hAnsiTheme="minorHAnsi" w:cstheme="minorHAnsi"/>
            <w:lang w:val="en-GB"/>
          </w:rPr>
          <w:t xml:space="preserve"> </w:t>
        </w:r>
      </w:ins>
      <w:ins w:id="1724" w:author="Irová Zuzana" w:date="2025-06-06T16:22:00Z" w16du:dateUtc="2025-06-06T14:22:00Z">
        <w:r w:rsidR="00435001">
          <w:rPr>
            <w:rFonts w:asciiTheme="minorHAnsi" w:hAnsiTheme="minorHAnsi" w:cstheme="minorHAnsi"/>
            <w:lang w:val="en-GB"/>
          </w:rPr>
          <w:t xml:space="preserve">podle </w:t>
        </w:r>
        <w:r w:rsidR="00435001" w:rsidRPr="00435001">
          <w:rPr>
            <w:rFonts w:asciiTheme="minorHAnsi" w:hAnsiTheme="minorHAnsi" w:cstheme="minorHAnsi"/>
            <w:lang w:val="en-GB"/>
          </w:rPr>
          <w:t>Registration type transakce</w:t>
        </w:r>
        <w:r w:rsidR="00435001">
          <w:rPr>
            <w:rFonts w:asciiTheme="minorHAnsi" w:hAnsiTheme="minorHAnsi" w:cstheme="minorHAnsi"/>
            <w:lang w:val="en-GB"/>
          </w:rPr>
          <w:t xml:space="preserve"> (pro </w:t>
        </w:r>
      </w:ins>
      <w:ins w:id="1725" w:author="Irová Zuzana" w:date="2025-06-06T16:23:00Z" w16du:dateUtc="2025-06-06T14:23:00Z">
        <w:r w:rsidR="00435001">
          <w:rPr>
            <w:rFonts w:asciiTheme="minorHAnsi" w:hAnsiTheme="minorHAnsi" w:cstheme="minorHAnsi"/>
            <w:lang w:val="en-GB"/>
          </w:rPr>
          <w:t>Pre-paid,</w:t>
        </w:r>
      </w:ins>
      <w:r w:rsidRPr="00DE0135">
        <w:rPr>
          <w:rFonts w:asciiTheme="minorHAnsi" w:hAnsiTheme="minorHAnsi" w:cstheme="minorHAnsi"/>
          <w:lang w:val="en-GB"/>
        </w:rPr>
        <w:t xml:space="preserve"> Post-paid</w:t>
      </w:r>
      <w:r w:rsidR="000F0BA6">
        <w:rPr>
          <w:rFonts w:asciiTheme="minorHAnsi" w:hAnsiTheme="minorHAnsi" w:cstheme="minorHAnsi"/>
          <w:lang w:val="en-GB"/>
        </w:rPr>
        <w:t xml:space="preserve"> invoice, EETS Provider</w:t>
      </w:r>
      <w:del w:id="1726" w:author="Irová Zuzana" w:date="2025-06-06T16:23:00Z" w16du:dateUtc="2025-06-06T14:23:00Z">
        <w:r w:rsidR="000F0BA6" w:rsidDel="00435001">
          <w:rPr>
            <w:rFonts w:asciiTheme="minorHAnsi" w:hAnsiTheme="minorHAnsi" w:cstheme="minorHAnsi"/>
            <w:lang w:val="en-GB"/>
          </w:rPr>
          <w:delText xml:space="preserve"> invoice</w:delText>
        </w:r>
      </w:del>
      <w:r w:rsidR="000F0BA6">
        <w:rPr>
          <w:rFonts w:asciiTheme="minorHAnsi" w:hAnsiTheme="minorHAnsi" w:cstheme="minorHAnsi"/>
          <w:lang w:val="en-GB"/>
        </w:rPr>
        <w:t xml:space="preserve">, Exemption </w:t>
      </w:r>
      <w:r w:rsidR="00D87B0E">
        <w:rPr>
          <w:rFonts w:asciiTheme="minorHAnsi" w:hAnsiTheme="minorHAnsi" w:cstheme="minorHAnsi"/>
          <w:lang w:val="en-GB"/>
        </w:rPr>
        <w:t>partner</w:t>
      </w:r>
      <w:del w:id="1727" w:author="Irová Zuzana" w:date="2025-06-06T16:23:00Z" w16du:dateUtc="2025-06-06T14:23:00Z">
        <w:r w:rsidR="000F0BA6" w:rsidDel="00435001">
          <w:rPr>
            <w:rFonts w:asciiTheme="minorHAnsi" w:hAnsiTheme="minorHAnsi" w:cstheme="minorHAnsi"/>
            <w:lang w:val="en-GB"/>
          </w:rPr>
          <w:delText xml:space="preserve"> invoice</w:delText>
        </w:r>
      </w:del>
      <w:ins w:id="1728" w:author="Irová Zuzana" w:date="2025-06-06T16:20:00Z" w16du:dateUtc="2025-06-06T14:20:00Z">
        <w:r w:rsidR="0090539E">
          <w:rPr>
            <w:rFonts w:asciiTheme="minorHAnsi" w:hAnsiTheme="minorHAnsi" w:cstheme="minorHAnsi"/>
            <w:lang w:val="en-GB"/>
          </w:rPr>
          <w:t xml:space="preserve">, </w:t>
        </w:r>
      </w:ins>
      <w:ins w:id="1729" w:author="Irová Zuzana" w:date="2025-06-06T16:23:00Z" w16du:dateUtc="2025-06-06T14:23:00Z">
        <w:r w:rsidR="00435001">
          <w:rPr>
            <w:rFonts w:asciiTheme="minorHAnsi" w:hAnsiTheme="minorHAnsi" w:cstheme="minorHAnsi"/>
            <w:lang w:val="en-GB"/>
          </w:rPr>
          <w:t xml:space="preserve">Fleet card issuer (za mýtné transakce uhrazené </w:t>
        </w:r>
        <w:r w:rsidR="005601FC">
          <w:rPr>
            <w:rFonts w:asciiTheme="minorHAnsi" w:hAnsiTheme="minorHAnsi" w:cstheme="minorHAnsi"/>
            <w:lang w:val="en-GB"/>
          </w:rPr>
          <w:t>fleet kartou)</w:t>
        </w:r>
      </w:ins>
      <w:r w:rsidRPr="00DE0135">
        <w:rPr>
          <w:rFonts w:asciiTheme="minorHAnsi" w:hAnsiTheme="minorHAnsi" w:cstheme="minorHAnsi"/>
          <w:lang w:val="en-GB"/>
        </w:rPr>
        <w:t xml:space="preserve">. </w:t>
      </w:r>
    </w:p>
    <w:p w14:paraId="392FEFE9" w14:textId="1634ABC8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t>Po ukončení fakturačního období, Systém vytvoří fakturu za každ</w:t>
      </w:r>
      <w:r w:rsidR="000F0BA6">
        <w:rPr>
          <w:rFonts w:asciiTheme="minorHAnsi" w:hAnsiTheme="minorHAnsi" w:cstheme="minorHAnsi"/>
          <w:lang w:val="en-GB"/>
        </w:rPr>
        <w:t xml:space="preserve">ého Bill issuera (System operatora), po jejichž úsecích vozidla jezdila během příslušného </w:t>
      </w:r>
      <w:r w:rsidRPr="00DE0135">
        <w:rPr>
          <w:rFonts w:asciiTheme="minorHAnsi" w:hAnsiTheme="minorHAnsi" w:cstheme="minorHAnsi"/>
          <w:lang w:val="en-GB"/>
        </w:rPr>
        <w:t>fakturačn</w:t>
      </w:r>
      <w:r w:rsidR="000F0BA6">
        <w:rPr>
          <w:rFonts w:asciiTheme="minorHAnsi" w:hAnsiTheme="minorHAnsi" w:cstheme="minorHAnsi"/>
          <w:lang w:val="en-GB"/>
        </w:rPr>
        <w:t xml:space="preserve">ího </w:t>
      </w:r>
      <w:r w:rsidRPr="00DE0135">
        <w:rPr>
          <w:rFonts w:asciiTheme="minorHAnsi" w:hAnsiTheme="minorHAnsi" w:cstheme="minorHAnsi"/>
          <w:lang w:val="en-GB"/>
        </w:rPr>
        <w:t xml:space="preserve"> období. </w:t>
      </w:r>
    </w:p>
    <w:p w14:paraId="7F1392C2" w14:textId="7DAEE68D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t>Pokud součet oceněných mýtných událostí je záporný, Systém vytvoří dobropis. Jinak Systém vystaví fakturu.</w:t>
      </w:r>
    </w:p>
    <w:p w14:paraId="2CF229DE" w14:textId="77777777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t>V případě přeceněných mýtných událostí, Systém vystaví vrubopis nebo dobropis k původní faktuře, obsahující přeceněné události.</w:t>
      </w:r>
    </w:p>
    <w:p w14:paraId="613CFA32" w14:textId="77777777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t>V případě opožděných mýtných událostí, Systém vystaví vrubopis nebo dobropis k původní faktuře za časové období, do které patří opožděné události.</w:t>
      </w:r>
    </w:p>
    <w:p w14:paraId="7B57341D" w14:textId="75F897F4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lastRenderedPageBreak/>
        <w:t xml:space="preserve">Zúčtovací období 15-denní </w:t>
      </w:r>
      <w:r w:rsidR="001A5C1A">
        <w:rPr>
          <w:rFonts w:asciiTheme="minorHAnsi" w:hAnsiTheme="minorHAnsi" w:cstheme="minorHAnsi"/>
          <w:lang w:val="en-GB"/>
        </w:rPr>
        <w:t xml:space="preserve">(EETS Provider bill) </w:t>
      </w:r>
      <w:r w:rsidRPr="00DE0135">
        <w:rPr>
          <w:rFonts w:asciiTheme="minorHAnsi" w:hAnsiTheme="minorHAnsi" w:cstheme="minorHAnsi"/>
          <w:lang w:val="en-GB"/>
        </w:rPr>
        <w:t>nebo měsíční</w:t>
      </w:r>
      <w:r w:rsidR="001A5C1A">
        <w:rPr>
          <w:rFonts w:asciiTheme="minorHAnsi" w:hAnsiTheme="minorHAnsi" w:cstheme="minorHAnsi"/>
          <w:lang w:val="en-GB"/>
        </w:rPr>
        <w:t xml:space="preserve"> (ostatní)</w:t>
      </w:r>
      <w:ins w:id="1730" w:author="Irová Zuzana" w:date="2025-06-06T16:32:00Z" w16du:dateUtc="2025-06-06T14:32:00Z">
        <w:r w:rsidR="00742104">
          <w:rPr>
            <w:rFonts w:asciiTheme="minorHAnsi" w:hAnsiTheme="minorHAnsi" w:cstheme="minorHAnsi"/>
            <w:lang w:val="en-GB"/>
          </w:rPr>
          <w:t>, případně se bude brát nastavení z Account nebo Business partner</w:t>
        </w:r>
      </w:ins>
      <w:r w:rsidRPr="00DE0135">
        <w:rPr>
          <w:rFonts w:asciiTheme="minorHAnsi" w:hAnsiTheme="minorHAnsi" w:cstheme="minorHAnsi"/>
          <w:lang w:val="en-GB"/>
        </w:rPr>
        <w:t xml:space="preserve">. </w:t>
      </w:r>
      <w:r w:rsidRPr="00DE0135" w:rsidDel="00AA4104">
        <w:rPr>
          <w:rFonts w:asciiTheme="minorHAnsi" w:hAnsiTheme="minorHAnsi" w:cstheme="minorHAnsi"/>
          <w:lang w:val="en-GB"/>
        </w:rPr>
        <w:t xml:space="preserve"> </w:t>
      </w:r>
      <w:r w:rsidRPr="00DE0135">
        <w:rPr>
          <w:rFonts w:asciiTheme="minorHAnsi" w:hAnsiTheme="minorHAnsi" w:cstheme="minorHAnsi"/>
          <w:lang w:val="en-GB"/>
        </w:rPr>
        <w:t xml:space="preserve"> </w:t>
      </w:r>
    </w:p>
    <w:p w14:paraId="2A1BFD39" w14:textId="6AC4CEA4" w:rsidR="00CD0A42" w:rsidRPr="00790253" w:rsidRDefault="00CD0A42">
      <w:pPr>
        <w:pStyle w:val="paragraph"/>
        <w:rPr>
          <w:rFonts w:asciiTheme="minorHAnsi" w:hAnsiTheme="minorHAnsi" w:cstheme="minorHAnsi"/>
          <w:lang w:val="pl-PL"/>
          <w:rPrChange w:id="1731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</w:pPr>
      <w:r w:rsidRPr="00790253">
        <w:rPr>
          <w:rFonts w:asciiTheme="minorHAnsi" w:hAnsiTheme="minorHAnsi" w:cstheme="minorHAnsi"/>
          <w:lang w:val="pl-PL"/>
          <w:rPrChange w:id="1732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>Systém vytvoří dokument faktury s agregací po bill items. Dokument obsahuje také daňovou rekapitulaci. Dokument je v pdf formátu</w:t>
      </w:r>
      <w:r w:rsidR="001A5C1A" w:rsidRPr="00790253">
        <w:rPr>
          <w:rFonts w:asciiTheme="minorHAnsi" w:hAnsiTheme="minorHAnsi" w:cstheme="minorHAnsi"/>
          <w:lang w:val="pl-PL"/>
          <w:rPrChange w:id="1733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 xml:space="preserve">, případně v xml formátu (e-faktura), pokud </w:t>
      </w:r>
      <w:r w:rsidR="00D2374D" w:rsidRPr="00790253">
        <w:rPr>
          <w:rFonts w:asciiTheme="minorHAnsi" w:hAnsiTheme="minorHAnsi" w:cstheme="minorHAnsi"/>
          <w:lang w:val="pl-PL"/>
          <w:rPrChange w:id="1734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 xml:space="preserve">jej zákazník nebo </w:t>
      </w:r>
      <w:del w:id="1735" w:author="Irová Zuzana" w:date="2025-06-06T16:24:00Z" w16du:dateUtc="2025-06-06T14:24:00Z">
        <w:r w:rsidR="00D2374D" w:rsidRPr="00790253" w:rsidDel="005656F8">
          <w:rPr>
            <w:rFonts w:asciiTheme="minorHAnsi" w:hAnsiTheme="minorHAnsi" w:cstheme="minorHAnsi"/>
            <w:lang w:val="pl-PL"/>
            <w:rPrChange w:id="1736" w:author="Muller Miroslav" w:date="2025-03-17T11:13:00Z" w16du:dateUtc="2025-03-17T10:13:00Z">
              <w:rPr>
                <w:rFonts w:asciiTheme="minorHAnsi" w:hAnsiTheme="minorHAnsi" w:cstheme="minorHAnsi"/>
                <w:lang w:val="en-GB"/>
              </w:rPr>
            </w:rPrChange>
          </w:rPr>
          <w:delText>EETS Provider</w:delText>
        </w:r>
      </w:del>
      <w:ins w:id="1737" w:author="Irová Zuzana" w:date="2025-06-06T16:24:00Z" w16du:dateUtc="2025-06-06T14:24:00Z">
        <w:r w:rsidR="005656F8">
          <w:rPr>
            <w:rFonts w:asciiTheme="minorHAnsi" w:hAnsiTheme="minorHAnsi" w:cstheme="minorHAnsi"/>
            <w:lang w:val="pl-PL"/>
          </w:rPr>
          <w:t>business partner</w:t>
        </w:r>
      </w:ins>
      <w:r w:rsidR="00D2374D" w:rsidRPr="00790253">
        <w:rPr>
          <w:rFonts w:asciiTheme="minorHAnsi" w:hAnsiTheme="minorHAnsi" w:cstheme="minorHAnsi"/>
          <w:lang w:val="pl-PL"/>
          <w:rPrChange w:id="1738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 xml:space="preserve"> požaduje</w:t>
      </w:r>
      <w:r w:rsidRPr="00790253">
        <w:rPr>
          <w:rFonts w:asciiTheme="minorHAnsi" w:hAnsiTheme="minorHAnsi" w:cstheme="minorHAnsi"/>
          <w:lang w:val="pl-PL"/>
          <w:rPrChange w:id="1739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>.</w:t>
      </w:r>
    </w:p>
    <w:p w14:paraId="6A7BF890" w14:textId="77777777" w:rsidR="001A5C1A" w:rsidRPr="00955C1D" w:rsidRDefault="001A5C1A">
      <w:pPr>
        <w:pStyle w:val="NormalIndent"/>
      </w:pPr>
      <w:r w:rsidRPr="00790253">
        <w:rPr>
          <w:lang w:val="pl-PL"/>
          <w:rPrChange w:id="1740" w:author="Muller Miroslav" w:date="2025-03-17T11:13:00Z" w16du:dateUtc="2025-03-17T10:13:00Z">
            <w:rPr>
              <w:lang w:val="en-US"/>
            </w:rPr>
          </w:rPrChange>
        </w:rPr>
        <w:t>Faktura se fiskalizuje u chorvatsk</w:t>
      </w:r>
      <w:r w:rsidRPr="00790253">
        <w:rPr>
          <w:rFonts w:hint="cs"/>
          <w:lang w:val="pl-PL"/>
          <w:rPrChange w:id="1741" w:author="Muller Miroslav" w:date="2025-03-17T11:13:00Z" w16du:dateUtc="2025-03-17T10:13:00Z">
            <w:rPr>
              <w:rFonts w:hint="cs"/>
              <w:lang w:val="en-US"/>
            </w:rPr>
          </w:rPrChange>
        </w:rPr>
        <w:t>é</w:t>
      </w:r>
      <w:r w:rsidRPr="00790253">
        <w:rPr>
          <w:lang w:val="pl-PL"/>
          <w:rPrChange w:id="1742" w:author="Muller Miroslav" w:date="2025-03-17T11:13:00Z" w16du:dateUtc="2025-03-17T10:13:00Z">
            <w:rPr>
              <w:lang w:val="en-US"/>
            </w:rPr>
          </w:rPrChange>
        </w:rPr>
        <w:t xml:space="preserve"> finan</w:t>
      </w:r>
      <w:r w:rsidRPr="00790253">
        <w:rPr>
          <w:rFonts w:hint="cs"/>
          <w:lang w:val="pl-PL"/>
          <w:rPrChange w:id="1743" w:author="Muller Miroslav" w:date="2025-03-17T11:13:00Z" w16du:dateUtc="2025-03-17T10:13:00Z">
            <w:rPr>
              <w:rFonts w:hint="cs"/>
              <w:lang w:val="en-US"/>
            </w:rPr>
          </w:rPrChange>
        </w:rPr>
        <w:t>č</w:t>
      </w:r>
      <w:r w:rsidRPr="00790253">
        <w:rPr>
          <w:lang w:val="pl-PL"/>
          <w:rPrChange w:id="1744" w:author="Muller Miroslav" w:date="2025-03-17T11:13:00Z" w16du:dateUtc="2025-03-17T10:13:00Z">
            <w:rPr>
              <w:lang w:val="en-US"/>
            </w:rPr>
          </w:rPrChange>
        </w:rPr>
        <w:t>n</w:t>
      </w:r>
      <w:r w:rsidRPr="00790253">
        <w:rPr>
          <w:rFonts w:hint="cs"/>
          <w:lang w:val="pl-PL"/>
          <w:rPrChange w:id="1745" w:author="Muller Miroslav" w:date="2025-03-17T11:13:00Z" w16du:dateUtc="2025-03-17T10:13:00Z">
            <w:rPr>
              <w:rFonts w:hint="cs"/>
              <w:lang w:val="en-US"/>
            </w:rPr>
          </w:rPrChange>
        </w:rPr>
        <w:t>í</w:t>
      </w:r>
      <w:r w:rsidRPr="00790253">
        <w:rPr>
          <w:lang w:val="pl-PL"/>
          <w:rPrChange w:id="1746" w:author="Muller Miroslav" w:date="2025-03-17T11:13:00Z" w16du:dateUtc="2025-03-17T10:13:00Z">
            <w:rPr>
              <w:lang w:val="en-US"/>
            </w:rPr>
          </w:rPrChange>
        </w:rPr>
        <w:t xml:space="preserve"> autority (Porezna uprava).</w:t>
      </w:r>
    </w:p>
    <w:p w14:paraId="0ECE2C82" w14:textId="0E035BA5" w:rsidR="00CD0A42" w:rsidRPr="00790253" w:rsidRDefault="00CD0A42">
      <w:pPr>
        <w:pStyle w:val="paragraph"/>
        <w:rPr>
          <w:rFonts w:asciiTheme="minorHAnsi" w:hAnsiTheme="minorHAnsi" w:cstheme="minorHAnsi"/>
          <w:lang w:val="pl-PL"/>
          <w:rPrChange w:id="1747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</w:pPr>
      <w:r w:rsidRPr="00790253">
        <w:rPr>
          <w:rFonts w:asciiTheme="minorHAnsi" w:hAnsiTheme="minorHAnsi" w:cstheme="minorHAnsi"/>
          <w:lang w:val="pl-PL"/>
          <w:rPrChange w:id="1748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>V příloze faktury je detailní výpis mýtných transakcí</w:t>
      </w:r>
      <w:ins w:id="1749" w:author="Irová Zuzana" w:date="2025-06-06T16:24:00Z" w16du:dateUtc="2025-06-06T14:24:00Z">
        <w:r w:rsidR="005656F8">
          <w:rPr>
            <w:rFonts w:asciiTheme="minorHAnsi" w:hAnsiTheme="minorHAnsi" w:cstheme="minorHAnsi"/>
            <w:lang w:val="pl-PL"/>
          </w:rPr>
          <w:t xml:space="preserve"> (</w:t>
        </w:r>
      </w:ins>
      <w:ins w:id="1750" w:author="Irová Zuzana" w:date="2025-06-06T16:25:00Z" w16du:dateUtc="2025-06-06T14:25:00Z">
        <w:r w:rsidR="006E6776">
          <w:rPr>
            <w:rFonts w:asciiTheme="minorHAnsi" w:hAnsiTheme="minorHAnsi" w:cstheme="minorHAnsi"/>
            <w:lang w:val="pl-PL"/>
          </w:rPr>
          <w:t>kromě EETS Provider a Fleet card issuer bills)</w:t>
        </w:r>
      </w:ins>
      <w:r w:rsidRPr="00790253">
        <w:rPr>
          <w:rFonts w:asciiTheme="minorHAnsi" w:hAnsiTheme="minorHAnsi" w:cstheme="minorHAnsi"/>
          <w:lang w:val="pl-PL"/>
          <w:rPrChange w:id="1751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 xml:space="preserve">. </w:t>
      </w:r>
    </w:p>
    <w:p w14:paraId="168E1E91" w14:textId="4516DA70" w:rsidR="00CD0A42" w:rsidRPr="00790253" w:rsidRDefault="00CD0A42">
      <w:pPr>
        <w:pStyle w:val="paragraph"/>
        <w:rPr>
          <w:rFonts w:asciiTheme="minorHAnsi" w:hAnsiTheme="minorHAnsi" w:cstheme="minorHAnsi"/>
          <w:lang w:val="pl-PL"/>
          <w:rPrChange w:id="1752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</w:pPr>
      <w:r w:rsidRPr="00790253">
        <w:rPr>
          <w:rFonts w:asciiTheme="minorHAnsi" w:hAnsiTheme="minorHAnsi" w:cstheme="minorHAnsi"/>
          <w:lang w:val="pl-PL"/>
          <w:rPrChange w:id="1753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 xml:space="preserve">Faktura </w:t>
      </w:r>
      <w:ins w:id="1754" w:author="Irová Zuzana" w:date="2025-06-06T16:25:00Z" w16du:dateUtc="2025-06-06T14:25:00Z">
        <w:r w:rsidR="006E6776">
          <w:rPr>
            <w:rFonts w:asciiTheme="minorHAnsi" w:hAnsiTheme="minorHAnsi" w:cstheme="minorHAnsi"/>
            <w:lang w:val="pl-PL"/>
          </w:rPr>
          <w:t xml:space="preserve">(pdf, případně i xml) </w:t>
        </w:r>
      </w:ins>
      <w:r w:rsidRPr="00790253">
        <w:rPr>
          <w:rFonts w:asciiTheme="minorHAnsi" w:hAnsiTheme="minorHAnsi" w:cstheme="minorHAnsi"/>
          <w:lang w:val="pl-PL"/>
          <w:rPrChange w:id="1755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 xml:space="preserve">je zaslána emailem a je dostupná na </w:t>
      </w:r>
      <w:r w:rsidR="001A5C1A" w:rsidRPr="00790253">
        <w:rPr>
          <w:rFonts w:asciiTheme="minorHAnsi" w:hAnsiTheme="minorHAnsi" w:cstheme="minorHAnsi"/>
          <w:lang w:val="pl-PL"/>
          <w:rPrChange w:id="1756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>Web portálu</w:t>
      </w:r>
      <w:r w:rsidRPr="00790253">
        <w:rPr>
          <w:rFonts w:asciiTheme="minorHAnsi" w:hAnsiTheme="minorHAnsi" w:cstheme="minorHAnsi"/>
          <w:lang w:val="pl-PL"/>
          <w:rPrChange w:id="1757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>.</w:t>
      </w:r>
      <w:r w:rsidR="001A5C1A" w:rsidRPr="00790253">
        <w:rPr>
          <w:rFonts w:asciiTheme="minorHAnsi" w:hAnsiTheme="minorHAnsi" w:cstheme="minorHAnsi"/>
          <w:lang w:val="pl-PL"/>
          <w:rPrChange w:id="1758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 xml:space="preserve"> V Případě e-faktury je zaslána</w:t>
      </w:r>
      <w:ins w:id="1759" w:author="Irová Zuzana" w:date="2025-06-06T16:25:00Z" w16du:dateUtc="2025-06-06T14:25:00Z">
        <w:r w:rsidR="006E6776">
          <w:rPr>
            <w:rFonts w:asciiTheme="minorHAnsi" w:hAnsiTheme="minorHAnsi" w:cstheme="minorHAnsi"/>
            <w:lang w:val="pl-PL"/>
          </w:rPr>
          <w:t xml:space="preserve"> navíc</w:t>
        </w:r>
      </w:ins>
      <w:r w:rsidR="001A5C1A" w:rsidRPr="00790253">
        <w:rPr>
          <w:rFonts w:asciiTheme="minorHAnsi" w:hAnsiTheme="minorHAnsi" w:cstheme="minorHAnsi"/>
          <w:lang w:val="pl-PL"/>
          <w:rPrChange w:id="1760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 xml:space="preserve"> pře eFina službu.</w:t>
      </w:r>
    </w:p>
    <w:p w14:paraId="3DF10490" w14:textId="5C89136C" w:rsidR="00A95DEB" w:rsidRPr="00DE773E" w:rsidRDefault="00A95DEB" w:rsidP="00A95DEB">
      <w:pPr>
        <w:pStyle w:val="paragraph"/>
        <w:rPr>
          <w:ins w:id="1761" w:author="Irová Zuzana" w:date="2025-06-06T16:26:00Z" w16du:dateUtc="2025-06-06T14:26:00Z"/>
          <w:rFonts w:asciiTheme="minorHAnsi" w:hAnsiTheme="minorHAnsi" w:cstheme="minorHAnsi"/>
          <w:lang w:val="pl-PL"/>
        </w:rPr>
      </w:pPr>
      <w:ins w:id="1762" w:author="Irová Zuzana" w:date="2025-06-06T16:26:00Z" w16du:dateUtc="2025-06-06T14:26:00Z">
        <w:r w:rsidRPr="00DE773E">
          <w:rPr>
            <w:rFonts w:asciiTheme="minorHAnsi" w:hAnsiTheme="minorHAnsi" w:cstheme="minorHAnsi"/>
            <w:lang w:val="pl-PL"/>
          </w:rPr>
          <w:t xml:space="preserve">Systém </w:t>
        </w:r>
        <w:r>
          <w:rPr>
            <w:rFonts w:asciiTheme="minorHAnsi" w:hAnsiTheme="minorHAnsi" w:cstheme="minorHAnsi"/>
            <w:lang w:val="pl-PL"/>
          </w:rPr>
          <w:t>okamžitě</w:t>
        </w:r>
        <w:r w:rsidRPr="00DE773E">
          <w:rPr>
            <w:rFonts w:asciiTheme="minorHAnsi" w:hAnsiTheme="minorHAnsi" w:cstheme="minorHAnsi"/>
            <w:lang w:val="pl-PL"/>
          </w:rPr>
          <w:t xml:space="preserve"> odešle do ERP informace o </w:t>
        </w:r>
        <w:r>
          <w:rPr>
            <w:rFonts w:asciiTheme="minorHAnsi" w:hAnsiTheme="minorHAnsi" w:cstheme="minorHAnsi"/>
            <w:lang w:val="pl-PL"/>
          </w:rPr>
          <w:t>nezaplacených bills</w:t>
        </w:r>
        <w:r w:rsidRPr="00DE773E">
          <w:rPr>
            <w:rFonts w:asciiTheme="minorHAnsi" w:hAnsiTheme="minorHAnsi" w:cstheme="minorHAnsi"/>
            <w:lang w:val="pl-PL"/>
          </w:rPr>
          <w:t>.</w:t>
        </w:r>
      </w:ins>
    </w:p>
    <w:p w14:paraId="65376203" w14:textId="01199A22" w:rsidR="00CD0A42" w:rsidRDefault="00CD0A42">
      <w:pPr>
        <w:pStyle w:val="paragraph"/>
        <w:rPr>
          <w:ins w:id="1763" w:author="Irová Zuzana" w:date="2025-06-06T16:42:00Z" w16du:dateUtc="2025-06-06T14:42:00Z"/>
          <w:rFonts w:asciiTheme="minorHAnsi" w:hAnsiTheme="minorHAnsi" w:cstheme="minorHAnsi"/>
          <w:lang w:val="pl-PL"/>
        </w:rPr>
      </w:pPr>
      <w:r w:rsidRPr="00790253">
        <w:rPr>
          <w:rFonts w:asciiTheme="minorHAnsi" w:hAnsiTheme="minorHAnsi" w:cstheme="minorHAnsi"/>
          <w:lang w:val="pl-PL"/>
          <w:rPrChange w:id="1764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 xml:space="preserve">Systém </w:t>
      </w:r>
      <w:r w:rsidR="00D2374D" w:rsidRPr="00790253">
        <w:rPr>
          <w:rFonts w:asciiTheme="minorHAnsi" w:hAnsiTheme="minorHAnsi" w:cstheme="minorHAnsi"/>
          <w:lang w:val="pl-PL"/>
          <w:rPrChange w:id="1765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 xml:space="preserve">periodicky </w:t>
      </w:r>
      <w:r w:rsidRPr="00790253">
        <w:rPr>
          <w:rFonts w:asciiTheme="minorHAnsi" w:hAnsiTheme="minorHAnsi" w:cstheme="minorHAnsi"/>
          <w:lang w:val="pl-PL"/>
          <w:rPrChange w:id="1766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 xml:space="preserve">odešle do </w:t>
      </w:r>
      <w:r w:rsidR="00D2374D" w:rsidRPr="00790253">
        <w:rPr>
          <w:rFonts w:asciiTheme="minorHAnsi" w:hAnsiTheme="minorHAnsi" w:cstheme="minorHAnsi"/>
          <w:lang w:val="pl-PL"/>
          <w:rPrChange w:id="1767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 xml:space="preserve">ERP </w:t>
      </w:r>
      <w:r w:rsidRPr="00790253">
        <w:rPr>
          <w:rFonts w:asciiTheme="minorHAnsi" w:hAnsiTheme="minorHAnsi" w:cstheme="minorHAnsi"/>
          <w:lang w:val="pl-PL"/>
          <w:rPrChange w:id="1768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 xml:space="preserve">informace o </w:t>
      </w:r>
      <w:del w:id="1769" w:author="Irová Zuzana" w:date="2025-06-06T16:26:00Z" w16du:dateUtc="2025-06-06T14:26:00Z">
        <w:r w:rsidRPr="00790253" w:rsidDel="00A95DEB">
          <w:rPr>
            <w:rFonts w:asciiTheme="minorHAnsi" w:hAnsiTheme="minorHAnsi" w:cstheme="minorHAnsi"/>
            <w:lang w:val="pl-PL"/>
            <w:rPrChange w:id="1770" w:author="Muller Miroslav" w:date="2025-03-17T11:13:00Z" w16du:dateUtc="2025-03-17T10:13:00Z">
              <w:rPr>
                <w:rFonts w:asciiTheme="minorHAnsi" w:hAnsiTheme="minorHAnsi" w:cstheme="minorHAnsi"/>
                <w:lang w:val="en-GB"/>
              </w:rPr>
            </w:rPrChange>
          </w:rPr>
          <w:delText xml:space="preserve">bill </w:delText>
        </w:r>
      </w:del>
      <w:ins w:id="1771" w:author="Irová Zuzana" w:date="2025-06-06T16:26:00Z" w16du:dateUtc="2025-06-06T14:26:00Z">
        <w:r w:rsidR="00A95DEB">
          <w:rPr>
            <w:rFonts w:asciiTheme="minorHAnsi" w:hAnsiTheme="minorHAnsi" w:cstheme="minorHAnsi"/>
            <w:lang w:val="pl-PL"/>
          </w:rPr>
          <w:t>zaplacených fakturách</w:t>
        </w:r>
      </w:ins>
      <w:del w:id="1772" w:author="Irová Zuzana" w:date="2025-06-06T16:44:00Z" w16du:dateUtc="2025-06-06T14:44:00Z">
        <w:r w:rsidRPr="00790253" w:rsidDel="00FB567E">
          <w:rPr>
            <w:rFonts w:asciiTheme="minorHAnsi" w:hAnsiTheme="minorHAnsi" w:cstheme="minorHAnsi"/>
            <w:lang w:val="pl-PL"/>
            <w:rPrChange w:id="1773" w:author="Muller Miroslav" w:date="2025-03-17T11:13:00Z" w16du:dateUtc="2025-03-17T10:13:00Z">
              <w:rPr>
                <w:rFonts w:asciiTheme="minorHAnsi" w:hAnsiTheme="minorHAnsi" w:cstheme="minorHAnsi"/>
                <w:lang w:val="en-GB"/>
              </w:rPr>
            </w:rPrChange>
          </w:rPr>
          <w:delText>za použití rozhraní (INT.BAR.</w:delText>
        </w:r>
        <w:r w:rsidR="00D2374D" w:rsidRPr="00790253" w:rsidDel="00FB567E">
          <w:rPr>
            <w:rFonts w:asciiTheme="minorHAnsi" w:hAnsiTheme="minorHAnsi" w:cstheme="minorHAnsi"/>
            <w:lang w:val="pl-PL"/>
            <w:rPrChange w:id="1774" w:author="Muller Miroslav" w:date="2025-03-17T11:13:00Z" w16du:dateUtc="2025-03-17T10:13:00Z">
              <w:rPr>
                <w:rFonts w:asciiTheme="minorHAnsi" w:hAnsiTheme="minorHAnsi" w:cstheme="minorHAnsi"/>
                <w:lang w:val="en-GB"/>
              </w:rPr>
            </w:rPrChange>
          </w:rPr>
          <w:delText>30.HR</w:delText>
        </w:r>
        <w:r w:rsidRPr="00790253" w:rsidDel="00FB567E">
          <w:rPr>
            <w:rFonts w:asciiTheme="minorHAnsi" w:hAnsiTheme="minorHAnsi" w:cstheme="minorHAnsi"/>
            <w:lang w:val="pl-PL"/>
            <w:rPrChange w:id="1775" w:author="Muller Miroslav" w:date="2025-03-17T11:13:00Z" w16du:dateUtc="2025-03-17T10:13:00Z">
              <w:rPr>
                <w:rFonts w:asciiTheme="minorHAnsi" w:hAnsiTheme="minorHAnsi" w:cstheme="minorHAnsi"/>
                <w:lang w:val="en-GB"/>
              </w:rPr>
            </w:rPrChange>
          </w:rPr>
          <w:delText>)</w:delText>
        </w:r>
      </w:del>
      <w:r w:rsidRPr="00790253">
        <w:rPr>
          <w:rFonts w:asciiTheme="minorHAnsi" w:hAnsiTheme="minorHAnsi" w:cstheme="minorHAnsi"/>
          <w:lang w:val="pl-PL"/>
          <w:rPrChange w:id="1776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  <w:t>.</w:t>
      </w:r>
    </w:p>
    <w:p w14:paraId="0AAF68A2" w14:textId="2C0E35F6" w:rsidR="007D0374" w:rsidRDefault="007D0374" w:rsidP="007D0374">
      <w:pPr>
        <w:pStyle w:val="NormalIndent"/>
        <w:rPr>
          <w:ins w:id="1777" w:author="Irová Zuzana" w:date="2025-06-06T16:42:00Z" w16du:dateUtc="2025-06-06T14:42:00Z"/>
          <w:lang w:eastAsia="cs-CZ"/>
        </w:rPr>
      </w:pPr>
      <w:ins w:id="1778" w:author="Irová Zuzana" w:date="2025-06-06T16:42:00Z" w16du:dateUtc="2025-06-06T14:42:00Z">
        <w:r>
          <w:rPr>
            <w:lang w:eastAsia="cs-CZ"/>
          </w:rPr>
          <w:t xml:space="preserve">Pokud je bill zaplacen bankovním převodem, informuje nás o tom ERP. </w:t>
        </w:r>
      </w:ins>
    </w:p>
    <w:p w14:paraId="66543147" w14:textId="77777777" w:rsidR="007D0374" w:rsidRPr="00790253" w:rsidRDefault="007D0374">
      <w:pPr>
        <w:pStyle w:val="paragraph"/>
        <w:rPr>
          <w:rFonts w:asciiTheme="minorHAnsi" w:hAnsiTheme="minorHAnsi" w:cstheme="minorHAnsi"/>
          <w:lang w:val="pl-PL"/>
          <w:rPrChange w:id="1779" w:author="Muller Miroslav" w:date="2025-03-17T11:13:00Z" w16du:dateUtc="2025-03-17T10:13:00Z">
            <w:rPr>
              <w:rFonts w:asciiTheme="minorHAnsi" w:hAnsiTheme="minorHAnsi" w:cstheme="minorHAnsi"/>
              <w:lang w:val="en-GB"/>
            </w:rPr>
          </w:rPrChange>
        </w:rPr>
      </w:pPr>
    </w:p>
    <w:p w14:paraId="18B7F5EB" w14:textId="77777777" w:rsidR="00CD0A42" w:rsidRPr="00790253" w:rsidRDefault="00CD0A42">
      <w:pPr>
        <w:pStyle w:val="paragraph"/>
        <w:rPr>
          <w:rFonts w:ascii="Noto Sans" w:hAnsi="Noto Sans"/>
          <w:lang w:val="pl-PL"/>
          <w:rPrChange w:id="1780" w:author="Muller Miroslav" w:date="2025-03-17T11:13:00Z" w16du:dateUtc="2025-03-17T10:13:00Z">
            <w:rPr>
              <w:rFonts w:ascii="Noto Sans" w:hAnsi="Noto Sans"/>
              <w:lang w:val="en-GB"/>
            </w:rPr>
          </w:rPrChange>
        </w:rPr>
      </w:pPr>
    </w:p>
    <w:p w14:paraId="719B086C" w14:textId="13B6A9DD" w:rsidR="00CD3C85" w:rsidRPr="00955C1D" w:rsidRDefault="00CD3C85" w:rsidP="00CD3C85">
      <w:pPr>
        <w:pStyle w:val="Heading3"/>
        <w:spacing w:before="200" w:after="0" w:line="276" w:lineRule="auto"/>
        <w:rPr>
          <w:rFonts w:hint="eastAsia"/>
        </w:rPr>
      </w:pPr>
      <w:bookmarkStart w:id="1781" w:name="_Toc201568862"/>
      <w:r w:rsidRPr="00955C1D">
        <w:t xml:space="preserve">Vystavení </w:t>
      </w:r>
      <w:r w:rsidR="00926510">
        <w:t>jednorázové</w:t>
      </w:r>
      <w:r w:rsidR="00926510" w:rsidRPr="00955C1D">
        <w:t xml:space="preserve"> </w:t>
      </w:r>
      <w:r w:rsidRPr="00955C1D">
        <w:t>faktury</w:t>
      </w:r>
      <w:bookmarkEnd w:id="1781"/>
      <w:r w:rsidRPr="00955C1D">
        <w:t xml:space="preserve"> </w:t>
      </w:r>
    </w:p>
    <w:p w14:paraId="066FDE85" w14:textId="76456B45" w:rsidR="00CD3C85" w:rsidRPr="00790253" w:rsidRDefault="00F84303">
      <w:pPr>
        <w:pStyle w:val="NormalIndent"/>
        <w:rPr>
          <w:rPrChange w:id="1782" w:author="Muller Miroslav" w:date="2025-03-17T11:13:00Z" w16du:dateUtc="2025-03-17T10:13:00Z">
            <w:rPr>
              <w:lang w:val="en-GB"/>
            </w:rPr>
          </w:rPrChange>
        </w:rPr>
      </w:pPr>
      <w:r w:rsidRPr="00790253">
        <w:rPr>
          <w:rPrChange w:id="1783" w:author="Muller Miroslav" w:date="2025-03-17T11:13:00Z" w16du:dateUtc="2025-03-17T10:13:00Z">
            <w:rPr>
              <w:lang w:val="en-GB"/>
            </w:rPr>
          </w:rPrChange>
        </w:rPr>
        <w:t>Jednor</w:t>
      </w:r>
      <w:r w:rsidRPr="00790253">
        <w:rPr>
          <w:rFonts w:hint="cs"/>
          <w:rPrChange w:id="1784" w:author="Muller Miroslav" w:date="2025-03-17T11:13:00Z" w16du:dateUtc="2025-03-17T10:13:00Z">
            <w:rPr>
              <w:rFonts w:hint="cs"/>
              <w:lang w:val="en-GB"/>
            </w:rPr>
          </w:rPrChange>
        </w:rPr>
        <w:t>á</w:t>
      </w:r>
      <w:r w:rsidRPr="00790253">
        <w:rPr>
          <w:rPrChange w:id="1785" w:author="Muller Miroslav" w:date="2025-03-17T11:13:00Z" w16du:dateUtc="2025-03-17T10:13:00Z">
            <w:rPr>
              <w:lang w:val="en-GB"/>
            </w:rPr>
          </w:rPrChange>
        </w:rPr>
        <w:t>zov</w:t>
      </w:r>
      <w:r w:rsidRPr="00790253">
        <w:rPr>
          <w:rFonts w:hint="cs"/>
          <w:rPrChange w:id="1786" w:author="Muller Miroslav" w:date="2025-03-17T11:13:00Z" w16du:dateUtc="2025-03-17T10:13:00Z">
            <w:rPr>
              <w:rFonts w:hint="cs"/>
              <w:lang w:val="en-GB"/>
            </w:rPr>
          </w:rPrChange>
        </w:rPr>
        <w:t>á</w:t>
      </w:r>
      <w:r w:rsidRPr="00790253">
        <w:rPr>
          <w:rPrChange w:id="1787" w:author="Muller Miroslav" w:date="2025-03-17T11:13:00Z" w16du:dateUtc="2025-03-17T10:13:00Z">
            <w:rPr>
              <w:lang w:val="en-GB"/>
            </w:rPr>
          </w:rPrChange>
        </w:rPr>
        <w:t xml:space="preserve"> </w:t>
      </w:r>
      <w:r w:rsidR="00CD3C85" w:rsidRPr="00790253">
        <w:rPr>
          <w:rPrChange w:id="1788" w:author="Muller Miroslav" w:date="2025-03-17T11:13:00Z" w16du:dateUtc="2025-03-17T10:13:00Z">
            <w:rPr>
              <w:lang w:val="en-GB"/>
            </w:rPr>
          </w:rPrChange>
        </w:rPr>
        <w:t>faktura je vystavov</w:t>
      </w:r>
      <w:r w:rsidR="00CD3C85" w:rsidRPr="00790253">
        <w:rPr>
          <w:rFonts w:hint="cs"/>
          <w:rPrChange w:id="1789" w:author="Muller Miroslav" w:date="2025-03-17T11:13:00Z" w16du:dateUtc="2025-03-17T10:13:00Z">
            <w:rPr>
              <w:rFonts w:hint="cs"/>
              <w:lang w:val="en-GB"/>
            </w:rPr>
          </w:rPrChange>
        </w:rPr>
        <w:t>á</w:t>
      </w:r>
      <w:r w:rsidR="00CD3C85" w:rsidRPr="00790253">
        <w:rPr>
          <w:rPrChange w:id="1790" w:author="Muller Miroslav" w:date="2025-03-17T11:13:00Z" w16du:dateUtc="2025-03-17T10:13:00Z">
            <w:rPr>
              <w:lang w:val="en-GB"/>
            </w:rPr>
          </w:rPrChange>
        </w:rPr>
        <w:t xml:space="preserve">na </w:t>
      </w:r>
      <w:r w:rsidRPr="00790253">
        <w:rPr>
          <w:rPrChange w:id="1791" w:author="Muller Miroslav" w:date="2025-03-17T11:13:00Z" w16du:dateUtc="2025-03-17T10:13:00Z">
            <w:rPr>
              <w:lang w:val="en-GB"/>
            </w:rPr>
          </w:rPrChange>
        </w:rPr>
        <w:t>za prodej OBU, p</w:t>
      </w:r>
      <w:r w:rsidRPr="00790253">
        <w:rPr>
          <w:rFonts w:hint="cs"/>
          <w:rPrChange w:id="1792" w:author="Muller Miroslav" w:date="2025-03-17T11:13:00Z" w16du:dateUtc="2025-03-17T10:13:00Z">
            <w:rPr>
              <w:rFonts w:hint="cs"/>
              <w:lang w:val="en-GB"/>
            </w:rPr>
          </w:rPrChange>
        </w:rPr>
        <w:t>ř</w:t>
      </w:r>
      <w:r w:rsidRPr="00790253">
        <w:rPr>
          <w:rPrChange w:id="1793" w:author="Muller Miroslav" w:date="2025-03-17T11:13:00Z" w16du:dateUtc="2025-03-17T10:13:00Z">
            <w:rPr>
              <w:lang w:val="en-GB"/>
            </w:rPr>
          </w:rPrChange>
        </w:rPr>
        <w:t>edplacen</w:t>
      </w:r>
      <w:r w:rsidRPr="00790253">
        <w:rPr>
          <w:rFonts w:hint="cs"/>
          <w:rPrChange w:id="1794" w:author="Muller Miroslav" w:date="2025-03-17T11:13:00Z" w16du:dateUtc="2025-03-17T10:13:00Z">
            <w:rPr>
              <w:rFonts w:hint="cs"/>
              <w:lang w:val="en-GB"/>
            </w:rPr>
          </w:rPrChange>
        </w:rPr>
        <w:t>í</w:t>
      </w:r>
      <w:r w:rsidRPr="00790253">
        <w:rPr>
          <w:rPrChange w:id="1795" w:author="Muller Miroslav" w:date="2025-03-17T11:13:00Z" w16du:dateUtc="2025-03-17T10:13:00Z">
            <w:rPr>
              <w:lang w:val="en-GB"/>
            </w:rPr>
          </w:rPrChange>
        </w:rPr>
        <w:t xml:space="preserve"> kreditu</w:t>
      </w:r>
      <w:r w:rsidR="00B932BD" w:rsidRPr="00790253">
        <w:rPr>
          <w:rPrChange w:id="1796" w:author="Muller Miroslav" w:date="2025-03-17T11:13:00Z" w16du:dateUtc="2025-03-17T10:13:00Z">
            <w:rPr>
              <w:lang w:val="en-GB"/>
            </w:rPr>
          </w:rPrChange>
        </w:rPr>
        <w:t xml:space="preserve">, </w:t>
      </w:r>
      <w:ins w:id="1797" w:author="Irová Zuzana" w:date="2025-06-06T16:34:00Z" w16du:dateUtc="2025-06-06T14:34:00Z">
        <w:r w:rsidR="00AE4169">
          <w:t xml:space="preserve">produktových balíčků, </w:t>
        </w:r>
      </w:ins>
      <w:r w:rsidR="00B932BD" w:rsidRPr="00790253">
        <w:rPr>
          <w:rPrChange w:id="1798" w:author="Muller Miroslav" w:date="2025-03-17T11:13:00Z" w16du:dateUtc="2025-03-17T10:13:00Z">
            <w:rPr>
              <w:lang w:val="en-GB"/>
            </w:rPr>
          </w:rPrChange>
        </w:rPr>
        <w:t>zaplacen</w:t>
      </w:r>
      <w:r w:rsidR="00B932BD" w:rsidRPr="00790253">
        <w:rPr>
          <w:rFonts w:hint="cs"/>
          <w:rPrChange w:id="1799" w:author="Muller Miroslav" w:date="2025-03-17T11:13:00Z" w16du:dateUtc="2025-03-17T10:13:00Z">
            <w:rPr>
              <w:rFonts w:hint="cs"/>
              <w:lang w:val="en-GB"/>
            </w:rPr>
          </w:rPrChange>
        </w:rPr>
        <w:t>í</w:t>
      </w:r>
      <w:r w:rsidR="00B932BD" w:rsidRPr="00790253">
        <w:rPr>
          <w:rPrChange w:id="1800" w:author="Muller Miroslav" w:date="2025-03-17T11:13:00Z" w16du:dateUtc="2025-03-17T10:13:00Z">
            <w:rPr>
              <w:lang w:val="en-GB"/>
            </w:rPr>
          </w:rPrChange>
        </w:rPr>
        <w:t xml:space="preserve"> nezaplacen</w:t>
      </w:r>
      <w:r w:rsidR="00B932BD" w:rsidRPr="00790253">
        <w:rPr>
          <w:rFonts w:hint="cs"/>
          <w:rPrChange w:id="1801" w:author="Muller Miroslav" w:date="2025-03-17T11:13:00Z" w16du:dateUtc="2025-03-17T10:13:00Z">
            <w:rPr>
              <w:rFonts w:hint="cs"/>
              <w:lang w:val="en-GB"/>
            </w:rPr>
          </w:rPrChange>
        </w:rPr>
        <w:t>ý</w:t>
      </w:r>
      <w:r w:rsidR="00B932BD" w:rsidRPr="00790253">
        <w:rPr>
          <w:rPrChange w:id="1802" w:author="Muller Miroslav" w:date="2025-03-17T11:13:00Z" w16du:dateUtc="2025-03-17T10:13:00Z">
            <w:rPr>
              <w:lang w:val="en-GB"/>
            </w:rPr>
          </w:rPrChange>
        </w:rPr>
        <w:t>ch m</w:t>
      </w:r>
      <w:r w:rsidR="00B932BD" w:rsidRPr="00790253">
        <w:rPr>
          <w:rFonts w:hint="cs"/>
          <w:rPrChange w:id="1803" w:author="Muller Miroslav" w:date="2025-03-17T11:13:00Z" w16du:dateUtc="2025-03-17T10:13:00Z">
            <w:rPr>
              <w:rFonts w:hint="cs"/>
              <w:lang w:val="en-GB"/>
            </w:rPr>
          </w:rPrChange>
        </w:rPr>
        <w:t>ý</w:t>
      </w:r>
      <w:r w:rsidR="00B932BD" w:rsidRPr="00790253">
        <w:rPr>
          <w:rPrChange w:id="1804" w:author="Muller Miroslav" w:date="2025-03-17T11:13:00Z" w16du:dateUtc="2025-03-17T10:13:00Z">
            <w:rPr>
              <w:lang w:val="en-GB"/>
            </w:rPr>
          </w:rPrChange>
        </w:rPr>
        <w:t>tn</w:t>
      </w:r>
      <w:r w:rsidR="00B932BD" w:rsidRPr="00790253">
        <w:rPr>
          <w:rFonts w:hint="cs"/>
          <w:rPrChange w:id="1805" w:author="Muller Miroslav" w:date="2025-03-17T11:13:00Z" w16du:dateUtc="2025-03-17T10:13:00Z">
            <w:rPr>
              <w:rFonts w:hint="cs"/>
              <w:lang w:val="en-GB"/>
            </w:rPr>
          </w:rPrChange>
        </w:rPr>
        <w:t>ý</w:t>
      </w:r>
      <w:r w:rsidR="00B932BD" w:rsidRPr="00790253">
        <w:rPr>
          <w:rPrChange w:id="1806" w:author="Muller Miroslav" w:date="2025-03-17T11:13:00Z" w16du:dateUtc="2025-03-17T10:13:00Z">
            <w:rPr>
              <w:lang w:val="en-GB"/>
            </w:rPr>
          </w:rPrChange>
        </w:rPr>
        <w:t>ch transakc</w:t>
      </w:r>
      <w:r w:rsidR="00B932BD" w:rsidRPr="00790253">
        <w:rPr>
          <w:rFonts w:hint="cs"/>
          <w:rPrChange w:id="1807" w:author="Muller Miroslav" w:date="2025-03-17T11:13:00Z" w16du:dateUtc="2025-03-17T10:13:00Z">
            <w:rPr>
              <w:rFonts w:hint="cs"/>
              <w:lang w:val="en-GB"/>
            </w:rPr>
          </w:rPrChange>
        </w:rPr>
        <w:t>í</w:t>
      </w:r>
      <w:r w:rsidR="00B932BD" w:rsidRPr="00790253">
        <w:rPr>
          <w:rPrChange w:id="1808" w:author="Muller Miroslav" w:date="2025-03-17T11:13:00Z" w16du:dateUtc="2025-03-17T10:13:00Z">
            <w:rPr>
              <w:lang w:val="en-GB"/>
            </w:rPr>
          </w:rPrChange>
        </w:rPr>
        <w:t xml:space="preserve"> nebo RfP</w:t>
      </w:r>
      <w:del w:id="1809" w:author="Irová Zuzana" w:date="2025-06-06T16:35:00Z" w16du:dateUtc="2025-06-06T14:35:00Z">
        <w:r w:rsidR="00B932BD" w:rsidRPr="00790253" w:rsidDel="00155EC5">
          <w:rPr>
            <w:rPrChange w:id="1810" w:author="Muller Miroslav" w:date="2025-03-17T11:13:00Z" w16du:dateUtc="2025-03-17T10:13:00Z">
              <w:rPr>
                <w:lang w:val="en-GB"/>
              </w:rPr>
            </w:rPrChange>
          </w:rPr>
          <w:delText xml:space="preserve"> za nezaplacen</w:delText>
        </w:r>
        <w:r w:rsidR="00B932BD" w:rsidRPr="00790253" w:rsidDel="00155EC5">
          <w:rPr>
            <w:rFonts w:hint="cs"/>
            <w:rPrChange w:id="1811" w:author="Muller Miroslav" w:date="2025-03-17T11:13:00Z" w16du:dateUtc="2025-03-17T10:13:00Z">
              <w:rPr>
                <w:rFonts w:hint="cs"/>
                <w:lang w:val="en-GB"/>
              </w:rPr>
            </w:rPrChange>
          </w:rPr>
          <w:delText>é</w:delText>
        </w:r>
        <w:r w:rsidR="00B932BD" w:rsidRPr="00790253" w:rsidDel="00155EC5">
          <w:rPr>
            <w:rPrChange w:id="1812" w:author="Muller Miroslav" w:date="2025-03-17T11:13:00Z" w16du:dateUtc="2025-03-17T10:13:00Z">
              <w:rPr>
                <w:lang w:val="en-GB"/>
              </w:rPr>
            </w:rPrChange>
          </w:rPr>
          <w:delText xml:space="preserve"> m</w:delText>
        </w:r>
        <w:r w:rsidR="00B932BD" w:rsidRPr="00790253" w:rsidDel="00155EC5">
          <w:rPr>
            <w:rFonts w:hint="cs"/>
            <w:rPrChange w:id="1813" w:author="Muller Miroslav" w:date="2025-03-17T11:13:00Z" w16du:dateUtc="2025-03-17T10:13:00Z">
              <w:rPr>
                <w:rFonts w:hint="cs"/>
                <w:lang w:val="en-GB"/>
              </w:rPr>
            </w:rPrChange>
          </w:rPr>
          <w:delText>ý</w:delText>
        </w:r>
        <w:r w:rsidR="00B932BD" w:rsidRPr="00790253" w:rsidDel="00155EC5">
          <w:rPr>
            <w:rPrChange w:id="1814" w:author="Muller Miroslav" w:date="2025-03-17T11:13:00Z" w16du:dateUtc="2025-03-17T10:13:00Z">
              <w:rPr>
                <w:lang w:val="en-GB"/>
              </w:rPr>
            </w:rPrChange>
          </w:rPr>
          <w:delText>tn</w:delText>
        </w:r>
        <w:r w:rsidR="00B932BD" w:rsidRPr="00790253" w:rsidDel="00155EC5">
          <w:rPr>
            <w:rFonts w:hint="cs"/>
            <w:rPrChange w:id="1815" w:author="Muller Miroslav" w:date="2025-03-17T11:13:00Z" w16du:dateUtc="2025-03-17T10:13:00Z">
              <w:rPr>
                <w:rFonts w:hint="cs"/>
                <w:lang w:val="en-GB"/>
              </w:rPr>
            </w:rPrChange>
          </w:rPr>
          <w:delText>é</w:delText>
        </w:r>
        <w:r w:rsidR="00B932BD" w:rsidRPr="00790253" w:rsidDel="00155EC5">
          <w:rPr>
            <w:rPrChange w:id="1816" w:author="Muller Miroslav" w:date="2025-03-17T11:13:00Z" w16du:dateUtc="2025-03-17T10:13:00Z">
              <w:rPr>
                <w:lang w:val="en-GB"/>
              </w:rPr>
            </w:rPrChange>
          </w:rPr>
          <w:delText xml:space="preserve"> transakce</w:delText>
        </w:r>
      </w:del>
      <w:r w:rsidR="00B932BD" w:rsidRPr="00790253">
        <w:rPr>
          <w:rPrChange w:id="1817" w:author="Muller Miroslav" w:date="2025-03-17T11:13:00Z" w16du:dateUtc="2025-03-17T10:13:00Z">
            <w:rPr>
              <w:lang w:val="en-GB"/>
            </w:rPr>
          </w:rPrChange>
        </w:rPr>
        <w:t xml:space="preserve">. </w:t>
      </w:r>
    </w:p>
    <w:p w14:paraId="4438E978" w14:textId="200E9D59" w:rsidR="001B0E99" w:rsidRPr="00790253" w:rsidRDefault="00CD3C85" w:rsidP="001B0E99">
      <w:pPr>
        <w:pStyle w:val="paragraph"/>
        <w:rPr>
          <w:rFonts w:asciiTheme="minorHAnsi" w:eastAsiaTheme="minorHAnsi" w:hAnsiTheme="minorHAnsi"/>
          <w:szCs w:val="24"/>
          <w:lang w:val="pl-PL" w:eastAsia="en-GB"/>
          <w:rPrChange w:id="1818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</w:pPr>
      <w:r w:rsidRPr="00790253">
        <w:rPr>
          <w:rFonts w:asciiTheme="minorHAnsi" w:eastAsiaTheme="minorHAnsi" w:hAnsiTheme="minorHAnsi"/>
          <w:szCs w:val="24"/>
          <w:lang w:val="pl-PL" w:eastAsia="en-GB"/>
          <w:rPrChange w:id="1819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Syst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20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é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21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m vytvo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22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ří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23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 xml:space="preserve"> dokument faktury s agregac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24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í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25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 xml:space="preserve"> po bill items. Dokument obsahuje tak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26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é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27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 xml:space="preserve"> da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28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ň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29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ovou rekapitulaci. Dokument je v pdf form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30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á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31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tu</w:t>
      </w:r>
      <w:r w:rsidR="001B0E99" w:rsidRPr="00790253">
        <w:rPr>
          <w:rFonts w:asciiTheme="minorHAnsi" w:eastAsiaTheme="minorHAnsi" w:hAnsiTheme="minorHAnsi"/>
          <w:szCs w:val="24"/>
          <w:lang w:val="pl-PL" w:eastAsia="en-GB"/>
          <w:rPrChange w:id="1832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, p</w:t>
      </w:r>
      <w:r w:rsidR="001B0E99" w:rsidRPr="00790253">
        <w:rPr>
          <w:rFonts w:asciiTheme="minorHAnsi" w:eastAsiaTheme="minorHAnsi" w:hAnsiTheme="minorHAnsi" w:hint="cs"/>
          <w:szCs w:val="24"/>
          <w:lang w:val="pl-PL" w:eastAsia="en-GB"/>
          <w:rPrChange w:id="1833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ří</w:t>
      </w:r>
      <w:r w:rsidR="001B0E99" w:rsidRPr="00790253">
        <w:rPr>
          <w:rFonts w:asciiTheme="minorHAnsi" w:eastAsiaTheme="minorHAnsi" w:hAnsiTheme="minorHAnsi"/>
          <w:szCs w:val="24"/>
          <w:lang w:val="pl-PL" w:eastAsia="en-GB"/>
          <w:rPrChange w:id="1834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padn</w:t>
      </w:r>
      <w:r w:rsidR="001B0E99" w:rsidRPr="00790253">
        <w:rPr>
          <w:rFonts w:asciiTheme="minorHAnsi" w:eastAsiaTheme="minorHAnsi" w:hAnsiTheme="minorHAnsi" w:hint="cs"/>
          <w:szCs w:val="24"/>
          <w:lang w:val="pl-PL" w:eastAsia="en-GB"/>
          <w:rPrChange w:id="1835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ě</w:t>
      </w:r>
      <w:r w:rsidR="001B0E99" w:rsidRPr="00790253">
        <w:rPr>
          <w:rFonts w:asciiTheme="minorHAnsi" w:eastAsiaTheme="minorHAnsi" w:hAnsiTheme="minorHAnsi"/>
          <w:szCs w:val="24"/>
          <w:lang w:val="pl-PL" w:eastAsia="en-GB"/>
          <w:rPrChange w:id="1836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 xml:space="preserve"> v xml form</w:t>
      </w:r>
      <w:r w:rsidR="001B0E99" w:rsidRPr="00790253">
        <w:rPr>
          <w:rFonts w:asciiTheme="minorHAnsi" w:eastAsiaTheme="minorHAnsi" w:hAnsiTheme="minorHAnsi" w:hint="cs"/>
          <w:szCs w:val="24"/>
          <w:lang w:val="pl-PL" w:eastAsia="en-GB"/>
          <w:rPrChange w:id="1837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á</w:t>
      </w:r>
      <w:r w:rsidR="001B0E99" w:rsidRPr="00790253">
        <w:rPr>
          <w:rFonts w:asciiTheme="minorHAnsi" w:eastAsiaTheme="minorHAnsi" w:hAnsiTheme="minorHAnsi"/>
          <w:szCs w:val="24"/>
          <w:lang w:val="pl-PL" w:eastAsia="en-GB"/>
          <w:rPrChange w:id="1838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tu (e-faktura), pokud jej z</w:t>
      </w:r>
      <w:r w:rsidR="001B0E99" w:rsidRPr="00790253">
        <w:rPr>
          <w:rFonts w:asciiTheme="minorHAnsi" w:eastAsiaTheme="minorHAnsi" w:hAnsiTheme="minorHAnsi" w:hint="cs"/>
          <w:szCs w:val="24"/>
          <w:lang w:val="pl-PL" w:eastAsia="en-GB"/>
          <w:rPrChange w:id="1839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á</w:t>
      </w:r>
      <w:r w:rsidR="001B0E99" w:rsidRPr="00790253">
        <w:rPr>
          <w:rFonts w:asciiTheme="minorHAnsi" w:eastAsiaTheme="minorHAnsi" w:hAnsiTheme="minorHAnsi"/>
          <w:szCs w:val="24"/>
          <w:lang w:val="pl-PL" w:eastAsia="en-GB"/>
          <w:rPrChange w:id="1840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kazn</w:t>
      </w:r>
      <w:r w:rsidR="001B0E99" w:rsidRPr="00790253">
        <w:rPr>
          <w:rFonts w:asciiTheme="minorHAnsi" w:eastAsiaTheme="minorHAnsi" w:hAnsiTheme="minorHAnsi" w:hint="cs"/>
          <w:szCs w:val="24"/>
          <w:lang w:val="pl-PL" w:eastAsia="en-GB"/>
          <w:rPrChange w:id="1841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í</w:t>
      </w:r>
      <w:r w:rsidR="001B0E99" w:rsidRPr="00790253">
        <w:rPr>
          <w:rFonts w:asciiTheme="minorHAnsi" w:eastAsiaTheme="minorHAnsi" w:hAnsiTheme="minorHAnsi"/>
          <w:szCs w:val="24"/>
          <w:lang w:val="pl-PL" w:eastAsia="en-GB"/>
          <w:rPrChange w:id="1842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 xml:space="preserve">k nebo </w:t>
      </w:r>
      <w:del w:id="1843" w:author="Irová Zuzana" w:date="2025-06-06T16:33:00Z" w16du:dateUtc="2025-06-06T14:33:00Z">
        <w:r w:rsidR="001B0E99" w:rsidRPr="00790253" w:rsidDel="00C478E3">
          <w:rPr>
            <w:rFonts w:asciiTheme="minorHAnsi" w:eastAsiaTheme="minorHAnsi" w:hAnsiTheme="minorHAnsi"/>
            <w:szCs w:val="24"/>
            <w:lang w:val="pl-PL" w:eastAsia="en-GB"/>
            <w:rPrChange w:id="1844" w:author="Muller Miroslav" w:date="2025-03-17T11:13:00Z" w16du:dateUtc="2025-03-17T10:13:00Z">
              <w:rPr>
                <w:rFonts w:asciiTheme="minorHAnsi" w:eastAsiaTheme="minorHAnsi" w:hAnsiTheme="minorHAnsi"/>
                <w:noProof w:val="0"/>
                <w:szCs w:val="24"/>
                <w:lang w:val="en-GB" w:eastAsia="en-GB"/>
              </w:rPr>
            </w:rPrChange>
          </w:rPr>
          <w:delText>EETS Provider</w:delText>
        </w:r>
      </w:del>
      <w:ins w:id="1845" w:author="Irová Zuzana" w:date="2025-06-06T16:33:00Z" w16du:dateUtc="2025-06-06T14:33:00Z">
        <w:r w:rsidR="00C478E3">
          <w:rPr>
            <w:rFonts w:asciiTheme="minorHAnsi" w:eastAsiaTheme="minorHAnsi" w:hAnsiTheme="minorHAnsi"/>
            <w:szCs w:val="24"/>
            <w:lang w:val="pl-PL" w:eastAsia="en-GB"/>
          </w:rPr>
          <w:t>business partner</w:t>
        </w:r>
      </w:ins>
      <w:r w:rsidR="001B0E99" w:rsidRPr="00790253">
        <w:rPr>
          <w:rFonts w:asciiTheme="minorHAnsi" w:eastAsiaTheme="minorHAnsi" w:hAnsiTheme="minorHAnsi"/>
          <w:szCs w:val="24"/>
          <w:lang w:val="pl-PL" w:eastAsia="en-GB"/>
          <w:rPrChange w:id="1846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 xml:space="preserve"> po</w:t>
      </w:r>
      <w:r w:rsidR="001B0E99" w:rsidRPr="00790253">
        <w:rPr>
          <w:rFonts w:asciiTheme="minorHAnsi" w:eastAsiaTheme="minorHAnsi" w:hAnsiTheme="minorHAnsi" w:hint="cs"/>
          <w:szCs w:val="24"/>
          <w:lang w:val="pl-PL" w:eastAsia="en-GB"/>
          <w:rPrChange w:id="1847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ž</w:t>
      </w:r>
      <w:r w:rsidR="001B0E99" w:rsidRPr="00790253">
        <w:rPr>
          <w:rFonts w:asciiTheme="minorHAnsi" w:eastAsiaTheme="minorHAnsi" w:hAnsiTheme="minorHAnsi"/>
          <w:szCs w:val="24"/>
          <w:lang w:val="pl-PL" w:eastAsia="en-GB"/>
          <w:rPrChange w:id="1848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aduje.</w:t>
      </w:r>
    </w:p>
    <w:p w14:paraId="56617317" w14:textId="77777777" w:rsidR="001B0E99" w:rsidRPr="00790253" w:rsidRDefault="001B0E99">
      <w:pPr>
        <w:pStyle w:val="NormalIndent"/>
        <w:rPr>
          <w:lang w:val="pl-PL"/>
          <w:rPrChange w:id="1849" w:author="Muller Miroslav" w:date="2025-03-17T11:13:00Z" w16du:dateUtc="2025-03-17T10:13:00Z">
            <w:rPr>
              <w:lang w:val="en-GB"/>
            </w:rPr>
          </w:rPrChange>
        </w:rPr>
      </w:pPr>
      <w:r w:rsidRPr="00790253">
        <w:rPr>
          <w:lang w:val="pl-PL"/>
          <w:rPrChange w:id="1850" w:author="Muller Miroslav" w:date="2025-03-17T11:13:00Z" w16du:dateUtc="2025-03-17T10:13:00Z">
            <w:rPr>
              <w:lang w:val="en-GB"/>
            </w:rPr>
          </w:rPrChange>
        </w:rPr>
        <w:t>Faktura se fiskalizuje u chorvatsk</w:t>
      </w:r>
      <w:r w:rsidRPr="00790253">
        <w:rPr>
          <w:rFonts w:hint="cs"/>
          <w:lang w:val="pl-PL"/>
          <w:rPrChange w:id="1851" w:author="Muller Miroslav" w:date="2025-03-17T11:13:00Z" w16du:dateUtc="2025-03-17T10:13:00Z">
            <w:rPr>
              <w:rFonts w:hint="cs"/>
              <w:lang w:val="en-GB"/>
            </w:rPr>
          </w:rPrChange>
        </w:rPr>
        <w:t>é</w:t>
      </w:r>
      <w:r w:rsidRPr="00790253">
        <w:rPr>
          <w:lang w:val="pl-PL"/>
          <w:rPrChange w:id="1852" w:author="Muller Miroslav" w:date="2025-03-17T11:13:00Z" w16du:dateUtc="2025-03-17T10:13:00Z">
            <w:rPr>
              <w:lang w:val="en-GB"/>
            </w:rPr>
          </w:rPrChange>
        </w:rPr>
        <w:t xml:space="preserve"> finan</w:t>
      </w:r>
      <w:r w:rsidRPr="00790253">
        <w:rPr>
          <w:rFonts w:hint="cs"/>
          <w:lang w:val="pl-PL"/>
          <w:rPrChange w:id="1853" w:author="Muller Miroslav" w:date="2025-03-17T11:13:00Z" w16du:dateUtc="2025-03-17T10:13:00Z">
            <w:rPr>
              <w:rFonts w:hint="cs"/>
              <w:lang w:val="en-GB"/>
            </w:rPr>
          </w:rPrChange>
        </w:rPr>
        <w:t>č</w:t>
      </w:r>
      <w:r w:rsidRPr="00790253">
        <w:rPr>
          <w:lang w:val="pl-PL"/>
          <w:rPrChange w:id="1854" w:author="Muller Miroslav" w:date="2025-03-17T11:13:00Z" w16du:dateUtc="2025-03-17T10:13:00Z">
            <w:rPr>
              <w:lang w:val="en-GB"/>
            </w:rPr>
          </w:rPrChange>
        </w:rPr>
        <w:t>n</w:t>
      </w:r>
      <w:r w:rsidRPr="00790253">
        <w:rPr>
          <w:rFonts w:hint="cs"/>
          <w:lang w:val="pl-PL"/>
          <w:rPrChange w:id="1855" w:author="Muller Miroslav" w:date="2025-03-17T11:13:00Z" w16du:dateUtc="2025-03-17T10:13:00Z">
            <w:rPr>
              <w:rFonts w:hint="cs"/>
              <w:lang w:val="en-GB"/>
            </w:rPr>
          </w:rPrChange>
        </w:rPr>
        <w:t>í</w:t>
      </w:r>
      <w:r w:rsidRPr="00790253">
        <w:rPr>
          <w:lang w:val="pl-PL"/>
          <w:rPrChange w:id="1856" w:author="Muller Miroslav" w:date="2025-03-17T11:13:00Z" w16du:dateUtc="2025-03-17T10:13:00Z">
            <w:rPr>
              <w:lang w:val="en-GB"/>
            </w:rPr>
          </w:rPrChange>
        </w:rPr>
        <w:t xml:space="preserve"> autority (Porezna uprava).</w:t>
      </w:r>
    </w:p>
    <w:p w14:paraId="738912AB" w14:textId="6321FFAB" w:rsidR="001B0E99" w:rsidRPr="00790253" w:rsidRDefault="001B0E99" w:rsidP="001B0E99">
      <w:pPr>
        <w:pStyle w:val="paragraph"/>
        <w:rPr>
          <w:rFonts w:asciiTheme="minorHAnsi" w:eastAsiaTheme="minorHAnsi" w:hAnsiTheme="minorHAnsi"/>
          <w:szCs w:val="24"/>
          <w:lang w:val="pl-PL" w:eastAsia="en-GB"/>
          <w:rPrChange w:id="1857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</w:pPr>
      <w:r w:rsidRPr="00790253">
        <w:rPr>
          <w:rFonts w:asciiTheme="minorHAnsi" w:eastAsiaTheme="minorHAnsi" w:hAnsiTheme="minorHAnsi"/>
          <w:szCs w:val="24"/>
          <w:lang w:val="pl-PL" w:eastAsia="en-GB"/>
          <w:rPrChange w:id="1858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V p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59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ří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60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loze faktury za zaplacen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61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é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62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 xml:space="preserve"> m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63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ý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64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tn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65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é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66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 xml:space="preserve"> transakce je detailn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67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í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68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 xml:space="preserve"> v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69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ý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70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pis m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71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ý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72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tn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73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ý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74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ch transakc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75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í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76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 xml:space="preserve">. </w:t>
      </w:r>
    </w:p>
    <w:p w14:paraId="6C9E17BD" w14:textId="38A18575" w:rsidR="001B0E99" w:rsidRPr="00790253" w:rsidRDefault="001B0E99" w:rsidP="001B0E99">
      <w:pPr>
        <w:pStyle w:val="paragraph"/>
        <w:rPr>
          <w:rFonts w:asciiTheme="minorHAnsi" w:eastAsiaTheme="minorHAnsi" w:hAnsiTheme="minorHAnsi"/>
          <w:szCs w:val="24"/>
          <w:lang w:val="pl-PL" w:eastAsia="en-GB"/>
          <w:rPrChange w:id="1877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</w:pPr>
      <w:r w:rsidRPr="00790253">
        <w:rPr>
          <w:rFonts w:asciiTheme="minorHAnsi" w:eastAsiaTheme="minorHAnsi" w:hAnsiTheme="minorHAnsi"/>
          <w:szCs w:val="24"/>
          <w:lang w:val="pl-PL" w:eastAsia="en-GB"/>
          <w:rPrChange w:id="1878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Faktura</w:t>
      </w:r>
      <w:ins w:id="1879" w:author="Irová Zuzana" w:date="2025-06-06T16:33:00Z" w16du:dateUtc="2025-06-06T14:33:00Z">
        <w:r w:rsidR="00C478E3">
          <w:rPr>
            <w:rFonts w:asciiTheme="minorHAnsi" w:eastAsiaTheme="minorHAnsi" w:hAnsiTheme="minorHAnsi"/>
            <w:szCs w:val="24"/>
            <w:lang w:val="pl-PL" w:eastAsia="en-GB"/>
          </w:rPr>
          <w:t xml:space="preserve"> </w:t>
        </w:r>
        <w:r w:rsidR="00C478E3">
          <w:rPr>
            <w:rFonts w:asciiTheme="minorHAnsi" w:hAnsiTheme="minorHAnsi" w:cstheme="minorHAnsi"/>
            <w:lang w:val="pl-PL"/>
          </w:rPr>
          <w:t>(pdf, případně i xml)</w:t>
        </w:r>
      </w:ins>
      <w:r w:rsidRPr="00790253">
        <w:rPr>
          <w:rFonts w:asciiTheme="minorHAnsi" w:eastAsiaTheme="minorHAnsi" w:hAnsiTheme="minorHAnsi"/>
          <w:szCs w:val="24"/>
          <w:lang w:val="pl-PL" w:eastAsia="en-GB"/>
          <w:rPrChange w:id="1880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 xml:space="preserve"> je zasl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81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á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82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na emailem a je dostupn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83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á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84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 xml:space="preserve"> na Web port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85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á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86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lu. V P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87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ří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88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pad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89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ě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90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 xml:space="preserve"> e-faktury je </w:t>
      </w:r>
      <w:ins w:id="1891" w:author="Irová Zuzana" w:date="2025-06-06T16:33:00Z" w16du:dateUtc="2025-06-06T14:33:00Z">
        <w:r w:rsidR="00C478E3">
          <w:rPr>
            <w:rFonts w:asciiTheme="minorHAnsi" w:eastAsiaTheme="minorHAnsi" w:hAnsiTheme="minorHAnsi"/>
            <w:szCs w:val="24"/>
            <w:lang w:val="pl-PL" w:eastAsia="en-GB"/>
          </w:rPr>
          <w:t xml:space="preserve">navíc </w:t>
        </w:r>
      </w:ins>
      <w:r w:rsidRPr="00790253">
        <w:rPr>
          <w:rFonts w:asciiTheme="minorHAnsi" w:eastAsiaTheme="minorHAnsi" w:hAnsiTheme="minorHAnsi"/>
          <w:szCs w:val="24"/>
          <w:lang w:val="pl-PL" w:eastAsia="en-GB"/>
          <w:rPrChange w:id="1892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zasl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93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á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94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na p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95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ř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96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e eFina slu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897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ž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898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bu.</w:t>
      </w:r>
    </w:p>
    <w:p w14:paraId="0801A3FA" w14:textId="40844E81" w:rsidR="001B0E99" w:rsidRPr="00790253" w:rsidRDefault="001B0E99" w:rsidP="001B0E99">
      <w:pPr>
        <w:pStyle w:val="paragraph"/>
        <w:rPr>
          <w:rFonts w:asciiTheme="minorHAnsi" w:eastAsiaTheme="minorHAnsi" w:hAnsiTheme="minorHAnsi"/>
          <w:szCs w:val="24"/>
          <w:lang w:val="pl-PL" w:eastAsia="en-GB"/>
          <w:rPrChange w:id="1899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</w:pPr>
      <w:r w:rsidRPr="00790253">
        <w:rPr>
          <w:rFonts w:asciiTheme="minorHAnsi" w:eastAsiaTheme="minorHAnsi" w:hAnsiTheme="minorHAnsi"/>
          <w:szCs w:val="24"/>
          <w:lang w:val="pl-PL" w:eastAsia="en-GB"/>
          <w:rPrChange w:id="1900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Syst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901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é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902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m periodicky ode</w:t>
      </w:r>
      <w:r w:rsidRPr="00790253">
        <w:rPr>
          <w:rFonts w:asciiTheme="minorHAnsi" w:eastAsiaTheme="minorHAnsi" w:hAnsiTheme="minorHAnsi" w:hint="cs"/>
          <w:szCs w:val="24"/>
          <w:lang w:val="pl-PL" w:eastAsia="en-GB"/>
          <w:rPrChange w:id="1903" w:author="Muller Miroslav" w:date="2025-03-17T11:13:00Z" w16du:dateUtc="2025-03-17T10:13:00Z">
            <w:rPr>
              <w:rFonts w:asciiTheme="minorHAnsi" w:eastAsiaTheme="minorHAnsi" w:hAnsiTheme="minorHAnsi" w:hint="cs"/>
              <w:noProof w:val="0"/>
              <w:szCs w:val="24"/>
              <w:lang w:val="en-GB" w:eastAsia="en-GB"/>
            </w:rPr>
          </w:rPrChange>
        </w:rPr>
        <w:t>š</w:t>
      </w:r>
      <w:r w:rsidRPr="00790253">
        <w:rPr>
          <w:rFonts w:asciiTheme="minorHAnsi" w:eastAsiaTheme="minorHAnsi" w:hAnsiTheme="minorHAnsi"/>
          <w:szCs w:val="24"/>
          <w:lang w:val="pl-PL" w:eastAsia="en-GB"/>
          <w:rPrChange w:id="1904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le do ERP informace o</w:t>
      </w:r>
      <w:ins w:id="1905" w:author="Irová Zuzana" w:date="2025-06-06T16:34:00Z" w16du:dateUtc="2025-06-06T14:34:00Z">
        <w:r w:rsidR="00C478E3">
          <w:rPr>
            <w:rFonts w:asciiTheme="minorHAnsi" w:eastAsiaTheme="minorHAnsi" w:hAnsiTheme="minorHAnsi"/>
            <w:szCs w:val="24"/>
            <w:lang w:val="pl-PL" w:eastAsia="en-GB"/>
          </w:rPr>
          <w:t xml:space="preserve"> zaplacených</w:t>
        </w:r>
      </w:ins>
      <w:r w:rsidRPr="00790253">
        <w:rPr>
          <w:rFonts w:asciiTheme="minorHAnsi" w:eastAsiaTheme="minorHAnsi" w:hAnsiTheme="minorHAnsi"/>
          <w:szCs w:val="24"/>
          <w:lang w:val="pl-PL" w:eastAsia="en-GB"/>
          <w:rPrChange w:id="1906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 xml:space="preserve"> bill</w:t>
      </w:r>
      <w:del w:id="1907" w:author="Irová Zuzana" w:date="2025-06-06T16:44:00Z" w16du:dateUtc="2025-06-06T14:44:00Z">
        <w:r w:rsidRPr="00790253" w:rsidDel="00FB567E">
          <w:rPr>
            <w:rFonts w:asciiTheme="minorHAnsi" w:eastAsiaTheme="minorHAnsi" w:hAnsiTheme="minorHAnsi"/>
            <w:szCs w:val="24"/>
            <w:lang w:val="pl-PL" w:eastAsia="en-GB"/>
            <w:rPrChange w:id="1908" w:author="Muller Miroslav" w:date="2025-03-17T11:13:00Z" w16du:dateUtc="2025-03-17T10:13:00Z">
              <w:rPr>
                <w:rFonts w:asciiTheme="minorHAnsi" w:eastAsiaTheme="minorHAnsi" w:hAnsiTheme="minorHAnsi"/>
                <w:noProof w:val="0"/>
                <w:szCs w:val="24"/>
                <w:lang w:val="en-GB" w:eastAsia="en-GB"/>
              </w:rPr>
            </w:rPrChange>
          </w:rPr>
          <w:delText xml:space="preserve"> za pou</w:delText>
        </w:r>
        <w:r w:rsidRPr="00790253" w:rsidDel="00FB567E">
          <w:rPr>
            <w:rFonts w:asciiTheme="minorHAnsi" w:eastAsiaTheme="minorHAnsi" w:hAnsiTheme="minorHAnsi" w:hint="cs"/>
            <w:szCs w:val="24"/>
            <w:lang w:val="pl-PL" w:eastAsia="en-GB"/>
            <w:rPrChange w:id="1909" w:author="Muller Miroslav" w:date="2025-03-17T11:13:00Z" w16du:dateUtc="2025-03-17T10:13:00Z">
              <w:rPr>
                <w:rFonts w:asciiTheme="minorHAnsi" w:eastAsiaTheme="minorHAnsi" w:hAnsiTheme="minorHAnsi" w:hint="cs"/>
                <w:noProof w:val="0"/>
                <w:szCs w:val="24"/>
                <w:lang w:val="en-GB" w:eastAsia="en-GB"/>
              </w:rPr>
            </w:rPrChange>
          </w:rPr>
          <w:delText>ž</w:delText>
        </w:r>
        <w:r w:rsidRPr="00790253" w:rsidDel="00FB567E">
          <w:rPr>
            <w:rFonts w:asciiTheme="minorHAnsi" w:eastAsiaTheme="minorHAnsi" w:hAnsiTheme="minorHAnsi"/>
            <w:szCs w:val="24"/>
            <w:lang w:val="pl-PL" w:eastAsia="en-GB"/>
            <w:rPrChange w:id="1910" w:author="Muller Miroslav" w:date="2025-03-17T11:13:00Z" w16du:dateUtc="2025-03-17T10:13:00Z">
              <w:rPr>
                <w:rFonts w:asciiTheme="minorHAnsi" w:eastAsiaTheme="minorHAnsi" w:hAnsiTheme="minorHAnsi"/>
                <w:noProof w:val="0"/>
                <w:szCs w:val="24"/>
                <w:lang w:val="en-GB" w:eastAsia="en-GB"/>
              </w:rPr>
            </w:rPrChange>
          </w:rPr>
          <w:delText>it</w:delText>
        </w:r>
        <w:r w:rsidRPr="00790253" w:rsidDel="00FB567E">
          <w:rPr>
            <w:rFonts w:asciiTheme="minorHAnsi" w:eastAsiaTheme="minorHAnsi" w:hAnsiTheme="minorHAnsi" w:hint="cs"/>
            <w:szCs w:val="24"/>
            <w:lang w:val="pl-PL" w:eastAsia="en-GB"/>
            <w:rPrChange w:id="1911" w:author="Muller Miroslav" w:date="2025-03-17T11:13:00Z" w16du:dateUtc="2025-03-17T10:13:00Z">
              <w:rPr>
                <w:rFonts w:asciiTheme="minorHAnsi" w:eastAsiaTheme="minorHAnsi" w:hAnsiTheme="minorHAnsi" w:hint="cs"/>
                <w:noProof w:val="0"/>
                <w:szCs w:val="24"/>
                <w:lang w:val="en-GB" w:eastAsia="en-GB"/>
              </w:rPr>
            </w:rPrChange>
          </w:rPr>
          <w:delText>í</w:delText>
        </w:r>
        <w:r w:rsidRPr="00790253" w:rsidDel="00FB567E">
          <w:rPr>
            <w:rFonts w:asciiTheme="minorHAnsi" w:eastAsiaTheme="minorHAnsi" w:hAnsiTheme="minorHAnsi"/>
            <w:szCs w:val="24"/>
            <w:lang w:val="pl-PL" w:eastAsia="en-GB"/>
            <w:rPrChange w:id="1912" w:author="Muller Miroslav" w:date="2025-03-17T11:13:00Z" w16du:dateUtc="2025-03-17T10:13:00Z">
              <w:rPr>
                <w:rFonts w:asciiTheme="minorHAnsi" w:eastAsiaTheme="minorHAnsi" w:hAnsiTheme="minorHAnsi"/>
                <w:noProof w:val="0"/>
                <w:szCs w:val="24"/>
                <w:lang w:val="en-GB" w:eastAsia="en-GB"/>
              </w:rPr>
            </w:rPrChange>
          </w:rPr>
          <w:delText xml:space="preserve"> rozhran</w:delText>
        </w:r>
        <w:r w:rsidRPr="00790253" w:rsidDel="00FB567E">
          <w:rPr>
            <w:rFonts w:asciiTheme="minorHAnsi" w:eastAsiaTheme="minorHAnsi" w:hAnsiTheme="minorHAnsi" w:hint="cs"/>
            <w:szCs w:val="24"/>
            <w:lang w:val="pl-PL" w:eastAsia="en-GB"/>
            <w:rPrChange w:id="1913" w:author="Muller Miroslav" w:date="2025-03-17T11:13:00Z" w16du:dateUtc="2025-03-17T10:13:00Z">
              <w:rPr>
                <w:rFonts w:asciiTheme="minorHAnsi" w:eastAsiaTheme="minorHAnsi" w:hAnsiTheme="minorHAnsi" w:hint="cs"/>
                <w:noProof w:val="0"/>
                <w:szCs w:val="24"/>
                <w:lang w:val="en-GB" w:eastAsia="en-GB"/>
              </w:rPr>
            </w:rPrChange>
          </w:rPr>
          <w:delText>í</w:delText>
        </w:r>
        <w:r w:rsidRPr="00790253" w:rsidDel="00FB567E">
          <w:rPr>
            <w:rFonts w:asciiTheme="minorHAnsi" w:eastAsiaTheme="minorHAnsi" w:hAnsiTheme="minorHAnsi"/>
            <w:szCs w:val="24"/>
            <w:lang w:val="pl-PL" w:eastAsia="en-GB"/>
            <w:rPrChange w:id="1914" w:author="Muller Miroslav" w:date="2025-03-17T11:13:00Z" w16du:dateUtc="2025-03-17T10:13:00Z">
              <w:rPr>
                <w:rFonts w:asciiTheme="minorHAnsi" w:eastAsiaTheme="minorHAnsi" w:hAnsiTheme="minorHAnsi"/>
                <w:noProof w:val="0"/>
                <w:szCs w:val="24"/>
                <w:lang w:val="en-GB" w:eastAsia="en-GB"/>
              </w:rPr>
            </w:rPrChange>
          </w:rPr>
          <w:delText xml:space="preserve"> (INT.BAR.30.HR)</w:delText>
        </w:r>
      </w:del>
      <w:r w:rsidRPr="00790253">
        <w:rPr>
          <w:rFonts w:asciiTheme="minorHAnsi" w:eastAsiaTheme="minorHAnsi" w:hAnsiTheme="minorHAnsi"/>
          <w:szCs w:val="24"/>
          <w:lang w:val="pl-PL" w:eastAsia="en-GB"/>
          <w:rPrChange w:id="1915" w:author="Muller Miroslav" w:date="2025-03-17T11:13:00Z" w16du:dateUtc="2025-03-17T10:13:00Z">
            <w:rPr>
              <w:rFonts w:asciiTheme="minorHAnsi" w:eastAsiaTheme="minorHAnsi" w:hAnsiTheme="minorHAnsi"/>
              <w:noProof w:val="0"/>
              <w:szCs w:val="24"/>
              <w:lang w:val="en-GB" w:eastAsia="en-GB"/>
            </w:rPr>
          </w:rPrChange>
        </w:rPr>
        <w:t>.</w:t>
      </w:r>
    </w:p>
    <w:p w14:paraId="71129615" w14:textId="77777777" w:rsidR="00CD3C85" w:rsidRPr="00790253" w:rsidRDefault="00CD3C85">
      <w:pPr>
        <w:pStyle w:val="NormalIndent"/>
        <w:rPr>
          <w:lang w:val="pl-PL"/>
          <w:rPrChange w:id="1916" w:author="Muller Miroslav" w:date="2025-03-17T11:13:00Z" w16du:dateUtc="2025-03-17T10:13:00Z">
            <w:rPr>
              <w:rFonts w:ascii="Noto Sans" w:hAnsi="Noto Sans"/>
              <w:lang w:val="en-GB"/>
            </w:rPr>
          </w:rPrChange>
        </w:rPr>
      </w:pPr>
    </w:p>
    <w:p w14:paraId="25FC5E4C" w14:textId="77777777" w:rsidR="00CD0A42" w:rsidRPr="00B81D5A" w:rsidRDefault="00CD0A42" w:rsidP="00CD0A42">
      <w:pPr>
        <w:pStyle w:val="Heading3"/>
        <w:spacing w:before="200" w:after="0" w:line="276" w:lineRule="auto"/>
        <w:rPr>
          <w:rFonts w:hint="eastAsia"/>
          <w:highlight w:val="cyan"/>
        </w:rPr>
      </w:pPr>
      <w:bookmarkStart w:id="1917" w:name="_Toc201568863"/>
      <w:r w:rsidRPr="00B81D5A">
        <w:rPr>
          <w:highlight w:val="cyan"/>
        </w:rPr>
        <w:lastRenderedPageBreak/>
        <w:t>Vystavení pravidelné výzvy na úhradu za platby tankovací kartou</w:t>
      </w:r>
      <w:bookmarkEnd w:id="1917"/>
      <w:r w:rsidRPr="00B81D5A">
        <w:rPr>
          <w:highlight w:val="cyan"/>
        </w:rPr>
        <w:t xml:space="preserve"> </w:t>
      </w:r>
    </w:p>
    <w:p w14:paraId="5DBA5882" w14:textId="427CBFC9" w:rsidR="00CD0A42" w:rsidRPr="00B81D5A" w:rsidRDefault="00CD0A42">
      <w:pPr>
        <w:pStyle w:val="NormalIndent"/>
        <w:rPr>
          <w:highlight w:val="cyan"/>
        </w:rPr>
      </w:pPr>
      <w:r w:rsidRPr="00B81D5A">
        <w:rPr>
          <w:highlight w:val="cyan"/>
        </w:rPr>
        <w:t xml:space="preserve">Pravidelné RfP za platby tankovací kartou je vystavována FCI platby provedené jejich takovacími kartami (platba </w:t>
      </w:r>
      <w:r w:rsidR="00F84303">
        <w:rPr>
          <w:highlight w:val="cyan"/>
        </w:rPr>
        <w:t>za OBU, mýtné transakce</w:t>
      </w:r>
      <w:r w:rsidR="00F84303" w:rsidRPr="00B81D5A">
        <w:rPr>
          <w:highlight w:val="cyan"/>
        </w:rPr>
        <w:t xml:space="preserve"> </w:t>
      </w:r>
      <w:r w:rsidRPr="00B81D5A">
        <w:rPr>
          <w:highlight w:val="cyan"/>
        </w:rPr>
        <w:t xml:space="preserve">nebo předplaceného kreditu). </w:t>
      </w:r>
    </w:p>
    <w:p w14:paraId="50E262D5" w14:textId="53C63800" w:rsidR="00CD0A42" w:rsidRPr="00B81D5A" w:rsidRDefault="00CD0A42">
      <w:pPr>
        <w:pStyle w:val="NormalIndent"/>
        <w:rPr>
          <w:highlight w:val="cyan"/>
        </w:rPr>
      </w:pPr>
      <w:r w:rsidRPr="00B81D5A">
        <w:rPr>
          <w:highlight w:val="cyan"/>
        </w:rPr>
        <w:t xml:space="preserve">Po ukončení fakturačního období, Systém vytvoří RfP </w:t>
      </w:r>
      <w:r w:rsidR="00F84303">
        <w:rPr>
          <w:highlight w:val="cyan"/>
        </w:rPr>
        <w:t>za</w:t>
      </w:r>
      <w:r w:rsidR="00F84303" w:rsidRPr="00B81D5A">
        <w:rPr>
          <w:highlight w:val="cyan"/>
        </w:rPr>
        <w:t xml:space="preserve"> </w:t>
      </w:r>
      <w:r w:rsidRPr="00B81D5A">
        <w:rPr>
          <w:highlight w:val="cyan"/>
        </w:rPr>
        <w:t>každ</w:t>
      </w:r>
      <w:r w:rsidR="00F84303">
        <w:rPr>
          <w:highlight w:val="cyan"/>
        </w:rPr>
        <w:t xml:space="preserve">ého </w:t>
      </w:r>
      <w:r w:rsidRPr="00B81D5A">
        <w:rPr>
          <w:highlight w:val="cyan"/>
        </w:rPr>
        <w:t xml:space="preserve">Bill issuer platby tankovací kartou provedenou v příslušném fakturačním období. </w:t>
      </w:r>
    </w:p>
    <w:p w14:paraId="17F6613E" w14:textId="40BC6C1A" w:rsidR="00CD0A42" w:rsidRPr="00B81D5A" w:rsidRDefault="00CD0A42">
      <w:pPr>
        <w:pStyle w:val="NormalIndent"/>
        <w:rPr>
          <w:highlight w:val="cyan"/>
        </w:rPr>
      </w:pPr>
      <w:r w:rsidRPr="00B81D5A">
        <w:rPr>
          <w:highlight w:val="cyan"/>
        </w:rPr>
        <w:t xml:space="preserve">Zúčtovací období je </w:t>
      </w:r>
      <w:r w:rsidR="00F84303">
        <w:rPr>
          <w:highlight w:val="cyan"/>
        </w:rPr>
        <w:t>měsíční</w:t>
      </w:r>
      <w:r w:rsidRPr="00B81D5A">
        <w:rPr>
          <w:highlight w:val="cyan"/>
        </w:rPr>
        <w:t xml:space="preserve">.  </w:t>
      </w:r>
      <w:r w:rsidRPr="00B81D5A" w:rsidDel="00AA4104">
        <w:rPr>
          <w:highlight w:val="cyan"/>
        </w:rPr>
        <w:t xml:space="preserve"> </w:t>
      </w:r>
      <w:r w:rsidRPr="00B81D5A">
        <w:rPr>
          <w:highlight w:val="cyan"/>
        </w:rPr>
        <w:t xml:space="preserve"> </w:t>
      </w:r>
    </w:p>
    <w:p w14:paraId="61FD5586" w14:textId="77777777" w:rsidR="00CD0A42" w:rsidRPr="00B81D5A" w:rsidRDefault="00CD0A42">
      <w:pPr>
        <w:pStyle w:val="NormalIndent"/>
        <w:rPr>
          <w:highlight w:val="cyan"/>
        </w:rPr>
      </w:pPr>
      <w:r w:rsidRPr="00B81D5A">
        <w:rPr>
          <w:highlight w:val="cyan"/>
        </w:rPr>
        <w:t>Systém vypočítá dobu splatnosti RfP podle nastavení VTK.</w:t>
      </w:r>
    </w:p>
    <w:p w14:paraId="3C954D2B" w14:textId="77777777" w:rsidR="00CD0A42" w:rsidRPr="00790253" w:rsidRDefault="00CD0A42">
      <w:pPr>
        <w:pStyle w:val="NormalIndent"/>
        <w:rPr>
          <w:highlight w:val="cyan"/>
          <w:rPrChange w:id="1918" w:author="Muller Miroslav" w:date="2025-03-17T11:13:00Z" w16du:dateUtc="2025-03-17T10:13:00Z">
            <w:rPr>
              <w:highlight w:val="cyan"/>
              <w:lang w:val="en-GB"/>
            </w:rPr>
          </w:rPrChange>
        </w:rPr>
      </w:pPr>
      <w:r w:rsidRPr="00790253">
        <w:rPr>
          <w:highlight w:val="cyan"/>
          <w:rPrChange w:id="1919" w:author="Muller Miroslav" w:date="2025-03-17T11:13:00Z" w16du:dateUtc="2025-03-17T10:13:00Z">
            <w:rPr>
              <w:highlight w:val="cyan"/>
              <w:lang w:val="en-GB"/>
            </w:rPr>
          </w:rPrChange>
        </w:rPr>
        <w:t>RfP je automaticky nap</w:t>
      </w:r>
      <w:r w:rsidRPr="00790253">
        <w:rPr>
          <w:rFonts w:hint="cs"/>
          <w:highlight w:val="cyan"/>
          <w:rPrChange w:id="1920" w:author="Muller Miroslav" w:date="2025-03-17T11:13:00Z" w16du:dateUtc="2025-03-17T10:13:00Z">
            <w:rPr>
              <w:rFonts w:hint="cs"/>
              <w:highlight w:val="cyan"/>
              <w:lang w:val="en-GB"/>
            </w:rPr>
          </w:rPrChange>
        </w:rPr>
        <w:t>á</w:t>
      </w:r>
      <w:r w:rsidRPr="00790253">
        <w:rPr>
          <w:highlight w:val="cyan"/>
          <w:rPrChange w:id="1921" w:author="Muller Miroslav" w:date="2025-03-17T11:13:00Z" w16du:dateUtc="2025-03-17T10:13:00Z">
            <w:rPr>
              <w:highlight w:val="cyan"/>
              <w:lang w:val="en-GB"/>
            </w:rPr>
          </w:rPrChange>
        </w:rPr>
        <w:t>rovan</w:t>
      </w:r>
      <w:r w:rsidRPr="00790253">
        <w:rPr>
          <w:rFonts w:hint="cs"/>
          <w:highlight w:val="cyan"/>
          <w:rPrChange w:id="1922" w:author="Muller Miroslav" w:date="2025-03-17T11:13:00Z" w16du:dateUtc="2025-03-17T10:13:00Z">
            <w:rPr>
              <w:rFonts w:hint="cs"/>
              <w:highlight w:val="cyan"/>
              <w:lang w:val="en-GB"/>
            </w:rPr>
          </w:rPrChange>
        </w:rPr>
        <w:t>á</w:t>
      </w:r>
      <w:r w:rsidRPr="00790253">
        <w:rPr>
          <w:highlight w:val="cyan"/>
          <w:rPrChange w:id="1923" w:author="Muller Miroslav" w:date="2025-03-17T11:13:00Z" w16du:dateUtc="2025-03-17T10:13:00Z">
            <w:rPr>
              <w:highlight w:val="cyan"/>
              <w:lang w:val="en-GB"/>
            </w:rPr>
          </w:rPrChange>
        </w:rPr>
        <w:t xml:space="preserve"> na nevyp</w:t>
      </w:r>
      <w:r w:rsidRPr="00790253">
        <w:rPr>
          <w:rFonts w:hint="cs"/>
          <w:highlight w:val="cyan"/>
          <w:rPrChange w:id="1924" w:author="Muller Miroslav" w:date="2025-03-17T11:13:00Z" w16du:dateUtc="2025-03-17T10:13:00Z">
            <w:rPr>
              <w:rFonts w:hint="cs"/>
              <w:highlight w:val="cyan"/>
              <w:lang w:val="en-GB"/>
            </w:rPr>
          </w:rPrChange>
        </w:rPr>
        <w:t>á</w:t>
      </w:r>
      <w:r w:rsidRPr="00790253">
        <w:rPr>
          <w:highlight w:val="cyan"/>
          <w:rPrChange w:id="1925" w:author="Muller Miroslav" w:date="2025-03-17T11:13:00Z" w16du:dateUtc="2025-03-17T10:13:00Z">
            <w:rPr>
              <w:highlight w:val="cyan"/>
              <w:lang w:val="en-GB"/>
            </w:rPr>
          </w:rPrChange>
        </w:rPr>
        <w:t>rovan</w:t>
      </w:r>
      <w:r w:rsidRPr="00790253">
        <w:rPr>
          <w:rFonts w:hint="cs"/>
          <w:highlight w:val="cyan"/>
          <w:rPrChange w:id="1926" w:author="Muller Miroslav" w:date="2025-03-17T11:13:00Z" w16du:dateUtc="2025-03-17T10:13:00Z">
            <w:rPr>
              <w:rFonts w:hint="cs"/>
              <w:highlight w:val="cyan"/>
              <w:lang w:val="en-GB"/>
            </w:rPr>
          </w:rPrChange>
        </w:rPr>
        <w:t>é</w:t>
      </w:r>
      <w:r w:rsidRPr="00790253">
        <w:rPr>
          <w:highlight w:val="cyan"/>
          <w:rPrChange w:id="1927" w:author="Muller Miroslav" w:date="2025-03-17T11:13:00Z" w16du:dateUtc="2025-03-17T10:13:00Z">
            <w:rPr>
              <w:highlight w:val="cyan"/>
              <w:lang w:val="en-GB"/>
            </w:rPr>
          </w:rPrChange>
        </w:rPr>
        <w:t xml:space="preserve"> kreditn</w:t>
      </w:r>
      <w:r w:rsidRPr="00790253">
        <w:rPr>
          <w:rFonts w:hint="cs"/>
          <w:highlight w:val="cyan"/>
          <w:rPrChange w:id="1928" w:author="Muller Miroslav" w:date="2025-03-17T11:13:00Z" w16du:dateUtc="2025-03-17T10:13:00Z">
            <w:rPr>
              <w:rFonts w:hint="cs"/>
              <w:highlight w:val="cyan"/>
              <w:lang w:val="en-GB"/>
            </w:rPr>
          </w:rPrChange>
        </w:rPr>
        <w:t>í</w:t>
      </w:r>
      <w:r w:rsidRPr="00790253">
        <w:rPr>
          <w:highlight w:val="cyan"/>
          <w:rPrChange w:id="1929" w:author="Muller Miroslav" w:date="2025-03-17T11:13:00Z" w16du:dateUtc="2025-03-17T10:13:00Z">
            <w:rPr>
              <w:highlight w:val="cyan"/>
              <w:lang w:val="en-GB"/>
            </w:rPr>
          </w:rPrChange>
        </w:rPr>
        <w:t xml:space="preserve"> platby nebo dobropisy.</w:t>
      </w:r>
    </w:p>
    <w:p w14:paraId="46BE4A61" w14:textId="77777777" w:rsidR="00CD0A42" w:rsidRPr="00790253" w:rsidRDefault="00CD0A42">
      <w:pPr>
        <w:pStyle w:val="NormalIndent"/>
        <w:rPr>
          <w:highlight w:val="cyan"/>
          <w:lang w:val="pl-PL"/>
          <w:rPrChange w:id="1930" w:author="Muller Miroslav" w:date="2025-03-17T11:13:00Z" w16du:dateUtc="2025-03-17T10:13:00Z">
            <w:rPr>
              <w:highlight w:val="cyan"/>
              <w:lang w:val="en-GB"/>
            </w:rPr>
          </w:rPrChange>
        </w:rPr>
      </w:pPr>
      <w:r w:rsidRPr="00B81D5A">
        <w:rPr>
          <w:highlight w:val="cyan"/>
          <w:lang w:val="en-GB"/>
        </w:rPr>
        <w:t xml:space="preserve">Systém vytvoří dokument RfP s agregací po bill items. </w:t>
      </w:r>
      <w:r w:rsidRPr="00790253">
        <w:rPr>
          <w:highlight w:val="cyan"/>
          <w:lang w:val="pl-PL"/>
          <w:rPrChange w:id="1931" w:author="Muller Miroslav" w:date="2025-03-17T11:13:00Z" w16du:dateUtc="2025-03-17T10:13:00Z">
            <w:rPr>
              <w:highlight w:val="cyan"/>
              <w:lang w:val="en-GB"/>
            </w:rPr>
          </w:rPrChange>
        </w:rPr>
        <w:t>Dokument je v pdf form</w:t>
      </w:r>
      <w:r w:rsidRPr="00790253">
        <w:rPr>
          <w:rFonts w:hint="cs"/>
          <w:highlight w:val="cyan"/>
          <w:lang w:val="pl-PL"/>
          <w:rPrChange w:id="1932" w:author="Muller Miroslav" w:date="2025-03-17T11:13:00Z" w16du:dateUtc="2025-03-17T10:13:00Z">
            <w:rPr>
              <w:rFonts w:hint="cs"/>
              <w:highlight w:val="cyan"/>
              <w:lang w:val="en-GB"/>
            </w:rPr>
          </w:rPrChange>
        </w:rPr>
        <w:t>á</w:t>
      </w:r>
      <w:r w:rsidRPr="00790253">
        <w:rPr>
          <w:highlight w:val="cyan"/>
          <w:lang w:val="pl-PL"/>
          <w:rPrChange w:id="1933" w:author="Muller Miroslav" w:date="2025-03-17T11:13:00Z" w16du:dateUtc="2025-03-17T10:13:00Z">
            <w:rPr>
              <w:highlight w:val="cyan"/>
              <w:lang w:val="en-GB"/>
            </w:rPr>
          </w:rPrChange>
        </w:rPr>
        <w:t>tu.</w:t>
      </w:r>
    </w:p>
    <w:p w14:paraId="0D384A53" w14:textId="77777777" w:rsidR="00CD0A42" w:rsidRPr="00790253" w:rsidRDefault="00CD0A42">
      <w:pPr>
        <w:pStyle w:val="NormalIndent"/>
        <w:rPr>
          <w:highlight w:val="cyan"/>
          <w:lang w:val="pl-PL"/>
          <w:rPrChange w:id="1934" w:author="Muller Miroslav" w:date="2025-03-17T11:13:00Z" w16du:dateUtc="2025-03-17T10:13:00Z">
            <w:rPr>
              <w:highlight w:val="cyan"/>
              <w:lang w:val="en-GB"/>
            </w:rPr>
          </w:rPrChange>
        </w:rPr>
      </w:pPr>
      <w:r w:rsidRPr="00790253">
        <w:rPr>
          <w:highlight w:val="cyan"/>
          <w:lang w:val="pl-PL"/>
          <w:rPrChange w:id="1935" w:author="Muller Miroslav" w:date="2025-03-17T11:13:00Z" w16du:dateUtc="2025-03-17T10:13:00Z">
            <w:rPr>
              <w:highlight w:val="cyan"/>
              <w:lang w:val="en-GB"/>
            </w:rPr>
          </w:rPrChange>
        </w:rPr>
        <w:t>Faktura je zasl</w:t>
      </w:r>
      <w:r w:rsidRPr="00790253">
        <w:rPr>
          <w:rFonts w:hint="cs"/>
          <w:highlight w:val="cyan"/>
          <w:lang w:val="pl-PL"/>
          <w:rPrChange w:id="1936" w:author="Muller Miroslav" w:date="2025-03-17T11:13:00Z" w16du:dateUtc="2025-03-17T10:13:00Z">
            <w:rPr>
              <w:rFonts w:hint="cs"/>
              <w:highlight w:val="cyan"/>
              <w:lang w:val="en-GB"/>
            </w:rPr>
          </w:rPrChange>
        </w:rPr>
        <w:t>á</w:t>
      </w:r>
      <w:r w:rsidRPr="00790253">
        <w:rPr>
          <w:highlight w:val="cyan"/>
          <w:lang w:val="pl-PL"/>
          <w:rPrChange w:id="1937" w:author="Muller Miroslav" w:date="2025-03-17T11:13:00Z" w16du:dateUtc="2025-03-17T10:13:00Z">
            <w:rPr>
              <w:highlight w:val="cyan"/>
              <w:lang w:val="en-GB"/>
            </w:rPr>
          </w:rPrChange>
        </w:rPr>
        <w:t>na emailem.</w:t>
      </w:r>
    </w:p>
    <w:p w14:paraId="438818E2" w14:textId="7EAC46DE" w:rsidR="00CD0A42" w:rsidRPr="00790253" w:rsidRDefault="00CD0A42">
      <w:pPr>
        <w:pStyle w:val="NormalIndent"/>
        <w:rPr>
          <w:lang w:val="pl-PL"/>
          <w:rPrChange w:id="1938" w:author="Muller Miroslav" w:date="2025-03-17T11:13:00Z" w16du:dateUtc="2025-03-17T10:13:00Z">
            <w:rPr>
              <w:lang w:val="en-GB"/>
            </w:rPr>
          </w:rPrChange>
        </w:rPr>
      </w:pPr>
      <w:r w:rsidRPr="00790253">
        <w:rPr>
          <w:highlight w:val="cyan"/>
          <w:lang w:val="pl-PL"/>
          <w:rPrChange w:id="1939" w:author="Muller Miroslav" w:date="2025-03-17T11:13:00Z" w16du:dateUtc="2025-03-17T10:13:00Z">
            <w:rPr>
              <w:highlight w:val="cyan"/>
              <w:lang w:val="en-GB"/>
            </w:rPr>
          </w:rPrChange>
        </w:rPr>
        <w:t>Syst</w:t>
      </w:r>
      <w:r w:rsidRPr="00790253">
        <w:rPr>
          <w:rFonts w:hint="cs"/>
          <w:highlight w:val="cyan"/>
          <w:lang w:val="pl-PL"/>
          <w:rPrChange w:id="1940" w:author="Muller Miroslav" w:date="2025-03-17T11:13:00Z" w16du:dateUtc="2025-03-17T10:13:00Z">
            <w:rPr>
              <w:rFonts w:hint="cs"/>
              <w:highlight w:val="cyan"/>
              <w:lang w:val="en-GB"/>
            </w:rPr>
          </w:rPrChange>
        </w:rPr>
        <w:t>é</w:t>
      </w:r>
      <w:r w:rsidRPr="00790253">
        <w:rPr>
          <w:highlight w:val="cyan"/>
          <w:lang w:val="pl-PL"/>
          <w:rPrChange w:id="1941" w:author="Muller Miroslav" w:date="2025-03-17T11:13:00Z" w16du:dateUtc="2025-03-17T10:13:00Z">
            <w:rPr>
              <w:highlight w:val="cyan"/>
              <w:lang w:val="en-GB"/>
            </w:rPr>
          </w:rPrChange>
        </w:rPr>
        <w:t>m ode</w:t>
      </w:r>
      <w:r w:rsidRPr="00790253">
        <w:rPr>
          <w:rFonts w:hint="cs"/>
          <w:highlight w:val="cyan"/>
          <w:lang w:val="pl-PL"/>
          <w:rPrChange w:id="1942" w:author="Muller Miroslav" w:date="2025-03-17T11:13:00Z" w16du:dateUtc="2025-03-17T10:13:00Z">
            <w:rPr>
              <w:rFonts w:hint="cs"/>
              <w:highlight w:val="cyan"/>
              <w:lang w:val="en-GB"/>
            </w:rPr>
          </w:rPrChange>
        </w:rPr>
        <w:t>š</w:t>
      </w:r>
      <w:r w:rsidRPr="00790253">
        <w:rPr>
          <w:highlight w:val="cyan"/>
          <w:lang w:val="pl-PL"/>
          <w:rPrChange w:id="1943" w:author="Muller Miroslav" w:date="2025-03-17T11:13:00Z" w16du:dateUtc="2025-03-17T10:13:00Z">
            <w:rPr>
              <w:highlight w:val="cyan"/>
              <w:lang w:val="en-GB"/>
            </w:rPr>
          </w:rPrChange>
        </w:rPr>
        <w:t xml:space="preserve">le do </w:t>
      </w:r>
      <w:r w:rsidR="00926510" w:rsidRPr="00790253">
        <w:rPr>
          <w:highlight w:val="cyan"/>
          <w:lang w:val="pl-PL"/>
          <w:rPrChange w:id="1944" w:author="Muller Miroslav" w:date="2025-03-17T11:13:00Z" w16du:dateUtc="2025-03-17T10:13:00Z">
            <w:rPr>
              <w:highlight w:val="cyan"/>
              <w:lang w:val="en-GB"/>
            </w:rPr>
          </w:rPrChange>
        </w:rPr>
        <w:t xml:space="preserve">ERP </w:t>
      </w:r>
      <w:r w:rsidRPr="00790253">
        <w:rPr>
          <w:highlight w:val="cyan"/>
          <w:lang w:val="pl-PL"/>
          <w:rPrChange w:id="1945" w:author="Muller Miroslav" w:date="2025-03-17T11:13:00Z" w16du:dateUtc="2025-03-17T10:13:00Z">
            <w:rPr>
              <w:highlight w:val="cyan"/>
              <w:lang w:val="en-GB"/>
            </w:rPr>
          </w:rPrChange>
        </w:rPr>
        <w:t>informace o bill</w:t>
      </w:r>
      <w:del w:id="1946" w:author="Irová Zuzana" w:date="2025-06-06T16:44:00Z" w16du:dateUtc="2025-06-06T14:44:00Z">
        <w:r w:rsidRPr="00790253" w:rsidDel="00FB567E">
          <w:rPr>
            <w:highlight w:val="cyan"/>
            <w:lang w:val="pl-PL"/>
            <w:rPrChange w:id="1947" w:author="Muller Miroslav" w:date="2025-03-17T11:13:00Z" w16du:dateUtc="2025-03-17T10:13:00Z">
              <w:rPr>
                <w:highlight w:val="cyan"/>
                <w:lang w:val="en-GB"/>
              </w:rPr>
            </w:rPrChange>
          </w:rPr>
          <w:delText xml:space="preserve"> za pou</w:delText>
        </w:r>
        <w:r w:rsidRPr="00790253" w:rsidDel="00FB567E">
          <w:rPr>
            <w:rFonts w:hint="cs"/>
            <w:highlight w:val="cyan"/>
            <w:lang w:val="pl-PL"/>
            <w:rPrChange w:id="1948" w:author="Muller Miroslav" w:date="2025-03-17T11:13:00Z" w16du:dateUtc="2025-03-17T10:13:00Z">
              <w:rPr>
                <w:rFonts w:hint="cs"/>
                <w:highlight w:val="cyan"/>
                <w:lang w:val="en-GB"/>
              </w:rPr>
            </w:rPrChange>
          </w:rPr>
          <w:delText>ž</w:delText>
        </w:r>
        <w:r w:rsidRPr="00790253" w:rsidDel="00FB567E">
          <w:rPr>
            <w:highlight w:val="cyan"/>
            <w:lang w:val="pl-PL"/>
            <w:rPrChange w:id="1949" w:author="Muller Miroslav" w:date="2025-03-17T11:13:00Z" w16du:dateUtc="2025-03-17T10:13:00Z">
              <w:rPr>
                <w:highlight w:val="cyan"/>
                <w:lang w:val="en-GB"/>
              </w:rPr>
            </w:rPrChange>
          </w:rPr>
          <w:delText>it</w:delText>
        </w:r>
        <w:r w:rsidRPr="00790253" w:rsidDel="00FB567E">
          <w:rPr>
            <w:rFonts w:hint="cs"/>
            <w:highlight w:val="cyan"/>
            <w:lang w:val="pl-PL"/>
            <w:rPrChange w:id="1950" w:author="Muller Miroslav" w:date="2025-03-17T11:13:00Z" w16du:dateUtc="2025-03-17T10:13:00Z">
              <w:rPr>
                <w:rFonts w:hint="cs"/>
                <w:highlight w:val="cyan"/>
                <w:lang w:val="en-GB"/>
              </w:rPr>
            </w:rPrChange>
          </w:rPr>
          <w:delText>í</w:delText>
        </w:r>
        <w:r w:rsidRPr="00790253" w:rsidDel="00FB567E">
          <w:rPr>
            <w:highlight w:val="cyan"/>
            <w:lang w:val="pl-PL"/>
            <w:rPrChange w:id="1951" w:author="Muller Miroslav" w:date="2025-03-17T11:13:00Z" w16du:dateUtc="2025-03-17T10:13:00Z">
              <w:rPr>
                <w:highlight w:val="cyan"/>
                <w:lang w:val="en-GB"/>
              </w:rPr>
            </w:rPrChange>
          </w:rPr>
          <w:delText xml:space="preserve"> rozhran</w:delText>
        </w:r>
        <w:r w:rsidRPr="00790253" w:rsidDel="00FB567E">
          <w:rPr>
            <w:rFonts w:hint="cs"/>
            <w:highlight w:val="cyan"/>
            <w:lang w:val="pl-PL"/>
            <w:rPrChange w:id="1952" w:author="Muller Miroslav" w:date="2025-03-17T11:13:00Z" w16du:dateUtc="2025-03-17T10:13:00Z">
              <w:rPr>
                <w:rFonts w:hint="cs"/>
                <w:highlight w:val="cyan"/>
                <w:lang w:val="en-GB"/>
              </w:rPr>
            </w:rPrChange>
          </w:rPr>
          <w:delText>í</w:delText>
        </w:r>
        <w:r w:rsidRPr="00790253" w:rsidDel="00FB567E">
          <w:rPr>
            <w:highlight w:val="cyan"/>
            <w:lang w:val="pl-PL"/>
            <w:rPrChange w:id="1953" w:author="Muller Miroslav" w:date="2025-03-17T11:13:00Z" w16du:dateUtc="2025-03-17T10:13:00Z">
              <w:rPr>
                <w:highlight w:val="cyan"/>
                <w:lang w:val="en-GB"/>
              </w:rPr>
            </w:rPrChange>
          </w:rPr>
          <w:delText xml:space="preserve"> (INT.BAR.</w:delText>
        </w:r>
        <w:r w:rsidR="00926510" w:rsidRPr="00790253" w:rsidDel="00FB567E">
          <w:rPr>
            <w:highlight w:val="cyan"/>
            <w:lang w:val="pl-PL"/>
            <w:rPrChange w:id="1954" w:author="Muller Miroslav" w:date="2025-03-17T11:13:00Z" w16du:dateUtc="2025-03-17T10:13:00Z">
              <w:rPr>
                <w:highlight w:val="cyan"/>
                <w:lang w:val="en-GB"/>
              </w:rPr>
            </w:rPrChange>
          </w:rPr>
          <w:delText>30.HR</w:delText>
        </w:r>
        <w:r w:rsidRPr="00790253" w:rsidDel="00FB567E">
          <w:rPr>
            <w:highlight w:val="cyan"/>
            <w:lang w:val="pl-PL"/>
            <w:rPrChange w:id="1955" w:author="Muller Miroslav" w:date="2025-03-17T11:13:00Z" w16du:dateUtc="2025-03-17T10:13:00Z">
              <w:rPr>
                <w:highlight w:val="cyan"/>
                <w:lang w:val="en-GB"/>
              </w:rPr>
            </w:rPrChange>
          </w:rPr>
          <w:delText>)</w:delText>
        </w:r>
      </w:del>
      <w:r w:rsidRPr="00790253">
        <w:rPr>
          <w:highlight w:val="cyan"/>
          <w:lang w:val="pl-PL"/>
          <w:rPrChange w:id="1956" w:author="Muller Miroslav" w:date="2025-03-17T11:13:00Z" w16du:dateUtc="2025-03-17T10:13:00Z">
            <w:rPr>
              <w:highlight w:val="cyan"/>
              <w:lang w:val="en-GB"/>
            </w:rPr>
          </w:rPrChange>
        </w:rPr>
        <w:t>.</w:t>
      </w:r>
    </w:p>
    <w:p w14:paraId="572F81EC" w14:textId="77777777" w:rsidR="00CD0A42" w:rsidRDefault="00CD0A42">
      <w:pPr>
        <w:pStyle w:val="NormalIndent"/>
      </w:pPr>
    </w:p>
    <w:p w14:paraId="035519BF" w14:textId="76D89D5A" w:rsidR="00CD0A42" w:rsidRDefault="00E93505">
      <w:pPr>
        <w:pStyle w:val="Heading3"/>
        <w:rPr>
          <w:ins w:id="1957" w:author="Irová Zuzana" w:date="2025-06-06T16:51:00Z" w16du:dateUtc="2025-06-06T14:51:00Z"/>
        </w:rPr>
        <w:pPrChange w:id="1958" w:author="Irová Zuzana" w:date="2025-06-06T16:51:00Z" w16du:dateUtc="2025-06-06T14:51:00Z">
          <w:pPr>
            <w:pStyle w:val="NormalIndent"/>
          </w:pPr>
        </w:pPrChange>
      </w:pPr>
      <w:bookmarkStart w:id="1959" w:name="_Toc201568864"/>
      <w:ins w:id="1960" w:author="Irová Zuzana" w:date="2025-06-06T16:51:00Z" w16du:dateUtc="2025-06-06T14:51:00Z">
        <w:r>
          <w:t>Re-rating</w:t>
        </w:r>
        <w:bookmarkEnd w:id="1959"/>
      </w:ins>
    </w:p>
    <w:p w14:paraId="32369525" w14:textId="33195A08" w:rsidR="00E93505" w:rsidRDefault="008C3471">
      <w:pPr>
        <w:pStyle w:val="NormalIndent"/>
        <w:rPr>
          <w:ins w:id="1961" w:author="Irová Zuzana" w:date="2025-06-06T16:53:00Z" w16du:dateUtc="2025-06-06T14:53:00Z"/>
        </w:rPr>
      </w:pPr>
      <w:ins w:id="1962" w:author="Irová Zuzana" w:date="2025-06-06T16:51:00Z" w16du:dateUtc="2025-06-06T14:51:00Z">
        <w:r>
          <w:t>Re-rating bude inicializován nad Toll Trip Record</w:t>
        </w:r>
      </w:ins>
      <w:ins w:id="1963" w:author="Irová Zuzana" w:date="2025-06-06T16:52:00Z" w16du:dateUtc="2025-06-06T14:52:00Z">
        <w:r>
          <w:t xml:space="preserve"> (VTP). </w:t>
        </w:r>
      </w:ins>
    </w:p>
    <w:p w14:paraId="436BCC99" w14:textId="7F965455" w:rsidR="00A15E4F" w:rsidRDefault="00A15E4F">
      <w:pPr>
        <w:pStyle w:val="NormalIndent"/>
        <w:rPr>
          <w:ins w:id="1964" w:author="Irová Zuzana" w:date="2025-06-06T16:55:00Z" w16du:dateUtc="2025-06-06T14:55:00Z"/>
        </w:rPr>
      </w:pPr>
      <w:ins w:id="1965" w:author="Irová Zuzana" w:date="2025-06-06T16:53:00Z" w16du:dateUtc="2025-06-06T14:53:00Z">
        <w:r>
          <w:t>V</w:t>
        </w:r>
      </w:ins>
      <w:ins w:id="1966" w:author="Irová Zuzana" w:date="2025-06-06T16:56:00Z" w16du:dateUtc="2025-06-06T14:56:00Z">
        <w:r w:rsidR="002A5167">
          <w:t> </w:t>
        </w:r>
      </w:ins>
      <w:ins w:id="1967" w:author="Irová Zuzana" w:date="2025-06-06T16:53:00Z" w16du:dateUtc="2025-06-06T14:53:00Z">
        <w:r>
          <w:t>návaznosti</w:t>
        </w:r>
      </w:ins>
      <w:ins w:id="1968" w:author="Irová Zuzana" w:date="2025-06-06T16:56:00Z" w16du:dateUtc="2025-06-06T14:56:00Z">
        <w:r w:rsidR="002A5167">
          <w:t xml:space="preserve"> na požadavek na re-rating</w:t>
        </w:r>
      </w:ins>
      <w:ins w:id="1969" w:author="Irová Zuzana" w:date="2025-06-06T16:53:00Z" w16du:dateUtc="2025-06-06T14:53:00Z">
        <w:r>
          <w:t xml:space="preserve">, Systém </w:t>
        </w:r>
        <w:r w:rsidR="00F670C6">
          <w:t>zca</w:t>
        </w:r>
      </w:ins>
      <w:ins w:id="1970" w:author="Irová Zuzana" w:date="2025-06-06T16:54:00Z" w16du:dateUtc="2025-06-06T14:54:00Z">
        <w:r w:rsidR="00F670C6">
          <w:t xml:space="preserve">ncluje původní Toll transaction a jeho Rated Toll Events, a o zrušenou částku updatuje </w:t>
        </w:r>
        <w:r w:rsidR="001F53BA">
          <w:t>pre-paid nebo product balance, která byla použita pro úhradu původní transakce.</w:t>
        </w:r>
      </w:ins>
      <w:ins w:id="1971" w:author="Irová Zuzana" w:date="2025-06-06T16:55:00Z" w16du:dateUtc="2025-06-06T14:55:00Z">
        <w:r w:rsidR="001F53BA">
          <w:t xml:space="preserve"> </w:t>
        </w:r>
      </w:ins>
    </w:p>
    <w:p w14:paraId="699C2E47" w14:textId="7D98E91D" w:rsidR="001F53BA" w:rsidRDefault="001F53BA">
      <w:pPr>
        <w:pStyle w:val="NormalIndent"/>
        <w:rPr>
          <w:ins w:id="1972" w:author="Irová Zuzana" w:date="2025-06-06T16:52:00Z" w16du:dateUtc="2025-06-06T14:52:00Z"/>
        </w:rPr>
      </w:pPr>
      <w:ins w:id="1973" w:author="Irová Zuzana" w:date="2025-06-06T16:55:00Z" w16du:dateUtc="2025-06-06T14:55:00Z">
        <w:r>
          <w:t>Po přecenění Toll Trip Record s novými údaji</w:t>
        </w:r>
        <w:r w:rsidR="00FD3BC4">
          <w:t xml:space="preserve"> Systém obdrží novou cenu a vytvoří nová Toll Transaction s odpovídajícími Rated Toll Events</w:t>
        </w:r>
      </w:ins>
      <w:ins w:id="1974" w:author="Irová Zuzana" w:date="2025-06-06T16:56:00Z" w16du:dateUtc="2025-06-06T14:56:00Z">
        <w:r w:rsidR="002A5167">
          <w:t>, které bude procesovat jako standardní o</w:t>
        </w:r>
      </w:ins>
      <w:ins w:id="1975" w:author="Irová Zuzana" w:date="2025-06-06T16:57:00Z" w16du:dateUtc="2025-06-06T14:57:00Z">
        <w:r w:rsidR="005A7E2E">
          <w:t>ce</w:t>
        </w:r>
      </w:ins>
      <w:ins w:id="1976" w:author="Irová Zuzana" w:date="2025-06-06T16:56:00Z" w16du:dateUtc="2025-06-06T14:56:00Z">
        <w:r w:rsidR="002A5167">
          <w:t>něný trip.</w:t>
        </w:r>
      </w:ins>
    </w:p>
    <w:p w14:paraId="28B45721" w14:textId="77777777" w:rsidR="008C3509" w:rsidRDefault="008C3509">
      <w:pPr>
        <w:pStyle w:val="NormalIndent"/>
        <w:rPr>
          <w:ins w:id="1977" w:author="Irová Zuzana" w:date="2025-06-06T16:57:00Z" w16du:dateUtc="2025-06-06T14:57:00Z"/>
        </w:rPr>
      </w:pPr>
    </w:p>
    <w:p w14:paraId="052EE1B7" w14:textId="77777777" w:rsidR="005A7E2E" w:rsidRDefault="005A7E2E">
      <w:pPr>
        <w:pStyle w:val="NormalIndent"/>
        <w:rPr>
          <w:ins w:id="1978" w:author="Irová Zuzana" w:date="2025-06-06T16:57:00Z" w16du:dateUtc="2025-06-06T14:57:00Z"/>
        </w:rPr>
      </w:pPr>
    </w:p>
    <w:p w14:paraId="7C5B249C" w14:textId="77777777" w:rsidR="005A7E2E" w:rsidRPr="00A60536" w:rsidRDefault="005A7E2E">
      <w:pPr>
        <w:pStyle w:val="NormalIndent"/>
      </w:pPr>
    </w:p>
    <w:p w14:paraId="72C97725" w14:textId="77777777" w:rsidR="00CD0A42" w:rsidRPr="00955C1D" w:rsidRDefault="00CD0A42" w:rsidP="00CD0A42">
      <w:pPr>
        <w:pStyle w:val="Heading1"/>
        <w:spacing w:before="0" w:after="360" w:line="264" w:lineRule="auto"/>
        <w:rPr>
          <w:rFonts w:hint="eastAsia"/>
        </w:rPr>
      </w:pPr>
      <w:bookmarkStart w:id="1979" w:name="_Toc535241532"/>
      <w:bookmarkStart w:id="1980" w:name="_Toc536197817"/>
      <w:bookmarkStart w:id="1981" w:name="_Toc536200051"/>
      <w:bookmarkStart w:id="1982" w:name="_Toc32395339"/>
      <w:bookmarkStart w:id="1983" w:name="_Toc46490571"/>
      <w:bookmarkStart w:id="1984" w:name="_Toc54873130"/>
      <w:bookmarkStart w:id="1985" w:name="_Toc201568865"/>
      <w:r w:rsidRPr="00955C1D">
        <w:lastRenderedPageBreak/>
        <w:t>Doménový model</w:t>
      </w:r>
      <w:bookmarkEnd w:id="1979"/>
      <w:bookmarkEnd w:id="1980"/>
      <w:bookmarkEnd w:id="1981"/>
      <w:bookmarkEnd w:id="1982"/>
      <w:bookmarkEnd w:id="1983"/>
      <w:bookmarkEnd w:id="1984"/>
      <w:bookmarkEnd w:id="1985"/>
      <w:r w:rsidRPr="00955C1D">
        <w:t xml:space="preserve"> </w:t>
      </w:r>
    </w:p>
    <w:p w14:paraId="35ECC094" w14:textId="77777777" w:rsidR="00CD0A42" w:rsidRDefault="00CD0A42" w:rsidP="00CD0A42">
      <w:pPr>
        <w:pStyle w:val="Heading2"/>
        <w:spacing w:before="200" w:line="276" w:lineRule="auto"/>
        <w:rPr>
          <w:rFonts w:hint="eastAsia"/>
        </w:rPr>
      </w:pPr>
      <w:bookmarkStart w:id="1986" w:name="_Toc535241533"/>
      <w:bookmarkStart w:id="1987" w:name="_Toc536197818"/>
      <w:bookmarkStart w:id="1988" w:name="_Toc536200052"/>
      <w:bookmarkStart w:id="1989" w:name="_Toc32395340"/>
      <w:bookmarkStart w:id="1990" w:name="_Toc46490572"/>
      <w:bookmarkStart w:id="1991" w:name="_Toc54873131"/>
      <w:bookmarkStart w:id="1992" w:name="_Toc201568866"/>
      <w:r w:rsidRPr="00955C1D">
        <w:t>Diagram doménového modelu</w:t>
      </w:r>
      <w:bookmarkEnd w:id="1986"/>
      <w:bookmarkEnd w:id="1987"/>
      <w:bookmarkEnd w:id="1988"/>
      <w:bookmarkEnd w:id="1989"/>
      <w:bookmarkEnd w:id="1990"/>
      <w:bookmarkEnd w:id="1991"/>
      <w:bookmarkEnd w:id="1992"/>
    </w:p>
    <w:p w14:paraId="2B517F04" w14:textId="13318AF3" w:rsidR="00BF0692" w:rsidRDefault="00094915">
      <w:pPr>
        <w:pStyle w:val="NormalIndent"/>
        <w:pPrChange w:id="1993" w:author="Irová Zuzana" w:date="2025-06-06T15:16:00Z" w16du:dateUtc="2025-06-06T13:16:00Z">
          <w:pPr>
            <w:pStyle w:val="NormalIndent"/>
            <w:ind w:left="0"/>
          </w:pPr>
        </w:pPrChange>
      </w:pPr>
      <w:r w:rsidRPr="00094915">
        <w:rPr>
          <w:noProof/>
        </w:rPr>
        <w:t xml:space="preserve"> </w:t>
      </w:r>
      <w:r w:rsidR="001D659E">
        <w:rPr>
          <w:noProof/>
        </w:rPr>
        <w:drawing>
          <wp:inline distT="0" distB="0" distL="0" distR="0" wp14:anchorId="639F7E15" wp14:editId="79F1B494">
            <wp:extent cx="6120130" cy="4690745"/>
            <wp:effectExtent l="0" t="0" r="0" b="0"/>
            <wp:docPr id="350427826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27826" name="Picture 1" descr="A diagram of a network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8E1F" w14:textId="77777777" w:rsidR="00BF0692" w:rsidRDefault="00BF0692">
      <w:pPr>
        <w:pStyle w:val="NormalIndent"/>
        <w:rPr>
          <w:rFonts w:eastAsia="Times New Roman"/>
          <w:lang w:eastAsia="cs-CZ"/>
        </w:rPr>
      </w:pPr>
      <w:r w:rsidRPr="00955C1D">
        <w:t>Obrázek 1:</w:t>
      </w:r>
      <w:r w:rsidRPr="002A7723">
        <w:t xml:space="preserve"> </w:t>
      </w:r>
      <w:r>
        <w:t>Diagram doménového modelu</w:t>
      </w:r>
    </w:p>
    <w:p w14:paraId="5B933B03" w14:textId="5C55C3C6" w:rsidR="00BF0692" w:rsidRDefault="00BF0692">
      <w:pPr>
        <w:pStyle w:val="Caption"/>
      </w:pPr>
      <w:r>
        <w:t xml:space="preserve">Tabulka </w:t>
      </w:r>
      <w:fldSimple w:instr=" SEQ Tabulka \* ARABIC ">
        <w:r w:rsidR="001E11DC">
          <w:rPr>
            <w:noProof/>
          </w:rPr>
          <w:t>2</w:t>
        </w:r>
      </w:fldSimple>
      <w:r w:rsidRPr="000714A5">
        <w:t>: Verze doménového modelu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4"/>
        <w:gridCol w:w="1637"/>
        <w:gridCol w:w="5274"/>
        <w:gridCol w:w="1454"/>
      </w:tblGrid>
      <w:tr w:rsidR="00BF0692" w14:paraId="3A72AC1B" w14:textId="77777777">
        <w:trPr>
          <w:trHeight w:val="270"/>
          <w:tblHeader/>
        </w:trPr>
        <w:tc>
          <w:tcPr>
            <w:tcW w:w="6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3A4BD6C1" w14:textId="77777777" w:rsidR="00BF0692" w:rsidRPr="006B6F17" w:rsidRDefault="00BF069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6B6F1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Verze</w:t>
            </w:r>
          </w:p>
        </w:tc>
        <w:tc>
          <w:tcPr>
            <w:tcW w:w="849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7A7CD6" w14:textId="77777777" w:rsidR="00BF0692" w:rsidRPr="006B6F17" w:rsidRDefault="00BF069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6B6F1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Datum</w:t>
            </w:r>
          </w:p>
        </w:tc>
        <w:tc>
          <w:tcPr>
            <w:tcW w:w="273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1813E59A" w14:textId="77777777" w:rsidR="00BF0692" w:rsidRPr="006B6F17" w:rsidRDefault="00BF069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6B6F1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změn</w:t>
            </w:r>
          </w:p>
        </w:tc>
        <w:tc>
          <w:tcPr>
            <w:tcW w:w="754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hideMark/>
          </w:tcPr>
          <w:p w14:paraId="4E5BFFD7" w14:textId="77777777" w:rsidR="00BF0692" w:rsidRPr="006B6F17" w:rsidRDefault="00BF0692">
            <w:pPr>
              <w:spacing w:before="60" w:after="60"/>
              <w:rPr>
                <w:rFonts w:eastAsia="Times New Roman" w:cstheme="minorBidi"/>
                <w:b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b/>
                <w:sz w:val="18"/>
                <w:szCs w:val="18"/>
                <w:lang w:eastAsia="cs-CZ"/>
              </w:rPr>
              <w:t>Int. issue</w:t>
            </w:r>
          </w:p>
        </w:tc>
      </w:tr>
      <w:tr w:rsidR="00BF0692" w14:paraId="45C85A15" w14:textId="77777777">
        <w:trPr>
          <w:trHeight w:val="270"/>
        </w:trPr>
        <w:tc>
          <w:tcPr>
            <w:tcW w:w="661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4148D8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6B6F17">
              <w:rPr>
                <w:rFonts w:eastAsia="Times New Roman" w:cstheme="minorHAnsi"/>
                <w:sz w:val="18"/>
                <w:szCs w:val="18"/>
                <w:lang w:eastAsia="cs-CZ"/>
              </w:rPr>
              <w:t>0.01</w:t>
            </w:r>
          </w:p>
        </w:tc>
        <w:tc>
          <w:tcPr>
            <w:tcW w:w="849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479C8" w14:textId="6BD10D8B" w:rsidR="00BF0692" w:rsidRPr="006B6F17" w:rsidRDefault="00C968CA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4.22025</w:t>
            </w:r>
          </w:p>
        </w:tc>
        <w:tc>
          <w:tcPr>
            <w:tcW w:w="273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2CD22DA" w14:textId="3C05177B" w:rsidR="00BF0692" w:rsidRDefault="00C968CA" w:rsidP="00B81D5A">
            <w:pPr>
              <w:tabs>
                <w:tab w:val="left" w:pos="2747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První verze domain modelu</w:t>
            </w:r>
            <w:r w:rsidR="009870C7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.</w:t>
            </w:r>
          </w:p>
          <w:p w14:paraId="6983483D" w14:textId="77777777" w:rsidR="009F164E" w:rsidRDefault="009F164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Nové entity:</w:t>
            </w:r>
          </w:p>
          <w:p w14:paraId="2B174F86" w14:textId="3492FE1C" w:rsidR="009F164E" w:rsidRDefault="009F164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Toll Transaction</w:t>
            </w:r>
          </w:p>
          <w:p w14:paraId="4E98AFFF" w14:textId="77777777" w:rsidR="009F164E" w:rsidRDefault="009F164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Unpaid Toll Transaction</w:t>
            </w:r>
          </w:p>
          <w:p w14:paraId="3EFD79BB" w14:textId="0A826B2C" w:rsidR="009F164E" w:rsidRDefault="009F164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 xml:space="preserve">Settlement </w:t>
            </w:r>
            <w:r w:rsidR="00C44952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ecord</w:t>
            </w:r>
          </w:p>
          <w:p w14:paraId="22C935DC" w14:textId="77777777" w:rsidR="009F164E" w:rsidRDefault="009F164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ERP Export</w:t>
            </w:r>
          </w:p>
          <w:p w14:paraId="7640E694" w14:textId="77777777" w:rsidR="00EB19BF" w:rsidRDefault="00EB19B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ERP Import</w:t>
            </w:r>
          </w:p>
          <w:p w14:paraId="39A4184D" w14:textId="77777777" w:rsidR="00C44952" w:rsidRDefault="00C4495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ERP Log</w:t>
            </w:r>
          </w:p>
          <w:p w14:paraId="0E10DC67" w14:textId="27A92CB7" w:rsidR="007C6C28" w:rsidRPr="006B6F17" w:rsidRDefault="007C6C28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Card Payment Request</w:t>
            </w:r>
          </w:p>
        </w:tc>
        <w:tc>
          <w:tcPr>
            <w:tcW w:w="75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7E420BA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14:paraId="1376315F" w14:textId="77777777">
        <w:trPr>
          <w:trHeight w:val="270"/>
        </w:trPr>
        <w:tc>
          <w:tcPr>
            <w:tcW w:w="66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34C1A7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5FE55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42AD479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A261EBE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14:paraId="2ED4C2F6" w14:textId="77777777">
        <w:trPr>
          <w:trHeight w:val="270"/>
        </w:trPr>
        <w:tc>
          <w:tcPr>
            <w:tcW w:w="66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850D4E4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3FE55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440ABA5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0058539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14:paraId="7E467FCF" w14:textId="77777777">
        <w:trPr>
          <w:trHeight w:val="270"/>
        </w:trPr>
        <w:tc>
          <w:tcPr>
            <w:tcW w:w="66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3481662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F7E39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EEA3BA1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AFE711F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14:paraId="7A99CEA8" w14:textId="77777777">
        <w:trPr>
          <w:trHeight w:val="270"/>
        </w:trPr>
        <w:tc>
          <w:tcPr>
            <w:tcW w:w="66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1A22853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1E95E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F92A6AB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810E123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14:paraId="7B3DF05E" w14:textId="77777777">
        <w:trPr>
          <w:trHeight w:val="270"/>
        </w:trPr>
        <w:tc>
          <w:tcPr>
            <w:tcW w:w="66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99A0627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B0194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A84489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05A1755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123B33D9" w14:textId="77777777" w:rsidR="00BF0692" w:rsidRDefault="00BF0692">
      <w:pPr>
        <w:pStyle w:val="NormalIndent"/>
      </w:pPr>
    </w:p>
    <w:p w14:paraId="0CD4B975" w14:textId="77777777" w:rsidR="00BF0692" w:rsidRDefault="00BF0692">
      <w:pPr>
        <w:pStyle w:val="NormalIndent"/>
      </w:pPr>
    </w:p>
    <w:p w14:paraId="620C6BA0" w14:textId="77777777" w:rsidR="00CD0A42" w:rsidRPr="00955C1D" w:rsidRDefault="00CD0A42">
      <w:pPr>
        <w:rPr>
          <w:rFonts w:asciiTheme="majorHAnsi" w:eastAsiaTheme="majorEastAsia" w:hAnsiTheme="majorHAnsi" w:cstheme="majorBidi" w:hint="eastAsia"/>
          <w:b/>
          <w:bCs/>
          <w:sz w:val="26"/>
          <w:szCs w:val="26"/>
        </w:rPr>
      </w:pPr>
      <w:bookmarkStart w:id="1994" w:name="_Toc535241534"/>
      <w:bookmarkStart w:id="1995" w:name="_Toc536197819"/>
      <w:bookmarkStart w:id="1996" w:name="_Toc536200053"/>
      <w:bookmarkStart w:id="1997" w:name="_Toc32395341"/>
      <w:bookmarkStart w:id="1998" w:name="_Toc46490573"/>
      <w:bookmarkStart w:id="1999" w:name="_Toc54873132"/>
      <w:r w:rsidRPr="00955C1D">
        <w:br w:type="page"/>
      </w:r>
    </w:p>
    <w:p w14:paraId="1189B849" w14:textId="77777777" w:rsidR="00CD0A42" w:rsidRPr="00955C1D" w:rsidRDefault="00CD0A42" w:rsidP="00CD0A42">
      <w:pPr>
        <w:pStyle w:val="Heading2"/>
        <w:spacing w:before="200" w:line="276" w:lineRule="auto"/>
        <w:rPr>
          <w:rFonts w:hint="eastAsia"/>
        </w:rPr>
      </w:pPr>
      <w:bookmarkStart w:id="2000" w:name="_Toc201568867"/>
      <w:r w:rsidRPr="00955C1D">
        <w:lastRenderedPageBreak/>
        <w:t>Přehled entit</w:t>
      </w:r>
      <w:bookmarkEnd w:id="1994"/>
      <w:bookmarkEnd w:id="1995"/>
      <w:bookmarkEnd w:id="1996"/>
      <w:bookmarkEnd w:id="1997"/>
      <w:bookmarkEnd w:id="1998"/>
      <w:bookmarkEnd w:id="1999"/>
      <w:bookmarkEnd w:id="2000"/>
    </w:p>
    <w:p w14:paraId="6B6F9638" w14:textId="00A524F2" w:rsidR="00CD0A42" w:rsidRPr="00955C1D" w:rsidRDefault="0029353D">
      <w:pPr>
        <w:pStyle w:val="Caption"/>
        <w:rPr>
          <w:rFonts w:eastAsia="Times New Roman"/>
          <w:lang w:eastAsia="cs-CZ"/>
        </w:rPr>
      </w:pPr>
      <w:r>
        <w:t xml:space="preserve">Tabulka </w:t>
      </w:r>
      <w:fldSimple w:instr=" SEQ Tabulka \* ARABIC ">
        <w:r w:rsidR="001E11DC">
          <w:rPr>
            <w:noProof/>
          </w:rPr>
          <w:t>3</w:t>
        </w:r>
      </w:fldSimple>
      <w:r w:rsidRPr="00CB5457">
        <w:t>: Přehled entit</w:t>
      </w:r>
    </w:p>
    <w:tbl>
      <w:tblPr>
        <w:tblW w:w="963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32"/>
        <w:gridCol w:w="1933"/>
        <w:gridCol w:w="2082"/>
        <w:gridCol w:w="2370"/>
        <w:gridCol w:w="1322"/>
      </w:tblGrid>
      <w:tr w:rsidR="00CD0A42" w:rsidRPr="00955C1D" w14:paraId="244F0A36" w14:textId="77777777" w:rsidTr="00BF0692">
        <w:trPr>
          <w:trHeight w:val="270"/>
          <w:tblHeader/>
        </w:trPr>
        <w:tc>
          <w:tcPr>
            <w:tcW w:w="1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</w:tcPr>
          <w:p w14:paraId="32E2CA0C" w14:textId="77777777" w:rsidR="00CD0A42" w:rsidRPr="0029353D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entity EN</w:t>
            </w:r>
          </w:p>
        </w:tc>
        <w:tc>
          <w:tcPr>
            <w:tcW w:w="19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16DF0D2" w14:textId="77777777" w:rsidR="00CD0A42" w:rsidRPr="0029353D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entity CZ</w:t>
            </w:r>
          </w:p>
        </w:tc>
        <w:tc>
          <w:tcPr>
            <w:tcW w:w="208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1BC868D" w14:textId="77777777" w:rsidR="00CD0A42" w:rsidRPr="0029353D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entity</w:t>
            </w:r>
          </w:p>
        </w:tc>
        <w:tc>
          <w:tcPr>
            <w:tcW w:w="23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28829608" w14:textId="77777777" w:rsidR="00CD0A42" w:rsidRPr="0029353D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  <w:tc>
          <w:tcPr>
            <w:tcW w:w="132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4C27D56" w14:textId="5A936C28" w:rsidR="00CD0A42" w:rsidRPr="0029353D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</w:p>
        </w:tc>
      </w:tr>
      <w:tr w:rsidR="00CD0A42" w:rsidRPr="00955C1D" w14:paraId="314376B6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747756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Bill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50C3A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Faktura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3D69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0ABE39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bCs/>
                <w:sz w:val="18"/>
                <w:szCs w:val="18"/>
              </w:rPr>
              <w:t>Faktura reprezentuje veškeré účetní splatné částky pro účet jednoho zákazníka v jedné fakturační dávce. Shrnuje veškeré fakturační položky v souhrnném formuláři. Faktura obsahuje finanční údaje nutné k vytvoření fakturačního dokumentu.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D466954" w14:textId="64A91F75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CD0A42" w:rsidRPr="00955C1D" w14:paraId="4B2CF8DA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42DEAA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Item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ED30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Položka faktury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31B7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380C52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Položka faktury představuje poplatky, korekce, penále a daně fakturované na účet zákazníka. Souhrn fakturačních položek tvoří fakturu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E180964" w14:textId="4728BF0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3411AC7C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7538D8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Bill Session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92EB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Fakturační dávka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1DE9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D347AF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Fakturační dávka definuje přesné období, za nějž bude zákazníkovi vystavena faktura.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15DBC67" w14:textId="0135E649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1A12E7C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512EEA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session statistics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991AB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</w:rPr>
              <w:t>Statistika fakturační dávky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63EA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90DD42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bCs/>
                <w:sz w:val="18"/>
                <w:szCs w:val="18"/>
              </w:rPr>
              <w:t xml:space="preserve">Statistika vytvořená během procesu uzavírání fakturační dávky (tj. procesu generování faktur). 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2917778" w14:textId="0BD03778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3555E830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80F024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Bill Session Steps Statistics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9452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</w:rPr>
              <w:t>Statistika kroků fakturační dávky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FF29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379F96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bCs/>
                <w:sz w:val="18"/>
                <w:szCs w:val="18"/>
              </w:rPr>
              <w:t>Statistika poskytující informace o trvání konkrétního fakturačního kroku během procesu uzavírání fakturační dávky (tj. procesu generování faktur). Umožňuje sledovat průběh generování faktur a uchovává doby trvání jednotlivých kroků procesu generování faktur.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962FB78" w14:textId="4DECABDE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44EFACDB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B938C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lastRenderedPageBreak/>
              <w:t>Bill Item Statistics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0A3F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Statistika fakturační dávky podle Bill item typu a Měny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CED5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1D96C35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Statistika vytvořená během procesu uzavírání fakturační dávky </w:t>
            </w:r>
            <w:r w:rsidRPr="5D923C7E">
              <w:rPr>
                <w:rFonts w:eastAsia="Times New Roman" w:cstheme="minorBidi"/>
                <w:sz w:val="18"/>
                <w:szCs w:val="18"/>
              </w:rPr>
              <w:t>podle Bill item typu a Měny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D190C09" w14:textId="0B8A4E9D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1438BF4D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9C7238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9CC7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Platba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547A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36A660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Generická entita pro uložení libovolné platby. Obsahuje jak zákaznické platby, tak platby bez vazby na zákazníka jako například poplatky za vedení běžného účtu.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3D9C3C9" w14:textId="53F6887E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AA43298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00FB92C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Session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FC2C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Platební transakce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FEE1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EFD98C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1DA315A" w14:textId="79F7E07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5E756D9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835D67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Matching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0BC7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Párování plateb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AEE09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  <w:p w14:paraId="6C8A89C9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(ukončený záznam: Deleted on = not null)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9D4DEE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Entit pro uložení párování: </w:t>
            </w:r>
          </w:p>
          <w:p w14:paraId="16781990" w14:textId="77777777" w:rsidR="00CD0A42" w:rsidRPr="0029353D" w:rsidRDefault="00CD0A42" w:rsidP="00CD0A42">
            <w:pPr>
              <w:pStyle w:val="ListParagraph"/>
              <w:numPr>
                <w:ilvl w:val="0"/>
                <w:numId w:val="500"/>
              </w:numPr>
              <w:spacing w:after="0" w:line="240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kreditní platby s fakturou/vrubopisem, </w:t>
            </w:r>
          </w:p>
          <w:p w14:paraId="18797465" w14:textId="77777777" w:rsidR="00CD0A42" w:rsidRPr="0029353D" w:rsidRDefault="00CD0A42" w:rsidP="00CD0A42">
            <w:pPr>
              <w:pStyle w:val="ListParagraph"/>
              <w:numPr>
                <w:ilvl w:val="0"/>
                <w:numId w:val="500"/>
              </w:numPr>
              <w:spacing w:after="0" w:line="240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debetní platby s dobropisem,</w:t>
            </w:r>
          </w:p>
          <w:p w14:paraId="0672FA52" w14:textId="77777777" w:rsidR="00CD0A42" w:rsidRPr="0029353D" w:rsidRDefault="00CD0A42" w:rsidP="00CD0A42">
            <w:pPr>
              <w:pStyle w:val="ListParagraph"/>
              <w:numPr>
                <w:ilvl w:val="0"/>
                <w:numId w:val="500"/>
              </w:numPr>
              <w:spacing w:after="0" w:line="240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platby kreditní s debetní platbou, </w:t>
            </w:r>
          </w:p>
          <w:p w14:paraId="03F9D50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faktury/vrubopisu s dobropisem.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26E8B6B" w14:textId="356AFA2A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3A25C70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6FB878B" w14:textId="640BFB4A" w:rsidR="00CD0A42" w:rsidRPr="0029353D" w:rsidRDefault="000749A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Toll Transaction Base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BA8A0" w14:textId="3AB44483" w:rsidR="00CD0A42" w:rsidRPr="0029353D" w:rsidRDefault="00453DD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Mýtná transakce</w:t>
            </w:r>
            <w:r w:rsidRPr="5D923C7E" w:rsidDel="0073131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základ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0E6C0" w14:textId="30B52E62" w:rsidR="00CD0A42" w:rsidRPr="0029353D" w:rsidRDefault="00EB0954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B3151C7" w14:textId="31C12272" w:rsidR="00CD0A42" w:rsidRPr="0029353D" w:rsidRDefault="000749A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Společné atributy </w:t>
            </w:r>
            <w:r w:rsidR="00EB0954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Toll Transaction a Unpaid Toll Transaction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E1B2D36" w14:textId="595335C5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16882E5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6C11D24" w14:textId="6842B5E8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Toll </w:t>
            </w:r>
            <w:r w:rsidR="0073131E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Transaction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7A980" w14:textId="6249825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Mýtná </w:t>
            </w:r>
            <w:r w:rsidR="0073131E">
              <w:rPr>
                <w:rFonts w:eastAsia="Times New Roman" w:cstheme="minorHAnsi"/>
                <w:sz w:val="18"/>
                <w:szCs w:val="18"/>
                <w:lang w:eastAsia="cs-CZ"/>
              </w:rPr>
              <w:t>transakce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E488D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BB213C6" w14:textId="7C948E81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Mýtná </w:t>
            </w:r>
            <w:r w:rsidR="0073131E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transakce</w:t>
            </w:r>
            <w:r w:rsidR="0073131E"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 </w:t>
            </w:r>
            <w:r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obsahuje atributy mýtné události, které </w:t>
            </w:r>
            <w:r w:rsidR="0073131E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byly</w:t>
            </w:r>
            <w:r w:rsidR="0073131E"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 </w:t>
            </w:r>
            <w:r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podkladem pro oceňování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9AD88DE" w14:textId="6A2BD76F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:rsidRPr="00955C1D" w14:paraId="640D6F82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42A10F1" w14:textId="66C16DD3" w:rsidR="00BF0692" w:rsidRPr="0029353D" w:rsidRDefault="00BF0692" w:rsidP="00BF069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Unpaid Toll Transaction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8C224" w14:textId="259F2619" w:rsidR="00BF0692" w:rsidRPr="0029353D" w:rsidRDefault="00BF0692" w:rsidP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Nezaplacená mýtná transakce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CE20D" w14:textId="65855CE1" w:rsidR="00BF0692" w:rsidRPr="0029353D" w:rsidRDefault="00BF0692" w:rsidP="00BF0692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798FA0A" w14:textId="48490EBC" w:rsidR="00BF0692" w:rsidRPr="0029353D" w:rsidRDefault="00BF0692" w:rsidP="00BF0692">
            <w:pPr>
              <w:spacing w:after="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Nezaplacená mýtná transakce je entita reprezentující evidovanou dlužnou mýtnou transakci, která není plně zaplacena. 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2BD525B" w14:textId="2EF49ECF" w:rsidR="00BF0692" w:rsidRPr="0029353D" w:rsidRDefault="00BF0692" w:rsidP="00BF069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CD0A42" w:rsidRPr="00955C1D" w14:paraId="26799538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172414B" w14:textId="797D2ABC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F9345" w14:textId="51DD6FB3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185D0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E77402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FE4C580" w14:textId="3712F42E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4707693F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15E5764" w14:textId="245FD13D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B6D32" w14:textId="6C89273F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8F72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81E3A6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AB46EB2" w14:textId="64B38203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A5AF573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25D73C7" w14:textId="558F9D1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F3D42" w14:textId="018B03D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DEE02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1B0BC2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43041D9" w14:textId="4D1FA360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A6BAFA0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E8731E3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Rated Toll Event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1CDF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Oceněná mýtná událost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8548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53DE63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bCs/>
                <w:sz w:val="18"/>
                <w:szCs w:val="18"/>
              </w:rPr>
              <w:t>Oceněná mýtná transakce je mýtnou událostí, která je úspěšně oceněna (má cenu).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2B665C8" w14:textId="51CB8A45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18EDE758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03D84A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Rated Service Event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6303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Oceněná služba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38CAA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B78067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bCs/>
                <w:sz w:val="18"/>
                <w:szCs w:val="18"/>
              </w:rPr>
              <w:t>Oceněný poplatek za službu nebo penále nebo úroky z prodlení (má cenu).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69CD040" w14:textId="088449B1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14392EC8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9D0E179" w14:textId="560BCFDC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DC3C" w14:textId="1E320C7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BDE9C" w14:textId="01159132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E37E755" w14:textId="336FDBB8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1B2677E" w14:textId="654CF04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2ECC8E90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0C4789C" w14:textId="6F91B901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3DD3A" w14:textId="44734D7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ACAEA" w14:textId="167033BD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E2772D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A6D5116" w14:textId="697D9B25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1224A63F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85EE6B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ERP Log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8835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ERP Log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3A63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7BBED8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F956A88" w14:textId="12B5D135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3705440E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30A7344" w14:textId="4A7B9503" w:rsidR="00CD0A42" w:rsidRPr="0029353D" w:rsidRDefault="00A136D7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>Settlement Record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4A9E7" w14:textId="230DF2DB" w:rsidR="00CD0A42" w:rsidRPr="0029353D" w:rsidRDefault="00A136D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Záznam vyrovnání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F794" w14:textId="091B6C30" w:rsidR="00CD0A42" w:rsidRPr="0029353D" w:rsidRDefault="00A136D7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4F4E1D9" w14:textId="315F62AB" w:rsidR="00CD0A42" w:rsidRPr="0029353D" w:rsidRDefault="00A136D7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Entita se používá pro zaznamenání nároku na vyrovnání mezi System operators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189300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4E22AE8D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010A520" w14:textId="367786AC" w:rsidR="00CD0A42" w:rsidRPr="0029353D" w:rsidRDefault="007C6C28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Card Payment Request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BA6DF" w14:textId="56793ADF" w:rsidR="00CD0A42" w:rsidRPr="0029353D" w:rsidRDefault="00574D9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Požadavek na platbu kartou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DA894" w14:textId="332DDE19" w:rsidR="00CD0A42" w:rsidRPr="0029353D" w:rsidRDefault="00BA37A9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B192171" w14:textId="2E7B1780" w:rsidR="00CD0A42" w:rsidRPr="0029353D" w:rsidRDefault="00BA37A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Entita se používá na </w:t>
            </w:r>
            <w:r w:rsidR="001C42FF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monitorování </w:t>
            </w:r>
            <w:r w:rsidR="00B92028">
              <w:rPr>
                <w:rFonts w:eastAsia="Times New Roman" w:cstheme="minorHAnsi"/>
                <w:sz w:val="18"/>
                <w:szCs w:val="18"/>
                <w:lang w:eastAsia="cs-CZ"/>
              </w:rPr>
              <w:t>placení nezaplacené mýtné trasy tokenem platební karty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E24A03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763900C9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38F31E3" w14:textId="64278DE8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A310" w14:textId="5C7BEB33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16F3C" w14:textId="18FAEF4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AC52325" w14:textId="1B199D8D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7E20DD2" w14:textId="40BDDEE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A1A0EBA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3E01483" w14:textId="4F1CEBA1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F91DF" w14:textId="238863A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C92B9" w14:textId="45CA2133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EA56D78" w14:textId="1E8B96C4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B655927" w14:textId="6C23A4C2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F72A75A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4B3BC14" w14:textId="2E74923A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3222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33387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45C7C57" w14:textId="491A765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B1AD538" w14:textId="173AB51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E9B94AB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8AF1A6" w14:textId="4241B96D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51D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2359E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2CFE04B" w14:textId="6E73596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BDC5451" w14:textId="5A3A615E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205C4FE5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1A35DE2" w14:textId="0CB64AF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560F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50672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D8517C8" w14:textId="1FDD1CC9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5EE41BB" w14:textId="00A615A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5D2E4F5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071B712" w14:textId="7E9957D8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8EDD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8B203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B71E864" w14:textId="5BCBF1CE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BED3338" w14:textId="3A08464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284CA8" w:rsidRPr="00955C1D" w14:paraId="2779C21A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DBA49E5" w14:textId="6A7CCE7C" w:rsidR="00284CA8" w:rsidRPr="0029353D" w:rsidRDefault="00284CA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19F2D" w14:textId="77777777" w:rsidR="00284CA8" w:rsidRPr="0029353D" w:rsidRDefault="00284CA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43D23" w14:textId="77777777" w:rsidR="00284CA8" w:rsidRPr="0029353D" w:rsidRDefault="00284CA8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21A65F8" w14:textId="510A49D5" w:rsidR="00284CA8" w:rsidRPr="0029353D" w:rsidRDefault="00284CA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9C6B77C" w14:textId="12BF419B" w:rsidR="00284CA8" w:rsidRPr="0029353D" w:rsidRDefault="00284CA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06A636FE" w14:textId="77777777" w:rsidR="00CD0A42" w:rsidRPr="00955C1D" w:rsidRDefault="00CD0A42">
      <w:pPr>
        <w:pStyle w:val="NormalIndent"/>
      </w:pPr>
    </w:p>
    <w:p w14:paraId="3198534A" w14:textId="77777777" w:rsidR="00CD0A42" w:rsidRPr="00955C1D" w:rsidRDefault="00CD0A42" w:rsidP="00CD0A42">
      <w:pPr>
        <w:pStyle w:val="Heading2"/>
        <w:spacing w:before="200" w:line="276" w:lineRule="auto"/>
        <w:rPr>
          <w:rFonts w:hint="eastAsia"/>
        </w:rPr>
      </w:pPr>
      <w:bookmarkStart w:id="2001" w:name="_Toc535241535"/>
      <w:bookmarkStart w:id="2002" w:name="_Toc536197820"/>
      <w:bookmarkStart w:id="2003" w:name="_Toc536200054"/>
      <w:bookmarkStart w:id="2004" w:name="_Toc32395342"/>
      <w:bookmarkStart w:id="2005" w:name="_Toc46490574"/>
      <w:bookmarkStart w:id="2006" w:name="_Toc54873133"/>
      <w:bookmarkStart w:id="2007" w:name="_Toc274223422"/>
      <w:bookmarkStart w:id="2008" w:name="_Ref308620380"/>
      <w:bookmarkStart w:id="2009" w:name="_Toc201568868"/>
      <w:r w:rsidRPr="00955C1D">
        <w:t>Atributy enti</w:t>
      </w:r>
      <w:bookmarkEnd w:id="2001"/>
      <w:bookmarkEnd w:id="2002"/>
      <w:bookmarkEnd w:id="2003"/>
      <w:bookmarkEnd w:id="2004"/>
      <w:bookmarkEnd w:id="2005"/>
      <w:bookmarkEnd w:id="2006"/>
      <w:r w:rsidRPr="00955C1D">
        <w:t>t</w:t>
      </w:r>
      <w:bookmarkEnd w:id="2009"/>
    </w:p>
    <w:p w14:paraId="3BC00D62" w14:textId="77777777" w:rsidR="00CD0A42" w:rsidRPr="00955C1D" w:rsidRDefault="00CD0A42" w:rsidP="00CD0A42">
      <w:pPr>
        <w:pStyle w:val="Heading3"/>
        <w:spacing w:before="200" w:after="0" w:line="276" w:lineRule="auto"/>
        <w:rPr>
          <w:rFonts w:hint="eastAsia"/>
        </w:rPr>
      </w:pPr>
      <w:bookmarkStart w:id="2010" w:name="_Toc386446282"/>
      <w:bookmarkStart w:id="2011" w:name="_Toc531184498"/>
      <w:bookmarkStart w:id="2012" w:name="_Toc535241536"/>
      <w:bookmarkStart w:id="2013" w:name="_Toc536197821"/>
      <w:bookmarkStart w:id="2014" w:name="_Toc536200055"/>
      <w:bookmarkStart w:id="2015" w:name="_Toc32395343"/>
      <w:bookmarkStart w:id="2016" w:name="_Toc46490575"/>
      <w:bookmarkStart w:id="2017" w:name="_Toc54873134"/>
      <w:bookmarkStart w:id="2018" w:name="_Toc201568869"/>
      <w:bookmarkEnd w:id="2010"/>
      <w:r w:rsidRPr="00955C1D">
        <w:t>Bill (Faktura)</w:t>
      </w:r>
      <w:bookmarkEnd w:id="2011"/>
      <w:bookmarkEnd w:id="2018"/>
    </w:p>
    <w:p w14:paraId="51CE37BA" w14:textId="46E15244" w:rsidR="00CD0A42" w:rsidRPr="00955C1D" w:rsidRDefault="00CD0A42">
      <w:pPr>
        <w:pStyle w:val="NormalIndent"/>
      </w:pPr>
    </w:p>
    <w:p w14:paraId="7AD47C22" w14:textId="132B8EF2" w:rsidR="0029353D" w:rsidRDefault="0029353D">
      <w:pPr>
        <w:pStyle w:val="Caption"/>
      </w:pPr>
      <w:r>
        <w:t xml:space="preserve">Tabulka </w:t>
      </w:r>
      <w:fldSimple w:instr=" SEQ Tabulka \* ARABIC ">
        <w:r w:rsidR="001E11DC">
          <w:rPr>
            <w:noProof/>
          </w:rPr>
          <w:t>4</w:t>
        </w:r>
      </w:fldSimple>
      <w:r w:rsidRPr="00F469C3">
        <w:t>: Atributy Faktury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47"/>
        <w:gridCol w:w="1942"/>
        <w:gridCol w:w="3289"/>
        <w:gridCol w:w="1514"/>
        <w:gridCol w:w="877"/>
        <w:gridCol w:w="970"/>
        <w:tblGridChange w:id="2019">
          <w:tblGrid>
            <w:gridCol w:w="1047"/>
            <w:gridCol w:w="1942"/>
            <w:gridCol w:w="3289"/>
            <w:gridCol w:w="1514"/>
            <w:gridCol w:w="877"/>
            <w:gridCol w:w="970"/>
          </w:tblGrid>
        </w:tblGridChange>
      </w:tblGrid>
      <w:tr w:rsidR="00CD0A42" w:rsidRPr="00955C1D" w14:paraId="5E45262D" w14:textId="77777777" w:rsidTr="00A54BDA">
        <w:trPr>
          <w:trHeight w:val="270"/>
          <w:tblHeader/>
        </w:trPr>
        <w:tc>
          <w:tcPr>
            <w:tcW w:w="1047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6F3CAD37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942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05CDFE3C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289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A9F02F6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51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514175ED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5755E7C7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15A99F9A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275C9669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26030E37" w14:textId="77777777" w:rsidR="00CD0A42" w:rsidRPr="0029353D" w:rsidRDefault="00CD0A42">
            <w:pPr>
              <w:spacing w:after="0"/>
              <w:rPr>
                <w:rFonts w:eastAsia="Times New Roman" w:cstheme="minorHAnsi"/>
                <w:bCs/>
                <w:i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CD0A42" w:rsidRPr="00955C1D" w14:paraId="1181D77B" w14:textId="77777777" w:rsidTr="00A54BDA">
        <w:trPr>
          <w:trHeight w:val="255"/>
        </w:trPr>
        <w:tc>
          <w:tcPr>
            <w:tcW w:w="1047" w:type="dxa"/>
            <w:tcBorders>
              <w:top w:val="single" w:sz="8" w:space="0" w:color="auto"/>
              <w:bottom w:val="single" w:sz="4" w:space="0" w:color="auto"/>
            </w:tcBorders>
          </w:tcPr>
          <w:p w14:paraId="1DD67028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A42C4C8">
              <w:rPr>
                <w:rFonts w:cstheme="minorBidi"/>
                <w:sz w:val="18"/>
                <w:szCs w:val="18"/>
              </w:rPr>
              <w:t>Identif.</w:t>
            </w:r>
          </w:p>
        </w:tc>
        <w:tc>
          <w:tcPr>
            <w:tcW w:w="1942" w:type="dxa"/>
            <w:tcBorders>
              <w:top w:val="single" w:sz="8" w:space="0" w:color="auto"/>
              <w:bottom w:val="single" w:sz="4" w:space="0" w:color="auto"/>
            </w:tcBorders>
          </w:tcPr>
          <w:p w14:paraId="46995FE9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A42C4C8">
              <w:rPr>
                <w:rFonts w:cstheme="minorBidi"/>
                <w:sz w:val="18"/>
                <w:szCs w:val="18"/>
              </w:rPr>
              <w:t>Bill number (Číslo faktury)</w:t>
            </w:r>
          </w:p>
        </w:tc>
        <w:tc>
          <w:tcPr>
            <w:tcW w:w="3289" w:type="dxa"/>
            <w:tcBorders>
              <w:top w:val="single" w:sz="8" w:space="0" w:color="auto"/>
              <w:bottom w:val="single" w:sz="4" w:space="0" w:color="auto"/>
            </w:tcBorders>
          </w:tcPr>
          <w:p w14:paraId="05013C0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Unikátní číslo faktury podle číslovacího schématu. Slouží jako číslo účetního dokladu</w:t>
            </w:r>
          </w:p>
        </w:tc>
        <w:tc>
          <w:tcPr>
            <w:tcW w:w="1514" w:type="dxa"/>
            <w:tcBorders>
              <w:top w:val="single" w:sz="8" w:space="0" w:color="auto"/>
              <w:bottom w:val="single" w:sz="4" w:space="0" w:color="auto"/>
            </w:tcBorders>
          </w:tcPr>
          <w:p w14:paraId="1B68658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A42C4C8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0F0AEFF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31A49200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1D17C8" w:rsidRPr="00955C1D" w14:paraId="09BD31B8" w14:textId="77777777" w:rsidTr="00A54BDA">
        <w:trPr>
          <w:trHeight w:val="255"/>
          <w:ins w:id="2020" w:author="Drastichová Zuzana" w:date="2025-03-10T18:07:00Z"/>
        </w:trPr>
        <w:tc>
          <w:tcPr>
            <w:tcW w:w="1047" w:type="dxa"/>
            <w:tcBorders>
              <w:top w:val="single" w:sz="8" w:space="0" w:color="auto"/>
              <w:bottom w:val="single" w:sz="4" w:space="0" w:color="auto"/>
            </w:tcBorders>
          </w:tcPr>
          <w:p w14:paraId="06E4E2FA" w14:textId="77777777" w:rsidR="001D17C8" w:rsidRPr="5A42C4C8" w:rsidRDefault="001D17C8" w:rsidP="001D17C8">
            <w:pPr>
              <w:spacing w:after="0"/>
              <w:rPr>
                <w:ins w:id="2021" w:author="Drastichová Zuzana" w:date="2025-03-10T18:07:00Z" w16du:dateUtc="2025-03-10T17:07:00Z"/>
                <w:rFonts w:cstheme="minorBid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8" w:space="0" w:color="auto"/>
              <w:bottom w:val="single" w:sz="4" w:space="0" w:color="auto"/>
            </w:tcBorders>
          </w:tcPr>
          <w:p w14:paraId="15E44A4B" w14:textId="0E1DD4EB" w:rsidR="001D17C8" w:rsidRPr="001D17C8" w:rsidRDefault="001D17C8" w:rsidP="001D17C8">
            <w:pPr>
              <w:spacing w:after="0"/>
              <w:rPr>
                <w:ins w:id="2022" w:author="Drastichová Zuzana" w:date="2025-03-10T18:07:00Z" w16du:dateUtc="2025-03-10T17:07:00Z"/>
                <w:rFonts w:cstheme="minorHAnsi"/>
                <w:sz w:val="18"/>
                <w:szCs w:val="18"/>
              </w:rPr>
            </w:pPr>
            <w:ins w:id="2023" w:author="Drastichová Zuzana" w:date="2025-03-10T18:07:00Z" w16du:dateUtc="2025-03-10T17:07:00Z">
              <w:r w:rsidRPr="001D17C8">
                <w:rPr>
                  <w:rFonts w:cstheme="minorHAnsi"/>
                  <w:sz w:val="18"/>
                  <w:szCs w:val="18"/>
                  <w:rPrChange w:id="2024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Fiscal verification number (Fisk</w:t>
              </w:r>
              <w:r w:rsidRPr="001D17C8">
                <w:rPr>
                  <w:rFonts w:cstheme="minorHAnsi" w:hint="cs"/>
                  <w:sz w:val="18"/>
                  <w:szCs w:val="18"/>
                  <w:rPrChange w:id="2025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á</w:t>
              </w:r>
              <w:r w:rsidRPr="001D17C8">
                <w:rPr>
                  <w:rFonts w:cstheme="minorHAnsi"/>
                  <w:sz w:val="18"/>
                  <w:szCs w:val="18"/>
                  <w:rPrChange w:id="2026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ln</w:t>
              </w:r>
              <w:r w:rsidRPr="001D17C8">
                <w:rPr>
                  <w:rFonts w:cstheme="minorHAnsi" w:hint="cs"/>
                  <w:sz w:val="18"/>
                  <w:szCs w:val="18"/>
                  <w:rPrChange w:id="2027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í</w:t>
              </w:r>
              <w:r w:rsidRPr="001D17C8">
                <w:rPr>
                  <w:rFonts w:cstheme="minorHAnsi"/>
                  <w:sz w:val="18"/>
                  <w:szCs w:val="18"/>
                  <w:rPrChange w:id="2028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 xml:space="preserve"> verifika</w:t>
              </w:r>
              <w:r w:rsidRPr="001D17C8">
                <w:rPr>
                  <w:rFonts w:cstheme="minorHAnsi" w:hint="cs"/>
                  <w:sz w:val="18"/>
                  <w:szCs w:val="18"/>
                  <w:rPrChange w:id="2029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č</w:t>
              </w:r>
              <w:r w:rsidRPr="001D17C8">
                <w:rPr>
                  <w:rFonts w:cstheme="minorHAnsi"/>
                  <w:sz w:val="18"/>
                  <w:szCs w:val="18"/>
                  <w:rPrChange w:id="2030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n</w:t>
              </w:r>
              <w:r w:rsidRPr="001D17C8">
                <w:rPr>
                  <w:rFonts w:cstheme="minorHAnsi" w:hint="cs"/>
                  <w:sz w:val="18"/>
                  <w:szCs w:val="18"/>
                  <w:rPrChange w:id="2031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í</w:t>
              </w:r>
              <w:r w:rsidRPr="001D17C8">
                <w:rPr>
                  <w:rFonts w:cstheme="minorHAnsi"/>
                  <w:sz w:val="18"/>
                  <w:szCs w:val="18"/>
                  <w:rPrChange w:id="2032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 xml:space="preserve"> </w:t>
              </w:r>
              <w:r w:rsidRPr="001D17C8">
                <w:rPr>
                  <w:rFonts w:cstheme="minorHAnsi" w:hint="cs"/>
                  <w:sz w:val="18"/>
                  <w:szCs w:val="18"/>
                  <w:rPrChange w:id="2033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čí</w:t>
              </w:r>
              <w:r w:rsidRPr="001D17C8">
                <w:rPr>
                  <w:rFonts w:cstheme="minorHAnsi"/>
                  <w:sz w:val="18"/>
                  <w:szCs w:val="18"/>
                  <w:rPrChange w:id="2034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slo)</w:t>
              </w:r>
            </w:ins>
          </w:p>
        </w:tc>
        <w:tc>
          <w:tcPr>
            <w:tcW w:w="3289" w:type="dxa"/>
            <w:tcBorders>
              <w:top w:val="single" w:sz="8" w:space="0" w:color="auto"/>
              <w:bottom w:val="single" w:sz="4" w:space="0" w:color="auto"/>
            </w:tcBorders>
          </w:tcPr>
          <w:p w14:paraId="297DEDF3" w14:textId="4FABBC35" w:rsidR="001D17C8" w:rsidRPr="001D17C8" w:rsidRDefault="001D17C8" w:rsidP="001D17C8">
            <w:pPr>
              <w:spacing w:after="0"/>
              <w:rPr>
                <w:ins w:id="2035" w:author="Drastichová Zuzana" w:date="2025-03-10T18:07:00Z" w16du:dateUtc="2025-03-10T17:07:00Z"/>
                <w:rFonts w:cstheme="minorHAnsi"/>
                <w:sz w:val="18"/>
                <w:szCs w:val="18"/>
                <w:rPrChange w:id="2036" w:author="Drastichová Zuzana" w:date="2025-03-10T18:07:00Z" w16du:dateUtc="2025-03-10T17:07:00Z">
                  <w:rPr>
                    <w:ins w:id="2037" w:author="Drastichová Zuzana" w:date="2025-03-10T18:07:00Z" w16du:dateUtc="2025-03-10T17:07:00Z"/>
                    <w:noProof/>
                    <w:lang w:val="en-US"/>
                  </w:rPr>
                </w:rPrChange>
              </w:rPr>
            </w:pPr>
            <w:ins w:id="2038" w:author="Drastichová Zuzana" w:date="2025-03-10T18:07:00Z" w16du:dateUtc="2025-03-10T17:07:00Z">
              <w:r w:rsidRPr="001D17C8">
                <w:rPr>
                  <w:rFonts w:cstheme="minorHAnsi"/>
                  <w:sz w:val="18"/>
                  <w:szCs w:val="18"/>
                  <w:rPrChange w:id="2039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Unik</w:t>
              </w:r>
              <w:r w:rsidRPr="001D17C8">
                <w:rPr>
                  <w:rFonts w:cstheme="minorHAnsi" w:hint="cs"/>
                  <w:sz w:val="18"/>
                  <w:szCs w:val="18"/>
                  <w:rPrChange w:id="2040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á</w:t>
              </w:r>
              <w:r w:rsidRPr="001D17C8">
                <w:rPr>
                  <w:rFonts w:cstheme="minorHAnsi"/>
                  <w:sz w:val="18"/>
                  <w:szCs w:val="18"/>
                  <w:rPrChange w:id="2041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tn</w:t>
              </w:r>
              <w:r w:rsidRPr="001D17C8">
                <w:rPr>
                  <w:rFonts w:cstheme="minorHAnsi" w:hint="cs"/>
                  <w:sz w:val="18"/>
                  <w:szCs w:val="18"/>
                  <w:rPrChange w:id="2042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í</w:t>
              </w:r>
              <w:r w:rsidRPr="001D17C8">
                <w:rPr>
                  <w:rFonts w:cstheme="minorHAnsi"/>
                  <w:sz w:val="18"/>
                  <w:szCs w:val="18"/>
                  <w:rPrChange w:id="2043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 xml:space="preserve"> </w:t>
              </w:r>
              <w:r w:rsidRPr="001D17C8">
                <w:rPr>
                  <w:rFonts w:cstheme="minorHAnsi" w:hint="cs"/>
                  <w:sz w:val="18"/>
                  <w:szCs w:val="18"/>
                  <w:rPrChange w:id="2044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čí</w:t>
              </w:r>
              <w:r w:rsidRPr="001D17C8">
                <w:rPr>
                  <w:rFonts w:cstheme="minorHAnsi"/>
                  <w:sz w:val="18"/>
                  <w:szCs w:val="18"/>
                  <w:rPrChange w:id="2045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slo faktury ze sekvence (BNF77), p</w:t>
              </w:r>
              <w:r w:rsidRPr="001D17C8">
                <w:rPr>
                  <w:rFonts w:cstheme="minorHAnsi" w:hint="cs"/>
                  <w:sz w:val="18"/>
                  <w:szCs w:val="18"/>
                  <w:rPrChange w:id="2046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ř</w:t>
              </w:r>
              <w:r w:rsidRPr="001D17C8">
                <w:rPr>
                  <w:rFonts w:cstheme="minorHAnsi"/>
                  <w:sz w:val="18"/>
                  <w:szCs w:val="18"/>
                  <w:rPrChange w:id="2047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i</w:t>
              </w:r>
              <w:r w:rsidRPr="001D17C8">
                <w:rPr>
                  <w:rFonts w:cstheme="minorHAnsi" w:hint="cs"/>
                  <w:sz w:val="18"/>
                  <w:szCs w:val="18"/>
                  <w:rPrChange w:id="2048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ř</w:t>
              </w:r>
              <w:r w:rsidRPr="001D17C8">
                <w:rPr>
                  <w:rFonts w:cstheme="minorHAnsi"/>
                  <w:sz w:val="18"/>
                  <w:szCs w:val="18"/>
                  <w:rPrChange w:id="2049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azen</w:t>
              </w:r>
              <w:r w:rsidRPr="001D17C8">
                <w:rPr>
                  <w:rFonts w:cstheme="minorHAnsi" w:hint="cs"/>
                  <w:sz w:val="18"/>
                  <w:szCs w:val="18"/>
                  <w:rPrChange w:id="2050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é</w:t>
              </w:r>
              <w:r w:rsidRPr="001D17C8">
                <w:rPr>
                  <w:rFonts w:cstheme="minorHAnsi"/>
                  <w:sz w:val="18"/>
                  <w:szCs w:val="18"/>
                  <w:rPrChange w:id="2051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 xml:space="preserve"> faktur</w:t>
              </w:r>
              <w:r w:rsidRPr="001D17C8">
                <w:rPr>
                  <w:rFonts w:cstheme="minorHAnsi" w:hint="cs"/>
                  <w:sz w:val="18"/>
                  <w:szCs w:val="18"/>
                  <w:rPrChange w:id="2052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á</w:t>
              </w:r>
              <w:r w:rsidRPr="001D17C8">
                <w:rPr>
                  <w:rFonts w:cstheme="minorHAnsi"/>
                  <w:sz w:val="18"/>
                  <w:szCs w:val="18"/>
                  <w:rPrChange w:id="2053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m zas</w:t>
              </w:r>
              <w:r w:rsidRPr="001D17C8">
                <w:rPr>
                  <w:rFonts w:cstheme="minorHAnsi" w:hint="cs"/>
                  <w:sz w:val="18"/>
                  <w:szCs w:val="18"/>
                  <w:rPrChange w:id="2054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í</w:t>
              </w:r>
              <w:r w:rsidRPr="001D17C8">
                <w:rPr>
                  <w:rFonts w:cstheme="minorHAnsi"/>
                  <w:sz w:val="18"/>
                  <w:szCs w:val="18"/>
                  <w:rPrChange w:id="2055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lan</w:t>
              </w:r>
              <w:r w:rsidRPr="001D17C8">
                <w:rPr>
                  <w:rFonts w:cstheme="minorHAnsi" w:hint="cs"/>
                  <w:sz w:val="18"/>
                  <w:szCs w:val="18"/>
                  <w:rPrChange w:id="2056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ý</w:t>
              </w:r>
              <w:r w:rsidRPr="001D17C8">
                <w:rPr>
                  <w:rFonts w:cstheme="minorHAnsi"/>
                  <w:sz w:val="18"/>
                  <w:szCs w:val="18"/>
                  <w:rPrChange w:id="2057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 xml:space="preserve">m do </w:t>
              </w:r>
            </w:ins>
            <w:ins w:id="2058" w:author="Drastichová Zuzana" w:date="2025-03-10T18:08:00Z" w16du:dateUtc="2025-03-10T17:08:00Z">
              <w:r>
                <w:rPr>
                  <w:rFonts w:cstheme="minorHAnsi"/>
                  <w:sz w:val="18"/>
                  <w:szCs w:val="18"/>
                </w:rPr>
                <w:t>ePorezna</w:t>
              </w:r>
            </w:ins>
            <w:ins w:id="2059" w:author="Drastichová Zuzana" w:date="2025-03-10T18:07:00Z" w16du:dateUtc="2025-03-10T17:07:00Z">
              <w:r w:rsidRPr="001D17C8">
                <w:rPr>
                  <w:rFonts w:cstheme="minorHAnsi"/>
                  <w:sz w:val="18"/>
                  <w:szCs w:val="18"/>
                  <w:rPrChange w:id="2060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 xml:space="preserve"> k</w:t>
              </w:r>
              <w:r w:rsidRPr="001D17C8">
                <w:rPr>
                  <w:rFonts w:cstheme="minorHAnsi" w:hint="cs"/>
                  <w:sz w:val="18"/>
                  <w:szCs w:val="18"/>
                  <w:rPrChange w:id="2061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 </w:t>
              </w:r>
              <w:r w:rsidRPr="001D17C8">
                <w:rPr>
                  <w:rFonts w:cstheme="minorHAnsi"/>
                  <w:sz w:val="18"/>
                  <w:szCs w:val="18"/>
                  <w:rPrChange w:id="2062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 xml:space="preserve">fiskalizaci (ve </w:t>
              </w:r>
            </w:ins>
            <w:ins w:id="2063" w:author="Drastichová Zuzana" w:date="2025-03-10T18:08:00Z" w16du:dateUtc="2025-03-10T17:08:00Z">
              <w:r>
                <w:rPr>
                  <w:rFonts w:cstheme="minorHAnsi"/>
                  <w:sz w:val="18"/>
                  <w:szCs w:val="18"/>
                </w:rPr>
                <w:t xml:space="preserve">ePorezna </w:t>
              </w:r>
            </w:ins>
            <w:ins w:id="2064" w:author="Drastichová Zuzana" w:date="2025-03-10T18:07:00Z" w16du:dateUtc="2025-03-10T17:07:00Z">
              <w:r w:rsidRPr="001D17C8">
                <w:rPr>
                  <w:rFonts w:cstheme="minorHAnsi"/>
                  <w:sz w:val="18"/>
                  <w:szCs w:val="18"/>
                  <w:rPrChange w:id="2065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 xml:space="preserve">interface: </w:t>
              </w:r>
            </w:ins>
            <w:ins w:id="2066" w:author="Drastichová Zuzana" w:date="2025-03-10T18:08:00Z" w16du:dateUtc="2025-03-10T17:08:00Z">
              <w:r w:rsidRPr="001D17C8">
                <w:rPr>
                  <w:rFonts w:cstheme="minorHAnsi"/>
                  <w:sz w:val="18"/>
                  <w:szCs w:val="18"/>
                  <w:highlight w:val="yellow"/>
                  <w:rPrChange w:id="2067" w:author="Drastichová Zuzana" w:date="2025-03-10T18:08:00Z" w16du:dateUtc="2025-03-10T17:08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xxx</w:t>
              </w:r>
            </w:ins>
            <w:ins w:id="2068" w:author="Drastichová Zuzana" w:date="2025-03-10T18:07:00Z" w16du:dateUtc="2025-03-10T17:07:00Z">
              <w:r w:rsidRPr="001D17C8">
                <w:rPr>
                  <w:rFonts w:cstheme="minorHAnsi"/>
                  <w:sz w:val="18"/>
                  <w:szCs w:val="18"/>
                  <w:highlight w:val="yellow"/>
                  <w:rPrChange w:id="2069" w:author="Drastichová Zuzana" w:date="2025-03-10T18:08:00Z" w16du:dateUtc="2025-03-10T17:08:00Z">
                    <w:rPr>
                      <w:noProof/>
                      <w:lang w:val="en-US"/>
                    </w:rPr>
                  </w:rPrChange>
                </w:rPr>
                <w:t xml:space="preserve"> Invoice identifier</w:t>
              </w:r>
              <w:r w:rsidRPr="001D17C8">
                <w:rPr>
                  <w:rFonts w:cstheme="minorHAnsi"/>
                  <w:sz w:val="18"/>
                  <w:szCs w:val="18"/>
                  <w:rPrChange w:id="2070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)</w:t>
              </w:r>
            </w:ins>
            <w:ins w:id="2071" w:author="Drastichová Zuzana" w:date="2025-03-10T18:08:00Z" w16du:dateUtc="2025-03-10T17:08:00Z">
              <w:r>
                <w:rPr>
                  <w:rFonts w:cstheme="minorHAnsi"/>
                  <w:sz w:val="18"/>
                  <w:szCs w:val="18"/>
                </w:rPr>
                <w:t>.</w:t>
              </w:r>
            </w:ins>
          </w:p>
          <w:p w14:paraId="7202DEEF" w14:textId="53733C79" w:rsidR="001D17C8" w:rsidRPr="0029353D" w:rsidRDefault="001D17C8" w:rsidP="001D17C8">
            <w:pPr>
              <w:spacing w:after="0"/>
              <w:rPr>
                <w:ins w:id="2072" w:author="Drastichová Zuzana" w:date="2025-03-10T18:07:00Z" w16du:dateUtc="2025-03-10T17:07:00Z"/>
                <w:rFonts w:cstheme="minorHAnsi"/>
                <w:sz w:val="18"/>
                <w:szCs w:val="18"/>
              </w:rPr>
            </w:pPr>
            <w:ins w:id="2073" w:author="Drastichová Zuzana" w:date="2025-03-10T18:07:00Z" w16du:dateUtc="2025-03-10T17:07:00Z">
              <w:r w:rsidRPr="001D17C8">
                <w:rPr>
                  <w:rFonts w:cstheme="minorHAnsi"/>
                  <w:sz w:val="18"/>
                  <w:szCs w:val="18"/>
                  <w:rPrChange w:id="2074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Slou</w:t>
              </w:r>
              <w:r w:rsidRPr="001D17C8">
                <w:rPr>
                  <w:rFonts w:cstheme="minorHAnsi" w:hint="cs"/>
                  <w:sz w:val="18"/>
                  <w:szCs w:val="18"/>
                  <w:rPrChange w:id="2075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ží</w:t>
              </w:r>
              <w:r w:rsidRPr="001D17C8">
                <w:rPr>
                  <w:rFonts w:cstheme="minorHAnsi"/>
                  <w:sz w:val="18"/>
                  <w:szCs w:val="18"/>
                  <w:rPrChange w:id="2076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 xml:space="preserve"> jako </w:t>
              </w:r>
              <w:r w:rsidRPr="001D17C8">
                <w:rPr>
                  <w:rFonts w:cstheme="minorHAnsi" w:hint="cs"/>
                  <w:sz w:val="18"/>
                  <w:szCs w:val="18"/>
                  <w:rPrChange w:id="2077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čí</w:t>
              </w:r>
              <w:r w:rsidRPr="001D17C8">
                <w:rPr>
                  <w:rFonts w:cstheme="minorHAnsi"/>
                  <w:sz w:val="18"/>
                  <w:szCs w:val="18"/>
                  <w:rPrChange w:id="2078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 xml:space="preserve">slo </w:t>
              </w:r>
              <w:r w:rsidRPr="001D17C8">
                <w:rPr>
                  <w:rFonts w:cstheme="minorHAnsi" w:hint="cs"/>
                  <w:sz w:val="18"/>
                  <w:szCs w:val="18"/>
                  <w:rPrChange w:id="2079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úč</w:t>
              </w:r>
              <w:r w:rsidRPr="001D17C8">
                <w:rPr>
                  <w:rFonts w:cstheme="minorHAnsi"/>
                  <w:sz w:val="18"/>
                  <w:szCs w:val="18"/>
                  <w:rPrChange w:id="2080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etn</w:t>
              </w:r>
              <w:r w:rsidRPr="001D17C8">
                <w:rPr>
                  <w:rFonts w:cstheme="minorHAnsi" w:hint="cs"/>
                  <w:sz w:val="18"/>
                  <w:szCs w:val="18"/>
                  <w:rPrChange w:id="2081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í</w:t>
              </w:r>
              <w:r w:rsidRPr="001D17C8">
                <w:rPr>
                  <w:rFonts w:cstheme="minorHAnsi"/>
                  <w:sz w:val="18"/>
                  <w:szCs w:val="18"/>
                  <w:rPrChange w:id="2082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ho dokladu.</w:t>
              </w:r>
            </w:ins>
          </w:p>
        </w:tc>
        <w:tc>
          <w:tcPr>
            <w:tcW w:w="1514" w:type="dxa"/>
            <w:tcBorders>
              <w:top w:val="single" w:sz="8" w:space="0" w:color="auto"/>
              <w:bottom w:val="single" w:sz="4" w:space="0" w:color="auto"/>
            </w:tcBorders>
          </w:tcPr>
          <w:p w14:paraId="732F5FCC" w14:textId="28A55391" w:rsidR="001D17C8" w:rsidRPr="001D17C8" w:rsidRDefault="001D17C8" w:rsidP="001D17C8">
            <w:pPr>
              <w:spacing w:after="0"/>
              <w:rPr>
                <w:ins w:id="2083" w:author="Drastichová Zuzana" w:date="2025-03-10T18:07:00Z" w16du:dateUtc="2025-03-10T17:07:00Z"/>
                <w:rFonts w:cstheme="minorHAnsi"/>
                <w:sz w:val="18"/>
                <w:szCs w:val="18"/>
              </w:rPr>
            </w:pPr>
            <w:ins w:id="2084" w:author="Drastichová Zuzana" w:date="2025-03-10T18:07:00Z" w16du:dateUtc="2025-03-10T17:07:00Z">
              <w:r w:rsidRPr="001D17C8">
                <w:rPr>
                  <w:rFonts w:cstheme="minorHAnsi"/>
                  <w:sz w:val="18"/>
                  <w:szCs w:val="18"/>
                  <w:rPrChange w:id="2085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Text</w:t>
              </w:r>
            </w:ins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7B7B0161" w14:textId="6983AB67" w:rsidR="001D17C8" w:rsidRPr="0029353D" w:rsidRDefault="001D17C8" w:rsidP="001D17C8">
            <w:pPr>
              <w:spacing w:after="0"/>
              <w:rPr>
                <w:ins w:id="2086" w:author="Drastichová Zuzana" w:date="2025-03-10T18:07:00Z" w16du:dateUtc="2025-03-10T17:07:00Z"/>
                <w:rFonts w:cstheme="minorHAnsi"/>
                <w:sz w:val="18"/>
                <w:szCs w:val="18"/>
              </w:rPr>
            </w:pPr>
            <w:ins w:id="2087" w:author="Drastichová Zuzana" w:date="2025-03-10T18:07:00Z" w16du:dateUtc="2025-03-10T17:07:00Z">
              <w:r w:rsidRPr="001D17C8">
                <w:rPr>
                  <w:rFonts w:cstheme="minorHAnsi"/>
                  <w:sz w:val="18"/>
                  <w:szCs w:val="18"/>
                  <w:rPrChange w:id="2088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Ne</w:t>
              </w:r>
            </w:ins>
          </w:p>
        </w:tc>
        <w:tc>
          <w:tcPr>
            <w:tcW w:w="97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38F0D236" w14:textId="7B53846D" w:rsidR="001D17C8" w:rsidRPr="0029353D" w:rsidRDefault="001D17C8" w:rsidP="001D17C8">
            <w:pPr>
              <w:spacing w:after="0"/>
              <w:rPr>
                <w:ins w:id="2089" w:author="Drastichová Zuzana" w:date="2025-03-10T18:07:00Z" w16du:dateUtc="2025-03-10T17:07:00Z"/>
                <w:rFonts w:cstheme="minorHAnsi"/>
                <w:sz w:val="18"/>
                <w:szCs w:val="18"/>
              </w:rPr>
            </w:pPr>
            <w:ins w:id="2090" w:author="Drastichová Zuzana" w:date="2025-03-10T18:07:00Z" w16du:dateUtc="2025-03-10T17:07:00Z">
              <w:r w:rsidRPr="001D17C8">
                <w:rPr>
                  <w:rFonts w:cstheme="minorHAnsi"/>
                  <w:sz w:val="18"/>
                  <w:szCs w:val="18"/>
                  <w:rPrChange w:id="2091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Ne</w:t>
              </w:r>
            </w:ins>
          </w:p>
        </w:tc>
      </w:tr>
      <w:tr w:rsidR="001D17C8" w:rsidRPr="00955C1D" w14:paraId="65185A04" w14:textId="77777777" w:rsidTr="00A54BDA">
        <w:trPr>
          <w:trHeight w:val="255"/>
          <w:ins w:id="2092" w:author="Drastichová Zuzana" w:date="2025-03-10T18:07:00Z"/>
        </w:trPr>
        <w:tc>
          <w:tcPr>
            <w:tcW w:w="1047" w:type="dxa"/>
            <w:tcBorders>
              <w:top w:val="single" w:sz="8" w:space="0" w:color="auto"/>
              <w:bottom w:val="single" w:sz="4" w:space="0" w:color="auto"/>
            </w:tcBorders>
          </w:tcPr>
          <w:p w14:paraId="499B819E" w14:textId="77777777" w:rsidR="001D17C8" w:rsidRPr="5A42C4C8" w:rsidRDefault="001D17C8" w:rsidP="001D17C8">
            <w:pPr>
              <w:spacing w:after="0"/>
              <w:rPr>
                <w:ins w:id="2093" w:author="Drastichová Zuzana" w:date="2025-03-10T18:07:00Z" w16du:dateUtc="2025-03-10T17:07:00Z"/>
                <w:rFonts w:cstheme="minorBid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8" w:space="0" w:color="auto"/>
              <w:bottom w:val="single" w:sz="4" w:space="0" w:color="auto"/>
            </w:tcBorders>
          </w:tcPr>
          <w:p w14:paraId="6DC87997" w14:textId="26E29A58" w:rsidR="001D17C8" w:rsidRPr="001D17C8" w:rsidRDefault="001D17C8" w:rsidP="001D17C8">
            <w:pPr>
              <w:spacing w:after="0"/>
              <w:rPr>
                <w:ins w:id="2094" w:author="Drastichová Zuzana" w:date="2025-03-10T18:07:00Z" w16du:dateUtc="2025-03-10T17:07:00Z"/>
                <w:rFonts w:cstheme="minorHAnsi"/>
                <w:sz w:val="18"/>
                <w:szCs w:val="18"/>
              </w:rPr>
            </w:pPr>
            <w:ins w:id="2095" w:author="Drastichová Zuzana" w:date="2025-03-10T18:09:00Z" w16du:dateUtc="2025-03-10T17:09:00Z">
              <w:r>
                <w:rPr>
                  <w:rFonts w:cstheme="minorHAnsi"/>
                  <w:sz w:val="18"/>
                  <w:szCs w:val="18"/>
                </w:rPr>
                <w:t>JI</w:t>
              </w:r>
            </w:ins>
            <w:ins w:id="2096" w:author="Drastichová Zuzana" w:date="2025-03-10T18:07:00Z" w16du:dateUtc="2025-03-10T17:07:00Z">
              <w:r w:rsidRPr="001D17C8">
                <w:rPr>
                  <w:rFonts w:cstheme="minorHAnsi"/>
                  <w:sz w:val="18"/>
                  <w:szCs w:val="18"/>
                  <w:rPrChange w:id="2097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R (</w:t>
              </w:r>
            </w:ins>
            <w:ins w:id="2098" w:author="Drastichová Zuzana" w:date="2025-03-10T18:09:00Z" w16du:dateUtc="2025-03-10T17:09:00Z">
              <w:r>
                <w:rPr>
                  <w:rFonts w:cstheme="minorHAnsi"/>
                  <w:sz w:val="18"/>
                  <w:szCs w:val="18"/>
                </w:rPr>
                <w:t>JI</w:t>
              </w:r>
            </w:ins>
            <w:ins w:id="2099" w:author="Drastichová Zuzana" w:date="2025-03-10T18:07:00Z" w16du:dateUtc="2025-03-10T17:07:00Z">
              <w:r w:rsidRPr="001D17C8">
                <w:rPr>
                  <w:rFonts w:cstheme="minorHAnsi"/>
                  <w:sz w:val="18"/>
                  <w:szCs w:val="18"/>
                  <w:rPrChange w:id="2100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R)</w:t>
              </w:r>
            </w:ins>
          </w:p>
        </w:tc>
        <w:tc>
          <w:tcPr>
            <w:tcW w:w="3289" w:type="dxa"/>
            <w:tcBorders>
              <w:top w:val="single" w:sz="8" w:space="0" w:color="auto"/>
              <w:bottom w:val="single" w:sz="4" w:space="0" w:color="auto"/>
            </w:tcBorders>
          </w:tcPr>
          <w:p w14:paraId="3EED84F9" w14:textId="16010C26" w:rsidR="001D17C8" w:rsidRPr="0029353D" w:rsidRDefault="001D17C8" w:rsidP="001D17C8">
            <w:pPr>
              <w:spacing w:after="0"/>
              <w:rPr>
                <w:ins w:id="2101" w:author="Drastichová Zuzana" w:date="2025-03-10T18:07:00Z" w16du:dateUtc="2025-03-10T17:07:00Z"/>
                <w:rFonts w:cstheme="minorHAnsi"/>
                <w:sz w:val="18"/>
                <w:szCs w:val="18"/>
              </w:rPr>
            </w:pPr>
            <w:ins w:id="2102" w:author="Drastichová Zuzana" w:date="2025-03-10T18:07:00Z" w16du:dateUtc="2025-03-10T17:07:00Z">
              <w:r w:rsidRPr="001D17C8">
                <w:rPr>
                  <w:rFonts w:cstheme="minorHAnsi"/>
                  <w:sz w:val="18"/>
                  <w:szCs w:val="18"/>
                  <w:rPrChange w:id="2103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Unik</w:t>
              </w:r>
              <w:r w:rsidRPr="001D17C8">
                <w:rPr>
                  <w:rFonts w:cstheme="minorHAnsi" w:hint="cs"/>
                  <w:sz w:val="18"/>
                  <w:szCs w:val="18"/>
                  <w:rPrChange w:id="2104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á</w:t>
              </w:r>
              <w:r w:rsidRPr="001D17C8">
                <w:rPr>
                  <w:rFonts w:cstheme="minorHAnsi"/>
                  <w:sz w:val="18"/>
                  <w:szCs w:val="18"/>
                  <w:rPrChange w:id="2105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tn</w:t>
              </w:r>
              <w:r w:rsidRPr="001D17C8">
                <w:rPr>
                  <w:rFonts w:cstheme="minorHAnsi" w:hint="cs"/>
                  <w:sz w:val="18"/>
                  <w:szCs w:val="18"/>
                  <w:rPrChange w:id="2106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í</w:t>
              </w:r>
              <w:r w:rsidRPr="001D17C8">
                <w:rPr>
                  <w:rFonts w:cstheme="minorHAnsi"/>
                  <w:sz w:val="18"/>
                  <w:szCs w:val="18"/>
                  <w:rPrChange w:id="2107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 xml:space="preserve"> identifikace faktury</w:t>
              </w:r>
            </w:ins>
            <w:ins w:id="2108" w:author="Irová Zuzana" w:date="2025-05-23T18:03:00Z" w16du:dateUtc="2025-05-23T16:03:00Z">
              <w:r w:rsidR="00AD05A6">
                <w:rPr>
                  <w:rFonts w:cstheme="minorHAnsi"/>
                  <w:sz w:val="18"/>
                  <w:szCs w:val="18"/>
                </w:rPr>
                <w:t xml:space="preserve"> </w:t>
              </w:r>
              <w:r w:rsidR="000E1708">
                <w:rPr>
                  <w:rFonts w:cstheme="minorHAnsi"/>
                  <w:sz w:val="18"/>
                  <w:szCs w:val="18"/>
                </w:rPr>
                <w:t>(</w:t>
              </w:r>
              <w:r w:rsidR="000E1708" w:rsidRPr="000E1708">
                <w:rPr>
                  <w:rFonts w:cstheme="minorHAnsi"/>
                  <w:sz w:val="18"/>
                  <w:szCs w:val="18"/>
                </w:rPr>
                <w:t>Unique Invoice Identifier</w:t>
              </w:r>
              <w:r w:rsidR="000E1708">
                <w:rPr>
                  <w:rFonts w:cstheme="minorHAnsi"/>
                  <w:sz w:val="18"/>
                  <w:szCs w:val="18"/>
                </w:rPr>
                <w:t>)</w:t>
              </w:r>
            </w:ins>
            <w:ins w:id="2109" w:author="Drastichová Zuzana" w:date="2025-03-10T18:07:00Z" w16du:dateUtc="2025-03-10T17:07:00Z">
              <w:r w:rsidRPr="001D17C8">
                <w:rPr>
                  <w:rFonts w:cstheme="minorHAnsi"/>
                  <w:sz w:val="18"/>
                  <w:szCs w:val="18"/>
                  <w:rPrChange w:id="2110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,</w:t>
              </w:r>
              <w:r w:rsidRPr="001D17C8">
                <w:rPr>
                  <w:rFonts w:cstheme="minorHAnsi"/>
                  <w:sz w:val="18"/>
                  <w:szCs w:val="18"/>
                  <w:rPrChange w:id="2111" w:author="Drastichová Zuzana" w:date="2025-03-10T18:07:00Z" w16du:dateUtc="2025-03-10T17:07:00Z">
                    <w:rPr>
                      <w:noProof/>
                      <w:highlight w:val="red"/>
                      <w:lang w:val="en-US"/>
                    </w:rPr>
                  </w:rPrChange>
                </w:rPr>
                <w:t xml:space="preserve"> </w:t>
              </w:r>
              <w:r w:rsidRPr="001D17C8">
                <w:rPr>
                  <w:rFonts w:cstheme="minorHAnsi"/>
                  <w:sz w:val="18"/>
                  <w:szCs w:val="18"/>
                  <w:rPrChange w:id="2112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kter</w:t>
              </w:r>
              <w:r w:rsidRPr="001D17C8">
                <w:rPr>
                  <w:rFonts w:cstheme="minorHAnsi" w:hint="cs"/>
                  <w:sz w:val="18"/>
                  <w:szCs w:val="18"/>
                  <w:rPrChange w:id="2113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á</w:t>
              </w:r>
              <w:r w:rsidRPr="001D17C8">
                <w:rPr>
                  <w:rFonts w:cstheme="minorHAnsi"/>
                  <w:sz w:val="18"/>
                  <w:szCs w:val="18"/>
                  <w:rPrChange w:id="2114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 xml:space="preserve"> vznik</w:t>
              </w:r>
              <w:r w:rsidRPr="001D17C8">
                <w:rPr>
                  <w:rFonts w:cstheme="minorHAnsi" w:hint="cs"/>
                  <w:sz w:val="18"/>
                  <w:szCs w:val="18"/>
                  <w:rPrChange w:id="2115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á</w:t>
              </w:r>
              <w:r w:rsidRPr="001D17C8">
                <w:rPr>
                  <w:rFonts w:cstheme="minorHAnsi"/>
                  <w:sz w:val="18"/>
                  <w:szCs w:val="18"/>
                  <w:rPrChange w:id="2116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 xml:space="preserve"> po usp</w:t>
              </w:r>
              <w:r w:rsidRPr="001D17C8">
                <w:rPr>
                  <w:rFonts w:cstheme="minorHAnsi" w:hint="cs"/>
                  <w:sz w:val="18"/>
                  <w:szCs w:val="18"/>
                  <w:rPrChange w:id="2117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ěš</w:t>
              </w:r>
              <w:r w:rsidRPr="001D17C8">
                <w:rPr>
                  <w:rFonts w:cstheme="minorHAnsi"/>
                  <w:sz w:val="18"/>
                  <w:szCs w:val="18"/>
                  <w:rPrChange w:id="2118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n</w:t>
              </w:r>
              <w:r w:rsidRPr="001D17C8">
                <w:rPr>
                  <w:rFonts w:cstheme="minorHAnsi" w:hint="cs"/>
                  <w:sz w:val="18"/>
                  <w:szCs w:val="18"/>
                  <w:rPrChange w:id="2119" w:author="Drastichová Zuzana" w:date="2025-03-10T18:07:00Z" w16du:dateUtc="2025-03-10T17:07:00Z">
                    <w:rPr>
                      <w:rFonts w:hint="cs"/>
                      <w:noProof/>
                      <w:lang w:val="en-US"/>
                    </w:rPr>
                  </w:rPrChange>
                </w:rPr>
                <w:t>é</w:t>
              </w:r>
              <w:r w:rsidRPr="001D17C8">
                <w:rPr>
                  <w:rFonts w:cstheme="minorHAnsi"/>
                  <w:sz w:val="18"/>
                  <w:szCs w:val="18"/>
                  <w:rPrChange w:id="2120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 xml:space="preserve"> fiskalizaci faktury v</w:t>
              </w:r>
              <w:del w:id="2121" w:author="Irová Zuzana" w:date="2025-05-23T11:26:00Z" w16du:dateUtc="2025-05-23T09:26:00Z">
                <w:r w:rsidRPr="001D17C8" w:rsidDel="00C759C3">
                  <w:rPr>
                    <w:rFonts w:cstheme="minorHAnsi"/>
                    <w:sz w:val="18"/>
                    <w:szCs w:val="18"/>
                    <w:rPrChange w:id="2122" w:author="Drastichová Zuzana" w:date="2025-03-10T18:07:00Z" w16du:dateUtc="2025-03-10T17:07:00Z">
                      <w:rPr>
                        <w:noProof/>
                        <w:lang w:val="en-US"/>
                      </w:rPr>
                    </w:rPrChange>
                  </w:rPr>
                  <w:delText>e</w:delText>
                </w:r>
              </w:del>
              <w:r w:rsidRPr="001D17C8">
                <w:rPr>
                  <w:rFonts w:cstheme="minorHAnsi"/>
                  <w:sz w:val="18"/>
                  <w:szCs w:val="18"/>
                  <w:rPrChange w:id="2123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 xml:space="preserve"> </w:t>
              </w:r>
            </w:ins>
            <w:ins w:id="2124" w:author="Drastichová Zuzana" w:date="2025-03-10T18:08:00Z" w16du:dateUtc="2025-03-10T17:08:00Z">
              <w:r>
                <w:rPr>
                  <w:rFonts w:cstheme="minorHAnsi"/>
                  <w:sz w:val="18"/>
                  <w:szCs w:val="18"/>
                </w:rPr>
                <w:t>ePorezne.</w:t>
              </w:r>
            </w:ins>
            <w:ins w:id="2125" w:author="Irová Zuzana" w:date="2025-05-23T18:03:00Z" w16du:dateUtc="2025-05-23T16:03:00Z">
              <w:r w:rsidR="00324FD6">
                <w:rPr>
                  <w:rFonts w:cstheme="minorHAnsi"/>
                  <w:sz w:val="18"/>
                  <w:szCs w:val="18"/>
                </w:rPr>
                <w:t xml:space="preserve"> </w:t>
              </w:r>
            </w:ins>
          </w:p>
        </w:tc>
        <w:tc>
          <w:tcPr>
            <w:tcW w:w="1514" w:type="dxa"/>
            <w:tcBorders>
              <w:top w:val="single" w:sz="8" w:space="0" w:color="auto"/>
              <w:bottom w:val="single" w:sz="4" w:space="0" w:color="auto"/>
            </w:tcBorders>
          </w:tcPr>
          <w:p w14:paraId="39132CAF" w14:textId="46C360DF" w:rsidR="001D17C8" w:rsidRPr="001D17C8" w:rsidRDefault="001D17C8" w:rsidP="001D17C8">
            <w:pPr>
              <w:spacing w:after="0"/>
              <w:rPr>
                <w:ins w:id="2126" w:author="Drastichová Zuzana" w:date="2025-03-10T18:07:00Z" w16du:dateUtc="2025-03-10T17:07:00Z"/>
                <w:rFonts w:cstheme="minorHAnsi"/>
                <w:sz w:val="18"/>
                <w:szCs w:val="18"/>
              </w:rPr>
            </w:pPr>
            <w:ins w:id="2127" w:author="Drastichová Zuzana" w:date="2025-03-10T18:07:00Z" w16du:dateUtc="2025-03-10T17:07:00Z">
              <w:r w:rsidRPr="001D17C8">
                <w:rPr>
                  <w:rFonts w:cstheme="minorHAnsi"/>
                  <w:sz w:val="18"/>
                  <w:szCs w:val="18"/>
                  <w:rPrChange w:id="2128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Text</w:t>
              </w:r>
            </w:ins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2FA60274" w14:textId="5068211B" w:rsidR="001D17C8" w:rsidRPr="0029353D" w:rsidRDefault="001D17C8" w:rsidP="001D17C8">
            <w:pPr>
              <w:spacing w:after="0"/>
              <w:rPr>
                <w:ins w:id="2129" w:author="Drastichová Zuzana" w:date="2025-03-10T18:07:00Z" w16du:dateUtc="2025-03-10T17:07:00Z"/>
                <w:rFonts w:cstheme="minorHAnsi"/>
                <w:sz w:val="18"/>
                <w:szCs w:val="18"/>
              </w:rPr>
            </w:pPr>
            <w:ins w:id="2130" w:author="Drastichová Zuzana" w:date="2025-03-10T18:07:00Z" w16du:dateUtc="2025-03-10T17:07:00Z">
              <w:r w:rsidRPr="001D17C8">
                <w:rPr>
                  <w:rFonts w:cstheme="minorHAnsi"/>
                  <w:sz w:val="18"/>
                  <w:szCs w:val="18"/>
                  <w:rPrChange w:id="2131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Ne</w:t>
              </w:r>
            </w:ins>
          </w:p>
        </w:tc>
        <w:tc>
          <w:tcPr>
            <w:tcW w:w="97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0EB8DD8E" w14:textId="45CAD755" w:rsidR="001D17C8" w:rsidRPr="0029353D" w:rsidRDefault="001D17C8" w:rsidP="001D17C8">
            <w:pPr>
              <w:spacing w:after="0"/>
              <w:rPr>
                <w:ins w:id="2132" w:author="Drastichová Zuzana" w:date="2025-03-10T18:07:00Z" w16du:dateUtc="2025-03-10T17:07:00Z"/>
                <w:rFonts w:cstheme="minorHAnsi"/>
                <w:sz w:val="18"/>
                <w:szCs w:val="18"/>
              </w:rPr>
            </w:pPr>
            <w:ins w:id="2133" w:author="Drastichová Zuzana" w:date="2025-03-10T18:07:00Z" w16du:dateUtc="2025-03-10T17:07:00Z">
              <w:r w:rsidRPr="001D17C8">
                <w:rPr>
                  <w:rFonts w:cstheme="minorHAnsi"/>
                  <w:sz w:val="18"/>
                  <w:szCs w:val="18"/>
                  <w:rPrChange w:id="2134" w:author="Drastichová Zuzana" w:date="2025-03-10T18:07:00Z" w16du:dateUtc="2025-03-10T17:07:00Z">
                    <w:rPr>
                      <w:noProof/>
                      <w:lang w:val="en-US"/>
                    </w:rPr>
                  </w:rPrChange>
                </w:rPr>
                <w:t>Ne</w:t>
              </w:r>
            </w:ins>
          </w:p>
        </w:tc>
      </w:tr>
      <w:tr w:rsidR="00CF716E" w:rsidRPr="00955C1D" w14:paraId="5A76050C" w14:textId="77777777" w:rsidTr="00A54BDA">
        <w:trPr>
          <w:trHeight w:val="255"/>
          <w:ins w:id="2135" w:author="Drastichová Zuzana" w:date="2025-03-10T18:10:00Z"/>
        </w:trPr>
        <w:tc>
          <w:tcPr>
            <w:tcW w:w="1047" w:type="dxa"/>
            <w:tcBorders>
              <w:top w:val="single" w:sz="8" w:space="0" w:color="auto"/>
              <w:bottom w:val="single" w:sz="4" w:space="0" w:color="auto"/>
            </w:tcBorders>
          </w:tcPr>
          <w:p w14:paraId="7974AC93" w14:textId="77777777" w:rsidR="00CF716E" w:rsidRPr="5A42C4C8" w:rsidRDefault="00CF716E" w:rsidP="00CF716E">
            <w:pPr>
              <w:spacing w:after="0"/>
              <w:rPr>
                <w:ins w:id="2136" w:author="Drastichová Zuzana" w:date="2025-03-10T18:10:00Z" w16du:dateUtc="2025-03-10T17:10:00Z"/>
                <w:rFonts w:cstheme="minorBid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8" w:space="0" w:color="auto"/>
              <w:bottom w:val="single" w:sz="4" w:space="0" w:color="auto"/>
            </w:tcBorders>
          </w:tcPr>
          <w:p w14:paraId="0C0D81CF" w14:textId="52DD1696" w:rsidR="00CF716E" w:rsidRPr="00885753" w:rsidRDefault="00CF716E" w:rsidP="00CF716E">
            <w:pPr>
              <w:spacing w:after="0"/>
              <w:rPr>
                <w:ins w:id="2137" w:author="Drastichová Zuzana" w:date="2025-03-10T18:10:00Z" w16du:dateUtc="2025-03-10T17:10:00Z"/>
                <w:rFonts w:cstheme="minorHAnsi"/>
                <w:sz w:val="18"/>
                <w:szCs w:val="18"/>
              </w:rPr>
            </w:pPr>
            <w:ins w:id="2138" w:author="Drastichová Zuzana" w:date="2025-03-10T18:10:00Z" w16du:dateUtc="2025-03-10T17:10:00Z">
              <w:r w:rsidRPr="00885753">
                <w:rPr>
                  <w:rFonts w:cstheme="minorHAnsi"/>
                  <w:sz w:val="18"/>
                  <w:szCs w:val="18"/>
                  <w:rPrChange w:id="2139" w:author="Drastichová Zuzana" w:date="2025-03-10T18:14:00Z" w16du:dateUtc="2025-03-10T17:14:00Z">
                    <w:rPr>
                      <w:noProof/>
                      <w:lang w:val="en-US"/>
                    </w:rPr>
                  </w:rPrChange>
                </w:rPr>
                <w:t>Z</w:t>
              </w:r>
            </w:ins>
            <w:ins w:id="2140" w:author="Drastichová Zuzana" w:date="2025-03-10T18:14:00Z" w16du:dateUtc="2025-03-10T17:14:00Z">
              <w:r w:rsidR="00885753" w:rsidRPr="00885753">
                <w:rPr>
                  <w:rFonts w:cstheme="minorHAnsi"/>
                  <w:sz w:val="18"/>
                  <w:szCs w:val="18"/>
                  <w:rPrChange w:id="2141" w:author="Drastichová Zuzana" w:date="2025-03-10T18:14:00Z" w16du:dateUtc="2025-03-10T17:14:00Z">
                    <w:rPr>
                      <w:rFonts w:cstheme="minorHAnsi"/>
                      <w:sz w:val="18"/>
                      <w:szCs w:val="18"/>
                      <w:highlight w:val="yellow"/>
                    </w:rPr>
                  </w:rPrChange>
                </w:rPr>
                <w:t>K</w:t>
              </w:r>
            </w:ins>
            <w:ins w:id="2142" w:author="Drastichová Zuzana" w:date="2025-03-10T18:10:00Z" w16du:dateUtc="2025-03-10T17:10:00Z">
              <w:r w:rsidRPr="00885753">
                <w:rPr>
                  <w:rFonts w:cstheme="minorHAnsi"/>
                  <w:sz w:val="18"/>
                  <w:szCs w:val="18"/>
                  <w:rPrChange w:id="2143" w:author="Drastichová Zuzana" w:date="2025-03-10T18:14:00Z" w16du:dateUtc="2025-03-10T17:14:00Z">
                    <w:rPr>
                      <w:noProof/>
                      <w:lang w:val="en-US"/>
                    </w:rPr>
                  </w:rPrChange>
                </w:rPr>
                <w:t>I (Z</w:t>
              </w:r>
            </w:ins>
            <w:ins w:id="2144" w:author="Drastichová Zuzana" w:date="2025-03-10T18:14:00Z" w16du:dateUtc="2025-03-10T17:14:00Z">
              <w:r w:rsidR="00885753" w:rsidRPr="00885753">
                <w:rPr>
                  <w:rFonts w:cstheme="minorHAnsi"/>
                  <w:sz w:val="18"/>
                  <w:szCs w:val="18"/>
                  <w:rPrChange w:id="2145" w:author="Drastichová Zuzana" w:date="2025-03-10T18:14:00Z" w16du:dateUtc="2025-03-10T17:14:00Z">
                    <w:rPr>
                      <w:rFonts w:cstheme="minorHAnsi"/>
                      <w:sz w:val="18"/>
                      <w:szCs w:val="18"/>
                      <w:highlight w:val="yellow"/>
                    </w:rPr>
                  </w:rPrChange>
                </w:rPr>
                <w:t>K</w:t>
              </w:r>
            </w:ins>
            <w:ins w:id="2146" w:author="Drastichová Zuzana" w:date="2025-03-10T18:10:00Z" w16du:dateUtc="2025-03-10T17:10:00Z">
              <w:r w:rsidRPr="00885753">
                <w:rPr>
                  <w:rFonts w:cstheme="minorHAnsi"/>
                  <w:sz w:val="18"/>
                  <w:szCs w:val="18"/>
                  <w:rPrChange w:id="2147" w:author="Drastichová Zuzana" w:date="2025-03-10T18:14:00Z" w16du:dateUtc="2025-03-10T17:14:00Z">
                    <w:rPr>
                      <w:noProof/>
                      <w:lang w:val="en-US"/>
                    </w:rPr>
                  </w:rPrChange>
                </w:rPr>
                <w:t>I)</w:t>
              </w:r>
            </w:ins>
          </w:p>
        </w:tc>
        <w:tc>
          <w:tcPr>
            <w:tcW w:w="3289" w:type="dxa"/>
            <w:tcBorders>
              <w:top w:val="single" w:sz="8" w:space="0" w:color="auto"/>
              <w:bottom w:val="single" w:sz="4" w:space="0" w:color="auto"/>
            </w:tcBorders>
          </w:tcPr>
          <w:p w14:paraId="1BED5724" w14:textId="4290618B" w:rsidR="00CF716E" w:rsidRPr="00885753" w:rsidDel="00F23D4E" w:rsidRDefault="00F23D4E" w:rsidP="00CF716E">
            <w:pPr>
              <w:spacing w:after="0"/>
              <w:rPr>
                <w:ins w:id="2148" w:author="Drastichová Zuzana" w:date="2025-03-10T18:10:00Z" w16du:dateUtc="2025-03-10T17:10:00Z"/>
                <w:del w:id="2149" w:author="Irová Zuzana" w:date="2025-05-23T18:02:00Z" w16du:dateUtc="2025-05-23T16:02:00Z"/>
                <w:rFonts w:cstheme="minorHAnsi"/>
                <w:sz w:val="18"/>
                <w:szCs w:val="18"/>
                <w:rPrChange w:id="2150" w:author="Drastichová Zuzana" w:date="2025-03-10T18:14:00Z" w16du:dateUtc="2025-03-10T17:14:00Z">
                  <w:rPr>
                    <w:ins w:id="2151" w:author="Drastichová Zuzana" w:date="2025-03-10T18:10:00Z" w16du:dateUtc="2025-03-10T17:10:00Z"/>
                    <w:del w:id="2152" w:author="Irová Zuzana" w:date="2025-05-23T18:02:00Z" w16du:dateUtc="2025-05-23T16:02:00Z"/>
                    <w:noProof/>
                    <w:lang w:val="en-US"/>
                  </w:rPr>
                </w:rPrChange>
              </w:rPr>
            </w:pPr>
            <w:ins w:id="2153" w:author="Irová Zuzana" w:date="2025-05-23T18:02:00Z" w16du:dateUtc="2025-05-23T16:02:00Z">
              <w:r w:rsidRPr="00F23D4E">
                <w:rPr>
                  <w:rFonts w:cstheme="minorHAnsi"/>
                  <w:sz w:val="18"/>
                  <w:szCs w:val="18"/>
                </w:rPr>
                <w:t>Ochranný kód vystavitele faktury (Issuer's Protection Code)</w:t>
              </w:r>
            </w:ins>
            <w:ins w:id="2154" w:author="Drastichová Zuzana" w:date="2025-03-10T18:10:00Z" w16du:dateUtc="2025-03-10T17:10:00Z">
              <w:del w:id="2155" w:author="Irová Zuzana" w:date="2025-05-23T18:02:00Z" w16du:dateUtc="2025-05-23T16:02:00Z">
                <w:r w:rsidR="00CF716E" w:rsidRPr="00885753" w:rsidDel="00F23D4E">
                  <w:rPr>
                    <w:rFonts w:cstheme="minorHAnsi"/>
                    <w:sz w:val="18"/>
                    <w:szCs w:val="18"/>
                    <w:rPrChange w:id="2156" w:author="Drastichová Zuzana" w:date="2025-03-10T18:14:00Z" w16du:dateUtc="2025-03-10T17:14:00Z">
                      <w:rPr>
                        <w:noProof/>
                        <w:lang w:val="en-US"/>
                      </w:rPr>
                    </w:rPrChange>
                  </w:rPr>
                  <w:delText>Ochrann</w:delText>
                </w:r>
                <w:r w:rsidR="00CF716E" w:rsidRPr="00885753" w:rsidDel="00F23D4E">
                  <w:rPr>
                    <w:rFonts w:cstheme="minorHAnsi" w:hint="cs"/>
                    <w:sz w:val="18"/>
                    <w:szCs w:val="18"/>
                    <w:rPrChange w:id="2157" w:author="Drastichová Zuzana" w:date="2025-03-10T18:14:00Z" w16du:dateUtc="2025-03-10T17:14:00Z">
                      <w:rPr>
                        <w:rFonts w:hint="cs"/>
                        <w:noProof/>
                        <w:lang w:val="en-US"/>
                      </w:rPr>
                    </w:rPrChange>
                  </w:rPr>
                  <w:delText>á</w:delText>
                </w:r>
                <w:r w:rsidR="00CF716E" w:rsidRPr="00885753" w:rsidDel="00F23D4E">
                  <w:rPr>
                    <w:rFonts w:cstheme="minorHAnsi"/>
                    <w:sz w:val="18"/>
                    <w:szCs w:val="18"/>
                    <w:rPrChange w:id="2158" w:author="Drastichová Zuzana" w:date="2025-03-10T18:14:00Z" w16du:dateUtc="2025-03-10T17:14:00Z">
                      <w:rPr>
                        <w:noProof/>
                        <w:lang w:val="en-US"/>
                      </w:rPr>
                    </w:rPrChange>
                  </w:rPr>
                  <w:delText xml:space="preserve"> zn</w:delText>
                </w:r>
                <w:r w:rsidR="00CF716E" w:rsidRPr="00885753" w:rsidDel="00F23D4E">
                  <w:rPr>
                    <w:rFonts w:cstheme="minorHAnsi" w:hint="cs"/>
                    <w:sz w:val="18"/>
                    <w:szCs w:val="18"/>
                    <w:rPrChange w:id="2159" w:author="Drastichová Zuzana" w:date="2025-03-10T18:14:00Z" w16du:dateUtc="2025-03-10T17:14:00Z">
                      <w:rPr>
                        <w:rFonts w:hint="cs"/>
                        <w:noProof/>
                        <w:lang w:val="en-US"/>
                      </w:rPr>
                    </w:rPrChange>
                  </w:rPr>
                  <w:delText>á</w:delText>
                </w:r>
                <w:r w:rsidR="00CF716E" w:rsidRPr="00885753" w:rsidDel="00F23D4E">
                  <w:rPr>
                    <w:rFonts w:cstheme="minorHAnsi"/>
                    <w:sz w:val="18"/>
                    <w:szCs w:val="18"/>
                    <w:rPrChange w:id="2160" w:author="Drastichová Zuzana" w:date="2025-03-10T18:14:00Z" w16du:dateUtc="2025-03-10T17:14:00Z">
                      <w:rPr>
                        <w:noProof/>
                        <w:lang w:val="en-US"/>
                      </w:rPr>
                    </w:rPrChange>
                  </w:rPr>
                  <w:delText>mka vystavitele faktury</w:delText>
                </w:r>
                <w:r w:rsidR="008A3AA7" w:rsidRPr="00885753" w:rsidDel="00F23D4E">
                  <w:rPr>
                    <w:rFonts w:cstheme="minorHAnsi"/>
                    <w:sz w:val="18"/>
                    <w:szCs w:val="18"/>
                    <w:rPrChange w:id="2161" w:author="Drastichová Zuzana" w:date="2025-03-10T18:14:00Z" w16du:dateUtc="2025-03-10T17:14:00Z">
                      <w:rPr>
                        <w:noProof/>
                        <w:highlight w:val="yellow"/>
                        <w:lang w:val="en-US"/>
                      </w:rPr>
                    </w:rPrChange>
                  </w:rPr>
                  <w:delText xml:space="preserve"> (S</w:delText>
                </w:r>
              </w:del>
            </w:ins>
            <w:ins w:id="2162" w:author="Drastichová Zuzana" w:date="2025-03-10T18:10:00Z">
              <w:del w:id="2163" w:author="Irová Zuzana" w:date="2025-05-23T18:02:00Z" w16du:dateUtc="2025-05-23T16:02:00Z">
                <w:r w:rsidR="008A3AA7" w:rsidRPr="00885753" w:rsidDel="00F23D4E">
                  <w:rPr>
                    <w:rFonts w:cstheme="minorHAnsi"/>
                    <w:sz w:val="18"/>
                    <w:szCs w:val="18"/>
                    <w:rPrChange w:id="2164" w:author="Drastichová Zuzana" w:date="2025-03-10T18:14:00Z" w16du:dateUtc="2025-03-10T17:14:00Z">
                      <w:rPr>
                        <w:noProof/>
                        <w:highlight w:val="yellow"/>
                      </w:rPr>
                    </w:rPrChange>
                  </w:rPr>
                  <w:delText>ecurity code of the invoice issuer</w:delText>
                </w:r>
              </w:del>
            </w:ins>
            <w:ins w:id="2165" w:author="Drastichová Zuzana" w:date="2025-03-10T18:10:00Z" w16du:dateUtc="2025-03-10T17:10:00Z">
              <w:del w:id="2166" w:author="Irová Zuzana" w:date="2025-05-23T18:02:00Z" w16du:dateUtc="2025-05-23T16:02:00Z">
                <w:r w:rsidR="008A3AA7" w:rsidRPr="00885753" w:rsidDel="00F23D4E">
                  <w:rPr>
                    <w:rFonts w:cstheme="minorHAnsi"/>
                    <w:sz w:val="18"/>
                    <w:szCs w:val="18"/>
                    <w:rPrChange w:id="2167" w:author="Drastichová Zuzana" w:date="2025-03-10T18:14:00Z" w16du:dateUtc="2025-03-10T17:14:00Z">
                      <w:rPr>
                        <w:noProof/>
                        <w:highlight w:val="yellow"/>
                      </w:rPr>
                    </w:rPrChange>
                  </w:rPr>
                  <w:delText>)</w:delText>
                </w:r>
                <w:r w:rsidR="00CF716E" w:rsidRPr="00885753" w:rsidDel="00F23D4E">
                  <w:rPr>
                    <w:rFonts w:cstheme="minorHAnsi"/>
                    <w:sz w:val="18"/>
                    <w:szCs w:val="18"/>
                    <w:rPrChange w:id="2168" w:author="Drastichová Zuzana" w:date="2025-03-10T18:14:00Z" w16du:dateUtc="2025-03-10T17:14:00Z">
                      <w:rPr>
                        <w:noProof/>
                        <w:lang w:val="en-US"/>
                      </w:rPr>
                    </w:rPrChange>
                  </w:rPr>
                  <w:delText>.</w:delText>
                </w:r>
              </w:del>
            </w:ins>
          </w:p>
          <w:p w14:paraId="3E039194" w14:textId="77777777" w:rsidR="00F23D4E" w:rsidRDefault="00F23D4E" w:rsidP="00CF716E">
            <w:pPr>
              <w:spacing w:after="0"/>
              <w:rPr>
                <w:ins w:id="2169" w:author="Irová Zuzana" w:date="2025-05-23T18:02:00Z" w16du:dateUtc="2025-05-23T16:02:00Z"/>
                <w:rFonts w:cstheme="minorHAnsi"/>
                <w:sz w:val="18"/>
                <w:szCs w:val="18"/>
              </w:rPr>
            </w:pPr>
            <w:ins w:id="2170" w:author="Irová Zuzana" w:date="2025-05-23T18:02:00Z" w16du:dateUtc="2025-05-23T16:02:00Z">
              <w:r>
                <w:rPr>
                  <w:rFonts w:cstheme="minorHAnsi"/>
                  <w:sz w:val="18"/>
                  <w:szCs w:val="18"/>
                </w:rPr>
                <w:t xml:space="preserve">. </w:t>
              </w:r>
            </w:ins>
          </w:p>
          <w:p w14:paraId="7B34C1A3" w14:textId="2F85E088" w:rsidR="00CF716E" w:rsidRPr="00885753" w:rsidRDefault="00CF716E" w:rsidP="00CF716E">
            <w:pPr>
              <w:spacing w:after="0"/>
              <w:rPr>
                <w:ins w:id="2171" w:author="Drastichová Zuzana" w:date="2025-03-10T18:10:00Z" w16du:dateUtc="2025-03-10T17:10:00Z"/>
                <w:rFonts w:cstheme="minorHAnsi"/>
                <w:sz w:val="18"/>
                <w:szCs w:val="18"/>
                <w:rPrChange w:id="2172" w:author="Drastichová Zuzana" w:date="2025-03-10T18:14:00Z" w16du:dateUtc="2025-03-10T17:14:00Z">
                  <w:rPr>
                    <w:ins w:id="2173" w:author="Drastichová Zuzana" w:date="2025-03-10T18:10:00Z" w16du:dateUtc="2025-03-10T17:10:00Z"/>
                    <w:noProof/>
                    <w:lang w:val="en-US"/>
                  </w:rPr>
                </w:rPrChange>
              </w:rPr>
            </w:pPr>
            <w:ins w:id="2174" w:author="Drastichová Zuzana" w:date="2025-03-10T18:10:00Z" w16du:dateUtc="2025-03-10T17:10:00Z">
              <w:r w:rsidRPr="00885753">
                <w:rPr>
                  <w:rFonts w:cstheme="minorHAnsi"/>
                  <w:sz w:val="18"/>
                  <w:szCs w:val="18"/>
                  <w:rPrChange w:id="2175" w:author="Drastichová Zuzana" w:date="2025-03-10T18:14:00Z" w16du:dateUtc="2025-03-10T17:14:00Z">
                    <w:rPr>
                      <w:noProof/>
                      <w:lang w:val="en-US"/>
                    </w:rPr>
                  </w:rPrChange>
                </w:rPr>
                <w:lastRenderedPageBreak/>
                <w:t>Skl</w:t>
              </w:r>
              <w:r w:rsidRPr="00885753">
                <w:rPr>
                  <w:rFonts w:cstheme="minorHAnsi" w:hint="cs"/>
                  <w:sz w:val="18"/>
                  <w:szCs w:val="18"/>
                  <w:rPrChange w:id="2176" w:author="Drastichová Zuzana" w:date="2025-03-10T18:14:00Z" w16du:dateUtc="2025-03-10T17:14:00Z">
                    <w:rPr>
                      <w:rFonts w:hint="cs"/>
                      <w:noProof/>
                      <w:lang w:val="en-US"/>
                    </w:rPr>
                  </w:rPrChange>
                </w:rPr>
                <w:t>á</w:t>
              </w:r>
              <w:r w:rsidRPr="00885753">
                <w:rPr>
                  <w:rFonts w:cstheme="minorHAnsi"/>
                  <w:sz w:val="18"/>
                  <w:szCs w:val="18"/>
                  <w:rPrChange w:id="2177" w:author="Drastichová Zuzana" w:date="2025-03-10T18:14:00Z" w16du:dateUtc="2025-03-10T17:14:00Z">
                    <w:rPr>
                      <w:noProof/>
                      <w:lang w:val="en-US"/>
                    </w:rPr>
                  </w:rPrChange>
                </w:rPr>
                <w:t>d</w:t>
              </w:r>
              <w:r w:rsidRPr="00885753">
                <w:rPr>
                  <w:rFonts w:cstheme="minorHAnsi" w:hint="cs"/>
                  <w:sz w:val="18"/>
                  <w:szCs w:val="18"/>
                  <w:rPrChange w:id="2178" w:author="Drastichová Zuzana" w:date="2025-03-10T18:14:00Z" w16du:dateUtc="2025-03-10T17:14:00Z">
                    <w:rPr>
                      <w:rFonts w:hint="cs"/>
                      <w:noProof/>
                      <w:lang w:val="en-US"/>
                    </w:rPr>
                  </w:rPrChange>
                </w:rPr>
                <w:t>á</w:t>
              </w:r>
              <w:r w:rsidRPr="00885753">
                <w:rPr>
                  <w:rFonts w:cstheme="minorHAnsi"/>
                  <w:sz w:val="18"/>
                  <w:szCs w:val="18"/>
                  <w:rPrChange w:id="2179" w:author="Drastichová Zuzana" w:date="2025-03-10T18:14:00Z" w16du:dateUtc="2025-03-10T17:14:00Z">
                    <w:rPr>
                      <w:noProof/>
                      <w:lang w:val="en-US"/>
                    </w:rPr>
                  </w:rPrChange>
                </w:rPr>
                <w:t xml:space="preserve"> se z 32 znak</w:t>
              </w:r>
              <w:r w:rsidRPr="00885753">
                <w:rPr>
                  <w:rFonts w:cstheme="minorHAnsi" w:hint="cs"/>
                  <w:sz w:val="18"/>
                  <w:szCs w:val="18"/>
                  <w:rPrChange w:id="2180" w:author="Drastichová Zuzana" w:date="2025-03-10T18:14:00Z" w16du:dateUtc="2025-03-10T17:14:00Z">
                    <w:rPr>
                      <w:rFonts w:hint="cs"/>
                      <w:noProof/>
                      <w:lang w:val="en-US"/>
                    </w:rPr>
                  </w:rPrChange>
                </w:rPr>
                <w:t>ů</w:t>
              </w:r>
              <w:r w:rsidRPr="00885753">
                <w:rPr>
                  <w:rFonts w:cstheme="minorHAnsi"/>
                  <w:sz w:val="18"/>
                  <w:szCs w:val="18"/>
                  <w:rPrChange w:id="2181" w:author="Drastichová Zuzana" w:date="2025-03-10T18:14:00Z" w16du:dateUtc="2025-03-10T17:14:00Z">
                    <w:rPr>
                      <w:noProof/>
                      <w:lang w:val="en-US"/>
                    </w:rPr>
                  </w:rPrChange>
                </w:rPr>
                <w:t xml:space="preserve"> (jednotliv</w:t>
              </w:r>
              <w:r w:rsidRPr="00885753">
                <w:rPr>
                  <w:rFonts w:cstheme="minorHAnsi" w:hint="cs"/>
                  <w:sz w:val="18"/>
                  <w:szCs w:val="18"/>
                  <w:rPrChange w:id="2182" w:author="Drastichová Zuzana" w:date="2025-03-10T18:14:00Z" w16du:dateUtc="2025-03-10T17:14:00Z">
                    <w:rPr>
                      <w:rFonts w:hint="cs"/>
                      <w:noProof/>
                      <w:lang w:val="en-US"/>
                    </w:rPr>
                  </w:rPrChange>
                </w:rPr>
                <w:t>é</w:t>
              </w:r>
              <w:r w:rsidRPr="00885753">
                <w:rPr>
                  <w:rFonts w:cstheme="minorHAnsi"/>
                  <w:sz w:val="18"/>
                  <w:szCs w:val="18"/>
                  <w:rPrChange w:id="2183" w:author="Drastichová Zuzana" w:date="2025-03-10T18:14:00Z" w16du:dateUtc="2025-03-10T17:14:00Z">
                    <w:rPr>
                      <w:noProof/>
                      <w:lang w:val="en-US"/>
                    </w:rPr>
                  </w:rPrChange>
                </w:rPr>
                <w:t xml:space="preserve"> znaky jsou </w:t>
              </w:r>
              <w:r w:rsidRPr="00885753">
                <w:rPr>
                  <w:rFonts w:cstheme="minorHAnsi" w:hint="cs"/>
                  <w:sz w:val="18"/>
                  <w:szCs w:val="18"/>
                  <w:rPrChange w:id="2184" w:author="Drastichová Zuzana" w:date="2025-03-10T18:14:00Z" w16du:dateUtc="2025-03-10T17:14:00Z">
                    <w:rPr>
                      <w:rFonts w:hint="cs"/>
                      <w:noProof/>
                      <w:lang w:val="en-US"/>
                    </w:rPr>
                  </w:rPrChange>
                </w:rPr>
                <w:t>čí</w:t>
              </w:r>
              <w:r w:rsidRPr="00885753">
                <w:rPr>
                  <w:rFonts w:cstheme="minorHAnsi"/>
                  <w:sz w:val="18"/>
                  <w:szCs w:val="18"/>
                  <w:rPrChange w:id="2185" w:author="Drastichová Zuzana" w:date="2025-03-10T18:14:00Z" w16du:dateUtc="2025-03-10T17:14:00Z">
                    <w:rPr>
                      <w:noProof/>
                      <w:lang w:val="en-US"/>
                    </w:rPr>
                  </w:rPrChange>
                </w:rPr>
                <w:t>sla 0-9 a mal</w:t>
              </w:r>
              <w:r w:rsidRPr="00885753">
                <w:rPr>
                  <w:rFonts w:cstheme="minorHAnsi" w:hint="cs"/>
                  <w:sz w:val="18"/>
                  <w:szCs w:val="18"/>
                  <w:rPrChange w:id="2186" w:author="Drastichová Zuzana" w:date="2025-03-10T18:14:00Z" w16du:dateUtc="2025-03-10T17:14:00Z">
                    <w:rPr>
                      <w:rFonts w:hint="cs"/>
                      <w:noProof/>
                      <w:lang w:val="en-US"/>
                    </w:rPr>
                  </w:rPrChange>
                </w:rPr>
                <w:t>á</w:t>
              </w:r>
              <w:r w:rsidRPr="00885753">
                <w:rPr>
                  <w:rFonts w:cstheme="minorHAnsi"/>
                  <w:sz w:val="18"/>
                  <w:szCs w:val="18"/>
                  <w:rPrChange w:id="2187" w:author="Drastichová Zuzana" w:date="2025-03-10T18:14:00Z" w16du:dateUtc="2025-03-10T17:14:00Z">
                    <w:rPr>
                      <w:noProof/>
                      <w:lang w:val="en-US"/>
                    </w:rPr>
                  </w:rPrChange>
                </w:rPr>
                <w:t xml:space="preserve"> p</w:t>
              </w:r>
              <w:r w:rsidRPr="00885753">
                <w:rPr>
                  <w:rFonts w:cstheme="minorHAnsi" w:hint="cs"/>
                  <w:sz w:val="18"/>
                  <w:szCs w:val="18"/>
                  <w:rPrChange w:id="2188" w:author="Drastichová Zuzana" w:date="2025-03-10T18:14:00Z" w16du:dateUtc="2025-03-10T17:14:00Z">
                    <w:rPr>
                      <w:rFonts w:hint="cs"/>
                      <w:noProof/>
                      <w:lang w:val="en-US"/>
                    </w:rPr>
                  </w:rPrChange>
                </w:rPr>
                <w:t>í</w:t>
              </w:r>
              <w:r w:rsidRPr="00885753">
                <w:rPr>
                  <w:rFonts w:cstheme="minorHAnsi"/>
                  <w:sz w:val="18"/>
                  <w:szCs w:val="18"/>
                  <w:rPrChange w:id="2189" w:author="Drastichová Zuzana" w:date="2025-03-10T18:14:00Z" w16du:dateUtc="2025-03-10T17:14:00Z">
                    <w:rPr>
                      <w:noProof/>
                      <w:lang w:val="en-US"/>
                    </w:rPr>
                  </w:rPrChange>
                </w:rPr>
                <w:t>smena a-f).</w:t>
              </w:r>
            </w:ins>
          </w:p>
          <w:p w14:paraId="31F587F2" w14:textId="77777777" w:rsidR="00CF716E" w:rsidRPr="00452EE5" w:rsidRDefault="00CF716E" w:rsidP="00CF716E">
            <w:pPr>
              <w:spacing w:after="0"/>
              <w:rPr>
                <w:ins w:id="2190" w:author="Drastichová Zuzana" w:date="2025-03-10T18:10:00Z" w16du:dateUtc="2025-03-10T17:10:00Z"/>
                <w:rFonts w:cstheme="minorHAnsi"/>
                <w:sz w:val="18"/>
                <w:szCs w:val="18"/>
                <w:highlight w:val="yellow"/>
                <w:rPrChange w:id="2191" w:author="Irová Zuzana" w:date="2025-05-23T11:26:00Z" w16du:dateUtc="2025-05-23T09:26:00Z">
                  <w:rPr>
                    <w:ins w:id="2192" w:author="Drastichová Zuzana" w:date="2025-03-10T18:10:00Z" w16du:dateUtc="2025-03-10T17:10:00Z"/>
                    <w:noProof/>
                    <w:lang w:val="en-US"/>
                  </w:rPr>
                </w:rPrChange>
              </w:rPr>
            </w:pPr>
            <w:ins w:id="2193" w:author="Drastichová Zuzana" w:date="2025-03-10T18:10:00Z" w16du:dateUtc="2025-03-10T17:10:00Z">
              <w:r w:rsidRPr="00452EE5">
                <w:rPr>
                  <w:rFonts w:cstheme="minorHAnsi"/>
                  <w:sz w:val="18"/>
                  <w:szCs w:val="18"/>
                  <w:highlight w:val="yellow"/>
                  <w:rPrChange w:id="2194" w:author="Irová Zuzana" w:date="2025-05-23T11:26:00Z" w16du:dateUtc="2025-05-23T09:26:00Z">
                    <w:rPr>
                      <w:noProof/>
                      <w:lang w:val="en-US"/>
                    </w:rPr>
                  </w:rPrChange>
                </w:rPr>
                <w:t>Algorithm:</w:t>
              </w:r>
            </w:ins>
          </w:p>
          <w:p w14:paraId="7D39A628" w14:textId="336D20F6" w:rsidR="00CF716E" w:rsidRPr="00885753" w:rsidRDefault="00CF716E" w:rsidP="00CF716E">
            <w:pPr>
              <w:spacing w:after="0"/>
              <w:rPr>
                <w:ins w:id="2195" w:author="Drastichová Zuzana" w:date="2025-03-10T18:10:00Z" w16du:dateUtc="2025-03-10T17:10:00Z"/>
                <w:rFonts w:cstheme="minorHAnsi"/>
                <w:sz w:val="18"/>
                <w:szCs w:val="18"/>
              </w:rPr>
            </w:pPr>
            <w:ins w:id="2196" w:author="Drastichová Zuzana" w:date="2025-03-10T18:10:00Z" w16du:dateUtc="2025-03-10T17:10:00Z">
              <w:r w:rsidRPr="00452EE5">
                <w:rPr>
                  <w:rFonts w:cstheme="minorHAnsi"/>
                  <w:sz w:val="18"/>
                  <w:szCs w:val="18"/>
                  <w:highlight w:val="yellow"/>
                  <w:rPrChange w:id="2197" w:author="Irová Zuzana" w:date="2025-05-23T11:26:00Z" w16du:dateUtc="2025-05-23T09:26:00Z">
                    <w:rPr>
                      <w:noProof/>
                      <w:lang w:val="en-US"/>
                    </w:rPr>
                  </w:rPrChange>
                </w:rPr>
                <w:t>(Tax number + IssueDateTime + InvoiceNumber + BusinessPremiseID + ElectronicDeviceID + InvoiceAmount)</w:t>
              </w:r>
            </w:ins>
          </w:p>
        </w:tc>
        <w:tc>
          <w:tcPr>
            <w:tcW w:w="1514" w:type="dxa"/>
            <w:tcBorders>
              <w:top w:val="single" w:sz="8" w:space="0" w:color="auto"/>
              <w:bottom w:val="single" w:sz="4" w:space="0" w:color="auto"/>
            </w:tcBorders>
          </w:tcPr>
          <w:p w14:paraId="27A84312" w14:textId="7C96533B" w:rsidR="00CF716E" w:rsidRPr="00885753" w:rsidRDefault="00CF716E" w:rsidP="00CF716E">
            <w:pPr>
              <w:spacing w:after="0"/>
              <w:rPr>
                <w:ins w:id="2198" w:author="Drastichová Zuzana" w:date="2025-03-10T18:10:00Z" w16du:dateUtc="2025-03-10T17:10:00Z"/>
                <w:rFonts w:cstheme="minorHAnsi"/>
                <w:sz w:val="18"/>
                <w:szCs w:val="18"/>
              </w:rPr>
            </w:pPr>
            <w:ins w:id="2199" w:author="Drastichová Zuzana" w:date="2025-03-10T18:10:00Z" w16du:dateUtc="2025-03-10T17:10:00Z">
              <w:r w:rsidRPr="00885753">
                <w:rPr>
                  <w:rFonts w:cstheme="minorHAnsi"/>
                  <w:sz w:val="18"/>
                  <w:szCs w:val="18"/>
                  <w:rPrChange w:id="2200" w:author="Drastichová Zuzana" w:date="2025-03-10T18:14:00Z" w16du:dateUtc="2025-03-10T17:14:00Z">
                    <w:rPr>
                      <w:noProof/>
                      <w:lang w:val="en-US"/>
                    </w:rPr>
                  </w:rPrChange>
                </w:rPr>
                <w:lastRenderedPageBreak/>
                <w:t>Text</w:t>
              </w:r>
            </w:ins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7D21CACC" w14:textId="1E08FAA8" w:rsidR="00CF716E" w:rsidRPr="00885753" w:rsidRDefault="00CF716E" w:rsidP="00CF716E">
            <w:pPr>
              <w:spacing w:after="0"/>
              <w:rPr>
                <w:ins w:id="2201" w:author="Drastichová Zuzana" w:date="2025-03-10T18:10:00Z" w16du:dateUtc="2025-03-10T17:10:00Z"/>
                <w:rFonts w:cstheme="minorHAnsi"/>
                <w:sz w:val="18"/>
                <w:szCs w:val="18"/>
              </w:rPr>
            </w:pPr>
            <w:ins w:id="2202" w:author="Drastichová Zuzana" w:date="2025-03-10T18:10:00Z" w16du:dateUtc="2025-03-10T17:10:00Z">
              <w:del w:id="2203" w:author="Irová Zuzana" w:date="2025-04-16T11:13:00Z" w16du:dateUtc="2025-04-16T09:13:00Z">
                <w:r w:rsidRPr="00885753" w:rsidDel="0059173E">
                  <w:rPr>
                    <w:rFonts w:cstheme="minorHAnsi"/>
                    <w:sz w:val="18"/>
                    <w:szCs w:val="18"/>
                    <w:rPrChange w:id="2204" w:author="Drastichová Zuzana" w:date="2025-03-10T18:14:00Z" w16du:dateUtc="2025-03-10T17:14:00Z">
                      <w:rPr>
                        <w:noProof/>
                        <w:lang w:val="en-US"/>
                      </w:rPr>
                    </w:rPrChange>
                  </w:rPr>
                  <w:delText>Ano</w:delText>
                </w:r>
              </w:del>
            </w:ins>
            <w:ins w:id="2205" w:author="Irová Zuzana" w:date="2025-04-16T11:13:00Z" w16du:dateUtc="2025-04-16T09:13:00Z">
              <w:r w:rsidR="0059173E">
                <w:rPr>
                  <w:rFonts w:cstheme="minorHAnsi"/>
                  <w:sz w:val="18"/>
                  <w:szCs w:val="18"/>
                </w:rPr>
                <w:t>Ne</w:t>
              </w:r>
            </w:ins>
          </w:p>
        </w:tc>
        <w:tc>
          <w:tcPr>
            <w:tcW w:w="97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146DFC55" w14:textId="6B383A5B" w:rsidR="00CF716E" w:rsidRPr="00885753" w:rsidRDefault="00CF716E" w:rsidP="00CF716E">
            <w:pPr>
              <w:spacing w:after="0"/>
              <w:rPr>
                <w:ins w:id="2206" w:author="Drastichová Zuzana" w:date="2025-03-10T18:10:00Z" w16du:dateUtc="2025-03-10T17:10:00Z"/>
                <w:rFonts w:cstheme="minorHAnsi"/>
                <w:sz w:val="18"/>
                <w:szCs w:val="18"/>
              </w:rPr>
            </w:pPr>
            <w:ins w:id="2207" w:author="Drastichová Zuzana" w:date="2025-03-10T18:10:00Z" w16du:dateUtc="2025-03-10T17:10:00Z">
              <w:r w:rsidRPr="00885753">
                <w:rPr>
                  <w:rFonts w:cstheme="minorHAnsi"/>
                  <w:sz w:val="18"/>
                  <w:szCs w:val="18"/>
                  <w:rPrChange w:id="2208" w:author="Drastichová Zuzana" w:date="2025-03-10T18:14:00Z" w16du:dateUtc="2025-03-10T17:14:00Z">
                    <w:rPr>
                      <w:noProof/>
                      <w:lang w:val="en-US"/>
                    </w:rPr>
                  </w:rPrChange>
                </w:rPr>
                <w:t>Ne</w:t>
              </w:r>
            </w:ins>
          </w:p>
        </w:tc>
      </w:tr>
      <w:tr w:rsidR="00CD0A42" w:rsidRPr="00955C1D" w14:paraId="4AF0C26A" w14:textId="77777777" w:rsidTr="00A54BDA">
        <w:trPr>
          <w:trHeight w:val="255"/>
        </w:trPr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3D34361E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A42C4C8">
              <w:rPr>
                <w:rFonts w:cstheme="minorBidi"/>
                <w:sz w:val="18"/>
                <w:szCs w:val="18"/>
              </w:rPr>
              <w:t>Klasif.</w:t>
            </w: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170CEBBA" w14:textId="0A7FF813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Bill type (Typ faktury</w:t>
            </w:r>
            <w:ins w:id="2209" w:author="Irová Zuzana" w:date="2025-04-22T11:37:00Z" w16du:dateUtc="2025-04-22T09:37:00Z">
              <w:r w:rsidR="00173BED">
                <w:rPr>
                  <w:rFonts w:cstheme="minorHAnsi"/>
                  <w:sz w:val="18"/>
                  <w:szCs w:val="18"/>
                </w:rPr>
                <w:t>)</w:t>
              </w:r>
            </w:ins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65BBF557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Typ faktury. </w:t>
            </w:r>
          </w:p>
          <w:p w14:paraId="3280EC70" w14:textId="1DBAE81A" w:rsidR="00CD0A42" w:rsidRDefault="00CD0A42" w:rsidP="00E31C8B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Možné hodnoty Customer bill (Zákaznická faktura), FCI bill (Faktura vydavateli tankovacích karet), FCI RfP (Výzva na úhradu vydavateli tankovacích karet), Pre-paid bill (Předplacená faktura), EETS Provider bill (Faktura Poskytovatele mýtných služeb)</w:t>
            </w:r>
            <w:r w:rsidR="00E31C8B" w:rsidRPr="5D923C7E">
              <w:rPr>
                <w:rFonts w:cstheme="minorBidi"/>
                <w:sz w:val="18"/>
                <w:szCs w:val="18"/>
              </w:rPr>
              <w:t xml:space="preserve">, </w:t>
            </w:r>
            <w:r w:rsidR="00410C93" w:rsidRPr="5D923C7E">
              <w:rPr>
                <w:rFonts w:cstheme="minorBidi"/>
                <w:sz w:val="18"/>
                <w:szCs w:val="18"/>
              </w:rPr>
              <w:t>Exemption partner bill (Faktura partnerovi osvobození),</w:t>
            </w:r>
          </w:p>
          <w:p w14:paraId="61467C09" w14:textId="77777777" w:rsidR="00A01F14" w:rsidRDefault="00A01F14">
            <w:pPr>
              <w:spacing w:after="0"/>
              <w:rPr>
                <w:ins w:id="2210" w:author="Drastichová Zuzana" w:date="2025-03-10T18:04:00Z" w16du:dateUtc="2025-03-10T17:04:00Z"/>
                <w:rFonts w:cstheme="minorHAnsi"/>
                <w:sz w:val="18"/>
                <w:szCs w:val="18"/>
              </w:rPr>
            </w:pPr>
          </w:p>
          <w:p w14:paraId="72432498" w14:textId="3B059C35" w:rsidR="00D20A0E" w:rsidRDefault="007C11A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Možné hodnoty pro </w:t>
            </w:r>
            <w:r>
              <w:rPr>
                <w:rFonts w:cstheme="minorHAnsi"/>
                <w:sz w:val="18"/>
                <w:szCs w:val="18"/>
              </w:rPr>
              <w:t>HR</w:t>
            </w:r>
            <w:r w:rsidRPr="0029353D">
              <w:rPr>
                <w:rFonts w:cstheme="minorHAnsi"/>
                <w:sz w:val="18"/>
                <w:szCs w:val="18"/>
              </w:rPr>
              <w:t xml:space="preserve">: </w:t>
            </w:r>
          </w:p>
          <w:p w14:paraId="6ADC7854" w14:textId="77777777" w:rsidR="00D21000" w:rsidRDefault="007C11A8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Customer bill (Zákaznická faktura), </w:t>
            </w:r>
          </w:p>
          <w:p w14:paraId="472AE80C" w14:textId="77777777" w:rsidR="00D21000" w:rsidRDefault="007C11A8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EETS Provider bill (Faktura </w:t>
            </w:r>
          </w:p>
          <w:p w14:paraId="355ED86C" w14:textId="3783679E" w:rsidR="00D21000" w:rsidDel="00E459B6" w:rsidRDefault="007C11A8">
            <w:pPr>
              <w:spacing w:after="0"/>
              <w:rPr>
                <w:del w:id="2211" w:author="Irova Zuzana" w:date="2025-03-28T18:33:00Z" w16du:dateUtc="2025-03-28T17:33:00Z"/>
                <w:rFonts w:cstheme="minorBid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Poskytovatele mýtných služeb)</w:t>
            </w:r>
            <w:r w:rsidR="00A7155F">
              <w:rPr>
                <w:rFonts w:cstheme="minorHAnsi"/>
                <w:sz w:val="18"/>
                <w:szCs w:val="18"/>
              </w:rPr>
              <w:t>,</w:t>
            </w:r>
            <w:del w:id="2212" w:author="Irova Zuzana" w:date="2025-03-28T18:33:00Z" w16du:dateUtc="2025-03-28T17:33:00Z">
              <w:r w:rsidR="00A7155F" w:rsidDel="005F3BF1">
                <w:rPr>
                  <w:rFonts w:cstheme="minorHAnsi"/>
                  <w:sz w:val="18"/>
                  <w:szCs w:val="18"/>
                </w:rPr>
                <w:delText xml:space="preserve"> </w:delText>
              </w:r>
            </w:del>
          </w:p>
          <w:p w14:paraId="5E83915A" w14:textId="77777777" w:rsidR="00E459B6" w:rsidRDefault="00A7155F">
            <w:pPr>
              <w:spacing w:after="0"/>
              <w:rPr>
                <w:ins w:id="2213" w:author="Irova Zuzana" w:date="2025-03-28T18:33:00Z" w16du:dateUtc="2025-03-28T17:33:00Z"/>
                <w:rFonts w:cstheme="minorBidi"/>
                <w:sz w:val="18"/>
                <w:szCs w:val="18"/>
              </w:rPr>
            </w:pPr>
            <w:del w:id="2214" w:author="Irova Zuzana" w:date="2025-03-28T18:33:00Z" w16du:dateUtc="2025-03-28T17:33:00Z">
              <w:r w:rsidRPr="5D923C7E" w:rsidDel="005F3BF1">
                <w:rPr>
                  <w:rFonts w:cstheme="minorBidi"/>
                  <w:sz w:val="18"/>
                  <w:szCs w:val="18"/>
                </w:rPr>
                <w:delText>Pre-paid bill (Předplacená faktura),</w:delText>
              </w:r>
            </w:del>
            <w:r w:rsidR="00195285"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="00D20A0E" w:rsidRPr="5D923C7E">
              <w:rPr>
                <w:rFonts w:cstheme="minorBidi"/>
                <w:sz w:val="18"/>
                <w:szCs w:val="18"/>
              </w:rPr>
              <w:t xml:space="preserve">Exemption </w:t>
            </w:r>
            <w:r w:rsidR="00215C97" w:rsidRPr="5D923C7E">
              <w:rPr>
                <w:rFonts w:cstheme="minorBidi"/>
                <w:sz w:val="18"/>
                <w:szCs w:val="18"/>
              </w:rPr>
              <w:t>partner</w:t>
            </w:r>
            <w:r w:rsidR="00195285" w:rsidRPr="5D923C7E">
              <w:rPr>
                <w:rFonts w:cstheme="minorBidi"/>
                <w:sz w:val="18"/>
                <w:szCs w:val="18"/>
              </w:rPr>
              <w:t xml:space="preserve"> bill (Faktura partnerovi</w:t>
            </w:r>
            <w:r w:rsidR="003642DF"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="00BF2233" w:rsidRPr="5D923C7E">
              <w:rPr>
                <w:rFonts w:cstheme="minorBidi"/>
                <w:sz w:val="18"/>
                <w:szCs w:val="18"/>
              </w:rPr>
              <w:t>osvobození</w:t>
            </w:r>
            <w:r w:rsidR="00195285" w:rsidRPr="5D923C7E">
              <w:rPr>
                <w:rFonts w:cstheme="minorBidi"/>
                <w:sz w:val="18"/>
                <w:szCs w:val="18"/>
              </w:rPr>
              <w:t xml:space="preserve">), </w:t>
            </w:r>
          </w:p>
          <w:p w14:paraId="5955221F" w14:textId="3EF65554" w:rsidR="00D21000" w:rsidRDefault="007560A2">
            <w:pPr>
              <w:spacing w:after="0"/>
              <w:rPr>
                <w:rFonts w:cstheme="minorBidi"/>
                <w:sz w:val="18"/>
                <w:szCs w:val="18"/>
              </w:rPr>
            </w:pPr>
            <w:ins w:id="2215" w:author="Drastichová Zuzana" w:date="2025-03-10T18:05:00Z" w16du:dateUtc="2025-03-10T17:05:00Z">
              <w:r w:rsidRPr="00E76600">
                <w:rPr>
                  <w:rFonts w:cstheme="minorBidi"/>
                  <w:sz w:val="18"/>
                  <w:szCs w:val="18"/>
                </w:rPr>
                <w:t>R</w:t>
              </w:r>
            </w:ins>
            <w:ins w:id="2216" w:author="Drastichová Zuzana" w:date="2025-03-10T18:06:00Z" w16du:dateUtc="2025-03-10T17:06:00Z">
              <w:r w:rsidR="00AC26C8" w:rsidRPr="00E76600">
                <w:rPr>
                  <w:rFonts w:cstheme="minorBidi"/>
                  <w:sz w:val="18"/>
                  <w:szCs w:val="18"/>
                </w:rPr>
                <w:t>equest for payment</w:t>
              </w:r>
            </w:ins>
            <w:ins w:id="2217" w:author="Drastichová Zuzana" w:date="2025-03-10T18:05:00Z" w16du:dateUtc="2025-03-10T17:05:00Z">
              <w:r w:rsidRPr="00E76600">
                <w:rPr>
                  <w:rFonts w:cstheme="minorBidi"/>
                  <w:sz w:val="18"/>
                  <w:szCs w:val="18"/>
                </w:rPr>
                <w:t xml:space="preserve"> </w:t>
              </w:r>
            </w:ins>
            <w:ins w:id="2218" w:author="Irová Zuzana" w:date="2025-05-23T11:09:00Z" w16du:dateUtc="2025-05-23T09:09:00Z">
              <w:r w:rsidR="00CA3AF9">
                <w:rPr>
                  <w:rFonts w:cstheme="minorBidi"/>
                  <w:sz w:val="18"/>
                  <w:szCs w:val="18"/>
                </w:rPr>
                <w:t xml:space="preserve">(tj. Offence RfP) </w:t>
              </w:r>
            </w:ins>
            <w:ins w:id="2219" w:author="Drastichová Zuzana" w:date="2025-03-10T18:05:00Z" w16du:dateUtc="2025-03-10T17:05:00Z">
              <w:r w:rsidRPr="00E76600">
                <w:rPr>
                  <w:rFonts w:cstheme="minorBidi"/>
                  <w:sz w:val="18"/>
                  <w:szCs w:val="18"/>
                </w:rPr>
                <w:t>(Výzva na úhradu</w:t>
              </w:r>
            </w:ins>
            <w:ins w:id="2220" w:author="Irová Zuzana" w:date="2025-05-23T11:09:00Z" w16du:dateUtc="2025-05-23T09:09:00Z">
              <w:r w:rsidR="00E76600">
                <w:rPr>
                  <w:rFonts w:cstheme="minorBidi"/>
                  <w:sz w:val="18"/>
                  <w:szCs w:val="18"/>
                </w:rPr>
                <w:t xml:space="preserve"> za přestupky</w:t>
              </w:r>
            </w:ins>
            <w:ins w:id="2221" w:author="Drastichová Zuzana" w:date="2025-03-10T18:05:00Z" w16du:dateUtc="2025-03-10T17:05:00Z">
              <w:r w:rsidRPr="008D27FF">
                <w:rPr>
                  <w:rFonts w:cstheme="minorBidi"/>
                  <w:sz w:val="18"/>
                  <w:szCs w:val="18"/>
                  <w:highlight w:val="cyan"/>
                  <w:rPrChange w:id="2222" w:author="Irová Zuzana" w:date="2025-05-23T11:08:00Z" w16du:dateUtc="2025-05-23T09:08:00Z">
                    <w:rPr>
                      <w:rFonts w:cstheme="minorBidi"/>
                      <w:sz w:val="18"/>
                      <w:szCs w:val="18"/>
                    </w:rPr>
                  </w:rPrChange>
                </w:rPr>
                <w:t>)</w:t>
              </w:r>
            </w:ins>
            <w:ins w:id="2223" w:author="Drastichová Zuzana" w:date="2025-03-10T18:06:00Z" w16du:dateUtc="2025-03-10T17:06:00Z">
              <w:r w:rsidR="00AC26C8" w:rsidRPr="008D27FF">
                <w:rPr>
                  <w:rFonts w:cstheme="minorBidi"/>
                  <w:sz w:val="18"/>
                  <w:szCs w:val="18"/>
                  <w:highlight w:val="cyan"/>
                  <w:rPrChange w:id="2224" w:author="Irová Zuzana" w:date="2025-05-23T11:08:00Z" w16du:dateUtc="2025-05-23T09:08:00Z">
                    <w:rPr>
                      <w:rFonts w:cstheme="minorBidi"/>
                      <w:sz w:val="18"/>
                      <w:szCs w:val="18"/>
                    </w:rPr>
                  </w:rPrChange>
                </w:rPr>
                <w:t>,</w:t>
              </w:r>
            </w:ins>
            <w:ins w:id="2225" w:author="Irová Zuzana" w:date="2025-04-03T13:21:00Z" w16du:dateUtc="2025-04-03T11:21:00Z">
              <w:r w:rsidR="00A60879" w:rsidRPr="008D27FF">
                <w:rPr>
                  <w:rFonts w:cstheme="minorBidi"/>
                  <w:sz w:val="18"/>
                  <w:szCs w:val="18"/>
                  <w:highlight w:val="cyan"/>
                  <w:rPrChange w:id="2226" w:author="Irová Zuzana" w:date="2025-05-23T11:08:00Z" w16du:dateUtc="2025-05-23T09:08:00Z">
                    <w:rPr>
                      <w:rFonts w:cstheme="minorBidi"/>
                      <w:sz w:val="18"/>
                      <w:szCs w:val="18"/>
                    </w:rPr>
                  </w:rPrChange>
                </w:rPr>
                <w:t>FCI bill (Faktura vydavateli tankovac</w:t>
              </w:r>
              <w:r w:rsidR="00A60879" w:rsidRPr="008D27FF">
                <w:rPr>
                  <w:rFonts w:cstheme="minorBidi" w:hint="cs"/>
                  <w:sz w:val="18"/>
                  <w:szCs w:val="18"/>
                  <w:highlight w:val="cyan"/>
                  <w:rPrChange w:id="2227" w:author="Irová Zuzana" w:date="2025-05-23T11:08:00Z" w16du:dateUtc="2025-05-23T09:08:00Z">
                    <w:rPr>
                      <w:rFonts w:cstheme="minorBidi" w:hint="cs"/>
                      <w:sz w:val="18"/>
                      <w:szCs w:val="18"/>
                    </w:rPr>
                  </w:rPrChange>
                </w:rPr>
                <w:t>í</w:t>
              </w:r>
              <w:r w:rsidR="00A60879" w:rsidRPr="008D27FF">
                <w:rPr>
                  <w:rFonts w:cstheme="minorBidi"/>
                  <w:sz w:val="18"/>
                  <w:szCs w:val="18"/>
                  <w:highlight w:val="cyan"/>
                  <w:rPrChange w:id="2228" w:author="Irová Zuzana" w:date="2025-05-23T11:08:00Z" w16du:dateUtc="2025-05-23T09:08:00Z">
                    <w:rPr>
                      <w:rFonts w:cstheme="minorBidi"/>
                      <w:sz w:val="18"/>
                      <w:szCs w:val="18"/>
                    </w:rPr>
                  </w:rPrChange>
                </w:rPr>
                <w:t>ch karet),</w:t>
              </w:r>
            </w:ins>
          </w:p>
          <w:p w14:paraId="3F26A77C" w14:textId="229215A5" w:rsidR="007C11A8" w:rsidRPr="0029353D" w:rsidRDefault="00195285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highlight w:val="cyan"/>
              </w:rPr>
              <w:t>FCI RfP (Výzva na úhradu vydavateli tankovacích karet),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48F41ED5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584FA29A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021DC3E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97ACA9C" w14:textId="77777777" w:rsidTr="00A54BDA">
        <w:trPr>
          <w:trHeight w:val="255"/>
        </w:trPr>
        <w:tc>
          <w:tcPr>
            <w:tcW w:w="1047" w:type="dxa"/>
            <w:vMerge/>
          </w:tcPr>
          <w:p w14:paraId="115F4C6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1001F6FD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issue type (Typ vystavení faktury)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366D01E8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Typ vystavení faktury. Možné hodnoty: </w:t>
            </w:r>
          </w:p>
          <w:p w14:paraId="16D03A6A" w14:textId="0040923C" w:rsidR="009F34CD" w:rsidRDefault="00CD0A42">
            <w:pPr>
              <w:spacing w:after="0"/>
              <w:rPr>
                <w:ins w:id="2229" w:author="Irová Zuzana" w:date="2025-04-03T13:22:00Z" w16du:dateUtc="2025-04-03T11:22:00Z"/>
                <w:rFonts w:cstheme="minorBidi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Regular bill (Řádná faktura), </w:t>
            </w:r>
            <w:ins w:id="2230" w:author="Irová Zuzana" w:date="2025-03-31T12:39:00Z" w16du:dateUtc="2025-03-31T10:39:00Z">
              <w:r w:rsidR="0026000C" w:rsidRPr="009F34CD">
                <w:rPr>
                  <w:rFonts w:cstheme="minorBidi"/>
                  <w:sz w:val="18"/>
                  <w:szCs w:val="18"/>
                  <w:highlight w:val="yellow"/>
                  <w:rPrChange w:id="2231" w:author="Irová Zuzana" w:date="2025-04-03T13:22:00Z" w16du:dateUtc="2025-04-03T11:22:00Z">
                    <w:rPr>
                      <w:rFonts w:cstheme="minorBidi"/>
                      <w:sz w:val="18"/>
                      <w:szCs w:val="18"/>
                    </w:rPr>
                  </w:rPrChange>
                </w:rPr>
                <w:t>Simplified bill (Zjednodu</w:t>
              </w:r>
              <w:r w:rsidR="0026000C" w:rsidRPr="009F34CD">
                <w:rPr>
                  <w:rFonts w:cstheme="minorBidi" w:hint="cs"/>
                  <w:sz w:val="18"/>
                  <w:szCs w:val="18"/>
                  <w:highlight w:val="yellow"/>
                  <w:rPrChange w:id="2232" w:author="Irová Zuzana" w:date="2025-04-03T13:22:00Z" w16du:dateUtc="2025-04-03T11:22:00Z">
                    <w:rPr>
                      <w:rFonts w:cstheme="minorBidi" w:hint="cs"/>
                      <w:sz w:val="18"/>
                      <w:szCs w:val="18"/>
                    </w:rPr>
                  </w:rPrChange>
                </w:rPr>
                <w:t>š</w:t>
              </w:r>
              <w:r w:rsidR="0026000C" w:rsidRPr="009F34CD">
                <w:rPr>
                  <w:rFonts w:cstheme="minorBidi"/>
                  <w:sz w:val="18"/>
                  <w:szCs w:val="18"/>
                  <w:highlight w:val="yellow"/>
                  <w:rPrChange w:id="2233" w:author="Irová Zuzana" w:date="2025-04-03T13:22:00Z" w16du:dateUtc="2025-04-03T11:22:00Z">
                    <w:rPr>
                      <w:rFonts w:cstheme="minorBidi"/>
                      <w:sz w:val="18"/>
                      <w:szCs w:val="18"/>
                    </w:rPr>
                  </w:rPrChange>
                </w:rPr>
                <w:t>en</w:t>
              </w:r>
              <w:r w:rsidR="0026000C" w:rsidRPr="009F34CD">
                <w:rPr>
                  <w:rFonts w:cstheme="minorBidi" w:hint="cs"/>
                  <w:sz w:val="18"/>
                  <w:szCs w:val="18"/>
                  <w:highlight w:val="yellow"/>
                  <w:rPrChange w:id="2234" w:author="Irová Zuzana" w:date="2025-04-03T13:22:00Z" w16du:dateUtc="2025-04-03T11:22:00Z">
                    <w:rPr>
                      <w:rFonts w:cstheme="minorBidi" w:hint="cs"/>
                      <w:sz w:val="18"/>
                      <w:szCs w:val="18"/>
                    </w:rPr>
                  </w:rPrChange>
                </w:rPr>
                <w:t>á</w:t>
              </w:r>
              <w:r w:rsidR="0026000C" w:rsidRPr="009F34CD">
                <w:rPr>
                  <w:rFonts w:cstheme="minorBidi"/>
                  <w:sz w:val="18"/>
                  <w:szCs w:val="18"/>
                  <w:highlight w:val="yellow"/>
                  <w:rPrChange w:id="2235" w:author="Irová Zuzana" w:date="2025-04-03T13:22:00Z" w16du:dateUtc="2025-04-03T11:22:00Z">
                    <w:rPr>
                      <w:rFonts w:cstheme="minorBidi"/>
                      <w:sz w:val="18"/>
                      <w:szCs w:val="18"/>
                    </w:rPr>
                  </w:rPrChange>
                </w:rPr>
                <w:t xml:space="preserve"> faktura</w:t>
              </w:r>
            </w:ins>
            <w:ins w:id="2236" w:author="Irová Zuzana" w:date="2025-04-16T13:51:00Z" w16du:dateUtc="2025-04-16T11:51:00Z">
              <w:r w:rsidR="00DE0F4C">
                <w:rPr>
                  <w:rFonts w:cstheme="minorBidi"/>
                  <w:sz w:val="18"/>
                  <w:szCs w:val="18"/>
                  <w:highlight w:val="yellow"/>
                </w:rPr>
                <w:t xml:space="preserve"> </w:t>
              </w:r>
            </w:ins>
            <w:ins w:id="2237" w:author="Irová Zuzana" w:date="2025-04-03T13:22:00Z" w16du:dateUtc="2025-04-03T11:22:00Z">
              <w:r w:rsidR="009F34CD">
                <w:rPr>
                  <w:rFonts w:cstheme="minorBidi"/>
                  <w:sz w:val="18"/>
                  <w:szCs w:val="18"/>
                  <w:highlight w:val="yellow"/>
                </w:rPr>
                <w:t>asi zatim nepotrebujeme</w:t>
              </w:r>
            </w:ins>
          </w:p>
          <w:p w14:paraId="0EEEEB63" w14:textId="11B5F04B" w:rsidR="00CD0A42" w:rsidRPr="0029353D" w:rsidDel="001B164D" w:rsidRDefault="0026000C">
            <w:pPr>
              <w:spacing w:after="0"/>
              <w:rPr>
                <w:del w:id="2238" w:author="Irová Zuzana" w:date="2025-04-16T13:51:00Z" w16du:dateUtc="2025-04-16T11:51:00Z"/>
                <w:rFonts w:cstheme="minorBidi"/>
                <w:sz w:val="18"/>
                <w:szCs w:val="18"/>
              </w:rPr>
            </w:pPr>
            <w:ins w:id="2239" w:author="Irová Zuzana" w:date="2025-03-31T12:39:00Z" w16du:dateUtc="2025-03-31T10:39:00Z">
              <w:r w:rsidRPr="009F34CD">
                <w:rPr>
                  <w:rFonts w:cstheme="minorBidi"/>
                  <w:sz w:val="18"/>
                  <w:szCs w:val="18"/>
                  <w:highlight w:val="yellow"/>
                  <w:rPrChange w:id="2240" w:author="Irová Zuzana" w:date="2025-04-03T13:22:00Z" w16du:dateUtc="2025-04-03T11:22:00Z">
                    <w:rPr>
                      <w:rFonts w:cstheme="minorBidi"/>
                      <w:sz w:val="18"/>
                      <w:szCs w:val="18"/>
                    </w:rPr>
                  </w:rPrChange>
                </w:rPr>
                <w:t>),</w:t>
              </w:r>
              <w:r w:rsidRPr="0026000C">
                <w:rPr>
                  <w:rFonts w:cstheme="minorBidi"/>
                  <w:sz w:val="18"/>
                  <w:szCs w:val="18"/>
                </w:rPr>
                <w:t xml:space="preserve"> </w:t>
              </w:r>
            </w:ins>
            <w:r w:rsidR="00CD0A42" w:rsidRPr="5D923C7E">
              <w:rPr>
                <w:rFonts w:cstheme="minorBidi"/>
                <w:sz w:val="18"/>
                <w:szCs w:val="18"/>
              </w:rPr>
              <w:t xml:space="preserve">Corrective bill – credit (Opravná faktura kreditní), Corrective bill – debit (Opravná faktura debetní), </w:t>
            </w:r>
            <w:ins w:id="2241" w:author="Drastichová Zuzana" w:date="2025-03-11T09:53:00Z" w16du:dateUtc="2025-03-11T08:53:00Z">
              <w:r w:rsidR="007A78B7" w:rsidRPr="007A78B7">
                <w:rPr>
                  <w:rFonts w:cstheme="minorBidi"/>
                  <w:sz w:val="18"/>
                  <w:szCs w:val="18"/>
                </w:rPr>
                <w:t>Advance bill (Zálohová faktura), Corrective advance bill – credit (Opravná zálohová faktura kreditní),</w:t>
              </w:r>
            </w:ins>
            <w:ins w:id="2242" w:author="Irová Zuzana" w:date="2025-04-16T13:51:00Z" w16du:dateUtc="2025-04-16T11:51:00Z">
              <w:r w:rsidR="00DE0F4C" w:rsidRPr="00683CFC">
                <w:rPr>
                  <w:rPrChange w:id="2243" w:author="Muller Miroslav" w:date="2025-05-20T10:39:00Z" w16du:dateUtc="2025-05-20T08:39:00Z">
                    <w:rPr>
                      <w:noProof/>
                      <w:lang w:val="en-US"/>
                    </w:rPr>
                  </w:rPrChange>
                </w:rPr>
                <w:t xml:space="preserve"> </w:t>
              </w:r>
              <w:r w:rsidR="00DE0F4C" w:rsidRPr="00A401D9">
                <w:rPr>
                  <w:rFonts w:cstheme="minorBidi"/>
                  <w:sz w:val="18"/>
                  <w:szCs w:val="18"/>
                  <w:rPrChange w:id="2244" w:author="Irová Zuzana" w:date="2025-05-05T11:00:00Z" w16du:dateUtc="2025-05-05T09:00:00Z">
                    <w:rPr>
                      <w:noProof/>
                      <w:lang w:val="en-US"/>
                    </w:rPr>
                  </w:rPrChange>
                </w:rPr>
                <w:t>Proforma bill (Proforma faktura),</w:t>
              </w:r>
            </w:ins>
            <w:ins w:id="2245" w:author="Irová Zuzana" w:date="2025-05-12T12:43:00Z" w16du:dateUtc="2025-05-12T10:43:00Z">
              <w:r w:rsidR="00962C06">
                <w:rPr>
                  <w:rFonts w:cstheme="minorBidi"/>
                  <w:sz w:val="18"/>
                  <w:szCs w:val="18"/>
                </w:rPr>
                <w:t xml:space="preserve"> </w:t>
              </w:r>
            </w:ins>
          </w:p>
          <w:p w14:paraId="7EC90117" w14:textId="77777777" w:rsidR="00CD0A42" w:rsidRPr="0029353D" w:rsidDel="00890F0D" w:rsidRDefault="00CD0A42" w:rsidP="001B164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003BBE2E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0EFB90B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63EB0063" w14:textId="77777777" w:rsidR="00CD0A42" w:rsidRPr="0029353D" w:rsidDel="00890F0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62E4295" w14:textId="77777777" w:rsidTr="00A54BDA">
        <w:trPr>
          <w:trHeight w:val="255"/>
        </w:trPr>
        <w:tc>
          <w:tcPr>
            <w:tcW w:w="1047" w:type="dxa"/>
            <w:vMerge/>
          </w:tcPr>
          <w:p w14:paraId="06BB9D4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668CDDF7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recurrence type (Důvod vystavení faktury)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696DFB74" w14:textId="77777777" w:rsidR="00CD0A42" w:rsidRDefault="00AC401B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Důvod vystavení faktury. Možné hodnoty: </w:t>
            </w:r>
            <w:r w:rsidR="00CD0A42" w:rsidRPr="5D923C7E">
              <w:rPr>
                <w:rFonts w:cstheme="minorBidi"/>
                <w:sz w:val="18"/>
                <w:szCs w:val="18"/>
              </w:rPr>
              <w:t xml:space="preserve">Periodical bill (Řádná faktura), </w:t>
            </w:r>
            <w:r w:rsidR="00CD0A42" w:rsidRPr="5D923C7E">
              <w:rPr>
                <w:rFonts w:cstheme="minorBidi"/>
                <w:sz w:val="18"/>
                <w:szCs w:val="18"/>
                <w:highlight w:val="cyan"/>
              </w:rPr>
              <w:t>Hot bill (Ukončovací faktura),</w:t>
            </w:r>
            <w:r w:rsidR="00CD0A42" w:rsidRPr="5D923C7E">
              <w:rPr>
                <w:rFonts w:cstheme="minorBidi"/>
                <w:sz w:val="18"/>
                <w:szCs w:val="18"/>
              </w:rPr>
              <w:t xml:space="preserve"> One-time bill (Jednorázová faktura)</w:t>
            </w:r>
          </w:p>
          <w:p w14:paraId="452C49A3" w14:textId="4DD01AC4" w:rsidR="00AC401B" w:rsidRPr="0029353D" w:rsidRDefault="00AC401B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lastRenderedPageBreak/>
              <w:t>Možné hodnoty pro HR: Periodical bill (Řádná faktura), One-time bill (Jednorázová faktura)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4F11C430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lastRenderedPageBreak/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77A0345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5804AB58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7877AD71" w14:textId="77777777" w:rsidTr="00A54BDA">
        <w:trPr>
          <w:trHeight w:val="255"/>
        </w:trPr>
        <w:tc>
          <w:tcPr>
            <w:tcW w:w="1047" w:type="dxa"/>
            <w:vMerge/>
          </w:tcPr>
          <w:p w14:paraId="77BD326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3042B4C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category (Kategorie faktury)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0A1E8579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Kategorie faktury. </w:t>
            </w:r>
          </w:p>
          <w:p w14:paraId="2ADF055B" w14:textId="06CACEB0" w:rsidR="00CD0A42" w:rsidRDefault="00CD0A42" w:rsidP="00AC401B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Toll (Mýtné), Top-up (Předplacení mýtného), Services (Služby), 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Automated top-up (Automatické předplacení mýtného), </w:t>
            </w:r>
            <w:r w:rsidRPr="5D923C7E">
              <w:rPr>
                <w:rFonts w:cstheme="minorBidi"/>
                <w:sz w:val="18"/>
                <w:szCs w:val="18"/>
              </w:rPr>
              <w:t>Toll discount (Sleva na mýtném), FC payments (Platby takovací kartou), Penalty (Smluvní pokuty), Late payment interest (Úroky z prodlení), Dunning fee (Náklady vymáhání)</w:t>
            </w:r>
          </w:p>
          <w:p w14:paraId="24109D4C" w14:textId="77777777" w:rsidR="003C1983" w:rsidRDefault="003312DE" w:rsidP="00732BB7">
            <w:pPr>
              <w:spacing w:after="0"/>
              <w:rPr>
                <w:ins w:id="2246" w:author="Irová Zuzana" w:date="2025-03-04T10:03:00Z" w16du:dateUtc="2025-03-04T09:03:00Z"/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 pro HR: </w:t>
            </w:r>
          </w:p>
          <w:p w14:paraId="3F721259" w14:textId="40EA3632" w:rsidR="003312DE" w:rsidRPr="0029353D" w:rsidRDefault="003312DE" w:rsidP="00732BB7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Toll (Mýtné), </w:t>
            </w:r>
            <w:r w:rsidR="00AC401B" w:rsidRPr="5D923C7E">
              <w:rPr>
                <w:rFonts w:cstheme="minorBidi"/>
                <w:sz w:val="18"/>
                <w:szCs w:val="18"/>
              </w:rPr>
              <w:t xml:space="preserve">Top-up (Předplacení mýtného), Services (Služby), </w:t>
            </w:r>
            <w:r w:rsidR="00AC401B" w:rsidRPr="5D923C7E">
              <w:rPr>
                <w:rFonts w:cstheme="minorBidi"/>
                <w:sz w:val="18"/>
                <w:szCs w:val="18"/>
                <w:highlight w:val="cyan"/>
              </w:rPr>
              <w:t>FC payments (Platby takovací kartou),</w:t>
            </w:r>
            <w:r w:rsidR="00AC401B" w:rsidRPr="5D923C7E">
              <w:rPr>
                <w:rFonts w:cstheme="minorBidi"/>
                <w:sz w:val="18"/>
                <w:szCs w:val="18"/>
              </w:rPr>
              <w:t xml:space="preserve"> Dunning fee (Náklady vymáhání)</w:t>
            </w:r>
            <w:r w:rsidR="00107F00" w:rsidRPr="5D923C7E">
              <w:rPr>
                <w:rFonts w:cstheme="minorBidi"/>
                <w:sz w:val="18"/>
                <w:szCs w:val="18"/>
              </w:rPr>
              <w:t>, O</w:t>
            </w:r>
            <w:r w:rsidR="00B35432" w:rsidRPr="5D923C7E">
              <w:rPr>
                <w:rFonts w:cstheme="minorBidi"/>
                <w:sz w:val="18"/>
                <w:szCs w:val="18"/>
              </w:rPr>
              <w:t>f</w:t>
            </w:r>
            <w:r w:rsidR="00107F00" w:rsidRPr="5D923C7E">
              <w:rPr>
                <w:rFonts w:cstheme="minorBidi"/>
                <w:sz w:val="18"/>
                <w:szCs w:val="18"/>
              </w:rPr>
              <w:t>fence</w:t>
            </w:r>
            <w:r w:rsidR="00480A01"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="00C77EE2" w:rsidRPr="5D923C7E">
              <w:rPr>
                <w:rFonts w:cstheme="minorBidi"/>
                <w:sz w:val="18"/>
                <w:szCs w:val="18"/>
              </w:rPr>
              <w:t>(Přestupek)</w:t>
            </w:r>
            <w:ins w:id="2247" w:author="Irová Zuzana" w:date="2025-04-16T09:12:00Z" w16du:dateUtc="2025-04-16T07:12:00Z">
              <w:r w:rsidR="00A80D96">
                <w:rPr>
                  <w:rFonts w:cstheme="minorBidi"/>
                  <w:sz w:val="18"/>
                  <w:szCs w:val="18"/>
                </w:rPr>
                <w:t>, OBU (</w:t>
              </w:r>
              <w:r w:rsidR="006E3ED3">
                <w:rPr>
                  <w:rFonts w:cstheme="minorBidi"/>
                  <w:sz w:val="18"/>
                  <w:szCs w:val="18"/>
                </w:rPr>
                <w:t>OBU)</w:t>
              </w:r>
            </w:ins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1636B9CD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4C829C4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49B323F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79FFE96E" w14:textId="77777777" w:rsidTr="00A54BDA">
        <w:trPr>
          <w:trHeight w:val="255"/>
        </w:trPr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2245CBC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Stav</w:t>
            </w: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6AA7515B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issue status (Stav vystavení faktury)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2FE8F583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Stav vystavení faktury. </w:t>
            </w:r>
          </w:p>
          <w:p w14:paraId="171F7A2F" w14:textId="23D3C6EE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 In progress (Vytváří se), </w:t>
            </w:r>
            <w:del w:id="2248" w:author="Irová Zuzana" w:date="2025-04-16T10:33:00Z" w16du:dateUtc="2025-04-16T08:33:00Z">
              <w:r w:rsidRPr="5D923C7E" w:rsidDel="000A1574">
                <w:rPr>
                  <w:rFonts w:cstheme="minorBidi"/>
                  <w:sz w:val="18"/>
                  <w:szCs w:val="18"/>
                  <w:highlight w:val="yellow"/>
                </w:rPr>
                <w:delText>Rejected (Zamítnutá</w:delText>
              </w:r>
              <w:r w:rsidRPr="5D923C7E" w:rsidDel="000A1574">
                <w:rPr>
                  <w:rFonts w:cstheme="minorBidi"/>
                  <w:sz w:val="18"/>
                  <w:szCs w:val="18"/>
                </w:rPr>
                <w:delText xml:space="preserve">), </w:delText>
              </w:r>
            </w:del>
            <w:r w:rsidRPr="5D923C7E">
              <w:rPr>
                <w:rFonts w:cstheme="minorBidi"/>
                <w:sz w:val="18"/>
                <w:szCs w:val="18"/>
              </w:rPr>
              <w:t>Waiting for print (Čeká na tisk), Print failed (Chyba tisku), Issued (Vystavený)</w:t>
            </w:r>
            <w:ins w:id="2249" w:author="Drastichová Zuzana" w:date="2025-03-10T18:00:00Z" w16du:dateUtc="2025-03-10T17:00:00Z">
              <w:r w:rsidR="005817ED">
                <w:rPr>
                  <w:rFonts w:cstheme="minorBidi"/>
                  <w:sz w:val="18"/>
                  <w:szCs w:val="18"/>
                </w:rPr>
                <w:t xml:space="preserve">, </w:t>
              </w:r>
              <w:r w:rsidR="005817ED" w:rsidRPr="005817ED">
                <w:rPr>
                  <w:rFonts w:cstheme="minorBidi"/>
                  <w:sz w:val="18"/>
                  <w:szCs w:val="18"/>
                </w:rPr>
                <w:t>Replaced (Nahrazen</w:t>
              </w:r>
              <w:r w:rsidR="00BF6CA8">
                <w:rPr>
                  <w:rFonts w:cstheme="minorBidi"/>
                  <w:sz w:val="18"/>
                  <w:szCs w:val="18"/>
                </w:rPr>
                <w:t>ý</w:t>
              </w:r>
              <w:r w:rsidR="005817ED" w:rsidRPr="005817ED">
                <w:rPr>
                  <w:rFonts w:cstheme="minorBidi"/>
                  <w:sz w:val="18"/>
                  <w:szCs w:val="18"/>
                </w:rPr>
                <w:t>),</w:t>
              </w:r>
            </w:ins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2D9F1D84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4C3C0C8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36B933AB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266B146B" w14:textId="77777777" w:rsidTr="00A54BDA">
        <w:trPr>
          <w:trHeight w:val="255"/>
        </w:trPr>
        <w:tc>
          <w:tcPr>
            <w:tcW w:w="1047" w:type="dxa"/>
            <w:vMerge/>
          </w:tcPr>
          <w:p w14:paraId="69AB17A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63B70A5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Bill payment status (Stav splacení faktury)</w:t>
            </w:r>
          </w:p>
          <w:p w14:paraId="001510BE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432FE7AB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Stav splacení faktury. </w:t>
            </w:r>
          </w:p>
          <w:p w14:paraId="1FD77021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Možné hodnoty: Unpaid (Neuhrazená), Paid partially (Částečně uhrazená), Paid fully (Plně uhrazená), </w:t>
            </w:r>
            <w:r w:rsidRPr="5D923C7E">
              <w:rPr>
                <w:rFonts w:cstheme="minorBidi"/>
                <w:sz w:val="18"/>
                <w:szCs w:val="18"/>
              </w:rPr>
              <w:t>Payment not needed (Nevyžaduje platbu)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26F55D69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2E0D3A3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4C7E5AB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1FB1DC0" w14:textId="77777777" w:rsidTr="00A54BDA">
        <w:trPr>
          <w:trHeight w:val="255"/>
        </w:trPr>
        <w:tc>
          <w:tcPr>
            <w:tcW w:w="1047" w:type="dxa"/>
            <w:vMerge/>
          </w:tcPr>
          <w:p w14:paraId="74FB22F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61792C4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Bill correction status (Stav korekce faktury)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00A3A13E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</w:rPr>
              <w:t xml:space="preserve">Stav korekce faktury, zda je již plně korigovaná nebo ne. </w:t>
            </w:r>
          </w:p>
          <w:p w14:paraId="206D8305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Možné hodnoty: Not corrected, Partially corrected, Fully corrected</w:t>
            </w:r>
          </w:p>
          <w:p w14:paraId="7C076DAC" w14:textId="2CA85EE8" w:rsidR="00CD0A42" w:rsidRPr="0029353D" w:rsidRDefault="00CD0A42" w:rsidP="00732BB7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* Povinné pro Bill kategorie Services a Penalty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4407647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6AA53C8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Ne*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600F31E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16CD48F2" w14:textId="77777777" w:rsidTr="00A54BDA">
        <w:trPr>
          <w:trHeight w:val="255"/>
        </w:trPr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59B1219F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Detail</w:t>
            </w:r>
          </w:p>
          <w:p w14:paraId="7B63A68D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38F96E9A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Comment (Komentář)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5414DBB1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Libovolný komentář k faktuře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3F3CF5A9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Text(255)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20A91E80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1303E0A1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</w:tr>
      <w:tr w:rsidR="00CD0A42" w:rsidRPr="00955C1D" w14:paraId="2F73CC23" w14:textId="77777777" w:rsidTr="00A54BDA">
        <w:trPr>
          <w:trHeight w:val="255"/>
        </w:trPr>
        <w:tc>
          <w:tcPr>
            <w:tcW w:w="1047" w:type="dxa"/>
            <w:vMerge/>
          </w:tcPr>
          <w:p w14:paraId="5C74383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719C863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amount (Částka faktury bez daně)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1CD4F03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Částka faktury bez daně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300FABA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6439A27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121AF69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2C2C8552" w14:textId="77777777" w:rsidTr="00A54BDA">
        <w:trPr>
          <w:trHeight w:val="255"/>
        </w:trPr>
        <w:tc>
          <w:tcPr>
            <w:tcW w:w="1047" w:type="dxa"/>
            <w:vMerge/>
          </w:tcPr>
          <w:p w14:paraId="086B322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13700166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Tax amount (Částka daně)</w:t>
            </w:r>
          </w:p>
        </w:tc>
        <w:tc>
          <w:tcPr>
            <w:tcW w:w="3289" w:type="dxa"/>
          </w:tcPr>
          <w:p w14:paraId="4AF269D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Částka daně</w:t>
            </w:r>
          </w:p>
        </w:tc>
        <w:tc>
          <w:tcPr>
            <w:tcW w:w="1514" w:type="dxa"/>
          </w:tcPr>
          <w:p w14:paraId="50D42BE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877" w:type="dxa"/>
          </w:tcPr>
          <w:p w14:paraId="76A46CD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</w:tcPr>
          <w:p w14:paraId="1CEF877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6F134C2" w14:textId="77777777" w:rsidTr="00A54BDA">
        <w:trPr>
          <w:trHeight w:val="270"/>
        </w:trPr>
        <w:tc>
          <w:tcPr>
            <w:tcW w:w="1047" w:type="dxa"/>
            <w:vMerge/>
          </w:tcPr>
          <w:p w14:paraId="4303714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761CBBF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Total amount (Celková částka faktury)</w:t>
            </w:r>
          </w:p>
        </w:tc>
        <w:tc>
          <w:tcPr>
            <w:tcW w:w="3289" w:type="dxa"/>
          </w:tcPr>
          <w:p w14:paraId="47645F3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Celková částka faktury (částka faktury bez daně + částka daně)</w:t>
            </w:r>
          </w:p>
        </w:tc>
        <w:tc>
          <w:tcPr>
            <w:tcW w:w="1514" w:type="dxa"/>
          </w:tcPr>
          <w:p w14:paraId="70A5319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877" w:type="dxa"/>
          </w:tcPr>
          <w:p w14:paraId="0C6D718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</w:tcPr>
          <w:p w14:paraId="5DA9676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14ED09DD" w14:textId="77777777" w:rsidTr="00A54BDA">
        <w:trPr>
          <w:trHeight w:val="270"/>
        </w:trPr>
        <w:tc>
          <w:tcPr>
            <w:tcW w:w="1047" w:type="dxa"/>
            <w:vMerge/>
          </w:tcPr>
          <w:p w14:paraId="02CD494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18813C1B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 of issue (Datum vystavení)</w:t>
            </w:r>
          </w:p>
        </w:tc>
        <w:tc>
          <w:tcPr>
            <w:tcW w:w="3289" w:type="dxa"/>
          </w:tcPr>
          <w:p w14:paraId="30EB9DB5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Datum vystavení faktury</w:t>
            </w:r>
          </w:p>
        </w:tc>
        <w:tc>
          <w:tcPr>
            <w:tcW w:w="1514" w:type="dxa"/>
          </w:tcPr>
          <w:p w14:paraId="5A0DEE66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877" w:type="dxa"/>
          </w:tcPr>
          <w:p w14:paraId="637FA5BE" w14:textId="524DB608" w:rsidR="00CD0A42" w:rsidRPr="0029353D" w:rsidRDefault="00A82705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330654B9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:rsidDel="00890F0D" w14:paraId="12B8E2ED" w14:textId="77777777" w:rsidTr="00A54BDA">
        <w:trPr>
          <w:trHeight w:val="270"/>
        </w:trPr>
        <w:tc>
          <w:tcPr>
            <w:tcW w:w="1047" w:type="dxa"/>
            <w:vMerge/>
          </w:tcPr>
          <w:p w14:paraId="64A00FC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6B8AB489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Due date (Datum splatnosti)</w:t>
            </w:r>
          </w:p>
        </w:tc>
        <w:tc>
          <w:tcPr>
            <w:tcW w:w="3289" w:type="dxa"/>
          </w:tcPr>
          <w:p w14:paraId="433CEB26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Datum splatnosti faktury</w:t>
            </w:r>
          </w:p>
        </w:tc>
        <w:tc>
          <w:tcPr>
            <w:tcW w:w="1514" w:type="dxa"/>
          </w:tcPr>
          <w:p w14:paraId="1315E28E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877" w:type="dxa"/>
          </w:tcPr>
          <w:p w14:paraId="49A11B95" w14:textId="0A4D4340" w:rsidR="00CD0A42" w:rsidRPr="0029353D" w:rsidDel="00890F0D" w:rsidRDefault="00422B47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44ABED3C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:rsidDel="00890F0D" w14:paraId="3CF5EB0D" w14:textId="77777777" w:rsidTr="00A54BDA">
        <w:trPr>
          <w:trHeight w:val="270"/>
        </w:trPr>
        <w:tc>
          <w:tcPr>
            <w:tcW w:w="1047" w:type="dxa"/>
            <w:vMerge/>
          </w:tcPr>
          <w:p w14:paraId="59E6668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76F921DC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 of beginning (Začátek fakturačního období)</w:t>
            </w:r>
          </w:p>
        </w:tc>
        <w:tc>
          <w:tcPr>
            <w:tcW w:w="3289" w:type="dxa"/>
          </w:tcPr>
          <w:p w14:paraId="4E94F1AD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Začátek fakturačního období </w:t>
            </w:r>
          </w:p>
        </w:tc>
        <w:tc>
          <w:tcPr>
            <w:tcW w:w="1514" w:type="dxa"/>
          </w:tcPr>
          <w:p w14:paraId="43086452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877" w:type="dxa"/>
          </w:tcPr>
          <w:p w14:paraId="33FD7BE6" w14:textId="77777777" w:rsidR="00CD0A42" w:rsidRPr="0029353D" w:rsidDel="00890F0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</w:tcPr>
          <w:p w14:paraId="1E8705CA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:rsidDel="00890F0D" w14:paraId="1E11B12C" w14:textId="77777777" w:rsidTr="00A54BDA">
        <w:trPr>
          <w:trHeight w:val="270"/>
        </w:trPr>
        <w:tc>
          <w:tcPr>
            <w:tcW w:w="1047" w:type="dxa"/>
            <w:vMerge/>
          </w:tcPr>
          <w:p w14:paraId="4147354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63D4B42C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 of end (Konec fakturačního období)</w:t>
            </w:r>
          </w:p>
        </w:tc>
        <w:tc>
          <w:tcPr>
            <w:tcW w:w="3289" w:type="dxa"/>
          </w:tcPr>
          <w:p w14:paraId="7210D6B8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Konec fakturačního období, počítá se jako datum uskutečnění zdanitelného plnění</w:t>
            </w:r>
          </w:p>
        </w:tc>
        <w:tc>
          <w:tcPr>
            <w:tcW w:w="1514" w:type="dxa"/>
          </w:tcPr>
          <w:p w14:paraId="0B0A4FC7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877" w:type="dxa"/>
          </w:tcPr>
          <w:p w14:paraId="25A32D62" w14:textId="77777777" w:rsidR="00CD0A42" w:rsidRPr="0029353D" w:rsidDel="00890F0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</w:tcPr>
          <w:p w14:paraId="0010C2E6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:rsidDel="00890F0D" w14:paraId="07EF2D95" w14:textId="77777777" w:rsidTr="00A54BDA">
        <w:trPr>
          <w:trHeight w:val="270"/>
        </w:trPr>
        <w:tc>
          <w:tcPr>
            <w:tcW w:w="1047" w:type="dxa"/>
            <w:vMerge/>
          </w:tcPr>
          <w:p w14:paraId="27C6A0A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0A0D1815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Matched amount (Splacená částka faktury)</w:t>
            </w:r>
          </w:p>
        </w:tc>
        <w:tc>
          <w:tcPr>
            <w:tcW w:w="3289" w:type="dxa"/>
          </w:tcPr>
          <w:p w14:paraId="33619E11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Částka ve zúčtovací měně, která je již vypořádaná (platbou nebo dobropisem)</w:t>
            </w:r>
          </w:p>
        </w:tc>
        <w:tc>
          <w:tcPr>
            <w:tcW w:w="1514" w:type="dxa"/>
          </w:tcPr>
          <w:p w14:paraId="42F9D41B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877" w:type="dxa"/>
          </w:tcPr>
          <w:p w14:paraId="054AF929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</w:tcPr>
          <w:p w14:paraId="28455C35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:rsidDel="00890F0D" w14:paraId="516A139F" w14:textId="77777777" w:rsidTr="0D28FC55">
        <w:tblPrEx>
          <w:tblW w:w="9639" w:type="dxa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2250" w:author="Guest User" w:date="2025-03-05T16:22:00Z" w16du:dateUtc="2025-03-05T15:22:00Z">
            <w:tblPrEx>
              <w:tblW w:w="9639" w:type="dxa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4410"/>
          <w:trPrChange w:id="2251" w:author="Guest User" w:date="2025-03-05T16:22:00Z" w16du:dateUtc="2025-03-05T15:22:00Z">
            <w:trPr>
              <w:trHeight w:val="270"/>
            </w:trPr>
          </w:trPrChange>
        </w:trPr>
        <w:tc>
          <w:tcPr>
            <w:tcW w:w="1047" w:type="dxa"/>
            <w:tcPrChange w:id="2252" w:author="Guest User" w:date="2025-03-05T16:22:00Z" w16du:dateUtc="2025-03-05T15:22:00Z">
              <w:tcPr>
                <w:tcW w:w="1047" w:type="dxa"/>
              </w:tcPr>
            </w:tcPrChange>
          </w:tcPr>
          <w:p w14:paraId="693D3B97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  <w:tcPrChange w:id="2253" w:author="Guest User" w:date="2025-03-05T16:22:00Z" w16du:dateUtc="2025-03-05T15:22:00Z">
              <w:tcPr>
                <w:tcW w:w="1942" w:type="dxa"/>
              </w:tcPr>
            </w:tcPrChange>
          </w:tcPr>
          <w:p w14:paraId="6D23F6CE" w14:textId="617BCD47" w:rsidR="00ED623E" w:rsidRPr="0029353D" w:rsidDel="00AC09CA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type (Typ subjektu)</w:t>
            </w:r>
          </w:p>
        </w:tc>
        <w:tc>
          <w:tcPr>
            <w:tcW w:w="3289" w:type="dxa"/>
            <w:tcPrChange w:id="2254" w:author="Guest User" w:date="2025-03-05T16:22:00Z" w16du:dateUtc="2025-03-05T15:22:00Z">
              <w:tcPr>
                <w:tcW w:w="3289" w:type="dxa"/>
              </w:tcPr>
            </w:tcPrChange>
          </w:tcPr>
          <w:p w14:paraId="657EF97A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Typ subjektu, ke kterému se vztahuje bill.</w:t>
            </w:r>
          </w:p>
          <w:p w14:paraId="3B8EBB20" w14:textId="606C6215" w:rsidR="00121BD4" w:rsidRDefault="00ED623E" w:rsidP="00ED623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Možné hodnoty : Account (Účet), Fleet card issuer (Vydavatel tankovací karty), EETS Provider (Poskytovatel </w:t>
            </w:r>
            <w:r w:rsidRPr="5D923C7E">
              <w:rPr>
                <w:rFonts w:cstheme="minorBidi"/>
                <w:sz w:val="18"/>
                <w:szCs w:val="18"/>
              </w:rPr>
              <w:t>mýtných služeb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), </w:t>
            </w:r>
            <w:r w:rsidR="002A515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Exemption partner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</w:t>
            </w:r>
            <w:r w:rsidR="002A515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Partner osvobození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</w:t>
            </w:r>
          </w:p>
          <w:p w14:paraId="652B6D15" w14:textId="77777777" w:rsidR="00121BD4" w:rsidRDefault="00ED623E" w:rsidP="00ED623E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Možné hodnoty pro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: </w:t>
            </w:r>
          </w:p>
          <w:p w14:paraId="6564A850" w14:textId="77777777" w:rsidR="00121BD4" w:rsidRDefault="00121BD4" w:rsidP="00ED623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</w:t>
            </w:r>
            <w:r w:rsidR="00ED623E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Account (Účet), </w:t>
            </w:r>
          </w:p>
          <w:p w14:paraId="4464C44B" w14:textId="77777777" w:rsidR="00121BD4" w:rsidRDefault="00121BD4" w:rsidP="00ED623E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- </w:t>
            </w:r>
            <w:r w:rsidR="00ED623E"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EETS Provider (Poskytovatel </w:t>
            </w:r>
            <w:r w:rsidR="00ED623E" w:rsidRPr="0029353D">
              <w:rPr>
                <w:rFonts w:cstheme="minorHAnsi"/>
                <w:sz w:val="18"/>
                <w:szCs w:val="18"/>
              </w:rPr>
              <w:t>mýtných služeb</w:t>
            </w:r>
            <w:r w:rsidR="00ED623E"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  <w:r w:rsidR="00ED623E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3974F0F7" w14:textId="2C5A274B" w:rsidR="00121BD4" w:rsidRDefault="00121BD4" w:rsidP="00ED623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</w:t>
            </w:r>
            <w:r w:rsidR="002A515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  <w:r w:rsidR="002A5158" w:rsidRPr="5D923C7E" w:rsidDel="002A5158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="00ED623E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</w:t>
            </w:r>
            <w:r w:rsidR="002A515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Partner osvobození</w:t>
            </w:r>
            <w:r w:rsidR="00ED623E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), </w:t>
            </w:r>
          </w:p>
          <w:p w14:paraId="5EB0443B" w14:textId="77777777" w:rsidR="00ED623E" w:rsidRDefault="00121BD4" w:rsidP="00ED623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</w:t>
            </w:r>
            <w:r w:rsidR="00ED623E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 (Vydavatel tankovací karty),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</w:p>
          <w:p w14:paraId="17C02CB5" w14:textId="31B152C8" w:rsidR="00121BD4" w:rsidRPr="0029353D" w:rsidDel="00AC09CA" w:rsidRDefault="00121BD4" w:rsidP="00ED623E">
            <w:pPr>
              <w:tabs>
                <w:tab w:val="right" w:pos="3516"/>
              </w:tabs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No subject (Bez subjektu)</w:t>
            </w:r>
          </w:p>
        </w:tc>
        <w:tc>
          <w:tcPr>
            <w:tcW w:w="1514" w:type="dxa"/>
            <w:tcPrChange w:id="2255" w:author="Guest User" w:date="2025-03-05T16:22:00Z" w16du:dateUtc="2025-03-05T15:22:00Z">
              <w:tcPr>
                <w:tcW w:w="1514" w:type="dxa"/>
              </w:tcPr>
            </w:tcPrChange>
          </w:tcPr>
          <w:p w14:paraId="427FD693" w14:textId="4DEB83EA" w:rsidR="00ED623E" w:rsidRPr="0029353D" w:rsidDel="00AC09CA" w:rsidRDefault="00ED623E" w:rsidP="00ED623E">
            <w:pPr>
              <w:spacing w:after="0"/>
              <w:rPr>
                <w:rFonts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  <w:tcPrChange w:id="2256" w:author="Guest User" w:date="2025-03-05T16:22:00Z" w16du:dateUtc="2025-03-05T15:22:00Z">
              <w:tcPr>
                <w:tcW w:w="877" w:type="dxa"/>
              </w:tcPr>
            </w:tcPrChange>
          </w:tcPr>
          <w:p w14:paraId="3D578F6F" w14:textId="5F308478" w:rsidR="00ED623E" w:rsidRPr="0029353D" w:rsidDel="00AC09CA" w:rsidRDefault="00ED623E" w:rsidP="00ED623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  <w:tcPrChange w:id="2257" w:author="Guest User" w:date="2025-03-05T16:22:00Z" w16du:dateUtc="2025-03-05T15:22:00Z">
              <w:tcPr>
                <w:tcW w:w="970" w:type="dxa"/>
                <w:noWrap/>
              </w:tcPr>
            </w:tcPrChange>
          </w:tcPr>
          <w:p w14:paraId="63265A7B" w14:textId="6356CEFA" w:rsidR="00ED623E" w:rsidRPr="0029353D" w:rsidDel="00AC09CA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1F373D" w:rsidRPr="00955C1D" w:rsidDel="00890F0D" w14:paraId="7BDD47A2" w14:textId="77777777" w:rsidTr="00A54BDA">
        <w:trPr>
          <w:trHeight w:val="270"/>
        </w:trPr>
        <w:tc>
          <w:tcPr>
            <w:tcW w:w="1047" w:type="dxa"/>
            <w:vMerge w:val="restart"/>
          </w:tcPr>
          <w:p w14:paraId="3C18D6AE" w14:textId="77777777" w:rsidR="001F373D" w:rsidRPr="0029353D" w:rsidRDefault="001F373D" w:rsidP="001F373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942" w:type="dxa"/>
          </w:tcPr>
          <w:p w14:paraId="1FF0A7FB" w14:textId="19A2423D" w:rsidR="001F373D" w:rsidRPr="0029353D" w:rsidRDefault="001F373D" w:rsidP="001F373D">
            <w:pPr>
              <w:spacing w:after="0"/>
              <w:rPr>
                <w:rFonts w:cstheme="minorBidi"/>
                <w:sz w:val="18"/>
                <w:szCs w:val="18"/>
                <w:highlight w:val="cyan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number</w:t>
            </w:r>
          </w:p>
        </w:tc>
        <w:tc>
          <w:tcPr>
            <w:tcW w:w="3289" w:type="dxa"/>
          </w:tcPr>
          <w:p w14:paraId="44AA61FC" w14:textId="77777777" w:rsidR="001F373D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Číslo subjektu. </w:t>
            </w:r>
          </w:p>
          <w:p w14:paraId="577DDD3B" w14:textId="77777777" w:rsidR="001F373D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Pro HR obsahuje referenci na: </w:t>
            </w:r>
          </w:p>
          <w:p w14:paraId="129D14BA" w14:textId="77777777" w:rsidR="001F373D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- VCM.VT Account.number pro Subject type = Account,</w:t>
            </w:r>
          </w:p>
          <w:p w14:paraId="2F30D373" w14:textId="77777777" w:rsidR="001F373D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ECM.EETS Provider.Number pro subject type = EETS Provider</w:t>
            </w:r>
          </w:p>
          <w:p w14:paraId="64A27C67" w14:textId="6F1BC21D" w:rsidR="002D5721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  <w:highlight w:val="cyan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- VCM.Business partner.Number (s Business partner.Type = </w:t>
            </w:r>
            <w:r w:rsidR="002D5721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Exemption </w:t>
            </w:r>
            <w:del w:id="2258" w:author="Irová Zuzana" w:date="2025-02-21T15:54:00Z" w16du:dateUtc="2025-02-21T14:54:00Z">
              <w:r w:rsidR="002D5721" w:rsidRPr="5D923C7E" w:rsidDel="00125DC1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 xml:space="preserve">compensation </w:delText>
              </w:r>
            </w:del>
            <w:r w:rsidR="002D5721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partner</w:t>
            </w:r>
            <w:r w:rsidRPr="5D923C7E">
              <w:rPr>
                <w:rFonts w:cstheme="minorBidi"/>
                <w:sz w:val="18"/>
                <w:szCs w:val="18"/>
              </w:rPr>
              <w:t xml:space="preserve">) pro Subject type = </w:t>
            </w:r>
            <w:r w:rsidR="002D5721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</w:p>
          <w:p w14:paraId="7F2CBF3C" w14:textId="60B39686" w:rsidR="001F373D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 xml:space="preserve">Fleet Card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lastRenderedPageBreak/>
              <w:t>Issuer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</w:p>
          <w:p w14:paraId="764CD287" w14:textId="0E1308BA" w:rsidR="001F373D" w:rsidRPr="0029353D" w:rsidRDefault="001F373D" w:rsidP="001F373D">
            <w:pPr>
              <w:tabs>
                <w:tab w:val="right" w:pos="3516"/>
              </w:tabs>
              <w:spacing w:after="0"/>
              <w:rPr>
                <w:rFonts w:cstheme="minorBidi"/>
                <w:b/>
                <w:sz w:val="18"/>
                <w:szCs w:val="18"/>
                <w:highlight w:val="cyan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* Nepovinné pro Subject type = No subject</w:t>
            </w:r>
          </w:p>
        </w:tc>
        <w:tc>
          <w:tcPr>
            <w:tcW w:w="1514" w:type="dxa"/>
          </w:tcPr>
          <w:p w14:paraId="7C3588EA" w14:textId="0B428756" w:rsidR="001F373D" w:rsidRPr="0029353D" w:rsidRDefault="001F373D" w:rsidP="001F373D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</w:rPr>
              <w:lastRenderedPageBreak/>
              <w:t xml:space="preserve">Reference </w:t>
            </w:r>
          </w:p>
        </w:tc>
        <w:tc>
          <w:tcPr>
            <w:tcW w:w="877" w:type="dxa"/>
          </w:tcPr>
          <w:p w14:paraId="2CD26D39" w14:textId="124EB7D3" w:rsidR="001F373D" w:rsidRPr="0029353D" w:rsidRDefault="001F373D" w:rsidP="001F373D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Ne*</w:t>
            </w:r>
          </w:p>
        </w:tc>
        <w:tc>
          <w:tcPr>
            <w:tcW w:w="970" w:type="dxa"/>
            <w:noWrap/>
          </w:tcPr>
          <w:p w14:paraId="1FB4F30F" w14:textId="70EEDB5D" w:rsidR="001F373D" w:rsidRPr="0029353D" w:rsidRDefault="001F373D" w:rsidP="001F373D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:rsidDel="00890F0D" w14:paraId="579A5998" w14:textId="77777777" w:rsidTr="00A54BDA">
        <w:trPr>
          <w:trHeight w:val="270"/>
        </w:trPr>
        <w:tc>
          <w:tcPr>
            <w:tcW w:w="1047" w:type="dxa"/>
            <w:vMerge/>
          </w:tcPr>
          <w:p w14:paraId="7C2C10E1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41908F5C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document (Dokument faktury)</w:t>
            </w:r>
          </w:p>
        </w:tc>
        <w:tc>
          <w:tcPr>
            <w:tcW w:w="3289" w:type="dxa"/>
          </w:tcPr>
          <w:p w14:paraId="61D88D91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PDF dokument faktury vygenerovaný v DF</w:t>
            </w:r>
          </w:p>
        </w:tc>
        <w:tc>
          <w:tcPr>
            <w:tcW w:w="1514" w:type="dxa"/>
          </w:tcPr>
          <w:p w14:paraId="4BBBE903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Reference (DF.Document.Number)</w:t>
            </w:r>
          </w:p>
        </w:tc>
        <w:tc>
          <w:tcPr>
            <w:tcW w:w="877" w:type="dxa"/>
          </w:tcPr>
          <w:p w14:paraId="02E7032B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73712B63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:rsidDel="00890F0D" w14:paraId="1D32665B" w14:textId="77777777" w:rsidTr="00A54BDA">
        <w:trPr>
          <w:trHeight w:val="270"/>
        </w:trPr>
        <w:tc>
          <w:tcPr>
            <w:tcW w:w="1047" w:type="dxa"/>
            <w:vMerge/>
          </w:tcPr>
          <w:p w14:paraId="10C3F1B8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481CEAFF" w14:textId="73EE36D4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E-Bill document (Dokument elektronické faktury)</w:t>
            </w:r>
          </w:p>
        </w:tc>
        <w:tc>
          <w:tcPr>
            <w:tcW w:w="3289" w:type="dxa"/>
          </w:tcPr>
          <w:p w14:paraId="18701999" w14:textId="14BA5CED" w:rsidR="00ED623E" w:rsidRPr="00F0219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F0219D">
              <w:rPr>
                <w:rFonts w:cstheme="minorHAnsi"/>
                <w:sz w:val="18"/>
                <w:szCs w:val="18"/>
              </w:rPr>
              <w:t>XML dokument faktury vygenerovaný systémem</w:t>
            </w:r>
          </w:p>
        </w:tc>
        <w:tc>
          <w:tcPr>
            <w:tcW w:w="1514" w:type="dxa"/>
          </w:tcPr>
          <w:p w14:paraId="1F92B7B5" w14:textId="4C8BB7F4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Reference (DF.Document.Number)</w:t>
            </w:r>
          </w:p>
        </w:tc>
        <w:tc>
          <w:tcPr>
            <w:tcW w:w="877" w:type="dxa"/>
          </w:tcPr>
          <w:p w14:paraId="5A9E6C46" w14:textId="271CECE6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F0219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0AACAB40" w14:textId="1BB9048E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F0219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:rsidDel="00890F0D" w14:paraId="5FA0CA85" w14:textId="77777777" w:rsidTr="00A54BDA">
        <w:trPr>
          <w:trHeight w:val="270"/>
        </w:trPr>
        <w:tc>
          <w:tcPr>
            <w:tcW w:w="1047" w:type="dxa"/>
            <w:vMerge/>
          </w:tcPr>
          <w:p w14:paraId="576C0AE3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66EA8B2B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attachment (Příloha faktury)</w:t>
            </w:r>
          </w:p>
        </w:tc>
        <w:tc>
          <w:tcPr>
            <w:tcW w:w="3289" w:type="dxa"/>
          </w:tcPr>
          <w:p w14:paraId="4EE9CF41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Příloha faktury</w:t>
            </w:r>
          </w:p>
        </w:tc>
        <w:tc>
          <w:tcPr>
            <w:tcW w:w="1514" w:type="dxa"/>
          </w:tcPr>
          <w:p w14:paraId="7AC0DA42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Reference (DF.Document.Number)</w:t>
            </w:r>
          </w:p>
        </w:tc>
        <w:tc>
          <w:tcPr>
            <w:tcW w:w="877" w:type="dxa"/>
          </w:tcPr>
          <w:p w14:paraId="53821A86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41406CF5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:rsidDel="00890F0D" w14:paraId="3E71B282" w14:textId="77777777" w:rsidTr="00A54BDA">
        <w:trPr>
          <w:trHeight w:val="270"/>
        </w:trPr>
        <w:tc>
          <w:tcPr>
            <w:tcW w:w="1047" w:type="dxa"/>
            <w:vMerge/>
          </w:tcPr>
          <w:p w14:paraId="36863027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54F207DB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Corrected bill (Opravená faktura)</w:t>
            </w:r>
          </w:p>
        </w:tc>
        <w:tc>
          <w:tcPr>
            <w:tcW w:w="3289" w:type="dxa"/>
          </w:tcPr>
          <w:p w14:paraId="64244588" w14:textId="68460C2A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 xml:space="preserve">Faktura, která je opravovaná. </w:t>
            </w:r>
            <w:ins w:id="2259" w:author="Drastichová Zuzana" w:date="2025-03-10T18:03:00Z" w16du:dateUtc="2025-03-10T17:03:00Z">
              <w:r w:rsidR="00A01F14">
                <w:rPr>
                  <w:rFonts w:cstheme="minorBidi"/>
                  <w:color w:val="000000" w:themeColor="text1"/>
                  <w:sz w:val="18"/>
                  <w:szCs w:val="18"/>
                </w:rPr>
                <w:t>*</w:t>
              </w:r>
            </w:ins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 xml:space="preserve">Povinné pro </w:t>
            </w:r>
            <w:r w:rsidRPr="5D923C7E">
              <w:rPr>
                <w:rFonts w:cstheme="minorBidi"/>
                <w:sz w:val="18"/>
                <w:szCs w:val="18"/>
              </w:rPr>
              <w:t xml:space="preserve">Bill issue type = Corrective bill – credit, Corrective bill – debit, </w:t>
            </w:r>
          </w:p>
        </w:tc>
        <w:tc>
          <w:tcPr>
            <w:tcW w:w="1514" w:type="dxa"/>
          </w:tcPr>
          <w:p w14:paraId="5E8C5E9A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Reference (Bill.Number)</w:t>
            </w:r>
          </w:p>
        </w:tc>
        <w:tc>
          <w:tcPr>
            <w:tcW w:w="877" w:type="dxa"/>
          </w:tcPr>
          <w:p w14:paraId="4A161EE0" w14:textId="19125E18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  <w:ins w:id="2260" w:author="Drastichová Zuzana" w:date="2025-03-10T18:03:00Z" w16du:dateUtc="2025-03-10T17:03:00Z">
              <w:r w:rsidR="00A01F14">
                <w:rPr>
                  <w:rFonts w:cstheme="minorHAnsi"/>
                  <w:sz w:val="18"/>
                  <w:szCs w:val="18"/>
                </w:rPr>
                <w:t>*</w:t>
              </w:r>
            </w:ins>
          </w:p>
        </w:tc>
        <w:tc>
          <w:tcPr>
            <w:tcW w:w="970" w:type="dxa"/>
            <w:noWrap/>
          </w:tcPr>
          <w:p w14:paraId="4DAB448D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:rsidDel="00890F0D" w14:paraId="7524D931" w14:textId="77777777" w:rsidTr="00A54BDA">
        <w:trPr>
          <w:trHeight w:val="270"/>
        </w:trPr>
        <w:tc>
          <w:tcPr>
            <w:tcW w:w="1047" w:type="dxa"/>
            <w:vMerge/>
          </w:tcPr>
          <w:p w14:paraId="22DC5B5A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7AA94C94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Default bill (Faktura v prodlení)</w:t>
            </w:r>
          </w:p>
        </w:tc>
        <w:tc>
          <w:tcPr>
            <w:tcW w:w="3289" w:type="dxa"/>
          </w:tcPr>
          <w:p w14:paraId="4BEBD582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Faktura v prodlení, ke které byla vystavena faktura s úroky z prodlení nebo náklady upomínání.</w:t>
            </w:r>
          </w:p>
        </w:tc>
        <w:tc>
          <w:tcPr>
            <w:tcW w:w="1514" w:type="dxa"/>
          </w:tcPr>
          <w:p w14:paraId="316AACED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Reference (Bill.Number)</w:t>
            </w:r>
          </w:p>
        </w:tc>
        <w:tc>
          <w:tcPr>
            <w:tcW w:w="877" w:type="dxa"/>
          </w:tcPr>
          <w:p w14:paraId="6478CBA0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Ne</w:t>
            </w:r>
          </w:p>
        </w:tc>
        <w:tc>
          <w:tcPr>
            <w:tcW w:w="970" w:type="dxa"/>
            <w:noWrap/>
          </w:tcPr>
          <w:p w14:paraId="09289690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Systém</w:t>
            </w:r>
          </w:p>
        </w:tc>
      </w:tr>
      <w:tr w:rsidR="00B74079" w:rsidRPr="00955C1D" w:rsidDel="00890F0D" w14:paraId="3AC33114" w14:textId="77777777" w:rsidTr="00A54BDA">
        <w:trPr>
          <w:trHeight w:val="270"/>
          <w:ins w:id="2261" w:author="Irová Zuzana" w:date="2025-05-07T23:18:00Z"/>
        </w:trPr>
        <w:tc>
          <w:tcPr>
            <w:tcW w:w="1047" w:type="dxa"/>
            <w:vMerge/>
          </w:tcPr>
          <w:p w14:paraId="256E5A6C" w14:textId="77777777" w:rsidR="00B74079" w:rsidRPr="0029353D" w:rsidRDefault="00B74079" w:rsidP="00B74079">
            <w:pPr>
              <w:spacing w:after="0"/>
              <w:rPr>
                <w:ins w:id="2262" w:author="Irová Zuzana" w:date="2025-05-07T23:18:00Z" w16du:dateUtc="2025-05-07T21:1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158FB515" w14:textId="0D2A434E" w:rsidR="00B74079" w:rsidRPr="00B74079" w:rsidRDefault="00B74079" w:rsidP="00B74079">
            <w:pPr>
              <w:spacing w:after="0"/>
              <w:rPr>
                <w:ins w:id="2263" w:author="Irová Zuzana" w:date="2025-05-07T23:18:00Z" w16du:dateUtc="2025-05-07T21:18:00Z"/>
                <w:rFonts w:cstheme="minorHAnsi"/>
                <w:color w:val="000000"/>
                <w:sz w:val="18"/>
                <w:szCs w:val="18"/>
                <w:rPrChange w:id="2264" w:author="Irová Zuzana" w:date="2025-05-07T23:20:00Z" w16du:dateUtc="2025-05-07T21:20:00Z">
                  <w:rPr>
                    <w:ins w:id="2265" w:author="Irová Zuzana" w:date="2025-05-07T23:18:00Z" w16du:dateUtc="2025-05-07T21:18:00Z"/>
                    <w:rFonts w:cstheme="minorHAnsi"/>
                    <w:sz w:val="18"/>
                    <w:szCs w:val="18"/>
                    <w:lang w:val="en-US"/>
                  </w:rPr>
                </w:rPrChange>
              </w:rPr>
            </w:pPr>
            <w:ins w:id="2266" w:author="Irová Zuzana" w:date="2025-05-07T23:20:00Z" w16du:dateUtc="2025-05-07T21:20:00Z">
              <w:r w:rsidRPr="00B74079">
                <w:rPr>
                  <w:rFonts w:cstheme="minorHAnsi"/>
                  <w:color w:val="000000"/>
                  <w:sz w:val="18"/>
                  <w:szCs w:val="18"/>
                  <w:rPrChange w:id="2267" w:author="Irová Zuzana" w:date="2025-05-07T23:20:00Z" w16du:dateUtc="2025-05-07T21:20:00Z">
                    <w:rPr>
                      <w:noProof/>
                      <w:lang w:val="en-US"/>
                    </w:rPr>
                  </w:rPrChange>
                </w:rPr>
                <w:t>Replaced proforma bill (Nahrazen</w:t>
              </w:r>
              <w:r w:rsidRPr="00B74079">
                <w:rPr>
                  <w:rFonts w:cstheme="minorHAnsi" w:hint="cs"/>
                  <w:color w:val="000000"/>
                  <w:sz w:val="18"/>
                  <w:szCs w:val="18"/>
                  <w:rPrChange w:id="2268" w:author="Irová Zuzana" w:date="2025-05-07T23:20:00Z" w16du:dateUtc="2025-05-07T21:20:00Z">
                    <w:rPr>
                      <w:rFonts w:hint="cs"/>
                      <w:noProof/>
                      <w:lang w:val="en-US"/>
                    </w:rPr>
                  </w:rPrChange>
                </w:rPr>
                <w:t>á</w:t>
              </w:r>
              <w:r w:rsidRPr="00B74079">
                <w:rPr>
                  <w:rFonts w:cstheme="minorHAnsi"/>
                  <w:color w:val="000000"/>
                  <w:sz w:val="18"/>
                  <w:szCs w:val="18"/>
                  <w:rPrChange w:id="2269" w:author="Irová Zuzana" w:date="2025-05-07T23:20:00Z" w16du:dateUtc="2025-05-07T21:20:00Z">
                    <w:rPr>
                      <w:noProof/>
                      <w:lang w:val="en-US"/>
                    </w:rPr>
                  </w:rPrChange>
                </w:rPr>
                <w:t xml:space="preserve"> proforma faktura)</w:t>
              </w:r>
            </w:ins>
          </w:p>
        </w:tc>
        <w:tc>
          <w:tcPr>
            <w:tcW w:w="3289" w:type="dxa"/>
          </w:tcPr>
          <w:p w14:paraId="4522A3EC" w14:textId="2964CD2C" w:rsidR="00B74079" w:rsidRPr="0029353D" w:rsidRDefault="00B74079" w:rsidP="00B74079">
            <w:pPr>
              <w:tabs>
                <w:tab w:val="right" w:pos="3516"/>
              </w:tabs>
              <w:spacing w:after="0"/>
              <w:rPr>
                <w:ins w:id="2270" w:author="Irová Zuzana" w:date="2025-05-07T23:18:00Z" w16du:dateUtc="2025-05-07T21:18:00Z"/>
                <w:rFonts w:cstheme="minorHAnsi"/>
                <w:color w:val="000000"/>
                <w:sz w:val="18"/>
                <w:szCs w:val="18"/>
              </w:rPr>
            </w:pPr>
            <w:ins w:id="2271" w:author="Irová Zuzana" w:date="2025-05-07T23:20:00Z" w16du:dateUtc="2025-05-07T21:20:00Z">
              <w:r w:rsidRPr="00B74079">
                <w:rPr>
                  <w:rFonts w:cstheme="minorHAnsi" w:hint="cs"/>
                  <w:color w:val="000000"/>
                  <w:sz w:val="18"/>
                  <w:szCs w:val="18"/>
                  <w:rPrChange w:id="2272" w:author="Irová Zuzana" w:date="2025-05-07T23:20:00Z" w16du:dateUtc="2025-05-07T21:20:00Z">
                    <w:rPr>
                      <w:rFonts w:hint="cs"/>
                      <w:noProof/>
                      <w:color w:val="000000"/>
                      <w:lang w:val="en-US"/>
                    </w:rPr>
                  </w:rPrChange>
                </w:rPr>
                <w:t>Čí</w:t>
              </w:r>
              <w:r w:rsidRPr="00B74079">
                <w:rPr>
                  <w:rFonts w:cstheme="minorHAnsi"/>
                  <w:color w:val="000000"/>
                  <w:sz w:val="18"/>
                  <w:szCs w:val="18"/>
                  <w:rPrChange w:id="2273" w:author="Irová Zuzana" w:date="2025-05-07T23:20:00Z" w16du:dateUtc="2025-05-07T21:20:00Z">
                    <w:rPr>
                      <w:noProof/>
                      <w:color w:val="000000"/>
                      <w:lang w:val="en-US"/>
                    </w:rPr>
                  </w:rPrChange>
                </w:rPr>
                <w:t>slo Proforma faktury, kter</w:t>
              </w:r>
              <w:r w:rsidRPr="00B74079">
                <w:rPr>
                  <w:rFonts w:cstheme="minorHAnsi" w:hint="cs"/>
                  <w:color w:val="000000"/>
                  <w:sz w:val="18"/>
                  <w:szCs w:val="18"/>
                  <w:rPrChange w:id="2274" w:author="Irová Zuzana" w:date="2025-05-07T23:20:00Z" w16du:dateUtc="2025-05-07T21:20:00Z">
                    <w:rPr>
                      <w:rFonts w:hint="cs"/>
                      <w:noProof/>
                      <w:color w:val="000000"/>
                      <w:lang w:val="en-US"/>
                    </w:rPr>
                  </w:rPrChange>
                </w:rPr>
                <w:t>á</w:t>
              </w:r>
              <w:r w:rsidRPr="00B74079">
                <w:rPr>
                  <w:rFonts w:cstheme="minorHAnsi"/>
                  <w:color w:val="000000"/>
                  <w:sz w:val="18"/>
                  <w:szCs w:val="18"/>
                  <w:rPrChange w:id="2275" w:author="Irová Zuzana" w:date="2025-05-07T23:20:00Z" w16du:dateUtc="2025-05-07T21:20:00Z">
                    <w:rPr>
                      <w:noProof/>
                      <w:color w:val="000000"/>
                      <w:lang w:val="en-US"/>
                    </w:rPr>
                  </w:rPrChange>
                </w:rPr>
                <w:t xml:space="preserve"> je nahrazen</w:t>
              </w:r>
              <w:r w:rsidRPr="00B74079">
                <w:rPr>
                  <w:rFonts w:cstheme="minorHAnsi" w:hint="cs"/>
                  <w:color w:val="000000"/>
                  <w:sz w:val="18"/>
                  <w:szCs w:val="18"/>
                  <w:rPrChange w:id="2276" w:author="Irová Zuzana" w:date="2025-05-07T23:20:00Z" w16du:dateUtc="2025-05-07T21:20:00Z">
                    <w:rPr>
                      <w:rFonts w:hint="cs"/>
                      <w:noProof/>
                      <w:color w:val="000000"/>
                      <w:lang w:val="en-US"/>
                    </w:rPr>
                  </w:rPrChange>
                </w:rPr>
                <w:t>á</w:t>
              </w:r>
              <w:r w:rsidRPr="00B74079">
                <w:rPr>
                  <w:rFonts w:cstheme="minorHAnsi"/>
                  <w:color w:val="000000"/>
                  <w:sz w:val="18"/>
                  <w:szCs w:val="18"/>
                  <w:rPrChange w:id="2277" w:author="Irová Zuzana" w:date="2025-05-07T23:20:00Z" w16du:dateUtc="2025-05-07T21:20:00Z">
                    <w:rPr>
                      <w:noProof/>
                      <w:color w:val="000000"/>
                      <w:lang w:val="en-US"/>
                    </w:rPr>
                  </w:rPrChange>
                </w:rPr>
                <w:t xml:space="preserve"> touto fakturou. </w:t>
              </w:r>
            </w:ins>
          </w:p>
        </w:tc>
        <w:tc>
          <w:tcPr>
            <w:tcW w:w="1514" w:type="dxa"/>
          </w:tcPr>
          <w:p w14:paraId="5CF75E8A" w14:textId="1B1FCF8D" w:rsidR="00B74079" w:rsidRPr="00B74079" w:rsidRDefault="00B74079" w:rsidP="00B74079">
            <w:pPr>
              <w:spacing w:after="0"/>
              <w:rPr>
                <w:ins w:id="2278" w:author="Irová Zuzana" w:date="2025-05-07T23:18:00Z" w16du:dateUtc="2025-05-07T21:18:00Z"/>
                <w:rFonts w:cstheme="minorHAnsi"/>
                <w:color w:val="000000"/>
                <w:sz w:val="18"/>
                <w:szCs w:val="18"/>
                <w:rPrChange w:id="2279" w:author="Irová Zuzana" w:date="2025-05-07T23:20:00Z" w16du:dateUtc="2025-05-07T21:20:00Z">
                  <w:rPr>
                    <w:ins w:id="2280" w:author="Irová Zuzana" w:date="2025-05-07T23:18:00Z" w16du:dateUtc="2025-05-07T21:18:00Z"/>
                    <w:rFonts w:cstheme="minorHAnsi"/>
                    <w:sz w:val="18"/>
                    <w:szCs w:val="18"/>
                    <w:lang w:val="en-US"/>
                  </w:rPr>
                </w:rPrChange>
              </w:rPr>
            </w:pPr>
            <w:ins w:id="2281" w:author="Irová Zuzana" w:date="2025-05-07T23:20:00Z" w16du:dateUtc="2025-05-07T21:20:00Z">
              <w:r w:rsidRPr="00B74079">
                <w:rPr>
                  <w:rFonts w:cstheme="minorHAnsi"/>
                  <w:color w:val="000000"/>
                  <w:sz w:val="18"/>
                  <w:szCs w:val="18"/>
                  <w:rPrChange w:id="2282" w:author="Irová Zuzana" w:date="2025-05-07T23:20:00Z" w16du:dateUtc="2025-05-07T21:20:00Z">
                    <w:rPr>
                      <w:noProof/>
                      <w:lang w:val="en-US"/>
                    </w:rPr>
                  </w:rPrChange>
                </w:rPr>
                <w:t>Reference (Bill.Number)</w:t>
              </w:r>
            </w:ins>
          </w:p>
        </w:tc>
        <w:tc>
          <w:tcPr>
            <w:tcW w:w="877" w:type="dxa"/>
          </w:tcPr>
          <w:p w14:paraId="18F2AAC1" w14:textId="2E6A2166" w:rsidR="00B74079" w:rsidRPr="00B74079" w:rsidRDefault="00B74079" w:rsidP="00B74079">
            <w:pPr>
              <w:spacing w:after="0"/>
              <w:rPr>
                <w:ins w:id="2283" w:author="Irová Zuzana" w:date="2025-05-07T23:18:00Z" w16du:dateUtc="2025-05-07T21:18:00Z"/>
                <w:rFonts w:cstheme="minorHAnsi"/>
                <w:color w:val="000000"/>
                <w:sz w:val="18"/>
                <w:szCs w:val="18"/>
                <w:rPrChange w:id="2284" w:author="Irová Zuzana" w:date="2025-05-07T23:20:00Z" w16du:dateUtc="2025-05-07T21:20:00Z">
                  <w:rPr>
                    <w:ins w:id="2285" w:author="Irová Zuzana" w:date="2025-05-07T23:18:00Z" w16du:dateUtc="2025-05-07T21:18:00Z"/>
                    <w:rFonts w:cstheme="minorHAnsi"/>
                    <w:sz w:val="18"/>
                    <w:szCs w:val="18"/>
                    <w:lang w:val="en-US"/>
                  </w:rPr>
                </w:rPrChange>
              </w:rPr>
            </w:pPr>
            <w:ins w:id="2286" w:author="Irová Zuzana" w:date="2025-05-07T23:20:00Z" w16du:dateUtc="2025-05-07T21:20:00Z">
              <w:r w:rsidRPr="00B74079">
                <w:rPr>
                  <w:rFonts w:cstheme="minorHAnsi"/>
                  <w:color w:val="000000"/>
                  <w:sz w:val="18"/>
                  <w:szCs w:val="18"/>
                  <w:rPrChange w:id="2287" w:author="Irová Zuzana" w:date="2025-05-07T23:20:00Z" w16du:dateUtc="2025-05-07T21:20:00Z">
                    <w:rPr>
                      <w:noProof/>
                      <w:lang w:val="en-US"/>
                    </w:rPr>
                  </w:rPrChange>
                </w:rPr>
                <w:t>Ne</w:t>
              </w:r>
            </w:ins>
          </w:p>
        </w:tc>
        <w:tc>
          <w:tcPr>
            <w:tcW w:w="970" w:type="dxa"/>
            <w:noWrap/>
          </w:tcPr>
          <w:p w14:paraId="308D60B1" w14:textId="38902357" w:rsidR="00B74079" w:rsidRPr="00B74079" w:rsidRDefault="00B74079" w:rsidP="00B74079">
            <w:pPr>
              <w:tabs>
                <w:tab w:val="right" w:pos="3516"/>
              </w:tabs>
              <w:spacing w:after="0"/>
              <w:rPr>
                <w:ins w:id="2288" w:author="Irová Zuzana" w:date="2025-05-07T23:18:00Z" w16du:dateUtc="2025-05-07T21:18:00Z"/>
                <w:rFonts w:cstheme="minorHAnsi"/>
                <w:color w:val="000000"/>
                <w:sz w:val="18"/>
                <w:szCs w:val="18"/>
                <w:rPrChange w:id="2289" w:author="Irová Zuzana" w:date="2025-05-07T23:20:00Z" w16du:dateUtc="2025-05-07T21:20:00Z">
                  <w:rPr>
                    <w:ins w:id="2290" w:author="Irová Zuzana" w:date="2025-05-07T23:18:00Z" w16du:dateUtc="2025-05-07T21:18:00Z"/>
                    <w:rFonts w:cstheme="minorHAnsi"/>
                    <w:sz w:val="18"/>
                    <w:szCs w:val="18"/>
                    <w:lang w:val="en-US"/>
                  </w:rPr>
                </w:rPrChange>
              </w:rPr>
            </w:pPr>
            <w:ins w:id="2291" w:author="Irová Zuzana" w:date="2025-05-07T23:20:00Z" w16du:dateUtc="2025-05-07T21:20:00Z">
              <w:r w:rsidRPr="00B74079">
                <w:rPr>
                  <w:rFonts w:cstheme="minorHAnsi"/>
                  <w:color w:val="000000"/>
                  <w:sz w:val="18"/>
                  <w:szCs w:val="18"/>
                  <w:rPrChange w:id="2292" w:author="Irová Zuzana" w:date="2025-05-07T23:20:00Z" w16du:dateUtc="2025-05-07T21:20:00Z">
                    <w:rPr>
                      <w:noProof/>
                      <w:lang w:val="en-US"/>
                    </w:rPr>
                  </w:rPrChange>
                </w:rPr>
                <w:t>Syst</w:t>
              </w:r>
              <w:r w:rsidRPr="00B74079">
                <w:rPr>
                  <w:rFonts w:cstheme="minorHAnsi" w:hint="cs"/>
                  <w:color w:val="000000"/>
                  <w:sz w:val="18"/>
                  <w:szCs w:val="18"/>
                  <w:rPrChange w:id="2293" w:author="Irová Zuzana" w:date="2025-05-07T23:20:00Z" w16du:dateUtc="2025-05-07T21:20:00Z">
                    <w:rPr>
                      <w:rFonts w:hint="cs"/>
                      <w:noProof/>
                      <w:lang w:val="en-US"/>
                    </w:rPr>
                  </w:rPrChange>
                </w:rPr>
                <w:t>é</w:t>
              </w:r>
              <w:r w:rsidRPr="00B74079">
                <w:rPr>
                  <w:rFonts w:cstheme="minorHAnsi"/>
                  <w:color w:val="000000"/>
                  <w:sz w:val="18"/>
                  <w:szCs w:val="18"/>
                  <w:rPrChange w:id="2294" w:author="Irová Zuzana" w:date="2025-05-07T23:20:00Z" w16du:dateUtc="2025-05-07T21:20:00Z">
                    <w:rPr>
                      <w:noProof/>
                      <w:lang w:val="en-US"/>
                    </w:rPr>
                  </w:rPrChange>
                </w:rPr>
                <w:t>m</w:t>
              </w:r>
            </w:ins>
          </w:p>
        </w:tc>
      </w:tr>
      <w:tr w:rsidR="00B74079" w:rsidRPr="00955C1D" w:rsidDel="00890F0D" w14:paraId="19144D44" w14:textId="77777777" w:rsidTr="00A54BDA">
        <w:trPr>
          <w:trHeight w:val="270"/>
          <w:ins w:id="2295" w:author="Irová Zuzana" w:date="2025-05-07T23:18:00Z"/>
        </w:trPr>
        <w:tc>
          <w:tcPr>
            <w:tcW w:w="1047" w:type="dxa"/>
            <w:vMerge/>
          </w:tcPr>
          <w:p w14:paraId="7C54285B" w14:textId="77777777" w:rsidR="00B74079" w:rsidRPr="0029353D" w:rsidRDefault="00B74079" w:rsidP="00B74079">
            <w:pPr>
              <w:spacing w:after="0"/>
              <w:rPr>
                <w:ins w:id="2296" w:author="Irová Zuzana" w:date="2025-05-07T23:18:00Z" w16du:dateUtc="2025-05-07T21:1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439D1B14" w14:textId="0CA89FEB" w:rsidR="00B74079" w:rsidRPr="00B74079" w:rsidRDefault="00B74079" w:rsidP="00B74079">
            <w:pPr>
              <w:spacing w:after="0"/>
              <w:rPr>
                <w:ins w:id="2297" w:author="Irová Zuzana" w:date="2025-05-07T23:18:00Z" w16du:dateUtc="2025-05-07T21:18:00Z"/>
                <w:rFonts w:cstheme="minorHAnsi"/>
                <w:color w:val="000000"/>
                <w:sz w:val="18"/>
                <w:szCs w:val="18"/>
                <w:rPrChange w:id="2298" w:author="Irová Zuzana" w:date="2025-05-07T23:20:00Z" w16du:dateUtc="2025-05-07T21:20:00Z">
                  <w:rPr>
                    <w:ins w:id="2299" w:author="Irová Zuzana" w:date="2025-05-07T23:18:00Z" w16du:dateUtc="2025-05-07T21:18:00Z"/>
                    <w:rFonts w:cstheme="minorHAnsi"/>
                    <w:sz w:val="18"/>
                    <w:szCs w:val="18"/>
                    <w:lang w:val="en-US"/>
                  </w:rPr>
                </w:rPrChange>
              </w:rPr>
            </w:pPr>
            <w:ins w:id="2300" w:author="Irová Zuzana" w:date="2025-05-07T23:20:00Z" w16du:dateUtc="2025-05-07T21:20:00Z">
              <w:r w:rsidRPr="00B74079">
                <w:rPr>
                  <w:rFonts w:cstheme="minorHAnsi"/>
                  <w:color w:val="000000"/>
                  <w:sz w:val="18"/>
                  <w:szCs w:val="18"/>
                  <w:rPrChange w:id="2301" w:author="Irová Zuzana" w:date="2025-05-07T23:20:00Z" w16du:dateUtc="2025-05-07T21:20:00Z">
                    <w:rPr>
                      <w:noProof/>
                      <w:lang w:val="en-US"/>
                    </w:rPr>
                  </w:rPrChange>
                </w:rPr>
                <w:t>Replaced advance bill (Nahrazen</w:t>
              </w:r>
              <w:r w:rsidRPr="00B74079">
                <w:rPr>
                  <w:rFonts w:cstheme="minorHAnsi" w:hint="cs"/>
                  <w:color w:val="000000"/>
                  <w:sz w:val="18"/>
                  <w:szCs w:val="18"/>
                  <w:rPrChange w:id="2302" w:author="Irová Zuzana" w:date="2025-05-07T23:20:00Z" w16du:dateUtc="2025-05-07T21:20:00Z">
                    <w:rPr>
                      <w:rFonts w:hint="cs"/>
                      <w:noProof/>
                      <w:lang w:val="en-US"/>
                    </w:rPr>
                  </w:rPrChange>
                </w:rPr>
                <w:t>á</w:t>
              </w:r>
              <w:r w:rsidRPr="00B74079">
                <w:rPr>
                  <w:rFonts w:cstheme="minorHAnsi"/>
                  <w:color w:val="000000"/>
                  <w:sz w:val="18"/>
                  <w:szCs w:val="18"/>
                  <w:rPrChange w:id="2303" w:author="Irová Zuzana" w:date="2025-05-07T23:20:00Z" w16du:dateUtc="2025-05-07T21:20:00Z">
                    <w:rPr>
                      <w:noProof/>
                      <w:lang w:val="en-US"/>
                    </w:rPr>
                  </w:rPrChange>
                </w:rPr>
                <w:t xml:space="preserve"> z</w:t>
              </w:r>
              <w:r w:rsidRPr="00B74079">
                <w:rPr>
                  <w:rFonts w:cstheme="minorHAnsi" w:hint="cs"/>
                  <w:color w:val="000000"/>
                  <w:sz w:val="18"/>
                  <w:szCs w:val="18"/>
                  <w:rPrChange w:id="2304" w:author="Irová Zuzana" w:date="2025-05-07T23:20:00Z" w16du:dateUtc="2025-05-07T21:20:00Z">
                    <w:rPr>
                      <w:rFonts w:hint="cs"/>
                      <w:noProof/>
                      <w:lang w:val="en-US"/>
                    </w:rPr>
                  </w:rPrChange>
                </w:rPr>
                <w:t>á</w:t>
              </w:r>
              <w:r w:rsidRPr="00B74079">
                <w:rPr>
                  <w:rFonts w:cstheme="minorHAnsi"/>
                  <w:color w:val="000000"/>
                  <w:sz w:val="18"/>
                  <w:szCs w:val="18"/>
                  <w:rPrChange w:id="2305" w:author="Irová Zuzana" w:date="2025-05-07T23:20:00Z" w16du:dateUtc="2025-05-07T21:20:00Z">
                    <w:rPr>
                      <w:noProof/>
                      <w:lang w:val="en-US"/>
                    </w:rPr>
                  </w:rPrChange>
                </w:rPr>
                <w:t>lohov</w:t>
              </w:r>
              <w:r w:rsidRPr="00B74079">
                <w:rPr>
                  <w:rFonts w:cstheme="minorHAnsi" w:hint="cs"/>
                  <w:color w:val="000000"/>
                  <w:sz w:val="18"/>
                  <w:szCs w:val="18"/>
                  <w:rPrChange w:id="2306" w:author="Irová Zuzana" w:date="2025-05-07T23:20:00Z" w16du:dateUtc="2025-05-07T21:20:00Z">
                    <w:rPr>
                      <w:rFonts w:hint="cs"/>
                      <w:noProof/>
                      <w:lang w:val="en-US"/>
                    </w:rPr>
                  </w:rPrChange>
                </w:rPr>
                <w:t>á</w:t>
              </w:r>
              <w:r w:rsidRPr="00B74079">
                <w:rPr>
                  <w:rFonts w:cstheme="minorHAnsi"/>
                  <w:color w:val="000000"/>
                  <w:sz w:val="18"/>
                  <w:szCs w:val="18"/>
                  <w:rPrChange w:id="2307" w:author="Irová Zuzana" w:date="2025-05-07T23:20:00Z" w16du:dateUtc="2025-05-07T21:20:00Z">
                    <w:rPr>
                      <w:noProof/>
                      <w:lang w:val="en-US"/>
                    </w:rPr>
                  </w:rPrChange>
                </w:rPr>
                <w:t xml:space="preserve"> faktura)</w:t>
              </w:r>
            </w:ins>
          </w:p>
        </w:tc>
        <w:tc>
          <w:tcPr>
            <w:tcW w:w="3289" w:type="dxa"/>
          </w:tcPr>
          <w:p w14:paraId="7D249705" w14:textId="3C0BAFA5" w:rsidR="00B74079" w:rsidRPr="0029353D" w:rsidRDefault="00B74079" w:rsidP="00B74079">
            <w:pPr>
              <w:tabs>
                <w:tab w:val="right" w:pos="3516"/>
              </w:tabs>
              <w:spacing w:after="0"/>
              <w:rPr>
                <w:ins w:id="2308" w:author="Irová Zuzana" w:date="2025-05-07T23:18:00Z" w16du:dateUtc="2025-05-07T21:18:00Z"/>
                <w:rFonts w:cstheme="minorHAnsi"/>
                <w:color w:val="000000"/>
                <w:sz w:val="18"/>
                <w:szCs w:val="18"/>
              </w:rPr>
            </w:pPr>
            <w:ins w:id="2309" w:author="Irová Zuzana" w:date="2025-05-07T23:20:00Z" w16du:dateUtc="2025-05-07T21:20:00Z">
              <w:r w:rsidRPr="00B74079">
                <w:rPr>
                  <w:rFonts w:cstheme="minorHAnsi" w:hint="cs"/>
                  <w:color w:val="000000"/>
                  <w:sz w:val="18"/>
                  <w:szCs w:val="18"/>
                  <w:rPrChange w:id="2310" w:author="Irová Zuzana" w:date="2025-05-07T23:20:00Z" w16du:dateUtc="2025-05-07T21:20:00Z">
                    <w:rPr>
                      <w:rFonts w:hint="cs"/>
                      <w:noProof/>
                      <w:color w:val="000000"/>
                      <w:lang w:val="en-US"/>
                    </w:rPr>
                  </w:rPrChange>
                </w:rPr>
                <w:t>Čí</w:t>
              </w:r>
              <w:r w:rsidRPr="00B74079">
                <w:rPr>
                  <w:rFonts w:cstheme="minorHAnsi"/>
                  <w:color w:val="000000"/>
                  <w:sz w:val="18"/>
                  <w:szCs w:val="18"/>
                  <w:rPrChange w:id="2311" w:author="Irová Zuzana" w:date="2025-05-07T23:20:00Z" w16du:dateUtc="2025-05-07T21:20:00Z">
                    <w:rPr>
                      <w:noProof/>
                      <w:color w:val="000000"/>
                      <w:lang w:val="en-US"/>
                    </w:rPr>
                  </w:rPrChange>
                </w:rPr>
                <w:t>slo z</w:t>
              </w:r>
              <w:r w:rsidRPr="00B74079">
                <w:rPr>
                  <w:rFonts w:cstheme="minorHAnsi" w:hint="cs"/>
                  <w:color w:val="000000"/>
                  <w:sz w:val="18"/>
                  <w:szCs w:val="18"/>
                  <w:rPrChange w:id="2312" w:author="Irová Zuzana" w:date="2025-05-07T23:20:00Z" w16du:dateUtc="2025-05-07T21:20:00Z">
                    <w:rPr>
                      <w:rFonts w:hint="cs"/>
                      <w:noProof/>
                      <w:color w:val="000000"/>
                      <w:lang w:val="en-US"/>
                    </w:rPr>
                  </w:rPrChange>
                </w:rPr>
                <w:t>á</w:t>
              </w:r>
              <w:r w:rsidRPr="00B74079">
                <w:rPr>
                  <w:rFonts w:cstheme="minorHAnsi"/>
                  <w:color w:val="000000"/>
                  <w:sz w:val="18"/>
                  <w:szCs w:val="18"/>
                  <w:rPrChange w:id="2313" w:author="Irová Zuzana" w:date="2025-05-07T23:20:00Z" w16du:dateUtc="2025-05-07T21:20:00Z">
                    <w:rPr>
                      <w:noProof/>
                      <w:color w:val="000000"/>
                      <w:lang w:val="en-US"/>
                    </w:rPr>
                  </w:rPrChange>
                </w:rPr>
                <w:t>lohov</w:t>
              </w:r>
              <w:r w:rsidRPr="00B74079">
                <w:rPr>
                  <w:rFonts w:cstheme="minorHAnsi" w:hint="cs"/>
                  <w:color w:val="000000"/>
                  <w:sz w:val="18"/>
                  <w:szCs w:val="18"/>
                  <w:rPrChange w:id="2314" w:author="Irová Zuzana" w:date="2025-05-07T23:20:00Z" w16du:dateUtc="2025-05-07T21:20:00Z">
                    <w:rPr>
                      <w:rFonts w:hint="cs"/>
                      <w:noProof/>
                      <w:color w:val="000000"/>
                      <w:lang w:val="en-US"/>
                    </w:rPr>
                  </w:rPrChange>
                </w:rPr>
                <w:t>é</w:t>
              </w:r>
              <w:r w:rsidRPr="00B74079">
                <w:rPr>
                  <w:rFonts w:cstheme="minorHAnsi"/>
                  <w:color w:val="000000"/>
                  <w:sz w:val="18"/>
                  <w:szCs w:val="18"/>
                  <w:rPrChange w:id="2315" w:author="Irová Zuzana" w:date="2025-05-07T23:20:00Z" w16du:dateUtc="2025-05-07T21:20:00Z">
                    <w:rPr>
                      <w:noProof/>
                      <w:color w:val="000000"/>
                      <w:lang w:val="en-US"/>
                    </w:rPr>
                  </w:rPrChange>
                </w:rPr>
                <w:t xml:space="preserve"> faktury, kter</w:t>
              </w:r>
              <w:r w:rsidRPr="00B74079">
                <w:rPr>
                  <w:rFonts w:cstheme="minorHAnsi" w:hint="cs"/>
                  <w:color w:val="000000"/>
                  <w:sz w:val="18"/>
                  <w:szCs w:val="18"/>
                  <w:rPrChange w:id="2316" w:author="Irová Zuzana" w:date="2025-05-07T23:20:00Z" w16du:dateUtc="2025-05-07T21:20:00Z">
                    <w:rPr>
                      <w:rFonts w:hint="cs"/>
                      <w:noProof/>
                      <w:color w:val="000000"/>
                      <w:lang w:val="en-US"/>
                    </w:rPr>
                  </w:rPrChange>
                </w:rPr>
                <w:t>á</w:t>
              </w:r>
              <w:r w:rsidRPr="00B74079">
                <w:rPr>
                  <w:rFonts w:cstheme="minorHAnsi"/>
                  <w:color w:val="000000"/>
                  <w:sz w:val="18"/>
                  <w:szCs w:val="18"/>
                  <w:rPrChange w:id="2317" w:author="Irová Zuzana" w:date="2025-05-07T23:20:00Z" w16du:dateUtc="2025-05-07T21:20:00Z">
                    <w:rPr>
                      <w:noProof/>
                      <w:color w:val="000000"/>
                      <w:lang w:val="en-US"/>
                    </w:rPr>
                  </w:rPrChange>
                </w:rPr>
                <w:t xml:space="preserve"> je nahrazen</w:t>
              </w:r>
              <w:r w:rsidRPr="00B74079">
                <w:rPr>
                  <w:rFonts w:cstheme="minorHAnsi" w:hint="cs"/>
                  <w:color w:val="000000"/>
                  <w:sz w:val="18"/>
                  <w:szCs w:val="18"/>
                  <w:rPrChange w:id="2318" w:author="Irová Zuzana" w:date="2025-05-07T23:20:00Z" w16du:dateUtc="2025-05-07T21:20:00Z">
                    <w:rPr>
                      <w:rFonts w:hint="cs"/>
                      <w:noProof/>
                      <w:color w:val="000000"/>
                      <w:lang w:val="en-US"/>
                    </w:rPr>
                  </w:rPrChange>
                </w:rPr>
                <w:t>á</w:t>
              </w:r>
              <w:r w:rsidRPr="00B74079">
                <w:rPr>
                  <w:rFonts w:cstheme="minorHAnsi"/>
                  <w:color w:val="000000"/>
                  <w:sz w:val="18"/>
                  <w:szCs w:val="18"/>
                  <w:rPrChange w:id="2319" w:author="Irová Zuzana" w:date="2025-05-07T23:20:00Z" w16du:dateUtc="2025-05-07T21:20:00Z">
                    <w:rPr>
                      <w:noProof/>
                      <w:color w:val="000000"/>
                      <w:lang w:val="en-US"/>
                    </w:rPr>
                  </w:rPrChange>
                </w:rPr>
                <w:t xml:space="preserve"> touto fakturou. </w:t>
              </w:r>
            </w:ins>
          </w:p>
        </w:tc>
        <w:tc>
          <w:tcPr>
            <w:tcW w:w="1514" w:type="dxa"/>
          </w:tcPr>
          <w:p w14:paraId="7FC282F7" w14:textId="275E2C67" w:rsidR="00B74079" w:rsidRPr="00B74079" w:rsidRDefault="00B74079" w:rsidP="00B74079">
            <w:pPr>
              <w:spacing w:after="0"/>
              <w:rPr>
                <w:ins w:id="2320" w:author="Irová Zuzana" w:date="2025-05-07T23:18:00Z" w16du:dateUtc="2025-05-07T21:18:00Z"/>
                <w:rFonts w:cstheme="minorHAnsi"/>
                <w:color w:val="000000"/>
                <w:sz w:val="18"/>
                <w:szCs w:val="18"/>
                <w:rPrChange w:id="2321" w:author="Irová Zuzana" w:date="2025-05-07T23:20:00Z" w16du:dateUtc="2025-05-07T21:20:00Z">
                  <w:rPr>
                    <w:ins w:id="2322" w:author="Irová Zuzana" w:date="2025-05-07T23:18:00Z" w16du:dateUtc="2025-05-07T21:18:00Z"/>
                    <w:rFonts w:cstheme="minorHAnsi"/>
                    <w:sz w:val="18"/>
                    <w:szCs w:val="18"/>
                    <w:lang w:val="en-US"/>
                  </w:rPr>
                </w:rPrChange>
              </w:rPr>
            </w:pPr>
            <w:ins w:id="2323" w:author="Irová Zuzana" w:date="2025-05-07T23:20:00Z" w16du:dateUtc="2025-05-07T21:20:00Z">
              <w:r w:rsidRPr="00B74079">
                <w:rPr>
                  <w:rFonts w:cstheme="minorHAnsi"/>
                  <w:color w:val="000000"/>
                  <w:sz w:val="18"/>
                  <w:szCs w:val="18"/>
                  <w:rPrChange w:id="2324" w:author="Irová Zuzana" w:date="2025-05-07T23:20:00Z" w16du:dateUtc="2025-05-07T21:20:00Z">
                    <w:rPr>
                      <w:noProof/>
                      <w:lang w:val="en-US"/>
                    </w:rPr>
                  </w:rPrChange>
                </w:rPr>
                <w:t>Reference (Bill.Number)</w:t>
              </w:r>
            </w:ins>
          </w:p>
        </w:tc>
        <w:tc>
          <w:tcPr>
            <w:tcW w:w="877" w:type="dxa"/>
          </w:tcPr>
          <w:p w14:paraId="64272A26" w14:textId="62DA2EA0" w:rsidR="00B74079" w:rsidRPr="00B74079" w:rsidRDefault="00B74079" w:rsidP="00B74079">
            <w:pPr>
              <w:spacing w:after="0"/>
              <w:rPr>
                <w:ins w:id="2325" w:author="Irová Zuzana" w:date="2025-05-07T23:18:00Z" w16du:dateUtc="2025-05-07T21:18:00Z"/>
                <w:rFonts w:cstheme="minorHAnsi"/>
                <w:color w:val="000000"/>
                <w:sz w:val="18"/>
                <w:szCs w:val="18"/>
                <w:rPrChange w:id="2326" w:author="Irová Zuzana" w:date="2025-05-07T23:20:00Z" w16du:dateUtc="2025-05-07T21:20:00Z">
                  <w:rPr>
                    <w:ins w:id="2327" w:author="Irová Zuzana" w:date="2025-05-07T23:18:00Z" w16du:dateUtc="2025-05-07T21:18:00Z"/>
                    <w:rFonts w:cstheme="minorHAnsi"/>
                    <w:sz w:val="18"/>
                    <w:szCs w:val="18"/>
                    <w:lang w:val="en-US"/>
                  </w:rPr>
                </w:rPrChange>
              </w:rPr>
            </w:pPr>
            <w:ins w:id="2328" w:author="Irová Zuzana" w:date="2025-05-07T23:20:00Z" w16du:dateUtc="2025-05-07T21:20:00Z">
              <w:r w:rsidRPr="00B74079">
                <w:rPr>
                  <w:rFonts w:cstheme="minorHAnsi"/>
                  <w:color w:val="000000"/>
                  <w:sz w:val="18"/>
                  <w:szCs w:val="18"/>
                  <w:rPrChange w:id="2329" w:author="Irová Zuzana" w:date="2025-05-07T23:20:00Z" w16du:dateUtc="2025-05-07T21:20:00Z">
                    <w:rPr>
                      <w:noProof/>
                      <w:lang w:val="en-US"/>
                    </w:rPr>
                  </w:rPrChange>
                </w:rPr>
                <w:t>Ne</w:t>
              </w:r>
            </w:ins>
          </w:p>
        </w:tc>
        <w:tc>
          <w:tcPr>
            <w:tcW w:w="970" w:type="dxa"/>
            <w:noWrap/>
          </w:tcPr>
          <w:p w14:paraId="4D88EDB6" w14:textId="673BADB4" w:rsidR="00B74079" w:rsidRPr="00B74079" w:rsidRDefault="00B74079" w:rsidP="00B74079">
            <w:pPr>
              <w:tabs>
                <w:tab w:val="right" w:pos="3516"/>
              </w:tabs>
              <w:spacing w:after="0"/>
              <w:rPr>
                <w:ins w:id="2330" w:author="Irová Zuzana" w:date="2025-05-07T23:18:00Z" w16du:dateUtc="2025-05-07T21:18:00Z"/>
                <w:rFonts w:cstheme="minorHAnsi"/>
                <w:color w:val="000000"/>
                <w:sz w:val="18"/>
                <w:szCs w:val="18"/>
                <w:rPrChange w:id="2331" w:author="Irová Zuzana" w:date="2025-05-07T23:20:00Z" w16du:dateUtc="2025-05-07T21:20:00Z">
                  <w:rPr>
                    <w:ins w:id="2332" w:author="Irová Zuzana" w:date="2025-05-07T23:18:00Z" w16du:dateUtc="2025-05-07T21:18:00Z"/>
                    <w:rFonts w:cstheme="minorHAnsi"/>
                    <w:sz w:val="18"/>
                    <w:szCs w:val="18"/>
                    <w:lang w:val="en-US"/>
                  </w:rPr>
                </w:rPrChange>
              </w:rPr>
            </w:pPr>
            <w:ins w:id="2333" w:author="Irová Zuzana" w:date="2025-05-07T23:20:00Z" w16du:dateUtc="2025-05-07T21:20:00Z">
              <w:r w:rsidRPr="00B74079">
                <w:rPr>
                  <w:rFonts w:cstheme="minorHAnsi"/>
                  <w:color w:val="000000"/>
                  <w:sz w:val="18"/>
                  <w:szCs w:val="18"/>
                  <w:rPrChange w:id="2334" w:author="Irová Zuzana" w:date="2025-05-07T23:20:00Z" w16du:dateUtc="2025-05-07T21:20:00Z">
                    <w:rPr>
                      <w:noProof/>
                      <w:lang w:val="en-US"/>
                    </w:rPr>
                  </w:rPrChange>
                </w:rPr>
                <w:t>Syst</w:t>
              </w:r>
              <w:r w:rsidRPr="00B74079">
                <w:rPr>
                  <w:rFonts w:cstheme="minorHAnsi" w:hint="cs"/>
                  <w:color w:val="000000"/>
                  <w:sz w:val="18"/>
                  <w:szCs w:val="18"/>
                  <w:rPrChange w:id="2335" w:author="Irová Zuzana" w:date="2025-05-07T23:20:00Z" w16du:dateUtc="2025-05-07T21:20:00Z">
                    <w:rPr>
                      <w:rFonts w:hint="cs"/>
                      <w:noProof/>
                      <w:lang w:val="en-US"/>
                    </w:rPr>
                  </w:rPrChange>
                </w:rPr>
                <w:t>é</w:t>
              </w:r>
              <w:r w:rsidRPr="00B74079">
                <w:rPr>
                  <w:rFonts w:cstheme="minorHAnsi"/>
                  <w:color w:val="000000"/>
                  <w:sz w:val="18"/>
                  <w:szCs w:val="18"/>
                  <w:rPrChange w:id="2336" w:author="Irová Zuzana" w:date="2025-05-07T23:20:00Z" w16du:dateUtc="2025-05-07T21:20:00Z">
                    <w:rPr>
                      <w:noProof/>
                      <w:lang w:val="en-US"/>
                    </w:rPr>
                  </w:rPrChange>
                </w:rPr>
                <w:t>m</w:t>
              </w:r>
            </w:ins>
          </w:p>
        </w:tc>
      </w:tr>
      <w:tr w:rsidR="00BB79B5" w:rsidRPr="00955C1D" w:rsidDel="00890F0D" w14:paraId="62A4331E" w14:textId="77777777" w:rsidTr="00A54BDA">
        <w:trPr>
          <w:trHeight w:val="270"/>
          <w:ins w:id="2337" w:author="Drastichová Zuzana" w:date="2025-03-10T18:01:00Z"/>
        </w:trPr>
        <w:tc>
          <w:tcPr>
            <w:tcW w:w="1047" w:type="dxa"/>
            <w:vMerge/>
          </w:tcPr>
          <w:p w14:paraId="4EEDE038" w14:textId="77777777" w:rsidR="00BB79B5" w:rsidRPr="0029353D" w:rsidRDefault="00BB79B5" w:rsidP="00BB79B5">
            <w:pPr>
              <w:spacing w:after="0"/>
              <w:rPr>
                <w:ins w:id="2338" w:author="Drastichová Zuzana" w:date="2025-03-10T18:01:00Z" w16du:dateUtc="2025-03-10T17:0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16BFA1B5" w14:textId="60AF4B88" w:rsidR="00BB79B5" w:rsidRPr="0029353D" w:rsidRDefault="00BB79B5" w:rsidP="00BB79B5">
            <w:pPr>
              <w:spacing w:after="0"/>
              <w:rPr>
                <w:ins w:id="2339" w:author="Drastichová Zuzana" w:date="2025-03-10T18:01:00Z" w16du:dateUtc="2025-03-10T17:01:00Z"/>
                <w:rFonts w:cstheme="minorHAnsi"/>
                <w:sz w:val="18"/>
                <w:szCs w:val="18"/>
                <w:lang w:val="en-US"/>
              </w:rPr>
            </w:pPr>
            <w:ins w:id="2340" w:author="Drastichová Zuzana" w:date="2025-03-10T18:01:00Z" w16du:dateUtc="2025-03-10T17:01:00Z">
              <w:r>
                <w:rPr>
                  <w:rFonts w:cstheme="minorHAnsi"/>
                  <w:sz w:val="18"/>
                  <w:szCs w:val="18"/>
                  <w:lang w:val="en-US"/>
                </w:rPr>
                <w:t>Replaced by bill (</w:t>
              </w:r>
            </w:ins>
            <w:ins w:id="2341" w:author="Drastichová Zuzana" w:date="2025-03-10T18:02:00Z" w16du:dateUtc="2025-03-10T17:02:00Z">
              <w:r>
                <w:rPr>
                  <w:rFonts w:cstheme="minorHAnsi"/>
                  <w:sz w:val="18"/>
                  <w:szCs w:val="18"/>
                  <w:lang w:val="en-US"/>
                </w:rPr>
                <w:t xml:space="preserve">Nahrazující faktura) </w:t>
              </w:r>
            </w:ins>
          </w:p>
        </w:tc>
        <w:tc>
          <w:tcPr>
            <w:tcW w:w="3289" w:type="dxa"/>
          </w:tcPr>
          <w:p w14:paraId="3969DAE4" w14:textId="77777777" w:rsidR="00BB79B5" w:rsidRDefault="00BB79B5" w:rsidP="00BB79B5">
            <w:pPr>
              <w:tabs>
                <w:tab w:val="right" w:pos="3516"/>
              </w:tabs>
              <w:spacing w:after="0"/>
              <w:rPr>
                <w:ins w:id="2342" w:author="Drastichová Zuzana" w:date="2025-03-10T18:03:00Z" w16du:dateUtc="2025-03-10T17:03:00Z"/>
                <w:rFonts w:cstheme="minorHAnsi"/>
                <w:color w:val="000000"/>
                <w:sz w:val="18"/>
                <w:szCs w:val="18"/>
              </w:rPr>
            </w:pPr>
            <w:ins w:id="2343" w:author="Drastichová Zuzana" w:date="2025-03-10T18:02:00Z" w16du:dateUtc="2025-03-10T17:02:00Z">
              <w:r>
                <w:rPr>
                  <w:rFonts w:cstheme="minorHAnsi"/>
                  <w:color w:val="000000"/>
                  <w:sz w:val="18"/>
                  <w:szCs w:val="18"/>
                </w:rPr>
                <w:t>Faktura, která nahrazuje tuto faktur</w:t>
              </w:r>
            </w:ins>
            <w:ins w:id="2344" w:author="Drastichová Zuzana" w:date="2025-03-10T18:03:00Z" w16du:dateUtc="2025-03-10T17:03:00Z">
              <w:r>
                <w:rPr>
                  <w:rFonts w:cstheme="minorHAnsi"/>
                  <w:color w:val="000000"/>
                  <w:sz w:val="18"/>
                  <w:szCs w:val="18"/>
                </w:rPr>
                <w:t>u.</w:t>
              </w:r>
            </w:ins>
          </w:p>
          <w:p w14:paraId="50AB5CAB" w14:textId="351F8ABE" w:rsidR="00BB79B5" w:rsidRPr="0029353D" w:rsidRDefault="00BB79B5" w:rsidP="00BB79B5">
            <w:pPr>
              <w:tabs>
                <w:tab w:val="right" w:pos="3516"/>
              </w:tabs>
              <w:spacing w:after="0"/>
              <w:rPr>
                <w:ins w:id="2345" w:author="Drastichová Zuzana" w:date="2025-03-10T18:01:00Z" w16du:dateUtc="2025-03-10T17:01:00Z"/>
                <w:rFonts w:cstheme="minorHAnsi"/>
                <w:color w:val="000000"/>
                <w:sz w:val="18"/>
                <w:szCs w:val="18"/>
              </w:rPr>
            </w:pPr>
            <w:ins w:id="2346" w:author="Drastichová Zuzana" w:date="2025-03-10T18:03:00Z" w16du:dateUtc="2025-03-10T17:03:00Z">
              <w:r>
                <w:rPr>
                  <w:rFonts w:cstheme="minorHAnsi"/>
                  <w:color w:val="000000"/>
                  <w:sz w:val="18"/>
                  <w:szCs w:val="18"/>
                </w:rPr>
                <w:t>* Po</w:t>
              </w:r>
              <w:del w:id="2347" w:author="Irová Zuzana" w:date="2025-03-20T10:39:00Z" w16du:dateUtc="2025-03-20T09:39:00Z">
                <w:r w:rsidDel="00E818A6">
                  <w:rPr>
                    <w:rFonts w:cstheme="minorHAnsi"/>
                    <w:color w:val="000000"/>
                    <w:sz w:val="18"/>
                    <w:szCs w:val="18"/>
                  </w:rPr>
                  <w:delText>i</w:delText>
                </w:r>
              </w:del>
              <w:r>
                <w:rPr>
                  <w:rFonts w:cstheme="minorHAnsi"/>
                  <w:color w:val="000000"/>
                  <w:sz w:val="18"/>
                  <w:szCs w:val="18"/>
                </w:rPr>
                <w:t>vinné, pokud Bill.bill issue status = Replaced</w:t>
              </w:r>
            </w:ins>
          </w:p>
        </w:tc>
        <w:tc>
          <w:tcPr>
            <w:tcW w:w="1514" w:type="dxa"/>
          </w:tcPr>
          <w:p w14:paraId="590EE3A3" w14:textId="377DB213" w:rsidR="00BB79B5" w:rsidRPr="0029353D" w:rsidRDefault="00BB79B5" w:rsidP="00BB79B5">
            <w:pPr>
              <w:spacing w:after="0"/>
              <w:rPr>
                <w:ins w:id="2348" w:author="Drastichová Zuzana" w:date="2025-03-10T18:01:00Z" w16du:dateUtc="2025-03-10T17:01:00Z"/>
                <w:rFonts w:cstheme="minorHAnsi"/>
                <w:sz w:val="18"/>
                <w:szCs w:val="18"/>
                <w:lang w:val="en-US"/>
              </w:rPr>
            </w:pPr>
            <w:ins w:id="2349" w:author="Drastichová Zuzana" w:date="2025-03-10T18:03:00Z" w16du:dateUtc="2025-03-10T17:03:00Z">
              <w:r w:rsidRPr="0029353D">
                <w:rPr>
                  <w:rFonts w:cstheme="minorHAnsi"/>
                  <w:sz w:val="18"/>
                  <w:szCs w:val="18"/>
                  <w:lang w:val="en-US"/>
                </w:rPr>
                <w:t>Reference (Bill.Number)</w:t>
              </w:r>
            </w:ins>
          </w:p>
        </w:tc>
        <w:tc>
          <w:tcPr>
            <w:tcW w:w="877" w:type="dxa"/>
          </w:tcPr>
          <w:p w14:paraId="2B3FC40D" w14:textId="1CBED2B3" w:rsidR="00BB79B5" w:rsidRPr="0029353D" w:rsidRDefault="00BB79B5" w:rsidP="00BB79B5">
            <w:pPr>
              <w:spacing w:after="0"/>
              <w:rPr>
                <w:ins w:id="2350" w:author="Drastichová Zuzana" w:date="2025-03-10T18:01:00Z" w16du:dateUtc="2025-03-10T17:01:00Z"/>
                <w:rFonts w:cstheme="minorHAnsi"/>
                <w:sz w:val="18"/>
                <w:szCs w:val="18"/>
                <w:lang w:val="en-US"/>
              </w:rPr>
            </w:pPr>
            <w:ins w:id="2351" w:author="Drastichová Zuzana" w:date="2025-03-10T18:03:00Z" w16du:dateUtc="2025-03-10T17:03:00Z">
              <w:r w:rsidRPr="0029353D">
                <w:rPr>
                  <w:rFonts w:cstheme="minorHAnsi"/>
                  <w:sz w:val="18"/>
                  <w:szCs w:val="18"/>
                  <w:lang w:val="en-US"/>
                </w:rPr>
                <w:t>Ne</w:t>
              </w:r>
              <w:r>
                <w:rPr>
                  <w:rFonts w:cstheme="minorHAnsi"/>
                  <w:sz w:val="18"/>
                  <w:szCs w:val="18"/>
                  <w:lang w:val="en-US"/>
                </w:rPr>
                <w:t>*</w:t>
              </w:r>
            </w:ins>
          </w:p>
        </w:tc>
        <w:tc>
          <w:tcPr>
            <w:tcW w:w="970" w:type="dxa"/>
            <w:noWrap/>
          </w:tcPr>
          <w:p w14:paraId="4850E669" w14:textId="6FBCFE32" w:rsidR="00BB79B5" w:rsidRPr="0029353D" w:rsidRDefault="00BB79B5" w:rsidP="00BB79B5">
            <w:pPr>
              <w:tabs>
                <w:tab w:val="right" w:pos="3516"/>
              </w:tabs>
              <w:spacing w:after="0"/>
              <w:rPr>
                <w:ins w:id="2352" w:author="Drastichová Zuzana" w:date="2025-03-10T18:01:00Z" w16du:dateUtc="2025-03-10T17:01:00Z"/>
                <w:rFonts w:cstheme="minorHAnsi"/>
                <w:sz w:val="18"/>
                <w:szCs w:val="18"/>
                <w:lang w:val="en-US"/>
              </w:rPr>
            </w:pPr>
            <w:ins w:id="2353" w:author="Drastichová Zuzana" w:date="2025-03-10T18:03:00Z" w16du:dateUtc="2025-03-10T17:03:00Z">
              <w:r w:rsidRPr="0029353D">
                <w:rPr>
                  <w:rFonts w:cstheme="minorHAnsi"/>
                  <w:sz w:val="18"/>
                  <w:szCs w:val="18"/>
                  <w:lang w:val="en-US"/>
                </w:rPr>
                <w:t>Systém</w:t>
              </w:r>
            </w:ins>
          </w:p>
        </w:tc>
      </w:tr>
      <w:tr w:rsidR="00ED623E" w:rsidRPr="00955C1D" w:rsidDel="00890F0D" w14:paraId="7B58D641" w14:textId="77777777" w:rsidTr="00A54BDA">
        <w:trPr>
          <w:trHeight w:val="270"/>
        </w:trPr>
        <w:tc>
          <w:tcPr>
            <w:tcW w:w="1047" w:type="dxa"/>
            <w:vMerge/>
          </w:tcPr>
          <w:p w14:paraId="21AD2690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0AAD1C3C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bank account (Bankovní účet vystavitele faktur)</w:t>
            </w:r>
          </w:p>
        </w:tc>
        <w:tc>
          <w:tcPr>
            <w:tcW w:w="3289" w:type="dxa"/>
          </w:tcPr>
          <w:p w14:paraId="2E20ECEF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Bankovní účet vystavitele faktur</w:t>
            </w:r>
            <w:r w:rsidRPr="0029353D">
              <w:rPr>
                <w:rFonts w:cstheme="minorHAnsi"/>
                <w:sz w:val="18"/>
                <w:szCs w:val="18"/>
              </w:rPr>
              <w:t xml:space="preserve"> (BIBA) 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  <w:p w14:paraId="402E5D13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514" w:type="dxa"/>
          </w:tcPr>
          <w:p w14:paraId="4DB569FC" w14:textId="6EF94369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</w:t>
            </w:r>
            <w:r w:rsidR="005D6926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CM.Bill issuer bank account.bank account)</w:t>
            </w:r>
          </w:p>
        </w:tc>
        <w:tc>
          <w:tcPr>
            <w:tcW w:w="877" w:type="dxa"/>
          </w:tcPr>
          <w:p w14:paraId="43AFB858" w14:textId="421C941A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del w:id="2354" w:author="Irová Zuzana" w:date="2025-02-21T16:25:00Z" w16du:dateUtc="2025-02-21T15:25:00Z">
              <w:r w:rsidRPr="0029353D" w:rsidDel="00D732D5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>Ano</w:delText>
              </w:r>
            </w:del>
            <w:ins w:id="2355" w:author="Irová Zuzana" w:date="2025-02-21T16:25:00Z" w16du:dateUtc="2025-02-21T15:25:00Z">
              <w:r w:rsidR="00D732D5"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970" w:type="dxa"/>
            <w:noWrap/>
          </w:tcPr>
          <w:p w14:paraId="473FF2F7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ED623E" w:rsidRPr="00955C1D" w:rsidDel="00890F0D" w14:paraId="7FE1EF03" w14:textId="77777777" w:rsidTr="00A54BDA">
        <w:trPr>
          <w:trHeight w:val="270"/>
        </w:trPr>
        <w:tc>
          <w:tcPr>
            <w:tcW w:w="1047" w:type="dxa"/>
            <w:vMerge/>
          </w:tcPr>
          <w:p w14:paraId="1A20645E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67B71B39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(Vystavitel faktur)</w:t>
            </w:r>
          </w:p>
        </w:tc>
        <w:tc>
          <w:tcPr>
            <w:tcW w:w="3289" w:type="dxa"/>
          </w:tcPr>
          <w:p w14:paraId="769C58EF" w14:textId="77777777" w:rsidR="00ED623E" w:rsidRPr="0029353D" w:rsidRDefault="00ED623E" w:rsidP="00ED623E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Vystavitele faktury </w:t>
            </w:r>
          </w:p>
        </w:tc>
        <w:tc>
          <w:tcPr>
            <w:tcW w:w="1514" w:type="dxa"/>
          </w:tcPr>
          <w:p w14:paraId="670CB2FF" w14:textId="7FF65540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</w:t>
            </w:r>
            <w:r w:rsidR="005D6926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CM.Business partner.Type =  System operator and Is bill issuer = true)</w:t>
            </w:r>
          </w:p>
        </w:tc>
        <w:tc>
          <w:tcPr>
            <w:tcW w:w="877" w:type="dxa"/>
          </w:tcPr>
          <w:p w14:paraId="6D3BC94F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70" w:type="dxa"/>
            <w:noWrap/>
          </w:tcPr>
          <w:p w14:paraId="29A6D263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</w:tbl>
    <w:p w14:paraId="199B3822" w14:textId="77777777" w:rsidR="00CD0A42" w:rsidRPr="00955C1D" w:rsidRDefault="00CD0A42"/>
    <w:p w14:paraId="1737048B" w14:textId="186BC893" w:rsidR="0029353D" w:rsidRDefault="0029353D">
      <w:pPr>
        <w:pStyle w:val="NormalIndent"/>
        <w:pPrChange w:id="2356" w:author="Irová Zuzana" w:date="2025-06-06T15:16:00Z" w16du:dateUtc="2025-06-06T13:16:00Z">
          <w:pPr>
            <w:pStyle w:val="NormalIndent"/>
            <w:ind w:left="0"/>
          </w:pPr>
        </w:pPrChange>
      </w:pPr>
    </w:p>
    <w:p w14:paraId="3C1A264C" w14:textId="593C4220" w:rsidR="0029353D" w:rsidRDefault="0029353D">
      <w:pPr>
        <w:pStyle w:val="Caption"/>
      </w:pPr>
      <w:r>
        <w:t xml:space="preserve">Obrázek </w:t>
      </w:r>
      <w:ins w:id="2357" w:author="Irová Zuzana" w:date="2025-03-18T20:33:00Z" w16du:dateUtc="2025-03-18T19:33:00Z">
        <w:r w:rsidR="000D4E2A">
          <w:fldChar w:fldCharType="begin"/>
        </w:r>
        <w:r w:rsidR="000D4E2A">
          <w:instrText xml:space="preserve"> SEQ Obrázek \* ARABIC </w:instrText>
        </w:r>
      </w:ins>
      <w:r w:rsidR="000D4E2A">
        <w:fldChar w:fldCharType="separate"/>
      </w:r>
      <w:ins w:id="2358" w:author="Irová Zuzana" w:date="2025-04-11T11:04:00Z" w16du:dateUtc="2025-04-11T09:04:00Z">
        <w:r w:rsidR="00CC2406">
          <w:rPr>
            <w:noProof/>
          </w:rPr>
          <w:t>1</w:t>
        </w:r>
      </w:ins>
      <w:ins w:id="2359" w:author="Irová Zuzana" w:date="2025-03-18T20:33:00Z" w16du:dateUtc="2025-03-18T19:33:00Z">
        <w:r w:rsidR="000D4E2A">
          <w:fldChar w:fldCharType="end"/>
        </w:r>
      </w:ins>
      <w:del w:id="2360" w:author="Irová Zuzana" w:date="2025-03-18T20:33:00Z" w16du:dateUtc="2025-03-18T19:33:00Z">
        <w:r w:rsidR="001E04E0" w:rsidDel="000D4E2A">
          <w:fldChar w:fldCharType="begin"/>
        </w:r>
        <w:r w:rsidR="001E04E0" w:rsidDel="000D4E2A">
          <w:delInstrText xml:space="preserve"> SEQ Obrázek \* ARABIC </w:delInstrText>
        </w:r>
        <w:r w:rsidR="001E04E0" w:rsidDel="000D4E2A">
          <w:fldChar w:fldCharType="separate"/>
        </w:r>
        <w:r w:rsidR="00DE542F" w:rsidDel="000D4E2A">
          <w:rPr>
            <w:noProof/>
          </w:rPr>
          <w:delText>1</w:delText>
        </w:r>
        <w:r w:rsidR="001E04E0" w:rsidDel="000D4E2A">
          <w:rPr>
            <w:noProof/>
          </w:rPr>
          <w:fldChar w:fldCharType="end"/>
        </w:r>
      </w:del>
      <w:r>
        <w:t xml:space="preserve">: </w:t>
      </w:r>
      <w:r w:rsidRPr="00C40421">
        <w:t>Stavový diagram faktury</w:t>
      </w:r>
    </w:p>
    <w:p w14:paraId="12A2AF2B" w14:textId="15A933DB" w:rsidR="00CD0A42" w:rsidRPr="00955C1D" w:rsidRDefault="00CD0A42">
      <w:pPr>
        <w:pStyle w:val="NormalIndent"/>
        <w:pPrChange w:id="2361" w:author="Irová Zuzana" w:date="2025-06-06T15:16:00Z" w16du:dateUtc="2025-06-06T13:16:00Z">
          <w:pPr>
            <w:pStyle w:val="NormalIndent"/>
            <w:ind w:left="0"/>
          </w:pPr>
        </w:pPrChange>
      </w:pPr>
      <w:r>
        <w:rPr>
          <w:noProof/>
        </w:rPr>
        <w:drawing>
          <wp:inline distT="0" distB="0" distL="0" distR="0" wp14:anchorId="1A08D81F" wp14:editId="6057D4EF">
            <wp:extent cx="6172200" cy="5618639"/>
            <wp:effectExtent l="0" t="0" r="0" b="1270"/>
            <wp:docPr id="110965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541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390" cy="562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D0AD" w14:textId="77777777" w:rsidR="00CD0A42" w:rsidRPr="00955C1D" w:rsidRDefault="00CD0A42">
      <w:pPr>
        <w:pStyle w:val="NormalIndent"/>
      </w:pPr>
    </w:p>
    <w:p w14:paraId="1A203E56" w14:textId="77777777" w:rsidR="00CD0A42" w:rsidRPr="00955C1D" w:rsidRDefault="00CD0A42" w:rsidP="00CD0A42">
      <w:pPr>
        <w:pStyle w:val="Heading3"/>
        <w:spacing w:before="200" w:after="0" w:line="276" w:lineRule="auto"/>
        <w:rPr>
          <w:rFonts w:hint="eastAsia"/>
        </w:rPr>
      </w:pPr>
      <w:bookmarkStart w:id="2362" w:name="_Toc531184502"/>
      <w:bookmarkStart w:id="2363" w:name="_Toc201568870"/>
      <w:r w:rsidRPr="00955C1D">
        <w:t>Bill Item (Položka faktury)</w:t>
      </w:r>
      <w:bookmarkEnd w:id="2362"/>
      <w:bookmarkEnd w:id="2363"/>
    </w:p>
    <w:p w14:paraId="2998F5A0" w14:textId="4B18E0FC" w:rsidR="0029353D" w:rsidRDefault="0029353D">
      <w:pPr>
        <w:pStyle w:val="Caption"/>
      </w:pPr>
      <w:r>
        <w:t xml:space="preserve">Tabulka </w:t>
      </w:r>
      <w:fldSimple w:instr=" SEQ Tabulka \* ARABIC ">
        <w:r w:rsidR="001E11DC">
          <w:rPr>
            <w:noProof/>
          </w:rPr>
          <w:t>5</w:t>
        </w:r>
      </w:fldSimple>
      <w:r w:rsidRPr="008B12D1">
        <w:t>: Atributy Položky faktury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6"/>
        <w:gridCol w:w="1991"/>
        <w:gridCol w:w="3107"/>
        <w:gridCol w:w="1480"/>
        <w:gridCol w:w="1035"/>
        <w:gridCol w:w="960"/>
      </w:tblGrid>
      <w:tr w:rsidR="00CD0A42" w:rsidRPr="00955C1D" w14:paraId="4A7FEA07" w14:textId="77777777" w:rsidTr="0029353D">
        <w:trPr>
          <w:trHeight w:val="270"/>
          <w:tblHeader/>
        </w:trPr>
        <w:tc>
          <w:tcPr>
            <w:tcW w:w="1066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57241E98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991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1FB69B24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107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3B6A7976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EC28558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1035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07828D3D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367111D6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960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2AC60CD2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0AE6921C" w14:textId="77777777" w:rsidR="00CD0A42" w:rsidRPr="0029353D" w:rsidRDefault="00CD0A42">
            <w:pPr>
              <w:spacing w:after="0"/>
              <w:rPr>
                <w:rFonts w:eastAsia="Times New Roman" w:cstheme="minorHAnsi"/>
                <w:bCs/>
                <w:i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CD0A42" w:rsidRPr="00955C1D" w14:paraId="023338FD" w14:textId="77777777" w:rsidTr="0029353D">
        <w:trPr>
          <w:trHeight w:val="270"/>
        </w:trPr>
        <w:tc>
          <w:tcPr>
            <w:tcW w:w="1066" w:type="dxa"/>
            <w:vMerge w:val="restart"/>
          </w:tcPr>
          <w:p w14:paraId="2841EEAE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Klasif.</w:t>
            </w:r>
          </w:p>
        </w:tc>
        <w:tc>
          <w:tcPr>
            <w:tcW w:w="1991" w:type="dxa"/>
            <w:vAlign w:val="bottom"/>
          </w:tcPr>
          <w:p w14:paraId="046E3E6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item category (Kategorie položky faktury)</w:t>
            </w:r>
          </w:p>
        </w:tc>
        <w:tc>
          <w:tcPr>
            <w:tcW w:w="3107" w:type="dxa"/>
          </w:tcPr>
          <w:p w14:paraId="7A91D0C7" w14:textId="77777777" w:rsidR="00A7155F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Kategorie položky faktury. </w:t>
            </w:r>
          </w:p>
          <w:p w14:paraId="271DB2ED" w14:textId="3BD697DC" w:rsidR="00CD0A42" w:rsidRDefault="00CD0A42" w:rsidP="00EA6A1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Toll event (Mýtná událost), Top-up event </w:t>
            </w:r>
            <w:r w:rsidRPr="5D923C7E">
              <w:rPr>
                <w:rFonts w:cstheme="minorBidi"/>
                <w:sz w:val="18"/>
                <w:szCs w:val="18"/>
              </w:rPr>
              <w:lastRenderedPageBreak/>
              <w:t>(Předplacení mýtného), Penalty event (Smluvní pokuta), Tax (Daň), Service event (Servis), Discount event (Sleva), FC payment (Platba tankovací kartou)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, </w:t>
            </w:r>
            <w:r w:rsidRPr="5D923C7E">
              <w:rPr>
                <w:rFonts w:cstheme="minorBidi"/>
                <w:sz w:val="18"/>
                <w:szCs w:val="18"/>
                <w:highlight w:val="cyan"/>
                <w:lang w:eastAsia="cs-CZ"/>
              </w:rPr>
              <w:t xml:space="preserve">Currency adjustment (Dorovnání kurzovního rozdílu),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Rounding adjustment (Dorovnání zaokrouhlovacího rozdílu), </w:t>
            </w:r>
            <w:r w:rsidR="00D1175A"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 xml:space="preserve">Adjustment Bill </w:t>
            </w:r>
            <w:commentRangeStart w:id="2364"/>
            <w:r w:rsidR="00D1175A"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Item</w:t>
            </w:r>
            <w:commentRangeEnd w:id="2364"/>
            <w:r w:rsidR="000B4F1A" w:rsidRPr="5D923C7E">
              <w:rPr>
                <w:rStyle w:val="CommentReference"/>
                <w:rFonts w:cstheme="minorBidi"/>
                <w:sz w:val="18"/>
                <w:szCs w:val="18"/>
                <w:highlight w:val="yellow"/>
                <w:lang w:eastAsia="cs-CZ"/>
              </w:rPr>
              <w:commentReference w:id="2364"/>
            </w:r>
            <w:r w:rsidR="00D1175A"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 xml:space="preserve"> (</w:t>
            </w: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Korekční položka faktury),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Late payment interest (Úroky z prodlení), Dunning fee (Náklady vymáhání)</w:t>
            </w:r>
          </w:p>
          <w:p w14:paraId="5DCDE582" w14:textId="77777777" w:rsidR="00B8282D" w:rsidRDefault="00B8282D">
            <w:pPr>
              <w:spacing w:after="0"/>
              <w:rPr>
                <w:rFonts w:cstheme="minorHAnsi"/>
                <w:sz w:val="18"/>
                <w:szCs w:val="18"/>
              </w:rPr>
            </w:pPr>
          </w:p>
          <w:p w14:paraId="52D3A68C" w14:textId="328CA352" w:rsidR="00A7155F" w:rsidRPr="0029353D" w:rsidRDefault="00A7155F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 pro HR: Toll event (Mýtná událost), Tax (Daň), </w:t>
            </w:r>
            <w:r w:rsidR="00EA6A1A" w:rsidRPr="5D923C7E">
              <w:rPr>
                <w:rFonts w:cstheme="minorBidi"/>
                <w:sz w:val="18"/>
                <w:szCs w:val="18"/>
                <w:lang w:eastAsia="cs-CZ"/>
              </w:rPr>
              <w:t>Dunning fee (Náklady vymáhání)</w:t>
            </w:r>
            <w:r w:rsidR="00EA6A1A" w:rsidRPr="5D923C7E">
              <w:rPr>
                <w:rFonts w:cstheme="minorBidi"/>
                <w:sz w:val="18"/>
                <w:szCs w:val="18"/>
              </w:rPr>
              <w:t xml:space="preserve">, </w:t>
            </w:r>
            <w:r w:rsidR="00EA6A1A" w:rsidRPr="5D923C7E">
              <w:rPr>
                <w:rFonts w:cstheme="minorBidi"/>
                <w:sz w:val="18"/>
                <w:szCs w:val="18"/>
                <w:highlight w:val="cyan"/>
              </w:rPr>
              <w:t>FC payment (Platba tankovací kartou)</w:t>
            </w:r>
            <w:r w:rsidR="00EA6A1A" w:rsidRPr="5D923C7E">
              <w:rPr>
                <w:rFonts w:cstheme="minorBidi"/>
                <w:sz w:val="18"/>
                <w:szCs w:val="18"/>
                <w:highlight w:val="cyan"/>
                <w:lang w:eastAsia="cs-CZ"/>
              </w:rPr>
              <w:t>,</w:t>
            </w:r>
            <w:r w:rsidR="00EA6A1A" w:rsidRPr="5D923C7E">
              <w:rPr>
                <w:rFonts w:cstheme="minorBidi"/>
                <w:sz w:val="18"/>
                <w:szCs w:val="18"/>
                <w:lang w:eastAsia="cs-CZ"/>
              </w:rPr>
              <w:t xml:space="preserve"> Rounding adjustment (Dorovnání zaokrouhlovacího rozdílu)</w:t>
            </w:r>
            <w:r w:rsidR="00B8282D" w:rsidRPr="5D923C7E">
              <w:rPr>
                <w:rFonts w:cstheme="minorBidi"/>
                <w:sz w:val="18"/>
                <w:szCs w:val="18"/>
                <w:lang w:eastAsia="cs-CZ"/>
              </w:rPr>
              <w:t xml:space="preserve">, </w:t>
            </w:r>
            <w:r w:rsidR="00B8282D" w:rsidRPr="5D923C7E">
              <w:rPr>
                <w:rFonts w:cstheme="minorBidi"/>
                <w:sz w:val="18"/>
                <w:szCs w:val="18"/>
              </w:rPr>
              <w:t>Service event (Servis),</w:t>
            </w:r>
          </w:p>
        </w:tc>
        <w:tc>
          <w:tcPr>
            <w:tcW w:w="1480" w:type="dxa"/>
          </w:tcPr>
          <w:p w14:paraId="1CA91FB4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lastRenderedPageBreak/>
              <w:t>Enum</w:t>
            </w:r>
          </w:p>
        </w:tc>
        <w:tc>
          <w:tcPr>
            <w:tcW w:w="1035" w:type="dxa"/>
          </w:tcPr>
          <w:p w14:paraId="1F3203E0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60" w:type="dxa"/>
            <w:noWrap/>
          </w:tcPr>
          <w:p w14:paraId="5CCB66C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23929F03" w14:textId="77777777" w:rsidTr="0029353D">
        <w:trPr>
          <w:trHeight w:val="270"/>
        </w:trPr>
        <w:tc>
          <w:tcPr>
            <w:tcW w:w="1066" w:type="dxa"/>
            <w:vMerge/>
          </w:tcPr>
          <w:p w14:paraId="021E011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991" w:type="dxa"/>
            <w:vAlign w:val="bottom"/>
          </w:tcPr>
          <w:p w14:paraId="541C1477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Product type (Typ productu)</w:t>
            </w:r>
          </w:p>
        </w:tc>
        <w:tc>
          <w:tcPr>
            <w:tcW w:w="3107" w:type="dxa"/>
          </w:tcPr>
          <w:p w14:paraId="5449EC8C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Typ produktu.</w:t>
            </w:r>
          </w:p>
          <w:p w14:paraId="33048875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Hodnoty z  PCRE např.:</w:t>
            </w:r>
          </w:p>
          <w:p w14:paraId="4FF3C2ED" w14:textId="230E79DD" w:rsidR="00CD0A42" w:rsidRPr="0029353D" w:rsidRDefault="00070CAC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Dunning fee,</w:t>
            </w:r>
            <w:r w:rsidR="00CD0A42" w:rsidRPr="5D923C7E">
              <w:rPr>
                <w:rFonts w:cstheme="minorBidi"/>
                <w:sz w:val="18"/>
                <w:szCs w:val="18"/>
                <w:lang w:eastAsia="cs-CZ"/>
              </w:rPr>
              <w:t xml:space="preserve"> OBU deposit, OBU fine, Top-up, Chargeable service, </w:t>
            </w:r>
          </w:p>
        </w:tc>
        <w:tc>
          <w:tcPr>
            <w:tcW w:w="1480" w:type="dxa"/>
          </w:tcPr>
          <w:p w14:paraId="5589D071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PC.product type</w:t>
            </w:r>
          </w:p>
        </w:tc>
        <w:tc>
          <w:tcPr>
            <w:tcW w:w="1035" w:type="dxa"/>
          </w:tcPr>
          <w:p w14:paraId="230E70CB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7C09EB3E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F73506" w:rsidRPr="00321411" w14:paraId="0FD11924" w14:textId="77777777" w:rsidTr="0029353D">
        <w:trPr>
          <w:trHeight w:val="270"/>
        </w:trPr>
        <w:tc>
          <w:tcPr>
            <w:tcW w:w="1066" w:type="dxa"/>
            <w:vMerge/>
          </w:tcPr>
          <w:p w14:paraId="4343770A" w14:textId="77777777" w:rsidR="00F73506" w:rsidRPr="0029353D" w:rsidRDefault="00F73506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991" w:type="dxa"/>
            <w:vAlign w:val="bottom"/>
          </w:tcPr>
          <w:p w14:paraId="0E3A9B98" w14:textId="56310290" w:rsidR="00F73506" w:rsidRPr="00112856" w:rsidRDefault="00F73506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Charge type</w:t>
            </w:r>
            <w:r w:rsidR="00CA6ED3" w:rsidRPr="5D923C7E">
              <w:rPr>
                <w:rFonts w:cstheme="minorBidi"/>
                <w:sz w:val="18"/>
                <w:szCs w:val="18"/>
              </w:rPr>
              <w:t xml:space="preserve"> (Typ poplatku)</w:t>
            </w:r>
          </w:p>
        </w:tc>
        <w:tc>
          <w:tcPr>
            <w:tcW w:w="3107" w:type="dxa"/>
          </w:tcPr>
          <w:p w14:paraId="47F88B4E" w14:textId="71CAEE3A" w:rsidR="00F73506" w:rsidRPr="00112856" w:rsidRDefault="00CA6ED3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Typ poplatku z Rated toll event</w:t>
            </w:r>
            <w:r w:rsidR="00225C38" w:rsidRPr="5D923C7E">
              <w:rPr>
                <w:rFonts w:cstheme="minorBidi"/>
                <w:sz w:val="18"/>
                <w:szCs w:val="18"/>
              </w:rPr>
              <w:t xml:space="preserve">. </w:t>
            </w:r>
          </w:p>
          <w:p w14:paraId="2D5261B3" w14:textId="6546C5D0" w:rsidR="00CF7066" w:rsidRPr="00112856" w:rsidRDefault="00CF7066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856">
              <w:rPr>
                <w:rFonts w:cstheme="minorHAnsi"/>
                <w:sz w:val="18"/>
                <w:szCs w:val="18"/>
              </w:rPr>
              <w:t xml:space="preserve">Dostupné hodnoty: </w:t>
            </w:r>
          </w:p>
          <w:p w14:paraId="72884411" w14:textId="46AAE79C" w:rsidR="00CF7066" w:rsidRPr="00112856" w:rsidRDefault="00CF7066" w:rsidP="00CF7066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Project/Domain:</w:t>
            </w:r>
          </w:p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70"/>
              <w:gridCol w:w="769"/>
              <w:gridCol w:w="518"/>
            </w:tblGrid>
            <w:tr w:rsidR="00CF7066" w:rsidRPr="00321411" w14:paraId="36DB751D" w14:textId="13DA94EC">
              <w:tc>
                <w:tcPr>
                  <w:tcW w:w="2823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70A844CC" w14:textId="59130A99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Infrastructure (Pozemní komunikace)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0264336F" w14:textId="61656A91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ITIS/HU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E40B25"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5915DD66" w14:textId="064B5A79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1</w:t>
                  </w:r>
                </w:p>
              </w:tc>
            </w:tr>
            <w:tr w:rsidR="00CF7066" w:rsidRPr="00321411" w14:paraId="3CCC304B" w14:textId="5772C4FB">
              <w:tc>
                <w:tcPr>
                  <w:tcW w:w="2823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1C28A8F6" w14:textId="02B94A59" w:rsidR="00CF7066" w:rsidRPr="00112856" w:rsidRDefault="00CF7066" w:rsidP="00CF7066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Pollution (Znečištění ovzduší)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5EE6AD86" w14:textId="5E79FCED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E40B25"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529BC472" w14:textId="6EA1FCF9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2</w:t>
                  </w:r>
                </w:p>
              </w:tc>
            </w:tr>
            <w:tr w:rsidR="00CF7066" w:rsidRPr="00321411" w14:paraId="071EAE5C" w14:textId="31AFBAB9">
              <w:tc>
                <w:tcPr>
                  <w:tcW w:w="2823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00656FC9" w14:textId="1C1BBCFD" w:rsidR="00CF7066" w:rsidRPr="00112856" w:rsidRDefault="00CF7066" w:rsidP="00CF7066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Noise (Hluk z provozu)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4E7E30E2" w14:textId="5244EB45" w:rsidR="00CF7066" w:rsidRPr="00112856" w:rsidRDefault="00CF7066" w:rsidP="00CF7066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>
                    <w:br/>
                  </w: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VO1 (test only)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5A263727" w14:textId="33E9F6D9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3</w:t>
                  </w:r>
                </w:p>
              </w:tc>
            </w:tr>
            <w:tr w:rsidR="00CF7066" w:rsidRPr="00321411" w14:paraId="108A8020" w14:textId="7B4B3A56">
              <w:tc>
                <w:tcPr>
                  <w:tcW w:w="2823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3F13B512" w14:textId="560625B0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lastRenderedPageBreak/>
                    <w:t>Emission CO2 (Emise CO2)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72164F79" w14:textId="6488B106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ITIS/HU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E40B25"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5CF3D04A" w14:textId="672115B9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6</w:t>
                  </w:r>
                </w:p>
              </w:tc>
            </w:tr>
            <w:tr w:rsidR="00CF7066" w:rsidRPr="00321411" w14:paraId="71CB19C7" w14:textId="5CE25825">
              <w:tc>
                <w:tcPr>
                  <w:tcW w:w="2823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2C620BEA" w14:textId="695C0542" w:rsidR="00CF7066" w:rsidRPr="00112856" w:rsidRDefault="00CF7066" w:rsidP="00CF7066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lang w:eastAsia="cs-CZ"/>
                    </w:rPr>
                    <w:t>Toll (Mýtné)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486FE401" w14:textId="501C69D1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t>SKT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VO1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ITIS/HU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ITIS/PL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ITIS/BG</w:t>
                  </w:r>
                  <w:r w:rsidR="000726BD"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HR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078AC598" w14:textId="42C6BA35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t>4</w:t>
                  </w:r>
                </w:p>
              </w:tc>
            </w:tr>
            <w:tr w:rsidR="00CF7066" w:rsidRPr="00321411" w14:paraId="72B8762B" w14:textId="658A4708">
              <w:tc>
                <w:tcPr>
                  <w:tcW w:w="2823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17A8E507" w14:textId="610B0FEF" w:rsidR="00CF7066" w:rsidRPr="00112856" w:rsidRDefault="00CF7066" w:rsidP="00CF7066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Discount (Sleva)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4566E93A" w14:textId="422250CF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SKT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CZT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180E2BF1" w14:textId="6EFC710F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5</w:t>
                  </w:r>
                </w:p>
              </w:tc>
            </w:tr>
            <w:tr w:rsidR="00CF7066" w:rsidRPr="00321411" w14:paraId="49DF91AC" w14:textId="70D856DF">
              <w:tc>
                <w:tcPr>
                  <w:tcW w:w="2823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299A439D" w14:textId="4EFA0132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Pollution - Noise (Znečištění ovzduší a hluk z provozu)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1E209868" w14:textId="4A54FB5D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ITIS/HU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6383945D" w14:textId="4C4AE8F8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7</w:t>
                  </w:r>
                </w:p>
              </w:tc>
            </w:tr>
          </w:tbl>
          <w:p w14:paraId="796FCB57" w14:textId="55E4CC2A" w:rsidR="00CF7066" w:rsidRPr="00112856" w:rsidRDefault="00CF7066">
            <w:pPr>
              <w:spacing w:after="0"/>
              <w:rPr>
                <w:rFonts w:cstheme="minorHAnsi"/>
                <w:sz w:val="18"/>
                <w:szCs w:val="18"/>
                <w:lang w:val="en-US"/>
              </w:rPr>
            </w:pPr>
          </w:p>
        </w:tc>
        <w:tc>
          <w:tcPr>
            <w:tcW w:w="1480" w:type="dxa"/>
          </w:tcPr>
          <w:p w14:paraId="50D8C07D" w14:textId="2FC33740" w:rsidR="00F73506" w:rsidRPr="00112856" w:rsidRDefault="00CF7066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lastRenderedPageBreak/>
              <w:t>Enum</w:t>
            </w:r>
          </w:p>
        </w:tc>
        <w:tc>
          <w:tcPr>
            <w:tcW w:w="1035" w:type="dxa"/>
          </w:tcPr>
          <w:p w14:paraId="265D6D3A" w14:textId="60080C0D" w:rsidR="00F73506" w:rsidRPr="00112856" w:rsidRDefault="00CF7066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856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69342089" w14:textId="672DB866" w:rsidR="00F73506" w:rsidRPr="00112856" w:rsidRDefault="00CF7066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856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099C788" w14:textId="77777777" w:rsidTr="0029353D">
        <w:trPr>
          <w:trHeight w:val="270"/>
        </w:trPr>
        <w:tc>
          <w:tcPr>
            <w:tcW w:w="1066" w:type="dxa"/>
            <w:vMerge/>
          </w:tcPr>
          <w:p w14:paraId="4AEB08BC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991" w:type="dxa"/>
            <w:vAlign w:val="bottom"/>
          </w:tcPr>
          <w:p w14:paraId="35BAFB8D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item type (Typ položky faktury)</w:t>
            </w:r>
          </w:p>
        </w:tc>
        <w:tc>
          <w:tcPr>
            <w:tcW w:w="3107" w:type="dxa"/>
          </w:tcPr>
          <w:p w14:paraId="61510F3C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Regular bill item (Řádná položka faktury), Corrective bill item – credit (Opravná položka faktury kreditní), Corrective bill item – debit (Opravná položka faktury debetní), </w:t>
            </w:r>
          </w:p>
        </w:tc>
        <w:tc>
          <w:tcPr>
            <w:tcW w:w="1480" w:type="dxa"/>
          </w:tcPr>
          <w:p w14:paraId="7DC267C8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35" w:type="dxa"/>
          </w:tcPr>
          <w:p w14:paraId="26144E9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60" w:type="dxa"/>
            <w:noWrap/>
          </w:tcPr>
          <w:p w14:paraId="7417656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216E7CA7" w14:textId="77777777" w:rsidTr="0029353D">
        <w:trPr>
          <w:trHeight w:val="270"/>
        </w:trPr>
        <w:tc>
          <w:tcPr>
            <w:tcW w:w="1066" w:type="dxa"/>
            <w:vMerge w:val="restart"/>
          </w:tcPr>
          <w:p w14:paraId="66887F5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Detail</w:t>
            </w:r>
          </w:p>
        </w:tc>
        <w:tc>
          <w:tcPr>
            <w:tcW w:w="1991" w:type="dxa"/>
            <w:vAlign w:val="bottom"/>
          </w:tcPr>
          <w:p w14:paraId="1D8A7C75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Price amount (Cena za položku)</w:t>
            </w:r>
          </w:p>
        </w:tc>
        <w:tc>
          <w:tcPr>
            <w:tcW w:w="3107" w:type="dxa"/>
          </w:tcPr>
          <w:p w14:paraId="64D56965" w14:textId="78B3292A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Celková cena za položku bez daně</w:t>
            </w:r>
            <w:ins w:id="2365" w:author="Irová Zuzana" w:date="2025-04-22T16:20:00Z" w16du:dateUtc="2025-04-22T14:20:00Z">
              <w:r w:rsidR="00932002">
                <w:rPr>
                  <w:rFonts w:cstheme="minorBidi"/>
                  <w:sz w:val="18"/>
                  <w:szCs w:val="18"/>
                </w:rPr>
                <w:t>.</w:t>
              </w:r>
            </w:ins>
            <w:del w:id="2366" w:author="Irová Zuzana" w:date="2025-04-22T16:20:00Z" w16du:dateUtc="2025-04-22T14:20:00Z">
              <w:r w:rsidR="007D6AF8" w:rsidRPr="5D923C7E" w:rsidDel="00932002">
                <w:rPr>
                  <w:rFonts w:cstheme="minorBidi"/>
                  <w:sz w:val="18"/>
                  <w:szCs w:val="18"/>
                </w:rPr>
                <w:delText xml:space="preserve"> </w:delText>
              </w:r>
              <w:r w:rsidR="00690610" w:rsidRPr="5D923C7E" w:rsidDel="00932002">
                <w:rPr>
                  <w:rFonts w:cstheme="minorBidi"/>
                  <w:sz w:val="18"/>
                  <w:szCs w:val="18"/>
                </w:rPr>
                <w:delText>(</w:delText>
              </w:r>
            </w:del>
            <w:del w:id="2367" w:author="Irová Zuzana" w:date="2025-04-03T13:40:00Z" w16du:dateUtc="2025-04-03T11:40:00Z">
              <w:r w:rsidR="00690610" w:rsidRPr="5D923C7E" w:rsidDel="004F0542">
                <w:rPr>
                  <w:rFonts w:cstheme="minorBidi"/>
                  <w:sz w:val="18"/>
                  <w:szCs w:val="18"/>
                </w:rPr>
                <w:delText xml:space="preserve">po aplikaci zvláštní ceny (po price override)) a před aplikací slevy </w:delText>
              </w:r>
              <w:r w:rsidR="005B3E1B" w:rsidRPr="5D923C7E" w:rsidDel="004F0542">
                <w:rPr>
                  <w:rFonts w:cstheme="minorBidi"/>
                  <w:sz w:val="18"/>
                  <w:szCs w:val="18"/>
                </w:rPr>
                <w:delText>(tj. Unit price * Number of units)</w:delText>
              </w:r>
              <w:r w:rsidR="00690610" w:rsidRPr="5D923C7E" w:rsidDel="004F0542">
                <w:rPr>
                  <w:rFonts w:cstheme="minorBidi"/>
                  <w:sz w:val="18"/>
                  <w:szCs w:val="18"/>
                </w:rPr>
                <w:delText>)</w:delText>
              </w:r>
            </w:del>
            <w:del w:id="2368" w:author="Irová Zuzana" w:date="2025-04-22T16:20:00Z" w16du:dateUtc="2025-04-22T14:20:00Z">
              <w:r w:rsidRPr="5D923C7E" w:rsidDel="00932002">
                <w:rPr>
                  <w:rFonts w:cstheme="minorBidi"/>
                  <w:sz w:val="18"/>
                  <w:szCs w:val="18"/>
                </w:rPr>
                <w:delText>.</w:delText>
              </w:r>
            </w:del>
          </w:p>
          <w:p w14:paraId="6A39402D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Pro položku s Bill item type category = tax je to výše daně za položku.</w:t>
            </w:r>
          </w:p>
        </w:tc>
        <w:tc>
          <w:tcPr>
            <w:tcW w:w="1480" w:type="dxa"/>
          </w:tcPr>
          <w:p w14:paraId="315FDB2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1035" w:type="dxa"/>
          </w:tcPr>
          <w:p w14:paraId="456875F0" w14:textId="77777777" w:rsidR="00CD0A42" w:rsidRPr="00B81D5A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B81D5A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60" w:type="dxa"/>
            <w:noWrap/>
          </w:tcPr>
          <w:p w14:paraId="53814630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63B14EA3" w14:textId="77777777" w:rsidTr="0029353D">
        <w:trPr>
          <w:trHeight w:val="270"/>
        </w:trPr>
        <w:tc>
          <w:tcPr>
            <w:tcW w:w="1066" w:type="dxa"/>
            <w:vMerge/>
          </w:tcPr>
          <w:p w14:paraId="26B0C4A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  <w:vAlign w:val="bottom"/>
          </w:tcPr>
          <w:p w14:paraId="6674CDB3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Price amount VAT (Cena s daní za položku)</w:t>
            </w:r>
          </w:p>
        </w:tc>
        <w:tc>
          <w:tcPr>
            <w:tcW w:w="3107" w:type="dxa"/>
          </w:tcPr>
          <w:p w14:paraId="2A042B1D" w14:textId="31BE449E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Celková částka </w:t>
            </w:r>
            <w:r w:rsidR="008C1CE7" w:rsidRPr="5D923C7E">
              <w:rPr>
                <w:rFonts w:cstheme="minorBidi"/>
                <w:sz w:val="18"/>
                <w:szCs w:val="18"/>
              </w:rPr>
              <w:t xml:space="preserve">za položku </w:t>
            </w:r>
            <w:r w:rsidRPr="5D923C7E">
              <w:rPr>
                <w:rFonts w:cstheme="minorBidi"/>
                <w:sz w:val="18"/>
                <w:szCs w:val="18"/>
              </w:rPr>
              <w:t>s</w:t>
            </w:r>
            <w:r w:rsidR="00690610" w:rsidRPr="5D923C7E">
              <w:rPr>
                <w:rFonts w:cstheme="minorBidi"/>
                <w:sz w:val="18"/>
                <w:szCs w:val="18"/>
              </w:rPr>
              <w:t> </w:t>
            </w:r>
            <w:r w:rsidRPr="5D923C7E">
              <w:rPr>
                <w:rFonts w:cstheme="minorBidi"/>
                <w:sz w:val="18"/>
                <w:szCs w:val="18"/>
              </w:rPr>
              <w:t>daní</w:t>
            </w:r>
            <w:del w:id="2369" w:author="Irová Zuzana" w:date="2025-04-03T13:41:00Z" w16du:dateUtc="2025-04-03T11:41:00Z">
              <w:r w:rsidR="00690610" w:rsidRPr="5D923C7E" w:rsidDel="004F0542">
                <w:rPr>
                  <w:rFonts w:cstheme="minorBidi"/>
                  <w:sz w:val="18"/>
                  <w:szCs w:val="18"/>
                </w:rPr>
                <w:delText xml:space="preserve"> (po aplikaci zvláštní ceny (po price override)) a před aplikací slevy</w:delText>
              </w:r>
              <w:r w:rsidRPr="5D923C7E" w:rsidDel="004F0542">
                <w:rPr>
                  <w:rFonts w:cstheme="minorBidi"/>
                  <w:sz w:val="18"/>
                  <w:szCs w:val="18"/>
                </w:rPr>
                <w:delText xml:space="preserve"> </w:delText>
              </w:r>
            </w:del>
          </w:p>
        </w:tc>
        <w:tc>
          <w:tcPr>
            <w:tcW w:w="1480" w:type="dxa"/>
          </w:tcPr>
          <w:p w14:paraId="7CF6BE4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1035" w:type="dxa"/>
          </w:tcPr>
          <w:p w14:paraId="20EE2287" w14:textId="77777777" w:rsidR="00CD0A42" w:rsidRPr="00B81D5A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B81D5A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6AAF573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EB499D" w:rsidRPr="00955C1D" w14:paraId="72C3E7AB" w14:textId="77777777" w:rsidTr="0029353D">
        <w:trPr>
          <w:trHeight w:val="270"/>
        </w:trPr>
        <w:tc>
          <w:tcPr>
            <w:tcW w:w="1066" w:type="dxa"/>
            <w:vMerge/>
          </w:tcPr>
          <w:p w14:paraId="594F131A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  <w:vAlign w:val="bottom"/>
          </w:tcPr>
          <w:p w14:paraId="499CBB0A" w14:textId="77967E19" w:rsidR="00EB499D" w:rsidRDefault="000E62FE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(Jednotková cena bez daně)</w:t>
            </w:r>
          </w:p>
        </w:tc>
        <w:tc>
          <w:tcPr>
            <w:tcW w:w="3107" w:type="dxa"/>
          </w:tcPr>
          <w:p w14:paraId="1CC04C5F" w14:textId="7D4D5B72" w:rsidR="00EB499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</w:t>
            </w:r>
            <w:r w:rsidR="000E62FE" w:rsidRPr="5D923C7E">
              <w:rPr>
                <w:rFonts w:cstheme="minorBidi"/>
                <w:sz w:val="18"/>
                <w:szCs w:val="18"/>
              </w:rPr>
              <w:t xml:space="preserve">bez daně </w:t>
            </w:r>
            <w:r w:rsidRPr="5D923C7E">
              <w:rPr>
                <w:rFonts w:cstheme="minorBidi"/>
                <w:sz w:val="18"/>
                <w:szCs w:val="18"/>
              </w:rPr>
              <w:t xml:space="preserve">po aplikaci zvláštní ceny (price override) </w:t>
            </w:r>
          </w:p>
        </w:tc>
        <w:tc>
          <w:tcPr>
            <w:tcW w:w="1480" w:type="dxa"/>
          </w:tcPr>
          <w:p w14:paraId="183E94E8" w14:textId="1769C151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1035" w:type="dxa"/>
          </w:tcPr>
          <w:p w14:paraId="33E34B31" w14:textId="4F2A0C54" w:rsidR="00EB499D" w:rsidRPr="00B81D5A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B81D5A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31C87882" w14:textId="1B27CC6F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EB499D" w:rsidRPr="00955C1D" w14:paraId="700EC226" w14:textId="77777777" w:rsidTr="0029353D">
        <w:trPr>
          <w:trHeight w:val="270"/>
        </w:trPr>
        <w:tc>
          <w:tcPr>
            <w:tcW w:w="1066" w:type="dxa"/>
            <w:vMerge/>
          </w:tcPr>
          <w:p w14:paraId="609B8028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  <w:vAlign w:val="bottom"/>
          </w:tcPr>
          <w:p w14:paraId="4890743E" w14:textId="60DA7099" w:rsidR="00EB499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VAT (Jednotková cena s daní)</w:t>
            </w:r>
          </w:p>
        </w:tc>
        <w:tc>
          <w:tcPr>
            <w:tcW w:w="3107" w:type="dxa"/>
          </w:tcPr>
          <w:p w14:paraId="68C85612" w14:textId="1BBA1CAD" w:rsidR="00EB499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</w:t>
            </w:r>
            <w:r w:rsidR="000E62FE" w:rsidRPr="5D923C7E">
              <w:rPr>
                <w:rFonts w:cstheme="minorBidi"/>
                <w:sz w:val="18"/>
                <w:szCs w:val="18"/>
              </w:rPr>
              <w:t xml:space="preserve">s daní </w:t>
            </w:r>
            <w:r w:rsidRPr="5D923C7E">
              <w:rPr>
                <w:rFonts w:cstheme="minorBidi"/>
                <w:sz w:val="18"/>
                <w:szCs w:val="18"/>
              </w:rPr>
              <w:t xml:space="preserve">po aplikaci zvláštní ceny (price override) </w:t>
            </w:r>
          </w:p>
        </w:tc>
        <w:tc>
          <w:tcPr>
            <w:tcW w:w="1480" w:type="dxa"/>
          </w:tcPr>
          <w:p w14:paraId="689AF1CA" w14:textId="2BE8A195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1035" w:type="dxa"/>
          </w:tcPr>
          <w:p w14:paraId="1B3AB8E3" w14:textId="168B995D" w:rsidR="00EB499D" w:rsidRPr="00B81D5A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B81D5A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36D3A286" w14:textId="04873C29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601AC1" w:rsidRPr="00955C1D" w14:paraId="07F5F4B7" w14:textId="77777777" w:rsidTr="000B7E0C">
        <w:trPr>
          <w:trHeight w:val="270"/>
        </w:trPr>
        <w:tc>
          <w:tcPr>
            <w:tcW w:w="1066" w:type="dxa"/>
            <w:vMerge/>
          </w:tcPr>
          <w:p w14:paraId="6617CB97" w14:textId="77777777" w:rsidR="00601AC1" w:rsidRPr="0029353D" w:rsidRDefault="00601AC1" w:rsidP="00601AC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39EA4349" w14:textId="7FE3679A" w:rsidR="00601AC1" w:rsidRPr="0029353D" w:rsidRDefault="006675F9" w:rsidP="00601AC1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C</w:t>
            </w:r>
            <w:r w:rsidR="00601AC1" w:rsidRPr="5D923C7E">
              <w:rPr>
                <w:rFonts w:cstheme="minorBidi"/>
                <w:sz w:val="18"/>
                <w:szCs w:val="18"/>
              </w:rPr>
              <w:t>ard number (</w:t>
            </w:r>
            <w:r w:rsidRPr="5D923C7E">
              <w:rPr>
                <w:rFonts w:cstheme="minorBidi"/>
                <w:sz w:val="18"/>
                <w:szCs w:val="18"/>
              </w:rPr>
              <w:t>Č</w:t>
            </w:r>
            <w:r w:rsidR="00601AC1" w:rsidRPr="5D923C7E">
              <w:rPr>
                <w:rFonts w:cstheme="minorBidi"/>
                <w:sz w:val="18"/>
                <w:szCs w:val="18"/>
              </w:rPr>
              <w:t>íslo karty)</w:t>
            </w:r>
          </w:p>
        </w:tc>
        <w:tc>
          <w:tcPr>
            <w:tcW w:w="3107" w:type="dxa"/>
          </w:tcPr>
          <w:p w14:paraId="25269F72" w14:textId="5D49FF0E" w:rsidR="00601AC1" w:rsidRPr="005E455C" w:rsidRDefault="00601AC1" w:rsidP="00601AC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askované číslo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platební </w:t>
            </w: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>karty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úspěšně použité pro úhradu </w:t>
            </w:r>
            <w:r w:rsidRPr="00343117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  <w:rPrChange w:id="2370" w:author="Irová Zuzana" w:date="2025-05-14T23:33:00Z" w16du:dateUtc="2025-05-14T21:33:00Z">
                  <w:rPr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  <w:t>mýtné transakce,</w:t>
            </w: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  <w:p w14:paraId="6B2422C8" w14:textId="00E04BA8" w:rsidR="00601AC1" w:rsidRPr="0029353D" w:rsidRDefault="00601AC1" w:rsidP="00601AC1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nap</w:t>
            </w:r>
            <w:ins w:id="2371" w:author="Irová Zuzana" w:date="2025-05-14T23:34:00Z" w16du:dateUtc="2025-05-14T21:34:00Z">
              <w:r w:rsidR="00343117">
                <w:rPr>
                  <w:rFonts w:eastAsia="Times New Roman" w:cstheme="minorBidi"/>
                  <w:sz w:val="18"/>
                  <w:szCs w:val="18"/>
                  <w:lang w:eastAsia="cs-CZ"/>
                </w:rPr>
                <w:t>ř</w:t>
              </w:r>
            </w:ins>
            <w:del w:id="2372" w:author="Irová Zuzana" w:date="2025-05-14T23:34:00Z" w16du:dateUtc="2025-05-14T21:34:00Z">
              <w:r w:rsidRPr="5D923C7E" w:rsidDel="00343117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>r</w:delText>
              </w:r>
            </w:del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. 1234456****** 5789</w:t>
            </w:r>
          </w:p>
        </w:tc>
        <w:tc>
          <w:tcPr>
            <w:tcW w:w="1480" w:type="dxa"/>
          </w:tcPr>
          <w:p w14:paraId="645735A2" w14:textId="7906C3D3" w:rsidR="00601AC1" w:rsidRPr="0029353D" w:rsidRDefault="00601AC1" w:rsidP="00601AC1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7F1180">
              <w:rPr>
                <w:rFonts w:eastAsia="Times New Roman" w:cstheme="minorHAnsi"/>
                <w:sz w:val="18"/>
                <w:szCs w:val="18"/>
                <w:lang w:eastAsia="cs-CZ"/>
              </w:rPr>
              <w:t>Text 2</w:t>
            </w:r>
            <w:r w:rsidRPr="007F1180" w:rsidDel="00655D07">
              <w:rPr>
                <w:rFonts w:eastAsia="Times New Roman" w:cstheme="minorHAnsi"/>
                <w:sz w:val="18"/>
                <w:szCs w:val="18"/>
                <w:lang w:eastAsia="cs-CZ"/>
              </w:rPr>
              <w:t>1</w:t>
            </w:r>
            <w:r w:rsidRPr="007F1180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</w:tc>
        <w:tc>
          <w:tcPr>
            <w:tcW w:w="1035" w:type="dxa"/>
          </w:tcPr>
          <w:p w14:paraId="00B1861C" w14:textId="2D8FC746" w:rsidR="00601AC1" w:rsidRPr="0029353D" w:rsidRDefault="00601AC1" w:rsidP="00601AC1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60" w:type="dxa"/>
            <w:noWrap/>
          </w:tcPr>
          <w:p w14:paraId="3572961F" w14:textId="41559BB7" w:rsidR="00601AC1" w:rsidRPr="0029353D" w:rsidRDefault="00601AC1" w:rsidP="00601AC1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343117" w:rsidRPr="00955C1D" w14:paraId="728B3203" w14:textId="77777777" w:rsidTr="000B7E0C">
        <w:trPr>
          <w:trHeight w:val="270"/>
          <w:ins w:id="2373" w:author="Irová Zuzana" w:date="2025-05-14T23:32:00Z"/>
        </w:trPr>
        <w:tc>
          <w:tcPr>
            <w:tcW w:w="1066" w:type="dxa"/>
            <w:vMerge/>
          </w:tcPr>
          <w:p w14:paraId="17B805FF" w14:textId="77777777" w:rsidR="00343117" w:rsidRPr="0029353D" w:rsidRDefault="00343117" w:rsidP="00343117">
            <w:pPr>
              <w:spacing w:after="0"/>
              <w:rPr>
                <w:ins w:id="2374" w:author="Irová Zuzana" w:date="2025-05-14T23:32:00Z" w16du:dateUtc="2025-05-14T21:32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09CABE30" w14:textId="5FE41AC2" w:rsidR="00343117" w:rsidRPr="5D923C7E" w:rsidRDefault="00343117" w:rsidP="00343117">
            <w:pPr>
              <w:spacing w:after="0"/>
              <w:rPr>
                <w:ins w:id="2375" w:author="Irová Zuzana" w:date="2025-05-14T23:32:00Z" w16du:dateUtc="2025-05-14T21:32:00Z"/>
                <w:rFonts w:cstheme="minorBidi"/>
                <w:sz w:val="18"/>
                <w:szCs w:val="18"/>
              </w:rPr>
            </w:pPr>
            <w:ins w:id="2376" w:author="Irová Zuzana" w:date="2025-05-14T23:33:00Z" w16du:dateUtc="2025-05-14T21:33:00Z">
              <w:r w:rsidRPr="5D923C7E">
                <w:rPr>
                  <w:rFonts w:cstheme="minorBidi"/>
                  <w:sz w:val="18"/>
                  <w:szCs w:val="18"/>
                </w:rPr>
                <w:t xml:space="preserve">Card </w:t>
              </w:r>
              <w:r>
                <w:rPr>
                  <w:rFonts w:cstheme="minorBidi"/>
                  <w:sz w:val="18"/>
                  <w:szCs w:val="18"/>
                </w:rPr>
                <w:t>type</w:t>
              </w:r>
              <w:r w:rsidRPr="5D923C7E">
                <w:rPr>
                  <w:rFonts w:cstheme="minorBidi"/>
                  <w:sz w:val="18"/>
                  <w:szCs w:val="18"/>
                </w:rPr>
                <w:t xml:space="preserve"> (</w:t>
              </w:r>
              <w:r>
                <w:rPr>
                  <w:rFonts w:cstheme="minorBidi"/>
                  <w:sz w:val="18"/>
                  <w:szCs w:val="18"/>
                </w:rPr>
                <w:t>Typ</w:t>
              </w:r>
              <w:r w:rsidRPr="5D923C7E">
                <w:rPr>
                  <w:rFonts w:cstheme="minorBidi"/>
                  <w:sz w:val="18"/>
                  <w:szCs w:val="18"/>
                </w:rPr>
                <w:t xml:space="preserve"> karty)</w:t>
              </w:r>
            </w:ins>
          </w:p>
        </w:tc>
        <w:tc>
          <w:tcPr>
            <w:tcW w:w="3107" w:type="dxa"/>
          </w:tcPr>
          <w:p w14:paraId="2A2A5256" w14:textId="1B53011C" w:rsidR="00343117" w:rsidRPr="005E455C" w:rsidRDefault="00343117" w:rsidP="00343117">
            <w:pPr>
              <w:spacing w:after="0"/>
              <w:rPr>
                <w:ins w:id="2377" w:author="Irová Zuzana" w:date="2025-05-14T23:33:00Z" w16du:dateUtc="2025-05-14T21:33:00Z"/>
                <w:rFonts w:eastAsia="Times New Roman" w:cstheme="minorHAnsi"/>
                <w:sz w:val="18"/>
                <w:szCs w:val="18"/>
                <w:lang w:eastAsia="cs-CZ"/>
              </w:rPr>
            </w:pPr>
            <w:ins w:id="2378" w:author="Irová Zuzana" w:date="2025-05-14T23:33:00Z" w16du:dateUtc="2025-05-14T21:3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Typ</w:t>
              </w:r>
              <w:r w:rsidRPr="005E455C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platební </w:t>
              </w:r>
              <w:r w:rsidRPr="005E455C">
                <w:rPr>
                  <w:rFonts w:eastAsia="Times New Roman" w:cstheme="minorHAnsi"/>
                  <w:sz w:val="18"/>
                  <w:szCs w:val="18"/>
                  <w:lang w:eastAsia="cs-CZ"/>
                </w:rPr>
                <w:t>karty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úspěšně použité pro úhradu </w:t>
              </w:r>
              <w:r w:rsidRPr="00343117">
                <w:rPr>
                  <w:rFonts w:eastAsia="Times New Roman" w:cstheme="minorHAnsi"/>
                  <w:sz w:val="18"/>
                  <w:szCs w:val="18"/>
                  <w:highlight w:val="yellow"/>
                  <w:lang w:eastAsia="cs-CZ"/>
                  <w:rPrChange w:id="2379" w:author="Irová Zuzana" w:date="2025-05-14T23:33:00Z" w16du:dateUtc="2025-05-14T21:33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mýtné transakce,</w:t>
              </w:r>
              <w:r w:rsidRPr="005E455C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</w:p>
          <w:p w14:paraId="41EEF3E8" w14:textId="71043928" w:rsidR="00343117" w:rsidRDefault="00343117" w:rsidP="00343117">
            <w:pPr>
              <w:spacing w:after="0"/>
              <w:rPr>
                <w:ins w:id="2380" w:author="Irová Zuzana" w:date="2025-05-14T23:32:00Z" w16du:dateUtc="2025-05-14T21:32:00Z"/>
                <w:rFonts w:eastAsia="Times New Roman" w:cstheme="minorHAnsi"/>
                <w:sz w:val="18"/>
                <w:szCs w:val="18"/>
                <w:lang w:eastAsia="cs-CZ"/>
              </w:rPr>
            </w:pPr>
            <w:ins w:id="2381" w:author="Irová Zuzana" w:date="2025-05-14T23:33:00Z" w16du:dateUtc="2025-05-14T21:33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nap</w:t>
              </w:r>
            </w:ins>
            <w:ins w:id="2382" w:author="Irová Zuzana" w:date="2025-05-14T23:34:00Z" w16du:dateUtc="2025-05-14T21:34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ř</w:t>
              </w:r>
            </w:ins>
            <w:ins w:id="2383" w:author="Irová Zuzana" w:date="2025-05-14T23:33:00Z" w16du:dateUtc="2025-05-14T21:33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. </w:t>
              </w:r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DKV, Visa, </w:t>
              </w:r>
            </w:ins>
          </w:p>
        </w:tc>
        <w:tc>
          <w:tcPr>
            <w:tcW w:w="1480" w:type="dxa"/>
          </w:tcPr>
          <w:p w14:paraId="070FD52A" w14:textId="4A9880B1" w:rsidR="00343117" w:rsidRPr="007F1180" w:rsidRDefault="00343117" w:rsidP="00343117">
            <w:pPr>
              <w:spacing w:after="0"/>
              <w:rPr>
                <w:ins w:id="2384" w:author="Irová Zuzana" w:date="2025-05-14T23:32:00Z" w16du:dateUtc="2025-05-14T21:32:00Z"/>
                <w:rFonts w:eastAsia="Times New Roman" w:cstheme="minorHAnsi"/>
                <w:sz w:val="18"/>
                <w:szCs w:val="18"/>
                <w:lang w:eastAsia="cs-CZ"/>
              </w:rPr>
            </w:pPr>
            <w:ins w:id="2385" w:author="Irová Zuzana" w:date="2025-05-14T23:33:00Z" w16du:dateUtc="2025-05-14T21:33:00Z">
              <w:r w:rsidRPr="007F1180">
                <w:rPr>
                  <w:rFonts w:eastAsia="Times New Roman" w:cstheme="minorHAnsi"/>
                  <w:sz w:val="18"/>
                  <w:szCs w:val="18"/>
                  <w:lang w:eastAsia="cs-CZ"/>
                </w:rPr>
                <w:t>Text 2</w:t>
              </w:r>
              <w:r w:rsidRPr="007F1180" w:rsidDel="00655D07">
                <w:rPr>
                  <w:rFonts w:eastAsia="Times New Roman" w:cstheme="minorHAnsi"/>
                  <w:sz w:val="18"/>
                  <w:szCs w:val="18"/>
                  <w:lang w:eastAsia="cs-CZ"/>
                </w:rPr>
                <w:t>1</w:t>
              </w:r>
              <w:r w:rsidRPr="007F1180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</w:p>
        </w:tc>
        <w:tc>
          <w:tcPr>
            <w:tcW w:w="1035" w:type="dxa"/>
          </w:tcPr>
          <w:p w14:paraId="0571637C" w14:textId="578DE90E" w:rsidR="00343117" w:rsidRDefault="00343117" w:rsidP="00343117">
            <w:pPr>
              <w:spacing w:after="0"/>
              <w:rPr>
                <w:ins w:id="2386" w:author="Irová Zuzana" w:date="2025-05-14T23:32:00Z" w16du:dateUtc="2025-05-14T21:32:00Z"/>
                <w:rFonts w:eastAsia="Times New Roman" w:cstheme="minorHAnsi"/>
                <w:sz w:val="18"/>
                <w:szCs w:val="18"/>
                <w:lang w:eastAsia="cs-CZ"/>
              </w:rPr>
            </w:pPr>
            <w:ins w:id="2387" w:author="Irová Zuzana" w:date="2025-05-14T23:33:00Z" w16du:dateUtc="2025-05-14T21:3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960" w:type="dxa"/>
            <w:noWrap/>
          </w:tcPr>
          <w:p w14:paraId="6A023A80" w14:textId="7A32A75B" w:rsidR="00343117" w:rsidRPr="005E455C" w:rsidRDefault="00343117" w:rsidP="00343117">
            <w:pPr>
              <w:spacing w:after="0"/>
              <w:rPr>
                <w:ins w:id="2388" w:author="Irová Zuzana" w:date="2025-05-14T23:32:00Z" w16du:dateUtc="2025-05-14T21:32:00Z"/>
                <w:rFonts w:eastAsia="Times New Roman" w:cstheme="minorHAnsi"/>
                <w:sz w:val="18"/>
                <w:szCs w:val="18"/>
                <w:lang w:eastAsia="cs-CZ"/>
              </w:rPr>
            </w:pPr>
            <w:ins w:id="2389" w:author="Irová Zuzana" w:date="2025-05-14T23:33:00Z" w16du:dateUtc="2025-05-14T21:33:00Z">
              <w:r w:rsidRPr="005E455C"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EB499D" w:rsidRPr="00955C1D" w14:paraId="1640CCBD" w14:textId="77777777" w:rsidTr="0029353D">
        <w:trPr>
          <w:trHeight w:val="270"/>
        </w:trPr>
        <w:tc>
          <w:tcPr>
            <w:tcW w:w="1066" w:type="dxa"/>
            <w:vMerge/>
          </w:tcPr>
          <w:p w14:paraId="4371D1B3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  <w:vAlign w:val="bottom"/>
          </w:tcPr>
          <w:p w14:paraId="0086A5EF" w14:textId="77777777" w:rsidR="00EB499D" w:rsidRPr="0029353D" w:rsidRDefault="00EB499D" w:rsidP="00EB499D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 of units (Počet jednotek)</w:t>
            </w:r>
          </w:p>
        </w:tc>
        <w:tc>
          <w:tcPr>
            <w:tcW w:w="3107" w:type="dxa"/>
          </w:tcPr>
          <w:p w14:paraId="48987680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Počet fakturovaných jednotek</w:t>
            </w:r>
          </w:p>
        </w:tc>
        <w:tc>
          <w:tcPr>
            <w:tcW w:w="1480" w:type="dxa"/>
          </w:tcPr>
          <w:p w14:paraId="1C06DA94" w14:textId="77777777" w:rsidR="00EB499D" w:rsidRPr="0029353D" w:rsidRDefault="00EB499D" w:rsidP="00EB499D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1035" w:type="dxa"/>
          </w:tcPr>
          <w:p w14:paraId="4DFC290C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5DBF7D8F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EB499D" w:rsidRPr="00955C1D" w14:paraId="40A3F84B" w14:textId="77777777" w:rsidTr="0029353D">
        <w:trPr>
          <w:trHeight w:val="270"/>
        </w:trPr>
        <w:tc>
          <w:tcPr>
            <w:tcW w:w="1066" w:type="dxa"/>
            <w:vMerge/>
          </w:tcPr>
          <w:p w14:paraId="4EFB36D1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  <w:vAlign w:val="bottom"/>
          </w:tcPr>
          <w:p w14:paraId="1672C6B2" w14:textId="77777777" w:rsidR="00EB499D" w:rsidRPr="0029353D" w:rsidRDefault="00EB499D" w:rsidP="00EB499D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Metric unit (Měrná jednotka)</w:t>
            </w:r>
          </w:p>
        </w:tc>
        <w:tc>
          <w:tcPr>
            <w:tcW w:w="3107" w:type="dxa"/>
          </w:tcPr>
          <w:p w14:paraId="4C3D5B2D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Měrná jednotka</w:t>
            </w:r>
          </w:p>
        </w:tc>
        <w:tc>
          <w:tcPr>
            <w:tcW w:w="1480" w:type="dxa"/>
          </w:tcPr>
          <w:p w14:paraId="68DFB63F" w14:textId="52935932" w:rsidR="00EB499D" w:rsidRPr="0029353D" w:rsidRDefault="00EB499D" w:rsidP="00EB499D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List of Values (CO.Metric unit. Metric unit code)</w:t>
            </w:r>
          </w:p>
        </w:tc>
        <w:tc>
          <w:tcPr>
            <w:tcW w:w="1035" w:type="dxa"/>
          </w:tcPr>
          <w:p w14:paraId="695F741D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0DF66597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EB499D" w:rsidRPr="00955C1D" w14:paraId="0E832721" w14:textId="77777777" w:rsidTr="0029353D">
        <w:trPr>
          <w:trHeight w:val="270"/>
        </w:trPr>
        <w:tc>
          <w:tcPr>
            <w:tcW w:w="1066" w:type="dxa"/>
            <w:vMerge/>
          </w:tcPr>
          <w:p w14:paraId="6D79360D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5E1B84A3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Discount amount (Sleva)</w:t>
            </w:r>
          </w:p>
        </w:tc>
        <w:tc>
          <w:tcPr>
            <w:tcW w:w="3107" w:type="dxa"/>
          </w:tcPr>
          <w:p w14:paraId="60BC3B0D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Výše slevy (neobsahuje daň).</w:t>
            </w:r>
          </w:p>
        </w:tc>
        <w:tc>
          <w:tcPr>
            <w:tcW w:w="1480" w:type="dxa"/>
          </w:tcPr>
          <w:p w14:paraId="303259C2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1035" w:type="dxa"/>
          </w:tcPr>
          <w:p w14:paraId="16AA40DE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60" w:type="dxa"/>
            <w:noWrap/>
          </w:tcPr>
          <w:p w14:paraId="1C8752E0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A349F" w:rsidRPr="00955C1D" w14:paraId="3D9F20E0" w14:textId="77777777" w:rsidTr="0029353D">
        <w:trPr>
          <w:trHeight w:val="270"/>
        </w:trPr>
        <w:tc>
          <w:tcPr>
            <w:tcW w:w="1066" w:type="dxa"/>
            <w:vMerge/>
          </w:tcPr>
          <w:p w14:paraId="1231C9D7" w14:textId="77777777" w:rsidR="00CA349F" w:rsidRPr="0029353D" w:rsidRDefault="00CA349F" w:rsidP="00CA349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1B18ED70" w14:textId="2BAF48F2" w:rsidR="00CA349F" w:rsidRPr="0029353D" w:rsidRDefault="00CA349F" w:rsidP="00CA349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Discount amount VAT (Sleva s daní)</w:t>
            </w:r>
          </w:p>
        </w:tc>
        <w:tc>
          <w:tcPr>
            <w:tcW w:w="3107" w:type="dxa"/>
          </w:tcPr>
          <w:p w14:paraId="26599B3C" w14:textId="44AB1BA9" w:rsidR="00CA349F" w:rsidRPr="0029353D" w:rsidRDefault="00CA349F" w:rsidP="00CA349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 xml:space="preserve">Výše slevy </w:t>
            </w:r>
            <w:r>
              <w:rPr>
                <w:rFonts w:cstheme="minorHAnsi"/>
                <w:sz w:val="18"/>
                <w:szCs w:val="18"/>
                <w:lang w:eastAsia="cs-CZ"/>
              </w:rPr>
              <w:t>s daní</w:t>
            </w:r>
          </w:p>
        </w:tc>
        <w:tc>
          <w:tcPr>
            <w:tcW w:w="1480" w:type="dxa"/>
          </w:tcPr>
          <w:p w14:paraId="56A51374" w14:textId="1D0F88FD" w:rsidR="00CA349F" w:rsidRPr="0029353D" w:rsidRDefault="00CA349F" w:rsidP="00CA349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1035" w:type="dxa"/>
          </w:tcPr>
          <w:p w14:paraId="15E82DFF" w14:textId="780707C8" w:rsidR="00CA349F" w:rsidRPr="0029353D" w:rsidRDefault="00CA349F" w:rsidP="00CA349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60" w:type="dxa"/>
            <w:noWrap/>
          </w:tcPr>
          <w:p w14:paraId="073955D9" w14:textId="40C27480" w:rsidR="00CA349F" w:rsidRPr="0029353D" w:rsidRDefault="00CA349F" w:rsidP="00CA349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EB499D" w:rsidRPr="00955C1D" w14:paraId="531C8660" w14:textId="77777777" w:rsidTr="0029353D">
        <w:trPr>
          <w:trHeight w:val="270"/>
        </w:trPr>
        <w:tc>
          <w:tcPr>
            <w:tcW w:w="1066" w:type="dxa"/>
            <w:vMerge/>
          </w:tcPr>
          <w:p w14:paraId="5880E8F7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64762C9C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Discount rate (Sleva v %)</w:t>
            </w:r>
          </w:p>
        </w:tc>
        <w:tc>
          <w:tcPr>
            <w:tcW w:w="3107" w:type="dxa"/>
          </w:tcPr>
          <w:p w14:paraId="249A578E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Výše slevy vyjádřená v procentech.</w:t>
            </w:r>
          </w:p>
        </w:tc>
        <w:tc>
          <w:tcPr>
            <w:tcW w:w="1480" w:type="dxa"/>
          </w:tcPr>
          <w:p w14:paraId="501DB83A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Percentage (5.2)</w:t>
            </w:r>
          </w:p>
        </w:tc>
        <w:tc>
          <w:tcPr>
            <w:tcW w:w="1035" w:type="dxa"/>
          </w:tcPr>
          <w:p w14:paraId="1F317A84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60" w:type="dxa"/>
            <w:noWrap/>
          </w:tcPr>
          <w:p w14:paraId="4835CD94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EB499D" w:rsidRPr="00955C1D" w14:paraId="09FA8C39" w14:textId="77777777" w:rsidTr="0029353D">
        <w:trPr>
          <w:trHeight w:val="270"/>
        </w:trPr>
        <w:tc>
          <w:tcPr>
            <w:tcW w:w="1066" w:type="dxa"/>
            <w:vMerge/>
          </w:tcPr>
          <w:p w14:paraId="090BC74B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23E94A2F" w14:textId="21EC892F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6C427D">
              <w:rPr>
                <w:rFonts w:cstheme="minorHAnsi"/>
                <w:sz w:val="18"/>
                <w:szCs w:val="18"/>
                <w:lang w:eastAsia="cs-CZ"/>
              </w:rPr>
              <w:t xml:space="preserve">Tax </w:t>
            </w:r>
            <w:r>
              <w:rPr>
                <w:rFonts w:cstheme="minorHAnsi"/>
                <w:sz w:val="18"/>
                <w:szCs w:val="18"/>
                <w:lang w:eastAsia="cs-CZ"/>
              </w:rPr>
              <w:t>base</w:t>
            </w:r>
            <w:r w:rsidRPr="006C427D">
              <w:rPr>
                <w:rFonts w:cstheme="minorHAnsi"/>
                <w:sz w:val="18"/>
                <w:szCs w:val="18"/>
                <w:lang w:eastAsia="cs-CZ"/>
              </w:rPr>
              <w:t xml:space="preserve"> (Základ daně)</w:t>
            </w:r>
          </w:p>
        </w:tc>
        <w:tc>
          <w:tcPr>
            <w:tcW w:w="3107" w:type="dxa"/>
          </w:tcPr>
          <w:p w14:paraId="0E21B758" w14:textId="77777777" w:rsidR="00EB499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6C427D">
              <w:rPr>
                <w:rFonts w:cstheme="minorHAnsi"/>
                <w:sz w:val="18"/>
                <w:szCs w:val="18"/>
                <w:lang w:eastAsia="cs-CZ"/>
              </w:rPr>
              <w:t>Základ daně</w:t>
            </w:r>
            <w:r>
              <w:rPr>
                <w:rFonts w:cstheme="minorHAnsi"/>
                <w:sz w:val="18"/>
                <w:szCs w:val="18"/>
                <w:lang w:eastAsia="cs-CZ"/>
              </w:rPr>
              <w:t>.</w:t>
            </w:r>
          </w:p>
          <w:p w14:paraId="47CFC0EB" w14:textId="3A9350AA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Pro položku s Bill item type category = tax je to výše základu daně.</w:t>
            </w:r>
          </w:p>
        </w:tc>
        <w:tc>
          <w:tcPr>
            <w:tcW w:w="1480" w:type="dxa"/>
          </w:tcPr>
          <w:p w14:paraId="0828DB08" w14:textId="15AFAA6D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1035" w:type="dxa"/>
          </w:tcPr>
          <w:p w14:paraId="22676559" w14:textId="4A774EFF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60" w:type="dxa"/>
            <w:noWrap/>
          </w:tcPr>
          <w:p w14:paraId="73A7DDF2" w14:textId="47CCB7F5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EB499D" w:rsidRPr="00955C1D" w14:paraId="0E4E8C57" w14:textId="77777777" w:rsidTr="0029353D">
        <w:trPr>
          <w:trHeight w:val="270"/>
        </w:trPr>
        <w:tc>
          <w:tcPr>
            <w:tcW w:w="1066" w:type="dxa"/>
            <w:vMerge/>
          </w:tcPr>
          <w:p w14:paraId="085BE207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47FACF27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Tax rate (Sazba daně)</w:t>
            </w:r>
          </w:p>
        </w:tc>
        <w:tc>
          <w:tcPr>
            <w:tcW w:w="3107" w:type="dxa"/>
          </w:tcPr>
          <w:p w14:paraId="7BE9F63D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Sazba daně (pokud je aplikována)</w:t>
            </w:r>
            <w:r w:rsidRPr="0029353D">
              <w:rPr>
                <w:rFonts w:cstheme="minorHAnsi"/>
                <w:sz w:val="18"/>
                <w:szCs w:val="18"/>
              </w:rPr>
              <w:t xml:space="preserve">. </w:t>
            </w:r>
          </w:p>
          <w:p w14:paraId="599871A7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*Povinná pro Bill item category = Tax</w:t>
            </w:r>
          </w:p>
        </w:tc>
        <w:tc>
          <w:tcPr>
            <w:tcW w:w="1480" w:type="dxa"/>
          </w:tcPr>
          <w:p w14:paraId="484CF84C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Percentage (5.2)</w:t>
            </w:r>
          </w:p>
        </w:tc>
        <w:tc>
          <w:tcPr>
            <w:tcW w:w="1035" w:type="dxa"/>
          </w:tcPr>
          <w:p w14:paraId="4BDE5346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Ne*</w:t>
            </w:r>
          </w:p>
        </w:tc>
        <w:tc>
          <w:tcPr>
            <w:tcW w:w="960" w:type="dxa"/>
            <w:noWrap/>
          </w:tcPr>
          <w:p w14:paraId="2B2D9234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EB499D" w:rsidRPr="00955C1D" w14:paraId="35EEA687" w14:textId="77777777" w:rsidTr="0029353D">
        <w:trPr>
          <w:trHeight w:val="270"/>
        </w:trPr>
        <w:tc>
          <w:tcPr>
            <w:tcW w:w="1066" w:type="dxa"/>
          </w:tcPr>
          <w:p w14:paraId="21211837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991" w:type="dxa"/>
          </w:tcPr>
          <w:p w14:paraId="0DAAAA5C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Billing service (Fakturovaná služba)</w:t>
            </w:r>
          </w:p>
        </w:tc>
        <w:tc>
          <w:tcPr>
            <w:tcW w:w="3107" w:type="dxa"/>
          </w:tcPr>
          <w:p w14:paraId="67563D9F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Fakturovaná služba události.</w:t>
            </w:r>
          </w:p>
          <w:p w14:paraId="7286F16C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* Nepovinné pro Bill item category = tax</w:t>
            </w:r>
          </w:p>
        </w:tc>
        <w:tc>
          <w:tcPr>
            <w:tcW w:w="1480" w:type="dxa"/>
          </w:tcPr>
          <w:p w14:paraId="3DE8B552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(PC.Event.billing service</w:t>
            </w:r>
          </w:p>
        </w:tc>
        <w:tc>
          <w:tcPr>
            <w:tcW w:w="1035" w:type="dxa"/>
          </w:tcPr>
          <w:p w14:paraId="2380D2A6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Ano*</w:t>
            </w:r>
          </w:p>
        </w:tc>
        <w:tc>
          <w:tcPr>
            <w:tcW w:w="960" w:type="dxa"/>
            <w:noWrap/>
          </w:tcPr>
          <w:p w14:paraId="201DE533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1F774A15" w14:textId="77777777" w:rsidR="00CD0A42" w:rsidRPr="00955C1D" w:rsidRDefault="00CD0A42" w:rsidP="00CD0A42">
      <w:pPr>
        <w:pStyle w:val="Heading3"/>
        <w:spacing w:before="200" w:after="0" w:line="276" w:lineRule="auto"/>
        <w:rPr>
          <w:rFonts w:eastAsia="Times New Roman"/>
        </w:rPr>
      </w:pPr>
      <w:bookmarkStart w:id="2390" w:name="_Toc531184516"/>
      <w:bookmarkStart w:id="2391" w:name="_Toc531184514"/>
      <w:bookmarkStart w:id="2392" w:name="_Toc535241567"/>
      <w:bookmarkStart w:id="2393" w:name="_Toc536197852"/>
      <w:bookmarkStart w:id="2394" w:name="_Toc536200086"/>
      <w:bookmarkStart w:id="2395" w:name="_Toc32395375"/>
      <w:bookmarkStart w:id="2396" w:name="_Toc46490607"/>
      <w:bookmarkStart w:id="2397" w:name="_Toc201568871"/>
      <w:bookmarkEnd w:id="2012"/>
      <w:bookmarkEnd w:id="2013"/>
      <w:bookmarkEnd w:id="2014"/>
      <w:bookmarkEnd w:id="2015"/>
      <w:bookmarkEnd w:id="2016"/>
      <w:bookmarkEnd w:id="2017"/>
      <w:r w:rsidRPr="00955C1D">
        <w:rPr>
          <w:rFonts w:eastAsia="Times New Roman"/>
        </w:rPr>
        <w:t>Bill Session (Fakturační dávka)</w:t>
      </w:r>
      <w:bookmarkEnd w:id="2390"/>
      <w:bookmarkEnd w:id="2397"/>
    </w:p>
    <w:p w14:paraId="3E61D495" w14:textId="183CBDC4" w:rsidR="00CD0A42" w:rsidRPr="00955C1D" w:rsidRDefault="0029353D">
      <w:pPr>
        <w:pStyle w:val="Caption"/>
      </w:pPr>
      <w:r>
        <w:t xml:space="preserve">Tabulka </w:t>
      </w:r>
      <w:fldSimple w:instr=" SEQ Tabulka \* ARABIC ">
        <w:r w:rsidR="001E11DC">
          <w:rPr>
            <w:noProof/>
          </w:rPr>
          <w:t>6</w:t>
        </w:r>
      </w:fldSimple>
      <w:r w:rsidRPr="00820C8A">
        <w:t>: Seznam atributů fakturační dávky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39"/>
        <w:gridCol w:w="1927"/>
        <w:gridCol w:w="3114"/>
        <w:gridCol w:w="1483"/>
        <w:gridCol w:w="1038"/>
        <w:gridCol w:w="1038"/>
      </w:tblGrid>
      <w:tr w:rsidR="00CD0A42" w:rsidRPr="00955C1D" w14:paraId="2C434A80" w14:textId="77777777" w:rsidTr="006A124A">
        <w:trPr>
          <w:trHeight w:val="270"/>
          <w:tblHeader/>
        </w:trPr>
        <w:tc>
          <w:tcPr>
            <w:tcW w:w="1039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A252082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927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0D5D06E7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4DE8011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483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26E3F633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1038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1268DD32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5BFA7265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1038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3203857A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4C246BAB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CD0A42" w:rsidRPr="00955C1D" w14:paraId="0E19056E" w14:textId="77777777" w:rsidTr="006A124A">
        <w:trPr>
          <w:trHeight w:val="255"/>
        </w:trPr>
        <w:tc>
          <w:tcPr>
            <w:tcW w:w="1039" w:type="dxa"/>
          </w:tcPr>
          <w:p w14:paraId="2C8DE000" w14:textId="77777777" w:rsidR="00CD0A42" w:rsidRPr="0029353D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Identif.</w:t>
            </w: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59D72F1F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session number (Číslo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2F37B14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Číslo fakturační dávky ve formátu RRMMDDXXXX, kde RR jsou poslední dvě číslice roku, MM jsou měsíc konce fakturační dávky, DD jsou den konce fakturační dávky a XXXX je sekvenční číslo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06988B5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252587C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2BD7BA7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2600C032" w14:textId="77777777" w:rsidTr="006A124A">
        <w:trPr>
          <w:trHeight w:val="255"/>
        </w:trPr>
        <w:tc>
          <w:tcPr>
            <w:tcW w:w="1039" w:type="dxa"/>
            <w:vMerge w:val="restart"/>
            <w:tcBorders>
              <w:top w:val="single" w:sz="8" w:space="0" w:color="auto"/>
            </w:tcBorders>
          </w:tcPr>
          <w:p w14:paraId="70F20827" w14:textId="77777777" w:rsidR="00CD0A42" w:rsidRPr="0029353D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Klasif.</w:t>
            </w: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102FAD0B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session aggregation type (Typ agregace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100E2FA1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Typ fakturační dávky. </w:t>
            </w:r>
          </w:p>
          <w:p w14:paraId="7CFD471D" w14:textId="23D18B2E" w:rsidR="00CD0A42" w:rsidRDefault="00CD0A42" w:rsidP="005A3E7C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Post-paid (S následným placením), Post-paid </w:t>
            </w:r>
            <w:r w:rsidR="005E4798" w:rsidRPr="5D923C7E">
              <w:rPr>
                <w:rFonts w:cstheme="minorBidi"/>
                <w:sz w:val="18"/>
                <w:szCs w:val="18"/>
              </w:rPr>
              <w:t xml:space="preserve">invoice (S následným placením na fakturu), Post-paid card (S </w:t>
            </w:r>
            <w:r w:rsidR="005E4798" w:rsidRPr="5D923C7E">
              <w:rPr>
                <w:rFonts w:cstheme="minorBidi"/>
                <w:sz w:val="18"/>
                <w:szCs w:val="18"/>
              </w:rPr>
              <w:lastRenderedPageBreak/>
              <w:t xml:space="preserve">následným placením kartou), </w:t>
            </w:r>
            <w:r w:rsidRPr="5D923C7E">
              <w:rPr>
                <w:rFonts w:cstheme="minorBidi"/>
                <w:sz w:val="18"/>
                <w:szCs w:val="18"/>
              </w:rPr>
              <w:t>FCI (S následným placením VTK), Pre-paid (Předplacený),</w:t>
            </w:r>
            <w:r w:rsidR="008D2F2A"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Pr="5D923C7E">
              <w:rPr>
                <w:rFonts w:cstheme="minorBidi"/>
                <w:sz w:val="18"/>
                <w:szCs w:val="18"/>
              </w:rPr>
              <w:t xml:space="preserve"> EETS Provider (Poskytovatel mýtných služeb)</w:t>
            </w:r>
          </w:p>
          <w:p w14:paraId="75C490F5" w14:textId="77777777" w:rsidR="004F73C8" w:rsidRDefault="004F73C8" w:rsidP="004F4C3B">
            <w:pPr>
              <w:spacing w:after="0"/>
              <w:rPr>
                <w:rFonts w:cstheme="minorHAnsi"/>
                <w:sz w:val="18"/>
                <w:szCs w:val="18"/>
              </w:rPr>
            </w:pPr>
          </w:p>
          <w:p w14:paraId="7793E070" w14:textId="1A3EC97D" w:rsidR="00417E1A" w:rsidRDefault="0014068D" w:rsidP="004F4C3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Možné hodnoty pro </w:t>
            </w:r>
            <w:r>
              <w:rPr>
                <w:rFonts w:cstheme="minorHAnsi"/>
                <w:sz w:val="18"/>
                <w:szCs w:val="18"/>
              </w:rPr>
              <w:t>HR</w:t>
            </w:r>
            <w:r w:rsidRPr="0029353D">
              <w:rPr>
                <w:rFonts w:cstheme="minorHAnsi"/>
                <w:sz w:val="18"/>
                <w:szCs w:val="18"/>
              </w:rPr>
              <w:t>:</w:t>
            </w:r>
          </w:p>
          <w:p w14:paraId="1310CB09" w14:textId="4C8216BE" w:rsidR="0014068D" w:rsidRPr="0029353D" w:rsidRDefault="0014068D" w:rsidP="004F4C3B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Post-paid </w:t>
            </w:r>
            <w:r w:rsidR="00EF73BC" w:rsidRPr="5D923C7E">
              <w:rPr>
                <w:rFonts w:cstheme="minorBidi"/>
                <w:sz w:val="18"/>
                <w:szCs w:val="18"/>
              </w:rPr>
              <w:t>invo</w:t>
            </w:r>
            <w:r w:rsidR="005E4798" w:rsidRPr="5D923C7E">
              <w:rPr>
                <w:rFonts w:cstheme="minorBidi"/>
                <w:sz w:val="18"/>
                <w:szCs w:val="18"/>
              </w:rPr>
              <w:t>ic</w:t>
            </w:r>
            <w:r w:rsidR="00EF73BC" w:rsidRPr="5D923C7E">
              <w:rPr>
                <w:rFonts w:cstheme="minorBidi"/>
                <w:sz w:val="18"/>
                <w:szCs w:val="18"/>
              </w:rPr>
              <w:t xml:space="preserve">e </w:t>
            </w:r>
            <w:r w:rsidRPr="5D923C7E">
              <w:rPr>
                <w:rFonts w:cstheme="minorBidi"/>
                <w:sz w:val="18"/>
                <w:szCs w:val="18"/>
              </w:rPr>
              <w:t>(S následným placením</w:t>
            </w:r>
            <w:r w:rsidR="00EF73BC" w:rsidRPr="5D923C7E">
              <w:rPr>
                <w:rFonts w:cstheme="minorBidi"/>
                <w:sz w:val="18"/>
                <w:szCs w:val="18"/>
              </w:rPr>
              <w:t xml:space="preserve"> na fakturu</w:t>
            </w:r>
            <w:r w:rsidRPr="5D923C7E">
              <w:rPr>
                <w:rFonts w:cstheme="minorBidi"/>
                <w:sz w:val="18"/>
                <w:szCs w:val="18"/>
              </w:rPr>
              <w:t xml:space="preserve">), </w:t>
            </w:r>
            <w:r w:rsidR="00EC3A2E" w:rsidRPr="5D923C7E">
              <w:rPr>
                <w:rFonts w:cstheme="minorBidi"/>
                <w:sz w:val="18"/>
                <w:szCs w:val="18"/>
              </w:rPr>
              <w:t xml:space="preserve">Post-paid card (S následným placením kartou), </w:t>
            </w:r>
            <w:r w:rsidR="00A7155F" w:rsidRPr="5D923C7E">
              <w:rPr>
                <w:rFonts w:cstheme="minorBidi"/>
                <w:sz w:val="18"/>
                <w:szCs w:val="18"/>
              </w:rPr>
              <w:t>EETS Provider (Poskytovatel mýtných služeb)</w:t>
            </w:r>
            <w:r w:rsidR="005A3E7C" w:rsidRPr="5D923C7E">
              <w:rPr>
                <w:rFonts w:cstheme="minorBidi"/>
                <w:sz w:val="18"/>
                <w:szCs w:val="18"/>
              </w:rPr>
              <w:t>,</w:t>
            </w:r>
            <w:commentRangeStart w:id="2398"/>
            <w:r w:rsidR="005A3E7C" w:rsidRPr="5D923C7E">
              <w:rPr>
                <w:rFonts w:cstheme="minorBidi"/>
                <w:sz w:val="18"/>
                <w:szCs w:val="18"/>
              </w:rPr>
              <w:t xml:space="preserve"> </w:t>
            </w:r>
            <w:commentRangeEnd w:id="2398"/>
            <w:r w:rsidR="00051867" w:rsidRPr="5D923C7E">
              <w:rPr>
                <w:rStyle w:val="CommentReference"/>
                <w:rFonts w:cstheme="minorBidi"/>
                <w:sz w:val="18"/>
                <w:szCs w:val="18"/>
              </w:rPr>
              <w:commentReference w:id="2398"/>
            </w:r>
            <w:r w:rsidR="009C61D3" w:rsidRPr="5D923C7E">
              <w:rPr>
                <w:rFonts w:cstheme="minorBidi"/>
                <w:sz w:val="18"/>
                <w:szCs w:val="18"/>
              </w:rPr>
              <w:t xml:space="preserve">Exemption </w:t>
            </w:r>
            <w:r w:rsidR="00A86623" w:rsidRPr="5D923C7E">
              <w:rPr>
                <w:rFonts w:cstheme="minorBidi"/>
                <w:sz w:val="18"/>
                <w:szCs w:val="18"/>
              </w:rPr>
              <w:t>partner</w:t>
            </w:r>
            <w:r w:rsidR="002E67A5" w:rsidRPr="5D923C7E">
              <w:rPr>
                <w:rFonts w:cstheme="minorBidi"/>
                <w:sz w:val="18"/>
                <w:szCs w:val="18"/>
              </w:rPr>
              <w:t xml:space="preserve"> (</w:t>
            </w:r>
            <w:r w:rsidR="00A86623" w:rsidRPr="5D923C7E">
              <w:rPr>
                <w:rFonts w:cstheme="minorBidi"/>
                <w:sz w:val="18"/>
                <w:szCs w:val="18"/>
              </w:rPr>
              <w:t>Par</w:t>
            </w:r>
            <w:r w:rsidR="00007B8E" w:rsidRPr="5D923C7E">
              <w:rPr>
                <w:rFonts w:cstheme="minorBidi"/>
                <w:sz w:val="18"/>
                <w:szCs w:val="18"/>
              </w:rPr>
              <w:t>tner</w:t>
            </w:r>
            <w:r w:rsidR="002E67A5" w:rsidRPr="5D923C7E">
              <w:rPr>
                <w:rFonts w:cstheme="minorBidi"/>
                <w:sz w:val="18"/>
                <w:szCs w:val="18"/>
              </w:rPr>
              <w:t xml:space="preserve"> osvobození)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0649D843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lastRenderedPageBreak/>
              <w:t>Enum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59FA3A7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6FA19C9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6A124A" w:rsidRPr="00955C1D" w14:paraId="6BFF4BEA" w14:textId="77777777" w:rsidTr="006A124A">
        <w:trPr>
          <w:trHeight w:val="255"/>
        </w:trPr>
        <w:tc>
          <w:tcPr>
            <w:tcW w:w="1039" w:type="dxa"/>
            <w:vMerge/>
          </w:tcPr>
          <w:p w14:paraId="05D9FD55" w14:textId="77777777" w:rsidR="006A124A" w:rsidRPr="0029353D" w:rsidRDefault="006A124A" w:rsidP="006A124A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16D85E14" w14:textId="77777777" w:rsidR="006A124A" w:rsidRPr="0029353D" w:rsidRDefault="006A124A" w:rsidP="006A12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session content type (Obsah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059DE196" w14:textId="77777777" w:rsidR="006A124A" w:rsidRPr="0029353D" w:rsidRDefault="006A124A" w:rsidP="006A124A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Obsah fakturační dávky. </w:t>
            </w:r>
          </w:p>
          <w:p w14:paraId="14E3F370" w14:textId="35AF4D91" w:rsidR="006A124A" w:rsidRPr="0029353D" w:rsidRDefault="006A124A" w:rsidP="006A12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Možné hodnoty: Toll (Mýto), Services (Služby), FC payments (Platby tankovací kartou)</w:t>
            </w:r>
          </w:p>
          <w:p w14:paraId="05EB20FC" w14:textId="52E57708" w:rsidR="006A124A" w:rsidRDefault="006A124A" w:rsidP="006A124A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Možné hodnoty pro </w:t>
            </w:r>
            <w:r>
              <w:rPr>
                <w:rFonts w:cstheme="minorHAnsi"/>
                <w:sz w:val="18"/>
                <w:szCs w:val="18"/>
              </w:rPr>
              <w:t>HR</w:t>
            </w:r>
            <w:r w:rsidRPr="0029353D">
              <w:rPr>
                <w:rFonts w:cstheme="minorHAnsi"/>
                <w:sz w:val="18"/>
                <w:szCs w:val="18"/>
              </w:rPr>
              <w:t xml:space="preserve">: </w:t>
            </w:r>
          </w:p>
          <w:p w14:paraId="555DDF3D" w14:textId="481449FE" w:rsidR="006A124A" w:rsidRPr="0029353D" w:rsidRDefault="006A124A" w:rsidP="006A12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Toll (Mýto), 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>FC payments (Platby tankovací kartou)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0D49F95C" w14:textId="7249379B" w:rsidR="006A124A" w:rsidRPr="0029353D" w:rsidRDefault="006A124A" w:rsidP="006A12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69EFFBDC" w14:textId="7DE719A2" w:rsidR="006A124A" w:rsidRPr="0029353D" w:rsidRDefault="006A124A" w:rsidP="006A124A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369E2507" w14:textId="77777777" w:rsidR="006A124A" w:rsidRPr="0029353D" w:rsidRDefault="006A124A" w:rsidP="006A124A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CD0A42" w:rsidRPr="00955C1D" w14:paraId="50E1801E" w14:textId="77777777" w:rsidTr="006A124A">
        <w:trPr>
          <w:trHeight w:val="255"/>
        </w:trPr>
        <w:tc>
          <w:tcPr>
            <w:tcW w:w="1039" w:type="dxa"/>
            <w:vMerge/>
          </w:tcPr>
          <w:p w14:paraId="3C105010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58DC399F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Bill session type (Typ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139B715D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Typ pravidelné fakturační dávky. Možné hodnoty: Normal (Normální), Delayed (Opožděné události), </w:t>
            </w:r>
            <w:r w:rsidRPr="5D923C7E">
              <w:rPr>
                <w:rFonts w:cstheme="minorBidi"/>
                <w:sz w:val="18"/>
                <w:szCs w:val="18"/>
                <w:highlight w:val="yellow"/>
              </w:rPr>
              <w:t>Rejected (Zamítnuté faktury),</w:t>
            </w:r>
            <w:r w:rsidRPr="5D923C7E">
              <w:rPr>
                <w:rFonts w:cstheme="minorBidi"/>
                <w:sz w:val="18"/>
                <w:szCs w:val="18"/>
              </w:rPr>
              <w:t xml:space="preserve"> Rerated (Znovuoceněné události)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4D58C624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61B6263F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23E6308E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193AB421" w14:textId="77777777" w:rsidTr="006A124A">
        <w:trPr>
          <w:trHeight w:val="255"/>
        </w:trPr>
        <w:tc>
          <w:tcPr>
            <w:tcW w:w="1039" w:type="dxa"/>
            <w:tcBorders>
              <w:top w:val="single" w:sz="8" w:space="0" w:color="auto"/>
            </w:tcBorders>
          </w:tcPr>
          <w:p w14:paraId="75FCD224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  <w:lang w:eastAsia="cs-CZ"/>
              </w:rPr>
              <w:t>Status</w:t>
            </w: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7F16A7B6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Bill session status (Stav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232CDC0B" w14:textId="05B3E6B1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Stav fakturační dávky. Možné hodnoty: Open (Otevřená), Closing (Zavíraná), Closed (Uzavřená)</w:t>
            </w:r>
            <w:ins w:id="2399" w:author="Irová Zuzana" w:date="2025-04-17T08:34:00Z" w16du:dateUtc="2025-04-17T06:34:00Z">
              <w:r w:rsidR="006E0D58">
                <w:rPr>
                  <w:rFonts w:cstheme="minorBidi"/>
                  <w:sz w:val="18"/>
                  <w:szCs w:val="18"/>
                </w:rPr>
                <w:t xml:space="preserve">, </w:t>
              </w:r>
            </w:ins>
            <w:r w:rsidRPr="5D923C7E">
              <w:rPr>
                <w:rFonts w:cstheme="minorBidi"/>
                <w:sz w:val="18"/>
                <w:szCs w:val="18"/>
              </w:rPr>
              <w:t>Closed with error (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Uzavřená s chybou tisku), Reprocessing (Znovuuzavíraná)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0B024D45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725AF72D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26C97282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4594DD4" w14:textId="77777777" w:rsidTr="006A124A">
        <w:trPr>
          <w:trHeight w:val="255"/>
        </w:trPr>
        <w:tc>
          <w:tcPr>
            <w:tcW w:w="1039" w:type="dxa"/>
            <w:vMerge w:val="restart"/>
            <w:tcBorders>
              <w:top w:val="single" w:sz="8" w:space="0" w:color="auto"/>
            </w:tcBorders>
          </w:tcPr>
          <w:p w14:paraId="7C1D13BA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028ABA30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Bill period start (Počáteční datum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1F15816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Počáteční datum fakturační dávky</w:t>
            </w:r>
            <w:r w:rsidRPr="0029353D">
              <w:rPr>
                <w:rFonts w:cstheme="minorHAnsi"/>
                <w:sz w:val="18"/>
                <w:szCs w:val="18"/>
              </w:rPr>
              <w:t xml:space="preserve"> určuje spodní hranici data událostí, které budou zahrnuté do fakturační dávky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17122E94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2F91AC4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028BB2D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511ABD1" w14:textId="77777777" w:rsidTr="006A124A">
        <w:trPr>
          <w:trHeight w:val="255"/>
        </w:trPr>
        <w:tc>
          <w:tcPr>
            <w:tcW w:w="1039" w:type="dxa"/>
            <w:vMerge/>
          </w:tcPr>
          <w:p w14:paraId="310BA8CB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27573802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Bill period end (Koncové datum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580C6A6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Koncové datum fakturační dávky</w:t>
            </w:r>
            <w:r w:rsidRPr="0029353D">
              <w:rPr>
                <w:rFonts w:cstheme="minorHAnsi"/>
                <w:sz w:val="18"/>
                <w:szCs w:val="18"/>
              </w:rPr>
              <w:t xml:space="preserve"> určuje horní hranici data událostí, které budou zahrnuté do fakturační dávky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6F5B152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1446B52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779FB5E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06EE9F46" w14:textId="77777777" w:rsidTr="006A124A">
        <w:trPr>
          <w:trHeight w:val="270"/>
        </w:trPr>
        <w:tc>
          <w:tcPr>
            <w:tcW w:w="1039" w:type="dxa"/>
            <w:vMerge/>
          </w:tcPr>
          <w:p w14:paraId="51F94F8F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1927" w:type="dxa"/>
          </w:tcPr>
          <w:p w14:paraId="646E0A99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cycle (Fakturační cyklus)</w:t>
            </w:r>
          </w:p>
        </w:tc>
        <w:tc>
          <w:tcPr>
            <w:tcW w:w="3114" w:type="dxa"/>
          </w:tcPr>
          <w:p w14:paraId="1FF12E6A" w14:textId="77777777" w:rsidR="00CD0A42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Fakturační cyklus. Možné hodnoty: Month (Měsíční), 15-days (Patnáctidenní), 10-days</w:t>
            </w:r>
            <w:r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(Desetidenní), 5-days (Pětidenní)</w:t>
            </w:r>
          </w:p>
          <w:p w14:paraId="5ED402D7" w14:textId="77777777" w:rsidR="005779FD" w:rsidRDefault="000B42CB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Možné hodnoty</w:t>
            </w:r>
            <w:r>
              <w:rPr>
                <w:rFonts w:cstheme="minorHAnsi"/>
                <w:color w:val="000000"/>
                <w:sz w:val="18"/>
                <w:szCs w:val="18"/>
              </w:rPr>
              <w:t xml:space="preserve"> pro HR</w:t>
            </w:r>
            <w:r w:rsidRPr="0029353D">
              <w:rPr>
                <w:rFonts w:cstheme="minorHAnsi"/>
                <w:color w:val="000000"/>
                <w:sz w:val="18"/>
                <w:szCs w:val="18"/>
              </w:rPr>
              <w:t xml:space="preserve">: </w:t>
            </w:r>
          </w:p>
          <w:p w14:paraId="6C996DC4" w14:textId="290FD10F" w:rsidR="000B42CB" w:rsidRPr="0029353D" w:rsidRDefault="000B42CB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Month (Měsíční), 15-days (Patnáctidenní)</w:t>
            </w:r>
          </w:p>
        </w:tc>
        <w:tc>
          <w:tcPr>
            <w:tcW w:w="1483" w:type="dxa"/>
          </w:tcPr>
          <w:p w14:paraId="5514DE68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38" w:type="dxa"/>
          </w:tcPr>
          <w:p w14:paraId="1CA50C5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noWrap/>
          </w:tcPr>
          <w:p w14:paraId="02D6D679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7DBBEB9B" w14:textId="77777777" w:rsidTr="006A124A">
        <w:trPr>
          <w:trHeight w:val="270"/>
        </w:trPr>
        <w:tc>
          <w:tcPr>
            <w:tcW w:w="1039" w:type="dxa"/>
          </w:tcPr>
          <w:p w14:paraId="0B610692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  <w:lang w:eastAsia="cs-CZ"/>
              </w:rPr>
              <w:lastRenderedPageBreak/>
              <w:t>Reference</w:t>
            </w:r>
          </w:p>
        </w:tc>
        <w:tc>
          <w:tcPr>
            <w:tcW w:w="1927" w:type="dxa"/>
          </w:tcPr>
          <w:p w14:paraId="2445B3BF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Derived bill session (Původní fakturační dávka)</w:t>
            </w:r>
          </w:p>
        </w:tc>
        <w:tc>
          <w:tcPr>
            <w:tcW w:w="3114" w:type="dxa"/>
          </w:tcPr>
          <w:p w14:paraId="210D711F" w14:textId="77777777" w:rsidR="00CD0A42" w:rsidRPr="0029353D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Reference na původní bill session v případě vytvoření Rejected bill session.</w:t>
            </w:r>
          </w:p>
          <w:p w14:paraId="1BB970D4" w14:textId="77777777" w:rsidR="00CD0A42" w:rsidRPr="0029353D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V případě, že bill session type = Rejected, pak je povinný.</w:t>
            </w:r>
          </w:p>
        </w:tc>
        <w:tc>
          <w:tcPr>
            <w:tcW w:w="1483" w:type="dxa"/>
          </w:tcPr>
          <w:p w14:paraId="342A4231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038" w:type="dxa"/>
          </w:tcPr>
          <w:p w14:paraId="543A2F16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Ne*</w:t>
            </w:r>
          </w:p>
        </w:tc>
        <w:tc>
          <w:tcPr>
            <w:tcW w:w="1038" w:type="dxa"/>
            <w:noWrap/>
          </w:tcPr>
          <w:p w14:paraId="572D3E4D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bookmarkEnd w:id="2391"/>
    </w:tbl>
    <w:p w14:paraId="2D4A9F22" w14:textId="77777777" w:rsidR="00CD0A42" w:rsidRDefault="00CD0A42">
      <w:pPr>
        <w:pStyle w:val="NormalIndent"/>
        <w:rPr>
          <w:ins w:id="2400" w:author="Irová Zuzana" w:date="2025-03-18T20:31:00Z" w16du:dateUtc="2025-03-18T19:31:00Z"/>
        </w:rPr>
      </w:pPr>
    </w:p>
    <w:p w14:paraId="727E1400" w14:textId="64228DF4" w:rsidR="000D4E2A" w:rsidRDefault="000D4E2A">
      <w:pPr>
        <w:pStyle w:val="Caption"/>
        <w:rPr>
          <w:ins w:id="2401" w:author="Irová Zuzana" w:date="2025-03-18T20:33:00Z" w16du:dateUtc="2025-03-18T19:33:00Z"/>
        </w:rPr>
      </w:pPr>
      <w:ins w:id="2402" w:author="Irová Zuzana" w:date="2025-03-18T20:33:00Z" w16du:dateUtc="2025-03-18T19:33:00Z">
        <w:r>
          <w:lastRenderedPageBreak/>
          <w:t xml:space="preserve">Obrázek </w:t>
        </w:r>
        <w:r>
          <w:fldChar w:fldCharType="begin"/>
        </w:r>
        <w:r>
          <w:instrText xml:space="preserve"> SEQ Obrázek \* ARABIC </w:instrText>
        </w:r>
      </w:ins>
      <w:r>
        <w:fldChar w:fldCharType="separate"/>
      </w:r>
      <w:ins w:id="2403" w:author="Irová Zuzana" w:date="2025-03-18T20:33:00Z" w16du:dateUtc="2025-03-18T19:33:00Z">
        <w:r>
          <w:rPr>
            <w:noProof/>
          </w:rPr>
          <w:t>2</w:t>
        </w:r>
        <w:r>
          <w:fldChar w:fldCharType="end"/>
        </w:r>
        <w:r>
          <w:t xml:space="preserve">: </w:t>
        </w:r>
        <w:r w:rsidRPr="001A7661">
          <w:t>Stavový diagram Fakturační dávky</w:t>
        </w:r>
      </w:ins>
    </w:p>
    <w:p w14:paraId="7C7052D2" w14:textId="1CACBBE9" w:rsidR="00DE542F" w:rsidRDefault="00B77F92">
      <w:pPr>
        <w:pStyle w:val="NormalIndent"/>
        <w:rPr>
          <w:ins w:id="2404" w:author="Irová Zuzana" w:date="2025-03-18T20:33:00Z" w16du:dateUtc="2025-03-18T19:33:00Z"/>
        </w:rPr>
      </w:pPr>
      <w:ins w:id="2405" w:author="Irová Zuzana" w:date="2025-03-18T20:34:00Z" w16du:dateUtc="2025-03-18T19:34:00Z">
        <w:r>
          <w:rPr>
            <w:noProof/>
          </w:rPr>
          <w:drawing>
            <wp:anchor distT="0" distB="0" distL="114300" distR="114300" simplePos="0" relativeHeight="251658247" behindDoc="0" locked="0" layoutInCell="1" allowOverlap="1" wp14:anchorId="6A7901A2" wp14:editId="2A4946BA">
              <wp:simplePos x="0" y="0"/>
              <wp:positionH relativeFrom="margin">
                <wp:align>left</wp:align>
              </wp:positionH>
              <wp:positionV relativeFrom="paragraph">
                <wp:posOffset>3810</wp:posOffset>
              </wp:positionV>
              <wp:extent cx="4758055" cy="5588000"/>
              <wp:effectExtent l="0" t="0" r="4445" b="0"/>
              <wp:wrapTopAndBottom/>
              <wp:docPr id="1135322893" name="Picture 1" descr="A diagram of a bill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35322893" name="Picture 1" descr="A diagram of a bill&#10;&#10;AI-generated content may be incorrect.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58055" cy="558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 w14:paraId="543361F9" w14:textId="77777777" w:rsidR="00CC341E" w:rsidRDefault="00CC341E">
      <w:pPr>
        <w:pStyle w:val="NormalIndent"/>
        <w:rPr>
          <w:ins w:id="2406" w:author="Irová Zuzana" w:date="2025-03-18T20:32:00Z" w16du:dateUtc="2025-03-18T19:32:00Z"/>
        </w:rPr>
      </w:pPr>
    </w:p>
    <w:p w14:paraId="54919441" w14:textId="77777777" w:rsidR="00CC341E" w:rsidRPr="00955C1D" w:rsidRDefault="00CC341E">
      <w:pPr>
        <w:pStyle w:val="NormalIndent"/>
      </w:pPr>
    </w:p>
    <w:p w14:paraId="22C79EB7" w14:textId="6E802A68" w:rsidR="00CD0A42" w:rsidRPr="00955C1D" w:rsidRDefault="00CD0A42" w:rsidP="00CD0A42">
      <w:pPr>
        <w:pStyle w:val="Heading3"/>
        <w:spacing w:before="200" w:after="0" w:line="276" w:lineRule="auto"/>
        <w:rPr>
          <w:rFonts w:hint="eastAsia"/>
        </w:rPr>
      </w:pPr>
      <w:bookmarkStart w:id="2407" w:name="_Toc536004674"/>
      <w:bookmarkStart w:id="2408" w:name="_Toc54873168"/>
      <w:bookmarkStart w:id="2409" w:name="_Toc201568872"/>
      <w:r w:rsidRPr="00955C1D">
        <w:t>Payment (Platba)</w:t>
      </w:r>
      <w:bookmarkEnd w:id="2407"/>
      <w:bookmarkEnd w:id="2409"/>
    </w:p>
    <w:p w14:paraId="5F209145" w14:textId="1F18F5DA" w:rsidR="00CD0A42" w:rsidRPr="00955C1D" w:rsidRDefault="0029353D">
      <w:pPr>
        <w:pStyle w:val="Caption"/>
      </w:pPr>
      <w:r>
        <w:t xml:space="preserve">Tabulka </w:t>
      </w:r>
      <w:fldSimple w:instr=" SEQ Tabulka \* ARABIC ">
        <w:r w:rsidR="001E11DC">
          <w:rPr>
            <w:noProof/>
          </w:rPr>
          <w:t>7</w:t>
        </w:r>
      </w:fldSimple>
      <w:r w:rsidRPr="00945658">
        <w:t>: Atributy platby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55"/>
        <w:gridCol w:w="2108"/>
        <w:gridCol w:w="3163"/>
        <w:gridCol w:w="1356"/>
        <w:gridCol w:w="1054"/>
        <w:gridCol w:w="903"/>
      </w:tblGrid>
      <w:tr w:rsidR="00CD0A42" w:rsidRPr="00955C1D" w14:paraId="6E03D008" w14:textId="77777777" w:rsidTr="00ED623E">
        <w:trPr>
          <w:trHeight w:val="270"/>
          <w:tblHeader/>
        </w:trPr>
        <w:tc>
          <w:tcPr>
            <w:tcW w:w="1055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F71E625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2108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F9710BA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163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1699000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</w:tc>
        <w:tc>
          <w:tcPr>
            <w:tcW w:w="1356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9C6476F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105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6AF5BD8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5063444F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903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0B40788C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435D5146" w14:textId="77777777" w:rsidR="00CD0A42" w:rsidRPr="0029353D" w:rsidRDefault="00CD0A42">
            <w:pPr>
              <w:spacing w:after="0"/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</w:tr>
      <w:tr w:rsidR="00CD0A42" w:rsidRPr="00955C1D" w14:paraId="789A4BCA" w14:textId="77777777" w:rsidTr="00ED623E">
        <w:trPr>
          <w:trHeight w:val="270"/>
        </w:trPr>
        <w:tc>
          <w:tcPr>
            <w:tcW w:w="1055" w:type="dxa"/>
          </w:tcPr>
          <w:p w14:paraId="2350A870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Identif.</w:t>
            </w:r>
          </w:p>
        </w:tc>
        <w:tc>
          <w:tcPr>
            <w:tcW w:w="2108" w:type="dxa"/>
          </w:tcPr>
          <w:p w14:paraId="685A88F5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number (Číslo platby)</w:t>
            </w:r>
          </w:p>
        </w:tc>
        <w:tc>
          <w:tcPr>
            <w:tcW w:w="3163" w:type="dxa"/>
          </w:tcPr>
          <w:p w14:paraId="744508A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Unikátní číslo platby podle číslovacího schématu. Slouží jako číslo účetního dokladu.</w:t>
            </w:r>
          </w:p>
        </w:tc>
        <w:tc>
          <w:tcPr>
            <w:tcW w:w="1356" w:type="dxa"/>
          </w:tcPr>
          <w:p w14:paraId="1769CCDB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1054" w:type="dxa"/>
          </w:tcPr>
          <w:p w14:paraId="50E4AD7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6FDFD27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2B214833" w14:textId="77777777" w:rsidTr="00ED623E">
        <w:trPr>
          <w:trHeight w:val="270"/>
        </w:trPr>
        <w:tc>
          <w:tcPr>
            <w:tcW w:w="1055" w:type="dxa"/>
            <w:vMerge w:val="restart"/>
          </w:tcPr>
          <w:p w14:paraId="525A6A8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>Klasif.</w:t>
            </w:r>
          </w:p>
        </w:tc>
        <w:tc>
          <w:tcPr>
            <w:tcW w:w="2108" w:type="dxa"/>
          </w:tcPr>
          <w:p w14:paraId="71B4ED3E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type (Typ platby)</w:t>
            </w:r>
          </w:p>
        </w:tc>
        <w:tc>
          <w:tcPr>
            <w:tcW w:w="3163" w:type="dxa"/>
          </w:tcPr>
          <w:p w14:paraId="44FE529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Typ platby určuje, z jakého důvodu byla vytvořena</w:t>
            </w:r>
          </w:p>
        </w:tc>
        <w:tc>
          <w:tcPr>
            <w:tcW w:w="1356" w:type="dxa"/>
          </w:tcPr>
          <w:p w14:paraId="6BB2660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List of Values (Payment type.Name)</w:t>
            </w:r>
          </w:p>
        </w:tc>
        <w:tc>
          <w:tcPr>
            <w:tcW w:w="1054" w:type="dxa"/>
          </w:tcPr>
          <w:p w14:paraId="360032B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40A593BB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:rsidDel="008D1303" w14:paraId="1D3C2900" w14:textId="77777777" w:rsidTr="00ED623E">
        <w:trPr>
          <w:trHeight w:val="270"/>
        </w:trPr>
        <w:tc>
          <w:tcPr>
            <w:tcW w:w="1055" w:type="dxa"/>
            <w:vMerge/>
          </w:tcPr>
          <w:p w14:paraId="36DB892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1F292842" w14:textId="77777777" w:rsidR="00CD0A42" w:rsidRPr="0029353D" w:rsidDel="008D130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method (Způsob platby)</w:t>
            </w:r>
          </w:p>
        </w:tc>
        <w:tc>
          <w:tcPr>
            <w:tcW w:w="3163" w:type="dxa"/>
          </w:tcPr>
          <w:p w14:paraId="08FA415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Způsob, jakým byla platba provedena</w:t>
            </w:r>
          </w:p>
          <w:p w14:paraId="03A8BC5C" w14:textId="0FFE406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Možné hodnoty:</w:t>
            </w:r>
          </w:p>
          <w:p w14:paraId="7B4ED987" w14:textId="6F787149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Bank card payment (Platba bankovní kartou), Fleet card payment (Platba tankovací kartou), Cash payment (Platba v hotovosti), Bank transfer payment (Platba bankovním převodem), Virtual payment (Virtuální platba),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Service payment (Platba službou)</w:t>
            </w:r>
            <w:ins w:id="2410" w:author="Drastichová Zuzana" w:date="2025-03-10T17:59:00Z" w16du:dateUtc="2025-03-10T16:59:00Z">
              <w:r w:rsidR="008A4AA3">
                <w:rPr>
                  <w:rFonts w:eastAsia="Times New Roman" w:cstheme="minorBidi"/>
                  <w:sz w:val="18"/>
                  <w:szCs w:val="18"/>
                  <w:lang w:eastAsia="cs-CZ"/>
                </w:rPr>
                <w:t>, Wallet payment, Gift card payment (Platba darovací kartou)</w:t>
              </w:r>
            </w:ins>
          </w:p>
          <w:p w14:paraId="152F65E7" w14:textId="2DBB8501" w:rsidR="0095139A" w:rsidRPr="0029353D" w:rsidRDefault="0095139A" w:rsidP="0095139A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Možné hodnoty pro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:</w:t>
            </w:r>
          </w:p>
          <w:p w14:paraId="1407996E" w14:textId="7468A0E6" w:rsidR="008A4AA3" w:rsidRPr="0029353D" w:rsidRDefault="0095139A" w:rsidP="008A4AA3">
            <w:pPr>
              <w:spacing w:after="0"/>
              <w:rPr>
                <w:ins w:id="2411" w:author="Drastichová Zuzana" w:date="2025-03-10T17:59:00Z" w16du:dateUtc="2025-03-10T16:59:00Z"/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Bank card payment (Platba bankovní kartou),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payment (Platba tankovací kartou),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Pr="008A4AA3">
              <w:rPr>
                <w:rFonts w:eastAsia="Times New Roman" w:cstheme="minorBidi"/>
                <w:sz w:val="18"/>
                <w:szCs w:val="18"/>
                <w:lang w:eastAsia="cs-CZ"/>
                <w:rPrChange w:id="2412" w:author="Drastichová Zuzana" w:date="2025-03-10T17:59:00Z" w16du:dateUtc="2025-03-10T16:59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Cash payment (Platba v hotovosti),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Bank transfer payment (Platba bankovním převodem), Virtual payment (Virtuální platba),</w:t>
            </w:r>
            <w:del w:id="2413" w:author="Irová Zuzana" w:date="2025-05-12T10:16:00Z" w16du:dateUtc="2025-05-12T08:16:00Z">
              <w:r w:rsidRPr="5D923C7E" w:rsidDel="00957988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 xml:space="preserve"> </w:delText>
              </w:r>
            </w:del>
            <w:ins w:id="2414" w:author="Drastichová Zuzana" w:date="2025-03-10T17:59:00Z" w16du:dateUtc="2025-03-10T16:59:00Z">
              <w:del w:id="2415" w:author="Irová Zuzana" w:date="2025-05-12T10:16:00Z" w16du:dateUtc="2025-05-12T08:16:00Z">
                <w:r w:rsidR="008A4AA3" w:rsidRPr="5D923C7E" w:rsidDel="00957988">
                  <w:rPr>
                    <w:rFonts w:eastAsia="Times New Roman" w:cstheme="minorBidi"/>
                    <w:sz w:val="18"/>
                    <w:szCs w:val="18"/>
                    <w:highlight w:val="cyan"/>
                    <w:lang w:eastAsia="cs-CZ"/>
                  </w:rPr>
                  <w:delText>)</w:delText>
                </w:r>
                <w:r w:rsidR="008A4AA3" w:rsidDel="00957988">
                  <w:rPr>
                    <w:rFonts w:eastAsia="Times New Roman" w:cstheme="minorBidi"/>
                    <w:sz w:val="18"/>
                    <w:szCs w:val="18"/>
                    <w:lang w:eastAsia="cs-CZ"/>
                  </w:rPr>
                  <w:delText>,</w:delText>
                </w:r>
              </w:del>
              <w:r w:rsidR="008A4AA3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</w:t>
              </w:r>
              <w:r w:rsidR="008A4AA3" w:rsidRPr="005E27B8">
                <w:rPr>
                  <w:rFonts w:eastAsia="Times New Roman" w:cstheme="minorBidi"/>
                  <w:sz w:val="18"/>
                  <w:szCs w:val="18"/>
                  <w:highlight w:val="yellow"/>
                  <w:lang w:eastAsia="cs-CZ"/>
                  <w:rPrChange w:id="2416" w:author="Irová Zuzana" w:date="2025-05-12T10:17:00Z" w16du:dateUtc="2025-05-12T08:17:00Z">
                    <w:rPr>
                      <w:rFonts w:eastAsia="Times New Roman" w:cstheme="minorBidi"/>
                      <w:sz w:val="18"/>
                      <w:szCs w:val="18"/>
                      <w:lang w:eastAsia="cs-CZ"/>
                    </w:rPr>
                  </w:rPrChange>
                </w:rPr>
                <w:t>Wallet payment, Gift card payment (Platba darovac</w:t>
              </w:r>
              <w:r w:rsidR="008A4AA3" w:rsidRPr="005E27B8">
                <w:rPr>
                  <w:rFonts w:eastAsia="Times New Roman" w:cstheme="minorBidi" w:hint="eastAsia"/>
                  <w:sz w:val="18"/>
                  <w:szCs w:val="18"/>
                  <w:highlight w:val="yellow"/>
                  <w:lang w:eastAsia="cs-CZ"/>
                  <w:rPrChange w:id="2417" w:author="Irová Zuzana" w:date="2025-05-12T10:17:00Z" w16du:dateUtc="2025-05-12T08:17:00Z">
                    <w:rPr>
                      <w:rFonts w:eastAsia="Times New Roman" w:cstheme="minorBidi" w:hint="eastAsia"/>
                      <w:sz w:val="18"/>
                      <w:szCs w:val="18"/>
                      <w:lang w:eastAsia="cs-CZ"/>
                    </w:rPr>
                  </w:rPrChange>
                </w:rPr>
                <w:t>í</w:t>
              </w:r>
              <w:r w:rsidR="008A4AA3" w:rsidRPr="005E27B8">
                <w:rPr>
                  <w:rFonts w:eastAsia="Times New Roman" w:cstheme="minorBidi"/>
                  <w:sz w:val="18"/>
                  <w:szCs w:val="18"/>
                  <w:highlight w:val="yellow"/>
                  <w:lang w:eastAsia="cs-CZ"/>
                  <w:rPrChange w:id="2418" w:author="Irová Zuzana" w:date="2025-05-12T10:17:00Z" w16du:dateUtc="2025-05-12T08:17:00Z">
                    <w:rPr>
                      <w:rFonts w:eastAsia="Times New Roman" w:cstheme="minorBidi"/>
                      <w:sz w:val="18"/>
                      <w:szCs w:val="18"/>
                      <w:lang w:eastAsia="cs-CZ"/>
                    </w:rPr>
                  </w:rPrChange>
                </w:rPr>
                <w:t xml:space="preserve"> kartou)</w:t>
              </w:r>
            </w:ins>
          </w:p>
          <w:p w14:paraId="53ABEB30" w14:textId="0295D1DA" w:rsidR="00BC30C3" w:rsidRPr="0029353D" w:rsidDel="008D1303" w:rsidRDefault="00BC30C3" w:rsidP="0095139A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1356" w:type="dxa"/>
          </w:tcPr>
          <w:p w14:paraId="056A651C" w14:textId="77777777" w:rsidR="00CD0A42" w:rsidRPr="0029353D" w:rsidDel="008D130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54" w:type="dxa"/>
          </w:tcPr>
          <w:p w14:paraId="5DB5A063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1BD6DF2B" w14:textId="77777777" w:rsidR="00CD0A42" w:rsidRPr="0029353D" w:rsidDel="008D130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627B4988" w14:textId="77777777" w:rsidTr="00ED623E">
        <w:trPr>
          <w:trHeight w:val="270"/>
        </w:trPr>
        <w:tc>
          <w:tcPr>
            <w:tcW w:w="1055" w:type="dxa"/>
            <w:vMerge/>
          </w:tcPr>
          <w:p w14:paraId="27FD973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469E743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category (Kategorie platby)</w:t>
            </w:r>
          </w:p>
        </w:tc>
        <w:tc>
          <w:tcPr>
            <w:tcW w:w="3163" w:type="dxa"/>
          </w:tcPr>
          <w:p w14:paraId="2261483A" w14:textId="021CB7F7" w:rsidR="000232F2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Kategorie platby. </w:t>
            </w:r>
          </w:p>
          <w:p w14:paraId="47DC4E85" w14:textId="33F03D02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Možné hodnoty: Credit payment (Příchozí platba), Debit payment (Odchozí platba)</w:t>
            </w:r>
          </w:p>
        </w:tc>
        <w:tc>
          <w:tcPr>
            <w:tcW w:w="1356" w:type="dxa"/>
          </w:tcPr>
          <w:p w14:paraId="69BD3289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54" w:type="dxa"/>
          </w:tcPr>
          <w:p w14:paraId="1A489307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6D3D448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652332E9" w14:textId="77777777" w:rsidTr="00ED623E">
        <w:trPr>
          <w:trHeight w:val="255"/>
        </w:trPr>
        <w:tc>
          <w:tcPr>
            <w:tcW w:w="1055" w:type="dxa"/>
            <w:vMerge w:val="restart"/>
            <w:tcBorders>
              <w:top w:val="single" w:sz="8" w:space="0" w:color="auto"/>
            </w:tcBorders>
          </w:tcPr>
          <w:p w14:paraId="2EC0D9B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Stav</w:t>
            </w:r>
          </w:p>
        </w:tc>
        <w:tc>
          <w:tcPr>
            <w:tcW w:w="2108" w:type="dxa"/>
            <w:tcBorders>
              <w:top w:val="single" w:sz="8" w:space="0" w:color="auto"/>
            </w:tcBorders>
          </w:tcPr>
          <w:p w14:paraId="376D5697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status (Stav platby)</w:t>
            </w:r>
          </w:p>
        </w:tc>
        <w:tc>
          <w:tcPr>
            <w:tcW w:w="3163" w:type="dxa"/>
            <w:tcBorders>
              <w:top w:val="single" w:sz="8" w:space="0" w:color="auto"/>
            </w:tcBorders>
          </w:tcPr>
          <w:p w14:paraId="4B5B1A8F" w14:textId="22CA258C" w:rsidR="000232F2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Stav platby. </w:t>
            </w:r>
          </w:p>
          <w:p w14:paraId="789FA429" w14:textId="61A9D4F1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Možné hodnoty: Registered (Registrovaná), Realized (Realizovaná)</w:t>
            </w:r>
          </w:p>
        </w:tc>
        <w:tc>
          <w:tcPr>
            <w:tcW w:w="1356" w:type="dxa"/>
            <w:tcBorders>
              <w:top w:val="single" w:sz="8" w:space="0" w:color="auto"/>
            </w:tcBorders>
          </w:tcPr>
          <w:p w14:paraId="1F69B9C6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54" w:type="dxa"/>
            <w:tcBorders>
              <w:top w:val="single" w:sz="8" w:space="0" w:color="auto"/>
            </w:tcBorders>
          </w:tcPr>
          <w:p w14:paraId="3608A497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tcBorders>
              <w:top w:val="single" w:sz="8" w:space="0" w:color="auto"/>
            </w:tcBorders>
            <w:noWrap/>
          </w:tcPr>
          <w:p w14:paraId="049F0F8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CD0A42" w:rsidRPr="00955C1D" w14:paraId="40591225" w14:textId="77777777" w:rsidTr="00ED623E">
        <w:trPr>
          <w:trHeight w:val="255"/>
        </w:trPr>
        <w:tc>
          <w:tcPr>
            <w:tcW w:w="1055" w:type="dxa"/>
            <w:vMerge/>
          </w:tcPr>
          <w:p w14:paraId="12650D6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  <w:tcBorders>
              <w:top w:val="single" w:sz="8" w:space="0" w:color="auto"/>
            </w:tcBorders>
          </w:tcPr>
          <w:p w14:paraId="49C1074F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Matching status (Stav párování)</w:t>
            </w:r>
          </w:p>
        </w:tc>
        <w:tc>
          <w:tcPr>
            <w:tcW w:w="3163" w:type="dxa"/>
            <w:tcBorders>
              <w:top w:val="single" w:sz="8" w:space="0" w:color="auto"/>
            </w:tcBorders>
          </w:tcPr>
          <w:p w14:paraId="0B9FC5EB" w14:textId="77777777" w:rsidR="000232F2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Stav platby z pohledu párování plateb. </w:t>
            </w:r>
          </w:p>
          <w:p w14:paraId="0D422D15" w14:textId="774ACCCD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Možné hodnoty: Unrecognized (Nerozpoznaná), Recognized – matching not needed (Rozpoznaná – nepáruje se), Recognized – not matched (Rozpoznaná – nenapárovaná), Recognized – partially matched (Rozpoznaná –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>částečně napárovaná), Recognized – matched (Rozpoznaná – napárovaná), Unidentified (Neidentifikovatelná)</w:t>
            </w:r>
          </w:p>
        </w:tc>
        <w:tc>
          <w:tcPr>
            <w:tcW w:w="1356" w:type="dxa"/>
            <w:tcBorders>
              <w:top w:val="single" w:sz="8" w:space="0" w:color="auto"/>
            </w:tcBorders>
          </w:tcPr>
          <w:p w14:paraId="3EC827C4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>Enum</w:t>
            </w:r>
          </w:p>
        </w:tc>
        <w:tc>
          <w:tcPr>
            <w:tcW w:w="1054" w:type="dxa"/>
            <w:tcBorders>
              <w:top w:val="single" w:sz="8" w:space="0" w:color="auto"/>
            </w:tcBorders>
          </w:tcPr>
          <w:p w14:paraId="1FAA5954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tcBorders>
              <w:top w:val="single" w:sz="8" w:space="0" w:color="auto"/>
            </w:tcBorders>
            <w:noWrap/>
          </w:tcPr>
          <w:p w14:paraId="6531BE29" w14:textId="7AF45386" w:rsidR="00CD0A42" w:rsidRPr="0029353D" w:rsidRDefault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2419" w:author="Irová Zuzana" w:date="2025-06-17T11:04:00Z" w16du:dateUtc="2025-06-17T09:04:00Z"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é</w:t>
              </w:r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m</w:t>
              </w:r>
            </w:ins>
            <w:del w:id="2420" w:author="Irová Zuzana" w:date="2025-06-17T11:04:00Z" w16du:dateUtc="2025-06-17T09:04:00Z">
              <w:r w:rsidR="00CD0A42" w:rsidRPr="0029353D" w:rsidDel="00737B7F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</w:tr>
      <w:tr w:rsidR="00CD0A42" w:rsidRPr="00955C1D" w14:paraId="0FA97E11" w14:textId="77777777" w:rsidTr="00ED623E">
        <w:trPr>
          <w:trHeight w:val="255"/>
        </w:trPr>
        <w:tc>
          <w:tcPr>
            <w:tcW w:w="1055" w:type="dxa"/>
            <w:vMerge w:val="restart"/>
            <w:tcBorders>
              <w:top w:val="single" w:sz="8" w:space="0" w:color="auto"/>
            </w:tcBorders>
          </w:tcPr>
          <w:p w14:paraId="3419FAD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2108" w:type="dxa"/>
            <w:tcBorders>
              <w:top w:val="single" w:sz="8" w:space="0" w:color="auto"/>
            </w:tcBorders>
          </w:tcPr>
          <w:p w14:paraId="63B81AE9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Variable symbol (Variabilní symbol)</w:t>
            </w:r>
          </w:p>
        </w:tc>
        <w:tc>
          <w:tcPr>
            <w:tcW w:w="3163" w:type="dxa"/>
            <w:tcBorders>
              <w:top w:val="single" w:sz="8" w:space="0" w:color="auto"/>
            </w:tcBorders>
          </w:tcPr>
          <w:p w14:paraId="28ED479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Variabilní symbol platby</w:t>
            </w:r>
          </w:p>
        </w:tc>
        <w:tc>
          <w:tcPr>
            <w:tcW w:w="1356" w:type="dxa"/>
            <w:tcBorders>
              <w:top w:val="single" w:sz="8" w:space="0" w:color="auto"/>
            </w:tcBorders>
          </w:tcPr>
          <w:p w14:paraId="31DF673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54" w:type="dxa"/>
            <w:tcBorders>
              <w:top w:val="single" w:sz="8" w:space="0" w:color="auto"/>
            </w:tcBorders>
          </w:tcPr>
          <w:p w14:paraId="62882F4D" w14:textId="77777777" w:rsidR="00CD0A42" w:rsidRPr="0029353D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3" w:type="dxa"/>
            <w:tcBorders>
              <w:top w:val="single" w:sz="8" w:space="0" w:color="auto"/>
            </w:tcBorders>
            <w:noWrap/>
          </w:tcPr>
          <w:p w14:paraId="1D8B9A4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37984ADA" w14:textId="77777777" w:rsidTr="00ED623E">
        <w:trPr>
          <w:trHeight w:val="255"/>
        </w:trPr>
        <w:tc>
          <w:tcPr>
            <w:tcW w:w="1055" w:type="dxa"/>
            <w:vMerge/>
          </w:tcPr>
          <w:p w14:paraId="74560C7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  <w:tcBorders>
              <w:top w:val="single" w:sz="8" w:space="0" w:color="auto"/>
            </w:tcBorders>
          </w:tcPr>
          <w:p w14:paraId="24293D93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Specific symbol (Specifický symbol)</w:t>
            </w:r>
          </w:p>
        </w:tc>
        <w:tc>
          <w:tcPr>
            <w:tcW w:w="3163" w:type="dxa"/>
            <w:tcBorders>
              <w:top w:val="single" w:sz="8" w:space="0" w:color="auto"/>
            </w:tcBorders>
          </w:tcPr>
          <w:p w14:paraId="5D2BEC1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Specifický symbol platby</w:t>
            </w:r>
          </w:p>
        </w:tc>
        <w:tc>
          <w:tcPr>
            <w:tcW w:w="1356" w:type="dxa"/>
            <w:tcBorders>
              <w:top w:val="single" w:sz="8" w:space="0" w:color="auto"/>
            </w:tcBorders>
          </w:tcPr>
          <w:p w14:paraId="790E322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54" w:type="dxa"/>
            <w:tcBorders>
              <w:top w:val="single" w:sz="8" w:space="0" w:color="auto"/>
            </w:tcBorders>
          </w:tcPr>
          <w:p w14:paraId="30A81582" w14:textId="77777777" w:rsidR="00CD0A42" w:rsidRPr="0029353D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3" w:type="dxa"/>
            <w:tcBorders>
              <w:top w:val="single" w:sz="8" w:space="0" w:color="auto"/>
            </w:tcBorders>
            <w:noWrap/>
          </w:tcPr>
          <w:p w14:paraId="3B4DED60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1281BC92" w14:textId="77777777" w:rsidTr="00ED623E">
        <w:trPr>
          <w:trHeight w:val="255"/>
        </w:trPr>
        <w:tc>
          <w:tcPr>
            <w:tcW w:w="1055" w:type="dxa"/>
            <w:vMerge/>
          </w:tcPr>
          <w:p w14:paraId="687C51E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  <w:tcBorders>
              <w:top w:val="single" w:sz="8" w:space="0" w:color="auto"/>
            </w:tcBorders>
          </w:tcPr>
          <w:p w14:paraId="045EFA6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amount (Částka)</w:t>
            </w:r>
          </w:p>
        </w:tc>
        <w:tc>
          <w:tcPr>
            <w:tcW w:w="3163" w:type="dxa"/>
            <w:tcBorders>
              <w:top w:val="single" w:sz="8" w:space="0" w:color="auto"/>
            </w:tcBorders>
          </w:tcPr>
          <w:p w14:paraId="4AB972C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Částka platby</w:t>
            </w:r>
          </w:p>
        </w:tc>
        <w:tc>
          <w:tcPr>
            <w:tcW w:w="1356" w:type="dxa"/>
            <w:tcBorders>
              <w:top w:val="single" w:sz="8" w:space="0" w:color="auto"/>
            </w:tcBorders>
          </w:tcPr>
          <w:p w14:paraId="4774ED9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1054" w:type="dxa"/>
            <w:tcBorders>
              <w:top w:val="single" w:sz="8" w:space="0" w:color="auto"/>
            </w:tcBorders>
          </w:tcPr>
          <w:p w14:paraId="6BCBCDFD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tcBorders>
              <w:top w:val="single" w:sz="8" w:space="0" w:color="auto"/>
            </w:tcBorders>
            <w:noWrap/>
          </w:tcPr>
          <w:p w14:paraId="04AA40B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3C52C7D7" w14:textId="77777777" w:rsidTr="00ED623E">
        <w:trPr>
          <w:trHeight w:val="270"/>
        </w:trPr>
        <w:tc>
          <w:tcPr>
            <w:tcW w:w="1055" w:type="dxa"/>
            <w:vMerge/>
          </w:tcPr>
          <w:p w14:paraId="32E3F24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6DD349E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Matched amount (Napárovaná částka platby)</w:t>
            </w:r>
          </w:p>
        </w:tc>
        <w:tc>
          <w:tcPr>
            <w:tcW w:w="3163" w:type="dxa"/>
          </w:tcPr>
          <w:p w14:paraId="5DC77CF5" w14:textId="400F22C9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Částka, která je již vypořádaná (fakturou nebo debetní platbou)</w:t>
            </w:r>
          </w:p>
        </w:tc>
        <w:tc>
          <w:tcPr>
            <w:tcW w:w="1356" w:type="dxa"/>
          </w:tcPr>
          <w:p w14:paraId="4911B30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1054" w:type="dxa"/>
          </w:tcPr>
          <w:p w14:paraId="470DB5DC" w14:textId="77777777" w:rsidR="00CD0A42" w:rsidRPr="0029353D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03" w:type="dxa"/>
            <w:noWrap/>
          </w:tcPr>
          <w:p w14:paraId="74069A1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685C913F" w14:textId="77777777" w:rsidTr="00ED623E">
        <w:trPr>
          <w:trHeight w:val="270"/>
        </w:trPr>
        <w:tc>
          <w:tcPr>
            <w:tcW w:w="1055" w:type="dxa"/>
            <w:vMerge/>
          </w:tcPr>
          <w:p w14:paraId="4EC9484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1AE62548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 of payment (Datum platby)</w:t>
            </w:r>
          </w:p>
        </w:tc>
        <w:tc>
          <w:tcPr>
            <w:tcW w:w="3163" w:type="dxa"/>
          </w:tcPr>
          <w:p w14:paraId="0A310710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Datum, kdy byla platba uskutečněná</w:t>
            </w:r>
          </w:p>
        </w:tc>
        <w:tc>
          <w:tcPr>
            <w:tcW w:w="1356" w:type="dxa"/>
          </w:tcPr>
          <w:p w14:paraId="15E8A45E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54" w:type="dxa"/>
          </w:tcPr>
          <w:p w14:paraId="18F65C6E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3E4496D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46244432" w14:textId="77777777" w:rsidTr="00ED623E">
        <w:trPr>
          <w:trHeight w:val="270"/>
        </w:trPr>
        <w:tc>
          <w:tcPr>
            <w:tcW w:w="1055" w:type="dxa"/>
            <w:vMerge/>
          </w:tcPr>
          <w:p w14:paraId="423D0C7B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3B14A86B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 of collection (Datum připsání platby)</w:t>
            </w:r>
          </w:p>
        </w:tc>
        <w:tc>
          <w:tcPr>
            <w:tcW w:w="3163" w:type="dxa"/>
          </w:tcPr>
          <w:p w14:paraId="228DF3A1" w14:textId="1FB648F8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Datum, kdy byla platba připsána na účet </w:t>
            </w:r>
          </w:p>
        </w:tc>
        <w:tc>
          <w:tcPr>
            <w:tcW w:w="1356" w:type="dxa"/>
          </w:tcPr>
          <w:p w14:paraId="3AC82A66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</w:t>
            </w:r>
          </w:p>
        </w:tc>
        <w:tc>
          <w:tcPr>
            <w:tcW w:w="1054" w:type="dxa"/>
          </w:tcPr>
          <w:p w14:paraId="2C0F6CC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3" w:type="dxa"/>
            <w:noWrap/>
          </w:tcPr>
          <w:p w14:paraId="66CC494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CD0A42" w:rsidRPr="00955C1D" w14:paraId="09486E6A" w14:textId="77777777" w:rsidTr="00ED623E">
        <w:trPr>
          <w:trHeight w:val="270"/>
        </w:trPr>
        <w:tc>
          <w:tcPr>
            <w:tcW w:w="1055" w:type="dxa"/>
            <w:vMerge/>
          </w:tcPr>
          <w:p w14:paraId="7859015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0996266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Comment (Komentář)</w:t>
            </w:r>
          </w:p>
        </w:tc>
        <w:tc>
          <w:tcPr>
            <w:tcW w:w="3163" w:type="dxa"/>
          </w:tcPr>
          <w:p w14:paraId="604BFA2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Komentář k platbě</w:t>
            </w:r>
          </w:p>
        </w:tc>
        <w:tc>
          <w:tcPr>
            <w:tcW w:w="1356" w:type="dxa"/>
          </w:tcPr>
          <w:p w14:paraId="5DC9C2D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54" w:type="dxa"/>
          </w:tcPr>
          <w:p w14:paraId="20440C1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3" w:type="dxa"/>
            <w:noWrap/>
          </w:tcPr>
          <w:p w14:paraId="6D91B13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F11FA4" w:rsidRPr="00955C1D" w14:paraId="01E876F3" w14:textId="77777777" w:rsidTr="00ED623E">
        <w:trPr>
          <w:trHeight w:val="270"/>
        </w:trPr>
        <w:tc>
          <w:tcPr>
            <w:tcW w:w="1055" w:type="dxa"/>
            <w:vMerge/>
          </w:tcPr>
          <w:p w14:paraId="3AC08D7C" w14:textId="77777777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080091A3" w14:textId="2F1A24AB" w:rsidR="00F11FA4" w:rsidRPr="0029353D" w:rsidRDefault="00F11FA4" w:rsidP="00F11FA4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type (Typ subjektu)</w:t>
            </w:r>
          </w:p>
        </w:tc>
        <w:tc>
          <w:tcPr>
            <w:tcW w:w="3163" w:type="dxa"/>
          </w:tcPr>
          <w:p w14:paraId="2D50525C" w14:textId="0D4B9A9E" w:rsidR="00F11FA4" w:rsidRPr="0029353D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Typ subjektu, ke kterému se vztahuje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platba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.</w:t>
            </w:r>
          </w:p>
          <w:p w14:paraId="7D745535" w14:textId="728F6D67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Možné hodnoty : Account (Účet), Fleet card issuer (Vydavatel tankovací karty), EETS Provider (Poskytovatel </w:t>
            </w:r>
            <w:r w:rsidRPr="5D923C7E">
              <w:rPr>
                <w:rFonts w:cstheme="minorBidi"/>
                <w:sz w:val="18"/>
                <w:szCs w:val="18"/>
              </w:rPr>
              <w:t>mýtných služeb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 Exemption partner (Partner osvobození),</w:t>
            </w:r>
          </w:p>
          <w:p w14:paraId="72F5BE86" w14:textId="77777777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Možné hodnoty pro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: </w:t>
            </w:r>
          </w:p>
          <w:p w14:paraId="589B06A6" w14:textId="77777777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Account (Účet), </w:t>
            </w:r>
          </w:p>
          <w:p w14:paraId="4E5B04C4" w14:textId="77777777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- 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EETS Provider (Poskytovatel </w:t>
            </w:r>
            <w:r w:rsidRPr="0029353D">
              <w:rPr>
                <w:rFonts w:cstheme="minorHAnsi"/>
                <w:sz w:val="18"/>
                <w:szCs w:val="18"/>
              </w:rPr>
              <w:t>mýtných služeb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14D2B3B7" w14:textId="4D5BB623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Exemption partner</w:t>
            </w:r>
            <w:r w:rsidRPr="5D923C7E" w:rsidDel="002A5158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(Partner osvobození), </w:t>
            </w:r>
          </w:p>
          <w:p w14:paraId="72452528" w14:textId="77777777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 (Vydavatel tankovací karty),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</w:p>
          <w:p w14:paraId="18DFC78D" w14:textId="3FDF185B" w:rsidR="00F11FA4" w:rsidRPr="0029353D" w:rsidRDefault="00F11FA4" w:rsidP="00F11FA4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No subject (Bez subjektu)</w:t>
            </w:r>
          </w:p>
        </w:tc>
        <w:tc>
          <w:tcPr>
            <w:tcW w:w="1356" w:type="dxa"/>
          </w:tcPr>
          <w:p w14:paraId="5BF71B93" w14:textId="6CB638F1" w:rsidR="00F11FA4" w:rsidRPr="0029353D" w:rsidRDefault="00F11FA4" w:rsidP="00F11FA4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54" w:type="dxa"/>
          </w:tcPr>
          <w:p w14:paraId="31E9CED0" w14:textId="25B3663F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03" w:type="dxa"/>
            <w:noWrap/>
          </w:tcPr>
          <w:p w14:paraId="71AFD76D" w14:textId="6E66398E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F11FA4" w:rsidRPr="00955C1D" w14:paraId="3EACE3EA" w14:textId="77777777" w:rsidTr="00ED623E">
        <w:trPr>
          <w:trHeight w:val="270"/>
        </w:trPr>
        <w:tc>
          <w:tcPr>
            <w:tcW w:w="1055" w:type="dxa"/>
            <w:vMerge w:val="restart"/>
          </w:tcPr>
          <w:p w14:paraId="4E27EF9D" w14:textId="77777777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2108" w:type="dxa"/>
          </w:tcPr>
          <w:p w14:paraId="6D2041BC" w14:textId="62BADF0A" w:rsidR="00F11FA4" w:rsidRPr="0029353D" w:rsidRDefault="00F11FA4" w:rsidP="00F11FA4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number</w:t>
            </w:r>
          </w:p>
        </w:tc>
        <w:tc>
          <w:tcPr>
            <w:tcW w:w="3163" w:type="dxa"/>
          </w:tcPr>
          <w:p w14:paraId="22CECE82" w14:textId="77777777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Číslo subjektu. </w:t>
            </w:r>
          </w:p>
          <w:p w14:paraId="72D5231F" w14:textId="77777777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Pro HR obsahuje referenci na: </w:t>
            </w:r>
          </w:p>
          <w:p w14:paraId="75B14A8E" w14:textId="77777777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- VCM.VT Account.number pro Subject type = Account,</w:t>
            </w:r>
          </w:p>
          <w:p w14:paraId="2D8611D0" w14:textId="77777777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ECM.EETS Provider.Number pro subject type = EETS Provider</w:t>
            </w:r>
          </w:p>
          <w:p w14:paraId="0B662584" w14:textId="793FAC49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  <w:highlight w:val="cyan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Exemption </w:t>
            </w:r>
            <w:del w:id="2421" w:author="Irová Zuzana" w:date="2025-02-21T15:54:00Z" w16du:dateUtc="2025-02-21T14:54:00Z">
              <w:r w:rsidRPr="5D923C7E" w:rsidDel="00125DC1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 xml:space="preserve">compensation </w:delText>
              </w:r>
            </w:del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partner</w:t>
            </w:r>
            <w:r w:rsidRPr="5D923C7E">
              <w:rPr>
                <w:rFonts w:cstheme="minorBidi"/>
                <w:sz w:val="18"/>
                <w:szCs w:val="18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</w:p>
          <w:p w14:paraId="68BA0155" w14:textId="77777777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cyan"/>
              </w:rPr>
              <w:lastRenderedPageBreak/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</w:p>
          <w:p w14:paraId="377F10C6" w14:textId="4D4763B8" w:rsidR="00F11FA4" w:rsidRPr="0029353D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* Nepovinné pro Subject type = No subject</w:t>
            </w:r>
          </w:p>
        </w:tc>
        <w:tc>
          <w:tcPr>
            <w:tcW w:w="1356" w:type="dxa"/>
          </w:tcPr>
          <w:p w14:paraId="20B35CF7" w14:textId="46C96F4C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lastRenderedPageBreak/>
              <w:t xml:space="preserve">Reference </w:t>
            </w:r>
          </w:p>
        </w:tc>
        <w:tc>
          <w:tcPr>
            <w:tcW w:w="1054" w:type="dxa"/>
          </w:tcPr>
          <w:p w14:paraId="1C022BD3" w14:textId="38BF9BD7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Ne*</w:t>
            </w:r>
          </w:p>
        </w:tc>
        <w:tc>
          <w:tcPr>
            <w:tcW w:w="903" w:type="dxa"/>
            <w:noWrap/>
          </w:tcPr>
          <w:p w14:paraId="1A580B0E" w14:textId="29CA49CB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14:paraId="484B6763" w14:textId="77777777" w:rsidTr="00ED623E">
        <w:trPr>
          <w:trHeight w:val="270"/>
        </w:trPr>
        <w:tc>
          <w:tcPr>
            <w:tcW w:w="1055" w:type="dxa"/>
            <w:vMerge/>
          </w:tcPr>
          <w:p w14:paraId="0B9D02EB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2185B87B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POS (Obchodní místo)</w:t>
            </w:r>
          </w:p>
        </w:tc>
        <w:tc>
          <w:tcPr>
            <w:tcW w:w="3163" w:type="dxa"/>
          </w:tcPr>
          <w:p w14:paraId="2203089F" w14:textId="77777777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* Povinné jen pro payment method = cash nebo (bank card nebo fleet card payment přes EFT terminál) </w:t>
            </w:r>
          </w:p>
        </w:tc>
        <w:tc>
          <w:tcPr>
            <w:tcW w:w="1356" w:type="dxa"/>
          </w:tcPr>
          <w:p w14:paraId="696E8F9B" w14:textId="200207CF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</w:t>
            </w:r>
            <w:r w:rsidR="00CF6F2E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="00CF6F2E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(VCM.Point of Sale/POS.number)</w:t>
            </w:r>
          </w:p>
        </w:tc>
        <w:tc>
          <w:tcPr>
            <w:tcW w:w="1054" w:type="dxa"/>
          </w:tcPr>
          <w:p w14:paraId="518810F6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Ano*</w:t>
            </w:r>
          </w:p>
        </w:tc>
        <w:tc>
          <w:tcPr>
            <w:tcW w:w="903" w:type="dxa"/>
            <w:noWrap/>
          </w:tcPr>
          <w:p w14:paraId="6BFF9D88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ED623E" w:rsidRPr="00955C1D" w14:paraId="3C640483" w14:textId="77777777" w:rsidTr="00ED623E">
        <w:trPr>
          <w:trHeight w:val="270"/>
        </w:trPr>
        <w:tc>
          <w:tcPr>
            <w:tcW w:w="1055" w:type="dxa"/>
            <w:vMerge/>
          </w:tcPr>
          <w:p w14:paraId="0FCA19E8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5750A40F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FCI (VTK)</w:t>
            </w:r>
          </w:p>
        </w:tc>
        <w:tc>
          <w:tcPr>
            <w:tcW w:w="3163" w:type="dxa"/>
          </w:tcPr>
          <w:p w14:paraId="4BB2B7ED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Reference na vystavitele tankovacích karet</w:t>
            </w:r>
          </w:p>
        </w:tc>
        <w:tc>
          <w:tcPr>
            <w:tcW w:w="1356" w:type="dxa"/>
          </w:tcPr>
          <w:p w14:paraId="2246EF31" w14:textId="4F75E12B" w:rsidR="00ED623E" w:rsidRPr="000B7E0C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Reference</w:t>
            </w:r>
            <w:r w:rsidR="0062034F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 xml:space="preserve"> </w:t>
            </w:r>
            <w:r w:rsidR="00CF6F2E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(</w:t>
            </w:r>
            <w:r w:rsidR="00CF6F2E" w:rsidRPr="5D923C7E">
              <w:rPr>
                <w:rFonts w:cstheme="minorBidi"/>
                <w:sz w:val="18"/>
                <w:szCs w:val="18"/>
                <w:highlight w:val="cyan"/>
              </w:rPr>
              <w:t xml:space="preserve">VCM.Business partner.Number (s Business partner.Type = </w:t>
            </w:r>
            <w:r w:rsidR="00CF6F2E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Issuer)</w:t>
            </w:r>
            <w:r w:rsidR="00855EF3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)</w:t>
            </w:r>
          </w:p>
        </w:tc>
        <w:tc>
          <w:tcPr>
            <w:tcW w:w="1054" w:type="dxa"/>
          </w:tcPr>
          <w:p w14:paraId="1652FA74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Ne</w:t>
            </w:r>
          </w:p>
        </w:tc>
        <w:tc>
          <w:tcPr>
            <w:tcW w:w="903" w:type="dxa"/>
            <w:noWrap/>
          </w:tcPr>
          <w:p w14:paraId="085EEAD8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 xml:space="preserve">Systém </w:t>
            </w:r>
          </w:p>
        </w:tc>
      </w:tr>
      <w:tr w:rsidR="00ED623E" w:rsidRPr="00955C1D" w14:paraId="43215489" w14:textId="77777777" w:rsidTr="00ED623E">
        <w:trPr>
          <w:trHeight w:val="270"/>
        </w:trPr>
        <w:tc>
          <w:tcPr>
            <w:tcW w:w="1055" w:type="dxa"/>
            <w:vMerge/>
          </w:tcPr>
          <w:p w14:paraId="640DD73A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0206AA69" w14:textId="77777777" w:rsidR="00ED623E" w:rsidRPr="000B7E0C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FCI RfP (RfP vydavateli tankovacích karet)</w:t>
            </w:r>
          </w:p>
        </w:tc>
        <w:tc>
          <w:tcPr>
            <w:tcW w:w="3163" w:type="dxa"/>
          </w:tcPr>
          <w:p w14:paraId="54C4258E" w14:textId="77777777" w:rsidR="00ED623E" w:rsidRPr="000B7E0C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Reference na RfP vydavatele tankovacích karet</w:t>
            </w:r>
          </w:p>
        </w:tc>
        <w:tc>
          <w:tcPr>
            <w:tcW w:w="1356" w:type="dxa"/>
          </w:tcPr>
          <w:p w14:paraId="03E1A743" w14:textId="459E763E" w:rsidR="00ED623E" w:rsidRPr="000B7E0C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Reference</w:t>
            </w:r>
            <w:r w:rsidR="00E8613A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 xml:space="preserve"> (Bill.number)</w:t>
            </w:r>
          </w:p>
        </w:tc>
        <w:tc>
          <w:tcPr>
            <w:tcW w:w="1054" w:type="dxa"/>
          </w:tcPr>
          <w:p w14:paraId="02DA6453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Ne</w:t>
            </w:r>
          </w:p>
        </w:tc>
        <w:tc>
          <w:tcPr>
            <w:tcW w:w="903" w:type="dxa"/>
            <w:noWrap/>
          </w:tcPr>
          <w:p w14:paraId="0F47735C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 xml:space="preserve">Systém </w:t>
            </w:r>
          </w:p>
        </w:tc>
      </w:tr>
      <w:tr w:rsidR="00ED623E" w:rsidRPr="00955C1D" w14:paraId="3AC14B11" w14:textId="77777777" w:rsidTr="00ED623E">
        <w:trPr>
          <w:trHeight w:val="270"/>
        </w:trPr>
        <w:tc>
          <w:tcPr>
            <w:tcW w:w="1055" w:type="dxa"/>
            <w:vMerge/>
          </w:tcPr>
          <w:p w14:paraId="67F754CD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167D2081" w14:textId="77777777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bank account (Bankovní účet vystavitele faktur)</w:t>
            </w:r>
          </w:p>
        </w:tc>
        <w:tc>
          <w:tcPr>
            <w:tcW w:w="3163" w:type="dxa"/>
          </w:tcPr>
          <w:p w14:paraId="5954BB25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Bankovní účet vystavitele faktur podle konfigurace</w:t>
            </w:r>
            <w:r w:rsidRPr="0029353D">
              <w:rPr>
                <w:rFonts w:cstheme="minorHAnsi"/>
                <w:sz w:val="18"/>
                <w:szCs w:val="18"/>
              </w:rPr>
              <w:t xml:space="preserve"> (BIBA)</w:t>
            </w:r>
          </w:p>
          <w:p w14:paraId="229C62D2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6" w:type="dxa"/>
          </w:tcPr>
          <w:p w14:paraId="6487C6BD" w14:textId="52350466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</w:t>
            </w:r>
            <w:r w:rsidR="003D46ED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CM.Bill issuer bank account.bank account)</w:t>
            </w:r>
          </w:p>
        </w:tc>
        <w:tc>
          <w:tcPr>
            <w:tcW w:w="1054" w:type="dxa"/>
          </w:tcPr>
          <w:p w14:paraId="47E02032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7C3FE857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ED623E" w:rsidRPr="00955C1D" w14:paraId="50786CC6" w14:textId="77777777" w:rsidTr="00ED623E">
        <w:trPr>
          <w:trHeight w:val="270"/>
        </w:trPr>
        <w:tc>
          <w:tcPr>
            <w:tcW w:w="1055" w:type="dxa"/>
            <w:vMerge/>
          </w:tcPr>
          <w:p w14:paraId="24698F96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00B6411E" w14:textId="77777777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(Vystavitel faktur)</w:t>
            </w:r>
          </w:p>
        </w:tc>
        <w:tc>
          <w:tcPr>
            <w:tcW w:w="3163" w:type="dxa"/>
          </w:tcPr>
          <w:p w14:paraId="6AECC448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Vystavitele faktury </w:t>
            </w:r>
          </w:p>
        </w:tc>
        <w:tc>
          <w:tcPr>
            <w:tcW w:w="1356" w:type="dxa"/>
          </w:tcPr>
          <w:p w14:paraId="1832FAB1" w14:textId="4292B62F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</w:t>
            </w:r>
            <w:r w:rsidR="003D46ED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CM.Business partner.Type =  System operator and Is bill issuer = true)</w:t>
            </w:r>
          </w:p>
        </w:tc>
        <w:tc>
          <w:tcPr>
            <w:tcW w:w="1054" w:type="dxa"/>
          </w:tcPr>
          <w:p w14:paraId="76C812F7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748C968C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</w:tbl>
    <w:p w14:paraId="36F1C1C5" w14:textId="77777777" w:rsidR="00CD0A42" w:rsidRPr="00955C1D" w:rsidRDefault="00CD0A42"/>
    <w:p w14:paraId="2A2EA8C0" w14:textId="39331728" w:rsidR="003B681B" w:rsidRDefault="003B681B">
      <w:pPr>
        <w:pStyle w:val="Caption"/>
      </w:pPr>
      <w:r>
        <w:lastRenderedPageBreak/>
        <w:t xml:space="preserve">Obrázek </w:t>
      </w:r>
      <w:ins w:id="2422" w:author="Irová Zuzana" w:date="2025-03-18T20:33:00Z" w16du:dateUtc="2025-03-18T19:33:00Z">
        <w:r w:rsidR="000D4E2A">
          <w:fldChar w:fldCharType="begin"/>
        </w:r>
        <w:r w:rsidR="000D4E2A">
          <w:instrText xml:space="preserve"> SEQ Obrázek \* ARABIC </w:instrText>
        </w:r>
      </w:ins>
      <w:r w:rsidR="000D4E2A">
        <w:fldChar w:fldCharType="separate"/>
      </w:r>
      <w:ins w:id="2423" w:author="Irová Zuzana" w:date="2025-03-18T20:33:00Z" w16du:dateUtc="2025-03-18T19:33:00Z">
        <w:r w:rsidR="000D4E2A">
          <w:rPr>
            <w:noProof/>
          </w:rPr>
          <w:t>3</w:t>
        </w:r>
        <w:r w:rsidR="000D4E2A">
          <w:fldChar w:fldCharType="end"/>
        </w:r>
      </w:ins>
      <w:del w:id="2424" w:author="Irová Zuzana" w:date="2025-03-18T20:33:00Z" w16du:dateUtc="2025-03-18T19:33:00Z">
        <w:r w:rsidR="001E04E0" w:rsidDel="000D4E2A">
          <w:fldChar w:fldCharType="begin"/>
        </w:r>
        <w:r w:rsidR="001E04E0" w:rsidDel="000D4E2A">
          <w:delInstrText xml:space="preserve"> SEQ Obrázek \* ARABIC </w:delInstrText>
        </w:r>
        <w:r w:rsidR="001E04E0" w:rsidDel="000D4E2A">
          <w:fldChar w:fldCharType="separate"/>
        </w:r>
        <w:r w:rsidR="00DC0E11" w:rsidDel="00DE542F">
          <w:rPr>
            <w:noProof/>
          </w:rPr>
          <w:delText>2</w:delText>
        </w:r>
        <w:r w:rsidR="001E04E0" w:rsidDel="000D4E2A">
          <w:rPr>
            <w:noProof/>
          </w:rPr>
          <w:fldChar w:fldCharType="end"/>
        </w:r>
      </w:del>
      <w:r>
        <w:t xml:space="preserve">: </w:t>
      </w:r>
      <w:r w:rsidRPr="00C70C81">
        <w:t>Stav párování platby</w:t>
      </w:r>
    </w:p>
    <w:p w14:paraId="60AF218C" w14:textId="71D0910D" w:rsidR="00CD0A42" w:rsidRDefault="00CD0A42">
      <w:pPr>
        <w:pStyle w:val="NormalIndent"/>
        <w:pPrChange w:id="2425" w:author="Irová Zuzana" w:date="2025-06-06T15:16:00Z" w16du:dateUtc="2025-06-06T13:16:00Z">
          <w:pPr>
            <w:pStyle w:val="NormalIndent"/>
            <w:ind w:left="0"/>
          </w:pPr>
        </w:pPrChange>
      </w:pPr>
      <w:r>
        <w:rPr>
          <w:noProof/>
        </w:rPr>
        <w:drawing>
          <wp:inline distT="0" distB="0" distL="0" distR="0" wp14:anchorId="2490AD17" wp14:editId="5D4D2425">
            <wp:extent cx="5814060" cy="4677402"/>
            <wp:effectExtent l="0" t="0" r="0" b="9525"/>
            <wp:docPr id="121498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869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4144" cy="47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EC86" w14:textId="77777777" w:rsidR="00CD0A42" w:rsidRPr="00955C1D" w:rsidRDefault="00CD0A42">
      <w:pPr>
        <w:jc w:val="center"/>
      </w:pPr>
    </w:p>
    <w:p w14:paraId="0733CBE3" w14:textId="770E2DFE" w:rsidR="003B681B" w:rsidRDefault="003B681B">
      <w:pPr>
        <w:pStyle w:val="Caption"/>
      </w:pPr>
      <w:r>
        <w:lastRenderedPageBreak/>
        <w:t xml:space="preserve">Obrázek </w:t>
      </w:r>
      <w:ins w:id="2426" w:author="Irová Zuzana" w:date="2025-03-18T20:33:00Z" w16du:dateUtc="2025-03-18T19:33:00Z">
        <w:r w:rsidR="000D4E2A">
          <w:fldChar w:fldCharType="begin"/>
        </w:r>
        <w:r w:rsidR="000D4E2A">
          <w:instrText xml:space="preserve"> SEQ Obrázek \* ARABIC </w:instrText>
        </w:r>
      </w:ins>
      <w:r w:rsidR="000D4E2A">
        <w:fldChar w:fldCharType="separate"/>
      </w:r>
      <w:ins w:id="2427" w:author="Irová Zuzana" w:date="2025-03-18T20:33:00Z" w16du:dateUtc="2025-03-18T19:33:00Z">
        <w:r w:rsidR="000D4E2A">
          <w:rPr>
            <w:noProof/>
          </w:rPr>
          <w:t>4</w:t>
        </w:r>
        <w:r w:rsidR="000D4E2A">
          <w:fldChar w:fldCharType="end"/>
        </w:r>
      </w:ins>
      <w:del w:id="2428" w:author="Irová Zuzana" w:date="2025-03-18T20:33:00Z" w16du:dateUtc="2025-03-18T19:33:00Z">
        <w:r w:rsidR="001E04E0" w:rsidDel="000D4E2A">
          <w:fldChar w:fldCharType="begin"/>
        </w:r>
        <w:r w:rsidR="001E04E0" w:rsidDel="000D4E2A">
          <w:delInstrText xml:space="preserve"> SEQ Obrázek \* ARABIC </w:delInstrText>
        </w:r>
        <w:r w:rsidR="001E04E0" w:rsidDel="000D4E2A">
          <w:fldChar w:fldCharType="separate"/>
        </w:r>
        <w:r w:rsidR="00DC0E11" w:rsidDel="00DE542F">
          <w:rPr>
            <w:noProof/>
          </w:rPr>
          <w:delText>3</w:delText>
        </w:r>
        <w:r w:rsidR="001E04E0" w:rsidDel="000D4E2A">
          <w:rPr>
            <w:noProof/>
          </w:rPr>
          <w:fldChar w:fldCharType="end"/>
        </w:r>
      </w:del>
      <w:r w:rsidRPr="00F85037">
        <w:t>: Stav platby</w:t>
      </w:r>
    </w:p>
    <w:p w14:paraId="6CA56E46" w14:textId="77777777" w:rsidR="00CD0A42" w:rsidRPr="00955C1D" w:rsidRDefault="00CD0A42">
      <w:pPr>
        <w:pStyle w:val="NormalIndent"/>
        <w:pPrChange w:id="2429" w:author="Irová Zuzana" w:date="2025-06-06T15:16:00Z" w16du:dateUtc="2025-06-06T13:16:00Z">
          <w:pPr>
            <w:pStyle w:val="NormalIndent"/>
            <w:ind w:left="0"/>
          </w:pPr>
        </w:pPrChange>
      </w:pPr>
      <w:r>
        <w:rPr>
          <w:noProof/>
        </w:rPr>
        <w:drawing>
          <wp:inline distT="0" distB="0" distL="0" distR="0" wp14:anchorId="737082A5" wp14:editId="3E50E0AA">
            <wp:extent cx="5719399" cy="6294120"/>
            <wp:effectExtent l="0" t="0" r="0" b="0"/>
            <wp:docPr id="143428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882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1615" cy="62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54B0" w14:textId="605469A1" w:rsidR="00CD0A42" w:rsidRPr="00955C1D" w:rsidRDefault="00CD0A42" w:rsidP="00CD0A42">
      <w:pPr>
        <w:pStyle w:val="Heading3"/>
        <w:spacing w:before="200" w:after="0" w:line="276" w:lineRule="auto"/>
        <w:rPr>
          <w:rFonts w:hint="eastAsia"/>
        </w:rPr>
      </w:pPr>
      <w:bookmarkStart w:id="2430" w:name="_Toc536004680"/>
      <w:bookmarkStart w:id="2431" w:name="_Toc201568873"/>
      <w:r w:rsidRPr="00955C1D">
        <w:lastRenderedPageBreak/>
        <w:t>Payment Session (Platební transakce)</w:t>
      </w:r>
      <w:bookmarkEnd w:id="2431"/>
    </w:p>
    <w:p w14:paraId="6CB1B515" w14:textId="16622AAA" w:rsidR="00CD0A42" w:rsidRPr="00955C1D" w:rsidRDefault="001127F6">
      <w:pPr>
        <w:pStyle w:val="Caption"/>
      </w:pPr>
      <w:r>
        <w:t xml:space="preserve">Tabulka </w:t>
      </w:r>
      <w:fldSimple w:instr=" SEQ Tabulka \* ARABIC ">
        <w:r w:rsidR="001E11DC">
          <w:rPr>
            <w:noProof/>
          </w:rPr>
          <w:t>8</w:t>
        </w:r>
      </w:fldSimple>
      <w:r w:rsidRPr="009C3F36">
        <w:t>: Atributy platby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2089"/>
        <w:gridCol w:w="3134"/>
        <w:gridCol w:w="1343"/>
        <w:gridCol w:w="1044"/>
        <w:gridCol w:w="895"/>
        <w:tblGridChange w:id="2432">
          <w:tblGrid>
            <w:gridCol w:w="1134"/>
            <w:gridCol w:w="2089"/>
            <w:gridCol w:w="3134"/>
            <w:gridCol w:w="1343"/>
            <w:gridCol w:w="1044"/>
            <w:gridCol w:w="895"/>
          </w:tblGrid>
        </w:tblGridChange>
      </w:tblGrid>
      <w:tr w:rsidR="00CD0A42" w:rsidRPr="00955C1D" w14:paraId="063717F4" w14:textId="77777777" w:rsidTr="004809EA">
        <w:trPr>
          <w:trHeight w:val="270"/>
          <w:tblHeader/>
        </w:trPr>
        <w:tc>
          <w:tcPr>
            <w:tcW w:w="113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87CDBF7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2089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690F7DF3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13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125FD0C9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</w:tc>
        <w:tc>
          <w:tcPr>
            <w:tcW w:w="1343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00D96C04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104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30118363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2AEA2DB5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95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74E83555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0B52E565" w14:textId="77777777" w:rsidR="00CD0A42" w:rsidRPr="001127F6" w:rsidRDefault="00CD0A42">
            <w:pPr>
              <w:spacing w:after="0"/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</w:tr>
      <w:tr w:rsidR="00CD0A42" w:rsidRPr="00955C1D" w14:paraId="7DE157B4" w14:textId="77777777" w:rsidTr="004809EA">
        <w:trPr>
          <w:trHeight w:val="270"/>
        </w:trPr>
        <w:tc>
          <w:tcPr>
            <w:tcW w:w="1134" w:type="dxa"/>
          </w:tcPr>
          <w:p w14:paraId="0A9EB154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Identif.</w:t>
            </w:r>
          </w:p>
        </w:tc>
        <w:tc>
          <w:tcPr>
            <w:tcW w:w="2089" w:type="dxa"/>
          </w:tcPr>
          <w:p w14:paraId="0505942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Online payment identifier (Identifikátor online platby)</w:t>
            </w:r>
          </w:p>
        </w:tc>
        <w:tc>
          <w:tcPr>
            <w:tcW w:w="3134" w:type="dxa"/>
          </w:tcPr>
          <w:p w14:paraId="421124DC" w14:textId="71FD99F4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Identifikátor online platby generovaný protistranou případně </w:t>
            </w:r>
            <w:r w:rsidR="00AC6142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naší stranou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 CO (guid).</w:t>
            </w:r>
          </w:p>
        </w:tc>
        <w:tc>
          <w:tcPr>
            <w:tcW w:w="1343" w:type="dxa"/>
          </w:tcPr>
          <w:p w14:paraId="26BFE876" w14:textId="77777777" w:rsidR="00CD0A42" w:rsidRPr="001127F6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Text(1024)</w:t>
            </w:r>
          </w:p>
        </w:tc>
        <w:tc>
          <w:tcPr>
            <w:tcW w:w="1044" w:type="dxa"/>
          </w:tcPr>
          <w:p w14:paraId="2B45B6DC" w14:textId="7E4080DD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2C84CE0B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731DD1D5" w14:textId="77777777" w:rsidTr="004809EA">
        <w:trPr>
          <w:trHeight w:val="270"/>
        </w:trPr>
        <w:tc>
          <w:tcPr>
            <w:tcW w:w="1134" w:type="dxa"/>
          </w:tcPr>
          <w:p w14:paraId="48EEA12E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2089" w:type="dxa"/>
          </w:tcPr>
          <w:p w14:paraId="05AA473E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session type (Typ platební transakce)</w:t>
            </w:r>
          </w:p>
        </w:tc>
        <w:tc>
          <w:tcPr>
            <w:tcW w:w="3134" w:type="dxa"/>
          </w:tcPr>
          <w:p w14:paraId="5922D782" w14:textId="77777777" w:rsidR="0095139A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Typ platební transakce</w:t>
            </w:r>
            <w:r w:rsidRPr="001127F6">
              <w:rPr>
                <w:rFonts w:cstheme="minorHAnsi"/>
                <w:sz w:val="18"/>
                <w:szCs w:val="18"/>
              </w:rPr>
              <w:t xml:space="preserve">. </w:t>
            </w:r>
          </w:p>
          <w:p w14:paraId="280CED34" w14:textId="51FF889D" w:rsidR="00CD0A42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Top-up (Dobití kreditu), Deposit (Depozit), Bill payment (Platba faktury), 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>Service (Služba), Penalty (Smluvní pokuta)</w:t>
            </w:r>
            <w:r w:rsidR="001D67A9" w:rsidRPr="5D923C7E">
              <w:rPr>
                <w:rFonts w:cstheme="minorBidi"/>
                <w:sz w:val="18"/>
                <w:szCs w:val="18"/>
              </w:rPr>
              <w:t>, Toll (Mýtné)</w:t>
            </w:r>
            <w:ins w:id="2433" w:author="Irová Zuzana" w:date="2025-03-31T17:10:00Z" w16du:dateUtc="2025-03-31T15:10:00Z">
              <w:r w:rsidR="005C39B0">
                <w:rPr>
                  <w:rFonts w:cstheme="minorBidi"/>
                  <w:sz w:val="18"/>
                  <w:szCs w:val="18"/>
                </w:rPr>
                <w:t>, Offence</w:t>
              </w:r>
            </w:ins>
          </w:p>
          <w:p w14:paraId="7362BF1C" w14:textId="77777777" w:rsidR="00EF4911" w:rsidRDefault="00EF4911">
            <w:pPr>
              <w:spacing w:after="0"/>
              <w:rPr>
                <w:ins w:id="2434" w:author="Irová Zuzana" w:date="2025-04-16T12:05:00Z" w16du:dateUtc="2025-04-16T10:05:00Z"/>
                <w:rFonts w:cstheme="minorHAnsi"/>
                <w:sz w:val="18"/>
                <w:szCs w:val="18"/>
              </w:rPr>
            </w:pPr>
          </w:p>
          <w:p w14:paraId="51FF2F35" w14:textId="27525AC4" w:rsidR="005A2498" w:rsidRDefault="00920A6A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cstheme="minorHAnsi"/>
                <w:sz w:val="18"/>
                <w:szCs w:val="18"/>
              </w:rPr>
              <w:t>Možné hodnoty</w:t>
            </w:r>
            <w:r>
              <w:rPr>
                <w:rFonts w:cstheme="minorHAnsi"/>
                <w:sz w:val="18"/>
                <w:szCs w:val="18"/>
              </w:rPr>
              <w:t xml:space="preserve"> HR</w:t>
            </w:r>
            <w:r w:rsidRPr="001127F6">
              <w:rPr>
                <w:rFonts w:cstheme="minorHAnsi"/>
                <w:sz w:val="18"/>
                <w:szCs w:val="18"/>
              </w:rPr>
              <w:t xml:space="preserve">: </w:t>
            </w:r>
            <w:ins w:id="2435" w:author="Irová Zuzana" w:date="2025-06-06T22:33:00Z" w16du:dateUtc="2025-06-06T20:33:00Z">
              <w:r w:rsidR="00CB3E24" w:rsidRPr="5D923C7E">
                <w:rPr>
                  <w:rFonts w:cstheme="minorBidi"/>
                  <w:sz w:val="18"/>
                  <w:szCs w:val="18"/>
                </w:rPr>
                <w:t>Bill payment (Platba faktury)</w:t>
              </w:r>
              <w:r w:rsidR="00CB3E24">
                <w:rPr>
                  <w:rFonts w:cstheme="minorBidi"/>
                  <w:sz w:val="18"/>
                  <w:szCs w:val="18"/>
                </w:rPr>
                <w:t xml:space="preserve"> (</w:t>
              </w:r>
            </w:ins>
            <w:ins w:id="2436" w:author="Irová Zuzana" w:date="2025-06-06T22:33:00Z">
              <w:r w:rsidR="00CB3E24" w:rsidRPr="00CB3E24">
                <w:rPr>
                  <w:rFonts w:cstheme="minorBidi"/>
                  <w:sz w:val="18"/>
                  <w:szCs w:val="18"/>
                </w:rPr>
                <w:t>Pozn. toto je default hodnota v případě placení přes EFT terminal, kdy nemáme určený jiný kontext</w:t>
              </w:r>
            </w:ins>
            <w:ins w:id="2437" w:author="Irová Zuzana" w:date="2025-06-06T22:33:00Z" w16du:dateUtc="2025-06-06T20:33:00Z">
              <w:r w:rsidR="00CB3E24">
                <w:rPr>
                  <w:rFonts w:cstheme="minorBidi"/>
                  <w:sz w:val="18"/>
                  <w:szCs w:val="18"/>
                </w:rPr>
                <w:t>)</w:t>
              </w:r>
              <w:r w:rsidR="00CB3E24" w:rsidRPr="5D923C7E">
                <w:rPr>
                  <w:rFonts w:cstheme="minorBidi"/>
                  <w:sz w:val="18"/>
                  <w:szCs w:val="18"/>
                </w:rPr>
                <w:t>,</w:t>
              </w:r>
            </w:ins>
          </w:p>
          <w:p w14:paraId="707BCDB8" w14:textId="4799A5A8" w:rsidR="00920A6A" w:rsidRPr="001127F6" w:rsidRDefault="00920A6A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Top-up (Dobití kreditu), </w:t>
            </w:r>
            <w:r w:rsidR="00090F2F" w:rsidRPr="5D923C7E">
              <w:rPr>
                <w:rFonts w:cstheme="minorBidi"/>
                <w:sz w:val="18"/>
                <w:szCs w:val="18"/>
              </w:rPr>
              <w:t>Toll (Mýtné)</w:t>
            </w:r>
            <w:r w:rsidR="00413D95" w:rsidRPr="5D923C7E">
              <w:rPr>
                <w:rFonts w:cstheme="minorBidi"/>
                <w:sz w:val="18"/>
                <w:szCs w:val="18"/>
              </w:rPr>
              <w:t>, Service</w:t>
            </w:r>
            <w:ins w:id="2438" w:author="Irová Zuzana" w:date="2025-06-06T22:33:00Z" w16du:dateUtc="2025-06-06T20:33:00Z">
              <w:r w:rsidR="005772D4">
                <w:rPr>
                  <w:rFonts w:cstheme="minorBidi"/>
                  <w:sz w:val="18"/>
                  <w:szCs w:val="18"/>
                </w:rPr>
                <w:t>s</w:t>
              </w:r>
            </w:ins>
            <w:r w:rsidR="00413D95" w:rsidRPr="5D923C7E">
              <w:rPr>
                <w:rFonts w:cstheme="minorBidi"/>
                <w:sz w:val="18"/>
                <w:szCs w:val="18"/>
              </w:rPr>
              <w:t xml:space="preserve"> (Služb</w:t>
            </w:r>
            <w:ins w:id="2439" w:author="Irová Zuzana" w:date="2025-06-06T22:33:00Z" w16du:dateUtc="2025-06-06T20:33:00Z">
              <w:r w:rsidR="005772D4">
                <w:rPr>
                  <w:rFonts w:cstheme="minorBidi"/>
                  <w:sz w:val="18"/>
                  <w:szCs w:val="18"/>
                </w:rPr>
                <w:t>y</w:t>
              </w:r>
            </w:ins>
            <w:del w:id="2440" w:author="Irová Zuzana" w:date="2025-06-06T22:33:00Z" w16du:dateUtc="2025-06-06T20:33:00Z">
              <w:r w:rsidR="00413D95" w:rsidRPr="5D923C7E" w:rsidDel="005772D4">
                <w:rPr>
                  <w:rFonts w:cstheme="minorBidi"/>
                  <w:sz w:val="18"/>
                  <w:szCs w:val="18"/>
                </w:rPr>
                <w:delText>a</w:delText>
              </w:r>
            </w:del>
            <w:r w:rsidR="00413D95" w:rsidRPr="5D923C7E">
              <w:rPr>
                <w:rFonts w:cstheme="minorBidi"/>
                <w:sz w:val="18"/>
                <w:szCs w:val="18"/>
              </w:rPr>
              <w:t>),</w:t>
            </w:r>
            <w:ins w:id="2441" w:author="Irová Zuzana" w:date="2025-03-31T17:10:00Z" w16du:dateUtc="2025-03-31T15:10:00Z">
              <w:r w:rsidR="00BB04B5">
                <w:rPr>
                  <w:rFonts w:cstheme="minorBidi"/>
                  <w:sz w:val="18"/>
                  <w:szCs w:val="18"/>
                </w:rPr>
                <w:t xml:space="preserve"> Offence</w:t>
              </w:r>
            </w:ins>
            <w:ins w:id="2442" w:author="Irová Zuzana" w:date="2025-06-06T22:32:00Z" w16du:dateUtc="2025-06-06T20:32:00Z">
              <w:r w:rsidR="001779E0">
                <w:rPr>
                  <w:rFonts w:cstheme="minorBidi"/>
                  <w:sz w:val="18"/>
                  <w:szCs w:val="18"/>
                </w:rPr>
                <w:t xml:space="preserve"> </w:t>
              </w:r>
            </w:ins>
            <w:ins w:id="2443" w:author="Irová Zuzana" w:date="2025-06-06T22:35:00Z" w16du:dateUtc="2025-06-06T20:35:00Z">
              <w:r w:rsidR="004534B9">
                <w:rPr>
                  <w:rFonts w:cstheme="minorBidi"/>
                  <w:sz w:val="18"/>
                  <w:szCs w:val="18"/>
                </w:rPr>
                <w:t xml:space="preserve">payment </w:t>
              </w:r>
            </w:ins>
            <w:ins w:id="2444" w:author="Irová Zuzana" w:date="2025-06-06T22:32:00Z" w16du:dateUtc="2025-06-06T20:32:00Z">
              <w:r w:rsidR="001779E0">
                <w:rPr>
                  <w:rFonts w:cstheme="minorBidi"/>
                  <w:sz w:val="18"/>
                  <w:szCs w:val="18"/>
                </w:rPr>
                <w:t>(P</w:t>
              </w:r>
            </w:ins>
            <w:ins w:id="2445" w:author="Irová Zuzana" w:date="2025-06-06T22:35:00Z" w16du:dateUtc="2025-06-06T20:35:00Z">
              <w:r w:rsidR="004534B9">
                <w:rPr>
                  <w:rFonts w:cstheme="minorBidi"/>
                  <w:sz w:val="18"/>
                  <w:szCs w:val="18"/>
                </w:rPr>
                <w:t>latba p</w:t>
              </w:r>
            </w:ins>
            <w:ins w:id="2446" w:author="Irová Zuzana" w:date="2025-06-06T22:32:00Z" w16du:dateUtc="2025-06-06T20:32:00Z">
              <w:r w:rsidR="001779E0">
                <w:rPr>
                  <w:rFonts w:cstheme="minorBidi"/>
                  <w:sz w:val="18"/>
                  <w:szCs w:val="18"/>
                </w:rPr>
                <w:t>řestup</w:t>
              </w:r>
            </w:ins>
            <w:ins w:id="2447" w:author="Irová Zuzana" w:date="2025-06-06T22:35:00Z" w16du:dateUtc="2025-06-06T20:35:00Z">
              <w:r w:rsidR="004534B9">
                <w:rPr>
                  <w:rFonts w:cstheme="minorBidi"/>
                  <w:sz w:val="18"/>
                  <w:szCs w:val="18"/>
                </w:rPr>
                <w:t>ku</w:t>
              </w:r>
            </w:ins>
            <w:ins w:id="2448" w:author="Irová Zuzana" w:date="2025-06-06T22:32:00Z" w16du:dateUtc="2025-06-06T20:32:00Z">
              <w:r w:rsidR="001779E0">
                <w:rPr>
                  <w:rFonts w:cstheme="minorBidi"/>
                  <w:sz w:val="18"/>
                  <w:szCs w:val="18"/>
                </w:rPr>
                <w:t>)</w:t>
              </w:r>
            </w:ins>
            <w:ins w:id="2449" w:author="Irová Zuzana" w:date="2025-06-06T22:34:00Z" w16du:dateUtc="2025-06-06T20:34:00Z">
              <w:r w:rsidR="005772D4">
                <w:rPr>
                  <w:rFonts w:cstheme="minorBidi"/>
                  <w:sz w:val="18"/>
                  <w:szCs w:val="18"/>
                </w:rPr>
                <w:t xml:space="preserve">, </w:t>
              </w:r>
            </w:ins>
            <w:ins w:id="2450" w:author="Irová Zuzana" w:date="2025-06-06T22:35:00Z" w16du:dateUtc="2025-06-06T20:35:00Z">
              <w:r w:rsidR="009F5207">
                <w:rPr>
                  <w:rFonts w:cstheme="minorBidi"/>
                  <w:sz w:val="18"/>
                  <w:szCs w:val="18"/>
                </w:rPr>
                <w:t>Offence R</w:t>
              </w:r>
            </w:ins>
            <w:ins w:id="2451" w:author="Irová Zuzana" w:date="2025-06-06T22:36:00Z" w16du:dateUtc="2025-06-06T20:36:00Z">
              <w:r w:rsidR="009F5207">
                <w:rPr>
                  <w:rFonts w:cstheme="minorBidi"/>
                  <w:sz w:val="18"/>
                  <w:szCs w:val="18"/>
                </w:rPr>
                <w:t xml:space="preserve">fP payment (Platba RfP za přestupky), </w:t>
              </w:r>
            </w:ins>
            <w:ins w:id="2452" w:author="Irová Zuzana" w:date="2025-06-06T22:34:00Z" w16du:dateUtc="2025-06-06T20:34:00Z">
              <w:r w:rsidR="005772D4" w:rsidRPr="000D3835">
                <w:rPr>
                  <w:rFonts w:cstheme="minorBidi"/>
                  <w:sz w:val="18"/>
                  <w:szCs w:val="18"/>
                </w:rPr>
                <w:t>Subscription payment (</w:t>
              </w:r>
              <w:r w:rsidR="00FB6405" w:rsidRPr="000D3835">
                <w:rPr>
                  <w:rFonts w:cstheme="minorBidi"/>
                  <w:sz w:val="18"/>
                  <w:szCs w:val="18"/>
                </w:rPr>
                <w:t>Vytvo</w:t>
              </w:r>
              <w:r w:rsidR="00FB6405" w:rsidRPr="000D3835">
                <w:rPr>
                  <w:rFonts w:cstheme="minorBidi" w:hint="cs"/>
                  <w:sz w:val="18"/>
                  <w:szCs w:val="18"/>
                </w:rPr>
                <w:t>ř</w:t>
              </w:r>
              <w:r w:rsidR="00FB6405" w:rsidRPr="000D3835">
                <w:rPr>
                  <w:rFonts w:cstheme="minorBidi"/>
                  <w:sz w:val="18"/>
                  <w:szCs w:val="18"/>
                </w:rPr>
                <w:t>en</w:t>
              </w:r>
              <w:r w:rsidR="00FB6405" w:rsidRPr="000D3835">
                <w:rPr>
                  <w:rFonts w:cstheme="minorBidi" w:hint="cs"/>
                  <w:sz w:val="18"/>
                  <w:szCs w:val="18"/>
                </w:rPr>
                <w:t>í</w:t>
              </w:r>
              <w:r w:rsidR="00FB6405" w:rsidRPr="000D3835">
                <w:rPr>
                  <w:rFonts w:cstheme="minorBidi"/>
                  <w:sz w:val="18"/>
                  <w:szCs w:val="18"/>
                </w:rPr>
                <w:t xml:space="preserve"> </w:t>
              </w:r>
            </w:ins>
            <w:ins w:id="2453" w:author="Irová Zuzana" w:date="2025-06-16T13:59:00Z" w16du:dateUtc="2025-06-16T11:59:00Z">
              <w:r w:rsidR="000D3835">
                <w:rPr>
                  <w:rFonts w:cstheme="minorBidi"/>
                  <w:sz w:val="18"/>
                  <w:szCs w:val="18"/>
                </w:rPr>
                <w:t xml:space="preserve">platby </w:t>
              </w:r>
              <w:r w:rsidR="00B10463">
                <w:rPr>
                  <w:rFonts w:cstheme="minorBidi"/>
                  <w:sz w:val="18"/>
                  <w:szCs w:val="18"/>
                </w:rPr>
                <w:t>k </w:t>
              </w:r>
            </w:ins>
            <w:ins w:id="2454" w:author="Irová Zuzana" w:date="2025-06-16T14:00:00Z" w16du:dateUtc="2025-06-16T12:00:00Z">
              <w:r w:rsidR="00C464C6">
                <w:rPr>
                  <w:rFonts w:cstheme="minorBidi"/>
                  <w:sz w:val="18"/>
                  <w:szCs w:val="18"/>
                </w:rPr>
                <w:t>získání</w:t>
              </w:r>
            </w:ins>
            <w:ins w:id="2455" w:author="Irová Zuzana" w:date="2025-06-16T13:59:00Z" w16du:dateUtc="2025-06-16T11:59:00Z">
              <w:r w:rsidR="00B10463">
                <w:rPr>
                  <w:rFonts w:cstheme="minorBidi"/>
                  <w:sz w:val="18"/>
                  <w:szCs w:val="18"/>
                </w:rPr>
                <w:t xml:space="preserve"> </w:t>
              </w:r>
            </w:ins>
            <w:ins w:id="2456" w:author="Irová Zuzana" w:date="2025-06-06T22:34:00Z" w16du:dateUtc="2025-06-06T20:34:00Z">
              <w:r w:rsidR="00FB6405" w:rsidRPr="000D3835">
                <w:rPr>
                  <w:rFonts w:cstheme="minorBidi"/>
                  <w:sz w:val="18"/>
                  <w:szCs w:val="18"/>
                </w:rPr>
                <w:t xml:space="preserve">tokenu), </w:t>
              </w:r>
            </w:ins>
            <w:ins w:id="2457" w:author="Irová Zuzana" w:date="2025-06-06T22:35:00Z" w16du:dateUtc="2025-06-06T20:35:00Z">
              <w:r w:rsidR="00FB6405" w:rsidRPr="000D3835">
                <w:rPr>
                  <w:rFonts w:cstheme="minorBidi"/>
                  <w:sz w:val="18"/>
                  <w:szCs w:val="18"/>
                </w:rPr>
                <w:t xml:space="preserve">Subscription payment </w:t>
              </w:r>
              <w:r w:rsidR="004534B9" w:rsidRPr="000D3835">
                <w:rPr>
                  <w:rFonts w:cstheme="minorBidi"/>
                  <w:sz w:val="18"/>
                  <w:szCs w:val="18"/>
                </w:rPr>
                <w:t xml:space="preserve">cancel </w:t>
              </w:r>
              <w:r w:rsidR="00FB6405" w:rsidRPr="000D3835">
                <w:rPr>
                  <w:rFonts w:cstheme="minorBidi"/>
                  <w:sz w:val="18"/>
                  <w:szCs w:val="18"/>
                </w:rPr>
                <w:t>(</w:t>
              </w:r>
              <w:r w:rsidR="004534B9" w:rsidRPr="000D3835">
                <w:rPr>
                  <w:rFonts w:cstheme="minorBidi"/>
                  <w:sz w:val="18"/>
                  <w:szCs w:val="18"/>
                </w:rPr>
                <w:t>Zru</w:t>
              </w:r>
              <w:r w:rsidR="004534B9" w:rsidRPr="000D3835">
                <w:rPr>
                  <w:rFonts w:cstheme="minorBidi" w:hint="cs"/>
                  <w:sz w:val="18"/>
                  <w:szCs w:val="18"/>
                </w:rPr>
                <w:t>š</w:t>
              </w:r>
              <w:r w:rsidR="004534B9" w:rsidRPr="000D3835">
                <w:rPr>
                  <w:rFonts w:cstheme="minorBidi"/>
                  <w:sz w:val="18"/>
                  <w:szCs w:val="18"/>
                </w:rPr>
                <w:t>en</w:t>
              </w:r>
              <w:r w:rsidR="004534B9" w:rsidRPr="000D3835">
                <w:rPr>
                  <w:rFonts w:cstheme="minorBidi" w:hint="cs"/>
                  <w:sz w:val="18"/>
                  <w:szCs w:val="18"/>
                </w:rPr>
                <w:t>í</w:t>
              </w:r>
            </w:ins>
            <w:ins w:id="2458" w:author="Irová Zuzana" w:date="2025-06-16T13:59:00Z" w16du:dateUtc="2025-06-16T11:59:00Z">
              <w:r w:rsidR="009D3C62">
                <w:rPr>
                  <w:rFonts w:cstheme="minorBidi"/>
                  <w:sz w:val="18"/>
                  <w:szCs w:val="18"/>
                </w:rPr>
                <w:t xml:space="preserve"> platby</w:t>
              </w:r>
              <w:r w:rsidR="00B10463">
                <w:rPr>
                  <w:rFonts w:cstheme="minorBidi"/>
                  <w:sz w:val="18"/>
                  <w:szCs w:val="18"/>
                </w:rPr>
                <w:t xml:space="preserve"> k </w:t>
              </w:r>
            </w:ins>
            <w:ins w:id="2459" w:author="Irová Zuzana" w:date="2025-06-16T14:00:00Z" w16du:dateUtc="2025-06-16T12:00:00Z">
              <w:r w:rsidR="002861E9">
                <w:rPr>
                  <w:rFonts w:cstheme="minorBidi"/>
                  <w:sz w:val="18"/>
                  <w:szCs w:val="18"/>
                </w:rPr>
                <w:t>získání</w:t>
              </w:r>
            </w:ins>
            <w:ins w:id="2460" w:author="Irová Zuzana" w:date="2025-06-06T22:35:00Z" w16du:dateUtc="2025-06-06T20:35:00Z">
              <w:r w:rsidR="00FB6405" w:rsidRPr="000D3835">
                <w:rPr>
                  <w:rFonts w:cstheme="minorBidi"/>
                  <w:sz w:val="18"/>
                  <w:szCs w:val="18"/>
                </w:rPr>
                <w:t xml:space="preserve"> tokenu),</w:t>
              </w:r>
            </w:ins>
          </w:p>
        </w:tc>
        <w:tc>
          <w:tcPr>
            <w:tcW w:w="1343" w:type="dxa"/>
          </w:tcPr>
          <w:p w14:paraId="588FEE8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44" w:type="dxa"/>
          </w:tcPr>
          <w:p w14:paraId="24BE6D1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noWrap/>
          </w:tcPr>
          <w:p w14:paraId="386AC53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0C819609" w14:textId="77777777" w:rsidTr="004809EA">
        <w:trPr>
          <w:trHeight w:val="255"/>
        </w:trPr>
        <w:tc>
          <w:tcPr>
            <w:tcW w:w="1134" w:type="dxa"/>
            <w:tcBorders>
              <w:top w:val="single" w:sz="8" w:space="0" w:color="auto"/>
            </w:tcBorders>
          </w:tcPr>
          <w:p w14:paraId="5A07D15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Stav</w:t>
            </w:r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78F5CA7E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session status (Stav platební transakce)</w:t>
            </w:r>
          </w:p>
        </w:tc>
        <w:tc>
          <w:tcPr>
            <w:tcW w:w="3134" w:type="dxa"/>
            <w:tcBorders>
              <w:top w:val="single" w:sz="8" w:space="0" w:color="auto"/>
            </w:tcBorders>
          </w:tcPr>
          <w:p w14:paraId="08663B36" w14:textId="11081203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Stav platební transakce. Možné hodnoty: New (Nová), </w:t>
            </w:r>
            <w:r w:rsidR="0077544D" w:rsidRPr="5D923C7E">
              <w:rPr>
                <w:rFonts w:cstheme="minorBidi"/>
                <w:sz w:val="18"/>
                <w:szCs w:val="18"/>
                <w:lang w:eastAsia="cs-CZ"/>
              </w:rPr>
              <w:t xml:space="preserve">In </w:t>
            </w:r>
            <w:r w:rsidR="00126103" w:rsidRPr="5D923C7E">
              <w:rPr>
                <w:rFonts w:cstheme="minorBidi"/>
                <w:sz w:val="18"/>
                <w:szCs w:val="18"/>
                <w:lang w:eastAsia="cs-CZ"/>
              </w:rPr>
              <w:t>progress</w:t>
            </w:r>
            <w:r w:rsidR="0077544D" w:rsidRPr="5D923C7E">
              <w:rPr>
                <w:rFonts w:cstheme="minorBidi"/>
                <w:sz w:val="18"/>
                <w:szCs w:val="18"/>
                <w:lang w:eastAsia="cs-CZ"/>
              </w:rPr>
              <w:t xml:space="preserve"> (</w:t>
            </w:r>
            <w:r w:rsidR="009F4F96" w:rsidRPr="5D923C7E">
              <w:rPr>
                <w:rFonts w:cstheme="minorBidi"/>
                <w:sz w:val="18"/>
                <w:szCs w:val="18"/>
                <w:lang w:eastAsia="cs-CZ"/>
              </w:rPr>
              <w:t>Zpra</w:t>
            </w:r>
            <w:r w:rsidR="00B44D97" w:rsidRPr="5D923C7E">
              <w:rPr>
                <w:rFonts w:cstheme="minorBidi"/>
                <w:sz w:val="18"/>
                <w:szCs w:val="18"/>
                <w:lang w:eastAsia="cs-CZ"/>
              </w:rPr>
              <w:t>covává se</w:t>
            </w:r>
            <w:r w:rsidR="0077544D" w:rsidRPr="5D923C7E">
              <w:rPr>
                <w:rFonts w:cstheme="minorBidi"/>
                <w:sz w:val="18"/>
                <w:szCs w:val="18"/>
                <w:lang w:eastAsia="cs-CZ"/>
              </w:rPr>
              <w:t xml:space="preserve">),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Realized (Realizovaná), Rejected by bank (Zamítnutá bankou), Cancelled (Zrušená)</w:t>
            </w:r>
            <w:ins w:id="2461" w:author="Irová Zuzana" w:date="2025-06-16T11:24:00Z" w16du:dateUtc="2025-06-16T09:24:00Z">
              <w:r w:rsidR="006B7531">
                <w:rPr>
                  <w:rFonts w:eastAsia="Times New Roman" w:cstheme="minorBidi"/>
                  <w:sz w:val="18"/>
                  <w:szCs w:val="18"/>
                  <w:lang w:eastAsia="cs-CZ"/>
                </w:rPr>
                <w:t>, Rejected (</w:t>
              </w:r>
              <w:r w:rsidR="003A2B1F">
                <w:rPr>
                  <w:rFonts w:eastAsia="Times New Roman" w:cstheme="minorBidi"/>
                  <w:sz w:val="18"/>
                  <w:szCs w:val="18"/>
                  <w:lang w:eastAsia="cs-CZ"/>
                </w:rPr>
                <w:t>Zamítnutá)</w:t>
              </w:r>
            </w:ins>
          </w:p>
        </w:tc>
        <w:tc>
          <w:tcPr>
            <w:tcW w:w="1343" w:type="dxa"/>
            <w:tcBorders>
              <w:top w:val="single" w:sz="8" w:space="0" w:color="auto"/>
            </w:tcBorders>
          </w:tcPr>
          <w:p w14:paraId="54FA4EC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44" w:type="dxa"/>
            <w:tcBorders>
              <w:top w:val="single" w:sz="8" w:space="0" w:color="auto"/>
            </w:tcBorders>
          </w:tcPr>
          <w:p w14:paraId="21ACD8B3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895" w:type="dxa"/>
            <w:tcBorders>
              <w:top w:val="single" w:sz="8" w:space="0" w:color="auto"/>
            </w:tcBorders>
            <w:noWrap/>
          </w:tcPr>
          <w:p w14:paraId="7F020B89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CD0A42" w:rsidRPr="00955C1D" w14:paraId="29522C94" w14:textId="77777777" w:rsidTr="004809EA">
        <w:trPr>
          <w:trHeight w:val="255"/>
        </w:trPr>
        <w:tc>
          <w:tcPr>
            <w:tcW w:w="1134" w:type="dxa"/>
            <w:vMerge w:val="restart"/>
            <w:tcBorders>
              <w:top w:val="single" w:sz="8" w:space="0" w:color="auto"/>
            </w:tcBorders>
          </w:tcPr>
          <w:p w14:paraId="62659622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6E3D7F6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amount (Částka platby)</w:t>
            </w:r>
          </w:p>
        </w:tc>
        <w:tc>
          <w:tcPr>
            <w:tcW w:w="3134" w:type="dxa"/>
            <w:tcBorders>
              <w:top w:val="single" w:sz="8" w:space="0" w:color="auto"/>
            </w:tcBorders>
          </w:tcPr>
          <w:p w14:paraId="484D5F38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Částka platby.</w:t>
            </w:r>
          </w:p>
        </w:tc>
        <w:tc>
          <w:tcPr>
            <w:tcW w:w="1343" w:type="dxa"/>
            <w:tcBorders>
              <w:top w:val="single" w:sz="8" w:space="0" w:color="auto"/>
            </w:tcBorders>
          </w:tcPr>
          <w:p w14:paraId="5B4AC83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1044" w:type="dxa"/>
            <w:tcBorders>
              <w:top w:val="single" w:sz="8" w:space="0" w:color="auto"/>
            </w:tcBorders>
          </w:tcPr>
          <w:p w14:paraId="5EF02D96" w14:textId="77777777" w:rsidR="00CD0A42" w:rsidRPr="001127F6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tcBorders>
              <w:top w:val="single" w:sz="8" w:space="0" w:color="auto"/>
            </w:tcBorders>
            <w:noWrap/>
          </w:tcPr>
          <w:p w14:paraId="3F11CF8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756ED2B0" w14:textId="77777777" w:rsidTr="004809EA">
        <w:trPr>
          <w:trHeight w:val="255"/>
        </w:trPr>
        <w:tc>
          <w:tcPr>
            <w:tcW w:w="1134" w:type="dxa"/>
            <w:vMerge/>
          </w:tcPr>
          <w:p w14:paraId="508503C1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19EDE2B9" w14:textId="77777777" w:rsidR="00CD0A42" w:rsidRPr="00F73159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  <w:rPrChange w:id="2462" w:author="Irová Zuzana" w:date="2025-03-17T11:13:00Z" w16du:dateUtc="2025-03-17T10:13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F73159">
              <w:rPr>
                <w:rFonts w:eastAsia="Times New Roman" w:cstheme="minorBidi"/>
                <w:sz w:val="18"/>
                <w:szCs w:val="18"/>
                <w:lang w:eastAsia="cs-CZ"/>
                <w:rPrChange w:id="2463" w:author="Irová Zuzana" w:date="2025-03-17T11:13:00Z" w16du:dateUtc="2025-03-17T10:13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Authorization code (Autoriza</w:t>
            </w:r>
            <w:r w:rsidRPr="00F73159">
              <w:rPr>
                <w:rFonts w:eastAsia="Times New Roman" w:cstheme="minorBidi" w:hint="eastAsia"/>
                <w:sz w:val="18"/>
                <w:szCs w:val="18"/>
                <w:lang w:eastAsia="cs-CZ"/>
                <w:rPrChange w:id="2464" w:author="Irová Zuzana" w:date="2025-03-17T11:13:00Z" w16du:dateUtc="2025-03-17T10:13:00Z">
                  <w:rPr>
                    <w:rFonts w:eastAsia="Times New Roman" w:cstheme="minorBidi" w:hint="eastAsia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č</w:t>
            </w:r>
            <w:r w:rsidRPr="00F73159">
              <w:rPr>
                <w:rFonts w:eastAsia="Times New Roman" w:cstheme="minorBidi"/>
                <w:sz w:val="18"/>
                <w:szCs w:val="18"/>
                <w:lang w:eastAsia="cs-CZ"/>
                <w:rPrChange w:id="2465" w:author="Irová Zuzana" w:date="2025-03-17T11:13:00Z" w16du:dateUtc="2025-03-17T10:13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n</w:t>
            </w:r>
            <w:r w:rsidRPr="00F73159">
              <w:rPr>
                <w:rFonts w:eastAsia="Times New Roman" w:cstheme="minorBidi" w:hint="eastAsia"/>
                <w:sz w:val="18"/>
                <w:szCs w:val="18"/>
                <w:lang w:eastAsia="cs-CZ"/>
                <w:rPrChange w:id="2466" w:author="Irová Zuzana" w:date="2025-03-17T11:13:00Z" w16du:dateUtc="2025-03-17T10:13:00Z">
                  <w:rPr>
                    <w:rFonts w:eastAsia="Times New Roman" w:cstheme="minorBidi" w:hint="eastAsia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í</w:t>
            </w:r>
            <w:r w:rsidRPr="00F73159">
              <w:rPr>
                <w:rFonts w:eastAsia="Times New Roman" w:cstheme="minorBidi"/>
                <w:sz w:val="18"/>
                <w:szCs w:val="18"/>
                <w:lang w:eastAsia="cs-CZ"/>
                <w:rPrChange w:id="2467" w:author="Irová Zuzana" w:date="2025-03-17T11:13:00Z" w16du:dateUtc="2025-03-17T10:13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 xml:space="preserve"> k</w:t>
            </w:r>
            <w:r w:rsidRPr="00F73159">
              <w:rPr>
                <w:rFonts w:eastAsia="Times New Roman" w:cstheme="minorBidi" w:hint="eastAsia"/>
                <w:sz w:val="18"/>
                <w:szCs w:val="18"/>
                <w:lang w:eastAsia="cs-CZ"/>
                <w:rPrChange w:id="2468" w:author="Irová Zuzana" w:date="2025-03-17T11:13:00Z" w16du:dateUtc="2025-03-17T10:13:00Z">
                  <w:rPr>
                    <w:rFonts w:eastAsia="Times New Roman" w:cstheme="minorBidi" w:hint="eastAsia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ó</w:t>
            </w:r>
            <w:r w:rsidRPr="00F73159">
              <w:rPr>
                <w:rFonts w:eastAsia="Times New Roman" w:cstheme="minorBidi"/>
                <w:sz w:val="18"/>
                <w:szCs w:val="18"/>
                <w:lang w:eastAsia="cs-CZ"/>
                <w:rPrChange w:id="2469" w:author="Irová Zuzana" w:date="2025-03-17T11:13:00Z" w16du:dateUtc="2025-03-17T10:13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d)</w:t>
            </w:r>
          </w:p>
        </w:tc>
        <w:tc>
          <w:tcPr>
            <w:tcW w:w="3134" w:type="dxa"/>
            <w:tcBorders>
              <w:top w:val="single" w:sz="8" w:space="0" w:color="auto"/>
            </w:tcBorders>
          </w:tcPr>
          <w:p w14:paraId="561FA45A" w14:textId="77777777" w:rsidR="00CD0A42" w:rsidRPr="00F73159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  <w:rPrChange w:id="2470" w:author="Irová Zuzana" w:date="2025-03-17T11:13:00Z" w16du:dateUtc="2025-03-17T10:13:00Z">
                  <w:rPr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F73159">
              <w:rPr>
                <w:rFonts w:eastAsia="Times New Roman" w:cstheme="minorHAnsi"/>
                <w:sz w:val="18"/>
                <w:szCs w:val="18"/>
                <w:lang w:eastAsia="cs-CZ"/>
                <w:rPrChange w:id="2471" w:author="Irová Zuzana" w:date="2025-03-17T11:13:00Z" w16du:dateUtc="2025-03-17T10:13:00Z">
                  <w:rPr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Autorizační kód platby</w:t>
            </w:r>
          </w:p>
        </w:tc>
        <w:tc>
          <w:tcPr>
            <w:tcW w:w="1343" w:type="dxa"/>
            <w:tcBorders>
              <w:top w:val="single" w:sz="8" w:space="0" w:color="auto"/>
            </w:tcBorders>
          </w:tcPr>
          <w:p w14:paraId="16F10609" w14:textId="77777777" w:rsidR="00CD0A42" w:rsidRPr="00F73159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  <w:rPrChange w:id="2472" w:author="Irová Zuzana" w:date="2025-03-17T11:13:00Z" w16du:dateUtc="2025-03-17T10:13:00Z">
                  <w:rPr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F73159">
              <w:rPr>
                <w:rFonts w:eastAsia="Times New Roman" w:cstheme="minorHAnsi"/>
                <w:sz w:val="18"/>
                <w:szCs w:val="18"/>
                <w:lang w:eastAsia="cs-CZ"/>
                <w:rPrChange w:id="2473" w:author="Irová Zuzana" w:date="2025-03-17T11:13:00Z" w16du:dateUtc="2025-03-17T10:13:00Z">
                  <w:rPr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Text</w:t>
            </w:r>
          </w:p>
        </w:tc>
        <w:tc>
          <w:tcPr>
            <w:tcW w:w="1044" w:type="dxa"/>
            <w:tcBorders>
              <w:top w:val="single" w:sz="8" w:space="0" w:color="auto"/>
            </w:tcBorders>
          </w:tcPr>
          <w:p w14:paraId="37814BFB" w14:textId="77777777" w:rsidR="00CD0A42" w:rsidRPr="00F73159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  <w:rPrChange w:id="2474" w:author="Irová Zuzana" w:date="2025-03-17T11:13:00Z" w16du:dateUtc="2025-03-17T10:13:00Z">
                  <w:rPr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F73159">
              <w:rPr>
                <w:rFonts w:eastAsia="Times New Roman" w:cstheme="minorHAnsi"/>
                <w:sz w:val="18"/>
                <w:szCs w:val="18"/>
                <w:lang w:eastAsia="cs-CZ"/>
                <w:rPrChange w:id="2475" w:author="Irová Zuzana" w:date="2025-03-17T11:13:00Z" w16du:dateUtc="2025-03-17T10:13:00Z">
                  <w:rPr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Ne</w:t>
            </w:r>
          </w:p>
        </w:tc>
        <w:tc>
          <w:tcPr>
            <w:tcW w:w="895" w:type="dxa"/>
            <w:tcBorders>
              <w:top w:val="single" w:sz="8" w:space="0" w:color="auto"/>
            </w:tcBorders>
            <w:noWrap/>
          </w:tcPr>
          <w:p w14:paraId="764CA550" w14:textId="77777777" w:rsidR="00CD0A42" w:rsidRPr="00F73159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  <w:rPrChange w:id="2476" w:author="Irová Zuzana" w:date="2025-03-17T11:13:00Z" w16du:dateUtc="2025-03-17T10:13:00Z">
                  <w:rPr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F73159">
              <w:rPr>
                <w:rFonts w:eastAsia="Times New Roman" w:cstheme="minorHAnsi"/>
                <w:sz w:val="18"/>
                <w:szCs w:val="18"/>
                <w:lang w:eastAsia="cs-CZ"/>
                <w:rPrChange w:id="2477" w:author="Irová Zuzana" w:date="2025-03-17T11:13:00Z" w16du:dateUtc="2025-03-17T10:13:00Z">
                  <w:rPr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Systém</w:t>
            </w:r>
          </w:p>
        </w:tc>
      </w:tr>
      <w:tr w:rsidR="00CD0A42" w:rsidRPr="00955C1D" w14:paraId="1A832458" w14:textId="77777777" w:rsidTr="004809EA">
        <w:trPr>
          <w:trHeight w:val="255"/>
        </w:trPr>
        <w:tc>
          <w:tcPr>
            <w:tcW w:w="1134" w:type="dxa"/>
            <w:vMerge/>
          </w:tcPr>
          <w:p w14:paraId="3795A80B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035C7C73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Variable symbol (Variabilní symbol)</w:t>
            </w:r>
          </w:p>
        </w:tc>
        <w:tc>
          <w:tcPr>
            <w:tcW w:w="3134" w:type="dxa"/>
            <w:tcBorders>
              <w:top w:val="single" w:sz="8" w:space="0" w:color="auto"/>
            </w:tcBorders>
          </w:tcPr>
          <w:p w14:paraId="0E1F0213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Variabilní symbol, se kterým byla platba poslána protistraně.</w:t>
            </w:r>
          </w:p>
        </w:tc>
        <w:tc>
          <w:tcPr>
            <w:tcW w:w="1343" w:type="dxa"/>
            <w:tcBorders>
              <w:top w:val="single" w:sz="8" w:space="0" w:color="auto"/>
            </w:tcBorders>
          </w:tcPr>
          <w:p w14:paraId="569F5284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044" w:type="dxa"/>
            <w:tcBorders>
              <w:top w:val="single" w:sz="8" w:space="0" w:color="auto"/>
            </w:tcBorders>
          </w:tcPr>
          <w:p w14:paraId="392D73F6" w14:textId="77777777" w:rsidR="00CD0A42" w:rsidRPr="001127F6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tcBorders>
              <w:top w:val="single" w:sz="8" w:space="0" w:color="auto"/>
            </w:tcBorders>
            <w:noWrap/>
          </w:tcPr>
          <w:p w14:paraId="1FC66E53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3BFB17C5" w14:textId="77777777" w:rsidTr="004809EA">
        <w:trPr>
          <w:trHeight w:val="255"/>
        </w:trPr>
        <w:tc>
          <w:tcPr>
            <w:tcW w:w="1134" w:type="dxa"/>
            <w:vMerge/>
          </w:tcPr>
          <w:p w14:paraId="341614AB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4E23AFA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Internet banking channel (Kanál internetového bankovnictví)</w:t>
            </w:r>
          </w:p>
        </w:tc>
        <w:tc>
          <w:tcPr>
            <w:tcW w:w="3134" w:type="dxa"/>
            <w:tcBorders>
              <w:top w:val="single" w:sz="8" w:space="0" w:color="auto"/>
            </w:tcBorders>
          </w:tcPr>
          <w:p w14:paraId="4A1650BD" w14:textId="21FF37F0" w:rsidR="00CD0A42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Kanál internetového bankovnictví. Možné hodnoty: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 xml:space="preserve">Online Bank card payment (Platba kartou),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Online Fleet card payment (Platba tankovací kartou), EFT payment (Platba přes platební terminál),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Online Fleet card authorization (Autorizace tankovací karty),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del w:id="2478" w:author="Drastichová Zuzana" w:date="2025-03-12T08:16:00Z" w16du:dateUtc="2025-03-12T07:16:00Z">
              <w:r w:rsidRPr="5D923C7E" w:rsidDel="004C04B4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>Besteron</w:delText>
              </w:r>
            </w:del>
            <w:ins w:id="2479" w:author="Drastichová Zuzana" w:date="2025-03-12T08:16:00Z" w16du:dateUtc="2025-03-12T07:16:00Z">
              <w:r w:rsidR="004C04B4">
                <w:rPr>
                  <w:rFonts w:eastAsia="Times New Roman" w:cstheme="minorBidi"/>
                  <w:sz w:val="18"/>
                  <w:szCs w:val="18"/>
                  <w:lang w:eastAsia="cs-CZ"/>
                </w:rPr>
                <w:t>CorvusPay</w:t>
              </w:r>
            </w:ins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Online payment (Platba online přes bránu Besteron), </w:t>
            </w:r>
            <w:ins w:id="2480" w:author="Irová Zuzana" w:date="2025-06-16T10:22:00Z" w16du:dateUtc="2025-06-16T08:22:00Z">
              <w:r w:rsidR="00422E38">
                <w:rPr>
                  <w:rFonts w:eastAsia="Times New Roman" w:cstheme="minorBidi"/>
                  <w:sz w:val="18"/>
                  <w:szCs w:val="18"/>
                  <w:lang w:eastAsia="cs-CZ"/>
                </w:rPr>
                <w:lastRenderedPageBreak/>
                <w:t>CorvusPay payment by t</w:t>
              </w:r>
              <w:r w:rsidR="00422E38"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oken (</w:t>
              </w:r>
              <w:r w:rsidR="00422E38">
                <w:rPr>
                  <w:rFonts w:eastAsia="Times New Roman" w:cstheme="minorBidi"/>
                  <w:sz w:val="18"/>
                  <w:szCs w:val="18"/>
                  <w:lang w:eastAsia="cs-CZ"/>
                </w:rPr>
                <w:t>Platba t</w:t>
              </w:r>
              <w:r w:rsidR="00422E38"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oken</w:t>
              </w:r>
              <w:r w:rsidR="00422E38">
                <w:rPr>
                  <w:rFonts w:eastAsia="Times New Roman" w:cstheme="minorBidi"/>
                  <w:sz w:val="18"/>
                  <w:szCs w:val="18"/>
                  <w:lang w:eastAsia="cs-CZ"/>
                </w:rPr>
                <w:t>em přes CorvusPay</w:t>
              </w:r>
              <w:r w:rsidR="00422E38"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),</w:t>
              </w:r>
            </w:ins>
            <w:ins w:id="2481" w:author="Irová Zuzana" w:date="2025-06-16T10:24:00Z" w16du:dateUtc="2025-06-16T08:24:00Z">
              <w:r w:rsidR="004444CB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CorvusPay tokenization (Tokenizace přes CorvusPay)</w:t>
              </w:r>
            </w:ins>
            <w:del w:id="2482" w:author="Irová Zuzana" w:date="2025-06-16T10:21:00Z" w16du:dateUtc="2025-06-16T08:21:00Z">
              <w:r w:rsidR="00603C6A" w:rsidRPr="5D923C7E" w:rsidDel="0098422A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>Token (Token)</w:delText>
              </w:r>
            </w:del>
          </w:p>
          <w:p w14:paraId="0359A9EA" w14:textId="77777777" w:rsidR="00422E38" w:rsidRDefault="00422E38" w:rsidP="00137945">
            <w:pPr>
              <w:spacing w:after="0"/>
              <w:rPr>
                <w:ins w:id="2483" w:author="Irová Zuzana" w:date="2025-06-16T10:22:00Z" w16du:dateUtc="2025-06-16T08:22:00Z"/>
                <w:rFonts w:eastAsia="Times New Roman" w:cstheme="minorHAnsi"/>
                <w:sz w:val="18"/>
                <w:szCs w:val="18"/>
                <w:lang w:eastAsia="cs-CZ"/>
              </w:rPr>
            </w:pPr>
          </w:p>
          <w:p w14:paraId="2A926B0A" w14:textId="77777777" w:rsidR="00AB6F03" w:rsidRDefault="00137945" w:rsidP="0013794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Možné hodnoty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HR</w:t>
            </w: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: </w:t>
            </w:r>
          </w:p>
          <w:p w14:paraId="55244FE8" w14:textId="02EF3FE7" w:rsidR="00CD0A42" w:rsidRPr="001127F6" w:rsidRDefault="00137945" w:rsidP="0013794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Online Bank card payment (Platba kartou), </w:t>
            </w:r>
            <w:del w:id="2484" w:author="Irová Zuzana" w:date="2025-06-16T10:19:00Z" w16du:dateUtc="2025-06-16T08:19:00Z">
              <w:r w:rsidR="00090F2F" w:rsidRPr="5D923C7E" w:rsidDel="00BA29B7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>T</w:delText>
              </w:r>
            </w:del>
            <w:del w:id="2485" w:author="Irová Zuzana" w:date="2025-06-16T10:21:00Z" w16du:dateUtc="2025-06-16T08:21:00Z">
              <w:r w:rsidR="00090F2F" w:rsidRPr="5D923C7E" w:rsidDel="0098422A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>oken (</w:delText>
              </w:r>
            </w:del>
            <w:del w:id="2486" w:author="Irová Zuzana" w:date="2025-06-16T10:19:00Z" w16du:dateUtc="2025-06-16T08:19:00Z">
              <w:r w:rsidR="00090F2F" w:rsidRPr="5D923C7E" w:rsidDel="00A9291F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>T</w:delText>
              </w:r>
            </w:del>
            <w:del w:id="2487" w:author="Irová Zuzana" w:date="2025-06-16T10:21:00Z" w16du:dateUtc="2025-06-16T08:21:00Z">
              <w:r w:rsidR="00090F2F" w:rsidRPr="5D923C7E" w:rsidDel="0098422A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 xml:space="preserve">oken), </w:delText>
              </w:r>
            </w:del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Online Fleet card payment (Platba tankovací kartou),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EFT payment (Platba přes platební terminál),</w:t>
            </w:r>
            <w:ins w:id="2488" w:author="Irová Zuzana" w:date="2025-03-06T17:34:00Z" w16du:dateUtc="2025-03-06T16:34:00Z">
              <w:r w:rsidR="00C71242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</w:t>
              </w:r>
            </w:ins>
            <w:ins w:id="2489" w:author="Irová Zuzana" w:date="2025-03-06T17:34:00Z">
              <w:r w:rsidR="00C71242" w:rsidRPr="00C71242">
                <w:rPr>
                  <w:rFonts w:eastAsia="Times New Roman" w:cstheme="minorBidi"/>
                  <w:sz w:val="18"/>
                  <w:szCs w:val="18"/>
                  <w:lang w:eastAsia="cs-CZ"/>
                </w:rPr>
                <w:t>CorvusPay</w:t>
              </w:r>
            </w:ins>
            <w:ins w:id="2490" w:author="Irová Zuzana" w:date="2025-03-06T17:34:00Z" w16du:dateUtc="2025-03-06T16:34:00Z">
              <w:r w:rsidR="00C71242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</w:t>
              </w:r>
              <w:r w:rsidR="00C71242"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Online payment (Platba online přes bránu </w:t>
              </w:r>
            </w:ins>
            <w:ins w:id="2491" w:author="Irová Zuzana" w:date="2025-03-06T17:34:00Z">
              <w:r w:rsidR="00C71242" w:rsidRPr="00C71242">
                <w:rPr>
                  <w:rFonts w:eastAsia="Times New Roman" w:cstheme="minorBidi"/>
                  <w:sz w:val="18"/>
                  <w:szCs w:val="18"/>
                  <w:lang w:eastAsia="cs-CZ"/>
                </w:rPr>
                <w:t>CorvusPay</w:t>
              </w:r>
            </w:ins>
            <w:ins w:id="2492" w:author="Irová Zuzana" w:date="2025-03-06T17:34:00Z" w16du:dateUtc="2025-03-06T16:34:00Z">
              <w:r w:rsidR="00C71242"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),</w:t>
              </w:r>
            </w:ins>
            <w:ins w:id="2493" w:author="Irová Zuzana" w:date="2025-06-16T10:21:00Z" w16du:dateUtc="2025-06-16T08:21:00Z">
              <w:r w:rsidR="0098422A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CorvusPay </w:t>
              </w:r>
            </w:ins>
            <w:ins w:id="2494" w:author="Irová Zuzana" w:date="2025-06-16T13:31:00Z" w16du:dateUtc="2025-06-16T11:31:00Z">
              <w:r w:rsidR="002953D7">
                <w:rPr>
                  <w:rFonts w:eastAsia="Times New Roman" w:cstheme="minorBidi"/>
                  <w:sz w:val="18"/>
                  <w:szCs w:val="18"/>
                  <w:lang w:eastAsia="cs-CZ"/>
                </w:rPr>
                <w:t>System api</w:t>
              </w:r>
            </w:ins>
            <w:ins w:id="2495" w:author="Irová Zuzana" w:date="2025-06-16T10:21:00Z" w16du:dateUtc="2025-06-16T08:21:00Z">
              <w:r w:rsidR="0098422A"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(</w:t>
              </w:r>
            </w:ins>
            <w:ins w:id="2496" w:author="Irová Zuzana" w:date="2025-06-16T13:31:00Z" w16du:dateUtc="2025-06-16T11:31:00Z">
              <w:r w:rsidR="002953D7">
                <w:rPr>
                  <w:rFonts w:eastAsia="Times New Roman" w:cstheme="minorBidi"/>
                  <w:sz w:val="18"/>
                  <w:szCs w:val="18"/>
                  <w:lang w:eastAsia="cs-CZ"/>
                </w:rPr>
                <w:t>Synchroní p</w:t>
              </w:r>
            </w:ins>
            <w:ins w:id="2497" w:author="Irová Zuzana" w:date="2025-06-16T10:21:00Z" w16du:dateUtc="2025-06-16T08:21:00Z">
              <w:r w:rsidR="0098422A">
                <w:rPr>
                  <w:rFonts w:eastAsia="Times New Roman" w:cstheme="minorBidi"/>
                  <w:sz w:val="18"/>
                  <w:szCs w:val="18"/>
                  <w:lang w:eastAsia="cs-CZ"/>
                </w:rPr>
                <w:t>latba t</w:t>
              </w:r>
              <w:r w:rsidR="0098422A"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oken</w:t>
              </w:r>
              <w:r w:rsidR="0098422A">
                <w:rPr>
                  <w:rFonts w:eastAsia="Times New Roman" w:cstheme="minorBidi"/>
                  <w:sz w:val="18"/>
                  <w:szCs w:val="18"/>
                  <w:lang w:eastAsia="cs-CZ"/>
                </w:rPr>
                <w:t>em přes CorvusPay</w:t>
              </w:r>
              <w:r w:rsidR="0098422A"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),</w:t>
              </w:r>
            </w:ins>
            <w:ins w:id="2498" w:author="Irová Zuzana" w:date="2025-06-16T10:22:00Z" w16du:dateUtc="2025-06-16T08:22:00Z">
              <w:r w:rsidR="00422E38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CorvusPay </w:t>
              </w:r>
            </w:ins>
            <w:ins w:id="2499" w:author="Irová Zuzana" w:date="2025-06-16T13:31:00Z" w16du:dateUtc="2025-06-16T11:31:00Z">
              <w:r w:rsidR="002953D7">
                <w:rPr>
                  <w:rFonts w:eastAsia="Times New Roman" w:cstheme="minorBidi"/>
                  <w:sz w:val="18"/>
                  <w:szCs w:val="18"/>
                  <w:lang w:eastAsia="cs-CZ"/>
                </w:rPr>
                <w:t>T</w:t>
              </w:r>
            </w:ins>
            <w:ins w:id="2500" w:author="Irová Zuzana" w:date="2025-06-16T10:22:00Z" w16du:dateUtc="2025-06-16T08:22:00Z">
              <w:r w:rsidR="00422E38">
                <w:rPr>
                  <w:rFonts w:eastAsia="Times New Roman" w:cstheme="minorBidi"/>
                  <w:sz w:val="18"/>
                  <w:szCs w:val="18"/>
                  <w:lang w:eastAsia="cs-CZ"/>
                </w:rPr>
                <w:t>okeniz</w:t>
              </w:r>
            </w:ins>
            <w:ins w:id="2501" w:author="Irová Zuzana" w:date="2025-06-16T13:31:00Z" w16du:dateUtc="2025-06-16T11:31:00Z">
              <w:r w:rsidR="002953D7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e api </w:t>
              </w:r>
            </w:ins>
            <w:ins w:id="2502" w:author="Irová Zuzana" w:date="2025-06-16T10:22:00Z" w16du:dateUtc="2025-06-16T08:22:00Z">
              <w:r w:rsidR="00422E38">
                <w:rPr>
                  <w:rFonts w:eastAsia="Times New Roman" w:cstheme="minorBidi"/>
                  <w:sz w:val="18"/>
                  <w:szCs w:val="18"/>
                  <w:lang w:eastAsia="cs-CZ"/>
                </w:rPr>
                <w:t>(</w:t>
              </w:r>
            </w:ins>
            <w:ins w:id="2503" w:author="Irová Zuzana" w:date="2025-06-16T13:32:00Z" w16du:dateUtc="2025-06-16T11:32:00Z">
              <w:r w:rsidR="002953D7">
                <w:rPr>
                  <w:rFonts w:eastAsia="Times New Roman" w:cstheme="minorBidi"/>
                  <w:sz w:val="18"/>
                  <w:szCs w:val="18"/>
                  <w:lang w:eastAsia="cs-CZ"/>
                </w:rPr>
                <w:t>Asynchroní platba t</w:t>
              </w:r>
              <w:r w:rsidR="002953D7"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oken</w:t>
              </w:r>
              <w:r w:rsidR="002953D7">
                <w:rPr>
                  <w:rFonts w:eastAsia="Times New Roman" w:cstheme="minorBidi"/>
                  <w:sz w:val="18"/>
                  <w:szCs w:val="18"/>
                  <w:lang w:eastAsia="cs-CZ"/>
                </w:rPr>
                <w:t>em přes CorvusPay</w:t>
              </w:r>
            </w:ins>
            <w:ins w:id="2504" w:author="Irová Zuzana" w:date="2025-06-16T10:22:00Z" w16du:dateUtc="2025-06-16T08:22:00Z">
              <w:r w:rsidR="00855069">
                <w:rPr>
                  <w:rFonts w:eastAsia="Times New Roman" w:cstheme="minorBid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1343" w:type="dxa"/>
            <w:tcBorders>
              <w:top w:val="single" w:sz="8" w:space="0" w:color="auto"/>
            </w:tcBorders>
          </w:tcPr>
          <w:p w14:paraId="6D1A4AAD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>Enum</w:t>
            </w:r>
          </w:p>
        </w:tc>
        <w:tc>
          <w:tcPr>
            <w:tcW w:w="1044" w:type="dxa"/>
            <w:tcBorders>
              <w:top w:val="single" w:sz="8" w:space="0" w:color="auto"/>
            </w:tcBorders>
          </w:tcPr>
          <w:p w14:paraId="24AFAF0F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tcBorders>
              <w:top w:val="single" w:sz="8" w:space="0" w:color="auto"/>
            </w:tcBorders>
            <w:noWrap/>
          </w:tcPr>
          <w:p w14:paraId="02DB8E9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12395361" w14:textId="77777777" w:rsidTr="004809EA">
        <w:trPr>
          <w:trHeight w:val="270"/>
        </w:trPr>
        <w:tc>
          <w:tcPr>
            <w:tcW w:w="1134" w:type="dxa"/>
            <w:vMerge/>
          </w:tcPr>
          <w:p w14:paraId="2ACBA847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62036FC0" w14:textId="77777777" w:rsidR="00CD0A42" w:rsidRPr="001127F6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EFT terminal ID (ID platebního terminálu)</w:t>
            </w:r>
          </w:p>
        </w:tc>
        <w:tc>
          <w:tcPr>
            <w:tcW w:w="3134" w:type="dxa"/>
          </w:tcPr>
          <w:p w14:paraId="38E30F4A" w14:textId="77777777" w:rsidR="00CD0A42" w:rsidRPr="001127F6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Identifikátor platebního terminálu</w:t>
            </w:r>
          </w:p>
        </w:tc>
        <w:tc>
          <w:tcPr>
            <w:tcW w:w="1343" w:type="dxa"/>
          </w:tcPr>
          <w:p w14:paraId="79CE4AFE" w14:textId="587B4C96" w:rsidR="00CD0A42" w:rsidRPr="001127F6" w:rsidRDefault="00555010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44" w:type="dxa"/>
          </w:tcPr>
          <w:p w14:paraId="7A1FEC8E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35C2EE36" w14:textId="77777777" w:rsidR="00CD0A42" w:rsidRPr="001127F6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11D9FB20" w14:textId="77777777" w:rsidTr="004809EA">
        <w:trPr>
          <w:trHeight w:val="270"/>
        </w:trPr>
        <w:tc>
          <w:tcPr>
            <w:tcW w:w="1134" w:type="dxa"/>
            <w:vMerge/>
          </w:tcPr>
          <w:p w14:paraId="74DBFB2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36404178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Created on (Datum vytvoření)</w:t>
            </w:r>
          </w:p>
        </w:tc>
        <w:tc>
          <w:tcPr>
            <w:tcW w:w="3134" w:type="dxa"/>
          </w:tcPr>
          <w:p w14:paraId="5A1C7B20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Datum a čas vytvoření platební trasakce</w:t>
            </w:r>
          </w:p>
        </w:tc>
        <w:tc>
          <w:tcPr>
            <w:tcW w:w="1343" w:type="dxa"/>
          </w:tcPr>
          <w:p w14:paraId="11AC4EFF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44" w:type="dxa"/>
          </w:tcPr>
          <w:p w14:paraId="1A5F5459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noWrap/>
          </w:tcPr>
          <w:p w14:paraId="5633874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EF69DA" w:rsidRPr="00955C1D" w14:paraId="22F9AB93" w14:textId="77777777" w:rsidTr="004809EA">
        <w:trPr>
          <w:trHeight w:val="270"/>
          <w:ins w:id="2505" w:author="Irová Zuzana" w:date="2025-06-23T10:53:00Z" w16du:dateUtc="2025-06-23T08:53:00Z"/>
        </w:trPr>
        <w:tc>
          <w:tcPr>
            <w:tcW w:w="1134" w:type="dxa"/>
            <w:vMerge/>
          </w:tcPr>
          <w:p w14:paraId="47D961A5" w14:textId="77777777" w:rsidR="00EF69DA" w:rsidRPr="001127F6" w:rsidRDefault="00EF69DA">
            <w:pPr>
              <w:spacing w:after="0"/>
              <w:rPr>
                <w:ins w:id="2506" w:author="Irová Zuzana" w:date="2025-06-23T10:53:00Z" w16du:dateUtc="2025-06-23T08:5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7983CD68" w14:textId="3D8BB700" w:rsidR="00EF69DA" w:rsidRPr="5D923C7E" w:rsidRDefault="00EF69DA">
            <w:pPr>
              <w:spacing w:after="0"/>
              <w:rPr>
                <w:ins w:id="2507" w:author="Irová Zuzana" w:date="2025-06-23T10:53:00Z" w16du:dateUtc="2025-06-23T08:53:00Z"/>
                <w:rFonts w:cstheme="minorBidi"/>
                <w:sz w:val="18"/>
                <w:szCs w:val="18"/>
              </w:rPr>
            </w:pPr>
            <w:ins w:id="2508" w:author="Irová Zuzana" w:date="2025-06-23T10:53:00Z" w16du:dateUtc="2025-06-23T08:53:00Z">
              <w:r>
                <w:rPr>
                  <w:rFonts w:cstheme="minorBidi"/>
                  <w:sz w:val="18"/>
                  <w:szCs w:val="18"/>
                </w:rPr>
                <w:t>Subscri</w:t>
              </w:r>
              <w:r w:rsidR="0004607C">
                <w:rPr>
                  <w:rFonts w:cstheme="minorBidi"/>
                  <w:sz w:val="18"/>
                  <w:szCs w:val="18"/>
                </w:rPr>
                <w:t>ption required (Token požadován)</w:t>
              </w:r>
            </w:ins>
          </w:p>
        </w:tc>
        <w:tc>
          <w:tcPr>
            <w:tcW w:w="3134" w:type="dxa"/>
          </w:tcPr>
          <w:p w14:paraId="506C0026" w14:textId="6A67095A" w:rsidR="00EF69DA" w:rsidRPr="001127F6" w:rsidRDefault="0004607C">
            <w:pPr>
              <w:spacing w:after="0"/>
              <w:rPr>
                <w:ins w:id="2509" w:author="Irová Zuzana" w:date="2025-06-23T10:53:00Z" w16du:dateUtc="2025-06-23T08:53:00Z"/>
                <w:rFonts w:cstheme="minorHAnsi"/>
                <w:sz w:val="18"/>
                <w:szCs w:val="18"/>
              </w:rPr>
            </w:pPr>
            <w:ins w:id="2510" w:author="Irová Zuzana" w:date="2025-06-23T10:53:00Z" w16du:dateUtc="2025-06-23T08:53:00Z">
              <w:r>
                <w:rPr>
                  <w:rFonts w:cstheme="minorHAnsi"/>
                  <w:sz w:val="18"/>
                  <w:szCs w:val="18"/>
                </w:rPr>
                <w:t xml:space="preserve">Příznak, zda se </w:t>
              </w:r>
            </w:ins>
            <w:ins w:id="2511" w:author="Irová Zuzana" w:date="2025-06-23T10:54:00Z" w16du:dateUtc="2025-06-23T08:54:00Z">
              <w:r>
                <w:rPr>
                  <w:rFonts w:cstheme="minorHAnsi"/>
                  <w:sz w:val="18"/>
                  <w:szCs w:val="18"/>
                </w:rPr>
                <w:t>požaduje vytvoření Tokenu</w:t>
              </w:r>
            </w:ins>
          </w:p>
        </w:tc>
        <w:tc>
          <w:tcPr>
            <w:tcW w:w="1343" w:type="dxa"/>
          </w:tcPr>
          <w:p w14:paraId="5A4E84E6" w14:textId="6D0D5D73" w:rsidR="00EF69DA" w:rsidRPr="001127F6" w:rsidRDefault="0004607C">
            <w:pPr>
              <w:spacing w:after="0"/>
              <w:rPr>
                <w:ins w:id="2512" w:author="Irová Zuzana" w:date="2025-06-23T10:53:00Z" w16du:dateUtc="2025-06-23T08:53:00Z"/>
                <w:rFonts w:eastAsia="Times New Roman" w:cstheme="minorHAnsi"/>
                <w:sz w:val="18"/>
                <w:szCs w:val="18"/>
                <w:lang w:eastAsia="cs-CZ"/>
              </w:rPr>
            </w:pPr>
            <w:ins w:id="2513" w:author="Irová Zuzana" w:date="2025-06-23T10:54:00Z" w16du:dateUtc="2025-06-23T08:5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Bool</w:t>
              </w:r>
            </w:ins>
          </w:p>
        </w:tc>
        <w:tc>
          <w:tcPr>
            <w:tcW w:w="1044" w:type="dxa"/>
          </w:tcPr>
          <w:p w14:paraId="114D5641" w14:textId="521D75B3" w:rsidR="00EF69DA" w:rsidRPr="001127F6" w:rsidRDefault="0004607C">
            <w:pPr>
              <w:spacing w:after="0"/>
              <w:rPr>
                <w:ins w:id="2514" w:author="Irová Zuzana" w:date="2025-06-23T10:53:00Z" w16du:dateUtc="2025-06-23T08:53:00Z"/>
                <w:rFonts w:eastAsia="Times New Roman" w:cstheme="minorHAnsi"/>
                <w:sz w:val="18"/>
                <w:szCs w:val="18"/>
                <w:lang w:eastAsia="cs-CZ"/>
              </w:rPr>
            </w:pPr>
            <w:ins w:id="2515" w:author="Irová Zuzana" w:date="2025-06-23T10:54:00Z" w16du:dateUtc="2025-06-23T08:5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895" w:type="dxa"/>
            <w:noWrap/>
          </w:tcPr>
          <w:p w14:paraId="5EF2C843" w14:textId="758750B7" w:rsidR="00EF69DA" w:rsidRPr="001127F6" w:rsidRDefault="0004607C">
            <w:pPr>
              <w:spacing w:after="0"/>
              <w:rPr>
                <w:ins w:id="2516" w:author="Irová Zuzana" w:date="2025-06-23T10:53:00Z" w16du:dateUtc="2025-06-23T08:53:00Z"/>
                <w:rFonts w:eastAsia="Times New Roman" w:cstheme="minorHAnsi"/>
                <w:sz w:val="18"/>
                <w:szCs w:val="18"/>
                <w:lang w:eastAsia="cs-CZ"/>
              </w:rPr>
            </w:pPr>
            <w:ins w:id="2517" w:author="Irová Zuzana" w:date="2025-06-23T10:54:00Z" w16du:dateUtc="2025-06-23T08:5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DE6943" w:rsidRPr="00955C1D" w14:paraId="439C9D58" w14:textId="77777777" w:rsidTr="004809EA">
        <w:trPr>
          <w:trHeight w:val="270"/>
          <w:ins w:id="2518" w:author="Irová Zuzana" w:date="2025-06-23T10:53:00Z" w16du:dateUtc="2025-06-23T08:53:00Z"/>
        </w:trPr>
        <w:tc>
          <w:tcPr>
            <w:tcW w:w="1134" w:type="dxa"/>
            <w:vMerge/>
          </w:tcPr>
          <w:p w14:paraId="0BD04DCD" w14:textId="77777777" w:rsidR="00DE6943" w:rsidRPr="001127F6" w:rsidRDefault="00DE6943" w:rsidP="00DE6943">
            <w:pPr>
              <w:spacing w:after="0"/>
              <w:rPr>
                <w:ins w:id="2519" w:author="Irová Zuzana" w:date="2025-06-23T10:53:00Z" w16du:dateUtc="2025-06-23T08:5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514572F6" w14:textId="581B987A" w:rsidR="00DE6943" w:rsidRPr="5D923C7E" w:rsidRDefault="00DE6943" w:rsidP="00DE6943">
            <w:pPr>
              <w:spacing w:after="0"/>
              <w:rPr>
                <w:ins w:id="2520" w:author="Irová Zuzana" w:date="2025-06-23T10:53:00Z" w16du:dateUtc="2025-06-23T08:53:00Z"/>
                <w:rFonts w:cstheme="minorBidi"/>
                <w:sz w:val="18"/>
                <w:szCs w:val="18"/>
              </w:rPr>
            </w:pPr>
            <w:ins w:id="2521" w:author="Irová Zuzana" w:date="2025-06-23T10:54:00Z" w16du:dateUtc="2025-06-23T08:54:00Z">
              <w:r>
                <w:rPr>
                  <w:rFonts w:cstheme="minorBidi"/>
                  <w:sz w:val="18"/>
                  <w:szCs w:val="18"/>
                </w:rPr>
                <w:t>Subsequent charge (Platba tokenem)</w:t>
              </w:r>
            </w:ins>
          </w:p>
        </w:tc>
        <w:tc>
          <w:tcPr>
            <w:tcW w:w="3134" w:type="dxa"/>
          </w:tcPr>
          <w:p w14:paraId="705817C3" w14:textId="0B64EF3D" w:rsidR="00DE6943" w:rsidRPr="001127F6" w:rsidRDefault="00DE6943" w:rsidP="00DE6943">
            <w:pPr>
              <w:spacing w:after="0"/>
              <w:rPr>
                <w:ins w:id="2522" w:author="Irová Zuzana" w:date="2025-06-23T10:53:00Z" w16du:dateUtc="2025-06-23T08:53:00Z"/>
                <w:rFonts w:cstheme="minorHAnsi"/>
                <w:sz w:val="18"/>
                <w:szCs w:val="18"/>
              </w:rPr>
            </w:pPr>
            <w:ins w:id="2523" w:author="Irová Zuzana" w:date="2025-06-23T10:55:00Z" w16du:dateUtc="2025-06-23T08:55:00Z">
              <w:r>
                <w:rPr>
                  <w:rFonts w:cstheme="minorHAnsi"/>
                  <w:sz w:val="18"/>
                  <w:szCs w:val="18"/>
                </w:rPr>
                <w:t>Příznak, zda platba je na základě existujícího Tokenu.</w:t>
              </w:r>
            </w:ins>
          </w:p>
        </w:tc>
        <w:tc>
          <w:tcPr>
            <w:tcW w:w="1343" w:type="dxa"/>
          </w:tcPr>
          <w:p w14:paraId="7E949038" w14:textId="54E64ED5" w:rsidR="00DE6943" w:rsidRPr="001127F6" w:rsidRDefault="00DE6943" w:rsidP="00DE6943">
            <w:pPr>
              <w:spacing w:after="0"/>
              <w:rPr>
                <w:ins w:id="2524" w:author="Irová Zuzana" w:date="2025-06-23T10:53:00Z" w16du:dateUtc="2025-06-23T08:53:00Z"/>
                <w:rFonts w:eastAsia="Times New Roman" w:cstheme="minorHAnsi"/>
                <w:sz w:val="18"/>
                <w:szCs w:val="18"/>
                <w:lang w:eastAsia="cs-CZ"/>
              </w:rPr>
            </w:pPr>
            <w:ins w:id="2525" w:author="Irová Zuzana" w:date="2025-06-23T10:55:00Z" w16du:dateUtc="2025-06-23T08:5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Bool</w:t>
              </w:r>
            </w:ins>
          </w:p>
        </w:tc>
        <w:tc>
          <w:tcPr>
            <w:tcW w:w="1044" w:type="dxa"/>
          </w:tcPr>
          <w:p w14:paraId="246DA244" w14:textId="226B1D51" w:rsidR="00DE6943" w:rsidRPr="001127F6" w:rsidRDefault="00DE6943" w:rsidP="00DE6943">
            <w:pPr>
              <w:spacing w:after="0"/>
              <w:rPr>
                <w:ins w:id="2526" w:author="Irová Zuzana" w:date="2025-06-23T10:53:00Z" w16du:dateUtc="2025-06-23T08:53:00Z"/>
                <w:rFonts w:eastAsia="Times New Roman" w:cstheme="minorHAnsi"/>
                <w:sz w:val="18"/>
                <w:szCs w:val="18"/>
                <w:lang w:eastAsia="cs-CZ"/>
              </w:rPr>
            </w:pPr>
            <w:ins w:id="2527" w:author="Irová Zuzana" w:date="2025-06-23T10:55:00Z" w16du:dateUtc="2025-06-23T08:5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895" w:type="dxa"/>
            <w:noWrap/>
          </w:tcPr>
          <w:p w14:paraId="1CF6D02A" w14:textId="02508166" w:rsidR="00DE6943" w:rsidRPr="001127F6" w:rsidRDefault="00DE6943" w:rsidP="00DE6943">
            <w:pPr>
              <w:spacing w:after="0"/>
              <w:rPr>
                <w:ins w:id="2528" w:author="Irová Zuzana" w:date="2025-06-23T10:53:00Z" w16du:dateUtc="2025-06-23T08:53:00Z"/>
                <w:rFonts w:eastAsia="Times New Roman" w:cstheme="minorHAnsi"/>
                <w:sz w:val="18"/>
                <w:szCs w:val="18"/>
                <w:lang w:eastAsia="cs-CZ"/>
              </w:rPr>
            </w:pPr>
            <w:ins w:id="2529" w:author="Irová Zuzana" w:date="2025-06-23T10:55:00Z" w16du:dateUtc="2025-06-23T08:5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2C05FB" w:rsidRPr="00955C1D" w14:paraId="77FCCD44" w14:textId="77777777" w:rsidTr="004809EA">
        <w:trPr>
          <w:trHeight w:val="270"/>
          <w:ins w:id="2530" w:author="Irová Zuzana" w:date="2025-06-23T10:53:00Z" w16du:dateUtc="2025-06-23T08:53:00Z"/>
        </w:trPr>
        <w:tc>
          <w:tcPr>
            <w:tcW w:w="1134" w:type="dxa"/>
            <w:vMerge/>
          </w:tcPr>
          <w:p w14:paraId="7614ED82" w14:textId="77777777" w:rsidR="002C05FB" w:rsidRPr="001127F6" w:rsidRDefault="002C05FB" w:rsidP="002C05FB">
            <w:pPr>
              <w:spacing w:after="0"/>
              <w:rPr>
                <w:ins w:id="2531" w:author="Irová Zuzana" w:date="2025-06-23T10:53:00Z" w16du:dateUtc="2025-06-23T08:5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1BE888AB" w14:textId="036590C3" w:rsidR="002C05FB" w:rsidRPr="5D923C7E" w:rsidRDefault="002C05FB" w:rsidP="002C05FB">
            <w:pPr>
              <w:spacing w:after="0"/>
              <w:rPr>
                <w:ins w:id="2532" w:author="Irová Zuzana" w:date="2025-06-23T10:53:00Z" w16du:dateUtc="2025-06-23T08:53:00Z"/>
                <w:rFonts w:cstheme="minorBidi"/>
                <w:sz w:val="18"/>
                <w:szCs w:val="18"/>
              </w:rPr>
            </w:pPr>
            <w:ins w:id="2533" w:author="Irová Zuzana" w:date="2025-06-23T10:55:00Z" w16du:dateUtc="2025-06-23T08:55:00Z">
              <w:r>
                <w:rPr>
                  <w:rFonts w:cstheme="minorBidi"/>
                  <w:sz w:val="18"/>
                  <w:szCs w:val="18"/>
                </w:rPr>
                <w:t>Require complete</w:t>
              </w:r>
            </w:ins>
          </w:p>
        </w:tc>
        <w:tc>
          <w:tcPr>
            <w:tcW w:w="3134" w:type="dxa"/>
          </w:tcPr>
          <w:p w14:paraId="42CFC616" w14:textId="5298ACA8" w:rsidR="002C05FB" w:rsidRPr="001127F6" w:rsidRDefault="002C05FB" w:rsidP="002C05FB">
            <w:pPr>
              <w:spacing w:after="0"/>
              <w:rPr>
                <w:ins w:id="2534" w:author="Irová Zuzana" w:date="2025-06-23T10:53:00Z" w16du:dateUtc="2025-06-23T08:53:00Z"/>
                <w:rFonts w:cstheme="minorHAnsi"/>
                <w:sz w:val="18"/>
                <w:szCs w:val="18"/>
              </w:rPr>
            </w:pPr>
            <w:ins w:id="2535" w:author="Irová Zuzana" w:date="2025-06-23T10:56:00Z" w16du:dateUtc="2025-06-23T08:56:00Z">
              <w:r>
                <w:rPr>
                  <w:rFonts w:cstheme="minorHAnsi"/>
                  <w:sz w:val="18"/>
                  <w:szCs w:val="18"/>
                </w:rPr>
                <w:t>Příznak, zda platba je finální nebo jen preauthorizace, která se musí doprocesovat.</w:t>
              </w:r>
            </w:ins>
          </w:p>
        </w:tc>
        <w:tc>
          <w:tcPr>
            <w:tcW w:w="1343" w:type="dxa"/>
          </w:tcPr>
          <w:p w14:paraId="37EF1C26" w14:textId="5D139C3D" w:rsidR="002C05FB" w:rsidRPr="001127F6" w:rsidRDefault="002C05FB" w:rsidP="002C05FB">
            <w:pPr>
              <w:spacing w:after="0"/>
              <w:rPr>
                <w:ins w:id="2536" w:author="Irová Zuzana" w:date="2025-06-23T10:53:00Z" w16du:dateUtc="2025-06-23T08:53:00Z"/>
                <w:rFonts w:eastAsia="Times New Roman" w:cstheme="minorHAnsi"/>
                <w:sz w:val="18"/>
                <w:szCs w:val="18"/>
                <w:lang w:eastAsia="cs-CZ"/>
              </w:rPr>
            </w:pPr>
            <w:ins w:id="2537" w:author="Irová Zuzana" w:date="2025-06-23T10:56:00Z" w16du:dateUtc="2025-06-23T08:5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Bool</w:t>
              </w:r>
            </w:ins>
          </w:p>
        </w:tc>
        <w:tc>
          <w:tcPr>
            <w:tcW w:w="1044" w:type="dxa"/>
          </w:tcPr>
          <w:p w14:paraId="6B17B5B1" w14:textId="545DBF47" w:rsidR="002C05FB" w:rsidRPr="001127F6" w:rsidRDefault="002C05FB" w:rsidP="002C05FB">
            <w:pPr>
              <w:spacing w:after="0"/>
              <w:rPr>
                <w:ins w:id="2538" w:author="Irová Zuzana" w:date="2025-06-23T10:53:00Z" w16du:dateUtc="2025-06-23T08:53:00Z"/>
                <w:rFonts w:eastAsia="Times New Roman" w:cstheme="minorHAnsi"/>
                <w:sz w:val="18"/>
                <w:szCs w:val="18"/>
                <w:lang w:eastAsia="cs-CZ"/>
              </w:rPr>
            </w:pPr>
            <w:ins w:id="2539" w:author="Irová Zuzana" w:date="2025-06-23T10:56:00Z" w16du:dateUtc="2025-06-23T08:5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895" w:type="dxa"/>
            <w:noWrap/>
          </w:tcPr>
          <w:p w14:paraId="07A249FB" w14:textId="2B7FEEF2" w:rsidR="002C05FB" w:rsidRPr="001127F6" w:rsidRDefault="002C05FB" w:rsidP="002C05FB">
            <w:pPr>
              <w:spacing w:after="0"/>
              <w:rPr>
                <w:ins w:id="2540" w:author="Irová Zuzana" w:date="2025-06-23T10:53:00Z" w16du:dateUtc="2025-06-23T08:53:00Z"/>
                <w:rFonts w:eastAsia="Times New Roman" w:cstheme="minorHAnsi"/>
                <w:sz w:val="18"/>
                <w:szCs w:val="18"/>
                <w:lang w:eastAsia="cs-CZ"/>
              </w:rPr>
            </w:pPr>
            <w:ins w:id="2541" w:author="Irová Zuzana" w:date="2025-06-23T10:56:00Z" w16du:dateUtc="2025-06-23T08:5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EF69DA" w:rsidRPr="00955C1D" w14:paraId="4B08E7D4" w14:textId="77777777" w:rsidTr="004809EA">
        <w:trPr>
          <w:trHeight w:val="270"/>
          <w:ins w:id="2542" w:author="Irová Zuzana" w:date="2025-06-23T10:53:00Z" w16du:dateUtc="2025-06-23T08:53:00Z"/>
        </w:trPr>
        <w:tc>
          <w:tcPr>
            <w:tcW w:w="1134" w:type="dxa"/>
            <w:vMerge/>
          </w:tcPr>
          <w:p w14:paraId="7B35E1CE" w14:textId="77777777" w:rsidR="00EF69DA" w:rsidRPr="001127F6" w:rsidRDefault="00EF69DA">
            <w:pPr>
              <w:spacing w:after="0"/>
              <w:rPr>
                <w:ins w:id="2543" w:author="Irová Zuzana" w:date="2025-06-23T10:53:00Z" w16du:dateUtc="2025-06-23T08:5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5D24A22E" w14:textId="0E0B3299" w:rsidR="00EF69DA" w:rsidRPr="5D923C7E" w:rsidRDefault="00F1741E">
            <w:pPr>
              <w:spacing w:after="0"/>
              <w:rPr>
                <w:ins w:id="2544" w:author="Irová Zuzana" w:date="2025-06-23T10:53:00Z" w16du:dateUtc="2025-06-23T08:53:00Z"/>
                <w:rFonts w:cstheme="minorBidi"/>
                <w:sz w:val="18"/>
                <w:szCs w:val="18"/>
              </w:rPr>
            </w:pPr>
            <w:ins w:id="2545" w:author="Irová Zuzana" w:date="2025-06-23T10:58:00Z" w16du:dateUtc="2025-06-23T08:58:00Z">
              <w:r>
                <w:rPr>
                  <w:rFonts w:cstheme="minorBidi"/>
                  <w:sz w:val="18"/>
                  <w:szCs w:val="18"/>
                </w:rPr>
                <w:t>Process count (Počet pokusů)</w:t>
              </w:r>
            </w:ins>
          </w:p>
        </w:tc>
        <w:tc>
          <w:tcPr>
            <w:tcW w:w="3134" w:type="dxa"/>
          </w:tcPr>
          <w:p w14:paraId="616EB2C6" w14:textId="6281AF1E" w:rsidR="00EF69DA" w:rsidRPr="001127F6" w:rsidRDefault="00F1741E">
            <w:pPr>
              <w:spacing w:after="0"/>
              <w:rPr>
                <w:ins w:id="2546" w:author="Irová Zuzana" w:date="2025-06-23T10:53:00Z" w16du:dateUtc="2025-06-23T08:53:00Z"/>
                <w:rFonts w:cstheme="minorHAnsi"/>
                <w:sz w:val="18"/>
                <w:szCs w:val="18"/>
              </w:rPr>
            </w:pPr>
            <w:ins w:id="2547" w:author="Irová Zuzana" w:date="2025-06-23T10:58:00Z" w16du:dateUtc="2025-06-23T08:58:00Z">
              <w:r>
                <w:rPr>
                  <w:rFonts w:cstheme="minorHAnsi"/>
                  <w:sz w:val="18"/>
                  <w:szCs w:val="18"/>
                </w:rPr>
                <w:t>Aktuální počet pokusů o zprocesování</w:t>
              </w:r>
            </w:ins>
          </w:p>
        </w:tc>
        <w:tc>
          <w:tcPr>
            <w:tcW w:w="1343" w:type="dxa"/>
          </w:tcPr>
          <w:p w14:paraId="6ECD3DA1" w14:textId="7B3C3B3C" w:rsidR="00EF69DA" w:rsidRPr="001127F6" w:rsidRDefault="001A31D9">
            <w:pPr>
              <w:spacing w:after="0"/>
              <w:rPr>
                <w:ins w:id="2548" w:author="Irová Zuzana" w:date="2025-06-23T10:53:00Z" w16du:dateUtc="2025-06-23T08:53:00Z"/>
                <w:rFonts w:eastAsia="Times New Roman" w:cstheme="minorHAnsi"/>
                <w:sz w:val="18"/>
                <w:szCs w:val="18"/>
                <w:lang w:eastAsia="cs-CZ"/>
              </w:rPr>
            </w:pPr>
            <w:ins w:id="2549" w:author="Irová Zuzana" w:date="2025-06-23T10:58:00Z" w16du:dateUtc="2025-06-23T08:5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Number</w:t>
              </w:r>
            </w:ins>
          </w:p>
        </w:tc>
        <w:tc>
          <w:tcPr>
            <w:tcW w:w="1044" w:type="dxa"/>
          </w:tcPr>
          <w:p w14:paraId="52C23250" w14:textId="5FE23499" w:rsidR="00EF69DA" w:rsidRPr="001127F6" w:rsidRDefault="001A31D9">
            <w:pPr>
              <w:spacing w:after="0"/>
              <w:rPr>
                <w:ins w:id="2550" w:author="Irová Zuzana" w:date="2025-06-23T10:53:00Z" w16du:dateUtc="2025-06-23T08:53:00Z"/>
                <w:rFonts w:eastAsia="Times New Roman" w:cstheme="minorHAnsi"/>
                <w:sz w:val="18"/>
                <w:szCs w:val="18"/>
                <w:lang w:eastAsia="cs-CZ"/>
              </w:rPr>
            </w:pPr>
            <w:ins w:id="2551" w:author="Irová Zuzana" w:date="2025-06-23T10:58:00Z" w16du:dateUtc="2025-06-23T08:5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895" w:type="dxa"/>
            <w:noWrap/>
          </w:tcPr>
          <w:p w14:paraId="7F110565" w14:textId="3B4837FB" w:rsidR="00EF69DA" w:rsidRPr="001127F6" w:rsidRDefault="001A31D9">
            <w:pPr>
              <w:spacing w:after="0"/>
              <w:rPr>
                <w:ins w:id="2552" w:author="Irová Zuzana" w:date="2025-06-23T10:53:00Z" w16du:dateUtc="2025-06-23T08:53:00Z"/>
                <w:rFonts w:eastAsia="Times New Roman" w:cstheme="minorHAnsi"/>
                <w:sz w:val="18"/>
                <w:szCs w:val="18"/>
                <w:lang w:eastAsia="cs-CZ"/>
              </w:rPr>
            </w:pPr>
            <w:ins w:id="2553" w:author="Irová Zuzana" w:date="2025-06-23T10:58:00Z" w16du:dateUtc="2025-06-23T08:5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</w:p>
        </w:tc>
      </w:tr>
      <w:tr w:rsidR="00CD0A42" w:rsidRPr="00955C1D" w14:paraId="41235A91" w14:textId="77777777" w:rsidTr="004809EA">
        <w:trPr>
          <w:trHeight w:val="270"/>
        </w:trPr>
        <w:tc>
          <w:tcPr>
            <w:tcW w:w="1134" w:type="dxa"/>
            <w:vMerge/>
          </w:tcPr>
          <w:p w14:paraId="7283BAE9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42A67701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Card type (Typ karty)</w:t>
            </w:r>
          </w:p>
        </w:tc>
        <w:tc>
          <w:tcPr>
            <w:tcW w:w="3134" w:type="dxa"/>
          </w:tcPr>
          <w:p w14:paraId="07302CAC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</w:rPr>
              <w:t>Typ karty</w:t>
            </w:r>
          </w:p>
        </w:tc>
        <w:tc>
          <w:tcPr>
            <w:tcW w:w="1343" w:type="dxa"/>
          </w:tcPr>
          <w:p w14:paraId="5E2E64A6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44" w:type="dxa"/>
          </w:tcPr>
          <w:p w14:paraId="34D82DE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64663C47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71F3505A" w14:textId="77777777" w:rsidTr="004809EA">
        <w:trPr>
          <w:trHeight w:val="270"/>
        </w:trPr>
        <w:tc>
          <w:tcPr>
            <w:tcW w:w="1134" w:type="dxa"/>
            <w:vMerge/>
          </w:tcPr>
          <w:p w14:paraId="0456404D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7BED725B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Card expiry (Expirace karty)</w:t>
            </w:r>
          </w:p>
        </w:tc>
        <w:tc>
          <w:tcPr>
            <w:tcW w:w="3134" w:type="dxa"/>
          </w:tcPr>
          <w:p w14:paraId="5F490996" w14:textId="77777777" w:rsidR="00CD0A42" w:rsidRPr="001127F6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cstheme="minorHAnsi"/>
                <w:sz w:val="18"/>
                <w:szCs w:val="18"/>
              </w:rPr>
              <w:t>Expirace karty</w:t>
            </w:r>
          </w:p>
          <w:p w14:paraId="1001BB8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</w:rPr>
              <w:t>Na GUI se zobrazuje ve formátu: MM/YY</w:t>
            </w:r>
          </w:p>
        </w:tc>
        <w:tc>
          <w:tcPr>
            <w:tcW w:w="1343" w:type="dxa"/>
          </w:tcPr>
          <w:p w14:paraId="2D82E894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44" w:type="dxa"/>
          </w:tcPr>
          <w:p w14:paraId="12214FC2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22FD7EB9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6DDAA23B" w14:textId="77777777" w:rsidTr="004809EA">
        <w:trPr>
          <w:trHeight w:val="270"/>
        </w:trPr>
        <w:tc>
          <w:tcPr>
            <w:tcW w:w="1134" w:type="dxa"/>
            <w:vMerge/>
          </w:tcPr>
          <w:p w14:paraId="1E5E8209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2AAF5821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Card number (Číslo karty)</w:t>
            </w:r>
          </w:p>
        </w:tc>
        <w:tc>
          <w:tcPr>
            <w:tcW w:w="3134" w:type="dxa"/>
          </w:tcPr>
          <w:p w14:paraId="23D4C10F" w14:textId="77777777" w:rsidR="00CD0A42" w:rsidRPr="001127F6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cstheme="minorHAnsi"/>
                <w:sz w:val="18"/>
                <w:szCs w:val="18"/>
              </w:rPr>
              <w:t>Číslo karty</w:t>
            </w:r>
          </w:p>
          <w:p w14:paraId="33FF1279" w14:textId="77777777" w:rsidR="00CD0A42" w:rsidRPr="001127F6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cstheme="minorHAnsi"/>
                <w:sz w:val="18"/>
                <w:szCs w:val="18"/>
              </w:rPr>
              <w:t>Zobrazuje se ve formátu:</w:t>
            </w:r>
          </w:p>
          <w:p w14:paraId="5B74845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</w:rPr>
              <w:t>**** **** **** 1111</w:t>
            </w:r>
          </w:p>
        </w:tc>
        <w:tc>
          <w:tcPr>
            <w:tcW w:w="1343" w:type="dxa"/>
          </w:tcPr>
          <w:p w14:paraId="2007173E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44" w:type="dxa"/>
          </w:tcPr>
          <w:p w14:paraId="4B135A1F" w14:textId="0381C5F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407544BB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BC7B85" w:rsidRPr="00955C1D" w14:paraId="4EB051C3" w14:textId="77777777" w:rsidTr="004809EA">
        <w:trPr>
          <w:trHeight w:val="270"/>
          <w:ins w:id="2554" w:author="Irová Zuzana" w:date="2025-03-12T13:26:00Z"/>
        </w:trPr>
        <w:tc>
          <w:tcPr>
            <w:tcW w:w="1134" w:type="dxa"/>
            <w:vMerge/>
          </w:tcPr>
          <w:p w14:paraId="01743393" w14:textId="77777777" w:rsidR="00BC7B85" w:rsidRPr="001127F6" w:rsidRDefault="00BC7B85" w:rsidP="00BC7B85">
            <w:pPr>
              <w:spacing w:after="0"/>
              <w:rPr>
                <w:ins w:id="2555" w:author="Irová Zuzana" w:date="2025-03-12T13:26:00Z" w16du:dateUtc="2025-03-12T12:26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61EB3FEE" w14:textId="27CDE42B" w:rsidR="00BC7B85" w:rsidRPr="00BC7B85" w:rsidRDefault="00BC7B85" w:rsidP="00BC7B85">
            <w:pPr>
              <w:spacing w:after="0" w:line="276" w:lineRule="auto"/>
              <w:rPr>
                <w:ins w:id="2556" w:author="Irová Zuzana" w:date="2025-03-12T13:26:00Z" w16du:dateUtc="2025-03-12T12:26:00Z"/>
                <w:rFonts w:cstheme="minorHAnsi"/>
                <w:sz w:val="18"/>
                <w:szCs w:val="18"/>
                <w:rPrChange w:id="2557" w:author="Irová Zuzana" w:date="2025-03-12T13:40:00Z" w16du:dateUtc="2025-03-12T12:40:00Z">
                  <w:rPr>
                    <w:ins w:id="2558" w:author="Irová Zuzana" w:date="2025-03-12T13:26:00Z" w16du:dateUtc="2025-03-12T12:26:00Z"/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</w:pPr>
            <w:ins w:id="2559" w:author="Irová Zuzana" w:date="2025-03-12T13:40:00Z" w16du:dateUtc="2025-03-12T12:40:00Z">
              <w:r w:rsidRPr="00BC7B85">
                <w:rPr>
                  <w:rFonts w:cstheme="minorHAnsi"/>
                  <w:sz w:val="18"/>
                  <w:szCs w:val="18"/>
                  <w:rPrChange w:id="2560" w:author="Irová Zuzana" w:date="2025-03-12T13:40:00Z" w16du:dateUtc="2025-03-12T12:40:00Z">
                    <w:rPr>
                      <w:noProof/>
                      <w:lang w:val="en-US"/>
                    </w:rPr>
                  </w:rPrChange>
                </w:rPr>
                <w:t>Card brand (Brand karty)</w:t>
              </w:r>
            </w:ins>
          </w:p>
        </w:tc>
        <w:tc>
          <w:tcPr>
            <w:tcW w:w="3134" w:type="dxa"/>
          </w:tcPr>
          <w:p w14:paraId="190069C7" w14:textId="2C1BAE8D" w:rsidR="00BC7B85" w:rsidRPr="00BC7B85" w:rsidRDefault="00BC7B85" w:rsidP="00BC7B85">
            <w:pPr>
              <w:spacing w:after="0"/>
              <w:rPr>
                <w:ins w:id="2561" w:author="Irová Zuzana" w:date="2025-03-12T13:26:00Z" w16du:dateUtc="2025-03-12T12:26:00Z"/>
                <w:rFonts w:cstheme="minorHAnsi"/>
                <w:sz w:val="18"/>
                <w:szCs w:val="18"/>
                <w:rPrChange w:id="2562" w:author="Irová Zuzana" w:date="2025-03-12T13:40:00Z" w16du:dateUtc="2025-03-12T12:40:00Z">
                  <w:rPr>
                    <w:ins w:id="2563" w:author="Irová Zuzana" w:date="2025-03-12T13:26:00Z" w16du:dateUtc="2025-03-12T12:26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564" w:author="Irová Zuzana" w:date="2025-03-12T13:40:00Z" w16du:dateUtc="2025-03-12T12:40:00Z">
              <w:r w:rsidRPr="00BC7B85">
                <w:rPr>
                  <w:rFonts w:cstheme="minorHAnsi"/>
                  <w:sz w:val="18"/>
                  <w:szCs w:val="18"/>
                  <w:rPrChange w:id="2565" w:author="Irová Zuzana" w:date="2025-03-12T13:40:00Z" w16du:dateUtc="2025-03-12T12:40:00Z">
                    <w:rPr>
                      <w:noProof/>
                      <w:lang w:val="en-US"/>
                    </w:rPr>
                  </w:rPrChange>
                </w:rPr>
                <w:t>Brand karty</w:t>
              </w:r>
            </w:ins>
            <w:ins w:id="2566" w:author="Irová Zuzana" w:date="2025-03-12T13:41:00Z" w16du:dateUtc="2025-03-12T12:41:00Z">
              <w:r>
                <w:rPr>
                  <w:rFonts w:cstheme="minorHAnsi"/>
                  <w:sz w:val="18"/>
                  <w:szCs w:val="18"/>
                </w:rPr>
                <w:t xml:space="preserve"> (v textové formě typ karty, pokud je na výstupu paltební brány)</w:t>
              </w:r>
            </w:ins>
          </w:p>
        </w:tc>
        <w:tc>
          <w:tcPr>
            <w:tcW w:w="1343" w:type="dxa"/>
          </w:tcPr>
          <w:p w14:paraId="3FE6ADD7" w14:textId="2C728136" w:rsidR="00BC7B85" w:rsidRDefault="00BC7B85" w:rsidP="00BC7B85">
            <w:pPr>
              <w:spacing w:after="0"/>
              <w:rPr>
                <w:ins w:id="2567" w:author="Irová Zuzana" w:date="2025-03-12T13:26:00Z" w16du:dateUtc="2025-03-12T12:26:00Z"/>
                <w:rFonts w:cstheme="minorHAnsi"/>
                <w:sz w:val="18"/>
                <w:szCs w:val="18"/>
              </w:rPr>
            </w:pPr>
            <w:ins w:id="2568" w:author="Irová Zuzana" w:date="2025-03-12T13:40:00Z" w16du:dateUtc="2025-03-12T12:40:00Z">
              <w:r w:rsidRPr="00BC7B85">
                <w:rPr>
                  <w:rFonts w:cstheme="minorHAnsi"/>
                  <w:sz w:val="18"/>
                  <w:szCs w:val="18"/>
                  <w:rPrChange w:id="2569" w:author="Irová Zuzana" w:date="2025-03-12T13:40:00Z" w16du:dateUtc="2025-03-12T12:40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Text</w:t>
              </w:r>
            </w:ins>
          </w:p>
        </w:tc>
        <w:tc>
          <w:tcPr>
            <w:tcW w:w="1044" w:type="dxa"/>
          </w:tcPr>
          <w:p w14:paraId="0FA7F3F0" w14:textId="3FD3D08E" w:rsidR="00BC7B85" w:rsidRPr="00BC7B85" w:rsidRDefault="00BC7B85" w:rsidP="00BC7B85">
            <w:pPr>
              <w:spacing w:after="0"/>
              <w:rPr>
                <w:ins w:id="2570" w:author="Irová Zuzana" w:date="2025-03-12T13:26:00Z" w16du:dateUtc="2025-03-12T12:26:00Z"/>
                <w:rFonts w:cstheme="minorHAnsi"/>
                <w:sz w:val="18"/>
                <w:szCs w:val="18"/>
                <w:rPrChange w:id="2571" w:author="Irová Zuzana" w:date="2025-03-12T13:40:00Z" w16du:dateUtc="2025-03-12T12:40:00Z">
                  <w:rPr>
                    <w:ins w:id="2572" w:author="Irová Zuzana" w:date="2025-03-12T13:26:00Z" w16du:dateUtc="2025-03-12T12:26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573" w:author="Irová Zuzana" w:date="2025-03-12T13:40:00Z" w16du:dateUtc="2025-03-12T12:40:00Z">
              <w:r w:rsidRPr="00BC7B85">
                <w:rPr>
                  <w:rFonts w:cstheme="minorHAnsi"/>
                  <w:sz w:val="18"/>
                  <w:szCs w:val="18"/>
                  <w:rPrChange w:id="2574" w:author="Irová Zuzana" w:date="2025-03-12T13:40:00Z" w16du:dateUtc="2025-03-12T12:40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Ne</w:t>
              </w:r>
            </w:ins>
          </w:p>
        </w:tc>
        <w:tc>
          <w:tcPr>
            <w:tcW w:w="895" w:type="dxa"/>
            <w:noWrap/>
          </w:tcPr>
          <w:p w14:paraId="39460811" w14:textId="3BF4AC8E" w:rsidR="00BC7B85" w:rsidRPr="00BC7B85" w:rsidRDefault="00BC7B85" w:rsidP="00BC7B85">
            <w:pPr>
              <w:spacing w:after="0"/>
              <w:rPr>
                <w:ins w:id="2575" w:author="Irová Zuzana" w:date="2025-03-12T13:26:00Z" w16du:dateUtc="2025-03-12T12:26:00Z"/>
                <w:rFonts w:cstheme="minorHAnsi"/>
                <w:sz w:val="18"/>
                <w:szCs w:val="18"/>
                <w:rPrChange w:id="2576" w:author="Irová Zuzana" w:date="2025-03-12T13:40:00Z" w16du:dateUtc="2025-03-12T12:40:00Z">
                  <w:rPr>
                    <w:ins w:id="2577" w:author="Irová Zuzana" w:date="2025-03-12T13:26:00Z" w16du:dateUtc="2025-03-12T12:26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578" w:author="Irová Zuzana" w:date="2025-03-12T13:40:00Z" w16du:dateUtc="2025-03-12T12:40:00Z">
              <w:r w:rsidRPr="00BC7B85">
                <w:rPr>
                  <w:rFonts w:cstheme="minorHAnsi"/>
                  <w:sz w:val="18"/>
                  <w:szCs w:val="18"/>
                  <w:rPrChange w:id="2579" w:author="Irová Zuzana" w:date="2025-03-12T13:40:00Z" w16du:dateUtc="2025-03-12T12:40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Ne</w:t>
              </w:r>
            </w:ins>
          </w:p>
        </w:tc>
      </w:tr>
      <w:tr w:rsidR="00EA19F8" w:rsidRPr="00955C1D" w14:paraId="4F50DF15" w14:textId="77777777" w:rsidTr="004809EA">
        <w:trPr>
          <w:trHeight w:val="270"/>
        </w:trPr>
        <w:tc>
          <w:tcPr>
            <w:tcW w:w="1134" w:type="dxa"/>
            <w:vMerge/>
          </w:tcPr>
          <w:p w14:paraId="778EABA3" w14:textId="77777777" w:rsidR="00EA19F8" w:rsidRPr="001127F6" w:rsidRDefault="00EA19F8" w:rsidP="00EA19F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7922BC2D" w14:textId="00711927" w:rsidR="00EA19F8" w:rsidRDefault="00EA19F8" w:rsidP="00EA19F8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Card token (Token karty)</w:t>
            </w:r>
          </w:p>
          <w:p w14:paraId="375B964F" w14:textId="5EA4F39D" w:rsidR="00EA19F8" w:rsidRPr="00B81D5A" w:rsidRDefault="00EA19F8" w:rsidP="00EA19F8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3134" w:type="dxa"/>
          </w:tcPr>
          <w:p w14:paraId="4FA2258C" w14:textId="1597BDB8" w:rsidR="00EA19F8" w:rsidRPr="00B81D5A" w:rsidRDefault="00EA19F8" w:rsidP="00EA19F8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Token </w:t>
            </w:r>
            <w:r w:rsidR="00150BE1">
              <w:rPr>
                <w:rFonts w:eastAsia="Times New Roman" w:cstheme="minorHAnsi"/>
                <w:sz w:val="18"/>
                <w:szCs w:val="18"/>
                <w:lang w:eastAsia="cs-CZ"/>
              </w:rPr>
              <w:t>platební karty přiřazené k vozidlu nebo účtu</w:t>
            </w:r>
          </w:p>
        </w:tc>
        <w:tc>
          <w:tcPr>
            <w:tcW w:w="1343" w:type="dxa"/>
          </w:tcPr>
          <w:p w14:paraId="1A874554" w14:textId="13020E27" w:rsidR="00EA19F8" w:rsidRPr="00B81D5A" w:rsidRDefault="00EA19F8" w:rsidP="00EA19F8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 xml:space="preserve">Text </w:t>
            </w:r>
          </w:p>
        </w:tc>
        <w:tc>
          <w:tcPr>
            <w:tcW w:w="1044" w:type="dxa"/>
          </w:tcPr>
          <w:p w14:paraId="527B5658" w14:textId="0D35F102" w:rsidR="00EA19F8" w:rsidRPr="00B81D5A" w:rsidRDefault="00377356" w:rsidP="00EA19F8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60AC5BF6" w14:textId="1CC75BAB" w:rsidR="00EA19F8" w:rsidRPr="00B81D5A" w:rsidRDefault="00EA19F8" w:rsidP="00EA19F8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8A05C5" w:rsidRPr="00955C1D" w14:paraId="3F2FE498" w14:textId="77777777" w:rsidTr="004809EA">
        <w:trPr>
          <w:trHeight w:val="270"/>
        </w:trPr>
        <w:tc>
          <w:tcPr>
            <w:tcW w:w="1134" w:type="dxa"/>
            <w:vMerge/>
          </w:tcPr>
          <w:p w14:paraId="6C8B05FD" w14:textId="77777777" w:rsidR="008A05C5" w:rsidRPr="001127F6" w:rsidRDefault="008A05C5" w:rsidP="008A05C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2C71A130" w14:textId="6081B9A0" w:rsidR="008A05C5" w:rsidRPr="00B81D5A" w:rsidRDefault="008A05C5" w:rsidP="008A05C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Status Request DateTime (Datum a čas dotazu na stav)</w:t>
            </w:r>
          </w:p>
        </w:tc>
        <w:tc>
          <w:tcPr>
            <w:tcW w:w="3134" w:type="dxa"/>
          </w:tcPr>
          <w:p w14:paraId="1E418608" w14:textId="6BBB2715" w:rsidR="008A05C5" w:rsidRPr="00B81D5A" w:rsidRDefault="008A05C5" w:rsidP="008A05C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Datum a čas posledního dotazování na Payment session status </w:t>
            </w:r>
          </w:p>
        </w:tc>
        <w:tc>
          <w:tcPr>
            <w:tcW w:w="1343" w:type="dxa"/>
          </w:tcPr>
          <w:p w14:paraId="52BFA158" w14:textId="77777777" w:rsidR="008A05C5" w:rsidRPr="00B81D5A" w:rsidRDefault="008A05C5" w:rsidP="008A05C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44" w:type="dxa"/>
          </w:tcPr>
          <w:p w14:paraId="1C9D8EE7" w14:textId="77777777" w:rsidR="008A05C5" w:rsidRPr="00B81D5A" w:rsidRDefault="008A05C5" w:rsidP="008A05C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81D5A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637FF6E7" w14:textId="01845789" w:rsidR="008A05C5" w:rsidRPr="00B81D5A" w:rsidRDefault="008A05C5" w:rsidP="008A05C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2580" w:author="Irová Zuzana" w:date="2025-06-17T11:03:00Z" w16du:dateUtc="2025-06-17T09:03:00Z"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</w:t>
              </w:r>
              <w:r w:rsidR="00737B7F">
                <w:rPr>
                  <w:rFonts w:eastAsia="Times New Roman" w:cstheme="minorHAnsi"/>
                  <w:sz w:val="18"/>
                  <w:szCs w:val="18"/>
                  <w:lang w:eastAsia="cs-CZ"/>
                </w:rPr>
                <w:t>é</w:t>
              </w:r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m</w:t>
              </w:r>
            </w:ins>
            <w:del w:id="2581" w:author="Irová Zuzana" w:date="2025-06-17T11:03:00Z" w16du:dateUtc="2025-06-17T09:03:00Z">
              <w:r w:rsidRPr="00B81D5A" w:rsidDel="008C1864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</w:tr>
      <w:tr w:rsidR="00737B7F" w:rsidRPr="00955C1D" w14:paraId="4CF35318" w14:textId="77777777" w:rsidTr="004809EA">
        <w:trPr>
          <w:trHeight w:val="270"/>
        </w:trPr>
        <w:tc>
          <w:tcPr>
            <w:tcW w:w="1134" w:type="dxa"/>
            <w:vMerge/>
          </w:tcPr>
          <w:p w14:paraId="2B616B8B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5367828B" w14:textId="77777777" w:rsidR="00737B7F" w:rsidRPr="001127F6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Result code (Návratový kód platební transakce)</w:t>
            </w:r>
          </w:p>
        </w:tc>
        <w:tc>
          <w:tcPr>
            <w:tcW w:w="3134" w:type="dxa"/>
          </w:tcPr>
          <w:p w14:paraId="45080089" w14:textId="76B84F38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Návratový kód platební transakce tak, jak je poslaný platební bránou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nebo vyplněný Systémem v případě chybějící platné karty.</w:t>
            </w:r>
          </w:p>
        </w:tc>
        <w:tc>
          <w:tcPr>
            <w:tcW w:w="1343" w:type="dxa"/>
          </w:tcPr>
          <w:p w14:paraId="5F097324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44" w:type="dxa"/>
          </w:tcPr>
          <w:p w14:paraId="08931116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0D0326C7" w14:textId="30B712BB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2582" w:author="Irová Zuzana" w:date="2025-06-17T11:03:00Z" w16du:dateUtc="2025-06-17T09:03:00Z">
              <w:r w:rsidRPr="006A105A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  <w:del w:id="2583" w:author="Irová Zuzana" w:date="2025-06-17T11:03:00Z" w16du:dateUtc="2025-06-17T09:03:00Z">
              <w:r w:rsidDel="008C1864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</w:tr>
      <w:tr w:rsidR="00737B7F" w:rsidRPr="00955C1D" w14:paraId="457453CB" w14:textId="77777777" w:rsidTr="00941E94">
        <w:tblPrEx>
          <w:tblW w:w="9639" w:type="dxa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2584" w:author="Irová Zuzana" w:date="2025-06-17T10:59:00Z" w16du:dateUtc="2025-06-17T08:59:00Z">
            <w:tblPrEx>
              <w:tblW w:w="9639" w:type="dxa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70"/>
          <w:trPrChange w:id="2585" w:author="Irová Zuzana" w:date="2025-06-17T10:59:00Z" w16du:dateUtc="2025-06-17T08:59:00Z">
            <w:trPr>
              <w:trHeight w:val="270"/>
            </w:trPr>
          </w:trPrChange>
        </w:trPr>
        <w:tc>
          <w:tcPr>
            <w:tcW w:w="1134" w:type="dxa"/>
            <w:vMerge w:val="restart"/>
            <w:tcPrChange w:id="2586" w:author="Irová Zuzana" w:date="2025-06-17T10:59:00Z" w16du:dateUtc="2025-06-17T08:59:00Z">
              <w:tcPr>
                <w:tcW w:w="1134" w:type="dxa"/>
                <w:vMerge w:val="restart"/>
              </w:tcPr>
            </w:tcPrChange>
          </w:tcPr>
          <w:p w14:paraId="2DC79F67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Reference:</w:t>
            </w:r>
          </w:p>
        </w:tc>
        <w:tc>
          <w:tcPr>
            <w:tcW w:w="2089" w:type="dxa"/>
            <w:tcBorders>
              <w:bottom w:val="single" w:sz="4" w:space="0" w:color="auto"/>
            </w:tcBorders>
            <w:tcPrChange w:id="2587" w:author="Irová Zuzana" w:date="2025-06-17T10:59:00Z" w16du:dateUtc="2025-06-17T08:59:00Z">
              <w:tcPr>
                <w:tcW w:w="2089" w:type="dxa"/>
              </w:tcPr>
            </w:tcPrChange>
          </w:tcPr>
          <w:p w14:paraId="5E3B0A88" w14:textId="2F2839DB" w:rsidR="00737B7F" w:rsidRPr="001127F6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card (Platební karta)</w:t>
            </w:r>
          </w:p>
        </w:tc>
        <w:tc>
          <w:tcPr>
            <w:tcW w:w="3134" w:type="dxa"/>
            <w:tcBorders>
              <w:bottom w:val="single" w:sz="4" w:space="0" w:color="auto"/>
            </w:tcBorders>
            <w:tcPrChange w:id="2588" w:author="Irová Zuzana" w:date="2025-06-17T10:59:00Z" w16du:dateUtc="2025-06-17T08:59:00Z">
              <w:tcPr>
                <w:tcW w:w="3134" w:type="dxa"/>
              </w:tcPr>
            </w:tcPrChange>
          </w:tcPr>
          <w:p w14:paraId="3572D43A" w14:textId="46375D2A" w:rsidR="00737B7F" w:rsidRPr="001127F6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na použitou platební kartu (buď z Account nebo z Vehicle)</w:t>
            </w:r>
          </w:p>
        </w:tc>
        <w:tc>
          <w:tcPr>
            <w:tcW w:w="1343" w:type="dxa"/>
            <w:tcBorders>
              <w:bottom w:val="single" w:sz="4" w:space="0" w:color="auto"/>
            </w:tcBorders>
            <w:tcPrChange w:id="2589" w:author="Irová Zuzana" w:date="2025-06-17T10:59:00Z" w16du:dateUtc="2025-06-17T08:59:00Z">
              <w:tcPr>
                <w:tcW w:w="1343" w:type="dxa"/>
              </w:tcPr>
            </w:tcPrChange>
          </w:tcPr>
          <w:p w14:paraId="1144852C" w14:textId="54FDE900" w:rsidR="00737B7F" w:rsidRPr="001127F6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(VCM.Payment card.id)</w:t>
            </w:r>
          </w:p>
        </w:tc>
        <w:tc>
          <w:tcPr>
            <w:tcW w:w="1044" w:type="dxa"/>
            <w:tcBorders>
              <w:bottom w:val="single" w:sz="4" w:space="0" w:color="auto"/>
            </w:tcBorders>
            <w:tcPrChange w:id="2590" w:author="Irová Zuzana" w:date="2025-06-17T10:59:00Z" w16du:dateUtc="2025-06-17T08:59:00Z">
              <w:tcPr>
                <w:tcW w:w="1044" w:type="dxa"/>
              </w:tcPr>
            </w:tcPrChange>
          </w:tcPr>
          <w:p w14:paraId="0CB5A322" w14:textId="2BE08F8D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tcBorders>
              <w:bottom w:val="single" w:sz="4" w:space="0" w:color="auto"/>
            </w:tcBorders>
            <w:noWrap/>
            <w:tcPrChange w:id="2591" w:author="Irová Zuzana" w:date="2025-06-17T10:59:00Z" w16du:dateUtc="2025-06-17T08:59:00Z">
              <w:tcPr>
                <w:tcW w:w="895" w:type="dxa"/>
                <w:noWrap/>
              </w:tcPr>
            </w:tcPrChange>
          </w:tcPr>
          <w:p w14:paraId="2F400108" w14:textId="5F97C8F0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2592" w:author="Irová Zuzana" w:date="2025-06-17T11:03:00Z" w16du:dateUtc="2025-06-17T09:03:00Z">
              <w:r w:rsidRPr="006A105A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  <w:del w:id="2593" w:author="Irová Zuzana" w:date="2025-06-17T11:03:00Z" w16du:dateUtc="2025-06-17T09:03:00Z">
              <w:r w:rsidDel="005970E0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</w:tr>
      <w:tr w:rsidR="00737B7F" w:rsidRPr="00955C1D" w14:paraId="604477CD" w14:textId="77777777" w:rsidTr="00941E94">
        <w:trPr>
          <w:trHeight w:val="270"/>
          <w:ins w:id="2594" w:author="Irová Zuzana" w:date="2025-06-17T11:00:00Z" w16du:dateUtc="2025-06-17T09:00:00Z"/>
        </w:trPr>
        <w:tc>
          <w:tcPr>
            <w:tcW w:w="1134" w:type="dxa"/>
            <w:vMerge/>
          </w:tcPr>
          <w:p w14:paraId="729222BD" w14:textId="77777777" w:rsidR="00737B7F" w:rsidRPr="001127F6" w:rsidRDefault="00737B7F" w:rsidP="00737B7F">
            <w:pPr>
              <w:spacing w:after="0"/>
              <w:rPr>
                <w:ins w:id="2595" w:author="Irová Zuzana" w:date="2025-06-17T11:00:00Z" w16du:dateUtc="2025-06-17T09:0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4" w:space="0" w:color="auto"/>
              <w:bottom w:val="single" w:sz="4" w:space="0" w:color="auto"/>
            </w:tcBorders>
          </w:tcPr>
          <w:p w14:paraId="6B4B95EF" w14:textId="293B5435" w:rsidR="00737B7F" w:rsidRPr="001127F6" w:rsidRDefault="00737B7F" w:rsidP="00737B7F">
            <w:pPr>
              <w:spacing w:after="0"/>
              <w:rPr>
                <w:ins w:id="2596" w:author="Irová Zuzana" w:date="2025-06-17T11:00:00Z" w16du:dateUtc="2025-06-17T09:00:00Z"/>
                <w:rFonts w:eastAsia="Times New Roman" w:cstheme="minorHAnsi"/>
                <w:sz w:val="18"/>
                <w:szCs w:val="18"/>
                <w:lang w:eastAsia="cs-CZ"/>
              </w:rPr>
            </w:pPr>
            <w:ins w:id="2597" w:author="Irová Zuzana" w:date="2025-06-17T11:00:00Z" w16du:dateUtc="2025-06-17T09:0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 (Platba)</w:t>
              </w:r>
            </w:ins>
          </w:p>
        </w:tc>
        <w:tc>
          <w:tcPr>
            <w:tcW w:w="3134" w:type="dxa"/>
            <w:tcBorders>
              <w:top w:val="single" w:sz="4" w:space="0" w:color="auto"/>
              <w:bottom w:val="single" w:sz="4" w:space="0" w:color="auto"/>
            </w:tcBorders>
          </w:tcPr>
          <w:p w14:paraId="4DC3D39B" w14:textId="1CED6F1E" w:rsidR="00737B7F" w:rsidRPr="001127F6" w:rsidRDefault="00737B7F" w:rsidP="00737B7F">
            <w:pPr>
              <w:spacing w:after="0"/>
              <w:rPr>
                <w:ins w:id="2598" w:author="Irová Zuzana" w:date="2025-06-17T11:00:00Z" w16du:dateUtc="2025-06-17T09:00:00Z"/>
                <w:rFonts w:eastAsia="Times New Roman" w:cstheme="minorHAnsi"/>
                <w:sz w:val="18"/>
                <w:szCs w:val="18"/>
                <w:lang w:eastAsia="cs-CZ"/>
              </w:rPr>
            </w:pPr>
            <w:ins w:id="2599" w:author="Irová Zuzana" w:date="2025-06-17T11:00:00Z" w16du:dateUtc="2025-06-17T09:0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Reference na výslednou platbu</w:t>
              </w:r>
            </w:ins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</w:tcPr>
          <w:p w14:paraId="6C99BCCB" w14:textId="5C9C946F" w:rsidR="00737B7F" w:rsidRPr="001127F6" w:rsidRDefault="00737B7F" w:rsidP="00737B7F">
            <w:pPr>
              <w:spacing w:after="0"/>
              <w:rPr>
                <w:ins w:id="2600" w:author="Irová Zuzana" w:date="2025-06-17T11:00:00Z" w16du:dateUtc="2025-06-17T09:00:00Z"/>
                <w:rFonts w:eastAsia="Times New Roman" w:cstheme="minorHAnsi"/>
                <w:sz w:val="18"/>
                <w:szCs w:val="18"/>
                <w:lang w:eastAsia="cs-CZ"/>
              </w:rPr>
            </w:pPr>
            <w:ins w:id="2601" w:author="Irová Zuzana" w:date="2025-06-17T11:00:00Z" w16du:dateUtc="2025-06-17T09:0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Reference (Payment)</w:t>
              </w:r>
            </w:ins>
          </w:p>
        </w:tc>
        <w:tc>
          <w:tcPr>
            <w:tcW w:w="1044" w:type="dxa"/>
            <w:tcBorders>
              <w:top w:val="single" w:sz="4" w:space="0" w:color="auto"/>
              <w:bottom w:val="single" w:sz="4" w:space="0" w:color="auto"/>
            </w:tcBorders>
          </w:tcPr>
          <w:p w14:paraId="60ECAFA1" w14:textId="4617750F" w:rsidR="00737B7F" w:rsidRPr="001127F6" w:rsidRDefault="00737B7F" w:rsidP="00737B7F">
            <w:pPr>
              <w:spacing w:after="0"/>
              <w:rPr>
                <w:ins w:id="2602" w:author="Irová Zuzana" w:date="2025-06-17T11:00:00Z" w16du:dateUtc="2025-06-17T09:00:00Z"/>
                <w:rFonts w:eastAsia="Times New Roman" w:cstheme="minorHAnsi"/>
                <w:sz w:val="18"/>
                <w:szCs w:val="18"/>
                <w:lang w:eastAsia="cs-CZ"/>
              </w:rPr>
            </w:pPr>
            <w:ins w:id="2603" w:author="Irová Zuzana" w:date="2025-06-17T11:00:00Z" w16du:dateUtc="2025-06-17T09:0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31AA54D" w14:textId="58C51E02" w:rsidR="00737B7F" w:rsidRPr="001127F6" w:rsidRDefault="00737B7F" w:rsidP="00737B7F">
            <w:pPr>
              <w:spacing w:after="0"/>
              <w:rPr>
                <w:ins w:id="2604" w:author="Irová Zuzana" w:date="2025-06-17T11:00:00Z" w16du:dateUtc="2025-06-17T09:00:00Z"/>
                <w:rFonts w:eastAsia="Times New Roman" w:cstheme="minorHAnsi"/>
                <w:sz w:val="18"/>
                <w:szCs w:val="18"/>
                <w:lang w:eastAsia="cs-CZ"/>
              </w:rPr>
            </w:pPr>
            <w:ins w:id="2605" w:author="Irová Zuzana" w:date="2025-06-17T11:03:00Z" w16du:dateUtc="2025-06-17T09:03:00Z">
              <w:r w:rsidRPr="006A105A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</w:p>
        </w:tc>
      </w:tr>
      <w:tr w:rsidR="00C440A3" w:rsidRPr="00955C1D" w14:paraId="767C1819" w14:textId="77777777" w:rsidTr="00941E94">
        <w:trPr>
          <w:trHeight w:val="270"/>
          <w:ins w:id="2606" w:author="Irová Zuzana" w:date="2025-03-06T17:29:00Z"/>
        </w:trPr>
        <w:tc>
          <w:tcPr>
            <w:tcW w:w="1134" w:type="dxa"/>
            <w:vMerge/>
          </w:tcPr>
          <w:p w14:paraId="16FA6113" w14:textId="77777777" w:rsidR="00737B7F" w:rsidRPr="001127F6" w:rsidRDefault="00737B7F" w:rsidP="00737B7F">
            <w:pPr>
              <w:spacing w:after="0"/>
              <w:rPr>
                <w:ins w:id="2607" w:author="Irová Zuzana" w:date="2025-03-06T17:29:00Z" w16du:dateUtc="2025-03-06T16:29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4" w:space="0" w:color="auto"/>
              <w:bottom w:val="single" w:sz="4" w:space="0" w:color="auto"/>
            </w:tcBorders>
          </w:tcPr>
          <w:p w14:paraId="1E6AC961" w14:textId="0140DB63" w:rsidR="00737B7F" w:rsidRPr="5D923C7E" w:rsidRDefault="00737B7F" w:rsidP="00737B7F">
            <w:pPr>
              <w:spacing w:after="0"/>
              <w:rPr>
                <w:ins w:id="2608" w:author="Irová Zuzana" w:date="2025-03-06T17:29:00Z" w16du:dateUtc="2025-03-06T16:29:00Z"/>
                <w:rFonts w:eastAsia="Times New Roman" w:cstheme="minorBidi"/>
                <w:sz w:val="18"/>
                <w:szCs w:val="18"/>
                <w:lang w:eastAsia="cs-CZ"/>
              </w:rPr>
            </w:pPr>
            <w:ins w:id="2609" w:author="Irová Zuzana" w:date="2025-03-06T17:30:00Z" w16du:dateUtc="2025-03-06T16:30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Selected payment method (Vybraný způsob platby)</w:t>
              </w:r>
            </w:ins>
          </w:p>
        </w:tc>
        <w:tc>
          <w:tcPr>
            <w:tcW w:w="3134" w:type="dxa"/>
            <w:tcBorders>
              <w:top w:val="single" w:sz="4" w:space="0" w:color="auto"/>
              <w:bottom w:val="single" w:sz="4" w:space="0" w:color="auto"/>
            </w:tcBorders>
          </w:tcPr>
          <w:p w14:paraId="302D166B" w14:textId="77777777" w:rsidR="00737B7F" w:rsidRPr="001127F6" w:rsidRDefault="00737B7F" w:rsidP="00737B7F">
            <w:pPr>
              <w:spacing w:after="0"/>
              <w:rPr>
                <w:ins w:id="2610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2611" w:author="Irová Zuzana" w:date="2025-03-06T17:30:00Z" w16du:dateUtc="2025-03-06T16:30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Vybraný způsob platby z nabízených platební branou třetí strany.</w:t>
              </w:r>
            </w:ins>
          </w:p>
          <w:p w14:paraId="4CC1DC37" w14:textId="00F7D950" w:rsidR="00737B7F" w:rsidRPr="001127F6" w:rsidRDefault="00737B7F" w:rsidP="00737B7F">
            <w:pPr>
              <w:spacing w:after="0"/>
              <w:rPr>
                <w:ins w:id="2612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2613" w:author="Irová Zuzana" w:date="2025-03-06T17:30:00Z" w16du:dateUtc="2025-03-06T16:30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Pozn. aktuálně implementovány 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CorvusPay</w:t>
              </w:r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Payment Method </w:t>
              </w:r>
            </w:ins>
          </w:p>
          <w:p w14:paraId="01BC5FEA" w14:textId="77777777" w:rsidR="00737B7F" w:rsidRPr="5D923C7E" w:rsidRDefault="00737B7F" w:rsidP="00737B7F">
            <w:pPr>
              <w:spacing w:after="0"/>
              <w:rPr>
                <w:ins w:id="2614" w:author="Irová Zuzana" w:date="2025-03-06T17:29:00Z" w16du:dateUtc="2025-03-06T16:29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</w:tcPr>
          <w:p w14:paraId="32B84709" w14:textId="1199F8E9" w:rsidR="00737B7F" w:rsidRPr="5D923C7E" w:rsidRDefault="00737B7F" w:rsidP="00737B7F">
            <w:pPr>
              <w:spacing w:after="0"/>
              <w:rPr>
                <w:ins w:id="2615" w:author="Irová Zuzana" w:date="2025-03-06T17:29:00Z" w16du:dateUtc="2025-03-06T16:29:00Z"/>
                <w:rFonts w:eastAsia="Times New Roman" w:cstheme="minorBidi"/>
                <w:sz w:val="18"/>
                <w:szCs w:val="18"/>
                <w:lang w:eastAsia="cs-CZ"/>
              </w:rPr>
            </w:pPr>
            <w:ins w:id="2616" w:author="Irová Zuzana" w:date="2025-03-06T17:30:00Z" w16du:dateUtc="2025-03-06T16:30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Ref</w:t>
              </w:r>
            </w:ins>
            <w:ins w:id="2617" w:author="Irová Zuzana" w:date="2025-06-17T11:00:00Z" w16du:dateUtc="2025-06-17T09:0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erence</w:t>
              </w:r>
            </w:ins>
            <w:ins w:id="2618" w:author="Irová Zuzana" w:date="2025-03-06T17:30:00Z" w16du:dateUtc="2025-03-06T16:30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(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CorvusPay</w:t>
              </w:r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Payment Method)</w:t>
              </w:r>
            </w:ins>
          </w:p>
        </w:tc>
        <w:tc>
          <w:tcPr>
            <w:tcW w:w="1044" w:type="dxa"/>
            <w:tcBorders>
              <w:top w:val="single" w:sz="4" w:space="0" w:color="auto"/>
              <w:bottom w:val="single" w:sz="4" w:space="0" w:color="auto"/>
            </w:tcBorders>
          </w:tcPr>
          <w:p w14:paraId="6289F27F" w14:textId="1BF6C472" w:rsidR="00737B7F" w:rsidRDefault="00737B7F" w:rsidP="00737B7F">
            <w:pPr>
              <w:spacing w:after="0"/>
              <w:rPr>
                <w:ins w:id="2619" w:author="Irová Zuzana" w:date="2025-03-06T17:29:00Z" w16du:dateUtc="2025-03-06T16:29:00Z"/>
                <w:rFonts w:eastAsia="Times New Roman" w:cstheme="minorHAnsi"/>
                <w:sz w:val="18"/>
                <w:szCs w:val="18"/>
                <w:lang w:eastAsia="cs-CZ"/>
              </w:rPr>
            </w:pPr>
            <w:ins w:id="2620" w:author="Irová Zuzana" w:date="2025-03-06T17:30:00Z" w16du:dateUtc="2025-03-06T16:30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28D4E4" w14:textId="3880CB97" w:rsidR="00737B7F" w:rsidRDefault="00737B7F" w:rsidP="00737B7F">
            <w:pPr>
              <w:spacing w:after="0"/>
              <w:rPr>
                <w:ins w:id="2621" w:author="Irová Zuzana" w:date="2025-03-06T17:29:00Z" w16du:dateUtc="2025-03-06T16:29:00Z"/>
                <w:rFonts w:eastAsia="Times New Roman" w:cstheme="minorHAnsi"/>
                <w:sz w:val="18"/>
                <w:szCs w:val="18"/>
                <w:lang w:eastAsia="cs-CZ"/>
              </w:rPr>
            </w:pPr>
            <w:ins w:id="2622" w:author="Irová Zuzana" w:date="2025-06-17T11:03:00Z" w16du:dateUtc="2025-06-17T09:03:00Z">
              <w:r w:rsidRPr="006A105A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</w:p>
        </w:tc>
      </w:tr>
      <w:tr w:rsidR="00737B7F" w:rsidRPr="00955C1D" w14:paraId="519CBC39" w14:textId="77777777" w:rsidTr="00941E94">
        <w:tblPrEx>
          <w:tblW w:w="9639" w:type="dxa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2623" w:author="Irová Zuzana" w:date="2025-06-17T10:59:00Z" w16du:dateUtc="2025-06-17T08:59:00Z">
            <w:tblPrEx>
              <w:tblW w:w="9639" w:type="dxa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70"/>
          <w:ins w:id="2624" w:author="Irová Zuzana" w:date="2025-03-12T13:37:00Z"/>
          <w:trPrChange w:id="2625" w:author="Irová Zuzana" w:date="2025-06-17T10:59:00Z" w16du:dateUtc="2025-06-17T08:59:00Z">
            <w:trPr>
              <w:trHeight w:val="270"/>
            </w:trPr>
          </w:trPrChange>
        </w:trPr>
        <w:tc>
          <w:tcPr>
            <w:tcW w:w="1134" w:type="dxa"/>
            <w:vMerge/>
            <w:tcPrChange w:id="2626" w:author="Irová Zuzana" w:date="2025-06-17T10:59:00Z" w16du:dateUtc="2025-06-17T08:59:00Z">
              <w:tcPr>
                <w:tcW w:w="1134" w:type="dxa"/>
                <w:vMerge/>
              </w:tcPr>
            </w:tcPrChange>
          </w:tcPr>
          <w:p w14:paraId="1755B30C" w14:textId="77777777" w:rsidR="00737B7F" w:rsidRPr="001127F6" w:rsidRDefault="00737B7F" w:rsidP="00737B7F">
            <w:pPr>
              <w:spacing w:after="0"/>
              <w:rPr>
                <w:ins w:id="2627" w:author="Irová Zuzana" w:date="2025-03-12T13:37:00Z" w16du:dateUtc="2025-03-12T12:37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4" w:space="0" w:color="auto"/>
            </w:tcBorders>
            <w:tcPrChange w:id="2628" w:author="Irová Zuzana" w:date="2025-06-17T10:59:00Z" w16du:dateUtc="2025-06-17T08:59:00Z">
              <w:tcPr>
                <w:tcW w:w="2089" w:type="dxa"/>
              </w:tcPr>
            </w:tcPrChange>
          </w:tcPr>
          <w:p w14:paraId="4DC295F8" w14:textId="08E22F25" w:rsidR="00737B7F" w:rsidRDefault="00737B7F" w:rsidP="00737B7F">
            <w:pPr>
              <w:spacing w:after="0"/>
              <w:rPr>
                <w:ins w:id="2629" w:author="Irová Zuzana" w:date="2025-03-12T13:37:00Z" w16du:dateUtc="2025-03-12T12:37:00Z"/>
                <w:rFonts w:cstheme="minorBidi"/>
                <w:sz w:val="18"/>
                <w:szCs w:val="18"/>
                <w:lang w:eastAsia="cs-CZ"/>
              </w:rPr>
            </w:pPr>
            <w:ins w:id="2630" w:author="Irová Zuzana" w:date="2025-03-12T13:37:00Z" w16du:dateUtc="2025-03-12T12:37:00Z">
              <w:r>
                <w:rPr>
                  <w:rFonts w:cstheme="minorBidi"/>
                  <w:sz w:val="18"/>
                  <w:szCs w:val="18"/>
                  <w:lang w:eastAsia="cs-CZ"/>
                </w:rPr>
                <w:t>Application code (Kód aplikace)</w:t>
              </w:r>
            </w:ins>
          </w:p>
        </w:tc>
        <w:tc>
          <w:tcPr>
            <w:tcW w:w="3134" w:type="dxa"/>
            <w:tcBorders>
              <w:top w:val="single" w:sz="4" w:space="0" w:color="auto"/>
            </w:tcBorders>
            <w:tcPrChange w:id="2631" w:author="Irová Zuzana" w:date="2025-06-17T10:59:00Z" w16du:dateUtc="2025-06-17T08:59:00Z">
              <w:tcPr>
                <w:tcW w:w="3134" w:type="dxa"/>
              </w:tcPr>
            </w:tcPrChange>
          </w:tcPr>
          <w:p w14:paraId="3D00374A" w14:textId="4D5A4DB1" w:rsidR="00737B7F" w:rsidRDefault="00737B7F" w:rsidP="00737B7F">
            <w:pPr>
              <w:spacing w:after="0"/>
              <w:rPr>
                <w:ins w:id="2632" w:author="Irová Zuzana" w:date="2025-03-12T13:37:00Z" w16du:dateUtc="2025-03-12T12:37:00Z"/>
                <w:rFonts w:cstheme="minorHAnsi"/>
                <w:sz w:val="18"/>
                <w:szCs w:val="18"/>
                <w:lang w:eastAsia="cs-CZ"/>
              </w:rPr>
            </w:pPr>
            <w:ins w:id="2633" w:author="Irová Zuzana" w:date="2025-03-12T13:38:00Z" w16du:dateUtc="2025-03-12T12:38:00Z">
              <w:r>
                <w:rPr>
                  <w:rFonts w:cstheme="minorHAnsi"/>
                  <w:sz w:val="18"/>
                  <w:szCs w:val="18"/>
                  <w:lang w:eastAsia="cs-CZ"/>
                </w:rPr>
                <w:t>Kód aplikace</w:t>
              </w:r>
            </w:ins>
            <w:ins w:id="2634" w:author="Irová Zuzana" w:date="2025-03-17T11:13:00Z" w16du:dateUtc="2025-03-17T10:13:00Z">
              <w:r>
                <w:rPr>
                  <w:rFonts w:cstheme="minorHAnsi"/>
                  <w:sz w:val="18"/>
                  <w:szCs w:val="18"/>
                  <w:lang w:eastAsia="cs-CZ"/>
                </w:rPr>
                <w:t>,</w:t>
              </w:r>
            </w:ins>
            <w:ins w:id="2635" w:author="Irová Zuzana" w:date="2025-03-12T13:38:00Z" w16du:dateUtc="2025-03-12T12:38:00Z">
              <w:r>
                <w:rPr>
                  <w:rFonts w:cstheme="minorHAnsi"/>
                  <w:sz w:val="18"/>
                  <w:szCs w:val="18"/>
                  <w:lang w:eastAsia="cs-CZ"/>
                </w:rPr>
                <w:t xml:space="preserve"> ze které byla platba ini</w:t>
              </w:r>
            </w:ins>
            <w:ins w:id="2636" w:author="Irová Zuzana" w:date="2025-03-17T11:13:00Z" w16du:dateUtc="2025-03-17T10:13:00Z">
              <w:r>
                <w:rPr>
                  <w:rFonts w:cstheme="minorHAnsi"/>
                  <w:sz w:val="18"/>
                  <w:szCs w:val="18"/>
                  <w:lang w:eastAsia="cs-CZ"/>
                </w:rPr>
                <w:t>c</w:t>
              </w:r>
            </w:ins>
            <w:ins w:id="2637" w:author="Irová Zuzana" w:date="2025-03-12T13:38:00Z" w16du:dateUtc="2025-03-12T12:38:00Z">
              <w:r>
                <w:rPr>
                  <w:rFonts w:cstheme="minorHAnsi"/>
                  <w:sz w:val="18"/>
                  <w:szCs w:val="18"/>
                  <w:lang w:eastAsia="cs-CZ"/>
                </w:rPr>
                <w:t>iována.</w:t>
              </w:r>
            </w:ins>
          </w:p>
        </w:tc>
        <w:tc>
          <w:tcPr>
            <w:tcW w:w="1343" w:type="dxa"/>
            <w:tcBorders>
              <w:top w:val="single" w:sz="4" w:space="0" w:color="auto"/>
            </w:tcBorders>
            <w:tcPrChange w:id="2638" w:author="Irová Zuzana" w:date="2025-06-17T10:59:00Z" w16du:dateUtc="2025-06-17T08:59:00Z">
              <w:tcPr>
                <w:tcW w:w="1343" w:type="dxa"/>
              </w:tcPr>
            </w:tcPrChange>
          </w:tcPr>
          <w:p w14:paraId="4C55F6D0" w14:textId="00A41109" w:rsidR="00737B7F" w:rsidRPr="5D923C7E" w:rsidRDefault="00737B7F" w:rsidP="00737B7F">
            <w:pPr>
              <w:spacing w:after="0"/>
              <w:rPr>
                <w:ins w:id="2639" w:author="Irová Zuzana" w:date="2025-03-12T13:37:00Z" w16du:dateUtc="2025-03-12T12:37:00Z"/>
                <w:rFonts w:cstheme="minorBidi"/>
                <w:sz w:val="18"/>
                <w:szCs w:val="18"/>
                <w:lang w:eastAsia="cs-CZ"/>
              </w:rPr>
            </w:pPr>
            <w:ins w:id="2640" w:author="Irová Zuzana" w:date="2025-03-12T13:38:00Z" w16du:dateUtc="2025-03-12T12:38:00Z">
              <w:r>
                <w:rPr>
                  <w:rFonts w:cstheme="minorBidi"/>
                  <w:sz w:val="18"/>
                  <w:szCs w:val="18"/>
                  <w:lang w:eastAsia="cs-CZ"/>
                </w:rPr>
                <w:t>Reference (AC.Application)</w:t>
              </w:r>
            </w:ins>
          </w:p>
        </w:tc>
        <w:tc>
          <w:tcPr>
            <w:tcW w:w="1044" w:type="dxa"/>
            <w:tcBorders>
              <w:top w:val="single" w:sz="4" w:space="0" w:color="auto"/>
            </w:tcBorders>
            <w:tcPrChange w:id="2641" w:author="Irová Zuzana" w:date="2025-06-17T10:59:00Z" w16du:dateUtc="2025-06-17T08:59:00Z">
              <w:tcPr>
                <w:tcW w:w="1044" w:type="dxa"/>
              </w:tcPr>
            </w:tcPrChange>
          </w:tcPr>
          <w:p w14:paraId="18EA56BE" w14:textId="1149E0D9" w:rsidR="00737B7F" w:rsidRDefault="00737B7F" w:rsidP="00737B7F">
            <w:pPr>
              <w:spacing w:after="0"/>
              <w:rPr>
                <w:ins w:id="2642" w:author="Irová Zuzana" w:date="2025-03-12T13:37:00Z" w16du:dateUtc="2025-03-12T12:37:00Z"/>
                <w:rFonts w:cstheme="minorHAnsi"/>
                <w:sz w:val="18"/>
                <w:szCs w:val="18"/>
                <w:lang w:eastAsia="cs-CZ"/>
              </w:rPr>
            </w:pPr>
            <w:ins w:id="2643" w:author="Irová Zuzana" w:date="2025-03-12T13:38:00Z" w16du:dateUtc="2025-03-12T12:38:00Z">
              <w:r>
                <w:rPr>
                  <w:rFonts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895" w:type="dxa"/>
            <w:tcBorders>
              <w:top w:val="single" w:sz="4" w:space="0" w:color="auto"/>
            </w:tcBorders>
            <w:noWrap/>
            <w:tcPrChange w:id="2644" w:author="Irová Zuzana" w:date="2025-06-17T10:59:00Z" w16du:dateUtc="2025-06-17T08:59:00Z">
              <w:tcPr>
                <w:tcW w:w="895" w:type="dxa"/>
                <w:noWrap/>
              </w:tcPr>
            </w:tcPrChange>
          </w:tcPr>
          <w:p w14:paraId="710E6DF1" w14:textId="7A31DA5D" w:rsidR="00737B7F" w:rsidRDefault="00737B7F" w:rsidP="00737B7F">
            <w:pPr>
              <w:spacing w:after="0"/>
              <w:rPr>
                <w:ins w:id="2645" w:author="Irová Zuzana" w:date="2025-03-12T13:37:00Z" w16du:dateUtc="2025-03-12T12:37:00Z"/>
                <w:rFonts w:cstheme="minorHAnsi"/>
                <w:sz w:val="18"/>
                <w:szCs w:val="18"/>
                <w:lang w:eastAsia="cs-CZ"/>
              </w:rPr>
            </w:pPr>
            <w:ins w:id="2646" w:author="Irová Zuzana" w:date="2025-06-17T11:03:00Z" w16du:dateUtc="2025-06-17T09:03:00Z">
              <w:r w:rsidRPr="006A105A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</w:p>
        </w:tc>
      </w:tr>
      <w:tr w:rsidR="00737B7F" w:rsidRPr="00955C1D" w14:paraId="4BF0CF72" w14:textId="77777777" w:rsidTr="004809EA">
        <w:trPr>
          <w:trHeight w:val="270"/>
          <w:ins w:id="2647" w:author="Irová Zuzana" w:date="2025-03-12T13:21:00Z"/>
        </w:trPr>
        <w:tc>
          <w:tcPr>
            <w:tcW w:w="1134" w:type="dxa"/>
            <w:vMerge/>
          </w:tcPr>
          <w:p w14:paraId="7C01A833" w14:textId="77777777" w:rsidR="00737B7F" w:rsidRPr="001127F6" w:rsidRDefault="00737B7F" w:rsidP="00737B7F">
            <w:pPr>
              <w:spacing w:after="0"/>
              <w:rPr>
                <w:ins w:id="2648" w:author="Irová Zuzana" w:date="2025-03-12T13:21:00Z" w16du:dateUtc="2025-03-12T12:2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669E9B45" w14:textId="229B6F0B" w:rsidR="00737B7F" w:rsidRPr="001127F6" w:rsidRDefault="00737B7F" w:rsidP="00737B7F">
            <w:pPr>
              <w:spacing w:after="0"/>
              <w:rPr>
                <w:ins w:id="2649" w:author="Irová Zuzana" w:date="2025-03-12T13:21:00Z" w16du:dateUtc="2025-03-12T12:21:00Z"/>
                <w:rFonts w:eastAsia="Times New Roman" w:cstheme="minorHAnsi"/>
                <w:sz w:val="18"/>
                <w:szCs w:val="18"/>
                <w:lang w:eastAsia="cs-CZ"/>
              </w:rPr>
            </w:pPr>
            <w:ins w:id="2650" w:author="Irová Zuzana" w:date="2025-03-12T13:21:00Z" w16du:dateUtc="2025-03-12T12:21:00Z">
              <w:r>
                <w:rPr>
                  <w:rFonts w:cstheme="minorBidi"/>
                  <w:sz w:val="18"/>
                  <w:szCs w:val="18"/>
                  <w:lang w:eastAsia="cs-CZ"/>
                </w:rPr>
                <w:t xml:space="preserve">Card </w:t>
              </w:r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Payment </w:t>
              </w:r>
              <w:r>
                <w:rPr>
                  <w:rFonts w:cstheme="minorBidi"/>
                  <w:sz w:val="18"/>
                  <w:szCs w:val="18"/>
                  <w:lang w:eastAsia="cs-CZ"/>
                </w:rPr>
                <w:t>Request</w:t>
              </w:r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 (</w:t>
              </w:r>
              <w:r>
                <w:rPr>
                  <w:rFonts w:cstheme="minorBidi"/>
                  <w:sz w:val="18"/>
                  <w:szCs w:val="18"/>
                  <w:lang w:eastAsia="cs-CZ"/>
                </w:rPr>
                <w:t>Požadavek na platbu kartou</w:t>
              </w:r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3134" w:type="dxa"/>
          </w:tcPr>
          <w:p w14:paraId="6DB791E3" w14:textId="09EDB7B7" w:rsidR="00737B7F" w:rsidRPr="001127F6" w:rsidRDefault="00737B7F" w:rsidP="00737B7F">
            <w:pPr>
              <w:spacing w:after="0"/>
              <w:rPr>
                <w:ins w:id="2651" w:author="Irová Zuzana" w:date="2025-03-12T13:21:00Z" w16du:dateUtc="2025-03-12T12:21:00Z"/>
                <w:rFonts w:eastAsia="Times New Roman" w:cstheme="minorHAnsi"/>
                <w:sz w:val="18"/>
                <w:szCs w:val="18"/>
                <w:lang w:eastAsia="cs-CZ"/>
              </w:rPr>
            </w:pPr>
            <w:ins w:id="2652" w:author="Irová Zuzana" w:date="2025-03-12T13:21:00Z" w16du:dateUtc="2025-03-12T12:21:00Z">
              <w:r>
                <w:rPr>
                  <w:rFonts w:cstheme="minorHAnsi"/>
                  <w:sz w:val="18"/>
                  <w:szCs w:val="18"/>
                  <w:lang w:eastAsia="cs-CZ"/>
                </w:rPr>
                <w:t>Poža</w:t>
              </w:r>
            </w:ins>
            <w:ins w:id="2653" w:author="Irová Zuzana" w:date="2025-03-12T13:22:00Z" w16du:dateUtc="2025-03-12T12:22:00Z">
              <w:r>
                <w:rPr>
                  <w:rFonts w:cstheme="minorHAnsi"/>
                  <w:sz w:val="18"/>
                  <w:szCs w:val="18"/>
                  <w:lang w:eastAsia="cs-CZ"/>
                </w:rPr>
                <w:t>davek na platbu kartou v rámci kterého se vytvořila tato Payment session.</w:t>
              </w:r>
            </w:ins>
          </w:p>
        </w:tc>
        <w:tc>
          <w:tcPr>
            <w:tcW w:w="1343" w:type="dxa"/>
          </w:tcPr>
          <w:p w14:paraId="366499EA" w14:textId="667595C8" w:rsidR="00737B7F" w:rsidRPr="001127F6" w:rsidRDefault="00737B7F" w:rsidP="00737B7F">
            <w:pPr>
              <w:spacing w:after="0"/>
              <w:rPr>
                <w:ins w:id="2654" w:author="Irová Zuzana" w:date="2025-03-12T13:21:00Z" w16du:dateUtc="2025-03-12T12:21:00Z"/>
                <w:rFonts w:eastAsia="Times New Roman" w:cstheme="minorHAnsi"/>
                <w:sz w:val="18"/>
                <w:szCs w:val="18"/>
                <w:lang w:eastAsia="cs-CZ"/>
              </w:rPr>
            </w:pPr>
            <w:ins w:id="2655" w:author="Irová Zuzana" w:date="2025-03-12T13:21:00Z" w16du:dateUtc="2025-03-12T12:21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Reference (</w:t>
              </w:r>
            </w:ins>
            <w:ins w:id="2656" w:author="Irová Zuzana" w:date="2025-03-12T13:22:00Z" w16du:dateUtc="2025-03-12T12:22:00Z">
              <w:r>
                <w:rPr>
                  <w:rFonts w:cstheme="minorBidi"/>
                  <w:sz w:val="18"/>
                  <w:szCs w:val="18"/>
                  <w:lang w:eastAsia="cs-CZ"/>
                </w:rPr>
                <w:t>Card Payment Session</w:t>
              </w:r>
            </w:ins>
            <w:ins w:id="2657" w:author="Irová Zuzana" w:date="2025-03-12T13:21:00Z" w16du:dateUtc="2025-03-12T12:21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1044" w:type="dxa"/>
          </w:tcPr>
          <w:p w14:paraId="4C7187F0" w14:textId="4FCC6A34" w:rsidR="00737B7F" w:rsidRPr="001127F6" w:rsidRDefault="00737B7F" w:rsidP="00737B7F">
            <w:pPr>
              <w:spacing w:after="0"/>
              <w:rPr>
                <w:ins w:id="2658" w:author="Irová Zuzana" w:date="2025-03-12T13:21:00Z" w16du:dateUtc="2025-03-12T12:21:00Z"/>
                <w:rFonts w:eastAsia="Times New Roman" w:cstheme="minorHAnsi"/>
                <w:sz w:val="18"/>
                <w:szCs w:val="18"/>
                <w:lang w:eastAsia="cs-CZ"/>
              </w:rPr>
            </w:pPr>
            <w:ins w:id="2659" w:author="Irová Zuzana" w:date="2025-03-12T13:22:00Z" w16du:dateUtc="2025-03-12T12:22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895" w:type="dxa"/>
            <w:noWrap/>
          </w:tcPr>
          <w:p w14:paraId="3A78EB8A" w14:textId="2F6F24D4" w:rsidR="00737B7F" w:rsidRPr="001127F6" w:rsidRDefault="00737B7F" w:rsidP="00737B7F">
            <w:pPr>
              <w:spacing w:after="0"/>
              <w:rPr>
                <w:ins w:id="2660" w:author="Irová Zuzana" w:date="2025-03-12T13:21:00Z" w16du:dateUtc="2025-03-12T12:21:00Z"/>
                <w:rFonts w:eastAsia="Times New Roman" w:cstheme="minorHAnsi"/>
                <w:sz w:val="18"/>
                <w:szCs w:val="18"/>
                <w:lang w:eastAsia="cs-CZ"/>
              </w:rPr>
            </w:pPr>
            <w:ins w:id="2661" w:author="Irová Zuzana" w:date="2025-06-17T11:03:00Z" w16du:dateUtc="2025-06-17T09:03:00Z">
              <w:r w:rsidRPr="006A105A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</w:p>
        </w:tc>
      </w:tr>
    </w:tbl>
    <w:p w14:paraId="2AEE5CCC" w14:textId="3E0F23A0" w:rsidR="009B4E20" w:rsidRDefault="00DC0E11">
      <w:pPr>
        <w:pStyle w:val="NormalIndent"/>
        <w:rPr>
          <w:ins w:id="2662" w:author="Irová Zuzana" w:date="2025-02-21T19:26:00Z" w16du:dateUtc="2025-02-21T18:26:00Z"/>
        </w:rPr>
      </w:pPr>
      <w:ins w:id="2663" w:author="Irová Zuzana" w:date="2025-02-21T19:28:00Z" w16du:dateUtc="2025-02-21T18:28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58246" behindDoc="1" locked="0" layoutInCell="1" allowOverlap="1" wp14:anchorId="65D68591" wp14:editId="3B8B70A7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6194425</wp:posOffset>
                  </wp:positionV>
                  <wp:extent cx="5281930" cy="635"/>
                  <wp:effectExtent l="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</wp:wrapPolygon>
                  </wp:wrapTight>
                  <wp:docPr id="1428533999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28193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711E16" w14:textId="5E7AF664" w:rsidR="00DC0E11" w:rsidRPr="00567D07" w:rsidRDefault="00DC0E11">
                              <w:pPr>
                                <w:pStyle w:val="Caption"/>
                                <w:pPrChange w:id="2664" w:author="Irová Zuzana" w:date="2025-06-06T15:16:00Z" w16du:dateUtc="2025-06-06T13:16:00Z">
                                  <w:pPr>
                                    <w:pStyle w:val="NormalIndent"/>
                                  </w:pPr>
                                </w:pPrChange>
                              </w:pPr>
                              <w:ins w:id="2665" w:author="Irová Zuzana" w:date="2025-02-21T19:28:00Z" w16du:dateUtc="2025-02-21T18:28:00Z">
                                <w:r>
                                  <w:t xml:space="preserve">Obrázek </w:t>
                                </w:r>
                              </w:ins>
                              <w:ins w:id="2666" w:author="Irová Zuzana" w:date="2025-03-18T20:33:00Z" w16du:dateUtc="2025-03-18T19:33:00Z">
                                <w:r w:rsidR="000D4E2A">
                                  <w:fldChar w:fldCharType="begin"/>
                                </w:r>
                                <w:r w:rsidR="000D4E2A">
                                  <w:instrText xml:space="preserve"> SEQ Obrázek \* ARABIC </w:instrText>
                                </w:r>
                              </w:ins>
                              <w:r w:rsidR="000D4E2A">
                                <w:fldChar w:fldCharType="separate"/>
                              </w:r>
                              <w:ins w:id="2667" w:author="Irová Zuzana" w:date="2025-03-18T20:33:00Z" w16du:dateUtc="2025-03-18T19:33:00Z">
                                <w:r w:rsidR="000D4E2A">
                                  <w:rPr>
                                    <w:noProof/>
                                  </w:rPr>
                                  <w:t>5</w:t>
                                </w:r>
                                <w:r w:rsidR="000D4E2A">
                                  <w:fldChar w:fldCharType="end"/>
                                </w:r>
                              </w:ins>
                              <w:ins w:id="2668" w:author="Irová Zuzana" w:date="2025-02-21T19:28:00Z" w16du:dateUtc="2025-02-21T18:28:00Z">
                                <w:r>
                                  <w:t>: Stavový diagram Platební transakce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65D68591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6" type="#_x0000_t202" style="position:absolute;left:0;text-align:left;margin-left:-4.95pt;margin-top:487.75pt;width:415.9pt;height:.05pt;z-index:-2516582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" stroked="f">
                  <v:textbox style="mso-fit-shape-to-text:t" inset="0,0,0,0">
                    <w:txbxContent>
                      <w:p w14:paraId="3E711E16" w14:textId="5E7AF664" w:rsidR="00DC0E11" w:rsidRPr="00567D07" w:rsidRDefault="00DC0E11">
                        <w:pPr>
                          <w:pStyle w:val="Caption"/>
                          <w:pPrChange w:id="2669" w:author="Irová Zuzana" w:date="2025-06-06T15:16:00Z" w16du:dateUtc="2025-06-06T13:16:00Z">
                            <w:pPr>
                              <w:pStyle w:val="NormalIndent"/>
                            </w:pPr>
                          </w:pPrChange>
                        </w:pPr>
                        <w:ins w:id="2670" w:author="Irová Zuzana" w:date="2025-02-21T19:28:00Z" w16du:dateUtc="2025-02-21T18:28:00Z">
                          <w:r>
                            <w:t xml:space="preserve">Obrázek </w:t>
                          </w:r>
                        </w:ins>
                        <w:ins w:id="2671" w:author="Irová Zuzana" w:date="2025-03-18T20:33:00Z" w16du:dateUtc="2025-03-18T19:33:00Z">
                          <w:r w:rsidR="000D4E2A">
                            <w:fldChar w:fldCharType="begin"/>
                          </w:r>
                          <w:r w:rsidR="000D4E2A">
                            <w:instrText xml:space="preserve"> SEQ Obrázek \* ARABIC </w:instrText>
                          </w:r>
                        </w:ins>
                        <w:r w:rsidR="000D4E2A">
                          <w:fldChar w:fldCharType="separate"/>
                        </w:r>
                        <w:ins w:id="2672" w:author="Irová Zuzana" w:date="2025-03-18T20:33:00Z" w16du:dateUtc="2025-03-18T19:33:00Z">
                          <w:r w:rsidR="000D4E2A">
                            <w:rPr>
                              <w:noProof/>
                            </w:rPr>
                            <w:t>5</w:t>
                          </w:r>
                          <w:r w:rsidR="000D4E2A">
                            <w:fldChar w:fldCharType="end"/>
                          </w:r>
                        </w:ins>
                        <w:ins w:id="2673" w:author="Irová Zuzana" w:date="2025-02-21T19:28:00Z" w16du:dateUtc="2025-02-21T18:28:00Z">
                          <w:r>
                            <w:t>: Stavový diagram Platební transakce</w:t>
                          </w:r>
                        </w:ins>
                      </w:p>
                    </w:txbxContent>
                  </v:textbox>
                  <w10:wrap type="tight"/>
                </v:shape>
              </w:pict>
            </mc:Fallback>
          </mc:AlternateContent>
        </w:r>
      </w:ins>
      <w:ins w:id="2674" w:author="Irová Zuzana" w:date="2025-02-21T19:26:00Z" w16du:dateUtc="2025-02-21T18:26:00Z">
        <w:r w:rsidR="00A43636">
          <w:rPr>
            <w:noProof/>
          </w:rPr>
          <w:drawing>
            <wp:anchor distT="0" distB="0" distL="114300" distR="114300" simplePos="0" relativeHeight="251658245" behindDoc="1" locked="0" layoutInCell="1" allowOverlap="1" wp14:anchorId="3E4BD3B0" wp14:editId="19924DFD">
              <wp:simplePos x="0" y="0"/>
              <wp:positionH relativeFrom="column">
                <wp:posOffset>-62865</wp:posOffset>
              </wp:positionH>
              <wp:positionV relativeFrom="paragraph">
                <wp:posOffset>182245</wp:posOffset>
              </wp:positionV>
              <wp:extent cx="5281930" cy="5955030"/>
              <wp:effectExtent l="0" t="0" r="0" b="7620"/>
              <wp:wrapTight wrapText="bothSides">
                <wp:wrapPolygon edited="0">
                  <wp:start x="0" y="0"/>
                  <wp:lineTo x="0" y="21559"/>
                  <wp:lineTo x="21501" y="21559"/>
                  <wp:lineTo x="21501" y="0"/>
                  <wp:lineTo x="0" y="0"/>
                </wp:wrapPolygon>
              </wp:wrapTight>
              <wp:docPr id="159692497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96924976" name=""/>
                      <pic:cNvPicPr/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81930" cy="59550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14:paraId="272C9E25" w14:textId="263815F8" w:rsidR="009B4E20" w:rsidRDefault="009B4E20">
      <w:pPr>
        <w:pStyle w:val="NormalIndent"/>
        <w:rPr>
          <w:ins w:id="2675" w:author="Irová Zuzana" w:date="2025-02-21T19:28:00Z" w16du:dateUtc="2025-02-21T18:28:00Z"/>
        </w:rPr>
      </w:pPr>
    </w:p>
    <w:p w14:paraId="3256F79B" w14:textId="77777777" w:rsidR="00DC0E11" w:rsidRDefault="00DC0E11">
      <w:pPr>
        <w:pStyle w:val="NormalIndent"/>
        <w:rPr>
          <w:ins w:id="2676" w:author="Irová Zuzana" w:date="2025-02-21T19:26:00Z" w16du:dateUtc="2025-02-21T18:26:00Z"/>
          <w:rFonts w:hint="eastAsia"/>
        </w:rPr>
        <w:pPrChange w:id="2677" w:author="Irová Zuzana" w:date="2025-06-06T15:16:00Z" w16du:dateUtc="2025-06-06T13:16:00Z">
          <w:pPr>
            <w:pStyle w:val="Heading3"/>
            <w:spacing w:before="200" w:after="0" w:line="276" w:lineRule="auto"/>
          </w:pPr>
        </w:pPrChange>
      </w:pPr>
    </w:p>
    <w:p w14:paraId="77FFD255" w14:textId="77777777" w:rsidR="009F4D0F" w:rsidRDefault="009F4D0F">
      <w:pPr>
        <w:pStyle w:val="NormalIndent"/>
        <w:rPr>
          <w:ins w:id="2678" w:author="Irová Zuzana" w:date="2025-02-21T19:28:00Z" w16du:dateUtc="2025-02-21T18:28:00Z"/>
        </w:rPr>
      </w:pPr>
    </w:p>
    <w:p w14:paraId="48E89B17" w14:textId="77777777" w:rsidR="009F4D0F" w:rsidRDefault="009F4D0F">
      <w:pPr>
        <w:pStyle w:val="NormalIndent"/>
        <w:rPr>
          <w:ins w:id="2679" w:author="Irová Zuzana" w:date="2025-02-21T19:28:00Z" w16du:dateUtc="2025-02-21T18:28:00Z"/>
        </w:rPr>
      </w:pPr>
    </w:p>
    <w:p w14:paraId="796CE99E" w14:textId="77777777" w:rsidR="009F4D0F" w:rsidRDefault="009F4D0F">
      <w:pPr>
        <w:pStyle w:val="NormalIndent"/>
        <w:rPr>
          <w:ins w:id="2680" w:author="Irová Zuzana" w:date="2025-02-21T19:28:00Z" w16du:dateUtc="2025-02-21T18:28:00Z"/>
        </w:rPr>
      </w:pPr>
    </w:p>
    <w:p w14:paraId="4CCC9304" w14:textId="77777777" w:rsidR="009F4D0F" w:rsidRDefault="009F4D0F">
      <w:pPr>
        <w:pStyle w:val="NormalIndent"/>
        <w:rPr>
          <w:ins w:id="2681" w:author="Irová Zuzana" w:date="2025-02-21T19:28:00Z" w16du:dateUtc="2025-02-21T18:28:00Z"/>
        </w:rPr>
      </w:pPr>
    </w:p>
    <w:p w14:paraId="512726E9" w14:textId="77777777" w:rsidR="009F4D0F" w:rsidRDefault="009F4D0F">
      <w:pPr>
        <w:pStyle w:val="NormalIndent"/>
        <w:rPr>
          <w:ins w:id="2682" w:author="Irová Zuzana" w:date="2025-02-21T19:29:00Z" w16du:dateUtc="2025-02-21T18:29:00Z"/>
        </w:rPr>
      </w:pPr>
    </w:p>
    <w:p w14:paraId="2DF3ED0A" w14:textId="77777777" w:rsidR="009F4D0F" w:rsidRDefault="009F4D0F">
      <w:pPr>
        <w:pStyle w:val="NormalIndent"/>
        <w:rPr>
          <w:ins w:id="2683" w:author="Irová Zuzana" w:date="2025-02-21T19:29:00Z" w16du:dateUtc="2025-02-21T18:29:00Z"/>
        </w:rPr>
      </w:pPr>
    </w:p>
    <w:p w14:paraId="06737A24" w14:textId="77777777" w:rsidR="009F4D0F" w:rsidRDefault="009F4D0F">
      <w:pPr>
        <w:pStyle w:val="NormalIndent"/>
        <w:rPr>
          <w:ins w:id="2684" w:author="Irová Zuzana" w:date="2025-02-21T19:29:00Z" w16du:dateUtc="2025-02-21T18:29:00Z"/>
        </w:rPr>
      </w:pPr>
    </w:p>
    <w:p w14:paraId="29F9A97A" w14:textId="77777777" w:rsidR="009F4D0F" w:rsidRDefault="009F4D0F">
      <w:pPr>
        <w:pStyle w:val="NormalIndent"/>
        <w:rPr>
          <w:ins w:id="2685" w:author="Irová Zuzana" w:date="2025-02-21T19:29:00Z" w16du:dateUtc="2025-02-21T18:29:00Z"/>
        </w:rPr>
      </w:pPr>
    </w:p>
    <w:p w14:paraId="41EB34C8" w14:textId="77777777" w:rsidR="009F4D0F" w:rsidRDefault="009F4D0F">
      <w:pPr>
        <w:pStyle w:val="NormalIndent"/>
        <w:rPr>
          <w:ins w:id="2686" w:author="Irová Zuzana" w:date="2025-02-21T19:29:00Z" w16du:dateUtc="2025-02-21T18:29:00Z"/>
        </w:rPr>
      </w:pPr>
    </w:p>
    <w:p w14:paraId="6C548A38" w14:textId="77777777" w:rsidR="009F4D0F" w:rsidRDefault="009F4D0F">
      <w:pPr>
        <w:pStyle w:val="NormalIndent"/>
        <w:rPr>
          <w:ins w:id="2687" w:author="Irová Zuzana" w:date="2025-02-21T19:29:00Z" w16du:dateUtc="2025-02-21T18:29:00Z"/>
        </w:rPr>
      </w:pPr>
    </w:p>
    <w:p w14:paraId="0B85ADA4" w14:textId="77777777" w:rsidR="009F4D0F" w:rsidRDefault="009F4D0F">
      <w:pPr>
        <w:pStyle w:val="NormalIndent"/>
        <w:rPr>
          <w:ins w:id="2688" w:author="Irová Zuzana" w:date="2025-02-21T19:29:00Z" w16du:dateUtc="2025-02-21T18:29:00Z"/>
        </w:rPr>
      </w:pPr>
    </w:p>
    <w:p w14:paraId="48AD8568" w14:textId="77777777" w:rsidR="009F4D0F" w:rsidRDefault="009F4D0F">
      <w:pPr>
        <w:pStyle w:val="NormalIndent"/>
        <w:rPr>
          <w:ins w:id="2689" w:author="Irová Zuzana" w:date="2025-02-21T19:29:00Z" w16du:dateUtc="2025-02-21T18:29:00Z"/>
        </w:rPr>
      </w:pPr>
    </w:p>
    <w:p w14:paraId="3123D840" w14:textId="77777777" w:rsidR="009F4D0F" w:rsidRDefault="009F4D0F">
      <w:pPr>
        <w:pStyle w:val="NormalIndent"/>
        <w:rPr>
          <w:ins w:id="2690" w:author="Irová Zuzana" w:date="2025-02-21T19:29:00Z" w16du:dateUtc="2025-02-21T18:29:00Z"/>
        </w:rPr>
      </w:pPr>
    </w:p>
    <w:p w14:paraId="342DAAF8" w14:textId="77777777" w:rsidR="009F4D0F" w:rsidRDefault="009F4D0F">
      <w:pPr>
        <w:pStyle w:val="NormalIndent"/>
        <w:rPr>
          <w:ins w:id="2691" w:author="Irová Zuzana" w:date="2025-02-21T19:29:00Z" w16du:dateUtc="2025-02-21T18:29:00Z"/>
        </w:rPr>
      </w:pPr>
    </w:p>
    <w:p w14:paraId="2B95225A" w14:textId="77777777" w:rsidR="009F4D0F" w:rsidRDefault="009F4D0F">
      <w:pPr>
        <w:pStyle w:val="NormalIndent"/>
        <w:rPr>
          <w:ins w:id="2692" w:author="Irová Zuzana" w:date="2025-02-21T19:29:00Z" w16du:dateUtc="2025-02-21T18:29:00Z"/>
        </w:rPr>
      </w:pPr>
    </w:p>
    <w:p w14:paraId="28BCDE88" w14:textId="77777777" w:rsidR="009F4D0F" w:rsidRDefault="009F4D0F">
      <w:pPr>
        <w:pStyle w:val="NormalIndent"/>
        <w:rPr>
          <w:ins w:id="2693" w:author="Irová Zuzana" w:date="2025-02-21T19:29:00Z" w16du:dateUtc="2025-02-21T18:29:00Z"/>
        </w:rPr>
      </w:pPr>
    </w:p>
    <w:p w14:paraId="08530E01" w14:textId="77777777" w:rsidR="009F4D0F" w:rsidRDefault="009F4D0F">
      <w:pPr>
        <w:pStyle w:val="NormalIndent"/>
        <w:rPr>
          <w:ins w:id="2694" w:author="Irová Zuzana" w:date="2025-02-21T19:29:00Z" w16du:dateUtc="2025-02-21T18:29:00Z"/>
        </w:rPr>
      </w:pPr>
    </w:p>
    <w:p w14:paraId="5D8FB110" w14:textId="77777777" w:rsidR="009F4D0F" w:rsidRDefault="009F4D0F">
      <w:pPr>
        <w:pStyle w:val="NormalIndent"/>
        <w:rPr>
          <w:ins w:id="2695" w:author="Irová Zuzana" w:date="2025-02-21T19:29:00Z" w16du:dateUtc="2025-02-21T18:29:00Z"/>
        </w:rPr>
      </w:pPr>
    </w:p>
    <w:p w14:paraId="2D01C1D4" w14:textId="77777777" w:rsidR="009F4D0F" w:rsidRDefault="009F4D0F">
      <w:pPr>
        <w:pStyle w:val="NormalIndent"/>
        <w:rPr>
          <w:ins w:id="2696" w:author="Irová Zuzana" w:date="2025-02-21T19:29:00Z" w16du:dateUtc="2025-02-21T18:29:00Z"/>
        </w:rPr>
      </w:pPr>
    </w:p>
    <w:p w14:paraId="566C6C5F" w14:textId="77777777" w:rsidR="009F4D0F" w:rsidRDefault="009F4D0F">
      <w:pPr>
        <w:pStyle w:val="NormalIndent"/>
        <w:rPr>
          <w:ins w:id="2697" w:author="Irová Zuzana" w:date="2025-02-21T19:29:00Z" w16du:dateUtc="2025-02-21T18:29:00Z"/>
        </w:rPr>
      </w:pPr>
    </w:p>
    <w:p w14:paraId="2F63C110" w14:textId="77777777" w:rsidR="009F4D0F" w:rsidRDefault="009F4D0F">
      <w:pPr>
        <w:pStyle w:val="NormalIndent"/>
        <w:rPr>
          <w:ins w:id="2698" w:author="Irová Zuzana" w:date="2025-02-21T19:29:00Z" w16du:dateUtc="2025-02-21T18:29:00Z"/>
        </w:rPr>
      </w:pPr>
    </w:p>
    <w:p w14:paraId="2FF65879" w14:textId="77777777" w:rsidR="009F4D0F" w:rsidRDefault="009F4D0F">
      <w:pPr>
        <w:pStyle w:val="NormalIndent"/>
        <w:rPr>
          <w:ins w:id="2699" w:author="Irová Zuzana" w:date="2025-02-21T19:29:00Z" w16du:dateUtc="2025-02-21T18:29:00Z"/>
        </w:rPr>
      </w:pPr>
    </w:p>
    <w:p w14:paraId="7F974CB1" w14:textId="303626EB" w:rsidR="009F4D0F" w:rsidRDefault="009F4D0F">
      <w:pPr>
        <w:pStyle w:val="Caption"/>
        <w:rPr>
          <w:ins w:id="2700" w:author="Irová Zuzana" w:date="2025-02-21T19:29:00Z" w16du:dateUtc="2025-02-21T18:29:00Z"/>
        </w:rPr>
      </w:pPr>
      <w:ins w:id="2701" w:author="Irová Zuzana" w:date="2025-02-21T19:29:00Z" w16du:dateUtc="2025-02-21T18:29:00Z">
        <w:r>
          <w:lastRenderedPageBreak/>
          <w:t>Tabulka změn stavů Platební transakce</w:t>
        </w:r>
      </w:ins>
    </w:p>
    <w:tbl>
      <w:tblPr>
        <w:tblW w:w="964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1"/>
        <w:gridCol w:w="2005"/>
        <w:gridCol w:w="5999"/>
      </w:tblGrid>
      <w:tr w:rsidR="009F4D0F" w:rsidRPr="00945CB9" w14:paraId="70788004" w14:textId="77777777" w:rsidTr="5D923C7E">
        <w:trPr>
          <w:trHeight w:val="227"/>
          <w:tblHeader/>
          <w:ins w:id="2702" w:author="Irová Zuzana" w:date="2025-02-21T19:29:00Z"/>
        </w:trPr>
        <w:tc>
          <w:tcPr>
            <w:tcW w:w="1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A660D12" w14:textId="77777777" w:rsidR="009F4D0F" w:rsidRPr="00945CB9" w:rsidRDefault="009F4D0F">
            <w:pPr>
              <w:spacing w:before="60" w:after="60" w:line="276" w:lineRule="auto"/>
              <w:rPr>
                <w:ins w:id="2703" w:author="Irová Zuzana" w:date="2025-02-21T19:29:00Z" w16du:dateUtc="2025-02-21T18:29:00Z"/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ins w:id="2704" w:author="Irová Zuzana" w:date="2025-02-21T19:29:00Z" w16du:dateUtc="2025-02-21T18:29:00Z">
              <w:r w:rsidRPr="00945CB9">
                <w:rPr>
                  <w:rFonts w:ascii="Noto Sans" w:eastAsia="Times New Roman" w:hAnsi="Noto Sans" w:cs="Noto Sans"/>
                  <w:b/>
                  <w:bCs/>
                  <w:sz w:val="18"/>
                  <w:szCs w:val="18"/>
                  <w:lang w:eastAsia="cs-CZ"/>
                </w:rPr>
                <w:t>Původní stav</w:t>
              </w:r>
            </w:ins>
          </w:p>
        </w:tc>
        <w:tc>
          <w:tcPr>
            <w:tcW w:w="200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106598" w14:textId="77777777" w:rsidR="009F4D0F" w:rsidRPr="00945CB9" w:rsidRDefault="009F4D0F">
            <w:pPr>
              <w:spacing w:before="60" w:after="60" w:line="276" w:lineRule="auto"/>
              <w:rPr>
                <w:ins w:id="2705" w:author="Irová Zuzana" w:date="2025-02-21T19:29:00Z" w16du:dateUtc="2025-02-21T18:29:00Z"/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ins w:id="2706" w:author="Irová Zuzana" w:date="2025-02-21T19:29:00Z" w16du:dateUtc="2025-02-21T18:29:00Z">
              <w:r w:rsidRPr="00945CB9">
                <w:rPr>
                  <w:rFonts w:ascii="Noto Sans" w:eastAsia="Times New Roman" w:hAnsi="Noto Sans" w:cs="Noto Sans"/>
                  <w:b/>
                  <w:bCs/>
                  <w:sz w:val="18"/>
                  <w:szCs w:val="18"/>
                  <w:lang w:eastAsia="cs-CZ"/>
                </w:rPr>
                <w:t>Nový stav</w:t>
              </w:r>
            </w:ins>
          </w:p>
        </w:tc>
        <w:tc>
          <w:tcPr>
            <w:tcW w:w="599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hideMark/>
          </w:tcPr>
          <w:p w14:paraId="5816744D" w14:textId="77777777" w:rsidR="009F4D0F" w:rsidRPr="00945CB9" w:rsidRDefault="009F4D0F">
            <w:pPr>
              <w:spacing w:before="60" w:after="60" w:line="276" w:lineRule="auto"/>
              <w:rPr>
                <w:ins w:id="2707" w:author="Irová Zuzana" w:date="2025-02-21T19:29:00Z" w16du:dateUtc="2025-02-21T18:29:00Z"/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ins w:id="2708" w:author="Irová Zuzana" w:date="2025-02-21T19:29:00Z" w16du:dateUtc="2025-02-21T18:29:00Z">
              <w:r w:rsidRPr="00945CB9">
                <w:rPr>
                  <w:rFonts w:ascii="Noto Sans" w:eastAsia="Times New Roman" w:hAnsi="Noto Sans" w:cs="Noto Sans"/>
                  <w:b/>
                  <w:bCs/>
                  <w:sz w:val="18"/>
                  <w:szCs w:val="18"/>
                  <w:lang w:eastAsia="cs-CZ"/>
                </w:rPr>
                <w:t>Případ užití</w:t>
              </w:r>
            </w:ins>
          </w:p>
        </w:tc>
      </w:tr>
      <w:tr w:rsidR="00B33DC4" w:rsidRPr="00945CB9" w14:paraId="7E9534EA" w14:textId="77777777">
        <w:trPr>
          <w:trHeight w:val="227"/>
          <w:ins w:id="2709" w:author="Irová Zuzana" w:date="2025-02-21T19:29:00Z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415AF" w14:textId="77777777" w:rsidR="00B33DC4" w:rsidRPr="00945CB9" w:rsidRDefault="00B33DC4" w:rsidP="00B33DC4">
            <w:pPr>
              <w:spacing w:before="40" w:after="40" w:line="276" w:lineRule="auto"/>
              <w:rPr>
                <w:ins w:id="2710" w:author="Irová Zuzana" w:date="2025-02-21T19:29:00Z" w16du:dateUtc="2025-02-21T18:29:00Z"/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ins w:id="2711" w:author="Irová Zuzana" w:date="2025-02-21T19:29:00Z" w16du:dateUtc="2025-02-21T18:29:00Z">
              <w:r w:rsidRPr="00945CB9">
                <w:rPr>
                  <w:rFonts w:ascii="Noto Sans" w:eastAsia="Times New Roman" w:hAnsi="Noto Sans" w:cs="Noto Sans"/>
                  <w:sz w:val="18"/>
                  <w:szCs w:val="18"/>
                  <w:lang w:eastAsia="cs-CZ"/>
                </w:rPr>
                <w:t>N/A</w:t>
              </w:r>
            </w:ins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0BAB5" w14:textId="648D9AF9" w:rsidR="00B33DC4" w:rsidRPr="00945CB9" w:rsidRDefault="00B33DC4" w:rsidP="00B33DC4">
            <w:pPr>
              <w:spacing w:before="40" w:after="40" w:line="276" w:lineRule="auto"/>
              <w:rPr>
                <w:ins w:id="2712" w:author="Irová Zuzana" w:date="2025-02-21T19:29:00Z" w16du:dateUtc="2025-02-21T18:29:00Z"/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ins w:id="2713" w:author="Irová Zuzana" w:date="2025-02-21T19:29:00Z" w16du:dateUtc="2025-02-21T18:29:00Z">
              <w:r>
                <w:rPr>
                  <w:rFonts w:ascii="Noto Sans" w:eastAsia="Times New Roman" w:hAnsi="Noto Sans" w:cs="Noto Sans"/>
                  <w:sz w:val="18"/>
                  <w:szCs w:val="18"/>
                  <w:lang w:eastAsia="cs-CZ"/>
                </w:rPr>
                <w:t>New</w:t>
              </w:r>
            </w:ins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0C178D52" w14:textId="6F3FD3E0" w:rsidR="00B33DC4" w:rsidRPr="00B81D5A" w:rsidRDefault="00B33DC4" w:rsidP="00B33DC4">
            <w:pPr>
              <w:spacing w:before="40" w:after="40" w:line="276" w:lineRule="auto"/>
              <w:rPr>
                <w:ins w:id="2714" w:author="Irová Zuzana" w:date="2025-02-21T19:29:00Z" w16du:dateUtc="2025-02-21T18:29:00Z"/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ins w:id="2715" w:author="Irová Zuzana" w:date="2025-02-21T19:31:00Z" w16du:dateUtc="2025-02-21T18:31:00Z">
              <w:r w:rsidRPr="0068419A">
                <w:rPr>
                  <w:rFonts w:ascii="Noto Sans" w:eastAsia="Noto Sans" w:hAnsi="Noto Sans" w:cs="Noto Sans"/>
                  <w:sz w:val="18"/>
                  <w:szCs w:val="18"/>
                  <w:lang w:eastAsia="cs-CZ"/>
                </w:rPr>
                <w:t>Zaplať mýtnou transakci (SYS.BAR.1.10.HR)</w:t>
              </w:r>
            </w:ins>
          </w:p>
        </w:tc>
      </w:tr>
      <w:tr w:rsidR="00B33DC4" w:rsidRPr="00945CB9" w14:paraId="542BD3B8" w14:textId="77777777">
        <w:trPr>
          <w:trHeight w:val="227"/>
          <w:ins w:id="2716" w:author="Irová Zuzana" w:date="2025-02-21T19:29:00Z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BE2B4" w14:textId="20EC15AD" w:rsidR="00B33DC4" w:rsidRPr="00945CB9" w:rsidRDefault="00B33DC4" w:rsidP="00B33DC4">
            <w:pPr>
              <w:spacing w:before="40" w:after="40" w:line="276" w:lineRule="auto"/>
              <w:rPr>
                <w:ins w:id="2717" w:author="Irová Zuzana" w:date="2025-02-21T19:29:00Z" w16du:dateUtc="2025-02-21T18:29:00Z"/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ins w:id="2718" w:author="Irová Zuzana" w:date="2025-02-21T19:29:00Z" w16du:dateUtc="2025-02-21T18:29:00Z">
              <w:r w:rsidRPr="00945CB9">
                <w:rPr>
                  <w:rFonts w:ascii="Noto Sans" w:eastAsia="Times New Roman" w:hAnsi="Noto Sans" w:cs="Noto Sans"/>
                  <w:sz w:val="18"/>
                  <w:szCs w:val="18"/>
                  <w:lang w:eastAsia="cs-CZ"/>
                </w:rPr>
                <w:t>N</w:t>
              </w:r>
              <w:r>
                <w:rPr>
                  <w:rFonts w:ascii="Noto Sans" w:eastAsia="Times New Roman" w:hAnsi="Noto Sans" w:cs="Noto Sans"/>
                  <w:sz w:val="18"/>
                  <w:szCs w:val="18"/>
                  <w:lang w:eastAsia="cs-CZ"/>
                </w:rPr>
                <w:t>ew</w:t>
              </w:r>
            </w:ins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4EA3B" w14:textId="0B6887B3" w:rsidR="00B33DC4" w:rsidRPr="00945CB9" w:rsidRDefault="00B33DC4" w:rsidP="00B33DC4">
            <w:pPr>
              <w:spacing w:before="40" w:after="40" w:line="276" w:lineRule="auto"/>
              <w:rPr>
                <w:ins w:id="2719" w:author="Irová Zuzana" w:date="2025-02-21T19:29:00Z" w16du:dateUtc="2025-02-21T18:29:00Z"/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ins w:id="2720" w:author="Irová Zuzana" w:date="2025-02-21T19:29:00Z" w16du:dateUtc="2025-02-21T18:29:00Z">
              <w:r>
                <w:rPr>
                  <w:rFonts w:ascii="Noto Sans" w:eastAsia="Times New Roman" w:hAnsi="Noto Sans" w:cs="Noto Sans"/>
                  <w:sz w:val="18"/>
                  <w:szCs w:val="18"/>
                  <w:lang w:eastAsia="cs-CZ"/>
                </w:rPr>
                <w:t>In progress</w:t>
              </w:r>
            </w:ins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102AC748" w14:textId="4818A74A" w:rsidR="00B33DC4" w:rsidRPr="00945CB9" w:rsidRDefault="00B33DC4" w:rsidP="00B33DC4">
            <w:pPr>
              <w:spacing w:before="40" w:after="40" w:line="276" w:lineRule="auto"/>
              <w:rPr>
                <w:ins w:id="2721" w:author="Irová Zuzana" w:date="2025-02-21T19:29:00Z" w16du:dateUtc="2025-02-21T18:29:00Z"/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ins w:id="2722" w:author="Irová Zuzana" w:date="2025-02-21T19:31:00Z" w16du:dateUtc="2025-02-21T18:31:00Z">
              <w:r w:rsidRPr="0068419A">
                <w:rPr>
                  <w:rFonts w:ascii="Noto Sans" w:eastAsia="Noto Sans" w:hAnsi="Noto Sans" w:cs="Noto Sans"/>
                  <w:sz w:val="18"/>
                  <w:szCs w:val="18"/>
                  <w:lang w:eastAsia="cs-CZ"/>
                </w:rPr>
                <w:t>Zaplať mýtnou transakci (SYS.BAR.1.10.HR)</w:t>
              </w:r>
            </w:ins>
          </w:p>
        </w:tc>
      </w:tr>
      <w:tr w:rsidR="00B33DC4" w:rsidRPr="00945CB9" w14:paraId="6008CB91" w14:textId="77777777">
        <w:trPr>
          <w:trHeight w:val="227"/>
          <w:ins w:id="2723" w:author="Irová Zuzana" w:date="2025-02-21T19:29:00Z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62D62" w14:textId="4D7F797D" w:rsidR="00B33DC4" w:rsidRPr="00945CB9" w:rsidRDefault="00B33DC4" w:rsidP="00B33DC4">
            <w:pPr>
              <w:spacing w:before="40" w:after="40" w:line="276" w:lineRule="auto"/>
              <w:rPr>
                <w:ins w:id="2724" w:author="Irová Zuzana" w:date="2025-02-21T19:29:00Z" w16du:dateUtc="2025-02-21T18:29:00Z"/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ins w:id="2725" w:author="Irová Zuzana" w:date="2025-02-21T19:29:00Z" w16du:dateUtc="2025-02-21T18:29:00Z">
              <w:r>
                <w:rPr>
                  <w:rFonts w:ascii="Noto Sans" w:eastAsia="Times New Roman" w:hAnsi="Noto Sans" w:cs="Noto Sans"/>
                  <w:sz w:val="18"/>
                  <w:szCs w:val="18"/>
                  <w:lang w:eastAsia="cs-CZ"/>
                </w:rPr>
                <w:t>New</w:t>
              </w:r>
            </w:ins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E5E3" w14:textId="59097D99" w:rsidR="00B33DC4" w:rsidRPr="00945CB9" w:rsidRDefault="00B33DC4" w:rsidP="00B33DC4">
            <w:pPr>
              <w:spacing w:before="40" w:after="40" w:line="276" w:lineRule="auto"/>
              <w:rPr>
                <w:ins w:id="2726" w:author="Irová Zuzana" w:date="2025-02-21T19:29:00Z" w16du:dateUtc="2025-02-21T18:29:00Z"/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ins w:id="2727" w:author="Irová Zuzana" w:date="2025-02-21T19:30:00Z" w16du:dateUtc="2025-02-21T18:30:00Z">
              <w:r>
                <w:rPr>
                  <w:rFonts w:ascii="Noto Sans" w:eastAsia="Times New Roman" w:hAnsi="Noto Sans" w:cs="Noto Sans"/>
                  <w:sz w:val="18"/>
                  <w:szCs w:val="18"/>
                  <w:lang w:eastAsia="cs-CZ"/>
                </w:rPr>
                <w:t>Rejected</w:t>
              </w:r>
            </w:ins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0D6B14C7" w14:textId="69B90783" w:rsidR="00B33DC4" w:rsidRPr="00945CB9" w:rsidRDefault="00B33DC4" w:rsidP="00B33DC4">
            <w:pPr>
              <w:spacing w:before="40" w:after="40" w:line="276" w:lineRule="auto"/>
              <w:rPr>
                <w:ins w:id="2728" w:author="Irová Zuzana" w:date="2025-02-21T19:29:00Z" w16du:dateUtc="2025-02-21T18:29:00Z"/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ins w:id="2729" w:author="Irová Zuzana" w:date="2025-02-21T19:31:00Z" w16du:dateUtc="2025-02-21T18:31:00Z">
              <w:r w:rsidRPr="0068419A">
                <w:rPr>
                  <w:rFonts w:ascii="Noto Sans" w:eastAsia="Noto Sans" w:hAnsi="Noto Sans" w:cs="Noto Sans"/>
                  <w:sz w:val="18"/>
                  <w:szCs w:val="18"/>
                  <w:lang w:eastAsia="cs-CZ"/>
                </w:rPr>
                <w:t>Zaplať mýtnou transakci (SYS.BAR.1.10.HR)</w:t>
              </w:r>
            </w:ins>
          </w:p>
        </w:tc>
      </w:tr>
      <w:tr w:rsidR="00B33DC4" w:rsidRPr="00945CB9" w14:paraId="2C27B237" w14:textId="77777777">
        <w:trPr>
          <w:trHeight w:val="227"/>
          <w:ins w:id="2730" w:author="Irová Zuzana" w:date="2025-02-21T19:29:00Z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65922" w14:textId="79428A29" w:rsidR="00B33DC4" w:rsidRPr="00945CB9" w:rsidRDefault="00B33DC4" w:rsidP="00B33DC4">
            <w:pPr>
              <w:spacing w:before="40" w:after="40" w:line="276" w:lineRule="auto"/>
              <w:rPr>
                <w:ins w:id="2731" w:author="Irová Zuzana" w:date="2025-02-21T19:29:00Z" w16du:dateUtc="2025-02-21T18:29:00Z"/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ins w:id="2732" w:author="Irová Zuzana" w:date="2025-02-21T19:30:00Z" w16du:dateUtc="2025-02-21T18:30:00Z">
              <w:r>
                <w:rPr>
                  <w:rFonts w:ascii="Noto Sans" w:eastAsia="Times New Roman" w:hAnsi="Noto Sans" w:cs="Noto Sans"/>
                  <w:sz w:val="18"/>
                  <w:szCs w:val="18"/>
                  <w:lang w:eastAsia="cs-CZ"/>
                </w:rPr>
                <w:t>In progress</w:t>
              </w:r>
            </w:ins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656EC" w14:textId="29395513" w:rsidR="00B33DC4" w:rsidRPr="00945CB9" w:rsidRDefault="00B33DC4" w:rsidP="00B33DC4">
            <w:pPr>
              <w:spacing w:before="40" w:after="40" w:line="276" w:lineRule="auto"/>
              <w:rPr>
                <w:ins w:id="2733" w:author="Irová Zuzana" w:date="2025-02-21T19:29:00Z" w16du:dateUtc="2025-02-21T18:29:00Z"/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ins w:id="2734" w:author="Irová Zuzana" w:date="2025-02-21T19:30:00Z" w16du:dateUtc="2025-02-21T18:30:00Z">
              <w:r>
                <w:rPr>
                  <w:rFonts w:ascii="Noto Sans" w:eastAsia="Times New Roman" w:hAnsi="Noto Sans" w:cs="Noto Sans"/>
                  <w:sz w:val="18"/>
                  <w:szCs w:val="18"/>
                  <w:lang w:eastAsia="cs-CZ"/>
                </w:rPr>
                <w:t>Realized</w:t>
              </w:r>
            </w:ins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2E37C63" w14:textId="67F6A3E5" w:rsidR="00B33DC4" w:rsidRPr="00945CB9" w:rsidRDefault="00B33DC4" w:rsidP="00B33DC4">
            <w:pPr>
              <w:spacing w:before="40" w:after="40" w:line="276" w:lineRule="auto"/>
              <w:rPr>
                <w:ins w:id="2735" w:author="Irová Zuzana" w:date="2025-02-21T19:29:00Z" w16du:dateUtc="2025-02-21T18:29:00Z"/>
                <w:rFonts w:ascii="Noto Sans" w:eastAsia="Noto Sans" w:hAnsi="Noto Sans" w:cs="Noto Sans"/>
                <w:sz w:val="18"/>
                <w:szCs w:val="18"/>
              </w:rPr>
            </w:pPr>
            <w:ins w:id="2736" w:author="Irová Zuzana" w:date="2025-02-21T19:31:00Z" w16du:dateUtc="2025-02-21T18:31:00Z">
              <w:r w:rsidRPr="0068419A">
                <w:rPr>
                  <w:rFonts w:ascii="Noto Sans" w:eastAsia="Noto Sans" w:hAnsi="Noto Sans" w:cs="Noto Sans"/>
                  <w:sz w:val="18"/>
                  <w:szCs w:val="18"/>
                  <w:lang w:eastAsia="cs-CZ"/>
                </w:rPr>
                <w:t>Zaplať mýtnou transakci (SYS.BAR.1.10.HR)</w:t>
              </w:r>
            </w:ins>
          </w:p>
        </w:tc>
      </w:tr>
      <w:tr w:rsidR="009F4D0F" w:rsidRPr="00945CB9" w14:paraId="09A8D4A6" w14:textId="77777777">
        <w:trPr>
          <w:trHeight w:val="227"/>
          <w:ins w:id="2737" w:author="Irová Zuzana" w:date="2025-02-21T19:29:00Z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9ECB011" w14:textId="03B9ADE3" w:rsidR="009F4D0F" w:rsidRPr="00495FD9" w:rsidRDefault="00A823A8">
            <w:pPr>
              <w:spacing w:before="40" w:after="40" w:line="276" w:lineRule="auto"/>
              <w:rPr>
                <w:ins w:id="2738" w:author="Irová Zuzana" w:date="2025-02-21T19:29:00Z" w16du:dateUtc="2025-02-21T18:29:00Z"/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ins w:id="2739" w:author="Irová Zuzana" w:date="2025-02-21T19:30:00Z" w16du:dateUtc="2025-02-21T18:30:00Z">
              <w:r>
                <w:rPr>
                  <w:rFonts w:ascii="Noto Sans" w:eastAsia="Times New Roman" w:hAnsi="Noto Sans" w:cs="Noto Sans"/>
                  <w:sz w:val="18"/>
                  <w:szCs w:val="18"/>
                  <w:lang w:eastAsia="cs-CZ"/>
                </w:rPr>
                <w:t>In progress</w:t>
              </w:r>
            </w:ins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B259C" w14:textId="6650B31B" w:rsidR="009F4D0F" w:rsidRPr="00945CB9" w:rsidRDefault="00A823A8">
            <w:pPr>
              <w:spacing w:before="40" w:after="40" w:line="276" w:lineRule="auto"/>
              <w:rPr>
                <w:ins w:id="2740" w:author="Irová Zuzana" w:date="2025-02-21T19:29:00Z" w16du:dateUtc="2025-02-21T18:29:00Z"/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ins w:id="2741" w:author="Irová Zuzana" w:date="2025-02-21T19:30:00Z" w16du:dateUtc="2025-02-21T18:30:00Z">
              <w:r>
                <w:rPr>
                  <w:rFonts w:ascii="Noto Sans" w:eastAsia="Times New Roman" w:hAnsi="Noto Sans" w:cs="Noto Sans"/>
                  <w:sz w:val="18"/>
                  <w:szCs w:val="18"/>
                  <w:lang w:eastAsia="cs-CZ"/>
                </w:rPr>
                <w:t>Rejected</w:t>
              </w:r>
            </w:ins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A4EBCAC" w14:textId="77777777" w:rsidR="009F4D0F" w:rsidRPr="00945CB9" w:rsidRDefault="009F4D0F">
            <w:pPr>
              <w:spacing w:before="40" w:after="40" w:line="276" w:lineRule="auto"/>
              <w:rPr>
                <w:ins w:id="2742" w:author="Irová Zuzana" w:date="2025-02-21T19:29:00Z" w16du:dateUtc="2025-02-21T18:29:00Z"/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ins w:id="2743" w:author="Irová Zuzana" w:date="2025-02-21T19:29:00Z" w16du:dateUtc="2025-02-21T18:29:00Z">
              <w:r w:rsidRPr="00B81D5A">
                <w:rPr>
                  <w:rFonts w:ascii="Noto Sans" w:eastAsia="Noto Sans" w:hAnsi="Noto Sans" w:cs="Noto Sans"/>
                  <w:sz w:val="18"/>
                  <w:szCs w:val="18"/>
                  <w:lang w:eastAsia="cs-CZ"/>
                </w:rPr>
                <w:t>Zaplať mýtnou transakci (SYS.BAR.1.10.HR)</w:t>
              </w:r>
            </w:ins>
          </w:p>
        </w:tc>
      </w:tr>
    </w:tbl>
    <w:p w14:paraId="6FC3E8BF" w14:textId="77777777" w:rsidR="009F4D0F" w:rsidRDefault="009F4D0F">
      <w:pPr>
        <w:pStyle w:val="NormalIndent"/>
        <w:rPr>
          <w:ins w:id="2744" w:author="Irová Zuzana" w:date="2025-02-21T19:28:00Z" w16du:dateUtc="2025-02-21T18:28:00Z"/>
          <w:rFonts w:hint="eastAsia"/>
        </w:rPr>
        <w:pPrChange w:id="2745" w:author="Irová Zuzana" w:date="2025-06-06T15:16:00Z" w16du:dateUtc="2025-06-06T13:16:00Z">
          <w:pPr>
            <w:pStyle w:val="Heading3"/>
            <w:spacing w:before="200" w:after="0" w:line="276" w:lineRule="auto"/>
          </w:pPr>
        </w:pPrChange>
      </w:pPr>
    </w:p>
    <w:p w14:paraId="1ABF5BF4" w14:textId="009B4680" w:rsidR="00CD0A42" w:rsidRPr="00955C1D" w:rsidRDefault="00CD0A42" w:rsidP="00CD0A42">
      <w:pPr>
        <w:pStyle w:val="Heading3"/>
        <w:spacing w:before="200" w:after="0" w:line="276" w:lineRule="auto"/>
        <w:rPr>
          <w:rFonts w:hint="eastAsia"/>
        </w:rPr>
      </w:pPr>
      <w:bookmarkStart w:id="2746" w:name="_Toc201568874"/>
      <w:r w:rsidRPr="00955C1D">
        <w:t>Matching (Párování plateb)</w:t>
      </w:r>
      <w:bookmarkEnd w:id="2430"/>
      <w:bookmarkEnd w:id="2746"/>
    </w:p>
    <w:p w14:paraId="3A3764E0" w14:textId="73A8F1E8" w:rsidR="00CD0A42" w:rsidRPr="00955C1D" w:rsidRDefault="001127F6">
      <w:pPr>
        <w:pStyle w:val="Caption"/>
      </w:pPr>
      <w:r>
        <w:t xml:space="preserve">Tabulka </w:t>
      </w:r>
      <w:fldSimple w:instr=" SEQ Tabulka \* ARABIC ">
        <w:r w:rsidR="001E11DC">
          <w:rPr>
            <w:noProof/>
          </w:rPr>
          <w:t>9</w:t>
        </w:r>
      </w:fldSimple>
      <w:r w:rsidRPr="009D7525">
        <w:t>: Atributy párování plateb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47"/>
        <w:gridCol w:w="1942"/>
        <w:gridCol w:w="3289"/>
        <w:gridCol w:w="1345"/>
        <w:gridCol w:w="1046"/>
        <w:gridCol w:w="970"/>
      </w:tblGrid>
      <w:tr w:rsidR="00CD0A42" w:rsidRPr="00955C1D" w14:paraId="33EB874E" w14:textId="77777777" w:rsidTr="001127F6">
        <w:trPr>
          <w:trHeight w:val="270"/>
          <w:tblHeader/>
        </w:trPr>
        <w:tc>
          <w:tcPr>
            <w:tcW w:w="993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A25B8EB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842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1433FD85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119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29918B65" w14:textId="3AA573CB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</w:tc>
        <w:tc>
          <w:tcPr>
            <w:tcW w:w="1276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F9D5E62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992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633AB462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5E270B30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920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1AE50662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5F329E30" w14:textId="77777777" w:rsidR="00CD0A42" w:rsidRPr="001127F6" w:rsidRDefault="00CD0A42">
            <w:pPr>
              <w:spacing w:after="0"/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</w:tr>
      <w:tr w:rsidR="00CD0A42" w:rsidRPr="00955C1D" w14:paraId="04A32046" w14:textId="77777777" w:rsidTr="001127F6">
        <w:trPr>
          <w:trHeight w:val="270"/>
        </w:trPr>
        <w:tc>
          <w:tcPr>
            <w:tcW w:w="993" w:type="dxa"/>
            <w:vMerge w:val="restart"/>
          </w:tcPr>
          <w:p w14:paraId="6DB29C71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78288479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 of matching (Datum párování)</w:t>
            </w:r>
          </w:p>
        </w:tc>
        <w:tc>
          <w:tcPr>
            <w:tcW w:w="3119" w:type="dxa"/>
          </w:tcPr>
          <w:p w14:paraId="456F05AD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Datum a čas, kdy bylo párování provedeno</w:t>
            </w:r>
          </w:p>
        </w:tc>
        <w:tc>
          <w:tcPr>
            <w:tcW w:w="1276" w:type="dxa"/>
          </w:tcPr>
          <w:p w14:paraId="4F399118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992" w:type="dxa"/>
          </w:tcPr>
          <w:p w14:paraId="6E8017FD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20" w:type="dxa"/>
            <w:noWrap/>
          </w:tcPr>
          <w:p w14:paraId="43252FA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0D506937" w14:textId="77777777" w:rsidTr="001127F6">
        <w:trPr>
          <w:trHeight w:val="270"/>
        </w:trPr>
        <w:tc>
          <w:tcPr>
            <w:tcW w:w="993" w:type="dxa"/>
            <w:vMerge/>
          </w:tcPr>
          <w:p w14:paraId="0119CCC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55D20D11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Effective date of matching (Účetní datum párování)</w:t>
            </w:r>
          </w:p>
        </w:tc>
        <w:tc>
          <w:tcPr>
            <w:tcW w:w="3119" w:type="dxa"/>
          </w:tcPr>
          <w:p w14:paraId="764C1B0B" w14:textId="4142C71C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Datum, ke kterému dojde k zaúčtování párovací operace (Vyšší datum z datumů obou párovaných stran). V ERP odpovídá atributu ApplicationDate (Datum vyrovnání).</w:t>
            </w:r>
          </w:p>
        </w:tc>
        <w:tc>
          <w:tcPr>
            <w:tcW w:w="1276" w:type="dxa"/>
          </w:tcPr>
          <w:p w14:paraId="60B66071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</w:t>
            </w:r>
          </w:p>
        </w:tc>
        <w:tc>
          <w:tcPr>
            <w:tcW w:w="992" w:type="dxa"/>
          </w:tcPr>
          <w:p w14:paraId="4F9EBB2C" w14:textId="77777777" w:rsidR="00CD0A42" w:rsidRPr="001127F6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20" w:type="dxa"/>
            <w:noWrap/>
          </w:tcPr>
          <w:p w14:paraId="177F64F2" w14:textId="64F6229D" w:rsidR="00CD0A42" w:rsidRPr="001127F6" w:rsidRDefault="00277473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2747" w:author="Irová Zuzana" w:date="2025-06-17T11:05:00Z" w16du:dateUtc="2025-06-17T09:05:00Z"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é</w:t>
              </w:r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m</w:t>
              </w:r>
            </w:ins>
            <w:del w:id="2748" w:author="Irová Zuzana" w:date="2025-06-17T11:05:00Z" w16du:dateUtc="2025-06-17T09:05:00Z">
              <w:r w:rsidR="00CD0A42" w:rsidRPr="001127F6" w:rsidDel="00277473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</w:tr>
      <w:tr w:rsidR="00CD0A42" w:rsidRPr="00955C1D" w14:paraId="21291002" w14:textId="77777777" w:rsidTr="001127F6">
        <w:trPr>
          <w:trHeight w:val="270"/>
        </w:trPr>
        <w:tc>
          <w:tcPr>
            <w:tcW w:w="993" w:type="dxa"/>
            <w:vMerge/>
          </w:tcPr>
          <w:p w14:paraId="60E11987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369D32E0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Matched amount (Párovaná částka)</w:t>
            </w:r>
          </w:p>
        </w:tc>
        <w:tc>
          <w:tcPr>
            <w:tcW w:w="3119" w:type="dxa"/>
          </w:tcPr>
          <w:p w14:paraId="47B58541" w14:textId="4AB7049F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Párovaná částka ve zúčtovací měně (nižší částka z obou párovaných operací)</w:t>
            </w:r>
          </w:p>
        </w:tc>
        <w:tc>
          <w:tcPr>
            <w:tcW w:w="1276" w:type="dxa"/>
          </w:tcPr>
          <w:p w14:paraId="19C5EC34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2" w:type="dxa"/>
          </w:tcPr>
          <w:p w14:paraId="59033558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20" w:type="dxa"/>
            <w:noWrap/>
          </w:tcPr>
          <w:p w14:paraId="6B22627C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5986A108" w14:textId="77777777" w:rsidTr="001127F6">
        <w:trPr>
          <w:trHeight w:val="270"/>
        </w:trPr>
        <w:tc>
          <w:tcPr>
            <w:tcW w:w="993" w:type="dxa"/>
            <w:vMerge/>
          </w:tcPr>
          <w:p w14:paraId="3F57D20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2720297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Matching method (Metoda párování)</w:t>
            </w:r>
          </w:p>
        </w:tc>
        <w:tc>
          <w:tcPr>
            <w:tcW w:w="3119" w:type="dxa"/>
          </w:tcPr>
          <w:p w14:paraId="17E35715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Metoda, jak došlo k napárování. Možné hodnoty: Automatic (automatické), Manual (manuální)</w:t>
            </w:r>
          </w:p>
        </w:tc>
        <w:tc>
          <w:tcPr>
            <w:tcW w:w="1276" w:type="dxa"/>
          </w:tcPr>
          <w:p w14:paraId="0790717C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92" w:type="dxa"/>
          </w:tcPr>
          <w:p w14:paraId="4B5E6602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20" w:type="dxa"/>
            <w:noWrap/>
          </w:tcPr>
          <w:p w14:paraId="7F7C2AE5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71301FD9" w14:textId="77777777" w:rsidTr="001127F6">
        <w:trPr>
          <w:trHeight w:val="270"/>
        </w:trPr>
        <w:tc>
          <w:tcPr>
            <w:tcW w:w="993" w:type="dxa"/>
            <w:vMerge/>
          </w:tcPr>
          <w:p w14:paraId="1CDC83E7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52BD0025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Disconnect allowed (Povoleno odpárování)</w:t>
            </w:r>
          </w:p>
        </w:tc>
        <w:tc>
          <w:tcPr>
            <w:tcW w:w="3119" w:type="dxa"/>
          </w:tcPr>
          <w:p w14:paraId="37BB735E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Určuje, zda může být párovací operace zrušena. Možné hodnoty Ano, Ne</w:t>
            </w:r>
          </w:p>
        </w:tc>
        <w:tc>
          <w:tcPr>
            <w:tcW w:w="1276" w:type="dxa"/>
          </w:tcPr>
          <w:p w14:paraId="2D45B484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Boolean</w:t>
            </w:r>
          </w:p>
        </w:tc>
        <w:tc>
          <w:tcPr>
            <w:tcW w:w="992" w:type="dxa"/>
          </w:tcPr>
          <w:p w14:paraId="662AFDD9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20" w:type="dxa"/>
            <w:noWrap/>
          </w:tcPr>
          <w:p w14:paraId="1A595C21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1F538C38" w14:textId="77777777" w:rsidTr="001127F6">
        <w:trPr>
          <w:trHeight w:val="270"/>
        </w:trPr>
        <w:tc>
          <w:tcPr>
            <w:tcW w:w="993" w:type="dxa"/>
            <w:vMerge w:val="restart"/>
          </w:tcPr>
          <w:p w14:paraId="5E42BB12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842" w:type="dxa"/>
          </w:tcPr>
          <w:p w14:paraId="410F8977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– debit matching side (Faktura – Debetní strana)</w:t>
            </w:r>
          </w:p>
        </w:tc>
        <w:tc>
          <w:tcPr>
            <w:tcW w:w="3119" w:type="dxa"/>
          </w:tcPr>
          <w:p w14:paraId="0C19719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Identifikátor faktury na debetní straně párování (každá párovací operace má jednu referenci na debetní straně fakturu nebo platbu a jednu reference na kreditní straně – opět fakturu nebo platbu)</w:t>
            </w:r>
          </w:p>
        </w:tc>
        <w:tc>
          <w:tcPr>
            <w:tcW w:w="1276" w:type="dxa"/>
          </w:tcPr>
          <w:p w14:paraId="4727CC7B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992" w:type="dxa"/>
          </w:tcPr>
          <w:p w14:paraId="5CDC529D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20" w:type="dxa"/>
            <w:noWrap/>
          </w:tcPr>
          <w:p w14:paraId="0B5A3944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5005E843" w14:textId="77777777" w:rsidTr="001127F6">
        <w:trPr>
          <w:trHeight w:val="270"/>
        </w:trPr>
        <w:tc>
          <w:tcPr>
            <w:tcW w:w="993" w:type="dxa"/>
            <w:vMerge/>
          </w:tcPr>
          <w:p w14:paraId="633701C1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504B38E8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– credit matching side (Faktura – Kreditní strana)</w:t>
            </w:r>
          </w:p>
        </w:tc>
        <w:tc>
          <w:tcPr>
            <w:tcW w:w="3119" w:type="dxa"/>
          </w:tcPr>
          <w:p w14:paraId="70D2F66B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Identifikátor faktury na kreditní straně párování (každá párovací operace má jednu referenci na debetní straně fakturu nebo platbu a jednu reference na kreditní straně – opět fakturu nebo platbu)</w:t>
            </w:r>
          </w:p>
        </w:tc>
        <w:tc>
          <w:tcPr>
            <w:tcW w:w="1276" w:type="dxa"/>
          </w:tcPr>
          <w:p w14:paraId="6844546A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992" w:type="dxa"/>
          </w:tcPr>
          <w:p w14:paraId="206755EE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20" w:type="dxa"/>
            <w:noWrap/>
          </w:tcPr>
          <w:p w14:paraId="375842C2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6BDD0AF0" w14:textId="77777777" w:rsidTr="001127F6">
        <w:trPr>
          <w:trHeight w:val="270"/>
        </w:trPr>
        <w:tc>
          <w:tcPr>
            <w:tcW w:w="993" w:type="dxa"/>
            <w:vMerge/>
          </w:tcPr>
          <w:p w14:paraId="0DAC3FBD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2415F0A1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– credit matching side (Platba – Kreditní strana)</w:t>
            </w:r>
          </w:p>
        </w:tc>
        <w:tc>
          <w:tcPr>
            <w:tcW w:w="3119" w:type="dxa"/>
          </w:tcPr>
          <w:p w14:paraId="78BD2873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Identifikátor platby na kreditní straně párování (každá párovací operace má jednu referenci na debetní straně fakturu nebo platbu a </w:t>
            </w: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lastRenderedPageBreak/>
              <w:t>jednu reference na kreditní straně – opět fakturu nebo platbu)</w:t>
            </w:r>
          </w:p>
        </w:tc>
        <w:tc>
          <w:tcPr>
            <w:tcW w:w="1276" w:type="dxa"/>
          </w:tcPr>
          <w:p w14:paraId="0BC5CD6D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lastRenderedPageBreak/>
              <w:t>Reference</w:t>
            </w:r>
          </w:p>
        </w:tc>
        <w:tc>
          <w:tcPr>
            <w:tcW w:w="992" w:type="dxa"/>
          </w:tcPr>
          <w:p w14:paraId="3E6675A3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20" w:type="dxa"/>
            <w:noWrap/>
          </w:tcPr>
          <w:p w14:paraId="7BBBBA0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666C8C18" w14:textId="77777777" w:rsidTr="001127F6">
        <w:trPr>
          <w:trHeight w:val="270"/>
        </w:trPr>
        <w:tc>
          <w:tcPr>
            <w:tcW w:w="993" w:type="dxa"/>
            <w:vMerge/>
          </w:tcPr>
          <w:p w14:paraId="19F99C64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17F15DE8" w14:textId="364CA194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– debit matching side (Platba – Debetní strana)</w:t>
            </w:r>
          </w:p>
        </w:tc>
        <w:tc>
          <w:tcPr>
            <w:tcW w:w="3119" w:type="dxa"/>
          </w:tcPr>
          <w:p w14:paraId="21AC3BE4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Identifikátor platby na debetní straně párování (každá párovací operace má jednu referenci na debetní straně fakturu nebo platbu a jednu reference na kreditní straně – opět fakturu nebo platbu)</w:t>
            </w:r>
          </w:p>
        </w:tc>
        <w:tc>
          <w:tcPr>
            <w:tcW w:w="1276" w:type="dxa"/>
          </w:tcPr>
          <w:p w14:paraId="67824C8D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992" w:type="dxa"/>
          </w:tcPr>
          <w:p w14:paraId="0CBFBC4E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20" w:type="dxa"/>
            <w:noWrap/>
          </w:tcPr>
          <w:p w14:paraId="32A7B236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20C48FC5" w14:textId="77777777" w:rsidTr="001127F6">
        <w:trPr>
          <w:trHeight w:val="270"/>
        </w:trPr>
        <w:tc>
          <w:tcPr>
            <w:tcW w:w="993" w:type="dxa"/>
            <w:vMerge/>
          </w:tcPr>
          <w:p w14:paraId="6D4763A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66C8312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BO Operator (Backoffice Operator)</w:t>
            </w:r>
          </w:p>
        </w:tc>
        <w:tc>
          <w:tcPr>
            <w:tcW w:w="3119" w:type="dxa"/>
          </w:tcPr>
          <w:p w14:paraId="29127352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Backoffice Operator, který provedl párování</w:t>
            </w:r>
          </w:p>
        </w:tc>
        <w:tc>
          <w:tcPr>
            <w:tcW w:w="1276" w:type="dxa"/>
          </w:tcPr>
          <w:p w14:paraId="43DED593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992" w:type="dxa"/>
          </w:tcPr>
          <w:p w14:paraId="56B4388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20" w:type="dxa"/>
            <w:noWrap/>
          </w:tcPr>
          <w:p w14:paraId="5AE86702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2FCC3C74" w14:textId="77777777" w:rsidR="00CD0A42" w:rsidRDefault="00CD0A42">
      <w:pPr>
        <w:pStyle w:val="NormalIndent"/>
      </w:pPr>
      <w:bookmarkStart w:id="2749" w:name="_Toc531184512"/>
      <w:bookmarkStart w:id="2750" w:name="_Toc531184513"/>
    </w:p>
    <w:p w14:paraId="56F6C5D9" w14:textId="63DEA130" w:rsidR="00311446" w:rsidRDefault="00311446" w:rsidP="00311446">
      <w:pPr>
        <w:pStyle w:val="Heading3"/>
        <w:spacing w:before="200" w:after="0" w:line="276" w:lineRule="auto"/>
        <w:rPr>
          <w:rFonts w:eastAsia="Times New Roman"/>
        </w:rPr>
      </w:pPr>
      <w:bookmarkStart w:id="2751" w:name="_Toc201568875"/>
      <w:r w:rsidRPr="00955C1D">
        <w:rPr>
          <w:rFonts w:eastAsia="Times New Roman"/>
        </w:rPr>
        <w:t xml:space="preserve">Toll </w:t>
      </w:r>
      <w:r>
        <w:rPr>
          <w:rFonts w:eastAsia="Times New Roman"/>
        </w:rPr>
        <w:t xml:space="preserve">Transaction </w:t>
      </w:r>
      <w:r w:rsidR="00EB0954">
        <w:rPr>
          <w:rFonts w:eastAsia="Times New Roman"/>
        </w:rPr>
        <w:t>B</w:t>
      </w:r>
      <w:r>
        <w:rPr>
          <w:rFonts w:eastAsia="Times New Roman"/>
        </w:rPr>
        <w:t>ase</w:t>
      </w:r>
      <w:r w:rsidRPr="00955C1D">
        <w:rPr>
          <w:rFonts w:eastAsia="Times New Roman"/>
        </w:rPr>
        <w:t xml:space="preserve"> (Mýtná </w:t>
      </w:r>
      <w:r>
        <w:rPr>
          <w:rFonts w:eastAsia="Times New Roman"/>
        </w:rPr>
        <w:t xml:space="preserve">transakce </w:t>
      </w:r>
      <w:r w:rsidR="00B213D6">
        <w:rPr>
          <w:rFonts w:eastAsia="Times New Roman"/>
        </w:rPr>
        <w:t xml:space="preserve">- </w:t>
      </w:r>
      <w:r>
        <w:rPr>
          <w:rFonts w:eastAsia="Times New Roman"/>
        </w:rPr>
        <w:t>základ</w:t>
      </w:r>
      <w:r w:rsidRPr="00955C1D">
        <w:rPr>
          <w:rFonts w:eastAsia="Times New Roman"/>
        </w:rPr>
        <w:t>)</w:t>
      </w:r>
      <w:bookmarkEnd w:id="2751"/>
    </w:p>
    <w:p w14:paraId="71A5F6BE" w14:textId="1C900319" w:rsidR="001221D7" w:rsidRPr="00B81D5A" w:rsidRDefault="00670B34">
      <w:pPr>
        <w:pStyle w:val="NormalIndent"/>
      </w:pPr>
      <w:r>
        <w:t>Jde o entitu obsahující shodné atributy Toll Transaction a Unpaid Toll Transaction</w:t>
      </w:r>
      <w:r w:rsidR="004438FE">
        <w:t>.</w:t>
      </w:r>
    </w:p>
    <w:p w14:paraId="5410EC00" w14:textId="2E8A0160" w:rsidR="00311446" w:rsidRPr="00955C1D" w:rsidRDefault="00311446">
      <w:pPr>
        <w:pStyle w:val="Caption"/>
      </w:pPr>
      <w:r>
        <w:t xml:space="preserve">Tabulka </w:t>
      </w:r>
      <w:fldSimple w:instr=" SEQ Tabulka \* ARABIC ">
        <w:r w:rsidR="001E11DC">
          <w:rPr>
            <w:noProof/>
          </w:rPr>
          <w:t>10</w:t>
        </w:r>
      </w:fldSimple>
      <w:r w:rsidRPr="008424F8">
        <w:t xml:space="preserve">: Atributy Mýtné </w:t>
      </w:r>
      <w:r>
        <w:t>transakce</w:t>
      </w:r>
      <w:r w:rsidR="00670B34">
        <w:t xml:space="preserve"> - základ</w:t>
      </w:r>
    </w:p>
    <w:tbl>
      <w:tblPr>
        <w:tblW w:w="94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1"/>
        <w:gridCol w:w="1662"/>
        <w:gridCol w:w="3587"/>
        <w:gridCol w:w="1350"/>
        <w:gridCol w:w="990"/>
        <w:gridCol w:w="900"/>
      </w:tblGrid>
      <w:tr w:rsidR="00A42E0E" w:rsidRPr="00955C1D" w14:paraId="2C6792D3" w14:textId="77777777" w:rsidTr="00A42E0E">
        <w:trPr>
          <w:trHeight w:val="270"/>
          <w:tblHeader/>
        </w:trPr>
        <w:tc>
          <w:tcPr>
            <w:tcW w:w="9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83A917F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9EC7247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5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EE8F006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94CF50A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86158D2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2999687A" w14:textId="77777777" w:rsidR="00A42E0E" w:rsidRPr="001127F6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D49D148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13EEA381" w14:textId="77777777" w:rsidR="00A42E0E" w:rsidRPr="001127F6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A42E0E" w:rsidRPr="00955C1D" w14:paraId="0024AC97" w14:textId="77777777" w:rsidTr="00A42E0E">
        <w:trPr>
          <w:trHeight w:val="270"/>
        </w:trPr>
        <w:tc>
          <w:tcPr>
            <w:tcW w:w="9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787E73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1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597B46E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Toll transaction type (Typ mýtné transakce)</w:t>
            </w:r>
          </w:p>
        </w:tc>
        <w:tc>
          <w:tcPr>
            <w:tcW w:w="35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F1B1B5" w14:textId="77777777" w:rsidR="00A42E0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Možné hodnoty: Rating, Cancelling, Rerating, Rejecting, Offline discount</w:t>
            </w:r>
          </w:p>
          <w:p w14:paraId="4E3B4D1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Možné hodnoty pro HR: Rating, </w:t>
            </w:r>
            <w:r w:rsidRPr="5D923C7E">
              <w:rPr>
                <w:rFonts w:cstheme="minorBidi"/>
                <w:sz w:val="18"/>
                <w:szCs w:val="18"/>
                <w:highlight w:val="cyan"/>
                <w:lang w:eastAsia="cs-CZ"/>
              </w:rPr>
              <w:t>Cancelling, Rerating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40A1BA3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D32EB5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B39E36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955C1D" w14:paraId="4B0B6ED5" w14:textId="77777777" w:rsidTr="00A42E0E">
        <w:trPr>
          <w:trHeight w:val="270"/>
        </w:trPr>
        <w:tc>
          <w:tcPr>
            <w:tcW w:w="9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FDBA9B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Stav</w:t>
            </w:r>
          </w:p>
        </w:tc>
        <w:tc>
          <w:tcPr>
            <w:tcW w:w="1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EC840F" w14:textId="2EC27FF0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35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92FAB0" w14:textId="6FC7A086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A809AE" w14:textId="02A3F136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882696" w14:textId="0E12CF36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3D222E" w14:textId="33D1AE2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A42E0E" w:rsidRPr="00955C1D" w14:paraId="74D5A5BB" w14:textId="77777777" w:rsidTr="00A42E0E">
        <w:trPr>
          <w:trHeight w:val="255"/>
        </w:trPr>
        <w:tc>
          <w:tcPr>
            <w:tcW w:w="95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10A7AEDC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BEBDA5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Vehicle category (Kategorie vozidla)</w:t>
            </w:r>
          </w:p>
        </w:tc>
        <w:tc>
          <w:tcPr>
            <w:tcW w:w="3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224A3E1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Kategorie vozidla v textové podobě</w:t>
            </w:r>
          </w:p>
          <w:p w14:paraId="02AFF23E" w14:textId="1C8EBC4B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Hodnota kterou použil RE pro ocenění.</w:t>
            </w:r>
          </w:p>
          <w:p w14:paraId="32ECDF9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Odpovídá 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CM.VT Vehicle Category.Name (EN)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FDCE154" w14:textId="6AE65F16" w:rsidR="00A42E0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List of values</w:t>
            </w:r>
          </w:p>
          <w:p w14:paraId="444B2829" w14:textId="60BBDA43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(V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CM.VT Vehicle Category.Name (EN))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2507820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41D2530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955C1D" w14:paraId="6933F21A" w14:textId="77777777" w:rsidTr="5D923C7E">
        <w:trPr>
          <w:trHeight w:val="255"/>
        </w:trPr>
        <w:tc>
          <w:tcPr>
            <w:tcW w:w="951" w:type="dxa"/>
            <w:vMerge/>
            <w:vAlign w:val="center"/>
            <w:hideMark/>
          </w:tcPr>
          <w:p w14:paraId="158F1081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C78D053" w14:textId="77777777" w:rsidR="00A42E0E" w:rsidRPr="001127F6" w:rsidRDefault="00A42E0E" w:rsidP="007214B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Emission class (Emisní třída)</w:t>
            </w:r>
          </w:p>
        </w:tc>
        <w:tc>
          <w:tcPr>
            <w:tcW w:w="3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1DCC11E" w14:textId="337576FB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Emisní třída </w:t>
            </w:r>
            <w:ins w:id="2752" w:author="Irová Zuzana" w:date="2025-04-03T17:37:00Z" w16du:dateUtc="2025-04-03T15:37:00Z">
              <w:r w:rsidR="009B76E7">
                <w:rPr>
                  <w:rFonts w:cstheme="minorHAnsi"/>
                  <w:sz w:val="18"/>
                  <w:szCs w:val="18"/>
                  <w:lang w:eastAsia="cs-CZ"/>
                </w:rPr>
                <w:t xml:space="preserve">vozidla </w:t>
              </w:r>
            </w:ins>
            <w:r w:rsidRPr="001127F6">
              <w:rPr>
                <w:rFonts w:cstheme="minorHAnsi"/>
                <w:sz w:val="18"/>
                <w:szCs w:val="18"/>
                <w:lang w:eastAsia="cs-CZ"/>
              </w:rPr>
              <w:t>v textové podobě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CE961E1" w14:textId="45ADCA8B" w:rsidR="00A42E0E" w:rsidRPr="001127F6" w:rsidRDefault="00A42E0E" w:rsidP="007214B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Enum (VCM.VT Vehicle.Emission class)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05CE79B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72DEA52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955C1D" w14:paraId="2E7F5BB7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08DBCEFA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A00623" w14:textId="77777777" w:rsidR="00A42E0E" w:rsidRPr="001127F6" w:rsidRDefault="00A42E0E" w:rsidP="007214B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Emission class CO2 (Emisní třída CO2)</w:t>
            </w:r>
          </w:p>
        </w:tc>
        <w:tc>
          <w:tcPr>
            <w:tcW w:w="3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186B31" w14:textId="3C921B36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Emisní třída CO2 v</w:t>
            </w:r>
            <w:ins w:id="2753" w:author="Irová Zuzana" w:date="2025-02-20T16:55:00Z" w16du:dateUtc="2025-02-20T15:55:00Z">
              <w:r w:rsidR="00697276">
                <w:rPr>
                  <w:rFonts w:cstheme="minorHAnsi"/>
                  <w:sz w:val="18"/>
                  <w:szCs w:val="18"/>
                  <w:lang w:eastAsia="cs-CZ"/>
                </w:rPr>
                <w:t>ozidla</w:t>
              </w:r>
            </w:ins>
            <w:del w:id="2754" w:author="Irová Zuzana" w:date="2025-02-20T16:55:00Z" w16du:dateUtc="2025-02-20T15:55:00Z">
              <w:r w:rsidRPr="001127F6" w:rsidDel="00697276">
                <w:rPr>
                  <w:rFonts w:cstheme="minorHAnsi"/>
                  <w:sz w:val="18"/>
                  <w:szCs w:val="18"/>
                  <w:lang w:eastAsia="cs-CZ"/>
                </w:rPr>
                <w:delText> textové podobě</w:delText>
              </w:r>
            </w:del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AF9DF9" w14:textId="77777777" w:rsidR="001B3967" w:rsidRDefault="001B3967" w:rsidP="007214B4">
            <w:pPr>
              <w:spacing w:after="0"/>
              <w:rPr>
                <w:ins w:id="2755" w:author="Irová Zuzana" w:date="2025-02-20T16:55:00Z" w16du:dateUtc="2025-02-20T15:55:00Z"/>
                <w:rFonts w:cstheme="minorBidi"/>
                <w:sz w:val="18"/>
                <w:szCs w:val="18"/>
              </w:rPr>
            </w:pPr>
            <w:ins w:id="2756" w:author="Irová Zuzana" w:date="2025-02-20T16:54:00Z" w16du:dateUtc="2025-02-20T15:54:00Z">
              <w:r w:rsidRPr="5D923C7E">
                <w:rPr>
                  <w:rFonts w:cstheme="minorBidi"/>
                  <w:sz w:val="18"/>
                  <w:szCs w:val="18"/>
                </w:rPr>
                <w:t>Enu</w:t>
              </w:r>
            </w:ins>
            <w:ins w:id="2757" w:author="Irová Zuzana" w:date="2025-02-20T16:55:00Z" w16du:dateUtc="2025-02-20T15:55:00Z">
              <w:r w:rsidRPr="5D923C7E">
                <w:rPr>
                  <w:rFonts w:cstheme="minorBidi"/>
                  <w:sz w:val="18"/>
                  <w:szCs w:val="18"/>
                </w:rPr>
                <w:t>m</w:t>
              </w:r>
            </w:ins>
          </w:p>
          <w:p w14:paraId="0CD52805" w14:textId="4FC63948" w:rsidR="00A42E0E" w:rsidRPr="001127F6" w:rsidRDefault="00697276" w:rsidP="007214B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ins w:id="2758" w:author="Irová Zuzana" w:date="2025-02-20T16:55:00Z" w16du:dateUtc="2025-02-20T15:55:00Z">
              <w:r w:rsidRPr="5D923C7E">
                <w:rPr>
                  <w:rFonts w:cstheme="minorBidi"/>
                  <w:sz w:val="18"/>
                  <w:szCs w:val="18"/>
                </w:rPr>
                <w:t>(</w:t>
              </w:r>
            </w:ins>
            <w:r w:rsidR="00A42E0E" w:rsidRPr="5D923C7E">
              <w:rPr>
                <w:rFonts w:cstheme="minorBidi"/>
                <w:sz w:val="18"/>
                <w:szCs w:val="18"/>
              </w:rPr>
              <w:t>VCM.VT Vehicle.Emission class CO2</w:t>
            </w:r>
            <w:ins w:id="2759" w:author="Irová Zuzana" w:date="2025-02-20T16:55:00Z" w16du:dateUtc="2025-02-20T15:55:00Z">
              <w:r w:rsidRPr="5D923C7E">
                <w:rPr>
                  <w:rFonts w:cstheme="minorBidi"/>
                  <w:sz w:val="18"/>
                  <w:szCs w:val="18"/>
                </w:rPr>
                <w:t>)</w:t>
              </w:r>
            </w:ins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86D0CE6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94BF87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955C1D" w14:paraId="04C718AD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66EE57B7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0A7F852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Registration number (Registrační značka)</w:t>
            </w:r>
          </w:p>
        </w:tc>
        <w:tc>
          <w:tcPr>
            <w:tcW w:w="3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EE50C2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Registrační značka vozidla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F9CFCB1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Text (14)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96E073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B2D86EE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955C1D" w14:paraId="50D291CB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650A5686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8A63CED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Registration country (Země registrace)</w:t>
            </w:r>
          </w:p>
        </w:tc>
        <w:tc>
          <w:tcPr>
            <w:tcW w:w="3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7C3FAA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Země, ve které je vozidlo zaregistrováno</w:t>
            </w:r>
          </w:p>
          <w:p w14:paraId="45A3485B" w14:textId="77777777" w:rsidR="00A42E0E" w:rsidRPr="001127F6" w:rsidRDefault="00A42E0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Dostupné hodnoty z číselníku Country</w:t>
            </w:r>
          </w:p>
          <w:p w14:paraId="241B9E9B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A06817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List of values (CO.Country.Abbreviation)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C614A4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012D30F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36536F" w:rsidRPr="00955C1D" w14:paraId="7099CE6D" w14:textId="77777777" w:rsidTr="5D923C7E">
        <w:trPr>
          <w:trHeight w:val="255"/>
          <w:ins w:id="2760" w:author="Irova Zuzana" w:date="2025-03-28T11:28:00Z"/>
        </w:trPr>
        <w:tc>
          <w:tcPr>
            <w:tcW w:w="951" w:type="dxa"/>
            <w:vMerge/>
            <w:vAlign w:val="center"/>
          </w:tcPr>
          <w:p w14:paraId="66BBB45F" w14:textId="77777777" w:rsidR="0036536F" w:rsidRPr="001127F6" w:rsidRDefault="0036536F" w:rsidP="0036536F">
            <w:pPr>
              <w:spacing w:after="0"/>
              <w:rPr>
                <w:ins w:id="2761" w:author="Irova Zuzana" w:date="2025-03-28T11:28:00Z" w16du:dateUtc="2025-03-28T10:28:00Z"/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A03964C" w14:textId="7D698551" w:rsidR="0036536F" w:rsidRPr="0036536F" w:rsidRDefault="0036536F" w:rsidP="0036536F">
            <w:pPr>
              <w:spacing w:after="0"/>
              <w:rPr>
                <w:ins w:id="2762" w:author="Irova Zuzana" w:date="2025-03-28T11:28:00Z" w16du:dateUtc="2025-03-28T10:28:00Z"/>
                <w:rFonts w:cstheme="minorBidi"/>
                <w:sz w:val="18"/>
                <w:szCs w:val="18"/>
                <w:lang w:eastAsia="cs-CZ"/>
                <w:rPrChange w:id="2763" w:author="Irova Zuzana" w:date="2025-03-28T11:29:00Z" w16du:dateUtc="2025-03-28T10:29:00Z">
                  <w:rPr>
                    <w:ins w:id="2764" w:author="Irova Zuzana" w:date="2025-03-28T11:28:00Z" w16du:dateUtc="2025-03-28T10:28:00Z"/>
                    <w:rFonts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ins w:id="2765" w:author="Irova Zuzana" w:date="2025-03-28T11:29:00Z" w16du:dateUtc="2025-03-28T10:29:00Z">
              <w:r w:rsidRPr="0036536F">
                <w:rPr>
                  <w:rFonts w:eastAsia="Times New Roman" w:cstheme="minorBidi"/>
                  <w:sz w:val="18"/>
                  <w:szCs w:val="18"/>
                  <w:lang w:eastAsia="cs-CZ"/>
                  <w:rPrChange w:id="2766" w:author="Irova Zuzana" w:date="2025-03-28T11:29:00Z" w16du:dateUtc="2025-03-28T10:29:00Z">
                    <w:rPr>
                      <w:rFonts w:eastAsia="Times New Roman"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OBU serial number (V</w:t>
              </w:r>
              <w:r w:rsidRPr="0036536F">
                <w:rPr>
                  <w:rFonts w:eastAsia="Times New Roman" w:cstheme="minorBidi" w:hint="eastAsia"/>
                  <w:sz w:val="18"/>
                  <w:szCs w:val="18"/>
                  <w:lang w:eastAsia="cs-CZ"/>
                  <w:rPrChange w:id="2767" w:author="Irova Zuzana" w:date="2025-03-28T11:29:00Z" w16du:dateUtc="2025-03-28T10:29:00Z">
                    <w:rPr>
                      <w:rFonts w:eastAsia="Times New Roman" w:cstheme="minorBidi" w:hint="eastAsia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ý</w:t>
              </w:r>
              <w:r w:rsidRPr="0036536F">
                <w:rPr>
                  <w:rFonts w:eastAsia="Times New Roman" w:cstheme="minorBidi"/>
                  <w:sz w:val="18"/>
                  <w:szCs w:val="18"/>
                  <w:lang w:eastAsia="cs-CZ"/>
                  <w:rPrChange w:id="2768" w:author="Irova Zuzana" w:date="2025-03-28T11:29:00Z" w16du:dateUtc="2025-03-28T10:29:00Z">
                    <w:rPr>
                      <w:rFonts w:eastAsia="Times New Roman"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robn</w:t>
              </w:r>
              <w:r w:rsidRPr="0036536F">
                <w:rPr>
                  <w:rFonts w:eastAsia="Times New Roman" w:cstheme="minorBidi" w:hint="eastAsia"/>
                  <w:sz w:val="18"/>
                  <w:szCs w:val="18"/>
                  <w:lang w:eastAsia="cs-CZ"/>
                  <w:rPrChange w:id="2769" w:author="Irova Zuzana" w:date="2025-03-28T11:29:00Z" w16du:dateUtc="2025-03-28T10:29:00Z">
                    <w:rPr>
                      <w:rFonts w:eastAsia="Times New Roman" w:cstheme="minorBidi" w:hint="eastAsia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í</w:t>
              </w:r>
              <w:r w:rsidRPr="0036536F">
                <w:rPr>
                  <w:rFonts w:eastAsia="Times New Roman" w:cstheme="minorBidi"/>
                  <w:sz w:val="18"/>
                  <w:szCs w:val="18"/>
                  <w:lang w:eastAsia="cs-CZ"/>
                  <w:rPrChange w:id="2770" w:author="Irova Zuzana" w:date="2025-03-28T11:29:00Z" w16du:dateUtc="2025-03-28T10:29:00Z">
                    <w:rPr>
                      <w:rFonts w:eastAsia="Times New Roman"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 xml:space="preserve"> </w:t>
              </w:r>
              <w:r w:rsidRPr="0036536F">
                <w:rPr>
                  <w:rFonts w:eastAsia="Times New Roman" w:cstheme="minorBidi" w:hint="eastAsia"/>
                  <w:sz w:val="18"/>
                  <w:szCs w:val="18"/>
                  <w:lang w:eastAsia="cs-CZ"/>
                  <w:rPrChange w:id="2771" w:author="Irova Zuzana" w:date="2025-03-28T11:29:00Z" w16du:dateUtc="2025-03-28T10:29:00Z">
                    <w:rPr>
                      <w:rFonts w:eastAsia="Times New Roman" w:cstheme="minorBidi" w:hint="eastAsia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čí</w:t>
              </w:r>
              <w:r w:rsidRPr="0036536F">
                <w:rPr>
                  <w:rFonts w:eastAsia="Times New Roman" w:cstheme="minorBidi"/>
                  <w:sz w:val="18"/>
                  <w:szCs w:val="18"/>
                  <w:lang w:eastAsia="cs-CZ"/>
                  <w:rPrChange w:id="2772" w:author="Irova Zuzana" w:date="2025-03-28T11:29:00Z" w16du:dateUtc="2025-03-28T10:29:00Z">
                    <w:rPr>
                      <w:rFonts w:eastAsia="Times New Roman"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slo OBU)</w:t>
              </w:r>
            </w:ins>
          </w:p>
        </w:tc>
        <w:tc>
          <w:tcPr>
            <w:tcW w:w="3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0FE56A" w14:textId="77777777" w:rsidR="0036536F" w:rsidRDefault="00CD3C77" w:rsidP="0036536F">
            <w:pPr>
              <w:spacing w:after="0"/>
              <w:rPr>
                <w:ins w:id="2773" w:author="Irova Zuzana" w:date="2025-03-28T11:49:00Z" w16du:dateUtc="2025-03-28T10:49:00Z"/>
                <w:rFonts w:eastAsia="Times New Roman" w:cstheme="minorHAnsi"/>
                <w:sz w:val="18"/>
                <w:szCs w:val="18"/>
                <w:lang w:eastAsia="cs-CZ"/>
              </w:rPr>
            </w:pPr>
            <w:ins w:id="2774" w:author="Irova Zuzana" w:date="2025-03-28T11:29:00Z" w16du:dateUtc="2025-03-28T10:2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Číslo</w:t>
              </w:r>
              <w:r w:rsidR="0036536F" w:rsidRPr="0036536F">
                <w:rPr>
                  <w:rFonts w:eastAsia="Times New Roman" w:cstheme="minorHAnsi"/>
                  <w:sz w:val="18"/>
                  <w:szCs w:val="18"/>
                  <w:lang w:eastAsia="cs-CZ"/>
                  <w:rPrChange w:id="2775" w:author="Irova Zuzana" w:date="2025-03-28T11:29:00Z" w16du:dateUtc="2025-03-28T10:2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 xml:space="preserve"> 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palubní jednot</w:t>
              </w:r>
            </w:ins>
            <w:ins w:id="2776" w:author="Irova Zuzana" w:date="2025-03-28T11:30:00Z" w16du:dateUtc="2025-03-28T10:3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ky detekované při průjezdu</w:t>
              </w:r>
            </w:ins>
            <w:ins w:id="2777" w:author="Irova Zuzana" w:date="2025-03-28T11:49:00Z" w16du:dateUtc="2025-03-28T10:49:00Z">
              <w:r w:rsidR="002B7EF2"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</w:ins>
          </w:p>
          <w:p w14:paraId="06A9D022" w14:textId="5781E5D3" w:rsidR="002B7EF2" w:rsidRPr="0036536F" w:rsidRDefault="002B7EF2" w:rsidP="0036536F">
            <w:pPr>
              <w:spacing w:after="0"/>
              <w:rPr>
                <w:ins w:id="2778" w:author="Irova Zuzana" w:date="2025-03-28T11:28:00Z" w16du:dateUtc="2025-03-28T10:28:00Z"/>
                <w:rFonts w:cstheme="minorHAnsi"/>
                <w:sz w:val="18"/>
                <w:szCs w:val="18"/>
                <w:rPrChange w:id="2779" w:author="Irova Zuzana" w:date="2025-03-28T11:29:00Z" w16du:dateUtc="2025-03-28T10:29:00Z">
                  <w:rPr>
                    <w:ins w:id="2780" w:author="Irova Zuzana" w:date="2025-03-28T11:28:00Z" w16du:dateUtc="2025-03-28T10:28:00Z"/>
                    <w:rFonts w:cstheme="minorHAnsi"/>
                    <w:sz w:val="18"/>
                    <w:szCs w:val="18"/>
                    <w:highlight w:val="yellow"/>
                  </w:rPr>
                </w:rPrChange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A258C1" w14:textId="0422DD43" w:rsidR="0036536F" w:rsidRPr="0036536F" w:rsidRDefault="0036536F" w:rsidP="0036536F">
            <w:pPr>
              <w:spacing w:after="0"/>
              <w:rPr>
                <w:ins w:id="2781" w:author="Irova Zuzana" w:date="2025-03-28T11:28:00Z" w16du:dateUtc="2025-03-28T10:28:00Z"/>
                <w:rFonts w:eastAsia="Times New Roman" w:cstheme="minorBidi"/>
                <w:sz w:val="18"/>
                <w:szCs w:val="18"/>
                <w:lang w:eastAsia="cs-CZ"/>
                <w:rPrChange w:id="2782" w:author="Irova Zuzana" w:date="2025-03-28T11:28:00Z" w16du:dateUtc="2025-03-28T10:28:00Z">
                  <w:rPr>
                    <w:ins w:id="2783" w:author="Irova Zuzana" w:date="2025-03-28T11:28:00Z" w16du:dateUtc="2025-03-28T10:28:00Z"/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ins w:id="2784" w:author="Irova Zuzana" w:date="2025-03-28T11:28:00Z" w16du:dateUtc="2025-03-28T10:28:00Z">
              <w:r w:rsidRPr="0036536F">
                <w:rPr>
                  <w:rFonts w:eastAsia="Times New Roman" w:cstheme="minorBidi"/>
                  <w:sz w:val="18"/>
                  <w:szCs w:val="18"/>
                  <w:lang w:eastAsia="cs-CZ"/>
                  <w:rPrChange w:id="2785" w:author="Irova Zuzana" w:date="2025-03-28T11:28:00Z" w16du:dateUtc="2025-03-28T10:28:00Z">
                    <w:rPr>
                      <w:rFonts w:eastAsia="Times New Roman"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Text 2</w:t>
              </w:r>
            </w:ins>
            <w:ins w:id="2786" w:author="Irova Zuzana" w:date="2025-03-28T11:30:00Z" w16du:dateUtc="2025-03-28T10:30:00Z">
              <w:r w:rsidR="00CD3C77">
                <w:rPr>
                  <w:rFonts w:eastAsia="Times New Roman" w:cstheme="minorBidi"/>
                  <w:sz w:val="18"/>
                  <w:szCs w:val="18"/>
                  <w:lang w:eastAsia="cs-CZ"/>
                </w:rPr>
                <w:t>6</w:t>
              </w:r>
            </w:ins>
            <w:ins w:id="2787" w:author="Irova Zuzana" w:date="2025-03-28T11:28:00Z" w16du:dateUtc="2025-03-28T10:28:00Z">
              <w:r w:rsidRPr="0036536F">
                <w:rPr>
                  <w:rFonts w:eastAsia="Times New Roman" w:cstheme="minorBidi"/>
                  <w:sz w:val="18"/>
                  <w:szCs w:val="18"/>
                  <w:lang w:eastAsia="cs-CZ"/>
                  <w:rPrChange w:id="2788" w:author="Irova Zuzana" w:date="2025-03-28T11:28:00Z" w16du:dateUtc="2025-03-28T10:28:00Z">
                    <w:rPr>
                      <w:rFonts w:eastAsia="Times New Roman"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 xml:space="preserve"> (any numeric text)</w:t>
              </w:r>
            </w:ins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33CAFD" w14:textId="3A6FF37F" w:rsidR="0036536F" w:rsidRPr="0036536F" w:rsidRDefault="0036536F" w:rsidP="0036536F">
            <w:pPr>
              <w:spacing w:after="0"/>
              <w:rPr>
                <w:ins w:id="2789" w:author="Irova Zuzana" w:date="2025-03-28T11:28:00Z" w16du:dateUtc="2025-03-28T10:28:00Z"/>
                <w:rFonts w:eastAsia="Times New Roman" w:cstheme="minorHAnsi"/>
                <w:sz w:val="18"/>
                <w:szCs w:val="18"/>
                <w:lang w:eastAsia="cs-CZ"/>
                <w:rPrChange w:id="2790" w:author="Irova Zuzana" w:date="2025-03-28T11:28:00Z" w16du:dateUtc="2025-03-28T10:28:00Z">
                  <w:rPr>
                    <w:ins w:id="2791" w:author="Irova Zuzana" w:date="2025-03-28T11:28:00Z" w16du:dateUtc="2025-03-28T10:28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ins w:id="2792" w:author="Irova Zuzana" w:date="2025-03-28T11:28:00Z" w16du:dateUtc="2025-03-28T10:28:00Z">
              <w:r w:rsidRPr="0036536F">
                <w:rPr>
                  <w:rFonts w:eastAsia="Times New Roman" w:cstheme="minorHAnsi"/>
                  <w:sz w:val="18"/>
                  <w:szCs w:val="18"/>
                  <w:lang w:eastAsia="cs-CZ"/>
                  <w:rPrChange w:id="2793" w:author="Irova Zuzana" w:date="2025-03-28T11:28:00Z" w16du:dateUtc="2025-03-28T10:28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Ne</w:t>
              </w:r>
            </w:ins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FF34D0" w14:textId="73DD1F4F" w:rsidR="0036536F" w:rsidRPr="0036536F" w:rsidRDefault="0036536F" w:rsidP="0036536F">
            <w:pPr>
              <w:spacing w:after="0"/>
              <w:rPr>
                <w:ins w:id="2794" w:author="Irova Zuzana" w:date="2025-03-28T11:28:00Z" w16du:dateUtc="2025-03-28T10:28:00Z"/>
                <w:rFonts w:eastAsia="Times New Roman" w:cstheme="minorHAnsi"/>
                <w:sz w:val="18"/>
                <w:szCs w:val="18"/>
                <w:lang w:eastAsia="cs-CZ"/>
                <w:rPrChange w:id="2795" w:author="Irova Zuzana" w:date="2025-03-28T11:28:00Z" w16du:dateUtc="2025-03-28T10:28:00Z">
                  <w:rPr>
                    <w:ins w:id="2796" w:author="Irova Zuzana" w:date="2025-03-28T11:28:00Z" w16du:dateUtc="2025-03-28T10:28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ins w:id="2797" w:author="Irova Zuzana" w:date="2025-03-28T11:28:00Z" w16du:dateUtc="2025-03-28T10:28:00Z">
              <w:r w:rsidRPr="0036536F">
                <w:rPr>
                  <w:rFonts w:eastAsia="Times New Roman" w:cstheme="minorHAnsi"/>
                  <w:sz w:val="18"/>
                  <w:szCs w:val="18"/>
                  <w:lang w:eastAsia="cs-CZ"/>
                  <w:rPrChange w:id="2798" w:author="Irova Zuzana" w:date="2025-03-28T11:28:00Z" w16du:dateUtc="2025-03-28T10:28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Ne</w:t>
              </w:r>
            </w:ins>
          </w:p>
        </w:tc>
      </w:tr>
      <w:tr w:rsidR="00A42E0E" w:rsidRPr="00955C1D" w14:paraId="28437BA8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392FF5BC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F2F0BB" w14:textId="67285985" w:rsidR="00A42E0E" w:rsidRPr="0036536F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  <w:rPrChange w:id="2799" w:author="Irova Zuzana" w:date="2025-03-28T11:28:00Z" w16du:dateUtc="2025-03-28T10:28:00Z">
                  <w:rPr>
                    <w:rFonts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del w:id="2800" w:author="Irova Zuzana" w:date="2025-03-28T11:28:00Z" w16du:dateUtc="2025-03-28T10:28:00Z">
              <w:r w:rsidRPr="0036536F" w:rsidDel="0036536F">
                <w:rPr>
                  <w:rFonts w:cstheme="minorBidi"/>
                  <w:sz w:val="18"/>
                  <w:szCs w:val="18"/>
                  <w:lang w:eastAsia="cs-CZ"/>
                  <w:rPrChange w:id="2801" w:author="Irova Zuzana" w:date="2025-03-28T11:28:00Z" w16du:dateUtc="2025-03-28T10:28:00Z">
                    <w:rPr>
                      <w:rFonts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OBE manufacturer id (</w:delText>
              </w:r>
              <w:r w:rsidRPr="0036536F" w:rsidDel="0036536F">
                <w:rPr>
                  <w:rFonts w:cstheme="minorBidi" w:hint="cs"/>
                  <w:sz w:val="18"/>
                  <w:szCs w:val="18"/>
                  <w:lang w:eastAsia="cs-CZ"/>
                  <w:rPrChange w:id="2802" w:author="Irova Zuzana" w:date="2025-03-28T11:28:00Z" w16du:dateUtc="2025-03-28T10:28:00Z">
                    <w:rPr>
                      <w:rFonts w:cstheme="minorBidi" w:hint="cs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Čí</w:delText>
              </w:r>
              <w:r w:rsidRPr="0036536F" w:rsidDel="0036536F">
                <w:rPr>
                  <w:rFonts w:cstheme="minorBidi"/>
                  <w:sz w:val="18"/>
                  <w:szCs w:val="18"/>
                  <w:lang w:eastAsia="cs-CZ"/>
                  <w:rPrChange w:id="2803" w:author="Irova Zuzana" w:date="2025-03-28T11:28:00Z" w16du:dateUtc="2025-03-28T10:28:00Z">
                    <w:rPr>
                      <w:rFonts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slo v</w:delText>
              </w:r>
              <w:r w:rsidRPr="0036536F" w:rsidDel="0036536F">
                <w:rPr>
                  <w:rFonts w:cstheme="minorBidi" w:hint="cs"/>
                  <w:sz w:val="18"/>
                  <w:szCs w:val="18"/>
                  <w:lang w:eastAsia="cs-CZ"/>
                  <w:rPrChange w:id="2804" w:author="Irova Zuzana" w:date="2025-03-28T11:28:00Z" w16du:dateUtc="2025-03-28T10:28:00Z">
                    <w:rPr>
                      <w:rFonts w:cstheme="minorBidi" w:hint="cs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ý</w:delText>
              </w:r>
              <w:r w:rsidRPr="0036536F" w:rsidDel="0036536F">
                <w:rPr>
                  <w:rFonts w:cstheme="minorBidi"/>
                  <w:sz w:val="18"/>
                  <w:szCs w:val="18"/>
                  <w:lang w:eastAsia="cs-CZ"/>
                  <w:rPrChange w:id="2805" w:author="Irova Zuzana" w:date="2025-03-28T11:28:00Z" w16du:dateUtc="2025-03-28T10:28:00Z">
                    <w:rPr>
                      <w:rFonts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robce OBU)</w:delText>
              </w:r>
            </w:del>
          </w:p>
        </w:tc>
        <w:tc>
          <w:tcPr>
            <w:tcW w:w="3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0A220F" w14:textId="6AB61AA0" w:rsidR="00A42E0E" w:rsidRPr="0036536F" w:rsidDel="0036536F" w:rsidRDefault="00A42E0E">
            <w:pPr>
              <w:spacing w:after="0"/>
              <w:rPr>
                <w:del w:id="2806" w:author="Irova Zuzana" w:date="2025-03-28T11:28:00Z" w16du:dateUtc="2025-03-28T10:28:00Z"/>
                <w:rFonts w:cstheme="minorHAnsi"/>
                <w:sz w:val="18"/>
                <w:szCs w:val="18"/>
                <w:lang w:eastAsia="cs-CZ"/>
                <w:rPrChange w:id="2807" w:author="Irova Zuzana" w:date="2025-03-28T11:28:00Z" w16du:dateUtc="2025-03-28T10:28:00Z">
                  <w:rPr>
                    <w:del w:id="2808" w:author="Irova Zuzana" w:date="2025-03-28T11:28:00Z" w16du:dateUtc="2025-03-28T10:28:00Z"/>
                    <w:rFonts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del w:id="2809" w:author="Irova Zuzana" w:date="2025-03-28T11:28:00Z" w16du:dateUtc="2025-03-28T10:28:00Z">
              <w:r w:rsidRPr="0036536F" w:rsidDel="0036536F">
                <w:rPr>
                  <w:rFonts w:cstheme="minorHAnsi"/>
                  <w:sz w:val="18"/>
                  <w:szCs w:val="18"/>
                  <w:rPrChange w:id="2810" w:author="Irova Zuzana" w:date="2025-03-28T11:28:00Z" w16du:dateUtc="2025-03-28T10:28:00Z">
                    <w:rPr>
                      <w:rFonts w:cstheme="minorHAnsi"/>
                      <w:sz w:val="18"/>
                      <w:szCs w:val="18"/>
                      <w:highlight w:val="yellow"/>
                    </w:rPr>
                  </w:rPrChange>
                </w:rPr>
                <w:delText>Identifikační číslo výrobce interoperabilní PJ</w:delText>
              </w:r>
            </w:del>
          </w:p>
          <w:p w14:paraId="6DC9511E" w14:textId="77777777" w:rsidR="00A42E0E" w:rsidRPr="0036536F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  <w:rPrChange w:id="2811" w:author="Irova Zuzana" w:date="2025-03-28T11:28:00Z" w16du:dateUtc="2025-03-28T10:28:00Z">
                  <w:rPr>
                    <w:rFonts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F39EA87" w14:textId="010F5439" w:rsidR="00A42E0E" w:rsidRPr="0036536F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  <w:rPrChange w:id="2812" w:author="Irova Zuzana" w:date="2025-03-28T11:28:00Z" w16du:dateUtc="2025-03-28T10:28:00Z">
                  <w:rPr>
                    <w:rFonts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del w:id="2813" w:author="Irova Zuzana" w:date="2025-03-28T11:28:00Z" w16du:dateUtc="2025-03-28T10:28:00Z">
              <w:r w:rsidRPr="0036536F" w:rsidDel="0036536F">
                <w:rPr>
                  <w:rFonts w:eastAsia="Times New Roman" w:cstheme="minorBidi"/>
                  <w:sz w:val="18"/>
                  <w:szCs w:val="18"/>
                  <w:lang w:eastAsia="cs-CZ"/>
                  <w:rPrChange w:id="2814" w:author="Irova Zuzana" w:date="2025-03-28T11:28:00Z" w16du:dateUtc="2025-03-28T10:28:00Z">
                    <w:rPr>
                      <w:rFonts w:eastAsia="Times New Roman"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Text 2 (any numeric text)</w:delText>
              </w:r>
            </w:del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E715FC" w14:textId="20373595" w:rsidR="00A42E0E" w:rsidRPr="0036536F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  <w:rPrChange w:id="2815" w:author="Irova Zuzana" w:date="2025-03-28T11:28:00Z" w16du:dateUtc="2025-03-28T10:28:00Z">
                  <w:rPr>
                    <w:rFonts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del w:id="2816" w:author="Irova Zuzana" w:date="2025-03-28T11:28:00Z" w16du:dateUtc="2025-03-28T10:28:00Z">
              <w:r w:rsidRPr="0036536F" w:rsidDel="0036536F">
                <w:rPr>
                  <w:rFonts w:eastAsia="Times New Roman" w:cstheme="minorHAnsi"/>
                  <w:sz w:val="18"/>
                  <w:szCs w:val="18"/>
                  <w:lang w:eastAsia="cs-CZ"/>
                  <w:rPrChange w:id="2817" w:author="Irova Zuzana" w:date="2025-03-28T11:28:00Z" w16du:dateUtc="2025-03-28T10:28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Ne</w:delText>
              </w:r>
            </w:del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432F52" w14:textId="2E196B54" w:rsidR="00A42E0E" w:rsidRPr="0036536F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  <w:rPrChange w:id="2818" w:author="Irova Zuzana" w:date="2025-03-28T11:28:00Z" w16du:dateUtc="2025-03-28T10:28:00Z">
                  <w:rPr>
                    <w:rFonts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del w:id="2819" w:author="Irova Zuzana" w:date="2025-03-28T11:28:00Z" w16du:dateUtc="2025-03-28T10:28:00Z">
              <w:r w:rsidRPr="0036536F" w:rsidDel="0036536F">
                <w:rPr>
                  <w:rFonts w:eastAsia="Times New Roman" w:cstheme="minorHAnsi"/>
                  <w:sz w:val="18"/>
                  <w:szCs w:val="18"/>
                  <w:lang w:eastAsia="cs-CZ"/>
                  <w:rPrChange w:id="2820" w:author="Irova Zuzana" w:date="2025-03-28T11:28:00Z" w16du:dateUtc="2025-03-28T10:28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Ne</w:delText>
              </w:r>
            </w:del>
          </w:p>
        </w:tc>
      </w:tr>
      <w:tr w:rsidR="00A42E0E" w:rsidRPr="00955C1D" w14:paraId="26A8B471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3FEBB2A6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031633E" w14:textId="211575AF" w:rsidR="00A42E0E" w:rsidRPr="0036536F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  <w:rPrChange w:id="2821" w:author="Irova Zuzana" w:date="2025-03-28T11:28:00Z" w16du:dateUtc="2025-03-28T10:28:00Z">
                  <w:rPr>
                    <w:rFonts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del w:id="2822" w:author="Irova Zuzana" w:date="2025-03-28T11:28:00Z" w16du:dateUtc="2025-03-28T10:28:00Z">
              <w:r w:rsidRPr="0036536F" w:rsidDel="0036536F">
                <w:rPr>
                  <w:rFonts w:cstheme="minorBidi"/>
                  <w:sz w:val="18"/>
                  <w:szCs w:val="18"/>
                  <w:lang w:eastAsia="cs-CZ"/>
                  <w:rPrChange w:id="2823" w:author="Irova Zuzana" w:date="2025-03-28T11:28:00Z" w16du:dateUtc="2025-03-28T10:28:00Z">
                    <w:rPr>
                      <w:rFonts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OBE equipment id (Identifika</w:delText>
              </w:r>
              <w:r w:rsidRPr="0036536F" w:rsidDel="0036536F">
                <w:rPr>
                  <w:rFonts w:cstheme="minorBidi" w:hint="cs"/>
                  <w:sz w:val="18"/>
                  <w:szCs w:val="18"/>
                  <w:lang w:eastAsia="cs-CZ"/>
                  <w:rPrChange w:id="2824" w:author="Irova Zuzana" w:date="2025-03-28T11:28:00Z" w16du:dateUtc="2025-03-28T10:28:00Z">
                    <w:rPr>
                      <w:rFonts w:cstheme="minorBidi" w:hint="cs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č</w:delText>
              </w:r>
              <w:r w:rsidRPr="0036536F" w:rsidDel="0036536F">
                <w:rPr>
                  <w:rFonts w:cstheme="minorBidi"/>
                  <w:sz w:val="18"/>
                  <w:szCs w:val="18"/>
                  <w:lang w:eastAsia="cs-CZ"/>
                  <w:rPrChange w:id="2825" w:author="Irova Zuzana" w:date="2025-03-28T11:28:00Z" w16du:dateUtc="2025-03-28T10:28:00Z">
                    <w:rPr>
                      <w:rFonts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n</w:delText>
              </w:r>
              <w:r w:rsidRPr="0036536F" w:rsidDel="0036536F">
                <w:rPr>
                  <w:rFonts w:cstheme="minorBidi" w:hint="cs"/>
                  <w:sz w:val="18"/>
                  <w:szCs w:val="18"/>
                  <w:lang w:eastAsia="cs-CZ"/>
                  <w:rPrChange w:id="2826" w:author="Irova Zuzana" w:date="2025-03-28T11:28:00Z" w16du:dateUtc="2025-03-28T10:28:00Z">
                    <w:rPr>
                      <w:rFonts w:cstheme="minorBidi" w:hint="cs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í</w:delText>
              </w:r>
              <w:r w:rsidRPr="0036536F" w:rsidDel="0036536F">
                <w:rPr>
                  <w:rFonts w:cstheme="minorBidi"/>
                  <w:sz w:val="18"/>
                  <w:szCs w:val="18"/>
                  <w:lang w:eastAsia="cs-CZ"/>
                  <w:rPrChange w:id="2827" w:author="Irova Zuzana" w:date="2025-03-28T11:28:00Z" w16du:dateUtc="2025-03-28T10:28:00Z">
                    <w:rPr>
                      <w:rFonts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 xml:space="preserve"> </w:delText>
              </w:r>
              <w:r w:rsidRPr="0036536F" w:rsidDel="0036536F">
                <w:rPr>
                  <w:rFonts w:cstheme="minorBidi" w:hint="cs"/>
                  <w:sz w:val="18"/>
                  <w:szCs w:val="18"/>
                  <w:lang w:eastAsia="cs-CZ"/>
                  <w:rPrChange w:id="2828" w:author="Irova Zuzana" w:date="2025-03-28T11:28:00Z" w16du:dateUtc="2025-03-28T10:28:00Z">
                    <w:rPr>
                      <w:rFonts w:cstheme="minorBidi" w:hint="cs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čí</w:delText>
              </w:r>
              <w:r w:rsidRPr="0036536F" w:rsidDel="0036536F">
                <w:rPr>
                  <w:rFonts w:cstheme="minorBidi"/>
                  <w:sz w:val="18"/>
                  <w:szCs w:val="18"/>
                  <w:lang w:eastAsia="cs-CZ"/>
                  <w:rPrChange w:id="2829" w:author="Irova Zuzana" w:date="2025-03-28T11:28:00Z" w16du:dateUtc="2025-03-28T10:28:00Z">
                    <w:rPr>
                      <w:rFonts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 xml:space="preserve">slo OBU) </w:delText>
              </w:r>
            </w:del>
          </w:p>
        </w:tc>
        <w:tc>
          <w:tcPr>
            <w:tcW w:w="3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1B932AB" w14:textId="062A5542" w:rsidR="00A42E0E" w:rsidRPr="0036536F" w:rsidDel="0036536F" w:rsidRDefault="00A42E0E">
            <w:pPr>
              <w:spacing w:after="0"/>
              <w:rPr>
                <w:del w:id="2830" w:author="Irova Zuzana" w:date="2025-03-28T11:28:00Z" w16du:dateUtc="2025-03-28T10:28:00Z"/>
                <w:rFonts w:cstheme="minorHAnsi"/>
                <w:sz w:val="18"/>
                <w:szCs w:val="18"/>
                <w:rPrChange w:id="2831" w:author="Irova Zuzana" w:date="2025-03-28T11:28:00Z" w16du:dateUtc="2025-03-28T10:28:00Z">
                  <w:rPr>
                    <w:del w:id="2832" w:author="Irova Zuzana" w:date="2025-03-28T11:28:00Z" w16du:dateUtc="2025-03-28T10:28:00Z"/>
                    <w:rFonts w:cstheme="minorHAnsi"/>
                    <w:sz w:val="18"/>
                    <w:szCs w:val="18"/>
                    <w:highlight w:val="yellow"/>
                  </w:rPr>
                </w:rPrChange>
              </w:rPr>
            </w:pPr>
            <w:del w:id="2833" w:author="Irova Zuzana" w:date="2025-03-28T11:28:00Z" w16du:dateUtc="2025-03-28T10:28:00Z">
              <w:r w:rsidRPr="0036536F" w:rsidDel="0036536F">
                <w:rPr>
                  <w:rFonts w:cstheme="minorHAnsi"/>
                  <w:sz w:val="18"/>
                  <w:szCs w:val="18"/>
                  <w:rPrChange w:id="2834" w:author="Irova Zuzana" w:date="2025-03-28T11:28:00Z" w16du:dateUtc="2025-03-28T10:28:00Z">
                    <w:rPr>
                      <w:rFonts w:cstheme="minorHAnsi"/>
                      <w:sz w:val="18"/>
                      <w:szCs w:val="18"/>
                      <w:highlight w:val="yellow"/>
                    </w:rPr>
                  </w:rPrChange>
                </w:rPr>
                <w:delText>Unikátní identifikační číslo interoperabilní PJ pro daného výrobce</w:delText>
              </w:r>
            </w:del>
          </w:p>
          <w:p w14:paraId="08D9883E" w14:textId="77777777" w:rsidR="00A42E0E" w:rsidRPr="0036536F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  <w:rPrChange w:id="2835" w:author="Irova Zuzana" w:date="2025-03-28T11:28:00Z" w16du:dateUtc="2025-03-28T10:28:00Z">
                  <w:rPr>
                    <w:rFonts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4C55E4" w14:textId="6C025658" w:rsidR="00A42E0E" w:rsidRPr="0036536F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  <w:rPrChange w:id="2836" w:author="Irova Zuzana" w:date="2025-03-28T11:28:00Z" w16du:dateUtc="2025-03-28T10:28:00Z">
                  <w:rPr>
                    <w:rFonts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del w:id="2837" w:author="Irova Zuzana" w:date="2025-03-28T11:28:00Z" w16du:dateUtc="2025-03-28T10:28:00Z">
              <w:r w:rsidRPr="0036536F" w:rsidDel="0036536F">
                <w:rPr>
                  <w:rFonts w:eastAsia="Times New Roman" w:cstheme="minorBidi"/>
                  <w:sz w:val="18"/>
                  <w:szCs w:val="18"/>
                  <w:lang w:eastAsia="cs-CZ"/>
                  <w:rPrChange w:id="2838" w:author="Irova Zuzana" w:date="2025-03-28T11:28:00Z" w16du:dateUtc="2025-03-28T10:28:00Z">
                    <w:rPr>
                      <w:rFonts w:eastAsia="Times New Roman"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Text 8 (any alphanumeric text)</w:delText>
              </w:r>
            </w:del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87DB7A" w14:textId="042DCC46" w:rsidR="00A42E0E" w:rsidRPr="0036536F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  <w:rPrChange w:id="2839" w:author="Irova Zuzana" w:date="2025-03-28T11:28:00Z" w16du:dateUtc="2025-03-28T10:28:00Z">
                  <w:rPr>
                    <w:rFonts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del w:id="2840" w:author="Irova Zuzana" w:date="2025-03-28T11:28:00Z" w16du:dateUtc="2025-03-28T10:28:00Z">
              <w:r w:rsidRPr="0036536F" w:rsidDel="0036536F">
                <w:rPr>
                  <w:rFonts w:eastAsia="Times New Roman" w:cstheme="minorHAnsi"/>
                  <w:sz w:val="18"/>
                  <w:szCs w:val="18"/>
                  <w:lang w:eastAsia="cs-CZ"/>
                  <w:rPrChange w:id="2841" w:author="Irova Zuzana" w:date="2025-03-28T11:28:00Z" w16du:dateUtc="2025-03-28T10:28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Ne</w:delText>
              </w:r>
            </w:del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FBB461" w14:textId="11FF24A7" w:rsidR="00A42E0E" w:rsidRPr="0036536F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  <w:rPrChange w:id="2842" w:author="Irova Zuzana" w:date="2025-03-28T11:28:00Z" w16du:dateUtc="2025-03-28T10:28:00Z">
                  <w:rPr>
                    <w:rFonts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del w:id="2843" w:author="Irova Zuzana" w:date="2025-03-28T11:28:00Z" w16du:dateUtc="2025-03-28T10:28:00Z">
              <w:r w:rsidRPr="0036536F" w:rsidDel="0036536F">
                <w:rPr>
                  <w:rFonts w:eastAsia="Times New Roman" w:cstheme="minorHAnsi"/>
                  <w:sz w:val="18"/>
                  <w:szCs w:val="18"/>
                  <w:lang w:eastAsia="cs-CZ"/>
                  <w:rPrChange w:id="2844" w:author="Irova Zuzana" w:date="2025-03-28T11:28:00Z" w16du:dateUtc="2025-03-28T10:28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Ne</w:delText>
              </w:r>
            </w:del>
          </w:p>
        </w:tc>
      </w:tr>
      <w:tr w:rsidR="007F29D1" w:rsidRPr="00955C1D" w14:paraId="581BB81A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78F8FDBB" w14:textId="77777777" w:rsidR="007F29D1" w:rsidRPr="001127F6" w:rsidRDefault="007F29D1" w:rsidP="007F29D1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2ADD9B" w14:textId="46945B81" w:rsidR="007F29D1" w:rsidRPr="000B7E0C" w:rsidRDefault="007F29D1" w:rsidP="007F29D1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ins w:id="2845" w:author="Irová Zuzana" w:date="2025-02-21T10:20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OBU assignment status (Stav přiřazení OBU)</w:t>
              </w:r>
            </w:ins>
          </w:p>
        </w:tc>
        <w:tc>
          <w:tcPr>
            <w:tcW w:w="3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8733A9" w14:textId="77777777" w:rsidR="007F29D1" w:rsidRPr="00790253" w:rsidRDefault="007F29D1" w:rsidP="007F29D1">
            <w:pPr>
              <w:pStyle w:val="paragraph"/>
              <w:spacing w:after="0"/>
              <w:ind w:left="0"/>
              <w:textAlignment w:val="baseline"/>
              <w:rPr>
                <w:ins w:id="2846" w:author="Irová Zuzana" w:date="2025-02-21T10:20:00Z" w16du:dateUtc="2025-02-21T09:20:00Z"/>
                <w:rFonts w:ascii="Segoe UI" w:hAnsi="Segoe UI" w:cs="Segoe UI"/>
                <w:sz w:val="18"/>
                <w:szCs w:val="18"/>
                <w:lang w:val="cs-CZ"/>
                <w:rPrChange w:id="2847" w:author="Muller Miroslav" w:date="2025-03-17T11:13:00Z" w16du:dateUtc="2025-03-17T10:13:00Z">
                  <w:rPr>
                    <w:ins w:id="2848" w:author="Irová Zuzana" w:date="2025-02-21T10:20:00Z" w16du:dateUtc="2025-02-21T09:20:00Z"/>
                    <w:rFonts w:ascii="Segoe UI" w:hAnsi="Segoe UI" w:cs="Segoe UI"/>
                    <w:sz w:val="18"/>
                    <w:szCs w:val="18"/>
                  </w:rPr>
                </w:rPrChange>
              </w:rPr>
            </w:pPr>
            <w:ins w:id="2849" w:author="Irová Zuzana" w:date="2025-02-21T10:20:00Z" w16du:dateUtc="2025-02-21T09:20:00Z">
              <w:r w:rsidRPr="00790253">
                <w:rPr>
                  <w:rStyle w:val="normaltextrun"/>
                  <w:rFonts w:ascii="Noto Sans" w:hAnsi="Noto Sans" w:cs="Noto Sans"/>
                  <w:sz w:val="18"/>
                  <w:szCs w:val="18"/>
                  <w:lang w:val="cs-CZ"/>
                  <w:rPrChange w:id="2850" w:author="Muller Miroslav" w:date="2025-03-17T11:13:00Z" w16du:dateUtc="2025-03-17T10:13:00Z">
                    <w:rPr>
                      <w:rStyle w:val="normaltextrun"/>
                      <w:rFonts w:ascii="Noto Sans" w:hAnsi="Noto Sans" w:cs="Noto Sans"/>
                      <w:sz w:val="18"/>
                      <w:szCs w:val="18"/>
                    </w:rPr>
                  </w:rPrChange>
                </w:rPr>
                <w:t xml:space="preserve">Stav přiřazení detekované OBU ve VCM/ECM. </w:t>
              </w:r>
            </w:ins>
          </w:p>
          <w:p w14:paraId="11D5C565" w14:textId="77777777" w:rsidR="007F29D1" w:rsidRPr="00790253" w:rsidRDefault="007F29D1" w:rsidP="007F29D1">
            <w:pPr>
              <w:pStyle w:val="paragraph"/>
              <w:spacing w:after="0"/>
              <w:ind w:left="0"/>
              <w:textAlignment w:val="baseline"/>
              <w:rPr>
                <w:ins w:id="2851" w:author="Irová Zuzana" w:date="2025-02-21T10:20:00Z" w16du:dateUtc="2025-02-21T09:20:00Z"/>
                <w:rFonts w:ascii="Segoe UI" w:hAnsi="Segoe UI" w:cs="Segoe UI"/>
                <w:sz w:val="18"/>
                <w:szCs w:val="18"/>
                <w:lang w:val="pl-PL"/>
                <w:rPrChange w:id="2852" w:author="Muller Miroslav" w:date="2025-03-17T11:13:00Z" w16du:dateUtc="2025-03-17T10:13:00Z">
                  <w:rPr>
                    <w:ins w:id="2853" w:author="Irová Zuzana" w:date="2025-02-21T10:20:00Z" w16du:dateUtc="2025-02-21T09:20:00Z"/>
                    <w:rFonts w:ascii="Segoe UI" w:hAnsi="Segoe UI" w:cs="Segoe UI"/>
                    <w:sz w:val="18"/>
                    <w:szCs w:val="18"/>
                  </w:rPr>
                </w:rPrChange>
              </w:rPr>
            </w:pPr>
            <w:ins w:id="2854" w:author="Irová Zuzana" w:date="2025-02-21T10:20:00Z" w16du:dateUtc="2025-02-21T09:20:00Z">
              <w:r w:rsidRPr="00790253">
                <w:rPr>
                  <w:rStyle w:val="normaltextrun"/>
                  <w:rFonts w:ascii="Noto Sans" w:hAnsi="Noto Sans" w:cs="Noto Sans"/>
                  <w:sz w:val="18"/>
                  <w:szCs w:val="18"/>
                  <w:lang w:val="pl-PL"/>
                  <w:rPrChange w:id="2855" w:author="Muller Miroslav" w:date="2025-03-17T11:13:00Z" w16du:dateUtc="2025-03-17T10:13:00Z">
                    <w:rPr>
                      <w:rStyle w:val="normaltextrun"/>
                      <w:rFonts w:ascii="Noto Sans" w:hAnsi="Noto Sans" w:cs="Noto Sans"/>
                      <w:sz w:val="18"/>
                      <w:szCs w:val="18"/>
                    </w:rPr>
                  </w:rPrChange>
                </w:rPr>
                <w:t>Možné hodnoty:</w:t>
              </w:r>
              <w:r w:rsidRPr="00790253">
                <w:rPr>
                  <w:rStyle w:val="eop"/>
                  <w:rFonts w:ascii="Noto Sans" w:hAnsi="Noto Sans" w:cs="Noto Sans"/>
                  <w:sz w:val="18"/>
                  <w:szCs w:val="18"/>
                  <w:lang w:val="pl-PL"/>
                  <w:rPrChange w:id="2856" w:author="Muller Miroslav" w:date="2025-03-17T11:13:00Z" w16du:dateUtc="2025-03-17T10:13:00Z">
                    <w:rPr>
                      <w:rStyle w:val="eop"/>
                      <w:rFonts w:ascii="Noto Sans" w:hAnsi="Noto Sans" w:cs="Noto Sans"/>
                      <w:sz w:val="18"/>
                      <w:szCs w:val="18"/>
                    </w:rPr>
                  </w:rPrChange>
                </w:rPr>
                <w:t> </w:t>
              </w:r>
            </w:ins>
          </w:p>
          <w:p w14:paraId="510275DA" w14:textId="77777777" w:rsidR="007F29D1" w:rsidRPr="00790253" w:rsidRDefault="007F29D1" w:rsidP="007F29D1">
            <w:pPr>
              <w:pStyle w:val="paragraph"/>
              <w:spacing w:after="0" w:line="240" w:lineRule="auto"/>
              <w:ind w:left="0"/>
              <w:textAlignment w:val="baseline"/>
              <w:rPr>
                <w:ins w:id="2857" w:author="Irová Zuzana" w:date="2025-02-21T10:20:00Z" w16du:dateUtc="2025-02-21T09:20:00Z"/>
                <w:rFonts w:ascii="Noto Sans" w:hAnsi="Noto Sans" w:cs="Noto Sans"/>
                <w:sz w:val="18"/>
                <w:szCs w:val="18"/>
                <w:lang w:val="pl-PL"/>
                <w:rPrChange w:id="2858" w:author="Muller Miroslav" w:date="2025-03-17T11:13:00Z" w16du:dateUtc="2025-03-17T10:13:00Z">
                  <w:rPr>
                    <w:ins w:id="2859" w:author="Irová Zuzana" w:date="2025-02-21T10:20:00Z" w16du:dateUtc="2025-02-21T09:20:00Z"/>
                    <w:rFonts w:ascii="Noto Sans" w:hAnsi="Noto Sans" w:cs="Noto Sans"/>
                    <w:sz w:val="18"/>
                    <w:szCs w:val="18"/>
                  </w:rPr>
                </w:rPrChange>
              </w:rPr>
            </w:pPr>
            <w:ins w:id="2860" w:author="Irová Zuzana" w:date="2025-02-21T10:20:00Z" w16du:dateUtc="2025-02-21T09:20:00Z">
              <w:r>
                <w:rPr>
                  <w:rStyle w:val="normaltextrun"/>
                  <w:rFonts w:ascii="Noto Sans" w:hAnsi="Noto Sans" w:cs="Noto Sans"/>
                  <w:sz w:val="18"/>
                  <w:szCs w:val="18"/>
                  <w:lang w:val="cs-CZ"/>
                </w:rPr>
                <w:t>- Registered OBU (Registrovaná OBU) </w:t>
              </w:r>
              <w:r w:rsidRPr="00790253">
                <w:rPr>
                  <w:rStyle w:val="eop"/>
                  <w:rFonts w:ascii="Noto Sans" w:hAnsi="Noto Sans" w:cs="Noto Sans"/>
                  <w:sz w:val="18"/>
                  <w:szCs w:val="18"/>
                  <w:lang w:val="pl-PL"/>
                  <w:rPrChange w:id="2861" w:author="Muller Miroslav" w:date="2025-03-17T11:13:00Z" w16du:dateUtc="2025-03-17T10:13:00Z">
                    <w:rPr>
                      <w:rStyle w:val="eop"/>
                      <w:rFonts w:ascii="Noto Sans" w:hAnsi="Noto Sans" w:cs="Noto Sans"/>
                      <w:sz w:val="18"/>
                      <w:szCs w:val="18"/>
                    </w:rPr>
                  </w:rPrChange>
                </w:rPr>
                <w:t> </w:t>
              </w:r>
            </w:ins>
          </w:p>
          <w:p w14:paraId="667014F1" w14:textId="77777777" w:rsidR="007F29D1" w:rsidRPr="00790253" w:rsidRDefault="007F29D1" w:rsidP="007F29D1">
            <w:pPr>
              <w:pStyle w:val="paragraph"/>
              <w:spacing w:after="0" w:line="240" w:lineRule="auto"/>
              <w:ind w:left="0"/>
              <w:textAlignment w:val="baseline"/>
              <w:rPr>
                <w:ins w:id="2862" w:author="Irová Zuzana" w:date="2025-02-21T10:20:00Z" w16du:dateUtc="2025-02-21T09:20:00Z"/>
                <w:rFonts w:ascii="Noto Sans" w:hAnsi="Noto Sans" w:cs="Noto Sans"/>
                <w:sz w:val="18"/>
                <w:szCs w:val="18"/>
                <w:lang w:val="pl-PL"/>
                <w:rPrChange w:id="2863" w:author="Muller Miroslav" w:date="2025-03-17T11:13:00Z" w16du:dateUtc="2025-03-17T10:13:00Z">
                  <w:rPr>
                    <w:ins w:id="2864" w:author="Irová Zuzana" w:date="2025-02-21T10:20:00Z" w16du:dateUtc="2025-02-21T09:20:00Z"/>
                    <w:rFonts w:ascii="Noto Sans" w:hAnsi="Noto Sans" w:cs="Noto Sans"/>
                    <w:sz w:val="18"/>
                    <w:szCs w:val="18"/>
                  </w:rPr>
                </w:rPrChange>
              </w:rPr>
            </w:pPr>
            <w:ins w:id="2865" w:author="Irová Zuzana" w:date="2025-02-21T10:20:00Z" w16du:dateUtc="2025-02-21T09:20:00Z">
              <w:r>
                <w:rPr>
                  <w:rStyle w:val="normaltextrun"/>
                  <w:rFonts w:ascii="Noto Sans" w:hAnsi="Noto Sans" w:cs="Noto Sans"/>
                  <w:sz w:val="18"/>
                  <w:szCs w:val="18"/>
                  <w:lang w:val="cs-CZ"/>
                </w:rPr>
                <w:t>- Non-registered OBU (Neregistrovaná - OBU)</w:t>
              </w:r>
              <w:r w:rsidRPr="00790253">
                <w:rPr>
                  <w:rStyle w:val="eop"/>
                  <w:rFonts w:ascii="Noto Sans" w:hAnsi="Noto Sans" w:cs="Noto Sans"/>
                  <w:sz w:val="18"/>
                  <w:szCs w:val="18"/>
                  <w:lang w:val="pl-PL"/>
                  <w:rPrChange w:id="2866" w:author="Muller Miroslav" w:date="2025-03-17T11:13:00Z" w16du:dateUtc="2025-03-17T10:13:00Z">
                    <w:rPr>
                      <w:rStyle w:val="eop"/>
                      <w:rFonts w:ascii="Noto Sans" w:hAnsi="Noto Sans" w:cs="Noto Sans"/>
                      <w:sz w:val="18"/>
                      <w:szCs w:val="18"/>
                    </w:rPr>
                  </w:rPrChange>
                </w:rPr>
                <w:t> </w:t>
              </w:r>
            </w:ins>
          </w:p>
          <w:p w14:paraId="74E05F34" w14:textId="77777777" w:rsidR="007F29D1" w:rsidRPr="00790253" w:rsidRDefault="007F29D1" w:rsidP="007F29D1">
            <w:pPr>
              <w:pStyle w:val="paragraph"/>
              <w:spacing w:after="0" w:line="240" w:lineRule="auto"/>
              <w:ind w:left="0"/>
              <w:textAlignment w:val="baseline"/>
              <w:rPr>
                <w:ins w:id="2867" w:author="Irová Zuzana" w:date="2025-02-21T10:20:00Z" w16du:dateUtc="2025-02-21T09:20:00Z"/>
                <w:rFonts w:ascii="Noto Sans" w:hAnsi="Noto Sans" w:cs="Noto Sans"/>
                <w:sz w:val="18"/>
                <w:szCs w:val="18"/>
                <w:lang w:val="pl-PL"/>
                <w:rPrChange w:id="2868" w:author="Muller Miroslav" w:date="2025-03-17T11:13:00Z" w16du:dateUtc="2025-03-17T10:13:00Z">
                  <w:rPr>
                    <w:ins w:id="2869" w:author="Irová Zuzana" w:date="2025-02-21T10:20:00Z" w16du:dateUtc="2025-02-21T09:20:00Z"/>
                    <w:rFonts w:ascii="Noto Sans" w:hAnsi="Noto Sans" w:cs="Noto Sans"/>
                    <w:sz w:val="18"/>
                    <w:szCs w:val="18"/>
                  </w:rPr>
                </w:rPrChange>
              </w:rPr>
            </w:pPr>
            <w:ins w:id="2870" w:author="Irová Zuzana" w:date="2025-02-21T10:20:00Z" w16du:dateUtc="2025-02-21T09:20:00Z">
              <w:r>
                <w:rPr>
                  <w:rStyle w:val="normaltextrun"/>
                  <w:rFonts w:ascii="Noto Sans" w:hAnsi="Noto Sans" w:cs="Noto Sans"/>
                  <w:sz w:val="18"/>
                  <w:szCs w:val="18"/>
                  <w:lang w:val="cs-CZ"/>
                </w:rPr>
                <w:t>- Missing OBU (Chybějící OBU)</w:t>
              </w:r>
              <w:r w:rsidRPr="00790253">
                <w:rPr>
                  <w:rStyle w:val="eop"/>
                  <w:rFonts w:ascii="Noto Sans" w:hAnsi="Noto Sans" w:cs="Noto Sans"/>
                  <w:sz w:val="18"/>
                  <w:szCs w:val="18"/>
                  <w:lang w:val="pl-PL"/>
                  <w:rPrChange w:id="2871" w:author="Muller Miroslav" w:date="2025-03-17T11:13:00Z" w16du:dateUtc="2025-03-17T10:13:00Z">
                    <w:rPr>
                      <w:rStyle w:val="eop"/>
                      <w:rFonts w:ascii="Noto Sans" w:hAnsi="Noto Sans" w:cs="Noto Sans"/>
                      <w:sz w:val="18"/>
                      <w:szCs w:val="18"/>
                    </w:rPr>
                  </w:rPrChange>
                </w:rPr>
                <w:t> </w:t>
              </w:r>
            </w:ins>
          </w:p>
          <w:p w14:paraId="1E8441BA" w14:textId="5EB13F2E" w:rsidR="007F29D1" w:rsidRPr="0063159B" w:rsidRDefault="007F29D1" w:rsidP="007F29D1">
            <w:pPr>
              <w:spacing w:after="0"/>
              <w:rPr>
                <w:rFonts w:cstheme="minorHAnsi"/>
                <w:sz w:val="18"/>
                <w:szCs w:val="18"/>
                <w:highlight w:val="yellow"/>
              </w:rPr>
            </w:pPr>
            <w:ins w:id="2872" w:author="Irová Zuzana" w:date="2025-02-21T10:20:00Z" w16du:dateUtc="2025-02-21T09:20:00Z">
              <w:r>
                <w:rPr>
                  <w:rStyle w:val="normaltextrun"/>
                  <w:rFonts w:ascii="Noto Sans" w:hAnsi="Noto Sans" w:cs="Noto Sans"/>
                  <w:sz w:val="18"/>
                  <w:szCs w:val="18"/>
                </w:rPr>
                <w:t xml:space="preserve">- </w:t>
              </w:r>
              <w:r w:rsidRPr="0063159B">
                <w:rPr>
                  <w:rStyle w:val="normaltextrun"/>
                  <w:rFonts w:ascii="Noto Sans" w:hAnsi="Noto Sans" w:cs="Noto Sans"/>
                  <w:sz w:val="18"/>
                  <w:szCs w:val="18"/>
                </w:rPr>
                <w:t>No OBU (Bez OBU)</w:t>
              </w:r>
              <w:r w:rsidRPr="0063159B">
                <w:rPr>
                  <w:rStyle w:val="eop"/>
                  <w:rFonts w:ascii="Noto Sans" w:hAnsi="Noto Sans" w:cs="Noto Sans"/>
                  <w:sz w:val="18"/>
                  <w:szCs w:val="18"/>
                </w:rPr>
                <w:t> </w:t>
              </w:r>
            </w:ins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0D1BA20" w14:textId="77777777" w:rsidR="007F29D1" w:rsidRDefault="007F29D1" w:rsidP="007F29D1">
            <w:pPr>
              <w:spacing w:after="0"/>
              <w:rPr>
                <w:ins w:id="2873" w:author="Irová Zuzana" w:date="2025-02-21T10:20:00Z" w16du:dateUtc="2025-02-21T09:20:00Z"/>
                <w:rStyle w:val="eop"/>
                <w:rFonts w:ascii="Noto Sans" w:hAnsi="Noto Sans" w:cs="Noto Sans"/>
                <w:sz w:val="18"/>
                <w:szCs w:val="18"/>
              </w:rPr>
            </w:pPr>
            <w:ins w:id="2874" w:author="Irová Zuzana" w:date="2025-02-21T10:20:00Z">
              <w:r>
                <w:rPr>
                  <w:rStyle w:val="normaltextrun"/>
                  <w:rFonts w:ascii="Noto Sans" w:hAnsi="Noto Sans" w:cs="Noto Sans"/>
                  <w:sz w:val="18"/>
                  <w:szCs w:val="18"/>
                </w:rPr>
                <w:t>Enum</w:t>
              </w:r>
              <w:r>
                <w:rPr>
                  <w:rStyle w:val="eop"/>
                  <w:rFonts w:ascii="Noto Sans" w:hAnsi="Noto Sans" w:cs="Noto Sans"/>
                  <w:sz w:val="18"/>
                  <w:szCs w:val="18"/>
                </w:rPr>
                <w:t> </w:t>
              </w:r>
            </w:ins>
          </w:p>
          <w:p w14:paraId="52DA3BD0" w14:textId="18DE457A" w:rsidR="007F29D1" w:rsidRPr="000B7E0C" w:rsidRDefault="007F29D1" w:rsidP="007F29D1">
            <w:pPr>
              <w:spacing w:after="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ins w:id="2875" w:author="Irová Zuzana" w:date="2025-02-21T10:20:00Z">
              <w:r>
                <w:rPr>
                  <w:rStyle w:val="eop"/>
                  <w:rFonts w:ascii="Noto Sans" w:hAnsi="Noto Sans" w:cs="Noto Sans"/>
                  <w:sz w:val="18"/>
                  <w:szCs w:val="18"/>
                </w:rPr>
                <w:t>(VTP.Toll Trip Record)</w:t>
              </w:r>
            </w:ins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3570BC" w14:textId="221C29B8" w:rsidR="007F29D1" w:rsidRPr="000B7E0C" w:rsidRDefault="007F29D1" w:rsidP="007F29D1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ins w:id="2876" w:author="Irová Zuzana" w:date="2025-02-21T10:20:00Z" w16du:dateUtc="2025-02-21T09:20:00Z">
              <w:r>
                <w:rPr>
                  <w:rStyle w:val="normaltextrun"/>
                  <w:rFonts w:ascii="Noto Sans" w:hAnsi="Noto Sans" w:cs="Noto Sans"/>
                  <w:sz w:val="18"/>
                  <w:szCs w:val="18"/>
                </w:rPr>
                <w:t>Ano</w:t>
              </w:r>
              <w:r>
                <w:rPr>
                  <w:rStyle w:val="eop"/>
                  <w:rFonts w:ascii="Noto Sans" w:hAnsi="Noto Sans" w:cs="Noto Sans"/>
                  <w:sz w:val="18"/>
                  <w:szCs w:val="18"/>
                </w:rPr>
                <w:t> </w:t>
              </w:r>
            </w:ins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328B6E" w14:textId="2D794DDD" w:rsidR="007F29D1" w:rsidRPr="000B7E0C" w:rsidRDefault="007F29D1" w:rsidP="007F29D1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ins w:id="2877" w:author="Irová Zuzana" w:date="2025-02-21T10:20:00Z" w16du:dateUtc="2025-02-21T09:20:00Z">
              <w:r>
                <w:rPr>
                  <w:rStyle w:val="normaltextrun"/>
                  <w:rFonts w:ascii="Noto Sans" w:hAnsi="Noto Sans" w:cs="Noto Sans"/>
                  <w:sz w:val="18"/>
                  <w:szCs w:val="18"/>
                </w:rPr>
                <w:t>Ne</w:t>
              </w:r>
              <w:r>
                <w:rPr>
                  <w:rStyle w:val="eop"/>
                  <w:rFonts w:ascii="Noto Sans" w:hAnsi="Noto Sans" w:cs="Noto Sans"/>
                  <w:sz w:val="18"/>
                  <w:szCs w:val="18"/>
                </w:rPr>
                <w:t> </w:t>
              </w:r>
            </w:ins>
          </w:p>
        </w:tc>
      </w:tr>
      <w:tr w:rsidR="00A42E0E" w:rsidRPr="00955C1D" w14:paraId="2D841E65" w14:textId="77777777" w:rsidTr="5D923C7E">
        <w:trPr>
          <w:trHeight w:val="255"/>
        </w:trPr>
        <w:tc>
          <w:tcPr>
            <w:tcW w:w="951" w:type="dxa"/>
            <w:vMerge/>
            <w:vAlign w:val="center"/>
            <w:hideMark/>
          </w:tcPr>
          <w:p w14:paraId="311F11FE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00206EE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Event time (Čas události)</w:t>
            </w:r>
          </w:p>
        </w:tc>
        <w:tc>
          <w:tcPr>
            <w:tcW w:w="3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6C2C343" w14:textId="669D84BB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Datum a č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as události (průjezdu vozidla). 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8C9AB5E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 Time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BC020AC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4B23310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955C1D" w14:paraId="4B2414FD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4A839F31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7EE97A" w14:textId="77777777" w:rsidR="00A42E0E" w:rsidRPr="000B7E0C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Aggregation time (Čas agregace do fakturační dávky)</w:t>
            </w:r>
          </w:p>
        </w:tc>
        <w:tc>
          <w:tcPr>
            <w:tcW w:w="3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CFBC85" w14:textId="77777777" w:rsidR="00A42E0E" w:rsidRPr="000B7E0C" w:rsidRDefault="00A42E0E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Datum a č</w:t>
            </w:r>
            <w:r w:rsidRPr="007E3E55">
              <w:rPr>
                <w:rFonts w:cstheme="minorHAnsi"/>
                <w:sz w:val="18"/>
                <w:szCs w:val="18"/>
                <w:lang w:eastAsia="cs-CZ"/>
              </w:rPr>
              <w:t>as agregace do fakturační dávky</w:t>
            </w:r>
            <w:r w:rsidRPr="00F06FCE">
              <w:rPr>
                <w:rFonts w:cstheme="minorHAnsi"/>
                <w:sz w:val="18"/>
                <w:szCs w:val="18"/>
                <w:lang w:eastAsia="cs-CZ"/>
              </w:rPr>
              <w:t>.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8013EE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 Time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897496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4AAA9C" w14:textId="5B8D7716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Syst</w:t>
            </w:r>
            <w:ins w:id="2878" w:author="Irová Zuzana" w:date="2025-06-17T11:05:00Z" w16du:dateUtc="2025-06-17T09:05:00Z">
              <w:r w:rsidR="00277473">
                <w:rPr>
                  <w:rFonts w:cstheme="minorBidi"/>
                  <w:sz w:val="18"/>
                  <w:szCs w:val="18"/>
                  <w:lang w:eastAsia="cs-CZ"/>
                </w:rPr>
                <w:t>é</w:t>
              </w:r>
            </w:ins>
            <w:del w:id="2879" w:author="Irová Zuzana" w:date="2025-06-17T11:05:00Z" w16du:dateUtc="2025-06-17T09:05:00Z">
              <w:r w:rsidRPr="5D923C7E" w:rsidDel="00277473">
                <w:rPr>
                  <w:rFonts w:cstheme="minorBidi"/>
                  <w:sz w:val="18"/>
                  <w:szCs w:val="18"/>
                  <w:lang w:eastAsia="cs-CZ"/>
                </w:rPr>
                <w:delText>e</w:delText>
              </w:r>
            </w:del>
            <w:r w:rsidRPr="5D923C7E">
              <w:rPr>
                <w:rFonts w:cstheme="minorBidi"/>
                <w:sz w:val="18"/>
                <w:szCs w:val="18"/>
                <w:lang w:eastAsia="cs-CZ"/>
              </w:rPr>
              <w:t>m</w:t>
            </w:r>
          </w:p>
        </w:tc>
      </w:tr>
      <w:tr w:rsidR="00277473" w:rsidRPr="00955C1D" w14:paraId="31298729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3DEA4F1C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0E9AB9A" w14:textId="77777777" w:rsidR="00277473" w:rsidRPr="0026384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 amount (Částka transakce)</w:t>
            </w:r>
          </w:p>
        </w:tc>
        <w:tc>
          <w:tcPr>
            <w:tcW w:w="35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0CEFC7" w14:textId="77777777" w:rsidR="00277473" w:rsidRDefault="00277473" w:rsidP="00277473">
            <w:pPr>
              <w:spacing w:after="0"/>
              <w:rPr>
                <w:ins w:id="2880" w:author="Irová Zuzana" w:date="2025-02-20T16:27:00Z" w16du:dateUtc="2025-02-20T15:27:00Z"/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Celková částka za všechny odpovídající oceněné události</w:t>
            </w:r>
            <w:r>
              <w:rPr>
                <w:rFonts w:cstheme="minorHAnsi"/>
                <w:sz w:val="18"/>
                <w:szCs w:val="18"/>
                <w:lang w:eastAsia="cs-CZ"/>
              </w:rPr>
              <w:t xml:space="preserve"> bez daně</w:t>
            </w:r>
            <w:ins w:id="2881" w:author="Irová Zuzana" w:date="2025-02-20T16:27:00Z" w16du:dateUtc="2025-02-20T15:27:00Z">
              <w:r>
                <w:rPr>
                  <w:rFonts w:cstheme="minorHAnsi"/>
                  <w:sz w:val="18"/>
                  <w:szCs w:val="18"/>
                  <w:lang w:eastAsia="cs-CZ"/>
                </w:rPr>
                <w:t>.</w:t>
              </w:r>
            </w:ins>
          </w:p>
          <w:p w14:paraId="54906074" w14:textId="25DB2224" w:rsidR="00277473" w:rsidRDefault="00277473" w:rsidP="00277473">
            <w:pPr>
              <w:spacing w:after="0"/>
              <w:rPr>
                <w:ins w:id="2882" w:author="Irová Zuzana" w:date="2025-02-20T16:28:00Z" w16du:dateUtc="2025-02-20T15:28:00Z"/>
                <w:rFonts w:cstheme="minorBidi"/>
                <w:sz w:val="18"/>
                <w:szCs w:val="18"/>
                <w:lang w:eastAsia="cs-CZ"/>
              </w:rPr>
            </w:pPr>
            <w:ins w:id="2883" w:author="Irová Zuzana" w:date="2025-02-20T16:27:00Z" w16du:dateUtc="2025-02-20T15:27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Pokud je Discount applied = true, jde o sumu</w:t>
              </w:r>
            </w:ins>
            <w:ins w:id="2884" w:author="Irová Zuzana" w:date="2025-02-20T16:28:00Z" w16du:dateUtc="2025-02-20T15:28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 RTE.Price amount </w:t>
              </w:r>
            </w:ins>
            <w:ins w:id="2885" w:author="Irová Zuzana" w:date="2025-02-20T16:49:00Z" w16du:dateUtc="2025-02-20T15:49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(již po aplikaci slevy)</w:t>
              </w:r>
            </w:ins>
            <w:ins w:id="2886" w:author="Irová Zuzana" w:date="2025-02-20T16:28:00Z" w16du:dateUtc="2025-02-20T15:28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.</w:t>
              </w:r>
            </w:ins>
          </w:p>
          <w:p w14:paraId="7F692941" w14:textId="6237A41D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ins w:id="2887" w:author="Irová Zuzana" w:date="2025-02-20T16:28:00Z" w16du:dateUtc="2025-02-20T15:28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Pokud je Discount applied = false, jde o sumu RTE.Price amount.</w:t>
              </w:r>
            </w:ins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609B8D" w14:textId="77777777" w:rsidR="00277473" w:rsidRPr="001127F6" w:rsidRDefault="00277473" w:rsidP="00277473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color w:val="000000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3C2A4C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02F5052" w14:textId="40B8A0A0" w:rsidR="00277473" w:rsidRPr="00662952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888" w:author="Irová Zuzana" w:date="2025-06-17T11:05:00Z" w16du:dateUtc="2025-06-17T09:05:00Z">
              <w:r w:rsidRPr="00A62346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  <w:del w:id="2889" w:author="Irová Zuzana" w:date="2025-06-17T11:05:00Z" w16du:dateUtc="2025-06-17T09:05:00Z">
              <w:r w:rsidRPr="00662952" w:rsidDel="00BB0C2B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</w:tr>
      <w:tr w:rsidR="00277473" w:rsidRPr="00955C1D" w14:paraId="634057BF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213309E3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E0F02B6" w14:textId="77777777" w:rsidR="00277473" w:rsidRPr="0026384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 amount VAT (Částka transakce s daní)</w:t>
            </w:r>
          </w:p>
        </w:tc>
        <w:tc>
          <w:tcPr>
            <w:tcW w:w="35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B4CAAA" w14:textId="77777777" w:rsidR="00277473" w:rsidRDefault="00277473" w:rsidP="00277473">
            <w:pPr>
              <w:spacing w:after="0"/>
              <w:rPr>
                <w:ins w:id="2890" w:author="Irová Zuzana" w:date="2025-02-20T16:28:00Z" w16du:dateUtc="2025-02-20T15:28:00Z"/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Celková částka za všechny odpovídající oceněné události s</w:t>
            </w:r>
            <w:del w:id="2891" w:author="Irová Zuzana" w:date="2025-02-20T16:28:00Z" w16du:dateUtc="2025-02-20T15:28:00Z">
              <w:r w:rsidDel="008A20C5">
                <w:rPr>
                  <w:rFonts w:cstheme="minorHAnsi"/>
                  <w:sz w:val="18"/>
                  <w:szCs w:val="18"/>
                  <w:lang w:eastAsia="cs-CZ"/>
                </w:rPr>
                <w:delText xml:space="preserve"> </w:delText>
              </w:r>
            </w:del>
            <w:ins w:id="2892" w:author="Irová Zuzana" w:date="2025-02-20T16:28:00Z" w16du:dateUtc="2025-02-20T15:28:00Z">
              <w:r>
                <w:rPr>
                  <w:rFonts w:cstheme="minorHAnsi"/>
                  <w:sz w:val="18"/>
                  <w:szCs w:val="18"/>
                  <w:lang w:eastAsia="cs-CZ"/>
                </w:rPr>
                <w:t> </w:t>
              </w:r>
            </w:ins>
            <w:r>
              <w:rPr>
                <w:rFonts w:cstheme="minorHAnsi"/>
                <w:sz w:val="18"/>
                <w:szCs w:val="18"/>
                <w:lang w:eastAsia="cs-CZ"/>
              </w:rPr>
              <w:t>daní</w:t>
            </w:r>
            <w:ins w:id="2893" w:author="Irová Zuzana" w:date="2025-02-20T16:28:00Z" w16du:dateUtc="2025-02-20T15:28:00Z">
              <w:r>
                <w:rPr>
                  <w:rFonts w:cstheme="minorHAnsi"/>
                  <w:sz w:val="18"/>
                  <w:szCs w:val="18"/>
                  <w:lang w:eastAsia="cs-CZ"/>
                </w:rPr>
                <w:t>.</w:t>
              </w:r>
            </w:ins>
          </w:p>
          <w:p w14:paraId="12CE217A" w14:textId="75FD0A21" w:rsidR="00277473" w:rsidRDefault="00277473" w:rsidP="00277473">
            <w:pPr>
              <w:spacing w:after="0"/>
              <w:rPr>
                <w:ins w:id="2894" w:author="Irová Zuzana" w:date="2025-02-20T16:30:00Z" w16du:dateUtc="2025-02-20T15:30:00Z"/>
                <w:rFonts w:cstheme="minorBidi"/>
                <w:sz w:val="18"/>
                <w:szCs w:val="18"/>
                <w:lang w:eastAsia="cs-CZ"/>
              </w:rPr>
            </w:pPr>
            <w:ins w:id="2895" w:author="Irová Zuzana" w:date="2025-02-20T16:28:00Z" w16du:dateUtc="2025-02-20T15:28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Pokud je Discount applied = true, jde o sumu RTE.Price amount VAT </w:t>
              </w:r>
            </w:ins>
            <w:ins w:id="2896" w:author="Irová Zuzana" w:date="2025-02-20T16:49:00Z" w16du:dateUtc="2025-02-20T15:49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(již po ap</w:t>
              </w:r>
            </w:ins>
            <w:ins w:id="2897" w:author="Irová Zuzana" w:date="2025-02-20T16:50:00Z" w16du:dateUtc="2025-02-20T15:50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likaci slevy)</w:t>
              </w:r>
            </w:ins>
            <w:ins w:id="2898" w:author="Irová Zuzana" w:date="2025-02-20T16:28:00Z" w16du:dateUtc="2025-02-20T15:28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.</w:t>
              </w:r>
            </w:ins>
          </w:p>
          <w:p w14:paraId="60E7D143" w14:textId="29E0BBFB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ins w:id="2899" w:author="Irová Zuzana" w:date="2025-02-20T16:30:00Z" w16du:dateUtc="2025-02-20T15:30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Pokud je Discount applied = false, jde o sumu RTE.Price amount VAT.</w:t>
              </w:r>
            </w:ins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53ECAE" w14:textId="77777777" w:rsidR="00277473" w:rsidRPr="001127F6" w:rsidRDefault="00277473" w:rsidP="00277473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color w:val="000000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AB93ED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568DDC" w14:textId="700264FE" w:rsidR="00277473" w:rsidRPr="00662952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900" w:author="Irová Zuzana" w:date="2025-06-17T11:05:00Z" w16du:dateUtc="2025-06-17T09:05:00Z">
              <w:r w:rsidRPr="00A62346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  <w:del w:id="2901" w:author="Irová Zuzana" w:date="2025-06-17T11:05:00Z" w16du:dateUtc="2025-06-17T09:05:00Z">
              <w:r w:rsidRPr="00662952" w:rsidDel="00BB0C2B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</w:tr>
      <w:tr w:rsidR="00277473" w:rsidRPr="00955C1D" w14:paraId="66A7123E" w14:textId="77777777" w:rsidTr="5D923C7E">
        <w:trPr>
          <w:trHeight w:val="255"/>
          <w:ins w:id="2902" w:author="Irová Zuzana" w:date="2025-02-20T16:20:00Z"/>
        </w:trPr>
        <w:tc>
          <w:tcPr>
            <w:tcW w:w="951" w:type="dxa"/>
            <w:vMerge/>
            <w:vAlign w:val="center"/>
          </w:tcPr>
          <w:p w14:paraId="056CF01F" w14:textId="77777777" w:rsidR="00277473" w:rsidRPr="001127F6" w:rsidRDefault="00277473" w:rsidP="00277473">
            <w:pPr>
              <w:spacing w:after="0"/>
              <w:rPr>
                <w:ins w:id="2903" w:author="Irová Zuzana" w:date="2025-02-20T16:20:00Z" w16du:dateUtc="2025-02-20T15:20:00Z"/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F4483B8" w14:textId="41647D98" w:rsidR="00277473" w:rsidRPr="00263846" w:rsidRDefault="00277473" w:rsidP="00277473">
            <w:pPr>
              <w:spacing w:after="0"/>
              <w:rPr>
                <w:ins w:id="2904" w:author="Irová Zuzana" w:date="2025-02-20T16:20:00Z" w16du:dateUtc="2025-02-20T15:20:00Z"/>
                <w:rFonts w:cstheme="minorBidi"/>
                <w:sz w:val="18"/>
                <w:szCs w:val="18"/>
                <w:lang w:eastAsia="cs-CZ"/>
              </w:rPr>
            </w:pPr>
            <w:ins w:id="2905" w:author="Irová Zuzana" w:date="2025-02-20T16:21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Transaction </w:t>
              </w:r>
            </w:ins>
            <w:ins w:id="2906" w:author="Irová Zuzana" w:date="2025-02-20T16:21:00Z" w16du:dateUtc="2025-02-20T15:21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discount</w:t>
              </w:r>
            </w:ins>
            <w:ins w:id="2907" w:author="Irová Zuzana" w:date="2025-02-20T16:22:00Z" w16du:dateUtc="2025-02-20T15:22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 </w:t>
              </w:r>
            </w:ins>
            <w:ins w:id="2908" w:author="Irová Zuzana" w:date="2025-02-20T16:21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amount (Částka </w:t>
              </w:r>
            </w:ins>
            <w:ins w:id="2909" w:author="Irová Zuzana" w:date="2025-02-20T16:22:00Z" w16du:dateUtc="2025-02-20T15:22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slevy </w:t>
              </w:r>
            </w:ins>
            <w:ins w:id="2910" w:author="Irová Zuzana" w:date="2025-02-20T16:21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transakce)</w:t>
              </w:r>
            </w:ins>
          </w:p>
        </w:tc>
        <w:tc>
          <w:tcPr>
            <w:tcW w:w="35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C39B96" w14:textId="77777777" w:rsidR="00277473" w:rsidRDefault="00277473" w:rsidP="00277473">
            <w:pPr>
              <w:spacing w:after="0"/>
              <w:rPr>
                <w:ins w:id="2911" w:author="Irová Zuzana" w:date="2025-02-20T16:28:00Z" w16du:dateUtc="2025-02-20T15:28:00Z"/>
                <w:rFonts w:cstheme="minorHAnsi"/>
                <w:sz w:val="18"/>
                <w:szCs w:val="18"/>
                <w:lang w:eastAsia="cs-CZ"/>
              </w:rPr>
            </w:pPr>
            <w:ins w:id="2912" w:author="Irová Zuzana" w:date="2025-02-20T16:21:00Z" w16du:dateUtc="2025-02-20T15:21:00Z">
              <w:r w:rsidRPr="001127F6">
                <w:rPr>
                  <w:rFonts w:cstheme="minorHAnsi"/>
                  <w:sz w:val="18"/>
                  <w:szCs w:val="18"/>
                  <w:lang w:eastAsia="cs-CZ"/>
                </w:rPr>
                <w:t xml:space="preserve">Celková částka </w:t>
              </w:r>
            </w:ins>
            <w:ins w:id="2913" w:author="Irová Zuzana" w:date="2025-02-20T16:22:00Z" w16du:dateUtc="2025-02-20T15:22:00Z">
              <w:r>
                <w:rPr>
                  <w:rFonts w:cstheme="minorHAnsi"/>
                  <w:sz w:val="18"/>
                  <w:szCs w:val="18"/>
                  <w:lang w:eastAsia="cs-CZ"/>
                </w:rPr>
                <w:t xml:space="preserve">slevy </w:t>
              </w:r>
            </w:ins>
            <w:ins w:id="2914" w:author="Irová Zuzana" w:date="2025-02-20T16:21:00Z" w16du:dateUtc="2025-02-20T15:21:00Z">
              <w:r w:rsidRPr="001127F6">
                <w:rPr>
                  <w:rFonts w:cstheme="minorHAnsi"/>
                  <w:sz w:val="18"/>
                  <w:szCs w:val="18"/>
                  <w:lang w:eastAsia="cs-CZ"/>
                </w:rPr>
                <w:t>za všechny odpovídající oceněné události</w:t>
              </w:r>
              <w:r>
                <w:rPr>
                  <w:rFonts w:cstheme="minorHAnsi"/>
                  <w:sz w:val="18"/>
                  <w:szCs w:val="18"/>
                  <w:lang w:eastAsia="cs-CZ"/>
                </w:rPr>
                <w:t xml:space="preserve"> bez daně</w:t>
              </w:r>
            </w:ins>
            <w:ins w:id="2915" w:author="Irová Zuzana" w:date="2025-02-20T16:28:00Z" w16du:dateUtc="2025-02-20T15:28:00Z">
              <w:r>
                <w:rPr>
                  <w:rFonts w:cstheme="minorHAnsi"/>
                  <w:sz w:val="18"/>
                  <w:szCs w:val="18"/>
                  <w:lang w:eastAsia="cs-CZ"/>
                </w:rPr>
                <w:t>.</w:t>
              </w:r>
            </w:ins>
          </w:p>
          <w:p w14:paraId="5CE1ADE8" w14:textId="77777777" w:rsidR="00277473" w:rsidRDefault="00277473" w:rsidP="00277473">
            <w:pPr>
              <w:spacing w:after="0"/>
              <w:rPr>
                <w:ins w:id="2916" w:author="Irová Zuzana" w:date="2025-02-20T16:30:00Z" w16du:dateUtc="2025-02-20T15:30:00Z"/>
                <w:rFonts w:cstheme="minorBidi"/>
                <w:sz w:val="18"/>
                <w:szCs w:val="18"/>
                <w:lang w:eastAsia="cs-CZ"/>
              </w:rPr>
            </w:pPr>
            <w:ins w:id="2917" w:author="Irová Zuzana" w:date="2025-02-20T16:29:00Z" w16du:dateUtc="2025-02-20T15:29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Pokud je Discount applied = true, jde o sumu RTE.Discount amount.</w:t>
              </w:r>
            </w:ins>
          </w:p>
          <w:p w14:paraId="427DF4FF" w14:textId="16E0D622" w:rsidR="00277473" w:rsidRPr="001127F6" w:rsidRDefault="00277473" w:rsidP="00277473">
            <w:pPr>
              <w:spacing w:after="0"/>
              <w:rPr>
                <w:ins w:id="2918" w:author="Irová Zuzana" w:date="2025-02-20T16:20:00Z" w16du:dateUtc="2025-02-20T15:20:00Z"/>
                <w:rFonts w:cstheme="minorBidi"/>
                <w:sz w:val="18"/>
                <w:szCs w:val="18"/>
                <w:lang w:val="en-US" w:eastAsia="cs-CZ"/>
              </w:rPr>
            </w:pPr>
            <w:ins w:id="2919" w:author="Irová Zuzana" w:date="2025-02-20T16:30:00Z" w16du:dateUtc="2025-02-20T15:30:00Z">
              <w:r w:rsidRPr="5A42C4C8">
                <w:rPr>
                  <w:rFonts w:cstheme="minorBidi"/>
                  <w:sz w:val="18"/>
                  <w:szCs w:val="18"/>
                  <w:lang w:val="en-US" w:eastAsia="cs-CZ"/>
                </w:rPr>
                <w:t xml:space="preserve">Pokud je Discount applied = false, a </w:t>
              </w:r>
            </w:ins>
            <w:ins w:id="2920" w:author="Irová Zuzana" w:date="2025-02-20T16:31:00Z" w16du:dateUtc="2025-02-20T15:31:00Z">
              <w:r w:rsidRPr="5A42C4C8">
                <w:rPr>
                  <w:rFonts w:cstheme="minorBidi"/>
                  <w:sz w:val="18"/>
                  <w:szCs w:val="18"/>
                  <w:lang w:val="en-US" w:eastAsia="cs-CZ"/>
                </w:rPr>
                <w:t xml:space="preserve">alespoň jeden </w:t>
              </w:r>
            </w:ins>
            <w:ins w:id="2921" w:author="Irová Zuzana" w:date="2025-02-20T16:30:00Z" w16du:dateUtc="2025-02-20T15:30:00Z">
              <w:r w:rsidRPr="5A42C4C8">
                <w:rPr>
                  <w:rFonts w:cstheme="minorBidi"/>
                  <w:sz w:val="18"/>
                  <w:szCs w:val="18"/>
                  <w:lang w:val="en-US" w:eastAsia="cs-CZ"/>
                </w:rPr>
                <w:t>RTE.Discount amount</w:t>
              </w:r>
            </w:ins>
            <w:ins w:id="2922" w:author="Irová Zuzana" w:date="2025-02-20T16:31:00Z" w16du:dateUtc="2025-02-20T15:31:00Z">
              <w:r w:rsidRPr="5A42C4C8">
                <w:rPr>
                  <w:rFonts w:cstheme="minorBidi"/>
                  <w:sz w:val="18"/>
                  <w:szCs w:val="18"/>
                  <w:lang w:val="en-US" w:eastAsia="cs-CZ"/>
                </w:rPr>
                <w:t xml:space="preserve"> </w:t>
              </w:r>
              <w:r w:rsidRPr="5D923C7E">
                <w:rPr>
                  <w:rFonts w:cstheme="minorBidi"/>
                  <w:sz w:val="18"/>
                  <w:szCs w:val="18"/>
                  <w:lang w:val="en-US" w:eastAsia="cs-CZ"/>
                </w:rPr>
                <w:t>&lt;&gt; null, pak 0,</w:t>
              </w:r>
            </w:ins>
            <w:ins w:id="2923" w:author="Irová Zuzana" w:date="2025-02-20T16:32:00Z" w16du:dateUtc="2025-02-20T15:32:00Z">
              <w:r w:rsidRPr="5D923C7E">
                <w:rPr>
                  <w:rFonts w:cstheme="minorBidi"/>
                  <w:sz w:val="18"/>
                  <w:szCs w:val="18"/>
                  <w:lang w:val="en-US" w:eastAsia="cs-CZ"/>
                </w:rPr>
                <w:t xml:space="preserve"> </w:t>
              </w:r>
            </w:ins>
            <w:ins w:id="2924" w:author="Irová Zuzana" w:date="2025-02-20T16:31:00Z" w16du:dateUtc="2025-02-20T15:31:00Z">
              <w:r w:rsidRPr="5D923C7E">
                <w:rPr>
                  <w:rFonts w:cstheme="minorBidi"/>
                  <w:sz w:val="18"/>
                  <w:szCs w:val="18"/>
                  <w:lang w:val="en-US" w:eastAsia="cs-CZ"/>
                </w:rPr>
                <w:t>jinak null</w:t>
              </w:r>
            </w:ins>
            <w:ins w:id="2925" w:author="Irová Zuzana" w:date="2025-02-20T16:30:00Z" w16du:dateUtc="2025-02-20T15:30:00Z">
              <w:r w:rsidRPr="5A42C4C8">
                <w:rPr>
                  <w:rFonts w:cstheme="minorBidi"/>
                  <w:sz w:val="18"/>
                  <w:szCs w:val="18"/>
                  <w:lang w:val="en-US" w:eastAsia="cs-CZ"/>
                </w:rPr>
                <w:t>.</w:t>
              </w:r>
            </w:ins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2CBB97" w14:textId="314691BA" w:rsidR="00277473" w:rsidRPr="001127F6" w:rsidRDefault="00277473" w:rsidP="00277473">
            <w:pPr>
              <w:spacing w:after="0"/>
              <w:rPr>
                <w:ins w:id="2926" w:author="Irová Zuzana" w:date="2025-02-20T16:20:00Z" w16du:dateUtc="2025-02-20T15:20:00Z"/>
                <w:rFonts w:cstheme="minorHAnsi"/>
                <w:color w:val="000000"/>
                <w:sz w:val="18"/>
                <w:szCs w:val="18"/>
                <w:lang w:eastAsia="cs-CZ"/>
              </w:rPr>
            </w:pPr>
            <w:ins w:id="2927" w:author="Irová Zuzana" w:date="2025-02-20T16:21:00Z" w16du:dateUtc="2025-02-20T15:21:00Z">
              <w:r w:rsidRPr="001127F6">
                <w:rPr>
                  <w:rFonts w:cstheme="minorHAnsi"/>
                  <w:color w:val="000000"/>
                  <w:sz w:val="18"/>
                  <w:szCs w:val="18"/>
                  <w:lang w:eastAsia="cs-CZ"/>
                </w:rPr>
                <w:t>Money</w:t>
              </w:r>
            </w:ins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02591B5" w14:textId="26393E59" w:rsidR="00277473" w:rsidRPr="001127F6" w:rsidRDefault="00277473" w:rsidP="00277473">
            <w:pPr>
              <w:spacing w:after="0"/>
              <w:rPr>
                <w:ins w:id="2928" w:author="Irová Zuzana" w:date="2025-02-20T16:20:00Z" w16du:dateUtc="2025-02-20T15:20:00Z"/>
                <w:rFonts w:cstheme="minorHAnsi"/>
                <w:sz w:val="18"/>
                <w:szCs w:val="18"/>
                <w:lang w:eastAsia="cs-CZ"/>
              </w:rPr>
            </w:pPr>
            <w:ins w:id="2929" w:author="Irová Zuzana" w:date="2025-02-20T16:22:00Z" w16du:dateUtc="2025-02-20T15:22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539E5A" w14:textId="6022AC46" w:rsidR="00277473" w:rsidRPr="00662952" w:rsidRDefault="00277473" w:rsidP="00277473">
            <w:pPr>
              <w:spacing w:after="0"/>
              <w:rPr>
                <w:ins w:id="2930" w:author="Irová Zuzana" w:date="2025-02-20T16:20:00Z" w16du:dateUtc="2025-02-20T15:20:00Z"/>
                <w:rFonts w:cstheme="minorHAnsi"/>
                <w:sz w:val="18"/>
                <w:szCs w:val="18"/>
                <w:lang w:eastAsia="cs-CZ"/>
              </w:rPr>
            </w:pPr>
            <w:ins w:id="2931" w:author="Irová Zuzana" w:date="2025-06-17T11:05:00Z" w16du:dateUtc="2025-06-17T09:05:00Z">
              <w:r w:rsidRPr="00A62346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</w:p>
        </w:tc>
      </w:tr>
      <w:tr w:rsidR="00277473" w:rsidRPr="00955C1D" w14:paraId="0A480F1F" w14:textId="77777777" w:rsidTr="5D923C7E">
        <w:trPr>
          <w:trHeight w:val="255"/>
          <w:ins w:id="2932" w:author="Irová Zuzana" w:date="2025-02-20T16:20:00Z"/>
        </w:trPr>
        <w:tc>
          <w:tcPr>
            <w:tcW w:w="951" w:type="dxa"/>
            <w:vMerge/>
            <w:vAlign w:val="center"/>
          </w:tcPr>
          <w:p w14:paraId="19DFDA2A" w14:textId="77777777" w:rsidR="00277473" w:rsidRPr="001127F6" w:rsidRDefault="00277473" w:rsidP="00277473">
            <w:pPr>
              <w:spacing w:after="0"/>
              <w:rPr>
                <w:ins w:id="2933" w:author="Irová Zuzana" w:date="2025-02-20T16:20:00Z" w16du:dateUtc="2025-02-20T15:20:00Z"/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BC12B30" w14:textId="280A6DFC" w:rsidR="00277473" w:rsidRPr="00263846" w:rsidRDefault="00277473" w:rsidP="00277473">
            <w:pPr>
              <w:spacing w:after="0"/>
              <w:rPr>
                <w:ins w:id="2934" w:author="Irová Zuzana" w:date="2025-02-20T16:20:00Z" w16du:dateUtc="2025-02-20T15:20:00Z"/>
                <w:rFonts w:cstheme="minorBidi"/>
                <w:sz w:val="18"/>
                <w:szCs w:val="18"/>
                <w:lang w:eastAsia="cs-CZ"/>
              </w:rPr>
            </w:pPr>
            <w:ins w:id="2935" w:author="Irová Zuzana" w:date="2025-02-20T16:21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Transaction </w:t>
              </w:r>
            </w:ins>
            <w:ins w:id="2936" w:author="Irová Zuzana" w:date="2025-02-20T16:22:00Z" w16du:dateUtc="2025-02-20T15:22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discount </w:t>
              </w:r>
            </w:ins>
            <w:ins w:id="2937" w:author="Irová Zuzana" w:date="2025-02-20T16:21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amount VAT (Částka </w:t>
              </w:r>
            </w:ins>
            <w:ins w:id="2938" w:author="Irová Zuzana" w:date="2025-02-20T16:22:00Z" w16du:dateUtc="2025-02-20T15:22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slevy </w:t>
              </w:r>
            </w:ins>
            <w:ins w:id="2939" w:author="Irová Zuzana" w:date="2025-02-20T16:21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transakce s daní)</w:t>
              </w:r>
            </w:ins>
          </w:p>
        </w:tc>
        <w:tc>
          <w:tcPr>
            <w:tcW w:w="35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FB6AFE" w14:textId="77777777" w:rsidR="00277473" w:rsidRDefault="00277473" w:rsidP="00277473">
            <w:pPr>
              <w:spacing w:after="0"/>
              <w:rPr>
                <w:ins w:id="2940" w:author="Irová Zuzana" w:date="2025-02-20T16:29:00Z" w16du:dateUtc="2025-02-20T15:29:00Z"/>
                <w:rFonts w:cstheme="minorHAnsi"/>
                <w:sz w:val="18"/>
                <w:szCs w:val="18"/>
                <w:lang w:eastAsia="cs-CZ"/>
              </w:rPr>
            </w:pPr>
            <w:ins w:id="2941" w:author="Irová Zuzana" w:date="2025-02-20T16:21:00Z" w16du:dateUtc="2025-02-20T15:21:00Z">
              <w:r w:rsidRPr="001127F6">
                <w:rPr>
                  <w:rFonts w:cstheme="minorHAnsi"/>
                  <w:sz w:val="18"/>
                  <w:szCs w:val="18"/>
                  <w:lang w:eastAsia="cs-CZ"/>
                </w:rPr>
                <w:t xml:space="preserve">Celková částka </w:t>
              </w:r>
            </w:ins>
            <w:ins w:id="2942" w:author="Irová Zuzana" w:date="2025-02-20T16:22:00Z" w16du:dateUtc="2025-02-20T15:22:00Z">
              <w:r>
                <w:rPr>
                  <w:rFonts w:cstheme="minorHAnsi"/>
                  <w:sz w:val="18"/>
                  <w:szCs w:val="18"/>
                  <w:lang w:eastAsia="cs-CZ"/>
                </w:rPr>
                <w:t xml:space="preserve">slevy </w:t>
              </w:r>
            </w:ins>
            <w:ins w:id="2943" w:author="Irová Zuzana" w:date="2025-02-20T16:21:00Z" w16du:dateUtc="2025-02-20T15:21:00Z">
              <w:r w:rsidRPr="001127F6">
                <w:rPr>
                  <w:rFonts w:cstheme="minorHAnsi"/>
                  <w:sz w:val="18"/>
                  <w:szCs w:val="18"/>
                  <w:lang w:eastAsia="cs-CZ"/>
                </w:rPr>
                <w:t>za všechny odpovídající oceněné události s</w:t>
              </w:r>
            </w:ins>
            <w:ins w:id="2944" w:author="Irová Zuzana" w:date="2025-02-20T16:29:00Z" w16du:dateUtc="2025-02-20T15:29:00Z">
              <w:r>
                <w:rPr>
                  <w:rFonts w:cstheme="minorHAnsi"/>
                  <w:sz w:val="18"/>
                  <w:szCs w:val="18"/>
                  <w:lang w:eastAsia="cs-CZ"/>
                </w:rPr>
                <w:t> </w:t>
              </w:r>
            </w:ins>
            <w:ins w:id="2945" w:author="Irová Zuzana" w:date="2025-02-20T16:21:00Z" w16du:dateUtc="2025-02-20T15:21:00Z">
              <w:r>
                <w:rPr>
                  <w:rFonts w:cstheme="minorHAnsi"/>
                  <w:sz w:val="18"/>
                  <w:szCs w:val="18"/>
                  <w:lang w:eastAsia="cs-CZ"/>
                </w:rPr>
                <w:t>daní</w:t>
              </w:r>
            </w:ins>
            <w:ins w:id="2946" w:author="Irová Zuzana" w:date="2025-02-20T16:29:00Z" w16du:dateUtc="2025-02-20T15:29:00Z">
              <w:r>
                <w:rPr>
                  <w:rFonts w:cstheme="minorHAnsi"/>
                  <w:sz w:val="18"/>
                  <w:szCs w:val="18"/>
                  <w:lang w:eastAsia="cs-CZ"/>
                </w:rPr>
                <w:t>.</w:t>
              </w:r>
            </w:ins>
          </w:p>
          <w:p w14:paraId="2E1C8014" w14:textId="3FC01643" w:rsidR="00277473" w:rsidRDefault="00277473" w:rsidP="00277473">
            <w:pPr>
              <w:spacing w:after="0"/>
              <w:rPr>
                <w:ins w:id="2947" w:author="Irová Zuzana" w:date="2025-02-20T16:29:00Z" w16du:dateUtc="2025-02-20T15:29:00Z"/>
                <w:rFonts w:cstheme="minorBidi"/>
                <w:sz w:val="18"/>
                <w:szCs w:val="18"/>
                <w:lang w:eastAsia="cs-CZ"/>
              </w:rPr>
            </w:pPr>
            <w:ins w:id="2948" w:author="Irová Zuzana" w:date="2025-02-20T16:29:00Z" w16du:dateUtc="2025-02-20T15:29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Pokud je Discount applied = true, jde o sumu RTE.Discount amount VAT.</w:t>
              </w:r>
            </w:ins>
          </w:p>
          <w:p w14:paraId="7CA2B789" w14:textId="51902C65" w:rsidR="00277473" w:rsidRPr="001127F6" w:rsidRDefault="00277473" w:rsidP="00277473">
            <w:pPr>
              <w:spacing w:after="0"/>
              <w:rPr>
                <w:ins w:id="2949" w:author="Irová Zuzana" w:date="2025-02-20T16:20:00Z" w16du:dateUtc="2025-02-20T15:20:00Z"/>
                <w:rFonts w:cstheme="minorBidi"/>
                <w:sz w:val="18"/>
                <w:szCs w:val="18"/>
                <w:lang w:val="en-US" w:eastAsia="cs-CZ"/>
              </w:rPr>
            </w:pPr>
            <w:ins w:id="2950" w:author="Irová Zuzana" w:date="2025-02-20T16:32:00Z" w16du:dateUtc="2025-02-20T15:32:00Z">
              <w:r w:rsidRPr="5D923C7E">
                <w:rPr>
                  <w:rFonts w:cstheme="minorBidi"/>
                  <w:sz w:val="18"/>
                  <w:szCs w:val="18"/>
                  <w:lang w:val="en-US" w:eastAsia="cs-CZ"/>
                </w:rPr>
                <w:t>Pokud je Discount applied = false, a alespoň jeden RTE.Discount amount VAT &lt;&gt; null, pak 0, jinak null.</w:t>
              </w:r>
            </w:ins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680094" w14:textId="5EEF2E02" w:rsidR="00277473" w:rsidRPr="001127F6" w:rsidRDefault="00277473" w:rsidP="00277473">
            <w:pPr>
              <w:spacing w:after="0"/>
              <w:rPr>
                <w:ins w:id="2951" w:author="Irová Zuzana" w:date="2025-02-20T16:20:00Z" w16du:dateUtc="2025-02-20T15:20:00Z"/>
                <w:rFonts w:cstheme="minorHAnsi"/>
                <w:color w:val="000000"/>
                <w:sz w:val="18"/>
                <w:szCs w:val="18"/>
                <w:lang w:eastAsia="cs-CZ"/>
              </w:rPr>
            </w:pPr>
            <w:ins w:id="2952" w:author="Irová Zuzana" w:date="2025-02-20T16:21:00Z" w16du:dateUtc="2025-02-20T15:21:00Z">
              <w:r w:rsidRPr="001127F6">
                <w:rPr>
                  <w:rFonts w:cstheme="minorHAnsi"/>
                  <w:color w:val="000000"/>
                  <w:sz w:val="18"/>
                  <w:szCs w:val="18"/>
                  <w:lang w:eastAsia="cs-CZ"/>
                </w:rPr>
                <w:t>Money</w:t>
              </w:r>
            </w:ins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EAE057" w14:textId="0F4A60BF" w:rsidR="00277473" w:rsidRPr="001127F6" w:rsidRDefault="00277473" w:rsidP="00277473">
            <w:pPr>
              <w:spacing w:after="0"/>
              <w:rPr>
                <w:ins w:id="2953" w:author="Irová Zuzana" w:date="2025-02-20T16:20:00Z" w16du:dateUtc="2025-02-20T15:20:00Z"/>
                <w:rFonts w:cstheme="minorHAnsi"/>
                <w:sz w:val="18"/>
                <w:szCs w:val="18"/>
                <w:lang w:eastAsia="cs-CZ"/>
              </w:rPr>
            </w:pPr>
            <w:ins w:id="2954" w:author="Irová Zuzana" w:date="2025-02-20T16:23:00Z" w16du:dateUtc="2025-02-20T15:23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AD5ABF" w14:textId="53E15685" w:rsidR="00277473" w:rsidRPr="00662952" w:rsidRDefault="00277473" w:rsidP="00277473">
            <w:pPr>
              <w:spacing w:after="0"/>
              <w:rPr>
                <w:ins w:id="2955" w:author="Irová Zuzana" w:date="2025-02-20T16:20:00Z" w16du:dateUtc="2025-02-20T15:20:00Z"/>
                <w:rFonts w:cstheme="minorHAnsi"/>
                <w:sz w:val="18"/>
                <w:szCs w:val="18"/>
                <w:lang w:eastAsia="cs-CZ"/>
              </w:rPr>
            </w:pPr>
            <w:ins w:id="2956" w:author="Irová Zuzana" w:date="2025-06-17T11:05:00Z" w16du:dateUtc="2025-06-17T09:05:00Z">
              <w:r w:rsidRPr="00A62346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</w:p>
        </w:tc>
      </w:tr>
      <w:tr w:rsidR="00277473" w:rsidRPr="00955C1D" w14:paraId="2F3C1319" w14:textId="77777777" w:rsidTr="5D923C7E">
        <w:trPr>
          <w:trHeight w:val="255"/>
          <w:ins w:id="2957" w:author="Irová Zuzana" w:date="2025-02-20T16:34:00Z"/>
        </w:trPr>
        <w:tc>
          <w:tcPr>
            <w:tcW w:w="951" w:type="dxa"/>
            <w:vMerge/>
            <w:vAlign w:val="center"/>
          </w:tcPr>
          <w:p w14:paraId="4A50E1D3" w14:textId="77777777" w:rsidR="00277473" w:rsidRPr="001127F6" w:rsidRDefault="00277473" w:rsidP="00277473">
            <w:pPr>
              <w:spacing w:after="0"/>
              <w:rPr>
                <w:ins w:id="2958" w:author="Irová Zuzana" w:date="2025-02-20T16:34:00Z" w16du:dateUtc="2025-02-20T15:34:00Z"/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BF4260F" w14:textId="3DC645B4" w:rsidR="00277473" w:rsidRPr="00263846" w:rsidRDefault="00277473" w:rsidP="00277473">
            <w:pPr>
              <w:spacing w:after="0"/>
              <w:rPr>
                <w:ins w:id="2959" w:author="Irová Zuzana" w:date="2025-02-20T16:34:00Z" w16du:dateUtc="2025-02-20T15:34:00Z"/>
                <w:rFonts w:cstheme="minorBidi"/>
                <w:sz w:val="18"/>
                <w:szCs w:val="18"/>
                <w:lang w:eastAsia="cs-CZ"/>
              </w:rPr>
            </w:pPr>
            <w:ins w:id="2960" w:author="Irová Zuzana" w:date="2025-02-20T16:34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Transaction discount </w:t>
              </w:r>
            </w:ins>
            <w:ins w:id="2961" w:author="Irová Zuzana" w:date="2025-02-20T16:34:00Z" w16du:dateUtc="2025-02-20T15:34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rate</w:t>
              </w:r>
            </w:ins>
            <w:ins w:id="2962" w:author="Irová Zuzana" w:date="2025-02-20T16:34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 (</w:t>
              </w:r>
            </w:ins>
            <w:ins w:id="2963" w:author="Irová Zuzana" w:date="2025-02-20T16:34:00Z" w16du:dateUtc="2025-02-20T15:34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Sazba</w:t>
              </w:r>
            </w:ins>
            <w:ins w:id="2964" w:author="Irová Zuzana" w:date="2025-02-20T16:34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 slevy transakce)</w:t>
              </w:r>
            </w:ins>
          </w:p>
        </w:tc>
        <w:tc>
          <w:tcPr>
            <w:tcW w:w="35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73C94F1" w14:textId="0DFFCC8C" w:rsidR="00277473" w:rsidRDefault="00277473" w:rsidP="00277473">
            <w:pPr>
              <w:spacing w:after="0"/>
              <w:rPr>
                <w:ins w:id="2965" w:author="Irová Zuzana" w:date="2025-02-20T16:34:00Z" w16du:dateUtc="2025-02-20T15:34:00Z"/>
                <w:rFonts w:cstheme="minorHAnsi"/>
                <w:sz w:val="18"/>
                <w:szCs w:val="18"/>
                <w:lang w:eastAsia="cs-CZ"/>
              </w:rPr>
            </w:pPr>
            <w:ins w:id="2966" w:author="Irová Zuzana" w:date="2025-02-20T16:34:00Z" w16du:dateUtc="2025-02-20T15:34:00Z">
              <w:r>
                <w:rPr>
                  <w:rFonts w:cstheme="minorHAnsi"/>
                  <w:sz w:val="18"/>
                  <w:szCs w:val="18"/>
                  <w:lang w:eastAsia="cs-CZ"/>
                </w:rPr>
                <w:t>Sazba</w:t>
              </w:r>
              <w:r w:rsidRPr="001127F6">
                <w:rPr>
                  <w:rFonts w:cstheme="minorHAnsi"/>
                  <w:sz w:val="18"/>
                  <w:szCs w:val="18"/>
                  <w:lang w:eastAsia="cs-CZ"/>
                </w:rPr>
                <w:t xml:space="preserve"> </w:t>
              </w:r>
              <w:r>
                <w:rPr>
                  <w:rFonts w:cstheme="minorHAnsi"/>
                  <w:sz w:val="18"/>
                  <w:szCs w:val="18"/>
                  <w:lang w:eastAsia="cs-CZ"/>
                </w:rPr>
                <w:t xml:space="preserve">slevy v procentech </w:t>
              </w:r>
              <w:r w:rsidRPr="001127F6">
                <w:rPr>
                  <w:rFonts w:cstheme="minorHAnsi"/>
                  <w:sz w:val="18"/>
                  <w:szCs w:val="18"/>
                  <w:lang w:eastAsia="cs-CZ"/>
                </w:rPr>
                <w:t>za všechny odpovídající oceněné události</w:t>
              </w:r>
              <w:r>
                <w:rPr>
                  <w:rFonts w:cstheme="minorHAnsi"/>
                  <w:sz w:val="18"/>
                  <w:szCs w:val="18"/>
                  <w:lang w:eastAsia="cs-CZ"/>
                </w:rPr>
                <w:t>.</w:t>
              </w:r>
            </w:ins>
          </w:p>
          <w:p w14:paraId="5A2A9CBE" w14:textId="5C821D74" w:rsidR="00277473" w:rsidRDefault="00277473" w:rsidP="00277473">
            <w:pPr>
              <w:spacing w:after="0"/>
              <w:rPr>
                <w:ins w:id="2967" w:author="Irová Zuzana" w:date="2025-02-20T16:34:00Z" w16du:dateUtc="2025-02-20T15:34:00Z"/>
                <w:rFonts w:cstheme="minorBidi"/>
                <w:sz w:val="18"/>
                <w:szCs w:val="18"/>
                <w:lang w:eastAsia="cs-CZ"/>
              </w:rPr>
            </w:pPr>
            <w:ins w:id="2968" w:author="Irová Zuzana" w:date="2025-02-20T16:34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Pokud je Discount applied = true, jde o RTE.Discount </w:t>
              </w:r>
            </w:ins>
            <w:ins w:id="2969" w:author="Irová Zuzana" w:date="2025-02-20T16:35:00Z" w16du:dateUtc="2025-02-20T15:35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rate prvního RTE</w:t>
              </w:r>
            </w:ins>
            <w:ins w:id="2970" w:author="Irová Zuzana" w:date="2025-02-20T16:34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.</w:t>
              </w:r>
            </w:ins>
          </w:p>
          <w:p w14:paraId="0064CF17" w14:textId="4EB563A2" w:rsidR="00277473" w:rsidRPr="001127F6" w:rsidRDefault="00277473" w:rsidP="00277473">
            <w:pPr>
              <w:spacing w:after="0"/>
              <w:rPr>
                <w:ins w:id="2971" w:author="Irová Zuzana" w:date="2025-02-20T16:34:00Z" w16du:dateUtc="2025-02-20T15:34:00Z"/>
                <w:rFonts w:cstheme="minorBidi"/>
                <w:sz w:val="18"/>
                <w:szCs w:val="18"/>
                <w:lang w:val="en-US" w:eastAsia="cs-CZ"/>
              </w:rPr>
            </w:pPr>
            <w:ins w:id="2972" w:author="Irová Zuzana" w:date="2025-02-20T16:34:00Z">
              <w:r w:rsidRPr="5D923C7E">
                <w:rPr>
                  <w:rFonts w:cstheme="minorBidi"/>
                  <w:sz w:val="18"/>
                  <w:szCs w:val="18"/>
                  <w:lang w:val="en-US" w:eastAsia="cs-CZ"/>
                </w:rPr>
                <w:t xml:space="preserve">Pokud je Discount applied = false, a alespoň jeden RTE.Discount </w:t>
              </w:r>
            </w:ins>
            <w:ins w:id="2973" w:author="Irová Zuzana" w:date="2025-02-20T16:35:00Z" w16du:dateUtc="2025-02-20T15:35:00Z">
              <w:r w:rsidRPr="5D923C7E">
                <w:rPr>
                  <w:rFonts w:cstheme="minorBidi"/>
                  <w:sz w:val="18"/>
                  <w:szCs w:val="18"/>
                  <w:lang w:val="en-US" w:eastAsia="cs-CZ"/>
                </w:rPr>
                <w:t>rate</w:t>
              </w:r>
            </w:ins>
            <w:ins w:id="2974" w:author="Irová Zuzana" w:date="2025-02-20T16:34:00Z">
              <w:r w:rsidRPr="5D923C7E">
                <w:rPr>
                  <w:rFonts w:cstheme="minorBidi"/>
                  <w:sz w:val="18"/>
                  <w:szCs w:val="18"/>
                  <w:lang w:val="en-US" w:eastAsia="cs-CZ"/>
                </w:rPr>
                <w:t xml:space="preserve"> &lt;&gt; null, pak 0, jinak null.</w:t>
              </w:r>
            </w:ins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695D54" w14:textId="0AB8D95B" w:rsidR="00277473" w:rsidRPr="001127F6" w:rsidRDefault="00277473" w:rsidP="00277473">
            <w:pPr>
              <w:spacing w:after="0"/>
              <w:rPr>
                <w:ins w:id="2975" w:author="Irová Zuzana" w:date="2025-02-20T16:34:00Z" w16du:dateUtc="2025-02-20T15:34:00Z"/>
                <w:rFonts w:cstheme="minorBidi"/>
                <w:color w:val="000000"/>
                <w:sz w:val="18"/>
                <w:szCs w:val="18"/>
                <w:lang w:eastAsia="cs-CZ"/>
              </w:rPr>
            </w:pPr>
            <w:ins w:id="2976" w:author="Irová Zuzana" w:date="2025-02-20T16:34:00Z" w16du:dateUtc="2025-02-20T15:34:00Z">
              <w:r w:rsidRPr="5D923C7E">
                <w:rPr>
                  <w:rFonts w:cstheme="minorBidi"/>
                  <w:color w:val="000000" w:themeColor="text1"/>
                  <w:sz w:val="18"/>
                  <w:szCs w:val="18"/>
                  <w:lang w:eastAsia="cs-CZ"/>
                </w:rPr>
                <w:t>Number</w:t>
              </w:r>
            </w:ins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2E2D4C" w14:textId="59E8E19F" w:rsidR="00277473" w:rsidRDefault="00277473" w:rsidP="00277473">
            <w:pPr>
              <w:spacing w:after="0"/>
              <w:rPr>
                <w:ins w:id="2977" w:author="Irová Zuzana" w:date="2025-02-20T16:34:00Z" w16du:dateUtc="2025-02-20T15:34:00Z"/>
                <w:rFonts w:cstheme="minorHAnsi"/>
                <w:sz w:val="18"/>
                <w:szCs w:val="18"/>
                <w:lang w:eastAsia="cs-CZ"/>
              </w:rPr>
            </w:pPr>
            <w:ins w:id="2978" w:author="Irová Zuzana" w:date="2025-02-20T16:34:00Z" w16du:dateUtc="2025-02-20T15:34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8C6CF1" w14:textId="36525B7D" w:rsidR="00277473" w:rsidRPr="00662952" w:rsidRDefault="00277473" w:rsidP="00277473">
            <w:pPr>
              <w:spacing w:after="0"/>
              <w:rPr>
                <w:ins w:id="2979" w:author="Irová Zuzana" w:date="2025-02-20T16:34:00Z" w16du:dateUtc="2025-02-20T15:34:00Z"/>
                <w:rFonts w:cstheme="minorHAnsi"/>
                <w:sz w:val="18"/>
                <w:szCs w:val="18"/>
                <w:lang w:eastAsia="cs-CZ"/>
              </w:rPr>
            </w:pPr>
            <w:ins w:id="2980" w:author="Irová Zuzana" w:date="2025-06-17T11:05:00Z" w16du:dateUtc="2025-06-17T09:05:00Z">
              <w:r w:rsidRPr="00A62346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</w:p>
        </w:tc>
      </w:tr>
      <w:tr w:rsidR="00277473" w:rsidRPr="00955C1D" w14:paraId="3C863E3D" w14:textId="77777777" w:rsidTr="5D923C7E">
        <w:trPr>
          <w:trHeight w:val="255"/>
          <w:ins w:id="2981" w:author="Irová Zuzana" w:date="2025-02-20T16:20:00Z"/>
        </w:trPr>
        <w:tc>
          <w:tcPr>
            <w:tcW w:w="951" w:type="dxa"/>
            <w:vMerge/>
            <w:vAlign w:val="center"/>
          </w:tcPr>
          <w:p w14:paraId="71CAAD9A" w14:textId="77777777" w:rsidR="00277473" w:rsidRPr="001127F6" w:rsidRDefault="00277473" w:rsidP="00277473">
            <w:pPr>
              <w:spacing w:after="0"/>
              <w:rPr>
                <w:ins w:id="2982" w:author="Irová Zuzana" w:date="2025-02-20T16:20:00Z" w16du:dateUtc="2025-02-20T15:20:00Z"/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772E2A9" w14:textId="523CCE9F" w:rsidR="00277473" w:rsidRPr="00263846" w:rsidRDefault="00277473" w:rsidP="00277473">
            <w:pPr>
              <w:spacing w:after="0"/>
              <w:rPr>
                <w:ins w:id="2983" w:author="Irová Zuzana" w:date="2025-02-20T16:20:00Z" w16du:dateUtc="2025-02-20T15:20:00Z"/>
                <w:rFonts w:cstheme="minorBidi"/>
                <w:sz w:val="18"/>
                <w:szCs w:val="18"/>
                <w:lang w:eastAsia="cs-CZ"/>
              </w:rPr>
            </w:pPr>
            <w:ins w:id="2984" w:author="Irová Zuzana" w:date="2025-02-20T16:21:00Z" w16du:dateUtc="2025-02-20T15:21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Discount applied (Sleva aplikována)</w:t>
              </w:r>
            </w:ins>
          </w:p>
        </w:tc>
        <w:tc>
          <w:tcPr>
            <w:tcW w:w="35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6E2EA8" w14:textId="5933BA2F" w:rsidR="00277473" w:rsidRPr="001127F6" w:rsidRDefault="00277473" w:rsidP="00277473">
            <w:pPr>
              <w:spacing w:after="0"/>
              <w:rPr>
                <w:ins w:id="2985" w:author="Irová Zuzana" w:date="2025-02-20T16:20:00Z" w16du:dateUtc="2025-02-20T15:20:00Z"/>
                <w:rFonts w:cstheme="minorHAnsi"/>
                <w:sz w:val="18"/>
                <w:szCs w:val="18"/>
                <w:lang w:eastAsia="cs-CZ"/>
              </w:rPr>
            </w:pPr>
            <w:ins w:id="2986" w:author="Irová Zuzana" w:date="2025-02-20T16:21:00Z" w16du:dateUtc="2025-02-20T15:21:00Z">
              <w:r>
                <w:rPr>
                  <w:rFonts w:cstheme="minorHAnsi"/>
                  <w:sz w:val="18"/>
                  <w:szCs w:val="18"/>
                  <w:lang w:eastAsia="cs-CZ"/>
                </w:rPr>
                <w:t>Příznak, zda sleva byla aplikována.</w:t>
              </w:r>
            </w:ins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00C4E3" w14:textId="0887CBE2" w:rsidR="00277473" w:rsidRPr="001127F6" w:rsidRDefault="00277473" w:rsidP="00277473">
            <w:pPr>
              <w:spacing w:after="0"/>
              <w:rPr>
                <w:ins w:id="2987" w:author="Irová Zuzana" w:date="2025-02-20T16:20:00Z" w16du:dateUtc="2025-02-20T15:20:00Z"/>
                <w:rFonts w:cstheme="minorBidi"/>
                <w:color w:val="000000"/>
                <w:sz w:val="18"/>
                <w:szCs w:val="18"/>
                <w:lang w:eastAsia="cs-CZ"/>
              </w:rPr>
            </w:pPr>
            <w:ins w:id="2988" w:author="Irová Zuzana" w:date="2025-02-20T16:22:00Z" w16du:dateUtc="2025-02-20T15:22:00Z">
              <w:r w:rsidRPr="5D923C7E">
                <w:rPr>
                  <w:rFonts w:cstheme="minorBidi"/>
                  <w:color w:val="000000" w:themeColor="text1"/>
                  <w:sz w:val="18"/>
                  <w:szCs w:val="18"/>
                  <w:lang w:eastAsia="cs-CZ"/>
                </w:rPr>
                <w:t>Bool</w:t>
              </w:r>
            </w:ins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8E1AD9" w14:textId="0D635CA7" w:rsidR="00277473" w:rsidRPr="001127F6" w:rsidRDefault="00277473" w:rsidP="00277473">
            <w:pPr>
              <w:spacing w:after="0"/>
              <w:rPr>
                <w:ins w:id="2989" w:author="Irová Zuzana" w:date="2025-02-20T16:20:00Z" w16du:dateUtc="2025-02-20T15:20:00Z"/>
                <w:rFonts w:cstheme="minorHAnsi"/>
                <w:sz w:val="18"/>
                <w:szCs w:val="18"/>
                <w:lang w:eastAsia="cs-CZ"/>
              </w:rPr>
            </w:pPr>
            <w:ins w:id="2990" w:author="Irová Zuzana" w:date="2025-02-20T16:22:00Z" w16du:dateUtc="2025-02-20T15:22:00Z">
              <w:r>
                <w:rPr>
                  <w:rFonts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A8BD44" w14:textId="7CFC2EA3" w:rsidR="00277473" w:rsidRPr="00662952" w:rsidRDefault="00277473" w:rsidP="00277473">
            <w:pPr>
              <w:spacing w:after="0"/>
              <w:rPr>
                <w:ins w:id="2991" w:author="Irová Zuzana" w:date="2025-02-20T16:20:00Z" w16du:dateUtc="2025-02-20T15:20:00Z"/>
                <w:rFonts w:cstheme="minorHAnsi"/>
                <w:sz w:val="18"/>
                <w:szCs w:val="18"/>
                <w:lang w:eastAsia="cs-CZ"/>
              </w:rPr>
            </w:pPr>
            <w:ins w:id="2992" w:author="Irová Zuzana" w:date="2025-06-17T11:05:00Z" w16du:dateUtc="2025-06-17T09:05:00Z">
              <w:r w:rsidRPr="00A62346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</w:p>
        </w:tc>
      </w:tr>
      <w:tr w:rsidR="00277473" w:rsidRPr="00955C1D" w14:paraId="4D336B12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0F49021A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EE26965" w14:textId="6936D8DA" w:rsidR="00277473" w:rsidRPr="008C3A61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2993" w:author="Irová Zuzana" w:date="2025-02-21T15:27:00Z" w16du:dateUtc="2025-02-21T14:27:00Z">
              <w:r w:rsidRPr="008C3A61" w:rsidDel="00BD6B0C">
                <w:rPr>
                  <w:rFonts w:cstheme="minorHAnsi"/>
                  <w:sz w:val="18"/>
                  <w:szCs w:val="18"/>
                  <w:lang w:eastAsia="cs-CZ"/>
                </w:rPr>
                <w:delText>Toll transaction source (Zdroj mýtné transakce)</w:delText>
              </w:r>
            </w:del>
          </w:p>
        </w:tc>
        <w:tc>
          <w:tcPr>
            <w:tcW w:w="35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F2529C" w14:textId="695A9007" w:rsidR="00277473" w:rsidRPr="008C3A61" w:rsidDel="00BD6B0C" w:rsidRDefault="00277473" w:rsidP="00277473">
            <w:pPr>
              <w:spacing w:after="0"/>
              <w:rPr>
                <w:del w:id="2994" w:author="Irová Zuzana" w:date="2025-02-21T15:27:00Z" w16du:dateUtc="2025-02-21T14:27:00Z"/>
                <w:rFonts w:cstheme="minorHAnsi"/>
                <w:sz w:val="18"/>
                <w:szCs w:val="18"/>
                <w:lang w:eastAsia="cs-CZ"/>
              </w:rPr>
            </w:pPr>
            <w:del w:id="2995" w:author="Irová Zuzana" w:date="2025-02-21T15:27:00Z" w16du:dateUtc="2025-02-21T14:27:00Z">
              <w:r w:rsidRPr="008C3A61" w:rsidDel="00BD6B0C">
                <w:rPr>
                  <w:rFonts w:cstheme="minorHAnsi"/>
                  <w:sz w:val="18"/>
                  <w:szCs w:val="18"/>
                  <w:lang w:eastAsia="cs-CZ"/>
                </w:rPr>
                <w:delText>Zdroj mýtné události.</w:delText>
              </w:r>
            </w:del>
          </w:p>
          <w:p w14:paraId="4157FB85" w14:textId="08FB42A0" w:rsidR="00277473" w:rsidRPr="008C3A61" w:rsidDel="00BD6B0C" w:rsidRDefault="00277473" w:rsidP="00277473">
            <w:pPr>
              <w:spacing w:after="0"/>
              <w:rPr>
                <w:del w:id="2996" w:author="Irová Zuzana" w:date="2025-02-21T15:27:00Z" w16du:dateUtc="2025-02-21T14:27:00Z"/>
                <w:rFonts w:cstheme="minorHAnsi"/>
                <w:sz w:val="18"/>
                <w:szCs w:val="18"/>
                <w:lang w:eastAsia="cs-CZ"/>
              </w:rPr>
            </w:pPr>
            <w:del w:id="2997" w:author="Irová Zuzana" w:date="2025-02-21T15:27:00Z" w16du:dateUtc="2025-02-21T14:27:00Z">
              <w:r w:rsidRPr="008C3A61" w:rsidDel="00BD6B0C">
                <w:rPr>
                  <w:rFonts w:cstheme="minorHAnsi"/>
                  <w:sz w:val="18"/>
                  <w:szCs w:val="18"/>
                  <w:lang w:eastAsia="cs-CZ"/>
                </w:rPr>
                <w:delText>Možné hodnoty: Billing details, Billien Proxy PL, eOBU, TC Proxy, Video Tolling Proxy,</w:delText>
              </w:r>
            </w:del>
          </w:p>
          <w:p w14:paraId="6758F6C7" w14:textId="31E3CA9D" w:rsidR="00277473" w:rsidDel="00BD6B0C" w:rsidRDefault="00277473" w:rsidP="00277473">
            <w:pPr>
              <w:spacing w:after="0"/>
              <w:rPr>
                <w:del w:id="2998" w:author="Irová Zuzana" w:date="2025-02-21T15:27:00Z" w16du:dateUtc="2025-02-21T14:27:00Z"/>
                <w:rFonts w:cstheme="minorHAnsi"/>
                <w:sz w:val="18"/>
                <w:szCs w:val="18"/>
                <w:lang w:eastAsia="cs-CZ"/>
              </w:rPr>
            </w:pPr>
            <w:del w:id="2999" w:author="Irová Zuzana" w:date="2025-02-21T15:27:00Z" w16du:dateUtc="2025-02-21T14:27:00Z">
              <w:r w:rsidRPr="008C3A61" w:rsidDel="00BD6B0C">
                <w:rPr>
                  <w:rFonts w:cstheme="minorHAnsi"/>
                  <w:sz w:val="18"/>
                  <w:szCs w:val="18"/>
                  <w:lang w:eastAsia="cs-CZ"/>
                </w:rPr>
                <w:delText xml:space="preserve">Možné hodnoty pro HR: </w:delText>
              </w:r>
            </w:del>
          </w:p>
          <w:p w14:paraId="5B002BD9" w14:textId="0AE0B2C5" w:rsidR="00277473" w:rsidRPr="008C3A61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000" w:author="Irová Zuzana" w:date="2025-02-21T15:27:00Z" w16du:dateUtc="2025-02-21T14:27:00Z">
              <w:r w:rsidRPr="008C3A61" w:rsidDel="00BD6B0C">
                <w:rPr>
                  <w:rFonts w:cstheme="minorHAnsi"/>
                  <w:sz w:val="18"/>
                  <w:szCs w:val="18"/>
                  <w:lang w:eastAsia="cs-CZ"/>
                </w:rPr>
                <w:delText>Video Tolling Proxy</w:delText>
              </w:r>
            </w:del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9F11D4" w14:textId="3D2551CA" w:rsidR="00277473" w:rsidRPr="008C3A61" w:rsidDel="00BD6B0C" w:rsidRDefault="00277473" w:rsidP="00277473">
            <w:pPr>
              <w:spacing w:after="0"/>
              <w:rPr>
                <w:del w:id="3001" w:author="Irová Zuzana" w:date="2025-02-21T15:27:00Z" w16du:dateUtc="2025-02-21T14:27:00Z"/>
                <w:rFonts w:cstheme="minorHAnsi"/>
                <w:color w:val="000000"/>
                <w:sz w:val="18"/>
                <w:szCs w:val="18"/>
                <w:lang w:eastAsia="cs-CZ"/>
              </w:rPr>
            </w:pPr>
            <w:del w:id="3002" w:author="Irová Zuzana" w:date="2025-02-21T15:27:00Z" w16du:dateUtc="2025-02-21T14:27:00Z">
              <w:r w:rsidRPr="008C3A61" w:rsidDel="00BD6B0C">
                <w:rPr>
                  <w:rFonts w:cstheme="minorHAnsi"/>
                  <w:color w:val="000000"/>
                  <w:sz w:val="18"/>
                  <w:szCs w:val="18"/>
                  <w:lang w:eastAsia="cs-CZ"/>
                </w:rPr>
                <w:delText>List of Values</w:delText>
              </w:r>
            </w:del>
          </w:p>
          <w:p w14:paraId="617BBE5E" w14:textId="5BBF7451" w:rsidR="00277473" w:rsidRPr="008C3A61" w:rsidRDefault="00277473" w:rsidP="00277473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del w:id="3003" w:author="Irová Zuzana" w:date="2025-02-21T15:27:00Z" w16du:dateUtc="2025-02-21T14:27:00Z">
              <w:r w:rsidRPr="008C3A61" w:rsidDel="00BD6B0C">
                <w:rPr>
                  <w:rFonts w:cstheme="minorHAnsi"/>
                  <w:color w:val="000000"/>
                  <w:sz w:val="18"/>
                  <w:szCs w:val="18"/>
                  <w:lang w:eastAsia="cs-CZ"/>
                </w:rPr>
                <w:delText>(BAR.Toll declaration source)</w:delText>
              </w:r>
            </w:del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42F982" w14:textId="10B22ADC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004" w:author="Irová Zuzana" w:date="2025-02-21T15:27:00Z" w16du:dateUtc="2025-02-21T14:27:00Z">
              <w:r w:rsidRPr="001127F6" w:rsidDel="00BD6B0C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6AD682" w14:textId="1ECF263E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005" w:author="Irová Zuzana" w:date="2025-02-21T15:27:00Z" w16du:dateUtc="2025-02-21T14:27:00Z">
              <w:r w:rsidRPr="001127F6" w:rsidDel="00BD6B0C">
                <w:rPr>
                  <w:rFonts w:cstheme="minorHAnsi"/>
                  <w:sz w:val="18"/>
                  <w:szCs w:val="18"/>
                  <w:lang w:eastAsia="cs-CZ"/>
                </w:rPr>
                <w:delText>Ne</w:delText>
              </w:r>
            </w:del>
          </w:p>
        </w:tc>
      </w:tr>
      <w:tr w:rsidR="00277473" w:rsidRPr="00955C1D" w14:paraId="54BBA2EE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74778FA2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CE2108" w14:textId="77777777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Cancelled (Zrušená)</w:t>
            </w:r>
          </w:p>
        </w:tc>
        <w:tc>
          <w:tcPr>
            <w:tcW w:w="35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D5E807" w14:textId="77777777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Příznak, zda Toll transaction byla zrušená v rámci přecenění (byla re-rated nebo cancelled).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333042" w14:textId="77777777" w:rsidR="00277473" w:rsidRPr="001127F6" w:rsidRDefault="00277473" w:rsidP="00277473">
            <w:pPr>
              <w:spacing w:after="0"/>
              <w:rPr>
                <w:rFonts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Boolean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6CF140A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40A916" w14:textId="5528E578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3006" w:author="Irová Zuzana" w:date="2025-06-17T11:05:00Z" w16du:dateUtc="2025-06-17T09:05:00Z">
              <w:r w:rsidRPr="00A62346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  <w:del w:id="3007" w:author="Irová Zuzana" w:date="2025-06-17T11:05:00Z" w16du:dateUtc="2025-06-17T09:05:00Z">
              <w:r w:rsidDel="00BB0C2B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</w:tr>
      <w:tr w:rsidR="00A42E0E" w:rsidRPr="00955C1D" w14:paraId="572CAD64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12A1CC4B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272299" w14:textId="77777777" w:rsidR="00A42E0E" w:rsidRPr="00F10E4A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</w:rPr>
              <w:t>Registration type (Typ registrace vozidla)</w:t>
            </w:r>
            <w:r w:rsidRPr="003A1D3F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35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67411E" w14:textId="77777777" w:rsidR="00A42E0E" w:rsidRPr="00790253" w:rsidRDefault="00A42E0E">
            <w:pPr>
              <w:pStyle w:val="paragraph"/>
              <w:spacing w:after="0"/>
              <w:ind w:left="0"/>
              <w:textAlignment w:val="baseline"/>
              <w:rPr>
                <w:rFonts w:ascii="Segoe UI" w:hAnsi="Segoe UI" w:cs="Segoe UI"/>
                <w:sz w:val="18"/>
                <w:szCs w:val="18"/>
                <w:lang w:val="cs-CZ"/>
                <w:rPrChange w:id="3008" w:author="Muller Miroslav" w:date="2025-03-17T11:13:00Z" w16du:dateUtc="2025-03-17T10:13:00Z">
                  <w:rPr>
                    <w:rFonts w:ascii="Segoe UI" w:hAnsi="Segoe UI" w:cs="Segoe UI"/>
                    <w:sz w:val="18"/>
                    <w:szCs w:val="18"/>
                  </w:rPr>
                </w:rPrChange>
              </w:rPr>
            </w:pP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  <w:lang w:val="cs-CZ"/>
              </w:rPr>
              <w:t>Typ registrace vozidla v rámci modulu VCM nebo ECM.</w:t>
            </w:r>
            <w:r w:rsidRPr="00790253">
              <w:rPr>
                <w:rStyle w:val="eop"/>
                <w:rFonts w:ascii="Noto Sans" w:hAnsi="Noto Sans" w:cs="Noto Sans"/>
                <w:sz w:val="18"/>
                <w:szCs w:val="18"/>
                <w:lang w:val="cs-CZ"/>
                <w:rPrChange w:id="3009" w:author="Muller Miroslav" w:date="2025-03-17T11:13:00Z" w16du:dateUtc="2025-03-17T10:13:00Z">
                  <w:rPr>
                    <w:rStyle w:val="eop"/>
                    <w:rFonts w:ascii="Noto Sans" w:hAnsi="Noto Sans" w:cs="Noto Sans"/>
                    <w:sz w:val="18"/>
                    <w:szCs w:val="18"/>
                  </w:rPr>
                </w:rPrChange>
              </w:rPr>
              <w:t> </w:t>
            </w:r>
          </w:p>
          <w:p w14:paraId="3039E734" w14:textId="77777777" w:rsidR="00A42E0E" w:rsidRPr="00790253" w:rsidRDefault="00A42E0E">
            <w:pPr>
              <w:pStyle w:val="paragraph"/>
              <w:spacing w:after="0"/>
              <w:ind w:left="0"/>
              <w:textAlignment w:val="baseline"/>
              <w:rPr>
                <w:rFonts w:ascii="Segoe UI" w:hAnsi="Segoe UI" w:cs="Segoe UI"/>
                <w:sz w:val="18"/>
                <w:szCs w:val="18"/>
                <w:lang w:val="cs-CZ"/>
                <w:rPrChange w:id="3010" w:author="Muller Miroslav" w:date="2025-03-17T11:13:00Z" w16du:dateUtc="2025-03-17T10:13:00Z">
                  <w:rPr>
                    <w:rFonts w:ascii="Segoe UI" w:hAnsi="Segoe UI" w:cs="Segoe UI"/>
                    <w:sz w:val="18"/>
                    <w:szCs w:val="18"/>
                  </w:rPr>
                </w:rPrChange>
              </w:rPr>
            </w:pP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  <w:lang w:val="cs-CZ"/>
              </w:rPr>
              <w:t>Dostupné hodnoty: </w:t>
            </w:r>
            <w:r w:rsidRPr="00790253">
              <w:rPr>
                <w:rStyle w:val="eop"/>
                <w:rFonts w:ascii="Noto Sans" w:hAnsi="Noto Sans" w:cs="Noto Sans"/>
                <w:sz w:val="18"/>
                <w:szCs w:val="18"/>
                <w:lang w:val="cs-CZ"/>
                <w:rPrChange w:id="3011" w:author="Muller Miroslav" w:date="2025-03-17T11:13:00Z" w16du:dateUtc="2025-03-17T10:13:00Z">
                  <w:rPr>
                    <w:rStyle w:val="eop"/>
                    <w:rFonts w:ascii="Noto Sans" w:hAnsi="Noto Sans" w:cs="Noto Sans"/>
                    <w:sz w:val="18"/>
                    <w:szCs w:val="18"/>
                  </w:rPr>
                </w:rPrChange>
              </w:rPr>
              <w:t> </w:t>
            </w:r>
          </w:p>
          <w:p w14:paraId="38677E6C" w14:textId="77777777" w:rsidR="00A42E0E" w:rsidRPr="00790253" w:rsidRDefault="00A42E0E">
            <w:pPr>
              <w:pStyle w:val="paragraph"/>
              <w:spacing w:after="0" w:line="240" w:lineRule="auto"/>
              <w:ind w:left="0"/>
              <w:textAlignment w:val="baseline"/>
              <w:rPr>
                <w:rFonts w:cstheme="minorHAnsi"/>
                <w:sz w:val="18"/>
                <w:szCs w:val="18"/>
                <w:lang w:val="cs-CZ"/>
                <w:rPrChange w:id="3012" w:author="Muller Miroslav" w:date="2025-03-17T11:13:00Z" w16du:dateUtc="2025-03-17T10:13:00Z">
                  <w:rPr>
                    <w:rFonts w:cstheme="minorHAnsi"/>
                    <w:sz w:val="18"/>
                    <w:szCs w:val="18"/>
                  </w:rPr>
                </w:rPrChange>
              </w:rPr>
            </w:pP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  <w:lang w:val="cs-CZ"/>
              </w:rPr>
              <w:t>Not registered (Neregistrované), Exempted (Osvobozené), Exempted trip (Osvobozená jízda), Pre-paid (Předplacené), Post-paid card (S následným placením kartou), Post-paid invoice (S následným placením na fakturu),  EETS (EETS) - vozidlo registrované v ECM v režimu EETS</w:t>
            </w:r>
            <w:r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  <w:lang w:val="cs-CZ"/>
              </w:rPr>
              <w:t xml:space="preserve">, </w:t>
            </w: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highlight w:val="cyan"/>
                <w:u w:val="single"/>
                <w:lang w:val="cs-CZ"/>
              </w:rPr>
              <w:t>Exempted not compliant (Osvobozené nevyhovující)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69C87A" w14:textId="77777777" w:rsidR="00A42E0E" w:rsidRPr="00F10E4A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</w:rPr>
              <w:t>Enum</w:t>
            </w:r>
            <w:r w:rsidRPr="003A1D3F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3CE8F4" w14:textId="77777777" w:rsidR="00A42E0E" w:rsidRPr="00F10E4A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</w:rPr>
              <w:t>Ano</w:t>
            </w:r>
            <w:r w:rsidRPr="003A1D3F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C1C391" w14:textId="77777777" w:rsidR="00A42E0E" w:rsidRPr="00F10E4A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</w:rPr>
              <w:t>Ne</w:t>
            </w:r>
            <w:r w:rsidRPr="003A1D3F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</w:tr>
      <w:tr w:rsidR="00A42E0E" w:rsidRPr="00955C1D" w14:paraId="14D6F529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6804A81F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B2A274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type (Typ subjektu)</w:t>
            </w:r>
          </w:p>
        </w:tc>
        <w:tc>
          <w:tcPr>
            <w:tcW w:w="35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0EF2EB" w14:textId="77777777" w:rsidR="00A42E0E" w:rsidRPr="0029353D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Typ subjektu, ke kterému se vztahuje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mýtná transakce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.</w:t>
            </w:r>
          </w:p>
          <w:p w14:paraId="3589CC62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Možné hodnoty : Account (Účet), Fleet card issuer (Vydavatel tankovací karty), EETS Provider (Poskytovatel </w:t>
            </w:r>
            <w:r w:rsidRPr="5D923C7E">
              <w:rPr>
                <w:rFonts w:cstheme="minorBidi"/>
                <w:sz w:val="18"/>
                <w:szCs w:val="18"/>
              </w:rPr>
              <w:t>mýtných služeb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 Exemption partner (Partner osvobození),</w:t>
            </w:r>
          </w:p>
          <w:p w14:paraId="0272891F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Možné hodnoty pro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: </w:t>
            </w:r>
          </w:p>
          <w:p w14:paraId="7F032E11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Account (Účet), </w:t>
            </w:r>
          </w:p>
          <w:p w14:paraId="380B5124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- 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EETS Provider (Poskytovatel </w:t>
            </w:r>
            <w:r w:rsidRPr="0029353D">
              <w:rPr>
                <w:rFonts w:cstheme="minorHAnsi"/>
                <w:sz w:val="18"/>
                <w:szCs w:val="18"/>
              </w:rPr>
              <w:t>mýtných služeb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2534B283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Exemption partner</w:t>
            </w:r>
            <w:r w:rsidRPr="5D923C7E" w:rsidDel="002A5158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(Partner osvobození), </w:t>
            </w:r>
          </w:p>
          <w:p w14:paraId="71B11CA9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 (Vydavatel tankovací karty),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</w:p>
          <w:p w14:paraId="32A56DC4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No subject (Bez subjektu)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70C11D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AD1EE5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871B38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A42E0E" w:rsidRPr="00955C1D" w14:paraId="2812E036" w14:textId="77777777" w:rsidTr="00A42E0E">
        <w:trPr>
          <w:trHeight w:val="255"/>
        </w:trPr>
        <w:tc>
          <w:tcPr>
            <w:tcW w:w="9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587D63A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32341F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number</w:t>
            </w:r>
          </w:p>
        </w:tc>
        <w:tc>
          <w:tcPr>
            <w:tcW w:w="35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063833" w14:textId="77777777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Číslo subjektu. </w:t>
            </w:r>
          </w:p>
          <w:p w14:paraId="15A70829" w14:textId="77777777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lastRenderedPageBreak/>
              <w:t xml:space="preserve">Pro HR obsahuje referenci na: </w:t>
            </w:r>
          </w:p>
          <w:p w14:paraId="43F0BFEC" w14:textId="77777777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- VCM.VT Account.number pro Subject type = Account,</w:t>
            </w:r>
          </w:p>
          <w:p w14:paraId="05FF8EF7" w14:textId="77777777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ECM.EETS Provider.Number pro subject type = EETS Provider</w:t>
            </w:r>
          </w:p>
          <w:p w14:paraId="381C3F1F" w14:textId="12C459DE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  <w:highlight w:val="cyan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Exemption </w:t>
            </w:r>
            <w:del w:id="3013" w:author="Irová Zuzana" w:date="2025-02-21T15:54:00Z" w16du:dateUtc="2025-02-21T14:54:00Z">
              <w:r w:rsidRPr="5D923C7E" w:rsidDel="00125DC1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 xml:space="preserve">compensation </w:delText>
              </w:r>
            </w:del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partner</w:t>
            </w:r>
            <w:r w:rsidRPr="5D923C7E">
              <w:rPr>
                <w:rFonts w:cstheme="minorBidi"/>
                <w:sz w:val="18"/>
                <w:szCs w:val="18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</w:p>
          <w:p w14:paraId="2EAE543E" w14:textId="77777777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</w:p>
          <w:p w14:paraId="70E2890A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* Nepovinné pro Subject type = No subject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B03F84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lastRenderedPageBreak/>
              <w:t xml:space="preserve">Reference 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818099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Ne*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2F38A9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A42E0E" w:rsidRPr="00955C1D" w14:paraId="0F3C21D1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773048C3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64562E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Vehicle (Vozidlo)</w:t>
            </w:r>
          </w:p>
        </w:tc>
        <w:tc>
          <w:tcPr>
            <w:tcW w:w="35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E4AE792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Vozidlo, ke kterému se mýtná událost váže.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A2A31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(VCM.VT Vehicle.Vehicle Id)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581F33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B19993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955C1D" w14:paraId="5E4D01A7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611340F1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AF4254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EETS Vehicle (EETS Vozidlo)</w:t>
            </w:r>
          </w:p>
        </w:tc>
        <w:tc>
          <w:tcPr>
            <w:tcW w:w="35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90761E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EETS Vozidlo, ke kterému se mýtná událost váže.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10426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(ECM.Vehicle.Vehicle Id)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D12E3C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E77728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0B7E0C" w14:paraId="2204BCE9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185B9C9E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941605" w14:textId="77AE3A0D" w:rsidR="00A42E0E" w:rsidRPr="0036536F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  <w:rPrChange w:id="3014" w:author="Irova Zuzana" w:date="2025-03-28T11:29:00Z" w16du:dateUtc="2025-03-28T10:29:00Z">
                  <w:rPr>
                    <w:rFonts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del w:id="3015" w:author="Irova Zuzana" w:date="2025-03-28T11:29:00Z" w16du:dateUtc="2025-03-28T10:29:00Z">
              <w:r w:rsidRPr="0036536F" w:rsidDel="0036536F">
                <w:rPr>
                  <w:rFonts w:eastAsia="Times New Roman" w:cstheme="minorBidi"/>
                  <w:sz w:val="18"/>
                  <w:szCs w:val="18"/>
                  <w:lang w:eastAsia="cs-CZ"/>
                  <w:rPrChange w:id="3016" w:author="Irova Zuzana" w:date="2025-03-28T11:29:00Z" w16du:dateUtc="2025-03-28T10:29:00Z">
                    <w:rPr>
                      <w:rFonts w:eastAsia="Times New Roman"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OBU serial number (V</w:delText>
              </w:r>
              <w:r w:rsidRPr="0036536F" w:rsidDel="0036536F">
                <w:rPr>
                  <w:rFonts w:eastAsia="Times New Roman" w:cstheme="minorBidi" w:hint="eastAsia"/>
                  <w:sz w:val="18"/>
                  <w:szCs w:val="18"/>
                  <w:lang w:eastAsia="cs-CZ"/>
                  <w:rPrChange w:id="3017" w:author="Irova Zuzana" w:date="2025-03-28T11:29:00Z" w16du:dateUtc="2025-03-28T10:29:00Z">
                    <w:rPr>
                      <w:rFonts w:eastAsia="Times New Roman" w:cstheme="minorBidi" w:hint="eastAsia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ý</w:delText>
              </w:r>
              <w:r w:rsidRPr="0036536F" w:rsidDel="0036536F">
                <w:rPr>
                  <w:rFonts w:eastAsia="Times New Roman" w:cstheme="minorBidi"/>
                  <w:sz w:val="18"/>
                  <w:szCs w:val="18"/>
                  <w:lang w:eastAsia="cs-CZ"/>
                  <w:rPrChange w:id="3018" w:author="Irova Zuzana" w:date="2025-03-28T11:29:00Z" w16du:dateUtc="2025-03-28T10:29:00Z">
                    <w:rPr>
                      <w:rFonts w:eastAsia="Times New Roman"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robn</w:delText>
              </w:r>
              <w:r w:rsidRPr="0036536F" w:rsidDel="0036536F">
                <w:rPr>
                  <w:rFonts w:eastAsia="Times New Roman" w:cstheme="minorBidi" w:hint="eastAsia"/>
                  <w:sz w:val="18"/>
                  <w:szCs w:val="18"/>
                  <w:lang w:eastAsia="cs-CZ"/>
                  <w:rPrChange w:id="3019" w:author="Irova Zuzana" w:date="2025-03-28T11:29:00Z" w16du:dateUtc="2025-03-28T10:29:00Z">
                    <w:rPr>
                      <w:rFonts w:eastAsia="Times New Roman" w:cstheme="minorBidi" w:hint="eastAsia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í</w:delText>
              </w:r>
              <w:r w:rsidRPr="0036536F" w:rsidDel="0036536F">
                <w:rPr>
                  <w:rFonts w:eastAsia="Times New Roman" w:cstheme="minorBidi"/>
                  <w:sz w:val="18"/>
                  <w:szCs w:val="18"/>
                  <w:lang w:eastAsia="cs-CZ"/>
                  <w:rPrChange w:id="3020" w:author="Irova Zuzana" w:date="2025-03-28T11:29:00Z" w16du:dateUtc="2025-03-28T10:29:00Z">
                    <w:rPr>
                      <w:rFonts w:eastAsia="Times New Roman"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 xml:space="preserve"> </w:delText>
              </w:r>
              <w:r w:rsidRPr="0036536F" w:rsidDel="0036536F">
                <w:rPr>
                  <w:rFonts w:eastAsia="Times New Roman" w:cstheme="minorBidi" w:hint="eastAsia"/>
                  <w:sz w:val="18"/>
                  <w:szCs w:val="18"/>
                  <w:lang w:eastAsia="cs-CZ"/>
                  <w:rPrChange w:id="3021" w:author="Irova Zuzana" w:date="2025-03-28T11:29:00Z" w16du:dateUtc="2025-03-28T10:29:00Z">
                    <w:rPr>
                      <w:rFonts w:eastAsia="Times New Roman" w:cstheme="minorBidi" w:hint="eastAsia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čí</w:delText>
              </w:r>
              <w:r w:rsidRPr="0036536F" w:rsidDel="0036536F">
                <w:rPr>
                  <w:rFonts w:eastAsia="Times New Roman" w:cstheme="minorBidi"/>
                  <w:sz w:val="18"/>
                  <w:szCs w:val="18"/>
                  <w:lang w:eastAsia="cs-CZ"/>
                  <w:rPrChange w:id="3022" w:author="Irova Zuzana" w:date="2025-03-28T11:29:00Z" w16du:dateUtc="2025-03-28T10:29:00Z">
                    <w:rPr>
                      <w:rFonts w:eastAsia="Times New Roman"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slo OBU)</w:delText>
              </w:r>
            </w:del>
          </w:p>
        </w:tc>
        <w:tc>
          <w:tcPr>
            <w:tcW w:w="35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1D6F46" w14:textId="1F75724A" w:rsidR="00A42E0E" w:rsidRPr="0036536F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  <w:rPrChange w:id="3023" w:author="Irova Zuzana" w:date="2025-03-28T11:29:00Z" w16du:dateUtc="2025-03-28T10:29:00Z">
                  <w:rPr>
                    <w:rFonts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del w:id="3024" w:author="Irova Zuzana" w:date="2025-03-28T11:29:00Z" w16du:dateUtc="2025-03-28T10:29:00Z">
              <w:r w:rsidRPr="0036536F" w:rsidDel="0036536F">
                <w:rPr>
                  <w:rFonts w:eastAsia="Times New Roman" w:cstheme="minorHAnsi"/>
                  <w:sz w:val="18"/>
                  <w:szCs w:val="18"/>
                  <w:lang w:eastAsia="cs-CZ"/>
                  <w:rPrChange w:id="3025" w:author="Irova Zuzana" w:date="2025-03-28T11:29:00Z" w16du:dateUtc="2025-03-28T10:2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Výrobní číslo (interní) přiřazené aktivované OBU</w:delText>
              </w:r>
            </w:del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5427F69" w14:textId="5F356BCD" w:rsidR="00A42E0E" w:rsidRPr="0036536F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  <w:rPrChange w:id="3026" w:author="Irova Zuzana" w:date="2025-03-28T11:29:00Z" w16du:dateUtc="2025-03-28T10:29:00Z">
                  <w:rPr>
                    <w:rFonts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del w:id="3027" w:author="Irova Zuzana" w:date="2025-03-28T11:29:00Z" w16du:dateUtc="2025-03-28T10:29:00Z">
              <w:r w:rsidRPr="0036536F" w:rsidDel="0036536F">
                <w:rPr>
                  <w:rFonts w:eastAsia="Times New Roman" w:cstheme="minorBidi"/>
                  <w:sz w:val="18"/>
                  <w:szCs w:val="18"/>
                  <w:lang w:eastAsia="cs-CZ"/>
                  <w:rPrChange w:id="3028" w:author="Irova Zuzana" w:date="2025-03-28T11:29:00Z" w16du:dateUtc="2025-03-28T10:29:00Z">
                    <w:rPr>
                      <w:rFonts w:eastAsia="Times New Roman"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Reference (OBU.Serial number)</w:delText>
              </w:r>
            </w:del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1EB4B6" w14:textId="0E07E052" w:rsidR="00A42E0E" w:rsidRPr="0036536F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  <w:rPrChange w:id="3029" w:author="Irova Zuzana" w:date="2025-03-28T11:29:00Z" w16du:dateUtc="2025-03-28T10:29:00Z">
                  <w:rPr>
                    <w:rFonts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del w:id="3030" w:author="Irova Zuzana" w:date="2025-03-28T11:29:00Z" w16du:dateUtc="2025-03-28T10:29:00Z">
              <w:r w:rsidRPr="0036536F" w:rsidDel="0036536F">
                <w:rPr>
                  <w:rFonts w:eastAsia="Times New Roman" w:cstheme="minorHAnsi"/>
                  <w:sz w:val="18"/>
                  <w:szCs w:val="18"/>
                  <w:lang w:eastAsia="cs-CZ"/>
                  <w:rPrChange w:id="3031" w:author="Irova Zuzana" w:date="2025-03-28T11:29:00Z" w16du:dateUtc="2025-03-28T10:2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Ne</w:delText>
              </w:r>
            </w:del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079496" w14:textId="7988BEAD" w:rsidR="00A42E0E" w:rsidRPr="0036536F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  <w:rPrChange w:id="3032" w:author="Irova Zuzana" w:date="2025-03-28T11:29:00Z" w16du:dateUtc="2025-03-28T10:29:00Z">
                  <w:rPr>
                    <w:rFonts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del w:id="3033" w:author="Irova Zuzana" w:date="2025-03-28T11:29:00Z" w16du:dateUtc="2025-03-28T10:29:00Z">
              <w:r w:rsidRPr="0036536F" w:rsidDel="0036536F">
                <w:rPr>
                  <w:rFonts w:eastAsia="Times New Roman" w:cstheme="minorHAnsi"/>
                  <w:sz w:val="18"/>
                  <w:szCs w:val="18"/>
                  <w:lang w:eastAsia="cs-CZ"/>
                  <w:rPrChange w:id="3034" w:author="Irova Zuzana" w:date="2025-03-28T11:29:00Z" w16du:dateUtc="2025-03-28T10:2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Ne</w:delText>
              </w:r>
            </w:del>
          </w:p>
        </w:tc>
      </w:tr>
      <w:tr w:rsidR="00A42E0E" w:rsidRPr="00955C1D" w14:paraId="3A39A471" w14:textId="77777777" w:rsidTr="00A42E0E">
        <w:trPr>
          <w:trHeight w:val="255"/>
        </w:trPr>
        <w:tc>
          <w:tcPr>
            <w:tcW w:w="95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2AE362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61F9D9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Original toll transaction (Původní mýtná transakce)</w:t>
            </w:r>
          </w:p>
        </w:tc>
        <w:tc>
          <w:tcPr>
            <w:tcW w:w="358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FBACC1A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Identifikace původní Toll transaction, která je subjektem Cancelling nebo Re-rating procesu.</w:t>
            </w:r>
          </w:p>
          <w:p w14:paraId="4C34EC38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* povinné pokud Toll transaction type = Canceling or ReRating.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56F3F7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(Toll transaction)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3DA197C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Ne*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1059DA" w14:textId="2453FB6C" w:rsidR="00A42E0E" w:rsidRPr="001127F6" w:rsidRDefault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3035" w:author="Irová Zuzana" w:date="2025-06-17T11:05:00Z" w16du:dateUtc="2025-06-17T09:05:00Z"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é</w:t>
              </w:r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m</w:t>
              </w:r>
            </w:ins>
            <w:del w:id="3036" w:author="Irová Zuzana" w:date="2025-06-17T11:05:00Z" w16du:dateUtc="2025-06-17T09:05:00Z">
              <w:r w:rsidR="00A42E0E" w:rsidRPr="001127F6" w:rsidDel="00277473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</w:tr>
      <w:tr w:rsidR="00A42E0E" w:rsidRPr="00955C1D" w14:paraId="5EAEF6BB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1808999D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F9EBF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Toll trip record (Průjezd mýtnou trasou)</w:t>
            </w:r>
          </w:p>
        </w:tc>
        <w:tc>
          <w:tcPr>
            <w:tcW w:w="35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DEF51E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Reference na </w:t>
            </w:r>
            <w:r>
              <w:rPr>
                <w:rFonts w:cstheme="minorHAnsi"/>
                <w:sz w:val="18"/>
                <w:szCs w:val="18"/>
                <w:lang w:eastAsia="cs-CZ"/>
              </w:rPr>
              <w:t xml:space="preserve">Průjezd mýtnou trasou uložený 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>v</w:t>
            </w:r>
            <w:r>
              <w:rPr>
                <w:rFonts w:cstheme="minorHAnsi"/>
                <w:sz w:val="18"/>
                <w:szCs w:val="18"/>
                <w:lang w:eastAsia="cs-CZ"/>
              </w:rPr>
              <w:t>e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 </w:t>
            </w:r>
            <w:r>
              <w:rPr>
                <w:rFonts w:cstheme="minorHAnsi"/>
                <w:sz w:val="18"/>
                <w:szCs w:val="18"/>
                <w:lang w:eastAsia="cs-CZ"/>
              </w:rPr>
              <w:t>VTP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6E602F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(VTP.toll trip record.id)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6CAE36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641DDE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955C1D" w14:paraId="5A4FFEB9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793C4F01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AFC8DC" w14:textId="77777777" w:rsidR="00A42E0E" w:rsidRPr="006E0399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00D4269B">
              <w:rPr>
                <w:rFonts w:ascii="Noto Sans" w:hAnsi="Noto Sans" w:cs="Noto Sans"/>
                <w:sz w:val="18"/>
                <w:szCs w:val="18"/>
              </w:rPr>
              <w:t>Toll trip (Mýtná trasa)</w:t>
            </w:r>
            <w:r w:rsidRPr="00D4269B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35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B95E31" w14:textId="77777777" w:rsidR="00A42E0E" w:rsidRPr="006E0399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D4269B">
              <w:rPr>
                <w:rStyle w:val="normaltextrun"/>
                <w:rFonts w:ascii="Noto Sans" w:hAnsi="Noto Sans" w:cs="Noto Sans"/>
                <w:sz w:val="18"/>
                <w:szCs w:val="18"/>
              </w:rPr>
              <w:t xml:space="preserve">Odkaz na </w:t>
            </w:r>
            <w:r w:rsidRPr="00D4269B">
              <w:rPr>
                <w:rStyle w:val="normaltextrun"/>
                <w:rFonts w:ascii="Noto Sans" w:hAnsi="Noto Sans" w:cs="Noto Sans"/>
                <w:color w:val="D13438"/>
                <w:sz w:val="18"/>
                <w:szCs w:val="18"/>
                <w:u w:val="single"/>
              </w:rPr>
              <w:t>mýtnou trasu</w:t>
            </w:r>
            <w:r w:rsidRPr="00D4269B">
              <w:rPr>
                <w:rStyle w:val="normaltextrun"/>
                <w:rFonts w:ascii="Noto Sans" w:hAnsi="Noto Sans" w:cs="Noto Sans"/>
                <w:sz w:val="18"/>
                <w:szCs w:val="18"/>
              </w:rPr>
              <w:t>, která byla použita pro výpočet mýtného</w:t>
            </w:r>
            <w:r w:rsidRPr="00D4269B">
              <w:rPr>
                <w:rStyle w:val="normaltextrun"/>
                <w:rFonts w:ascii="Noto Sans" w:hAnsi="Noto Sans" w:cs="Noto Sans"/>
                <w:color w:val="D13438"/>
                <w:sz w:val="18"/>
                <w:szCs w:val="18"/>
                <w:u w:val="single"/>
              </w:rPr>
              <w:t xml:space="preserve"> za průjezd.</w:t>
            </w:r>
            <w:r w:rsidRPr="00D4269B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D5F2F1A" w14:textId="77777777" w:rsidR="00A42E0E" w:rsidRPr="006E0399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00D4269B">
              <w:rPr>
                <w:rStyle w:val="normaltextrun"/>
                <w:rFonts w:ascii="Noto Sans" w:hAnsi="Noto Sans" w:cs="Noto Sans"/>
                <w:sz w:val="18"/>
                <w:szCs w:val="18"/>
              </w:rPr>
              <w:t>Reference (Toll Trip.Name)</w:t>
            </w:r>
            <w:r w:rsidRPr="00D4269B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79EE636" w14:textId="77777777" w:rsidR="00A42E0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Style w:val="normaltextrun"/>
                <w:rFonts w:ascii="Noto Sans" w:hAnsi="Noto Sans" w:cs="Noto Sans"/>
                <w:sz w:val="18"/>
                <w:szCs w:val="18"/>
              </w:rPr>
              <w:t>Ano</w:t>
            </w:r>
            <w:r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F2A9DE" w14:textId="77777777" w:rsidR="00A42E0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955C1D" w14:paraId="1BD39EA8" w14:textId="77777777" w:rsidTr="5D923C7E">
        <w:trPr>
          <w:trHeight w:val="255"/>
        </w:trPr>
        <w:tc>
          <w:tcPr>
            <w:tcW w:w="951" w:type="dxa"/>
            <w:vMerge/>
            <w:vAlign w:val="center"/>
          </w:tcPr>
          <w:p w14:paraId="51DE437D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CFEFFF" w14:textId="77777777" w:rsidR="00A42E0E" w:rsidRPr="00283883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(Vystavitel faktur)</w:t>
            </w:r>
          </w:p>
        </w:tc>
        <w:tc>
          <w:tcPr>
            <w:tcW w:w="35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236DE76" w14:textId="77777777" w:rsidR="00A42E0E" w:rsidRPr="00283883" w:rsidRDefault="00A42E0E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Vystavitele faktury 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E00F9A9" w14:textId="77777777" w:rsidR="00A42E0E" w:rsidRPr="00283883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(VCM.Business partner.Type = System operator and Is bill issuer = true)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7682FD" w14:textId="77777777" w:rsidR="00A42E0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8C1667" w14:textId="77777777" w:rsidR="00A42E0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328BCF5D" w14:textId="2EA7228B" w:rsidR="00311446" w:rsidRDefault="00391017">
      <w:pPr>
        <w:pStyle w:val="NormalIndent"/>
      </w:pPr>
      <w:ins w:id="3037" w:author="Irová Zuzana" w:date="2025-02-21T17:51:00Z" w16du:dateUtc="2025-02-21T16:51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58244" behindDoc="1" locked="0" layoutInCell="1" allowOverlap="1" wp14:anchorId="5CE50257" wp14:editId="5127696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3975735</wp:posOffset>
                  </wp:positionV>
                  <wp:extent cx="6120130" cy="635"/>
                  <wp:effectExtent l="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</wp:wrapPolygon>
                  </wp:wrapTight>
                  <wp:docPr id="2025059472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12013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43B88A" w14:textId="35BB1D6C" w:rsidR="00391017" w:rsidRPr="00B7636F" w:rsidRDefault="00391017">
                              <w:pPr>
                                <w:pStyle w:val="Caption"/>
                                <w:pPrChange w:id="3038" w:author="Irová Zuzana" w:date="2025-06-06T15:16:00Z" w16du:dateUtc="2025-06-06T13:16:00Z">
                                  <w:pPr>
                                    <w:pStyle w:val="NormalIndent"/>
                                  </w:pPr>
                                </w:pPrChange>
                              </w:pPr>
                              <w:ins w:id="3039" w:author="Irová Zuzana" w:date="2025-02-21T17:51:00Z" w16du:dateUtc="2025-02-21T16:51:00Z">
                                <w:r>
                                  <w:t xml:space="preserve">Obrázek </w:t>
                                </w:r>
                              </w:ins>
                              <w:ins w:id="3040" w:author="Irová Zuzana" w:date="2025-03-18T20:33:00Z" w16du:dateUtc="2025-03-18T19:33:00Z">
                                <w:r w:rsidR="000D4E2A">
                                  <w:fldChar w:fldCharType="begin"/>
                                </w:r>
                                <w:r w:rsidR="000D4E2A">
                                  <w:instrText xml:space="preserve"> SEQ Obrázek \* ARABIC </w:instrText>
                                </w:r>
                              </w:ins>
                              <w:r w:rsidR="000D4E2A">
                                <w:fldChar w:fldCharType="separate"/>
                              </w:r>
                              <w:ins w:id="3041" w:author="Irová Zuzana" w:date="2025-03-18T20:33:00Z" w16du:dateUtc="2025-03-18T19:33:00Z">
                                <w:r w:rsidR="000D4E2A">
                                  <w:rPr>
                                    <w:noProof/>
                                  </w:rPr>
                                  <w:t>6</w:t>
                                </w:r>
                                <w:r w:rsidR="000D4E2A">
                                  <w:fldChar w:fldCharType="end"/>
                                </w:r>
                              </w:ins>
                              <w:ins w:id="3042" w:author="Irová Zuzana" w:date="2025-02-21T17:51:00Z" w16du:dateUtc="2025-02-21T16:51:00Z">
                                <w:r>
                                  <w:t xml:space="preserve">: </w:t>
                                </w:r>
                                <w:r w:rsidRPr="004F33E3">
                                  <w:t>Stavový diagram Mýtné transakce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5CE50257" id="_x0000_s1027" type="#_x0000_t202" style="position:absolute;left:0;text-align:left;margin-left:0;margin-top:313.05pt;width:481.9pt;height:.05pt;z-index:-251658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" stroked="f">
                  <v:textbox style="mso-fit-shape-to-text:t" inset="0,0,0,0">
                    <w:txbxContent>
                      <w:p w14:paraId="3243B88A" w14:textId="35BB1D6C" w:rsidR="00391017" w:rsidRPr="00B7636F" w:rsidRDefault="00391017">
                        <w:pPr>
                          <w:pStyle w:val="Caption"/>
                          <w:pPrChange w:id="3043" w:author="Irová Zuzana" w:date="2025-06-06T15:16:00Z" w16du:dateUtc="2025-06-06T13:16:00Z">
                            <w:pPr>
                              <w:pStyle w:val="NormalIndent"/>
                            </w:pPr>
                          </w:pPrChange>
                        </w:pPr>
                        <w:ins w:id="3044" w:author="Irová Zuzana" w:date="2025-02-21T17:51:00Z" w16du:dateUtc="2025-02-21T16:51:00Z">
                          <w:r>
                            <w:t xml:space="preserve">Obrázek </w:t>
                          </w:r>
                        </w:ins>
                        <w:ins w:id="3045" w:author="Irová Zuzana" w:date="2025-03-18T20:33:00Z" w16du:dateUtc="2025-03-18T19:33:00Z">
                          <w:r w:rsidR="000D4E2A">
                            <w:fldChar w:fldCharType="begin"/>
                          </w:r>
                          <w:r w:rsidR="000D4E2A">
                            <w:instrText xml:space="preserve"> SEQ Obrázek \* ARABIC </w:instrText>
                          </w:r>
                        </w:ins>
                        <w:r w:rsidR="000D4E2A">
                          <w:fldChar w:fldCharType="separate"/>
                        </w:r>
                        <w:ins w:id="3046" w:author="Irová Zuzana" w:date="2025-03-18T20:33:00Z" w16du:dateUtc="2025-03-18T19:33:00Z">
                          <w:r w:rsidR="000D4E2A">
                            <w:rPr>
                              <w:noProof/>
                            </w:rPr>
                            <w:t>6</w:t>
                          </w:r>
                          <w:r w:rsidR="000D4E2A">
                            <w:fldChar w:fldCharType="end"/>
                          </w:r>
                        </w:ins>
                        <w:ins w:id="3047" w:author="Irová Zuzana" w:date="2025-02-21T17:51:00Z" w16du:dateUtc="2025-02-21T16:51:00Z">
                          <w:r>
                            <w:t xml:space="preserve">: </w:t>
                          </w:r>
                          <w:r w:rsidRPr="004F33E3">
                            <w:t>Stavový diagram Mýtné transakce</w:t>
                          </w:r>
                        </w:ins>
                      </w:p>
                    </w:txbxContent>
                  </v:textbox>
                  <w10:wrap type="tight"/>
                </v:shape>
              </w:pict>
            </mc:Fallback>
          </mc:AlternateContent>
        </w:r>
      </w:ins>
      <w:ins w:id="3048" w:author="Irová Zuzana" w:date="2025-02-21T17:50:00Z" w16du:dateUtc="2025-02-21T16:50:00Z">
        <w:r w:rsidR="00156B5C">
          <w:rPr>
            <w:noProof/>
          </w:rPr>
          <w:drawing>
            <wp:anchor distT="0" distB="0" distL="114300" distR="114300" simplePos="0" relativeHeight="251658243" behindDoc="1" locked="0" layoutInCell="1" allowOverlap="1" wp14:anchorId="061E5A34" wp14:editId="150103D5">
              <wp:simplePos x="0" y="0"/>
              <wp:positionH relativeFrom="margin">
                <wp:align>left</wp:align>
              </wp:positionH>
              <wp:positionV relativeFrom="paragraph">
                <wp:posOffset>215900</wp:posOffset>
              </wp:positionV>
              <wp:extent cx="6120130" cy="3702685"/>
              <wp:effectExtent l="0" t="0" r="0" b="0"/>
              <wp:wrapTight wrapText="bothSides">
                <wp:wrapPolygon edited="0">
                  <wp:start x="0" y="0"/>
                  <wp:lineTo x="0" y="21448"/>
                  <wp:lineTo x="21515" y="21448"/>
                  <wp:lineTo x="21515" y="0"/>
                  <wp:lineTo x="0" y="0"/>
                </wp:wrapPolygon>
              </wp:wrapTight>
              <wp:docPr id="30405465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4054655" name=""/>
                      <pic:cNvPicPr/>
                    </pic:nvPicPr>
                    <pic:blipFill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37026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del w:id="3049" w:author="Irová Zuzana" w:date="2025-02-21T17:51:00Z" w16du:dateUtc="2025-02-21T16:51:00Z">
        <w:r w:rsidR="001E04E0" w:rsidDel="00391017">
          <w:rPr>
            <w:noProof/>
          </w:rPr>
          <mc:AlternateContent>
            <mc:Choice Requires="wps">
              <w:drawing>
                <wp:anchor distT="0" distB="0" distL="114300" distR="114300" simplePos="0" relativeHeight="251658242" behindDoc="0" locked="0" layoutInCell="1" allowOverlap="1" wp14:anchorId="5D0D9512" wp14:editId="0CEAEF4D">
                  <wp:simplePos x="0" y="0"/>
                  <wp:positionH relativeFrom="column">
                    <wp:posOffset>-151765</wp:posOffset>
                  </wp:positionH>
                  <wp:positionV relativeFrom="paragraph">
                    <wp:posOffset>4203065</wp:posOffset>
                  </wp:positionV>
                  <wp:extent cx="6120130" cy="635"/>
                  <wp:effectExtent l="0" t="0" r="0" b="0"/>
                  <wp:wrapSquare wrapText="bothSides"/>
                  <wp:docPr id="1727048316" name="Text Box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12013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086B40" w14:textId="77777777" w:rsidR="00156B5C" w:rsidRDefault="00156B5C">
                              <w:pPr>
                                <w:pStyle w:val="Caption"/>
                                <w:rPr>
                                  <w:ins w:id="3050" w:author="Irová Zuzana" w:date="2025-02-21T17:50:00Z" w16du:dateUtc="2025-02-21T16:50:00Z"/>
                                </w:rPr>
                              </w:pPr>
                            </w:p>
                            <w:p w14:paraId="652E92BC" w14:textId="031E0359" w:rsidR="001E04E0" w:rsidRPr="0032380D" w:rsidRDefault="001E04E0">
                              <w:pPr>
                                <w:pStyle w:val="Caption"/>
                                <w:rPr>
                                  <w:noProof/>
                                </w:rPr>
                                <w:pPrChange w:id="3051" w:author="Irová Zuzana" w:date="2025-06-06T15:16:00Z" w16du:dateUtc="2025-06-06T13:16:00Z">
                                  <w:pPr>
                                    <w:pStyle w:val="NormalIndent"/>
                                  </w:pPr>
                                </w:pPrChange>
                              </w:pPr>
                              <w:ins w:id="3052" w:author="Drastichová Zuzana" w:date="2025-02-14T09:32:00Z" w16du:dateUtc="2025-02-14T08:32:00Z">
                                <w:r>
                                  <w:t xml:space="preserve">Obrázek </w:t>
                                </w:r>
                              </w:ins>
                              <w:ins w:id="3053" w:author="Irová Zuzana" w:date="2025-03-18T20:33:00Z" w16du:dateUtc="2025-03-18T19:33:00Z">
                                <w:r w:rsidR="000D4E2A">
                                  <w:fldChar w:fldCharType="begin"/>
                                </w:r>
                                <w:r w:rsidR="000D4E2A">
                                  <w:instrText xml:space="preserve"> SEQ Obrázek \* ARABIC </w:instrText>
                                </w:r>
                              </w:ins>
                              <w:r w:rsidR="000D4E2A">
                                <w:fldChar w:fldCharType="separate"/>
                              </w:r>
                              <w:ins w:id="3054" w:author="Irová Zuzana" w:date="2025-03-18T20:33:00Z" w16du:dateUtc="2025-03-18T19:33:00Z">
                                <w:r w:rsidR="000D4E2A">
                                  <w:rPr>
                                    <w:noProof/>
                                  </w:rPr>
                                  <w:t>7</w:t>
                                </w:r>
                                <w:r w:rsidR="000D4E2A">
                                  <w:fldChar w:fldCharType="end"/>
                                </w:r>
                              </w:ins>
                              <w:ins w:id="3055" w:author="Drastichová Zuzana" w:date="2025-02-14T09:32:00Z" w16du:dateUtc="2025-02-14T08:32:00Z">
                                <w:del w:id="3056" w:author="Irová Zuzana" w:date="2025-03-18T20:33:00Z" w16du:dateUtc="2025-03-18T19:33:00Z">
                                  <w:r w:rsidDel="000D4E2A">
                                    <w:fldChar w:fldCharType="begin"/>
                                  </w:r>
                                  <w:r w:rsidDel="000D4E2A">
                                    <w:delInstrText xml:space="preserve"> SEQ Obrázek \* ARABIC </w:delInstrText>
                                  </w:r>
                                </w:del>
                              </w:ins>
                              <w:del w:id="3057" w:author="Irová Zuzana" w:date="2025-03-18T20:33:00Z" w16du:dateUtc="2025-03-18T19:33:00Z">
                                <w:r w:rsidDel="000D4E2A">
                                  <w:fldChar w:fldCharType="separate"/>
                                </w:r>
                              </w:del>
                              <w:ins w:id="3058" w:author="Drastichová Zuzana" w:date="2025-02-14T09:32:00Z" w16du:dateUtc="2025-02-14T08:32:00Z">
                                <w:del w:id="3059" w:author="Irová Zuzana" w:date="2025-02-21T17:51:00Z" w16du:dateUtc="2025-02-21T16:51:00Z">
                                  <w:r w:rsidDel="00391017">
                                    <w:rPr>
                                      <w:noProof/>
                                    </w:rPr>
                                    <w:delText>4</w:delText>
                                  </w:r>
                                </w:del>
                                <w:del w:id="3060" w:author="Irová Zuzana" w:date="2025-03-18T20:33:00Z" w16du:dateUtc="2025-03-18T19:33:00Z">
                                  <w:r w:rsidDel="000D4E2A">
                                    <w:fldChar w:fldCharType="end"/>
                                  </w:r>
                                </w:del>
                                <w:r>
                                  <w:t>: Stavový diagram Mýtné transakce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5D0D9512" id="_x0000_s1028" type="#_x0000_t202" style="position:absolute;left:0;text-align:left;margin-left:-11.95pt;margin-top:330.95pt;width:481.9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7bGAIAAD8EAAAOAAAAZHJzL2Uyb0RvYy54bWysU02L2zAQvRf6H4TujZMs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" stroked="f">
                  <v:textbox style="mso-fit-shape-to-text:t" inset="0,0,0,0">
                    <w:txbxContent>
                      <w:p w14:paraId="14086B40" w14:textId="77777777" w:rsidR="00156B5C" w:rsidRDefault="00156B5C">
                        <w:pPr>
                          <w:pStyle w:val="Caption"/>
                          <w:rPr>
                            <w:ins w:id="3061" w:author="Irová Zuzana" w:date="2025-02-21T17:50:00Z" w16du:dateUtc="2025-02-21T16:50:00Z"/>
                          </w:rPr>
                        </w:pPr>
                      </w:p>
                      <w:p w14:paraId="652E92BC" w14:textId="031E0359" w:rsidR="001E04E0" w:rsidRPr="0032380D" w:rsidRDefault="001E04E0">
                        <w:pPr>
                          <w:pStyle w:val="Caption"/>
                          <w:rPr>
                            <w:noProof/>
                          </w:rPr>
                          <w:pPrChange w:id="3062" w:author="Irová Zuzana" w:date="2025-06-06T15:16:00Z" w16du:dateUtc="2025-06-06T13:16:00Z">
                            <w:pPr>
                              <w:pStyle w:val="NormalIndent"/>
                            </w:pPr>
                          </w:pPrChange>
                        </w:pPr>
                        <w:ins w:id="3063" w:author="Drastichová Zuzana" w:date="2025-02-14T09:32:00Z" w16du:dateUtc="2025-02-14T08:32:00Z">
                          <w:r>
                            <w:t xml:space="preserve">Obrázek </w:t>
                          </w:r>
                        </w:ins>
                        <w:ins w:id="3064" w:author="Irová Zuzana" w:date="2025-03-18T20:33:00Z" w16du:dateUtc="2025-03-18T19:33:00Z">
                          <w:r w:rsidR="000D4E2A">
                            <w:fldChar w:fldCharType="begin"/>
                          </w:r>
                          <w:r w:rsidR="000D4E2A">
                            <w:instrText xml:space="preserve"> SEQ Obrázek \* ARABIC </w:instrText>
                          </w:r>
                        </w:ins>
                        <w:r w:rsidR="000D4E2A">
                          <w:fldChar w:fldCharType="separate"/>
                        </w:r>
                        <w:ins w:id="3065" w:author="Irová Zuzana" w:date="2025-03-18T20:33:00Z" w16du:dateUtc="2025-03-18T19:33:00Z">
                          <w:r w:rsidR="000D4E2A">
                            <w:rPr>
                              <w:noProof/>
                            </w:rPr>
                            <w:t>7</w:t>
                          </w:r>
                          <w:r w:rsidR="000D4E2A">
                            <w:fldChar w:fldCharType="end"/>
                          </w:r>
                        </w:ins>
                        <w:ins w:id="3066" w:author="Drastichová Zuzana" w:date="2025-02-14T09:32:00Z" w16du:dateUtc="2025-02-14T08:32:00Z">
                          <w:del w:id="3067" w:author="Irová Zuzana" w:date="2025-03-18T20:33:00Z" w16du:dateUtc="2025-03-18T19:33:00Z">
                            <w:r w:rsidDel="000D4E2A">
                              <w:fldChar w:fldCharType="begin"/>
                            </w:r>
                            <w:r w:rsidDel="000D4E2A">
                              <w:delInstrText xml:space="preserve"> SEQ Obrázek \* ARABIC </w:delInstrText>
                            </w:r>
                          </w:del>
                        </w:ins>
                        <w:del w:id="3068" w:author="Irová Zuzana" w:date="2025-03-18T20:33:00Z" w16du:dateUtc="2025-03-18T19:33:00Z">
                          <w:r w:rsidDel="000D4E2A">
                            <w:fldChar w:fldCharType="separate"/>
                          </w:r>
                        </w:del>
                        <w:ins w:id="3069" w:author="Drastichová Zuzana" w:date="2025-02-14T09:32:00Z" w16du:dateUtc="2025-02-14T08:32:00Z">
                          <w:del w:id="3070" w:author="Irová Zuzana" w:date="2025-02-21T17:51:00Z" w16du:dateUtc="2025-02-21T16:51:00Z">
                            <w:r w:rsidDel="00391017">
                              <w:rPr>
                                <w:noProof/>
                              </w:rPr>
                              <w:delText>4</w:delText>
                            </w:r>
                          </w:del>
                          <w:del w:id="3071" w:author="Irová Zuzana" w:date="2025-03-18T20:33:00Z" w16du:dateUtc="2025-03-18T19:33:00Z">
                            <w:r w:rsidDel="000D4E2A">
                              <w:fldChar w:fldCharType="end"/>
                            </w:r>
                          </w:del>
                          <w:r>
                            <w:t>: Stavový diagram Mýtné transakce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del>
      <w:del w:id="3072" w:author="Irová Zuzana" w:date="2025-02-21T17:50:00Z" w16du:dateUtc="2025-02-21T16:50:00Z">
        <w:r w:rsidR="00532755" w:rsidDel="0010702B">
          <w:rPr>
            <w:noProof/>
          </w:rPr>
          <w:drawing>
            <wp:anchor distT="0" distB="0" distL="114300" distR="114300" simplePos="0" relativeHeight="251658241" behindDoc="0" locked="0" layoutInCell="1" allowOverlap="1" wp14:anchorId="3EEDEA61" wp14:editId="39372E89">
              <wp:simplePos x="0" y="0"/>
              <wp:positionH relativeFrom="column">
                <wp:posOffset>-151765</wp:posOffset>
              </wp:positionH>
              <wp:positionV relativeFrom="paragraph">
                <wp:posOffset>443230</wp:posOffset>
              </wp:positionV>
              <wp:extent cx="6120130" cy="3702685"/>
              <wp:effectExtent l="0" t="0" r="0" b="0"/>
              <wp:wrapSquare wrapText="bothSides"/>
              <wp:docPr id="107219088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2190889" name=""/>
                      <pic:cNvPicPr/>
                    </pic:nvPicPr>
                    <pic:blipFill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37026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  <w:ins w:id="3073" w:author="Irová Zuzana" w:date="2025-02-21T17:50:00Z" w16du:dateUtc="2025-02-21T16:50:00Z">
        <w:r w:rsidR="0010702B" w:rsidRPr="0010702B">
          <w:rPr>
            <w:noProof/>
          </w:rPr>
          <w:t xml:space="preserve"> </w:t>
        </w:r>
      </w:ins>
    </w:p>
    <w:p w14:paraId="24D2217A" w14:textId="6A382EB3" w:rsidR="00311446" w:rsidDel="00156B5C" w:rsidRDefault="00311446">
      <w:pPr>
        <w:pStyle w:val="Caption"/>
        <w:rPr>
          <w:del w:id="3074" w:author="Irová Zuzana" w:date="2025-02-21T17:50:00Z" w16du:dateUtc="2025-02-21T16:50:00Z"/>
        </w:rPr>
        <w:pPrChange w:id="3075" w:author="Irová Zuzana" w:date="2025-06-06T15:16:00Z" w16du:dateUtc="2025-06-06T13:16:00Z">
          <w:pPr>
            <w:pStyle w:val="NormalIndent"/>
          </w:pPr>
        </w:pPrChange>
      </w:pPr>
    </w:p>
    <w:p w14:paraId="7D44AEE4" w14:textId="6C859CE9" w:rsidR="00945CB9" w:rsidRDefault="00945CB9">
      <w:pPr>
        <w:pStyle w:val="Caption"/>
      </w:pPr>
      <w:r>
        <w:t xml:space="preserve">Tabulka </w:t>
      </w:r>
      <w:fldSimple w:instr=" SEQ Tabulka \* ARABIC ">
        <w:r w:rsidR="001E11DC">
          <w:rPr>
            <w:noProof/>
          </w:rPr>
          <w:t>11</w:t>
        </w:r>
      </w:fldSimple>
      <w:r>
        <w:t xml:space="preserve">: Tabulka změn stavů </w:t>
      </w:r>
      <w:r w:rsidR="00654B8D">
        <w:t>M</w:t>
      </w:r>
      <w:r>
        <w:t>ýtné transakce</w:t>
      </w:r>
    </w:p>
    <w:tbl>
      <w:tblPr>
        <w:tblW w:w="964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1"/>
        <w:gridCol w:w="2005"/>
        <w:gridCol w:w="5999"/>
      </w:tblGrid>
      <w:tr w:rsidR="008A0B6B" w:rsidRPr="00945CB9" w14:paraId="5728EDB6" w14:textId="77777777" w:rsidTr="5D923C7E">
        <w:trPr>
          <w:trHeight w:val="227"/>
          <w:tblHeader/>
        </w:trPr>
        <w:tc>
          <w:tcPr>
            <w:tcW w:w="1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CE0765C" w14:textId="77777777" w:rsidR="00945CB9" w:rsidRPr="00945CB9" w:rsidRDefault="00945CB9" w:rsidP="00945CB9">
            <w:pPr>
              <w:spacing w:before="60" w:after="60" w:line="276" w:lineRule="auto"/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  <w:t>Původní stav</w:t>
            </w:r>
          </w:p>
        </w:tc>
        <w:tc>
          <w:tcPr>
            <w:tcW w:w="200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A297CFE" w14:textId="77777777" w:rsidR="00945CB9" w:rsidRPr="00945CB9" w:rsidRDefault="00945CB9" w:rsidP="00945CB9">
            <w:pPr>
              <w:spacing w:before="60" w:after="60" w:line="276" w:lineRule="auto"/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  <w:t>Nový stav</w:t>
            </w:r>
          </w:p>
        </w:tc>
        <w:tc>
          <w:tcPr>
            <w:tcW w:w="599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hideMark/>
          </w:tcPr>
          <w:p w14:paraId="64ACE062" w14:textId="77777777" w:rsidR="00945CB9" w:rsidRPr="00945CB9" w:rsidRDefault="00945CB9" w:rsidP="00945CB9">
            <w:pPr>
              <w:spacing w:before="60" w:after="60" w:line="276" w:lineRule="auto"/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  <w:t>Případ užití</w:t>
            </w:r>
          </w:p>
        </w:tc>
      </w:tr>
      <w:tr w:rsidR="00D8271C" w:rsidRPr="00945CB9" w14:paraId="143DF44A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43E5A" w14:textId="77777777" w:rsidR="00D8271C" w:rsidRPr="00945CB9" w:rsidRDefault="00D8271C" w:rsidP="00D8271C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8D75D" w14:textId="566699EB" w:rsidR="00D8271C" w:rsidRPr="00945CB9" w:rsidRDefault="00654B8D" w:rsidP="00D8271C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D8271C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Ready for processing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37174EFC" w14:textId="5B158468" w:rsidR="00D8271C" w:rsidRPr="00B81D5A" w:rsidRDefault="00D8271C" w:rsidP="00D8271C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Ulož </w:t>
            </w:r>
            <w:ins w:id="3076" w:author="Irová Zuzana" w:date="2025-02-21T19:32:00Z">
              <w:r w:rsidR="0032289D" w:rsidRPr="0032289D">
                <w:rPr>
                  <w:rFonts w:ascii="Noto Sans" w:eastAsia="Noto Sans" w:hAnsi="Noto Sans" w:cs="Noto Sans"/>
                  <w:sz w:val="18"/>
                  <w:szCs w:val="18"/>
                  <w:lang w:eastAsia="cs-CZ"/>
                </w:rPr>
                <w:t xml:space="preserve">oceněnou </w:t>
              </w:r>
            </w:ins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mýtnou transakci (SYS.BAR.1.8.HR) </w:t>
            </w:r>
          </w:p>
        </w:tc>
      </w:tr>
      <w:tr w:rsidR="00D8271C" w:rsidRPr="00945CB9" w14:paraId="0E881E8A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16D16" w14:textId="77777777" w:rsidR="00D8271C" w:rsidRPr="00945CB9" w:rsidRDefault="00D8271C" w:rsidP="00D8271C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2B34B" w14:textId="22A9B3EE" w:rsidR="00D8271C" w:rsidRPr="00945CB9" w:rsidRDefault="00654B8D" w:rsidP="00D8271C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D8271C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493EEFF3" w14:textId="4AA0B28E" w:rsidR="00D8271C" w:rsidRPr="00945CB9" w:rsidRDefault="00D8271C" w:rsidP="00D8271C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Ulož </w:t>
            </w:r>
            <w:ins w:id="3077" w:author="Irová Zuzana" w:date="2025-02-21T19:32:00Z">
              <w:r w:rsidR="0032289D" w:rsidRPr="0032289D">
                <w:rPr>
                  <w:rFonts w:ascii="Noto Sans" w:eastAsia="Noto Sans" w:hAnsi="Noto Sans" w:cs="Noto Sans"/>
                  <w:sz w:val="18"/>
                  <w:szCs w:val="18"/>
                  <w:lang w:eastAsia="cs-CZ"/>
                </w:rPr>
                <w:t xml:space="preserve">oceněnou </w:t>
              </w:r>
            </w:ins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mýtnou transakci (SYS.BAR.1.8.HR) </w:t>
            </w:r>
          </w:p>
        </w:tc>
      </w:tr>
      <w:tr w:rsidR="00A26142" w:rsidRPr="00945CB9" w14:paraId="16434385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83EC5" w14:textId="2177BA58" w:rsidR="00A26142" w:rsidRPr="00945CB9" w:rsidRDefault="00766B0A" w:rsidP="00A26142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A26142" w:rsidRPr="00495FD9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Ready for processing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CCC9B" w14:textId="3DF8B814" w:rsidR="00A26142" w:rsidRPr="00945CB9" w:rsidRDefault="00654B8D" w:rsidP="00A26142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D11334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11AF89B9" w14:textId="74633BEF" w:rsidR="00A26142" w:rsidRPr="00945CB9" w:rsidRDefault="00D11334" w:rsidP="00A26142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A26142" w:rsidRPr="00945CB9" w14:paraId="75158189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1F978" w14:textId="11340B51" w:rsidR="00A26142" w:rsidRPr="00945CB9" w:rsidRDefault="00766B0A" w:rsidP="00A26142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A26142" w:rsidRPr="00495FD9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Ready for processing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C3440" w14:textId="7753FF41" w:rsidR="00A26142" w:rsidRPr="00945CB9" w:rsidRDefault="00654B8D" w:rsidP="00A26142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Cancelled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82C3C1E" w14:textId="7ACBEE39" w:rsidR="00A26142" w:rsidRPr="00B81D5A" w:rsidRDefault="00E60E08" w:rsidP="00A26142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Znovu oceň mýtnou transakci (UC.BAR.5.2.HR)</w:t>
            </w:r>
          </w:p>
          <w:p w14:paraId="7C7D7C46" w14:textId="0B4D7DCC" w:rsidR="00E60E08" w:rsidRPr="00945CB9" w:rsidRDefault="00E60E08" w:rsidP="00A26142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UC.VTP.xx</w:t>
            </w:r>
          </w:p>
        </w:tc>
      </w:tr>
      <w:tr w:rsidR="00E60E08" w:rsidRPr="00945CB9" w14:paraId="637E563C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1B215E7" w14:textId="779187F3" w:rsidR="00E60E08" w:rsidRPr="00495FD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F135D" w14:textId="3A436C78" w:rsidR="00E60E08" w:rsidRPr="00945CB9" w:rsidRDefault="00E60E08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TT.Processed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F96B3D8" w14:textId="0D7281C8" w:rsidR="00E60E08" w:rsidRPr="00945CB9" w:rsidRDefault="00E60E08" w:rsidP="00E60E08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E60E08" w:rsidRPr="00945CB9" w14:paraId="7CF3C88A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498B4FF3" w14:textId="7559E62A" w:rsidR="00E60E08" w:rsidRPr="00495FD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 w:rsidRPr="00B93CB3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6FBD7" w14:textId="526C5427" w:rsidR="00E60E08" w:rsidRPr="00945CB9" w:rsidRDefault="00654B8D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0952D6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 xml:space="preserve">Ready for </w:t>
            </w: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0952D6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processing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578236C" w14:textId="1A650E12" w:rsidR="00E60E08" w:rsidRPr="00945CB9" w:rsidRDefault="0023400A" w:rsidP="00E60E08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23400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E60E08" w:rsidRPr="00945CB9" w14:paraId="27F926D4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3B9C50D" w14:textId="20ECA07F" w:rsidR="00E60E08" w:rsidRPr="00495FD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lastRenderedPageBreak/>
              <w:t>UTT.</w:t>
            </w:r>
            <w:r w:rsidR="00E60E08" w:rsidRPr="00B93CB3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93CBE" w14:textId="397E4D43" w:rsidR="00E60E08" w:rsidRPr="00945CB9" w:rsidRDefault="00654B8D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0952D6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B2C27A1" w14:textId="1C391466" w:rsidR="00E60E08" w:rsidRPr="00945CB9" w:rsidRDefault="0023400A" w:rsidP="00E60E08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23400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23400A" w:rsidRPr="00945CB9" w14:paraId="249968E7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3F9B28A" w14:textId="0B7CE33D" w:rsidR="0023400A" w:rsidRPr="00495FD9" w:rsidRDefault="00815C62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 w:rsidRPr="00B93CB3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32289" w14:textId="1FAAAA65" w:rsidR="0023400A" w:rsidRPr="00945CB9" w:rsidRDefault="00654B8D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Cancelled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B84588F" w14:textId="77777777" w:rsidR="0023400A" w:rsidRPr="003A1D3F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Znovu oceň mýtnou transakci (UC.BAR.5.2.HR)</w:t>
            </w:r>
          </w:p>
          <w:p w14:paraId="4390C9C5" w14:textId="1F465F7C" w:rsidR="0023400A" w:rsidRPr="00945CB9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UC.VTP.xx</w:t>
            </w:r>
          </w:p>
        </w:tc>
      </w:tr>
      <w:tr w:rsidR="00E60E08" w:rsidRPr="00945CB9" w14:paraId="404A0566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76B91" w14:textId="69433669" w:rsidR="00E60E08" w:rsidRPr="00945CB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 w:rsidRPr="00CC3185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66AD2" w14:textId="3C9EAC65" w:rsidR="00E60E08" w:rsidRPr="00945CB9" w:rsidRDefault="00654B8D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5B43DD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RfP generated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3C41B859" w14:textId="5DCB61E4" w:rsidR="00E60E08" w:rsidRPr="00945CB9" w:rsidRDefault="00884F96" w:rsidP="00E60E08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 xml:space="preserve">Vytvoř Výzvy na úhradu za </w:t>
            </w:r>
            <w:r w:rsidR="007D59C7"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nezaplacené mýtné transakce</w:t>
            </w:r>
            <w:r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 xml:space="preserve"> (SYS.BAR.0.xx)</w:t>
            </w:r>
          </w:p>
        </w:tc>
      </w:tr>
      <w:tr w:rsidR="00E60E08" w:rsidRPr="00945CB9" w14:paraId="03090A13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F670" w14:textId="2218F51A" w:rsidR="00E60E08" w:rsidRPr="00945CB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 w:rsidRPr="00CC3185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42576" w14:textId="7DE7CD14" w:rsidR="00E60E08" w:rsidRPr="00945CB9" w:rsidRDefault="007D59C7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TT.Processed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2C4F8E0B" w14:textId="45AF4A19" w:rsidR="00E60E08" w:rsidRPr="00945CB9" w:rsidRDefault="00B47291" w:rsidP="00E60E08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 xml:space="preserve">Zaplať </w:t>
            </w:r>
            <w:r w:rsidR="002052D4"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Offence (UC.BAR.xx)</w:t>
            </w:r>
          </w:p>
        </w:tc>
      </w:tr>
      <w:tr w:rsidR="00E60E08" w:rsidRPr="00945CB9" w14:paraId="6B1643C2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438B9" w14:textId="2D45A937" w:rsidR="00E60E08" w:rsidRPr="00945CB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 w:rsidRPr="00CC3185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0BF11" w14:textId="1CD8853A" w:rsidR="00E60E08" w:rsidRPr="00945CB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052D4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Written off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7FFEBFEF" w14:textId="6618B35D" w:rsidR="00E60E08" w:rsidRPr="00945CB9" w:rsidRDefault="002052D4" w:rsidP="00B81D5A">
            <w:pPr>
              <w:spacing w:after="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</w:rPr>
              <w:t xml:space="preserve">Odepiš </w:t>
            </w:r>
            <w:r w:rsidR="00065ADC" w:rsidRPr="5D923C7E">
              <w:rPr>
                <w:rFonts w:cstheme="minorBidi"/>
                <w:sz w:val="18"/>
                <w:szCs w:val="18"/>
                <w:highlight w:val="yellow"/>
              </w:rPr>
              <w:t>nezaplacené mýtné transakce (SYS.BAR.</w:t>
            </w:r>
            <w:r w:rsidR="00AA31A0" w:rsidRPr="5D923C7E">
              <w:rPr>
                <w:rFonts w:cstheme="minorBidi"/>
                <w:sz w:val="18"/>
                <w:szCs w:val="18"/>
                <w:highlight w:val="yellow"/>
              </w:rPr>
              <w:t>xx)</w:t>
            </w:r>
          </w:p>
        </w:tc>
      </w:tr>
      <w:tr w:rsidR="0023400A" w:rsidRPr="00945CB9" w14:paraId="60B14D68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26721" w14:textId="53100A95" w:rsidR="0023400A" w:rsidRPr="00945CB9" w:rsidRDefault="00815C62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 w:rsidRPr="00CC3185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4E5B" w14:textId="30471EC4" w:rsidR="0023400A" w:rsidRPr="00945CB9" w:rsidRDefault="00815C62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Cancelled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1E5E1E3F" w14:textId="77777777" w:rsidR="0023400A" w:rsidRPr="003A1D3F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Znovu oceň mýtnou transakci (UC.BAR.5.2.HR)</w:t>
            </w:r>
          </w:p>
          <w:p w14:paraId="0A46FF00" w14:textId="1BBB0BF0" w:rsidR="0023400A" w:rsidRPr="00945CB9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UC.VTP.xx</w:t>
            </w:r>
          </w:p>
        </w:tc>
      </w:tr>
      <w:tr w:rsidR="00AA31A0" w:rsidRPr="00945CB9" w14:paraId="0AC717ED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4AE076D" w14:textId="343A79BA" w:rsidR="00AA31A0" w:rsidRPr="00CC3185" w:rsidRDefault="00815C62" w:rsidP="00AA31A0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AA31A0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RfP generated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35F9E44" w14:textId="75EB6397" w:rsidR="00AA31A0" w:rsidRPr="00945CB9" w:rsidRDefault="00AA31A0" w:rsidP="00AA31A0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TT.Processed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6475CFC" w14:textId="62588387" w:rsidR="00AA31A0" w:rsidRPr="00945CB9" w:rsidRDefault="00AA31A0" w:rsidP="00AA31A0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Zaplať Offence (UC.BAR.xx)</w:t>
            </w:r>
          </w:p>
        </w:tc>
      </w:tr>
      <w:tr w:rsidR="0023400A" w:rsidRPr="00945CB9" w14:paraId="10A9F606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F62C1FB" w14:textId="7B0E2DF8" w:rsidR="0023400A" w:rsidRPr="00CC3185" w:rsidRDefault="00815C62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RfP generated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872D4" w14:textId="0CD72BD5" w:rsidR="0023400A" w:rsidRPr="00945CB9" w:rsidRDefault="00815C62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Cancelled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B7F939B" w14:textId="77777777" w:rsidR="0023400A" w:rsidRPr="003A1D3F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Znovu oceň mýtnou transakci (UC.BAR.5.2.HR)</w:t>
            </w:r>
          </w:p>
          <w:p w14:paraId="711A1524" w14:textId="684E8D81" w:rsidR="0023400A" w:rsidRPr="00945CB9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UC.VTP.xx</w:t>
            </w:r>
          </w:p>
        </w:tc>
      </w:tr>
      <w:tr w:rsidR="009D7055" w:rsidRPr="00945CB9" w14:paraId="553842E2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47CCDE3" w14:textId="25378C69" w:rsidR="009D7055" w:rsidRDefault="009D7055" w:rsidP="009D7055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2F35B93" w14:textId="5B84A87C" w:rsidR="009D7055" w:rsidRDefault="009D7055" w:rsidP="009D7055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TT.Processed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D0CF5A2" w14:textId="77E88A09" w:rsidR="009D7055" w:rsidRPr="003A1D3F" w:rsidRDefault="009D7055" w:rsidP="009D7055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Ulož </w:t>
            </w:r>
            <w:ins w:id="3078" w:author="Irová Zuzana" w:date="2025-02-21T19:32:00Z">
              <w:r w:rsidR="0032289D" w:rsidRPr="0032289D">
                <w:rPr>
                  <w:rFonts w:ascii="Noto Sans" w:eastAsia="Noto Sans" w:hAnsi="Noto Sans" w:cs="Noto Sans"/>
                  <w:sz w:val="18"/>
                  <w:szCs w:val="18"/>
                  <w:lang w:eastAsia="cs-CZ"/>
                </w:rPr>
                <w:t xml:space="preserve">oceněnou </w:t>
              </w:r>
            </w:ins>
            <w:r w:rsidRPr="003A1D3F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mýtnou transakci (SYS.BAR.1.8.HR) </w:t>
            </w:r>
          </w:p>
        </w:tc>
      </w:tr>
      <w:tr w:rsidR="006F3799" w:rsidRPr="00945CB9" w14:paraId="127A1DEA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60887DDA" w14:textId="3355F8CA" w:rsidR="006F3799" w:rsidRDefault="009D7055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TT.Processed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F50F17A" w14:textId="0ED2E0E2" w:rsidR="006F3799" w:rsidRDefault="009D7055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TT.Cancelled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8CC5CBB" w14:textId="77777777" w:rsidR="009D7055" w:rsidRPr="003A1D3F" w:rsidRDefault="009D7055" w:rsidP="009D7055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Znovu oceň mýtnou transakci (UC.BAR.5.2.HR)</w:t>
            </w:r>
          </w:p>
          <w:p w14:paraId="0F4CDAFF" w14:textId="530E6B3E" w:rsidR="006F3799" w:rsidRPr="003A1D3F" w:rsidRDefault="009D7055" w:rsidP="009D7055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UC.VTP.xx</w:t>
            </w:r>
          </w:p>
        </w:tc>
      </w:tr>
    </w:tbl>
    <w:p w14:paraId="7C6F3D7E" w14:textId="77777777" w:rsidR="001E04E0" w:rsidRDefault="001E04E0">
      <w:pPr>
        <w:pStyle w:val="NormalIndent"/>
      </w:pPr>
    </w:p>
    <w:p w14:paraId="17698711" w14:textId="77777777" w:rsidR="00532755" w:rsidRPr="005E3E07" w:rsidRDefault="00532755">
      <w:pPr>
        <w:pStyle w:val="NormalIndent"/>
      </w:pPr>
    </w:p>
    <w:p w14:paraId="002E5279" w14:textId="564E4A3B" w:rsidR="00CD0A42" w:rsidRDefault="00CD0A42" w:rsidP="00B81D5A">
      <w:pPr>
        <w:pStyle w:val="Heading4"/>
        <w:rPr>
          <w:rFonts w:eastAsia="Times New Roman"/>
        </w:rPr>
      </w:pPr>
      <w:r w:rsidRPr="00955C1D">
        <w:rPr>
          <w:rFonts w:eastAsia="Times New Roman"/>
        </w:rPr>
        <w:t xml:space="preserve">Toll </w:t>
      </w:r>
      <w:r w:rsidR="00516829">
        <w:rPr>
          <w:rFonts w:eastAsia="Times New Roman"/>
        </w:rPr>
        <w:t>Transaction</w:t>
      </w:r>
      <w:r w:rsidR="00516829" w:rsidRPr="00955C1D">
        <w:rPr>
          <w:rFonts w:eastAsia="Times New Roman"/>
        </w:rPr>
        <w:t xml:space="preserve"> </w:t>
      </w:r>
      <w:r w:rsidRPr="00955C1D">
        <w:rPr>
          <w:rFonts w:eastAsia="Times New Roman"/>
        </w:rPr>
        <w:t xml:space="preserve">(Mýtná </w:t>
      </w:r>
      <w:r w:rsidR="00537F27">
        <w:rPr>
          <w:rFonts w:eastAsia="Times New Roman"/>
        </w:rPr>
        <w:t>transakce</w:t>
      </w:r>
      <w:r w:rsidRPr="00955C1D">
        <w:rPr>
          <w:rFonts w:eastAsia="Times New Roman"/>
        </w:rPr>
        <w:t>)</w:t>
      </w:r>
    </w:p>
    <w:p w14:paraId="5641DB46" w14:textId="1F3E6593" w:rsidR="00126FE8" w:rsidRPr="00B81D5A" w:rsidRDefault="008B4AE4">
      <w:pPr>
        <w:pStyle w:val="NormalIndent"/>
      </w:pPr>
      <w:r w:rsidRPr="008B4AE4">
        <w:t xml:space="preserve">Entita je specializací </w:t>
      </w:r>
      <w:r w:rsidR="00830C8C">
        <w:t>Toll Transaction Base.</w:t>
      </w:r>
      <w:r w:rsidR="00830C8C" w:rsidRPr="00C41FB8">
        <w:t xml:space="preserve"> </w:t>
      </w:r>
      <w:r w:rsidR="00C41FB8" w:rsidRPr="00C41FB8">
        <w:t xml:space="preserve">Obsahuje jak vlastní </w:t>
      </w:r>
      <w:r w:rsidR="00C41FB8">
        <w:t xml:space="preserve">atributy tak atributy </w:t>
      </w:r>
      <w:r w:rsidR="00126FE8">
        <w:t>Toll Transaction Base</w:t>
      </w:r>
      <w:r w:rsidR="00830C8C">
        <w:t>.</w:t>
      </w:r>
    </w:p>
    <w:p w14:paraId="0C1E8A3C" w14:textId="2411239A" w:rsidR="00CD0A42" w:rsidRPr="00955C1D" w:rsidRDefault="001127F6">
      <w:pPr>
        <w:pStyle w:val="Caption"/>
      </w:pPr>
      <w:r>
        <w:t xml:space="preserve">Tabulka </w:t>
      </w:r>
      <w:fldSimple w:instr=" SEQ Tabulka \* ARABIC ">
        <w:r w:rsidR="001E11DC">
          <w:rPr>
            <w:noProof/>
          </w:rPr>
          <w:t>12</w:t>
        </w:r>
      </w:fldSimple>
      <w:r w:rsidRPr="008424F8">
        <w:t xml:space="preserve">: Atributy Mýtné </w:t>
      </w:r>
      <w:r w:rsidR="00537F27">
        <w:t>transakce</w:t>
      </w:r>
    </w:p>
    <w:tbl>
      <w:tblPr>
        <w:tblW w:w="9620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3079" w:author="Drastichová Zuzana" w:date="2025-03-10T17:11:00Z" w16du:dateUtc="2025-03-10T16:11:00Z">
          <w:tblPr>
            <w:tblW w:w="9620" w:type="dxa"/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951"/>
        <w:gridCol w:w="1919"/>
        <w:gridCol w:w="3510"/>
        <w:gridCol w:w="1170"/>
        <w:gridCol w:w="1080"/>
        <w:gridCol w:w="990"/>
        <w:tblGridChange w:id="3080">
          <w:tblGrid>
            <w:gridCol w:w="100"/>
            <w:gridCol w:w="851"/>
            <w:gridCol w:w="100"/>
            <w:gridCol w:w="1819"/>
            <w:gridCol w:w="100"/>
            <w:gridCol w:w="3410"/>
            <w:gridCol w:w="100"/>
            <w:gridCol w:w="1070"/>
            <w:gridCol w:w="100"/>
            <w:gridCol w:w="980"/>
            <w:gridCol w:w="100"/>
            <w:gridCol w:w="890"/>
            <w:gridCol w:w="100"/>
          </w:tblGrid>
        </w:tblGridChange>
      </w:tblGrid>
      <w:tr w:rsidR="00C0625A" w:rsidRPr="00955C1D" w14:paraId="06005912" w14:textId="77777777" w:rsidTr="00982DA1">
        <w:trPr>
          <w:trHeight w:val="270"/>
          <w:tblHeader/>
          <w:trPrChange w:id="3081" w:author="Drastichová Zuzana" w:date="2025-03-10T17:11:00Z" w16du:dateUtc="2025-03-10T16:11:00Z">
            <w:trPr>
              <w:gridBefore w:val="1"/>
              <w:trHeight w:val="270"/>
              <w:tblHeader/>
            </w:trPr>
          </w:trPrChange>
        </w:trPr>
        <w:tc>
          <w:tcPr>
            <w:tcW w:w="951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3082" w:author="Drastichová Zuzana" w:date="2025-03-10T17:11:00Z" w16du:dateUtc="2025-03-10T16:11:00Z">
              <w:tcPr>
                <w:tcW w:w="951" w:type="dxa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bookmarkEnd w:id="2749"/>
          <w:p w14:paraId="69A8FA83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919" w:type="dxa"/>
            <w:shd w:val="clear" w:color="auto" w:fill="A6A6A6" w:themeFill="background1" w:themeFillShade="A6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3083" w:author="Drastichová Zuzana" w:date="2025-03-10T17:11:00Z" w16du:dateUtc="2025-03-10T16:11:00Z">
              <w:tcPr>
                <w:tcW w:w="1919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noWrap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129F54B3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51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3084" w:author="Drastichová Zuzana" w:date="2025-03-10T17:11:00Z" w16du:dateUtc="2025-03-10T16:11:00Z">
              <w:tcPr>
                <w:tcW w:w="351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05811A18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17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3085" w:author="Drastichová Zuzana" w:date="2025-03-10T17:11:00Z" w16du:dateUtc="2025-03-10T16:11:00Z">
              <w:tcPr>
                <w:tcW w:w="117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44D2ADA3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108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3086" w:author="Drastichová Zuzana" w:date="2025-03-10T17:11:00Z" w16du:dateUtc="2025-03-10T16:11:00Z">
              <w:tcPr>
                <w:tcW w:w="108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615C126A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243B624C" w14:textId="77777777" w:rsidR="00C0625A" w:rsidRPr="001127F6" w:rsidRDefault="00C0625A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99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3087" w:author="Drastichová Zuzana" w:date="2025-03-10T17:11:00Z" w16du:dateUtc="2025-03-10T16:11:00Z">
              <w:tcPr>
                <w:tcW w:w="99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1536C5C5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714DC6F8" w14:textId="77777777" w:rsidR="00C0625A" w:rsidRPr="001127F6" w:rsidRDefault="00C0625A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C0625A" w:rsidRPr="00955C1D" w14:paraId="4291F8FD" w14:textId="77777777" w:rsidTr="00982DA1">
        <w:trPr>
          <w:trHeight w:val="270"/>
          <w:trPrChange w:id="3088" w:author="Drastichová Zuzana" w:date="2025-03-10T17:11:00Z" w16du:dateUtc="2025-03-10T16:11:00Z">
            <w:trPr>
              <w:gridBefore w:val="1"/>
              <w:trHeight w:val="270"/>
            </w:trPr>
          </w:trPrChange>
        </w:trPr>
        <w:tc>
          <w:tcPr>
            <w:tcW w:w="951" w:type="dxa"/>
            <w:tcMar>
              <w:top w:w="0" w:type="dxa"/>
              <w:left w:w="70" w:type="dxa"/>
              <w:bottom w:w="0" w:type="dxa"/>
              <w:right w:w="70" w:type="dxa"/>
            </w:tcMar>
            <w:tcPrChange w:id="3089" w:author="Drastichová Zuzana" w:date="2025-03-10T17:11:00Z" w16du:dateUtc="2025-03-10T16:11:00Z">
              <w:tcPr>
                <w:tcW w:w="951" w:type="dxa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5665CD5F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tcPrChange w:id="3090" w:author="Drastichová Zuzana" w:date="2025-03-10T17:11:00Z" w16du:dateUtc="2025-03-10T16:11:00Z">
              <w:tcPr>
                <w:tcW w:w="1919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noWrap/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1A849A71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  <w:tcPrChange w:id="3091" w:author="Drastichová Zuzana" w:date="2025-03-10T17:11:00Z" w16du:dateUtc="2025-03-10T16:11:00Z">
              <w:tcPr>
                <w:tcW w:w="351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6C25AE39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  <w:tcPrChange w:id="3092" w:author="Drastichová Zuzana" w:date="2025-03-10T17:11:00Z" w16du:dateUtc="2025-03-10T16:11:00Z">
              <w:tcPr>
                <w:tcW w:w="117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7C99C45A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  <w:tcPrChange w:id="3093" w:author="Drastichová Zuzana" w:date="2025-03-10T17:11:00Z" w16du:dateUtc="2025-03-10T16:11:00Z">
              <w:tcPr>
                <w:tcW w:w="108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320EB672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  <w:tcPrChange w:id="3094" w:author="Drastichová Zuzana" w:date="2025-03-10T17:11:00Z" w16du:dateUtc="2025-03-10T16:11:00Z">
              <w:tcPr>
                <w:tcW w:w="99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4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7979EFBA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C0625A" w:rsidRPr="00955C1D" w14:paraId="4187FDBF" w14:textId="77777777" w:rsidTr="00982DA1">
        <w:trPr>
          <w:trHeight w:val="270"/>
          <w:trPrChange w:id="3095" w:author="Drastichová Zuzana" w:date="2025-03-10T17:11:00Z" w16du:dateUtc="2025-03-10T16:11:00Z">
            <w:trPr>
              <w:gridBefore w:val="1"/>
              <w:trHeight w:val="270"/>
            </w:trPr>
          </w:trPrChange>
        </w:trPr>
        <w:tc>
          <w:tcPr>
            <w:tcW w:w="951" w:type="dxa"/>
            <w:tcMar>
              <w:top w:w="0" w:type="dxa"/>
              <w:left w:w="70" w:type="dxa"/>
              <w:bottom w:w="0" w:type="dxa"/>
              <w:right w:w="70" w:type="dxa"/>
            </w:tcMar>
            <w:tcPrChange w:id="3096" w:author="Drastichová Zuzana" w:date="2025-03-10T17:11:00Z" w16du:dateUtc="2025-03-10T16:11:00Z">
              <w:tcPr>
                <w:tcW w:w="951" w:type="dxa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7509D5FA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Stav</w:t>
            </w: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tcPrChange w:id="3097" w:author="Drastichová Zuzana" w:date="2025-03-10T17:11:00Z" w16du:dateUtc="2025-03-10T16:11:00Z">
              <w:tcPr>
                <w:tcW w:w="1919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noWrap/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1562D062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Toll transaction status (Status mýtné transakce)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  <w:tcPrChange w:id="3098" w:author="Drastichová Zuzana" w:date="2025-03-10T17:11:00Z" w16du:dateUtc="2025-03-10T16:11:00Z">
              <w:tcPr>
                <w:tcW w:w="351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0AE0FD1F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Možné hodnoty: </w:t>
            </w: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Ready for processing (Připraveno ke zpracování),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Processed (Zpracováno), Cancelled (Zrušená)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  <w:tcPrChange w:id="3099" w:author="Drastichová Zuzana" w:date="2025-03-10T17:11:00Z" w16du:dateUtc="2025-03-10T16:11:00Z">
              <w:tcPr>
                <w:tcW w:w="117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745B469B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  <w:tcPrChange w:id="3100" w:author="Drastichová Zuzana" w:date="2025-03-10T17:11:00Z" w16du:dateUtc="2025-03-10T16:11:00Z">
              <w:tcPr>
                <w:tcW w:w="108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6CB098EC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  <w:tcPrChange w:id="3101" w:author="Drastichová Zuzana" w:date="2025-03-10T17:11:00Z" w16du:dateUtc="2025-03-10T16:11:00Z">
              <w:tcPr>
                <w:tcW w:w="99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4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4DE7963C" w14:textId="576DA93F" w:rsidR="00C0625A" w:rsidRPr="001127F6" w:rsidRDefault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3102" w:author="Irová Zuzana" w:date="2025-06-17T11:06:00Z" w16du:dateUtc="2025-06-17T09:06:00Z"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é</w:t>
              </w:r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m</w:t>
              </w:r>
            </w:ins>
            <w:del w:id="3103" w:author="Irová Zuzana" w:date="2025-06-17T11:06:00Z" w16du:dateUtc="2025-06-17T09:06:00Z">
              <w:r w:rsidR="00C0625A" w:rsidRPr="001127F6" w:rsidDel="00303862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</w:tr>
      <w:tr w:rsidR="007A78B7" w:rsidRPr="00955C1D" w14:paraId="7B1BCAC5" w14:textId="77777777" w:rsidTr="00982DA1">
        <w:trPr>
          <w:trHeight w:val="255"/>
        </w:trPr>
        <w:tc>
          <w:tcPr>
            <w:tcW w:w="951" w:type="dxa"/>
            <w:vMerge w:val="restart"/>
            <w:vAlign w:val="center"/>
            <w:hideMark/>
          </w:tcPr>
          <w:p w14:paraId="191E53FE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B88F551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Creation time (Čas vytvoření)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037E731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Datum a čas vzniku Toll Transaction v Systému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BACF035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 Time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487FDF1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025D47A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D773D3" w:rsidRPr="00955C1D" w14:paraId="3221FAF0" w14:textId="77777777" w:rsidTr="00982DA1">
        <w:trPr>
          <w:trHeight w:val="255"/>
        </w:trPr>
        <w:tc>
          <w:tcPr>
            <w:tcW w:w="951" w:type="dxa"/>
            <w:vMerge/>
            <w:vAlign w:val="center"/>
          </w:tcPr>
          <w:p w14:paraId="743EED50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22F8BF" w14:textId="4E2B1339" w:rsidR="00C0625A" w:rsidRPr="00AA7F25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Unpaid Toll Transaction creation time (Čas vytvoření nezaplacené mýtné transakce)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AD7368" w14:textId="77777777" w:rsidR="00C0625A" w:rsidRPr="00AA7F25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Datum a čas vzniku Unpaid Toll Transaction v Systému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6312336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 Time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20C4EF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2FB108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D773D3" w:rsidRPr="00955C1D" w14:paraId="5C6A3FE5" w14:textId="77777777" w:rsidTr="00982DA1">
        <w:trPr>
          <w:trHeight w:val="255"/>
        </w:trPr>
        <w:tc>
          <w:tcPr>
            <w:tcW w:w="951" w:type="dxa"/>
            <w:vMerge/>
            <w:vAlign w:val="center"/>
          </w:tcPr>
          <w:p w14:paraId="5CA4996F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9F25C5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EETS Export Billing details Toll Transaction number (Číslo mýtné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lastRenderedPageBreak/>
              <w:t>transakce exportovaných fakturačních detailů)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78C65E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lastRenderedPageBreak/>
              <w:t xml:space="preserve">Identifikace mýtné transakce exportu fakturačních detailů (plní se pokud je Systém v roli TC a generuje BD – pak se zde ukládá AduIdentifier). 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5EC8C8" w14:textId="77777777" w:rsidR="00C0625A" w:rsidRPr="001127F6" w:rsidRDefault="00C0625A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49892F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209275" w14:textId="4D4113D5" w:rsidR="00C0625A" w:rsidRPr="001127F6" w:rsidRDefault="00896CA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3104" w:author="Irová Zuzana" w:date="2025-06-17T11:06:00Z" w16du:dateUtc="2025-06-17T09:06:00Z"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é</w:t>
              </w:r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m</w:t>
              </w:r>
            </w:ins>
            <w:del w:id="3105" w:author="Irová Zuzana" w:date="2025-06-17T11:06:00Z" w16du:dateUtc="2025-06-17T09:06:00Z">
              <w:r w:rsidR="00C0625A" w:rsidRPr="001127F6" w:rsidDel="00896CA3">
                <w:rPr>
                  <w:rFonts w:cstheme="minorHAnsi"/>
                  <w:sz w:val="18"/>
                  <w:szCs w:val="18"/>
                  <w:lang w:eastAsia="cs-CZ"/>
                </w:rPr>
                <w:delText>Ne</w:delText>
              </w:r>
            </w:del>
          </w:p>
        </w:tc>
      </w:tr>
      <w:tr w:rsidR="00D773D3" w:rsidRPr="00955C1D" w14:paraId="4BD95E9E" w14:textId="77777777" w:rsidTr="00982DA1">
        <w:trPr>
          <w:trHeight w:val="255"/>
        </w:trPr>
        <w:tc>
          <w:tcPr>
            <w:tcW w:w="951" w:type="dxa"/>
            <w:vMerge/>
            <w:vAlign w:val="center"/>
          </w:tcPr>
          <w:p w14:paraId="73222D93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3B4423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Export date (Datum exportu)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B19D33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Datum exportu Poskytovateli </w:t>
            </w:r>
            <w:r w:rsidRPr="001127F6">
              <w:rPr>
                <w:rFonts w:cstheme="minorHAnsi"/>
                <w:sz w:val="18"/>
                <w:szCs w:val="18"/>
              </w:rPr>
              <w:t>mýtných služeb</w:t>
            </w:r>
            <w:r w:rsidRPr="001127F6" w:rsidDel="0064091D">
              <w:rPr>
                <w:rFonts w:cstheme="minorHAnsi"/>
                <w:sz w:val="18"/>
                <w:szCs w:val="18"/>
                <w:lang w:eastAsia="cs-CZ"/>
              </w:rPr>
              <w:t xml:space="preserve"> 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>(datum a čas)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E886FF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8F9EEF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D0F671" w14:textId="2906426F" w:rsidR="00C0625A" w:rsidRPr="001127F6" w:rsidRDefault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3106" w:author="Irová Zuzana" w:date="2025-06-17T11:06:00Z" w16du:dateUtc="2025-06-17T09:06:00Z"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é</w:t>
              </w:r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m</w:t>
              </w:r>
            </w:ins>
            <w:del w:id="3107" w:author="Irová Zuzana" w:date="2025-06-17T11:06:00Z" w16du:dateUtc="2025-06-17T09:06:00Z">
              <w:r w:rsidR="00C0625A" w:rsidDel="00303862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</w:tr>
      <w:tr w:rsidR="00D773D3" w:rsidRPr="00955C1D" w14:paraId="3C571152" w14:textId="77777777" w:rsidTr="00982DA1">
        <w:trPr>
          <w:trHeight w:val="255"/>
        </w:trPr>
        <w:tc>
          <w:tcPr>
            <w:tcW w:w="951" w:type="dxa"/>
            <w:vMerge/>
            <w:vAlign w:val="center"/>
          </w:tcPr>
          <w:p w14:paraId="6D0FB7F3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10DC57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Invoice aggregation number (Agregační číslo faktury)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E1C136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Agregační číslo faktury představuje spojení mezi Toll Transaction a Bill.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BDF2A9" w14:textId="77777777" w:rsidR="00C0625A" w:rsidRPr="001127F6" w:rsidRDefault="00C0625A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color w:val="000000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130029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8F9D24E" w14:textId="039D65B0" w:rsidR="00C0625A" w:rsidRPr="001127F6" w:rsidRDefault="0004282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3108" w:author="Irová Zuzana" w:date="2025-06-17T11:07:00Z" w16du:dateUtc="2025-06-17T09:07:00Z"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é</w:t>
              </w:r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m</w:t>
              </w:r>
            </w:ins>
            <w:del w:id="3109" w:author="Irová Zuzana" w:date="2025-06-17T11:07:00Z" w16du:dateUtc="2025-06-17T09:07:00Z">
              <w:r w:rsidR="00C0625A" w:rsidRPr="001127F6" w:rsidDel="0004282D">
                <w:rPr>
                  <w:rFonts w:cstheme="minorHAnsi"/>
                  <w:sz w:val="18"/>
                  <w:szCs w:val="18"/>
                  <w:lang w:eastAsia="cs-CZ"/>
                </w:rPr>
                <w:delText>Ne</w:delText>
              </w:r>
            </w:del>
          </w:p>
        </w:tc>
      </w:tr>
      <w:tr w:rsidR="00303862" w:rsidRPr="00955C1D" w14:paraId="450D3399" w14:textId="77777777" w:rsidTr="00982DA1">
        <w:trPr>
          <w:trHeight w:val="255"/>
          <w:trPrChange w:id="3110" w:author="Drastichová Zuzana" w:date="2025-03-10T17:11:00Z" w16du:dateUtc="2025-03-10T16:11:00Z">
            <w:trPr>
              <w:gridBefore w:val="1"/>
              <w:trHeight w:val="255"/>
            </w:trPr>
          </w:trPrChange>
        </w:trPr>
        <w:tc>
          <w:tcPr>
            <w:tcW w:w="951" w:type="dxa"/>
            <w:vAlign w:val="center"/>
            <w:tcPrChange w:id="3111" w:author="Drastichová Zuzana" w:date="2025-03-10T17:11:00Z" w16du:dateUtc="2025-03-10T16:11:00Z">
              <w:tcPr>
                <w:tcW w:w="951" w:type="dxa"/>
                <w:gridSpan w:val="2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14:paraId="73404D07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tcPrChange w:id="3112" w:author="Drastichová Zuzana" w:date="2025-03-10T17:11:00Z" w16du:dateUtc="2025-03-10T16:11:00Z">
              <w:tcPr>
                <w:tcW w:w="191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8" w:space="0" w:color="auto"/>
                </w:tcBorders>
                <w:noWrap/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04D8085F" w14:textId="77777777" w:rsidR="00303862" w:rsidRPr="001127F6" w:rsidRDefault="00303862" w:rsidP="0030386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(Platba)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  <w:tcPrChange w:id="3113" w:author="Drastichová Zuzana" w:date="2025-03-10T17:11:00Z" w16du:dateUtc="2025-03-10T16:11:00Z">
              <w:tcPr>
                <w:tcW w:w="3510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6EC5DDAE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Platba, která plně uhradila mýtnou transakci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  <w:tcPrChange w:id="3114" w:author="Drastichová Zuzana" w:date="2025-03-10T17:11:00Z" w16du:dateUtc="2025-03-10T16:11:00Z">
              <w:tcPr>
                <w:tcW w:w="1170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37D64CC1" w14:textId="77777777" w:rsidR="00303862" w:rsidRPr="001127F6" w:rsidRDefault="00303862" w:rsidP="0030386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(BAR.Payment.number)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  <w:tcPrChange w:id="3115" w:author="Drastichová Zuzana" w:date="2025-03-10T17:11:00Z" w16du:dateUtc="2025-03-10T16:11:00Z">
              <w:tcPr>
                <w:tcW w:w="1080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334B5B5C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  <w:tcPrChange w:id="3116" w:author="Drastichová Zuzana" w:date="2025-03-10T17:11:00Z" w16du:dateUtc="2025-03-10T16:11:00Z">
              <w:tcPr>
                <w:tcW w:w="990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6CFCAAB1" w14:textId="58D75604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3117" w:author="Irová Zuzana" w:date="2025-06-17T11:06:00Z" w16du:dateUtc="2025-06-17T09:06:00Z">
              <w:r w:rsidRPr="003D7856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  <w:del w:id="3118" w:author="Irová Zuzana" w:date="2025-06-17T11:06:00Z" w16du:dateUtc="2025-06-17T09:06:00Z">
              <w:r w:rsidDel="004C1349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</w:tr>
      <w:tr w:rsidR="00303862" w:rsidRPr="00955C1D" w14:paraId="4EAD19B2" w14:textId="77777777" w:rsidTr="00982DA1">
        <w:trPr>
          <w:trHeight w:val="255"/>
          <w:trPrChange w:id="3119" w:author="Drastichová Zuzana" w:date="2025-03-10T17:11:00Z" w16du:dateUtc="2025-03-10T16:11:00Z">
            <w:trPr>
              <w:gridBefore w:val="1"/>
              <w:trHeight w:val="255"/>
            </w:trPr>
          </w:trPrChange>
        </w:trPr>
        <w:tc>
          <w:tcPr>
            <w:tcW w:w="951" w:type="dxa"/>
            <w:vAlign w:val="center"/>
            <w:tcPrChange w:id="3120" w:author="Drastichová Zuzana" w:date="2025-03-10T17:11:00Z" w16du:dateUtc="2025-03-10T16:11:00Z">
              <w:tcPr>
                <w:tcW w:w="951" w:type="dxa"/>
                <w:gridSpan w:val="2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14:paraId="26814A4D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tcPrChange w:id="3121" w:author="Drastichová Zuzana" w:date="2025-03-10T17:11:00Z" w16du:dateUtc="2025-03-10T16:11:00Z">
              <w:tcPr>
                <w:tcW w:w="191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8" w:space="0" w:color="auto"/>
                  <w:right w:val="single" w:sz="8" w:space="0" w:color="auto"/>
                </w:tcBorders>
                <w:noWrap/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490C3E05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Export log (Export log)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  <w:tcPrChange w:id="3122" w:author="Drastichová Zuzana" w:date="2025-03-10T17:11:00Z" w16du:dateUtc="2025-03-10T16:11:00Z">
              <w:tcPr>
                <w:tcW w:w="3510" w:type="dxa"/>
                <w:gridSpan w:val="2"/>
                <w:tcBorders>
                  <w:top w:val="single" w:sz="4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75B41BAE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Reference na související export log 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  <w:tcPrChange w:id="3123" w:author="Drastichová Zuzana" w:date="2025-03-10T17:11:00Z" w16du:dateUtc="2025-03-10T16:11:00Z">
              <w:tcPr>
                <w:tcW w:w="1170" w:type="dxa"/>
                <w:gridSpan w:val="2"/>
                <w:tcBorders>
                  <w:top w:val="single" w:sz="4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1996E88F" w14:textId="77777777" w:rsidR="00303862" w:rsidRPr="001127F6" w:rsidRDefault="00303862" w:rsidP="0030386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(CO.Integration log)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  <w:tcPrChange w:id="3124" w:author="Drastichová Zuzana" w:date="2025-03-10T17:11:00Z" w16du:dateUtc="2025-03-10T16:11:00Z">
              <w:tcPr>
                <w:tcW w:w="1080" w:type="dxa"/>
                <w:gridSpan w:val="2"/>
                <w:tcBorders>
                  <w:top w:val="single" w:sz="4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4D6483A6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  <w:tcPrChange w:id="3125" w:author="Drastichová Zuzana" w:date="2025-03-10T17:11:00Z" w16du:dateUtc="2025-03-10T16:11:00Z">
              <w:tcPr>
                <w:tcW w:w="990" w:type="dxa"/>
                <w:gridSpan w:val="2"/>
                <w:tcBorders>
                  <w:top w:val="single" w:sz="4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241B5F02" w14:textId="539A8A6F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3126" w:author="Irová Zuzana" w:date="2025-06-17T11:06:00Z" w16du:dateUtc="2025-06-17T09:06:00Z">
              <w:r w:rsidRPr="003D7856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  <w:del w:id="3127" w:author="Irová Zuzana" w:date="2025-06-17T11:06:00Z" w16du:dateUtc="2025-06-17T09:06:00Z">
              <w:r w:rsidRPr="001127F6" w:rsidDel="004C1349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</w:tr>
    </w:tbl>
    <w:p w14:paraId="06DD399B" w14:textId="77777777" w:rsidR="00CD0A42" w:rsidRDefault="00CD0A42">
      <w:pPr>
        <w:pStyle w:val="NormalIndent"/>
      </w:pPr>
    </w:p>
    <w:p w14:paraId="3BD6234F" w14:textId="72B2C438" w:rsidR="003C760A" w:rsidRDefault="003C760A" w:rsidP="00B81D5A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Unpaid </w:t>
      </w:r>
      <w:r w:rsidRPr="00955C1D">
        <w:rPr>
          <w:rFonts w:eastAsia="Times New Roman"/>
        </w:rPr>
        <w:t xml:space="preserve">Toll </w:t>
      </w:r>
      <w:r>
        <w:rPr>
          <w:rFonts w:eastAsia="Times New Roman"/>
        </w:rPr>
        <w:t>Transaction</w:t>
      </w:r>
      <w:r w:rsidRPr="00955C1D">
        <w:rPr>
          <w:rFonts w:eastAsia="Times New Roman"/>
        </w:rPr>
        <w:t xml:space="preserve"> (</w:t>
      </w:r>
      <w:r>
        <w:rPr>
          <w:rFonts w:eastAsia="Times New Roman"/>
        </w:rPr>
        <w:t>Nezaplacen</w:t>
      </w:r>
      <w:r w:rsidR="00792A26">
        <w:rPr>
          <w:rFonts w:eastAsia="Times New Roman"/>
        </w:rPr>
        <w:t>á m</w:t>
      </w:r>
      <w:r w:rsidRPr="00955C1D">
        <w:rPr>
          <w:rFonts w:eastAsia="Times New Roman"/>
        </w:rPr>
        <w:t xml:space="preserve">ýtná </w:t>
      </w:r>
      <w:r>
        <w:rPr>
          <w:rFonts w:eastAsia="Times New Roman"/>
        </w:rPr>
        <w:t>transakce</w:t>
      </w:r>
      <w:r w:rsidRPr="00955C1D">
        <w:rPr>
          <w:rFonts w:eastAsia="Times New Roman"/>
        </w:rPr>
        <w:t>)</w:t>
      </w:r>
    </w:p>
    <w:p w14:paraId="498F8833" w14:textId="46743D4E" w:rsidR="00126FE8" w:rsidRPr="00B81D5A" w:rsidRDefault="00830C8C">
      <w:pPr>
        <w:pStyle w:val="NormalIndent"/>
      </w:pPr>
      <w:r w:rsidRPr="008B4AE4">
        <w:t xml:space="preserve">Entita je specializací </w:t>
      </w:r>
      <w:r>
        <w:t>Toll Transaction Base.</w:t>
      </w:r>
      <w:r w:rsidRPr="00C41FB8">
        <w:t xml:space="preserve"> Obsahuje jak vlastní </w:t>
      </w:r>
      <w:r>
        <w:t>atributy tak atributy Toll Transaction Base.</w:t>
      </w:r>
    </w:p>
    <w:p w14:paraId="21155A5A" w14:textId="1CEB2DAB" w:rsidR="003C760A" w:rsidRPr="00955C1D" w:rsidRDefault="003C760A">
      <w:pPr>
        <w:pStyle w:val="Caption"/>
      </w:pPr>
      <w:r>
        <w:t xml:space="preserve">Tabulka </w:t>
      </w:r>
      <w:fldSimple w:instr=" SEQ Tabulka \* ARABIC ">
        <w:r w:rsidR="001E11DC">
          <w:rPr>
            <w:noProof/>
          </w:rPr>
          <w:t>13</w:t>
        </w:r>
      </w:fldSimple>
      <w:r w:rsidRPr="008424F8">
        <w:t xml:space="preserve">: Atributy </w:t>
      </w:r>
      <w:r w:rsidR="00792A26">
        <w:t xml:space="preserve">Nezaplacená mýtná </w:t>
      </w:r>
      <w:r>
        <w:t>transakce</w:t>
      </w:r>
    </w:p>
    <w:tbl>
      <w:tblPr>
        <w:tblW w:w="96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1"/>
        <w:gridCol w:w="1662"/>
        <w:gridCol w:w="3317"/>
        <w:gridCol w:w="1350"/>
        <w:gridCol w:w="1080"/>
        <w:gridCol w:w="1260"/>
      </w:tblGrid>
      <w:tr w:rsidR="00A42E0E" w:rsidRPr="00955C1D" w14:paraId="6C586F3A" w14:textId="77777777" w:rsidTr="00A42E0E">
        <w:trPr>
          <w:trHeight w:val="270"/>
          <w:tblHeader/>
        </w:trPr>
        <w:tc>
          <w:tcPr>
            <w:tcW w:w="9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B380191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EA0ED78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3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EC2ED9C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7224B6B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9B4283A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6F782989" w14:textId="77777777" w:rsidR="00A42E0E" w:rsidRPr="001127F6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FDE5F42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40F955CC" w14:textId="77777777" w:rsidR="00A42E0E" w:rsidRPr="001127F6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A42E0E" w:rsidRPr="00955C1D" w14:paraId="7D9729E8" w14:textId="77777777" w:rsidTr="00A42E0E">
        <w:trPr>
          <w:trHeight w:val="270"/>
        </w:trPr>
        <w:tc>
          <w:tcPr>
            <w:tcW w:w="9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AFEA5A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1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BE2FEC" w14:textId="34030F33" w:rsidR="00A42E0E" w:rsidRPr="00B73B75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33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415789" w14:textId="59A4E7DA" w:rsidR="00A42E0E" w:rsidRPr="00B73B75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C804B4" w14:textId="265F8C0F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693061" w14:textId="3A8CEA93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871BB8C" w14:textId="4B0FDC0C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A42E0E" w:rsidRPr="00955C1D" w14:paraId="1B00DB45" w14:textId="77777777" w:rsidTr="00A42E0E">
        <w:trPr>
          <w:trHeight w:val="270"/>
        </w:trPr>
        <w:tc>
          <w:tcPr>
            <w:tcW w:w="9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4F7E658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Stav</w:t>
            </w:r>
          </w:p>
        </w:tc>
        <w:tc>
          <w:tcPr>
            <w:tcW w:w="1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54C72A4" w14:textId="6E974FD1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Unpaid toll transaction status (Status nezaplacené mýtné transakce)</w:t>
            </w:r>
          </w:p>
        </w:tc>
        <w:tc>
          <w:tcPr>
            <w:tcW w:w="33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D6F204" w14:textId="64DB00AE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Možné hodnoty: Ready for processing (Připraveno ke zpracování), In progress (Zpracovává se), Offence (Přestupek), RfP generated (Vygenerované RfP), </w:t>
            </w:r>
            <w:r w:rsidRPr="5D923C7E">
              <w:rPr>
                <w:rFonts w:cstheme="minorBidi"/>
                <w:sz w:val="18"/>
                <w:szCs w:val="18"/>
                <w:highlight w:val="cyan"/>
                <w:lang w:eastAsia="cs-CZ"/>
              </w:rPr>
              <w:t>Written off (Odepsáno),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cstheme="minorBidi"/>
                <w:sz w:val="18"/>
                <w:szCs w:val="18"/>
                <w:highlight w:val="cyan"/>
                <w:lang w:eastAsia="cs-CZ"/>
              </w:rPr>
              <w:t>Cancelled (Zrušená)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0F67A3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078625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B2208C" w14:textId="1279F127" w:rsidR="00A42E0E" w:rsidRPr="001127F6" w:rsidRDefault="0004282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3128" w:author="Irová Zuzana" w:date="2025-06-17T11:07:00Z" w16du:dateUtc="2025-06-17T09:07:00Z"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é</w:t>
              </w:r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m</w:t>
              </w:r>
            </w:ins>
            <w:del w:id="3129" w:author="Irová Zuzana" w:date="2025-06-17T11:07:00Z" w16du:dateUtc="2025-06-17T09:07:00Z">
              <w:r w:rsidR="00A42E0E" w:rsidRPr="001127F6" w:rsidDel="0004282D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</w:tr>
      <w:tr w:rsidR="00A42E0E" w:rsidRPr="00955C1D" w14:paraId="375ECD92" w14:textId="77777777" w:rsidTr="00A42E0E">
        <w:trPr>
          <w:trHeight w:val="255"/>
        </w:trPr>
        <w:tc>
          <w:tcPr>
            <w:tcW w:w="9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03F4A26" w14:textId="3F9D0C37" w:rsidR="00A42E0E" w:rsidRPr="001127F6" w:rsidRDefault="00A42E0E" w:rsidP="00096AD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0C4EB2" w14:textId="14619572" w:rsidR="00A42E0E" w:rsidRPr="00F06FCE" w:rsidRDefault="00A42E0E" w:rsidP="00096AD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Creation time (Čas vytvoření </w:t>
            </w:r>
          </w:p>
        </w:tc>
        <w:tc>
          <w:tcPr>
            <w:tcW w:w="33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33FA06" w14:textId="4372508D" w:rsidR="00A42E0E" w:rsidRPr="00F06FCE" w:rsidRDefault="00A42E0E" w:rsidP="00096AD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Datum a čas vzniku Unpaid Toll Transaction v Systému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B0B9F96" w14:textId="6684C2CD" w:rsidR="00A42E0E" w:rsidRPr="001127F6" w:rsidRDefault="00A42E0E" w:rsidP="00096AD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 Time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F5E414" w14:textId="0E3210E3" w:rsidR="00A42E0E" w:rsidRPr="001127F6" w:rsidDel="00C6282C" w:rsidRDefault="00A42E0E" w:rsidP="00096AD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3BC203" w14:textId="31BE82D9" w:rsidR="00A42E0E" w:rsidRPr="001127F6" w:rsidRDefault="00A42E0E" w:rsidP="00096AD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6853FF" w:rsidRPr="00955C1D" w14:paraId="50268885" w14:textId="77777777" w:rsidTr="00A42E0E">
        <w:trPr>
          <w:trHeight w:val="255"/>
          <w:ins w:id="3130" w:author="Irová Zuzana" w:date="2025-04-14T19:53:00Z"/>
        </w:trPr>
        <w:tc>
          <w:tcPr>
            <w:tcW w:w="9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CCB0EB1" w14:textId="77777777" w:rsidR="006853FF" w:rsidRDefault="006853FF" w:rsidP="006853FF">
            <w:pPr>
              <w:spacing w:after="0"/>
              <w:rPr>
                <w:ins w:id="3131" w:author="Irová Zuzana" w:date="2025-04-14T19:53:00Z" w16du:dateUtc="2025-04-14T17:53:00Z"/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FF51F3" w14:textId="290F1746" w:rsidR="006853FF" w:rsidRPr="5D923C7E" w:rsidRDefault="006853FF" w:rsidP="006853FF">
            <w:pPr>
              <w:spacing w:after="0"/>
              <w:rPr>
                <w:ins w:id="3132" w:author="Irová Zuzana" w:date="2025-04-14T19:53:00Z" w16du:dateUtc="2025-04-14T17:53:00Z"/>
                <w:rFonts w:cstheme="minorBidi"/>
                <w:sz w:val="18"/>
                <w:szCs w:val="18"/>
                <w:lang w:eastAsia="cs-CZ"/>
              </w:rPr>
            </w:pPr>
            <w:ins w:id="3133" w:author="Irová Zuzana" w:date="2025-04-14T19:53:00Z" w16du:dateUtc="2025-04-14T17:53:00Z">
              <w:r>
                <w:rPr>
                  <w:rFonts w:cstheme="minorBidi"/>
                  <w:sz w:val="18"/>
                  <w:szCs w:val="18"/>
                  <w:lang w:eastAsia="cs-CZ"/>
                </w:rPr>
                <w:t xml:space="preserve">Offence time (Čas </w:t>
              </w:r>
            </w:ins>
            <w:ins w:id="3134" w:author="Irová Zuzana" w:date="2025-04-14T19:56:00Z" w16du:dateUtc="2025-04-14T17:56:00Z">
              <w:r>
                <w:rPr>
                  <w:rFonts w:cstheme="minorBidi"/>
                  <w:sz w:val="18"/>
                  <w:szCs w:val="18"/>
                  <w:lang w:eastAsia="cs-CZ"/>
                </w:rPr>
                <w:t xml:space="preserve">vzniku </w:t>
              </w:r>
            </w:ins>
            <w:ins w:id="3135" w:author="Irová Zuzana" w:date="2025-04-14T19:55:00Z" w16du:dateUtc="2025-04-14T17:55:00Z">
              <w:r>
                <w:rPr>
                  <w:rFonts w:cstheme="minorBidi"/>
                  <w:sz w:val="18"/>
                  <w:szCs w:val="18"/>
                  <w:lang w:eastAsia="cs-CZ"/>
                </w:rPr>
                <w:t>Přestupku)</w:t>
              </w:r>
            </w:ins>
          </w:p>
        </w:tc>
        <w:tc>
          <w:tcPr>
            <w:tcW w:w="33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F7B337" w14:textId="6A8B9914" w:rsidR="006853FF" w:rsidRPr="5D923C7E" w:rsidRDefault="006853FF" w:rsidP="006853FF">
            <w:pPr>
              <w:spacing w:after="0"/>
              <w:rPr>
                <w:ins w:id="3136" w:author="Irová Zuzana" w:date="2025-04-14T19:53:00Z" w16du:dateUtc="2025-04-14T17:53:00Z"/>
                <w:rFonts w:cstheme="minorBidi"/>
                <w:sz w:val="18"/>
                <w:szCs w:val="18"/>
                <w:lang w:eastAsia="cs-CZ"/>
              </w:rPr>
            </w:pPr>
            <w:ins w:id="3137" w:author="Irová Zuzana" w:date="2025-04-14T19:56:00Z" w16du:dateUtc="2025-04-14T17:56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Datum a čas vzniku </w:t>
              </w:r>
              <w:r>
                <w:rPr>
                  <w:rFonts w:cstheme="minorBidi"/>
                  <w:sz w:val="18"/>
                  <w:szCs w:val="18"/>
                  <w:lang w:eastAsia="cs-CZ"/>
                </w:rPr>
                <w:t xml:space="preserve">Přestupku – tj přepnutí </w:t>
              </w:r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Unpaid Toll Transaction </w:t>
              </w:r>
              <w:r>
                <w:rPr>
                  <w:rFonts w:cstheme="minorBidi"/>
                  <w:sz w:val="18"/>
                  <w:szCs w:val="18"/>
                  <w:lang w:eastAsia="cs-CZ"/>
                </w:rPr>
                <w:t>do stavu Offence</w:t>
              </w:r>
            </w:ins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A319F4" w14:textId="0EC7597A" w:rsidR="006853FF" w:rsidRPr="5D923C7E" w:rsidRDefault="006853FF" w:rsidP="006853FF">
            <w:pPr>
              <w:spacing w:after="0"/>
              <w:rPr>
                <w:ins w:id="3138" w:author="Irová Zuzana" w:date="2025-04-14T19:53:00Z" w16du:dateUtc="2025-04-14T17:53:00Z"/>
                <w:rFonts w:cstheme="minorBidi"/>
                <w:sz w:val="18"/>
                <w:szCs w:val="18"/>
                <w:lang w:eastAsia="cs-CZ"/>
              </w:rPr>
            </w:pPr>
            <w:ins w:id="3139" w:author="Irová Zuzana" w:date="2025-04-14T19:56:00Z" w16du:dateUtc="2025-04-14T17:56:00Z">
              <w:r>
                <w:rPr>
                  <w:rFonts w:cstheme="minorBidi"/>
                  <w:sz w:val="18"/>
                  <w:szCs w:val="18"/>
                  <w:lang w:eastAsia="cs-CZ"/>
                </w:rPr>
                <w:t>Date Time</w:t>
              </w:r>
            </w:ins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27585E" w14:textId="12F700EA" w:rsidR="006853FF" w:rsidRDefault="006853FF" w:rsidP="006853FF">
            <w:pPr>
              <w:spacing w:after="0"/>
              <w:rPr>
                <w:ins w:id="3140" w:author="Irová Zuzana" w:date="2025-04-14T19:53:00Z" w16du:dateUtc="2025-04-14T17:53:00Z"/>
                <w:rFonts w:cstheme="minorHAnsi"/>
                <w:sz w:val="18"/>
                <w:szCs w:val="18"/>
                <w:lang w:eastAsia="cs-CZ"/>
              </w:rPr>
            </w:pPr>
            <w:ins w:id="3141" w:author="Irová Zuzana" w:date="2025-04-14T19:56:00Z" w16du:dateUtc="2025-04-14T17:56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75E6DE" w14:textId="552A330C" w:rsidR="006853FF" w:rsidRPr="001127F6" w:rsidRDefault="0004282D" w:rsidP="006853FF">
            <w:pPr>
              <w:spacing w:after="0"/>
              <w:rPr>
                <w:ins w:id="3142" w:author="Irová Zuzana" w:date="2025-04-14T19:53:00Z" w16du:dateUtc="2025-04-14T17:53:00Z"/>
                <w:rFonts w:cstheme="minorHAnsi"/>
                <w:sz w:val="18"/>
                <w:szCs w:val="18"/>
                <w:lang w:eastAsia="cs-CZ"/>
              </w:rPr>
            </w:pPr>
            <w:ins w:id="3143" w:author="Irová Zuzana" w:date="2025-06-17T11:07:00Z" w16du:dateUtc="2025-06-17T09:07:00Z"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é</w:t>
              </w:r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m</w:t>
              </w:r>
            </w:ins>
          </w:p>
        </w:tc>
      </w:tr>
      <w:tr w:rsidR="00A42E0E" w:rsidRPr="00955C1D" w14:paraId="4CBCC251" w14:textId="77777777" w:rsidTr="00A42E0E">
        <w:trPr>
          <w:trHeight w:val="255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881AE" w14:textId="77777777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93E0C0" w14:textId="4B15AF83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33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221F36" w14:textId="50398E52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8141EF4" w14:textId="606BE65E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F4434B" w14:textId="06720D11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C6671F" w14:textId="76E33B97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</w:tbl>
    <w:p w14:paraId="6688F169" w14:textId="77777777" w:rsidR="003C760A" w:rsidRPr="00955C1D" w:rsidRDefault="003C760A">
      <w:pPr>
        <w:pStyle w:val="NormalIndent"/>
      </w:pPr>
    </w:p>
    <w:p w14:paraId="1789E215" w14:textId="77777777" w:rsidR="003C760A" w:rsidRPr="00955C1D" w:rsidRDefault="003C760A">
      <w:pPr>
        <w:pStyle w:val="NormalIndent"/>
      </w:pPr>
    </w:p>
    <w:p w14:paraId="2BFEA97B" w14:textId="77777777" w:rsidR="00CD0A42" w:rsidRPr="00955C1D" w:rsidRDefault="00CD0A42" w:rsidP="00CD0A42">
      <w:pPr>
        <w:pStyle w:val="Heading3"/>
        <w:spacing w:before="200" w:after="0" w:line="276" w:lineRule="auto"/>
        <w:rPr>
          <w:rFonts w:eastAsia="Times New Roman"/>
        </w:rPr>
      </w:pPr>
      <w:bookmarkStart w:id="3144" w:name="_Toc201568876"/>
      <w:r w:rsidRPr="00955C1D">
        <w:rPr>
          <w:rFonts w:eastAsia="Times New Roman"/>
        </w:rPr>
        <w:lastRenderedPageBreak/>
        <w:t>Rated Toll Event (Oceněná mýtná událost)</w:t>
      </w:r>
      <w:bookmarkEnd w:id="2750"/>
      <w:bookmarkEnd w:id="3144"/>
    </w:p>
    <w:p w14:paraId="63B89D1D" w14:textId="778F566B" w:rsidR="00CD0A42" w:rsidRPr="00955C1D" w:rsidRDefault="00E96719">
      <w:pPr>
        <w:pStyle w:val="Caption"/>
      </w:pPr>
      <w:r>
        <w:t xml:space="preserve">Tabulka </w:t>
      </w:r>
      <w:fldSimple w:instr=" SEQ Tabulka \* ARABIC ">
        <w:r w:rsidR="001E11DC">
          <w:rPr>
            <w:noProof/>
          </w:rPr>
          <w:t>14</w:t>
        </w:r>
      </w:fldSimple>
      <w:r w:rsidRPr="00984A60">
        <w:t>: Atributy Oceněné mýtné události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3"/>
        <w:gridCol w:w="1708"/>
        <w:gridCol w:w="3689"/>
        <w:gridCol w:w="1260"/>
        <w:gridCol w:w="900"/>
        <w:gridCol w:w="1168"/>
      </w:tblGrid>
      <w:tr w:rsidR="00971B00" w:rsidRPr="00955C1D" w14:paraId="488CB2FE" w14:textId="77777777" w:rsidTr="000B7E0C">
        <w:trPr>
          <w:trHeight w:val="270"/>
          <w:tblHeader/>
        </w:trPr>
        <w:tc>
          <w:tcPr>
            <w:tcW w:w="46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C703BAD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88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8AE2308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191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B82B2D1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6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012A54A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46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65BC58C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19B67882" w14:textId="77777777" w:rsidR="00CD0A42" w:rsidRPr="00E96719" w:rsidRDefault="00CD0A42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E96719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60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839D53E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2DB65FFA" w14:textId="77777777" w:rsidR="00CD0A42" w:rsidRPr="00E96719" w:rsidRDefault="00CD0A42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E96719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971B00" w:rsidRPr="00955C1D" w14:paraId="0D2B4997" w14:textId="77777777" w:rsidTr="000B7E0C">
        <w:trPr>
          <w:trHeight w:val="255"/>
        </w:trPr>
        <w:tc>
          <w:tcPr>
            <w:tcW w:w="46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8BB8474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CD5293D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Charge type (Typ poplatku)</w:t>
            </w:r>
          </w:p>
        </w:tc>
        <w:tc>
          <w:tcPr>
            <w:tcW w:w="191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89BCD80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Typ poplatku.</w:t>
            </w:r>
          </w:p>
          <w:p w14:paraId="5C274DC9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Dostupné hodnoty Project/Domain:</w:t>
            </w:r>
          </w:p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98"/>
              <w:gridCol w:w="921"/>
              <w:gridCol w:w="620"/>
            </w:tblGrid>
            <w:tr w:rsidR="00CD0A42" w:rsidRPr="00E96719" w14:paraId="6FBEF9B9" w14:textId="77777777" w:rsidTr="000B7E0C">
              <w:tc>
                <w:tcPr>
                  <w:tcW w:w="2823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6AE01140" w14:textId="77777777" w:rsidR="00CD0A42" w:rsidRPr="000B7E0C" w:rsidRDefault="00CD0A42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Infrastructure (Pozemní komunikace)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3102C068" w14:textId="0FA33F2F" w:rsidR="00CD0A42" w:rsidRPr="000B7E0C" w:rsidRDefault="00CD0A42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ITIS/HU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7942D8"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519C2EDF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1</w:t>
                  </w:r>
                </w:p>
              </w:tc>
            </w:tr>
            <w:tr w:rsidR="00CD0A42" w:rsidRPr="00E96719" w14:paraId="75469C07" w14:textId="77777777" w:rsidTr="000B7E0C">
              <w:tc>
                <w:tcPr>
                  <w:tcW w:w="2823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0C7F30CF" w14:textId="77777777" w:rsidR="00CD0A42" w:rsidRPr="000B7E0C" w:rsidRDefault="00CD0A42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Pollution (Znečištění ovzduší)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06803FC2" w14:textId="6ACC4C1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7942D8"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011A9EB1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2</w:t>
                  </w:r>
                </w:p>
              </w:tc>
            </w:tr>
            <w:tr w:rsidR="00CD0A42" w:rsidRPr="00E96719" w14:paraId="589773E0" w14:textId="77777777" w:rsidTr="000B7E0C">
              <w:tc>
                <w:tcPr>
                  <w:tcW w:w="2823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30DCAD6F" w14:textId="77777777" w:rsidR="00CD0A42" w:rsidRPr="000B7E0C" w:rsidRDefault="00CD0A42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Noise (Hluk z provozu)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1CF64821" w14:textId="77777777" w:rsidR="00CD0A42" w:rsidRPr="000B7E0C" w:rsidRDefault="00CD0A42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>
                    <w:br/>
                  </w: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VO1 (test only)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2F39D46F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3</w:t>
                  </w:r>
                </w:p>
              </w:tc>
            </w:tr>
            <w:tr w:rsidR="00CD0A42" w:rsidRPr="00E96719" w14:paraId="33CADE79" w14:textId="77777777" w:rsidTr="000B7E0C">
              <w:tc>
                <w:tcPr>
                  <w:tcW w:w="2823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45453224" w14:textId="77777777" w:rsidR="00CD0A42" w:rsidRPr="000B7E0C" w:rsidRDefault="00CD0A42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Emission CO2 (Emise CO2)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0AA159C9" w14:textId="1DEB8636" w:rsidR="00CD0A42" w:rsidRPr="000B7E0C" w:rsidRDefault="00CD0A42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ITIS/HU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7942D8"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6AFE2B2A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6</w:t>
                  </w:r>
                </w:p>
              </w:tc>
            </w:tr>
            <w:tr w:rsidR="00CD0A42" w:rsidRPr="00E96719" w14:paraId="05D8E833" w14:textId="77777777" w:rsidTr="000B7E0C">
              <w:tc>
                <w:tcPr>
                  <w:tcW w:w="2823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08C5974F" w14:textId="77777777" w:rsidR="00CD0A42" w:rsidRPr="00E96719" w:rsidRDefault="00CD0A42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lang w:eastAsia="cs-CZ"/>
                    </w:rPr>
                    <w:t>Toll (Mýtné)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1F4A72E4" w14:textId="5AE114AE" w:rsidR="00CD0A42" w:rsidRPr="00E96719" w:rsidRDefault="00CD0A42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pPr>
                  <w:r w:rsidRPr="00E96719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t>SKT</w:t>
                  </w:r>
                  <w:r w:rsidR="00327B9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VO1</w:t>
                  </w:r>
                  <w:r w:rsidRPr="00E96719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ITIS/HU</w:t>
                  </w:r>
                  <w:r w:rsidRPr="00E96719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ITIS/PL</w:t>
                  </w:r>
                  <w:r w:rsidRPr="00E96719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ITIS/BG</w:t>
                  </w:r>
                  <w:r w:rsidR="00924ACD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HR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0626495B" w14:textId="77777777" w:rsidR="00CD0A42" w:rsidRPr="00E96719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pPr>
                  <w:r w:rsidRPr="00E96719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t>4</w:t>
                  </w:r>
                </w:p>
              </w:tc>
            </w:tr>
            <w:tr w:rsidR="00CD0A42" w:rsidRPr="00E96719" w14:paraId="148795A6" w14:textId="77777777" w:rsidTr="000B7E0C">
              <w:tc>
                <w:tcPr>
                  <w:tcW w:w="2823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6D50B295" w14:textId="77777777" w:rsidR="00CD0A42" w:rsidRPr="000B7E0C" w:rsidRDefault="00CD0A42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Discount (Sleva)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4BDFF7F6" w14:textId="77777777" w:rsidR="00CD0A42" w:rsidRPr="000B7E0C" w:rsidRDefault="00CD0A42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SKT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CZT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6A387FB1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5</w:t>
                  </w:r>
                </w:p>
              </w:tc>
            </w:tr>
            <w:tr w:rsidR="00CD0A42" w:rsidRPr="00E96719" w14:paraId="2469A74F" w14:textId="77777777" w:rsidTr="000B7E0C">
              <w:tc>
                <w:tcPr>
                  <w:tcW w:w="2823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3084CDCF" w14:textId="77777777" w:rsidR="00CD0A42" w:rsidRPr="000B7E0C" w:rsidRDefault="00CD0A42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Pollution - Noise (Znečištění ovzduší a hluk z provozu)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71D84321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ITIS/HU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14:paraId="10944D64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7</w:t>
                  </w:r>
                </w:p>
              </w:tc>
            </w:tr>
          </w:tbl>
          <w:p w14:paraId="04443B19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89BE6CD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4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FF23392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9B12D80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971B00" w:rsidRPr="00955C1D" w14:paraId="0C60F7F6" w14:textId="77777777" w:rsidTr="000B7E0C">
        <w:trPr>
          <w:trHeight w:val="255"/>
        </w:trPr>
        <w:tc>
          <w:tcPr>
            <w:tcW w:w="464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C4BAD9A" w14:textId="77777777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4E4F946F" w14:textId="2BC194D9" w:rsidR="00AE55F8" w:rsidRPr="00AE55F8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Bas</w:t>
            </w:r>
            <w:ins w:id="3145" w:author="Irová Zuzana" w:date="2025-04-28T16:43:00Z" w16du:dateUtc="2025-04-28T14:43:00Z">
              <w:r w:rsidR="008669BB">
                <w:t>ic</w:t>
              </w:r>
            </w:ins>
            <w:del w:id="3146" w:author="Irová Zuzana" w:date="2025-04-28T16:43:00Z" w16du:dateUtc="2025-04-28T14:43:00Z">
              <w:r w:rsidRPr="5D923C7E" w:rsidDel="008669BB">
                <w:rPr>
                  <w:rFonts w:cstheme="minorBidi"/>
                  <w:sz w:val="18"/>
                  <w:szCs w:val="18"/>
                </w:rPr>
                <w:delText>e</w:delText>
              </w:r>
            </w:del>
            <w:r w:rsidRPr="5D923C7E">
              <w:rPr>
                <w:rFonts w:cstheme="minorBidi"/>
                <w:sz w:val="18"/>
                <w:szCs w:val="18"/>
              </w:rPr>
              <w:t xml:space="preserve"> unit price (Základní jednotková cena)</w:t>
            </w:r>
          </w:p>
        </w:tc>
        <w:tc>
          <w:tcPr>
            <w:tcW w:w="191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FE3599" w14:textId="6FD88C07" w:rsidR="00AE55F8" w:rsidRPr="00AE55F8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Základní jednotková cena před aplikací zvláštní ceny (před price override) buď s daní nebo bez daně v závislosti na hodnotě parametru Unit price definition method 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5B0F29" w14:textId="6180D69C" w:rsidR="00AE55F8" w:rsidRPr="00AE55F8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E0C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4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619D44" w14:textId="32D4142C" w:rsidR="00AE55F8" w:rsidRPr="00AE55F8" w:rsidRDefault="00BD197B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60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DB1FD4" w14:textId="0D169828" w:rsidR="00AE55F8" w:rsidRPr="00AE55F8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E0C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971B00" w:rsidRPr="00955C1D" w14:paraId="45F9216B" w14:textId="77777777" w:rsidTr="5D923C7E">
        <w:trPr>
          <w:trHeight w:val="255"/>
        </w:trPr>
        <w:tc>
          <w:tcPr>
            <w:tcW w:w="464" w:type="pct"/>
            <w:vMerge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BB69197" w14:textId="77777777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FC2274" w14:textId="4E3D937C" w:rsidR="00AE55F8" w:rsidRPr="00AE55F8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Bas</w:t>
            </w:r>
            <w:ins w:id="3147" w:author="Irová Zuzana" w:date="2025-04-28T16:43:00Z" w16du:dateUtc="2025-04-28T14:43:00Z">
              <w:r w:rsidR="008669BB">
                <w:t>ic</w:t>
              </w:r>
            </w:ins>
            <w:del w:id="3148" w:author="Irová Zuzana" w:date="2025-04-28T16:43:00Z" w16du:dateUtc="2025-04-28T14:43:00Z">
              <w:r w:rsidRPr="5D923C7E" w:rsidDel="008669BB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>e</w:delText>
              </w:r>
            </w:del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unit price definition method</w:t>
            </w:r>
            <w:r w:rsidR="00F85FDD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(Způsob definice základní jednotkové ceny)</w:t>
            </w:r>
          </w:p>
        </w:tc>
        <w:tc>
          <w:tcPr>
            <w:tcW w:w="191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93FDBD" w14:textId="77777777" w:rsidR="00AE55F8" w:rsidRPr="000B7E0C" w:rsidRDefault="00AE55F8" w:rsidP="00AE55F8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lang w:eastAsia="cs-CZ"/>
              </w:rPr>
              <w:t>Způsob definice základní jednotkové ceny typu produktu.</w:t>
            </w:r>
          </w:p>
          <w:p w14:paraId="2479E6BF" w14:textId="77777777" w:rsidR="00AE55F8" w:rsidRPr="000B7E0C" w:rsidRDefault="00AE55F8" w:rsidP="00AE55F8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lang w:eastAsia="cs-CZ"/>
              </w:rPr>
              <w:t>Možné hodnoty:</w:t>
            </w:r>
          </w:p>
          <w:p w14:paraId="04C27265" w14:textId="7395F1DE" w:rsidR="00AE55F8" w:rsidRPr="00AE55F8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Including tax (Včetně daně), Excluding tax (Bez daně)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AB2D49" w14:textId="78088468" w:rsidR="00AE55F8" w:rsidRPr="00AE55F8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Reference: (PC.Product type.bas</w:t>
            </w:r>
            <w:ins w:id="3149" w:author="Irová Zuzana" w:date="2025-04-28T16:43:00Z" w16du:dateUtc="2025-04-28T14:43:00Z">
              <w:r w:rsidR="008669BB">
                <w:t>ic</w:t>
              </w:r>
            </w:ins>
            <w:del w:id="3150" w:author="Irová Zuzana" w:date="2025-04-28T16:43:00Z" w16du:dateUtc="2025-04-28T14:43:00Z">
              <w:r w:rsidRPr="5D923C7E" w:rsidDel="008669BB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>e</w:delText>
              </w:r>
            </w:del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unit price definition method)</w:t>
            </w:r>
          </w:p>
        </w:tc>
        <w:tc>
          <w:tcPr>
            <w:tcW w:w="4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F523E1" w14:textId="1BD828A7" w:rsidR="00AE55F8" w:rsidRPr="00AE55F8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6E7130" w14:textId="4E9C45D1" w:rsidR="00AE55F8" w:rsidRPr="00AE55F8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971B00" w:rsidRPr="00955C1D" w14:paraId="29BDEC1F" w14:textId="77777777" w:rsidTr="5D923C7E">
        <w:trPr>
          <w:trHeight w:val="255"/>
        </w:trPr>
        <w:tc>
          <w:tcPr>
            <w:tcW w:w="464" w:type="pct"/>
            <w:vMerge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D814C0" w14:textId="77777777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25A0DA86" w14:textId="2B620F98" w:rsidR="00AE55F8" w:rsidRPr="00E96719" w:rsidRDefault="000E62FE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(Jednotková cena)</w:t>
            </w:r>
          </w:p>
        </w:tc>
        <w:tc>
          <w:tcPr>
            <w:tcW w:w="191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EC192D" w14:textId="627B58B5" w:rsidR="00AE55F8" w:rsidRPr="00E96719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</w:t>
            </w:r>
            <w:r w:rsidR="000E62FE" w:rsidRPr="5D923C7E">
              <w:rPr>
                <w:rFonts w:cstheme="minorBidi"/>
                <w:sz w:val="18"/>
                <w:szCs w:val="18"/>
              </w:rPr>
              <w:t xml:space="preserve">bez daně </w:t>
            </w:r>
            <w:r w:rsidRPr="5D923C7E">
              <w:rPr>
                <w:rFonts w:cstheme="minorBidi"/>
                <w:sz w:val="18"/>
                <w:szCs w:val="18"/>
              </w:rPr>
              <w:t xml:space="preserve">po aplikaci zvláštní ceny (price override) 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A8EACA9" w14:textId="31424265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4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82BD03" w14:textId="36D7E48A" w:rsidR="00AE55F8" w:rsidRPr="00E96719" w:rsidRDefault="00965894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60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89A1253" w14:textId="6F5A0942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971B00" w:rsidRPr="00955C1D" w14:paraId="2391C3E9" w14:textId="77777777" w:rsidTr="5D923C7E">
        <w:trPr>
          <w:trHeight w:val="255"/>
        </w:trPr>
        <w:tc>
          <w:tcPr>
            <w:tcW w:w="464" w:type="pct"/>
            <w:vMerge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A39917" w14:textId="77777777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3634B8A9" w14:textId="6C222C19" w:rsidR="00AE55F8" w:rsidRPr="00E96719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VAT (Jednotková cena s daní)</w:t>
            </w:r>
          </w:p>
        </w:tc>
        <w:tc>
          <w:tcPr>
            <w:tcW w:w="191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F9CF2CE" w14:textId="310707B3" w:rsidR="00AE55F8" w:rsidRPr="00E96719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</w:t>
            </w:r>
            <w:r w:rsidR="000E62FE" w:rsidRPr="5D923C7E">
              <w:rPr>
                <w:rFonts w:cstheme="minorBidi"/>
                <w:sz w:val="18"/>
                <w:szCs w:val="18"/>
              </w:rPr>
              <w:t xml:space="preserve">s daní </w:t>
            </w:r>
            <w:r w:rsidRPr="5D923C7E">
              <w:rPr>
                <w:rFonts w:cstheme="minorBidi"/>
                <w:sz w:val="18"/>
                <w:szCs w:val="18"/>
              </w:rPr>
              <w:t xml:space="preserve">po aplikaci zvláštní ceny (price override) 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1B8048" w14:textId="611FB98B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4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1533E2" w14:textId="136749D8" w:rsidR="00AE55F8" w:rsidRPr="00E96719" w:rsidRDefault="00965894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60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7423E5" w14:textId="2AEC28D0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971B00" w:rsidRPr="00955C1D" w14:paraId="34B847C8" w14:textId="77777777" w:rsidTr="5D923C7E">
        <w:trPr>
          <w:trHeight w:val="255"/>
        </w:trPr>
        <w:tc>
          <w:tcPr>
            <w:tcW w:w="464" w:type="pct"/>
            <w:vMerge/>
            <w:vAlign w:val="center"/>
          </w:tcPr>
          <w:p w14:paraId="7F155A13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2D9691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Number of units (Počet jednotek)</w:t>
            </w:r>
          </w:p>
        </w:tc>
        <w:tc>
          <w:tcPr>
            <w:tcW w:w="191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F628B1" w14:textId="7C88906C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Počet zpoplatněných jednotek.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83FD6C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Number </w:t>
            </w:r>
          </w:p>
        </w:tc>
        <w:tc>
          <w:tcPr>
            <w:tcW w:w="4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49DDA1A" w14:textId="1E197ED7" w:rsidR="00CD0A42" w:rsidRPr="00E96719" w:rsidRDefault="00BD197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C4BDF6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971B00" w:rsidRPr="00955C1D" w14:paraId="0290B8B8" w14:textId="77777777" w:rsidTr="5D923C7E">
        <w:trPr>
          <w:trHeight w:val="255"/>
        </w:trPr>
        <w:tc>
          <w:tcPr>
            <w:tcW w:w="464" w:type="pct"/>
            <w:vMerge/>
            <w:vAlign w:val="center"/>
            <w:hideMark/>
          </w:tcPr>
          <w:p w14:paraId="1CA68D17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3C7F5F22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Metric unit (Měrná jednotka)</w:t>
            </w:r>
          </w:p>
        </w:tc>
        <w:tc>
          <w:tcPr>
            <w:tcW w:w="191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716288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</w:rPr>
              <w:t>Měrná jednotka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DDEAAE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List of Values (CO.Metric unit. Metric unit code)</w:t>
            </w:r>
          </w:p>
        </w:tc>
        <w:tc>
          <w:tcPr>
            <w:tcW w:w="4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980BEA6" w14:textId="5323BE78" w:rsidR="00CD0A42" w:rsidRPr="00E96719" w:rsidRDefault="00BD197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60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1EAAF2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971B00" w:rsidRPr="00955C1D" w14:paraId="76D26A7B" w14:textId="77777777" w:rsidTr="5D923C7E">
        <w:trPr>
          <w:trHeight w:val="255"/>
        </w:trPr>
        <w:tc>
          <w:tcPr>
            <w:tcW w:w="464" w:type="pct"/>
            <w:vMerge/>
            <w:vAlign w:val="center"/>
            <w:hideMark/>
          </w:tcPr>
          <w:p w14:paraId="050B242B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7773761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Price amount (Cena za událost)</w:t>
            </w:r>
          </w:p>
        </w:tc>
        <w:tc>
          <w:tcPr>
            <w:tcW w:w="191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C65009C" w14:textId="7FD9E410" w:rsidR="00CD0A42" w:rsidRDefault="00CD0A42">
            <w:pPr>
              <w:spacing w:after="0"/>
              <w:rPr>
                <w:ins w:id="3151" w:author="Irová Zuzana" w:date="2025-02-20T16:51:00Z" w16du:dateUtc="2025-02-20T15:51:00Z"/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Celková cena bez dan</w:t>
            </w:r>
            <w:r w:rsidRPr="5D923C7E">
              <w:rPr>
                <w:rFonts w:cstheme="minorBidi"/>
                <w:sz w:val="18"/>
                <w:szCs w:val="18"/>
              </w:rPr>
              <w:t xml:space="preserve">ě </w:t>
            </w:r>
            <w:r w:rsidR="00756503" w:rsidRPr="5D923C7E">
              <w:rPr>
                <w:rFonts w:cstheme="minorBidi"/>
                <w:sz w:val="18"/>
                <w:szCs w:val="18"/>
              </w:rPr>
              <w:t>po aplikaci zvláštní ceny (po price override)) a před</w:t>
            </w:r>
            <w:ins w:id="3152" w:author="Irová Zuzana" w:date="2025-02-20T16:50:00Z" w16du:dateUtc="2025-02-20T15:50:00Z">
              <w:r w:rsidR="00C929E5" w:rsidRPr="5D923C7E">
                <w:rPr>
                  <w:rFonts w:cstheme="minorBidi"/>
                  <w:sz w:val="18"/>
                  <w:szCs w:val="18"/>
                </w:rPr>
                <w:t>/po</w:t>
              </w:r>
            </w:ins>
            <w:r w:rsidR="00756503" w:rsidRPr="5D923C7E">
              <w:rPr>
                <w:rFonts w:cstheme="minorBidi"/>
                <w:sz w:val="18"/>
                <w:szCs w:val="18"/>
              </w:rPr>
              <w:t xml:space="preserve"> aplikac</w:t>
            </w:r>
            <w:ins w:id="3153" w:author="Irová Zuzana" w:date="2025-02-20T16:50:00Z" w16du:dateUtc="2025-02-20T15:50:00Z">
              <w:r w:rsidR="00C929E5" w:rsidRPr="5D923C7E">
                <w:rPr>
                  <w:rFonts w:cstheme="minorBidi"/>
                  <w:sz w:val="18"/>
                  <w:szCs w:val="18"/>
                </w:rPr>
                <w:t>i</w:t>
              </w:r>
            </w:ins>
            <w:del w:id="3154" w:author="Irová Zuzana" w:date="2025-02-20T16:50:00Z" w16du:dateUtc="2025-02-20T15:50:00Z">
              <w:r w:rsidR="00756503" w:rsidRPr="5D923C7E" w:rsidDel="00C929E5">
                <w:rPr>
                  <w:rFonts w:cstheme="minorBidi"/>
                  <w:sz w:val="18"/>
                  <w:szCs w:val="18"/>
                </w:rPr>
                <w:delText>í</w:delText>
              </w:r>
            </w:del>
            <w:r w:rsidR="00756503" w:rsidRPr="5D923C7E">
              <w:rPr>
                <w:rFonts w:cstheme="minorBidi"/>
                <w:sz w:val="18"/>
                <w:szCs w:val="18"/>
              </w:rPr>
              <w:t xml:space="preserve"> slevy </w:t>
            </w:r>
            <w:del w:id="3155" w:author="Irová Zuzana" w:date="2025-02-20T16:50:00Z" w16du:dateUtc="2025-02-20T15:50:00Z">
              <w:r w:rsidR="00756503" w:rsidRPr="5D923C7E" w:rsidDel="00C929E5">
                <w:rPr>
                  <w:rFonts w:cstheme="minorBidi"/>
                  <w:sz w:val="18"/>
                  <w:szCs w:val="18"/>
                </w:rPr>
                <w:delText>(tj. Unit price * Number of units)).</w:delText>
              </w:r>
            </w:del>
            <w:ins w:id="3156" w:author="Irová Zuzana" w:date="2025-02-20T16:50:00Z" w16du:dateUtc="2025-02-20T15:50:00Z">
              <w:r w:rsidR="00C929E5" w:rsidRPr="5D923C7E">
                <w:rPr>
                  <w:rFonts w:cstheme="minorBidi"/>
                  <w:sz w:val="18"/>
                  <w:szCs w:val="18"/>
                </w:rPr>
                <w:t xml:space="preserve">v závislosti na </w:t>
              </w:r>
            </w:ins>
            <w:ins w:id="3157" w:author="Irová Zuzana" w:date="2025-02-20T16:52:00Z" w16du:dateUtc="2025-02-20T15:52:00Z">
              <w:r w:rsidR="008935CB" w:rsidRPr="5D923C7E">
                <w:rPr>
                  <w:rFonts w:cstheme="minorBidi"/>
                  <w:sz w:val="18"/>
                  <w:szCs w:val="18"/>
                </w:rPr>
                <w:t xml:space="preserve">atributu mýtné transakce </w:t>
              </w:r>
            </w:ins>
            <w:ins w:id="3158" w:author="Irová Zuzana" w:date="2025-02-20T16:50:00Z" w16du:dateUtc="2025-02-20T15:50:00Z">
              <w:r w:rsidR="00C929E5" w:rsidRPr="5D923C7E">
                <w:rPr>
                  <w:rFonts w:cstheme="minorBidi"/>
                  <w:sz w:val="18"/>
                  <w:szCs w:val="18"/>
                </w:rPr>
                <w:t>Discount applied</w:t>
              </w:r>
            </w:ins>
            <w:ins w:id="3159" w:author="Irová Zuzana" w:date="2025-02-20T16:51:00Z" w16du:dateUtc="2025-02-20T15:51:00Z">
              <w:r w:rsidR="00C929E5" w:rsidRPr="5D923C7E">
                <w:rPr>
                  <w:rFonts w:cstheme="minorBidi"/>
                  <w:sz w:val="18"/>
                  <w:szCs w:val="18"/>
                </w:rPr>
                <w:t>:</w:t>
              </w:r>
            </w:ins>
          </w:p>
          <w:p w14:paraId="6787F013" w14:textId="47BCFF15" w:rsidR="005D51A2" w:rsidRPr="005D51A2" w:rsidRDefault="005D51A2" w:rsidP="005D51A2">
            <w:pPr>
              <w:spacing w:after="0"/>
              <w:rPr>
                <w:ins w:id="3160" w:author="Irová Zuzana" w:date="2025-02-20T16:51:00Z"/>
                <w:rFonts w:cstheme="minorBidi"/>
                <w:sz w:val="18"/>
                <w:szCs w:val="18"/>
                <w:lang w:eastAsia="cs-CZ"/>
              </w:rPr>
            </w:pPr>
            <w:ins w:id="3161" w:author="Irová Zuzana" w:date="2025-02-20T16:51:00Z">
              <w:r w:rsidRPr="005D51A2">
                <w:rPr>
                  <w:rFonts w:cstheme="minorBidi"/>
                  <w:sz w:val="18"/>
                  <w:szCs w:val="18"/>
                  <w:lang w:eastAsia="cs-CZ"/>
                </w:rPr>
                <w:t xml:space="preserve">Pokud je Discount applied = true, jde o </w:t>
              </w:r>
            </w:ins>
            <w:ins w:id="3162" w:author="Irová Zuzana" w:date="2025-02-20T16:51:00Z" w16du:dateUtc="2025-02-20T15:51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původní </w:t>
              </w:r>
            </w:ins>
            <w:ins w:id="3163" w:author="Irová Zuzana" w:date="2025-02-20T16:51:00Z">
              <w:r w:rsidRPr="005D51A2">
                <w:rPr>
                  <w:rFonts w:cstheme="minorBidi"/>
                  <w:sz w:val="18"/>
                  <w:szCs w:val="18"/>
                  <w:lang w:eastAsia="cs-CZ"/>
                </w:rPr>
                <w:t>RTE.Price amount –RTE.Discount amount.</w:t>
              </w:r>
            </w:ins>
          </w:p>
          <w:p w14:paraId="53943FB9" w14:textId="78E80F1C" w:rsidR="00C929E5" w:rsidRPr="00E96719" w:rsidRDefault="005D51A2" w:rsidP="005D51A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ins w:id="3164" w:author="Irová Zuzana" w:date="2025-02-20T16:51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Pokud je Discount applied = false, jde o </w:t>
              </w:r>
            </w:ins>
            <w:ins w:id="3165" w:author="Irová Zuzana" w:date="2025-02-20T16:51:00Z" w16du:dateUtc="2025-02-20T15:51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původní</w:t>
              </w:r>
            </w:ins>
            <w:ins w:id="3166" w:author="Irová Zuzana" w:date="2025-02-20T16:51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 RTE.Price amount.</w:t>
              </w:r>
            </w:ins>
          </w:p>
        </w:tc>
        <w:tc>
          <w:tcPr>
            <w:tcW w:w="6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95D6F56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4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0853792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1B1A34B" w14:textId="7B4D2F9C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167" w:author="Irová Zuzana" w:date="2025-02-20T16:53:00Z" w16du:dateUtc="2025-02-20T15:53:00Z">
              <w:r w:rsidRPr="00E96719" w:rsidDel="00C076FD">
                <w:rPr>
                  <w:rFonts w:cstheme="minorHAnsi"/>
                  <w:sz w:val="18"/>
                  <w:szCs w:val="18"/>
                  <w:lang w:eastAsia="cs-CZ"/>
                </w:rPr>
                <w:delText>Ne</w:delText>
              </w:r>
            </w:del>
            <w:ins w:id="3168" w:author="Irová Zuzana" w:date="2025-06-17T11:07:00Z" w16du:dateUtc="2025-06-17T09:07:00Z">
              <w:r w:rsidR="0004282D"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</w:t>
              </w:r>
              <w:r w:rsidR="0004282D">
                <w:rPr>
                  <w:rFonts w:eastAsia="Times New Roman" w:cstheme="minorHAnsi"/>
                  <w:sz w:val="18"/>
                  <w:szCs w:val="18"/>
                  <w:lang w:eastAsia="cs-CZ"/>
                </w:rPr>
                <w:t>é</w:t>
              </w:r>
              <w:r w:rsidR="0004282D"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m</w:t>
              </w:r>
            </w:ins>
          </w:p>
        </w:tc>
      </w:tr>
      <w:tr w:rsidR="00971B00" w:rsidRPr="00955C1D" w14:paraId="718092FE" w14:textId="77777777" w:rsidTr="5D923C7E">
        <w:trPr>
          <w:trHeight w:val="255"/>
        </w:trPr>
        <w:tc>
          <w:tcPr>
            <w:tcW w:w="464" w:type="pct"/>
            <w:vMerge/>
            <w:vAlign w:val="center"/>
          </w:tcPr>
          <w:p w14:paraId="014BE2A7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42DEC8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Price amount VAT (Cena s daní za událost)</w:t>
            </w:r>
          </w:p>
        </w:tc>
        <w:tc>
          <w:tcPr>
            <w:tcW w:w="191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42A563F" w14:textId="3305D113" w:rsidR="00C076FD" w:rsidRDefault="00CD0A42" w:rsidP="00C076FD">
            <w:pPr>
              <w:spacing w:after="0"/>
              <w:rPr>
                <w:ins w:id="3169" w:author="Irová Zuzana" w:date="2025-02-20T16:53:00Z" w16du:dateUtc="2025-02-20T15:53:00Z"/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Celková cena včetně daně</w:t>
            </w:r>
            <w:r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="00756503" w:rsidRPr="5D923C7E">
              <w:rPr>
                <w:rFonts w:cstheme="minorBidi"/>
                <w:sz w:val="18"/>
                <w:szCs w:val="18"/>
              </w:rPr>
              <w:t>po aplikaci zvláštní ceny (po price override)) a před</w:t>
            </w:r>
            <w:ins w:id="3170" w:author="Irová Zuzana" w:date="2025-02-20T16:52:00Z" w16du:dateUtc="2025-02-20T15:52:00Z">
              <w:r w:rsidR="00C076FD" w:rsidRPr="5D923C7E">
                <w:rPr>
                  <w:rFonts w:cstheme="minorBidi"/>
                  <w:sz w:val="18"/>
                  <w:szCs w:val="18"/>
                </w:rPr>
                <w:t>/po</w:t>
              </w:r>
            </w:ins>
            <w:r w:rsidR="00756503" w:rsidRPr="5D923C7E">
              <w:rPr>
                <w:rFonts w:cstheme="minorBidi"/>
                <w:sz w:val="18"/>
                <w:szCs w:val="18"/>
              </w:rPr>
              <w:t xml:space="preserve"> aplikac</w:t>
            </w:r>
            <w:ins w:id="3171" w:author="Irová Zuzana" w:date="2025-02-20T16:53:00Z" w16du:dateUtc="2025-02-20T15:53:00Z">
              <w:r w:rsidR="00C076FD" w:rsidRPr="5D923C7E">
                <w:rPr>
                  <w:rFonts w:cstheme="minorBidi"/>
                  <w:sz w:val="18"/>
                  <w:szCs w:val="18"/>
                </w:rPr>
                <w:t>i</w:t>
              </w:r>
            </w:ins>
            <w:del w:id="3172" w:author="Irová Zuzana" w:date="2025-02-20T16:53:00Z" w16du:dateUtc="2025-02-20T15:53:00Z">
              <w:r w:rsidR="00756503" w:rsidRPr="5D923C7E" w:rsidDel="00C076FD">
                <w:rPr>
                  <w:rFonts w:cstheme="minorBidi"/>
                  <w:sz w:val="18"/>
                  <w:szCs w:val="18"/>
                </w:rPr>
                <w:delText>í</w:delText>
              </w:r>
            </w:del>
            <w:r w:rsidR="00756503" w:rsidRPr="5D923C7E">
              <w:rPr>
                <w:rFonts w:cstheme="minorBidi"/>
                <w:sz w:val="18"/>
                <w:szCs w:val="18"/>
              </w:rPr>
              <w:t xml:space="preserve"> slevy</w:t>
            </w:r>
            <w:ins w:id="3173" w:author="Irová Zuzana" w:date="2025-02-20T16:53:00Z" w16du:dateUtc="2025-02-20T15:53:00Z">
              <w:r w:rsidR="00C076FD" w:rsidRPr="5D923C7E">
                <w:rPr>
                  <w:rFonts w:cstheme="minorBidi"/>
                  <w:sz w:val="18"/>
                  <w:szCs w:val="18"/>
                </w:rPr>
                <w:t xml:space="preserve"> </w:t>
              </w:r>
            </w:ins>
            <w:del w:id="3174" w:author="Irová Zuzana" w:date="2025-02-20T16:53:00Z" w16du:dateUtc="2025-02-20T15:53:00Z">
              <w:r w:rsidR="00B43C93" w:rsidRPr="5D923C7E" w:rsidDel="00C076FD">
                <w:rPr>
                  <w:rFonts w:cstheme="minorBidi"/>
                  <w:sz w:val="18"/>
                  <w:szCs w:val="18"/>
                </w:rPr>
                <w:delText>.</w:delText>
              </w:r>
            </w:del>
            <w:ins w:id="3175" w:author="Irová Zuzana" w:date="2025-02-20T16:53:00Z" w16du:dateUtc="2025-02-20T15:53:00Z">
              <w:r w:rsidR="00C076FD" w:rsidRPr="5D923C7E">
                <w:rPr>
                  <w:rFonts w:cstheme="minorBidi"/>
                  <w:sz w:val="18"/>
                  <w:szCs w:val="18"/>
                </w:rPr>
                <w:t>v závislosti na atributu mýtné transakce Discount applied:</w:t>
              </w:r>
            </w:ins>
          </w:p>
          <w:p w14:paraId="673B6402" w14:textId="4D23A306" w:rsidR="00C076FD" w:rsidRPr="005D51A2" w:rsidRDefault="00C076FD" w:rsidP="00C076FD">
            <w:pPr>
              <w:spacing w:after="0"/>
              <w:rPr>
                <w:ins w:id="3176" w:author="Irová Zuzana" w:date="2025-02-20T16:53:00Z" w16du:dateUtc="2025-02-20T15:53:00Z"/>
                <w:rFonts w:cstheme="minorBidi"/>
                <w:sz w:val="18"/>
                <w:szCs w:val="18"/>
                <w:lang w:eastAsia="cs-CZ"/>
              </w:rPr>
            </w:pPr>
            <w:ins w:id="3177" w:author="Irová Zuzana" w:date="2025-02-20T16:53:00Z" w16du:dateUtc="2025-02-20T15:53:00Z">
              <w:r w:rsidRPr="005D51A2">
                <w:rPr>
                  <w:rFonts w:cstheme="minorBidi"/>
                  <w:sz w:val="18"/>
                  <w:szCs w:val="18"/>
                  <w:lang w:eastAsia="cs-CZ"/>
                </w:rPr>
                <w:t xml:space="preserve">Pokud je Discount applied = true, jde o </w:t>
              </w:r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původní </w:t>
              </w:r>
              <w:r w:rsidRPr="005D51A2">
                <w:rPr>
                  <w:rFonts w:cstheme="minorBidi"/>
                  <w:sz w:val="18"/>
                  <w:szCs w:val="18"/>
                  <w:lang w:eastAsia="cs-CZ"/>
                </w:rPr>
                <w:t xml:space="preserve">RTE.Price amount </w:t>
              </w:r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VAT </w:t>
              </w:r>
              <w:r w:rsidRPr="005D51A2">
                <w:rPr>
                  <w:rFonts w:cstheme="minorBidi"/>
                  <w:sz w:val="18"/>
                  <w:szCs w:val="18"/>
                  <w:lang w:eastAsia="cs-CZ"/>
                </w:rPr>
                <w:t>–RTE.Discount amount</w:t>
              </w:r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 xml:space="preserve"> VAT</w:t>
              </w:r>
              <w:r w:rsidRPr="005D51A2">
                <w:rPr>
                  <w:rFonts w:cstheme="minorBidi"/>
                  <w:sz w:val="18"/>
                  <w:szCs w:val="18"/>
                  <w:lang w:eastAsia="cs-CZ"/>
                </w:rPr>
                <w:t>.</w:t>
              </w:r>
            </w:ins>
          </w:p>
          <w:p w14:paraId="3B698EC0" w14:textId="7398209E" w:rsidR="00C076FD" w:rsidRPr="00E96719" w:rsidRDefault="00C076FD" w:rsidP="00C076F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ins w:id="3178" w:author="Irová Zuzana" w:date="2025-02-20T16:53:00Z" w16du:dateUtc="2025-02-20T15:53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Pokud je Discount applied = false, jde o původní RTE.Price amount VAT.</w:t>
              </w:r>
            </w:ins>
          </w:p>
        </w:tc>
        <w:tc>
          <w:tcPr>
            <w:tcW w:w="6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9636DD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4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C39155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AB2392" w14:textId="5D2FCE52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179" w:author="Irová Zuzana" w:date="2025-02-20T16:53:00Z" w16du:dateUtc="2025-02-20T15:53:00Z">
              <w:r w:rsidRPr="00E96719" w:rsidDel="00C076FD">
                <w:rPr>
                  <w:rFonts w:cstheme="minorHAnsi"/>
                  <w:sz w:val="18"/>
                  <w:szCs w:val="18"/>
                  <w:lang w:eastAsia="cs-CZ"/>
                </w:rPr>
                <w:delText>Ne</w:delText>
              </w:r>
            </w:del>
            <w:ins w:id="3180" w:author="Irová Zuzana" w:date="2025-06-17T11:07:00Z" w16du:dateUtc="2025-06-17T09:07:00Z">
              <w:r w:rsidR="0004282D"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</w:t>
              </w:r>
              <w:r w:rsidR="0004282D">
                <w:rPr>
                  <w:rFonts w:eastAsia="Times New Roman" w:cstheme="minorHAnsi"/>
                  <w:sz w:val="18"/>
                  <w:szCs w:val="18"/>
                  <w:lang w:eastAsia="cs-CZ"/>
                </w:rPr>
                <w:t>é</w:t>
              </w:r>
              <w:r w:rsidR="0004282D"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m</w:t>
              </w:r>
            </w:ins>
          </w:p>
        </w:tc>
      </w:tr>
      <w:tr w:rsidR="00971B00" w:rsidRPr="00955C1D" w14:paraId="6788975A" w14:textId="77777777" w:rsidTr="5D923C7E">
        <w:trPr>
          <w:trHeight w:val="255"/>
        </w:trPr>
        <w:tc>
          <w:tcPr>
            <w:tcW w:w="464" w:type="pct"/>
            <w:vMerge/>
            <w:vAlign w:val="center"/>
            <w:hideMark/>
          </w:tcPr>
          <w:p w14:paraId="6C941D3F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32E736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Tax rate (Sazba daně)</w:t>
            </w:r>
          </w:p>
        </w:tc>
        <w:tc>
          <w:tcPr>
            <w:tcW w:w="191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DCB6B2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Sazba daně (pokud je aplikována).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E59875B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Percentage (5.2)</w:t>
            </w:r>
          </w:p>
        </w:tc>
        <w:tc>
          <w:tcPr>
            <w:tcW w:w="4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AA8CD8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60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8EA1732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971B00" w:rsidRPr="00955C1D" w14:paraId="41EAB43F" w14:textId="77777777" w:rsidTr="5D923C7E">
        <w:trPr>
          <w:trHeight w:val="255"/>
        </w:trPr>
        <w:tc>
          <w:tcPr>
            <w:tcW w:w="464" w:type="pct"/>
            <w:vMerge/>
            <w:vAlign w:val="center"/>
            <w:hideMark/>
          </w:tcPr>
          <w:p w14:paraId="64EC3F9C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6513FFA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Discount amount (Sleva)</w:t>
            </w:r>
          </w:p>
        </w:tc>
        <w:tc>
          <w:tcPr>
            <w:tcW w:w="191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61040C7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Výše slevy (neobsahuje daň).</w:t>
            </w:r>
          </w:p>
        </w:tc>
        <w:tc>
          <w:tcPr>
            <w:tcW w:w="6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891B56F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46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8EA446E" w14:textId="53E6C877" w:rsidR="00CD0A42" w:rsidRPr="00E96719" w:rsidRDefault="00764536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181" w:author="Irová Zuzana" w:date="2025-02-20T16:23:00Z" w16du:dateUtc="2025-02-20T15:23:00Z">
              <w:r w:rsidDel="00980712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  <w:ins w:id="3182" w:author="Irová Zuzana" w:date="2025-02-20T16:23:00Z" w16du:dateUtc="2025-02-20T15:23:00Z">
              <w:r w:rsidR="00980712"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60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E501962" w14:textId="155E4817" w:rsidR="00CD0A42" w:rsidRPr="00E96719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183" w:author="Irová Zuzana" w:date="2025-02-20T16:53:00Z" w16du:dateUtc="2025-02-20T15:53:00Z">
              <w:r w:rsidDel="00C076FD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  <w:ins w:id="3184" w:author="Irová Zuzana" w:date="2025-02-20T16:53:00Z" w16du:dateUtc="2025-02-20T15:53:00Z">
              <w:r w:rsidR="00C076FD"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971B00" w:rsidRPr="00955C1D" w14:paraId="4D687C2B" w14:textId="77777777" w:rsidTr="5D923C7E">
        <w:trPr>
          <w:trHeight w:val="255"/>
        </w:trPr>
        <w:tc>
          <w:tcPr>
            <w:tcW w:w="464" w:type="pct"/>
            <w:vMerge/>
            <w:vAlign w:val="center"/>
          </w:tcPr>
          <w:p w14:paraId="6411A116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35DBEC8" w14:textId="461BEFCF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Discount amount </w:t>
            </w:r>
            <w:r w:rsidR="00EB1116" w:rsidRPr="5D923C7E">
              <w:rPr>
                <w:rFonts w:cstheme="minorBidi"/>
                <w:sz w:val="18"/>
                <w:szCs w:val="18"/>
                <w:lang w:eastAsia="cs-CZ"/>
              </w:rPr>
              <w:t>VAT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(Sleva </w:t>
            </w:r>
            <w:r w:rsidR="00EB1116" w:rsidRPr="5D923C7E">
              <w:rPr>
                <w:rFonts w:cstheme="minorBidi"/>
                <w:sz w:val="18"/>
                <w:szCs w:val="18"/>
                <w:lang w:eastAsia="cs-CZ"/>
              </w:rPr>
              <w:t>s daní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191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E6CC6D1" w14:textId="38CBBBDB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Výše slevy</w:t>
            </w:r>
            <w:r w:rsidR="00EB1116">
              <w:rPr>
                <w:rFonts w:cstheme="minorHAnsi"/>
                <w:sz w:val="18"/>
                <w:szCs w:val="18"/>
                <w:lang w:eastAsia="cs-CZ"/>
              </w:rPr>
              <w:t xml:space="preserve"> s daní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E13F053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F7AD64" w14:textId="2890DE00" w:rsidR="00CD0A42" w:rsidRPr="00E96719" w:rsidRDefault="00764536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185" w:author="Irová Zuzana" w:date="2025-02-20T16:23:00Z" w16du:dateUtc="2025-02-20T15:23:00Z">
              <w:r w:rsidDel="00980712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  <w:ins w:id="3186" w:author="Irová Zuzana" w:date="2025-02-20T16:23:00Z" w16du:dateUtc="2025-02-20T15:23:00Z">
              <w:r w:rsidR="00980712"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60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C3BE4F" w14:textId="0C6E9082" w:rsidR="00CD0A42" w:rsidRPr="00E96719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187" w:author="Irová Zuzana" w:date="2025-02-20T16:53:00Z" w16du:dateUtc="2025-02-20T15:53:00Z">
              <w:r w:rsidDel="00C076FD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  <w:ins w:id="3188" w:author="Irová Zuzana" w:date="2025-02-20T16:53:00Z" w16du:dateUtc="2025-02-20T15:53:00Z">
              <w:r w:rsidR="00C076FD"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971B00" w:rsidRPr="00955C1D" w14:paraId="4CCAC5E8" w14:textId="77777777" w:rsidTr="5D923C7E">
        <w:trPr>
          <w:trHeight w:val="255"/>
        </w:trPr>
        <w:tc>
          <w:tcPr>
            <w:tcW w:w="464" w:type="pct"/>
            <w:vMerge/>
            <w:vAlign w:val="center"/>
            <w:hideMark/>
          </w:tcPr>
          <w:p w14:paraId="3C70628D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E819F67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Discount rate (Sleva v %)</w:t>
            </w:r>
          </w:p>
        </w:tc>
        <w:tc>
          <w:tcPr>
            <w:tcW w:w="191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DCD06A4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Výše slevy vyjádřená v procentech.</w:t>
            </w:r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D847B5A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Percentage (5.2)</w:t>
            </w:r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E7CE0E5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60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7CC89AF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356A3F" w:rsidRPr="00955C1D" w14:paraId="3EBB7CD3" w14:textId="77777777" w:rsidTr="5D923C7E">
        <w:trPr>
          <w:trHeight w:val="255"/>
          <w:ins w:id="3189" w:author="Irová Zuzana" w:date="2025-06-06T20:36:00Z"/>
        </w:trPr>
        <w:tc>
          <w:tcPr>
            <w:tcW w:w="464" w:type="pct"/>
            <w:vAlign w:val="center"/>
          </w:tcPr>
          <w:p w14:paraId="6347CFD0" w14:textId="77777777" w:rsidR="00356A3F" w:rsidRPr="00E96719" w:rsidRDefault="00356A3F">
            <w:pPr>
              <w:spacing w:after="0"/>
              <w:rPr>
                <w:ins w:id="3190" w:author="Irová Zuzana" w:date="2025-06-06T20:36:00Z" w16du:dateUtc="2025-06-06T18:36:00Z"/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4FC3E3F" w14:textId="564BD767" w:rsidR="00356A3F" w:rsidRPr="5D923C7E" w:rsidRDefault="00356A3F">
            <w:pPr>
              <w:spacing w:after="0"/>
              <w:rPr>
                <w:ins w:id="3191" w:author="Irová Zuzana" w:date="2025-06-06T20:36:00Z" w16du:dateUtc="2025-06-06T18:36:00Z"/>
                <w:rFonts w:cstheme="minorBidi"/>
                <w:sz w:val="18"/>
                <w:szCs w:val="18"/>
                <w:lang w:eastAsia="cs-CZ"/>
              </w:rPr>
            </w:pPr>
            <w:ins w:id="3192" w:author="Irová Zuzana" w:date="2025-06-06T20:36:00Z" w16du:dateUtc="2025-06-06T18:36:00Z">
              <w:r>
                <w:rPr>
                  <w:rFonts w:cstheme="minorBidi"/>
                  <w:sz w:val="18"/>
                  <w:szCs w:val="18"/>
                  <w:lang w:eastAsia="cs-CZ"/>
                </w:rPr>
                <w:t>R</w:t>
              </w:r>
            </w:ins>
            <w:ins w:id="3193" w:author="Irová Zuzana" w:date="2025-06-06T20:37:00Z" w16du:dateUtc="2025-06-06T18:37:00Z">
              <w:r>
                <w:rPr>
                  <w:rFonts w:cstheme="minorBidi"/>
                  <w:sz w:val="18"/>
                  <w:szCs w:val="18"/>
                  <w:lang w:eastAsia="cs-CZ"/>
                </w:rPr>
                <w:t>eplaced (Nahrazený)</w:t>
              </w:r>
            </w:ins>
          </w:p>
        </w:tc>
        <w:tc>
          <w:tcPr>
            <w:tcW w:w="191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ECCF00" w14:textId="2F71C22E" w:rsidR="00356A3F" w:rsidRPr="00E96719" w:rsidRDefault="00356A3F">
            <w:pPr>
              <w:spacing w:after="0"/>
              <w:rPr>
                <w:ins w:id="3194" w:author="Irová Zuzana" w:date="2025-06-06T20:36:00Z" w16du:dateUtc="2025-06-06T18:36:00Z"/>
                <w:rFonts w:cstheme="minorHAnsi"/>
                <w:sz w:val="18"/>
                <w:szCs w:val="18"/>
                <w:lang w:eastAsia="cs-CZ"/>
              </w:rPr>
            </w:pPr>
            <w:ins w:id="3195" w:author="Irová Zuzana" w:date="2025-06-06T20:37:00Z" w16du:dateUtc="2025-06-06T18:37:00Z">
              <w:r>
                <w:rPr>
                  <w:rFonts w:cstheme="minorHAnsi"/>
                  <w:sz w:val="18"/>
                  <w:szCs w:val="18"/>
                  <w:lang w:eastAsia="cs-CZ"/>
                </w:rPr>
                <w:t>Příznak, zda je RTE nahrazeno jiným RTE</w:t>
              </w:r>
            </w:ins>
            <w:ins w:id="3196" w:author="Irová Zuzana" w:date="2025-06-06T21:52:00Z" w16du:dateUtc="2025-06-06T19:52:00Z">
              <w:r w:rsidR="00863B32">
                <w:rPr>
                  <w:rFonts w:cstheme="minorHAnsi"/>
                  <w:sz w:val="18"/>
                  <w:szCs w:val="18"/>
                  <w:lang w:eastAsia="cs-CZ"/>
                </w:rPr>
                <w:t xml:space="preserve"> a tudíž vazba na Toll Tra</w:t>
              </w:r>
            </w:ins>
            <w:ins w:id="3197" w:author="Irová Zuzana" w:date="2025-06-06T21:53:00Z" w16du:dateUtc="2025-06-06T19:53:00Z">
              <w:r w:rsidR="00863B32">
                <w:rPr>
                  <w:rFonts w:cstheme="minorHAnsi"/>
                  <w:sz w:val="18"/>
                  <w:szCs w:val="18"/>
                  <w:lang w:eastAsia="cs-CZ"/>
                </w:rPr>
                <w:t>nsaction je již nevalidní</w:t>
              </w:r>
            </w:ins>
            <w:ins w:id="3198" w:author="Irová Zuzana" w:date="2025-06-06T20:37:00Z" w16du:dateUtc="2025-06-06T18:37:00Z">
              <w:r>
                <w:rPr>
                  <w:rFonts w:cstheme="minorHAnsi"/>
                  <w:sz w:val="18"/>
                  <w:szCs w:val="18"/>
                  <w:lang w:eastAsia="cs-CZ"/>
                </w:rPr>
                <w:t>.</w:t>
              </w:r>
            </w:ins>
          </w:p>
        </w:tc>
        <w:tc>
          <w:tcPr>
            <w:tcW w:w="65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CE2437" w14:textId="3106724A" w:rsidR="00356A3F" w:rsidRPr="5D923C7E" w:rsidRDefault="00356A3F">
            <w:pPr>
              <w:spacing w:after="0"/>
              <w:rPr>
                <w:ins w:id="3199" w:author="Irová Zuzana" w:date="2025-06-06T20:36:00Z" w16du:dateUtc="2025-06-06T18:36:00Z"/>
                <w:rFonts w:cstheme="minorBidi"/>
                <w:sz w:val="18"/>
                <w:szCs w:val="18"/>
                <w:lang w:eastAsia="cs-CZ"/>
              </w:rPr>
            </w:pPr>
            <w:ins w:id="3200" w:author="Irová Zuzana" w:date="2025-06-06T20:37:00Z" w16du:dateUtc="2025-06-06T18:37:00Z">
              <w:r>
                <w:rPr>
                  <w:rFonts w:cstheme="minorBidi"/>
                  <w:sz w:val="18"/>
                  <w:szCs w:val="18"/>
                  <w:lang w:eastAsia="cs-CZ"/>
                </w:rPr>
                <w:t>Bool</w:t>
              </w:r>
            </w:ins>
          </w:p>
        </w:tc>
        <w:tc>
          <w:tcPr>
            <w:tcW w:w="4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503D80" w14:textId="7319F052" w:rsidR="00356A3F" w:rsidRPr="00E96719" w:rsidRDefault="00356A3F">
            <w:pPr>
              <w:spacing w:after="0"/>
              <w:rPr>
                <w:ins w:id="3201" w:author="Irová Zuzana" w:date="2025-06-06T20:36:00Z" w16du:dateUtc="2025-06-06T18:36:00Z"/>
                <w:rFonts w:cstheme="minorHAnsi"/>
                <w:sz w:val="18"/>
                <w:szCs w:val="18"/>
                <w:lang w:eastAsia="cs-CZ"/>
              </w:rPr>
            </w:pPr>
            <w:ins w:id="3202" w:author="Irová Zuzana" w:date="2025-06-06T20:37:00Z" w16du:dateUtc="2025-06-06T18:37:00Z">
              <w:r>
                <w:rPr>
                  <w:rFonts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60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A544A83" w14:textId="566B764B" w:rsidR="00356A3F" w:rsidRPr="00E96719" w:rsidRDefault="00356A3F">
            <w:pPr>
              <w:spacing w:after="0"/>
              <w:rPr>
                <w:ins w:id="3203" w:author="Irová Zuzana" w:date="2025-06-06T20:36:00Z" w16du:dateUtc="2025-06-06T18:36:00Z"/>
                <w:rFonts w:cstheme="minorHAnsi"/>
                <w:sz w:val="18"/>
                <w:szCs w:val="18"/>
                <w:lang w:eastAsia="cs-CZ"/>
              </w:rPr>
            </w:pPr>
            <w:ins w:id="3204" w:author="Irová Zuzana" w:date="2025-06-06T20:37:00Z" w16du:dateUtc="2025-06-06T18:37:00Z">
              <w:r>
                <w:rPr>
                  <w:rFonts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</w:tr>
      <w:tr w:rsidR="00753EF7" w:rsidRPr="00955C1D" w14:paraId="4875F2EE" w14:textId="77777777">
        <w:trPr>
          <w:trHeight w:val="255"/>
        </w:trPr>
        <w:tc>
          <w:tcPr>
            <w:tcW w:w="464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16E9706" w14:textId="77777777" w:rsidR="00753EF7" w:rsidRPr="00E96719" w:rsidRDefault="00753EF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A4A703" w14:textId="77777777" w:rsidR="00753EF7" w:rsidRPr="00E96719" w:rsidRDefault="00753EF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Billing service (Fakturovaná služba)</w:t>
            </w:r>
          </w:p>
        </w:tc>
        <w:tc>
          <w:tcPr>
            <w:tcW w:w="1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C24792" w14:textId="4D0769FE" w:rsidR="00753EF7" w:rsidRPr="00E96719" w:rsidRDefault="00753EF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 xml:space="preserve">Fakturovaná služba. 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40AA12" w14:textId="77777777" w:rsidR="00753EF7" w:rsidRPr="00E96719" w:rsidRDefault="00753EF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(PCRE.Billing service)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C93BF2" w14:textId="307A0FCA" w:rsidR="00753EF7" w:rsidRPr="00E96719" w:rsidRDefault="00764536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0D90B9" w14:textId="77777777" w:rsidR="00753EF7" w:rsidRPr="00E96719" w:rsidRDefault="00753EF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BB4128" w:rsidRPr="00955C1D" w14:paraId="065EDF67" w14:textId="77777777" w:rsidTr="5D923C7E">
        <w:trPr>
          <w:trHeight w:val="255"/>
          <w:ins w:id="3205" w:author="Irová Zuzana" w:date="2025-06-06T20:36:00Z"/>
        </w:trPr>
        <w:tc>
          <w:tcPr>
            <w:tcW w:w="464" w:type="pct"/>
            <w:vMerge/>
            <w:vAlign w:val="center"/>
          </w:tcPr>
          <w:p w14:paraId="143D11A2" w14:textId="77777777" w:rsidR="00BB4128" w:rsidRPr="00E96719" w:rsidRDefault="00BB4128">
            <w:pPr>
              <w:spacing w:after="0"/>
              <w:rPr>
                <w:ins w:id="3206" w:author="Irová Zuzana" w:date="2025-06-06T20:36:00Z" w16du:dateUtc="2025-06-06T18:36:00Z"/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DA1EB7" w14:textId="6C652C0D" w:rsidR="00BB4128" w:rsidRPr="5D923C7E" w:rsidRDefault="00E4228E">
            <w:pPr>
              <w:spacing w:after="0"/>
              <w:rPr>
                <w:ins w:id="3207" w:author="Irová Zuzana" w:date="2025-06-06T20:36:00Z" w16du:dateUtc="2025-06-06T18:36:00Z"/>
                <w:rFonts w:cstheme="minorBidi"/>
                <w:sz w:val="18"/>
                <w:szCs w:val="18"/>
                <w:lang w:eastAsia="cs-CZ"/>
              </w:rPr>
            </w:pPr>
            <w:ins w:id="3208" w:author="Irová Zuzana" w:date="2025-06-06T20:37:00Z" w16du:dateUtc="2025-06-06T18:37:00Z">
              <w:r>
                <w:rPr>
                  <w:rFonts w:cstheme="minorBidi"/>
                  <w:sz w:val="18"/>
                  <w:szCs w:val="18"/>
                  <w:lang w:eastAsia="cs-CZ"/>
                </w:rPr>
                <w:t>Replaced</w:t>
              </w:r>
            </w:ins>
            <w:ins w:id="3209" w:author="Irová Zuzana" w:date="2025-06-06T20:38:00Z" w16du:dateUtc="2025-06-06T18:38:00Z">
              <w:r>
                <w:rPr>
                  <w:rFonts w:cstheme="minorBidi"/>
                  <w:sz w:val="18"/>
                  <w:szCs w:val="18"/>
                  <w:lang w:eastAsia="cs-CZ"/>
                </w:rPr>
                <w:t xml:space="preserve"> </w:t>
              </w:r>
            </w:ins>
            <w:ins w:id="3210" w:author="Irová Zuzana" w:date="2025-06-06T20:37:00Z" w16du:dateUtc="2025-06-06T18:37:00Z">
              <w:r>
                <w:rPr>
                  <w:rFonts w:cstheme="minorBidi"/>
                  <w:sz w:val="18"/>
                  <w:szCs w:val="18"/>
                  <w:lang w:eastAsia="cs-CZ"/>
                </w:rPr>
                <w:t>R</w:t>
              </w:r>
            </w:ins>
            <w:ins w:id="3211" w:author="Irová Zuzana" w:date="2025-06-06T20:38:00Z" w16du:dateUtc="2025-06-06T18:38:00Z">
              <w:r>
                <w:rPr>
                  <w:rFonts w:cstheme="minorBidi"/>
                  <w:sz w:val="18"/>
                  <w:szCs w:val="18"/>
                  <w:lang w:eastAsia="cs-CZ"/>
                </w:rPr>
                <w:t xml:space="preserve">ated </w:t>
              </w:r>
            </w:ins>
            <w:ins w:id="3212" w:author="Irová Zuzana" w:date="2025-06-06T20:37:00Z" w16du:dateUtc="2025-06-06T18:37:00Z">
              <w:r>
                <w:rPr>
                  <w:rFonts w:cstheme="minorBidi"/>
                  <w:sz w:val="18"/>
                  <w:szCs w:val="18"/>
                  <w:lang w:eastAsia="cs-CZ"/>
                </w:rPr>
                <w:t>T</w:t>
              </w:r>
            </w:ins>
            <w:ins w:id="3213" w:author="Irová Zuzana" w:date="2025-06-06T20:38:00Z" w16du:dateUtc="2025-06-06T18:38:00Z">
              <w:r>
                <w:rPr>
                  <w:rFonts w:cstheme="minorBidi"/>
                  <w:sz w:val="18"/>
                  <w:szCs w:val="18"/>
                  <w:lang w:eastAsia="cs-CZ"/>
                </w:rPr>
                <w:t xml:space="preserve">oll </w:t>
              </w:r>
            </w:ins>
            <w:ins w:id="3214" w:author="Irová Zuzana" w:date="2025-06-06T20:37:00Z" w16du:dateUtc="2025-06-06T18:37:00Z">
              <w:r>
                <w:rPr>
                  <w:rFonts w:cstheme="minorBidi"/>
                  <w:sz w:val="18"/>
                  <w:szCs w:val="18"/>
                  <w:lang w:eastAsia="cs-CZ"/>
                </w:rPr>
                <w:t>E</w:t>
              </w:r>
            </w:ins>
            <w:ins w:id="3215" w:author="Irová Zuzana" w:date="2025-06-06T20:38:00Z" w16du:dateUtc="2025-06-06T18:38:00Z">
              <w:r>
                <w:rPr>
                  <w:rFonts w:cstheme="minorBidi"/>
                  <w:sz w:val="18"/>
                  <w:szCs w:val="18"/>
                  <w:lang w:eastAsia="cs-CZ"/>
                </w:rPr>
                <w:t>vent</w:t>
              </w:r>
            </w:ins>
            <w:ins w:id="3216" w:author="Irová Zuzana" w:date="2025-06-06T20:37:00Z" w16du:dateUtc="2025-06-06T18:37:00Z">
              <w:r>
                <w:rPr>
                  <w:rFonts w:cstheme="minorBidi"/>
                  <w:sz w:val="18"/>
                  <w:szCs w:val="18"/>
                  <w:lang w:eastAsia="cs-CZ"/>
                </w:rPr>
                <w:t xml:space="preserve"> (Nahrazen</w:t>
              </w:r>
            </w:ins>
            <w:ins w:id="3217" w:author="Irová Zuzana" w:date="2025-06-06T20:38:00Z" w16du:dateUtc="2025-06-06T18:38:00Z">
              <w:r>
                <w:rPr>
                  <w:rFonts w:cstheme="minorBidi"/>
                  <w:sz w:val="18"/>
                  <w:szCs w:val="18"/>
                  <w:lang w:eastAsia="cs-CZ"/>
                </w:rPr>
                <w:t>á oceněná mýtná událost</w:t>
              </w:r>
            </w:ins>
            <w:ins w:id="3218" w:author="Irová Zuzana" w:date="2025-06-06T20:37:00Z" w16du:dateUtc="2025-06-06T18:37:00Z">
              <w:r>
                <w:rPr>
                  <w:rFonts w:cstheme="minorBid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1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D90210" w14:textId="3EF452A8" w:rsidR="00BB4128" w:rsidRPr="00E96719" w:rsidRDefault="001C4B57">
            <w:pPr>
              <w:spacing w:after="0"/>
              <w:rPr>
                <w:ins w:id="3219" w:author="Irová Zuzana" w:date="2025-06-06T20:36:00Z" w16du:dateUtc="2025-06-06T18:36:00Z"/>
                <w:rFonts w:cstheme="minorHAnsi"/>
                <w:sz w:val="18"/>
                <w:szCs w:val="18"/>
                <w:lang w:eastAsia="cs-CZ"/>
              </w:rPr>
            </w:pPr>
            <w:ins w:id="3220" w:author="Irová Zuzana" w:date="2025-06-06T20:41:00Z" w16du:dateUtc="2025-06-06T18:41:00Z">
              <w:r>
                <w:rPr>
                  <w:rFonts w:cstheme="minorHAnsi"/>
                  <w:sz w:val="18"/>
                  <w:szCs w:val="18"/>
                  <w:lang w:eastAsia="cs-CZ"/>
                </w:rPr>
                <w:t>Reference na RTE, který byl tímto RTE nahrazen.</w:t>
              </w:r>
            </w:ins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F30E066" w14:textId="575B85A8" w:rsidR="00BB4128" w:rsidRPr="5D923C7E" w:rsidRDefault="001C4B57">
            <w:pPr>
              <w:spacing w:after="0"/>
              <w:rPr>
                <w:ins w:id="3221" w:author="Irová Zuzana" w:date="2025-06-06T20:36:00Z" w16du:dateUtc="2025-06-06T18:36:00Z"/>
                <w:rFonts w:cstheme="minorBidi"/>
                <w:sz w:val="18"/>
                <w:szCs w:val="18"/>
                <w:lang w:eastAsia="cs-CZ"/>
              </w:rPr>
            </w:pPr>
            <w:ins w:id="3222" w:author="Irová Zuzana" w:date="2025-06-06T20:41:00Z" w16du:dateUtc="2025-06-06T18:41:00Z">
              <w:r>
                <w:rPr>
                  <w:rFonts w:cstheme="minorBidi"/>
                  <w:sz w:val="18"/>
                  <w:szCs w:val="18"/>
                  <w:lang w:eastAsia="cs-CZ"/>
                </w:rPr>
                <w:t>Reference</w:t>
              </w:r>
              <w:r w:rsidR="009F75ED">
                <w:rPr>
                  <w:rFonts w:cstheme="minorBidi"/>
                  <w:sz w:val="18"/>
                  <w:szCs w:val="18"/>
                  <w:lang w:eastAsia="cs-CZ"/>
                </w:rPr>
                <w:t xml:space="preserve"> (BAR.Rated Toll Event)</w:t>
              </w:r>
            </w:ins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1D98EC" w14:textId="6BF826D9" w:rsidR="00BB4128" w:rsidRDefault="009F75ED">
            <w:pPr>
              <w:spacing w:after="0"/>
              <w:rPr>
                <w:ins w:id="3223" w:author="Irová Zuzana" w:date="2025-06-06T20:36:00Z" w16du:dateUtc="2025-06-06T18:36:00Z"/>
                <w:rFonts w:cstheme="minorHAnsi"/>
                <w:sz w:val="18"/>
                <w:szCs w:val="18"/>
                <w:lang w:eastAsia="cs-CZ"/>
              </w:rPr>
            </w:pPr>
            <w:ins w:id="3224" w:author="Irová Zuzana" w:date="2025-06-06T20:42:00Z" w16du:dateUtc="2025-06-06T18:42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6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78076EB" w14:textId="2B444DD1" w:rsidR="00BB4128" w:rsidRDefault="0004282D">
            <w:pPr>
              <w:spacing w:after="0"/>
              <w:rPr>
                <w:ins w:id="3225" w:author="Irová Zuzana" w:date="2025-06-06T20:36:00Z" w16du:dateUtc="2025-06-06T18:36:00Z"/>
                <w:rFonts w:cstheme="minorHAnsi"/>
                <w:sz w:val="18"/>
                <w:szCs w:val="18"/>
                <w:lang w:eastAsia="cs-CZ"/>
              </w:rPr>
            </w:pPr>
            <w:ins w:id="3226" w:author="Irová Zuzana" w:date="2025-06-17T11:07:00Z" w16du:dateUtc="2025-06-17T09:07:00Z"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é</w:t>
              </w:r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m</w:t>
              </w:r>
            </w:ins>
          </w:p>
        </w:tc>
      </w:tr>
      <w:tr w:rsidR="00BB4128" w:rsidRPr="00955C1D" w14:paraId="48E2072F" w14:textId="77777777" w:rsidTr="5D923C7E">
        <w:trPr>
          <w:trHeight w:val="255"/>
          <w:ins w:id="3227" w:author="Irová Zuzana" w:date="2025-06-06T20:36:00Z"/>
        </w:trPr>
        <w:tc>
          <w:tcPr>
            <w:tcW w:w="464" w:type="pct"/>
            <w:vMerge/>
            <w:vAlign w:val="center"/>
          </w:tcPr>
          <w:p w14:paraId="00AD3795" w14:textId="77777777" w:rsidR="00BB4128" w:rsidRPr="00E96719" w:rsidRDefault="00BB4128">
            <w:pPr>
              <w:spacing w:after="0"/>
              <w:rPr>
                <w:ins w:id="3228" w:author="Irová Zuzana" w:date="2025-06-06T20:36:00Z" w16du:dateUtc="2025-06-06T18:36:00Z"/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039F558" w14:textId="77777777" w:rsidR="00BB4128" w:rsidRPr="5D923C7E" w:rsidRDefault="00BB4128">
            <w:pPr>
              <w:spacing w:after="0"/>
              <w:rPr>
                <w:ins w:id="3229" w:author="Irová Zuzana" w:date="2025-06-06T20:36:00Z" w16du:dateUtc="2025-06-06T18:36:00Z"/>
                <w:rFonts w:cstheme="minorBidi"/>
                <w:sz w:val="18"/>
                <w:szCs w:val="18"/>
                <w:lang w:eastAsia="cs-CZ"/>
              </w:rPr>
            </w:pPr>
          </w:p>
        </w:tc>
        <w:tc>
          <w:tcPr>
            <w:tcW w:w="1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85FCE0" w14:textId="77777777" w:rsidR="00BB4128" w:rsidRPr="00E96719" w:rsidRDefault="00BB4128">
            <w:pPr>
              <w:spacing w:after="0"/>
              <w:rPr>
                <w:ins w:id="3230" w:author="Irová Zuzana" w:date="2025-06-06T20:36:00Z" w16du:dateUtc="2025-06-06T18:36:00Z"/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142DC6E" w14:textId="77777777" w:rsidR="00BB4128" w:rsidRPr="5D923C7E" w:rsidRDefault="00BB4128">
            <w:pPr>
              <w:spacing w:after="0"/>
              <w:rPr>
                <w:ins w:id="3231" w:author="Irová Zuzana" w:date="2025-06-06T20:36:00Z" w16du:dateUtc="2025-06-06T18:36:00Z"/>
                <w:rFonts w:cstheme="minorBidi"/>
                <w:sz w:val="18"/>
                <w:szCs w:val="18"/>
                <w:lang w:eastAsia="cs-CZ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0F28E4" w14:textId="77777777" w:rsidR="00BB4128" w:rsidRDefault="00BB4128">
            <w:pPr>
              <w:spacing w:after="0"/>
              <w:rPr>
                <w:ins w:id="3232" w:author="Irová Zuzana" w:date="2025-06-06T20:36:00Z" w16du:dateUtc="2025-06-06T18:36:00Z"/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6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A06225" w14:textId="77777777" w:rsidR="00BB4128" w:rsidRDefault="00BB4128">
            <w:pPr>
              <w:spacing w:after="0"/>
              <w:rPr>
                <w:ins w:id="3233" w:author="Irová Zuzana" w:date="2025-06-06T20:36:00Z" w16du:dateUtc="2025-06-06T18:36:00Z"/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753EF7" w:rsidRPr="00955C1D" w14:paraId="4E488C75" w14:textId="77777777" w:rsidTr="5D923C7E">
        <w:trPr>
          <w:trHeight w:val="255"/>
        </w:trPr>
        <w:tc>
          <w:tcPr>
            <w:tcW w:w="464" w:type="pct"/>
            <w:vMerge/>
            <w:vAlign w:val="center"/>
          </w:tcPr>
          <w:p w14:paraId="6FF5799D" w14:textId="77777777" w:rsidR="00753EF7" w:rsidRPr="00E96719" w:rsidRDefault="00753EF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475E1E" w14:textId="0B7F0AAB" w:rsidR="00753EF7" w:rsidRPr="00E96719" w:rsidRDefault="00753EF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Toll transaction (Mýtná transakce)</w:t>
            </w:r>
          </w:p>
        </w:tc>
        <w:tc>
          <w:tcPr>
            <w:tcW w:w="1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2962439" w14:textId="55BC7C0B" w:rsidR="00753EF7" w:rsidRDefault="00753EF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 xml:space="preserve">Mýtná </w:t>
            </w:r>
            <w:r>
              <w:rPr>
                <w:rFonts w:cstheme="minorHAnsi"/>
                <w:sz w:val="18"/>
                <w:szCs w:val="18"/>
                <w:lang w:eastAsia="cs-CZ"/>
              </w:rPr>
              <w:t>transakce</w:t>
            </w:r>
            <w:r w:rsidRPr="00E96719">
              <w:rPr>
                <w:rFonts w:cstheme="minorHAnsi"/>
                <w:sz w:val="18"/>
                <w:szCs w:val="18"/>
                <w:lang w:eastAsia="cs-CZ"/>
              </w:rPr>
              <w:t>, ke které se pojí oceněná mýtná událost</w:t>
            </w:r>
            <w:r w:rsidR="00BF71D3">
              <w:rPr>
                <w:rFonts w:cstheme="minorHAnsi"/>
                <w:sz w:val="18"/>
                <w:szCs w:val="18"/>
                <w:lang w:eastAsia="cs-CZ"/>
              </w:rPr>
              <w:t>.</w:t>
            </w:r>
          </w:p>
          <w:p w14:paraId="47F275E5" w14:textId="3BC49728" w:rsidR="00BF71D3" w:rsidRPr="00E96719" w:rsidRDefault="00BF71D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* Pokud reference na Unpaid </w:t>
            </w:r>
            <w:ins w:id="3234" w:author="Irová Zuzana" w:date="2025-04-03T13:57:00Z" w16du:dateUtc="2025-04-03T11:57:00Z">
              <w:r w:rsidR="006E42B9">
                <w:rPr>
                  <w:rFonts w:cstheme="minorBidi"/>
                  <w:sz w:val="18"/>
                  <w:szCs w:val="18"/>
                  <w:lang w:eastAsia="cs-CZ"/>
                </w:rPr>
                <w:t>Toll T</w:t>
              </w:r>
            </w:ins>
            <w:del w:id="3235" w:author="Irová Zuzana" w:date="2025-04-03T13:57:00Z" w16du:dateUtc="2025-04-03T11:57:00Z">
              <w:r w:rsidRPr="5D923C7E" w:rsidDel="006E42B9">
                <w:rPr>
                  <w:rFonts w:cstheme="minorBidi"/>
                  <w:sz w:val="18"/>
                  <w:szCs w:val="18"/>
                  <w:lang w:eastAsia="cs-CZ"/>
                </w:rPr>
                <w:delText>t</w:delText>
              </w:r>
            </w:del>
            <w:r w:rsidRPr="5D923C7E">
              <w:rPr>
                <w:rFonts w:cstheme="minorBidi"/>
                <w:sz w:val="18"/>
                <w:szCs w:val="18"/>
                <w:lang w:eastAsia="cs-CZ"/>
              </w:rPr>
              <w:t>ransaction je null, pak povinné.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A1B998" w14:textId="19C357FC" w:rsidR="00753EF7" w:rsidRPr="00E96719" w:rsidRDefault="00753EF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</w:t>
            </w:r>
            <w:del w:id="3236" w:author="Irová Zuzana" w:date="2025-06-06T20:42:00Z" w16du:dateUtc="2025-06-06T18:42:00Z">
              <w:r w:rsidRPr="5D923C7E" w:rsidDel="009F75ED">
                <w:rPr>
                  <w:rFonts w:cstheme="minorBidi"/>
                  <w:sz w:val="18"/>
                  <w:szCs w:val="18"/>
                  <w:lang w:eastAsia="cs-CZ"/>
                </w:rPr>
                <w:delText>BEDB</w:delText>
              </w:r>
            </w:del>
            <w:ins w:id="3237" w:author="Irová Zuzana" w:date="2025-06-06T20:42:00Z" w16du:dateUtc="2025-06-06T18:42:00Z">
              <w:r w:rsidR="009F75ED">
                <w:rPr>
                  <w:rFonts w:cstheme="minorBidi"/>
                  <w:sz w:val="18"/>
                  <w:szCs w:val="18"/>
                  <w:lang w:eastAsia="cs-CZ"/>
                </w:rPr>
                <w:t>BAR</w:t>
              </w:r>
            </w:ins>
            <w:r w:rsidRPr="5D923C7E">
              <w:rPr>
                <w:rFonts w:cstheme="minorBidi"/>
                <w:sz w:val="18"/>
                <w:szCs w:val="18"/>
                <w:lang w:eastAsia="cs-CZ"/>
              </w:rPr>
              <w:t>.Toll</w:t>
            </w:r>
            <w:ins w:id="3238" w:author="Irová Zuzana" w:date="2025-06-06T20:42:00Z" w16du:dateUtc="2025-06-06T18:42:00Z">
              <w:r w:rsidR="009F75ED">
                <w:rPr>
                  <w:rFonts w:cstheme="minorBidi"/>
                  <w:sz w:val="18"/>
                  <w:szCs w:val="18"/>
                  <w:lang w:eastAsia="cs-CZ"/>
                </w:rPr>
                <w:t xml:space="preserve"> </w:t>
              </w:r>
            </w:ins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Transaction)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659C92C" w14:textId="12F400FF" w:rsidR="00753EF7" w:rsidRPr="00E96719" w:rsidRDefault="00764536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  <w:r w:rsidR="00BF71D3">
              <w:rPr>
                <w:rFonts w:cstheme="minorHAnsi"/>
                <w:sz w:val="18"/>
                <w:szCs w:val="18"/>
                <w:lang w:eastAsia="cs-CZ"/>
              </w:rPr>
              <w:t>*</w:t>
            </w:r>
          </w:p>
        </w:tc>
        <w:tc>
          <w:tcPr>
            <w:tcW w:w="6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87655D" w14:textId="0EB49340" w:rsidR="00753EF7" w:rsidRPr="00E96719" w:rsidRDefault="001E613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3239" w:author="Irová Zuzana" w:date="2025-06-17T11:07:00Z" w16du:dateUtc="2025-06-17T09:07:00Z"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é</w:t>
              </w:r>
              <w:r w:rsidRPr="00E968CB">
                <w:rPr>
                  <w:rFonts w:eastAsia="Times New Roman" w:cstheme="minorHAnsi"/>
                  <w:sz w:val="18"/>
                  <w:szCs w:val="18"/>
                  <w:lang w:eastAsia="cs-CZ"/>
                </w:rPr>
                <w:t>m</w:t>
              </w:r>
            </w:ins>
            <w:del w:id="3240" w:author="Irová Zuzana" w:date="2025-06-17T11:07:00Z" w16du:dateUtc="2025-06-17T09:07:00Z">
              <w:r w:rsidR="00A42E0E" w:rsidDel="0004282D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</w:tr>
      <w:tr w:rsidR="00753EF7" w:rsidRPr="00955C1D" w14:paraId="13D60E04" w14:textId="77777777" w:rsidTr="5D923C7E">
        <w:trPr>
          <w:trHeight w:val="255"/>
        </w:trPr>
        <w:tc>
          <w:tcPr>
            <w:tcW w:w="464" w:type="pct"/>
            <w:vMerge/>
            <w:vAlign w:val="center"/>
          </w:tcPr>
          <w:p w14:paraId="47EEBF42" w14:textId="77777777" w:rsidR="00753EF7" w:rsidRPr="00E96719" w:rsidRDefault="00753EF7" w:rsidP="006001F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2C1966" w14:textId="40C335D9" w:rsidR="00753EF7" w:rsidRPr="00E96719" w:rsidRDefault="00753EF7" w:rsidP="006001F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Unpaid toll transaction (Nezaplacená mýtná transakce)</w:t>
            </w:r>
          </w:p>
        </w:tc>
        <w:tc>
          <w:tcPr>
            <w:tcW w:w="1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11176EA" w14:textId="77777777" w:rsidR="00753EF7" w:rsidRDefault="00753EF7" w:rsidP="006001F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Nezaplacená m</w:t>
            </w:r>
            <w:r w:rsidRPr="00E96719">
              <w:rPr>
                <w:rFonts w:cstheme="minorHAnsi"/>
                <w:sz w:val="18"/>
                <w:szCs w:val="18"/>
                <w:lang w:eastAsia="cs-CZ"/>
              </w:rPr>
              <w:t xml:space="preserve">ýtná </w:t>
            </w:r>
            <w:r>
              <w:rPr>
                <w:rFonts w:cstheme="minorHAnsi"/>
                <w:sz w:val="18"/>
                <w:szCs w:val="18"/>
                <w:lang w:eastAsia="cs-CZ"/>
              </w:rPr>
              <w:t>transakce</w:t>
            </w:r>
            <w:r w:rsidRPr="00E96719">
              <w:rPr>
                <w:rFonts w:cstheme="minorHAnsi"/>
                <w:sz w:val="18"/>
                <w:szCs w:val="18"/>
                <w:lang w:eastAsia="cs-CZ"/>
              </w:rPr>
              <w:t>, ke které se pojí oceněná mýtná událost</w:t>
            </w:r>
            <w:r w:rsidR="00BF71D3">
              <w:rPr>
                <w:rFonts w:cstheme="minorHAnsi"/>
                <w:sz w:val="18"/>
                <w:szCs w:val="18"/>
                <w:lang w:eastAsia="cs-CZ"/>
              </w:rPr>
              <w:t>.</w:t>
            </w:r>
          </w:p>
          <w:p w14:paraId="0FD73067" w14:textId="5D18C4DE" w:rsidR="00BF71D3" w:rsidRPr="00E96719" w:rsidRDefault="00BF71D3" w:rsidP="006001F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* Pokud reference na </w:t>
            </w:r>
            <w:del w:id="3241" w:author="Irová Zuzana" w:date="2025-04-03T13:57:00Z" w16du:dateUtc="2025-04-03T11:57:00Z">
              <w:r w:rsidRPr="5D923C7E" w:rsidDel="006E42B9">
                <w:rPr>
                  <w:rFonts w:cstheme="minorBidi"/>
                  <w:sz w:val="18"/>
                  <w:szCs w:val="18"/>
                  <w:lang w:eastAsia="cs-CZ"/>
                </w:rPr>
                <w:delText xml:space="preserve">Unpaid </w:delText>
              </w:r>
            </w:del>
            <w:ins w:id="3242" w:author="Irová Zuzana" w:date="2025-04-03T13:57:00Z" w16du:dateUtc="2025-04-03T11:57:00Z">
              <w:r w:rsidR="006E42B9">
                <w:rPr>
                  <w:rFonts w:cstheme="minorBidi"/>
                  <w:sz w:val="18"/>
                  <w:szCs w:val="18"/>
                  <w:lang w:eastAsia="cs-CZ"/>
                </w:rPr>
                <w:t>Toll T</w:t>
              </w:r>
            </w:ins>
            <w:del w:id="3243" w:author="Irová Zuzana" w:date="2025-04-03T13:57:00Z" w16du:dateUtc="2025-04-03T11:57:00Z">
              <w:r w:rsidRPr="5D923C7E" w:rsidDel="006E42B9">
                <w:rPr>
                  <w:rFonts w:cstheme="minorBidi"/>
                  <w:sz w:val="18"/>
                  <w:szCs w:val="18"/>
                  <w:lang w:eastAsia="cs-CZ"/>
                </w:rPr>
                <w:delText>t</w:delText>
              </w:r>
            </w:del>
            <w:r w:rsidRPr="5D923C7E">
              <w:rPr>
                <w:rFonts w:cstheme="minorBidi"/>
                <w:sz w:val="18"/>
                <w:szCs w:val="18"/>
                <w:lang w:eastAsia="cs-CZ"/>
              </w:rPr>
              <w:t>ransaction je null, pak povinné.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68AACC" w14:textId="4F541A5D" w:rsidR="00753EF7" w:rsidRPr="00E96719" w:rsidRDefault="00753EF7" w:rsidP="006001F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</w:t>
            </w:r>
            <w:del w:id="3244" w:author="Irová Zuzana" w:date="2025-06-06T20:42:00Z" w16du:dateUtc="2025-06-06T18:42:00Z">
              <w:r w:rsidRPr="5D923C7E" w:rsidDel="009F75ED">
                <w:rPr>
                  <w:rFonts w:cstheme="minorBidi"/>
                  <w:sz w:val="18"/>
                  <w:szCs w:val="18"/>
                  <w:lang w:eastAsia="cs-CZ"/>
                </w:rPr>
                <w:delText>BEDB</w:delText>
              </w:r>
            </w:del>
            <w:ins w:id="3245" w:author="Irová Zuzana" w:date="2025-06-06T20:42:00Z" w16du:dateUtc="2025-06-06T18:42:00Z">
              <w:r w:rsidR="009F75ED">
                <w:rPr>
                  <w:rFonts w:cstheme="minorBidi"/>
                  <w:sz w:val="18"/>
                  <w:szCs w:val="18"/>
                  <w:lang w:eastAsia="cs-CZ"/>
                </w:rPr>
                <w:t>BAR</w:t>
              </w:r>
            </w:ins>
            <w:r w:rsidRPr="5D923C7E">
              <w:rPr>
                <w:rFonts w:cstheme="minorBidi"/>
                <w:sz w:val="18"/>
                <w:szCs w:val="18"/>
                <w:lang w:eastAsia="cs-CZ"/>
              </w:rPr>
              <w:t>.UnpaidToll</w:t>
            </w:r>
            <w:ins w:id="3246" w:author="Irová Zuzana" w:date="2025-06-06T20:42:00Z" w16du:dateUtc="2025-06-06T18:42:00Z">
              <w:r w:rsidR="009F75ED">
                <w:rPr>
                  <w:rFonts w:cstheme="minorBidi"/>
                  <w:sz w:val="18"/>
                  <w:szCs w:val="18"/>
                  <w:lang w:eastAsia="cs-CZ"/>
                </w:rPr>
                <w:t xml:space="preserve"> </w:t>
              </w:r>
            </w:ins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Transaction)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36D239C" w14:textId="0FC39903" w:rsidR="00753EF7" w:rsidRPr="00B81D5A" w:rsidRDefault="00764536" w:rsidP="006001FF">
            <w:pPr>
              <w:spacing w:after="0"/>
              <w:rPr>
                <w:rFonts w:cstheme="minorHAnsi"/>
                <w:sz w:val="18"/>
                <w:szCs w:val="18"/>
                <w:lang w:val="en-US"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  <w:r w:rsidR="00BF71D3">
              <w:rPr>
                <w:rFonts w:cstheme="minorHAnsi"/>
                <w:sz w:val="18"/>
                <w:szCs w:val="18"/>
                <w:lang w:val="en-US" w:eastAsia="cs-CZ"/>
              </w:rPr>
              <w:t>*</w:t>
            </w:r>
          </w:p>
        </w:tc>
        <w:tc>
          <w:tcPr>
            <w:tcW w:w="6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FBE6CC" w14:textId="1A1FB195" w:rsidR="00753EF7" w:rsidRPr="00E96719" w:rsidRDefault="00753EF7" w:rsidP="006001F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50413F17" w14:textId="77777777" w:rsidR="00CD0A42" w:rsidRPr="00955C1D" w:rsidRDefault="00CD0A42">
      <w:pPr>
        <w:pStyle w:val="NormalIndent"/>
      </w:pPr>
    </w:p>
    <w:p w14:paraId="0E7D9AE1" w14:textId="090CEE82" w:rsidR="00CD0A42" w:rsidRDefault="00CD0A42" w:rsidP="00483ADE">
      <w:pPr>
        <w:pStyle w:val="Heading3"/>
        <w:spacing w:before="200" w:after="0" w:line="276" w:lineRule="auto"/>
        <w:rPr>
          <w:rFonts w:eastAsia="Times New Roman"/>
        </w:rPr>
      </w:pPr>
      <w:bookmarkStart w:id="3247" w:name="_Toc201568877"/>
      <w:r w:rsidRPr="00955C1D">
        <w:rPr>
          <w:rFonts w:eastAsia="Times New Roman"/>
        </w:rPr>
        <w:t>Rated Service Event (Oceněná služba)</w:t>
      </w:r>
      <w:bookmarkEnd w:id="3247"/>
    </w:p>
    <w:p w14:paraId="0BF5C3E4" w14:textId="4EDA6F76" w:rsidR="00483ADE" w:rsidRPr="00483ADE" w:rsidRDefault="00483ADE">
      <w:pPr>
        <w:pStyle w:val="Caption"/>
      </w:pPr>
      <w:r>
        <w:t xml:space="preserve">Tabulka </w:t>
      </w:r>
      <w:fldSimple w:instr=" SEQ Tabulka \* ARABIC ">
        <w:r w:rsidR="001E11DC">
          <w:rPr>
            <w:noProof/>
          </w:rPr>
          <w:t>15</w:t>
        </w:r>
      </w:fldSimple>
      <w:r w:rsidRPr="00144E7E">
        <w:t>: Atributy Oceněné mýtné události</w:t>
      </w:r>
    </w:p>
    <w:tbl>
      <w:tblPr>
        <w:tblW w:w="96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9"/>
        <w:gridCol w:w="1702"/>
        <w:gridCol w:w="3689"/>
        <w:gridCol w:w="1260"/>
        <w:gridCol w:w="990"/>
        <w:gridCol w:w="1080"/>
      </w:tblGrid>
      <w:tr w:rsidR="00A42E0E" w:rsidRPr="00483ADE" w14:paraId="50756F2A" w14:textId="77777777" w:rsidTr="00A42E0E">
        <w:trPr>
          <w:trHeight w:val="270"/>
          <w:tblHeader/>
        </w:trPr>
        <w:tc>
          <w:tcPr>
            <w:tcW w:w="8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3AB556D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7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EF8E61A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6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DA0536F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AAD7096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AC50B39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044C76A8" w14:textId="77777777" w:rsidR="00A42E0E" w:rsidRPr="00483ADE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483ADE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470C28F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74E48BE9" w14:textId="77777777" w:rsidR="00A42E0E" w:rsidRPr="00483ADE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483ADE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A42E0E" w:rsidRPr="00483ADE" w14:paraId="7F98059B" w14:textId="77777777" w:rsidTr="00A42E0E">
        <w:trPr>
          <w:trHeight w:val="255"/>
        </w:trPr>
        <w:tc>
          <w:tcPr>
            <w:tcW w:w="8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43672B4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7DB3210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Product type (Typ produktu)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F1C8560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Typ poplatku.</w:t>
            </w:r>
          </w:p>
          <w:p w14:paraId="74358D90" w14:textId="0C435EE2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Hodnoty z PCRE např: Chargeable service (Zpoplatněné služby), Top-up (Navýšení kreditu), OBU fine (Pokuta za OBU), OBU sending (Poplatek za zaslání OBU)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584B769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PCRE.Product type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F7D18C8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D2C57C5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62B06339" w14:textId="77777777" w:rsidTr="00A42E0E">
        <w:trPr>
          <w:trHeight w:val="255"/>
        </w:trPr>
        <w:tc>
          <w:tcPr>
            <w:tcW w:w="8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1C0ED0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D70ECA5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Type (Typ)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03360C9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Typ ocenění.</w:t>
            </w:r>
          </w:p>
          <w:p w14:paraId="7E15001E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Rating, 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>Cancelling</w:t>
            </w:r>
            <w:r w:rsidRPr="5D923C7E">
              <w:rPr>
                <w:rFonts w:cstheme="minorBidi"/>
                <w:sz w:val="18"/>
                <w:szCs w:val="18"/>
              </w:rPr>
              <w:t xml:space="preserve">, Adjustment – credit, Adjustment – debit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6B27DE8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894DC44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1D2CBE8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4A97865A" w14:textId="77777777" w:rsidTr="00A42E0E">
        <w:trPr>
          <w:trHeight w:val="255"/>
        </w:trPr>
        <w:tc>
          <w:tcPr>
            <w:tcW w:w="899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3DB60F1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222D239" w14:textId="511DC8DA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Bas</w:t>
            </w:r>
            <w:ins w:id="3248" w:author="Irová Zuzana" w:date="2025-04-28T16:44:00Z" w16du:dateUtc="2025-04-28T14:44:00Z">
              <w:r w:rsidR="008669BB">
                <w:t>ic</w:t>
              </w:r>
            </w:ins>
            <w:del w:id="3249" w:author="Irová Zuzana" w:date="2025-04-28T16:44:00Z" w16du:dateUtc="2025-04-28T14:44:00Z">
              <w:r w:rsidRPr="5D923C7E" w:rsidDel="008669BB">
                <w:rPr>
                  <w:rFonts w:cstheme="minorBidi"/>
                  <w:sz w:val="18"/>
                  <w:szCs w:val="18"/>
                  <w:lang w:eastAsia="cs-CZ"/>
                </w:rPr>
                <w:delText>e</w:delText>
              </w:r>
            </w:del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unit price (Základní jednotková cena)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CE791EC" w14:textId="43407566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Základní jdnotková cena před aplikací zvláštní ceny (před price override) buď s daní nebo bez daně v závislosti na hodnotě parametru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Unit price definition method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AD5F3EF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(PCRE.event.unit price)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CFBF290" w14:textId="1AE49AAE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89556E1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42E024E2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320A18EA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86AAA44" w14:textId="74EE200C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Bas</w:t>
            </w:r>
            <w:ins w:id="3250" w:author="Irová Zuzana" w:date="2025-04-28T16:44:00Z" w16du:dateUtc="2025-04-28T14:44:00Z">
              <w:r w:rsidR="008669BB">
                <w:t>ic</w:t>
              </w:r>
            </w:ins>
            <w:del w:id="3251" w:author="Irová Zuzana" w:date="2025-04-28T16:44:00Z" w16du:dateUtc="2025-04-28T14:44:00Z">
              <w:r w:rsidRPr="5D923C7E" w:rsidDel="008669BB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>e</w:delText>
              </w:r>
            </w:del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unit price definition method (Způsob definice základní jednotkové ceny)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F12C3B3" w14:textId="77777777" w:rsidR="00A42E0E" w:rsidRPr="00483ADE" w:rsidRDefault="00A42E0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483ADE">
              <w:rPr>
                <w:rFonts w:eastAsia="Times New Roman" w:cstheme="minorHAnsi"/>
                <w:sz w:val="18"/>
                <w:szCs w:val="18"/>
                <w:lang w:eastAsia="cs-CZ"/>
              </w:rPr>
              <w:t>Způsob definice jednotkové ceny typu produktu.</w:t>
            </w:r>
          </w:p>
          <w:p w14:paraId="4DEA916E" w14:textId="77777777" w:rsidR="00A42E0E" w:rsidRPr="00483ADE" w:rsidRDefault="00A42E0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483ADE">
              <w:rPr>
                <w:rFonts w:eastAsia="Times New Roman" w:cstheme="minorHAnsi"/>
                <w:sz w:val="18"/>
                <w:szCs w:val="18"/>
                <w:lang w:eastAsia="cs-CZ"/>
              </w:rPr>
              <w:t>Možné hodnoty:</w:t>
            </w:r>
          </w:p>
          <w:p w14:paraId="3AD9F5EA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Including tax (Včetně daně), Excluding tax (Bez daně)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6BBDA63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(PCRE.Product type.unit price definition method)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FB5F3A2" w14:textId="055F6C20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2508EBB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72F54FB3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55B88369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22962E42" w14:textId="30938699" w:rsidR="00A42E0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(Jednotková cena)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796F04" w14:textId="7547E17E" w:rsidR="00A42E0E" w:rsidRPr="00483AD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bez daně po aplikaci zvláštní ceny (price override)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BA4F2E0" w14:textId="61A295AF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206501E" w14:textId="38C3CE22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73C7972" w14:textId="224F8698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66527EFC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47FF8029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2FE481BB" w14:textId="5FEB373B" w:rsidR="00A42E0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VAT (Jednotková cena s daní)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51BECB" w14:textId="5DB2AD3F" w:rsidR="00A42E0E" w:rsidRPr="00483AD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s daní po aplikaci zvláštní ceny (price override)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11661D" w14:textId="2AAD296C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1871D76" w14:textId="4AC7C545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81F0D1" w14:textId="31D35B9B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056F5908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2BF3DAB4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519F4BF" w14:textId="77777777" w:rsidR="00A42E0E" w:rsidRPr="00483AD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Number of units (Počet jednotek)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CF168F" w14:textId="77777777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483ADE">
              <w:rPr>
                <w:rFonts w:eastAsia="Times New Roman" w:cstheme="minorHAnsi"/>
                <w:sz w:val="18"/>
                <w:szCs w:val="18"/>
                <w:lang w:eastAsia="cs-CZ"/>
              </w:rPr>
              <w:t>Počet jednotek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A13741" w14:textId="77777777" w:rsidR="00A42E0E" w:rsidRPr="00483AD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Number 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D18125" w14:textId="77777777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543BB0" w14:textId="77777777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383639D4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1BB7352A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5E7F5B02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Metric unit (Měrná jednotka)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D331E5" w14:textId="77777777" w:rsidR="00A42E0E" w:rsidRPr="00483ADE" w:rsidRDefault="00A42E0E" w:rsidP="00AD4E90">
            <w:pPr>
              <w:spacing w:after="0"/>
              <w:rPr>
                <w:rFonts w:cstheme="minorHAnsi"/>
                <w:bCs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Měrná jednotka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2DF3AE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List of Values (CO.Metric unit. Metric unit code)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EA6415" w14:textId="6CE7B684" w:rsidR="00A42E0E" w:rsidRPr="00483ADE" w:rsidRDefault="00A42E0E" w:rsidP="00AD4E90">
            <w:pPr>
              <w:spacing w:after="0"/>
              <w:rPr>
                <w:rFonts w:cstheme="minorHAnsi"/>
                <w:bCs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0E357F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65C35C99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13554BD7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4A4B3811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Event time (Čas události)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2B2D086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bCs/>
                <w:sz w:val="18"/>
                <w:szCs w:val="18"/>
              </w:rPr>
              <w:t>Čas události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0F6712E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Date Time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60DD02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bCs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0B73C3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188E28A8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12C43CCA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D5CD7BE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Tax rate (Sazba daně)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DCD5D01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Sazba daně (pokud je aplikována).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A75C60F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Percentage (5.2)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33BE6FE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C198B4C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3FACF72D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20BA7014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B6A67D7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Price amount (Cena za událost)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C1E5BE7" w14:textId="7360BB26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Celková cena bez dan</w:t>
            </w:r>
            <w:r w:rsidRPr="5D923C7E">
              <w:rPr>
                <w:rFonts w:cstheme="minorBidi"/>
                <w:sz w:val="18"/>
                <w:szCs w:val="18"/>
              </w:rPr>
              <w:t xml:space="preserve">ě po aplikaci zvláštní ceny (po price override)) </w:t>
            </w:r>
            <w:del w:id="3252" w:author="Irová Zuzana" w:date="2025-04-03T13:58:00Z" w16du:dateUtc="2025-04-03T11:58:00Z">
              <w:r w:rsidRPr="5D923C7E" w:rsidDel="00BC2DE2">
                <w:rPr>
                  <w:rFonts w:cstheme="minorBidi"/>
                  <w:sz w:val="18"/>
                  <w:szCs w:val="18"/>
                </w:rPr>
                <w:delText xml:space="preserve">a před aplikací slevy </w:delText>
              </w:r>
            </w:del>
            <w:r w:rsidRPr="5D923C7E">
              <w:rPr>
                <w:rFonts w:cstheme="minorBidi"/>
                <w:sz w:val="18"/>
                <w:szCs w:val="18"/>
              </w:rPr>
              <w:t>(tj. Unit price * Number of units)).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3B87A9F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744E719" w14:textId="1051C69D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96292E9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255DC057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699341A7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14A885F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Price amount VAT (Cena s daní za událost)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35E8326" w14:textId="6891BB9F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Celková cena včetně daně</w:t>
            </w:r>
            <w:r w:rsidRPr="5D923C7E">
              <w:rPr>
                <w:rFonts w:cstheme="minorBidi"/>
                <w:sz w:val="18"/>
                <w:szCs w:val="18"/>
              </w:rPr>
              <w:t xml:space="preserve"> po aplikaci zvláštní ceny (po price override)) </w:t>
            </w:r>
            <w:del w:id="3253" w:author="Irová Zuzana" w:date="2025-04-03T13:58:00Z" w16du:dateUtc="2025-04-03T11:58:00Z">
              <w:r w:rsidRPr="5D923C7E" w:rsidDel="00BC2DE2">
                <w:rPr>
                  <w:rFonts w:cstheme="minorBidi"/>
                  <w:sz w:val="18"/>
                  <w:szCs w:val="18"/>
                </w:rPr>
                <w:delText>a před aplikací slevy</w:delText>
              </w:r>
            </w:del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BDA0C17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70EAC8B" w14:textId="2C3D34CD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8FE1055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2B219376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2A30DA90" w14:textId="77777777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3D7CF0" w14:textId="673F3DCF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  <w:del w:id="3254" w:author="Irová Zuzana" w:date="2025-02-20T16:57:00Z" w16du:dateUtc="2025-02-20T15:57:00Z">
              <w:r w:rsidRPr="00E96719" w:rsidDel="007234CB">
                <w:rPr>
                  <w:rFonts w:cstheme="minorHAnsi"/>
                  <w:sz w:val="18"/>
                  <w:szCs w:val="18"/>
                  <w:lang w:eastAsia="cs-CZ"/>
                </w:rPr>
                <w:delText>Discount amount (Sleva)</w:delText>
              </w:r>
            </w:del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EEC69F" w14:textId="5B12471E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  <w:del w:id="3255" w:author="Irová Zuzana" w:date="2025-02-20T16:57:00Z" w16du:dateUtc="2025-02-20T15:57:00Z">
              <w:r w:rsidRPr="00E96719" w:rsidDel="007234CB">
                <w:rPr>
                  <w:rFonts w:cstheme="minorHAnsi"/>
                  <w:sz w:val="18"/>
                  <w:szCs w:val="18"/>
                  <w:lang w:eastAsia="cs-CZ"/>
                </w:rPr>
                <w:delText>Výše slevy (neobsahuje daň).</w:delText>
              </w:r>
            </w:del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46ADE2" w14:textId="4ACDFA90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256" w:author="Irová Zuzana" w:date="2025-02-20T16:57:00Z" w16du:dateUtc="2025-02-20T15:57:00Z">
              <w:r w:rsidRPr="00E96719" w:rsidDel="007234CB">
                <w:rPr>
                  <w:rFonts w:cstheme="minorHAnsi"/>
                  <w:sz w:val="18"/>
                  <w:szCs w:val="18"/>
                  <w:lang w:eastAsia="cs-CZ"/>
                </w:rPr>
                <w:delText>Money</w:delText>
              </w:r>
            </w:del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899510" w14:textId="69C5229E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257" w:author="Irová Zuzana" w:date="2025-02-20T16:57:00Z" w16du:dateUtc="2025-02-20T15:57:00Z">
              <w:r w:rsidDel="007234CB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28581D" w14:textId="4F5422BA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258" w:author="Irová Zuzana" w:date="2025-02-20T16:57:00Z" w16du:dateUtc="2025-02-20T15:57:00Z">
              <w:r w:rsidDel="007234CB">
                <w:rPr>
                  <w:rFonts w:cstheme="minorHAnsi"/>
                  <w:sz w:val="18"/>
                  <w:szCs w:val="18"/>
                  <w:lang w:eastAsia="cs-CZ"/>
                </w:rPr>
                <w:delText>Ne</w:delText>
              </w:r>
            </w:del>
          </w:p>
        </w:tc>
      </w:tr>
      <w:tr w:rsidR="00A42E0E" w:rsidRPr="00483ADE" w14:paraId="723EB180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4222DFBF" w14:textId="77777777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EE7FF9" w14:textId="5970B90E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  <w:del w:id="3259" w:author="Irová Zuzana" w:date="2025-02-20T16:57:00Z" w16du:dateUtc="2025-02-20T15:57:00Z">
              <w:r w:rsidRPr="00E96719" w:rsidDel="007234CB">
                <w:rPr>
                  <w:rFonts w:cstheme="minorHAnsi"/>
                  <w:sz w:val="18"/>
                  <w:szCs w:val="18"/>
                  <w:lang w:eastAsia="cs-CZ"/>
                </w:rPr>
                <w:delText xml:space="preserve">Discount amount </w:delText>
              </w:r>
              <w:r w:rsidDel="007234CB">
                <w:rPr>
                  <w:rFonts w:cstheme="minorHAnsi"/>
                  <w:sz w:val="18"/>
                  <w:szCs w:val="18"/>
                  <w:lang w:eastAsia="cs-CZ"/>
                </w:rPr>
                <w:delText>VAT</w:delText>
              </w:r>
              <w:r w:rsidRPr="00E96719" w:rsidDel="007234CB">
                <w:rPr>
                  <w:rFonts w:cstheme="minorHAnsi"/>
                  <w:sz w:val="18"/>
                  <w:szCs w:val="18"/>
                  <w:lang w:eastAsia="cs-CZ"/>
                </w:rPr>
                <w:delText xml:space="preserve"> (Sleva </w:delText>
              </w:r>
              <w:r w:rsidDel="007234CB">
                <w:rPr>
                  <w:rFonts w:cstheme="minorHAnsi"/>
                  <w:sz w:val="18"/>
                  <w:szCs w:val="18"/>
                  <w:lang w:eastAsia="cs-CZ"/>
                </w:rPr>
                <w:delText>s daní</w:delText>
              </w:r>
              <w:r w:rsidRPr="00E96719" w:rsidDel="007234CB">
                <w:rPr>
                  <w:rFonts w:cstheme="minorHAnsi"/>
                  <w:sz w:val="18"/>
                  <w:szCs w:val="18"/>
                  <w:lang w:eastAsia="cs-CZ"/>
                </w:rPr>
                <w:delText>)</w:delText>
              </w:r>
            </w:del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EB04847" w14:textId="05AFB1AB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  <w:del w:id="3260" w:author="Irová Zuzana" w:date="2025-02-20T16:57:00Z" w16du:dateUtc="2025-02-20T15:57:00Z">
              <w:r w:rsidRPr="00E96719" w:rsidDel="007234CB">
                <w:rPr>
                  <w:rFonts w:cstheme="minorHAnsi"/>
                  <w:sz w:val="18"/>
                  <w:szCs w:val="18"/>
                  <w:lang w:eastAsia="cs-CZ"/>
                </w:rPr>
                <w:delText>Výše slevy</w:delText>
              </w:r>
              <w:r w:rsidDel="007234CB">
                <w:rPr>
                  <w:rFonts w:cstheme="minorHAnsi"/>
                  <w:sz w:val="18"/>
                  <w:szCs w:val="18"/>
                  <w:lang w:eastAsia="cs-CZ"/>
                </w:rPr>
                <w:delText xml:space="preserve"> s daní</w:delText>
              </w:r>
            </w:del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D196F2" w14:textId="7AD89CDA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261" w:author="Irová Zuzana" w:date="2025-02-20T16:57:00Z" w16du:dateUtc="2025-02-20T15:57:00Z">
              <w:r w:rsidRPr="00E96719" w:rsidDel="007234CB">
                <w:rPr>
                  <w:rFonts w:cstheme="minorHAnsi"/>
                  <w:sz w:val="18"/>
                  <w:szCs w:val="18"/>
                  <w:lang w:eastAsia="cs-CZ"/>
                </w:rPr>
                <w:delText>Money</w:delText>
              </w:r>
            </w:del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298A2DE" w14:textId="46851738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262" w:author="Irová Zuzana" w:date="2025-02-20T16:57:00Z" w16du:dateUtc="2025-02-20T15:57:00Z">
              <w:r w:rsidDel="007234CB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AD207F" w14:textId="00332E55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263" w:author="Irová Zuzana" w:date="2025-02-20T16:57:00Z" w16du:dateUtc="2025-02-20T15:57:00Z">
              <w:r w:rsidDel="007234CB">
                <w:rPr>
                  <w:rFonts w:cstheme="minorHAnsi"/>
                  <w:sz w:val="18"/>
                  <w:szCs w:val="18"/>
                  <w:lang w:eastAsia="cs-CZ"/>
                </w:rPr>
                <w:delText>Ne</w:delText>
              </w:r>
            </w:del>
          </w:p>
        </w:tc>
      </w:tr>
      <w:tr w:rsidR="00A42E0E" w:rsidRPr="00483ADE" w14:paraId="20B81305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6A2C7435" w14:textId="77777777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6730712" w14:textId="0E3D2A41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  <w:del w:id="3264" w:author="Irová Zuzana" w:date="2025-02-20T16:57:00Z" w16du:dateUtc="2025-02-20T15:57:00Z">
              <w:r w:rsidRPr="00E96719" w:rsidDel="007234CB">
                <w:rPr>
                  <w:rFonts w:cstheme="minorHAnsi"/>
                  <w:sz w:val="18"/>
                  <w:szCs w:val="18"/>
                  <w:lang w:eastAsia="cs-CZ"/>
                </w:rPr>
                <w:delText>Discount rate (Sleva v %)</w:delText>
              </w:r>
            </w:del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5E31402" w14:textId="5809E258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  <w:del w:id="3265" w:author="Irová Zuzana" w:date="2025-02-20T16:57:00Z" w16du:dateUtc="2025-02-20T15:57:00Z">
              <w:r w:rsidRPr="00E96719" w:rsidDel="007234CB">
                <w:rPr>
                  <w:rFonts w:cstheme="minorHAnsi"/>
                  <w:sz w:val="18"/>
                  <w:szCs w:val="18"/>
                  <w:lang w:eastAsia="cs-CZ"/>
                </w:rPr>
                <w:delText>Výše slevy vyjádřená v procentech.</w:delText>
              </w:r>
            </w:del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835BBB" w14:textId="63D4067D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266" w:author="Irová Zuzana" w:date="2025-02-20T16:57:00Z" w16du:dateUtc="2025-02-20T15:57:00Z">
              <w:r w:rsidRPr="00E96719" w:rsidDel="007234CB">
                <w:rPr>
                  <w:rFonts w:cstheme="minorHAnsi"/>
                  <w:sz w:val="18"/>
                  <w:szCs w:val="18"/>
                  <w:lang w:eastAsia="cs-CZ"/>
                </w:rPr>
                <w:delText>Percentage (5.2)</w:delText>
              </w:r>
            </w:del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62E7F4" w14:textId="21E83207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267" w:author="Irová Zuzana" w:date="2025-02-20T16:57:00Z" w16du:dateUtc="2025-02-20T15:57:00Z">
              <w:r w:rsidRPr="00E96719" w:rsidDel="007234CB">
                <w:rPr>
                  <w:rFonts w:cstheme="minorHAnsi"/>
                  <w:sz w:val="18"/>
                  <w:szCs w:val="18"/>
                  <w:lang w:eastAsia="cs-CZ"/>
                </w:rPr>
                <w:delText>Ne</w:delText>
              </w:r>
            </w:del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695F5E" w14:textId="54783077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del w:id="3268" w:author="Irová Zuzana" w:date="2025-02-20T16:57:00Z" w16du:dateUtc="2025-02-20T15:57:00Z">
              <w:r w:rsidRPr="00E96719" w:rsidDel="007234CB">
                <w:rPr>
                  <w:rFonts w:cstheme="minorHAnsi"/>
                  <w:sz w:val="18"/>
                  <w:szCs w:val="18"/>
                  <w:lang w:eastAsia="cs-CZ"/>
                </w:rPr>
                <w:delText>Ne</w:delText>
              </w:r>
            </w:del>
          </w:p>
        </w:tc>
      </w:tr>
      <w:tr w:rsidR="00A42E0E" w:rsidRPr="00483ADE" w14:paraId="4F9AD873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20B0DCCE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13A0A1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 of units corrected (Počet korigovaných jednotek)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8061980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Počet již korigovaných jednotek dané RSE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0D3B9B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B4B007" w14:textId="2AB64D40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D1ED29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2C3A5D81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026EA333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7792D2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Cancellable (Umožňuje storno)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B488472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Určuje, zda může být položka stornována z GUI nebo ne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80DC117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Boolean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2B54142" w14:textId="090044E8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9559C4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1EB51F7F" w14:textId="77777777" w:rsidTr="00A42E0E">
        <w:trPr>
          <w:trHeight w:val="255"/>
        </w:trPr>
        <w:tc>
          <w:tcPr>
            <w:tcW w:w="899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621E6D8" w14:textId="77777777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DA1C329" w14:textId="200D2DC5" w:rsidR="00A42E0E" w:rsidRPr="00483ADE" w:rsidRDefault="00A42E0E" w:rsidP="00F10E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type (Typ subjektu)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17ED38" w14:textId="160BE202" w:rsidR="00A42E0E" w:rsidRPr="0029353D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Typ subjektu, ke kterému se vztahuje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oceněná služba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.</w:t>
            </w:r>
          </w:p>
          <w:p w14:paraId="4EF44739" w14:textId="76DE8D4A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Možné hodnoty : Account (Účet), Fleet card issuer (Vydavatel tankovací karty), EETS Provider (Poskytovatel </w:t>
            </w:r>
            <w:r w:rsidRPr="5D923C7E">
              <w:rPr>
                <w:rFonts w:cstheme="minorBidi"/>
                <w:sz w:val="18"/>
                <w:szCs w:val="18"/>
              </w:rPr>
              <w:t>mýtných služeb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 Exemption partner (Partner osvobození),</w:t>
            </w:r>
          </w:p>
          <w:p w14:paraId="0C5D334C" w14:textId="77777777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Možné hodnoty pro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: </w:t>
            </w:r>
          </w:p>
          <w:p w14:paraId="6E859910" w14:textId="77777777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Account (Účet), </w:t>
            </w:r>
          </w:p>
          <w:p w14:paraId="164DEC55" w14:textId="77777777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- 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EETS Provider (Poskytovatel </w:t>
            </w:r>
            <w:r w:rsidRPr="0029353D">
              <w:rPr>
                <w:rFonts w:cstheme="minorHAnsi"/>
                <w:sz w:val="18"/>
                <w:szCs w:val="18"/>
              </w:rPr>
              <w:t>mýtných služeb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4670338C" w14:textId="27EA1B13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Exemption partner</w:t>
            </w:r>
            <w:r w:rsidRPr="5D923C7E" w:rsidDel="002A5158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(Partner osvobození), </w:t>
            </w:r>
          </w:p>
          <w:p w14:paraId="59766450" w14:textId="77777777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 xml:space="preserve">-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 (Vydavatel tankovací karty),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</w:p>
          <w:p w14:paraId="71C8DBCD" w14:textId="2DF344D4" w:rsidR="00A42E0E" w:rsidRPr="00483ADE" w:rsidRDefault="00A42E0E" w:rsidP="00F10E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No subject (Bez subjektu)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A5347E" w14:textId="663A9220" w:rsidR="00A42E0E" w:rsidRPr="00483ADE" w:rsidRDefault="00A42E0E" w:rsidP="00F10E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lastRenderedPageBreak/>
              <w:t>Enum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9DBAAB3" w14:textId="7004BFF2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308890" w14:textId="01449D74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A42E0E" w:rsidRPr="00483ADE" w14:paraId="486E3DBF" w14:textId="77777777" w:rsidTr="00A42E0E">
        <w:trPr>
          <w:trHeight w:val="255"/>
        </w:trPr>
        <w:tc>
          <w:tcPr>
            <w:tcW w:w="8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585FF24" w14:textId="77777777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99BDCE" w14:textId="6A602995" w:rsidR="00A42E0E" w:rsidRPr="00483ADE" w:rsidRDefault="00A42E0E" w:rsidP="00F10E4A">
            <w:pPr>
              <w:spacing w:after="0"/>
              <w:rPr>
                <w:rFonts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number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028775" w14:textId="77777777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Číslo subjektu. </w:t>
            </w:r>
          </w:p>
          <w:p w14:paraId="381394D5" w14:textId="77777777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Pro HR obsahuje referenci na: </w:t>
            </w:r>
          </w:p>
          <w:p w14:paraId="624176A2" w14:textId="77777777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- VCM.VT Account.number pro Subject type = Account,</w:t>
            </w:r>
          </w:p>
          <w:p w14:paraId="04711B18" w14:textId="77777777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ECM.EETS Provider.Number pro subject type = EETS Provider</w:t>
            </w:r>
          </w:p>
          <w:p w14:paraId="02290CF6" w14:textId="6E905DF6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  <w:highlight w:val="cyan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Exemption </w:t>
            </w:r>
            <w:del w:id="3269" w:author="Irová Zuzana" w:date="2025-02-21T15:54:00Z" w16du:dateUtc="2025-02-21T14:54:00Z">
              <w:r w:rsidRPr="5D923C7E" w:rsidDel="00125DC1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 xml:space="preserve">compensation </w:delText>
              </w:r>
            </w:del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partner</w:t>
            </w:r>
            <w:r w:rsidRPr="5D923C7E">
              <w:rPr>
                <w:rFonts w:cstheme="minorBidi"/>
                <w:sz w:val="18"/>
                <w:szCs w:val="18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</w:p>
          <w:p w14:paraId="7BE2F768" w14:textId="77777777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</w:p>
          <w:p w14:paraId="45134461" w14:textId="062826E7" w:rsidR="00A42E0E" w:rsidRPr="00483ADE" w:rsidRDefault="00A42E0E" w:rsidP="00F10E4A">
            <w:pPr>
              <w:spacing w:after="0"/>
              <w:rPr>
                <w:rFonts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* Nepovinné pro Subject type = No subject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330E17" w14:textId="4D69235D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 xml:space="preserve">Reference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B03B75" w14:textId="557E9082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Ne*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E5CCB2" w14:textId="737AB060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A42E0E" w:rsidRPr="00483ADE" w14:paraId="207CCE8D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4843A5D2" w14:textId="77777777" w:rsidR="00A42E0E" w:rsidRPr="00483ADE" w:rsidRDefault="00A42E0E" w:rsidP="0050351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63D5688" w14:textId="44CD5B52" w:rsidR="00A42E0E" w:rsidRPr="00483ADE" w:rsidRDefault="00A42E0E" w:rsidP="0050351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(Vystavitel faktur)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2D992A" w14:textId="153529CA" w:rsidR="00A42E0E" w:rsidRPr="00483ADE" w:rsidRDefault="00A42E0E" w:rsidP="0050351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Vystavitele faktury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59C078" w14:textId="3390EB6C" w:rsidR="00A42E0E" w:rsidRPr="00483ADE" w:rsidRDefault="00A42E0E" w:rsidP="0050351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(VCM.Business partner.Type = System operator and Is bill issuer = true)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83977C2" w14:textId="59A45B2F" w:rsidR="00A42E0E" w:rsidRPr="00483ADE" w:rsidRDefault="00A42E0E" w:rsidP="0050351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B44835" w14:textId="114B08D2" w:rsidR="00A42E0E" w:rsidRPr="00483ADE" w:rsidRDefault="00A42E0E" w:rsidP="0050351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2811A88F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1412C89A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A66ED3" w14:textId="0A5A103D" w:rsidR="00A42E0E" w:rsidRPr="00B81D5A" w:rsidRDefault="00A42E0E" w:rsidP="00AD4E90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Toll bill (Faktura za mýtné)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EF654F1" w14:textId="069E259A" w:rsidR="00A42E0E" w:rsidRPr="00B81D5A" w:rsidRDefault="00A42E0E" w:rsidP="00AD4E90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Faktura/vrubobis za mýtné, ze které se počítal poplatek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25758B" w14:textId="1A27DDD9" w:rsidR="00A42E0E" w:rsidRPr="00B81D5A" w:rsidRDefault="00A42E0E" w:rsidP="00AD4E90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Bill.bill number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1B4717" w14:textId="77F5576D" w:rsidR="00A42E0E" w:rsidRPr="00B81D5A" w:rsidRDefault="00A42E0E" w:rsidP="00AD4E9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B81D5A">
              <w:rPr>
                <w:rFonts w:cstheme="minorHAnsi"/>
                <w:sz w:val="18"/>
                <w:szCs w:val="18"/>
                <w:highlight w:val="yellow"/>
                <w:lang w:eastAsia="cs-CZ"/>
              </w:rPr>
              <w:t>Ne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82FEEC" w14:textId="2E0B0616" w:rsidR="00A42E0E" w:rsidRPr="00B81D5A" w:rsidRDefault="00A42E0E" w:rsidP="00AD4E9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B81D5A">
              <w:rPr>
                <w:rFonts w:cstheme="minorHAnsi"/>
                <w:sz w:val="18"/>
                <w:szCs w:val="18"/>
                <w:highlight w:val="yellow"/>
                <w:lang w:eastAsia="cs-CZ"/>
              </w:rPr>
              <w:t>Ne</w:t>
            </w:r>
          </w:p>
        </w:tc>
      </w:tr>
      <w:tr w:rsidR="00A42E0E" w:rsidRPr="00483ADE" w14:paraId="54227E39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487C3DE1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5EC8F6" w14:textId="77777777" w:rsidR="00A42E0E" w:rsidRPr="00B81D5A" w:rsidRDefault="00A42E0E" w:rsidP="00AD4E90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Initiating payment (Vyvoláno platbou)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50789C" w14:textId="77777777" w:rsidR="00A42E0E" w:rsidRPr="00B81D5A" w:rsidRDefault="00A42E0E" w:rsidP="00AD4E9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B81D5A">
              <w:rPr>
                <w:rFonts w:cstheme="minorHAnsi"/>
                <w:sz w:val="18"/>
                <w:szCs w:val="18"/>
                <w:highlight w:val="yellow"/>
                <w:lang w:eastAsia="cs-CZ"/>
              </w:rPr>
              <w:t>Reference na platbu, na jejímž základě vznikl RSE.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2FBA17" w14:textId="77777777" w:rsidR="00A42E0E" w:rsidRPr="00B81D5A" w:rsidRDefault="00A42E0E" w:rsidP="00AD4E90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Payment.payment number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02A76B" w14:textId="77777777" w:rsidR="00A42E0E" w:rsidRPr="00B81D5A" w:rsidRDefault="00A42E0E" w:rsidP="00AD4E9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B81D5A">
              <w:rPr>
                <w:rFonts w:cstheme="minorHAnsi"/>
                <w:sz w:val="18"/>
                <w:szCs w:val="18"/>
                <w:highlight w:val="yellow"/>
                <w:lang w:eastAsia="cs-CZ"/>
              </w:rPr>
              <w:t>Ne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DDB460" w14:textId="77777777" w:rsidR="00A42E0E" w:rsidRPr="00B81D5A" w:rsidRDefault="00A42E0E" w:rsidP="00AD4E9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B81D5A">
              <w:rPr>
                <w:rFonts w:cstheme="minorHAnsi"/>
                <w:sz w:val="18"/>
                <w:szCs w:val="18"/>
                <w:highlight w:val="yellow"/>
                <w:lang w:eastAsia="cs-CZ"/>
              </w:rPr>
              <w:t>Ne</w:t>
            </w:r>
          </w:p>
        </w:tc>
      </w:tr>
      <w:tr w:rsidR="00A42E0E" w:rsidRPr="00483ADE" w14:paraId="08B7E107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4A5142AC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A77A4E4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Original rated service event (Původní oceněná služba)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AFD8197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Reference na původní oceněnou službu, která se (částečně) refunduje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61519F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Reference na RSE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28543D1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875090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224DACA1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0BFB2BF9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D2A34F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Billing service (Fakturovaná služba)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4CFDBD9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Reference na faktutovanou službu. </w:t>
            </w:r>
          </w:p>
          <w:p w14:paraId="4531FEFB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Dohledaná billing service z Product catalogu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A0FB349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(PCRE.Billing service)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5DB1AA" w14:textId="7C153918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759ECD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18E461BA" w14:textId="77777777" w:rsidR="00CD0A42" w:rsidRPr="00483ADE" w:rsidRDefault="00CD0A42">
      <w:pPr>
        <w:pStyle w:val="NormalIndent"/>
      </w:pPr>
    </w:p>
    <w:p w14:paraId="6D48249D" w14:textId="77777777" w:rsidR="00CD0A42" w:rsidRPr="00BF06C4" w:rsidRDefault="00CD0A42" w:rsidP="00CD0A42">
      <w:pPr>
        <w:pStyle w:val="Heading3"/>
        <w:spacing w:before="200" w:after="0" w:line="276" w:lineRule="auto"/>
        <w:rPr>
          <w:rFonts w:eastAsia="Times New Roman"/>
        </w:rPr>
      </w:pPr>
      <w:bookmarkStart w:id="3270" w:name="_Toc531184517"/>
      <w:bookmarkStart w:id="3271" w:name="_Toc201568878"/>
      <w:r w:rsidRPr="00BF06C4">
        <w:rPr>
          <w:rFonts w:eastAsia="Times New Roman"/>
        </w:rPr>
        <w:lastRenderedPageBreak/>
        <w:t>Bill Session Statistics (Statistika fakturační dávky)</w:t>
      </w:r>
      <w:bookmarkEnd w:id="3270"/>
      <w:bookmarkEnd w:id="3271"/>
    </w:p>
    <w:p w14:paraId="03B17F5F" w14:textId="3CD141BC" w:rsidR="00CD0A42" w:rsidRPr="00955C1D" w:rsidRDefault="00CD0A42">
      <w:pPr>
        <w:pStyle w:val="Caption"/>
      </w:pPr>
      <w:r w:rsidRPr="00955C1D">
        <w:t xml:space="preserve">Tabulka </w:t>
      </w:r>
      <w:fldSimple w:instr=" SEQ Tabulka \* ARABIC ">
        <w:r w:rsidR="001E11DC">
          <w:rPr>
            <w:noProof/>
          </w:rPr>
          <w:t>16</w:t>
        </w:r>
      </w:fldSimple>
      <w:r w:rsidRPr="00955C1D">
        <w:t>: Atributy Statistiky fakturační dávky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8"/>
        <w:gridCol w:w="1927"/>
        <w:gridCol w:w="3115"/>
        <w:gridCol w:w="1483"/>
        <w:gridCol w:w="1038"/>
        <w:gridCol w:w="1038"/>
      </w:tblGrid>
      <w:tr w:rsidR="00CD0A42" w:rsidRPr="00955C1D" w14:paraId="6478EFE2" w14:textId="77777777" w:rsidTr="009A777F">
        <w:trPr>
          <w:trHeight w:val="270"/>
          <w:tblHeader/>
        </w:trPr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B700367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84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33F607C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297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1653542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2B9185E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1E89D80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53EEF8B0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11C752D5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26C16629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CD0A42" w:rsidRPr="00955C1D" w14:paraId="7F3C7DE3" w14:textId="77777777" w:rsidTr="00483ADE">
        <w:trPr>
          <w:trHeight w:val="270"/>
        </w:trPr>
        <w:tc>
          <w:tcPr>
            <w:tcW w:w="992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hideMark/>
          </w:tcPr>
          <w:p w14:paraId="0E97ABC3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Detail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51893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Number of bills (Počet faktur)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BD35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faktur obsažených ve fakturační dávce. Počet faktur se počítá průběžně během jednotlivých kroků fakturační dávky (kolik faktur bylo v kroku zatím zpracováno)</w:t>
            </w:r>
          </w:p>
          <w:p w14:paraId="78E37331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 xml:space="preserve">Steps: </w:t>
            </w:r>
          </w:p>
          <w:p w14:paraId="48C70FF1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AggregateBillItems</w:t>
            </w:r>
          </w:p>
          <w:p w14:paraId="17BB752F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CalculateBills</w:t>
            </w:r>
          </w:p>
          <w:p w14:paraId="0D8B3D61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CalculateDueDates</w:t>
            </w:r>
          </w:p>
          <w:p w14:paraId="31BE79A5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GenerateBillNumbers</w:t>
            </w:r>
          </w:p>
          <w:p w14:paraId="734D8CC0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CalculateBillSessionStatistics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D8B7A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C862F" w14:textId="77777777" w:rsidR="00CD0A42" w:rsidRPr="00483ADE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7534A21F" w14:textId="77777777" w:rsidR="00CD0A42" w:rsidRPr="00483ADE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9979683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4EB66CC4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78C6B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Minimal due date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2D051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 xml:space="preserve">faktur obsažených ve fakturační dávce </w:t>
            </w:r>
          </w:p>
          <w:p w14:paraId="140E9F67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Step: CalculateDueDates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5DC15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8C4CE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602EEFF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772BB029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5775EC51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7B943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Maximal due date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B375F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 xml:space="preserve">faktur obsažených ve fakturační dávce </w:t>
            </w:r>
          </w:p>
          <w:p w14:paraId="32D83744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Step: CalculateDueDates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CFA01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FCB15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A3ED2DA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5E7E29A3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62121339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85522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Number of bills matched to credit notes (Počet faktur spárovaných s dobropisem)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6FAFB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MatchBillsAndOverpayments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72BCC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82F49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ADAFF3B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1914E8DB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29103CB1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50A0B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Number of bill items (Počet položek faktur)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F4D98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položek faktur obsažených ve fakturační dávce</w:t>
            </w:r>
          </w:p>
          <w:p w14:paraId="19A094F7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Step: CalculateBillSessionStatistics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F8BEA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77515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CC3A81C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2AEC3D16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5235D341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63934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Bill Item Statistics (Statistika fakturační dávky podle Bill item typu a Měny)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D82DF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Statistiky fakturační dávky podle Bill item typu a Měny.</w:t>
            </w:r>
          </w:p>
          <w:p w14:paraId="7592459A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Step: CalculateBillSessionStatistics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525AE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Bill Item Statistics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32AA7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688031E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516D92D3" w14:textId="77777777" w:rsidTr="5D923C7E">
        <w:trPr>
          <w:trHeight w:val="270"/>
        </w:trPr>
        <w:tc>
          <w:tcPr>
            <w:tcW w:w="992" w:type="dxa"/>
            <w:vMerge/>
            <w:vAlign w:val="center"/>
            <w:hideMark/>
          </w:tcPr>
          <w:p w14:paraId="43F04EC2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A332D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Number of rejected bills (Počet zamítnutých faktur)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A4939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zamítnutých faktur ve fakturační dávce</w:t>
            </w:r>
          </w:p>
          <w:p w14:paraId="59B7DD8E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Step: CalculateBillSessionStatistics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B8638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9194B" w14:textId="77777777" w:rsidR="00CD0A42" w:rsidRPr="00483ADE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43EC0AF8" w14:textId="77777777" w:rsidR="00CD0A42" w:rsidRPr="00483ADE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155C671A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73A69479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ACE68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Total count of bills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D4DB6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 xml:space="preserve">Celkový počet faktur ve fakturační dávce posílaných emailem/poštou/neposílaných ve fakturační dávce </w:t>
            </w:r>
          </w:p>
          <w:p w14:paraId="3BCB2878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C45E7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2A59B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547FA5B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331CCDAA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14EC1575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FE825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success bills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9A796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úspěšných faktur ve fakturační dávce posílaných emailem/poštou/neposílaných</w:t>
            </w:r>
          </w:p>
          <w:p w14:paraId="711EFEA7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C52B7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E0EAC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4A5AE4F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0843469D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730AB8BD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1D86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failed bills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890E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neúspěšných faktur ve fakturační dávce posílaných emailem/poštou/neposílaných</w:t>
            </w:r>
          </w:p>
          <w:p w14:paraId="69599CCC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13F96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13289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70C91D5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2666BB96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17F8AB49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FD67A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magenta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Total count of credit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3E0AE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 xml:space="preserve">Celkový počet dobropisů ve fakturační dávce posílaných emailem/poštou/neposílaných ve fakturační dávce </w:t>
            </w:r>
          </w:p>
          <w:p w14:paraId="13AF75AA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1B760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4B5B0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45B1CA5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333CB076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4E373492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89F07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magenta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success credit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9AF28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úspěšných dobropisů ve fakturační dávce posílaných emailem/poštou/neposílaných</w:t>
            </w:r>
          </w:p>
          <w:p w14:paraId="7B313C50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3BE67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C3A46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6248CDC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CABE4C8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3A4A5EDB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5D60B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magenta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failed credit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13FB6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neúspěšných dobropisů ve fakturační dávce posílaných emailem/poštou/neposílaných</w:t>
            </w:r>
          </w:p>
          <w:p w14:paraId="2F45E92F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F6F2A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875D9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23DECA2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73EC0CA4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7974B614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A0CEA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Total count of debit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E1300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 xml:space="preserve">Celkový počet vrubopisů ve fakturační dávce posílaných emailem/poštou/neposílaných ve fakturační dávce </w:t>
            </w:r>
          </w:p>
          <w:p w14:paraId="343B9E00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925E9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05986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1974984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8D9BE96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41ADD88E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9857E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success debit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31EAC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úspěšných vrubopisů ve fakturační dávce posílaných emailem/poštou/neposílaných</w:t>
            </w:r>
          </w:p>
          <w:p w14:paraId="739C7589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60CCB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5A3B0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8D5458C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043FAE7A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64715935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8227D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failed debit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00640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neúspěšných vrubopisů ve fakturační dávce posílaných emailem/poštou/neposílaných</w:t>
            </w:r>
          </w:p>
          <w:p w14:paraId="198CB45F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06260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AC9C1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D1AB286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649EAD5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1A153219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FB044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Total count of detailed statement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9E99C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 xml:space="preserve">Celkový počet detail statement ve fakturační dávce posílaných emailem/poštou/neposílaných ve fakturační dávce </w:t>
            </w:r>
          </w:p>
          <w:p w14:paraId="0FD3D566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E67B8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DEA7D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BA9A5C9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34ACFA87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1CC2CCEA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F72F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success detailed statement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6BF89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Počet úspěšných detail statement ve fakturační dávce posílaných emailem/poštou/neposílaných</w:t>
            </w:r>
          </w:p>
          <w:p w14:paraId="5F6EAF2D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34B55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DCAA2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A4358A7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8F21474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6B13CA2F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04F4D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failed detailed statement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F4245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Počet neúspěšných detail statement ve fakturační dávce posílaných emailem/poštou/neposílaných</w:t>
            </w:r>
          </w:p>
          <w:p w14:paraId="6F0E304C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FCEA5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74D50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DADA079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</w:tbl>
    <w:p w14:paraId="0A077F75" w14:textId="77777777" w:rsidR="00CD0A42" w:rsidRPr="00BF06C4" w:rsidRDefault="00CD0A42" w:rsidP="00CD0A42">
      <w:pPr>
        <w:pStyle w:val="Heading3"/>
        <w:spacing w:before="200" w:after="0" w:line="276" w:lineRule="auto"/>
        <w:rPr>
          <w:rFonts w:eastAsia="Times New Roman"/>
        </w:rPr>
      </w:pPr>
      <w:bookmarkStart w:id="3272" w:name="_Toc531184518"/>
      <w:bookmarkStart w:id="3273" w:name="_Toc201568879"/>
      <w:r w:rsidRPr="00BF06C4">
        <w:rPr>
          <w:rFonts w:eastAsia="Times New Roman"/>
        </w:rPr>
        <w:lastRenderedPageBreak/>
        <w:t>Bill Session Steps Statistics (Statistika kroků fakturační dávky)</w:t>
      </w:r>
      <w:bookmarkEnd w:id="3272"/>
      <w:bookmarkEnd w:id="3273"/>
    </w:p>
    <w:p w14:paraId="5CB172C2" w14:textId="5C7538AF" w:rsidR="00CD0A42" w:rsidRPr="00955C1D" w:rsidRDefault="00CD0A42">
      <w:pPr>
        <w:pStyle w:val="Caption"/>
      </w:pPr>
      <w:r w:rsidRPr="00955C1D">
        <w:t xml:space="preserve">Tabulka </w:t>
      </w:r>
      <w:fldSimple w:instr=" SEQ Tabulka \* ARABIC ">
        <w:r w:rsidR="001E11DC">
          <w:rPr>
            <w:noProof/>
          </w:rPr>
          <w:t>17</w:t>
        </w:r>
      </w:fldSimple>
      <w:r w:rsidRPr="00955C1D">
        <w:t>: Atributy Statistiky kroků fakturační dávky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CD0A42" w:rsidRPr="00955C1D" w14:paraId="6FD29ABD" w14:textId="77777777" w:rsidTr="001E6130">
        <w:trPr>
          <w:trHeight w:val="270"/>
          <w:tblHeader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E8C72B7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D19A216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B6BE409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517F007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26036AD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201E6789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4976C0B2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6BCB42E7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CD0A42" w:rsidRPr="00955C1D" w14:paraId="3B118154" w14:textId="77777777" w:rsidTr="001E6130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7D874A8E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41A34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Step name (Název kroku)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E1708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Název kroku, pro který se měří statistika doby trvání.</w:t>
            </w:r>
          </w:p>
          <w:p w14:paraId="7EB65516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Možné hodnoty:</w:t>
            </w:r>
          </w:p>
          <w:p w14:paraId="33EB1C43" w14:textId="70AD3A2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rFonts w:eastAsia="Times New Roman" w:cs="Arial"/>
                <w:sz w:val="18"/>
                <w:szCs w:val="18"/>
              </w:rPr>
              <w:t>WaitingForTollSessions, CalculateServiceCharges, CalculateBills, SettleBalanceTransactions, CalculateDueDates, GenerateBillNumbers, CalculateTollServiceCharges, MatchBillsAndOverpayments, CalculateBillSessionStatistics, GenerateDocuments, PrepareDetailedStatementDocuments, SendDocuments, GenerateFilesForErp, FinalizeBillSession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80623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Enum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057B7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3231C9A5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  <w:tr w:rsidR="00CD0A42" w:rsidRPr="00955C1D" w14:paraId="48163D07" w14:textId="77777777" w:rsidTr="001E6130">
        <w:trPr>
          <w:trHeight w:val="270"/>
        </w:trPr>
        <w:tc>
          <w:tcPr>
            <w:tcW w:w="1046" w:type="dxa"/>
            <w:vMerge/>
            <w:vAlign w:val="center"/>
          </w:tcPr>
          <w:p w14:paraId="299B4ACF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591B221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Bill session id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16B680B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Unikátní identifikace fakturační dávky v systému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0832F7D" w14:textId="77777777" w:rsidR="00CD0A42" w:rsidRPr="00483ADE" w:rsidRDefault="00CD0A42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Number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3C17873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00368EF0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  <w:tr w:rsidR="001E6130" w:rsidRPr="00955C1D" w14:paraId="13475546" w14:textId="77777777" w:rsidTr="001E6130">
        <w:trPr>
          <w:trHeight w:val="270"/>
        </w:trPr>
        <w:tc>
          <w:tcPr>
            <w:tcW w:w="1046" w:type="dxa"/>
            <w:vMerge/>
            <w:vAlign w:val="center"/>
          </w:tcPr>
          <w:p w14:paraId="183021B5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989D301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Step status (Stav kroku)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7709453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Stav, ve kterém je daný krok fakturační dávky</w:t>
            </w:r>
          </w:p>
          <w:p w14:paraId="04F6E828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Možné hodnoty:</w:t>
            </w:r>
          </w:p>
          <w:p w14:paraId="0F34FC42" w14:textId="77777777" w:rsidR="001E6130" w:rsidRPr="00483ADE" w:rsidRDefault="001E6130" w:rsidP="001E6130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Waiting, InProgress, Finished, Failed, Skipped</w:t>
            </w:r>
            <w:r>
              <w:tab/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EBE2C84" w14:textId="77777777" w:rsidR="001E6130" w:rsidRPr="00483ADE" w:rsidRDefault="001E6130" w:rsidP="001E6130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Enum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0BEBB2A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101F13CD" w14:textId="0B846E3D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ins w:id="3274" w:author="Irová Zuzana" w:date="2025-06-17T11:08:00Z" w16du:dateUtc="2025-06-17T09:08:00Z">
              <w:r w:rsidRPr="00AD6C6A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  <w:del w:id="3275" w:author="Irová Zuzana" w:date="2025-06-17T11:08:00Z" w16du:dateUtc="2025-06-17T09:08:00Z">
              <w:r w:rsidRPr="00483ADE" w:rsidDel="00F823B9">
                <w:rPr>
                  <w:sz w:val="18"/>
                  <w:szCs w:val="22"/>
                </w:rPr>
                <w:delText>Ano</w:delText>
              </w:r>
            </w:del>
          </w:p>
        </w:tc>
      </w:tr>
      <w:tr w:rsidR="001E6130" w:rsidRPr="00955C1D" w14:paraId="6CCBC8E6" w14:textId="77777777" w:rsidTr="001E6130">
        <w:trPr>
          <w:trHeight w:val="270"/>
        </w:trPr>
        <w:tc>
          <w:tcPr>
            <w:tcW w:w="1046" w:type="dxa"/>
            <w:vMerge/>
            <w:vAlign w:val="center"/>
          </w:tcPr>
          <w:p w14:paraId="329F21F1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DE5E748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Step duration (Doba trvání kroku)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7E668A2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Doba trvání kroku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D48E085" w14:textId="77777777" w:rsidR="001E6130" w:rsidRPr="00483ADE" w:rsidRDefault="001E6130" w:rsidP="001E6130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Number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FDA4E11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24F1D6D7" w14:textId="12C4312A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ins w:id="3276" w:author="Irová Zuzana" w:date="2025-06-17T11:08:00Z" w16du:dateUtc="2025-06-17T09:08:00Z">
              <w:r w:rsidRPr="00AD6C6A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  <w:del w:id="3277" w:author="Irová Zuzana" w:date="2025-06-17T11:08:00Z" w16du:dateUtc="2025-06-17T09:08:00Z">
              <w:r w:rsidRPr="00483ADE" w:rsidDel="00F823B9">
                <w:rPr>
                  <w:sz w:val="18"/>
                  <w:szCs w:val="22"/>
                </w:rPr>
                <w:delText>Ano</w:delText>
              </w:r>
            </w:del>
          </w:p>
        </w:tc>
      </w:tr>
      <w:tr w:rsidR="001E6130" w:rsidRPr="00955C1D" w14:paraId="57126B8F" w14:textId="77777777" w:rsidTr="001E6130">
        <w:trPr>
          <w:trHeight w:val="270"/>
        </w:trPr>
        <w:tc>
          <w:tcPr>
            <w:tcW w:w="1046" w:type="dxa"/>
            <w:vMerge/>
            <w:vAlign w:val="center"/>
          </w:tcPr>
          <w:p w14:paraId="60E714BE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C139A29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Step run count (Počet běhů kroku)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70DE844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Počet běhů daného kroku fakturační dávky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B945C96" w14:textId="77777777" w:rsidR="001E6130" w:rsidRPr="00483ADE" w:rsidRDefault="001E6130" w:rsidP="001E6130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Number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5B09ED6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13CA685D" w14:textId="6850A211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ins w:id="3278" w:author="Irová Zuzana" w:date="2025-06-17T11:08:00Z" w16du:dateUtc="2025-06-17T09:08:00Z">
              <w:r w:rsidRPr="00AD6C6A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  <w:del w:id="3279" w:author="Irová Zuzana" w:date="2025-06-17T11:08:00Z" w16du:dateUtc="2025-06-17T09:08:00Z">
              <w:r w:rsidRPr="00483ADE" w:rsidDel="00F823B9">
                <w:rPr>
                  <w:sz w:val="18"/>
                  <w:szCs w:val="22"/>
                </w:rPr>
                <w:delText>Ano</w:delText>
              </w:r>
            </w:del>
          </w:p>
        </w:tc>
      </w:tr>
      <w:tr w:rsidR="001E6130" w:rsidRPr="00955C1D" w14:paraId="3CEC321D" w14:textId="77777777" w:rsidTr="001E6130">
        <w:trPr>
          <w:trHeight w:val="270"/>
        </w:trPr>
        <w:tc>
          <w:tcPr>
            <w:tcW w:w="1046" w:type="dxa"/>
            <w:vMerge/>
            <w:vAlign w:val="center"/>
            <w:hideMark/>
          </w:tcPr>
          <w:p w14:paraId="78B53A7E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B91E30A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Step statistics (Statistika kroku)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6BFECCC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Kalkulované statistiky během daného kroku fakturační dávky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BEC12BF" w14:textId="77777777" w:rsidR="001E6130" w:rsidRPr="00483ADE" w:rsidRDefault="001E6130" w:rsidP="001E6130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rFonts w:eastAsia="Times New Roman" w:cs="Arial"/>
                <w:sz w:val="18"/>
                <w:szCs w:val="18"/>
              </w:rPr>
              <w:t>Array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A97EB8C" w14:textId="77777777" w:rsidR="001E6130" w:rsidRPr="00483ADE" w:rsidRDefault="001E6130" w:rsidP="001E6130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rFonts w:eastAsia="Times New Roman" w:cs="Arial"/>
                <w:sz w:val="18"/>
                <w:szCs w:val="22"/>
              </w:rPr>
              <w:t>Ne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3134429C" w14:textId="09674073" w:rsidR="001E6130" w:rsidRPr="00483ADE" w:rsidRDefault="001E6130" w:rsidP="001E6130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ins w:id="3280" w:author="Irová Zuzana" w:date="2025-06-17T11:08:00Z" w16du:dateUtc="2025-06-17T09:08:00Z">
              <w:r w:rsidRPr="00AD6C6A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  <w:del w:id="3281" w:author="Irová Zuzana" w:date="2025-06-17T11:08:00Z" w16du:dateUtc="2025-06-17T09:08:00Z">
              <w:r w:rsidRPr="00483ADE" w:rsidDel="00F823B9">
                <w:rPr>
                  <w:rFonts w:eastAsia="Times New Roman" w:cs="Arial"/>
                  <w:sz w:val="18"/>
                  <w:szCs w:val="22"/>
                </w:rPr>
                <w:delText>Ano</w:delText>
              </w:r>
            </w:del>
          </w:p>
        </w:tc>
      </w:tr>
    </w:tbl>
    <w:p w14:paraId="4C4B5B66" w14:textId="77777777" w:rsidR="00CD0A42" w:rsidRPr="00955C1D" w:rsidRDefault="00CD0A42">
      <w:pPr>
        <w:pStyle w:val="NormalIndent"/>
      </w:pPr>
    </w:p>
    <w:p w14:paraId="01FE423B" w14:textId="77777777" w:rsidR="00CD0A42" w:rsidRPr="00BF06C4" w:rsidRDefault="00CD0A42" w:rsidP="00CD0A42">
      <w:pPr>
        <w:pStyle w:val="Heading3"/>
        <w:spacing w:before="200" w:after="0" w:line="276" w:lineRule="auto"/>
        <w:rPr>
          <w:rFonts w:eastAsia="Times New Roman"/>
        </w:rPr>
      </w:pPr>
      <w:bookmarkStart w:id="3282" w:name="_Toc201568880"/>
      <w:r w:rsidRPr="00BF06C4">
        <w:rPr>
          <w:rFonts w:eastAsia="Times New Roman"/>
        </w:rPr>
        <w:t>Bill Item Statistics (Statistika fakturační dávky podle Bill item typu a Měny)</w:t>
      </w:r>
      <w:bookmarkEnd w:id="3282"/>
    </w:p>
    <w:p w14:paraId="123F93AC" w14:textId="17BE75B5" w:rsidR="00CD0A42" w:rsidRPr="00955C1D" w:rsidRDefault="00CD0A42">
      <w:pPr>
        <w:pStyle w:val="Caption"/>
      </w:pPr>
      <w:r w:rsidRPr="00955C1D">
        <w:t xml:space="preserve">Tabulka </w:t>
      </w:r>
      <w:fldSimple w:instr=" SEQ Tabulka \* ARABIC ">
        <w:r w:rsidR="001E11DC">
          <w:rPr>
            <w:noProof/>
          </w:rPr>
          <w:t>18</w:t>
        </w:r>
      </w:fldSimple>
      <w:r w:rsidRPr="00955C1D">
        <w:t>: Atributy Statistiky fakturační dávky podle Bill item typu a Měny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CD0A42" w:rsidRPr="00955C1D" w14:paraId="2FC04B7F" w14:textId="77777777" w:rsidTr="00483ADE">
        <w:trPr>
          <w:trHeight w:val="270"/>
        </w:trPr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C10F6D8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84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1DA8048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297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6780C64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680480C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99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58C788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72EB77B5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1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4E5C49A6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4582388D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CD0A42" w:rsidRPr="00955C1D" w14:paraId="75B68843" w14:textId="77777777" w:rsidTr="00483ADE">
        <w:trPr>
          <w:trHeight w:val="270"/>
        </w:trPr>
        <w:tc>
          <w:tcPr>
            <w:tcW w:w="992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7F1D0B8B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lastRenderedPageBreak/>
              <w:t>Detail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0CD7B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Bill session id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7B66E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Unikátní identifikace fakturační dávky v systému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E967E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Number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0356B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713E14F2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  <w:tr w:rsidR="00CD0A42" w:rsidRPr="00955C1D" w14:paraId="1325CE25" w14:textId="77777777" w:rsidTr="5D923C7E">
        <w:trPr>
          <w:trHeight w:val="270"/>
        </w:trPr>
        <w:tc>
          <w:tcPr>
            <w:tcW w:w="992" w:type="dxa"/>
            <w:vMerge/>
          </w:tcPr>
          <w:p w14:paraId="76967862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54629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Bill item category (</w:t>
            </w:r>
            <w:r w:rsidRPr="5D923C7E">
              <w:rPr>
                <w:sz w:val="18"/>
                <w:szCs w:val="18"/>
              </w:rPr>
              <w:t>Kategorie položky faktury</w:t>
            </w:r>
            <w:r w:rsidRPr="5D923C7E">
              <w:rPr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13E6D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Kategorie položky faktury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4C9E5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Text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2180F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1519DF6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  <w:tr w:rsidR="00CD0A42" w:rsidRPr="00955C1D" w14:paraId="34F4BCAA" w14:textId="77777777" w:rsidTr="5D923C7E">
        <w:trPr>
          <w:trHeight w:val="270"/>
        </w:trPr>
        <w:tc>
          <w:tcPr>
            <w:tcW w:w="992" w:type="dxa"/>
            <w:vMerge/>
          </w:tcPr>
          <w:p w14:paraId="2C622ADF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38726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Bill item type (</w:t>
            </w:r>
            <w:r w:rsidRPr="5D923C7E">
              <w:rPr>
                <w:sz w:val="18"/>
                <w:szCs w:val="18"/>
              </w:rPr>
              <w:t>Typ položky faktury</w:t>
            </w:r>
            <w:r w:rsidRPr="5D923C7E">
              <w:rPr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4AA5B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Typ položky faktury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80799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Text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86EAD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B4A859D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  <w:tr w:rsidR="00CD0A42" w:rsidRPr="00955C1D" w14:paraId="64152288" w14:textId="77777777" w:rsidTr="5D923C7E">
        <w:trPr>
          <w:trHeight w:val="270"/>
        </w:trPr>
        <w:tc>
          <w:tcPr>
            <w:tcW w:w="992" w:type="dxa"/>
            <w:vMerge/>
          </w:tcPr>
          <w:p w14:paraId="2BF69D6D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22601" w14:textId="04C8CF16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AC3E9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A88D3" w14:textId="0D2FF7EE" w:rsidR="00CD0A42" w:rsidRPr="00483ADE" w:rsidRDefault="00CD0A42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FF5EC" w14:textId="0447199D" w:rsidR="00CD0A42" w:rsidRPr="00483ADE" w:rsidRDefault="00CD0A42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53A2E75" w14:textId="36AE5FB2" w:rsidR="00CD0A42" w:rsidRPr="00483ADE" w:rsidRDefault="00CD0A42">
            <w:pPr>
              <w:spacing w:after="0"/>
              <w:rPr>
                <w:sz w:val="18"/>
                <w:szCs w:val="22"/>
              </w:rPr>
            </w:pPr>
          </w:p>
        </w:tc>
      </w:tr>
      <w:tr w:rsidR="00CD0A42" w:rsidRPr="00955C1D" w14:paraId="3682322B" w14:textId="77777777" w:rsidTr="5D923C7E">
        <w:trPr>
          <w:trHeight w:val="270"/>
        </w:trPr>
        <w:tc>
          <w:tcPr>
            <w:tcW w:w="992" w:type="dxa"/>
            <w:vMerge/>
          </w:tcPr>
          <w:p w14:paraId="19DAA80E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DE318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Billed amount (Fakturovaná částka)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E10E5" w14:textId="77777777" w:rsidR="00CD0A42" w:rsidRPr="00483ADE" w:rsidRDefault="00CD0A42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Fakturovaná částka pro daný Bill item type a Bill item category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B00B9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Money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7A9BF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E67FDD9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</w:tbl>
    <w:p w14:paraId="3BCB6846" w14:textId="77777777" w:rsidR="00CD0A42" w:rsidRDefault="00CD0A42">
      <w:pPr>
        <w:pStyle w:val="NormalIndent"/>
      </w:pPr>
    </w:p>
    <w:p w14:paraId="0E4560C4" w14:textId="64F75A61" w:rsidR="00A136D7" w:rsidRPr="00B81D5A" w:rsidRDefault="00A136D7" w:rsidP="00A136D7">
      <w:pPr>
        <w:pStyle w:val="Heading3"/>
        <w:spacing w:before="200" w:after="0" w:line="276" w:lineRule="auto"/>
        <w:rPr>
          <w:rFonts w:eastAsia="Times New Roman"/>
          <w:highlight w:val="yellow"/>
        </w:rPr>
      </w:pPr>
      <w:bookmarkStart w:id="3283" w:name="_Toc201568881"/>
      <w:r w:rsidRPr="00B81D5A">
        <w:rPr>
          <w:rFonts w:eastAsia="Times New Roman"/>
          <w:highlight w:val="yellow"/>
        </w:rPr>
        <w:t>Settlement Record (Záznam vyrovnání)</w:t>
      </w:r>
      <w:bookmarkEnd w:id="3283"/>
    </w:p>
    <w:p w14:paraId="169DF468" w14:textId="783F7C41" w:rsidR="00A136D7" w:rsidRPr="00955C1D" w:rsidRDefault="00A136D7">
      <w:pPr>
        <w:pStyle w:val="Caption"/>
      </w:pPr>
      <w:r w:rsidRPr="00955C1D">
        <w:t xml:space="preserve">Tabulka </w:t>
      </w:r>
      <w:fldSimple w:instr=" SEQ Tabulka \* ARABIC ">
        <w:r w:rsidR="001E11DC">
          <w:rPr>
            <w:noProof/>
          </w:rPr>
          <w:t>19</w:t>
        </w:r>
      </w:fldSimple>
      <w:r w:rsidRPr="00955C1D">
        <w:t xml:space="preserve">: Atributy </w:t>
      </w:r>
      <w:r>
        <w:t>Záznamu vyrovnání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A136D7" w:rsidRPr="00955C1D" w14:paraId="680E9992" w14:textId="77777777" w:rsidTr="003419C0">
        <w:trPr>
          <w:trHeight w:val="270"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4B5EBE9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2810FB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6201DAA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91ECA3D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D416AF0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01B05ECB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663150E9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0CF9D936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A136D7" w:rsidRPr="00955C1D" w14:paraId="4836F310" w14:textId="77777777" w:rsidTr="003419C0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132675A5" w14:textId="77777777" w:rsidR="00A136D7" w:rsidRPr="00483ADE" w:rsidRDefault="00A136D7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BFB3B" w14:textId="5A9A0A53" w:rsidR="00A136D7" w:rsidRPr="00572DEF" w:rsidRDefault="00FD64CA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Settlement date (Datum vypořádaní)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1DA6E" w14:textId="628B0A1C" w:rsidR="00A136D7" w:rsidRPr="00572DEF" w:rsidRDefault="00FD64CA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B81D5A">
              <w:rPr>
                <w:color w:val="000000"/>
                <w:sz w:val="18"/>
                <w:szCs w:val="22"/>
              </w:rPr>
              <w:t>Datum vypořádaní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57931" w14:textId="0B0FCCF6" w:rsidR="00A136D7" w:rsidRPr="00572DEF" w:rsidRDefault="00FD64CA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Datetime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70E5D" w14:textId="77777777" w:rsidR="00A136D7" w:rsidRPr="00572DEF" w:rsidRDefault="00A136D7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572DEF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2FBEDD27" w14:textId="77777777" w:rsidR="00A136D7" w:rsidRPr="00572DEF" w:rsidRDefault="00A136D7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572DEF">
              <w:rPr>
                <w:sz w:val="18"/>
                <w:szCs w:val="22"/>
              </w:rPr>
              <w:t>Ne</w:t>
            </w:r>
          </w:p>
        </w:tc>
      </w:tr>
      <w:tr w:rsidR="00A136D7" w:rsidRPr="00955C1D" w14:paraId="111D58A3" w14:textId="77777777" w:rsidTr="5D923C7E">
        <w:trPr>
          <w:trHeight w:val="270"/>
        </w:trPr>
        <w:tc>
          <w:tcPr>
            <w:tcW w:w="1046" w:type="dxa"/>
            <w:vMerge/>
          </w:tcPr>
          <w:p w14:paraId="70096D17" w14:textId="77777777" w:rsidR="00A136D7" w:rsidRPr="00483ADE" w:rsidRDefault="00A136D7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B0A4A" w14:textId="30045D8D" w:rsidR="00A136D7" w:rsidRPr="00572DEF" w:rsidRDefault="00377468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Settlement amount (Částka vypořádání)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677E6" w14:textId="3285C749" w:rsidR="00A136D7" w:rsidRPr="00572DEF" w:rsidRDefault="00377468">
            <w:pPr>
              <w:spacing w:after="0"/>
              <w:rPr>
                <w:sz w:val="18"/>
                <w:szCs w:val="22"/>
              </w:rPr>
            </w:pPr>
            <w:r w:rsidRPr="00B81D5A">
              <w:rPr>
                <w:color w:val="000000"/>
                <w:sz w:val="18"/>
                <w:szCs w:val="22"/>
              </w:rPr>
              <w:t>Částka vypořádání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2832E" w14:textId="513B05EC" w:rsidR="00A136D7" w:rsidRPr="00572DEF" w:rsidRDefault="00572DEF">
            <w:pPr>
              <w:spacing w:after="0"/>
              <w:rPr>
                <w:sz w:val="18"/>
                <w:szCs w:val="22"/>
              </w:rPr>
            </w:pPr>
            <w:r w:rsidRPr="00B81D5A">
              <w:rPr>
                <w:sz w:val="18"/>
                <w:szCs w:val="22"/>
              </w:rPr>
              <w:t>Money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F4046" w14:textId="77777777" w:rsidR="00A136D7" w:rsidRPr="00572DEF" w:rsidRDefault="00A136D7">
            <w:pPr>
              <w:spacing w:after="0"/>
              <w:rPr>
                <w:sz w:val="18"/>
                <w:szCs w:val="22"/>
              </w:rPr>
            </w:pPr>
            <w:r w:rsidRPr="00572DEF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A2178A0" w14:textId="77777777" w:rsidR="00A136D7" w:rsidRPr="00572DEF" w:rsidRDefault="00A136D7">
            <w:pPr>
              <w:spacing w:after="0"/>
              <w:rPr>
                <w:sz w:val="18"/>
                <w:szCs w:val="22"/>
              </w:rPr>
            </w:pPr>
            <w:r w:rsidRPr="00572DEF">
              <w:rPr>
                <w:sz w:val="18"/>
                <w:szCs w:val="22"/>
              </w:rPr>
              <w:t>Ne</w:t>
            </w:r>
          </w:p>
        </w:tc>
      </w:tr>
      <w:tr w:rsidR="00675F17" w:rsidRPr="00955C1D" w14:paraId="6471D4FB" w14:textId="77777777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</w:tcPr>
          <w:p w14:paraId="4E30C215" w14:textId="1258D03D" w:rsidR="00675F17" w:rsidRPr="00C1648E" w:rsidRDefault="00675F17" w:rsidP="001B3156">
            <w:pPr>
              <w:spacing w:after="0"/>
              <w:rPr>
                <w:color w:val="000000"/>
                <w:sz w:val="18"/>
                <w:szCs w:val="22"/>
              </w:rPr>
            </w:pPr>
            <w:r w:rsidRPr="00C1648E">
              <w:rPr>
                <w:color w:val="000000"/>
                <w:sz w:val="18"/>
                <w:szCs w:val="22"/>
              </w:rPr>
              <w:t>Reference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28F7F" w14:textId="605F16BC" w:rsidR="00675F17" w:rsidRPr="0029353D" w:rsidRDefault="00675F17" w:rsidP="001B31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(Vystavitel faktur)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7DC3E" w14:textId="3AF808A2" w:rsidR="00675F17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Odesílatel vypořádání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91FF4" w14:textId="586FFCA0" w:rsidR="00675F17" w:rsidRPr="0029353D" w:rsidRDefault="00675F17" w:rsidP="001B31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(VCM.Business partner.Type =  System operator and Is bill issuer = true)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B76A3" w14:textId="5B3B74CB" w:rsidR="00675F17" w:rsidRPr="0029353D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D82F806" w14:textId="12FC7474" w:rsidR="00675F17" w:rsidRPr="0029353D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75F17" w:rsidRPr="00955C1D" w14:paraId="2C36145E" w14:textId="77777777" w:rsidTr="5D923C7E">
        <w:trPr>
          <w:trHeight w:val="270"/>
        </w:trPr>
        <w:tc>
          <w:tcPr>
            <w:tcW w:w="1046" w:type="dxa"/>
            <w:vMerge/>
          </w:tcPr>
          <w:p w14:paraId="3E9F5700" w14:textId="77777777" w:rsidR="00675F17" w:rsidRDefault="00675F17" w:rsidP="001B315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960C3" w14:textId="5473E914" w:rsidR="00675F17" w:rsidRPr="0029353D" w:rsidRDefault="00675F17" w:rsidP="001B31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Receiver (Příjemce)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1D071" w14:textId="093CE21A" w:rsidR="00675F17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sz w:val="18"/>
                <w:szCs w:val="22"/>
              </w:rPr>
              <w:t>Příjemce vypořádání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629FD" w14:textId="7DC19867" w:rsidR="00675F17" w:rsidRPr="0029353D" w:rsidRDefault="00675F17" w:rsidP="001B31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(VCM.Business partner.Type =  System operator and Is bill issuer = true)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59C74" w14:textId="22F6AEC3" w:rsidR="00675F17" w:rsidRPr="0029353D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572DEF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24FD89E" w14:textId="6C9B38A4" w:rsidR="00675F17" w:rsidRPr="0029353D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572DEF">
              <w:rPr>
                <w:sz w:val="18"/>
                <w:szCs w:val="22"/>
              </w:rPr>
              <w:t>Ne</w:t>
            </w:r>
          </w:p>
        </w:tc>
      </w:tr>
    </w:tbl>
    <w:p w14:paraId="56F512E3" w14:textId="77777777" w:rsidR="00A136D7" w:rsidRDefault="00A136D7">
      <w:pPr>
        <w:pStyle w:val="NormalIndent"/>
      </w:pPr>
    </w:p>
    <w:p w14:paraId="5D00691F" w14:textId="5396E924" w:rsidR="00C1648E" w:rsidRPr="00382C65" w:rsidRDefault="00C1648E" w:rsidP="00C1648E">
      <w:pPr>
        <w:pStyle w:val="Heading3"/>
        <w:spacing w:before="200" w:after="0" w:line="276" w:lineRule="auto"/>
        <w:rPr>
          <w:rFonts w:eastAsia="Times New Roman"/>
        </w:rPr>
      </w:pPr>
      <w:bookmarkStart w:id="3284" w:name="_Toc201568882"/>
      <w:r w:rsidRPr="00B81D5A">
        <w:rPr>
          <w:rFonts w:eastAsia="Times New Roman"/>
        </w:rPr>
        <w:t>Card Payment Request</w:t>
      </w:r>
      <w:r w:rsidRPr="00382C65">
        <w:rPr>
          <w:rFonts w:eastAsia="Times New Roman"/>
        </w:rPr>
        <w:t xml:space="preserve"> (</w:t>
      </w:r>
      <w:r w:rsidR="00785184" w:rsidRPr="00B81D5A">
        <w:rPr>
          <w:rFonts w:eastAsia="Times New Roman"/>
        </w:rPr>
        <w:t>Požadavek na platbu kartou</w:t>
      </w:r>
      <w:r w:rsidRPr="00382C65">
        <w:rPr>
          <w:rFonts w:eastAsia="Times New Roman"/>
        </w:rPr>
        <w:t>)</w:t>
      </w:r>
      <w:bookmarkEnd w:id="3284"/>
    </w:p>
    <w:p w14:paraId="73CDBCC0" w14:textId="62DF804C" w:rsidR="00C1648E" w:rsidRPr="00955C1D" w:rsidRDefault="00C1648E">
      <w:pPr>
        <w:pStyle w:val="Caption"/>
      </w:pPr>
      <w:r w:rsidRPr="00955C1D">
        <w:t xml:space="preserve">Tabulka </w:t>
      </w:r>
      <w:fldSimple w:instr=" SEQ Tabulka \* ARABIC ">
        <w:r w:rsidR="001E11DC">
          <w:rPr>
            <w:noProof/>
          </w:rPr>
          <w:t>20</w:t>
        </w:r>
      </w:fldSimple>
      <w:r w:rsidRPr="00955C1D">
        <w:t xml:space="preserve">: Atributy </w:t>
      </w:r>
      <w:r w:rsidR="00D41FF1">
        <w:t>Požadavku na platbu kartou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C1648E" w:rsidRPr="00955C1D" w14:paraId="24BF3213" w14:textId="77777777">
        <w:trPr>
          <w:trHeight w:val="270"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6CF0092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E55AD64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7E9B2B0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B78F037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9A44592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3E0DD8D7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3444920A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45A34C9E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1375B5" w:rsidRPr="00955C1D" w14:paraId="4B1DA32F" w14:textId="77777777" w:rsidTr="5A42C4C8">
        <w:trPr>
          <w:trHeight w:val="270"/>
        </w:trPr>
        <w:tc>
          <w:tcPr>
            <w:tcW w:w="104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55F0D339" w14:textId="77777777" w:rsidR="001375B5" w:rsidRPr="00483ADE" w:rsidRDefault="001375B5" w:rsidP="001375B5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271F" w14:textId="1B0D6C24" w:rsidR="001375B5" w:rsidRPr="00572DEF" w:rsidRDefault="001375B5" w:rsidP="001375B5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Attemp count (Počet pokusů)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D9BF0" w14:textId="6CFA5706" w:rsidR="001375B5" w:rsidRPr="00572DEF" w:rsidRDefault="001375B5" w:rsidP="001375B5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Počet neúspěšných pokusů o zaplacení Unpaid Toll Transaction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4318F" w14:textId="5AE978FD" w:rsidR="001375B5" w:rsidRPr="00572DEF" w:rsidRDefault="001375B5" w:rsidP="001375B5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rFonts w:cs="Calibri"/>
                <w:color w:val="000000" w:themeColor="text1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E1FF4" w14:textId="49D36CD5" w:rsidR="001375B5" w:rsidRPr="00572DEF" w:rsidRDefault="001375B5" w:rsidP="001375B5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572DEF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BDCA7C9" w14:textId="61272063" w:rsidR="001375B5" w:rsidRPr="00572DEF" w:rsidRDefault="001375B5" w:rsidP="001375B5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Syst</w:t>
            </w:r>
            <w:ins w:id="3285" w:author="Irová Zuzana" w:date="2025-06-17T11:08:00Z" w16du:dateUtc="2025-06-17T09:08:00Z">
              <w:r w:rsidR="001E6130">
                <w:rPr>
                  <w:sz w:val="18"/>
                  <w:szCs w:val="18"/>
                </w:rPr>
                <w:t>é</w:t>
              </w:r>
            </w:ins>
            <w:del w:id="3286" w:author="Irová Zuzana" w:date="2025-06-17T11:08:00Z" w16du:dateUtc="2025-06-17T09:08:00Z">
              <w:r w:rsidRPr="5D923C7E" w:rsidDel="001E6130">
                <w:rPr>
                  <w:sz w:val="18"/>
                  <w:szCs w:val="18"/>
                </w:rPr>
                <w:delText>e</w:delText>
              </w:r>
            </w:del>
            <w:r w:rsidRPr="5D923C7E">
              <w:rPr>
                <w:sz w:val="18"/>
                <w:szCs w:val="18"/>
              </w:rPr>
              <w:t>m</w:t>
            </w:r>
          </w:p>
        </w:tc>
      </w:tr>
      <w:tr w:rsidR="00D11EE4" w:rsidRPr="00955C1D" w14:paraId="3C19C45C" w14:textId="77777777" w:rsidTr="5A42C4C8">
        <w:trPr>
          <w:trHeight w:val="270"/>
          <w:ins w:id="3287" w:author="Irová Zuzana" w:date="2025-03-12T13:19:00Z"/>
        </w:trPr>
        <w:tc>
          <w:tcPr>
            <w:tcW w:w="104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07A7AB2" w14:textId="77777777" w:rsidR="00D11EE4" w:rsidRPr="00483ADE" w:rsidRDefault="00D11EE4" w:rsidP="00D11EE4">
            <w:pPr>
              <w:spacing w:after="0"/>
              <w:rPr>
                <w:ins w:id="3288" w:author="Irová Zuzana" w:date="2025-03-12T13:19:00Z" w16du:dateUtc="2025-03-12T12:19:00Z"/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1BBBB" w14:textId="55A7BF4B" w:rsidR="00D11EE4" w:rsidRPr="5D923C7E" w:rsidRDefault="00D11EE4" w:rsidP="00D11EE4">
            <w:pPr>
              <w:spacing w:after="0"/>
              <w:rPr>
                <w:ins w:id="3289" w:author="Irová Zuzana" w:date="2025-03-12T13:19:00Z" w16du:dateUtc="2025-03-12T12:19:00Z"/>
                <w:sz w:val="18"/>
                <w:szCs w:val="18"/>
              </w:rPr>
            </w:pPr>
            <w:ins w:id="3290" w:author="Irová Zuzana" w:date="2025-03-12T13:20:00Z" w16du:dateUtc="2025-03-12T12:20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Created on (Datum vytvoření)</w:t>
              </w:r>
            </w:ins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BD032" w14:textId="1F629330" w:rsidR="00D11EE4" w:rsidRPr="5D923C7E" w:rsidRDefault="00D11EE4" w:rsidP="00D11EE4">
            <w:pPr>
              <w:spacing w:after="0"/>
              <w:rPr>
                <w:ins w:id="3291" w:author="Irová Zuzana" w:date="2025-03-12T13:19:00Z" w16du:dateUtc="2025-03-12T12:19:00Z"/>
                <w:sz w:val="18"/>
                <w:szCs w:val="18"/>
              </w:rPr>
            </w:pPr>
            <w:ins w:id="3292" w:author="Irová Zuzana" w:date="2025-03-12T13:20:00Z" w16du:dateUtc="2025-03-12T12:20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Datum a čas vytvoření platební trasakce</w:t>
              </w:r>
            </w:ins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EF124" w14:textId="23B56458" w:rsidR="00D11EE4" w:rsidRPr="5D923C7E" w:rsidRDefault="00D11EE4" w:rsidP="00D11EE4">
            <w:pPr>
              <w:spacing w:after="0"/>
              <w:rPr>
                <w:ins w:id="3293" w:author="Irová Zuzana" w:date="2025-03-12T13:19:00Z" w16du:dateUtc="2025-03-12T12:19:00Z"/>
                <w:rFonts w:cs="Calibri"/>
                <w:color w:val="000000" w:themeColor="text1"/>
                <w:sz w:val="18"/>
                <w:szCs w:val="18"/>
                <w:lang w:eastAsia="cs-CZ"/>
              </w:rPr>
            </w:pPr>
            <w:ins w:id="3294" w:author="Irová Zuzana" w:date="2025-03-12T13:20:00Z" w16du:dateUtc="2025-03-12T12:20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Datetime</w:t>
              </w:r>
            </w:ins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5F042" w14:textId="00D73786" w:rsidR="00D11EE4" w:rsidRPr="00572DEF" w:rsidRDefault="00D11EE4" w:rsidP="00D11EE4">
            <w:pPr>
              <w:spacing w:after="0"/>
              <w:rPr>
                <w:ins w:id="3295" w:author="Irová Zuzana" w:date="2025-03-12T13:19:00Z" w16du:dateUtc="2025-03-12T12:19:00Z"/>
                <w:sz w:val="18"/>
                <w:szCs w:val="22"/>
              </w:rPr>
            </w:pPr>
            <w:ins w:id="3296" w:author="Irová Zuzana" w:date="2025-03-12T13:20:00Z" w16du:dateUtc="2025-03-12T12:20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90EE952" w14:textId="5B79C1F5" w:rsidR="00D11EE4" w:rsidRPr="5D923C7E" w:rsidRDefault="00D11EE4" w:rsidP="00D11EE4">
            <w:pPr>
              <w:spacing w:after="0"/>
              <w:rPr>
                <w:ins w:id="3297" w:author="Irová Zuzana" w:date="2025-03-12T13:19:00Z" w16du:dateUtc="2025-03-12T12:19:00Z"/>
                <w:sz w:val="18"/>
                <w:szCs w:val="18"/>
              </w:rPr>
            </w:pPr>
            <w:ins w:id="3298" w:author="Irová Zuzana" w:date="2025-03-12T13:20:00Z" w16du:dateUtc="2025-03-12T12:20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C55DEB" w:rsidRPr="00955C1D" w14:paraId="3D9D7B85" w14:textId="77777777" w:rsidTr="5A42C4C8">
        <w:trPr>
          <w:trHeight w:val="270"/>
          <w:ins w:id="3299" w:author="Irová Zuzana" w:date="2025-06-16T13:08:00Z" w16du:dateUtc="2025-06-16T11:08:00Z"/>
        </w:trPr>
        <w:tc>
          <w:tcPr>
            <w:tcW w:w="104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831F638" w14:textId="77777777" w:rsidR="00C55DEB" w:rsidRPr="00483ADE" w:rsidRDefault="00C55DEB" w:rsidP="00C55DEB">
            <w:pPr>
              <w:spacing w:after="0"/>
              <w:rPr>
                <w:ins w:id="3300" w:author="Irová Zuzana" w:date="2025-06-16T13:08:00Z" w16du:dateUtc="2025-06-16T11:08:00Z"/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F8AB9" w14:textId="7B504FFA" w:rsidR="00C55DEB" w:rsidRPr="5D923C7E" w:rsidRDefault="00C55DEB" w:rsidP="00C55DEB">
            <w:pPr>
              <w:spacing w:after="0"/>
              <w:rPr>
                <w:ins w:id="3301" w:author="Irová Zuzana" w:date="2025-06-16T13:08:00Z" w16du:dateUtc="2025-06-16T11:08:00Z"/>
                <w:rFonts w:eastAsia="Times New Roman" w:cstheme="minorBidi"/>
                <w:sz w:val="18"/>
                <w:szCs w:val="18"/>
                <w:lang w:eastAsia="cs-CZ"/>
              </w:rPr>
            </w:pPr>
            <w:ins w:id="3302" w:author="Irová Zuzana" w:date="2025-06-16T13:08:00Z" w16du:dateUtc="2025-06-16T11:08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Process on (</w:t>
              </w:r>
            </w:ins>
            <w:ins w:id="3303" w:author="Irová Zuzana" w:date="2025-06-16T13:11:00Z" w16du:dateUtc="2025-06-16T11:11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Datum příštího procesu) </w:t>
              </w:r>
            </w:ins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9C6E2" w14:textId="16074AC7" w:rsidR="00C55DEB" w:rsidRPr="5D923C7E" w:rsidRDefault="00C55DEB" w:rsidP="00C55DEB">
            <w:pPr>
              <w:spacing w:after="0"/>
              <w:rPr>
                <w:ins w:id="3304" w:author="Irová Zuzana" w:date="2025-06-16T13:08:00Z" w16du:dateUtc="2025-06-16T11:08:00Z"/>
                <w:rFonts w:eastAsia="Times New Roman" w:cstheme="minorBidi"/>
                <w:sz w:val="18"/>
                <w:szCs w:val="18"/>
                <w:lang w:eastAsia="cs-CZ"/>
              </w:rPr>
            </w:pPr>
            <w:ins w:id="3305" w:author="Irová Zuzana" w:date="2025-06-16T13:11:00Z" w16du:dateUtc="2025-06-16T11:11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Datum a čas</w:t>
              </w:r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, kdy má dojít k dalšímu </w:t>
              </w:r>
            </w:ins>
            <w:ins w:id="3306" w:author="Irová Zuzana" w:date="2025-06-16T13:12:00Z" w16du:dateUtc="2025-06-16T11:12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zprocesování záznamu</w:t>
              </w:r>
            </w:ins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F8054" w14:textId="12C8F847" w:rsidR="00C55DEB" w:rsidRPr="5D923C7E" w:rsidRDefault="00C55DEB" w:rsidP="00C55DEB">
            <w:pPr>
              <w:spacing w:after="0"/>
              <w:rPr>
                <w:ins w:id="3307" w:author="Irová Zuzana" w:date="2025-06-16T13:08:00Z" w16du:dateUtc="2025-06-16T11:08:00Z"/>
                <w:rFonts w:eastAsia="Times New Roman" w:cstheme="minorBidi"/>
                <w:sz w:val="18"/>
                <w:szCs w:val="18"/>
                <w:lang w:eastAsia="cs-CZ"/>
              </w:rPr>
            </w:pPr>
            <w:ins w:id="3308" w:author="Irová Zuzana" w:date="2025-06-16T13:12:00Z" w16du:dateUtc="2025-06-16T11:12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Datetime</w:t>
              </w:r>
            </w:ins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AE125" w14:textId="3E53C0DB" w:rsidR="00C55DEB" w:rsidRPr="001127F6" w:rsidRDefault="004E6DD6" w:rsidP="00C55DEB">
            <w:pPr>
              <w:spacing w:after="0"/>
              <w:rPr>
                <w:ins w:id="3309" w:author="Irová Zuzana" w:date="2025-06-16T13:08:00Z" w16du:dateUtc="2025-06-16T11:08:00Z"/>
                <w:rFonts w:eastAsia="Times New Roman" w:cstheme="minorHAnsi"/>
                <w:sz w:val="18"/>
                <w:szCs w:val="18"/>
                <w:lang w:eastAsia="cs-CZ"/>
              </w:rPr>
            </w:pPr>
            <w:ins w:id="3310" w:author="Irová Zuzana" w:date="2025-06-16T13:12:00Z" w16du:dateUtc="2025-06-16T11:1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EDC1EFB" w14:textId="50112168" w:rsidR="00C55DEB" w:rsidRPr="001127F6" w:rsidRDefault="00377EC8" w:rsidP="00C55DEB">
            <w:pPr>
              <w:spacing w:after="0"/>
              <w:rPr>
                <w:ins w:id="3311" w:author="Irová Zuzana" w:date="2025-06-16T13:08:00Z" w16du:dateUtc="2025-06-16T11:08:00Z"/>
                <w:rFonts w:eastAsia="Times New Roman" w:cstheme="minorHAnsi"/>
                <w:sz w:val="18"/>
                <w:szCs w:val="18"/>
                <w:lang w:eastAsia="cs-CZ"/>
              </w:rPr>
            </w:pPr>
            <w:ins w:id="3312" w:author="Irová Zuzana" w:date="2025-06-17T10:52:00Z" w16du:dateUtc="2025-06-17T08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</w:t>
              </w:r>
            </w:ins>
            <w:ins w:id="3313" w:author="Irová Zuzana" w:date="2025-06-17T11:08:00Z" w16du:dateUtc="2025-06-17T09:08:00Z">
              <w:r w:rsidR="001E6130">
                <w:rPr>
                  <w:rFonts w:eastAsia="Times New Roman" w:cstheme="minorHAnsi"/>
                  <w:sz w:val="18"/>
                  <w:szCs w:val="18"/>
                  <w:lang w:eastAsia="cs-CZ"/>
                </w:rPr>
                <w:t>é</w:t>
              </w:r>
            </w:ins>
            <w:ins w:id="3314" w:author="Irová Zuzana" w:date="2025-06-17T10:52:00Z" w16du:dateUtc="2025-06-17T08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m</w:t>
              </w:r>
            </w:ins>
          </w:p>
        </w:tc>
      </w:tr>
      <w:tr w:rsidR="00377EC8" w:rsidRPr="00955C1D" w14:paraId="1B12B2A9" w14:textId="77777777" w:rsidTr="5A42C4C8">
        <w:trPr>
          <w:trHeight w:val="270"/>
          <w:ins w:id="3315" w:author="Irová Zuzana" w:date="2025-06-17T10:50:00Z" w16du:dateUtc="2025-06-17T08:50:00Z"/>
        </w:trPr>
        <w:tc>
          <w:tcPr>
            <w:tcW w:w="104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688FC3B" w14:textId="77777777" w:rsidR="00377EC8" w:rsidRPr="00483ADE" w:rsidRDefault="00377EC8" w:rsidP="00377EC8">
            <w:pPr>
              <w:spacing w:after="0"/>
              <w:rPr>
                <w:ins w:id="3316" w:author="Irová Zuzana" w:date="2025-06-17T10:50:00Z" w16du:dateUtc="2025-06-17T08:50:00Z"/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10E24" w14:textId="63E434D5" w:rsidR="00377EC8" w:rsidRDefault="00377EC8" w:rsidP="00377EC8">
            <w:pPr>
              <w:spacing w:after="0"/>
              <w:rPr>
                <w:ins w:id="3317" w:author="Irová Zuzana" w:date="2025-06-17T10:50:00Z" w16du:dateUtc="2025-06-17T08:50:00Z"/>
                <w:rFonts w:eastAsia="Times New Roman" w:cstheme="minorBidi"/>
                <w:sz w:val="18"/>
                <w:szCs w:val="18"/>
                <w:lang w:eastAsia="cs-CZ"/>
              </w:rPr>
            </w:pPr>
            <w:ins w:id="3318" w:author="Irová Zuzana" w:date="2025-06-17T10:50:00Z" w16du:dateUtc="2025-06-17T08:50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Deleted on (Datum smazání)</w:t>
              </w:r>
            </w:ins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86972" w14:textId="4AA4F31C" w:rsidR="00377EC8" w:rsidRPr="5D923C7E" w:rsidRDefault="00377EC8" w:rsidP="00377EC8">
            <w:pPr>
              <w:spacing w:after="0"/>
              <w:rPr>
                <w:ins w:id="3319" w:author="Irová Zuzana" w:date="2025-06-17T10:50:00Z" w16du:dateUtc="2025-06-17T08:50:00Z"/>
                <w:rFonts w:eastAsia="Times New Roman" w:cstheme="minorBidi"/>
                <w:sz w:val="18"/>
                <w:szCs w:val="18"/>
                <w:lang w:eastAsia="cs-CZ"/>
              </w:rPr>
            </w:pPr>
            <w:ins w:id="3320" w:author="Irová Zuzana" w:date="2025-06-17T10:50:00Z" w16du:dateUtc="2025-06-17T08:50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Datum a čas</w:t>
              </w:r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, kdy</w:t>
              </w:r>
            </w:ins>
            <w:ins w:id="3321" w:author="Irová Zuzana" w:date="2025-06-17T10:51:00Z" w16du:dateUtc="2025-06-17T08:51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došlo ke zrušeni Požadavku na platbu (</w:t>
              </w:r>
            </w:ins>
            <w:ins w:id="3322" w:author="Irová Zuzana" w:date="2025-06-17T10:52:00Z" w16du:dateUtc="2025-06-17T08:52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po tomto datu už nebude </w:t>
              </w:r>
            </w:ins>
            <w:ins w:id="3323" w:author="Irová Zuzana" w:date="2025-06-17T10:51:00Z" w16du:dateUtc="2025-06-17T08:51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další pokus o procesování transakce</w:t>
              </w:r>
            </w:ins>
            <w:ins w:id="3324" w:author="Irová Zuzana" w:date="2025-06-17T10:52:00Z" w16du:dateUtc="2025-06-17T08:52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2299C" w14:textId="255B68B0" w:rsidR="00377EC8" w:rsidRPr="5D923C7E" w:rsidRDefault="00377EC8" w:rsidP="00377EC8">
            <w:pPr>
              <w:spacing w:after="0"/>
              <w:rPr>
                <w:ins w:id="3325" w:author="Irová Zuzana" w:date="2025-06-17T10:50:00Z" w16du:dateUtc="2025-06-17T08:50:00Z"/>
                <w:rFonts w:eastAsia="Times New Roman" w:cstheme="minorBidi"/>
                <w:sz w:val="18"/>
                <w:szCs w:val="18"/>
                <w:lang w:eastAsia="cs-CZ"/>
              </w:rPr>
            </w:pPr>
            <w:ins w:id="3326" w:author="Irová Zuzana" w:date="2025-06-17T10:52:00Z" w16du:dateUtc="2025-06-17T08:52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Datetime</w:t>
              </w:r>
            </w:ins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30E6E" w14:textId="57B3E440" w:rsidR="00377EC8" w:rsidRDefault="00377EC8" w:rsidP="00377EC8">
            <w:pPr>
              <w:spacing w:after="0"/>
              <w:rPr>
                <w:ins w:id="3327" w:author="Irová Zuzana" w:date="2025-06-17T10:50:00Z" w16du:dateUtc="2025-06-17T08:50:00Z"/>
                <w:rFonts w:eastAsia="Times New Roman" w:cstheme="minorHAnsi"/>
                <w:sz w:val="18"/>
                <w:szCs w:val="18"/>
                <w:lang w:eastAsia="cs-CZ"/>
              </w:rPr>
            </w:pPr>
            <w:ins w:id="3328" w:author="Irová Zuzana" w:date="2025-06-17T10:52:00Z" w16du:dateUtc="2025-06-17T08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7CD53BF" w14:textId="0D3EA679" w:rsidR="00377EC8" w:rsidRPr="001127F6" w:rsidRDefault="00377EC8" w:rsidP="00377EC8">
            <w:pPr>
              <w:spacing w:after="0"/>
              <w:rPr>
                <w:ins w:id="3329" w:author="Irová Zuzana" w:date="2025-06-17T10:50:00Z" w16du:dateUtc="2025-06-17T08:50:00Z"/>
                <w:rFonts w:eastAsia="Times New Roman" w:cstheme="minorHAnsi"/>
                <w:sz w:val="18"/>
                <w:szCs w:val="18"/>
                <w:lang w:eastAsia="cs-CZ"/>
              </w:rPr>
            </w:pPr>
            <w:ins w:id="3330" w:author="Irová Zuzana" w:date="2025-06-17T10:52:00Z" w16du:dateUtc="2025-06-17T08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</w:t>
              </w:r>
            </w:ins>
            <w:ins w:id="3331" w:author="Irová Zuzana" w:date="2025-06-17T11:08:00Z" w16du:dateUtc="2025-06-17T09:08:00Z">
              <w:r w:rsidR="001E6130">
                <w:rPr>
                  <w:rFonts w:eastAsia="Times New Roman" w:cstheme="minorHAnsi"/>
                  <w:sz w:val="18"/>
                  <w:szCs w:val="18"/>
                  <w:lang w:eastAsia="cs-CZ"/>
                </w:rPr>
                <w:t>é</w:t>
              </w:r>
            </w:ins>
            <w:ins w:id="3332" w:author="Irová Zuzana" w:date="2025-06-17T10:52:00Z" w16du:dateUtc="2025-06-17T08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m</w:t>
              </w:r>
            </w:ins>
          </w:p>
        </w:tc>
      </w:tr>
      <w:tr w:rsidR="001375B5" w:rsidRPr="00955C1D" w14:paraId="11837474" w14:textId="77777777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</w:tcPr>
          <w:p w14:paraId="7ACB167D" w14:textId="77777777" w:rsidR="001375B5" w:rsidRPr="00C1648E" w:rsidRDefault="001375B5" w:rsidP="001375B5">
            <w:pPr>
              <w:spacing w:after="0"/>
              <w:rPr>
                <w:color w:val="000000"/>
                <w:sz w:val="18"/>
                <w:szCs w:val="22"/>
              </w:rPr>
            </w:pPr>
            <w:r w:rsidRPr="00C1648E">
              <w:rPr>
                <w:color w:val="000000"/>
                <w:sz w:val="18"/>
                <w:szCs w:val="22"/>
              </w:rPr>
              <w:t>Reference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AC05B" w14:textId="5AF1F1FD" w:rsidR="001375B5" w:rsidRPr="0029353D" w:rsidRDefault="001375B5" w:rsidP="001375B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Unpaid toll transaction (Nezaplacená mýtná transakce)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4B91F" w14:textId="45E60554" w:rsidR="001375B5" w:rsidRDefault="001375B5" w:rsidP="001375B5">
            <w:pPr>
              <w:spacing w:after="0" w:line="276" w:lineRule="auto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Nezaplacená mýtná transakce, která se má zaplatit</w:t>
            </w:r>
          </w:p>
          <w:p w14:paraId="6F224224" w14:textId="7EAEDA76" w:rsidR="001375B5" w:rsidRDefault="001375B5" w:rsidP="001375B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04C2D" w14:textId="0B6DA98D" w:rsidR="001375B5" w:rsidRPr="0029353D" w:rsidRDefault="001375B5" w:rsidP="001375B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(BEDB.UnpaidTollTransaction)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71FCE" w14:textId="07009617" w:rsidR="001375B5" w:rsidRPr="0029353D" w:rsidRDefault="001375B5" w:rsidP="001375B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1DC0A4A" w14:textId="6805E8CB" w:rsidR="001375B5" w:rsidRPr="0029353D" w:rsidRDefault="001375B5" w:rsidP="001375B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1375B5" w:rsidRPr="00955C1D" w14:paraId="73691FE2" w14:textId="77777777" w:rsidTr="5D923C7E">
        <w:trPr>
          <w:trHeight w:val="270"/>
        </w:trPr>
        <w:tc>
          <w:tcPr>
            <w:tcW w:w="1046" w:type="dxa"/>
            <w:vMerge/>
          </w:tcPr>
          <w:p w14:paraId="7B174920" w14:textId="77777777" w:rsidR="001375B5" w:rsidRDefault="001375B5" w:rsidP="001375B5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D394D" w14:textId="7BE24C6C" w:rsidR="001375B5" w:rsidRPr="0029353D" w:rsidRDefault="001375B5" w:rsidP="001375B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del w:id="3333" w:author="Irová Zuzana" w:date="2025-03-12T13:20:00Z" w16du:dateUtc="2025-03-12T12:20:00Z">
              <w:r w:rsidRPr="5D923C7E" w:rsidDel="008D235C">
                <w:rPr>
                  <w:rFonts w:cstheme="minorBidi"/>
                  <w:sz w:val="18"/>
                  <w:szCs w:val="18"/>
                  <w:lang w:eastAsia="cs-CZ"/>
                </w:rPr>
                <w:delText>Payment Session (Platební transakce)</w:delText>
              </w:r>
            </w:del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C0F5F" w14:textId="71E748D9" w:rsidR="001375B5" w:rsidRDefault="001375B5" w:rsidP="001375B5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del w:id="3334" w:author="Irová Zuzana" w:date="2025-03-12T13:20:00Z" w16du:dateUtc="2025-03-12T12:20:00Z">
              <w:r w:rsidDel="008D235C">
                <w:rPr>
                  <w:rFonts w:cstheme="minorHAnsi"/>
                  <w:sz w:val="18"/>
                  <w:szCs w:val="18"/>
                  <w:lang w:eastAsia="cs-CZ"/>
                </w:rPr>
                <w:delText>Platební transakce vytvořená pro daný pokus o platbu.</w:delText>
              </w:r>
            </w:del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68587" w14:textId="1A263286" w:rsidR="001375B5" w:rsidRPr="0029353D" w:rsidRDefault="001375B5" w:rsidP="001375B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del w:id="3335" w:author="Irová Zuzana" w:date="2025-03-12T13:20:00Z" w16du:dateUtc="2025-03-12T12:20:00Z">
              <w:r w:rsidRPr="5D923C7E" w:rsidDel="008D235C">
                <w:rPr>
                  <w:rFonts w:cstheme="minorBidi"/>
                  <w:sz w:val="18"/>
                  <w:szCs w:val="18"/>
                  <w:lang w:eastAsia="cs-CZ"/>
                </w:rPr>
                <w:delText>Reference (BEDB.PaymentSession)</w:delText>
              </w:r>
            </w:del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D79F7" w14:textId="773FC714" w:rsidR="001375B5" w:rsidRPr="0029353D" w:rsidRDefault="001375B5" w:rsidP="001375B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del w:id="3336" w:author="Irová Zuzana" w:date="2025-03-12T13:20:00Z" w16du:dateUtc="2025-03-12T12:20:00Z">
              <w:r w:rsidDel="008D235C">
                <w:rPr>
                  <w:rFonts w:cstheme="minorHAnsi"/>
                  <w:sz w:val="18"/>
                  <w:szCs w:val="18"/>
                  <w:lang w:eastAsia="cs-CZ"/>
                </w:rPr>
                <w:delText>Ano</w:delText>
              </w:r>
            </w:del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58CBE31" w14:textId="41947455" w:rsidR="001375B5" w:rsidRPr="0029353D" w:rsidRDefault="001375B5" w:rsidP="001375B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del w:id="3337" w:author="Irová Zuzana" w:date="2025-03-12T13:20:00Z" w16du:dateUtc="2025-03-12T12:20:00Z">
              <w:r w:rsidDel="008D235C">
                <w:rPr>
                  <w:rFonts w:cstheme="minorHAnsi"/>
                  <w:sz w:val="18"/>
                  <w:szCs w:val="18"/>
                  <w:lang w:eastAsia="cs-CZ"/>
                </w:rPr>
                <w:delText>Ne</w:delText>
              </w:r>
            </w:del>
          </w:p>
        </w:tc>
      </w:tr>
    </w:tbl>
    <w:p w14:paraId="22F92940" w14:textId="77777777" w:rsidR="00C1648E" w:rsidRDefault="00C1648E">
      <w:pPr>
        <w:pStyle w:val="NormalIndent"/>
      </w:pPr>
    </w:p>
    <w:p w14:paraId="5B409237" w14:textId="77777777" w:rsidR="00C1648E" w:rsidRDefault="00C1648E">
      <w:pPr>
        <w:pStyle w:val="NormalIndent"/>
      </w:pPr>
    </w:p>
    <w:p w14:paraId="40CE45DE" w14:textId="77777777" w:rsidR="00C1648E" w:rsidRDefault="00C1648E">
      <w:pPr>
        <w:pStyle w:val="NormalIndent"/>
      </w:pPr>
    </w:p>
    <w:p w14:paraId="3AF8FDDA" w14:textId="5494EFCD" w:rsidR="008B5386" w:rsidRPr="007E3E55" w:rsidRDefault="008B5386" w:rsidP="008B5386">
      <w:pPr>
        <w:pStyle w:val="Heading3"/>
        <w:spacing w:before="200" w:after="0" w:line="276" w:lineRule="auto"/>
        <w:rPr>
          <w:rFonts w:eastAsia="Times New Roman"/>
          <w:highlight w:val="yellow"/>
        </w:rPr>
      </w:pPr>
      <w:bookmarkStart w:id="3338" w:name="_Toc201568883"/>
      <w:r>
        <w:rPr>
          <w:rFonts w:eastAsia="Times New Roman"/>
          <w:highlight w:val="yellow"/>
        </w:rPr>
        <w:t>ERP Log</w:t>
      </w:r>
      <w:r w:rsidRPr="007E3E55">
        <w:rPr>
          <w:rFonts w:eastAsia="Times New Roman"/>
          <w:highlight w:val="yellow"/>
        </w:rPr>
        <w:t xml:space="preserve"> (</w:t>
      </w:r>
      <w:r>
        <w:rPr>
          <w:rFonts w:eastAsia="Times New Roman"/>
          <w:highlight w:val="yellow"/>
        </w:rPr>
        <w:t>ERP Log</w:t>
      </w:r>
      <w:r w:rsidRPr="007E3E55">
        <w:rPr>
          <w:rFonts w:eastAsia="Times New Roman"/>
          <w:highlight w:val="yellow"/>
        </w:rPr>
        <w:t>)</w:t>
      </w:r>
      <w:bookmarkEnd w:id="3338"/>
    </w:p>
    <w:p w14:paraId="7D2F73A7" w14:textId="06EDEF5E" w:rsidR="008B5386" w:rsidRPr="00955C1D" w:rsidRDefault="008B5386">
      <w:pPr>
        <w:pStyle w:val="Caption"/>
      </w:pPr>
      <w:r w:rsidRPr="00955C1D">
        <w:t xml:space="preserve">Tabulka </w:t>
      </w:r>
      <w:fldSimple w:instr=" SEQ Tabulka \* ARABIC ">
        <w:r w:rsidR="001E11DC">
          <w:rPr>
            <w:noProof/>
          </w:rPr>
          <w:t>21</w:t>
        </w:r>
      </w:fldSimple>
      <w:r w:rsidRPr="00955C1D">
        <w:t xml:space="preserve">: Atributy </w:t>
      </w:r>
      <w:r>
        <w:t>ERP Logu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8B5386" w:rsidRPr="00955C1D" w14:paraId="0CD4D306" w14:textId="77777777">
        <w:trPr>
          <w:trHeight w:val="270"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074B73F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8A69CD1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ADAC8DA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658459C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3735998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5B4119F2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6B8D512C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276FF348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8B5386" w:rsidRPr="00955C1D" w14:paraId="0D1A67D3" w14:textId="77777777" w:rsidTr="00B81D5A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5BB033B1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BF514" w14:textId="4AB03873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5C9B1" w14:textId="21C9C2DA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78BCE" w14:textId="690D918B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B2519" w14:textId="7B482E8F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C1AD997" w14:textId="7382C839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</w:tr>
      <w:tr w:rsidR="008B5386" w:rsidRPr="00955C1D" w14:paraId="5068263F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90DC7B1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2BA6D" w14:textId="28DF2A9A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BB5E" w14:textId="4258C485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EE1D6" w14:textId="3F8DEA0D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A9CAB" w14:textId="743FBCE9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3B9225D" w14:textId="65727D59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489E1DD7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6901E45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61FAD" w14:textId="40B151CA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9E4D3" w14:textId="01E4F633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C363D" w14:textId="416458EE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995DC" w14:textId="7ADF6C5A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8E6C846" w14:textId="14722AC4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6CF0E8F4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4EB970C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E8E50" w14:textId="3E55AD88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65CB9" w14:textId="1E18F402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FC787" w14:textId="22CC25E5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640DD" w14:textId="00965875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5933F51" w14:textId="6D9B79A3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3F6F473F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125D35F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AD1BB" w14:textId="57049632" w:rsidR="008B5386" w:rsidRPr="007E3E55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CD444" w14:textId="4063FD98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80CAB" w14:textId="1A81AEE2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ADF67" w14:textId="29575D21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ED93FBF" w14:textId="77EF1075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</w:tr>
    </w:tbl>
    <w:p w14:paraId="2B0D12F4" w14:textId="77777777" w:rsidR="008B5386" w:rsidRDefault="008B5386">
      <w:pPr>
        <w:pStyle w:val="NormalIndent"/>
      </w:pPr>
    </w:p>
    <w:p w14:paraId="78F34959" w14:textId="45AF3248" w:rsidR="008B5386" w:rsidRPr="007E3E55" w:rsidRDefault="008B5386" w:rsidP="008B5386">
      <w:pPr>
        <w:pStyle w:val="Heading3"/>
        <w:spacing w:before="200" w:after="0" w:line="276" w:lineRule="auto"/>
        <w:rPr>
          <w:rFonts w:eastAsia="Times New Roman"/>
          <w:highlight w:val="yellow"/>
        </w:rPr>
      </w:pPr>
      <w:bookmarkStart w:id="3339" w:name="_Toc201568884"/>
      <w:r>
        <w:rPr>
          <w:rFonts w:eastAsia="Times New Roman"/>
          <w:highlight w:val="yellow"/>
        </w:rPr>
        <w:t xml:space="preserve">ERP </w:t>
      </w:r>
      <w:r w:rsidR="00C745DA">
        <w:rPr>
          <w:rFonts w:eastAsia="Times New Roman"/>
          <w:highlight w:val="yellow"/>
        </w:rPr>
        <w:t>Import</w:t>
      </w:r>
      <w:r w:rsidRPr="007E3E55">
        <w:rPr>
          <w:rFonts w:eastAsia="Times New Roman"/>
          <w:highlight w:val="yellow"/>
        </w:rPr>
        <w:t xml:space="preserve"> (</w:t>
      </w:r>
      <w:r>
        <w:rPr>
          <w:rFonts w:eastAsia="Times New Roman"/>
          <w:highlight w:val="yellow"/>
        </w:rPr>
        <w:t xml:space="preserve">ERP </w:t>
      </w:r>
      <w:r w:rsidR="00C745DA">
        <w:rPr>
          <w:rFonts w:eastAsia="Times New Roman"/>
          <w:highlight w:val="yellow"/>
        </w:rPr>
        <w:t>Import</w:t>
      </w:r>
      <w:r w:rsidRPr="007E3E55">
        <w:rPr>
          <w:rFonts w:eastAsia="Times New Roman"/>
          <w:highlight w:val="yellow"/>
        </w:rPr>
        <w:t>)</w:t>
      </w:r>
      <w:bookmarkEnd w:id="3339"/>
    </w:p>
    <w:p w14:paraId="2851C342" w14:textId="4585939C" w:rsidR="008B5386" w:rsidRPr="00955C1D" w:rsidRDefault="008B5386">
      <w:pPr>
        <w:pStyle w:val="Caption"/>
      </w:pPr>
      <w:r w:rsidRPr="00955C1D">
        <w:t xml:space="preserve">Tabulka </w:t>
      </w:r>
      <w:fldSimple w:instr=" SEQ Tabulka \* ARABIC ">
        <w:r w:rsidR="001E11DC">
          <w:rPr>
            <w:noProof/>
          </w:rPr>
          <w:t>22</w:t>
        </w:r>
      </w:fldSimple>
      <w:r w:rsidRPr="00955C1D">
        <w:t xml:space="preserve">: Atributy </w:t>
      </w:r>
      <w:r>
        <w:t xml:space="preserve">ERP </w:t>
      </w:r>
      <w:r w:rsidR="00C745DA">
        <w:t>Importu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8B5386" w:rsidRPr="00955C1D" w14:paraId="4540FA56" w14:textId="77777777">
        <w:trPr>
          <w:trHeight w:val="270"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3BC926B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449EBBC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2E57579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D86532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3AEF885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5A80D97C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1C245BB7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39DF4403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8B5386" w:rsidRPr="00955C1D" w14:paraId="5F310170" w14:textId="77777777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68D08783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B975D" w14:textId="77777777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A9E68" w14:textId="77777777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BCA87" w14:textId="77777777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59992" w14:textId="77777777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471720C" w14:textId="77777777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</w:tr>
      <w:tr w:rsidR="008B5386" w:rsidRPr="00955C1D" w14:paraId="4E662CBD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610FFAC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D6F76" w14:textId="77777777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9ACA7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151A4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5EBA7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C4E2ECD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6A21F815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0CF2654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E2BEC" w14:textId="77777777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DA8B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7F038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7797F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24CDF5E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6AA587D2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4371CCA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83F15" w14:textId="77777777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8F054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8AF57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B7AF1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9883D54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3B327204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6B5867FE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A59E9" w14:textId="77777777" w:rsidR="008B5386" w:rsidRPr="007E3E55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80301" w14:textId="77777777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82285" w14:textId="77777777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1042F" w14:textId="77777777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53A5DEF" w14:textId="77777777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</w:tr>
    </w:tbl>
    <w:p w14:paraId="194CD547" w14:textId="77777777" w:rsidR="008B5386" w:rsidRDefault="008B5386">
      <w:pPr>
        <w:pStyle w:val="NormalIndent"/>
      </w:pPr>
    </w:p>
    <w:p w14:paraId="39DECD33" w14:textId="7DA2AF25" w:rsidR="00C745DA" w:rsidRPr="007E3E55" w:rsidRDefault="00C745DA" w:rsidP="00C745DA">
      <w:pPr>
        <w:pStyle w:val="Heading3"/>
        <w:spacing w:before="200" w:after="0" w:line="276" w:lineRule="auto"/>
        <w:rPr>
          <w:rFonts w:eastAsia="Times New Roman"/>
          <w:highlight w:val="yellow"/>
        </w:rPr>
      </w:pPr>
      <w:bookmarkStart w:id="3340" w:name="_Toc201568885"/>
      <w:r>
        <w:rPr>
          <w:rFonts w:eastAsia="Times New Roman"/>
          <w:highlight w:val="yellow"/>
        </w:rPr>
        <w:lastRenderedPageBreak/>
        <w:t>ERP Export</w:t>
      </w:r>
      <w:r w:rsidRPr="007E3E55">
        <w:rPr>
          <w:rFonts w:eastAsia="Times New Roman"/>
          <w:highlight w:val="yellow"/>
        </w:rPr>
        <w:t xml:space="preserve"> (</w:t>
      </w:r>
      <w:r>
        <w:rPr>
          <w:rFonts w:eastAsia="Times New Roman"/>
          <w:highlight w:val="yellow"/>
        </w:rPr>
        <w:t>ERP Export</w:t>
      </w:r>
      <w:r w:rsidRPr="007E3E55">
        <w:rPr>
          <w:rFonts w:eastAsia="Times New Roman"/>
          <w:highlight w:val="yellow"/>
        </w:rPr>
        <w:t>)</w:t>
      </w:r>
      <w:bookmarkEnd w:id="3340"/>
    </w:p>
    <w:p w14:paraId="3372F8B7" w14:textId="0EAB654D" w:rsidR="00C745DA" w:rsidRPr="00955C1D" w:rsidRDefault="00C745DA">
      <w:pPr>
        <w:pStyle w:val="Caption"/>
      </w:pPr>
      <w:r w:rsidRPr="00955C1D">
        <w:t xml:space="preserve">Tabulka </w:t>
      </w:r>
      <w:fldSimple w:instr=" SEQ Tabulka \* ARABIC ">
        <w:r w:rsidR="001E11DC">
          <w:rPr>
            <w:noProof/>
          </w:rPr>
          <w:t>23</w:t>
        </w:r>
      </w:fldSimple>
      <w:r w:rsidRPr="00955C1D">
        <w:t xml:space="preserve">: Atributy </w:t>
      </w:r>
      <w:r>
        <w:t>ERP Exportu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C745DA" w:rsidRPr="00955C1D" w14:paraId="2B1F4E22" w14:textId="77777777">
        <w:trPr>
          <w:trHeight w:val="270"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CBC607E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1CE9DB6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E852416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4C63915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388B359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2E551335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10CEA2BC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6245CEE7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C745DA" w:rsidRPr="00955C1D" w14:paraId="04107BAD" w14:textId="77777777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6B053C80" w14:textId="77777777" w:rsidR="00C745DA" w:rsidRPr="00483ADE" w:rsidRDefault="00C745DA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EE5A6" w14:textId="77777777" w:rsidR="00C745DA" w:rsidRPr="00572DEF" w:rsidRDefault="00C745DA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CE18D" w14:textId="77777777" w:rsidR="00C745DA" w:rsidRPr="00572DEF" w:rsidRDefault="00C745DA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5CCAA" w14:textId="77777777" w:rsidR="00C745DA" w:rsidRPr="00572DEF" w:rsidRDefault="00C745DA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98BEC" w14:textId="77777777" w:rsidR="00C745DA" w:rsidRPr="00572DEF" w:rsidRDefault="00C745DA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CD9A15F" w14:textId="77777777" w:rsidR="00C745DA" w:rsidRPr="00572DEF" w:rsidRDefault="00C745DA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</w:tr>
      <w:tr w:rsidR="00C745DA" w:rsidRPr="00955C1D" w14:paraId="2AB4DFED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7655E3D" w14:textId="77777777" w:rsidR="00C745DA" w:rsidRPr="00483ADE" w:rsidRDefault="00C745DA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CFB16" w14:textId="77777777" w:rsidR="00C745DA" w:rsidRPr="00572DEF" w:rsidRDefault="00C745DA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6C48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BF892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BE0F6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1523B2C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</w:tr>
      <w:tr w:rsidR="00C745DA" w:rsidRPr="00955C1D" w14:paraId="628C7801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7FF51DF" w14:textId="77777777" w:rsidR="00C745DA" w:rsidRPr="00483ADE" w:rsidRDefault="00C745DA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4E2DB" w14:textId="77777777" w:rsidR="00C745DA" w:rsidRPr="00572DEF" w:rsidRDefault="00C745DA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FB55E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D8767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0535C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E1ABB32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</w:tr>
      <w:tr w:rsidR="00C745DA" w:rsidRPr="00955C1D" w14:paraId="234DE34C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1E4AE88" w14:textId="77777777" w:rsidR="00C745DA" w:rsidRPr="00483ADE" w:rsidRDefault="00C745DA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86E05" w14:textId="77777777" w:rsidR="00C745DA" w:rsidRPr="00572DEF" w:rsidRDefault="00C745DA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1B51F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E311D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F10FC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A6B594F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</w:tr>
      <w:tr w:rsidR="00C745DA" w:rsidRPr="00955C1D" w14:paraId="331085DE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E15ABE7" w14:textId="77777777" w:rsidR="00C745DA" w:rsidRPr="00483ADE" w:rsidRDefault="00C745DA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0C032" w14:textId="77777777" w:rsidR="00C745DA" w:rsidRPr="007E3E55" w:rsidRDefault="00C745DA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9FAA2" w14:textId="77777777" w:rsidR="00C745DA" w:rsidRPr="007E3E55" w:rsidRDefault="00C745DA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0E2BB" w14:textId="77777777" w:rsidR="00C745DA" w:rsidRPr="007E3E55" w:rsidRDefault="00C745DA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6FD84" w14:textId="77777777" w:rsidR="00C745DA" w:rsidRPr="007E3E55" w:rsidRDefault="00C745DA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398AC23" w14:textId="77777777" w:rsidR="00C745DA" w:rsidRPr="007E3E55" w:rsidRDefault="00C745DA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</w:tr>
    </w:tbl>
    <w:p w14:paraId="1BEC769C" w14:textId="77777777" w:rsidR="00C745DA" w:rsidRDefault="00C745DA">
      <w:pPr>
        <w:pStyle w:val="NormalIndent"/>
      </w:pPr>
    </w:p>
    <w:p w14:paraId="2D53C900" w14:textId="77777777" w:rsidR="008B5386" w:rsidRDefault="008B5386">
      <w:pPr>
        <w:pStyle w:val="NormalIndent"/>
      </w:pPr>
    </w:p>
    <w:p w14:paraId="7CB79233" w14:textId="77777777" w:rsidR="00A136D7" w:rsidRDefault="00A136D7">
      <w:pPr>
        <w:pStyle w:val="NormalIndent"/>
      </w:pPr>
    </w:p>
    <w:p w14:paraId="056C184E" w14:textId="77777777" w:rsidR="00CD0A42" w:rsidRDefault="00CD0A42">
      <w:r>
        <w:br w:type="page"/>
      </w:r>
    </w:p>
    <w:p w14:paraId="1EED17C5" w14:textId="77777777" w:rsidR="00CD0A42" w:rsidRDefault="00CD0A42">
      <w:pPr>
        <w:pStyle w:val="NormalIndent"/>
      </w:pPr>
    </w:p>
    <w:p w14:paraId="01C4EA83" w14:textId="77777777" w:rsidR="00CD0A42" w:rsidRPr="00955C1D" w:rsidRDefault="00CD0A42" w:rsidP="00CD0A42">
      <w:pPr>
        <w:pStyle w:val="Heading2"/>
        <w:spacing w:before="200" w:line="276" w:lineRule="auto"/>
        <w:rPr>
          <w:rFonts w:hint="eastAsia"/>
        </w:rPr>
      </w:pPr>
      <w:bookmarkStart w:id="3341" w:name="_Toc201568886"/>
      <w:r w:rsidRPr="00955C1D">
        <w:t>Atributy konfigurovatelných číselníků</w:t>
      </w:r>
      <w:bookmarkEnd w:id="2392"/>
      <w:bookmarkEnd w:id="2393"/>
      <w:bookmarkEnd w:id="2394"/>
      <w:bookmarkEnd w:id="2395"/>
      <w:bookmarkEnd w:id="2396"/>
      <w:bookmarkEnd w:id="2408"/>
      <w:bookmarkEnd w:id="3341"/>
    </w:p>
    <w:p w14:paraId="7A655304" w14:textId="6819E4AE" w:rsidR="00CD0A42" w:rsidRPr="00955C1D" w:rsidRDefault="00CD0A42" w:rsidP="00CD0A42">
      <w:pPr>
        <w:pStyle w:val="Heading3"/>
        <w:spacing w:before="200" w:after="0" w:line="276" w:lineRule="auto"/>
        <w:rPr>
          <w:rFonts w:hint="eastAsia"/>
        </w:rPr>
      </w:pPr>
      <w:bookmarkStart w:id="3342" w:name="_Toc54873169"/>
      <w:bookmarkStart w:id="3343" w:name="_Toc535241568"/>
      <w:bookmarkStart w:id="3344" w:name="_Toc536197853"/>
      <w:bookmarkStart w:id="3345" w:name="_Toc536200087"/>
      <w:bookmarkStart w:id="3346" w:name="_Toc32395376"/>
      <w:bookmarkStart w:id="3347" w:name="_Toc46490608"/>
      <w:bookmarkStart w:id="3348" w:name="_Toc201568887"/>
      <w:r w:rsidRPr="00955C1D">
        <w:t>Payment Type (Typ platby)</w:t>
      </w:r>
      <w:bookmarkEnd w:id="3342"/>
      <w:bookmarkEnd w:id="3348"/>
    </w:p>
    <w:p w14:paraId="48823734" w14:textId="5E2CA292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Konfigurovatelný číselník typů platby </w:t>
      </w:r>
    </w:p>
    <w:p w14:paraId="596057CE" w14:textId="2F90A062" w:rsidR="001D2415" w:rsidRDefault="001D2415">
      <w:pPr>
        <w:pStyle w:val="Caption"/>
      </w:pPr>
      <w:r>
        <w:t xml:space="preserve">Tabulka </w:t>
      </w:r>
      <w:fldSimple w:instr=" SEQ Tabulka \* ARABIC ">
        <w:r w:rsidR="001E11DC">
          <w:rPr>
            <w:noProof/>
          </w:rPr>
          <w:t>24</w:t>
        </w:r>
      </w:fldSimple>
      <w:r w:rsidRPr="00F31678">
        <w:t>: Atributy Typu platby</w:t>
      </w:r>
    </w:p>
    <w:tbl>
      <w:tblPr>
        <w:tblW w:w="962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  <w:tblPrChange w:id="3349" w:author="Irová Zuzana" w:date="2025-05-22T20:05:00Z" w16du:dateUtc="2025-05-22T18:05:00Z">
          <w:tblPr>
            <w:tblW w:w="9722" w:type="dxa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1077"/>
        <w:gridCol w:w="1588"/>
        <w:gridCol w:w="4075"/>
        <w:gridCol w:w="1080"/>
        <w:gridCol w:w="990"/>
        <w:gridCol w:w="810"/>
        <w:tblGridChange w:id="3350">
          <w:tblGrid>
            <w:gridCol w:w="1077"/>
            <w:gridCol w:w="1588"/>
            <w:gridCol w:w="3400"/>
            <w:gridCol w:w="675"/>
            <w:gridCol w:w="374"/>
            <w:gridCol w:w="706"/>
            <w:gridCol w:w="146"/>
            <w:gridCol w:w="799"/>
            <w:gridCol w:w="45"/>
            <w:gridCol w:w="810"/>
          </w:tblGrid>
        </w:tblGridChange>
      </w:tblGrid>
      <w:tr w:rsidR="00112770" w:rsidRPr="00955C1D" w14:paraId="54CCD2E6" w14:textId="77777777" w:rsidTr="00112770">
        <w:trPr>
          <w:trHeight w:val="270"/>
          <w:tblHeader/>
          <w:trPrChange w:id="3351" w:author="Irová Zuzana" w:date="2025-05-22T20:05:00Z" w16du:dateUtc="2025-05-22T18:05:00Z">
            <w:trPr>
              <w:gridAfter w:val="0"/>
              <w:trHeight w:val="270"/>
              <w:tblHeader/>
            </w:trPr>
          </w:trPrChange>
        </w:trPr>
        <w:tc>
          <w:tcPr>
            <w:tcW w:w="1077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tcPrChange w:id="3352" w:author="Irová Zuzana" w:date="2025-05-22T20:05:00Z" w16du:dateUtc="2025-05-22T18:05:00Z">
              <w:tcPr>
                <w:tcW w:w="1077" w:type="dxa"/>
                <w:tcBorders>
                  <w:top w:val="single" w:sz="8" w:space="0" w:color="auto"/>
                  <w:bottom w:val="single" w:sz="8" w:space="0" w:color="auto"/>
                </w:tcBorders>
                <w:shd w:val="clear" w:color="auto" w:fill="D9D9D9" w:themeFill="background1" w:themeFillShade="D9"/>
              </w:tcPr>
            </w:tcPrChange>
          </w:tcPr>
          <w:p w14:paraId="468CA426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588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tcPrChange w:id="3353" w:author="Irová Zuzana" w:date="2025-05-22T20:05:00Z" w16du:dateUtc="2025-05-22T18:05:00Z">
              <w:tcPr>
                <w:tcW w:w="1588" w:type="dxa"/>
                <w:tcBorders>
                  <w:top w:val="single" w:sz="8" w:space="0" w:color="auto"/>
                  <w:bottom w:val="single" w:sz="8" w:space="0" w:color="auto"/>
                </w:tcBorders>
                <w:shd w:val="clear" w:color="auto" w:fill="D9D9D9" w:themeFill="background1" w:themeFillShade="D9"/>
                <w:noWrap/>
              </w:tcPr>
            </w:tcPrChange>
          </w:tcPr>
          <w:p w14:paraId="1C8232FA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4075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tcPrChange w:id="3354" w:author="Irová Zuzana" w:date="2025-05-22T20:05:00Z" w16du:dateUtc="2025-05-22T18:05:00Z">
              <w:tcPr>
                <w:tcW w:w="3400" w:type="dxa"/>
                <w:tcBorders>
                  <w:top w:val="single" w:sz="8" w:space="0" w:color="auto"/>
                  <w:bottom w:val="single" w:sz="8" w:space="0" w:color="auto"/>
                </w:tcBorders>
                <w:shd w:val="clear" w:color="auto" w:fill="D9D9D9" w:themeFill="background1" w:themeFillShade="D9"/>
              </w:tcPr>
            </w:tcPrChange>
          </w:tcPr>
          <w:p w14:paraId="49EA6D3F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  <w:p w14:paraId="416DEE37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(hodnoty, pravidla, validace)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tcPrChange w:id="3355" w:author="Irová Zuzana" w:date="2025-05-22T20:05:00Z" w16du:dateUtc="2025-05-22T18:05:00Z">
              <w:tcPr>
                <w:tcW w:w="1049" w:type="dxa"/>
                <w:gridSpan w:val="2"/>
                <w:tcBorders>
                  <w:top w:val="single" w:sz="8" w:space="0" w:color="auto"/>
                  <w:bottom w:val="single" w:sz="8" w:space="0" w:color="auto"/>
                </w:tcBorders>
                <w:shd w:val="clear" w:color="auto" w:fill="D9D9D9" w:themeFill="background1" w:themeFillShade="D9"/>
              </w:tcPr>
            </w:tcPrChange>
          </w:tcPr>
          <w:p w14:paraId="31589623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99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tcPrChange w:id="3356" w:author="Irová Zuzana" w:date="2025-05-22T20:05:00Z" w16du:dateUtc="2025-05-22T18:05:00Z">
              <w:tcPr>
                <w:tcW w:w="852" w:type="dxa"/>
                <w:gridSpan w:val="2"/>
                <w:tcBorders>
                  <w:top w:val="single" w:sz="8" w:space="0" w:color="auto"/>
                  <w:bottom w:val="single" w:sz="8" w:space="0" w:color="auto"/>
                </w:tcBorders>
                <w:shd w:val="clear" w:color="auto" w:fill="D9D9D9" w:themeFill="background1" w:themeFillShade="D9"/>
              </w:tcPr>
            </w:tcPrChange>
          </w:tcPr>
          <w:p w14:paraId="2E84949B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2F45DA9F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1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tcPrChange w:id="3357" w:author="Irová Zuzana" w:date="2025-05-22T20:05:00Z" w16du:dateUtc="2025-05-22T18:05:00Z">
              <w:tcPr>
                <w:tcW w:w="799" w:type="dxa"/>
                <w:tcBorders>
                  <w:top w:val="single" w:sz="8" w:space="0" w:color="auto"/>
                  <w:bottom w:val="single" w:sz="8" w:space="0" w:color="auto"/>
                </w:tcBorders>
                <w:shd w:val="clear" w:color="auto" w:fill="D9D9D9" w:themeFill="background1" w:themeFillShade="D9"/>
              </w:tcPr>
            </w:tcPrChange>
          </w:tcPr>
          <w:p w14:paraId="25E0D736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3DACF71A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</w:tr>
      <w:tr w:rsidR="00AA4FA0" w:rsidRPr="00955C1D" w14:paraId="565F3671" w14:textId="77777777" w:rsidTr="00112770">
        <w:trPr>
          <w:trHeight w:val="255"/>
        </w:trPr>
        <w:tc>
          <w:tcPr>
            <w:tcW w:w="1077" w:type="dxa"/>
            <w:tcBorders>
              <w:top w:val="single" w:sz="8" w:space="0" w:color="auto"/>
            </w:tcBorders>
          </w:tcPr>
          <w:p w14:paraId="50C39819" w14:textId="77777777" w:rsidR="00112770" w:rsidRPr="001D2415" w:rsidRDefault="00112770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Identif.:</w:t>
            </w:r>
          </w:p>
        </w:tc>
        <w:tc>
          <w:tcPr>
            <w:tcW w:w="1588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AAEC90D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Name (Název)</w:t>
            </w:r>
          </w:p>
        </w:tc>
        <w:tc>
          <w:tcPr>
            <w:tcW w:w="4075" w:type="dxa"/>
            <w:tcBorders>
              <w:top w:val="single" w:sz="8" w:space="0" w:color="auto"/>
              <w:bottom w:val="single" w:sz="4" w:space="0" w:color="auto"/>
            </w:tcBorders>
          </w:tcPr>
          <w:p w14:paraId="1E63ECFD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Unikátní název typu platby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A8763B9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Text 255 (any text)</w:t>
            </w:r>
          </w:p>
        </w:tc>
        <w:tc>
          <w:tcPr>
            <w:tcW w:w="990" w:type="dxa"/>
            <w:tcBorders>
              <w:top w:val="single" w:sz="8" w:space="0" w:color="auto"/>
              <w:bottom w:val="single" w:sz="4" w:space="0" w:color="auto"/>
            </w:tcBorders>
          </w:tcPr>
          <w:p w14:paraId="3709AACA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10" w:type="dxa"/>
            <w:tcBorders>
              <w:top w:val="single" w:sz="8" w:space="0" w:color="auto"/>
              <w:bottom w:val="single" w:sz="4" w:space="0" w:color="auto"/>
            </w:tcBorders>
          </w:tcPr>
          <w:p w14:paraId="08E9E785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112770" w:rsidRPr="00955C1D" w14:paraId="5B0AFABB" w14:textId="77777777" w:rsidTr="00112770">
        <w:trPr>
          <w:trHeight w:val="255"/>
          <w:trPrChange w:id="3358" w:author="Irová Zuzana" w:date="2025-05-22T20:05:00Z" w16du:dateUtc="2025-05-22T18:05:00Z">
            <w:trPr>
              <w:gridAfter w:val="0"/>
              <w:trHeight w:val="255"/>
            </w:trPr>
          </w:trPrChange>
        </w:trPr>
        <w:tc>
          <w:tcPr>
            <w:tcW w:w="1077" w:type="dxa"/>
            <w:tcPrChange w:id="3359" w:author="Irová Zuzana" w:date="2025-05-22T20:05:00Z" w16du:dateUtc="2025-05-22T18:05:00Z">
              <w:tcPr>
                <w:tcW w:w="1077" w:type="dxa"/>
              </w:tcPr>
            </w:tcPrChange>
          </w:tcPr>
          <w:p w14:paraId="1DB87AC0" w14:textId="77777777" w:rsidR="00112770" w:rsidRPr="001D2415" w:rsidRDefault="0011277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Klasif.:</w:t>
            </w:r>
          </w:p>
        </w:tc>
        <w:tc>
          <w:tcPr>
            <w:tcW w:w="1588" w:type="dxa"/>
            <w:noWrap/>
            <w:tcPrChange w:id="3360" w:author="Irová Zuzana" w:date="2025-05-22T20:05:00Z" w16du:dateUtc="2025-05-22T18:05:00Z">
              <w:tcPr>
                <w:tcW w:w="1588" w:type="dxa"/>
                <w:noWrap/>
              </w:tcPr>
            </w:tcPrChange>
          </w:tcPr>
          <w:p w14:paraId="4949C83A" w14:textId="77777777" w:rsidR="00112770" w:rsidRPr="001D2415" w:rsidRDefault="0011277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type category (Kategorie platby)</w:t>
            </w:r>
          </w:p>
        </w:tc>
        <w:tc>
          <w:tcPr>
            <w:tcW w:w="4075" w:type="dxa"/>
            <w:tcPrChange w:id="3361" w:author="Irová Zuzana" w:date="2025-05-22T20:05:00Z" w16du:dateUtc="2025-05-22T18:05:00Z">
              <w:tcPr>
                <w:tcW w:w="3400" w:type="dxa"/>
              </w:tcPr>
            </w:tcPrChange>
          </w:tcPr>
          <w:p w14:paraId="2E9346EB" w14:textId="77777777" w:rsidR="00112770" w:rsidRPr="001D2415" w:rsidRDefault="0011277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Kategorie platby z hlediska PEM. Možné hodnoty: Credit payment (Příchozí platba), Debit payment (Odchozí platba)</w:t>
            </w:r>
          </w:p>
        </w:tc>
        <w:tc>
          <w:tcPr>
            <w:tcW w:w="1080" w:type="dxa"/>
            <w:tcPrChange w:id="3362" w:author="Irová Zuzana" w:date="2025-05-22T20:05:00Z" w16du:dateUtc="2025-05-22T18:05:00Z">
              <w:tcPr>
                <w:tcW w:w="1049" w:type="dxa"/>
                <w:gridSpan w:val="2"/>
              </w:tcPr>
            </w:tcPrChange>
          </w:tcPr>
          <w:p w14:paraId="631463C9" w14:textId="77777777" w:rsidR="00112770" w:rsidRPr="001D2415" w:rsidRDefault="0011277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90" w:type="dxa"/>
            <w:tcPrChange w:id="3363" w:author="Irová Zuzana" w:date="2025-05-22T20:05:00Z" w16du:dateUtc="2025-05-22T18:05:00Z">
              <w:tcPr>
                <w:tcW w:w="852" w:type="dxa"/>
                <w:gridSpan w:val="2"/>
              </w:tcPr>
            </w:tcPrChange>
          </w:tcPr>
          <w:p w14:paraId="2044FBA0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10" w:type="dxa"/>
            <w:tcPrChange w:id="3364" w:author="Irová Zuzana" w:date="2025-05-22T20:05:00Z" w16du:dateUtc="2025-05-22T18:05:00Z">
              <w:tcPr>
                <w:tcW w:w="799" w:type="dxa"/>
              </w:tcPr>
            </w:tcPrChange>
          </w:tcPr>
          <w:p w14:paraId="1175E84B" w14:textId="21154BAF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112770" w:rsidRPr="00955C1D" w14:paraId="147147C7" w14:textId="77777777" w:rsidTr="00112770">
        <w:trPr>
          <w:trHeight w:val="255"/>
          <w:trPrChange w:id="3365" w:author="Irová Zuzana" w:date="2025-05-22T20:05:00Z" w16du:dateUtc="2025-05-22T18:05:00Z">
            <w:trPr>
              <w:gridAfter w:val="0"/>
              <w:trHeight w:val="255"/>
            </w:trPr>
          </w:trPrChange>
        </w:trPr>
        <w:tc>
          <w:tcPr>
            <w:tcW w:w="1077" w:type="dxa"/>
            <w:tcPrChange w:id="3366" w:author="Irová Zuzana" w:date="2025-05-22T20:05:00Z" w16du:dateUtc="2025-05-22T18:05:00Z">
              <w:tcPr>
                <w:tcW w:w="1077" w:type="dxa"/>
              </w:tcPr>
            </w:tcPrChange>
          </w:tcPr>
          <w:p w14:paraId="4F41BA50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Stav:</w:t>
            </w:r>
          </w:p>
        </w:tc>
        <w:tc>
          <w:tcPr>
            <w:tcW w:w="1588" w:type="dxa"/>
            <w:noWrap/>
            <w:tcPrChange w:id="3367" w:author="Irová Zuzana" w:date="2025-05-22T20:05:00Z" w16du:dateUtc="2025-05-22T18:05:00Z">
              <w:tcPr>
                <w:tcW w:w="1588" w:type="dxa"/>
                <w:noWrap/>
              </w:tcPr>
            </w:tcPrChange>
          </w:tcPr>
          <w:p w14:paraId="27957BDC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4075" w:type="dxa"/>
            <w:tcPrChange w:id="3368" w:author="Irová Zuzana" w:date="2025-05-22T20:05:00Z" w16du:dateUtc="2025-05-22T18:05:00Z">
              <w:tcPr>
                <w:tcW w:w="3400" w:type="dxa"/>
              </w:tcPr>
            </w:tcPrChange>
          </w:tcPr>
          <w:p w14:paraId="2CBD76DF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  <w:tcPrChange w:id="3369" w:author="Irová Zuzana" w:date="2025-05-22T20:05:00Z" w16du:dateUtc="2025-05-22T18:05:00Z">
              <w:tcPr>
                <w:tcW w:w="1049" w:type="dxa"/>
                <w:gridSpan w:val="2"/>
              </w:tcPr>
            </w:tcPrChange>
          </w:tcPr>
          <w:p w14:paraId="7B861B94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  <w:tcPrChange w:id="3370" w:author="Irová Zuzana" w:date="2025-05-22T20:05:00Z" w16du:dateUtc="2025-05-22T18:05:00Z">
              <w:tcPr>
                <w:tcW w:w="852" w:type="dxa"/>
                <w:gridSpan w:val="2"/>
              </w:tcPr>
            </w:tcPrChange>
          </w:tcPr>
          <w:p w14:paraId="62DD0369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10" w:type="dxa"/>
            <w:tcPrChange w:id="3371" w:author="Irová Zuzana" w:date="2025-05-22T20:05:00Z" w16du:dateUtc="2025-05-22T18:05:00Z">
              <w:tcPr>
                <w:tcW w:w="799" w:type="dxa"/>
              </w:tcPr>
            </w:tcPrChange>
          </w:tcPr>
          <w:p w14:paraId="53D8BCB8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182DF4" w:rsidRPr="00955C1D" w14:paraId="6E74757C" w14:textId="77777777" w:rsidTr="00112770">
        <w:trPr>
          <w:trHeight w:val="255"/>
        </w:trPr>
        <w:tc>
          <w:tcPr>
            <w:tcW w:w="1077" w:type="dxa"/>
            <w:vMerge w:val="restart"/>
          </w:tcPr>
          <w:p w14:paraId="58DB471A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Detail:</w:t>
            </w:r>
          </w:p>
        </w:tc>
        <w:tc>
          <w:tcPr>
            <w:tcW w:w="1588" w:type="dxa"/>
            <w:noWrap/>
          </w:tcPr>
          <w:p w14:paraId="6F4397EB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Is subject needed (Subjekt je povinný)</w:t>
            </w:r>
          </w:p>
        </w:tc>
        <w:tc>
          <w:tcPr>
            <w:tcW w:w="4075" w:type="dxa"/>
          </w:tcPr>
          <w:p w14:paraId="2DEBD8AB" w14:textId="7637697E" w:rsidR="00112770" w:rsidRPr="00790253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  <w:rPrChange w:id="3372" w:author="Muller Miroslav" w:date="2025-03-17T11:13:00Z" w16du:dateUtc="2025-03-17T10:13:00Z">
                  <w:rPr>
                    <w:rFonts w:eastAsia="Times New Roman" w:cstheme="minorHAnsi"/>
                    <w:sz w:val="18"/>
                    <w:szCs w:val="18"/>
                    <w:lang w:val="en-US" w:eastAsia="cs-CZ"/>
                  </w:rPr>
                </w:rPrChange>
              </w:rPr>
            </w:pPr>
            <w:r w:rsidRPr="00790253">
              <w:rPr>
                <w:rFonts w:eastAsia="Times New Roman" w:cstheme="minorHAnsi"/>
                <w:sz w:val="18"/>
                <w:szCs w:val="18"/>
                <w:lang w:eastAsia="cs-CZ"/>
                <w:rPrChange w:id="3373" w:author="Muller Miroslav" w:date="2025-03-17T11:13:00Z" w16du:dateUtc="2025-03-17T10:13:00Z">
                  <w:rPr>
                    <w:rFonts w:eastAsia="Times New Roman" w:cstheme="minorHAnsi"/>
                    <w:sz w:val="18"/>
                    <w:szCs w:val="18"/>
                    <w:lang w:val="en-US" w:eastAsia="cs-CZ"/>
                  </w:rPr>
                </w:rPrChange>
              </w:rPr>
              <w:t>Příznak nutného</w:t>
            </w:r>
            <w:r w:rsidRPr="00790253" w:rsidDel="003A6A83">
              <w:rPr>
                <w:rFonts w:eastAsia="Times New Roman" w:cstheme="minorHAnsi"/>
                <w:sz w:val="18"/>
                <w:szCs w:val="18"/>
                <w:lang w:eastAsia="cs-CZ"/>
                <w:rPrChange w:id="3374" w:author="Muller Miroslav" w:date="2025-03-17T11:13:00Z" w16du:dateUtc="2025-03-17T10:13:00Z">
                  <w:rPr>
                    <w:rFonts w:eastAsia="Times New Roman" w:cstheme="minorHAnsi"/>
                    <w:sz w:val="18"/>
                    <w:szCs w:val="18"/>
                    <w:lang w:val="en-US" w:eastAsia="cs-CZ"/>
                  </w:rPr>
                </w:rPrChange>
              </w:rPr>
              <w:t xml:space="preserve"> </w:t>
            </w:r>
            <w:r w:rsidRPr="00790253">
              <w:rPr>
                <w:rFonts w:eastAsia="Times New Roman" w:cstheme="minorHAnsi"/>
                <w:sz w:val="18"/>
                <w:szCs w:val="18"/>
                <w:lang w:eastAsia="cs-CZ"/>
                <w:rPrChange w:id="3375" w:author="Muller Miroslav" w:date="2025-03-17T11:13:00Z" w16du:dateUtc="2025-03-17T10:13:00Z">
                  <w:rPr>
                    <w:rFonts w:eastAsia="Times New Roman" w:cstheme="minorHAnsi"/>
                    <w:sz w:val="18"/>
                    <w:szCs w:val="18"/>
                    <w:lang w:val="en-US" w:eastAsia="cs-CZ"/>
                  </w:rPr>
                </w:rPrChange>
              </w:rPr>
              <w:t>přiřazení subjektu.</w:t>
            </w:r>
          </w:p>
          <w:p w14:paraId="0F280CA8" w14:textId="46D7107E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790253">
              <w:rPr>
                <w:rFonts w:eastAsia="Times New Roman" w:cstheme="minorHAnsi"/>
                <w:sz w:val="18"/>
                <w:szCs w:val="18"/>
                <w:lang w:eastAsia="cs-CZ"/>
                <w:rPrChange w:id="3376" w:author="Muller Miroslav" w:date="2025-03-17T11:13:00Z" w16du:dateUtc="2025-03-17T10:13:00Z">
                  <w:rPr>
                    <w:rFonts w:eastAsia="Times New Roman" w:cstheme="minorHAnsi"/>
                    <w:sz w:val="18"/>
                    <w:szCs w:val="18"/>
                    <w:lang w:val="en-US" w:eastAsia="cs-CZ"/>
                  </w:rPr>
                </w:rPrChange>
              </w:rPr>
              <w:t>Default = false</w:t>
            </w:r>
          </w:p>
        </w:tc>
        <w:tc>
          <w:tcPr>
            <w:tcW w:w="1080" w:type="dxa"/>
          </w:tcPr>
          <w:p w14:paraId="0E7A4D4B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Boolean</w:t>
            </w:r>
          </w:p>
        </w:tc>
        <w:tc>
          <w:tcPr>
            <w:tcW w:w="990" w:type="dxa"/>
          </w:tcPr>
          <w:p w14:paraId="04F3FBEF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Ano</w:t>
            </w:r>
          </w:p>
        </w:tc>
        <w:tc>
          <w:tcPr>
            <w:tcW w:w="810" w:type="dxa"/>
          </w:tcPr>
          <w:p w14:paraId="1F14B074" w14:textId="010582BB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Ne</w:t>
            </w:r>
          </w:p>
        </w:tc>
      </w:tr>
      <w:tr w:rsidR="00182DF4" w:rsidRPr="00955C1D" w14:paraId="3ADC7377" w14:textId="77777777" w:rsidTr="00112770">
        <w:trPr>
          <w:trHeight w:val="255"/>
        </w:trPr>
        <w:tc>
          <w:tcPr>
            <w:tcW w:w="1077" w:type="dxa"/>
            <w:vMerge/>
          </w:tcPr>
          <w:p w14:paraId="04CBFC7A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588" w:type="dxa"/>
            <w:noWrap/>
          </w:tcPr>
          <w:p w14:paraId="20A1937D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Is bill related (Faktura je možná)</w:t>
            </w:r>
          </w:p>
        </w:tc>
        <w:tc>
          <w:tcPr>
            <w:tcW w:w="4075" w:type="dxa"/>
          </w:tcPr>
          <w:p w14:paraId="2D375BEA" w14:textId="6FABA152" w:rsidR="00112770" w:rsidRPr="00790253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  <w:rPrChange w:id="3377" w:author="Muller Miroslav" w:date="2025-03-17T11:13:00Z" w16du:dateUtc="2025-03-17T10:13:00Z">
                  <w:rPr>
                    <w:rFonts w:eastAsia="Times New Roman" w:cstheme="minorHAnsi"/>
                    <w:sz w:val="18"/>
                    <w:szCs w:val="18"/>
                    <w:lang w:val="en-US" w:eastAsia="cs-CZ"/>
                  </w:rPr>
                </w:rPrChange>
              </w:rPr>
            </w:pPr>
            <w:r w:rsidRPr="00790253">
              <w:rPr>
                <w:rFonts w:eastAsia="Times New Roman" w:cstheme="minorHAnsi"/>
                <w:sz w:val="18"/>
                <w:szCs w:val="18"/>
                <w:lang w:eastAsia="cs-CZ"/>
                <w:rPrChange w:id="3378" w:author="Muller Miroslav" w:date="2025-03-17T11:13:00Z" w16du:dateUtc="2025-03-17T10:13:00Z">
                  <w:rPr>
                    <w:rFonts w:eastAsia="Times New Roman" w:cstheme="minorHAnsi"/>
                    <w:sz w:val="18"/>
                    <w:szCs w:val="18"/>
                    <w:lang w:val="en-US" w:eastAsia="cs-CZ"/>
                  </w:rPr>
                </w:rPrChange>
              </w:rPr>
              <w:t>Příznak možného přiřazení faktury.</w:t>
            </w:r>
          </w:p>
          <w:p w14:paraId="71A3DA9B" w14:textId="29E16FD1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790253">
              <w:rPr>
                <w:rFonts w:eastAsia="Times New Roman" w:cstheme="minorHAnsi"/>
                <w:sz w:val="18"/>
                <w:szCs w:val="18"/>
                <w:lang w:eastAsia="cs-CZ"/>
                <w:rPrChange w:id="3379" w:author="Muller Miroslav" w:date="2025-03-17T11:13:00Z" w16du:dateUtc="2025-03-17T10:13:00Z">
                  <w:rPr>
                    <w:rFonts w:eastAsia="Times New Roman" w:cstheme="minorHAnsi"/>
                    <w:sz w:val="18"/>
                    <w:szCs w:val="18"/>
                    <w:lang w:val="en-US" w:eastAsia="cs-CZ"/>
                  </w:rPr>
                </w:rPrChange>
              </w:rPr>
              <w:t>Default = false</w:t>
            </w:r>
          </w:p>
        </w:tc>
        <w:tc>
          <w:tcPr>
            <w:tcW w:w="1080" w:type="dxa"/>
          </w:tcPr>
          <w:p w14:paraId="36064EFD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Boolean</w:t>
            </w:r>
          </w:p>
        </w:tc>
        <w:tc>
          <w:tcPr>
            <w:tcW w:w="990" w:type="dxa"/>
          </w:tcPr>
          <w:p w14:paraId="2B11224B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Ano</w:t>
            </w:r>
          </w:p>
        </w:tc>
        <w:tc>
          <w:tcPr>
            <w:tcW w:w="810" w:type="dxa"/>
          </w:tcPr>
          <w:p w14:paraId="4B5D5DAE" w14:textId="58420728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Ne</w:t>
            </w:r>
          </w:p>
        </w:tc>
      </w:tr>
      <w:tr w:rsidR="00182DF4" w:rsidRPr="00955C1D" w14:paraId="2744EE83" w14:textId="77777777" w:rsidTr="00112770">
        <w:trPr>
          <w:trHeight w:val="255"/>
        </w:trPr>
        <w:tc>
          <w:tcPr>
            <w:tcW w:w="1077" w:type="dxa"/>
            <w:vMerge/>
          </w:tcPr>
          <w:p w14:paraId="047419D8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588" w:type="dxa"/>
            <w:noWrap/>
          </w:tcPr>
          <w:p w14:paraId="75101808" w14:textId="1F585998" w:rsidR="00112770" w:rsidRPr="00FA7819" w:rsidRDefault="00112770" w:rsidP="006C1521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Is read only (Jen pro čtení)</w:t>
            </w:r>
          </w:p>
        </w:tc>
        <w:tc>
          <w:tcPr>
            <w:tcW w:w="4075" w:type="dxa"/>
          </w:tcPr>
          <w:p w14:paraId="1B71D4CB" w14:textId="77777777" w:rsidR="00112770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Příznak, zda je záznam jen pro čtení.</w:t>
            </w:r>
          </w:p>
          <w:p w14:paraId="0576DD53" w14:textId="78FD288A" w:rsidR="00112770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val="en-US" w:eastAsia="cs-CZ"/>
              </w:rPr>
              <w:t>Default = false</w:t>
            </w:r>
          </w:p>
        </w:tc>
        <w:tc>
          <w:tcPr>
            <w:tcW w:w="1080" w:type="dxa"/>
          </w:tcPr>
          <w:p w14:paraId="3C157AB7" w14:textId="23092A33" w:rsidR="00112770" w:rsidRDefault="00112770" w:rsidP="006C1521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Boolean</w:t>
            </w:r>
          </w:p>
        </w:tc>
        <w:tc>
          <w:tcPr>
            <w:tcW w:w="990" w:type="dxa"/>
          </w:tcPr>
          <w:p w14:paraId="1F1195D9" w14:textId="31A4A7F1" w:rsidR="00112770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10" w:type="dxa"/>
          </w:tcPr>
          <w:p w14:paraId="00AE77BC" w14:textId="14CB91FC" w:rsidR="00112770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182DF4" w:rsidRPr="00955C1D" w14:paraId="3509E27E" w14:textId="77777777" w:rsidTr="00112770">
        <w:trPr>
          <w:trHeight w:val="255"/>
        </w:trPr>
        <w:tc>
          <w:tcPr>
            <w:tcW w:w="1077" w:type="dxa"/>
            <w:vMerge/>
          </w:tcPr>
          <w:p w14:paraId="36467C84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588" w:type="dxa"/>
            <w:noWrap/>
          </w:tcPr>
          <w:p w14:paraId="49239717" w14:textId="3E741449" w:rsidR="00112770" w:rsidRPr="001D2415" w:rsidRDefault="00112770" w:rsidP="006C1521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Is payment recognition allowed (Rozpoznávání platby povoleno)</w:t>
            </w:r>
          </w:p>
        </w:tc>
        <w:tc>
          <w:tcPr>
            <w:tcW w:w="4075" w:type="dxa"/>
          </w:tcPr>
          <w:p w14:paraId="19B4710E" w14:textId="77777777" w:rsidR="00112770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Příznak definuje, zda je typ platby zobrazitelný na GUI při manuálním rozpoznávání platby.</w:t>
            </w:r>
          </w:p>
          <w:p w14:paraId="75681D9A" w14:textId="49C38024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val="en-US" w:eastAsia="cs-CZ"/>
              </w:rPr>
              <w:t>Default = true</w:t>
            </w:r>
          </w:p>
        </w:tc>
        <w:tc>
          <w:tcPr>
            <w:tcW w:w="1080" w:type="dxa"/>
          </w:tcPr>
          <w:p w14:paraId="36448B64" w14:textId="40B46AFB" w:rsidR="00112770" w:rsidRPr="001D2415" w:rsidRDefault="00112770" w:rsidP="006C1521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Boolean</w:t>
            </w:r>
          </w:p>
        </w:tc>
        <w:tc>
          <w:tcPr>
            <w:tcW w:w="990" w:type="dxa"/>
          </w:tcPr>
          <w:p w14:paraId="7EA44B46" w14:textId="6168D2F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10" w:type="dxa"/>
          </w:tcPr>
          <w:p w14:paraId="7FE8B55C" w14:textId="7E15F013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112770" w:rsidRPr="00955C1D" w14:paraId="11F63470" w14:textId="77777777" w:rsidTr="00112770">
        <w:trPr>
          <w:trHeight w:val="255"/>
          <w:trPrChange w:id="3380" w:author="Irová Zuzana" w:date="2025-05-22T20:05:00Z" w16du:dateUtc="2025-05-22T18:05:00Z">
            <w:trPr>
              <w:gridAfter w:val="0"/>
              <w:trHeight w:val="255"/>
            </w:trPr>
          </w:trPrChange>
        </w:trPr>
        <w:tc>
          <w:tcPr>
            <w:tcW w:w="1077" w:type="dxa"/>
            <w:tcPrChange w:id="3381" w:author="Irová Zuzana" w:date="2025-05-22T20:05:00Z" w16du:dateUtc="2025-05-22T18:05:00Z">
              <w:tcPr>
                <w:tcW w:w="1077" w:type="dxa"/>
              </w:tcPr>
            </w:tcPrChange>
          </w:tcPr>
          <w:p w14:paraId="5742CABF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Reference:</w:t>
            </w:r>
          </w:p>
        </w:tc>
        <w:tc>
          <w:tcPr>
            <w:tcW w:w="1588" w:type="dxa"/>
            <w:noWrap/>
            <w:tcPrChange w:id="3382" w:author="Irová Zuzana" w:date="2025-05-22T20:05:00Z" w16du:dateUtc="2025-05-22T18:05:00Z">
              <w:tcPr>
                <w:tcW w:w="1588" w:type="dxa"/>
                <w:noWrap/>
              </w:tcPr>
            </w:tcPrChange>
          </w:tcPr>
          <w:p w14:paraId="3868EC76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075" w:type="dxa"/>
            <w:tcPrChange w:id="3383" w:author="Irová Zuzana" w:date="2025-05-22T20:05:00Z" w16du:dateUtc="2025-05-22T18:05:00Z">
              <w:tcPr>
                <w:tcW w:w="3400" w:type="dxa"/>
              </w:tcPr>
            </w:tcPrChange>
          </w:tcPr>
          <w:p w14:paraId="2C443400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  <w:tcPrChange w:id="3384" w:author="Irová Zuzana" w:date="2025-05-22T20:05:00Z" w16du:dateUtc="2025-05-22T18:05:00Z">
              <w:tcPr>
                <w:tcW w:w="1049" w:type="dxa"/>
                <w:gridSpan w:val="2"/>
              </w:tcPr>
            </w:tcPrChange>
          </w:tcPr>
          <w:p w14:paraId="4F8BA244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  <w:tcPrChange w:id="3385" w:author="Irová Zuzana" w:date="2025-05-22T20:05:00Z" w16du:dateUtc="2025-05-22T18:05:00Z">
              <w:tcPr>
                <w:tcW w:w="852" w:type="dxa"/>
                <w:gridSpan w:val="2"/>
              </w:tcPr>
            </w:tcPrChange>
          </w:tcPr>
          <w:p w14:paraId="3ADCE25F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10" w:type="dxa"/>
            <w:tcPrChange w:id="3386" w:author="Irová Zuzana" w:date="2025-05-22T20:05:00Z" w16du:dateUtc="2025-05-22T18:05:00Z">
              <w:tcPr>
                <w:tcW w:w="799" w:type="dxa"/>
              </w:tcPr>
            </w:tcPrChange>
          </w:tcPr>
          <w:p w14:paraId="46E51DEB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4051ABB4" w14:textId="77777777" w:rsidR="00CD0A42" w:rsidRPr="00955C1D" w:rsidRDefault="00CD0A42" w:rsidP="00CD0A42">
      <w:pPr>
        <w:pStyle w:val="Heading3"/>
        <w:spacing w:before="200" w:after="0" w:line="276" w:lineRule="auto"/>
        <w:rPr>
          <w:rFonts w:hint="eastAsia"/>
        </w:rPr>
      </w:pPr>
      <w:bookmarkStart w:id="3387" w:name="_Toc201568888"/>
      <w:bookmarkEnd w:id="3343"/>
      <w:bookmarkEnd w:id="3344"/>
      <w:bookmarkEnd w:id="3345"/>
      <w:bookmarkEnd w:id="3346"/>
      <w:bookmarkEnd w:id="3347"/>
      <w:r w:rsidRPr="00955C1D">
        <w:t>Currency (Měna)</w:t>
      </w:r>
      <w:bookmarkEnd w:id="3387"/>
    </w:p>
    <w:p w14:paraId="1834EE69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Konfigurovatelný číselník měn </w:t>
      </w:r>
    </w:p>
    <w:p w14:paraId="2672DC80" w14:textId="5ED0E9F3" w:rsidR="00A91B43" w:rsidRDefault="00A91B43">
      <w:pPr>
        <w:pStyle w:val="Caption"/>
      </w:pPr>
      <w:r>
        <w:t xml:space="preserve">Tabulka </w:t>
      </w:r>
      <w:fldSimple w:instr=" SEQ Tabulka \* ARABIC ">
        <w:r w:rsidR="001E11DC">
          <w:rPr>
            <w:noProof/>
          </w:rPr>
          <w:t>25</w:t>
        </w:r>
      </w:fldSimple>
      <w:r w:rsidRPr="00B42EBA">
        <w:t>: Atributy Měny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3"/>
        <w:gridCol w:w="1726"/>
        <w:gridCol w:w="3884"/>
        <w:gridCol w:w="1151"/>
        <w:gridCol w:w="921"/>
        <w:gridCol w:w="864"/>
      </w:tblGrid>
      <w:tr w:rsidR="00CD0A42" w:rsidRPr="00955C1D" w14:paraId="0CDA93B4" w14:textId="77777777" w:rsidTr="00111C56">
        <w:trPr>
          <w:trHeight w:val="270"/>
          <w:tblHeader/>
        </w:trPr>
        <w:tc>
          <w:tcPr>
            <w:tcW w:w="109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573A33C6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726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6EE11469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88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BD8E60C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  <w:p w14:paraId="5AFE3565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(hodnoty, pravidla, validace)</w:t>
            </w:r>
          </w:p>
        </w:tc>
        <w:tc>
          <w:tcPr>
            <w:tcW w:w="11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65535821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92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968CE2B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54BA1BD7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6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2CAE73E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3D15EAB9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</w:tr>
      <w:tr w:rsidR="00CD0A42" w:rsidRPr="00955C1D" w14:paraId="23F1B279" w14:textId="77777777" w:rsidTr="00111C56">
        <w:trPr>
          <w:trHeight w:val="255"/>
        </w:trPr>
        <w:tc>
          <w:tcPr>
            <w:tcW w:w="1093" w:type="dxa"/>
            <w:tcBorders>
              <w:top w:val="single" w:sz="8" w:space="0" w:color="auto"/>
            </w:tcBorders>
          </w:tcPr>
          <w:p w14:paraId="3861185D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Identif.:</w:t>
            </w:r>
          </w:p>
        </w:tc>
        <w:tc>
          <w:tcPr>
            <w:tcW w:w="1726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FF0758F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Code (Kód)</w:t>
            </w:r>
          </w:p>
        </w:tc>
        <w:tc>
          <w:tcPr>
            <w:tcW w:w="3884" w:type="dxa"/>
            <w:tcBorders>
              <w:top w:val="single" w:sz="8" w:space="0" w:color="auto"/>
              <w:bottom w:val="single" w:sz="4" w:space="0" w:color="auto"/>
            </w:tcBorders>
          </w:tcPr>
          <w:p w14:paraId="46DADD9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Unikátní třípísmenný kód měny podle ISO 4217</w:t>
            </w:r>
          </w:p>
        </w:tc>
        <w:tc>
          <w:tcPr>
            <w:tcW w:w="1151" w:type="dxa"/>
            <w:tcBorders>
              <w:top w:val="single" w:sz="8" w:space="0" w:color="auto"/>
              <w:bottom w:val="single" w:sz="4" w:space="0" w:color="auto"/>
            </w:tcBorders>
          </w:tcPr>
          <w:p w14:paraId="5574DB2D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Text 3 (any identifier)</w:t>
            </w:r>
          </w:p>
        </w:tc>
        <w:tc>
          <w:tcPr>
            <w:tcW w:w="921" w:type="dxa"/>
            <w:tcBorders>
              <w:top w:val="single" w:sz="8" w:space="0" w:color="auto"/>
              <w:bottom w:val="single" w:sz="4" w:space="0" w:color="auto"/>
            </w:tcBorders>
          </w:tcPr>
          <w:p w14:paraId="7F0932F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  <w:tcBorders>
              <w:top w:val="single" w:sz="8" w:space="0" w:color="auto"/>
              <w:bottom w:val="single" w:sz="4" w:space="0" w:color="auto"/>
            </w:tcBorders>
          </w:tcPr>
          <w:p w14:paraId="1EF479C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5375979C" w14:textId="77777777" w:rsidTr="00111C56">
        <w:trPr>
          <w:trHeight w:val="255"/>
        </w:trPr>
        <w:tc>
          <w:tcPr>
            <w:tcW w:w="1093" w:type="dxa"/>
          </w:tcPr>
          <w:p w14:paraId="0A588F3F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>Klasif.:</w:t>
            </w:r>
          </w:p>
        </w:tc>
        <w:tc>
          <w:tcPr>
            <w:tcW w:w="1726" w:type="dxa"/>
            <w:noWrap/>
          </w:tcPr>
          <w:p w14:paraId="027C1BB6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Is default (Výchozí měna)</w:t>
            </w:r>
          </w:p>
        </w:tc>
        <w:tc>
          <w:tcPr>
            <w:tcW w:w="3884" w:type="dxa"/>
          </w:tcPr>
          <w:p w14:paraId="6E3FD4F4" w14:textId="77777777" w:rsidR="00CD0A42" w:rsidRPr="00A91B43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Příznak základní (výchozí) měny provozovaného systému</w:t>
            </w:r>
          </w:p>
          <w:p w14:paraId="21D98B8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Pozn.: právě jeden záznam má nastavený tento příznak</w:t>
            </w:r>
          </w:p>
        </w:tc>
        <w:tc>
          <w:tcPr>
            <w:tcW w:w="1151" w:type="dxa"/>
          </w:tcPr>
          <w:p w14:paraId="31CB9B2E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Boolean</w:t>
            </w:r>
          </w:p>
        </w:tc>
        <w:tc>
          <w:tcPr>
            <w:tcW w:w="921" w:type="dxa"/>
          </w:tcPr>
          <w:p w14:paraId="6B0D105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6F38071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4C448510" w14:textId="77777777" w:rsidTr="00111C56">
        <w:trPr>
          <w:trHeight w:val="255"/>
        </w:trPr>
        <w:tc>
          <w:tcPr>
            <w:tcW w:w="1093" w:type="dxa"/>
          </w:tcPr>
          <w:p w14:paraId="61461ECD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Stav:</w:t>
            </w:r>
          </w:p>
        </w:tc>
        <w:tc>
          <w:tcPr>
            <w:tcW w:w="1726" w:type="dxa"/>
            <w:noWrap/>
          </w:tcPr>
          <w:p w14:paraId="5A18843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3884" w:type="dxa"/>
          </w:tcPr>
          <w:p w14:paraId="7995722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1" w:type="dxa"/>
          </w:tcPr>
          <w:p w14:paraId="7549D84D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21" w:type="dxa"/>
          </w:tcPr>
          <w:p w14:paraId="2CFBE567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64" w:type="dxa"/>
          </w:tcPr>
          <w:p w14:paraId="569C7BC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31A3C420" w14:textId="77777777" w:rsidTr="00111C56">
        <w:trPr>
          <w:trHeight w:val="255"/>
        </w:trPr>
        <w:tc>
          <w:tcPr>
            <w:tcW w:w="1093" w:type="dxa"/>
            <w:vMerge w:val="restart"/>
          </w:tcPr>
          <w:p w14:paraId="7BB18A8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Detail:</w:t>
            </w:r>
          </w:p>
        </w:tc>
        <w:tc>
          <w:tcPr>
            <w:tcW w:w="1726" w:type="dxa"/>
            <w:noWrap/>
          </w:tcPr>
          <w:p w14:paraId="651B72F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Name (Název)</w:t>
            </w:r>
          </w:p>
        </w:tc>
        <w:tc>
          <w:tcPr>
            <w:tcW w:w="3884" w:type="dxa"/>
          </w:tcPr>
          <w:p w14:paraId="69157FF5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Název měny</w:t>
            </w:r>
          </w:p>
          <w:p w14:paraId="78DAD63B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Pozn.: CDB.CodebookLocalization</w:t>
            </w:r>
          </w:p>
        </w:tc>
        <w:tc>
          <w:tcPr>
            <w:tcW w:w="1151" w:type="dxa"/>
          </w:tcPr>
          <w:p w14:paraId="7E599BC7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Text 64 (any text)</w:t>
            </w:r>
          </w:p>
        </w:tc>
        <w:tc>
          <w:tcPr>
            <w:tcW w:w="921" w:type="dxa"/>
          </w:tcPr>
          <w:p w14:paraId="4EBA155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53D22BD5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  <w:p w14:paraId="40E87A2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D2CE5C6" w14:textId="77777777" w:rsidTr="00111C56">
        <w:trPr>
          <w:trHeight w:val="255"/>
        </w:trPr>
        <w:tc>
          <w:tcPr>
            <w:tcW w:w="1093" w:type="dxa"/>
            <w:vMerge/>
          </w:tcPr>
          <w:p w14:paraId="72A7C6C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2982BC1B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Abbreviation (Zkratka)</w:t>
            </w:r>
          </w:p>
        </w:tc>
        <w:tc>
          <w:tcPr>
            <w:tcW w:w="3884" w:type="dxa"/>
          </w:tcPr>
          <w:p w14:paraId="1777279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Zkratka měny</w:t>
            </w:r>
          </w:p>
        </w:tc>
        <w:tc>
          <w:tcPr>
            <w:tcW w:w="1151" w:type="dxa"/>
          </w:tcPr>
          <w:p w14:paraId="5137504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Text 10 (any text)</w:t>
            </w:r>
          </w:p>
        </w:tc>
        <w:tc>
          <w:tcPr>
            <w:tcW w:w="921" w:type="dxa"/>
          </w:tcPr>
          <w:p w14:paraId="5210A8D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642AE8A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111C56" w:rsidRPr="00955C1D" w14:paraId="027DE468" w14:textId="77777777" w:rsidTr="00111C56">
        <w:trPr>
          <w:trHeight w:val="255"/>
        </w:trPr>
        <w:tc>
          <w:tcPr>
            <w:tcW w:w="1093" w:type="dxa"/>
            <w:vMerge/>
          </w:tcPr>
          <w:p w14:paraId="399C651C" w14:textId="77777777" w:rsidR="00111C56" w:rsidRPr="00A91B43" w:rsidRDefault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3FDFC33B" w14:textId="749B729B" w:rsidR="00111C56" w:rsidRPr="00A91B43" w:rsidRDefault="00111C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Positive cent adjustment 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limit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Limit p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ozitivní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ho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centové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ho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vyrovnání)</w:t>
            </w:r>
          </w:p>
        </w:tc>
        <w:tc>
          <w:tcPr>
            <w:tcW w:w="3884" w:type="dxa"/>
          </w:tcPr>
          <w:p w14:paraId="06518308" w14:textId="2D89C96F" w:rsidR="00111C56" w:rsidRPr="00A91B43" w:rsidRDefault="007841BE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Limitní částka pro p</w:t>
            </w:r>
            <w:r w:rsidR="00111C56">
              <w:rPr>
                <w:rFonts w:eastAsia="Times New Roman" w:cstheme="minorHAnsi"/>
                <w:sz w:val="18"/>
                <w:szCs w:val="18"/>
                <w:lang w:eastAsia="cs-CZ"/>
              </w:rPr>
              <w:t>ozitivní centové vyrovnání</w:t>
            </w:r>
          </w:p>
        </w:tc>
        <w:tc>
          <w:tcPr>
            <w:tcW w:w="1151" w:type="dxa"/>
          </w:tcPr>
          <w:p w14:paraId="001C8029" w14:textId="40F6541F" w:rsidR="00111C56" w:rsidRPr="00A91B43" w:rsidRDefault="00111C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921" w:type="dxa"/>
          </w:tcPr>
          <w:p w14:paraId="606D457D" w14:textId="36EBC93C" w:rsidR="00111C56" w:rsidRPr="00A91B43" w:rsidRDefault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5B0FA6C6" w14:textId="6D2A03C3" w:rsidR="00111C56" w:rsidRPr="00A91B43" w:rsidRDefault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111C56" w:rsidRPr="00955C1D" w14:paraId="6534774D" w14:textId="77777777" w:rsidTr="00111C56">
        <w:trPr>
          <w:trHeight w:val="255"/>
        </w:trPr>
        <w:tc>
          <w:tcPr>
            <w:tcW w:w="1093" w:type="dxa"/>
            <w:vMerge/>
          </w:tcPr>
          <w:p w14:paraId="2473DF54" w14:textId="77777777" w:rsidR="00111C56" w:rsidRPr="00A91B43" w:rsidRDefault="00111C56" w:rsidP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0C4B6F50" w14:textId="0A8897DA" w:rsidR="00111C56" w:rsidRPr="00A91B43" w:rsidRDefault="00111C56" w:rsidP="00111C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Negative cent adjustment 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limit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Limit n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egativní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ho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centové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ho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vyrovnání)</w:t>
            </w:r>
          </w:p>
        </w:tc>
        <w:tc>
          <w:tcPr>
            <w:tcW w:w="3884" w:type="dxa"/>
          </w:tcPr>
          <w:p w14:paraId="44FA02B7" w14:textId="201F244A" w:rsidR="00111C56" w:rsidRPr="00A91B43" w:rsidRDefault="007841BE" w:rsidP="00111C56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Limitní částka pro n</w:t>
            </w:r>
            <w:r w:rsidR="00111C56">
              <w:rPr>
                <w:rFonts w:eastAsia="Times New Roman" w:cstheme="minorHAnsi"/>
                <w:sz w:val="18"/>
                <w:szCs w:val="18"/>
                <w:lang w:eastAsia="cs-CZ"/>
              </w:rPr>
              <w:t>egativní centové vyrovnání</w:t>
            </w:r>
          </w:p>
        </w:tc>
        <w:tc>
          <w:tcPr>
            <w:tcW w:w="1151" w:type="dxa"/>
          </w:tcPr>
          <w:p w14:paraId="4646F83A" w14:textId="2D2D24D8" w:rsidR="00111C56" w:rsidRPr="00A91B43" w:rsidRDefault="00111C56" w:rsidP="00111C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921" w:type="dxa"/>
          </w:tcPr>
          <w:p w14:paraId="2BADA96E" w14:textId="37EB4890" w:rsidR="00111C56" w:rsidRPr="00A91B43" w:rsidRDefault="00111C56" w:rsidP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4049AB11" w14:textId="584B8AD6" w:rsidR="00111C56" w:rsidRPr="00A91B43" w:rsidRDefault="00111C56" w:rsidP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0E17F21C" w14:textId="77777777" w:rsidTr="00111C56">
        <w:trPr>
          <w:trHeight w:val="255"/>
        </w:trPr>
        <w:tc>
          <w:tcPr>
            <w:tcW w:w="1093" w:type="dxa"/>
            <w:vMerge/>
          </w:tcPr>
          <w:p w14:paraId="1E77CE3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752F2CC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Min Top-up</w:t>
            </w:r>
          </w:p>
        </w:tc>
        <w:tc>
          <w:tcPr>
            <w:tcW w:w="3884" w:type="dxa"/>
          </w:tcPr>
          <w:p w14:paraId="2DD4F654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Minimální částka navýšení kreditu ve zúčtovací měně</w:t>
            </w:r>
          </w:p>
          <w:p w14:paraId="5DFAC510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Pozn.: Hodnota musí být nadefinována tak, aby top-up pokryl minimální hodnotu top-up, transakční poplatek za dobití, poplatek za odblokování OBU.</w:t>
            </w:r>
          </w:p>
        </w:tc>
        <w:tc>
          <w:tcPr>
            <w:tcW w:w="1151" w:type="dxa"/>
          </w:tcPr>
          <w:p w14:paraId="7866DAC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1CE376E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5D54824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5F763A1C" w14:textId="77777777" w:rsidTr="00111C56">
        <w:trPr>
          <w:trHeight w:val="255"/>
        </w:trPr>
        <w:tc>
          <w:tcPr>
            <w:tcW w:w="1093" w:type="dxa"/>
            <w:vMerge/>
          </w:tcPr>
          <w:p w14:paraId="47AFD4B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3F815C2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Max Top-up</w:t>
            </w:r>
          </w:p>
        </w:tc>
        <w:tc>
          <w:tcPr>
            <w:tcW w:w="3884" w:type="dxa"/>
          </w:tcPr>
          <w:p w14:paraId="60BA44C6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Maximální částka navýšení kreditu v dané měně. </w:t>
            </w:r>
          </w:p>
        </w:tc>
        <w:tc>
          <w:tcPr>
            <w:tcW w:w="1151" w:type="dxa"/>
          </w:tcPr>
          <w:p w14:paraId="64ED47A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7DE1D44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64" w:type="dxa"/>
          </w:tcPr>
          <w:p w14:paraId="5B9ADF5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79F8A79E" w14:textId="77777777" w:rsidTr="00111C56">
        <w:trPr>
          <w:trHeight w:val="255"/>
        </w:trPr>
        <w:tc>
          <w:tcPr>
            <w:tcW w:w="1093" w:type="dxa"/>
            <w:vMerge/>
          </w:tcPr>
          <w:p w14:paraId="55A01E8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7AC049DA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Max Top-up Cash</w:t>
            </w:r>
          </w:p>
        </w:tc>
        <w:tc>
          <w:tcPr>
            <w:tcW w:w="3884" w:type="dxa"/>
          </w:tcPr>
          <w:p w14:paraId="3DDE3977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Maximální částka navýšení kreditu hotovostí v dané měně. </w:t>
            </w:r>
          </w:p>
        </w:tc>
        <w:tc>
          <w:tcPr>
            <w:tcW w:w="1151" w:type="dxa"/>
          </w:tcPr>
          <w:p w14:paraId="114F5B15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2C65E7B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64" w:type="dxa"/>
          </w:tcPr>
          <w:p w14:paraId="5C77C620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04EFA27A" w14:textId="77777777" w:rsidTr="00111C56">
        <w:trPr>
          <w:trHeight w:val="255"/>
        </w:trPr>
        <w:tc>
          <w:tcPr>
            <w:tcW w:w="1093" w:type="dxa"/>
            <w:vMerge/>
          </w:tcPr>
          <w:p w14:paraId="53434B1D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57A574F8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Max Deposit Cash</w:t>
            </w:r>
          </w:p>
        </w:tc>
        <w:tc>
          <w:tcPr>
            <w:tcW w:w="3884" w:type="dxa"/>
          </w:tcPr>
          <w:p w14:paraId="01853B58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Maximální částka navýšení depozitu v hotovosti v dané měně</w:t>
            </w:r>
          </w:p>
        </w:tc>
        <w:tc>
          <w:tcPr>
            <w:tcW w:w="1151" w:type="dxa"/>
          </w:tcPr>
          <w:p w14:paraId="6F424C00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5D6A7C35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64" w:type="dxa"/>
          </w:tcPr>
          <w:p w14:paraId="592BEB53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6EAD56AB" w14:textId="77777777" w:rsidTr="00111C56">
        <w:trPr>
          <w:trHeight w:val="255"/>
        </w:trPr>
        <w:tc>
          <w:tcPr>
            <w:tcW w:w="1093" w:type="dxa"/>
            <w:vMerge/>
          </w:tcPr>
          <w:p w14:paraId="7838D53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3757C5D1" w14:textId="77777777" w:rsidR="00CD0A42" w:rsidRPr="00A91B43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884" w:type="dxa"/>
          </w:tcPr>
          <w:p w14:paraId="3D4CB712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1" w:type="dxa"/>
          </w:tcPr>
          <w:p w14:paraId="431806B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21" w:type="dxa"/>
          </w:tcPr>
          <w:p w14:paraId="0BC6071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64" w:type="dxa"/>
          </w:tcPr>
          <w:p w14:paraId="470A3C05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1915C962" w14:textId="77777777" w:rsidTr="00111C56">
        <w:trPr>
          <w:trHeight w:val="255"/>
        </w:trPr>
        <w:tc>
          <w:tcPr>
            <w:tcW w:w="1093" w:type="dxa"/>
            <w:vMerge/>
          </w:tcPr>
          <w:p w14:paraId="0AE2C99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395BABCC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Minimum Toll Balance For Prepaid</w:t>
            </w:r>
          </w:p>
        </w:tc>
        <w:tc>
          <w:tcPr>
            <w:tcW w:w="3884" w:type="dxa"/>
          </w:tcPr>
          <w:p w14:paraId="0CDA8F13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Minimální zůstatek předplaceného účtu po top-up. </w:t>
            </w:r>
          </w:p>
        </w:tc>
        <w:tc>
          <w:tcPr>
            <w:tcW w:w="1151" w:type="dxa"/>
          </w:tcPr>
          <w:p w14:paraId="37AF76D6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616ECCA7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72AE057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50AD28F8" w14:textId="77777777" w:rsidTr="00111C56">
        <w:trPr>
          <w:trHeight w:val="255"/>
        </w:trPr>
        <w:tc>
          <w:tcPr>
            <w:tcW w:w="1093" w:type="dxa"/>
            <w:vMerge/>
          </w:tcPr>
          <w:p w14:paraId="73DB6BF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43CA1236" w14:textId="77777777" w:rsidR="00CD0A42" w:rsidRPr="00A91B43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884" w:type="dxa"/>
          </w:tcPr>
          <w:p w14:paraId="3A298B0B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1" w:type="dxa"/>
          </w:tcPr>
          <w:p w14:paraId="66C7EE46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21" w:type="dxa"/>
          </w:tcPr>
          <w:p w14:paraId="1F0CE5F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64" w:type="dxa"/>
          </w:tcPr>
          <w:p w14:paraId="4CE0370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4D4C1C41" w14:textId="77777777" w:rsidTr="00111C56">
        <w:trPr>
          <w:trHeight w:val="255"/>
        </w:trPr>
        <w:tc>
          <w:tcPr>
            <w:tcW w:w="1093" w:type="dxa"/>
            <w:vMerge/>
          </w:tcPr>
          <w:p w14:paraId="1E0988DD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6ED446CC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GUI Top-up Value 1</w:t>
            </w:r>
          </w:p>
        </w:tc>
        <w:tc>
          <w:tcPr>
            <w:tcW w:w="3884" w:type="dxa"/>
          </w:tcPr>
          <w:p w14:paraId="60ACE90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GUI Top-up pro 1. předdefinovanou hodnotu</w:t>
            </w:r>
          </w:p>
        </w:tc>
        <w:tc>
          <w:tcPr>
            <w:tcW w:w="1151" w:type="dxa"/>
          </w:tcPr>
          <w:p w14:paraId="6473D6F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4B0A37B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62074E1A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2FBFC7EA" w14:textId="77777777" w:rsidTr="00111C56">
        <w:trPr>
          <w:trHeight w:val="255"/>
        </w:trPr>
        <w:tc>
          <w:tcPr>
            <w:tcW w:w="1093" w:type="dxa"/>
            <w:vMerge/>
          </w:tcPr>
          <w:p w14:paraId="7BE4B72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1053A006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GUI Top-up Value 2</w:t>
            </w:r>
          </w:p>
        </w:tc>
        <w:tc>
          <w:tcPr>
            <w:tcW w:w="3884" w:type="dxa"/>
          </w:tcPr>
          <w:p w14:paraId="732ED108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GUI Top-up pro 2. předdefinovanou hodnotu</w:t>
            </w:r>
          </w:p>
        </w:tc>
        <w:tc>
          <w:tcPr>
            <w:tcW w:w="1151" w:type="dxa"/>
          </w:tcPr>
          <w:p w14:paraId="66160B5A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76BE67D0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01A19AE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375B269A" w14:textId="77777777" w:rsidTr="00111C56">
        <w:trPr>
          <w:trHeight w:val="255"/>
        </w:trPr>
        <w:tc>
          <w:tcPr>
            <w:tcW w:w="1093" w:type="dxa"/>
            <w:vMerge/>
          </w:tcPr>
          <w:p w14:paraId="6B65207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219C67DE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GUI Top-up Value 3</w:t>
            </w:r>
          </w:p>
        </w:tc>
        <w:tc>
          <w:tcPr>
            <w:tcW w:w="3884" w:type="dxa"/>
          </w:tcPr>
          <w:p w14:paraId="084962A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GUI Top-up pro 3. předdefinovanou hodnotu</w:t>
            </w:r>
          </w:p>
        </w:tc>
        <w:tc>
          <w:tcPr>
            <w:tcW w:w="1151" w:type="dxa"/>
          </w:tcPr>
          <w:p w14:paraId="025B551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04DB85A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74A34A0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7C49F4C0" w14:textId="77777777" w:rsidTr="00111C56">
        <w:trPr>
          <w:trHeight w:val="255"/>
        </w:trPr>
        <w:tc>
          <w:tcPr>
            <w:tcW w:w="1093" w:type="dxa"/>
            <w:vMerge/>
          </w:tcPr>
          <w:p w14:paraId="3EE4C4A0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6958106E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GUI Top-up Value 4</w:t>
            </w:r>
          </w:p>
        </w:tc>
        <w:tc>
          <w:tcPr>
            <w:tcW w:w="3884" w:type="dxa"/>
          </w:tcPr>
          <w:p w14:paraId="727B31C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GUI Top-up pro 4. předdefinovanou hodnotu</w:t>
            </w:r>
          </w:p>
        </w:tc>
        <w:tc>
          <w:tcPr>
            <w:tcW w:w="1151" w:type="dxa"/>
          </w:tcPr>
          <w:p w14:paraId="7B31E673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4462C27D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1BCC00D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147EAF4B" w14:textId="77777777" w:rsidTr="00111C56">
        <w:trPr>
          <w:trHeight w:val="255"/>
        </w:trPr>
        <w:tc>
          <w:tcPr>
            <w:tcW w:w="1093" w:type="dxa"/>
          </w:tcPr>
          <w:p w14:paraId="3C3F5B1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Reference:</w:t>
            </w:r>
          </w:p>
        </w:tc>
        <w:tc>
          <w:tcPr>
            <w:tcW w:w="1726" w:type="dxa"/>
            <w:noWrap/>
          </w:tcPr>
          <w:p w14:paraId="659760F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884" w:type="dxa"/>
          </w:tcPr>
          <w:p w14:paraId="7B70DAF8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1" w:type="dxa"/>
          </w:tcPr>
          <w:p w14:paraId="338D4F1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21" w:type="dxa"/>
          </w:tcPr>
          <w:p w14:paraId="4F20B81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64" w:type="dxa"/>
          </w:tcPr>
          <w:p w14:paraId="354433A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5B177C01" w14:textId="77777777" w:rsidR="00CD0A42" w:rsidRPr="00955C1D" w:rsidRDefault="00CD0A42">
      <w:pPr>
        <w:pStyle w:val="NormalIndent"/>
        <w:rPr>
          <w:lang w:eastAsia="cs-CZ"/>
        </w:rPr>
      </w:pPr>
    </w:p>
    <w:p w14:paraId="3AEC5C5E" w14:textId="77777777" w:rsidR="00CD0A42" w:rsidRPr="00955C1D" w:rsidRDefault="00CD0A42" w:rsidP="00CD0A42">
      <w:pPr>
        <w:pStyle w:val="Heading3"/>
        <w:spacing w:before="200" w:after="0" w:line="276" w:lineRule="auto"/>
        <w:rPr>
          <w:rFonts w:hint="eastAsia"/>
        </w:rPr>
      </w:pPr>
      <w:bookmarkStart w:id="3388" w:name="_Toc201568889"/>
      <w:r>
        <w:t>Rounding</w:t>
      </w:r>
      <w:r w:rsidRPr="00955C1D">
        <w:t xml:space="preserve"> (</w:t>
      </w:r>
      <w:r>
        <w:t>Zaokrouhlování</w:t>
      </w:r>
      <w:r w:rsidRPr="00955C1D">
        <w:t>)</w:t>
      </w:r>
      <w:bookmarkEnd w:id="3388"/>
    </w:p>
    <w:p w14:paraId="18A0595E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Konfigurovatelný číselník </w:t>
      </w:r>
      <w:r>
        <w:rPr>
          <w:lang w:eastAsia="cs-CZ"/>
        </w:rPr>
        <w:t>zaokrouhlování</w:t>
      </w:r>
      <w:r w:rsidRPr="00955C1D">
        <w:rPr>
          <w:lang w:eastAsia="cs-CZ"/>
        </w:rPr>
        <w:t xml:space="preserve"> </w:t>
      </w:r>
    </w:p>
    <w:p w14:paraId="0584D14F" w14:textId="4585752B" w:rsidR="00A91B43" w:rsidRDefault="00A91B43">
      <w:pPr>
        <w:pStyle w:val="Caption"/>
      </w:pPr>
      <w:r>
        <w:t xml:space="preserve">Tabulka </w:t>
      </w:r>
      <w:fldSimple w:instr=" SEQ Tabulka \* ARABIC ">
        <w:r w:rsidR="001E11DC">
          <w:rPr>
            <w:noProof/>
          </w:rPr>
          <w:t>26</w:t>
        </w:r>
      </w:fldSimple>
      <w:r w:rsidRPr="004D0356">
        <w:t>: Atributy Zaokrouhlování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3"/>
        <w:gridCol w:w="1726"/>
        <w:gridCol w:w="3884"/>
        <w:gridCol w:w="1151"/>
        <w:gridCol w:w="921"/>
        <w:gridCol w:w="864"/>
      </w:tblGrid>
      <w:tr w:rsidR="00CD0A42" w:rsidRPr="00955C1D" w14:paraId="04A79F06" w14:textId="77777777" w:rsidTr="00A91B43">
        <w:trPr>
          <w:trHeight w:val="270"/>
          <w:tblHeader/>
        </w:trPr>
        <w:tc>
          <w:tcPr>
            <w:tcW w:w="1077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EC91559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70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5344B872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827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E64C156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  <w:p w14:paraId="4A59C480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(hodnoty, pravidla, validace)</w:t>
            </w:r>
          </w:p>
        </w:tc>
        <w:tc>
          <w:tcPr>
            <w:tcW w:w="113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70D44E8B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907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BD627DB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01C3ABB1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A9E6271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39336B49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</w:tr>
      <w:tr w:rsidR="00CD0A42" w:rsidRPr="00955C1D" w14:paraId="7319DEF8" w14:textId="77777777" w:rsidTr="00A91B43">
        <w:trPr>
          <w:trHeight w:val="255"/>
        </w:trPr>
        <w:tc>
          <w:tcPr>
            <w:tcW w:w="1077" w:type="dxa"/>
            <w:tcBorders>
              <w:top w:val="single" w:sz="8" w:space="0" w:color="auto"/>
            </w:tcBorders>
          </w:tcPr>
          <w:p w14:paraId="2D8C51F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1701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B305D3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Name (Jméno)</w:t>
            </w:r>
          </w:p>
        </w:tc>
        <w:tc>
          <w:tcPr>
            <w:tcW w:w="3827" w:type="dxa"/>
            <w:tcBorders>
              <w:top w:val="single" w:sz="8" w:space="0" w:color="auto"/>
              <w:bottom w:val="single" w:sz="4" w:space="0" w:color="auto"/>
            </w:tcBorders>
          </w:tcPr>
          <w:p w14:paraId="09742E6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Jméno zaokrouhlování</w:t>
            </w:r>
          </w:p>
        </w:tc>
        <w:tc>
          <w:tcPr>
            <w:tcW w:w="1134" w:type="dxa"/>
            <w:tcBorders>
              <w:top w:val="single" w:sz="8" w:space="0" w:color="auto"/>
              <w:bottom w:val="single" w:sz="4" w:space="0" w:color="auto"/>
            </w:tcBorders>
          </w:tcPr>
          <w:p w14:paraId="49257E0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Text 20)</w:t>
            </w:r>
          </w:p>
        </w:tc>
        <w:tc>
          <w:tcPr>
            <w:tcW w:w="907" w:type="dxa"/>
            <w:tcBorders>
              <w:top w:val="single" w:sz="8" w:space="0" w:color="auto"/>
              <w:bottom w:val="single" w:sz="4" w:space="0" w:color="auto"/>
            </w:tcBorders>
          </w:tcPr>
          <w:p w14:paraId="3E60FDD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29F690B3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5F50AADD" w14:textId="77777777" w:rsidTr="00A91B43">
        <w:trPr>
          <w:trHeight w:val="255"/>
        </w:trPr>
        <w:tc>
          <w:tcPr>
            <w:tcW w:w="1077" w:type="dxa"/>
          </w:tcPr>
          <w:p w14:paraId="428BB5E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1" w:type="dxa"/>
            <w:noWrap/>
          </w:tcPr>
          <w:p w14:paraId="04CEF2E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Mode (Způsob)</w:t>
            </w:r>
          </w:p>
        </w:tc>
        <w:tc>
          <w:tcPr>
            <w:tcW w:w="3827" w:type="dxa"/>
          </w:tcPr>
          <w:p w14:paraId="12487AE8" w14:textId="77777777" w:rsidR="00CD0A42" w:rsidRPr="00A91B43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 xml:space="preserve">Způsob zaokrouhlování. </w:t>
            </w:r>
          </w:p>
          <w:p w14:paraId="019FCF9B" w14:textId="77777777" w:rsidR="00CD0A42" w:rsidRPr="00A91B43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Možné hodnoty:</w:t>
            </w:r>
          </w:p>
          <w:p w14:paraId="6AEC1F0F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BillDown</w:t>
            </w:r>
          </w:p>
          <w:p w14:paraId="7F7073AA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BillUp</w:t>
            </w:r>
          </w:p>
          <w:p w14:paraId="181237D2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BillMath</w:t>
            </w:r>
          </w:p>
          <w:p w14:paraId="0DF43EE5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Aritmetic05 – aritmeticky na 0,05</w:t>
            </w:r>
          </w:p>
          <w:p w14:paraId="6E1D953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Aritmetic5 – aritmeticky na 5</w:t>
            </w:r>
          </w:p>
          <w:p w14:paraId="7FF2E18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BillUp5</w:t>
            </w:r>
          </w:p>
          <w:p w14:paraId="23C3FEC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BillUp10</w:t>
            </w:r>
          </w:p>
          <w:p w14:paraId="3112957A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BillUp100</w:t>
            </w:r>
          </w:p>
        </w:tc>
        <w:tc>
          <w:tcPr>
            <w:tcW w:w="1134" w:type="dxa"/>
          </w:tcPr>
          <w:p w14:paraId="30FD3A18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07" w:type="dxa"/>
          </w:tcPr>
          <w:p w14:paraId="7DAA7D36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</w:tcPr>
          <w:p w14:paraId="1092804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0356AFEA" w14:textId="77777777" w:rsidTr="00A91B43">
        <w:trPr>
          <w:trHeight w:val="255"/>
        </w:trPr>
        <w:tc>
          <w:tcPr>
            <w:tcW w:w="1077" w:type="dxa"/>
          </w:tcPr>
          <w:p w14:paraId="34B7D686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1" w:type="dxa"/>
            <w:noWrap/>
          </w:tcPr>
          <w:p w14:paraId="0BAD9E49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Decimal place (Počet desetinných míst)</w:t>
            </w:r>
          </w:p>
        </w:tc>
        <w:tc>
          <w:tcPr>
            <w:tcW w:w="3827" w:type="dxa"/>
          </w:tcPr>
          <w:p w14:paraId="1E9E1490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Počet desetinných míst</w:t>
            </w:r>
          </w:p>
        </w:tc>
        <w:tc>
          <w:tcPr>
            <w:tcW w:w="1134" w:type="dxa"/>
          </w:tcPr>
          <w:p w14:paraId="31879B13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907" w:type="dxa"/>
          </w:tcPr>
          <w:p w14:paraId="3A54FBA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</w:tcPr>
          <w:p w14:paraId="6947D22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79C74C16" w14:textId="77777777" w:rsidTr="00A91B43">
        <w:trPr>
          <w:trHeight w:val="255"/>
        </w:trPr>
        <w:tc>
          <w:tcPr>
            <w:tcW w:w="1077" w:type="dxa"/>
          </w:tcPr>
          <w:p w14:paraId="2FA753E3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Reference:</w:t>
            </w:r>
          </w:p>
        </w:tc>
        <w:tc>
          <w:tcPr>
            <w:tcW w:w="1701" w:type="dxa"/>
            <w:noWrap/>
          </w:tcPr>
          <w:p w14:paraId="414A07ED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Currency (Měna)</w:t>
            </w:r>
          </w:p>
        </w:tc>
        <w:tc>
          <w:tcPr>
            <w:tcW w:w="3827" w:type="dxa"/>
          </w:tcPr>
          <w:p w14:paraId="501EEE7B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Měna pro kterou je zaokrouhlování definováno</w:t>
            </w:r>
          </w:p>
        </w:tc>
        <w:tc>
          <w:tcPr>
            <w:tcW w:w="1134" w:type="dxa"/>
          </w:tcPr>
          <w:p w14:paraId="4DAFC74A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List of Values (BAR.Currency.Abbreviation)</w:t>
            </w:r>
          </w:p>
        </w:tc>
        <w:tc>
          <w:tcPr>
            <w:tcW w:w="907" w:type="dxa"/>
          </w:tcPr>
          <w:p w14:paraId="6B7D3D38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51" w:type="dxa"/>
          </w:tcPr>
          <w:p w14:paraId="3EA2774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6DBEF202" w14:textId="77777777" w:rsidR="00CD0A42" w:rsidRDefault="00CD0A42">
      <w:pPr>
        <w:pStyle w:val="NormalIndent"/>
        <w:rPr>
          <w:ins w:id="3389" w:author="Irová Zuzana" w:date="2025-03-06T17:30:00Z" w16du:dateUtc="2025-03-06T16:30:00Z"/>
          <w:lang w:eastAsia="cs-CZ"/>
        </w:rPr>
      </w:pPr>
    </w:p>
    <w:p w14:paraId="17F04696" w14:textId="3E0DE25C" w:rsidR="006D584D" w:rsidRPr="00375AB0" w:rsidRDefault="006D584D" w:rsidP="006D584D">
      <w:pPr>
        <w:pStyle w:val="Heading3"/>
        <w:spacing w:before="200" w:after="0" w:line="276" w:lineRule="auto"/>
        <w:rPr>
          <w:ins w:id="3390" w:author="Irová Zuzana" w:date="2025-03-06T17:30:00Z" w16du:dateUtc="2025-03-06T16:30:00Z"/>
          <w:rFonts w:hint="eastAsia"/>
          <w:highlight w:val="yellow"/>
          <w:rPrChange w:id="3391" w:author="Irová Zuzana" w:date="2025-06-23T10:47:00Z" w16du:dateUtc="2025-06-23T08:47:00Z">
            <w:rPr>
              <w:ins w:id="3392" w:author="Irová Zuzana" w:date="2025-03-06T17:30:00Z" w16du:dateUtc="2025-03-06T16:30:00Z"/>
              <w:rFonts w:hint="eastAsia"/>
            </w:rPr>
          </w:rPrChange>
        </w:rPr>
      </w:pPr>
      <w:bookmarkStart w:id="3393" w:name="_Toc189838719"/>
      <w:bookmarkStart w:id="3394" w:name="_Toc201568890"/>
      <w:ins w:id="3395" w:author="Irová Zuzana" w:date="2025-03-06T17:30:00Z" w16du:dateUtc="2025-03-06T16:30:00Z">
        <w:r w:rsidRPr="00375AB0">
          <w:rPr>
            <w:highlight w:val="yellow"/>
            <w:rPrChange w:id="3396" w:author="Irová Zuzana" w:date="2025-06-23T10:47:00Z" w16du:dateUtc="2025-06-23T08:47:00Z">
              <w:rPr/>
            </w:rPrChange>
          </w:rPr>
          <w:t>CorvusPay Payment Method (</w:t>
        </w:r>
      </w:ins>
      <w:ins w:id="3397" w:author="Irová Zuzana" w:date="2025-03-06T17:31:00Z" w16du:dateUtc="2025-03-06T16:31:00Z">
        <w:r w:rsidRPr="00375AB0">
          <w:rPr>
            <w:highlight w:val="yellow"/>
            <w:rPrChange w:id="3398" w:author="Irová Zuzana" w:date="2025-06-23T10:47:00Z" w16du:dateUtc="2025-06-23T08:47:00Z">
              <w:rPr/>
            </w:rPrChange>
          </w:rPr>
          <w:t xml:space="preserve">CorvusPay </w:t>
        </w:r>
      </w:ins>
      <w:ins w:id="3399" w:author="Irová Zuzana" w:date="2025-03-06T17:30:00Z" w16du:dateUtc="2025-03-06T16:30:00Z">
        <w:r w:rsidRPr="00375AB0">
          <w:rPr>
            <w:highlight w:val="yellow"/>
            <w:rPrChange w:id="3400" w:author="Irová Zuzana" w:date="2025-06-23T10:47:00Z" w16du:dateUtc="2025-06-23T08:47:00Z">
              <w:rPr/>
            </w:rPrChange>
          </w:rPr>
          <w:t>platební metoda)</w:t>
        </w:r>
        <w:bookmarkEnd w:id="3393"/>
        <w:bookmarkEnd w:id="3394"/>
      </w:ins>
    </w:p>
    <w:p w14:paraId="77D09944" w14:textId="35F62B37" w:rsidR="006D584D" w:rsidRPr="00955C1D" w:rsidRDefault="006D584D">
      <w:pPr>
        <w:pStyle w:val="NormalIndent"/>
        <w:rPr>
          <w:ins w:id="3401" w:author="Irová Zuzana" w:date="2025-03-06T17:30:00Z" w16du:dateUtc="2025-03-06T16:30:00Z"/>
          <w:lang w:eastAsia="cs-CZ"/>
        </w:rPr>
      </w:pPr>
      <w:ins w:id="3402" w:author="Irová Zuzana" w:date="2025-03-06T17:30:00Z" w16du:dateUtc="2025-03-06T16:30:00Z">
        <w:r w:rsidRPr="00955C1D">
          <w:rPr>
            <w:lang w:eastAsia="cs-CZ"/>
          </w:rPr>
          <w:t xml:space="preserve">Konfigurovatelný číselník </w:t>
        </w:r>
      </w:ins>
      <w:ins w:id="3403" w:author="Irová Zuzana" w:date="2025-03-06T17:31:00Z" w16du:dateUtc="2025-03-06T16:31:00Z">
        <w:r>
          <w:t>CorvusPay</w:t>
        </w:r>
        <w:r w:rsidRPr="00955C1D">
          <w:rPr>
            <w:lang w:eastAsia="cs-CZ"/>
          </w:rPr>
          <w:t xml:space="preserve"> </w:t>
        </w:r>
      </w:ins>
      <w:ins w:id="3404" w:author="Irová Zuzana" w:date="2025-03-06T17:30:00Z" w16du:dateUtc="2025-03-06T16:30:00Z">
        <w:r w:rsidRPr="00955C1D">
          <w:rPr>
            <w:lang w:eastAsia="cs-CZ"/>
          </w:rPr>
          <w:t>platebních metod</w:t>
        </w:r>
      </w:ins>
    </w:p>
    <w:p w14:paraId="1894CF6D" w14:textId="036DC642" w:rsidR="006D584D" w:rsidRDefault="006D584D">
      <w:pPr>
        <w:pStyle w:val="Caption"/>
        <w:rPr>
          <w:ins w:id="3405" w:author="Irová Zuzana" w:date="2025-03-06T17:30:00Z" w16du:dateUtc="2025-03-06T16:30:00Z"/>
        </w:rPr>
      </w:pPr>
      <w:ins w:id="3406" w:author="Irová Zuzana" w:date="2025-03-06T17:30:00Z" w16du:dateUtc="2025-03-06T16:30:00Z">
        <w:r>
          <w:t xml:space="preserve">Tabulka </w:t>
        </w:r>
        <w:r>
          <w:fldChar w:fldCharType="begin"/>
        </w:r>
        <w:r>
          <w:instrText xml:space="preserve"> SEQ Tabulka \* ARABIC </w:instrText>
        </w:r>
        <w:r>
          <w:fldChar w:fldCharType="separate"/>
        </w:r>
      </w:ins>
      <w:ins w:id="3407" w:author="Irová Zuzana" w:date="2025-04-11T11:23:00Z" w16du:dateUtc="2025-04-11T09:23:00Z">
        <w:r w:rsidR="001E11DC">
          <w:rPr>
            <w:noProof/>
          </w:rPr>
          <w:t>27</w:t>
        </w:r>
      </w:ins>
      <w:ins w:id="3408" w:author="Irová Zuzana" w:date="2025-03-06T17:30:00Z" w16du:dateUtc="2025-03-06T16:30:00Z">
        <w:r>
          <w:rPr>
            <w:noProof/>
          </w:rPr>
          <w:fldChar w:fldCharType="end"/>
        </w:r>
        <w:r w:rsidRPr="00303284">
          <w:t xml:space="preserve">: Atributy </w:t>
        </w:r>
      </w:ins>
      <w:ins w:id="3409" w:author="Irová Zuzana" w:date="2025-03-06T17:31:00Z" w16du:dateUtc="2025-03-06T16:31:00Z">
        <w:r>
          <w:t>CorvusPay</w:t>
        </w:r>
        <w:r w:rsidRPr="00303284">
          <w:t xml:space="preserve"> </w:t>
        </w:r>
      </w:ins>
      <w:ins w:id="3410" w:author="Irová Zuzana" w:date="2025-03-06T17:30:00Z" w16du:dateUtc="2025-03-06T16:30:00Z">
        <w:r w:rsidRPr="00303284">
          <w:t>platební metody</w:t>
        </w:r>
      </w:ins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8"/>
        <w:gridCol w:w="1758"/>
        <w:gridCol w:w="3955"/>
        <w:gridCol w:w="1172"/>
        <w:gridCol w:w="937"/>
        <w:gridCol w:w="879"/>
      </w:tblGrid>
      <w:tr w:rsidR="006D584D" w:rsidRPr="00955C1D" w14:paraId="3D746FCD" w14:textId="77777777">
        <w:trPr>
          <w:trHeight w:val="270"/>
          <w:tblHeader/>
          <w:ins w:id="3411" w:author="Irová Zuzana" w:date="2025-03-06T17:30:00Z"/>
        </w:trPr>
        <w:tc>
          <w:tcPr>
            <w:tcW w:w="907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FE636AE" w14:textId="77777777" w:rsidR="006D584D" w:rsidRPr="00A91B43" w:rsidRDefault="006D584D">
            <w:pPr>
              <w:spacing w:before="60" w:after="60"/>
              <w:rPr>
                <w:ins w:id="3412" w:author="Irová Zuzana" w:date="2025-03-06T17:30:00Z" w16du:dateUtc="2025-03-06T16:30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3413" w:author="Irová Zuzana" w:date="2025-03-06T17:30:00Z" w16du:dateUtc="2025-03-06T16:30:00Z">
              <w:r w:rsidRPr="00A91B43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Typ atributu</w:t>
              </w:r>
            </w:ins>
          </w:p>
        </w:tc>
        <w:tc>
          <w:tcPr>
            <w:tcW w:w="170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5DCC7FE2" w14:textId="77777777" w:rsidR="006D584D" w:rsidRPr="00A91B43" w:rsidRDefault="006D584D">
            <w:pPr>
              <w:spacing w:before="60" w:after="60"/>
              <w:rPr>
                <w:ins w:id="3414" w:author="Irová Zuzana" w:date="2025-03-06T17:30:00Z" w16du:dateUtc="2025-03-06T16:30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3415" w:author="Irová Zuzana" w:date="2025-03-06T17:30:00Z" w16du:dateUtc="2025-03-06T16:30:00Z">
              <w:r w:rsidRPr="00A91B43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Název atributu EN (CZ)</w:t>
              </w:r>
            </w:ins>
          </w:p>
        </w:tc>
        <w:tc>
          <w:tcPr>
            <w:tcW w:w="3827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952F6AB" w14:textId="77777777" w:rsidR="006D584D" w:rsidRPr="005F2FD2" w:rsidRDefault="006D584D">
            <w:pPr>
              <w:spacing w:before="60" w:after="60"/>
              <w:rPr>
                <w:ins w:id="3416" w:author="Irová Zuzana" w:date="2025-03-06T17:30:00Z" w16du:dateUtc="2025-03-06T16:30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3417" w:author="Irová Zuzana" w:date="2025-03-06T17:30:00Z" w16du:dateUtc="2025-03-06T16:30:00Z">
              <w:r w:rsidRPr="005F2FD2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Popis atributu</w:t>
              </w:r>
            </w:ins>
          </w:p>
          <w:p w14:paraId="4ECDB15F" w14:textId="77777777" w:rsidR="006D584D" w:rsidRPr="005F2FD2" w:rsidRDefault="006D584D">
            <w:pPr>
              <w:spacing w:before="60" w:after="60"/>
              <w:rPr>
                <w:ins w:id="3418" w:author="Irová Zuzana" w:date="2025-03-06T17:30:00Z" w16du:dateUtc="2025-03-06T16:30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3419" w:author="Irová Zuzana" w:date="2025-03-06T17:30:00Z" w16du:dateUtc="2025-03-06T16:30:00Z">
              <w:r w:rsidRPr="005F2FD2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(hodnoty, pravidla, validace)</w:t>
              </w:r>
            </w:ins>
          </w:p>
        </w:tc>
        <w:tc>
          <w:tcPr>
            <w:tcW w:w="113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41A6CA4" w14:textId="77777777" w:rsidR="006D584D" w:rsidRPr="00A91B43" w:rsidRDefault="006D584D">
            <w:pPr>
              <w:spacing w:before="60" w:after="60"/>
              <w:rPr>
                <w:ins w:id="3420" w:author="Irová Zuzana" w:date="2025-03-06T17:30:00Z" w16du:dateUtc="2025-03-06T16:30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3421" w:author="Irová Zuzana" w:date="2025-03-06T17:30:00Z" w16du:dateUtc="2025-03-06T16:30:00Z">
              <w:r w:rsidRPr="00A91B43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Datový typ</w:t>
              </w:r>
            </w:ins>
          </w:p>
        </w:tc>
        <w:tc>
          <w:tcPr>
            <w:tcW w:w="907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4C6B555" w14:textId="77777777" w:rsidR="006D584D" w:rsidRPr="00A91B43" w:rsidRDefault="006D584D">
            <w:pPr>
              <w:spacing w:before="60" w:after="60"/>
              <w:rPr>
                <w:ins w:id="3422" w:author="Irová Zuzana" w:date="2025-03-06T17:30:00Z" w16du:dateUtc="2025-03-06T16:30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3423" w:author="Irová Zuzana" w:date="2025-03-06T17:30:00Z" w16du:dateUtc="2025-03-06T16:30:00Z">
              <w:r w:rsidRPr="00A91B43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Povinný</w:t>
              </w:r>
            </w:ins>
          </w:p>
          <w:p w14:paraId="16274AFC" w14:textId="77777777" w:rsidR="006D584D" w:rsidRPr="00A91B43" w:rsidRDefault="006D584D">
            <w:pPr>
              <w:spacing w:before="60" w:after="60"/>
              <w:rPr>
                <w:ins w:id="3424" w:author="Irová Zuzana" w:date="2025-03-06T17:30:00Z" w16du:dateUtc="2025-03-06T16:30:00Z"/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ins w:id="3425" w:author="Irová Zuzana" w:date="2025-03-06T17:30:00Z" w16du:dateUtc="2025-03-06T16:30:00Z">
              <w:r w:rsidRPr="00A91B43"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>Ano/Ne</w:t>
              </w:r>
            </w:ins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7C74557F" w14:textId="77777777" w:rsidR="006D584D" w:rsidRPr="00A91B43" w:rsidRDefault="006D584D">
            <w:pPr>
              <w:spacing w:before="60" w:after="60"/>
              <w:rPr>
                <w:ins w:id="3426" w:author="Irová Zuzana" w:date="2025-03-06T17:30:00Z" w16du:dateUtc="2025-03-06T16:30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3427" w:author="Irová Zuzana" w:date="2025-03-06T17:30:00Z" w16du:dateUtc="2025-03-06T16:30:00Z">
              <w:r w:rsidRPr="00A91B43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Měnit.</w:t>
              </w:r>
            </w:ins>
          </w:p>
          <w:p w14:paraId="1600F2EF" w14:textId="77777777" w:rsidR="006D584D" w:rsidRPr="00A91B43" w:rsidRDefault="006D584D">
            <w:pPr>
              <w:spacing w:before="60" w:after="60"/>
              <w:rPr>
                <w:ins w:id="3428" w:author="Irová Zuzana" w:date="2025-03-06T17:30:00Z" w16du:dateUtc="2025-03-06T16:30:00Z"/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ins w:id="3429" w:author="Irová Zuzana" w:date="2025-03-06T17:30:00Z" w16du:dateUtc="2025-03-06T16:30:00Z">
              <w:r w:rsidRPr="00A91B43"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>Ano/Ne</w:t>
              </w:r>
            </w:ins>
          </w:p>
        </w:tc>
      </w:tr>
      <w:tr w:rsidR="006D584D" w:rsidRPr="00955C1D" w14:paraId="2B407F43" w14:textId="77777777">
        <w:trPr>
          <w:trHeight w:val="255"/>
          <w:ins w:id="3430" w:author="Irová Zuzana" w:date="2025-03-06T17:30:00Z"/>
        </w:trPr>
        <w:tc>
          <w:tcPr>
            <w:tcW w:w="907" w:type="dxa"/>
            <w:tcBorders>
              <w:top w:val="single" w:sz="8" w:space="0" w:color="auto"/>
            </w:tcBorders>
          </w:tcPr>
          <w:p w14:paraId="36F1CF0F" w14:textId="77777777" w:rsidR="006D584D" w:rsidRPr="00A91B43" w:rsidRDefault="006D584D">
            <w:pPr>
              <w:spacing w:after="0"/>
              <w:rPr>
                <w:ins w:id="3431" w:author="Irová Zuzana" w:date="2025-03-06T17:30:00Z" w16du:dateUtc="2025-03-06T16:30:00Z"/>
                <w:rFonts w:eastAsia="Times New Roman" w:cstheme="minorHAnsi"/>
                <w:sz w:val="18"/>
                <w:szCs w:val="18"/>
              </w:rPr>
            </w:pPr>
            <w:ins w:id="3432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>Identif.:</w:t>
              </w:r>
            </w:ins>
          </w:p>
        </w:tc>
        <w:tc>
          <w:tcPr>
            <w:tcW w:w="1701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5A14624" w14:textId="77777777" w:rsidR="006D584D" w:rsidRPr="00A91B43" w:rsidRDefault="006D584D">
            <w:pPr>
              <w:spacing w:after="0"/>
              <w:rPr>
                <w:ins w:id="3433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3434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>Abbreviation (Zkratka)</w:t>
              </w:r>
            </w:ins>
          </w:p>
        </w:tc>
        <w:tc>
          <w:tcPr>
            <w:tcW w:w="3827" w:type="dxa"/>
            <w:tcBorders>
              <w:top w:val="single" w:sz="8" w:space="0" w:color="auto"/>
              <w:bottom w:val="single" w:sz="4" w:space="0" w:color="auto"/>
            </w:tcBorders>
          </w:tcPr>
          <w:p w14:paraId="470CCF29" w14:textId="63535F30" w:rsidR="006D584D" w:rsidRPr="00A91B43" w:rsidRDefault="006D584D">
            <w:pPr>
              <w:spacing w:after="0"/>
              <w:rPr>
                <w:ins w:id="3435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3436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Unikátní zkratka </w:t>
              </w:r>
            </w:ins>
            <w:ins w:id="3437" w:author="Irová Zuzana" w:date="2025-03-06T17:31:00Z" w16du:dateUtc="2025-03-06T16:31:00Z">
              <w:r w:rsidRPr="005F2FD2">
                <w:rPr>
                  <w:rFonts w:eastAsia="Times New Roman" w:cstheme="minorHAnsi"/>
                  <w:sz w:val="18"/>
                  <w:szCs w:val="18"/>
                  <w:lang w:eastAsia="cs-CZ"/>
                  <w:rPrChange w:id="3438" w:author="Irová Zuzana" w:date="2025-03-06T17:32:00Z" w16du:dateUtc="2025-03-06T16:32:00Z">
                    <w:rPr/>
                  </w:rPrChange>
                </w:rPr>
                <w:t>CorvusPay</w:t>
              </w:r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3439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>platební metody</w:t>
              </w:r>
            </w:ins>
          </w:p>
        </w:tc>
        <w:tc>
          <w:tcPr>
            <w:tcW w:w="1134" w:type="dxa"/>
            <w:tcBorders>
              <w:top w:val="single" w:sz="8" w:space="0" w:color="auto"/>
              <w:bottom w:val="single" w:sz="4" w:space="0" w:color="auto"/>
            </w:tcBorders>
          </w:tcPr>
          <w:p w14:paraId="517429F1" w14:textId="77777777" w:rsidR="006D584D" w:rsidRPr="00A91B43" w:rsidRDefault="006D584D">
            <w:pPr>
              <w:spacing w:after="0"/>
              <w:rPr>
                <w:ins w:id="3440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3441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Text 50 </w:t>
              </w:r>
            </w:ins>
          </w:p>
        </w:tc>
        <w:tc>
          <w:tcPr>
            <w:tcW w:w="907" w:type="dxa"/>
            <w:tcBorders>
              <w:top w:val="single" w:sz="8" w:space="0" w:color="auto"/>
              <w:bottom w:val="single" w:sz="4" w:space="0" w:color="auto"/>
            </w:tcBorders>
          </w:tcPr>
          <w:p w14:paraId="7079D86A" w14:textId="77777777" w:rsidR="006D584D" w:rsidRPr="00A91B43" w:rsidRDefault="006D584D">
            <w:pPr>
              <w:spacing w:after="0"/>
              <w:rPr>
                <w:ins w:id="3442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3443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0D7060DC" w14:textId="77777777" w:rsidR="006D584D" w:rsidRPr="00A91B43" w:rsidRDefault="006D584D">
            <w:pPr>
              <w:spacing w:after="0"/>
              <w:rPr>
                <w:ins w:id="3444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3445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</w:tr>
      <w:tr w:rsidR="006D584D" w:rsidRPr="00955C1D" w14:paraId="7CED1452" w14:textId="77777777">
        <w:trPr>
          <w:trHeight w:val="255"/>
          <w:ins w:id="3446" w:author="Irová Zuzana" w:date="2025-03-06T17:30:00Z"/>
        </w:trPr>
        <w:tc>
          <w:tcPr>
            <w:tcW w:w="907" w:type="dxa"/>
            <w:vMerge w:val="restart"/>
          </w:tcPr>
          <w:p w14:paraId="645EEEAD" w14:textId="77777777" w:rsidR="006D584D" w:rsidRPr="00A91B43" w:rsidRDefault="006D584D">
            <w:pPr>
              <w:spacing w:after="0"/>
              <w:rPr>
                <w:ins w:id="3447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3448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>Detail:</w:t>
              </w:r>
            </w:ins>
          </w:p>
          <w:p w14:paraId="28F74BAD" w14:textId="77777777" w:rsidR="006D584D" w:rsidRPr="00A91B43" w:rsidRDefault="006D584D">
            <w:pPr>
              <w:spacing w:after="0"/>
              <w:rPr>
                <w:ins w:id="3449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1" w:type="dxa"/>
            <w:noWrap/>
          </w:tcPr>
          <w:p w14:paraId="321EE3BF" w14:textId="77777777" w:rsidR="006D584D" w:rsidRPr="00A91B43" w:rsidRDefault="006D584D">
            <w:pPr>
              <w:spacing w:after="0"/>
              <w:rPr>
                <w:ins w:id="3450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3451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>Description (Popis)</w:t>
              </w:r>
            </w:ins>
          </w:p>
        </w:tc>
        <w:tc>
          <w:tcPr>
            <w:tcW w:w="3827" w:type="dxa"/>
          </w:tcPr>
          <w:p w14:paraId="6613DD31" w14:textId="52B21FBD" w:rsidR="006D584D" w:rsidRPr="00A91B43" w:rsidRDefault="006D584D">
            <w:pPr>
              <w:spacing w:after="0"/>
              <w:rPr>
                <w:ins w:id="3452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3453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Popis </w:t>
              </w:r>
            </w:ins>
            <w:ins w:id="3454" w:author="Irová Zuzana" w:date="2025-03-06T17:31:00Z" w16du:dateUtc="2025-03-06T16:31:00Z">
              <w:r w:rsidRPr="006D584D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CorvusPay </w:t>
              </w:r>
            </w:ins>
            <w:ins w:id="3455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>platební metody</w:t>
              </w:r>
            </w:ins>
          </w:p>
        </w:tc>
        <w:tc>
          <w:tcPr>
            <w:tcW w:w="1134" w:type="dxa"/>
          </w:tcPr>
          <w:p w14:paraId="23199398" w14:textId="77777777" w:rsidR="006D584D" w:rsidRPr="00A91B43" w:rsidRDefault="006D584D">
            <w:pPr>
              <w:spacing w:after="0"/>
              <w:rPr>
                <w:ins w:id="3456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3457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>Enum</w:t>
              </w:r>
            </w:ins>
          </w:p>
        </w:tc>
        <w:tc>
          <w:tcPr>
            <w:tcW w:w="907" w:type="dxa"/>
          </w:tcPr>
          <w:p w14:paraId="273FEC30" w14:textId="77777777" w:rsidR="006D584D" w:rsidRPr="00A91B43" w:rsidRDefault="006D584D">
            <w:pPr>
              <w:spacing w:after="0"/>
              <w:rPr>
                <w:ins w:id="3458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3459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851" w:type="dxa"/>
          </w:tcPr>
          <w:p w14:paraId="5A54A93B" w14:textId="77777777" w:rsidR="006D584D" w:rsidRPr="00A91B43" w:rsidRDefault="006D584D">
            <w:pPr>
              <w:spacing w:after="0"/>
              <w:rPr>
                <w:ins w:id="3460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3461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</w:tr>
      <w:tr w:rsidR="006D584D" w:rsidRPr="00955C1D" w14:paraId="7CAB0B25" w14:textId="77777777">
        <w:trPr>
          <w:trHeight w:val="255"/>
          <w:ins w:id="3462" w:author="Irová Zuzana" w:date="2025-03-06T17:30:00Z"/>
        </w:trPr>
        <w:tc>
          <w:tcPr>
            <w:tcW w:w="907" w:type="dxa"/>
            <w:vMerge/>
          </w:tcPr>
          <w:p w14:paraId="2E319077" w14:textId="77777777" w:rsidR="006D584D" w:rsidRPr="00A91B43" w:rsidRDefault="006D584D">
            <w:pPr>
              <w:spacing w:after="0"/>
              <w:rPr>
                <w:ins w:id="3463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1" w:type="dxa"/>
            <w:noWrap/>
          </w:tcPr>
          <w:p w14:paraId="3E7FF6AE" w14:textId="77777777" w:rsidR="006D584D" w:rsidRPr="00A91B43" w:rsidRDefault="006D584D">
            <w:pPr>
              <w:spacing w:after="0"/>
              <w:rPr>
                <w:ins w:id="3464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3465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>Is read only (Jen pro čtení)</w:t>
              </w:r>
            </w:ins>
          </w:p>
        </w:tc>
        <w:tc>
          <w:tcPr>
            <w:tcW w:w="3827" w:type="dxa"/>
          </w:tcPr>
          <w:p w14:paraId="4E2735B2" w14:textId="38B6B0BE" w:rsidR="006D584D" w:rsidRPr="00A91B43" w:rsidRDefault="006D584D">
            <w:pPr>
              <w:spacing w:after="0"/>
              <w:rPr>
                <w:ins w:id="3466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3467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Indikátor, zda </w:t>
              </w:r>
            </w:ins>
            <w:ins w:id="3468" w:author="Irová Zuzana" w:date="2025-03-06T17:32:00Z" w16du:dateUtc="2025-03-06T16:32:00Z">
              <w:r w:rsidR="005F2FD2" w:rsidRPr="005F2FD2">
                <w:rPr>
                  <w:rFonts w:eastAsia="Times New Roman" w:cstheme="minorHAnsi"/>
                  <w:sz w:val="18"/>
                  <w:szCs w:val="18"/>
                  <w:lang w:eastAsia="cs-CZ"/>
                  <w:rPrChange w:id="3469" w:author="Irová Zuzana" w:date="2025-03-06T17:32:00Z" w16du:dateUtc="2025-03-06T16:32:00Z">
                    <w:rPr/>
                  </w:rPrChange>
                </w:rPr>
                <w:t>CorvusPay</w:t>
              </w:r>
              <w:r w:rsidR="005F2FD2"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3470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>platební metoda je jen ke čtení</w:t>
              </w:r>
            </w:ins>
          </w:p>
        </w:tc>
        <w:tc>
          <w:tcPr>
            <w:tcW w:w="1134" w:type="dxa"/>
          </w:tcPr>
          <w:p w14:paraId="5143C840" w14:textId="77777777" w:rsidR="006D584D" w:rsidRPr="00A91B43" w:rsidRDefault="006D584D">
            <w:pPr>
              <w:spacing w:after="0"/>
              <w:rPr>
                <w:ins w:id="3471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3472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>Boolean</w:t>
              </w:r>
            </w:ins>
          </w:p>
        </w:tc>
        <w:tc>
          <w:tcPr>
            <w:tcW w:w="907" w:type="dxa"/>
          </w:tcPr>
          <w:p w14:paraId="3066303E" w14:textId="77777777" w:rsidR="006D584D" w:rsidRPr="00A91B43" w:rsidRDefault="006D584D">
            <w:pPr>
              <w:spacing w:after="0"/>
              <w:rPr>
                <w:ins w:id="3473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3474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851" w:type="dxa"/>
          </w:tcPr>
          <w:p w14:paraId="5B559110" w14:textId="77777777" w:rsidR="006D584D" w:rsidRPr="00A91B43" w:rsidRDefault="006D584D">
            <w:pPr>
              <w:spacing w:after="0"/>
              <w:rPr>
                <w:ins w:id="3475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  <w:ins w:id="3476" w:author="Irová Zuzana" w:date="2025-03-06T17:30:00Z" w16du:dateUtc="2025-03-06T16:30:00Z">
              <w:r w:rsidRPr="00A91B43"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6D584D" w:rsidRPr="00955C1D" w14:paraId="4657E99A" w14:textId="77777777">
        <w:trPr>
          <w:trHeight w:val="255"/>
          <w:ins w:id="3477" w:author="Irová Zuzana" w:date="2025-03-06T17:30:00Z"/>
        </w:trPr>
        <w:tc>
          <w:tcPr>
            <w:tcW w:w="907" w:type="dxa"/>
            <w:vMerge/>
          </w:tcPr>
          <w:p w14:paraId="48D77FB4" w14:textId="77777777" w:rsidR="006D584D" w:rsidRPr="00A91B43" w:rsidRDefault="006D584D">
            <w:pPr>
              <w:spacing w:after="0"/>
              <w:rPr>
                <w:ins w:id="3478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1" w:type="dxa"/>
            <w:noWrap/>
          </w:tcPr>
          <w:p w14:paraId="0E4B0093" w14:textId="77777777" w:rsidR="006D584D" w:rsidRPr="005F2FD2" w:rsidRDefault="006D584D">
            <w:pPr>
              <w:spacing w:after="0"/>
              <w:rPr>
                <w:ins w:id="3479" w:author="Irová Zuzana" w:date="2025-03-06T17:30:00Z" w16du:dateUtc="2025-03-06T16:30:00Z"/>
                <w:rFonts w:eastAsia="Times New Roman" w:cstheme="minorHAnsi"/>
                <w:sz w:val="18"/>
                <w:szCs w:val="18"/>
                <w:highlight w:val="yellow"/>
                <w:lang w:eastAsia="cs-CZ"/>
                <w:rPrChange w:id="3480" w:author="Irová Zuzana" w:date="2025-03-06T17:33:00Z" w16du:dateUtc="2025-03-06T16:33:00Z">
                  <w:rPr>
                    <w:ins w:id="3481" w:author="Irová Zuzana" w:date="2025-03-06T17:30:00Z" w16du:dateUtc="2025-03-06T16:30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3482" w:author="Irová Zuzana" w:date="2025-03-06T17:30:00Z" w16du:dateUtc="2025-03-06T16:30:00Z">
              <w:r w:rsidRPr="005F2FD2">
                <w:rPr>
                  <w:rFonts w:eastAsia="Times New Roman" w:cstheme="minorHAnsi"/>
                  <w:sz w:val="18"/>
                  <w:szCs w:val="18"/>
                  <w:highlight w:val="yellow"/>
                  <w:lang w:eastAsia="cs-CZ"/>
                  <w:rPrChange w:id="3483" w:author="Irová Zuzana" w:date="2025-03-06T17:33:00Z" w16du:dateUtc="2025-03-06T16:33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Currency (Měna)</w:t>
              </w:r>
            </w:ins>
          </w:p>
        </w:tc>
        <w:tc>
          <w:tcPr>
            <w:tcW w:w="3827" w:type="dxa"/>
          </w:tcPr>
          <w:p w14:paraId="6E61B542" w14:textId="17C0F0A7" w:rsidR="006D584D" w:rsidRPr="005F2FD2" w:rsidRDefault="006D584D">
            <w:pPr>
              <w:spacing w:after="0"/>
              <w:rPr>
                <w:ins w:id="3484" w:author="Irová Zuzana" w:date="2025-03-06T17:30:00Z" w16du:dateUtc="2025-03-06T16:30:00Z"/>
                <w:rFonts w:eastAsia="Times New Roman" w:cstheme="minorHAnsi"/>
                <w:sz w:val="18"/>
                <w:szCs w:val="18"/>
                <w:highlight w:val="yellow"/>
                <w:lang w:eastAsia="cs-CZ"/>
                <w:rPrChange w:id="3485" w:author="Irová Zuzana" w:date="2025-03-06T17:33:00Z" w16du:dateUtc="2025-03-06T16:33:00Z">
                  <w:rPr>
                    <w:ins w:id="3486" w:author="Irová Zuzana" w:date="2025-03-06T17:30:00Z" w16du:dateUtc="2025-03-06T16:30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3487" w:author="Irová Zuzana" w:date="2025-03-06T17:30:00Z" w16du:dateUtc="2025-03-06T16:30:00Z">
              <w:r w:rsidRPr="005F2FD2">
                <w:rPr>
                  <w:rFonts w:eastAsia="Times New Roman" w:cstheme="minorHAnsi"/>
                  <w:sz w:val="18"/>
                  <w:szCs w:val="18"/>
                  <w:highlight w:val="yellow"/>
                  <w:lang w:eastAsia="cs-CZ"/>
                  <w:rPrChange w:id="3488" w:author="Irová Zuzana" w:date="2025-03-06T17:33:00Z" w16du:dateUtc="2025-03-06T16:33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 xml:space="preserve">Podporovaná měna platby za použití </w:t>
              </w:r>
            </w:ins>
            <w:ins w:id="3489" w:author="Irová Zuzana" w:date="2025-03-06T17:32:00Z" w16du:dateUtc="2025-03-06T16:32:00Z">
              <w:r w:rsidR="005F2FD2" w:rsidRPr="005F2FD2">
                <w:rPr>
                  <w:rFonts w:eastAsia="Times New Roman" w:cstheme="minorHAnsi"/>
                  <w:sz w:val="18"/>
                  <w:szCs w:val="18"/>
                  <w:highlight w:val="yellow"/>
                  <w:lang w:eastAsia="cs-CZ"/>
                  <w:rPrChange w:id="3490" w:author="Irová Zuzana" w:date="2025-03-06T17:33:00Z" w16du:dateUtc="2025-03-06T16:33:00Z">
                    <w:rPr/>
                  </w:rPrChange>
                </w:rPr>
                <w:t>CorvusPay</w:t>
              </w:r>
              <w:r w:rsidR="005F2FD2" w:rsidRPr="005F2FD2">
                <w:rPr>
                  <w:rFonts w:eastAsia="Times New Roman" w:cstheme="minorHAnsi"/>
                  <w:sz w:val="18"/>
                  <w:szCs w:val="18"/>
                  <w:highlight w:val="yellow"/>
                  <w:lang w:eastAsia="cs-CZ"/>
                  <w:rPrChange w:id="3491" w:author="Irová Zuzana" w:date="2025-03-06T17:33:00Z" w16du:dateUtc="2025-03-06T16:33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 xml:space="preserve"> </w:t>
              </w:r>
            </w:ins>
            <w:ins w:id="3492" w:author="Irová Zuzana" w:date="2025-03-06T17:30:00Z" w16du:dateUtc="2025-03-06T16:30:00Z">
              <w:r w:rsidRPr="005F2FD2">
                <w:rPr>
                  <w:rFonts w:eastAsia="Times New Roman" w:cstheme="minorHAnsi"/>
                  <w:sz w:val="18"/>
                  <w:szCs w:val="18"/>
                  <w:highlight w:val="yellow"/>
                  <w:lang w:eastAsia="cs-CZ"/>
                  <w:rPrChange w:id="3493" w:author="Irová Zuzana" w:date="2025-03-06T17:33:00Z" w16du:dateUtc="2025-03-06T16:33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platební metody</w:t>
              </w:r>
            </w:ins>
          </w:p>
          <w:p w14:paraId="3573851C" w14:textId="77777777" w:rsidR="006D584D" w:rsidRPr="005F2FD2" w:rsidRDefault="006D584D">
            <w:pPr>
              <w:spacing w:after="0"/>
              <w:rPr>
                <w:ins w:id="3494" w:author="Irová Zuzana" w:date="2025-03-06T17:30:00Z" w16du:dateUtc="2025-03-06T16:30:00Z"/>
                <w:rFonts w:eastAsia="Times New Roman" w:cstheme="minorHAnsi"/>
                <w:sz w:val="18"/>
                <w:szCs w:val="18"/>
                <w:highlight w:val="yellow"/>
                <w:lang w:eastAsia="cs-CZ"/>
                <w:rPrChange w:id="3495" w:author="Irová Zuzana" w:date="2025-03-06T17:33:00Z" w16du:dateUtc="2025-03-06T16:33:00Z">
                  <w:rPr>
                    <w:ins w:id="3496" w:author="Irová Zuzana" w:date="2025-03-06T17:30:00Z" w16du:dateUtc="2025-03-06T16:30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3497" w:author="Irová Zuzana" w:date="2025-03-06T17:30:00Z" w16du:dateUtc="2025-03-06T16:30:00Z">
              <w:r w:rsidRPr="005F2FD2">
                <w:rPr>
                  <w:rFonts w:eastAsia="Times New Roman" w:cstheme="minorHAnsi"/>
                  <w:sz w:val="18"/>
                  <w:szCs w:val="18"/>
                  <w:highlight w:val="yellow"/>
                  <w:lang w:eastAsia="cs-CZ"/>
                  <w:rPrChange w:id="3498" w:author="Irová Zuzana" w:date="2025-03-06T17:33:00Z" w16du:dateUtc="2025-03-06T16:33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Může být EUR, CZK nebo všechny měny (hodnota null)</w:t>
              </w:r>
            </w:ins>
          </w:p>
        </w:tc>
        <w:tc>
          <w:tcPr>
            <w:tcW w:w="1134" w:type="dxa"/>
          </w:tcPr>
          <w:p w14:paraId="2BC65ED0" w14:textId="77777777" w:rsidR="006D584D" w:rsidRPr="005F2FD2" w:rsidRDefault="006D584D">
            <w:pPr>
              <w:spacing w:after="0"/>
              <w:rPr>
                <w:ins w:id="3499" w:author="Irová Zuzana" w:date="2025-03-06T17:30:00Z" w16du:dateUtc="2025-03-06T16:30:00Z"/>
                <w:rFonts w:eastAsia="Times New Roman" w:cstheme="minorHAnsi"/>
                <w:sz w:val="18"/>
                <w:szCs w:val="18"/>
                <w:highlight w:val="yellow"/>
                <w:lang w:eastAsia="cs-CZ"/>
                <w:rPrChange w:id="3500" w:author="Irová Zuzana" w:date="2025-03-06T17:33:00Z" w16du:dateUtc="2025-03-06T16:33:00Z">
                  <w:rPr>
                    <w:ins w:id="3501" w:author="Irová Zuzana" w:date="2025-03-06T17:30:00Z" w16du:dateUtc="2025-03-06T16:30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3502" w:author="Irová Zuzana" w:date="2025-03-06T17:30:00Z" w16du:dateUtc="2025-03-06T16:30:00Z">
              <w:r w:rsidRPr="005F2FD2">
                <w:rPr>
                  <w:rFonts w:cstheme="minorHAnsi"/>
                  <w:color w:val="000000"/>
                  <w:sz w:val="18"/>
                  <w:szCs w:val="18"/>
                  <w:highlight w:val="yellow"/>
                  <w:lang w:eastAsia="cs-CZ"/>
                  <w:rPrChange w:id="3503" w:author="Irová Zuzana" w:date="2025-03-06T17:33:00Z" w16du:dateUtc="2025-03-06T16:33:00Z">
                    <w:rPr>
                      <w:rFonts w:cstheme="minorHAnsi"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String</w:t>
              </w:r>
            </w:ins>
          </w:p>
        </w:tc>
        <w:tc>
          <w:tcPr>
            <w:tcW w:w="907" w:type="dxa"/>
          </w:tcPr>
          <w:p w14:paraId="74300AA8" w14:textId="77777777" w:rsidR="006D584D" w:rsidRPr="005F2FD2" w:rsidRDefault="006D584D">
            <w:pPr>
              <w:spacing w:after="0"/>
              <w:rPr>
                <w:ins w:id="3504" w:author="Irová Zuzana" w:date="2025-03-06T17:30:00Z" w16du:dateUtc="2025-03-06T16:30:00Z"/>
                <w:rFonts w:eastAsia="Times New Roman" w:cstheme="minorHAnsi"/>
                <w:sz w:val="18"/>
                <w:szCs w:val="18"/>
                <w:highlight w:val="yellow"/>
                <w:lang w:eastAsia="cs-CZ"/>
                <w:rPrChange w:id="3505" w:author="Irová Zuzana" w:date="2025-03-06T17:33:00Z" w16du:dateUtc="2025-03-06T16:33:00Z">
                  <w:rPr>
                    <w:ins w:id="3506" w:author="Irová Zuzana" w:date="2025-03-06T17:30:00Z" w16du:dateUtc="2025-03-06T16:30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3507" w:author="Irová Zuzana" w:date="2025-03-06T17:30:00Z" w16du:dateUtc="2025-03-06T16:30:00Z">
              <w:r w:rsidRPr="005F2FD2">
                <w:rPr>
                  <w:rFonts w:eastAsia="Times New Roman" w:cstheme="minorHAnsi"/>
                  <w:sz w:val="18"/>
                  <w:szCs w:val="18"/>
                  <w:highlight w:val="yellow"/>
                  <w:lang w:eastAsia="cs-CZ"/>
                  <w:rPrChange w:id="3508" w:author="Irová Zuzana" w:date="2025-03-06T17:33:00Z" w16du:dateUtc="2025-03-06T16:33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Ne</w:t>
              </w:r>
            </w:ins>
          </w:p>
        </w:tc>
        <w:tc>
          <w:tcPr>
            <w:tcW w:w="851" w:type="dxa"/>
          </w:tcPr>
          <w:p w14:paraId="7215B89A" w14:textId="77777777" w:rsidR="006D584D" w:rsidRPr="005F2FD2" w:rsidRDefault="006D584D">
            <w:pPr>
              <w:spacing w:after="0"/>
              <w:rPr>
                <w:ins w:id="3509" w:author="Irová Zuzana" w:date="2025-03-06T17:30:00Z" w16du:dateUtc="2025-03-06T16:30:00Z"/>
                <w:rFonts w:eastAsia="Times New Roman" w:cstheme="minorHAnsi"/>
                <w:sz w:val="18"/>
                <w:szCs w:val="18"/>
                <w:highlight w:val="yellow"/>
                <w:lang w:eastAsia="cs-CZ"/>
                <w:rPrChange w:id="3510" w:author="Irová Zuzana" w:date="2025-03-06T17:33:00Z" w16du:dateUtc="2025-03-06T16:33:00Z">
                  <w:rPr>
                    <w:ins w:id="3511" w:author="Irová Zuzana" w:date="2025-03-06T17:30:00Z" w16du:dateUtc="2025-03-06T16:30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3512" w:author="Irová Zuzana" w:date="2025-03-06T17:30:00Z" w16du:dateUtc="2025-03-06T16:30:00Z">
              <w:r w:rsidRPr="005F2FD2">
                <w:rPr>
                  <w:rFonts w:eastAsia="Times New Roman" w:cstheme="minorHAnsi"/>
                  <w:sz w:val="18"/>
                  <w:szCs w:val="18"/>
                  <w:highlight w:val="yellow"/>
                  <w:lang w:eastAsia="cs-CZ"/>
                  <w:rPrChange w:id="3513" w:author="Irová Zuzana" w:date="2025-03-06T17:33:00Z" w16du:dateUtc="2025-03-06T16:33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Ano</w:t>
              </w:r>
            </w:ins>
          </w:p>
        </w:tc>
      </w:tr>
      <w:tr w:rsidR="006D584D" w:rsidRPr="00955C1D" w14:paraId="6D060F4A" w14:textId="77777777">
        <w:trPr>
          <w:trHeight w:val="255"/>
          <w:ins w:id="3514" w:author="Irová Zuzana" w:date="2025-03-06T17:30:00Z"/>
        </w:trPr>
        <w:tc>
          <w:tcPr>
            <w:tcW w:w="907" w:type="dxa"/>
          </w:tcPr>
          <w:p w14:paraId="35A983F3" w14:textId="77777777" w:rsidR="006D584D" w:rsidRPr="00A91B43" w:rsidRDefault="006D584D">
            <w:pPr>
              <w:spacing w:after="0"/>
              <w:rPr>
                <w:ins w:id="3515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1" w:type="dxa"/>
            <w:noWrap/>
          </w:tcPr>
          <w:p w14:paraId="4337D44C" w14:textId="77777777" w:rsidR="006D584D" w:rsidRPr="00A91B43" w:rsidRDefault="006D584D">
            <w:pPr>
              <w:spacing w:after="0"/>
              <w:rPr>
                <w:ins w:id="3516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827" w:type="dxa"/>
          </w:tcPr>
          <w:p w14:paraId="4FD84B57" w14:textId="77777777" w:rsidR="006D584D" w:rsidRPr="00A91B43" w:rsidRDefault="006D584D">
            <w:pPr>
              <w:spacing w:after="0"/>
              <w:rPr>
                <w:ins w:id="3517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34" w:type="dxa"/>
          </w:tcPr>
          <w:p w14:paraId="37CF1961" w14:textId="77777777" w:rsidR="006D584D" w:rsidRPr="00A91B43" w:rsidRDefault="006D584D">
            <w:pPr>
              <w:spacing w:after="0"/>
              <w:rPr>
                <w:ins w:id="3518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07" w:type="dxa"/>
          </w:tcPr>
          <w:p w14:paraId="1F0D70BD" w14:textId="77777777" w:rsidR="006D584D" w:rsidRPr="00A91B43" w:rsidRDefault="006D584D">
            <w:pPr>
              <w:spacing w:after="0"/>
              <w:rPr>
                <w:ins w:id="3519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51" w:type="dxa"/>
          </w:tcPr>
          <w:p w14:paraId="61AAB59C" w14:textId="77777777" w:rsidR="006D584D" w:rsidRPr="00A91B43" w:rsidRDefault="006D584D">
            <w:pPr>
              <w:spacing w:after="0"/>
              <w:rPr>
                <w:ins w:id="3520" w:author="Irová Zuzana" w:date="2025-03-06T17:30:00Z" w16du:dateUtc="2025-03-06T16:3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1C85801F" w14:textId="77777777" w:rsidR="006D584D" w:rsidRPr="00955C1D" w:rsidRDefault="006D584D">
      <w:pPr>
        <w:pStyle w:val="NormalIndent"/>
        <w:rPr>
          <w:ins w:id="3521" w:author="Irová Zuzana" w:date="2025-03-06T17:30:00Z" w16du:dateUtc="2025-03-06T16:30:00Z"/>
          <w:lang w:eastAsia="cs-CZ"/>
        </w:rPr>
      </w:pPr>
    </w:p>
    <w:p w14:paraId="1F6C5BC1" w14:textId="77777777" w:rsidR="00EF76B9" w:rsidRPr="00375AB0" w:rsidRDefault="00EF76B9" w:rsidP="00EF76B9">
      <w:pPr>
        <w:pStyle w:val="Heading3"/>
        <w:spacing w:after="240" w:line="264" w:lineRule="auto"/>
        <w:rPr>
          <w:ins w:id="3522" w:author="Irova Zuzana" w:date="2025-03-28T18:45:00Z" w16du:dateUtc="2025-03-28T17:45:00Z"/>
          <w:rFonts w:hint="eastAsia"/>
          <w:noProof/>
          <w:highlight w:val="yellow"/>
          <w:lang w:val="en-US"/>
          <w:rPrChange w:id="3523" w:author="Irová Zuzana" w:date="2025-06-23T10:47:00Z" w16du:dateUtc="2025-06-23T08:47:00Z">
            <w:rPr>
              <w:ins w:id="3524" w:author="Irova Zuzana" w:date="2025-03-28T18:45:00Z" w16du:dateUtc="2025-03-28T17:45:00Z"/>
              <w:rFonts w:hint="eastAsia"/>
              <w:noProof/>
              <w:lang w:val="en-US"/>
            </w:rPr>
          </w:rPrChange>
        </w:rPr>
      </w:pPr>
      <w:bookmarkStart w:id="3525" w:name="_Toc143085939"/>
      <w:bookmarkStart w:id="3526" w:name="_Toc201568891"/>
      <w:ins w:id="3527" w:author="Irova Zuzana" w:date="2025-03-28T18:45:00Z" w16du:dateUtc="2025-03-28T17:45:00Z">
        <w:r w:rsidRPr="00375AB0">
          <w:rPr>
            <w:noProof/>
            <w:highlight w:val="yellow"/>
            <w:lang w:val="en-US"/>
            <w:rPrChange w:id="3528" w:author="Irová Zuzana" w:date="2025-06-23T10:47:00Z" w16du:dateUtc="2025-06-23T08:47:00Z">
              <w:rPr>
                <w:noProof/>
                <w:lang w:val="en-US"/>
              </w:rPr>
            </w:rPrChange>
          </w:rPr>
          <w:t>Card type (Typ karty)</w:t>
        </w:r>
        <w:bookmarkEnd w:id="3525"/>
        <w:bookmarkEnd w:id="3526"/>
      </w:ins>
    </w:p>
    <w:p w14:paraId="1B08CC43" w14:textId="71E1EFA1" w:rsidR="00EF76B9" w:rsidRPr="005725E3" w:rsidRDefault="00EF76B9">
      <w:pPr>
        <w:pStyle w:val="NormalIndent"/>
        <w:rPr>
          <w:ins w:id="3529" w:author="Irova Zuzana" w:date="2025-03-28T18:45:00Z" w16du:dateUtc="2025-03-28T17:45:00Z"/>
          <w:noProof/>
        </w:rPr>
      </w:pPr>
      <w:ins w:id="3530" w:author="Irova Zuzana" w:date="2025-03-28T18:45:00Z" w16du:dateUtc="2025-03-28T17:45:00Z">
        <w:r w:rsidRPr="005725E3">
          <w:rPr>
            <w:noProof/>
          </w:rPr>
          <w:t xml:space="preserve">Konfigurovatelný číselník typů karet použitých při online platbách kartou </w:t>
        </w:r>
        <w:r w:rsidR="00A96C7C">
          <w:rPr>
            <w:noProof/>
          </w:rPr>
          <w:t>přes CorvusPay platební bránu</w:t>
        </w:r>
      </w:ins>
    </w:p>
    <w:p w14:paraId="3B90F551" w14:textId="615B3478" w:rsidR="00EF76B9" w:rsidRPr="005725E3" w:rsidRDefault="00EF76B9">
      <w:pPr>
        <w:pStyle w:val="Caption"/>
        <w:rPr>
          <w:ins w:id="3531" w:author="Irova Zuzana" w:date="2025-03-28T18:45:00Z" w16du:dateUtc="2025-03-28T17:45:00Z"/>
          <w:noProof/>
        </w:rPr>
      </w:pPr>
      <w:ins w:id="3532" w:author="Irova Zuzana" w:date="2025-03-28T18:45:00Z" w16du:dateUtc="2025-03-28T17:45:00Z">
        <w:r w:rsidRPr="005725E3">
          <w:rPr>
            <w:noProof/>
          </w:rPr>
          <w:t xml:space="preserve">Tabulka </w:t>
        </w:r>
        <w:r w:rsidRPr="005725E3">
          <w:rPr>
            <w:noProof/>
          </w:rPr>
          <w:fldChar w:fldCharType="begin"/>
        </w:r>
        <w:r w:rsidRPr="005725E3">
          <w:rPr>
            <w:noProof/>
          </w:rPr>
          <w:instrText xml:space="preserve"> SEQ Tabulka \* ARABIC </w:instrText>
        </w:r>
        <w:r w:rsidRPr="005725E3">
          <w:rPr>
            <w:noProof/>
          </w:rPr>
          <w:fldChar w:fldCharType="separate"/>
        </w:r>
      </w:ins>
      <w:ins w:id="3533" w:author="Irová Zuzana" w:date="2025-04-11T11:23:00Z" w16du:dateUtc="2025-04-11T09:23:00Z">
        <w:r w:rsidR="001E11DC">
          <w:rPr>
            <w:noProof/>
          </w:rPr>
          <w:t>28</w:t>
        </w:r>
      </w:ins>
      <w:ins w:id="3534" w:author="Irova Zuzana" w:date="2025-03-28T18:45:00Z" w16du:dateUtc="2025-03-28T17:45:00Z">
        <w:del w:id="3535" w:author="Irová Zuzana" w:date="2025-04-11T11:12:00Z" w16du:dateUtc="2025-04-11T09:12:00Z">
          <w:r w:rsidRPr="005725E3" w:rsidDel="00745B0C">
            <w:rPr>
              <w:noProof/>
            </w:rPr>
            <w:delText>27</w:delText>
          </w:r>
        </w:del>
        <w:r w:rsidRPr="005725E3">
          <w:rPr>
            <w:noProof/>
          </w:rPr>
          <w:fldChar w:fldCharType="end"/>
        </w:r>
        <w:r w:rsidRPr="005725E3">
          <w:rPr>
            <w:noProof/>
          </w:rPr>
          <w:t>: Atributy Typu karty</w:t>
        </w:r>
      </w:ins>
    </w:p>
    <w:tbl>
      <w:tblPr>
        <w:tblW w:w="9214" w:type="dxa"/>
        <w:tblInd w:w="7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0"/>
        <w:gridCol w:w="1800"/>
        <w:gridCol w:w="3060"/>
        <w:gridCol w:w="1350"/>
        <w:gridCol w:w="1153"/>
        <w:gridCol w:w="851"/>
      </w:tblGrid>
      <w:tr w:rsidR="00EF76B9" w:rsidRPr="0098638C" w14:paraId="37885D8E" w14:textId="77777777">
        <w:trPr>
          <w:trHeight w:val="270"/>
          <w:ins w:id="3536" w:author="Irova Zuzana" w:date="2025-03-28T18:45:00Z"/>
        </w:trPr>
        <w:tc>
          <w:tcPr>
            <w:tcW w:w="10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31FE923" w14:textId="77777777" w:rsidR="00EF76B9" w:rsidRPr="007A782A" w:rsidRDefault="00EF76B9">
            <w:pPr>
              <w:spacing w:before="60" w:after="60"/>
              <w:rPr>
                <w:ins w:id="3537" w:author="Irova Zuzana" w:date="2025-03-28T18:45:00Z" w16du:dateUtc="2025-03-28T17:4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538" w:author="Irová Zuzana" w:date="2025-06-17T14:32:00Z" w16du:dateUtc="2025-06-17T12:32:00Z">
                  <w:rPr>
                    <w:ins w:id="3539" w:author="Irova Zuzana" w:date="2025-03-28T18:45:00Z" w16du:dateUtc="2025-03-28T17:45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540" w:author="Irova Zuzana" w:date="2025-03-28T18:45:00Z" w16du:dateUtc="2025-03-28T17:4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541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Typ atributu</w:t>
              </w:r>
            </w:ins>
          </w:p>
        </w:tc>
        <w:tc>
          <w:tcPr>
            <w:tcW w:w="18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3A3FACD8" w14:textId="77777777" w:rsidR="00EF76B9" w:rsidRPr="007A782A" w:rsidRDefault="00EF76B9">
            <w:pPr>
              <w:spacing w:before="60" w:after="60"/>
              <w:rPr>
                <w:ins w:id="3542" w:author="Irova Zuzana" w:date="2025-03-28T18:45:00Z" w16du:dateUtc="2025-03-28T17:4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543" w:author="Irová Zuzana" w:date="2025-06-17T14:32:00Z" w16du:dateUtc="2025-06-17T12:32:00Z">
                  <w:rPr>
                    <w:ins w:id="3544" w:author="Irova Zuzana" w:date="2025-03-28T18:45:00Z" w16du:dateUtc="2025-03-28T17:45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545" w:author="Irova Zuzana" w:date="2025-03-28T18:45:00Z" w16du:dateUtc="2025-03-28T17:4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546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Název atributu EN (CZ)</w:t>
              </w:r>
            </w:ins>
          </w:p>
        </w:tc>
        <w:tc>
          <w:tcPr>
            <w:tcW w:w="306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37D6BF19" w14:textId="77777777" w:rsidR="00EF76B9" w:rsidRPr="007A782A" w:rsidRDefault="00EF76B9">
            <w:pPr>
              <w:spacing w:before="60" w:after="60"/>
              <w:rPr>
                <w:ins w:id="3547" w:author="Irova Zuzana" w:date="2025-03-28T18:45:00Z" w16du:dateUtc="2025-03-28T17:4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548" w:author="Irová Zuzana" w:date="2025-06-17T14:32:00Z" w16du:dateUtc="2025-06-17T12:32:00Z">
                  <w:rPr>
                    <w:ins w:id="3549" w:author="Irova Zuzana" w:date="2025-03-28T18:45:00Z" w16du:dateUtc="2025-03-28T17:45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550" w:author="Irova Zuzana" w:date="2025-03-28T18:45:00Z" w16du:dateUtc="2025-03-28T17:4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551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Popis atributu</w:t>
              </w:r>
            </w:ins>
          </w:p>
          <w:p w14:paraId="446DF9C0" w14:textId="77777777" w:rsidR="00EF76B9" w:rsidRPr="007A782A" w:rsidRDefault="00EF76B9">
            <w:pPr>
              <w:spacing w:before="60" w:after="60"/>
              <w:rPr>
                <w:ins w:id="3552" w:author="Irova Zuzana" w:date="2025-03-28T18:45:00Z" w16du:dateUtc="2025-03-28T17:4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553" w:author="Irová Zuzana" w:date="2025-06-17T14:32:00Z" w16du:dateUtc="2025-06-17T12:32:00Z">
                  <w:rPr>
                    <w:ins w:id="3554" w:author="Irova Zuzana" w:date="2025-03-28T18:45:00Z" w16du:dateUtc="2025-03-28T17:45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555" w:author="Irova Zuzana" w:date="2025-03-28T18:45:00Z" w16du:dateUtc="2025-03-28T17:4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556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(hodnoty, pravidla, validace)</w:t>
              </w:r>
            </w:ins>
          </w:p>
        </w:tc>
        <w:tc>
          <w:tcPr>
            <w:tcW w:w="135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A130228" w14:textId="77777777" w:rsidR="00EF76B9" w:rsidRPr="007A782A" w:rsidRDefault="00EF76B9">
            <w:pPr>
              <w:spacing w:before="60" w:after="60"/>
              <w:rPr>
                <w:ins w:id="3557" w:author="Irova Zuzana" w:date="2025-03-28T18:45:00Z" w16du:dateUtc="2025-03-28T17:4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558" w:author="Irová Zuzana" w:date="2025-06-17T14:32:00Z" w16du:dateUtc="2025-06-17T12:32:00Z">
                  <w:rPr>
                    <w:ins w:id="3559" w:author="Irova Zuzana" w:date="2025-03-28T18:45:00Z" w16du:dateUtc="2025-03-28T17:45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560" w:author="Irova Zuzana" w:date="2025-03-28T18:45:00Z" w16du:dateUtc="2025-03-28T17:4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561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Datový typ</w:t>
              </w:r>
            </w:ins>
          </w:p>
        </w:tc>
        <w:tc>
          <w:tcPr>
            <w:tcW w:w="115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56469657" w14:textId="77777777" w:rsidR="00EF76B9" w:rsidRPr="007A782A" w:rsidRDefault="00EF76B9">
            <w:pPr>
              <w:spacing w:before="60" w:after="60"/>
              <w:rPr>
                <w:ins w:id="3562" w:author="Irova Zuzana" w:date="2025-03-28T18:45:00Z" w16du:dateUtc="2025-03-28T17:4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563" w:author="Irová Zuzana" w:date="2025-06-17T14:32:00Z" w16du:dateUtc="2025-06-17T12:32:00Z">
                  <w:rPr>
                    <w:ins w:id="3564" w:author="Irova Zuzana" w:date="2025-03-28T18:45:00Z" w16du:dateUtc="2025-03-28T17:45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565" w:author="Irova Zuzana" w:date="2025-03-28T18:45:00Z" w16du:dateUtc="2025-03-28T17:4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566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Povinný</w:t>
              </w:r>
            </w:ins>
          </w:p>
          <w:p w14:paraId="6D027154" w14:textId="77777777" w:rsidR="00EF76B9" w:rsidRPr="007A782A" w:rsidRDefault="00EF76B9">
            <w:pPr>
              <w:spacing w:before="60" w:after="60"/>
              <w:rPr>
                <w:ins w:id="3567" w:author="Irova Zuzana" w:date="2025-03-28T18:45:00Z" w16du:dateUtc="2025-03-28T17:4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568" w:author="Irová Zuzana" w:date="2025-06-17T14:32:00Z" w16du:dateUtc="2025-06-17T12:32:00Z">
                  <w:rPr>
                    <w:ins w:id="3569" w:author="Irova Zuzana" w:date="2025-03-28T18:45:00Z" w16du:dateUtc="2025-03-28T17:45:00Z"/>
                    <w:rFonts w:ascii="Book Antiqua" w:eastAsia="Times New Roman" w:hAnsi="Book Antiqua" w:cs="Arial"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570" w:author="Irova Zuzana" w:date="2025-03-28T18:45:00Z" w16du:dateUtc="2025-03-28T17:4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571" w:author="Irová Zuzana" w:date="2025-06-17T14:32:00Z" w16du:dateUtc="2025-06-17T12:32:00Z">
                    <w:rPr>
                      <w:rFonts w:ascii="Book Antiqua" w:eastAsia="Times New Roman" w:hAnsi="Book Antiqua" w:cs="Arial"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Ano/Ne</w:t>
              </w:r>
            </w:ins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1C288AC" w14:textId="77777777" w:rsidR="00EF76B9" w:rsidRPr="007A782A" w:rsidRDefault="00EF76B9">
            <w:pPr>
              <w:spacing w:before="60" w:after="60"/>
              <w:rPr>
                <w:ins w:id="3572" w:author="Irova Zuzana" w:date="2025-03-28T18:45:00Z" w16du:dateUtc="2025-03-28T17:4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573" w:author="Irová Zuzana" w:date="2025-06-17T14:32:00Z" w16du:dateUtc="2025-06-17T12:32:00Z">
                  <w:rPr>
                    <w:ins w:id="3574" w:author="Irova Zuzana" w:date="2025-03-28T18:45:00Z" w16du:dateUtc="2025-03-28T17:45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575" w:author="Irova Zuzana" w:date="2025-03-28T18:45:00Z" w16du:dateUtc="2025-03-28T17:4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576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Měnit.</w:t>
              </w:r>
            </w:ins>
          </w:p>
          <w:p w14:paraId="6F01EA59" w14:textId="77777777" w:rsidR="00EF76B9" w:rsidRPr="007A782A" w:rsidRDefault="00EF76B9">
            <w:pPr>
              <w:spacing w:before="60" w:after="60"/>
              <w:rPr>
                <w:ins w:id="3577" w:author="Irova Zuzana" w:date="2025-03-28T18:45:00Z" w16du:dateUtc="2025-03-28T17:4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578" w:author="Irová Zuzana" w:date="2025-06-17T14:32:00Z" w16du:dateUtc="2025-06-17T12:32:00Z">
                  <w:rPr>
                    <w:ins w:id="3579" w:author="Irova Zuzana" w:date="2025-03-28T18:45:00Z" w16du:dateUtc="2025-03-28T17:45:00Z"/>
                    <w:rFonts w:ascii="Book Antiqua" w:eastAsia="Times New Roman" w:hAnsi="Book Antiqua" w:cs="Arial"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580" w:author="Irova Zuzana" w:date="2025-03-28T18:45:00Z" w16du:dateUtc="2025-03-28T17:4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581" w:author="Irová Zuzana" w:date="2025-06-17T14:32:00Z" w16du:dateUtc="2025-06-17T12:32:00Z">
                    <w:rPr>
                      <w:rFonts w:ascii="Book Antiqua" w:eastAsia="Times New Roman" w:hAnsi="Book Antiqua" w:cs="Arial"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Ano/Ne</w:t>
              </w:r>
            </w:ins>
          </w:p>
        </w:tc>
      </w:tr>
      <w:tr w:rsidR="00EF76B9" w:rsidRPr="0098638C" w14:paraId="4C3579CD" w14:textId="77777777">
        <w:trPr>
          <w:trHeight w:val="255"/>
          <w:ins w:id="3582" w:author="Irova Zuzana" w:date="2025-03-28T18:45:00Z"/>
        </w:trPr>
        <w:tc>
          <w:tcPr>
            <w:tcW w:w="1000" w:type="dxa"/>
            <w:tcBorders>
              <w:top w:val="single" w:sz="8" w:space="0" w:color="auto"/>
            </w:tcBorders>
          </w:tcPr>
          <w:p w14:paraId="0579E8EE" w14:textId="77777777" w:rsidR="00EF76B9" w:rsidRPr="007A782A" w:rsidRDefault="00EF76B9">
            <w:pPr>
              <w:spacing w:after="0"/>
              <w:rPr>
                <w:ins w:id="3583" w:author="Irova Zuzana" w:date="2025-03-28T18:45:00Z" w16du:dateUtc="2025-03-28T17:45:00Z"/>
                <w:rFonts w:eastAsia="Times New Roman" w:cstheme="minorHAnsi"/>
                <w:sz w:val="18"/>
                <w:szCs w:val="18"/>
                <w:lang w:eastAsia="cs-CZ"/>
                <w:rPrChange w:id="3584" w:author="Irová Zuzana" w:date="2025-06-17T14:32:00Z" w16du:dateUtc="2025-06-17T12:32:00Z">
                  <w:rPr>
                    <w:ins w:id="3585" w:author="Irova Zuzana" w:date="2025-03-28T18:45:00Z" w16du:dateUtc="2025-03-28T17:45:00Z"/>
                    <w:rFonts w:ascii="Book Antiqua" w:eastAsia="Times New Roman" w:hAnsi="Book Antiqua" w:cs="Arial"/>
                    <w:noProof/>
                    <w:szCs w:val="20"/>
                    <w:lang w:val="en-US"/>
                  </w:rPr>
                </w:rPrChange>
              </w:rPr>
            </w:pPr>
            <w:ins w:id="3586" w:author="Irova Zuzana" w:date="2025-03-28T18:45:00Z" w16du:dateUtc="2025-03-28T17:4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587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Identif.:</w:t>
              </w:r>
            </w:ins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30E9ABDB" w14:textId="77777777" w:rsidR="00EF76B9" w:rsidRPr="007A782A" w:rsidRDefault="00EF76B9">
            <w:pPr>
              <w:spacing w:after="0"/>
              <w:rPr>
                <w:ins w:id="3588" w:author="Irova Zuzana" w:date="2025-03-28T18:45:00Z" w16du:dateUtc="2025-03-28T17:45:00Z"/>
                <w:rFonts w:eastAsia="Times New Roman" w:cstheme="minorHAnsi"/>
                <w:sz w:val="18"/>
                <w:szCs w:val="18"/>
                <w:lang w:eastAsia="cs-CZ"/>
                <w:rPrChange w:id="3589" w:author="Irová Zuzana" w:date="2025-06-17T14:32:00Z" w16du:dateUtc="2025-06-17T12:32:00Z">
                  <w:rPr>
                    <w:ins w:id="3590" w:author="Irova Zuzana" w:date="2025-03-28T18:45:00Z" w16du:dateUtc="2025-03-28T17:4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591" w:author="Irova Zuzana" w:date="2025-03-28T18:45:00Z" w16du:dateUtc="2025-03-28T17:4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592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Code (Kód)</w:t>
              </w:r>
            </w:ins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0F72CFA5" w14:textId="1D6B7C38" w:rsidR="00EF76B9" w:rsidRPr="007A782A" w:rsidRDefault="00EF76B9">
            <w:pPr>
              <w:spacing w:after="0"/>
              <w:rPr>
                <w:ins w:id="3593" w:author="Irova Zuzana" w:date="2025-03-28T18:45:00Z" w16du:dateUtc="2025-03-28T17:45:00Z"/>
                <w:rFonts w:eastAsia="Times New Roman" w:cstheme="minorBidi"/>
                <w:sz w:val="18"/>
                <w:szCs w:val="18"/>
                <w:lang w:val="pl-PL" w:eastAsia="cs-CZ"/>
                <w:rPrChange w:id="3594" w:author="Irová Zuzana" w:date="2025-06-17T14:32:00Z" w16du:dateUtc="2025-06-17T12:32:00Z">
                  <w:rPr>
                    <w:ins w:id="3595" w:author="Irova Zuzana" w:date="2025-03-28T18:45:00Z" w16du:dateUtc="2025-03-28T17:4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596" w:author="Irova Zuzana" w:date="2025-03-28T18:45:00Z" w16du:dateUtc="2025-03-28T17:45:00Z">
              <w:r w:rsidRPr="0609283A">
                <w:rPr>
                  <w:rFonts w:eastAsia="Times New Roman" w:cstheme="minorBidi"/>
                  <w:sz w:val="18"/>
                  <w:szCs w:val="18"/>
                  <w:lang w:val="pl-PL" w:eastAsia="cs-CZ"/>
                  <w:rPrChange w:id="3597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Kód na v</w:t>
              </w:r>
            </w:ins>
            <w:ins w:id="3598" w:author="Irová Zuzana" w:date="2025-06-17T11:12:00Z" w16du:dateUtc="2025-06-17T09:12:00Z">
              <w:r w:rsidR="003971C8" w:rsidRPr="0609283A">
                <w:rPr>
                  <w:rFonts w:eastAsia="Times New Roman" w:cstheme="minorBidi"/>
                  <w:sz w:val="18"/>
                  <w:szCs w:val="18"/>
                  <w:lang w:val="pl-PL" w:eastAsia="cs-CZ"/>
                  <w:rPrChange w:id="3599" w:author="Irová Zuzana" w:date="2025-06-17T14:32:00Z" w16du:dateUtc="2025-06-17T12:32:00Z">
                    <w:rPr>
                      <w:rFonts w:ascii="Book Antiqua" w:eastAsia="Times New Roman" w:hAnsi="Book Antiqua" w:cs="Arial"/>
                      <w:szCs w:val="20"/>
                      <w:lang w:val="pl-PL" w:eastAsia="cs-CZ"/>
                    </w:rPr>
                  </w:rPrChange>
                </w:rPr>
                <w:t>ý</w:t>
              </w:r>
            </w:ins>
            <w:ins w:id="3600" w:author="Irova Zuzana" w:date="2025-03-28T18:45:00Z" w16du:dateUtc="2025-03-28T17:45:00Z">
              <w:r w:rsidRPr="0609283A">
                <w:rPr>
                  <w:rFonts w:eastAsia="Times New Roman" w:cstheme="minorBidi"/>
                  <w:sz w:val="18"/>
                  <w:szCs w:val="18"/>
                  <w:lang w:val="pl-PL" w:eastAsia="cs-CZ"/>
                  <w:rPrChange w:id="3601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stupu z </w:t>
              </w:r>
            </w:ins>
            <w:ins w:id="3602" w:author="Irova Zuzana" w:date="2025-03-28T18:46:00Z" w16du:dateUtc="2025-03-28T17:46:00Z">
              <w:r w:rsidR="00A96C7C" w:rsidRPr="0609283A">
                <w:rPr>
                  <w:rFonts w:eastAsia="Times New Roman" w:cstheme="minorBidi"/>
                  <w:sz w:val="18"/>
                  <w:szCs w:val="18"/>
                  <w:lang w:val="pl-PL" w:eastAsia="cs-CZ"/>
                  <w:rPrChange w:id="3603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platební brány</w:t>
              </w:r>
            </w:ins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4294B3AD" w14:textId="33D0490D" w:rsidR="00EF76B9" w:rsidRPr="007A782A" w:rsidRDefault="00A96C7C">
            <w:pPr>
              <w:spacing w:after="0"/>
              <w:rPr>
                <w:ins w:id="3604" w:author="Irova Zuzana" w:date="2025-03-28T18:45:00Z" w16du:dateUtc="2025-03-28T17:45:00Z"/>
                <w:rFonts w:eastAsia="Times New Roman" w:cstheme="minorHAnsi"/>
                <w:sz w:val="18"/>
                <w:szCs w:val="18"/>
                <w:lang w:eastAsia="cs-CZ"/>
                <w:rPrChange w:id="3605" w:author="Irová Zuzana" w:date="2025-06-17T14:32:00Z" w16du:dateUtc="2025-06-17T12:32:00Z">
                  <w:rPr>
                    <w:ins w:id="3606" w:author="Irova Zuzana" w:date="2025-03-28T18:45:00Z" w16du:dateUtc="2025-03-28T17:4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607" w:author="Irova Zuzana" w:date="2025-03-28T18:46:00Z" w16du:dateUtc="2025-03-28T17:46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608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String</w:t>
              </w:r>
            </w:ins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5DBDB94E" w14:textId="77777777" w:rsidR="00EF76B9" w:rsidRPr="007A782A" w:rsidRDefault="00EF76B9">
            <w:pPr>
              <w:spacing w:after="0"/>
              <w:rPr>
                <w:ins w:id="3609" w:author="Irova Zuzana" w:date="2025-03-28T18:45:00Z" w16du:dateUtc="2025-03-28T17:45:00Z"/>
                <w:rFonts w:eastAsia="Times New Roman" w:cstheme="minorHAnsi"/>
                <w:sz w:val="18"/>
                <w:szCs w:val="18"/>
                <w:lang w:eastAsia="cs-CZ"/>
                <w:rPrChange w:id="3610" w:author="Irová Zuzana" w:date="2025-06-17T14:32:00Z" w16du:dateUtc="2025-06-17T12:32:00Z">
                  <w:rPr>
                    <w:ins w:id="3611" w:author="Irova Zuzana" w:date="2025-03-28T18:45:00Z" w16du:dateUtc="2025-03-28T17:4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612" w:author="Irova Zuzana" w:date="2025-03-28T18:45:00Z" w16du:dateUtc="2025-03-28T17:4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613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Ano</w:t>
              </w:r>
            </w:ins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527ACDC9" w14:textId="77777777" w:rsidR="00EF76B9" w:rsidRPr="007A782A" w:rsidRDefault="00EF76B9">
            <w:pPr>
              <w:spacing w:after="0"/>
              <w:rPr>
                <w:ins w:id="3614" w:author="Irova Zuzana" w:date="2025-03-28T18:45:00Z" w16du:dateUtc="2025-03-28T17:45:00Z"/>
                <w:rFonts w:eastAsia="Times New Roman" w:cstheme="minorHAnsi"/>
                <w:sz w:val="18"/>
                <w:szCs w:val="18"/>
                <w:lang w:eastAsia="cs-CZ"/>
                <w:rPrChange w:id="3615" w:author="Irová Zuzana" w:date="2025-06-17T14:32:00Z" w16du:dateUtc="2025-06-17T12:32:00Z">
                  <w:rPr>
                    <w:ins w:id="3616" w:author="Irova Zuzana" w:date="2025-03-28T18:45:00Z" w16du:dateUtc="2025-03-28T17:4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617" w:author="Irova Zuzana" w:date="2025-03-28T18:45:00Z" w16du:dateUtc="2025-03-28T17:4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618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Ano</w:t>
              </w:r>
            </w:ins>
          </w:p>
        </w:tc>
      </w:tr>
      <w:tr w:rsidR="00BA0737" w:rsidRPr="0098638C" w14:paraId="0BDA963A" w14:textId="77777777">
        <w:trPr>
          <w:trHeight w:val="255"/>
          <w:ins w:id="3619" w:author="Irova Zuzana" w:date="2025-03-28T18:46:00Z"/>
        </w:trPr>
        <w:tc>
          <w:tcPr>
            <w:tcW w:w="1000" w:type="dxa"/>
            <w:tcBorders>
              <w:top w:val="single" w:sz="8" w:space="0" w:color="auto"/>
            </w:tcBorders>
          </w:tcPr>
          <w:p w14:paraId="058274CE" w14:textId="3D17E5AC" w:rsidR="00BA0737" w:rsidRPr="007A782A" w:rsidRDefault="00BA0737">
            <w:pPr>
              <w:spacing w:after="0"/>
              <w:rPr>
                <w:ins w:id="3620" w:author="Irova Zuzana" w:date="2025-03-28T18:46:00Z" w16du:dateUtc="2025-03-28T17:46:00Z"/>
                <w:rFonts w:eastAsia="Times New Roman" w:cstheme="minorHAnsi"/>
                <w:sz w:val="18"/>
                <w:szCs w:val="18"/>
                <w:lang w:eastAsia="cs-CZ"/>
                <w:rPrChange w:id="3621" w:author="Irová Zuzana" w:date="2025-06-17T14:32:00Z" w16du:dateUtc="2025-06-17T12:32:00Z">
                  <w:rPr>
                    <w:ins w:id="3622" w:author="Irova Zuzana" w:date="2025-03-28T18:46:00Z" w16du:dateUtc="2025-03-28T17:46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623" w:author="Irova Zuzana" w:date="2025-03-28T18:47:00Z" w16du:dateUtc="2025-03-28T17:47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</w:rPr>
                <w:t>Klasif.:</w:t>
              </w:r>
            </w:ins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8C7AFF1" w14:textId="5AA63122" w:rsidR="00BA0737" w:rsidRPr="007A782A" w:rsidRDefault="00BA0737">
            <w:pPr>
              <w:spacing w:after="0"/>
              <w:rPr>
                <w:ins w:id="3624" w:author="Irova Zuzana" w:date="2025-03-28T18:46:00Z" w16du:dateUtc="2025-03-28T17:46:00Z"/>
                <w:rFonts w:eastAsia="Times New Roman" w:cstheme="minorHAnsi"/>
                <w:sz w:val="18"/>
                <w:szCs w:val="18"/>
                <w:lang w:eastAsia="cs-CZ"/>
                <w:rPrChange w:id="3625" w:author="Irová Zuzana" w:date="2025-06-17T14:32:00Z" w16du:dateUtc="2025-06-17T12:32:00Z">
                  <w:rPr>
                    <w:ins w:id="3626" w:author="Irova Zuzana" w:date="2025-03-28T18:46:00Z" w16du:dateUtc="2025-03-28T17:46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627" w:author="Irova Zuzana" w:date="2025-03-28T18:47:00Z" w16du:dateUtc="2025-03-28T17:47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628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Card type (Typ karty)</w:t>
              </w:r>
            </w:ins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5CE5911D" w14:textId="77777777" w:rsidR="00BA0737" w:rsidRPr="007A782A" w:rsidRDefault="00BA0737">
            <w:pPr>
              <w:spacing w:after="0"/>
              <w:rPr>
                <w:ins w:id="3629" w:author="Irova Zuzana" w:date="2025-03-28T18:47:00Z" w16du:dateUtc="2025-03-28T17:47:00Z"/>
                <w:rFonts w:eastAsia="Times New Roman" w:cstheme="minorHAnsi"/>
                <w:sz w:val="18"/>
                <w:szCs w:val="18"/>
                <w:lang w:eastAsia="cs-CZ"/>
                <w:rPrChange w:id="3630" w:author="Irová Zuzana" w:date="2025-06-17T14:32:00Z" w16du:dateUtc="2025-06-17T12:32:00Z">
                  <w:rPr>
                    <w:ins w:id="3631" w:author="Irova Zuzana" w:date="2025-03-28T18:47:00Z" w16du:dateUtc="2025-03-28T17:47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632" w:author="Irova Zuzana" w:date="2025-03-28T18:47:00Z" w16du:dateUtc="2025-03-28T17:47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633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Typ karty.</w:t>
              </w:r>
            </w:ins>
          </w:p>
          <w:p w14:paraId="5C69A9E6" w14:textId="77777777" w:rsidR="00BA0737" w:rsidRPr="007A782A" w:rsidRDefault="00BA0737">
            <w:pPr>
              <w:spacing w:after="0"/>
              <w:rPr>
                <w:ins w:id="3634" w:author="Irova Zuzana" w:date="2025-03-28T18:47:00Z" w16du:dateUtc="2025-03-28T17:47:00Z"/>
                <w:rFonts w:eastAsia="Times New Roman" w:cstheme="minorBidi"/>
                <w:sz w:val="18"/>
                <w:szCs w:val="18"/>
                <w:lang w:val="pl-PL" w:eastAsia="cs-CZ"/>
                <w:rPrChange w:id="3635" w:author="Irová Zuzana" w:date="2025-06-17T14:32:00Z" w16du:dateUtc="2025-06-17T12:32:00Z">
                  <w:rPr>
                    <w:ins w:id="3636" w:author="Irova Zuzana" w:date="2025-03-28T18:47:00Z" w16du:dateUtc="2025-03-28T17:47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637" w:author="Irova Zuzana" w:date="2025-03-28T18:47:00Z" w16du:dateUtc="2025-03-28T17:47:00Z">
              <w:r w:rsidRPr="0609283A">
                <w:rPr>
                  <w:rFonts w:eastAsia="Times New Roman" w:cstheme="minorBidi"/>
                  <w:sz w:val="18"/>
                  <w:szCs w:val="18"/>
                  <w:lang w:val="pl-PL" w:eastAsia="cs-CZ"/>
                  <w:rPrChange w:id="3638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Možné hodnoty:</w:t>
              </w:r>
            </w:ins>
          </w:p>
          <w:p w14:paraId="4D5D62D5" w14:textId="0B097A8B" w:rsidR="00BA0737" w:rsidRPr="007A782A" w:rsidRDefault="00C81E29">
            <w:pPr>
              <w:spacing w:after="0"/>
              <w:rPr>
                <w:ins w:id="3639" w:author="Irova Zuzana" w:date="2025-03-28T18:47:00Z" w16du:dateUtc="2025-03-28T17:47:00Z"/>
                <w:rFonts w:eastAsia="Times New Roman" w:cstheme="minorBidi"/>
                <w:sz w:val="18"/>
                <w:szCs w:val="18"/>
                <w:lang w:val="pl-PL" w:eastAsia="cs-CZ"/>
                <w:rPrChange w:id="3640" w:author="Irová Zuzana" w:date="2025-06-17T14:32:00Z" w16du:dateUtc="2025-06-17T12:32:00Z">
                  <w:rPr>
                    <w:ins w:id="3641" w:author="Irova Zuzana" w:date="2025-03-28T18:47:00Z" w16du:dateUtc="2025-03-28T17:47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642" w:author="Irova Zuzana" w:date="2025-03-28T18:50:00Z" w16du:dateUtc="2025-03-28T17:50:00Z">
              <w:r w:rsidRPr="0609283A">
                <w:rPr>
                  <w:rFonts w:eastAsia="Times New Roman" w:cstheme="minorBidi"/>
                  <w:sz w:val="18"/>
                  <w:szCs w:val="18"/>
                  <w:lang w:val="pl-PL" w:eastAsia="cs-CZ"/>
                  <w:rPrChange w:id="3643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Bank</w:t>
              </w:r>
            </w:ins>
            <w:ins w:id="3644" w:author="Irova Zuzana" w:date="2025-03-28T18:48:00Z" w16du:dateUtc="2025-03-28T17:48:00Z">
              <w:r w:rsidR="0071658D" w:rsidRPr="0609283A">
                <w:rPr>
                  <w:rFonts w:eastAsia="Times New Roman" w:cstheme="minorBidi"/>
                  <w:sz w:val="18"/>
                  <w:szCs w:val="18"/>
                  <w:lang w:val="pl-PL" w:eastAsia="cs-CZ"/>
                  <w:rPrChange w:id="3645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 xml:space="preserve"> card (</w:t>
              </w:r>
            </w:ins>
            <w:ins w:id="3646" w:author="Irova Zuzana" w:date="2025-03-28T18:47:00Z" w16du:dateUtc="2025-03-28T17:47:00Z">
              <w:r w:rsidR="00BA0737" w:rsidRPr="0609283A">
                <w:rPr>
                  <w:rFonts w:eastAsia="Times New Roman" w:cstheme="minorBidi"/>
                  <w:sz w:val="18"/>
                  <w:szCs w:val="18"/>
                  <w:lang w:val="pl-PL" w:eastAsia="cs-CZ"/>
                  <w:rPrChange w:id="3647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Platební karta</w:t>
              </w:r>
            </w:ins>
            <w:ins w:id="3648" w:author="Irova Zuzana" w:date="2025-03-28T18:48:00Z" w16du:dateUtc="2025-03-28T17:48:00Z">
              <w:r w:rsidR="0071658D" w:rsidRPr="0609283A">
                <w:rPr>
                  <w:rFonts w:eastAsia="Times New Roman" w:cstheme="minorBidi"/>
                  <w:sz w:val="18"/>
                  <w:szCs w:val="18"/>
                  <w:lang w:val="pl-PL" w:eastAsia="cs-CZ"/>
                  <w:rPrChange w:id="3649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),</w:t>
              </w:r>
            </w:ins>
          </w:p>
          <w:p w14:paraId="1FB597BB" w14:textId="75CF3225" w:rsidR="00BA0737" w:rsidRPr="007A782A" w:rsidRDefault="00DC10CE">
            <w:pPr>
              <w:spacing w:after="0"/>
              <w:rPr>
                <w:ins w:id="3650" w:author="Irova Zuzana" w:date="2025-03-28T18:46:00Z" w16du:dateUtc="2025-03-28T17:46:00Z"/>
                <w:rFonts w:eastAsia="Times New Roman" w:cstheme="minorHAnsi"/>
                <w:sz w:val="18"/>
                <w:szCs w:val="18"/>
                <w:lang w:eastAsia="cs-CZ"/>
                <w:rPrChange w:id="3651" w:author="Irová Zuzana" w:date="2025-06-17T14:32:00Z" w16du:dateUtc="2025-06-17T12:32:00Z">
                  <w:rPr>
                    <w:ins w:id="3652" w:author="Irova Zuzana" w:date="2025-03-28T18:46:00Z" w16du:dateUtc="2025-03-28T17:46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653" w:author="Irova Zuzana" w:date="2025-03-28T18:48:00Z" w16du:dateUtc="2025-03-28T17:48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654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Fleet</w:t>
              </w:r>
              <w:r w:rsidR="0071658D"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655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 xml:space="preserve"> card (T</w:t>
              </w:r>
            </w:ins>
            <w:ins w:id="3656" w:author="Irova Zuzana" w:date="2025-03-28T18:47:00Z" w16du:dateUtc="2025-03-28T17:47:00Z">
              <w:r w:rsidR="00BA0737"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657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ankovací karta</w:t>
              </w:r>
            </w:ins>
            <w:ins w:id="3658" w:author="Irova Zuzana" w:date="2025-03-28T18:48:00Z" w16du:dateUtc="2025-03-28T17:48:00Z">
              <w:r w:rsidR="0071658D"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659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)</w:t>
              </w:r>
            </w:ins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148A990F" w14:textId="307100D7" w:rsidR="00BA0737" w:rsidRPr="007A782A" w:rsidRDefault="00DC10CE">
            <w:pPr>
              <w:spacing w:after="0"/>
              <w:rPr>
                <w:ins w:id="3660" w:author="Irova Zuzana" w:date="2025-03-28T18:46:00Z" w16du:dateUtc="2025-03-28T17:46:00Z"/>
                <w:rFonts w:eastAsia="Times New Roman" w:cstheme="minorHAnsi"/>
                <w:sz w:val="18"/>
                <w:szCs w:val="18"/>
                <w:lang w:eastAsia="cs-CZ"/>
                <w:rPrChange w:id="3661" w:author="Irová Zuzana" w:date="2025-06-17T14:32:00Z" w16du:dateUtc="2025-06-17T12:32:00Z">
                  <w:rPr>
                    <w:ins w:id="3662" w:author="Irova Zuzana" w:date="2025-03-28T18:46:00Z" w16du:dateUtc="2025-03-28T17:46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663" w:author="Irova Zuzana" w:date="2025-03-28T18:48:00Z" w16du:dateUtc="2025-03-28T17:48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664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En</w:t>
              </w:r>
            </w:ins>
            <w:ins w:id="3665" w:author="Irova Zuzana" w:date="2025-03-28T18:49:00Z" w16du:dateUtc="2025-03-28T17:49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666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um</w:t>
              </w:r>
            </w:ins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241E89CD" w14:textId="3D1DDC26" w:rsidR="00BA0737" w:rsidRPr="007A782A" w:rsidRDefault="00DC10CE">
            <w:pPr>
              <w:spacing w:after="0"/>
              <w:rPr>
                <w:ins w:id="3667" w:author="Irova Zuzana" w:date="2025-03-28T18:46:00Z" w16du:dateUtc="2025-03-28T17:46:00Z"/>
                <w:rFonts w:eastAsia="Times New Roman" w:cstheme="minorHAnsi"/>
                <w:sz w:val="18"/>
                <w:szCs w:val="18"/>
                <w:lang w:eastAsia="cs-CZ"/>
                <w:rPrChange w:id="3668" w:author="Irová Zuzana" w:date="2025-06-17T14:32:00Z" w16du:dateUtc="2025-06-17T12:32:00Z">
                  <w:rPr>
                    <w:ins w:id="3669" w:author="Irova Zuzana" w:date="2025-03-28T18:46:00Z" w16du:dateUtc="2025-03-28T17:46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670" w:author="Irova Zuzana" w:date="2025-03-28T18:49:00Z" w16du:dateUtc="2025-03-28T17:49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671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Ano</w:t>
              </w:r>
            </w:ins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42993D89" w14:textId="7C92BB56" w:rsidR="00BA0737" w:rsidRPr="007A782A" w:rsidRDefault="00DC10CE">
            <w:pPr>
              <w:spacing w:after="0"/>
              <w:rPr>
                <w:ins w:id="3672" w:author="Irova Zuzana" w:date="2025-03-28T18:46:00Z" w16du:dateUtc="2025-03-28T17:46:00Z"/>
                <w:rFonts w:eastAsia="Times New Roman" w:cstheme="minorHAnsi"/>
                <w:sz w:val="18"/>
                <w:szCs w:val="18"/>
                <w:lang w:eastAsia="cs-CZ"/>
                <w:rPrChange w:id="3673" w:author="Irová Zuzana" w:date="2025-06-17T14:32:00Z" w16du:dateUtc="2025-06-17T12:32:00Z">
                  <w:rPr>
                    <w:ins w:id="3674" w:author="Irova Zuzana" w:date="2025-03-28T18:46:00Z" w16du:dateUtc="2025-03-28T17:46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675" w:author="Irova Zuzana" w:date="2025-03-28T18:49:00Z" w16du:dateUtc="2025-03-28T17:49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676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Ano</w:t>
              </w:r>
            </w:ins>
          </w:p>
        </w:tc>
      </w:tr>
      <w:tr w:rsidR="00EF76B9" w:rsidRPr="0098638C" w14:paraId="56F3024D" w14:textId="77777777">
        <w:trPr>
          <w:trHeight w:val="255"/>
          <w:ins w:id="3677" w:author="Irova Zuzana" w:date="2025-03-28T18:45:00Z"/>
        </w:trPr>
        <w:tc>
          <w:tcPr>
            <w:tcW w:w="1000" w:type="dxa"/>
          </w:tcPr>
          <w:p w14:paraId="3A8E88E3" w14:textId="77777777" w:rsidR="00EF76B9" w:rsidRPr="007A782A" w:rsidRDefault="00EF76B9">
            <w:pPr>
              <w:spacing w:after="0"/>
              <w:rPr>
                <w:ins w:id="3678" w:author="Irova Zuzana" w:date="2025-03-28T18:45:00Z" w16du:dateUtc="2025-03-28T17:45:00Z"/>
                <w:rFonts w:eastAsia="Times New Roman" w:cstheme="minorHAnsi"/>
                <w:sz w:val="18"/>
                <w:szCs w:val="18"/>
                <w:lang w:eastAsia="cs-CZ"/>
                <w:rPrChange w:id="3679" w:author="Irová Zuzana" w:date="2025-06-17T14:32:00Z" w16du:dateUtc="2025-06-17T12:32:00Z">
                  <w:rPr>
                    <w:ins w:id="3680" w:author="Irova Zuzana" w:date="2025-03-28T18:45:00Z" w16du:dateUtc="2025-03-28T17:4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681" w:author="Irova Zuzana" w:date="2025-03-28T18:45:00Z" w16du:dateUtc="2025-03-28T17:4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682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Detail:</w:t>
              </w:r>
            </w:ins>
          </w:p>
        </w:tc>
        <w:tc>
          <w:tcPr>
            <w:tcW w:w="1800" w:type="dxa"/>
            <w:noWrap/>
          </w:tcPr>
          <w:p w14:paraId="09263706" w14:textId="77777777" w:rsidR="00EF76B9" w:rsidRPr="007A782A" w:rsidRDefault="00EF76B9">
            <w:pPr>
              <w:spacing w:after="0"/>
              <w:rPr>
                <w:ins w:id="3683" w:author="Irova Zuzana" w:date="2025-03-28T18:45:00Z" w16du:dateUtc="2025-03-28T17:45:00Z"/>
                <w:rFonts w:eastAsia="Times New Roman" w:cstheme="minorHAnsi"/>
                <w:sz w:val="18"/>
                <w:szCs w:val="18"/>
                <w:lang w:eastAsia="cs-CZ"/>
                <w:rPrChange w:id="3684" w:author="Irová Zuzana" w:date="2025-06-17T14:32:00Z" w16du:dateUtc="2025-06-17T12:32:00Z">
                  <w:rPr>
                    <w:ins w:id="3685" w:author="Irova Zuzana" w:date="2025-03-28T18:45:00Z" w16du:dateUtc="2025-03-28T17:4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686" w:author="Irova Zuzana" w:date="2025-03-28T18:45:00Z" w16du:dateUtc="2025-03-28T17:4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687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Name (Jméno)</w:t>
              </w:r>
            </w:ins>
          </w:p>
        </w:tc>
        <w:tc>
          <w:tcPr>
            <w:tcW w:w="3060" w:type="dxa"/>
          </w:tcPr>
          <w:p w14:paraId="1A198A65" w14:textId="77777777" w:rsidR="00EF76B9" w:rsidRPr="007A782A" w:rsidRDefault="00EF76B9">
            <w:pPr>
              <w:spacing w:after="0"/>
              <w:rPr>
                <w:ins w:id="3688" w:author="Irova Zuzana" w:date="2025-03-28T18:45:00Z" w16du:dateUtc="2025-03-28T17:45:00Z"/>
                <w:rFonts w:eastAsia="Times New Roman" w:cstheme="minorHAnsi"/>
                <w:sz w:val="18"/>
                <w:szCs w:val="18"/>
                <w:lang w:eastAsia="cs-CZ"/>
                <w:rPrChange w:id="3689" w:author="Irová Zuzana" w:date="2025-06-17T14:32:00Z" w16du:dateUtc="2025-06-17T12:32:00Z">
                  <w:rPr>
                    <w:ins w:id="3690" w:author="Irova Zuzana" w:date="2025-03-28T18:45:00Z" w16du:dateUtc="2025-03-28T17:4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691" w:author="Irova Zuzana" w:date="2025-03-28T18:45:00Z" w16du:dateUtc="2025-03-28T17:4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692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Typ karty slovy</w:t>
              </w:r>
            </w:ins>
          </w:p>
        </w:tc>
        <w:tc>
          <w:tcPr>
            <w:tcW w:w="1350" w:type="dxa"/>
          </w:tcPr>
          <w:p w14:paraId="60DEF46B" w14:textId="77777777" w:rsidR="00EF76B9" w:rsidRPr="007A782A" w:rsidRDefault="00EF76B9">
            <w:pPr>
              <w:spacing w:after="0"/>
              <w:rPr>
                <w:ins w:id="3693" w:author="Irova Zuzana" w:date="2025-03-28T18:45:00Z" w16du:dateUtc="2025-03-28T17:45:00Z"/>
                <w:rFonts w:eastAsia="Times New Roman" w:cstheme="minorHAnsi"/>
                <w:sz w:val="18"/>
                <w:szCs w:val="18"/>
                <w:lang w:eastAsia="cs-CZ"/>
                <w:rPrChange w:id="3694" w:author="Irová Zuzana" w:date="2025-06-17T14:32:00Z" w16du:dateUtc="2025-06-17T12:32:00Z">
                  <w:rPr>
                    <w:ins w:id="3695" w:author="Irova Zuzana" w:date="2025-03-28T18:45:00Z" w16du:dateUtc="2025-03-28T17:4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696" w:author="Irova Zuzana" w:date="2025-03-28T18:45:00Z" w16du:dateUtc="2025-03-28T17:4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697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Text 255 (any text)</w:t>
              </w:r>
            </w:ins>
          </w:p>
        </w:tc>
        <w:tc>
          <w:tcPr>
            <w:tcW w:w="1153" w:type="dxa"/>
          </w:tcPr>
          <w:p w14:paraId="6453A1C2" w14:textId="77777777" w:rsidR="00EF76B9" w:rsidRPr="007A782A" w:rsidRDefault="00EF76B9">
            <w:pPr>
              <w:spacing w:after="0"/>
              <w:rPr>
                <w:ins w:id="3698" w:author="Irova Zuzana" w:date="2025-03-28T18:45:00Z" w16du:dateUtc="2025-03-28T17:45:00Z"/>
                <w:rFonts w:eastAsia="Times New Roman" w:cstheme="minorHAnsi"/>
                <w:sz w:val="18"/>
                <w:szCs w:val="18"/>
                <w:lang w:eastAsia="cs-CZ"/>
                <w:rPrChange w:id="3699" w:author="Irová Zuzana" w:date="2025-06-17T14:32:00Z" w16du:dateUtc="2025-06-17T12:32:00Z">
                  <w:rPr>
                    <w:ins w:id="3700" w:author="Irova Zuzana" w:date="2025-03-28T18:45:00Z" w16du:dateUtc="2025-03-28T17:4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701" w:author="Irova Zuzana" w:date="2025-03-28T18:45:00Z" w16du:dateUtc="2025-03-28T17:4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702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Ne</w:t>
              </w:r>
            </w:ins>
          </w:p>
        </w:tc>
        <w:tc>
          <w:tcPr>
            <w:tcW w:w="851" w:type="dxa"/>
          </w:tcPr>
          <w:p w14:paraId="77717719" w14:textId="77777777" w:rsidR="00EF76B9" w:rsidRPr="007A782A" w:rsidRDefault="00EF76B9">
            <w:pPr>
              <w:spacing w:after="0"/>
              <w:rPr>
                <w:ins w:id="3703" w:author="Irova Zuzana" w:date="2025-03-28T18:45:00Z" w16du:dateUtc="2025-03-28T17:45:00Z"/>
                <w:rFonts w:eastAsia="Times New Roman" w:cstheme="minorHAnsi"/>
                <w:sz w:val="18"/>
                <w:szCs w:val="18"/>
                <w:lang w:eastAsia="cs-CZ"/>
                <w:rPrChange w:id="3704" w:author="Irová Zuzana" w:date="2025-06-17T14:32:00Z" w16du:dateUtc="2025-06-17T12:32:00Z">
                  <w:rPr>
                    <w:ins w:id="3705" w:author="Irova Zuzana" w:date="2025-03-28T18:45:00Z" w16du:dateUtc="2025-03-28T17:4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706" w:author="Irova Zuzana" w:date="2025-03-28T18:45:00Z" w16du:dateUtc="2025-03-28T17:4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707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Ano</w:t>
              </w:r>
            </w:ins>
          </w:p>
        </w:tc>
      </w:tr>
    </w:tbl>
    <w:p w14:paraId="43AC2681" w14:textId="77777777" w:rsidR="00EF76B9" w:rsidRPr="005725E3" w:rsidRDefault="00EF76B9">
      <w:pPr>
        <w:pStyle w:val="NormalIndent"/>
        <w:rPr>
          <w:ins w:id="3708" w:author="Irova Zuzana" w:date="2025-03-28T18:45:00Z" w16du:dateUtc="2025-03-28T17:45:00Z"/>
          <w:noProof/>
        </w:rPr>
      </w:pPr>
    </w:p>
    <w:p w14:paraId="7820FD46" w14:textId="77B27583" w:rsidR="005D024E" w:rsidRPr="00375AB0" w:rsidRDefault="007733AE" w:rsidP="00B53620">
      <w:pPr>
        <w:pStyle w:val="Heading3"/>
        <w:rPr>
          <w:ins w:id="3709" w:author="Irová Zuzana" w:date="2025-06-17T11:11:00Z" w16du:dateUtc="2025-06-17T09:11:00Z"/>
          <w:highlight w:val="yellow"/>
          <w:lang w:eastAsia="cs-CZ"/>
          <w:rPrChange w:id="3710" w:author="Irová Zuzana" w:date="2025-06-23T10:47:00Z" w16du:dateUtc="2025-06-23T08:47:00Z">
            <w:rPr>
              <w:ins w:id="3711" w:author="Irová Zuzana" w:date="2025-06-17T11:11:00Z" w16du:dateUtc="2025-06-17T09:11:00Z"/>
              <w:lang w:eastAsia="cs-CZ"/>
            </w:rPr>
          </w:rPrChange>
        </w:rPr>
      </w:pPr>
      <w:bookmarkStart w:id="3712" w:name="_Toc201568892"/>
      <w:ins w:id="3713" w:author="Irová Zuzana" w:date="2025-06-17T11:09:00Z" w16du:dateUtc="2025-06-17T09:09:00Z">
        <w:r w:rsidRPr="00375AB0">
          <w:rPr>
            <w:highlight w:val="yellow"/>
            <w:lang w:eastAsia="cs-CZ"/>
            <w:rPrChange w:id="3714" w:author="Irová Zuzana" w:date="2025-06-23T10:47:00Z" w16du:dateUtc="2025-06-23T08:47:00Z">
              <w:rPr>
                <w:lang w:eastAsia="cs-CZ"/>
              </w:rPr>
            </w:rPrChange>
          </w:rPr>
          <w:t>CorvusPay</w:t>
        </w:r>
        <w:r w:rsidR="0069089B" w:rsidRPr="00375AB0">
          <w:rPr>
            <w:highlight w:val="yellow"/>
            <w:lang w:eastAsia="cs-CZ"/>
            <w:rPrChange w:id="3715" w:author="Irová Zuzana" w:date="2025-06-23T10:47:00Z" w16du:dateUtc="2025-06-23T08:47:00Z">
              <w:rPr>
                <w:lang w:eastAsia="cs-CZ"/>
              </w:rPr>
            </w:rPrChange>
          </w:rPr>
          <w:t xml:space="preserve"> Response </w:t>
        </w:r>
      </w:ins>
      <w:ins w:id="3716" w:author="Irová Zuzana" w:date="2025-06-17T11:38:00Z" w16du:dateUtc="2025-06-17T09:38:00Z">
        <w:r w:rsidR="00DB4DC0" w:rsidRPr="00375AB0">
          <w:rPr>
            <w:highlight w:val="yellow"/>
            <w:lang w:eastAsia="cs-CZ"/>
            <w:rPrChange w:id="3717" w:author="Irová Zuzana" w:date="2025-06-23T10:47:00Z" w16du:dateUtc="2025-06-23T08:47:00Z">
              <w:rPr>
                <w:lang w:eastAsia="cs-CZ"/>
              </w:rPr>
            </w:rPrChange>
          </w:rPr>
          <w:t>C</w:t>
        </w:r>
      </w:ins>
      <w:ins w:id="3718" w:author="Irová Zuzana" w:date="2025-06-17T11:09:00Z" w16du:dateUtc="2025-06-17T09:09:00Z">
        <w:r w:rsidR="0069089B" w:rsidRPr="00375AB0">
          <w:rPr>
            <w:highlight w:val="yellow"/>
            <w:lang w:eastAsia="cs-CZ"/>
            <w:rPrChange w:id="3719" w:author="Irová Zuzana" w:date="2025-06-23T10:47:00Z" w16du:dateUtc="2025-06-23T08:47:00Z">
              <w:rPr>
                <w:lang w:eastAsia="cs-CZ"/>
              </w:rPr>
            </w:rPrChange>
          </w:rPr>
          <w:t>ode</w:t>
        </w:r>
        <w:r w:rsidR="003765F9" w:rsidRPr="00375AB0">
          <w:rPr>
            <w:highlight w:val="yellow"/>
            <w:lang w:eastAsia="cs-CZ"/>
            <w:rPrChange w:id="3720" w:author="Irová Zuzana" w:date="2025-06-23T10:47:00Z" w16du:dateUtc="2025-06-23T08:47:00Z">
              <w:rPr>
                <w:lang w:eastAsia="cs-CZ"/>
              </w:rPr>
            </w:rPrChange>
          </w:rPr>
          <w:t xml:space="preserve"> (C</w:t>
        </w:r>
      </w:ins>
      <w:ins w:id="3721" w:author="Irová Zuzana" w:date="2025-06-17T11:10:00Z" w16du:dateUtc="2025-06-17T09:10:00Z">
        <w:r w:rsidR="003765F9" w:rsidRPr="00375AB0">
          <w:rPr>
            <w:highlight w:val="yellow"/>
            <w:lang w:eastAsia="cs-CZ"/>
            <w:rPrChange w:id="3722" w:author="Irová Zuzana" w:date="2025-06-23T10:47:00Z" w16du:dateUtc="2025-06-23T08:47:00Z">
              <w:rPr>
                <w:lang w:eastAsia="cs-CZ"/>
              </w:rPr>
            </w:rPrChange>
          </w:rPr>
          <w:t>o</w:t>
        </w:r>
      </w:ins>
      <w:ins w:id="3723" w:author="Irová Zuzana" w:date="2025-06-17T11:09:00Z" w16du:dateUtc="2025-06-17T09:09:00Z">
        <w:r w:rsidR="003765F9" w:rsidRPr="00375AB0">
          <w:rPr>
            <w:highlight w:val="yellow"/>
            <w:lang w:eastAsia="cs-CZ"/>
            <w:rPrChange w:id="3724" w:author="Irová Zuzana" w:date="2025-06-23T10:47:00Z" w16du:dateUtc="2025-06-23T08:47:00Z">
              <w:rPr>
                <w:lang w:eastAsia="cs-CZ"/>
              </w:rPr>
            </w:rPrChange>
          </w:rPr>
          <w:t xml:space="preserve">rvusPay </w:t>
        </w:r>
      </w:ins>
      <w:ins w:id="3725" w:author="Irová Zuzana" w:date="2025-06-17T11:10:00Z" w16du:dateUtc="2025-06-17T09:10:00Z">
        <w:r w:rsidR="005D024E" w:rsidRPr="00375AB0">
          <w:rPr>
            <w:highlight w:val="yellow"/>
            <w:lang w:eastAsia="cs-CZ"/>
            <w:rPrChange w:id="3726" w:author="Irová Zuzana" w:date="2025-06-23T10:47:00Z" w16du:dateUtc="2025-06-23T08:47:00Z">
              <w:rPr>
                <w:lang w:eastAsia="cs-CZ"/>
              </w:rPr>
            </w:rPrChange>
          </w:rPr>
          <w:t>kód odpovědi)</w:t>
        </w:r>
      </w:ins>
      <w:bookmarkEnd w:id="3712"/>
    </w:p>
    <w:p w14:paraId="1C1577F7" w14:textId="1E75B7FE" w:rsidR="00B53620" w:rsidRPr="00B53620" w:rsidRDefault="00B53620" w:rsidP="00B53620">
      <w:pPr>
        <w:pStyle w:val="NormalIndent"/>
        <w:rPr>
          <w:ins w:id="3727" w:author="Irová Zuzana" w:date="2025-06-17T11:10:00Z" w16du:dateUtc="2025-06-17T09:10:00Z"/>
          <w:lang w:eastAsia="cs-CZ"/>
        </w:rPr>
      </w:pPr>
      <w:ins w:id="3728" w:author="Irová Zuzana" w:date="2025-06-17T11:11:00Z" w16du:dateUtc="2025-06-17T09:11:00Z">
        <w:r w:rsidRPr="005725E3">
          <w:rPr>
            <w:noProof/>
          </w:rPr>
          <w:t>Konfigurovatelný číselník</w:t>
        </w:r>
        <w:r>
          <w:rPr>
            <w:noProof/>
          </w:rPr>
          <w:t xml:space="preserve"> </w:t>
        </w:r>
        <w:r w:rsidR="00B51201">
          <w:rPr>
            <w:noProof/>
          </w:rPr>
          <w:t>CorvusPay kódů odpovědí a požadované reakc</w:t>
        </w:r>
      </w:ins>
      <w:ins w:id="3729" w:author="Irová Zuzana" w:date="2025-06-17T11:12:00Z" w16du:dateUtc="2025-06-17T09:12:00Z">
        <w:r w:rsidR="00B51201">
          <w:rPr>
            <w:noProof/>
          </w:rPr>
          <w:t>e Systému.</w:t>
        </w:r>
      </w:ins>
    </w:p>
    <w:tbl>
      <w:tblPr>
        <w:tblW w:w="9214" w:type="dxa"/>
        <w:tblInd w:w="7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0"/>
        <w:gridCol w:w="1800"/>
        <w:gridCol w:w="3060"/>
        <w:gridCol w:w="1350"/>
        <w:gridCol w:w="1153"/>
        <w:gridCol w:w="851"/>
      </w:tblGrid>
      <w:tr w:rsidR="00B53620" w:rsidRPr="0098638C" w14:paraId="780B746B" w14:textId="77777777">
        <w:trPr>
          <w:trHeight w:val="270"/>
          <w:ins w:id="3730" w:author="Irová Zuzana" w:date="2025-06-17T11:11:00Z" w16du:dateUtc="2025-06-17T09:11:00Z"/>
        </w:trPr>
        <w:tc>
          <w:tcPr>
            <w:tcW w:w="10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C049740" w14:textId="77777777" w:rsidR="00B53620" w:rsidRPr="007A782A" w:rsidRDefault="00B53620">
            <w:pPr>
              <w:spacing w:before="60" w:after="60"/>
              <w:rPr>
                <w:ins w:id="3731" w:author="Irová Zuzana" w:date="2025-06-17T11:11:00Z" w16du:dateUtc="2025-06-17T09:11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732" w:author="Irová Zuzana" w:date="2025-06-17T14:32:00Z" w16du:dateUtc="2025-06-17T12:32:00Z">
                  <w:rPr>
                    <w:ins w:id="3733" w:author="Irová Zuzana" w:date="2025-06-17T11:11:00Z" w16du:dateUtc="2025-06-17T09:11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734" w:author="Irová Zuzana" w:date="2025-06-17T11:11:00Z" w16du:dateUtc="2025-06-17T09:11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735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Typ atributu</w:t>
              </w:r>
            </w:ins>
          </w:p>
        </w:tc>
        <w:tc>
          <w:tcPr>
            <w:tcW w:w="18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772B24F9" w14:textId="77777777" w:rsidR="00B53620" w:rsidRPr="007A782A" w:rsidRDefault="00B53620">
            <w:pPr>
              <w:spacing w:before="60" w:after="60"/>
              <w:rPr>
                <w:ins w:id="3736" w:author="Irová Zuzana" w:date="2025-06-17T11:11:00Z" w16du:dateUtc="2025-06-17T09:11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737" w:author="Irová Zuzana" w:date="2025-06-17T14:32:00Z" w16du:dateUtc="2025-06-17T12:32:00Z">
                  <w:rPr>
                    <w:ins w:id="3738" w:author="Irová Zuzana" w:date="2025-06-17T11:11:00Z" w16du:dateUtc="2025-06-17T09:11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739" w:author="Irová Zuzana" w:date="2025-06-17T11:11:00Z" w16du:dateUtc="2025-06-17T09:11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740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Název atributu EN (CZ)</w:t>
              </w:r>
            </w:ins>
          </w:p>
        </w:tc>
        <w:tc>
          <w:tcPr>
            <w:tcW w:w="306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D366389" w14:textId="77777777" w:rsidR="00B53620" w:rsidRPr="007A782A" w:rsidRDefault="00B53620">
            <w:pPr>
              <w:spacing w:before="60" w:after="60"/>
              <w:rPr>
                <w:ins w:id="3741" w:author="Irová Zuzana" w:date="2025-06-17T11:11:00Z" w16du:dateUtc="2025-06-17T09:11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742" w:author="Irová Zuzana" w:date="2025-06-17T14:32:00Z" w16du:dateUtc="2025-06-17T12:32:00Z">
                  <w:rPr>
                    <w:ins w:id="3743" w:author="Irová Zuzana" w:date="2025-06-17T11:11:00Z" w16du:dateUtc="2025-06-17T09:11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744" w:author="Irová Zuzana" w:date="2025-06-17T11:11:00Z" w16du:dateUtc="2025-06-17T09:11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745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Popis atributu</w:t>
              </w:r>
            </w:ins>
          </w:p>
          <w:p w14:paraId="3A955B02" w14:textId="77777777" w:rsidR="00B53620" w:rsidRPr="007A782A" w:rsidRDefault="00B53620">
            <w:pPr>
              <w:spacing w:before="60" w:after="60"/>
              <w:rPr>
                <w:ins w:id="3746" w:author="Irová Zuzana" w:date="2025-06-17T11:11:00Z" w16du:dateUtc="2025-06-17T09:11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747" w:author="Irová Zuzana" w:date="2025-06-17T14:32:00Z" w16du:dateUtc="2025-06-17T12:32:00Z">
                  <w:rPr>
                    <w:ins w:id="3748" w:author="Irová Zuzana" w:date="2025-06-17T11:11:00Z" w16du:dateUtc="2025-06-17T09:11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749" w:author="Irová Zuzana" w:date="2025-06-17T11:11:00Z" w16du:dateUtc="2025-06-17T09:11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750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(hodnoty, pravidla, validace)</w:t>
              </w:r>
            </w:ins>
          </w:p>
        </w:tc>
        <w:tc>
          <w:tcPr>
            <w:tcW w:w="135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ED12635" w14:textId="77777777" w:rsidR="00B53620" w:rsidRPr="007A782A" w:rsidRDefault="00B53620">
            <w:pPr>
              <w:spacing w:before="60" w:after="60"/>
              <w:rPr>
                <w:ins w:id="3751" w:author="Irová Zuzana" w:date="2025-06-17T11:11:00Z" w16du:dateUtc="2025-06-17T09:11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752" w:author="Irová Zuzana" w:date="2025-06-17T14:32:00Z" w16du:dateUtc="2025-06-17T12:32:00Z">
                  <w:rPr>
                    <w:ins w:id="3753" w:author="Irová Zuzana" w:date="2025-06-17T11:11:00Z" w16du:dateUtc="2025-06-17T09:11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754" w:author="Irová Zuzana" w:date="2025-06-17T11:11:00Z" w16du:dateUtc="2025-06-17T09:11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755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Datový typ</w:t>
              </w:r>
            </w:ins>
          </w:p>
        </w:tc>
        <w:tc>
          <w:tcPr>
            <w:tcW w:w="115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8B387DD" w14:textId="77777777" w:rsidR="00B53620" w:rsidRPr="007A782A" w:rsidRDefault="00B53620">
            <w:pPr>
              <w:spacing w:before="60" w:after="60"/>
              <w:rPr>
                <w:ins w:id="3756" w:author="Irová Zuzana" w:date="2025-06-17T11:11:00Z" w16du:dateUtc="2025-06-17T09:11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757" w:author="Irová Zuzana" w:date="2025-06-17T14:32:00Z" w16du:dateUtc="2025-06-17T12:32:00Z">
                  <w:rPr>
                    <w:ins w:id="3758" w:author="Irová Zuzana" w:date="2025-06-17T11:11:00Z" w16du:dateUtc="2025-06-17T09:11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759" w:author="Irová Zuzana" w:date="2025-06-17T11:11:00Z" w16du:dateUtc="2025-06-17T09:11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760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Povinný</w:t>
              </w:r>
            </w:ins>
          </w:p>
          <w:p w14:paraId="6A6FDD22" w14:textId="77777777" w:rsidR="00B53620" w:rsidRPr="007A782A" w:rsidRDefault="00B53620">
            <w:pPr>
              <w:spacing w:before="60" w:after="60"/>
              <w:rPr>
                <w:ins w:id="3761" w:author="Irová Zuzana" w:date="2025-06-17T11:11:00Z" w16du:dateUtc="2025-06-17T09:11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762" w:author="Irová Zuzana" w:date="2025-06-17T14:32:00Z" w16du:dateUtc="2025-06-17T12:32:00Z">
                  <w:rPr>
                    <w:ins w:id="3763" w:author="Irová Zuzana" w:date="2025-06-17T11:11:00Z" w16du:dateUtc="2025-06-17T09:11:00Z"/>
                    <w:rFonts w:ascii="Book Antiqua" w:eastAsia="Times New Roman" w:hAnsi="Book Antiqua" w:cs="Arial"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764" w:author="Irová Zuzana" w:date="2025-06-17T11:11:00Z" w16du:dateUtc="2025-06-17T09:11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765" w:author="Irová Zuzana" w:date="2025-06-17T14:32:00Z" w16du:dateUtc="2025-06-17T12:32:00Z">
                    <w:rPr>
                      <w:rFonts w:ascii="Book Antiqua" w:eastAsia="Times New Roman" w:hAnsi="Book Antiqua" w:cs="Arial"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Ano/Ne</w:t>
              </w:r>
            </w:ins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608355DD" w14:textId="77777777" w:rsidR="00B53620" w:rsidRPr="007A782A" w:rsidRDefault="00B53620">
            <w:pPr>
              <w:spacing w:before="60" w:after="60"/>
              <w:rPr>
                <w:ins w:id="3766" w:author="Irová Zuzana" w:date="2025-06-17T11:11:00Z" w16du:dateUtc="2025-06-17T09:11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767" w:author="Irová Zuzana" w:date="2025-06-17T14:32:00Z" w16du:dateUtc="2025-06-17T12:32:00Z">
                  <w:rPr>
                    <w:ins w:id="3768" w:author="Irová Zuzana" w:date="2025-06-17T11:11:00Z" w16du:dateUtc="2025-06-17T09:11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769" w:author="Irová Zuzana" w:date="2025-06-17T11:11:00Z" w16du:dateUtc="2025-06-17T09:11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770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Měnit.</w:t>
              </w:r>
            </w:ins>
          </w:p>
          <w:p w14:paraId="2981EA6F" w14:textId="77777777" w:rsidR="00B53620" w:rsidRPr="007A782A" w:rsidRDefault="00B53620">
            <w:pPr>
              <w:spacing w:before="60" w:after="60"/>
              <w:rPr>
                <w:ins w:id="3771" w:author="Irová Zuzana" w:date="2025-06-17T11:11:00Z" w16du:dateUtc="2025-06-17T09:11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3772" w:author="Irová Zuzana" w:date="2025-06-17T14:32:00Z" w16du:dateUtc="2025-06-17T12:32:00Z">
                  <w:rPr>
                    <w:ins w:id="3773" w:author="Irová Zuzana" w:date="2025-06-17T11:11:00Z" w16du:dateUtc="2025-06-17T09:11:00Z"/>
                    <w:rFonts w:ascii="Book Antiqua" w:eastAsia="Times New Roman" w:hAnsi="Book Antiqua" w:cs="Arial"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3774" w:author="Irová Zuzana" w:date="2025-06-17T11:11:00Z" w16du:dateUtc="2025-06-17T09:11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3775" w:author="Irová Zuzana" w:date="2025-06-17T14:32:00Z" w16du:dateUtc="2025-06-17T12:32:00Z">
                    <w:rPr>
                      <w:rFonts w:ascii="Book Antiqua" w:eastAsia="Times New Roman" w:hAnsi="Book Antiqua" w:cs="Arial"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Ano/Ne</w:t>
              </w:r>
            </w:ins>
          </w:p>
        </w:tc>
      </w:tr>
      <w:tr w:rsidR="00B53620" w:rsidRPr="0098638C" w14:paraId="5E2116BD" w14:textId="77777777">
        <w:trPr>
          <w:trHeight w:val="255"/>
          <w:ins w:id="3776" w:author="Irová Zuzana" w:date="2025-06-17T11:11:00Z" w16du:dateUtc="2025-06-17T09:11:00Z"/>
        </w:trPr>
        <w:tc>
          <w:tcPr>
            <w:tcW w:w="1000" w:type="dxa"/>
            <w:tcBorders>
              <w:top w:val="single" w:sz="8" w:space="0" w:color="auto"/>
            </w:tcBorders>
          </w:tcPr>
          <w:p w14:paraId="6A7E33BD" w14:textId="77777777" w:rsidR="00B53620" w:rsidRPr="007A782A" w:rsidRDefault="00B53620">
            <w:pPr>
              <w:spacing w:after="0"/>
              <w:rPr>
                <w:ins w:id="3777" w:author="Irová Zuzana" w:date="2025-06-17T11:11:00Z" w16du:dateUtc="2025-06-17T09:11:00Z"/>
                <w:rFonts w:eastAsia="Times New Roman" w:cstheme="minorHAnsi"/>
                <w:sz w:val="18"/>
                <w:szCs w:val="18"/>
                <w:lang w:eastAsia="cs-CZ"/>
                <w:rPrChange w:id="3778" w:author="Irová Zuzana" w:date="2025-06-17T14:32:00Z" w16du:dateUtc="2025-06-17T12:32:00Z">
                  <w:rPr>
                    <w:ins w:id="3779" w:author="Irová Zuzana" w:date="2025-06-17T11:11:00Z" w16du:dateUtc="2025-06-17T09:11:00Z"/>
                    <w:rFonts w:ascii="Book Antiqua" w:eastAsia="Times New Roman" w:hAnsi="Book Antiqua" w:cs="Arial"/>
                    <w:noProof/>
                    <w:szCs w:val="20"/>
                    <w:lang w:val="en-US"/>
                  </w:rPr>
                </w:rPrChange>
              </w:rPr>
            </w:pPr>
            <w:ins w:id="3780" w:author="Irová Zuzana" w:date="2025-06-17T11:11:00Z" w16du:dateUtc="2025-06-17T09:11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781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Identif.:</w:t>
              </w:r>
            </w:ins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0693D811" w14:textId="66C69C83" w:rsidR="00B53620" w:rsidRPr="007A782A" w:rsidRDefault="00B53620">
            <w:pPr>
              <w:spacing w:after="0"/>
              <w:rPr>
                <w:ins w:id="3782" w:author="Irová Zuzana" w:date="2025-06-17T11:11:00Z" w16du:dateUtc="2025-06-17T09:11:00Z"/>
                <w:rFonts w:eastAsia="Times New Roman" w:cstheme="minorHAnsi"/>
                <w:sz w:val="18"/>
                <w:szCs w:val="18"/>
                <w:lang w:eastAsia="cs-CZ"/>
                <w:rPrChange w:id="3783" w:author="Irová Zuzana" w:date="2025-06-17T14:32:00Z" w16du:dateUtc="2025-06-17T12:32:00Z">
                  <w:rPr>
                    <w:ins w:id="3784" w:author="Irová Zuzana" w:date="2025-06-17T11:11:00Z" w16du:dateUtc="2025-06-17T09:11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70D4C80F" w14:textId="21A58AB2" w:rsidR="00B53620" w:rsidRPr="007A782A" w:rsidRDefault="00B53620">
            <w:pPr>
              <w:spacing w:after="0"/>
              <w:rPr>
                <w:ins w:id="3785" w:author="Irová Zuzana" w:date="2025-06-17T11:11:00Z" w16du:dateUtc="2025-06-17T09:11:00Z"/>
                <w:rFonts w:eastAsia="Times New Roman" w:cstheme="minorHAnsi"/>
                <w:sz w:val="18"/>
                <w:szCs w:val="18"/>
                <w:lang w:eastAsia="cs-CZ"/>
                <w:rPrChange w:id="3786" w:author="Irová Zuzana" w:date="2025-06-17T14:32:00Z" w16du:dateUtc="2025-06-17T12:32:00Z">
                  <w:rPr>
                    <w:ins w:id="3787" w:author="Irová Zuzana" w:date="2025-06-17T11:11:00Z" w16du:dateUtc="2025-06-17T09:11:00Z"/>
                    <w:rFonts w:ascii="Book Antiqua" w:eastAsia="Times New Roman" w:hAnsi="Book Antiqua" w:cs="Arial"/>
                    <w:szCs w:val="20"/>
                    <w:lang w:val="pl-PL" w:eastAsia="cs-CZ"/>
                  </w:rPr>
                </w:rPrChange>
              </w:rPr>
            </w:pPr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2E0BD705" w14:textId="7E4BE8D1" w:rsidR="00B53620" w:rsidRPr="007A782A" w:rsidRDefault="00B53620">
            <w:pPr>
              <w:spacing w:after="0"/>
              <w:rPr>
                <w:ins w:id="3788" w:author="Irová Zuzana" w:date="2025-06-17T11:11:00Z" w16du:dateUtc="2025-06-17T09:11:00Z"/>
                <w:rFonts w:eastAsia="Times New Roman" w:cstheme="minorHAnsi"/>
                <w:sz w:val="18"/>
                <w:szCs w:val="18"/>
                <w:lang w:eastAsia="cs-CZ"/>
                <w:rPrChange w:id="3789" w:author="Irová Zuzana" w:date="2025-06-17T14:32:00Z" w16du:dateUtc="2025-06-17T12:32:00Z">
                  <w:rPr>
                    <w:ins w:id="3790" w:author="Irová Zuzana" w:date="2025-06-17T11:11:00Z" w16du:dateUtc="2025-06-17T09:11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1744A021" w14:textId="356A568D" w:rsidR="00B53620" w:rsidRPr="007A782A" w:rsidRDefault="00B53620">
            <w:pPr>
              <w:spacing w:after="0"/>
              <w:rPr>
                <w:ins w:id="3791" w:author="Irová Zuzana" w:date="2025-06-17T11:11:00Z" w16du:dateUtc="2025-06-17T09:11:00Z"/>
                <w:rFonts w:eastAsia="Times New Roman" w:cstheme="minorHAnsi"/>
                <w:sz w:val="18"/>
                <w:szCs w:val="18"/>
                <w:lang w:eastAsia="cs-CZ"/>
                <w:rPrChange w:id="3792" w:author="Irová Zuzana" w:date="2025-06-17T14:32:00Z" w16du:dateUtc="2025-06-17T12:32:00Z">
                  <w:rPr>
                    <w:ins w:id="3793" w:author="Irová Zuzana" w:date="2025-06-17T11:11:00Z" w16du:dateUtc="2025-06-17T09:11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3EBFC624" w14:textId="14F5D147" w:rsidR="00B53620" w:rsidRPr="007A782A" w:rsidRDefault="00B53620">
            <w:pPr>
              <w:spacing w:after="0"/>
              <w:rPr>
                <w:ins w:id="3794" w:author="Irová Zuzana" w:date="2025-06-17T11:11:00Z" w16du:dateUtc="2025-06-17T09:11:00Z"/>
                <w:rFonts w:eastAsia="Times New Roman" w:cstheme="minorHAnsi"/>
                <w:sz w:val="18"/>
                <w:szCs w:val="18"/>
                <w:lang w:eastAsia="cs-CZ"/>
                <w:rPrChange w:id="3795" w:author="Irová Zuzana" w:date="2025-06-17T14:32:00Z" w16du:dateUtc="2025-06-17T12:32:00Z">
                  <w:rPr>
                    <w:ins w:id="3796" w:author="Irová Zuzana" w:date="2025-06-17T11:11:00Z" w16du:dateUtc="2025-06-17T09:11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</w:p>
        </w:tc>
      </w:tr>
      <w:tr w:rsidR="00E66931" w:rsidRPr="0098638C" w14:paraId="4B0ADE68" w14:textId="77777777">
        <w:trPr>
          <w:trHeight w:val="255"/>
          <w:ins w:id="3797" w:author="Irová Zuzana" w:date="2025-06-17T11:11:00Z" w16du:dateUtc="2025-06-17T09:11:00Z"/>
        </w:trPr>
        <w:tc>
          <w:tcPr>
            <w:tcW w:w="1000" w:type="dxa"/>
            <w:tcBorders>
              <w:top w:val="single" w:sz="8" w:space="0" w:color="auto"/>
            </w:tcBorders>
          </w:tcPr>
          <w:p w14:paraId="36722B53" w14:textId="77777777" w:rsidR="00E66931" w:rsidRPr="007A782A" w:rsidRDefault="00E66931" w:rsidP="00E66931">
            <w:pPr>
              <w:spacing w:after="0"/>
              <w:rPr>
                <w:ins w:id="3798" w:author="Irová Zuzana" w:date="2025-06-17T11:11:00Z" w16du:dateUtc="2025-06-17T09:11:00Z"/>
                <w:rFonts w:eastAsia="Times New Roman" w:cstheme="minorHAnsi"/>
                <w:sz w:val="18"/>
                <w:szCs w:val="18"/>
                <w:lang w:eastAsia="cs-CZ"/>
                <w:rPrChange w:id="3799" w:author="Irová Zuzana" w:date="2025-06-17T14:32:00Z" w16du:dateUtc="2025-06-17T12:32:00Z">
                  <w:rPr>
                    <w:ins w:id="3800" w:author="Irová Zuzana" w:date="2025-06-17T11:11:00Z" w16du:dateUtc="2025-06-17T09:11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801" w:author="Irová Zuzana" w:date="2025-06-17T11:11:00Z" w16du:dateUtc="2025-06-17T09:11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</w:rPr>
                <w:t>Klasif.:</w:t>
              </w:r>
            </w:ins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54F4E0C0" w14:textId="0F5AA538" w:rsidR="00E66931" w:rsidRPr="007A782A" w:rsidRDefault="00E66931" w:rsidP="00E66931">
            <w:pPr>
              <w:spacing w:after="0"/>
              <w:rPr>
                <w:ins w:id="3802" w:author="Irová Zuzana" w:date="2025-06-17T11:11:00Z" w16du:dateUtc="2025-06-17T09:11:00Z"/>
                <w:rFonts w:eastAsia="Times New Roman" w:cstheme="minorHAnsi"/>
                <w:sz w:val="18"/>
                <w:szCs w:val="18"/>
                <w:lang w:eastAsia="cs-CZ"/>
                <w:rPrChange w:id="3803" w:author="Irová Zuzana" w:date="2025-06-17T14:32:00Z" w16du:dateUtc="2025-06-17T12:32:00Z">
                  <w:rPr>
                    <w:ins w:id="3804" w:author="Irová Zuzana" w:date="2025-06-17T11:11:00Z" w16du:dateUtc="2025-06-17T09:11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805" w:author="Irová Zuzana" w:date="2025-06-17T11:54:00Z" w16du:dateUtc="2025-06-17T09:54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806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Response type (Typ odpovědi)</w:t>
              </w:r>
            </w:ins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23810F91" w14:textId="77777777" w:rsidR="00E66931" w:rsidRPr="007A782A" w:rsidRDefault="00E66931" w:rsidP="00E66931">
            <w:pPr>
              <w:spacing w:after="0"/>
              <w:rPr>
                <w:ins w:id="3807" w:author="Irová Zuzana" w:date="2025-06-17T11:54:00Z" w16du:dateUtc="2025-06-17T09:54:00Z"/>
                <w:rFonts w:eastAsia="Times New Roman" w:cstheme="minorBidi"/>
                <w:sz w:val="18"/>
                <w:szCs w:val="18"/>
                <w:lang w:val="pl-PL" w:eastAsia="cs-CZ"/>
                <w:rPrChange w:id="3808" w:author="Irová Zuzana" w:date="2025-06-17T14:32:00Z" w16du:dateUtc="2025-06-17T12:32:00Z">
                  <w:rPr>
                    <w:ins w:id="3809" w:author="Irová Zuzana" w:date="2025-06-17T11:54:00Z" w16du:dateUtc="2025-06-17T09:54:00Z"/>
                    <w:rFonts w:ascii="Book Antiqua" w:eastAsia="Times New Roman" w:hAnsi="Book Antiqua" w:cs="Arial"/>
                    <w:szCs w:val="20"/>
                    <w:lang w:val="pl-PL" w:eastAsia="cs-CZ"/>
                  </w:rPr>
                </w:rPrChange>
              </w:rPr>
            </w:pPr>
            <w:ins w:id="3810" w:author="Irová Zuzana" w:date="2025-06-17T11:54:00Z" w16du:dateUtc="2025-06-17T09:54:00Z">
              <w:r w:rsidRPr="0609283A">
                <w:rPr>
                  <w:rFonts w:eastAsia="Times New Roman" w:cstheme="minorBidi"/>
                  <w:sz w:val="18"/>
                  <w:szCs w:val="18"/>
                  <w:lang w:val="pl-PL" w:eastAsia="cs-CZ"/>
                  <w:rPrChange w:id="3811" w:author="Irová Zuzana" w:date="2025-06-17T14:32:00Z" w16du:dateUtc="2025-06-17T12:32:00Z">
                    <w:rPr>
                      <w:rFonts w:ascii="Book Antiqua" w:eastAsia="Times New Roman" w:hAnsi="Book Antiqua" w:cs="Arial"/>
                      <w:szCs w:val="20"/>
                      <w:lang w:val="pl-PL" w:eastAsia="cs-CZ"/>
                    </w:rPr>
                  </w:rPrChange>
                </w:rPr>
                <w:t>Typ odpovědi.</w:t>
              </w:r>
            </w:ins>
          </w:p>
          <w:p w14:paraId="293EE653" w14:textId="77777777" w:rsidR="00E66931" w:rsidRPr="007A782A" w:rsidRDefault="00E66931" w:rsidP="00E66931">
            <w:pPr>
              <w:spacing w:after="0"/>
              <w:rPr>
                <w:ins w:id="3812" w:author="Irová Zuzana" w:date="2025-06-17T11:54:00Z" w16du:dateUtc="2025-06-17T09:54:00Z"/>
                <w:rFonts w:eastAsia="Times New Roman" w:cstheme="minorBidi"/>
                <w:sz w:val="18"/>
                <w:szCs w:val="18"/>
                <w:lang w:val="pl-PL" w:eastAsia="cs-CZ"/>
                <w:rPrChange w:id="3813" w:author="Irová Zuzana" w:date="2025-06-17T14:32:00Z" w16du:dateUtc="2025-06-17T12:32:00Z">
                  <w:rPr>
                    <w:ins w:id="3814" w:author="Irová Zuzana" w:date="2025-06-17T11:54:00Z" w16du:dateUtc="2025-06-17T09:54:00Z"/>
                    <w:rFonts w:ascii="Book Antiqua" w:eastAsia="Times New Roman" w:hAnsi="Book Antiqua" w:cs="Arial"/>
                    <w:szCs w:val="20"/>
                    <w:lang w:val="pl-PL" w:eastAsia="cs-CZ"/>
                  </w:rPr>
                </w:rPrChange>
              </w:rPr>
            </w:pPr>
            <w:ins w:id="3815" w:author="Irová Zuzana" w:date="2025-06-17T11:54:00Z" w16du:dateUtc="2025-06-17T09:54:00Z">
              <w:r w:rsidRPr="0609283A">
                <w:rPr>
                  <w:rFonts w:eastAsia="Times New Roman" w:cstheme="minorBidi"/>
                  <w:sz w:val="18"/>
                  <w:szCs w:val="18"/>
                  <w:lang w:val="pl-PL" w:eastAsia="cs-CZ"/>
                  <w:rPrChange w:id="3816" w:author="Irová Zuzana" w:date="2025-06-17T14:32:00Z" w16du:dateUtc="2025-06-17T12:32:00Z">
                    <w:rPr>
                      <w:rFonts w:ascii="Book Antiqua" w:eastAsia="Times New Roman" w:hAnsi="Book Antiqua" w:cs="Arial"/>
                      <w:szCs w:val="20"/>
                      <w:lang w:val="pl-PL" w:eastAsia="cs-CZ"/>
                    </w:rPr>
                  </w:rPrChange>
                </w:rPr>
                <w:t>Možné hodnoty:</w:t>
              </w:r>
            </w:ins>
          </w:p>
          <w:p w14:paraId="6D16BDEA" w14:textId="77777777" w:rsidR="00E66931" w:rsidRPr="007A782A" w:rsidRDefault="00E66931" w:rsidP="00E66931">
            <w:pPr>
              <w:spacing w:after="0"/>
              <w:rPr>
                <w:ins w:id="3817" w:author="Irová Zuzana" w:date="2025-06-17T11:54:00Z" w16du:dateUtc="2025-06-17T09:54:00Z"/>
                <w:rFonts w:eastAsia="Times New Roman" w:cstheme="minorBidi"/>
                <w:sz w:val="18"/>
                <w:szCs w:val="18"/>
                <w:lang w:val="pl-PL" w:eastAsia="cs-CZ"/>
                <w:rPrChange w:id="3818" w:author="Irová Zuzana" w:date="2025-06-17T14:32:00Z" w16du:dateUtc="2025-06-17T12:32:00Z">
                  <w:rPr>
                    <w:ins w:id="3819" w:author="Irová Zuzana" w:date="2025-06-17T11:54:00Z" w16du:dateUtc="2025-06-17T09:54:00Z"/>
                    <w:rFonts w:ascii="Book Antiqua" w:eastAsia="Times New Roman" w:hAnsi="Book Antiqua" w:cs="Arial"/>
                    <w:szCs w:val="20"/>
                    <w:lang w:val="pl-PL" w:eastAsia="cs-CZ"/>
                  </w:rPr>
                </w:rPrChange>
              </w:rPr>
            </w:pPr>
            <w:ins w:id="3820" w:author="Irová Zuzana" w:date="2025-06-17T11:54:00Z" w16du:dateUtc="2025-06-17T09:54:00Z">
              <w:r w:rsidRPr="0609283A">
                <w:rPr>
                  <w:rFonts w:eastAsia="Times New Roman" w:cstheme="minorBidi"/>
                  <w:sz w:val="18"/>
                  <w:szCs w:val="18"/>
                  <w:lang w:val="pl-PL" w:eastAsia="cs-CZ"/>
                  <w:rPrChange w:id="3821" w:author="Irová Zuzana" w:date="2025-06-17T14:32:00Z" w16du:dateUtc="2025-06-17T12:32:00Z">
                    <w:rPr>
                      <w:rFonts w:ascii="Book Antiqua" w:eastAsia="Times New Roman" w:hAnsi="Book Antiqua" w:cs="Arial"/>
                      <w:szCs w:val="20"/>
                      <w:lang w:val="pl-PL" w:eastAsia="cs-CZ"/>
                    </w:rPr>
                  </w:rPrChange>
                </w:rPr>
                <w:t>Successful transaction (Úspěšná transakce)</w:t>
              </w:r>
            </w:ins>
          </w:p>
          <w:p w14:paraId="1C80A9F4" w14:textId="77777777" w:rsidR="00E66931" w:rsidRPr="007A782A" w:rsidRDefault="00E66931" w:rsidP="00E66931">
            <w:pPr>
              <w:spacing w:after="0"/>
              <w:rPr>
                <w:ins w:id="3822" w:author="Irová Zuzana" w:date="2025-06-17T11:54:00Z" w16du:dateUtc="2025-06-17T09:54:00Z"/>
                <w:rFonts w:eastAsia="Times New Roman" w:cstheme="minorBidi"/>
                <w:sz w:val="18"/>
                <w:szCs w:val="18"/>
                <w:lang w:val="pl-PL" w:eastAsia="cs-CZ"/>
                <w:rPrChange w:id="3823" w:author="Irová Zuzana" w:date="2025-06-17T14:32:00Z" w16du:dateUtc="2025-06-17T12:32:00Z">
                  <w:rPr>
                    <w:ins w:id="3824" w:author="Irová Zuzana" w:date="2025-06-17T11:54:00Z" w16du:dateUtc="2025-06-17T09:54:00Z"/>
                    <w:rFonts w:ascii="Book Antiqua" w:eastAsia="Times New Roman" w:hAnsi="Book Antiqua" w:cs="Arial"/>
                    <w:szCs w:val="20"/>
                    <w:lang w:val="pl-PL" w:eastAsia="cs-CZ"/>
                  </w:rPr>
                </w:rPrChange>
              </w:rPr>
            </w:pPr>
            <w:ins w:id="3825" w:author="Irová Zuzana" w:date="2025-06-17T11:54:00Z" w16du:dateUtc="2025-06-17T09:54:00Z">
              <w:r w:rsidRPr="0609283A">
                <w:rPr>
                  <w:rFonts w:eastAsia="Times New Roman" w:cstheme="minorBidi"/>
                  <w:sz w:val="18"/>
                  <w:szCs w:val="18"/>
                  <w:lang w:val="pl-PL" w:eastAsia="cs-CZ"/>
                  <w:rPrChange w:id="3826" w:author="Irová Zuzana" w:date="2025-06-17T14:32:00Z" w16du:dateUtc="2025-06-17T12:32:00Z">
                    <w:rPr>
                      <w:rFonts w:ascii="Book Antiqua" w:eastAsia="Times New Roman" w:hAnsi="Book Antiqua" w:cs="Arial"/>
                      <w:szCs w:val="20"/>
                      <w:lang w:val="pl-PL" w:eastAsia="cs-CZ"/>
                    </w:rPr>
                  </w:rPrChange>
                </w:rPr>
                <w:t>Unsuccessful transaction (Neúspěšná transakce)</w:t>
              </w:r>
            </w:ins>
          </w:p>
          <w:p w14:paraId="0F04B782" w14:textId="77777777" w:rsidR="00E66931" w:rsidRPr="007A782A" w:rsidRDefault="00E66931" w:rsidP="00E66931">
            <w:pPr>
              <w:spacing w:after="0"/>
              <w:rPr>
                <w:ins w:id="3827" w:author="Irová Zuzana" w:date="2025-06-17T11:54:00Z" w16du:dateUtc="2025-06-17T09:54:00Z"/>
                <w:rFonts w:eastAsia="Times New Roman" w:cstheme="minorBidi"/>
                <w:sz w:val="18"/>
                <w:szCs w:val="18"/>
                <w:lang w:val="pl-PL" w:eastAsia="cs-CZ"/>
                <w:rPrChange w:id="3828" w:author="Irová Zuzana" w:date="2025-06-17T14:32:00Z" w16du:dateUtc="2025-06-17T12:32:00Z">
                  <w:rPr>
                    <w:ins w:id="3829" w:author="Irová Zuzana" w:date="2025-06-17T11:54:00Z" w16du:dateUtc="2025-06-17T09:54:00Z"/>
                    <w:rFonts w:ascii="Book Antiqua" w:eastAsia="Times New Roman" w:hAnsi="Book Antiqua" w:cs="Arial"/>
                    <w:szCs w:val="20"/>
                    <w:lang w:val="pl-PL" w:eastAsia="cs-CZ"/>
                  </w:rPr>
                </w:rPrChange>
              </w:rPr>
            </w:pPr>
            <w:ins w:id="3830" w:author="Irová Zuzana" w:date="2025-06-17T11:54:00Z" w16du:dateUtc="2025-06-17T09:54:00Z">
              <w:r w:rsidRPr="0609283A">
                <w:rPr>
                  <w:rFonts w:eastAsia="Times New Roman" w:cstheme="minorBidi"/>
                  <w:sz w:val="18"/>
                  <w:szCs w:val="18"/>
                  <w:lang w:val="pl-PL" w:eastAsia="cs-CZ"/>
                  <w:rPrChange w:id="3831" w:author="Irová Zuzana" w:date="2025-06-17T14:32:00Z" w16du:dateUtc="2025-06-17T12:32:00Z">
                    <w:rPr>
                      <w:rFonts w:ascii="Book Antiqua" w:eastAsia="Times New Roman" w:hAnsi="Book Antiqua" w:cs="Arial"/>
                      <w:szCs w:val="20"/>
                      <w:lang w:val="pl-PL" w:eastAsia="cs-CZ"/>
                    </w:rPr>
                  </w:rPrChange>
                </w:rPr>
                <w:t>Unsuccessful transaction – retry (Neúspěšná transakce - zopakovat)</w:t>
              </w:r>
            </w:ins>
          </w:p>
          <w:p w14:paraId="1BA82D7A" w14:textId="3A6F9940" w:rsidR="00E66931" w:rsidRPr="007A782A" w:rsidRDefault="00E66931" w:rsidP="009F0252">
            <w:pPr>
              <w:spacing w:after="0"/>
              <w:rPr>
                <w:ins w:id="3832" w:author="Irová Zuzana" w:date="2025-06-17T11:11:00Z" w16du:dateUtc="2025-06-17T09:11:00Z"/>
                <w:rFonts w:eastAsia="Times New Roman" w:cstheme="minorHAnsi"/>
                <w:sz w:val="18"/>
                <w:szCs w:val="18"/>
                <w:lang w:eastAsia="cs-CZ"/>
                <w:rPrChange w:id="3833" w:author="Irová Zuzana" w:date="2025-06-17T14:32:00Z" w16du:dateUtc="2025-06-17T12:32:00Z">
                  <w:rPr>
                    <w:ins w:id="3834" w:author="Irová Zuzana" w:date="2025-06-17T11:11:00Z" w16du:dateUtc="2025-06-17T09:11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835" w:author="Irová Zuzana" w:date="2025-06-17T11:54:00Z" w16du:dateUtc="2025-06-17T09:54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836" w:author="Irová Zuzana" w:date="2025-06-17T14:32:00Z" w16du:dateUtc="2025-06-17T12:32:00Z">
                    <w:rPr>
                      <w:rFonts w:ascii="Book Antiqua" w:eastAsia="Times New Roman" w:hAnsi="Book Antiqua" w:cs="Arial"/>
                      <w:szCs w:val="20"/>
                      <w:lang w:val="pl-PL" w:eastAsia="cs-CZ"/>
                    </w:rPr>
                  </w:rPrChange>
                </w:rPr>
                <w:t>Unprocessed transaction (Nezprocesovaná transakce)</w:t>
              </w:r>
            </w:ins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1DE57072" w14:textId="0989E671" w:rsidR="00E66931" w:rsidRPr="007A782A" w:rsidRDefault="00E66931" w:rsidP="00E66931">
            <w:pPr>
              <w:spacing w:after="0"/>
              <w:rPr>
                <w:ins w:id="3837" w:author="Irová Zuzana" w:date="2025-06-17T11:11:00Z" w16du:dateUtc="2025-06-17T09:11:00Z"/>
                <w:rFonts w:eastAsia="Times New Roman" w:cstheme="minorHAnsi"/>
                <w:sz w:val="18"/>
                <w:szCs w:val="18"/>
                <w:lang w:eastAsia="cs-CZ"/>
                <w:rPrChange w:id="3838" w:author="Irová Zuzana" w:date="2025-06-17T14:32:00Z" w16du:dateUtc="2025-06-17T12:32:00Z">
                  <w:rPr>
                    <w:ins w:id="3839" w:author="Irová Zuzana" w:date="2025-06-17T11:11:00Z" w16du:dateUtc="2025-06-17T09:11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840" w:author="Irová Zuzana" w:date="2025-06-17T11:54:00Z" w16du:dateUtc="2025-06-17T09:54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841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Enum</w:t>
              </w:r>
            </w:ins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06179810" w14:textId="0A5A201F" w:rsidR="00E66931" w:rsidRPr="007A782A" w:rsidRDefault="00E66931" w:rsidP="00E66931">
            <w:pPr>
              <w:spacing w:after="0"/>
              <w:rPr>
                <w:ins w:id="3842" w:author="Irová Zuzana" w:date="2025-06-17T11:11:00Z" w16du:dateUtc="2025-06-17T09:11:00Z"/>
                <w:rFonts w:eastAsia="Times New Roman" w:cstheme="minorHAnsi"/>
                <w:sz w:val="18"/>
                <w:szCs w:val="18"/>
                <w:lang w:eastAsia="cs-CZ"/>
                <w:rPrChange w:id="3843" w:author="Irová Zuzana" w:date="2025-06-17T14:32:00Z" w16du:dateUtc="2025-06-17T12:32:00Z">
                  <w:rPr>
                    <w:ins w:id="3844" w:author="Irová Zuzana" w:date="2025-06-17T11:11:00Z" w16du:dateUtc="2025-06-17T09:11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845" w:author="Irová Zuzana" w:date="2025-06-17T11:54:00Z" w16du:dateUtc="2025-06-17T09:54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846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Ano</w:t>
              </w:r>
            </w:ins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52315EB3" w14:textId="3E8EF90A" w:rsidR="00E66931" w:rsidRPr="007A782A" w:rsidRDefault="00E66931" w:rsidP="00E66931">
            <w:pPr>
              <w:spacing w:after="0"/>
              <w:rPr>
                <w:ins w:id="3847" w:author="Irová Zuzana" w:date="2025-06-17T11:11:00Z" w16du:dateUtc="2025-06-17T09:11:00Z"/>
                <w:rFonts w:eastAsia="Times New Roman" w:cstheme="minorHAnsi"/>
                <w:sz w:val="18"/>
                <w:szCs w:val="18"/>
                <w:lang w:eastAsia="cs-CZ"/>
                <w:rPrChange w:id="3848" w:author="Irová Zuzana" w:date="2025-06-17T14:32:00Z" w16du:dateUtc="2025-06-17T12:32:00Z">
                  <w:rPr>
                    <w:ins w:id="3849" w:author="Irová Zuzana" w:date="2025-06-17T11:11:00Z" w16du:dateUtc="2025-06-17T09:11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850" w:author="Irová Zuzana" w:date="2025-06-17T11:54:00Z" w16du:dateUtc="2025-06-17T09:54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851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Ano</w:t>
              </w:r>
            </w:ins>
          </w:p>
        </w:tc>
      </w:tr>
      <w:tr w:rsidR="00E66931" w:rsidRPr="0098638C" w14:paraId="4E59B768" w14:textId="77777777">
        <w:trPr>
          <w:trHeight w:val="255"/>
          <w:ins w:id="3852" w:author="Irová Zuzana" w:date="2025-06-17T11:52:00Z" w16du:dateUtc="2025-06-17T09:52:00Z"/>
        </w:trPr>
        <w:tc>
          <w:tcPr>
            <w:tcW w:w="1000" w:type="dxa"/>
            <w:tcBorders>
              <w:top w:val="single" w:sz="8" w:space="0" w:color="auto"/>
            </w:tcBorders>
          </w:tcPr>
          <w:p w14:paraId="62AE8876" w14:textId="77777777" w:rsidR="00E66931" w:rsidRPr="007A782A" w:rsidRDefault="00E66931" w:rsidP="00E66931">
            <w:pPr>
              <w:spacing w:after="0"/>
              <w:rPr>
                <w:ins w:id="3853" w:author="Irová Zuzana" w:date="2025-06-17T11:52:00Z" w16du:dateUtc="2025-06-17T09:52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5CB611AC" w14:textId="35623074" w:rsidR="00E66931" w:rsidRPr="007A782A" w:rsidRDefault="004F6CA4" w:rsidP="00E66931">
            <w:pPr>
              <w:spacing w:after="0"/>
              <w:rPr>
                <w:ins w:id="3854" w:author="Irová Zuzana" w:date="2025-06-17T11:52:00Z" w16du:dateUtc="2025-06-17T09:52:00Z"/>
                <w:rFonts w:eastAsia="Times New Roman" w:cstheme="minorHAnsi"/>
                <w:sz w:val="18"/>
                <w:szCs w:val="18"/>
                <w:lang w:eastAsia="cs-CZ"/>
                <w:rPrChange w:id="3855" w:author="Irová Zuzana" w:date="2025-06-17T14:32:00Z" w16du:dateUtc="2025-06-17T12:32:00Z">
                  <w:rPr>
                    <w:ins w:id="3856" w:author="Irová Zuzana" w:date="2025-06-17T11:52:00Z" w16du:dateUtc="2025-06-17T09:52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857" w:author="Irová Zuzana" w:date="2025-06-17T11:55:00Z" w16du:dateUtc="2025-06-17T09:5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858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Customer type (Typ zákazníka)</w:t>
              </w:r>
            </w:ins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37F362FD" w14:textId="77777777" w:rsidR="00C12F08" w:rsidRPr="007A782A" w:rsidRDefault="00C12F08" w:rsidP="00E66931">
            <w:pPr>
              <w:spacing w:after="0"/>
              <w:rPr>
                <w:ins w:id="3859" w:author="Irová Zuzana" w:date="2025-06-17T14:30:00Z" w16du:dateUtc="2025-06-17T12:30:00Z"/>
                <w:rFonts w:eastAsia="Times New Roman" w:cstheme="minorHAnsi"/>
                <w:sz w:val="18"/>
                <w:szCs w:val="18"/>
                <w:lang w:eastAsia="cs-CZ"/>
                <w:rPrChange w:id="3860" w:author="Irová Zuzana" w:date="2025-06-17T14:32:00Z" w16du:dateUtc="2025-06-17T12:32:00Z">
                  <w:rPr>
                    <w:ins w:id="3861" w:author="Irová Zuzana" w:date="2025-06-17T14:30:00Z" w16du:dateUtc="2025-06-17T12:30:00Z"/>
                    <w:highlight w:val="yellow"/>
                  </w:rPr>
                </w:rPrChange>
              </w:rPr>
            </w:pPr>
            <w:ins w:id="3862" w:author="Irová Zuzana" w:date="2025-06-17T14:30:00Z" w16du:dateUtc="2025-06-17T12:30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863" w:author="Irová Zuzana" w:date="2025-06-17T14:32:00Z" w16du:dateUtc="2025-06-17T12:32:00Z">
                    <w:rPr>
                      <w:highlight w:val="yellow"/>
                    </w:rPr>
                  </w:rPrChange>
                </w:rPr>
                <w:t>Typ zákazníka.</w:t>
              </w:r>
            </w:ins>
          </w:p>
          <w:p w14:paraId="676D45D6" w14:textId="77777777" w:rsidR="00C12F08" w:rsidRPr="007A782A" w:rsidRDefault="00C12F08" w:rsidP="00E66931">
            <w:pPr>
              <w:spacing w:after="0"/>
              <w:rPr>
                <w:ins w:id="3864" w:author="Irová Zuzana" w:date="2025-06-17T14:31:00Z" w16du:dateUtc="2025-06-17T12:31:00Z"/>
                <w:rFonts w:eastAsia="Times New Roman" w:cstheme="minorHAnsi"/>
                <w:sz w:val="18"/>
                <w:szCs w:val="18"/>
                <w:lang w:eastAsia="cs-CZ"/>
                <w:rPrChange w:id="3865" w:author="Irová Zuzana" w:date="2025-06-17T14:32:00Z" w16du:dateUtc="2025-06-17T12:32:00Z">
                  <w:rPr>
                    <w:ins w:id="3866" w:author="Irová Zuzana" w:date="2025-06-17T14:31:00Z" w16du:dateUtc="2025-06-17T12:31:00Z"/>
                    <w:highlight w:val="yellow"/>
                  </w:rPr>
                </w:rPrChange>
              </w:rPr>
            </w:pPr>
            <w:ins w:id="3867" w:author="Irová Zuzana" w:date="2025-06-17T14:31:00Z" w16du:dateUtc="2025-06-17T12:31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868" w:author="Irová Zuzana" w:date="2025-06-17T14:32:00Z" w16du:dateUtc="2025-06-17T12:32:00Z">
                    <w:rPr>
                      <w:highlight w:val="yellow"/>
                    </w:rPr>
                  </w:rPrChange>
                </w:rPr>
                <w:t>Možné hodnoty:</w:t>
              </w:r>
            </w:ins>
          </w:p>
          <w:p w14:paraId="02C126F5" w14:textId="412C828F" w:rsidR="00C12F08" w:rsidRPr="007A782A" w:rsidRDefault="00C12F08" w:rsidP="00E66931">
            <w:pPr>
              <w:spacing w:after="0"/>
              <w:rPr>
                <w:ins w:id="3869" w:author="Irová Zuzana" w:date="2025-06-17T14:31:00Z" w16du:dateUtc="2025-06-17T12:31:00Z"/>
                <w:rFonts w:eastAsia="Times New Roman" w:cstheme="minorHAnsi"/>
                <w:sz w:val="18"/>
                <w:szCs w:val="18"/>
                <w:lang w:eastAsia="cs-CZ"/>
                <w:rPrChange w:id="3870" w:author="Irová Zuzana" w:date="2025-06-17T14:32:00Z" w16du:dateUtc="2025-06-17T12:32:00Z">
                  <w:rPr>
                    <w:ins w:id="3871" w:author="Irová Zuzana" w:date="2025-06-17T14:31:00Z" w16du:dateUtc="2025-06-17T12:31:00Z"/>
                    <w:highlight w:val="yellow"/>
                  </w:rPr>
                </w:rPrChange>
              </w:rPr>
            </w:pPr>
            <w:ins w:id="3872" w:author="Irová Zuzana" w:date="2025-06-17T14:31:00Z" w16du:dateUtc="2025-06-17T12:31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873" w:author="Irová Zuzana" w:date="2025-06-17T14:32:00Z" w16du:dateUtc="2025-06-17T12:32:00Z">
                    <w:rPr>
                      <w:highlight w:val="yellow"/>
                    </w:rPr>
                  </w:rPrChange>
                </w:rPr>
                <w:lastRenderedPageBreak/>
                <w:t>Anonymní registrace</w:t>
              </w:r>
              <w:r w:rsidR="007A782A"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874" w:author="Irová Zuzana" w:date="2025-06-17T14:32:00Z" w16du:dateUtc="2025-06-17T12:32:00Z">
                    <w:rPr>
                      <w:highlight w:val="yellow"/>
                    </w:rPr>
                  </w:rPrChange>
                </w:rPr>
                <w:t xml:space="preserve"> </w:t>
              </w:r>
              <w:r w:rsidR="007A782A"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875" w:author="Irová Zuzana" w:date="2025-06-17T14:32:00Z" w16du:dateUtc="2025-06-17T12:32:00Z">
                    <w:rPr>
                      <w:highlight w:val="yellow"/>
                    </w:rPr>
                  </w:rPrChange>
                </w:rPr>
                <w:t xml:space="preserve">(tj. pro Customer.Anonymous registration = </w:t>
              </w:r>
              <w:r w:rsidR="007A782A"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876" w:author="Irová Zuzana" w:date="2025-06-17T14:32:00Z" w16du:dateUtc="2025-06-17T12:32:00Z">
                    <w:rPr>
                      <w:highlight w:val="yellow"/>
                    </w:rPr>
                  </w:rPrChange>
                </w:rPr>
                <w:t>true)</w:t>
              </w:r>
            </w:ins>
          </w:p>
          <w:p w14:paraId="4FD0E886" w14:textId="1681D6D2" w:rsidR="00E66931" w:rsidRPr="007A782A" w:rsidRDefault="00C12F08" w:rsidP="00E66931">
            <w:pPr>
              <w:spacing w:after="0"/>
              <w:rPr>
                <w:ins w:id="3877" w:author="Irová Zuzana" w:date="2025-06-17T11:52:00Z" w16du:dateUtc="2025-06-17T09:52:00Z"/>
                <w:rFonts w:eastAsia="Times New Roman" w:cstheme="minorHAnsi"/>
                <w:sz w:val="18"/>
                <w:szCs w:val="18"/>
                <w:lang w:eastAsia="cs-CZ"/>
                <w:rPrChange w:id="3878" w:author="Irová Zuzana" w:date="2025-06-17T14:32:00Z" w16du:dateUtc="2025-06-17T12:32:00Z">
                  <w:rPr>
                    <w:ins w:id="3879" w:author="Irová Zuzana" w:date="2025-06-17T11:52:00Z" w16du:dateUtc="2025-06-17T09:52:00Z"/>
                    <w:rFonts w:ascii="Book Antiqua" w:eastAsia="Times New Roman" w:hAnsi="Book Antiqua" w:cs="Arial"/>
                    <w:szCs w:val="20"/>
                    <w:lang w:val="pl-PL" w:eastAsia="cs-CZ"/>
                  </w:rPr>
                </w:rPrChange>
              </w:rPr>
            </w:pPr>
            <w:ins w:id="3880" w:author="Irová Zuzana" w:date="2025-06-17T14:31:00Z" w16du:dateUtc="2025-06-17T12:31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881" w:author="Irová Zuzana" w:date="2025-06-17T14:32:00Z" w16du:dateUtc="2025-06-17T12:32:00Z">
                    <w:rPr>
                      <w:highlight w:val="yellow"/>
                    </w:rPr>
                  </w:rPrChange>
                </w:rPr>
                <w:t>Plná registrace (tj. pro Customer.</w:t>
              </w:r>
            </w:ins>
            <w:ins w:id="3882" w:author="Irová Zuzana" w:date="2025-06-17T11:55:00Z" w16du:dateUtc="2025-06-17T09:55:00Z">
              <w:r w:rsidR="004F6CA4"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883" w:author="Irová Zuzana" w:date="2025-06-17T14:32:00Z" w16du:dateUtc="2025-06-17T12:32:00Z">
                    <w:rPr>
                      <w:highlight w:val="yellow"/>
                    </w:rPr>
                  </w:rPrChange>
                </w:rPr>
                <w:t>Anonymous registration = false</w:t>
              </w:r>
            </w:ins>
            <w:ins w:id="3884" w:author="Irová Zuzana" w:date="2025-06-17T14:31:00Z" w16du:dateUtc="2025-06-17T12:31:00Z">
              <w:r w:rsidR="007A782A"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885" w:author="Irová Zuzana" w:date="2025-06-17T14:32:00Z" w16du:dateUtc="2025-06-17T12:32:00Z">
                    <w:rPr/>
                  </w:rPrChange>
                </w:rPr>
                <w:t>)</w:t>
              </w:r>
            </w:ins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1C752BE2" w14:textId="57890383" w:rsidR="00E66931" w:rsidRPr="007A782A" w:rsidRDefault="008D5A2D" w:rsidP="00E66931">
            <w:pPr>
              <w:spacing w:after="0"/>
              <w:rPr>
                <w:ins w:id="3886" w:author="Irová Zuzana" w:date="2025-06-17T11:52:00Z" w16du:dateUtc="2025-06-17T09:52:00Z"/>
                <w:rFonts w:eastAsia="Times New Roman" w:cstheme="minorHAnsi"/>
                <w:sz w:val="18"/>
                <w:szCs w:val="18"/>
                <w:lang w:eastAsia="cs-CZ"/>
                <w:rPrChange w:id="3887" w:author="Irová Zuzana" w:date="2025-06-17T14:32:00Z" w16du:dateUtc="2025-06-17T12:32:00Z">
                  <w:rPr>
                    <w:ins w:id="3888" w:author="Irová Zuzana" w:date="2025-06-17T11:52:00Z" w16du:dateUtc="2025-06-17T09:52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889" w:author="Irová Zuzana" w:date="2025-06-23T09:37:00Z" w16du:dateUtc="2025-06-23T07:3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lastRenderedPageBreak/>
                <w:t>Enum</w:t>
              </w:r>
            </w:ins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5621305A" w14:textId="3B3772C9" w:rsidR="00E66931" w:rsidRPr="007A782A" w:rsidRDefault="008D5A2D" w:rsidP="00E66931">
            <w:pPr>
              <w:spacing w:after="0"/>
              <w:rPr>
                <w:ins w:id="3890" w:author="Irová Zuzana" w:date="2025-06-17T11:52:00Z" w16du:dateUtc="2025-06-17T09:52:00Z"/>
                <w:rFonts w:eastAsia="Times New Roman" w:cstheme="minorHAnsi"/>
                <w:sz w:val="18"/>
                <w:szCs w:val="18"/>
                <w:lang w:eastAsia="cs-CZ"/>
                <w:rPrChange w:id="3891" w:author="Irová Zuzana" w:date="2025-06-17T14:32:00Z" w16du:dateUtc="2025-06-17T12:32:00Z">
                  <w:rPr>
                    <w:ins w:id="3892" w:author="Irová Zuzana" w:date="2025-06-17T11:52:00Z" w16du:dateUtc="2025-06-17T09:52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893" w:author="Irová Zuzana" w:date="2025-06-23T09:38:00Z" w16du:dateUtc="2025-06-23T07:3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5248CFD3" w14:textId="7A63A93E" w:rsidR="00E66931" w:rsidRPr="007A782A" w:rsidRDefault="00863BD7" w:rsidP="00E66931">
            <w:pPr>
              <w:spacing w:after="0"/>
              <w:rPr>
                <w:ins w:id="3894" w:author="Irová Zuzana" w:date="2025-06-17T11:52:00Z" w16du:dateUtc="2025-06-17T09:52:00Z"/>
                <w:rFonts w:eastAsia="Times New Roman" w:cstheme="minorHAnsi"/>
                <w:sz w:val="18"/>
                <w:szCs w:val="18"/>
                <w:lang w:eastAsia="cs-CZ"/>
                <w:rPrChange w:id="3895" w:author="Irová Zuzana" w:date="2025-06-17T14:32:00Z" w16du:dateUtc="2025-06-17T12:32:00Z">
                  <w:rPr>
                    <w:ins w:id="3896" w:author="Irová Zuzana" w:date="2025-06-17T11:52:00Z" w16du:dateUtc="2025-06-17T09:52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897" w:author="Irová Zuzana" w:date="2025-06-23T09:38:00Z" w16du:dateUtc="2025-06-23T07:3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</w:tr>
      <w:tr w:rsidR="00E66931" w:rsidRPr="0098638C" w14:paraId="6081AD13" w14:textId="77777777">
        <w:trPr>
          <w:trHeight w:val="255"/>
          <w:ins w:id="3898" w:author="Irová Zuzana" w:date="2025-06-17T11:11:00Z" w16du:dateUtc="2025-06-17T09:11:00Z"/>
        </w:trPr>
        <w:tc>
          <w:tcPr>
            <w:tcW w:w="1000" w:type="dxa"/>
          </w:tcPr>
          <w:p w14:paraId="7B030C67" w14:textId="77777777" w:rsidR="00E66931" w:rsidRPr="007A782A" w:rsidRDefault="00E66931" w:rsidP="00E66931">
            <w:pPr>
              <w:spacing w:after="0"/>
              <w:rPr>
                <w:ins w:id="3899" w:author="Irová Zuzana" w:date="2025-06-17T11:11:00Z" w16du:dateUtc="2025-06-17T09:11:00Z"/>
                <w:rFonts w:eastAsia="Times New Roman" w:cstheme="minorHAnsi"/>
                <w:sz w:val="18"/>
                <w:szCs w:val="18"/>
                <w:lang w:eastAsia="cs-CZ"/>
                <w:rPrChange w:id="3900" w:author="Irová Zuzana" w:date="2025-06-17T14:32:00Z" w16du:dateUtc="2025-06-17T12:32:00Z">
                  <w:rPr>
                    <w:ins w:id="3901" w:author="Irová Zuzana" w:date="2025-06-17T11:11:00Z" w16du:dateUtc="2025-06-17T09:11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02" w:author="Irová Zuzana" w:date="2025-06-17T11:11:00Z" w16du:dateUtc="2025-06-17T09:11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03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Detail:</w:t>
              </w:r>
            </w:ins>
          </w:p>
        </w:tc>
        <w:tc>
          <w:tcPr>
            <w:tcW w:w="1800" w:type="dxa"/>
            <w:noWrap/>
          </w:tcPr>
          <w:p w14:paraId="3EFFB657" w14:textId="7241447A" w:rsidR="00E66931" w:rsidRPr="007A782A" w:rsidRDefault="00E66931" w:rsidP="00E66931">
            <w:pPr>
              <w:spacing w:after="0"/>
              <w:rPr>
                <w:ins w:id="3904" w:author="Irová Zuzana" w:date="2025-06-17T11:11:00Z" w16du:dateUtc="2025-06-17T09:11:00Z"/>
                <w:rFonts w:eastAsia="Times New Roman" w:cstheme="minorHAnsi"/>
                <w:sz w:val="18"/>
                <w:szCs w:val="18"/>
                <w:lang w:eastAsia="cs-CZ"/>
                <w:rPrChange w:id="3905" w:author="Irová Zuzana" w:date="2025-06-17T14:32:00Z" w16du:dateUtc="2025-06-17T12:32:00Z">
                  <w:rPr>
                    <w:ins w:id="3906" w:author="Irová Zuzana" w:date="2025-06-17T11:11:00Z" w16du:dateUtc="2025-06-17T09:11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07" w:author="Irová Zuzana" w:date="2025-06-17T11:54:00Z" w16du:dateUtc="2025-06-17T09:54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08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Code (Kód)</w:t>
              </w:r>
            </w:ins>
          </w:p>
        </w:tc>
        <w:tc>
          <w:tcPr>
            <w:tcW w:w="3060" w:type="dxa"/>
          </w:tcPr>
          <w:p w14:paraId="7303093C" w14:textId="4CECDEA0" w:rsidR="00E66931" w:rsidRPr="007A782A" w:rsidRDefault="00E66931" w:rsidP="00E66931">
            <w:pPr>
              <w:spacing w:after="0"/>
              <w:rPr>
                <w:ins w:id="3909" w:author="Irová Zuzana" w:date="2025-06-17T11:11:00Z" w16du:dateUtc="2025-06-17T09:11:00Z"/>
                <w:rFonts w:eastAsia="Times New Roman" w:cstheme="minorBidi"/>
                <w:sz w:val="18"/>
                <w:szCs w:val="18"/>
                <w:lang w:val="pl-PL" w:eastAsia="cs-CZ"/>
                <w:rPrChange w:id="3910" w:author="Irová Zuzana" w:date="2025-06-17T14:32:00Z" w16du:dateUtc="2025-06-17T12:32:00Z">
                  <w:rPr>
                    <w:ins w:id="3911" w:author="Irová Zuzana" w:date="2025-06-17T11:11:00Z" w16du:dateUtc="2025-06-17T09:11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12" w:author="Irová Zuzana" w:date="2025-06-17T11:54:00Z" w16du:dateUtc="2025-06-17T09:54:00Z">
              <w:r w:rsidRPr="0609283A">
                <w:rPr>
                  <w:rFonts w:eastAsia="Times New Roman" w:cstheme="minorBidi"/>
                  <w:sz w:val="18"/>
                  <w:szCs w:val="18"/>
                  <w:lang w:val="pl-PL" w:eastAsia="cs-CZ"/>
                  <w:rPrChange w:id="3913" w:author="Irová Zuzana" w:date="2025-06-17T14:32:00Z" w16du:dateUtc="2025-06-17T12:32:00Z">
                    <w:rPr>
                      <w:rFonts w:ascii="Book Antiqua" w:eastAsia="Times New Roman" w:hAnsi="Book Antiqua" w:cs="Arial"/>
                      <w:szCs w:val="20"/>
                      <w:lang w:val="pl-PL" w:eastAsia="cs-CZ"/>
                    </w:rPr>
                  </w:rPrChange>
                </w:rPr>
                <w:t>Kód odpovědi na výstupu z platební brány</w:t>
              </w:r>
            </w:ins>
          </w:p>
        </w:tc>
        <w:tc>
          <w:tcPr>
            <w:tcW w:w="1350" w:type="dxa"/>
          </w:tcPr>
          <w:p w14:paraId="568636A3" w14:textId="362585F4" w:rsidR="00E66931" w:rsidRPr="007A782A" w:rsidRDefault="00E66931" w:rsidP="00E66931">
            <w:pPr>
              <w:spacing w:after="0"/>
              <w:rPr>
                <w:ins w:id="3914" w:author="Irová Zuzana" w:date="2025-06-17T11:11:00Z" w16du:dateUtc="2025-06-17T09:11:00Z"/>
                <w:rFonts w:eastAsia="Times New Roman" w:cstheme="minorHAnsi"/>
                <w:sz w:val="18"/>
                <w:szCs w:val="18"/>
                <w:lang w:eastAsia="cs-CZ"/>
                <w:rPrChange w:id="3915" w:author="Irová Zuzana" w:date="2025-06-17T14:32:00Z" w16du:dateUtc="2025-06-17T12:32:00Z">
                  <w:rPr>
                    <w:ins w:id="3916" w:author="Irová Zuzana" w:date="2025-06-17T11:11:00Z" w16du:dateUtc="2025-06-17T09:11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17" w:author="Irová Zuzana" w:date="2025-06-17T11:54:00Z" w16du:dateUtc="2025-06-17T09:54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18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Number</w:t>
              </w:r>
            </w:ins>
          </w:p>
        </w:tc>
        <w:tc>
          <w:tcPr>
            <w:tcW w:w="1153" w:type="dxa"/>
          </w:tcPr>
          <w:p w14:paraId="75EADE28" w14:textId="5890B5B6" w:rsidR="00E66931" w:rsidRPr="007A782A" w:rsidRDefault="00E66931" w:rsidP="00E66931">
            <w:pPr>
              <w:spacing w:after="0"/>
              <w:rPr>
                <w:ins w:id="3919" w:author="Irová Zuzana" w:date="2025-06-17T11:11:00Z" w16du:dateUtc="2025-06-17T09:11:00Z"/>
                <w:rFonts w:eastAsia="Times New Roman" w:cstheme="minorHAnsi"/>
                <w:sz w:val="18"/>
                <w:szCs w:val="18"/>
                <w:lang w:eastAsia="cs-CZ"/>
                <w:rPrChange w:id="3920" w:author="Irová Zuzana" w:date="2025-06-17T14:32:00Z" w16du:dateUtc="2025-06-17T12:32:00Z">
                  <w:rPr>
                    <w:ins w:id="3921" w:author="Irová Zuzana" w:date="2025-06-17T11:11:00Z" w16du:dateUtc="2025-06-17T09:11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22" w:author="Irová Zuzana" w:date="2025-06-17T11:54:00Z" w16du:dateUtc="2025-06-17T09:54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23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Ano</w:t>
              </w:r>
            </w:ins>
          </w:p>
        </w:tc>
        <w:tc>
          <w:tcPr>
            <w:tcW w:w="851" w:type="dxa"/>
          </w:tcPr>
          <w:p w14:paraId="4E59A7A8" w14:textId="4297D950" w:rsidR="00E66931" w:rsidRPr="007A782A" w:rsidRDefault="00E66931" w:rsidP="00E66931">
            <w:pPr>
              <w:spacing w:after="0"/>
              <w:rPr>
                <w:ins w:id="3924" w:author="Irová Zuzana" w:date="2025-06-17T11:11:00Z" w16du:dateUtc="2025-06-17T09:11:00Z"/>
                <w:rFonts w:eastAsia="Times New Roman" w:cstheme="minorHAnsi"/>
                <w:sz w:val="18"/>
                <w:szCs w:val="18"/>
                <w:lang w:eastAsia="cs-CZ"/>
                <w:rPrChange w:id="3925" w:author="Irová Zuzana" w:date="2025-06-17T14:32:00Z" w16du:dateUtc="2025-06-17T12:32:00Z">
                  <w:rPr>
                    <w:ins w:id="3926" w:author="Irová Zuzana" w:date="2025-06-17T11:11:00Z" w16du:dateUtc="2025-06-17T09:11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27" w:author="Irová Zuzana" w:date="2025-06-17T11:54:00Z" w16du:dateUtc="2025-06-17T09:54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28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Ano</w:t>
              </w:r>
            </w:ins>
          </w:p>
        </w:tc>
      </w:tr>
      <w:tr w:rsidR="00E66931" w:rsidRPr="0098638C" w14:paraId="24E35A44" w14:textId="77777777">
        <w:trPr>
          <w:trHeight w:val="255"/>
          <w:ins w:id="3929" w:author="Irová Zuzana" w:date="2025-06-17T11:54:00Z" w16du:dateUtc="2025-06-17T09:54:00Z"/>
        </w:trPr>
        <w:tc>
          <w:tcPr>
            <w:tcW w:w="1000" w:type="dxa"/>
          </w:tcPr>
          <w:p w14:paraId="20A9767F" w14:textId="77777777" w:rsidR="00E66931" w:rsidRPr="007A782A" w:rsidRDefault="00E66931" w:rsidP="00E66931">
            <w:pPr>
              <w:spacing w:after="0"/>
              <w:rPr>
                <w:ins w:id="3930" w:author="Irová Zuzana" w:date="2025-06-17T11:54:00Z" w16du:dateUtc="2025-06-17T09:54:00Z"/>
                <w:rFonts w:eastAsia="Times New Roman" w:cstheme="minorHAnsi"/>
                <w:sz w:val="18"/>
                <w:szCs w:val="18"/>
                <w:lang w:eastAsia="cs-CZ"/>
                <w:rPrChange w:id="3931" w:author="Irová Zuzana" w:date="2025-06-17T14:32:00Z" w16du:dateUtc="2025-06-17T12:32:00Z">
                  <w:rPr>
                    <w:ins w:id="3932" w:author="Irová Zuzana" w:date="2025-06-17T11:54:00Z" w16du:dateUtc="2025-06-17T09:54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</w:p>
        </w:tc>
        <w:tc>
          <w:tcPr>
            <w:tcW w:w="1800" w:type="dxa"/>
            <w:noWrap/>
          </w:tcPr>
          <w:p w14:paraId="2033BA6F" w14:textId="45319FA1" w:rsidR="00E66931" w:rsidRPr="007A782A" w:rsidRDefault="00E66931" w:rsidP="00E66931">
            <w:pPr>
              <w:spacing w:after="0"/>
              <w:rPr>
                <w:ins w:id="3933" w:author="Irová Zuzana" w:date="2025-06-17T11:54:00Z" w16du:dateUtc="2025-06-17T09:54:00Z"/>
                <w:rFonts w:eastAsia="Times New Roman" w:cstheme="minorHAnsi"/>
                <w:sz w:val="18"/>
                <w:szCs w:val="18"/>
                <w:lang w:eastAsia="cs-CZ"/>
                <w:rPrChange w:id="3934" w:author="Irová Zuzana" w:date="2025-06-17T14:32:00Z" w16du:dateUtc="2025-06-17T12:32:00Z">
                  <w:rPr>
                    <w:ins w:id="3935" w:author="Irová Zuzana" w:date="2025-06-17T11:54:00Z" w16du:dateUtc="2025-06-17T09:54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36" w:author="Irová Zuzana" w:date="2025-06-17T11:54:00Z" w16du:dateUtc="2025-06-17T09:54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37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Name (Jméno)</w:t>
              </w:r>
            </w:ins>
          </w:p>
        </w:tc>
        <w:tc>
          <w:tcPr>
            <w:tcW w:w="3060" w:type="dxa"/>
          </w:tcPr>
          <w:p w14:paraId="7B83F50F" w14:textId="1BC5B1A4" w:rsidR="00E66931" w:rsidRPr="007A782A" w:rsidRDefault="00E66931" w:rsidP="00E66931">
            <w:pPr>
              <w:spacing w:after="0"/>
              <w:rPr>
                <w:ins w:id="3938" w:author="Irová Zuzana" w:date="2025-06-17T11:54:00Z" w16du:dateUtc="2025-06-17T09:54:00Z"/>
                <w:rFonts w:eastAsia="Times New Roman" w:cstheme="minorHAnsi"/>
                <w:sz w:val="18"/>
                <w:szCs w:val="18"/>
                <w:lang w:eastAsia="cs-CZ"/>
                <w:rPrChange w:id="3939" w:author="Irová Zuzana" w:date="2025-06-17T14:32:00Z" w16du:dateUtc="2025-06-17T12:32:00Z">
                  <w:rPr>
                    <w:ins w:id="3940" w:author="Irová Zuzana" w:date="2025-06-17T11:54:00Z" w16du:dateUtc="2025-06-17T09:54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41" w:author="Irová Zuzana" w:date="2025-06-17T11:54:00Z" w16du:dateUtc="2025-06-17T09:54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42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Jméno kódu odpovědi</w:t>
              </w:r>
            </w:ins>
          </w:p>
        </w:tc>
        <w:tc>
          <w:tcPr>
            <w:tcW w:w="1350" w:type="dxa"/>
          </w:tcPr>
          <w:p w14:paraId="105D3E42" w14:textId="0A3CA55E" w:rsidR="00E66931" w:rsidRPr="007A782A" w:rsidRDefault="00E66931" w:rsidP="00E66931">
            <w:pPr>
              <w:spacing w:after="0"/>
              <w:rPr>
                <w:ins w:id="3943" w:author="Irová Zuzana" w:date="2025-06-17T11:54:00Z" w16du:dateUtc="2025-06-17T09:54:00Z"/>
                <w:rFonts w:eastAsia="Times New Roman" w:cstheme="minorHAnsi"/>
                <w:sz w:val="18"/>
                <w:szCs w:val="18"/>
                <w:lang w:eastAsia="cs-CZ"/>
                <w:rPrChange w:id="3944" w:author="Irová Zuzana" w:date="2025-06-17T14:32:00Z" w16du:dateUtc="2025-06-17T12:32:00Z">
                  <w:rPr>
                    <w:ins w:id="3945" w:author="Irová Zuzana" w:date="2025-06-17T11:54:00Z" w16du:dateUtc="2025-06-17T09:54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46" w:author="Irová Zuzana" w:date="2025-06-17T11:54:00Z" w16du:dateUtc="2025-06-17T09:54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47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Text 255 (any text)</w:t>
              </w:r>
            </w:ins>
          </w:p>
        </w:tc>
        <w:tc>
          <w:tcPr>
            <w:tcW w:w="1153" w:type="dxa"/>
          </w:tcPr>
          <w:p w14:paraId="642A1C8D" w14:textId="53A0B0E2" w:rsidR="00E66931" w:rsidRPr="007A782A" w:rsidRDefault="00E66931" w:rsidP="00E66931">
            <w:pPr>
              <w:spacing w:after="0"/>
              <w:rPr>
                <w:ins w:id="3948" w:author="Irová Zuzana" w:date="2025-06-17T11:54:00Z" w16du:dateUtc="2025-06-17T09:54:00Z"/>
                <w:rFonts w:eastAsia="Times New Roman" w:cstheme="minorHAnsi"/>
                <w:sz w:val="18"/>
                <w:szCs w:val="18"/>
                <w:lang w:eastAsia="cs-CZ"/>
                <w:rPrChange w:id="3949" w:author="Irová Zuzana" w:date="2025-06-17T14:32:00Z" w16du:dateUtc="2025-06-17T12:32:00Z">
                  <w:rPr>
                    <w:ins w:id="3950" w:author="Irová Zuzana" w:date="2025-06-17T11:54:00Z" w16du:dateUtc="2025-06-17T09:54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51" w:author="Irová Zuzana" w:date="2025-06-17T11:54:00Z" w16du:dateUtc="2025-06-17T09:54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52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Ne</w:t>
              </w:r>
            </w:ins>
          </w:p>
        </w:tc>
        <w:tc>
          <w:tcPr>
            <w:tcW w:w="851" w:type="dxa"/>
          </w:tcPr>
          <w:p w14:paraId="3E963E5D" w14:textId="56AEAE9C" w:rsidR="00E66931" w:rsidRPr="007A782A" w:rsidRDefault="00E66931" w:rsidP="00E66931">
            <w:pPr>
              <w:spacing w:after="0"/>
              <w:rPr>
                <w:ins w:id="3953" w:author="Irová Zuzana" w:date="2025-06-17T11:54:00Z" w16du:dateUtc="2025-06-17T09:54:00Z"/>
                <w:rFonts w:eastAsia="Times New Roman" w:cstheme="minorHAnsi"/>
                <w:sz w:val="18"/>
                <w:szCs w:val="18"/>
                <w:lang w:eastAsia="cs-CZ"/>
                <w:rPrChange w:id="3954" w:author="Irová Zuzana" w:date="2025-06-17T14:32:00Z" w16du:dateUtc="2025-06-17T12:32:00Z">
                  <w:rPr>
                    <w:ins w:id="3955" w:author="Irová Zuzana" w:date="2025-06-17T11:54:00Z" w16du:dateUtc="2025-06-17T09:54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56" w:author="Irová Zuzana" w:date="2025-06-17T11:54:00Z" w16du:dateUtc="2025-06-17T09:54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57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Ano</w:t>
              </w:r>
            </w:ins>
          </w:p>
        </w:tc>
      </w:tr>
      <w:tr w:rsidR="00E66931" w:rsidRPr="0098638C" w14:paraId="7F09213E" w14:textId="77777777">
        <w:trPr>
          <w:trHeight w:val="255"/>
          <w:ins w:id="3958" w:author="Irová Zuzana" w:date="2025-06-17T11:13:00Z" w16du:dateUtc="2025-06-17T09:13:00Z"/>
        </w:trPr>
        <w:tc>
          <w:tcPr>
            <w:tcW w:w="1000" w:type="dxa"/>
          </w:tcPr>
          <w:p w14:paraId="2FC87610" w14:textId="1871E6F4" w:rsidR="00E66931" w:rsidRPr="007A782A" w:rsidRDefault="00E66931" w:rsidP="00E66931">
            <w:pPr>
              <w:spacing w:after="0"/>
              <w:rPr>
                <w:ins w:id="3959" w:author="Irová Zuzana" w:date="2025-06-17T11:13:00Z" w16du:dateUtc="2025-06-17T09:13:00Z"/>
                <w:rFonts w:eastAsia="Times New Roman" w:cstheme="minorHAnsi"/>
                <w:sz w:val="18"/>
                <w:szCs w:val="18"/>
                <w:lang w:eastAsia="cs-CZ"/>
                <w:rPrChange w:id="3960" w:author="Irová Zuzana" w:date="2025-06-17T14:32:00Z" w16du:dateUtc="2025-06-17T12:32:00Z">
                  <w:rPr>
                    <w:ins w:id="3961" w:author="Irová Zuzana" w:date="2025-06-17T11:13:00Z" w16du:dateUtc="2025-06-17T09:13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62" w:author="Irová Zuzana" w:date="2025-06-17T11:23:00Z" w16du:dateUtc="2025-06-17T09:23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63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Reference:</w:t>
              </w:r>
            </w:ins>
          </w:p>
        </w:tc>
        <w:tc>
          <w:tcPr>
            <w:tcW w:w="1800" w:type="dxa"/>
            <w:noWrap/>
          </w:tcPr>
          <w:p w14:paraId="386615EF" w14:textId="4A5DD66D" w:rsidR="00E66931" w:rsidRPr="007A782A" w:rsidRDefault="00E66931" w:rsidP="00E66931">
            <w:pPr>
              <w:spacing w:after="0"/>
              <w:rPr>
                <w:ins w:id="3964" w:author="Irová Zuzana" w:date="2025-06-17T11:13:00Z" w16du:dateUtc="2025-06-17T09:13:00Z"/>
                <w:rFonts w:eastAsia="Times New Roman" w:cstheme="minorHAnsi"/>
                <w:sz w:val="18"/>
                <w:szCs w:val="18"/>
                <w:lang w:eastAsia="cs-CZ"/>
                <w:rPrChange w:id="3965" w:author="Irová Zuzana" w:date="2025-06-17T14:32:00Z" w16du:dateUtc="2025-06-17T12:32:00Z">
                  <w:rPr>
                    <w:ins w:id="3966" w:author="Irová Zuzana" w:date="2025-06-17T11:13:00Z" w16du:dateUtc="2025-06-17T09:13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67" w:author="Irová Zuzana" w:date="2025-06-17T11:21:00Z" w16du:dateUtc="2025-06-17T09:21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68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Retry type (Typ opakování)</w:t>
              </w:r>
            </w:ins>
          </w:p>
        </w:tc>
        <w:tc>
          <w:tcPr>
            <w:tcW w:w="3060" w:type="dxa"/>
          </w:tcPr>
          <w:p w14:paraId="38D0B6E4" w14:textId="77777777" w:rsidR="00E66931" w:rsidRPr="007A782A" w:rsidRDefault="00E66931" w:rsidP="00E66931">
            <w:pPr>
              <w:spacing w:after="0"/>
              <w:rPr>
                <w:ins w:id="3969" w:author="Irová Zuzana" w:date="2025-06-17T11:47:00Z" w16du:dateUtc="2025-06-17T09:47:00Z"/>
                <w:rFonts w:eastAsia="Times New Roman" w:cstheme="minorHAnsi"/>
                <w:sz w:val="18"/>
                <w:szCs w:val="18"/>
                <w:lang w:eastAsia="cs-CZ"/>
                <w:rPrChange w:id="3970" w:author="Irová Zuzana" w:date="2025-06-17T14:32:00Z" w16du:dateUtc="2025-06-17T12:32:00Z">
                  <w:rPr>
                    <w:ins w:id="3971" w:author="Irová Zuzana" w:date="2025-06-17T11:47:00Z" w16du:dateUtc="2025-06-17T09:47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72" w:author="Irová Zuzana" w:date="2025-06-17T11:21:00Z" w16du:dateUtc="2025-06-17T09:21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73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 xml:space="preserve">Typ opakování. </w:t>
              </w:r>
            </w:ins>
          </w:p>
          <w:p w14:paraId="088B5E30" w14:textId="77777777" w:rsidR="00E66931" w:rsidRPr="007A782A" w:rsidRDefault="00E66931" w:rsidP="00E66931">
            <w:pPr>
              <w:spacing w:after="0"/>
              <w:rPr>
                <w:ins w:id="3974" w:author="Irová Zuzana" w:date="2025-06-17T11:50:00Z" w16du:dateUtc="2025-06-17T09:50:00Z"/>
                <w:rFonts w:eastAsia="Times New Roman" w:cstheme="minorHAnsi"/>
                <w:sz w:val="18"/>
                <w:szCs w:val="18"/>
                <w:lang w:eastAsia="cs-CZ"/>
                <w:rPrChange w:id="3975" w:author="Irová Zuzana" w:date="2025-06-17T14:32:00Z" w16du:dateUtc="2025-06-17T12:32:00Z">
                  <w:rPr>
                    <w:ins w:id="3976" w:author="Irová Zuzana" w:date="2025-06-17T11:50:00Z" w16du:dateUtc="2025-06-17T09:50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77" w:author="Irová Zuzana" w:date="2025-06-17T11:47:00Z" w16du:dateUtc="2025-06-17T09:47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78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 xml:space="preserve">Např. </w:t>
              </w:r>
            </w:ins>
          </w:p>
          <w:p w14:paraId="58C9B32E" w14:textId="77777777" w:rsidR="00E66931" w:rsidRPr="007A782A" w:rsidRDefault="00E66931" w:rsidP="00E66931">
            <w:pPr>
              <w:spacing w:after="0"/>
              <w:rPr>
                <w:ins w:id="3979" w:author="Irová Zuzana" w:date="2025-06-17T11:50:00Z" w16du:dateUtc="2025-06-17T09:50:00Z"/>
                <w:rFonts w:eastAsia="Times New Roman" w:cstheme="minorHAnsi"/>
                <w:sz w:val="18"/>
                <w:szCs w:val="18"/>
                <w:lang w:eastAsia="cs-CZ"/>
                <w:rPrChange w:id="3980" w:author="Irová Zuzana" w:date="2025-06-17T14:32:00Z" w16du:dateUtc="2025-06-17T12:32:00Z">
                  <w:rPr>
                    <w:ins w:id="3981" w:author="Irová Zuzana" w:date="2025-06-17T11:50:00Z" w16du:dateUtc="2025-06-17T09:50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82" w:author="Irová Zuzana" w:date="2025-06-17T11:47:00Z" w16du:dateUtc="2025-06-17T09:47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83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 xml:space="preserve">Payment transaction </w:t>
              </w:r>
            </w:ins>
            <w:ins w:id="3984" w:author="Irová Zuzana" w:date="2025-06-17T11:50:00Z" w16du:dateUtc="2025-06-17T09:50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85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Full 8h 5 d</w:t>
              </w:r>
            </w:ins>
          </w:p>
          <w:p w14:paraId="4A205496" w14:textId="2DB8FADC" w:rsidR="00E66931" w:rsidRPr="007A782A" w:rsidRDefault="00E66931" w:rsidP="00E66931">
            <w:pPr>
              <w:spacing w:after="0"/>
              <w:rPr>
                <w:ins w:id="3986" w:author="Irová Zuzana" w:date="2025-06-17T11:50:00Z" w16du:dateUtc="2025-06-17T09:50:00Z"/>
                <w:rFonts w:eastAsia="Times New Roman" w:cstheme="minorHAnsi"/>
                <w:sz w:val="18"/>
                <w:szCs w:val="18"/>
                <w:lang w:eastAsia="cs-CZ"/>
                <w:rPrChange w:id="3987" w:author="Irová Zuzana" w:date="2025-06-17T14:32:00Z" w16du:dateUtc="2025-06-17T12:32:00Z">
                  <w:rPr>
                    <w:ins w:id="3988" w:author="Irová Zuzana" w:date="2025-06-17T11:50:00Z" w16du:dateUtc="2025-06-17T09:50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89" w:author="Irová Zuzana" w:date="2025-06-17T11:50:00Z" w16du:dateUtc="2025-06-17T09:50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90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 xml:space="preserve">Payment transaction 24h </w:t>
              </w:r>
            </w:ins>
            <w:ins w:id="3991" w:author="Irová Zuzana" w:date="2025-06-17T11:51:00Z" w16du:dateUtc="2025-06-17T09:51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92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7</w:t>
              </w:r>
            </w:ins>
            <w:ins w:id="3993" w:author="Irová Zuzana" w:date="2025-06-17T11:50:00Z" w16du:dateUtc="2025-06-17T09:50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94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 xml:space="preserve"> d</w:t>
              </w:r>
            </w:ins>
          </w:p>
          <w:p w14:paraId="3F644EA9" w14:textId="2E2585E6" w:rsidR="00E66931" w:rsidRPr="007A782A" w:rsidRDefault="00E66931" w:rsidP="00E66931">
            <w:pPr>
              <w:spacing w:after="0"/>
              <w:rPr>
                <w:ins w:id="3995" w:author="Irová Zuzana" w:date="2025-06-17T11:13:00Z" w16du:dateUtc="2025-06-17T09:13:00Z"/>
                <w:rFonts w:eastAsia="Times New Roman" w:cstheme="minorHAnsi"/>
                <w:sz w:val="18"/>
                <w:szCs w:val="18"/>
                <w:lang w:eastAsia="cs-CZ"/>
                <w:rPrChange w:id="3996" w:author="Irová Zuzana" w:date="2025-06-17T14:32:00Z" w16du:dateUtc="2025-06-17T12:32:00Z">
                  <w:rPr>
                    <w:ins w:id="3997" w:author="Irová Zuzana" w:date="2025-06-17T11:13:00Z" w16du:dateUtc="2025-06-17T09:13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3998" w:author="Irová Zuzana" w:date="2025-06-17T11:50:00Z" w16du:dateUtc="2025-06-17T09:50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3999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 xml:space="preserve">Payment transaction </w:t>
              </w:r>
            </w:ins>
            <w:ins w:id="4000" w:author="Irová Zuzana" w:date="2025-06-17T11:51:00Z" w16du:dateUtc="2025-06-17T09:51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001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1</w:t>
              </w:r>
            </w:ins>
            <w:ins w:id="4002" w:author="Irová Zuzana" w:date="2025-06-17T11:50:00Z" w16du:dateUtc="2025-06-17T09:50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003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h 5 d</w:t>
              </w:r>
            </w:ins>
          </w:p>
        </w:tc>
        <w:tc>
          <w:tcPr>
            <w:tcW w:w="1350" w:type="dxa"/>
          </w:tcPr>
          <w:p w14:paraId="062A8543" w14:textId="2C21CF19" w:rsidR="00E66931" w:rsidRPr="007A782A" w:rsidRDefault="00E66931" w:rsidP="00E66931">
            <w:pPr>
              <w:spacing w:after="0"/>
              <w:rPr>
                <w:ins w:id="4004" w:author="Irová Zuzana" w:date="2025-06-17T11:13:00Z" w16du:dateUtc="2025-06-17T09:13:00Z"/>
                <w:rFonts w:eastAsia="Times New Roman" w:cstheme="minorHAnsi"/>
                <w:sz w:val="18"/>
                <w:szCs w:val="18"/>
                <w:lang w:eastAsia="cs-CZ"/>
                <w:rPrChange w:id="4005" w:author="Irová Zuzana" w:date="2025-06-17T14:32:00Z" w16du:dateUtc="2025-06-17T12:32:00Z">
                  <w:rPr>
                    <w:ins w:id="4006" w:author="Irová Zuzana" w:date="2025-06-17T11:13:00Z" w16du:dateUtc="2025-06-17T09:13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007" w:author="Irová Zuzana" w:date="2025-06-17T11:22:00Z" w16du:dateUtc="2025-06-17T09:22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008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List of values (BAR.Process step</w:t>
              </w:r>
            </w:ins>
            <w:ins w:id="4009" w:author="Irová Zuzana" w:date="2025-06-17T11:38:00Z" w16du:dateUtc="2025-06-17T09:38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010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 xml:space="preserve"> scheduling</w:t>
              </w:r>
            </w:ins>
            <w:ins w:id="4011" w:author="Irová Zuzana" w:date="2025-06-17T14:32:00Z" w16du:dateUtc="2025-06-17T12:32:00Z">
              <w:r w:rsidR="009F0252">
                <w:rPr>
                  <w:rFonts w:eastAsia="Times New Roman" w:cstheme="minorHAnsi"/>
                  <w:sz w:val="18"/>
                  <w:szCs w:val="18"/>
                  <w:lang w:eastAsia="cs-CZ"/>
                </w:rPr>
                <w:t>.group</w:t>
              </w:r>
            </w:ins>
            <w:ins w:id="4012" w:author="Irová Zuzana" w:date="2025-06-17T11:23:00Z" w16du:dateUtc="2025-06-17T09:23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013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)</w:t>
              </w:r>
            </w:ins>
          </w:p>
        </w:tc>
        <w:tc>
          <w:tcPr>
            <w:tcW w:w="1153" w:type="dxa"/>
          </w:tcPr>
          <w:p w14:paraId="284702FB" w14:textId="7457B409" w:rsidR="00E66931" w:rsidRPr="007A782A" w:rsidRDefault="00E66931" w:rsidP="00E66931">
            <w:pPr>
              <w:spacing w:after="0"/>
              <w:rPr>
                <w:ins w:id="4014" w:author="Irová Zuzana" w:date="2025-06-17T11:13:00Z" w16du:dateUtc="2025-06-17T09:13:00Z"/>
                <w:rFonts w:eastAsia="Times New Roman" w:cstheme="minorHAnsi"/>
                <w:sz w:val="18"/>
                <w:szCs w:val="18"/>
                <w:lang w:eastAsia="cs-CZ"/>
                <w:rPrChange w:id="4015" w:author="Irová Zuzana" w:date="2025-06-17T14:32:00Z" w16du:dateUtc="2025-06-17T12:32:00Z">
                  <w:rPr>
                    <w:ins w:id="4016" w:author="Irová Zuzana" w:date="2025-06-17T11:13:00Z" w16du:dateUtc="2025-06-17T09:13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017" w:author="Irová Zuzana" w:date="2025-06-17T11:23:00Z" w16du:dateUtc="2025-06-17T09:23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018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Ne</w:t>
              </w:r>
            </w:ins>
          </w:p>
        </w:tc>
        <w:tc>
          <w:tcPr>
            <w:tcW w:w="851" w:type="dxa"/>
          </w:tcPr>
          <w:p w14:paraId="474A0E08" w14:textId="066C477A" w:rsidR="00E66931" w:rsidRPr="007A782A" w:rsidRDefault="00E66931" w:rsidP="00E66931">
            <w:pPr>
              <w:spacing w:after="0"/>
              <w:rPr>
                <w:ins w:id="4019" w:author="Irová Zuzana" w:date="2025-06-17T11:13:00Z" w16du:dateUtc="2025-06-17T09:13:00Z"/>
                <w:rFonts w:eastAsia="Times New Roman" w:cstheme="minorHAnsi"/>
                <w:sz w:val="18"/>
                <w:szCs w:val="18"/>
                <w:lang w:eastAsia="cs-CZ"/>
                <w:rPrChange w:id="4020" w:author="Irová Zuzana" w:date="2025-06-17T14:32:00Z" w16du:dateUtc="2025-06-17T12:32:00Z">
                  <w:rPr>
                    <w:ins w:id="4021" w:author="Irová Zuzana" w:date="2025-06-17T11:13:00Z" w16du:dateUtc="2025-06-17T09:13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022" w:author="Irová Zuzana" w:date="2025-06-17T11:23:00Z" w16du:dateUtc="2025-06-17T09:23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023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Ano</w:t>
              </w:r>
            </w:ins>
          </w:p>
        </w:tc>
      </w:tr>
    </w:tbl>
    <w:p w14:paraId="21D262F8" w14:textId="612F8C29" w:rsidR="006D584D" w:rsidRDefault="005D024E">
      <w:pPr>
        <w:pStyle w:val="NormalIndent"/>
        <w:rPr>
          <w:ins w:id="4024" w:author="Irová Zuzana" w:date="2025-06-17T11:25:00Z" w16du:dateUtc="2025-06-17T09:25:00Z"/>
          <w:lang w:eastAsia="cs-CZ"/>
        </w:rPr>
      </w:pPr>
      <w:ins w:id="4025" w:author="Irová Zuzana" w:date="2025-06-17T11:10:00Z" w16du:dateUtc="2025-06-17T09:10:00Z">
        <w:r>
          <w:rPr>
            <w:lang w:eastAsia="cs-CZ"/>
          </w:rPr>
          <w:t xml:space="preserve"> </w:t>
        </w:r>
      </w:ins>
    </w:p>
    <w:p w14:paraId="747CE034" w14:textId="3C971D39" w:rsidR="00021ED6" w:rsidRPr="00375AB0" w:rsidRDefault="00021ED6" w:rsidP="00021ED6">
      <w:pPr>
        <w:pStyle w:val="Heading3"/>
        <w:rPr>
          <w:ins w:id="4026" w:author="Irová Zuzana" w:date="2025-06-17T11:25:00Z" w16du:dateUtc="2025-06-17T09:25:00Z"/>
          <w:highlight w:val="yellow"/>
          <w:lang w:eastAsia="cs-CZ"/>
          <w:rPrChange w:id="4027" w:author="Irová Zuzana" w:date="2025-06-23T10:47:00Z" w16du:dateUtc="2025-06-23T08:47:00Z">
            <w:rPr>
              <w:ins w:id="4028" w:author="Irová Zuzana" w:date="2025-06-17T11:25:00Z" w16du:dateUtc="2025-06-17T09:25:00Z"/>
              <w:lang w:eastAsia="cs-CZ"/>
            </w:rPr>
          </w:rPrChange>
        </w:rPr>
      </w:pPr>
      <w:bookmarkStart w:id="4029" w:name="_Toc201568893"/>
      <w:ins w:id="4030" w:author="Irová Zuzana" w:date="2025-06-17T11:25:00Z" w16du:dateUtc="2025-06-17T09:25:00Z">
        <w:r w:rsidRPr="00375AB0">
          <w:rPr>
            <w:highlight w:val="yellow"/>
            <w:lang w:eastAsia="cs-CZ"/>
            <w:rPrChange w:id="4031" w:author="Irová Zuzana" w:date="2025-06-23T10:47:00Z" w16du:dateUtc="2025-06-23T08:47:00Z">
              <w:rPr>
                <w:lang w:eastAsia="cs-CZ"/>
              </w:rPr>
            </w:rPrChange>
          </w:rPr>
          <w:t xml:space="preserve">Process Step </w:t>
        </w:r>
      </w:ins>
      <w:ins w:id="4032" w:author="Irová Zuzana" w:date="2025-06-17T11:31:00Z" w16du:dateUtc="2025-06-17T09:31:00Z">
        <w:r w:rsidR="00A12298" w:rsidRPr="00375AB0">
          <w:rPr>
            <w:highlight w:val="yellow"/>
            <w:lang w:eastAsia="cs-CZ"/>
            <w:rPrChange w:id="4033" w:author="Irová Zuzana" w:date="2025-06-23T10:47:00Z" w16du:dateUtc="2025-06-23T08:47:00Z">
              <w:rPr>
                <w:lang w:eastAsia="cs-CZ"/>
              </w:rPr>
            </w:rPrChange>
          </w:rPr>
          <w:t xml:space="preserve">Scheduling </w:t>
        </w:r>
      </w:ins>
      <w:ins w:id="4034" w:author="Irová Zuzana" w:date="2025-06-17T11:25:00Z" w16du:dateUtc="2025-06-17T09:25:00Z">
        <w:r w:rsidRPr="00375AB0">
          <w:rPr>
            <w:highlight w:val="yellow"/>
            <w:lang w:eastAsia="cs-CZ"/>
            <w:rPrChange w:id="4035" w:author="Irová Zuzana" w:date="2025-06-23T10:47:00Z" w16du:dateUtc="2025-06-23T08:47:00Z">
              <w:rPr>
                <w:lang w:eastAsia="cs-CZ"/>
              </w:rPr>
            </w:rPrChange>
          </w:rPr>
          <w:t>(</w:t>
        </w:r>
      </w:ins>
      <w:ins w:id="4036" w:author="Irová Zuzana" w:date="2025-06-17T11:31:00Z" w16du:dateUtc="2025-06-17T09:31:00Z">
        <w:r w:rsidR="00FC4971" w:rsidRPr="00375AB0">
          <w:rPr>
            <w:highlight w:val="yellow"/>
            <w:lang w:eastAsia="cs-CZ"/>
            <w:rPrChange w:id="4037" w:author="Irová Zuzana" w:date="2025-06-23T10:47:00Z" w16du:dateUtc="2025-06-23T08:47:00Z">
              <w:rPr>
                <w:lang w:eastAsia="cs-CZ"/>
              </w:rPr>
            </w:rPrChange>
          </w:rPr>
          <w:t xml:space="preserve">Plánování </w:t>
        </w:r>
      </w:ins>
      <w:ins w:id="4038" w:author="Irová Zuzana" w:date="2025-06-17T11:32:00Z" w16du:dateUtc="2025-06-17T09:32:00Z">
        <w:r w:rsidR="00D7687D" w:rsidRPr="00375AB0">
          <w:rPr>
            <w:highlight w:val="yellow"/>
            <w:lang w:eastAsia="cs-CZ"/>
            <w:rPrChange w:id="4039" w:author="Irová Zuzana" w:date="2025-06-23T10:47:00Z" w16du:dateUtc="2025-06-23T08:47:00Z">
              <w:rPr>
                <w:lang w:eastAsia="cs-CZ"/>
              </w:rPr>
            </w:rPrChange>
          </w:rPr>
          <w:t>kroků zpracování</w:t>
        </w:r>
      </w:ins>
      <w:ins w:id="4040" w:author="Irová Zuzana" w:date="2025-06-17T11:25:00Z" w16du:dateUtc="2025-06-17T09:25:00Z">
        <w:r w:rsidRPr="00375AB0">
          <w:rPr>
            <w:highlight w:val="yellow"/>
            <w:lang w:eastAsia="cs-CZ"/>
            <w:rPrChange w:id="4041" w:author="Irová Zuzana" w:date="2025-06-23T10:47:00Z" w16du:dateUtc="2025-06-23T08:47:00Z">
              <w:rPr>
                <w:lang w:eastAsia="cs-CZ"/>
              </w:rPr>
            </w:rPrChange>
          </w:rPr>
          <w:t>)</w:t>
        </w:r>
        <w:bookmarkEnd w:id="4029"/>
      </w:ins>
    </w:p>
    <w:p w14:paraId="4644F9EF" w14:textId="5C19C25B" w:rsidR="00302991" w:rsidRDefault="00021ED6" w:rsidP="00302991">
      <w:pPr>
        <w:pStyle w:val="NormalIndent"/>
        <w:rPr>
          <w:ins w:id="4042" w:author="Irová Zuzana" w:date="2025-06-17T11:26:00Z" w16du:dateUtc="2025-06-17T09:26:00Z"/>
          <w:noProof/>
        </w:rPr>
      </w:pPr>
      <w:ins w:id="4043" w:author="Irová Zuzana" w:date="2025-06-17T11:25:00Z" w16du:dateUtc="2025-06-17T09:25:00Z">
        <w:r w:rsidRPr="005725E3">
          <w:rPr>
            <w:noProof/>
          </w:rPr>
          <w:t>Konfigurovatelný číselník</w:t>
        </w:r>
        <w:r>
          <w:rPr>
            <w:noProof/>
          </w:rPr>
          <w:t xml:space="preserve"> </w:t>
        </w:r>
      </w:ins>
      <w:ins w:id="4044" w:author="Irová Zuzana" w:date="2025-06-17T11:26:00Z" w16du:dateUtc="2025-06-17T09:26:00Z">
        <w:r w:rsidR="00302991">
          <w:rPr>
            <w:noProof/>
          </w:rPr>
          <w:t>obsahuje konfiguraci pro plánování libovolných kroků zpracování, zejména pokud interval kroků není konstantní a lze jej měnit (obvykle prodlužovat) na základě počtu opakování.</w:t>
        </w:r>
      </w:ins>
    </w:p>
    <w:p w14:paraId="75B20E78" w14:textId="7FB736E6" w:rsidR="00021ED6" w:rsidRPr="00B53620" w:rsidRDefault="00021ED6" w:rsidP="00302991">
      <w:pPr>
        <w:pStyle w:val="NormalIndent"/>
        <w:rPr>
          <w:ins w:id="4045" w:author="Irová Zuzana" w:date="2025-06-17T11:25:00Z" w16du:dateUtc="2025-06-17T09:25:00Z"/>
          <w:lang w:eastAsia="cs-CZ"/>
        </w:rPr>
      </w:pPr>
    </w:p>
    <w:tbl>
      <w:tblPr>
        <w:tblW w:w="9214" w:type="dxa"/>
        <w:tblInd w:w="7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0"/>
        <w:gridCol w:w="1800"/>
        <w:gridCol w:w="3060"/>
        <w:gridCol w:w="1350"/>
        <w:gridCol w:w="1153"/>
        <w:gridCol w:w="851"/>
      </w:tblGrid>
      <w:tr w:rsidR="00021ED6" w:rsidRPr="0098638C" w14:paraId="05DEE485" w14:textId="77777777">
        <w:trPr>
          <w:trHeight w:val="270"/>
          <w:ins w:id="4046" w:author="Irová Zuzana" w:date="2025-06-17T11:25:00Z" w16du:dateUtc="2025-06-17T09:25:00Z"/>
        </w:trPr>
        <w:tc>
          <w:tcPr>
            <w:tcW w:w="10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AE1FADE" w14:textId="77777777" w:rsidR="00021ED6" w:rsidRPr="007A782A" w:rsidRDefault="00021ED6">
            <w:pPr>
              <w:spacing w:before="60" w:after="60"/>
              <w:rPr>
                <w:ins w:id="4047" w:author="Irová Zuzana" w:date="2025-06-17T11:25:00Z" w16du:dateUtc="2025-06-17T09:2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4048" w:author="Irová Zuzana" w:date="2025-06-17T14:32:00Z" w16du:dateUtc="2025-06-17T12:32:00Z">
                  <w:rPr>
                    <w:ins w:id="4049" w:author="Irová Zuzana" w:date="2025-06-17T11:25:00Z" w16du:dateUtc="2025-06-17T09:25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4050" w:author="Irová Zuzana" w:date="2025-06-17T11:25:00Z" w16du:dateUtc="2025-06-17T09:2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4051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Typ atributu</w:t>
              </w:r>
            </w:ins>
          </w:p>
        </w:tc>
        <w:tc>
          <w:tcPr>
            <w:tcW w:w="18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5A61F86E" w14:textId="77777777" w:rsidR="00021ED6" w:rsidRPr="007A782A" w:rsidRDefault="00021ED6">
            <w:pPr>
              <w:spacing w:before="60" w:after="60"/>
              <w:rPr>
                <w:ins w:id="4052" w:author="Irová Zuzana" w:date="2025-06-17T11:25:00Z" w16du:dateUtc="2025-06-17T09:2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4053" w:author="Irová Zuzana" w:date="2025-06-17T14:32:00Z" w16du:dateUtc="2025-06-17T12:32:00Z">
                  <w:rPr>
                    <w:ins w:id="4054" w:author="Irová Zuzana" w:date="2025-06-17T11:25:00Z" w16du:dateUtc="2025-06-17T09:25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4055" w:author="Irová Zuzana" w:date="2025-06-17T11:25:00Z" w16du:dateUtc="2025-06-17T09:2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4056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Název atributu EN (CZ)</w:t>
              </w:r>
            </w:ins>
          </w:p>
        </w:tc>
        <w:tc>
          <w:tcPr>
            <w:tcW w:w="306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7B846F5F" w14:textId="77777777" w:rsidR="00021ED6" w:rsidRPr="007A782A" w:rsidRDefault="00021ED6">
            <w:pPr>
              <w:spacing w:before="60" w:after="60"/>
              <w:rPr>
                <w:ins w:id="4057" w:author="Irová Zuzana" w:date="2025-06-17T11:25:00Z" w16du:dateUtc="2025-06-17T09:2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4058" w:author="Irová Zuzana" w:date="2025-06-17T14:32:00Z" w16du:dateUtc="2025-06-17T12:32:00Z">
                  <w:rPr>
                    <w:ins w:id="4059" w:author="Irová Zuzana" w:date="2025-06-17T11:25:00Z" w16du:dateUtc="2025-06-17T09:25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4060" w:author="Irová Zuzana" w:date="2025-06-17T11:25:00Z" w16du:dateUtc="2025-06-17T09:2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4061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Popis atributu</w:t>
              </w:r>
            </w:ins>
          </w:p>
          <w:p w14:paraId="22B1806E" w14:textId="77777777" w:rsidR="00021ED6" w:rsidRPr="007A782A" w:rsidRDefault="00021ED6">
            <w:pPr>
              <w:spacing w:before="60" w:after="60"/>
              <w:rPr>
                <w:ins w:id="4062" w:author="Irová Zuzana" w:date="2025-06-17T11:25:00Z" w16du:dateUtc="2025-06-17T09:2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4063" w:author="Irová Zuzana" w:date="2025-06-17T14:32:00Z" w16du:dateUtc="2025-06-17T12:32:00Z">
                  <w:rPr>
                    <w:ins w:id="4064" w:author="Irová Zuzana" w:date="2025-06-17T11:25:00Z" w16du:dateUtc="2025-06-17T09:25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4065" w:author="Irová Zuzana" w:date="2025-06-17T11:25:00Z" w16du:dateUtc="2025-06-17T09:2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4066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(hodnoty, pravidla, validace)</w:t>
              </w:r>
            </w:ins>
          </w:p>
        </w:tc>
        <w:tc>
          <w:tcPr>
            <w:tcW w:w="135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E98CB9D" w14:textId="77777777" w:rsidR="00021ED6" w:rsidRPr="007A782A" w:rsidRDefault="00021ED6">
            <w:pPr>
              <w:spacing w:before="60" w:after="60"/>
              <w:rPr>
                <w:ins w:id="4067" w:author="Irová Zuzana" w:date="2025-06-17T11:25:00Z" w16du:dateUtc="2025-06-17T09:2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4068" w:author="Irová Zuzana" w:date="2025-06-17T14:32:00Z" w16du:dateUtc="2025-06-17T12:32:00Z">
                  <w:rPr>
                    <w:ins w:id="4069" w:author="Irová Zuzana" w:date="2025-06-17T11:25:00Z" w16du:dateUtc="2025-06-17T09:25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4070" w:author="Irová Zuzana" w:date="2025-06-17T11:25:00Z" w16du:dateUtc="2025-06-17T09:2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4071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Datový typ</w:t>
              </w:r>
            </w:ins>
          </w:p>
        </w:tc>
        <w:tc>
          <w:tcPr>
            <w:tcW w:w="115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6C7FCBC" w14:textId="77777777" w:rsidR="00021ED6" w:rsidRPr="007A782A" w:rsidRDefault="00021ED6">
            <w:pPr>
              <w:spacing w:before="60" w:after="60"/>
              <w:rPr>
                <w:ins w:id="4072" w:author="Irová Zuzana" w:date="2025-06-17T11:25:00Z" w16du:dateUtc="2025-06-17T09:2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4073" w:author="Irová Zuzana" w:date="2025-06-17T14:32:00Z" w16du:dateUtc="2025-06-17T12:32:00Z">
                  <w:rPr>
                    <w:ins w:id="4074" w:author="Irová Zuzana" w:date="2025-06-17T11:25:00Z" w16du:dateUtc="2025-06-17T09:25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4075" w:author="Irová Zuzana" w:date="2025-06-17T11:25:00Z" w16du:dateUtc="2025-06-17T09:2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4076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Povinný</w:t>
              </w:r>
            </w:ins>
          </w:p>
          <w:p w14:paraId="113782B4" w14:textId="77777777" w:rsidR="00021ED6" w:rsidRPr="007A782A" w:rsidRDefault="00021ED6">
            <w:pPr>
              <w:spacing w:before="60" w:after="60"/>
              <w:rPr>
                <w:ins w:id="4077" w:author="Irová Zuzana" w:date="2025-06-17T11:25:00Z" w16du:dateUtc="2025-06-17T09:2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4078" w:author="Irová Zuzana" w:date="2025-06-17T14:32:00Z" w16du:dateUtc="2025-06-17T12:32:00Z">
                  <w:rPr>
                    <w:ins w:id="4079" w:author="Irová Zuzana" w:date="2025-06-17T11:25:00Z" w16du:dateUtc="2025-06-17T09:25:00Z"/>
                    <w:rFonts w:ascii="Book Antiqua" w:eastAsia="Times New Roman" w:hAnsi="Book Antiqua" w:cs="Arial"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4080" w:author="Irová Zuzana" w:date="2025-06-17T11:25:00Z" w16du:dateUtc="2025-06-17T09:2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4081" w:author="Irová Zuzana" w:date="2025-06-17T14:32:00Z" w16du:dateUtc="2025-06-17T12:32:00Z">
                    <w:rPr>
                      <w:rFonts w:ascii="Book Antiqua" w:eastAsia="Times New Roman" w:hAnsi="Book Antiqua" w:cs="Arial"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Ano/Ne</w:t>
              </w:r>
            </w:ins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99DF508" w14:textId="77777777" w:rsidR="00021ED6" w:rsidRPr="007A782A" w:rsidRDefault="00021ED6">
            <w:pPr>
              <w:spacing w:before="60" w:after="60"/>
              <w:rPr>
                <w:ins w:id="4082" w:author="Irová Zuzana" w:date="2025-06-17T11:25:00Z" w16du:dateUtc="2025-06-17T09:2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4083" w:author="Irová Zuzana" w:date="2025-06-17T14:32:00Z" w16du:dateUtc="2025-06-17T12:32:00Z">
                  <w:rPr>
                    <w:ins w:id="4084" w:author="Irová Zuzana" w:date="2025-06-17T11:25:00Z" w16du:dateUtc="2025-06-17T09:25:00Z"/>
                    <w:rFonts w:ascii="Book Antiqua" w:eastAsia="Times New Roman" w:hAnsi="Book Antiqua" w:cs="Arial"/>
                    <w:b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4085" w:author="Irová Zuzana" w:date="2025-06-17T11:25:00Z" w16du:dateUtc="2025-06-17T09:2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4086" w:author="Irová Zuzana" w:date="2025-06-17T14:32:00Z" w16du:dateUtc="2025-06-17T12:32:00Z">
                    <w:rPr>
                      <w:rFonts w:ascii="Book Antiqua" w:eastAsia="Times New Roman" w:hAnsi="Book Antiqua" w:cs="Arial"/>
                      <w:b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Měnit.</w:t>
              </w:r>
            </w:ins>
          </w:p>
          <w:p w14:paraId="5BCDEBE0" w14:textId="77777777" w:rsidR="00021ED6" w:rsidRPr="007A782A" w:rsidRDefault="00021ED6">
            <w:pPr>
              <w:spacing w:before="60" w:after="60"/>
              <w:rPr>
                <w:ins w:id="4087" w:author="Irová Zuzana" w:date="2025-06-17T11:25:00Z" w16du:dateUtc="2025-06-17T09:25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4088" w:author="Irová Zuzana" w:date="2025-06-17T14:32:00Z" w16du:dateUtc="2025-06-17T12:32:00Z">
                  <w:rPr>
                    <w:ins w:id="4089" w:author="Irová Zuzana" w:date="2025-06-17T11:25:00Z" w16du:dateUtc="2025-06-17T09:25:00Z"/>
                    <w:rFonts w:ascii="Book Antiqua" w:eastAsia="Times New Roman" w:hAnsi="Book Antiqua" w:cs="Arial"/>
                    <w:bCs/>
                    <w:noProof/>
                    <w:szCs w:val="18"/>
                    <w:lang w:val="en-US" w:eastAsia="cs-CZ"/>
                  </w:rPr>
                </w:rPrChange>
              </w:rPr>
            </w:pPr>
            <w:ins w:id="4090" w:author="Irová Zuzana" w:date="2025-06-17T11:25:00Z" w16du:dateUtc="2025-06-17T09:25:00Z">
              <w:r w:rsidRPr="007A782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4091" w:author="Irová Zuzana" w:date="2025-06-17T14:32:00Z" w16du:dateUtc="2025-06-17T12:32:00Z">
                    <w:rPr>
                      <w:rFonts w:ascii="Book Antiqua" w:eastAsia="Times New Roman" w:hAnsi="Book Antiqua" w:cs="Arial"/>
                      <w:bCs/>
                      <w:noProof/>
                      <w:szCs w:val="18"/>
                      <w:lang w:val="en-US" w:eastAsia="cs-CZ"/>
                    </w:rPr>
                  </w:rPrChange>
                </w:rPr>
                <w:t>Ano/Ne</w:t>
              </w:r>
            </w:ins>
          </w:p>
        </w:tc>
      </w:tr>
      <w:tr w:rsidR="00021ED6" w:rsidRPr="0098638C" w14:paraId="6A9BD4ED" w14:textId="77777777">
        <w:trPr>
          <w:trHeight w:val="255"/>
          <w:ins w:id="4092" w:author="Irová Zuzana" w:date="2025-06-17T11:25:00Z" w16du:dateUtc="2025-06-17T09:25:00Z"/>
        </w:trPr>
        <w:tc>
          <w:tcPr>
            <w:tcW w:w="1000" w:type="dxa"/>
            <w:tcBorders>
              <w:top w:val="single" w:sz="8" w:space="0" w:color="auto"/>
            </w:tcBorders>
          </w:tcPr>
          <w:p w14:paraId="52F16442" w14:textId="77777777" w:rsidR="00021ED6" w:rsidRPr="007A782A" w:rsidRDefault="00021ED6">
            <w:pPr>
              <w:spacing w:after="0"/>
              <w:rPr>
                <w:ins w:id="4093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094" w:author="Irová Zuzana" w:date="2025-06-17T14:32:00Z" w16du:dateUtc="2025-06-17T12:32:00Z">
                  <w:rPr>
                    <w:ins w:id="4095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/>
                  </w:rPr>
                </w:rPrChange>
              </w:rPr>
            </w:pPr>
            <w:ins w:id="4096" w:author="Irová Zuzana" w:date="2025-06-17T11:25:00Z" w16du:dateUtc="2025-06-17T09:2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097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Identif.:</w:t>
              </w:r>
            </w:ins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11A01CAF" w14:textId="36F1216D" w:rsidR="00021ED6" w:rsidRPr="007A782A" w:rsidRDefault="00021ED6">
            <w:pPr>
              <w:spacing w:after="0"/>
              <w:rPr>
                <w:ins w:id="4098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099" w:author="Irová Zuzana" w:date="2025-06-17T14:32:00Z" w16du:dateUtc="2025-06-17T12:32:00Z">
                  <w:rPr>
                    <w:ins w:id="4100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46791DD8" w14:textId="0FB4F6A3" w:rsidR="00021ED6" w:rsidRPr="007A782A" w:rsidRDefault="00021ED6">
            <w:pPr>
              <w:spacing w:after="0"/>
              <w:rPr>
                <w:ins w:id="4101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102" w:author="Irová Zuzana" w:date="2025-06-17T14:32:00Z" w16du:dateUtc="2025-06-17T12:32:00Z">
                  <w:rPr>
                    <w:ins w:id="4103" w:author="Irová Zuzana" w:date="2025-06-17T11:25:00Z" w16du:dateUtc="2025-06-17T09:25:00Z"/>
                    <w:rFonts w:ascii="Book Antiqua" w:eastAsia="Times New Roman" w:hAnsi="Book Antiqua" w:cs="Arial"/>
                    <w:szCs w:val="20"/>
                    <w:lang w:val="pl-PL" w:eastAsia="cs-CZ"/>
                  </w:rPr>
                </w:rPrChange>
              </w:rPr>
            </w:pPr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2F7AD11E" w14:textId="1EF9A3CD" w:rsidR="00021ED6" w:rsidRPr="007A782A" w:rsidRDefault="00021ED6">
            <w:pPr>
              <w:spacing w:after="0"/>
              <w:rPr>
                <w:ins w:id="4104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105" w:author="Irová Zuzana" w:date="2025-06-17T14:32:00Z" w16du:dateUtc="2025-06-17T12:32:00Z">
                  <w:rPr>
                    <w:ins w:id="4106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15B54A16" w14:textId="5A827FC5" w:rsidR="00021ED6" w:rsidRPr="007A782A" w:rsidRDefault="00021ED6">
            <w:pPr>
              <w:spacing w:after="0"/>
              <w:rPr>
                <w:ins w:id="4107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108" w:author="Irová Zuzana" w:date="2025-06-17T14:32:00Z" w16du:dateUtc="2025-06-17T12:32:00Z">
                  <w:rPr>
                    <w:ins w:id="4109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66E7EDD4" w14:textId="25983052" w:rsidR="00021ED6" w:rsidRPr="007A782A" w:rsidRDefault="00021ED6">
            <w:pPr>
              <w:spacing w:after="0"/>
              <w:rPr>
                <w:ins w:id="4110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111" w:author="Irová Zuzana" w:date="2025-06-17T14:32:00Z" w16du:dateUtc="2025-06-17T12:32:00Z">
                  <w:rPr>
                    <w:ins w:id="4112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</w:p>
        </w:tc>
      </w:tr>
      <w:tr w:rsidR="006C6A68" w:rsidRPr="0098638C" w14:paraId="3113C5BC" w14:textId="77777777">
        <w:trPr>
          <w:trHeight w:val="255"/>
          <w:ins w:id="4113" w:author="Irová Zuzana" w:date="2025-06-17T11:25:00Z" w16du:dateUtc="2025-06-17T09:25:00Z"/>
        </w:trPr>
        <w:tc>
          <w:tcPr>
            <w:tcW w:w="1000" w:type="dxa"/>
            <w:tcBorders>
              <w:top w:val="single" w:sz="8" w:space="0" w:color="auto"/>
            </w:tcBorders>
          </w:tcPr>
          <w:p w14:paraId="77446C0D" w14:textId="77777777" w:rsidR="006C6A68" w:rsidRPr="007A782A" w:rsidRDefault="006C6A68" w:rsidP="006C6A68">
            <w:pPr>
              <w:spacing w:after="0"/>
              <w:rPr>
                <w:ins w:id="4114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115" w:author="Irová Zuzana" w:date="2025-06-17T14:32:00Z" w16du:dateUtc="2025-06-17T12:32:00Z">
                  <w:rPr>
                    <w:ins w:id="4116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117" w:author="Irová Zuzana" w:date="2025-06-17T11:25:00Z" w16du:dateUtc="2025-06-17T09:2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</w:rPr>
                <w:t>Klasif.:</w:t>
              </w:r>
            </w:ins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16F21467" w14:textId="2B8A147D" w:rsidR="006C6A68" w:rsidRPr="007A782A" w:rsidRDefault="006C6A68" w:rsidP="006C6A68">
            <w:pPr>
              <w:spacing w:after="0"/>
              <w:rPr>
                <w:ins w:id="4118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119" w:author="Irová Zuzana" w:date="2025-06-17T14:32:00Z" w16du:dateUtc="2025-06-17T12:32:00Z">
                  <w:rPr>
                    <w:ins w:id="4120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121" w:author="Irová Zuzana" w:date="2025-06-17T11:41:00Z" w16du:dateUtc="2025-06-17T09:41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122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Group (Skupina)</w:t>
              </w:r>
            </w:ins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233C7641" w14:textId="77777777" w:rsidR="006C6A68" w:rsidRDefault="006C6A68" w:rsidP="006C6A68">
            <w:pPr>
              <w:spacing w:after="0"/>
              <w:rPr>
                <w:ins w:id="4123" w:author="Irová Zuzana" w:date="2025-06-23T09:38:00Z" w16du:dateUtc="2025-06-23T07:38:00Z"/>
                <w:rFonts w:eastAsia="Times New Roman" w:cstheme="minorBidi"/>
                <w:sz w:val="18"/>
                <w:szCs w:val="18"/>
                <w:lang w:val="pl-PL" w:eastAsia="cs-CZ"/>
              </w:rPr>
            </w:pPr>
            <w:ins w:id="4124" w:author="Irová Zuzana" w:date="2025-06-17T11:41:00Z" w16du:dateUtc="2025-06-17T09:41:00Z">
              <w:r w:rsidRPr="0609283A">
                <w:rPr>
                  <w:rFonts w:eastAsia="Times New Roman" w:cstheme="minorBidi"/>
                  <w:sz w:val="18"/>
                  <w:szCs w:val="18"/>
                  <w:lang w:val="pl-PL" w:eastAsia="cs-CZ"/>
                  <w:rPrChange w:id="4125" w:author="Irová Zuzana" w:date="2025-06-17T14:32:00Z" w16du:dateUtc="2025-06-17T12:32:00Z">
                    <w:rPr>
                      <w:rFonts w:ascii="Book Antiqua" w:eastAsia="Times New Roman" w:hAnsi="Book Antiqua" w:cs="Arial"/>
                      <w:szCs w:val="20"/>
                      <w:lang w:val="pl-PL" w:eastAsia="cs-CZ"/>
                    </w:rPr>
                  </w:rPrChange>
                </w:rPr>
                <w:t>Skupina procesních kroků</w:t>
              </w:r>
            </w:ins>
          </w:p>
          <w:p w14:paraId="6E1A0085" w14:textId="5D549172" w:rsidR="00863BD7" w:rsidRDefault="008B245E" w:rsidP="00863BD7">
            <w:pPr>
              <w:spacing w:after="0"/>
              <w:rPr>
                <w:ins w:id="4126" w:author="Irová Zuzana" w:date="2025-06-23T09:40:00Z" w16du:dateUtc="2025-06-23T07:40:00Z"/>
                <w:rFonts w:eastAsia="Times New Roman" w:cstheme="minorHAnsi"/>
                <w:sz w:val="18"/>
                <w:szCs w:val="18"/>
                <w:lang w:eastAsia="cs-CZ"/>
              </w:rPr>
            </w:pPr>
            <w:ins w:id="4127" w:author="Irová Zuzana" w:date="2025-06-23T09:41:00Z" w16du:dateUtc="2025-06-23T07:4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Možné hodnoty:</w:t>
              </w:r>
            </w:ins>
            <w:ins w:id="4128" w:author="Irová Zuzana" w:date="2025-06-23T09:38:00Z" w16du:dateUtc="2025-06-23T07:38:00Z">
              <w:r w:rsidR="00863BD7" w:rsidRPr="00FD03DB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</w:p>
          <w:p w14:paraId="424D75CA" w14:textId="42E2AB20" w:rsidR="009F3BD5" w:rsidRDefault="009F3BD5" w:rsidP="00863BD7">
            <w:pPr>
              <w:spacing w:after="0"/>
              <w:rPr>
                <w:ins w:id="4129" w:author="Irová Zuzana" w:date="2025-06-23T09:40:00Z" w16du:dateUtc="2025-06-23T07:40:00Z"/>
                <w:rFonts w:eastAsia="Times New Roman" w:cstheme="minorHAnsi"/>
                <w:sz w:val="18"/>
                <w:szCs w:val="18"/>
                <w:lang w:eastAsia="cs-CZ"/>
              </w:rPr>
            </w:pPr>
            <w:ins w:id="4130" w:author="Irová Zuzana" w:date="2025-06-23T09:40:00Z">
              <w:r w:rsidRPr="009F3BD5">
                <w:rPr>
                  <w:rFonts w:eastAsia="Times New Roman" w:cstheme="minorHAnsi"/>
                  <w:sz w:val="18"/>
                  <w:szCs w:val="18"/>
                  <w:lang w:eastAsia="cs-CZ"/>
                </w:rPr>
                <w:t>Token</w:t>
              </w:r>
            </w:ins>
            <w:ins w:id="4131" w:author="Irová Zuzana" w:date="2025-06-23T09:40:00Z" w16du:dateUtc="2025-06-23T07:4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4132" w:author="Irová Zuzana" w:date="2025-06-23T09:40:00Z">
              <w:r w:rsidRPr="009F3BD5">
                <w:rPr>
                  <w:rFonts w:eastAsia="Times New Roman" w:cstheme="minorHAnsi"/>
                  <w:sz w:val="18"/>
                  <w:szCs w:val="18"/>
                  <w:lang w:eastAsia="cs-CZ"/>
                </w:rPr>
                <w:t>Async</w:t>
              </w:r>
            </w:ins>
            <w:ins w:id="4133" w:author="Irová Zuzana" w:date="2025-06-23T09:40:00Z" w16du:dateUtc="2025-06-23T07:4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4134" w:author="Irová Zuzana" w:date="2025-06-23T09:40:00Z">
              <w:r w:rsidRPr="009F3BD5">
                <w:rPr>
                  <w:rFonts w:eastAsia="Times New Roman" w:cstheme="minorHAnsi"/>
                  <w:sz w:val="18"/>
                  <w:szCs w:val="18"/>
                  <w:lang w:eastAsia="cs-CZ"/>
                </w:rPr>
                <w:t>Initial</w:t>
              </w:r>
            </w:ins>
            <w:ins w:id="4135" w:author="Irová Zuzana" w:date="2025-06-23T09:40:00Z" w16du:dateUtc="2025-06-23T07:4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4136" w:author="Irová Zuzana" w:date="2025-06-23T09:40:00Z">
              <w:r w:rsidRPr="009F3BD5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</w:t>
              </w:r>
            </w:ins>
            <w:ins w:id="4137" w:author="Irová Zuzana" w:date="2025-06-23T09:40:00Z" w16du:dateUtc="2025-06-23T07:4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4138" w:author="Irová Zuzana" w:date="2025-06-23T09:40:00Z">
              <w:r w:rsidRPr="009F3BD5">
                <w:rPr>
                  <w:rFonts w:eastAsia="Times New Roman" w:cstheme="minorHAnsi"/>
                  <w:sz w:val="18"/>
                  <w:szCs w:val="18"/>
                  <w:lang w:eastAsia="cs-CZ"/>
                </w:rPr>
                <w:t>Schedulling</w:t>
              </w:r>
            </w:ins>
          </w:p>
          <w:p w14:paraId="2824DF9A" w14:textId="3B2D6CD1" w:rsidR="009F3BD5" w:rsidRDefault="009F3BD5" w:rsidP="00863BD7">
            <w:pPr>
              <w:spacing w:after="0"/>
              <w:rPr>
                <w:ins w:id="4139" w:author="Irová Zuzana" w:date="2025-06-23T09:40:00Z" w16du:dateUtc="2025-06-23T07:40:00Z"/>
                <w:rFonts w:eastAsia="Times New Roman" w:cstheme="minorHAnsi"/>
                <w:sz w:val="18"/>
                <w:szCs w:val="18"/>
                <w:lang w:eastAsia="cs-CZ"/>
              </w:rPr>
            </w:pPr>
            <w:ins w:id="4140" w:author="Irová Zuzana" w:date="2025-06-23T09:40:00Z">
              <w:r w:rsidRPr="009F3BD5">
                <w:rPr>
                  <w:rFonts w:eastAsia="Times New Roman" w:cstheme="minorHAnsi"/>
                  <w:sz w:val="18"/>
                  <w:szCs w:val="18"/>
                  <w:lang w:eastAsia="cs-CZ"/>
                </w:rPr>
                <w:t>Async</w:t>
              </w:r>
            </w:ins>
            <w:ins w:id="4141" w:author="Irová Zuzana" w:date="2025-06-23T09:40:00Z" w16du:dateUtc="2025-06-23T07:4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4142" w:author="Irová Zuzana" w:date="2025-06-23T09:40:00Z">
              <w:r w:rsidRPr="009F3BD5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</w:t>
              </w:r>
            </w:ins>
            <w:ins w:id="4143" w:author="Irová Zuzana" w:date="2025-06-23T09:40:00Z" w16du:dateUtc="2025-06-23T07:4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4144" w:author="Irová Zuzana" w:date="2025-06-23T09:40:00Z">
              <w:r w:rsidRPr="009F3BD5">
                <w:rPr>
                  <w:rFonts w:eastAsia="Times New Roman" w:cstheme="minorHAnsi"/>
                  <w:sz w:val="18"/>
                  <w:szCs w:val="18"/>
                  <w:lang w:eastAsia="cs-CZ"/>
                </w:rPr>
                <w:t>Status</w:t>
              </w:r>
            </w:ins>
            <w:ins w:id="4145" w:author="Irová Zuzana" w:date="2025-06-23T09:40:00Z" w16du:dateUtc="2025-06-23T07:4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4146" w:author="Irová Zuzana" w:date="2025-06-23T09:40:00Z">
              <w:r w:rsidRPr="009F3BD5">
                <w:rPr>
                  <w:rFonts w:eastAsia="Times New Roman" w:cstheme="minorHAnsi"/>
                  <w:sz w:val="18"/>
                  <w:szCs w:val="18"/>
                  <w:lang w:eastAsia="cs-CZ"/>
                </w:rPr>
                <w:t>Request</w:t>
              </w:r>
            </w:ins>
            <w:ins w:id="4147" w:author="Irová Zuzana" w:date="2025-06-23T09:40:00Z" w16du:dateUtc="2025-06-23T07:4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4148" w:author="Irová Zuzana" w:date="2025-06-23T09:40:00Z">
              <w:r w:rsidRPr="009F3BD5">
                <w:rPr>
                  <w:rFonts w:eastAsia="Times New Roman" w:cstheme="minorHAnsi"/>
                  <w:sz w:val="18"/>
                  <w:szCs w:val="18"/>
                  <w:lang w:eastAsia="cs-CZ"/>
                </w:rPr>
                <w:t>Schedulling</w:t>
              </w:r>
            </w:ins>
          </w:p>
          <w:p w14:paraId="64C3A1F1" w14:textId="7118CFF8" w:rsidR="009F3BD5" w:rsidRPr="00FD03DB" w:rsidRDefault="009F3BD5" w:rsidP="00863BD7">
            <w:pPr>
              <w:spacing w:after="0"/>
              <w:rPr>
                <w:ins w:id="4149" w:author="Irová Zuzana" w:date="2025-06-23T09:38:00Z" w16du:dateUtc="2025-06-23T07:38:00Z"/>
                <w:rFonts w:eastAsia="Times New Roman" w:cstheme="minorHAnsi"/>
                <w:sz w:val="18"/>
                <w:szCs w:val="18"/>
                <w:lang w:eastAsia="cs-CZ"/>
              </w:rPr>
            </w:pPr>
            <w:ins w:id="4150" w:author="Irová Zuzana" w:date="2025-06-23T09:40:00Z">
              <w:r w:rsidRPr="009F3BD5">
                <w:rPr>
                  <w:rFonts w:eastAsia="Times New Roman" w:cstheme="minorHAnsi"/>
                  <w:sz w:val="18"/>
                  <w:szCs w:val="18"/>
                  <w:lang w:eastAsia="cs-CZ"/>
                </w:rPr>
                <w:t>Token</w:t>
              </w:r>
            </w:ins>
            <w:ins w:id="4151" w:author="Irová Zuzana" w:date="2025-06-23T09:40:00Z" w16du:dateUtc="2025-06-23T07:4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4152" w:author="Irová Zuzana" w:date="2025-06-23T09:40:00Z">
              <w:r w:rsidRPr="009F3BD5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</w:t>
              </w:r>
            </w:ins>
            <w:ins w:id="4153" w:author="Irová Zuzana" w:date="2025-06-23T09:40:00Z" w16du:dateUtc="2025-06-23T07:4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4154" w:author="Irová Zuzana" w:date="2025-06-23T09:40:00Z">
              <w:r w:rsidRPr="009F3BD5">
                <w:rPr>
                  <w:rFonts w:eastAsia="Times New Roman" w:cstheme="minorHAnsi"/>
                  <w:sz w:val="18"/>
                  <w:szCs w:val="18"/>
                  <w:lang w:eastAsia="cs-CZ"/>
                </w:rPr>
                <w:t>Next</w:t>
              </w:r>
            </w:ins>
            <w:ins w:id="4155" w:author="Irová Zuzana" w:date="2025-06-23T09:40:00Z" w16du:dateUtc="2025-06-23T07:4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4156" w:author="Irová Zuzana" w:date="2025-06-23T09:40:00Z">
              <w:r w:rsidRPr="009F3BD5">
                <w:rPr>
                  <w:rFonts w:eastAsia="Times New Roman" w:cstheme="minorHAnsi"/>
                  <w:sz w:val="18"/>
                  <w:szCs w:val="18"/>
                  <w:lang w:eastAsia="cs-CZ"/>
                </w:rPr>
                <w:t>Attempt</w:t>
              </w:r>
            </w:ins>
            <w:ins w:id="4157" w:author="Irová Zuzana" w:date="2025-06-23T09:41:00Z" w16du:dateUtc="2025-06-23T07:4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4158" w:author="Irová Zuzana" w:date="2025-06-23T09:40:00Z">
              <w:r w:rsidRPr="009F3BD5">
                <w:rPr>
                  <w:rFonts w:eastAsia="Times New Roman" w:cstheme="minorHAnsi"/>
                  <w:sz w:val="18"/>
                  <w:szCs w:val="18"/>
                  <w:lang w:eastAsia="cs-CZ"/>
                </w:rPr>
                <w:t>Schedulling</w:t>
              </w:r>
            </w:ins>
          </w:p>
          <w:p w14:paraId="7692F170" w14:textId="77777777" w:rsidR="00863BD7" w:rsidRPr="00FD03DB" w:rsidRDefault="00863BD7" w:rsidP="00863BD7">
            <w:pPr>
              <w:spacing w:after="0"/>
              <w:rPr>
                <w:ins w:id="4159" w:author="Irová Zuzana" w:date="2025-06-23T09:38:00Z" w16du:dateUtc="2025-06-23T07:38:00Z"/>
                <w:rFonts w:eastAsia="Times New Roman" w:cstheme="minorHAnsi"/>
                <w:sz w:val="18"/>
                <w:szCs w:val="18"/>
                <w:lang w:eastAsia="cs-CZ"/>
              </w:rPr>
            </w:pPr>
            <w:ins w:id="4160" w:author="Irová Zuzana" w:date="2025-06-23T09:38:00Z" w16du:dateUtc="2025-06-23T07:38:00Z">
              <w:r w:rsidRPr="00FD03DB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 transaction Full 8h 5 d</w:t>
              </w:r>
            </w:ins>
          </w:p>
          <w:p w14:paraId="7E455117" w14:textId="77777777" w:rsidR="00863BD7" w:rsidRPr="00FD03DB" w:rsidRDefault="00863BD7" w:rsidP="00863BD7">
            <w:pPr>
              <w:spacing w:after="0"/>
              <w:rPr>
                <w:ins w:id="4161" w:author="Irová Zuzana" w:date="2025-06-23T09:38:00Z" w16du:dateUtc="2025-06-23T07:38:00Z"/>
                <w:rFonts w:eastAsia="Times New Roman" w:cstheme="minorHAnsi"/>
                <w:sz w:val="18"/>
                <w:szCs w:val="18"/>
                <w:lang w:eastAsia="cs-CZ"/>
              </w:rPr>
            </w:pPr>
            <w:ins w:id="4162" w:author="Irová Zuzana" w:date="2025-06-23T09:38:00Z" w16du:dateUtc="2025-06-23T07:38:00Z">
              <w:r w:rsidRPr="00FD03DB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 transaction 24h 7 d</w:t>
              </w:r>
            </w:ins>
          </w:p>
          <w:p w14:paraId="1330CB3A" w14:textId="4444E5DA" w:rsidR="00863BD7" w:rsidRPr="007A782A" w:rsidRDefault="00863BD7" w:rsidP="00863BD7">
            <w:pPr>
              <w:spacing w:after="0"/>
              <w:rPr>
                <w:ins w:id="4163" w:author="Irová Zuzana" w:date="2025-06-17T11:25:00Z" w16du:dateUtc="2025-06-17T09:25:00Z"/>
                <w:rFonts w:eastAsia="Times New Roman" w:cstheme="minorBidi"/>
                <w:sz w:val="18"/>
                <w:szCs w:val="18"/>
                <w:lang w:val="pl-PL" w:eastAsia="cs-CZ"/>
                <w:rPrChange w:id="4164" w:author="Irová Zuzana" w:date="2025-06-17T14:32:00Z" w16du:dateUtc="2025-06-17T12:32:00Z">
                  <w:rPr>
                    <w:ins w:id="4165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166" w:author="Irová Zuzana" w:date="2025-06-23T09:38:00Z" w16du:dateUtc="2025-06-23T07:38:00Z">
              <w:r w:rsidRPr="00FD03DB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 transaction 1h 5 d</w:t>
              </w:r>
            </w:ins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51F127F8" w14:textId="3C400692" w:rsidR="006C6A68" w:rsidRPr="007A782A" w:rsidRDefault="009F3BD5" w:rsidP="006C6A68">
            <w:pPr>
              <w:spacing w:after="0"/>
              <w:rPr>
                <w:ins w:id="4167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168" w:author="Irová Zuzana" w:date="2025-06-17T14:32:00Z" w16du:dateUtc="2025-06-17T12:32:00Z">
                  <w:rPr>
                    <w:ins w:id="4169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170" w:author="Irová Zuzana" w:date="2025-06-23T09:41:00Z" w16du:dateUtc="2025-06-23T07:4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Enum</w:t>
              </w:r>
            </w:ins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2B9732E8" w14:textId="02E9A5BC" w:rsidR="006C6A68" w:rsidRPr="007A782A" w:rsidRDefault="006C6A68" w:rsidP="006C6A68">
            <w:pPr>
              <w:spacing w:after="0"/>
              <w:rPr>
                <w:ins w:id="4171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172" w:author="Irová Zuzana" w:date="2025-06-17T14:32:00Z" w16du:dateUtc="2025-06-17T12:32:00Z">
                  <w:rPr>
                    <w:ins w:id="4173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174" w:author="Irová Zuzana" w:date="2025-06-17T11:41:00Z" w16du:dateUtc="2025-06-17T09:41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175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Ano</w:t>
              </w:r>
            </w:ins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6288B1A4" w14:textId="6D9A8B04" w:rsidR="006C6A68" w:rsidRPr="007A782A" w:rsidRDefault="006C6A68" w:rsidP="006C6A68">
            <w:pPr>
              <w:spacing w:after="0"/>
              <w:rPr>
                <w:ins w:id="4176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177" w:author="Irová Zuzana" w:date="2025-06-17T14:32:00Z" w16du:dateUtc="2025-06-17T12:32:00Z">
                  <w:rPr>
                    <w:ins w:id="4178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179" w:author="Irová Zuzana" w:date="2025-06-17T11:41:00Z" w16du:dateUtc="2025-06-17T09:41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180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Ano</w:t>
              </w:r>
            </w:ins>
          </w:p>
        </w:tc>
      </w:tr>
      <w:tr w:rsidR="006C6A68" w:rsidRPr="0098638C" w14:paraId="15D47C93" w14:textId="77777777">
        <w:trPr>
          <w:trHeight w:val="255"/>
          <w:ins w:id="4181" w:author="Irová Zuzana" w:date="2025-06-17T11:25:00Z" w16du:dateUtc="2025-06-17T09:25:00Z"/>
        </w:trPr>
        <w:tc>
          <w:tcPr>
            <w:tcW w:w="1000" w:type="dxa"/>
          </w:tcPr>
          <w:p w14:paraId="5E957903" w14:textId="77777777" w:rsidR="006C6A68" w:rsidRPr="007A782A" w:rsidRDefault="006C6A68" w:rsidP="006C6A68">
            <w:pPr>
              <w:spacing w:after="0"/>
              <w:rPr>
                <w:ins w:id="4182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183" w:author="Irová Zuzana" w:date="2025-06-17T14:32:00Z" w16du:dateUtc="2025-06-17T12:32:00Z">
                  <w:rPr>
                    <w:ins w:id="4184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185" w:author="Irová Zuzana" w:date="2025-06-17T11:25:00Z" w16du:dateUtc="2025-06-17T09:2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186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Detail:</w:t>
              </w:r>
            </w:ins>
          </w:p>
        </w:tc>
        <w:tc>
          <w:tcPr>
            <w:tcW w:w="1800" w:type="dxa"/>
            <w:noWrap/>
          </w:tcPr>
          <w:p w14:paraId="27505F61" w14:textId="17BA75B4" w:rsidR="006C6A68" w:rsidRPr="007A782A" w:rsidRDefault="006C6A68" w:rsidP="006C6A68">
            <w:pPr>
              <w:spacing w:after="0"/>
              <w:rPr>
                <w:ins w:id="4187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188" w:author="Irová Zuzana" w:date="2025-06-17T14:32:00Z" w16du:dateUtc="2025-06-17T12:32:00Z">
                  <w:rPr>
                    <w:ins w:id="4189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190" w:author="Irová Zuzana" w:date="2025-06-17T11:41:00Z" w16du:dateUtc="2025-06-17T09:41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191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Process count (</w:t>
              </w:r>
            </w:ins>
            <w:ins w:id="4192" w:author="Irová Zuzana" w:date="2025-06-17T11:42:00Z" w16du:dateUtc="2025-06-17T09:42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193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P</w:t>
              </w:r>
            </w:ins>
            <w:ins w:id="4194" w:author="Irová Zuzana" w:date="2025-06-17T11:41:00Z" w16du:dateUtc="2025-06-17T09:41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195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o</w:t>
              </w:r>
            </w:ins>
            <w:ins w:id="4196" w:author="Irová Zuzana" w:date="2025-06-17T11:42:00Z" w16du:dateUtc="2025-06-17T09:42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197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 xml:space="preserve">čet </w:t>
              </w:r>
            </w:ins>
            <w:ins w:id="4198" w:author="Irová Zuzana" w:date="2025-06-17T11:43:00Z" w16du:dateUtc="2025-06-17T09:43:00Z">
              <w:r w:rsidR="00974F81"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199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opakování procesu</w:t>
              </w:r>
            </w:ins>
            <w:ins w:id="4200" w:author="Irová Zuzana" w:date="2025-06-17T11:42:00Z" w16du:dateUtc="2025-06-17T09:42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01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)</w:t>
              </w:r>
            </w:ins>
          </w:p>
        </w:tc>
        <w:tc>
          <w:tcPr>
            <w:tcW w:w="3060" w:type="dxa"/>
          </w:tcPr>
          <w:p w14:paraId="5167C64F" w14:textId="155950DB" w:rsidR="006C6A68" w:rsidRPr="007A782A" w:rsidRDefault="006C6A68" w:rsidP="006C6A68">
            <w:pPr>
              <w:spacing w:after="0"/>
              <w:rPr>
                <w:ins w:id="4202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203" w:author="Irová Zuzana" w:date="2025-06-17T14:32:00Z" w16du:dateUtc="2025-06-17T12:32:00Z">
                  <w:rPr>
                    <w:ins w:id="4204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205" w:author="Irová Zuzana" w:date="2025-06-17T11:42:00Z" w16du:dateUtc="2025-06-17T09:42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06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 xml:space="preserve">Počet </w:t>
              </w:r>
            </w:ins>
            <w:ins w:id="4207" w:author="Irová Zuzana" w:date="2025-06-17T11:43:00Z" w16du:dateUtc="2025-06-17T09:43:00Z">
              <w:r w:rsidR="00974F81"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08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 xml:space="preserve">opakování </w:t>
              </w:r>
            </w:ins>
            <w:ins w:id="4209" w:author="Irová Zuzana" w:date="2025-06-17T11:42:00Z" w16du:dateUtc="2025-06-17T09:42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10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proces</w:t>
              </w:r>
            </w:ins>
            <w:ins w:id="4211" w:author="Irová Zuzana" w:date="2025-06-17T11:43:00Z" w16du:dateUtc="2025-06-17T09:43:00Z">
              <w:r w:rsidR="00974F81"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12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u</w:t>
              </w:r>
            </w:ins>
          </w:p>
        </w:tc>
        <w:tc>
          <w:tcPr>
            <w:tcW w:w="1350" w:type="dxa"/>
          </w:tcPr>
          <w:p w14:paraId="152F95C6" w14:textId="73F061E6" w:rsidR="006C6A68" w:rsidRPr="007A782A" w:rsidRDefault="006C6A68" w:rsidP="006C6A68">
            <w:pPr>
              <w:spacing w:after="0"/>
              <w:rPr>
                <w:ins w:id="4213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214" w:author="Irová Zuzana" w:date="2025-06-17T14:32:00Z" w16du:dateUtc="2025-06-17T12:32:00Z">
                  <w:rPr>
                    <w:ins w:id="4215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216" w:author="Irová Zuzana" w:date="2025-06-17T11:42:00Z" w16du:dateUtc="2025-06-17T09:42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17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Number</w:t>
              </w:r>
            </w:ins>
          </w:p>
        </w:tc>
        <w:tc>
          <w:tcPr>
            <w:tcW w:w="1153" w:type="dxa"/>
          </w:tcPr>
          <w:p w14:paraId="5D9194EF" w14:textId="77777777" w:rsidR="006C6A68" w:rsidRPr="007A782A" w:rsidRDefault="006C6A68" w:rsidP="006C6A68">
            <w:pPr>
              <w:spacing w:after="0"/>
              <w:rPr>
                <w:ins w:id="4218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219" w:author="Irová Zuzana" w:date="2025-06-17T14:32:00Z" w16du:dateUtc="2025-06-17T12:32:00Z">
                  <w:rPr>
                    <w:ins w:id="4220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221" w:author="Irová Zuzana" w:date="2025-06-17T11:25:00Z" w16du:dateUtc="2025-06-17T09:2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22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Ne</w:t>
              </w:r>
            </w:ins>
          </w:p>
        </w:tc>
        <w:tc>
          <w:tcPr>
            <w:tcW w:w="851" w:type="dxa"/>
          </w:tcPr>
          <w:p w14:paraId="350B8405" w14:textId="77777777" w:rsidR="006C6A68" w:rsidRPr="007A782A" w:rsidRDefault="006C6A68" w:rsidP="006C6A68">
            <w:pPr>
              <w:spacing w:after="0"/>
              <w:rPr>
                <w:ins w:id="4223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224" w:author="Irová Zuzana" w:date="2025-06-17T14:32:00Z" w16du:dateUtc="2025-06-17T12:32:00Z">
                  <w:rPr>
                    <w:ins w:id="4225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226" w:author="Irová Zuzana" w:date="2025-06-17T11:25:00Z" w16du:dateUtc="2025-06-17T09:2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27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Ano</w:t>
              </w:r>
            </w:ins>
          </w:p>
        </w:tc>
      </w:tr>
      <w:tr w:rsidR="006C6A68" w:rsidRPr="0098638C" w14:paraId="1C8D05FA" w14:textId="77777777">
        <w:trPr>
          <w:trHeight w:val="255"/>
          <w:ins w:id="4228" w:author="Irová Zuzana" w:date="2025-06-17T11:42:00Z" w16du:dateUtc="2025-06-17T09:42:00Z"/>
        </w:trPr>
        <w:tc>
          <w:tcPr>
            <w:tcW w:w="1000" w:type="dxa"/>
          </w:tcPr>
          <w:p w14:paraId="0AF83D23" w14:textId="77777777" w:rsidR="006C6A68" w:rsidRPr="007A782A" w:rsidRDefault="006C6A68" w:rsidP="006C6A68">
            <w:pPr>
              <w:spacing w:after="0"/>
              <w:rPr>
                <w:ins w:id="4229" w:author="Irová Zuzana" w:date="2025-06-17T11:42:00Z" w16du:dateUtc="2025-06-17T09:42:00Z"/>
                <w:rFonts w:eastAsia="Times New Roman" w:cstheme="minorHAnsi"/>
                <w:sz w:val="18"/>
                <w:szCs w:val="18"/>
                <w:lang w:eastAsia="cs-CZ"/>
                <w:rPrChange w:id="4230" w:author="Irová Zuzana" w:date="2025-06-17T14:32:00Z" w16du:dateUtc="2025-06-17T12:32:00Z">
                  <w:rPr>
                    <w:ins w:id="4231" w:author="Irová Zuzana" w:date="2025-06-17T11:42:00Z" w16du:dateUtc="2025-06-17T09:42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</w:p>
        </w:tc>
        <w:tc>
          <w:tcPr>
            <w:tcW w:w="1800" w:type="dxa"/>
            <w:noWrap/>
          </w:tcPr>
          <w:p w14:paraId="704E2168" w14:textId="162CDB83" w:rsidR="006C6A68" w:rsidRPr="007A782A" w:rsidRDefault="00974F81" w:rsidP="006C6A68">
            <w:pPr>
              <w:spacing w:after="0"/>
              <w:rPr>
                <w:ins w:id="4232" w:author="Irová Zuzana" w:date="2025-06-17T11:42:00Z" w16du:dateUtc="2025-06-17T09:42:00Z"/>
                <w:rFonts w:eastAsia="Times New Roman" w:cstheme="minorHAnsi"/>
                <w:sz w:val="18"/>
                <w:szCs w:val="18"/>
                <w:lang w:eastAsia="cs-CZ"/>
                <w:rPrChange w:id="4233" w:author="Irová Zuzana" w:date="2025-06-17T14:32:00Z" w16du:dateUtc="2025-06-17T12:32:00Z">
                  <w:rPr>
                    <w:ins w:id="4234" w:author="Irová Zuzana" w:date="2025-06-17T11:42:00Z" w16du:dateUtc="2025-06-17T09:42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235" w:author="Irová Zuzana" w:date="2025-06-17T11:43:00Z" w16du:dateUtc="2025-06-17T09:43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36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Process interval (Interval opakování procesu)</w:t>
              </w:r>
            </w:ins>
          </w:p>
        </w:tc>
        <w:tc>
          <w:tcPr>
            <w:tcW w:w="3060" w:type="dxa"/>
          </w:tcPr>
          <w:p w14:paraId="00648DBE" w14:textId="5E596E1D" w:rsidR="006C6A68" w:rsidRPr="007A782A" w:rsidRDefault="00974F81" w:rsidP="006C6A68">
            <w:pPr>
              <w:spacing w:after="0"/>
              <w:rPr>
                <w:ins w:id="4237" w:author="Irová Zuzana" w:date="2025-06-17T11:42:00Z" w16du:dateUtc="2025-06-17T09:42:00Z"/>
                <w:rFonts w:eastAsia="Times New Roman" w:cstheme="minorHAnsi"/>
                <w:sz w:val="18"/>
                <w:szCs w:val="18"/>
                <w:lang w:eastAsia="cs-CZ"/>
                <w:rPrChange w:id="4238" w:author="Irová Zuzana" w:date="2025-06-17T14:32:00Z" w16du:dateUtc="2025-06-17T12:32:00Z">
                  <w:rPr>
                    <w:ins w:id="4239" w:author="Irová Zuzana" w:date="2025-06-17T11:42:00Z" w16du:dateUtc="2025-06-17T09:42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240" w:author="Irová Zuzana" w:date="2025-06-17T11:43:00Z" w16du:dateUtc="2025-06-17T09:43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41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Interval opakování procesu</w:t>
              </w:r>
            </w:ins>
            <w:ins w:id="4242" w:author="Irová Zuzana" w:date="2025-06-17T11:45:00Z" w16du:dateUtc="2025-06-17T09:45:00Z">
              <w:r w:rsidR="00914148"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43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 xml:space="preserve"> v sekundách</w:t>
              </w:r>
            </w:ins>
          </w:p>
        </w:tc>
        <w:tc>
          <w:tcPr>
            <w:tcW w:w="1350" w:type="dxa"/>
          </w:tcPr>
          <w:p w14:paraId="2C9E6859" w14:textId="7AA744D2" w:rsidR="006C6A68" w:rsidRPr="007A782A" w:rsidRDefault="00914148" w:rsidP="006C6A68">
            <w:pPr>
              <w:spacing w:after="0"/>
              <w:rPr>
                <w:ins w:id="4244" w:author="Irová Zuzana" w:date="2025-06-17T11:42:00Z" w16du:dateUtc="2025-06-17T09:42:00Z"/>
                <w:rFonts w:eastAsia="Times New Roman" w:cstheme="minorHAnsi"/>
                <w:sz w:val="18"/>
                <w:szCs w:val="18"/>
                <w:lang w:eastAsia="cs-CZ"/>
                <w:rPrChange w:id="4245" w:author="Irová Zuzana" w:date="2025-06-17T14:32:00Z" w16du:dateUtc="2025-06-17T12:32:00Z">
                  <w:rPr>
                    <w:ins w:id="4246" w:author="Irová Zuzana" w:date="2025-06-17T11:42:00Z" w16du:dateUtc="2025-06-17T09:42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247" w:author="Irová Zuzana" w:date="2025-06-17T11:45:00Z" w16du:dateUtc="2025-06-17T09:4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48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Number</w:t>
              </w:r>
            </w:ins>
          </w:p>
        </w:tc>
        <w:tc>
          <w:tcPr>
            <w:tcW w:w="1153" w:type="dxa"/>
          </w:tcPr>
          <w:p w14:paraId="5415EC42" w14:textId="331F34B6" w:rsidR="006C6A68" w:rsidRPr="007A782A" w:rsidRDefault="00914148" w:rsidP="006C6A68">
            <w:pPr>
              <w:spacing w:after="0"/>
              <w:rPr>
                <w:ins w:id="4249" w:author="Irová Zuzana" w:date="2025-06-17T11:42:00Z" w16du:dateUtc="2025-06-17T09:42:00Z"/>
                <w:rFonts w:eastAsia="Times New Roman" w:cstheme="minorHAnsi"/>
                <w:sz w:val="18"/>
                <w:szCs w:val="18"/>
                <w:lang w:eastAsia="cs-CZ"/>
                <w:rPrChange w:id="4250" w:author="Irová Zuzana" w:date="2025-06-17T14:32:00Z" w16du:dateUtc="2025-06-17T12:32:00Z">
                  <w:rPr>
                    <w:ins w:id="4251" w:author="Irová Zuzana" w:date="2025-06-17T11:42:00Z" w16du:dateUtc="2025-06-17T09:42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252" w:author="Irová Zuzana" w:date="2025-06-17T11:45:00Z" w16du:dateUtc="2025-06-17T09:4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53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Ano</w:t>
              </w:r>
            </w:ins>
          </w:p>
        </w:tc>
        <w:tc>
          <w:tcPr>
            <w:tcW w:w="851" w:type="dxa"/>
          </w:tcPr>
          <w:p w14:paraId="6815849A" w14:textId="47594E6F" w:rsidR="006C6A68" w:rsidRPr="007A782A" w:rsidRDefault="00914148" w:rsidP="006C6A68">
            <w:pPr>
              <w:spacing w:after="0"/>
              <w:rPr>
                <w:ins w:id="4254" w:author="Irová Zuzana" w:date="2025-06-17T11:42:00Z" w16du:dateUtc="2025-06-17T09:42:00Z"/>
                <w:rFonts w:eastAsia="Times New Roman" w:cstheme="minorHAnsi"/>
                <w:sz w:val="18"/>
                <w:szCs w:val="18"/>
                <w:lang w:eastAsia="cs-CZ"/>
                <w:rPrChange w:id="4255" w:author="Irová Zuzana" w:date="2025-06-17T14:32:00Z" w16du:dateUtc="2025-06-17T12:32:00Z">
                  <w:rPr>
                    <w:ins w:id="4256" w:author="Irová Zuzana" w:date="2025-06-17T11:42:00Z" w16du:dateUtc="2025-06-17T09:42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257" w:author="Irová Zuzana" w:date="2025-06-17T11:45:00Z" w16du:dateUtc="2025-06-17T09:4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58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Ano</w:t>
              </w:r>
            </w:ins>
          </w:p>
        </w:tc>
      </w:tr>
      <w:tr w:rsidR="006C6A68" w:rsidRPr="0098638C" w14:paraId="2E8E5CDA" w14:textId="77777777">
        <w:trPr>
          <w:trHeight w:val="255"/>
          <w:ins w:id="4259" w:author="Irová Zuzana" w:date="2025-06-17T11:42:00Z" w16du:dateUtc="2025-06-17T09:42:00Z"/>
        </w:trPr>
        <w:tc>
          <w:tcPr>
            <w:tcW w:w="1000" w:type="dxa"/>
          </w:tcPr>
          <w:p w14:paraId="6A8B45A1" w14:textId="77777777" w:rsidR="006C6A68" w:rsidRPr="007A782A" w:rsidRDefault="006C6A68" w:rsidP="006C6A68">
            <w:pPr>
              <w:spacing w:after="0"/>
              <w:rPr>
                <w:ins w:id="4260" w:author="Irová Zuzana" w:date="2025-06-17T11:42:00Z" w16du:dateUtc="2025-06-17T09:42:00Z"/>
                <w:rFonts w:eastAsia="Times New Roman" w:cstheme="minorHAnsi"/>
                <w:sz w:val="18"/>
                <w:szCs w:val="18"/>
                <w:lang w:eastAsia="cs-CZ"/>
                <w:rPrChange w:id="4261" w:author="Irová Zuzana" w:date="2025-06-17T14:32:00Z" w16du:dateUtc="2025-06-17T12:32:00Z">
                  <w:rPr>
                    <w:ins w:id="4262" w:author="Irová Zuzana" w:date="2025-06-17T11:42:00Z" w16du:dateUtc="2025-06-17T09:42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</w:p>
        </w:tc>
        <w:tc>
          <w:tcPr>
            <w:tcW w:w="1800" w:type="dxa"/>
            <w:noWrap/>
          </w:tcPr>
          <w:p w14:paraId="7BFB1A9C" w14:textId="1FEC5EFB" w:rsidR="006C6A68" w:rsidRPr="007A782A" w:rsidRDefault="009D61AB" w:rsidP="006C6A68">
            <w:pPr>
              <w:spacing w:after="0"/>
              <w:rPr>
                <w:ins w:id="4263" w:author="Irová Zuzana" w:date="2025-06-17T11:42:00Z" w16du:dateUtc="2025-06-17T09:42:00Z"/>
                <w:rFonts w:eastAsia="Times New Roman" w:cstheme="minorHAnsi"/>
                <w:sz w:val="18"/>
                <w:szCs w:val="18"/>
                <w:lang w:eastAsia="cs-CZ"/>
                <w:rPrChange w:id="4264" w:author="Irová Zuzana" w:date="2025-06-17T14:32:00Z" w16du:dateUtc="2025-06-17T12:32:00Z">
                  <w:rPr>
                    <w:ins w:id="4265" w:author="Irová Zuzana" w:date="2025-06-17T11:42:00Z" w16du:dateUtc="2025-06-17T09:42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266" w:author="Irová Zuzana" w:date="2025-06-17T11:43:00Z" w16du:dateUtc="2025-06-17T09:43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67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Process</w:t>
              </w:r>
            </w:ins>
            <w:ins w:id="4268" w:author="Irová Zuzana" w:date="2025-06-17T11:44:00Z" w16du:dateUtc="2025-06-17T09:44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69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 xml:space="preserve"> </w:t>
              </w:r>
              <w:r w:rsidR="000D72B8"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70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period (</w:t>
              </w:r>
              <w:r w:rsidR="00834EE8"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71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Časové období</w:t>
              </w:r>
              <w:r w:rsidR="000D72B8"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72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 xml:space="preserve"> opakování procesu)</w:t>
              </w:r>
            </w:ins>
          </w:p>
        </w:tc>
        <w:tc>
          <w:tcPr>
            <w:tcW w:w="3060" w:type="dxa"/>
          </w:tcPr>
          <w:p w14:paraId="6B38CCCD" w14:textId="7282E958" w:rsidR="006C6A68" w:rsidRPr="007A782A" w:rsidRDefault="00834EE8" w:rsidP="006C6A68">
            <w:pPr>
              <w:spacing w:after="0"/>
              <w:rPr>
                <w:ins w:id="4273" w:author="Irová Zuzana" w:date="2025-06-17T11:42:00Z" w16du:dateUtc="2025-06-17T09:42:00Z"/>
                <w:rFonts w:eastAsia="Times New Roman" w:cstheme="minorHAnsi"/>
                <w:sz w:val="18"/>
                <w:szCs w:val="18"/>
                <w:lang w:eastAsia="cs-CZ"/>
                <w:rPrChange w:id="4274" w:author="Irová Zuzana" w:date="2025-06-17T14:32:00Z" w16du:dateUtc="2025-06-17T12:32:00Z">
                  <w:rPr>
                    <w:ins w:id="4275" w:author="Irová Zuzana" w:date="2025-06-17T11:42:00Z" w16du:dateUtc="2025-06-17T09:42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276" w:author="Irová Zuzana" w:date="2025-06-17T11:45:00Z" w16du:dateUtc="2025-06-17T09:4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77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Časové období opakování procesu</w:t>
              </w:r>
              <w:r w:rsidR="00914148"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78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 xml:space="preserve"> ve dnech</w:t>
              </w:r>
            </w:ins>
          </w:p>
        </w:tc>
        <w:tc>
          <w:tcPr>
            <w:tcW w:w="1350" w:type="dxa"/>
          </w:tcPr>
          <w:p w14:paraId="7D15D7AB" w14:textId="7F3A4402" w:rsidR="006C6A68" w:rsidRPr="007A782A" w:rsidRDefault="00914148" w:rsidP="006C6A68">
            <w:pPr>
              <w:spacing w:after="0"/>
              <w:rPr>
                <w:ins w:id="4279" w:author="Irová Zuzana" w:date="2025-06-17T11:42:00Z" w16du:dateUtc="2025-06-17T09:42:00Z"/>
                <w:rFonts w:eastAsia="Times New Roman" w:cstheme="minorHAnsi"/>
                <w:sz w:val="18"/>
                <w:szCs w:val="18"/>
                <w:lang w:eastAsia="cs-CZ"/>
                <w:rPrChange w:id="4280" w:author="Irová Zuzana" w:date="2025-06-17T14:32:00Z" w16du:dateUtc="2025-06-17T12:32:00Z">
                  <w:rPr>
                    <w:ins w:id="4281" w:author="Irová Zuzana" w:date="2025-06-17T11:42:00Z" w16du:dateUtc="2025-06-17T09:42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282" w:author="Irová Zuzana" w:date="2025-06-17T11:45:00Z" w16du:dateUtc="2025-06-17T09:4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83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Number</w:t>
              </w:r>
            </w:ins>
          </w:p>
        </w:tc>
        <w:tc>
          <w:tcPr>
            <w:tcW w:w="1153" w:type="dxa"/>
          </w:tcPr>
          <w:p w14:paraId="49FFBD6C" w14:textId="5834C0C6" w:rsidR="006C6A68" w:rsidRPr="007A782A" w:rsidRDefault="00914148" w:rsidP="006C6A68">
            <w:pPr>
              <w:spacing w:after="0"/>
              <w:rPr>
                <w:ins w:id="4284" w:author="Irová Zuzana" w:date="2025-06-17T11:42:00Z" w16du:dateUtc="2025-06-17T09:42:00Z"/>
                <w:rFonts w:eastAsia="Times New Roman" w:cstheme="minorHAnsi"/>
                <w:sz w:val="18"/>
                <w:szCs w:val="18"/>
                <w:lang w:eastAsia="cs-CZ"/>
                <w:rPrChange w:id="4285" w:author="Irová Zuzana" w:date="2025-06-17T14:32:00Z" w16du:dateUtc="2025-06-17T12:32:00Z">
                  <w:rPr>
                    <w:ins w:id="4286" w:author="Irová Zuzana" w:date="2025-06-17T11:42:00Z" w16du:dateUtc="2025-06-17T09:42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287" w:author="Irová Zuzana" w:date="2025-06-17T11:45:00Z" w16du:dateUtc="2025-06-17T09:4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88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Ne</w:t>
              </w:r>
            </w:ins>
          </w:p>
        </w:tc>
        <w:tc>
          <w:tcPr>
            <w:tcW w:w="851" w:type="dxa"/>
          </w:tcPr>
          <w:p w14:paraId="7312AD46" w14:textId="3F0ADD05" w:rsidR="006C6A68" w:rsidRPr="007A782A" w:rsidRDefault="00914148" w:rsidP="006C6A68">
            <w:pPr>
              <w:spacing w:after="0"/>
              <w:rPr>
                <w:ins w:id="4289" w:author="Irová Zuzana" w:date="2025-06-17T11:42:00Z" w16du:dateUtc="2025-06-17T09:42:00Z"/>
                <w:rFonts w:eastAsia="Times New Roman" w:cstheme="minorHAnsi"/>
                <w:sz w:val="18"/>
                <w:szCs w:val="18"/>
                <w:lang w:eastAsia="cs-CZ"/>
                <w:rPrChange w:id="4290" w:author="Irová Zuzana" w:date="2025-06-17T14:32:00Z" w16du:dateUtc="2025-06-17T12:32:00Z">
                  <w:rPr>
                    <w:ins w:id="4291" w:author="Irová Zuzana" w:date="2025-06-17T11:42:00Z" w16du:dateUtc="2025-06-17T09:42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292" w:author="Irová Zuzana" w:date="2025-06-17T11:45:00Z" w16du:dateUtc="2025-06-17T09:4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93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Ano</w:t>
              </w:r>
            </w:ins>
          </w:p>
        </w:tc>
      </w:tr>
      <w:tr w:rsidR="006C6A68" w:rsidRPr="0098638C" w14:paraId="1E20A1B9" w14:textId="77777777">
        <w:trPr>
          <w:trHeight w:val="255"/>
          <w:ins w:id="4294" w:author="Irová Zuzana" w:date="2025-06-17T11:25:00Z" w16du:dateUtc="2025-06-17T09:25:00Z"/>
        </w:trPr>
        <w:tc>
          <w:tcPr>
            <w:tcW w:w="1000" w:type="dxa"/>
          </w:tcPr>
          <w:p w14:paraId="13BBD531" w14:textId="77777777" w:rsidR="006C6A68" w:rsidRPr="007A782A" w:rsidRDefault="006C6A68" w:rsidP="006C6A68">
            <w:pPr>
              <w:spacing w:after="0"/>
              <w:rPr>
                <w:ins w:id="4295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296" w:author="Irová Zuzana" w:date="2025-06-17T14:32:00Z" w16du:dateUtc="2025-06-17T12:32:00Z">
                  <w:rPr>
                    <w:ins w:id="4297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  <w:ins w:id="4298" w:author="Irová Zuzana" w:date="2025-06-17T11:25:00Z" w16du:dateUtc="2025-06-17T09:25:00Z">
              <w:r w:rsidRPr="007A782A">
                <w:rPr>
                  <w:rFonts w:eastAsia="Times New Roman" w:cstheme="minorHAnsi"/>
                  <w:sz w:val="18"/>
                  <w:szCs w:val="18"/>
                  <w:lang w:eastAsia="cs-CZ"/>
                  <w:rPrChange w:id="4299" w:author="Irová Zuzana" w:date="2025-06-17T14:32:00Z" w16du:dateUtc="2025-06-17T12:32:00Z">
                    <w:rPr>
                      <w:rFonts w:ascii="Book Antiqua" w:eastAsia="Times New Roman" w:hAnsi="Book Antiqua" w:cs="Arial"/>
                      <w:noProof/>
                      <w:szCs w:val="20"/>
                      <w:lang w:val="en-US" w:eastAsia="cs-CZ"/>
                    </w:rPr>
                  </w:rPrChange>
                </w:rPr>
                <w:t>Reference:</w:t>
              </w:r>
            </w:ins>
          </w:p>
        </w:tc>
        <w:tc>
          <w:tcPr>
            <w:tcW w:w="1800" w:type="dxa"/>
            <w:noWrap/>
          </w:tcPr>
          <w:p w14:paraId="27EE7EB6" w14:textId="135EDE0D" w:rsidR="006C6A68" w:rsidRPr="007A782A" w:rsidRDefault="006C6A68" w:rsidP="006C6A68">
            <w:pPr>
              <w:spacing w:after="0"/>
              <w:rPr>
                <w:ins w:id="4300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301" w:author="Irová Zuzana" w:date="2025-06-17T14:32:00Z" w16du:dateUtc="2025-06-17T12:32:00Z">
                  <w:rPr>
                    <w:ins w:id="4302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</w:p>
        </w:tc>
        <w:tc>
          <w:tcPr>
            <w:tcW w:w="3060" w:type="dxa"/>
          </w:tcPr>
          <w:p w14:paraId="037FD1A8" w14:textId="68CB4F31" w:rsidR="006C6A68" w:rsidRPr="007A782A" w:rsidRDefault="006C6A68" w:rsidP="006C6A68">
            <w:pPr>
              <w:spacing w:after="0"/>
              <w:rPr>
                <w:ins w:id="4303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304" w:author="Irová Zuzana" w:date="2025-06-17T14:32:00Z" w16du:dateUtc="2025-06-17T12:32:00Z">
                  <w:rPr>
                    <w:ins w:id="4305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</w:p>
        </w:tc>
        <w:tc>
          <w:tcPr>
            <w:tcW w:w="1350" w:type="dxa"/>
          </w:tcPr>
          <w:p w14:paraId="599ABCB9" w14:textId="6BE8CE26" w:rsidR="006C6A68" w:rsidRPr="007A782A" w:rsidRDefault="006C6A68" w:rsidP="006C6A68">
            <w:pPr>
              <w:spacing w:after="0"/>
              <w:rPr>
                <w:ins w:id="4306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307" w:author="Irová Zuzana" w:date="2025-06-17T14:32:00Z" w16du:dateUtc="2025-06-17T12:32:00Z">
                  <w:rPr>
                    <w:ins w:id="4308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</w:p>
        </w:tc>
        <w:tc>
          <w:tcPr>
            <w:tcW w:w="1153" w:type="dxa"/>
          </w:tcPr>
          <w:p w14:paraId="2046E2DF" w14:textId="600B7E5E" w:rsidR="006C6A68" w:rsidRPr="007A782A" w:rsidRDefault="006C6A68" w:rsidP="006C6A68">
            <w:pPr>
              <w:spacing w:after="0"/>
              <w:rPr>
                <w:ins w:id="4309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310" w:author="Irová Zuzana" w:date="2025-06-17T14:32:00Z" w16du:dateUtc="2025-06-17T12:32:00Z">
                  <w:rPr>
                    <w:ins w:id="4311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</w:p>
        </w:tc>
        <w:tc>
          <w:tcPr>
            <w:tcW w:w="851" w:type="dxa"/>
          </w:tcPr>
          <w:p w14:paraId="5A7A3A6F" w14:textId="705630C3" w:rsidR="006C6A68" w:rsidRPr="007A782A" w:rsidRDefault="006C6A68" w:rsidP="006C6A68">
            <w:pPr>
              <w:spacing w:after="0"/>
              <w:rPr>
                <w:ins w:id="4312" w:author="Irová Zuzana" w:date="2025-06-17T11:25:00Z" w16du:dateUtc="2025-06-17T09:25:00Z"/>
                <w:rFonts w:eastAsia="Times New Roman" w:cstheme="minorHAnsi"/>
                <w:sz w:val="18"/>
                <w:szCs w:val="18"/>
                <w:lang w:eastAsia="cs-CZ"/>
                <w:rPrChange w:id="4313" w:author="Irová Zuzana" w:date="2025-06-17T14:32:00Z" w16du:dateUtc="2025-06-17T12:32:00Z">
                  <w:rPr>
                    <w:ins w:id="4314" w:author="Irová Zuzana" w:date="2025-06-17T11:25:00Z" w16du:dateUtc="2025-06-17T09:25:00Z"/>
                    <w:rFonts w:ascii="Book Antiqua" w:eastAsia="Times New Roman" w:hAnsi="Book Antiqua" w:cs="Arial"/>
                    <w:noProof/>
                    <w:szCs w:val="20"/>
                    <w:lang w:val="en-US" w:eastAsia="cs-CZ"/>
                  </w:rPr>
                </w:rPrChange>
              </w:rPr>
            </w:pPr>
          </w:p>
        </w:tc>
      </w:tr>
    </w:tbl>
    <w:p w14:paraId="31C7E613" w14:textId="5255939C" w:rsidR="00021ED6" w:rsidRPr="00955C1D" w:rsidRDefault="00021ED6" w:rsidP="00021ED6">
      <w:pPr>
        <w:pStyle w:val="NormalIndent"/>
        <w:rPr>
          <w:ins w:id="4315" w:author="Irová Zuzana" w:date="2025-06-17T11:25:00Z" w16du:dateUtc="2025-06-17T09:25:00Z"/>
          <w:lang w:eastAsia="cs-CZ"/>
        </w:rPr>
      </w:pPr>
    </w:p>
    <w:p w14:paraId="732451FA" w14:textId="77777777" w:rsidR="00021ED6" w:rsidRPr="00955C1D" w:rsidRDefault="00021ED6">
      <w:pPr>
        <w:pStyle w:val="NormalIndent"/>
        <w:rPr>
          <w:lang w:eastAsia="cs-CZ"/>
        </w:rPr>
      </w:pPr>
    </w:p>
    <w:p w14:paraId="37956C3C" w14:textId="77777777" w:rsidR="00CD0A42" w:rsidRPr="00955C1D" w:rsidRDefault="00CD0A42" w:rsidP="00CD0A42">
      <w:pPr>
        <w:pStyle w:val="Heading2"/>
        <w:spacing w:before="200" w:line="276" w:lineRule="auto"/>
        <w:rPr>
          <w:rFonts w:hint="eastAsia"/>
        </w:rPr>
      </w:pPr>
      <w:bookmarkStart w:id="4316" w:name="_Toc535241574"/>
      <w:bookmarkStart w:id="4317" w:name="_Toc536197859"/>
      <w:bookmarkStart w:id="4318" w:name="_Toc536200093"/>
      <w:bookmarkStart w:id="4319" w:name="_Toc32395386"/>
      <w:bookmarkStart w:id="4320" w:name="_Toc46490618"/>
      <w:bookmarkStart w:id="4321" w:name="_Toc54873180"/>
      <w:bookmarkStart w:id="4322" w:name="_Toc201568894"/>
      <w:r w:rsidRPr="00955C1D">
        <w:t>Vysvětlení ke specifikaci entit a atributů entit</w:t>
      </w:r>
      <w:bookmarkEnd w:id="4316"/>
      <w:bookmarkEnd w:id="4317"/>
      <w:bookmarkEnd w:id="4318"/>
      <w:bookmarkEnd w:id="4319"/>
      <w:bookmarkEnd w:id="4320"/>
      <w:bookmarkEnd w:id="4321"/>
      <w:bookmarkEnd w:id="4322"/>
    </w:p>
    <w:p w14:paraId="7A660D30" w14:textId="77777777" w:rsidR="00CD0A42" w:rsidRPr="00955C1D" w:rsidRDefault="00CD0A42">
      <w:pPr>
        <w:pStyle w:val="NormalIndent"/>
      </w:pPr>
      <w:r w:rsidRPr="00955C1D">
        <w:t>Typ entity:</w:t>
      </w:r>
    </w:p>
    <w:p w14:paraId="3814F102" w14:textId="77777777" w:rsidR="00CD0A42" w:rsidRPr="00C811E3" w:rsidRDefault="00CD0A42" w:rsidP="00C40C63">
      <w:pPr>
        <w:pStyle w:val="ListFS1"/>
      </w:pPr>
      <w:r w:rsidRPr="00C811E3">
        <w:t>Bez historie změn i zrušení – nepožaduje se uchování a zobrazování změn atributů dané entity v systému (verzování) ani uchování zrušených záznamů</w:t>
      </w:r>
    </w:p>
    <w:p w14:paraId="166EBC43" w14:textId="77777777" w:rsidR="00CD0A42" w:rsidRPr="00C811E3" w:rsidRDefault="00CD0A42" w:rsidP="00C40C63">
      <w:pPr>
        <w:pStyle w:val="ListFS1"/>
      </w:pPr>
      <w:r w:rsidRPr="00C811E3">
        <w:t>Bez historie změn – nepožaduje se uchování a zobrazování změn atributů dané entity v systému (verzování), požaduje se uchování a zobrazování zrušených záznamů na základě jejich stavu nebo nastavením datumu a času zrušení (Deleted on)</w:t>
      </w:r>
    </w:p>
    <w:p w14:paraId="31390459" w14:textId="77777777" w:rsidR="00CD0A42" w:rsidRPr="00C811E3" w:rsidRDefault="00CD0A42" w:rsidP="00C40C63">
      <w:pPr>
        <w:pStyle w:val="ListFS1"/>
      </w:pPr>
      <w:r w:rsidRPr="00C811E3">
        <w:t>S historií změn – požaduje se uchování a zobrazování změn atributů dané entity v systému (verzování) včetně možnosti zobrazení jejích zrušených záznamů na základě stavu nebo nastavením datumu a času konce platnosti (Valid to)</w:t>
      </w:r>
    </w:p>
    <w:p w14:paraId="73689209" w14:textId="77777777" w:rsidR="00CD0A42" w:rsidRPr="00C811E3" w:rsidRDefault="00CD0A42" w:rsidP="00C40C63">
      <w:pPr>
        <w:pStyle w:val="ListFS1"/>
      </w:pPr>
      <w:r w:rsidRPr="00C811E3">
        <w:t xml:space="preserve">S historií změn a plánováním – požaduje se </w:t>
      </w:r>
      <w:r w:rsidRPr="00063937">
        <w:t>uchování</w:t>
      </w:r>
      <w:r w:rsidRPr="00C811E3">
        <w:t xml:space="preserve"> a zobrazování změn atributů dané entity v systému (verzování) včetně možnosti zobrazení jejích zrušených záznamů na základě stavu nebo nastavením datumu a času konce platnosti (Valid to) a zároveň je povoleno plánování budoucích změn nastavením datumu a času počátku platnosti (Valid from) do budoucnosti</w:t>
      </w:r>
    </w:p>
    <w:p w14:paraId="0DB75CF5" w14:textId="77777777" w:rsidR="00CD0A42" w:rsidRPr="00955C1D" w:rsidRDefault="00CD0A42">
      <w:pPr>
        <w:pStyle w:val="NormalIndent"/>
        <w:rPr>
          <w:lang w:eastAsia="cs-CZ"/>
        </w:rPr>
      </w:pPr>
      <w:bookmarkStart w:id="4323" w:name="_Toc416160463"/>
      <w:bookmarkStart w:id="4324" w:name="_Toc416160733"/>
      <w:bookmarkStart w:id="4325" w:name="_Toc416160967"/>
      <w:bookmarkStart w:id="4326" w:name="_Toc416161184"/>
      <w:bookmarkStart w:id="4327" w:name="_Toc416161402"/>
      <w:bookmarkStart w:id="4328" w:name="_Toc416680325"/>
      <w:bookmarkStart w:id="4329" w:name="_Toc416695446"/>
      <w:bookmarkStart w:id="4330" w:name="_Toc416849735"/>
      <w:bookmarkStart w:id="4331" w:name="_Toc416933792"/>
      <w:bookmarkEnd w:id="4323"/>
      <w:bookmarkEnd w:id="4324"/>
      <w:bookmarkEnd w:id="4325"/>
      <w:bookmarkEnd w:id="4326"/>
      <w:bookmarkEnd w:id="4327"/>
      <w:bookmarkEnd w:id="4328"/>
      <w:bookmarkEnd w:id="4329"/>
      <w:bookmarkEnd w:id="4330"/>
      <w:bookmarkEnd w:id="4331"/>
      <w:r w:rsidRPr="00955C1D">
        <w:rPr>
          <w:lang w:eastAsia="cs-CZ"/>
        </w:rPr>
        <w:t xml:space="preserve">Datové typy atributů: </w:t>
      </w:r>
    </w:p>
    <w:p w14:paraId="4E75D5E1" w14:textId="77777777" w:rsidR="00CD0A42" w:rsidRPr="00955C1D" w:rsidRDefault="00CD0A42" w:rsidP="00C40C63">
      <w:pPr>
        <w:pStyle w:val="ListFS1"/>
      </w:pPr>
      <w:r w:rsidRPr="00955C1D">
        <w:t>Boolean – hodnota příznaku Ano/Ne (true/false)</w:t>
      </w:r>
    </w:p>
    <w:p w14:paraId="199AFF65" w14:textId="4342B6C7" w:rsidR="00CD0A42" w:rsidRPr="00212B99" w:rsidRDefault="00CD0A42" w:rsidP="00C40C63">
      <w:pPr>
        <w:pStyle w:val="ListFS1"/>
        <w:rPr>
          <w:lang w:val="cs-CZ"/>
        </w:rPr>
      </w:pPr>
      <w:r w:rsidRPr="00790253">
        <w:rPr>
          <w:lang w:val="pl-PL"/>
          <w:rPrChange w:id="4332" w:author="Muller Miroslav" w:date="2025-03-17T11:13:00Z" w16du:dateUtc="2025-03-17T10:13:00Z">
            <w:rPr/>
          </w:rPrChange>
        </w:rPr>
        <w:t xml:space="preserve">Date </w:t>
      </w:r>
      <w:r w:rsidRPr="00790253">
        <w:rPr>
          <w:rFonts w:hint="cs"/>
          <w:lang w:val="pl-PL"/>
          <w:rPrChange w:id="4333" w:author="Muller Miroslav" w:date="2025-03-17T11:13:00Z" w16du:dateUtc="2025-03-17T10:13:00Z">
            <w:rPr>
              <w:rFonts w:hint="cs"/>
            </w:rPr>
          </w:rPrChange>
        </w:rPr>
        <w:t>–</w:t>
      </w:r>
      <w:r w:rsidRPr="00790253">
        <w:rPr>
          <w:lang w:val="pl-PL"/>
          <w:rPrChange w:id="4334" w:author="Muller Miroslav" w:date="2025-03-17T11:13:00Z" w16du:dateUtc="2025-03-17T10:13:00Z">
            <w:rPr/>
          </w:rPrChange>
        </w:rPr>
        <w:t xml:space="preserve"> datumov</w:t>
      </w:r>
      <w:r w:rsidRPr="00790253">
        <w:rPr>
          <w:rFonts w:hint="cs"/>
          <w:lang w:val="pl-PL"/>
          <w:rPrChange w:id="4335" w:author="Muller Miroslav" w:date="2025-03-17T11:13:00Z" w16du:dateUtc="2025-03-17T10:13:00Z">
            <w:rPr>
              <w:rFonts w:hint="cs"/>
            </w:rPr>
          </w:rPrChange>
        </w:rPr>
        <w:t>á</w:t>
      </w:r>
      <w:r w:rsidRPr="00790253">
        <w:rPr>
          <w:lang w:val="pl-PL"/>
          <w:rPrChange w:id="4336" w:author="Muller Miroslav" w:date="2025-03-17T11:13:00Z" w16du:dateUtc="2025-03-17T10:13:00Z">
            <w:rPr/>
          </w:rPrChange>
        </w:rPr>
        <w:t xml:space="preserve"> hodnota bez</w:t>
      </w:r>
      <w:r w:rsidRPr="00790253">
        <w:rPr>
          <w:rFonts w:hint="cs"/>
          <w:lang w:val="pl-PL"/>
          <w:rPrChange w:id="4337" w:author="Muller Miroslav" w:date="2025-03-17T11:13:00Z" w16du:dateUtc="2025-03-17T10:13:00Z">
            <w:rPr>
              <w:rFonts w:hint="cs"/>
            </w:rPr>
          </w:rPrChange>
        </w:rPr>
        <w:t> č</w:t>
      </w:r>
      <w:r w:rsidRPr="00790253">
        <w:rPr>
          <w:lang w:val="pl-PL"/>
          <w:rPrChange w:id="4338" w:author="Muller Miroslav" w:date="2025-03-17T11:13:00Z" w16du:dateUtc="2025-03-17T10:13:00Z">
            <w:rPr/>
          </w:rPrChange>
        </w:rPr>
        <w:t>asov</w:t>
      </w:r>
      <w:r w:rsidRPr="00790253">
        <w:rPr>
          <w:rFonts w:hint="cs"/>
          <w:lang w:val="pl-PL"/>
          <w:rPrChange w:id="4339" w:author="Muller Miroslav" w:date="2025-03-17T11:13:00Z" w16du:dateUtc="2025-03-17T10:13:00Z">
            <w:rPr>
              <w:rFonts w:hint="cs"/>
            </w:rPr>
          </w:rPrChange>
        </w:rPr>
        <w:t>é</w:t>
      </w:r>
      <w:r w:rsidRPr="00790253">
        <w:rPr>
          <w:lang w:val="pl-PL"/>
          <w:rPrChange w:id="4340" w:author="Muller Miroslav" w:date="2025-03-17T11:13:00Z" w16du:dateUtc="2025-03-17T10:13:00Z">
            <w:rPr/>
          </w:rPrChange>
        </w:rPr>
        <w:t xml:space="preserve"> slo</w:t>
      </w:r>
      <w:r w:rsidRPr="00790253">
        <w:rPr>
          <w:rFonts w:hint="cs"/>
          <w:lang w:val="pl-PL"/>
          <w:rPrChange w:id="4341" w:author="Muller Miroslav" w:date="2025-03-17T11:13:00Z" w16du:dateUtc="2025-03-17T10:13:00Z">
            <w:rPr>
              <w:rFonts w:hint="cs"/>
            </w:rPr>
          </w:rPrChange>
        </w:rPr>
        <w:t>ž</w:t>
      </w:r>
      <w:r w:rsidRPr="00790253">
        <w:rPr>
          <w:lang w:val="pl-PL"/>
          <w:rPrChange w:id="4342" w:author="Muller Miroslav" w:date="2025-03-17T11:13:00Z" w16du:dateUtc="2025-03-17T10:13:00Z">
            <w:rPr/>
          </w:rPrChange>
        </w:rPr>
        <w:t>ky</w:t>
      </w:r>
      <w:r w:rsidR="00D03DB8" w:rsidRPr="00D03DB8">
        <w:t>. V Systému je atribut uložen v UTC formátu. Zobrazení atributu</w:t>
      </w:r>
      <w:r w:rsidRPr="00212B99">
        <w:rPr>
          <w:lang w:val="cs-CZ"/>
        </w:rPr>
        <w:t xml:space="preserve"> na GUI je závisl</w:t>
      </w:r>
      <w:r w:rsidR="00E956D4" w:rsidRPr="00212B99">
        <w:rPr>
          <w:lang w:val="cs-CZ"/>
        </w:rPr>
        <w:t>é</w:t>
      </w:r>
      <w:r w:rsidRPr="00212B99">
        <w:rPr>
          <w:lang w:val="cs-CZ"/>
        </w:rPr>
        <w:t xml:space="preserve"> na nastavení </w:t>
      </w:r>
      <w:r w:rsidR="00D03DB8" w:rsidRPr="00D03DB8">
        <w:t xml:space="preserve">operačního systému, </w:t>
      </w:r>
      <w:r w:rsidRPr="00212B99">
        <w:rPr>
          <w:lang w:val="cs-CZ"/>
        </w:rPr>
        <w:t>prohlížeče a vybraném jazyku GUI</w:t>
      </w:r>
      <w:r w:rsidR="00456E1C" w:rsidRPr="00212B99">
        <w:rPr>
          <w:lang w:val="cs-CZ"/>
        </w:rPr>
        <w:t>.</w:t>
      </w:r>
    </w:p>
    <w:p w14:paraId="6A447352" w14:textId="05B52993" w:rsidR="00CD0A42" w:rsidRPr="00212B99" w:rsidRDefault="00CD0A42" w:rsidP="00C40C63">
      <w:pPr>
        <w:pStyle w:val="ListFS1"/>
        <w:rPr>
          <w:lang w:val="cs-CZ"/>
        </w:rPr>
      </w:pPr>
      <w:r w:rsidRPr="00955C1D">
        <w:t>Date Time – datumová hodnota s časovou složkou</w:t>
      </w:r>
      <w:r w:rsidR="00D03DB8" w:rsidRPr="00D03DB8">
        <w:t>. V Systému je atribut uložen v UTC formátu. Zobrazení atributu</w:t>
      </w:r>
      <w:r w:rsidRPr="00212B99">
        <w:rPr>
          <w:lang w:val="cs-CZ"/>
        </w:rPr>
        <w:t xml:space="preserve"> na GUI je závisl</w:t>
      </w:r>
      <w:r w:rsidR="00E956D4" w:rsidRPr="00212B99">
        <w:rPr>
          <w:lang w:val="cs-CZ"/>
        </w:rPr>
        <w:t>é</w:t>
      </w:r>
      <w:r w:rsidRPr="00212B99">
        <w:rPr>
          <w:lang w:val="cs-CZ"/>
        </w:rPr>
        <w:t xml:space="preserve"> na nastavení </w:t>
      </w:r>
      <w:r w:rsidR="00456E1C" w:rsidRPr="00456E1C">
        <w:t xml:space="preserve">operačního systému, </w:t>
      </w:r>
      <w:r w:rsidRPr="00212B99">
        <w:rPr>
          <w:lang w:val="cs-CZ"/>
        </w:rPr>
        <w:t>prohlížeče a vybraném jazyku GUI</w:t>
      </w:r>
      <w:r w:rsidR="00456E1C" w:rsidRPr="00212B99">
        <w:rPr>
          <w:lang w:val="cs-CZ"/>
        </w:rPr>
        <w:t>.</w:t>
      </w:r>
    </w:p>
    <w:p w14:paraId="5F090261" w14:textId="77777777" w:rsidR="00CD0A42" w:rsidRPr="00955C1D" w:rsidRDefault="00CD0A42" w:rsidP="00C40C63">
      <w:pPr>
        <w:pStyle w:val="ListFS1"/>
      </w:pPr>
      <w:r w:rsidRPr="00955C1D">
        <w:t xml:space="preserve">Duration – doba trvání </w:t>
      </w:r>
    </w:p>
    <w:p w14:paraId="77AD2B29" w14:textId="77777777" w:rsidR="00CD0A42" w:rsidRPr="00955C1D" w:rsidRDefault="00CD0A42" w:rsidP="00C40C63">
      <w:pPr>
        <w:pStyle w:val="ListFS1"/>
      </w:pPr>
      <w:r w:rsidRPr="00955C1D">
        <w:t>Money – peněžní hodnota ve vybrané měně</w:t>
      </w:r>
    </w:p>
    <w:p w14:paraId="495DC1A0" w14:textId="77777777" w:rsidR="00CD0A42" w:rsidRPr="00955C1D" w:rsidRDefault="00CD0A42" w:rsidP="00C40C63">
      <w:pPr>
        <w:pStyle w:val="ListFS1"/>
      </w:pPr>
      <w:r w:rsidRPr="00955C1D">
        <w:t>Number – číselná hodnota</w:t>
      </w:r>
    </w:p>
    <w:p w14:paraId="2CD9E92C" w14:textId="77777777" w:rsidR="00CD0A42" w:rsidRPr="00955C1D" w:rsidRDefault="00CD0A42" w:rsidP="00C40C63">
      <w:pPr>
        <w:pStyle w:val="ListFS1"/>
      </w:pPr>
      <w:r w:rsidRPr="00955C1D">
        <w:t>Object – binární objekt (CLOB)</w:t>
      </w:r>
    </w:p>
    <w:p w14:paraId="3ED312DA" w14:textId="77777777" w:rsidR="00CD0A42" w:rsidRPr="00955C1D" w:rsidRDefault="00CD0A42" w:rsidP="00C40C63">
      <w:pPr>
        <w:pStyle w:val="ListFS1"/>
      </w:pPr>
      <w:r w:rsidRPr="00955C1D">
        <w:t>Percentage – procentní hodnota (%)</w:t>
      </w:r>
    </w:p>
    <w:p w14:paraId="4287152E" w14:textId="77777777" w:rsidR="00CD0A42" w:rsidRPr="00955C1D" w:rsidRDefault="00CD0A42" w:rsidP="00C40C63">
      <w:pPr>
        <w:pStyle w:val="ListFS1"/>
      </w:pPr>
      <w:r w:rsidRPr="00955C1D">
        <w:t>Richtext – textová hodnota s možností formátování</w:t>
      </w:r>
    </w:p>
    <w:p w14:paraId="53445356" w14:textId="77777777" w:rsidR="00CD0A42" w:rsidRPr="00955C1D" w:rsidRDefault="00CD0A42" w:rsidP="00C40C63">
      <w:pPr>
        <w:pStyle w:val="ListFS1"/>
      </w:pPr>
      <w:r w:rsidRPr="00955C1D">
        <w:t>Text – textová hodnota</w:t>
      </w:r>
    </w:p>
    <w:p w14:paraId="7F3DEAF9" w14:textId="77777777" w:rsidR="00CD0A42" w:rsidRPr="00955C1D" w:rsidRDefault="00CD0A42" w:rsidP="00C40C63">
      <w:pPr>
        <w:pStyle w:val="ListFS1"/>
      </w:pPr>
      <w:r w:rsidRPr="00955C1D">
        <w:lastRenderedPageBreak/>
        <w:t>Time – časová hodnota bez datumové složky (lokální čas)</w:t>
      </w:r>
    </w:p>
    <w:p w14:paraId="056C3F68" w14:textId="77777777" w:rsidR="00CD0A42" w:rsidRPr="00955C1D" w:rsidRDefault="00CD0A42" w:rsidP="00C40C63">
      <w:pPr>
        <w:pStyle w:val="ListFS1"/>
      </w:pPr>
      <w:r w:rsidRPr="00955C1D">
        <w:t xml:space="preserve">Enum – pevný výčet hodnot </w:t>
      </w:r>
    </w:p>
    <w:p w14:paraId="24C93074" w14:textId="77777777" w:rsidR="00CD0A42" w:rsidRPr="00955C1D" w:rsidRDefault="00CD0A42" w:rsidP="00C40C63">
      <w:pPr>
        <w:pStyle w:val="ListFS1"/>
      </w:pPr>
      <w:r w:rsidRPr="00955C1D">
        <w:t xml:space="preserve">List of Values – měnitelný (konfigurovatelný) výčet hodnot nebo číselník s více atributy případně neměnitelný číselník s více atributy </w:t>
      </w:r>
    </w:p>
    <w:p w14:paraId="5554AA68" w14:textId="77777777" w:rsidR="00CD0A42" w:rsidRPr="00955C1D" w:rsidRDefault="00CD0A42" w:rsidP="00C40C63">
      <w:pPr>
        <w:pStyle w:val="ListFS1"/>
      </w:pPr>
      <w:r w:rsidRPr="00955C1D">
        <w:t>Multichoice Enum/Multichoice List of Values – výčet hodnot s možností výběru více hodnot najednou</w:t>
      </w:r>
    </w:p>
    <w:p w14:paraId="2C1A3093" w14:textId="77777777" w:rsidR="00CD0A42" w:rsidRPr="00955C1D" w:rsidRDefault="00CD0A42" w:rsidP="00C40C63">
      <w:pPr>
        <w:pStyle w:val="ListFS1"/>
      </w:pPr>
      <w:bookmarkStart w:id="4343" w:name="_Hlk47519346"/>
      <w:r w:rsidRPr="00955C1D">
        <w:t xml:space="preserve">Generic entity </w:t>
      </w:r>
      <w:r>
        <w:t>–</w:t>
      </w:r>
      <w:r w:rsidRPr="00955C1D">
        <w:t xml:space="preserve"> odkaz na obecné systémové (generické) entity, např. Address, Bank Account apod.</w:t>
      </w:r>
    </w:p>
    <w:bookmarkEnd w:id="4343"/>
    <w:p w14:paraId="03C63440" w14:textId="77777777" w:rsidR="00CD0A42" w:rsidRPr="00955C1D" w:rsidRDefault="00CD0A42" w:rsidP="00C40C63">
      <w:pPr>
        <w:pStyle w:val="ListFS1"/>
      </w:pPr>
      <w:r w:rsidRPr="00955C1D">
        <w:t>Reference – odkaz na jinou entitu ze stejného nebo jiného modulu s možností přechodu na detail odkazované entity (hyperlink). Pozn.: netýká se konfigurovatelných číselníků a obecných systémových entit, které se uvádějí jako List of Values</w:t>
      </w:r>
    </w:p>
    <w:p w14:paraId="65CF1B3E" w14:textId="77777777" w:rsidR="00CD0A42" w:rsidRPr="00955C1D" w:rsidRDefault="00CD0A42">
      <w:pPr>
        <w:pStyle w:val="NormalIndent"/>
      </w:pPr>
      <w:r w:rsidRPr="00955C1D">
        <w:t xml:space="preserve">Pozn.: Datové typy atributů jsou spolu s rozsahy jejich hodnot a příslušnými validacemi určené pro návrh GUI, ukládání údajů v databázi může mít vlastní pravidla a může využívat jiné datové typy a rozsahy. </w:t>
      </w:r>
    </w:p>
    <w:p w14:paraId="555508DE" w14:textId="77777777" w:rsidR="00CD0A42" w:rsidRPr="00955C1D" w:rsidRDefault="00CD0A42">
      <w:pPr>
        <w:pStyle w:val="NormalIndent"/>
      </w:pPr>
      <w:r w:rsidRPr="00955C1D">
        <w:t>Skupiny atributů:</w:t>
      </w:r>
    </w:p>
    <w:p w14:paraId="3A420357" w14:textId="77777777" w:rsidR="00CD0A42" w:rsidRPr="00087E73" w:rsidRDefault="00CD0A42" w:rsidP="00C40C63">
      <w:pPr>
        <w:pStyle w:val="ListFS1"/>
      </w:pPr>
      <w:r w:rsidRPr="00087E73">
        <w:t>Identifikace – identifikační údaj, podle kterého lze jednoznačně najít konkrétní záznam (instanci) entity, obvykle realizováno jako povinný atribut na obrazovce přehledu a detailu bez možnosti změny</w:t>
      </w:r>
    </w:p>
    <w:p w14:paraId="11870084" w14:textId="77777777" w:rsidR="00CD0A42" w:rsidRPr="00087E73" w:rsidRDefault="00CD0A42" w:rsidP="00C40C63">
      <w:pPr>
        <w:pStyle w:val="ListFS1"/>
      </w:pPr>
      <w:r w:rsidRPr="00087E73">
        <w:t>Klasifikace – údaje týkající se rozlišení různých typů a druhů záznamů v rámci entity, obvykle realizovány jako povinný atribut na obrazovce přehledu a detailu s volitelnou možností změny</w:t>
      </w:r>
    </w:p>
    <w:p w14:paraId="032B8E9D" w14:textId="77777777" w:rsidR="00CD0A42" w:rsidRPr="00087E73" w:rsidRDefault="00CD0A42" w:rsidP="00C40C63">
      <w:pPr>
        <w:pStyle w:val="ListFS1"/>
      </w:pPr>
      <w:r w:rsidRPr="00087E73">
        <w:t>Stav – údaje o stavu konkrétního záznamu (k stavovým údajům je obvykle přiložen stavový diagram), obvykle realizovány jako povinný atribut na obrazovce přehledu a detailu bez možnosti změny</w:t>
      </w:r>
    </w:p>
    <w:p w14:paraId="390ADB87" w14:textId="77777777" w:rsidR="00CD0A42" w:rsidRPr="00212B99" w:rsidRDefault="00CD0A42" w:rsidP="00C40C63">
      <w:pPr>
        <w:pStyle w:val="ListFS1"/>
      </w:pPr>
      <w:r w:rsidRPr="00212B99">
        <w:t>Detail – ostatní informační údaje entity, obvykle realizovány jako atributy na obrazovce detailu s volitelnou možností změny</w:t>
      </w:r>
    </w:p>
    <w:p w14:paraId="70949040" w14:textId="77777777" w:rsidR="00CD0A42" w:rsidRPr="00212B99" w:rsidRDefault="00CD0A42" w:rsidP="00C40C63">
      <w:pPr>
        <w:pStyle w:val="ListFS1"/>
      </w:pPr>
      <w:r w:rsidRPr="00212B99">
        <w:t>Reference – přímé odkazy na jiné entity ze stejného nebo jiného modulu (s vazbou 1:1 = povinná nebo 1:0..1 = nepovinná), obvykle jsou realizovány jako hyperlink na obrazovce přehledu a detailu (Datový typ takových prvků je vždy Reference)</w:t>
      </w:r>
    </w:p>
    <w:p w14:paraId="0E6EDFAA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Povinnost vyplnění hodnoty: </w:t>
      </w:r>
    </w:p>
    <w:p w14:paraId="4E872C56" w14:textId="77777777" w:rsidR="00CD0A42" w:rsidRPr="00955C1D" w:rsidRDefault="00CD0A42" w:rsidP="00C40C63">
      <w:pPr>
        <w:pStyle w:val="ListFS1"/>
      </w:pPr>
      <w:r w:rsidRPr="00955C1D">
        <w:t>Ano – povinný</w:t>
      </w:r>
    </w:p>
    <w:p w14:paraId="32BCC632" w14:textId="77777777" w:rsidR="00CD0A42" w:rsidRPr="00955C1D" w:rsidRDefault="00CD0A42" w:rsidP="00C40C63">
      <w:pPr>
        <w:pStyle w:val="ListFS1"/>
      </w:pPr>
      <w:r w:rsidRPr="00955C1D">
        <w:t>Ne* – podmíněná povinnost, s uvedením podmínky v popisu atributu (atribut je obecně nepovinný)</w:t>
      </w:r>
    </w:p>
    <w:p w14:paraId="0F0C35AC" w14:textId="77777777" w:rsidR="00CD0A42" w:rsidRPr="00955C1D" w:rsidRDefault="00CD0A42" w:rsidP="00C40C63">
      <w:pPr>
        <w:pStyle w:val="ListFS1"/>
      </w:pPr>
      <w:r w:rsidRPr="00955C1D">
        <w:t>Ne – nepovinný</w:t>
      </w:r>
    </w:p>
    <w:p w14:paraId="6273C23A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lastRenderedPageBreak/>
        <w:t xml:space="preserve">Měnitelnost: </w:t>
      </w:r>
    </w:p>
    <w:p w14:paraId="0DEF147F" w14:textId="77777777" w:rsidR="00CD0A42" w:rsidRPr="00087E73" w:rsidRDefault="00CD0A42" w:rsidP="00C40C63">
      <w:pPr>
        <w:pStyle w:val="ListFS1"/>
      </w:pPr>
      <w:r w:rsidRPr="00087E73">
        <w:t>Ano – měnitelné manuálně pomocí GUI (může změnit i Systém)</w:t>
      </w:r>
    </w:p>
    <w:p w14:paraId="27F2156B" w14:textId="77777777" w:rsidR="00CD0A42" w:rsidRPr="00087E73" w:rsidRDefault="00CD0A42" w:rsidP="00C40C63">
      <w:pPr>
        <w:pStyle w:val="ListFS1"/>
      </w:pPr>
      <w:r w:rsidRPr="00087E73">
        <w:t>Ano* – podmíněná měnitelnost pomocí GUI, s uvedením dalších podmínek v popisu atributu (atribut je obecně měnitelný)</w:t>
      </w:r>
    </w:p>
    <w:p w14:paraId="0D2C7614" w14:textId="77777777" w:rsidR="00CD0A42" w:rsidRPr="00212B99" w:rsidRDefault="00CD0A42" w:rsidP="00C40C63">
      <w:pPr>
        <w:pStyle w:val="ListFS1"/>
      </w:pPr>
      <w:r w:rsidRPr="00212B99">
        <w:t>Systém – může být změněn jen automaticky Systémem (nelze změnit na GUI)</w:t>
      </w:r>
    </w:p>
    <w:p w14:paraId="7DBA8653" w14:textId="77777777" w:rsidR="00CD0A42" w:rsidRPr="00955C1D" w:rsidRDefault="00CD0A42" w:rsidP="00C40C63">
      <w:pPr>
        <w:pStyle w:val="ListFS1"/>
      </w:pPr>
      <w:r w:rsidRPr="00955C1D">
        <w:t>Ne – nezměnitelný atribut</w:t>
      </w:r>
    </w:p>
    <w:p w14:paraId="77C00CAB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>Pozn.: první nastavení atributu při vzniku instance entity se nepovažuje za změnu.</w:t>
      </w:r>
    </w:p>
    <w:p w14:paraId="1DB2F954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>Systémové atributy:</w:t>
      </w:r>
    </w:p>
    <w:p w14:paraId="7613D312" w14:textId="77777777" w:rsidR="00CD0A42" w:rsidRPr="00955C1D" w:rsidRDefault="00CD0A42" w:rsidP="00C40C63">
      <w:pPr>
        <w:pStyle w:val="ListFS1"/>
      </w:pPr>
      <w:r w:rsidRPr="00955C1D">
        <w:t>Created on – datum vytvoření instance entity</w:t>
      </w:r>
    </w:p>
    <w:p w14:paraId="71954549" w14:textId="77777777" w:rsidR="00CD0A42" w:rsidRPr="00955C1D" w:rsidRDefault="00CD0A42" w:rsidP="00C40C63">
      <w:pPr>
        <w:pStyle w:val="ListFS1"/>
      </w:pPr>
      <w:r w:rsidRPr="00955C1D">
        <w:t>Changed on – datum poslední změny instance entity</w:t>
      </w:r>
    </w:p>
    <w:p w14:paraId="068FE328" w14:textId="77777777" w:rsidR="00CD0A42" w:rsidRPr="00955C1D" w:rsidRDefault="00CD0A42" w:rsidP="00C40C63">
      <w:pPr>
        <w:pStyle w:val="ListFS1"/>
      </w:pPr>
      <w:r w:rsidRPr="00955C1D">
        <w:t>Deleted on – datum vymazání instance entity</w:t>
      </w:r>
    </w:p>
    <w:p w14:paraId="590A1CB8" w14:textId="77777777" w:rsidR="00CD0A42" w:rsidRPr="00955C1D" w:rsidRDefault="00CD0A42" w:rsidP="00C40C63">
      <w:pPr>
        <w:pStyle w:val="ListFS1"/>
      </w:pPr>
      <w:r w:rsidRPr="00955C1D">
        <w:t>Valid from – začátek platnosti dané verze instance entity</w:t>
      </w:r>
    </w:p>
    <w:p w14:paraId="73FC989B" w14:textId="77777777" w:rsidR="00CD0A42" w:rsidRPr="00955C1D" w:rsidRDefault="00CD0A42" w:rsidP="00C40C63">
      <w:pPr>
        <w:pStyle w:val="ListFS1"/>
      </w:pPr>
      <w:r w:rsidRPr="00955C1D">
        <w:t>Valid to – konec platnosti dané verze instance entity</w:t>
      </w:r>
    </w:p>
    <w:p w14:paraId="3C776360" w14:textId="77777777" w:rsidR="00CD0A42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>Odkazy na atributy entit různých modulů lze označit obecným zápisem: Modul.Entita.Atribut, tedy např. DF.Document.Number</w:t>
      </w:r>
    </w:p>
    <w:p w14:paraId="4B2C3776" w14:textId="77777777" w:rsidR="00CD0A42" w:rsidRDefault="00CD0A42">
      <w:pPr>
        <w:pStyle w:val="NormalIndent"/>
        <w:rPr>
          <w:lang w:eastAsia="cs-CZ"/>
        </w:rPr>
      </w:pPr>
    </w:p>
    <w:p w14:paraId="366F7D69" w14:textId="77777777" w:rsidR="00CD0A42" w:rsidRPr="00955C1D" w:rsidRDefault="00CD0A42">
      <w:pPr>
        <w:pStyle w:val="NormalIndent"/>
      </w:pPr>
    </w:p>
    <w:p w14:paraId="304DC56E" w14:textId="77777777" w:rsidR="003C1E4D" w:rsidRPr="00955C1D" w:rsidRDefault="003C1E4D" w:rsidP="003C1E4D">
      <w:pPr>
        <w:pStyle w:val="Heading1"/>
        <w:tabs>
          <w:tab w:val="num" w:pos="360"/>
        </w:tabs>
        <w:spacing w:before="0" w:after="360" w:line="264" w:lineRule="auto"/>
        <w:ind w:left="360" w:hanging="360"/>
        <w:rPr>
          <w:rFonts w:hint="eastAsia"/>
        </w:rPr>
      </w:pPr>
      <w:bookmarkStart w:id="4344" w:name="_Toc405388021"/>
      <w:bookmarkStart w:id="4345" w:name="_Toc405821123"/>
      <w:bookmarkStart w:id="4346" w:name="_Toc405822682"/>
      <w:bookmarkStart w:id="4347" w:name="_Toc405906526"/>
      <w:bookmarkStart w:id="4348" w:name="_Toc405970157"/>
      <w:bookmarkStart w:id="4349" w:name="_Toc406074647"/>
      <w:bookmarkStart w:id="4350" w:name="_Toc406074882"/>
      <w:bookmarkStart w:id="4351" w:name="_Toc406075117"/>
      <w:bookmarkStart w:id="4352" w:name="_Toc406075352"/>
      <w:bookmarkStart w:id="4353" w:name="_Toc406075587"/>
      <w:bookmarkStart w:id="4354" w:name="_Toc290469462"/>
      <w:bookmarkStart w:id="4355" w:name="_Toc290474281"/>
      <w:bookmarkStart w:id="4356" w:name="_Toc290475834"/>
      <w:bookmarkStart w:id="4357" w:name="_Toc290475935"/>
      <w:bookmarkStart w:id="4358" w:name="_Toc290542466"/>
      <w:bookmarkStart w:id="4359" w:name="_Toc290552433"/>
      <w:bookmarkStart w:id="4360" w:name="_Toc294596513"/>
      <w:bookmarkStart w:id="4361" w:name="_Toc294598539"/>
      <w:bookmarkStart w:id="4362" w:name="_Toc294858748"/>
      <w:bookmarkStart w:id="4363" w:name="_Toc297190068"/>
      <w:bookmarkStart w:id="4364" w:name="_Toc290469463"/>
      <w:bookmarkStart w:id="4365" w:name="_Toc290474282"/>
      <w:bookmarkStart w:id="4366" w:name="_Toc290475835"/>
      <w:bookmarkStart w:id="4367" w:name="_Toc290475936"/>
      <w:bookmarkStart w:id="4368" w:name="_Toc290542467"/>
      <w:bookmarkStart w:id="4369" w:name="_Toc290552434"/>
      <w:bookmarkStart w:id="4370" w:name="_Toc294596514"/>
      <w:bookmarkStart w:id="4371" w:name="_Toc294598540"/>
      <w:bookmarkStart w:id="4372" w:name="_Toc294858749"/>
      <w:bookmarkStart w:id="4373" w:name="_Toc297190069"/>
      <w:bookmarkStart w:id="4374" w:name="_Toc290469464"/>
      <w:bookmarkStart w:id="4375" w:name="_Toc290474283"/>
      <w:bookmarkStart w:id="4376" w:name="_Toc290475836"/>
      <w:bookmarkStart w:id="4377" w:name="_Toc290475937"/>
      <w:bookmarkStart w:id="4378" w:name="_Toc290542468"/>
      <w:bookmarkStart w:id="4379" w:name="_Toc290552435"/>
      <w:bookmarkStart w:id="4380" w:name="_Toc294596515"/>
      <w:bookmarkStart w:id="4381" w:name="_Toc294598541"/>
      <w:bookmarkStart w:id="4382" w:name="_Toc294858750"/>
      <w:bookmarkStart w:id="4383" w:name="_Toc297190070"/>
      <w:bookmarkStart w:id="4384" w:name="_Toc290469465"/>
      <w:bookmarkStart w:id="4385" w:name="_Toc290474284"/>
      <w:bookmarkStart w:id="4386" w:name="_Toc290475837"/>
      <w:bookmarkStart w:id="4387" w:name="_Toc290475938"/>
      <w:bookmarkStart w:id="4388" w:name="_Toc290542469"/>
      <w:bookmarkStart w:id="4389" w:name="_Toc290552436"/>
      <w:bookmarkStart w:id="4390" w:name="_Toc294596516"/>
      <w:bookmarkStart w:id="4391" w:name="_Toc294598542"/>
      <w:bookmarkStart w:id="4392" w:name="_Toc294858751"/>
      <w:bookmarkStart w:id="4393" w:name="_Toc297190071"/>
      <w:bookmarkStart w:id="4394" w:name="_Toc290469466"/>
      <w:bookmarkStart w:id="4395" w:name="_Toc290474285"/>
      <w:bookmarkStart w:id="4396" w:name="_Toc290475838"/>
      <w:bookmarkStart w:id="4397" w:name="_Toc290475939"/>
      <w:bookmarkStart w:id="4398" w:name="_Toc290542470"/>
      <w:bookmarkStart w:id="4399" w:name="_Toc290552437"/>
      <w:bookmarkStart w:id="4400" w:name="_Toc294596517"/>
      <w:bookmarkStart w:id="4401" w:name="_Toc294598543"/>
      <w:bookmarkStart w:id="4402" w:name="_Toc294858752"/>
      <w:bookmarkStart w:id="4403" w:name="_Toc297190072"/>
      <w:bookmarkStart w:id="4404" w:name="_Toc290469467"/>
      <w:bookmarkStart w:id="4405" w:name="_Toc290474286"/>
      <w:bookmarkStart w:id="4406" w:name="_Toc290475839"/>
      <w:bookmarkStart w:id="4407" w:name="_Toc290475940"/>
      <w:bookmarkStart w:id="4408" w:name="_Toc290542471"/>
      <w:bookmarkStart w:id="4409" w:name="_Toc290552438"/>
      <w:bookmarkStart w:id="4410" w:name="_Toc294596518"/>
      <w:bookmarkStart w:id="4411" w:name="_Toc294598544"/>
      <w:bookmarkStart w:id="4412" w:name="_Toc294858753"/>
      <w:bookmarkStart w:id="4413" w:name="_Toc297190073"/>
      <w:bookmarkStart w:id="4414" w:name="_Toc290469468"/>
      <w:bookmarkStart w:id="4415" w:name="_Toc290474287"/>
      <w:bookmarkStart w:id="4416" w:name="_Toc290475840"/>
      <w:bookmarkStart w:id="4417" w:name="_Toc290475941"/>
      <w:bookmarkStart w:id="4418" w:name="_Toc290542472"/>
      <w:bookmarkStart w:id="4419" w:name="_Toc290552439"/>
      <w:bookmarkStart w:id="4420" w:name="_Toc294596519"/>
      <w:bookmarkStart w:id="4421" w:name="_Toc294598545"/>
      <w:bookmarkStart w:id="4422" w:name="_Toc294858754"/>
      <w:bookmarkStart w:id="4423" w:name="_Toc297190074"/>
      <w:bookmarkStart w:id="4424" w:name="_Toc290469469"/>
      <w:bookmarkStart w:id="4425" w:name="_Toc290474288"/>
      <w:bookmarkStart w:id="4426" w:name="_Toc290475841"/>
      <w:bookmarkStart w:id="4427" w:name="_Toc290475942"/>
      <w:bookmarkStart w:id="4428" w:name="_Toc290542473"/>
      <w:bookmarkStart w:id="4429" w:name="_Toc290552440"/>
      <w:bookmarkStart w:id="4430" w:name="_Toc294596520"/>
      <w:bookmarkStart w:id="4431" w:name="_Toc294598546"/>
      <w:bookmarkStart w:id="4432" w:name="_Toc294858755"/>
      <w:bookmarkStart w:id="4433" w:name="_Toc297190075"/>
      <w:bookmarkStart w:id="4434" w:name="_Toc290469470"/>
      <w:bookmarkStart w:id="4435" w:name="_Toc290474289"/>
      <w:bookmarkStart w:id="4436" w:name="_Toc290475842"/>
      <w:bookmarkStart w:id="4437" w:name="_Toc290475943"/>
      <w:bookmarkStart w:id="4438" w:name="_Toc290542474"/>
      <w:bookmarkStart w:id="4439" w:name="_Toc290552441"/>
      <w:bookmarkStart w:id="4440" w:name="_Toc294596521"/>
      <w:bookmarkStart w:id="4441" w:name="_Toc294598547"/>
      <w:bookmarkStart w:id="4442" w:name="_Toc294858756"/>
      <w:bookmarkStart w:id="4443" w:name="_Toc297190076"/>
      <w:bookmarkStart w:id="4444" w:name="_Toc290469471"/>
      <w:bookmarkStart w:id="4445" w:name="_Toc290474290"/>
      <w:bookmarkStart w:id="4446" w:name="_Toc290475843"/>
      <w:bookmarkStart w:id="4447" w:name="_Toc290475944"/>
      <w:bookmarkStart w:id="4448" w:name="_Toc290542475"/>
      <w:bookmarkStart w:id="4449" w:name="_Toc290552442"/>
      <w:bookmarkStart w:id="4450" w:name="_Toc294596522"/>
      <w:bookmarkStart w:id="4451" w:name="_Toc294598548"/>
      <w:bookmarkStart w:id="4452" w:name="_Toc294858757"/>
      <w:bookmarkStart w:id="4453" w:name="_Toc297190077"/>
      <w:bookmarkStart w:id="4454" w:name="_Toc290469472"/>
      <w:bookmarkStart w:id="4455" w:name="_Toc290474291"/>
      <w:bookmarkStart w:id="4456" w:name="_Toc290475844"/>
      <w:bookmarkStart w:id="4457" w:name="_Toc290475945"/>
      <w:bookmarkStart w:id="4458" w:name="_Toc290542476"/>
      <w:bookmarkStart w:id="4459" w:name="_Toc290552443"/>
      <w:bookmarkStart w:id="4460" w:name="_Toc294596523"/>
      <w:bookmarkStart w:id="4461" w:name="_Toc294598549"/>
      <w:bookmarkStart w:id="4462" w:name="_Toc294858758"/>
      <w:bookmarkStart w:id="4463" w:name="_Toc297190078"/>
      <w:bookmarkStart w:id="4464" w:name="_Toc290469473"/>
      <w:bookmarkStart w:id="4465" w:name="_Toc290474292"/>
      <w:bookmarkStart w:id="4466" w:name="_Toc290475845"/>
      <w:bookmarkStart w:id="4467" w:name="_Toc290475946"/>
      <w:bookmarkStart w:id="4468" w:name="_Toc290542477"/>
      <w:bookmarkStart w:id="4469" w:name="_Toc290552444"/>
      <w:bookmarkStart w:id="4470" w:name="_Toc294596524"/>
      <w:bookmarkStart w:id="4471" w:name="_Toc294598550"/>
      <w:bookmarkStart w:id="4472" w:name="_Toc294858759"/>
      <w:bookmarkStart w:id="4473" w:name="_Toc297190079"/>
      <w:bookmarkStart w:id="4474" w:name="_Toc290469474"/>
      <w:bookmarkStart w:id="4475" w:name="_Toc290474293"/>
      <w:bookmarkStart w:id="4476" w:name="_Toc290475846"/>
      <w:bookmarkStart w:id="4477" w:name="_Toc290475947"/>
      <w:bookmarkStart w:id="4478" w:name="_Toc290542478"/>
      <w:bookmarkStart w:id="4479" w:name="_Toc290552445"/>
      <w:bookmarkStart w:id="4480" w:name="_Toc294596525"/>
      <w:bookmarkStart w:id="4481" w:name="_Toc294598551"/>
      <w:bookmarkStart w:id="4482" w:name="_Toc294858760"/>
      <w:bookmarkStart w:id="4483" w:name="_Toc297190080"/>
      <w:bookmarkStart w:id="4484" w:name="_Toc290469475"/>
      <w:bookmarkStart w:id="4485" w:name="_Toc290474294"/>
      <w:bookmarkStart w:id="4486" w:name="_Toc290475847"/>
      <w:bookmarkStart w:id="4487" w:name="_Toc290475948"/>
      <w:bookmarkStart w:id="4488" w:name="_Toc290542479"/>
      <w:bookmarkStart w:id="4489" w:name="_Toc290552446"/>
      <w:bookmarkStart w:id="4490" w:name="_Toc294596526"/>
      <w:bookmarkStart w:id="4491" w:name="_Toc294598552"/>
      <w:bookmarkStart w:id="4492" w:name="_Toc294858761"/>
      <w:bookmarkStart w:id="4493" w:name="_Toc297190081"/>
      <w:bookmarkStart w:id="4494" w:name="_Toc290469476"/>
      <w:bookmarkStart w:id="4495" w:name="_Toc290474295"/>
      <w:bookmarkStart w:id="4496" w:name="_Toc290475848"/>
      <w:bookmarkStart w:id="4497" w:name="_Toc290475949"/>
      <w:bookmarkStart w:id="4498" w:name="_Toc290542480"/>
      <w:bookmarkStart w:id="4499" w:name="_Toc290552447"/>
      <w:bookmarkStart w:id="4500" w:name="_Toc294596527"/>
      <w:bookmarkStart w:id="4501" w:name="_Toc294598553"/>
      <w:bookmarkStart w:id="4502" w:name="_Toc294858762"/>
      <w:bookmarkStart w:id="4503" w:name="_Toc297190082"/>
      <w:bookmarkStart w:id="4504" w:name="_Toc290469477"/>
      <w:bookmarkStart w:id="4505" w:name="_Toc290474296"/>
      <w:bookmarkStart w:id="4506" w:name="_Toc290475849"/>
      <w:bookmarkStart w:id="4507" w:name="_Toc290475950"/>
      <w:bookmarkStart w:id="4508" w:name="_Toc290542481"/>
      <w:bookmarkStart w:id="4509" w:name="_Toc290552448"/>
      <w:bookmarkStart w:id="4510" w:name="_Toc294596528"/>
      <w:bookmarkStart w:id="4511" w:name="_Toc294598554"/>
      <w:bookmarkStart w:id="4512" w:name="_Toc294858763"/>
      <w:bookmarkStart w:id="4513" w:name="_Toc297190083"/>
      <w:bookmarkStart w:id="4514" w:name="_Toc290469478"/>
      <w:bookmarkStart w:id="4515" w:name="_Toc290474297"/>
      <w:bookmarkStart w:id="4516" w:name="_Toc290475850"/>
      <w:bookmarkStart w:id="4517" w:name="_Toc290475951"/>
      <w:bookmarkStart w:id="4518" w:name="_Toc290542482"/>
      <w:bookmarkStart w:id="4519" w:name="_Toc290552449"/>
      <w:bookmarkStart w:id="4520" w:name="_Toc294596529"/>
      <w:bookmarkStart w:id="4521" w:name="_Toc294598555"/>
      <w:bookmarkStart w:id="4522" w:name="_Toc294858764"/>
      <w:bookmarkStart w:id="4523" w:name="_Toc297190084"/>
      <w:bookmarkStart w:id="4524" w:name="_Toc290469479"/>
      <w:bookmarkStart w:id="4525" w:name="_Toc290474298"/>
      <w:bookmarkStart w:id="4526" w:name="_Toc290475851"/>
      <w:bookmarkStart w:id="4527" w:name="_Toc290475952"/>
      <w:bookmarkStart w:id="4528" w:name="_Toc290542483"/>
      <w:bookmarkStart w:id="4529" w:name="_Toc290552450"/>
      <w:bookmarkStart w:id="4530" w:name="_Toc294596530"/>
      <w:bookmarkStart w:id="4531" w:name="_Toc294598556"/>
      <w:bookmarkStart w:id="4532" w:name="_Toc294858765"/>
      <w:bookmarkStart w:id="4533" w:name="_Toc297190085"/>
      <w:bookmarkStart w:id="4534" w:name="_Toc290469480"/>
      <w:bookmarkStart w:id="4535" w:name="_Toc290474299"/>
      <w:bookmarkStart w:id="4536" w:name="_Toc290475852"/>
      <w:bookmarkStart w:id="4537" w:name="_Toc290475953"/>
      <w:bookmarkStart w:id="4538" w:name="_Toc290542484"/>
      <w:bookmarkStart w:id="4539" w:name="_Toc290552451"/>
      <w:bookmarkStart w:id="4540" w:name="_Toc294596531"/>
      <w:bookmarkStart w:id="4541" w:name="_Toc294598557"/>
      <w:bookmarkStart w:id="4542" w:name="_Toc294858766"/>
      <w:bookmarkStart w:id="4543" w:name="_Toc297190086"/>
      <w:bookmarkStart w:id="4544" w:name="_Toc290469481"/>
      <w:bookmarkStart w:id="4545" w:name="_Toc290474300"/>
      <w:bookmarkStart w:id="4546" w:name="_Toc290475853"/>
      <w:bookmarkStart w:id="4547" w:name="_Toc290475954"/>
      <w:bookmarkStart w:id="4548" w:name="_Toc290542485"/>
      <w:bookmarkStart w:id="4549" w:name="_Toc290552452"/>
      <w:bookmarkStart w:id="4550" w:name="_Toc294596532"/>
      <w:bookmarkStart w:id="4551" w:name="_Toc294598558"/>
      <w:bookmarkStart w:id="4552" w:name="_Toc294858767"/>
      <w:bookmarkStart w:id="4553" w:name="_Toc297190087"/>
      <w:bookmarkStart w:id="4554" w:name="_Toc290469482"/>
      <w:bookmarkStart w:id="4555" w:name="_Toc290474301"/>
      <w:bookmarkStart w:id="4556" w:name="_Toc290475854"/>
      <w:bookmarkStart w:id="4557" w:name="_Toc290475955"/>
      <w:bookmarkStart w:id="4558" w:name="_Toc290542486"/>
      <w:bookmarkStart w:id="4559" w:name="_Toc290552453"/>
      <w:bookmarkStart w:id="4560" w:name="_Toc294596533"/>
      <w:bookmarkStart w:id="4561" w:name="_Toc294598559"/>
      <w:bookmarkStart w:id="4562" w:name="_Toc294858768"/>
      <w:bookmarkStart w:id="4563" w:name="_Toc297190088"/>
      <w:bookmarkStart w:id="4564" w:name="_Toc150773045"/>
      <w:bookmarkStart w:id="4565" w:name="_Toc151042571"/>
      <w:bookmarkStart w:id="4566" w:name="_Toc173250372"/>
      <w:bookmarkStart w:id="4567" w:name="_Toc173251775"/>
      <w:bookmarkStart w:id="4568" w:name="_Toc173860666"/>
      <w:bookmarkStart w:id="4569" w:name="_Toc173861690"/>
      <w:bookmarkStart w:id="4570" w:name="_Toc173250373"/>
      <w:bookmarkStart w:id="4571" w:name="_Toc173251776"/>
      <w:bookmarkStart w:id="4572" w:name="_Toc173860667"/>
      <w:bookmarkStart w:id="4573" w:name="_Toc173861691"/>
      <w:bookmarkStart w:id="4574" w:name="_Toc173250374"/>
      <w:bookmarkStart w:id="4575" w:name="_Toc173251777"/>
      <w:bookmarkStart w:id="4576" w:name="_Toc173860668"/>
      <w:bookmarkStart w:id="4577" w:name="_Toc173861692"/>
      <w:bookmarkStart w:id="4578" w:name="_Toc173250375"/>
      <w:bookmarkStart w:id="4579" w:name="_Toc173251778"/>
      <w:bookmarkStart w:id="4580" w:name="_Toc173860669"/>
      <w:bookmarkStart w:id="4581" w:name="_Toc173861693"/>
      <w:bookmarkStart w:id="4582" w:name="_Toc173250376"/>
      <w:bookmarkStart w:id="4583" w:name="_Toc173251779"/>
      <w:bookmarkStart w:id="4584" w:name="_Toc173860670"/>
      <w:bookmarkStart w:id="4585" w:name="_Toc173861694"/>
      <w:bookmarkStart w:id="4586" w:name="_Toc173250377"/>
      <w:bookmarkStart w:id="4587" w:name="_Toc173251780"/>
      <w:bookmarkStart w:id="4588" w:name="_Toc173860671"/>
      <w:bookmarkStart w:id="4589" w:name="_Toc173861695"/>
      <w:bookmarkStart w:id="4590" w:name="_Toc173250378"/>
      <w:bookmarkStart w:id="4591" w:name="_Toc173251781"/>
      <w:bookmarkStart w:id="4592" w:name="_Toc173860672"/>
      <w:bookmarkStart w:id="4593" w:name="_Toc173861696"/>
      <w:bookmarkStart w:id="4594" w:name="_Toc173250379"/>
      <w:bookmarkStart w:id="4595" w:name="_Toc173251782"/>
      <w:bookmarkStart w:id="4596" w:name="_Toc173860673"/>
      <w:bookmarkStart w:id="4597" w:name="_Toc173861697"/>
      <w:bookmarkStart w:id="4598" w:name="_Toc173250380"/>
      <w:bookmarkStart w:id="4599" w:name="_Toc173251783"/>
      <w:bookmarkStart w:id="4600" w:name="_Toc173860674"/>
      <w:bookmarkStart w:id="4601" w:name="_Toc173861698"/>
      <w:bookmarkStart w:id="4602" w:name="_Toc173250381"/>
      <w:bookmarkStart w:id="4603" w:name="_Toc173251784"/>
      <w:bookmarkStart w:id="4604" w:name="_Toc173860675"/>
      <w:bookmarkStart w:id="4605" w:name="_Toc173861699"/>
      <w:bookmarkStart w:id="4606" w:name="_Toc173250382"/>
      <w:bookmarkStart w:id="4607" w:name="_Toc173251785"/>
      <w:bookmarkStart w:id="4608" w:name="_Toc173860676"/>
      <w:bookmarkStart w:id="4609" w:name="_Toc173861700"/>
      <w:bookmarkStart w:id="4610" w:name="_Toc173250383"/>
      <w:bookmarkStart w:id="4611" w:name="_Toc173251786"/>
      <w:bookmarkStart w:id="4612" w:name="_Toc173860677"/>
      <w:bookmarkStart w:id="4613" w:name="_Toc173861701"/>
      <w:bookmarkStart w:id="4614" w:name="_Toc173250384"/>
      <w:bookmarkStart w:id="4615" w:name="_Toc173251787"/>
      <w:bookmarkStart w:id="4616" w:name="_Toc173860678"/>
      <w:bookmarkStart w:id="4617" w:name="_Toc173861702"/>
      <w:bookmarkStart w:id="4618" w:name="_Toc173250385"/>
      <w:bookmarkStart w:id="4619" w:name="_Toc173251788"/>
      <w:bookmarkStart w:id="4620" w:name="_Toc173860679"/>
      <w:bookmarkStart w:id="4621" w:name="_Toc173861703"/>
      <w:bookmarkStart w:id="4622" w:name="_Toc173250386"/>
      <w:bookmarkStart w:id="4623" w:name="_Toc173251789"/>
      <w:bookmarkStart w:id="4624" w:name="_Toc173860680"/>
      <w:bookmarkStart w:id="4625" w:name="_Toc173861704"/>
      <w:bookmarkStart w:id="4626" w:name="_Toc173250387"/>
      <w:bookmarkStart w:id="4627" w:name="_Toc173251790"/>
      <w:bookmarkStart w:id="4628" w:name="_Toc173860681"/>
      <w:bookmarkStart w:id="4629" w:name="_Toc173861705"/>
      <w:bookmarkStart w:id="4630" w:name="_Toc173250388"/>
      <w:bookmarkStart w:id="4631" w:name="_Toc173251791"/>
      <w:bookmarkStart w:id="4632" w:name="_Toc173860682"/>
      <w:bookmarkStart w:id="4633" w:name="_Toc173861706"/>
      <w:bookmarkStart w:id="4634" w:name="_Toc173250389"/>
      <w:bookmarkStart w:id="4635" w:name="_Toc173251792"/>
      <w:bookmarkStart w:id="4636" w:name="_Toc173860683"/>
      <w:bookmarkStart w:id="4637" w:name="_Toc173861707"/>
      <w:bookmarkStart w:id="4638" w:name="_Toc173250390"/>
      <w:bookmarkStart w:id="4639" w:name="_Toc173251793"/>
      <w:bookmarkStart w:id="4640" w:name="_Toc173860684"/>
      <w:bookmarkStart w:id="4641" w:name="_Toc173861708"/>
      <w:bookmarkStart w:id="4642" w:name="_Toc173250391"/>
      <w:bookmarkStart w:id="4643" w:name="_Toc173251794"/>
      <w:bookmarkStart w:id="4644" w:name="_Toc173860685"/>
      <w:bookmarkStart w:id="4645" w:name="_Toc173861709"/>
      <w:bookmarkStart w:id="4646" w:name="_Toc173250392"/>
      <w:bookmarkStart w:id="4647" w:name="_Toc173251795"/>
      <w:bookmarkStart w:id="4648" w:name="_Toc173860686"/>
      <w:bookmarkStart w:id="4649" w:name="_Toc173861710"/>
      <w:bookmarkStart w:id="4650" w:name="_Toc173250393"/>
      <w:bookmarkStart w:id="4651" w:name="_Toc173251796"/>
      <w:bookmarkStart w:id="4652" w:name="_Toc173860687"/>
      <w:bookmarkStart w:id="4653" w:name="_Toc173861711"/>
      <w:bookmarkStart w:id="4654" w:name="_Toc173250394"/>
      <w:bookmarkStart w:id="4655" w:name="_Toc173251797"/>
      <w:bookmarkStart w:id="4656" w:name="_Toc173860688"/>
      <w:bookmarkStart w:id="4657" w:name="_Toc173861712"/>
      <w:bookmarkStart w:id="4658" w:name="_Toc173250395"/>
      <w:bookmarkStart w:id="4659" w:name="_Toc173251798"/>
      <w:bookmarkStart w:id="4660" w:name="_Toc173860689"/>
      <w:bookmarkStart w:id="4661" w:name="_Toc173861713"/>
      <w:bookmarkStart w:id="4662" w:name="_Toc173250396"/>
      <w:bookmarkStart w:id="4663" w:name="_Toc173251799"/>
      <w:bookmarkStart w:id="4664" w:name="_Toc173860690"/>
      <w:bookmarkStart w:id="4665" w:name="_Toc173861714"/>
      <w:bookmarkStart w:id="4666" w:name="_Toc173250397"/>
      <w:bookmarkStart w:id="4667" w:name="_Toc173251800"/>
      <w:bookmarkStart w:id="4668" w:name="_Toc173860691"/>
      <w:bookmarkStart w:id="4669" w:name="_Toc173861715"/>
      <w:bookmarkStart w:id="4670" w:name="_Toc173250398"/>
      <w:bookmarkStart w:id="4671" w:name="_Toc173251801"/>
      <w:bookmarkStart w:id="4672" w:name="_Toc173860692"/>
      <w:bookmarkStart w:id="4673" w:name="_Toc173861716"/>
      <w:bookmarkStart w:id="4674" w:name="_Toc173250399"/>
      <w:bookmarkStart w:id="4675" w:name="_Toc173251802"/>
      <w:bookmarkStart w:id="4676" w:name="_Toc173860693"/>
      <w:bookmarkStart w:id="4677" w:name="_Toc173861717"/>
      <w:bookmarkStart w:id="4678" w:name="_Toc173250400"/>
      <w:bookmarkStart w:id="4679" w:name="_Toc173251803"/>
      <w:bookmarkStart w:id="4680" w:name="_Toc173860694"/>
      <w:bookmarkStart w:id="4681" w:name="_Toc173861718"/>
      <w:bookmarkStart w:id="4682" w:name="_Toc173250401"/>
      <w:bookmarkStart w:id="4683" w:name="_Toc173251804"/>
      <w:bookmarkStart w:id="4684" w:name="_Toc173860695"/>
      <w:bookmarkStart w:id="4685" w:name="_Toc173861719"/>
      <w:bookmarkStart w:id="4686" w:name="_Toc173250402"/>
      <w:bookmarkStart w:id="4687" w:name="_Toc173251805"/>
      <w:bookmarkStart w:id="4688" w:name="_Toc173860696"/>
      <w:bookmarkStart w:id="4689" w:name="_Toc173861720"/>
      <w:bookmarkStart w:id="4690" w:name="_Toc173250403"/>
      <w:bookmarkStart w:id="4691" w:name="_Toc173251806"/>
      <w:bookmarkStart w:id="4692" w:name="_Toc173860697"/>
      <w:bookmarkStart w:id="4693" w:name="_Toc173861721"/>
      <w:bookmarkStart w:id="4694" w:name="_Toc173250404"/>
      <w:bookmarkStart w:id="4695" w:name="_Toc173251807"/>
      <w:bookmarkStart w:id="4696" w:name="_Toc173860698"/>
      <w:bookmarkStart w:id="4697" w:name="_Toc173861722"/>
      <w:bookmarkStart w:id="4698" w:name="_Toc173250405"/>
      <w:bookmarkStart w:id="4699" w:name="_Toc173251808"/>
      <w:bookmarkStart w:id="4700" w:name="_Toc173860699"/>
      <w:bookmarkStart w:id="4701" w:name="_Toc173861723"/>
      <w:bookmarkStart w:id="4702" w:name="_Toc173250421"/>
      <w:bookmarkStart w:id="4703" w:name="_Toc173251824"/>
      <w:bookmarkStart w:id="4704" w:name="_Toc173860715"/>
      <w:bookmarkStart w:id="4705" w:name="_Toc173861739"/>
      <w:bookmarkStart w:id="4706" w:name="_Toc173250425"/>
      <w:bookmarkStart w:id="4707" w:name="_Toc173251828"/>
      <w:bookmarkStart w:id="4708" w:name="_Toc173860719"/>
      <w:bookmarkStart w:id="4709" w:name="_Toc173861743"/>
      <w:bookmarkStart w:id="4710" w:name="_Toc173250429"/>
      <w:bookmarkStart w:id="4711" w:name="_Toc173251832"/>
      <w:bookmarkStart w:id="4712" w:name="_Toc173860723"/>
      <w:bookmarkStart w:id="4713" w:name="_Toc173861747"/>
      <w:bookmarkStart w:id="4714" w:name="_Toc173250430"/>
      <w:bookmarkStart w:id="4715" w:name="_Toc173251833"/>
      <w:bookmarkStart w:id="4716" w:name="_Toc173860724"/>
      <w:bookmarkStart w:id="4717" w:name="_Toc173861748"/>
      <w:bookmarkStart w:id="4718" w:name="_Toc173250431"/>
      <w:bookmarkStart w:id="4719" w:name="_Toc173251834"/>
      <w:bookmarkStart w:id="4720" w:name="_Toc173860725"/>
      <w:bookmarkStart w:id="4721" w:name="_Toc173861749"/>
      <w:bookmarkStart w:id="4722" w:name="_Toc173250432"/>
      <w:bookmarkStart w:id="4723" w:name="_Toc173251835"/>
      <w:bookmarkStart w:id="4724" w:name="_Toc173860726"/>
      <w:bookmarkStart w:id="4725" w:name="_Toc173861750"/>
      <w:bookmarkStart w:id="4726" w:name="_Toc173250433"/>
      <w:bookmarkStart w:id="4727" w:name="_Toc173251836"/>
      <w:bookmarkStart w:id="4728" w:name="_Toc173860727"/>
      <w:bookmarkStart w:id="4729" w:name="_Toc173861751"/>
      <w:bookmarkStart w:id="4730" w:name="_Toc173250434"/>
      <w:bookmarkStart w:id="4731" w:name="_Toc173251837"/>
      <w:bookmarkStart w:id="4732" w:name="_Toc173860728"/>
      <w:bookmarkStart w:id="4733" w:name="_Toc173861752"/>
      <w:bookmarkStart w:id="4734" w:name="_Toc173250435"/>
      <w:bookmarkStart w:id="4735" w:name="_Toc173251838"/>
      <w:bookmarkStart w:id="4736" w:name="_Toc173860729"/>
      <w:bookmarkStart w:id="4737" w:name="_Toc173861753"/>
      <w:bookmarkStart w:id="4738" w:name="_Toc173250436"/>
      <w:bookmarkStart w:id="4739" w:name="_Toc173251839"/>
      <w:bookmarkStart w:id="4740" w:name="_Toc173860730"/>
      <w:bookmarkStart w:id="4741" w:name="_Toc173861754"/>
      <w:bookmarkStart w:id="4742" w:name="_Toc173250437"/>
      <w:bookmarkStart w:id="4743" w:name="_Toc173251840"/>
      <w:bookmarkStart w:id="4744" w:name="_Toc173860731"/>
      <w:bookmarkStart w:id="4745" w:name="_Toc173861755"/>
      <w:bookmarkStart w:id="4746" w:name="_Toc173250438"/>
      <w:bookmarkStart w:id="4747" w:name="_Toc173251841"/>
      <w:bookmarkStart w:id="4748" w:name="_Toc173860732"/>
      <w:bookmarkStart w:id="4749" w:name="_Toc173861756"/>
      <w:bookmarkStart w:id="4750" w:name="_Toc173250439"/>
      <w:bookmarkStart w:id="4751" w:name="_Toc173251842"/>
      <w:bookmarkStart w:id="4752" w:name="_Toc173860733"/>
      <w:bookmarkStart w:id="4753" w:name="_Toc173861757"/>
      <w:bookmarkStart w:id="4754" w:name="_Toc173250440"/>
      <w:bookmarkStart w:id="4755" w:name="_Toc173251843"/>
      <w:bookmarkStart w:id="4756" w:name="_Toc173860734"/>
      <w:bookmarkStart w:id="4757" w:name="_Toc173861758"/>
      <w:bookmarkStart w:id="4758" w:name="_Toc173250441"/>
      <w:bookmarkStart w:id="4759" w:name="_Toc173251844"/>
      <w:bookmarkStart w:id="4760" w:name="_Toc173860735"/>
      <w:bookmarkStart w:id="4761" w:name="_Toc173861759"/>
      <w:bookmarkStart w:id="4762" w:name="_Toc173250442"/>
      <w:bookmarkStart w:id="4763" w:name="_Toc173251845"/>
      <w:bookmarkStart w:id="4764" w:name="_Toc173860736"/>
      <w:bookmarkStart w:id="4765" w:name="_Toc173861760"/>
      <w:bookmarkStart w:id="4766" w:name="_Toc173250443"/>
      <w:bookmarkStart w:id="4767" w:name="_Toc173251846"/>
      <w:bookmarkStart w:id="4768" w:name="_Toc173860737"/>
      <w:bookmarkStart w:id="4769" w:name="_Toc173861761"/>
      <w:bookmarkStart w:id="4770" w:name="_Toc173250444"/>
      <w:bookmarkStart w:id="4771" w:name="_Toc173251847"/>
      <w:bookmarkStart w:id="4772" w:name="_Toc173860738"/>
      <w:bookmarkStart w:id="4773" w:name="_Toc173861762"/>
      <w:bookmarkStart w:id="4774" w:name="_Toc173250445"/>
      <w:bookmarkStart w:id="4775" w:name="_Toc173251848"/>
      <w:bookmarkStart w:id="4776" w:name="_Toc173860739"/>
      <w:bookmarkStart w:id="4777" w:name="_Toc173861763"/>
      <w:bookmarkStart w:id="4778" w:name="_Toc173250446"/>
      <w:bookmarkStart w:id="4779" w:name="_Toc173251849"/>
      <w:bookmarkStart w:id="4780" w:name="_Toc173860740"/>
      <w:bookmarkStart w:id="4781" w:name="_Toc173861764"/>
      <w:bookmarkStart w:id="4782" w:name="_Toc173250447"/>
      <w:bookmarkStart w:id="4783" w:name="_Toc173251850"/>
      <w:bookmarkStart w:id="4784" w:name="_Toc173860741"/>
      <w:bookmarkStart w:id="4785" w:name="_Toc173861765"/>
      <w:bookmarkStart w:id="4786" w:name="_Toc173250448"/>
      <w:bookmarkStart w:id="4787" w:name="_Toc173251851"/>
      <w:bookmarkStart w:id="4788" w:name="_Toc173860742"/>
      <w:bookmarkStart w:id="4789" w:name="_Toc173861766"/>
      <w:bookmarkStart w:id="4790" w:name="_Toc173250449"/>
      <w:bookmarkStart w:id="4791" w:name="_Toc173251852"/>
      <w:bookmarkStart w:id="4792" w:name="_Toc173860743"/>
      <w:bookmarkStart w:id="4793" w:name="_Toc173861767"/>
      <w:bookmarkStart w:id="4794" w:name="_Toc173250450"/>
      <w:bookmarkStart w:id="4795" w:name="_Toc173251853"/>
      <w:bookmarkStart w:id="4796" w:name="_Toc173860744"/>
      <w:bookmarkStart w:id="4797" w:name="_Toc173861768"/>
      <w:bookmarkStart w:id="4798" w:name="_Toc173250451"/>
      <w:bookmarkStart w:id="4799" w:name="_Toc173251854"/>
      <w:bookmarkStart w:id="4800" w:name="_Toc173860745"/>
      <w:bookmarkStart w:id="4801" w:name="_Toc173861769"/>
      <w:bookmarkStart w:id="4802" w:name="_Toc173250452"/>
      <w:bookmarkStart w:id="4803" w:name="_Toc173251855"/>
      <w:bookmarkStart w:id="4804" w:name="_Toc173860746"/>
      <w:bookmarkStart w:id="4805" w:name="_Toc173861770"/>
      <w:bookmarkStart w:id="4806" w:name="_Toc173250453"/>
      <w:bookmarkStart w:id="4807" w:name="_Toc173251856"/>
      <w:bookmarkStart w:id="4808" w:name="_Toc173860747"/>
      <w:bookmarkStart w:id="4809" w:name="_Toc173861771"/>
      <w:bookmarkStart w:id="4810" w:name="_Toc173250454"/>
      <w:bookmarkStart w:id="4811" w:name="_Toc173251857"/>
      <w:bookmarkStart w:id="4812" w:name="_Toc173860748"/>
      <w:bookmarkStart w:id="4813" w:name="_Toc173861772"/>
      <w:bookmarkStart w:id="4814" w:name="_Toc173250455"/>
      <w:bookmarkStart w:id="4815" w:name="_Toc173251858"/>
      <w:bookmarkStart w:id="4816" w:name="_Toc173860749"/>
      <w:bookmarkStart w:id="4817" w:name="_Toc173861773"/>
      <w:bookmarkStart w:id="4818" w:name="_Toc173250456"/>
      <w:bookmarkStart w:id="4819" w:name="_Toc173251859"/>
      <w:bookmarkStart w:id="4820" w:name="_Toc173860750"/>
      <w:bookmarkStart w:id="4821" w:name="_Toc173861774"/>
      <w:bookmarkStart w:id="4822" w:name="_Toc173250457"/>
      <w:bookmarkStart w:id="4823" w:name="_Toc173251860"/>
      <w:bookmarkStart w:id="4824" w:name="_Toc173860751"/>
      <w:bookmarkStart w:id="4825" w:name="_Toc173861775"/>
      <w:bookmarkStart w:id="4826" w:name="_Toc173250458"/>
      <w:bookmarkStart w:id="4827" w:name="_Toc173251861"/>
      <w:bookmarkStart w:id="4828" w:name="_Toc173860752"/>
      <w:bookmarkStart w:id="4829" w:name="_Toc173861776"/>
      <w:bookmarkStart w:id="4830" w:name="_Toc173250459"/>
      <w:bookmarkStart w:id="4831" w:name="_Toc173251862"/>
      <w:bookmarkStart w:id="4832" w:name="_Toc173860753"/>
      <w:bookmarkStart w:id="4833" w:name="_Toc173861777"/>
      <w:bookmarkStart w:id="4834" w:name="_Toc173250460"/>
      <w:bookmarkStart w:id="4835" w:name="_Toc173251863"/>
      <w:bookmarkStart w:id="4836" w:name="_Toc173860754"/>
      <w:bookmarkStart w:id="4837" w:name="_Toc173861778"/>
      <w:bookmarkStart w:id="4838" w:name="_Toc173250461"/>
      <w:bookmarkStart w:id="4839" w:name="_Toc173251864"/>
      <w:bookmarkStart w:id="4840" w:name="_Toc173860755"/>
      <w:bookmarkStart w:id="4841" w:name="_Toc173861779"/>
      <w:bookmarkStart w:id="4842" w:name="_Toc173250462"/>
      <w:bookmarkStart w:id="4843" w:name="_Toc173251865"/>
      <w:bookmarkStart w:id="4844" w:name="_Toc173860756"/>
      <w:bookmarkStart w:id="4845" w:name="_Toc173861780"/>
      <w:bookmarkStart w:id="4846" w:name="_Toc173250463"/>
      <w:bookmarkStart w:id="4847" w:name="_Toc173251866"/>
      <w:bookmarkStart w:id="4848" w:name="_Toc173860757"/>
      <w:bookmarkStart w:id="4849" w:name="_Toc173861781"/>
      <w:bookmarkStart w:id="4850" w:name="_Toc173250479"/>
      <w:bookmarkStart w:id="4851" w:name="_Toc173251882"/>
      <w:bookmarkStart w:id="4852" w:name="_Toc173860773"/>
      <w:bookmarkStart w:id="4853" w:name="_Toc173861797"/>
      <w:bookmarkStart w:id="4854" w:name="_Toc173250480"/>
      <w:bookmarkStart w:id="4855" w:name="_Toc173251883"/>
      <w:bookmarkStart w:id="4856" w:name="_Toc173860774"/>
      <w:bookmarkStart w:id="4857" w:name="_Toc173861798"/>
      <w:bookmarkStart w:id="4858" w:name="_Toc173250481"/>
      <w:bookmarkStart w:id="4859" w:name="_Toc173251884"/>
      <w:bookmarkStart w:id="4860" w:name="_Toc173860775"/>
      <w:bookmarkStart w:id="4861" w:name="_Toc173861799"/>
      <w:bookmarkStart w:id="4862" w:name="_Toc173250482"/>
      <w:bookmarkStart w:id="4863" w:name="_Toc173251885"/>
      <w:bookmarkStart w:id="4864" w:name="_Toc173860776"/>
      <w:bookmarkStart w:id="4865" w:name="_Toc173861800"/>
      <w:bookmarkStart w:id="4866" w:name="_Toc173250483"/>
      <w:bookmarkStart w:id="4867" w:name="_Toc173251886"/>
      <w:bookmarkStart w:id="4868" w:name="_Toc173860777"/>
      <w:bookmarkStart w:id="4869" w:name="_Toc173861801"/>
      <w:bookmarkStart w:id="4870" w:name="_Toc173250484"/>
      <w:bookmarkStart w:id="4871" w:name="_Toc173251887"/>
      <w:bookmarkStart w:id="4872" w:name="_Toc173860778"/>
      <w:bookmarkStart w:id="4873" w:name="_Toc173861802"/>
      <w:bookmarkStart w:id="4874" w:name="_Toc173250485"/>
      <w:bookmarkStart w:id="4875" w:name="_Toc173251888"/>
      <w:bookmarkStart w:id="4876" w:name="_Toc173860779"/>
      <w:bookmarkStart w:id="4877" w:name="_Toc173861803"/>
      <w:bookmarkStart w:id="4878" w:name="_Toc173250486"/>
      <w:bookmarkStart w:id="4879" w:name="_Toc173251889"/>
      <w:bookmarkStart w:id="4880" w:name="_Toc173860780"/>
      <w:bookmarkStart w:id="4881" w:name="_Toc173861804"/>
      <w:bookmarkStart w:id="4882" w:name="_Toc173250487"/>
      <w:bookmarkStart w:id="4883" w:name="_Toc173251890"/>
      <w:bookmarkStart w:id="4884" w:name="_Toc173860781"/>
      <w:bookmarkStart w:id="4885" w:name="_Toc173861805"/>
      <w:bookmarkStart w:id="4886" w:name="_Toc173250488"/>
      <w:bookmarkStart w:id="4887" w:name="_Toc173251891"/>
      <w:bookmarkStart w:id="4888" w:name="_Toc173860782"/>
      <w:bookmarkStart w:id="4889" w:name="_Toc173861806"/>
      <w:bookmarkStart w:id="4890" w:name="_Toc173250544"/>
      <w:bookmarkStart w:id="4891" w:name="_Toc173251947"/>
      <w:bookmarkStart w:id="4892" w:name="_Toc173860838"/>
      <w:bookmarkStart w:id="4893" w:name="_Toc173861862"/>
      <w:bookmarkStart w:id="4894" w:name="_Toc173250545"/>
      <w:bookmarkStart w:id="4895" w:name="_Toc173251948"/>
      <w:bookmarkStart w:id="4896" w:name="_Toc173860839"/>
      <w:bookmarkStart w:id="4897" w:name="_Toc173861863"/>
      <w:bookmarkStart w:id="4898" w:name="_Toc173250546"/>
      <w:bookmarkStart w:id="4899" w:name="_Toc173251949"/>
      <w:bookmarkStart w:id="4900" w:name="_Toc173860840"/>
      <w:bookmarkStart w:id="4901" w:name="_Toc173861864"/>
      <w:bookmarkStart w:id="4902" w:name="_Toc173250547"/>
      <w:bookmarkStart w:id="4903" w:name="_Toc173251950"/>
      <w:bookmarkStart w:id="4904" w:name="_Toc173860841"/>
      <w:bookmarkStart w:id="4905" w:name="_Toc173861865"/>
      <w:bookmarkStart w:id="4906" w:name="_Toc173250548"/>
      <w:bookmarkStart w:id="4907" w:name="_Toc173251951"/>
      <w:bookmarkStart w:id="4908" w:name="_Toc173860842"/>
      <w:bookmarkStart w:id="4909" w:name="_Toc173861866"/>
      <w:bookmarkStart w:id="4910" w:name="_Toc173250549"/>
      <w:bookmarkStart w:id="4911" w:name="_Toc173251952"/>
      <w:bookmarkStart w:id="4912" w:name="_Toc173860843"/>
      <w:bookmarkStart w:id="4913" w:name="_Toc173861867"/>
      <w:bookmarkStart w:id="4914" w:name="_Toc173250550"/>
      <w:bookmarkStart w:id="4915" w:name="_Toc173251953"/>
      <w:bookmarkStart w:id="4916" w:name="_Toc173860844"/>
      <w:bookmarkStart w:id="4917" w:name="_Toc173861868"/>
      <w:bookmarkStart w:id="4918" w:name="_Toc173250551"/>
      <w:bookmarkStart w:id="4919" w:name="_Toc173251954"/>
      <w:bookmarkStart w:id="4920" w:name="_Toc173860845"/>
      <w:bookmarkStart w:id="4921" w:name="_Toc173861869"/>
      <w:bookmarkStart w:id="4922" w:name="_Toc173250552"/>
      <w:bookmarkStart w:id="4923" w:name="_Toc173251955"/>
      <w:bookmarkStart w:id="4924" w:name="_Toc173860846"/>
      <w:bookmarkStart w:id="4925" w:name="_Toc173861870"/>
      <w:bookmarkStart w:id="4926" w:name="_Toc173250553"/>
      <w:bookmarkStart w:id="4927" w:name="_Toc173251956"/>
      <w:bookmarkStart w:id="4928" w:name="_Toc173860847"/>
      <w:bookmarkStart w:id="4929" w:name="_Toc173861871"/>
      <w:bookmarkStart w:id="4930" w:name="_Toc173250554"/>
      <w:bookmarkStart w:id="4931" w:name="_Toc173251957"/>
      <w:bookmarkStart w:id="4932" w:name="_Toc173860848"/>
      <w:bookmarkStart w:id="4933" w:name="_Toc173861872"/>
      <w:bookmarkStart w:id="4934" w:name="_Toc173250555"/>
      <w:bookmarkStart w:id="4935" w:name="_Toc173251958"/>
      <w:bookmarkStart w:id="4936" w:name="_Toc173860849"/>
      <w:bookmarkStart w:id="4937" w:name="_Toc173861873"/>
      <w:bookmarkStart w:id="4938" w:name="_Toc173250556"/>
      <w:bookmarkStart w:id="4939" w:name="_Toc173251959"/>
      <w:bookmarkStart w:id="4940" w:name="_Toc173860850"/>
      <w:bookmarkStart w:id="4941" w:name="_Toc173861874"/>
      <w:bookmarkStart w:id="4942" w:name="_Toc173250557"/>
      <w:bookmarkStart w:id="4943" w:name="_Toc173251960"/>
      <w:bookmarkStart w:id="4944" w:name="_Toc173860851"/>
      <w:bookmarkStart w:id="4945" w:name="_Toc173861875"/>
      <w:bookmarkStart w:id="4946" w:name="_Toc173250558"/>
      <w:bookmarkStart w:id="4947" w:name="_Toc173251961"/>
      <w:bookmarkStart w:id="4948" w:name="_Toc173860852"/>
      <w:bookmarkStart w:id="4949" w:name="_Toc173861876"/>
      <w:bookmarkStart w:id="4950" w:name="_Toc173250559"/>
      <w:bookmarkStart w:id="4951" w:name="_Toc173251962"/>
      <w:bookmarkStart w:id="4952" w:name="_Toc173860853"/>
      <w:bookmarkStart w:id="4953" w:name="_Toc173861877"/>
      <w:bookmarkStart w:id="4954" w:name="_Toc173250560"/>
      <w:bookmarkStart w:id="4955" w:name="_Toc173251963"/>
      <w:bookmarkStart w:id="4956" w:name="_Toc173860854"/>
      <w:bookmarkStart w:id="4957" w:name="_Toc173861878"/>
      <w:bookmarkStart w:id="4958" w:name="_Toc173250561"/>
      <w:bookmarkStart w:id="4959" w:name="_Toc173251964"/>
      <w:bookmarkStart w:id="4960" w:name="_Toc173860855"/>
      <w:bookmarkStart w:id="4961" w:name="_Toc173861879"/>
      <w:bookmarkStart w:id="4962" w:name="_Toc173250562"/>
      <w:bookmarkStart w:id="4963" w:name="_Toc173251965"/>
      <w:bookmarkStart w:id="4964" w:name="_Toc173860856"/>
      <w:bookmarkStart w:id="4965" w:name="_Toc173861880"/>
      <w:bookmarkStart w:id="4966" w:name="_Toc173250563"/>
      <w:bookmarkStart w:id="4967" w:name="_Toc173251966"/>
      <w:bookmarkStart w:id="4968" w:name="_Toc173860857"/>
      <w:bookmarkStart w:id="4969" w:name="_Toc173861881"/>
      <w:bookmarkStart w:id="4970" w:name="_Toc173250564"/>
      <w:bookmarkStart w:id="4971" w:name="_Toc173251967"/>
      <w:bookmarkStart w:id="4972" w:name="_Toc173860858"/>
      <w:bookmarkStart w:id="4973" w:name="_Toc173861882"/>
      <w:bookmarkStart w:id="4974" w:name="_Toc173250565"/>
      <w:bookmarkStart w:id="4975" w:name="_Toc173251968"/>
      <w:bookmarkStart w:id="4976" w:name="_Toc173860859"/>
      <w:bookmarkStart w:id="4977" w:name="_Toc173861883"/>
      <w:bookmarkStart w:id="4978" w:name="_Toc173250566"/>
      <w:bookmarkStart w:id="4979" w:name="_Toc173251969"/>
      <w:bookmarkStart w:id="4980" w:name="_Toc173860860"/>
      <w:bookmarkStart w:id="4981" w:name="_Toc173861884"/>
      <w:bookmarkStart w:id="4982" w:name="_Toc173250567"/>
      <w:bookmarkStart w:id="4983" w:name="_Toc173251970"/>
      <w:bookmarkStart w:id="4984" w:name="_Toc173860861"/>
      <w:bookmarkStart w:id="4985" w:name="_Toc173861885"/>
      <w:bookmarkStart w:id="4986" w:name="_Toc173250568"/>
      <w:bookmarkStart w:id="4987" w:name="_Toc173251971"/>
      <w:bookmarkStart w:id="4988" w:name="_Toc173860862"/>
      <w:bookmarkStart w:id="4989" w:name="_Toc173861886"/>
      <w:bookmarkStart w:id="4990" w:name="_Toc173250569"/>
      <w:bookmarkStart w:id="4991" w:name="_Toc173251972"/>
      <w:bookmarkStart w:id="4992" w:name="_Toc173860863"/>
      <w:bookmarkStart w:id="4993" w:name="_Toc173861887"/>
      <w:bookmarkStart w:id="4994" w:name="_Toc173250570"/>
      <w:bookmarkStart w:id="4995" w:name="_Toc173251973"/>
      <w:bookmarkStart w:id="4996" w:name="_Toc173860864"/>
      <w:bookmarkStart w:id="4997" w:name="_Toc173861888"/>
      <w:bookmarkStart w:id="4998" w:name="_Toc173250571"/>
      <w:bookmarkStart w:id="4999" w:name="_Toc173251974"/>
      <w:bookmarkStart w:id="5000" w:name="_Toc173860865"/>
      <w:bookmarkStart w:id="5001" w:name="_Toc173861889"/>
      <w:bookmarkStart w:id="5002" w:name="_Toc173250572"/>
      <w:bookmarkStart w:id="5003" w:name="_Toc173251975"/>
      <w:bookmarkStart w:id="5004" w:name="_Toc173860866"/>
      <w:bookmarkStart w:id="5005" w:name="_Toc173861890"/>
      <w:bookmarkStart w:id="5006" w:name="_Toc173250573"/>
      <w:bookmarkStart w:id="5007" w:name="_Toc173251976"/>
      <w:bookmarkStart w:id="5008" w:name="_Toc173860867"/>
      <w:bookmarkStart w:id="5009" w:name="_Toc173861891"/>
      <w:bookmarkStart w:id="5010" w:name="_Toc173250574"/>
      <w:bookmarkStart w:id="5011" w:name="_Toc173251977"/>
      <w:bookmarkStart w:id="5012" w:name="_Toc173860868"/>
      <w:bookmarkStart w:id="5013" w:name="_Toc173861892"/>
      <w:bookmarkStart w:id="5014" w:name="_Toc173250575"/>
      <w:bookmarkStart w:id="5015" w:name="_Toc173251978"/>
      <w:bookmarkStart w:id="5016" w:name="_Toc173860869"/>
      <w:bookmarkStart w:id="5017" w:name="_Toc173861893"/>
      <w:bookmarkStart w:id="5018" w:name="_Toc173250576"/>
      <w:bookmarkStart w:id="5019" w:name="_Toc173251979"/>
      <w:bookmarkStart w:id="5020" w:name="_Toc173860870"/>
      <w:bookmarkStart w:id="5021" w:name="_Toc173861894"/>
      <w:bookmarkStart w:id="5022" w:name="_Toc173250577"/>
      <w:bookmarkStart w:id="5023" w:name="_Toc173251980"/>
      <w:bookmarkStart w:id="5024" w:name="_Toc173860871"/>
      <w:bookmarkStart w:id="5025" w:name="_Toc173861895"/>
      <w:bookmarkStart w:id="5026" w:name="_Toc173250578"/>
      <w:bookmarkStart w:id="5027" w:name="_Toc173251981"/>
      <w:bookmarkStart w:id="5028" w:name="_Toc173860872"/>
      <w:bookmarkStart w:id="5029" w:name="_Toc173861896"/>
      <w:bookmarkStart w:id="5030" w:name="_Toc173250579"/>
      <w:bookmarkStart w:id="5031" w:name="_Toc173251982"/>
      <w:bookmarkStart w:id="5032" w:name="_Toc173860873"/>
      <w:bookmarkStart w:id="5033" w:name="_Toc173861897"/>
      <w:bookmarkStart w:id="5034" w:name="_Toc173250580"/>
      <w:bookmarkStart w:id="5035" w:name="_Toc173251983"/>
      <w:bookmarkStart w:id="5036" w:name="_Toc173860874"/>
      <w:bookmarkStart w:id="5037" w:name="_Toc173861898"/>
      <w:bookmarkStart w:id="5038" w:name="_Toc173250581"/>
      <w:bookmarkStart w:id="5039" w:name="_Toc173251984"/>
      <w:bookmarkStart w:id="5040" w:name="_Toc173860875"/>
      <w:bookmarkStart w:id="5041" w:name="_Toc173861899"/>
      <w:bookmarkStart w:id="5042" w:name="_Toc173250582"/>
      <w:bookmarkStart w:id="5043" w:name="_Toc173251985"/>
      <w:bookmarkStart w:id="5044" w:name="_Toc173860876"/>
      <w:bookmarkStart w:id="5045" w:name="_Toc173861900"/>
      <w:bookmarkStart w:id="5046" w:name="_Toc173250583"/>
      <w:bookmarkStart w:id="5047" w:name="_Toc173251986"/>
      <w:bookmarkStart w:id="5048" w:name="_Toc173860877"/>
      <w:bookmarkStart w:id="5049" w:name="_Toc173861901"/>
      <w:bookmarkStart w:id="5050" w:name="_Toc173250584"/>
      <w:bookmarkStart w:id="5051" w:name="_Toc173251987"/>
      <w:bookmarkStart w:id="5052" w:name="_Toc173860878"/>
      <w:bookmarkStart w:id="5053" w:name="_Toc173861902"/>
      <w:bookmarkStart w:id="5054" w:name="_Toc173250585"/>
      <w:bookmarkStart w:id="5055" w:name="_Toc173251988"/>
      <w:bookmarkStart w:id="5056" w:name="_Toc173860879"/>
      <w:bookmarkStart w:id="5057" w:name="_Toc173861903"/>
      <w:bookmarkStart w:id="5058" w:name="_Toc173250586"/>
      <w:bookmarkStart w:id="5059" w:name="_Toc173251989"/>
      <w:bookmarkStart w:id="5060" w:name="_Toc173860880"/>
      <w:bookmarkStart w:id="5061" w:name="_Toc173861904"/>
      <w:bookmarkStart w:id="5062" w:name="_Toc173250587"/>
      <w:bookmarkStart w:id="5063" w:name="_Toc173251990"/>
      <w:bookmarkStart w:id="5064" w:name="_Toc173860881"/>
      <w:bookmarkStart w:id="5065" w:name="_Toc173861905"/>
      <w:bookmarkStart w:id="5066" w:name="_Toc173250588"/>
      <w:bookmarkStart w:id="5067" w:name="_Toc173251991"/>
      <w:bookmarkStart w:id="5068" w:name="_Toc173860882"/>
      <w:bookmarkStart w:id="5069" w:name="_Toc173861906"/>
      <w:bookmarkStart w:id="5070" w:name="_Toc173250589"/>
      <w:bookmarkStart w:id="5071" w:name="_Toc173251992"/>
      <w:bookmarkStart w:id="5072" w:name="_Toc173860883"/>
      <w:bookmarkStart w:id="5073" w:name="_Toc173861907"/>
      <w:bookmarkStart w:id="5074" w:name="_Toc173250590"/>
      <w:bookmarkStart w:id="5075" w:name="_Toc173251993"/>
      <w:bookmarkStart w:id="5076" w:name="_Toc173860884"/>
      <w:bookmarkStart w:id="5077" w:name="_Toc173861908"/>
      <w:bookmarkStart w:id="5078" w:name="_Toc173250591"/>
      <w:bookmarkStart w:id="5079" w:name="_Toc173251994"/>
      <w:bookmarkStart w:id="5080" w:name="_Toc173860885"/>
      <w:bookmarkStart w:id="5081" w:name="_Toc173861909"/>
      <w:bookmarkStart w:id="5082" w:name="_Toc173250592"/>
      <w:bookmarkStart w:id="5083" w:name="_Toc173251995"/>
      <w:bookmarkStart w:id="5084" w:name="_Toc173860886"/>
      <w:bookmarkStart w:id="5085" w:name="_Toc173861910"/>
      <w:bookmarkStart w:id="5086" w:name="_Toc173250593"/>
      <w:bookmarkStart w:id="5087" w:name="_Toc173251996"/>
      <w:bookmarkStart w:id="5088" w:name="_Toc173860887"/>
      <w:bookmarkStart w:id="5089" w:name="_Toc173861911"/>
      <w:bookmarkStart w:id="5090" w:name="_Toc173250594"/>
      <w:bookmarkStart w:id="5091" w:name="_Toc173251997"/>
      <w:bookmarkStart w:id="5092" w:name="_Toc173860888"/>
      <w:bookmarkStart w:id="5093" w:name="_Toc173861912"/>
      <w:bookmarkStart w:id="5094" w:name="_Toc173250595"/>
      <w:bookmarkStart w:id="5095" w:name="_Toc173251998"/>
      <w:bookmarkStart w:id="5096" w:name="_Toc173860889"/>
      <w:bookmarkStart w:id="5097" w:name="_Toc173861913"/>
      <w:bookmarkStart w:id="5098" w:name="_Toc173250596"/>
      <w:bookmarkStart w:id="5099" w:name="_Toc173251999"/>
      <w:bookmarkStart w:id="5100" w:name="_Toc173860890"/>
      <w:bookmarkStart w:id="5101" w:name="_Toc173861914"/>
      <w:bookmarkStart w:id="5102" w:name="_Toc173250597"/>
      <w:bookmarkStart w:id="5103" w:name="_Toc173252000"/>
      <w:bookmarkStart w:id="5104" w:name="_Toc173860891"/>
      <w:bookmarkStart w:id="5105" w:name="_Toc173861915"/>
      <w:bookmarkStart w:id="5106" w:name="_Toc173250598"/>
      <w:bookmarkStart w:id="5107" w:name="_Toc173252001"/>
      <w:bookmarkStart w:id="5108" w:name="_Toc173860892"/>
      <w:bookmarkStart w:id="5109" w:name="_Toc173861916"/>
      <w:bookmarkStart w:id="5110" w:name="_Toc173250599"/>
      <w:bookmarkStart w:id="5111" w:name="_Toc173252002"/>
      <w:bookmarkStart w:id="5112" w:name="_Toc173860893"/>
      <w:bookmarkStart w:id="5113" w:name="_Toc173861917"/>
      <w:bookmarkStart w:id="5114" w:name="_Toc173250600"/>
      <w:bookmarkStart w:id="5115" w:name="_Toc173252003"/>
      <w:bookmarkStart w:id="5116" w:name="_Toc173860894"/>
      <w:bookmarkStart w:id="5117" w:name="_Toc173861918"/>
      <w:bookmarkStart w:id="5118" w:name="_Toc173250601"/>
      <w:bookmarkStart w:id="5119" w:name="_Toc173252004"/>
      <w:bookmarkStart w:id="5120" w:name="_Toc173860895"/>
      <w:bookmarkStart w:id="5121" w:name="_Toc173861919"/>
      <w:bookmarkStart w:id="5122" w:name="_Toc173250602"/>
      <w:bookmarkStart w:id="5123" w:name="_Toc173252005"/>
      <w:bookmarkStart w:id="5124" w:name="_Toc173860896"/>
      <w:bookmarkStart w:id="5125" w:name="_Toc173861920"/>
      <w:bookmarkStart w:id="5126" w:name="_Toc173250603"/>
      <w:bookmarkStart w:id="5127" w:name="_Toc173252006"/>
      <w:bookmarkStart w:id="5128" w:name="_Toc173860897"/>
      <w:bookmarkStart w:id="5129" w:name="_Toc173861921"/>
      <w:bookmarkStart w:id="5130" w:name="_Toc173250604"/>
      <w:bookmarkStart w:id="5131" w:name="_Toc173252007"/>
      <w:bookmarkStart w:id="5132" w:name="_Toc173860898"/>
      <w:bookmarkStart w:id="5133" w:name="_Toc173861922"/>
      <w:bookmarkStart w:id="5134" w:name="_Toc173250605"/>
      <w:bookmarkStart w:id="5135" w:name="_Toc173252008"/>
      <w:bookmarkStart w:id="5136" w:name="_Toc173860899"/>
      <w:bookmarkStart w:id="5137" w:name="_Toc173861923"/>
      <w:bookmarkStart w:id="5138" w:name="_Toc173250606"/>
      <w:bookmarkStart w:id="5139" w:name="_Toc173252009"/>
      <w:bookmarkStart w:id="5140" w:name="_Toc173860900"/>
      <w:bookmarkStart w:id="5141" w:name="_Toc173861924"/>
      <w:bookmarkStart w:id="5142" w:name="_Toc173250607"/>
      <w:bookmarkStart w:id="5143" w:name="_Toc173252010"/>
      <w:bookmarkStart w:id="5144" w:name="_Toc173860901"/>
      <w:bookmarkStart w:id="5145" w:name="_Toc173861925"/>
      <w:bookmarkStart w:id="5146" w:name="_Toc173250608"/>
      <w:bookmarkStart w:id="5147" w:name="_Toc173252011"/>
      <w:bookmarkStart w:id="5148" w:name="_Toc173860902"/>
      <w:bookmarkStart w:id="5149" w:name="_Toc173861926"/>
      <w:bookmarkStart w:id="5150" w:name="_Toc173250609"/>
      <w:bookmarkStart w:id="5151" w:name="_Toc173252012"/>
      <w:bookmarkStart w:id="5152" w:name="_Toc173860903"/>
      <w:bookmarkStart w:id="5153" w:name="_Toc173861927"/>
      <w:bookmarkStart w:id="5154" w:name="_Toc173250610"/>
      <w:bookmarkStart w:id="5155" w:name="_Toc173252013"/>
      <w:bookmarkStart w:id="5156" w:name="_Toc173860904"/>
      <w:bookmarkStart w:id="5157" w:name="_Toc173861928"/>
      <w:bookmarkStart w:id="5158" w:name="_Toc173250611"/>
      <w:bookmarkStart w:id="5159" w:name="_Toc173252014"/>
      <w:bookmarkStart w:id="5160" w:name="_Toc173860905"/>
      <w:bookmarkStart w:id="5161" w:name="_Toc173861929"/>
      <w:bookmarkStart w:id="5162" w:name="_Toc173250612"/>
      <w:bookmarkStart w:id="5163" w:name="_Toc173252015"/>
      <w:bookmarkStart w:id="5164" w:name="_Toc173860906"/>
      <w:bookmarkStart w:id="5165" w:name="_Toc173861930"/>
      <w:bookmarkStart w:id="5166" w:name="_Toc173250613"/>
      <w:bookmarkStart w:id="5167" w:name="_Toc173252016"/>
      <w:bookmarkStart w:id="5168" w:name="_Toc173860907"/>
      <w:bookmarkStart w:id="5169" w:name="_Toc173861931"/>
      <w:bookmarkStart w:id="5170" w:name="_Toc173250614"/>
      <w:bookmarkStart w:id="5171" w:name="_Toc173252017"/>
      <w:bookmarkStart w:id="5172" w:name="_Toc173860908"/>
      <w:bookmarkStart w:id="5173" w:name="_Toc173861932"/>
      <w:bookmarkStart w:id="5174" w:name="_Toc173250615"/>
      <w:bookmarkStart w:id="5175" w:name="_Toc173252018"/>
      <w:bookmarkStart w:id="5176" w:name="_Toc173860909"/>
      <w:bookmarkStart w:id="5177" w:name="_Toc173861933"/>
      <w:bookmarkStart w:id="5178" w:name="_Toc173250616"/>
      <w:bookmarkStart w:id="5179" w:name="_Toc173252019"/>
      <w:bookmarkStart w:id="5180" w:name="_Toc173860910"/>
      <w:bookmarkStart w:id="5181" w:name="_Toc173861934"/>
      <w:bookmarkStart w:id="5182" w:name="_Toc173250617"/>
      <w:bookmarkStart w:id="5183" w:name="_Toc173252020"/>
      <w:bookmarkStart w:id="5184" w:name="_Toc173860911"/>
      <w:bookmarkStart w:id="5185" w:name="_Toc173861935"/>
      <w:bookmarkStart w:id="5186" w:name="_Toc173250618"/>
      <w:bookmarkStart w:id="5187" w:name="_Toc173252021"/>
      <w:bookmarkStart w:id="5188" w:name="_Toc173860912"/>
      <w:bookmarkStart w:id="5189" w:name="_Toc173861936"/>
      <w:bookmarkStart w:id="5190" w:name="_Toc173250619"/>
      <w:bookmarkStart w:id="5191" w:name="_Toc173252022"/>
      <w:bookmarkStart w:id="5192" w:name="_Toc173860913"/>
      <w:bookmarkStart w:id="5193" w:name="_Toc173861937"/>
      <w:bookmarkStart w:id="5194" w:name="_Toc173250620"/>
      <w:bookmarkStart w:id="5195" w:name="_Toc173252023"/>
      <w:bookmarkStart w:id="5196" w:name="_Toc173860914"/>
      <w:bookmarkStart w:id="5197" w:name="_Toc173861938"/>
      <w:bookmarkStart w:id="5198" w:name="_Toc173250621"/>
      <w:bookmarkStart w:id="5199" w:name="_Toc173252024"/>
      <w:bookmarkStart w:id="5200" w:name="_Toc173860915"/>
      <w:bookmarkStart w:id="5201" w:name="_Toc173861939"/>
      <w:bookmarkStart w:id="5202" w:name="_Toc173250622"/>
      <w:bookmarkStart w:id="5203" w:name="_Toc173252025"/>
      <w:bookmarkStart w:id="5204" w:name="_Toc173860916"/>
      <w:bookmarkStart w:id="5205" w:name="_Toc173861940"/>
      <w:bookmarkStart w:id="5206" w:name="_Toc173250623"/>
      <w:bookmarkStart w:id="5207" w:name="_Toc173252026"/>
      <w:bookmarkStart w:id="5208" w:name="_Toc173860917"/>
      <w:bookmarkStart w:id="5209" w:name="_Toc173861941"/>
      <w:bookmarkStart w:id="5210" w:name="_Toc173250624"/>
      <w:bookmarkStart w:id="5211" w:name="_Toc173252027"/>
      <w:bookmarkStart w:id="5212" w:name="_Toc173860918"/>
      <w:bookmarkStart w:id="5213" w:name="_Toc173861942"/>
      <w:bookmarkStart w:id="5214" w:name="_Toc173250625"/>
      <w:bookmarkStart w:id="5215" w:name="_Toc173252028"/>
      <w:bookmarkStart w:id="5216" w:name="_Toc173860919"/>
      <w:bookmarkStart w:id="5217" w:name="_Toc173861943"/>
      <w:bookmarkStart w:id="5218" w:name="_Toc173250626"/>
      <w:bookmarkStart w:id="5219" w:name="_Toc173252029"/>
      <w:bookmarkStart w:id="5220" w:name="_Toc173860920"/>
      <w:bookmarkStart w:id="5221" w:name="_Toc173861944"/>
      <w:bookmarkStart w:id="5222" w:name="_Toc173250627"/>
      <w:bookmarkStart w:id="5223" w:name="_Toc173252030"/>
      <w:bookmarkStart w:id="5224" w:name="_Toc173860921"/>
      <w:bookmarkStart w:id="5225" w:name="_Toc173861945"/>
      <w:bookmarkStart w:id="5226" w:name="_Toc173250628"/>
      <w:bookmarkStart w:id="5227" w:name="_Toc173252031"/>
      <w:bookmarkStart w:id="5228" w:name="_Toc173860922"/>
      <w:bookmarkStart w:id="5229" w:name="_Toc173861946"/>
      <w:bookmarkStart w:id="5230" w:name="_Toc173250629"/>
      <w:bookmarkStart w:id="5231" w:name="_Toc173252032"/>
      <w:bookmarkStart w:id="5232" w:name="_Toc173860923"/>
      <w:bookmarkStart w:id="5233" w:name="_Toc173861947"/>
      <w:bookmarkStart w:id="5234" w:name="_Toc173250630"/>
      <w:bookmarkStart w:id="5235" w:name="_Toc173252033"/>
      <w:bookmarkStart w:id="5236" w:name="_Toc173860924"/>
      <w:bookmarkStart w:id="5237" w:name="_Toc173861948"/>
      <w:bookmarkStart w:id="5238" w:name="_Toc173250631"/>
      <w:bookmarkStart w:id="5239" w:name="_Toc173252034"/>
      <w:bookmarkStart w:id="5240" w:name="_Toc173860925"/>
      <w:bookmarkStart w:id="5241" w:name="_Toc173861949"/>
      <w:bookmarkStart w:id="5242" w:name="_Toc173250632"/>
      <w:bookmarkStart w:id="5243" w:name="_Toc173252035"/>
      <w:bookmarkStart w:id="5244" w:name="_Toc173860926"/>
      <w:bookmarkStart w:id="5245" w:name="_Toc173861950"/>
      <w:bookmarkStart w:id="5246" w:name="_Toc173250633"/>
      <w:bookmarkStart w:id="5247" w:name="_Toc173252036"/>
      <w:bookmarkStart w:id="5248" w:name="_Toc173860927"/>
      <w:bookmarkStart w:id="5249" w:name="_Toc173861951"/>
      <w:bookmarkStart w:id="5250" w:name="_Toc173250634"/>
      <w:bookmarkStart w:id="5251" w:name="_Toc173252037"/>
      <w:bookmarkStart w:id="5252" w:name="_Toc173860928"/>
      <w:bookmarkStart w:id="5253" w:name="_Toc173861952"/>
      <w:bookmarkStart w:id="5254" w:name="_Toc173250635"/>
      <w:bookmarkStart w:id="5255" w:name="_Toc173252038"/>
      <w:bookmarkStart w:id="5256" w:name="_Toc173860929"/>
      <w:bookmarkStart w:id="5257" w:name="_Toc173861953"/>
      <w:bookmarkStart w:id="5258" w:name="_Toc173250636"/>
      <w:bookmarkStart w:id="5259" w:name="_Toc173252039"/>
      <w:bookmarkStart w:id="5260" w:name="_Toc173860930"/>
      <w:bookmarkStart w:id="5261" w:name="_Toc173861954"/>
      <w:bookmarkStart w:id="5262" w:name="_Toc173250637"/>
      <w:bookmarkStart w:id="5263" w:name="_Toc173252040"/>
      <w:bookmarkStart w:id="5264" w:name="_Toc173860931"/>
      <w:bookmarkStart w:id="5265" w:name="_Toc173861955"/>
      <w:bookmarkStart w:id="5266" w:name="_Toc173250638"/>
      <w:bookmarkStart w:id="5267" w:name="_Toc173252041"/>
      <w:bookmarkStart w:id="5268" w:name="_Toc173860932"/>
      <w:bookmarkStart w:id="5269" w:name="_Toc173861956"/>
      <w:bookmarkStart w:id="5270" w:name="_Toc173250639"/>
      <w:bookmarkStart w:id="5271" w:name="_Toc173252042"/>
      <w:bookmarkStart w:id="5272" w:name="_Toc173860933"/>
      <w:bookmarkStart w:id="5273" w:name="_Toc173861957"/>
      <w:bookmarkStart w:id="5274" w:name="_Toc173250640"/>
      <w:bookmarkStart w:id="5275" w:name="_Toc173252043"/>
      <w:bookmarkStart w:id="5276" w:name="_Toc173860934"/>
      <w:bookmarkStart w:id="5277" w:name="_Toc173861958"/>
      <w:bookmarkStart w:id="5278" w:name="_Toc173250641"/>
      <w:bookmarkStart w:id="5279" w:name="_Toc173252044"/>
      <w:bookmarkStart w:id="5280" w:name="_Toc173860935"/>
      <w:bookmarkStart w:id="5281" w:name="_Toc173861959"/>
      <w:bookmarkStart w:id="5282" w:name="_Toc173250642"/>
      <w:bookmarkStart w:id="5283" w:name="_Toc173252045"/>
      <w:bookmarkStart w:id="5284" w:name="_Toc173860936"/>
      <w:bookmarkStart w:id="5285" w:name="_Toc173861960"/>
      <w:bookmarkStart w:id="5286" w:name="_Toc173250643"/>
      <w:bookmarkStart w:id="5287" w:name="_Toc173252046"/>
      <w:bookmarkStart w:id="5288" w:name="_Toc173860937"/>
      <w:bookmarkStart w:id="5289" w:name="_Toc173861961"/>
      <w:bookmarkStart w:id="5290" w:name="_Toc173250644"/>
      <w:bookmarkStart w:id="5291" w:name="_Toc173252047"/>
      <w:bookmarkStart w:id="5292" w:name="_Toc173860938"/>
      <w:bookmarkStart w:id="5293" w:name="_Toc173861962"/>
      <w:bookmarkStart w:id="5294" w:name="_Toc173250645"/>
      <w:bookmarkStart w:id="5295" w:name="_Toc173252048"/>
      <w:bookmarkStart w:id="5296" w:name="_Toc173860939"/>
      <w:bookmarkStart w:id="5297" w:name="_Toc173861963"/>
      <w:bookmarkStart w:id="5298" w:name="_Toc173250646"/>
      <w:bookmarkStart w:id="5299" w:name="_Toc173252049"/>
      <w:bookmarkStart w:id="5300" w:name="_Toc173860940"/>
      <w:bookmarkStart w:id="5301" w:name="_Toc173861964"/>
      <w:bookmarkStart w:id="5302" w:name="_Toc173250647"/>
      <w:bookmarkStart w:id="5303" w:name="_Toc173252050"/>
      <w:bookmarkStart w:id="5304" w:name="_Toc173860941"/>
      <w:bookmarkStart w:id="5305" w:name="_Toc173861965"/>
      <w:bookmarkStart w:id="5306" w:name="_Toc173250648"/>
      <w:bookmarkStart w:id="5307" w:name="_Toc173252051"/>
      <w:bookmarkStart w:id="5308" w:name="_Toc173860942"/>
      <w:bookmarkStart w:id="5309" w:name="_Toc173861966"/>
      <w:bookmarkStart w:id="5310" w:name="_Toc173250649"/>
      <w:bookmarkStart w:id="5311" w:name="_Toc173252052"/>
      <w:bookmarkStart w:id="5312" w:name="_Toc173860943"/>
      <w:bookmarkStart w:id="5313" w:name="_Toc173861967"/>
      <w:bookmarkStart w:id="5314" w:name="_Toc173250650"/>
      <w:bookmarkStart w:id="5315" w:name="_Toc173252053"/>
      <w:bookmarkStart w:id="5316" w:name="_Toc173860944"/>
      <w:bookmarkStart w:id="5317" w:name="_Toc173861968"/>
      <w:bookmarkStart w:id="5318" w:name="_Toc173250651"/>
      <w:bookmarkStart w:id="5319" w:name="_Toc173252054"/>
      <w:bookmarkStart w:id="5320" w:name="_Toc173860945"/>
      <w:bookmarkStart w:id="5321" w:name="_Toc173861969"/>
      <w:bookmarkStart w:id="5322" w:name="_Toc173250652"/>
      <w:bookmarkStart w:id="5323" w:name="_Toc173252055"/>
      <w:bookmarkStart w:id="5324" w:name="_Toc173860946"/>
      <w:bookmarkStart w:id="5325" w:name="_Toc173861970"/>
      <w:bookmarkStart w:id="5326" w:name="_Toc173250653"/>
      <w:bookmarkStart w:id="5327" w:name="_Toc173252056"/>
      <w:bookmarkStart w:id="5328" w:name="_Toc173860947"/>
      <w:bookmarkStart w:id="5329" w:name="_Toc173861971"/>
      <w:bookmarkStart w:id="5330" w:name="_Toc173250654"/>
      <w:bookmarkStart w:id="5331" w:name="_Toc173252057"/>
      <w:bookmarkStart w:id="5332" w:name="_Toc173860948"/>
      <w:bookmarkStart w:id="5333" w:name="_Toc173861972"/>
      <w:bookmarkStart w:id="5334" w:name="_Toc173250655"/>
      <w:bookmarkStart w:id="5335" w:name="_Toc173252058"/>
      <w:bookmarkStart w:id="5336" w:name="_Toc173860949"/>
      <w:bookmarkStart w:id="5337" w:name="_Toc173861973"/>
      <w:bookmarkStart w:id="5338" w:name="_Toc173250656"/>
      <w:bookmarkStart w:id="5339" w:name="_Toc173252059"/>
      <w:bookmarkStart w:id="5340" w:name="_Toc173860950"/>
      <w:bookmarkStart w:id="5341" w:name="_Toc173861974"/>
      <w:bookmarkStart w:id="5342" w:name="_Toc173250657"/>
      <w:bookmarkStart w:id="5343" w:name="_Toc173252060"/>
      <w:bookmarkStart w:id="5344" w:name="_Toc173860951"/>
      <w:bookmarkStart w:id="5345" w:name="_Toc173861975"/>
      <w:bookmarkStart w:id="5346" w:name="_Toc173250658"/>
      <w:bookmarkStart w:id="5347" w:name="_Toc173252061"/>
      <w:bookmarkStart w:id="5348" w:name="_Toc173860952"/>
      <w:bookmarkStart w:id="5349" w:name="_Toc173861976"/>
      <w:bookmarkStart w:id="5350" w:name="_Toc173250659"/>
      <w:bookmarkStart w:id="5351" w:name="_Toc173252062"/>
      <w:bookmarkStart w:id="5352" w:name="_Toc173860953"/>
      <w:bookmarkStart w:id="5353" w:name="_Toc173861977"/>
      <w:bookmarkStart w:id="5354" w:name="_Toc173250660"/>
      <w:bookmarkStart w:id="5355" w:name="_Toc173252063"/>
      <w:bookmarkStart w:id="5356" w:name="_Toc173860954"/>
      <w:bookmarkStart w:id="5357" w:name="_Toc173861978"/>
      <w:bookmarkStart w:id="5358" w:name="_Toc173250661"/>
      <w:bookmarkStart w:id="5359" w:name="_Toc173252064"/>
      <w:bookmarkStart w:id="5360" w:name="_Toc173860955"/>
      <w:bookmarkStart w:id="5361" w:name="_Toc173861979"/>
      <w:bookmarkStart w:id="5362" w:name="_Toc173250662"/>
      <w:bookmarkStart w:id="5363" w:name="_Toc173252065"/>
      <w:bookmarkStart w:id="5364" w:name="_Toc173860956"/>
      <w:bookmarkStart w:id="5365" w:name="_Toc173861980"/>
      <w:bookmarkStart w:id="5366" w:name="_Toc173250663"/>
      <w:bookmarkStart w:id="5367" w:name="_Toc173252066"/>
      <w:bookmarkStart w:id="5368" w:name="_Toc173860957"/>
      <w:bookmarkStart w:id="5369" w:name="_Toc173861981"/>
      <w:bookmarkStart w:id="5370" w:name="_Toc173250664"/>
      <w:bookmarkStart w:id="5371" w:name="_Toc173252067"/>
      <w:bookmarkStart w:id="5372" w:name="_Toc173860958"/>
      <w:bookmarkStart w:id="5373" w:name="_Toc173861982"/>
      <w:bookmarkStart w:id="5374" w:name="_Toc173250665"/>
      <w:bookmarkStart w:id="5375" w:name="_Toc173252068"/>
      <w:bookmarkStart w:id="5376" w:name="_Toc173860959"/>
      <w:bookmarkStart w:id="5377" w:name="_Toc173861983"/>
      <w:bookmarkStart w:id="5378" w:name="_Toc173250666"/>
      <w:bookmarkStart w:id="5379" w:name="_Toc173252069"/>
      <w:bookmarkStart w:id="5380" w:name="_Toc173860960"/>
      <w:bookmarkStart w:id="5381" w:name="_Toc173861984"/>
      <w:bookmarkStart w:id="5382" w:name="_Toc173250667"/>
      <w:bookmarkStart w:id="5383" w:name="_Toc173252070"/>
      <w:bookmarkStart w:id="5384" w:name="_Toc173860961"/>
      <w:bookmarkStart w:id="5385" w:name="_Toc173861985"/>
      <w:bookmarkStart w:id="5386" w:name="_Toc173250668"/>
      <w:bookmarkStart w:id="5387" w:name="_Toc173252071"/>
      <w:bookmarkStart w:id="5388" w:name="_Toc173860962"/>
      <w:bookmarkStart w:id="5389" w:name="_Toc173861986"/>
      <w:bookmarkStart w:id="5390" w:name="_Toc173250669"/>
      <w:bookmarkStart w:id="5391" w:name="_Toc173252072"/>
      <w:bookmarkStart w:id="5392" w:name="_Toc173860963"/>
      <w:bookmarkStart w:id="5393" w:name="_Toc173861987"/>
      <w:bookmarkStart w:id="5394" w:name="_Toc173250670"/>
      <w:bookmarkStart w:id="5395" w:name="_Toc173252073"/>
      <w:bookmarkStart w:id="5396" w:name="_Toc173860964"/>
      <w:bookmarkStart w:id="5397" w:name="_Toc173861988"/>
      <w:bookmarkStart w:id="5398" w:name="_Toc173250671"/>
      <w:bookmarkStart w:id="5399" w:name="_Toc173252074"/>
      <w:bookmarkStart w:id="5400" w:name="_Toc173860965"/>
      <w:bookmarkStart w:id="5401" w:name="_Toc173861989"/>
      <w:bookmarkStart w:id="5402" w:name="_Toc173250672"/>
      <w:bookmarkStart w:id="5403" w:name="_Toc173252075"/>
      <w:bookmarkStart w:id="5404" w:name="_Toc173860966"/>
      <w:bookmarkStart w:id="5405" w:name="_Toc173861990"/>
      <w:bookmarkStart w:id="5406" w:name="_Toc173250673"/>
      <w:bookmarkStart w:id="5407" w:name="_Toc173252076"/>
      <w:bookmarkStart w:id="5408" w:name="_Toc173860967"/>
      <w:bookmarkStart w:id="5409" w:name="_Toc173861991"/>
      <w:bookmarkStart w:id="5410" w:name="_Toc173250674"/>
      <w:bookmarkStart w:id="5411" w:name="_Toc173252077"/>
      <w:bookmarkStart w:id="5412" w:name="_Toc173860968"/>
      <w:bookmarkStart w:id="5413" w:name="_Toc173861992"/>
      <w:bookmarkStart w:id="5414" w:name="_Toc173250675"/>
      <w:bookmarkStart w:id="5415" w:name="_Toc173252078"/>
      <w:bookmarkStart w:id="5416" w:name="_Toc173860969"/>
      <w:bookmarkStart w:id="5417" w:name="_Toc173861993"/>
      <w:bookmarkStart w:id="5418" w:name="_Toc173250676"/>
      <w:bookmarkStart w:id="5419" w:name="_Toc173252079"/>
      <w:bookmarkStart w:id="5420" w:name="_Toc173860970"/>
      <w:bookmarkStart w:id="5421" w:name="_Toc173861994"/>
      <w:bookmarkStart w:id="5422" w:name="_Toc173250677"/>
      <w:bookmarkStart w:id="5423" w:name="_Toc173252080"/>
      <w:bookmarkStart w:id="5424" w:name="_Toc173860971"/>
      <w:bookmarkStart w:id="5425" w:name="_Toc173861995"/>
      <w:bookmarkStart w:id="5426" w:name="_Toc173250678"/>
      <w:bookmarkStart w:id="5427" w:name="_Toc173252081"/>
      <w:bookmarkStart w:id="5428" w:name="_Toc173860972"/>
      <w:bookmarkStart w:id="5429" w:name="_Toc173861996"/>
      <w:bookmarkStart w:id="5430" w:name="_Toc173250679"/>
      <w:bookmarkStart w:id="5431" w:name="_Toc173252082"/>
      <w:bookmarkStart w:id="5432" w:name="_Toc173860973"/>
      <w:bookmarkStart w:id="5433" w:name="_Toc173861997"/>
      <w:bookmarkStart w:id="5434" w:name="_Toc173250680"/>
      <w:bookmarkStart w:id="5435" w:name="_Toc173252083"/>
      <w:bookmarkStart w:id="5436" w:name="_Toc173860974"/>
      <w:bookmarkStart w:id="5437" w:name="_Toc173861998"/>
      <w:bookmarkStart w:id="5438" w:name="_Toc173250681"/>
      <w:bookmarkStart w:id="5439" w:name="_Toc173252084"/>
      <w:bookmarkStart w:id="5440" w:name="_Toc173860975"/>
      <w:bookmarkStart w:id="5441" w:name="_Toc173861999"/>
      <w:bookmarkStart w:id="5442" w:name="_Toc173250682"/>
      <w:bookmarkStart w:id="5443" w:name="_Toc173252085"/>
      <w:bookmarkStart w:id="5444" w:name="_Toc173860976"/>
      <w:bookmarkStart w:id="5445" w:name="_Toc173862000"/>
      <w:bookmarkStart w:id="5446" w:name="_Toc173250683"/>
      <w:bookmarkStart w:id="5447" w:name="_Toc173252086"/>
      <w:bookmarkStart w:id="5448" w:name="_Toc173860977"/>
      <w:bookmarkStart w:id="5449" w:name="_Toc173862001"/>
      <w:bookmarkStart w:id="5450" w:name="_Toc173250684"/>
      <w:bookmarkStart w:id="5451" w:name="_Toc173252087"/>
      <w:bookmarkStart w:id="5452" w:name="_Toc173860978"/>
      <w:bookmarkStart w:id="5453" w:name="_Toc173862002"/>
      <w:bookmarkStart w:id="5454" w:name="_Toc173250685"/>
      <w:bookmarkStart w:id="5455" w:name="_Toc173252088"/>
      <w:bookmarkStart w:id="5456" w:name="_Toc173860979"/>
      <w:bookmarkStart w:id="5457" w:name="_Toc173862003"/>
      <w:bookmarkStart w:id="5458" w:name="_Toc173250686"/>
      <w:bookmarkStart w:id="5459" w:name="_Toc173252089"/>
      <w:bookmarkStart w:id="5460" w:name="_Toc173860980"/>
      <w:bookmarkStart w:id="5461" w:name="_Toc173862004"/>
      <w:bookmarkStart w:id="5462" w:name="_Toc173250687"/>
      <w:bookmarkStart w:id="5463" w:name="_Toc173252090"/>
      <w:bookmarkStart w:id="5464" w:name="_Toc173860981"/>
      <w:bookmarkStart w:id="5465" w:name="_Toc173862005"/>
      <w:bookmarkStart w:id="5466" w:name="_Toc173250688"/>
      <w:bookmarkStart w:id="5467" w:name="_Toc173252091"/>
      <w:bookmarkStart w:id="5468" w:name="_Toc173860982"/>
      <w:bookmarkStart w:id="5469" w:name="_Toc173862006"/>
      <w:bookmarkStart w:id="5470" w:name="_Toc173250689"/>
      <w:bookmarkStart w:id="5471" w:name="_Toc173252092"/>
      <w:bookmarkStart w:id="5472" w:name="_Toc173860983"/>
      <w:bookmarkStart w:id="5473" w:name="_Toc173862007"/>
      <w:bookmarkStart w:id="5474" w:name="_Toc173250690"/>
      <w:bookmarkStart w:id="5475" w:name="_Toc173252093"/>
      <w:bookmarkStart w:id="5476" w:name="_Toc173860984"/>
      <w:bookmarkStart w:id="5477" w:name="_Toc173862008"/>
      <w:bookmarkStart w:id="5478" w:name="_Toc173250691"/>
      <w:bookmarkStart w:id="5479" w:name="_Toc173252094"/>
      <w:bookmarkStart w:id="5480" w:name="_Toc173860985"/>
      <w:bookmarkStart w:id="5481" w:name="_Toc173862009"/>
      <w:bookmarkStart w:id="5482" w:name="_Toc536200288"/>
      <w:bookmarkStart w:id="5483" w:name="_Toc305767233"/>
      <w:bookmarkStart w:id="5484" w:name="_Toc309038233"/>
      <w:bookmarkStart w:id="5485" w:name="_Toc311208139"/>
      <w:bookmarkStart w:id="5486" w:name="_Toc311635562"/>
      <w:bookmarkStart w:id="5487" w:name="_Toc305767234"/>
      <w:bookmarkStart w:id="5488" w:name="_Toc309038234"/>
      <w:bookmarkStart w:id="5489" w:name="_Toc311208140"/>
      <w:bookmarkStart w:id="5490" w:name="_Toc311635563"/>
      <w:bookmarkStart w:id="5491" w:name="_Toc305767235"/>
      <w:bookmarkStart w:id="5492" w:name="_Toc309038235"/>
      <w:bookmarkStart w:id="5493" w:name="_Toc311208141"/>
      <w:bookmarkStart w:id="5494" w:name="_Toc311635564"/>
      <w:bookmarkStart w:id="5495" w:name="_Toc285527202"/>
      <w:bookmarkStart w:id="5496" w:name="_Toc285527406"/>
      <w:bookmarkStart w:id="5497" w:name="_Toc536200301"/>
      <w:bookmarkStart w:id="5498" w:name="_Toc173861042"/>
      <w:bookmarkStart w:id="5499" w:name="_Toc173862066"/>
      <w:bookmarkStart w:id="5500" w:name="_Toc173861043"/>
      <w:bookmarkStart w:id="5501" w:name="_Toc173862067"/>
      <w:bookmarkStart w:id="5502" w:name="_Toc173861044"/>
      <w:bookmarkStart w:id="5503" w:name="_Toc173862068"/>
      <w:bookmarkStart w:id="5504" w:name="_Toc173861045"/>
      <w:bookmarkStart w:id="5505" w:name="_Toc173862069"/>
      <w:bookmarkStart w:id="5506" w:name="_Toc173861046"/>
      <w:bookmarkStart w:id="5507" w:name="_Toc173862070"/>
      <w:bookmarkStart w:id="5508" w:name="_Toc173861047"/>
      <w:bookmarkStart w:id="5509" w:name="_Toc173862071"/>
      <w:bookmarkStart w:id="5510" w:name="_Toc173861048"/>
      <w:bookmarkStart w:id="5511" w:name="_Toc173862072"/>
      <w:bookmarkStart w:id="5512" w:name="_Toc173861049"/>
      <w:bookmarkStart w:id="5513" w:name="_Toc173862073"/>
      <w:bookmarkStart w:id="5514" w:name="_Toc173861050"/>
      <w:bookmarkStart w:id="5515" w:name="_Toc173862074"/>
      <w:bookmarkStart w:id="5516" w:name="_Toc173861051"/>
      <w:bookmarkStart w:id="5517" w:name="_Toc173862075"/>
      <w:bookmarkStart w:id="5518" w:name="_Toc173861052"/>
      <w:bookmarkStart w:id="5519" w:name="_Toc173862076"/>
      <w:bookmarkStart w:id="5520" w:name="_Toc173861053"/>
      <w:bookmarkStart w:id="5521" w:name="_Toc173862077"/>
      <w:bookmarkStart w:id="5522" w:name="_Toc173861054"/>
      <w:bookmarkStart w:id="5523" w:name="_Toc173862078"/>
      <w:bookmarkStart w:id="5524" w:name="_Toc173861055"/>
      <w:bookmarkStart w:id="5525" w:name="_Toc173862079"/>
      <w:bookmarkStart w:id="5526" w:name="_Toc173861056"/>
      <w:bookmarkStart w:id="5527" w:name="_Toc173862080"/>
      <w:bookmarkStart w:id="5528" w:name="_Toc173861057"/>
      <w:bookmarkStart w:id="5529" w:name="_Toc173862081"/>
      <w:bookmarkStart w:id="5530" w:name="_Toc173861058"/>
      <w:bookmarkStart w:id="5531" w:name="_Toc173862082"/>
      <w:bookmarkStart w:id="5532" w:name="_Toc173861059"/>
      <w:bookmarkStart w:id="5533" w:name="_Toc173862083"/>
      <w:bookmarkStart w:id="5534" w:name="_Toc173861060"/>
      <w:bookmarkStart w:id="5535" w:name="_Toc173862084"/>
      <w:bookmarkStart w:id="5536" w:name="_Toc173861061"/>
      <w:bookmarkStart w:id="5537" w:name="_Toc173862085"/>
      <w:bookmarkStart w:id="5538" w:name="_Toc173861062"/>
      <w:bookmarkStart w:id="5539" w:name="_Toc173862086"/>
      <w:bookmarkStart w:id="5540" w:name="_Toc173861063"/>
      <w:bookmarkStart w:id="5541" w:name="_Toc173862087"/>
      <w:bookmarkStart w:id="5542" w:name="_Toc173861064"/>
      <w:bookmarkStart w:id="5543" w:name="_Toc173862088"/>
      <w:bookmarkStart w:id="5544" w:name="_Toc173861065"/>
      <w:bookmarkStart w:id="5545" w:name="_Toc173862089"/>
      <w:bookmarkStart w:id="5546" w:name="_Toc173861066"/>
      <w:bookmarkStart w:id="5547" w:name="_Toc173862090"/>
      <w:bookmarkStart w:id="5548" w:name="_Toc173861067"/>
      <w:bookmarkStart w:id="5549" w:name="_Toc173862091"/>
      <w:bookmarkStart w:id="5550" w:name="_Toc173861068"/>
      <w:bookmarkStart w:id="5551" w:name="_Toc173862092"/>
      <w:bookmarkStart w:id="5552" w:name="_Toc173861069"/>
      <w:bookmarkStart w:id="5553" w:name="_Toc173862093"/>
      <w:bookmarkStart w:id="5554" w:name="_Toc173861070"/>
      <w:bookmarkStart w:id="5555" w:name="_Toc173862094"/>
      <w:bookmarkStart w:id="5556" w:name="_Toc173861071"/>
      <w:bookmarkStart w:id="5557" w:name="_Toc173862095"/>
      <w:bookmarkStart w:id="5558" w:name="_Toc173861072"/>
      <w:bookmarkStart w:id="5559" w:name="_Toc173862096"/>
      <w:bookmarkStart w:id="5560" w:name="_Toc173861073"/>
      <w:bookmarkStart w:id="5561" w:name="_Toc173862097"/>
      <w:bookmarkStart w:id="5562" w:name="_Toc173861074"/>
      <w:bookmarkStart w:id="5563" w:name="_Toc173862098"/>
      <w:bookmarkStart w:id="5564" w:name="_Toc173861075"/>
      <w:bookmarkStart w:id="5565" w:name="_Toc173862099"/>
      <w:bookmarkStart w:id="5566" w:name="_Toc173861076"/>
      <w:bookmarkStart w:id="5567" w:name="_Toc173862100"/>
      <w:bookmarkStart w:id="5568" w:name="_Toc173861077"/>
      <w:bookmarkStart w:id="5569" w:name="_Toc173862101"/>
      <w:bookmarkStart w:id="5570" w:name="_Toc173861078"/>
      <w:bookmarkStart w:id="5571" w:name="_Toc173862102"/>
      <w:bookmarkStart w:id="5572" w:name="_Toc173861079"/>
      <w:bookmarkStart w:id="5573" w:name="_Toc173862103"/>
      <w:bookmarkStart w:id="5574" w:name="_Toc173861080"/>
      <w:bookmarkStart w:id="5575" w:name="_Toc173862104"/>
      <w:bookmarkStart w:id="5576" w:name="_Toc173861081"/>
      <w:bookmarkStart w:id="5577" w:name="_Toc173862105"/>
      <w:bookmarkStart w:id="5578" w:name="_Toc173861082"/>
      <w:bookmarkStart w:id="5579" w:name="_Toc173862106"/>
      <w:bookmarkStart w:id="5580" w:name="_Toc173861083"/>
      <w:bookmarkStart w:id="5581" w:name="_Toc173862107"/>
      <w:bookmarkStart w:id="5582" w:name="_Toc173861084"/>
      <w:bookmarkStart w:id="5583" w:name="_Toc173862108"/>
      <w:bookmarkStart w:id="5584" w:name="_Toc173861085"/>
      <w:bookmarkStart w:id="5585" w:name="_Toc173862109"/>
      <w:bookmarkStart w:id="5586" w:name="_Toc173861086"/>
      <w:bookmarkStart w:id="5587" w:name="_Toc173862110"/>
      <w:bookmarkStart w:id="5588" w:name="_Toc173861087"/>
      <w:bookmarkStart w:id="5589" w:name="_Toc173862111"/>
      <w:bookmarkStart w:id="5590" w:name="_Toc173861088"/>
      <w:bookmarkStart w:id="5591" w:name="_Toc173862112"/>
      <w:bookmarkStart w:id="5592" w:name="_Toc173861089"/>
      <w:bookmarkStart w:id="5593" w:name="_Toc173862113"/>
      <w:bookmarkStart w:id="5594" w:name="_Toc173861090"/>
      <w:bookmarkStart w:id="5595" w:name="_Toc173862114"/>
      <w:bookmarkStart w:id="5596" w:name="_Toc173861091"/>
      <w:bookmarkStart w:id="5597" w:name="_Toc173862115"/>
      <w:bookmarkStart w:id="5598" w:name="_Toc173861092"/>
      <w:bookmarkStart w:id="5599" w:name="_Toc173862116"/>
      <w:bookmarkStart w:id="5600" w:name="_Toc173861093"/>
      <w:bookmarkStart w:id="5601" w:name="_Toc173862117"/>
      <w:bookmarkStart w:id="5602" w:name="_Toc173861094"/>
      <w:bookmarkStart w:id="5603" w:name="_Toc173862118"/>
      <w:bookmarkStart w:id="5604" w:name="_Toc173861095"/>
      <w:bookmarkStart w:id="5605" w:name="_Toc173862119"/>
      <w:bookmarkStart w:id="5606" w:name="_Toc173861096"/>
      <w:bookmarkStart w:id="5607" w:name="_Toc173862120"/>
      <w:bookmarkStart w:id="5608" w:name="_Toc173861097"/>
      <w:bookmarkStart w:id="5609" w:name="_Toc173862121"/>
      <w:bookmarkStart w:id="5610" w:name="_Toc173861098"/>
      <w:bookmarkStart w:id="5611" w:name="_Toc173862122"/>
      <w:bookmarkStart w:id="5612" w:name="_Toc173861099"/>
      <w:bookmarkStart w:id="5613" w:name="_Toc173862123"/>
      <w:bookmarkStart w:id="5614" w:name="_Toc173861100"/>
      <w:bookmarkStart w:id="5615" w:name="_Toc173862124"/>
      <w:bookmarkStart w:id="5616" w:name="_Toc173861101"/>
      <w:bookmarkStart w:id="5617" w:name="_Toc173862125"/>
      <w:bookmarkStart w:id="5618" w:name="_Toc173861102"/>
      <w:bookmarkStart w:id="5619" w:name="_Toc173862126"/>
      <w:bookmarkStart w:id="5620" w:name="_Toc173861103"/>
      <w:bookmarkStart w:id="5621" w:name="_Toc173862127"/>
      <w:bookmarkStart w:id="5622" w:name="_Toc173861104"/>
      <w:bookmarkStart w:id="5623" w:name="_Toc173862128"/>
      <w:bookmarkStart w:id="5624" w:name="_Toc173861105"/>
      <w:bookmarkStart w:id="5625" w:name="_Toc173862129"/>
      <w:bookmarkStart w:id="5626" w:name="_Toc173861106"/>
      <w:bookmarkStart w:id="5627" w:name="_Toc173862130"/>
      <w:bookmarkStart w:id="5628" w:name="_Toc173861107"/>
      <w:bookmarkStart w:id="5629" w:name="_Toc173862131"/>
      <w:bookmarkStart w:id="5630" w:name="_Toc173861108"/>
      <w:bookmarkStart w:id="5631" w:name="_Toc173862132"/>
      <w:bookmarkStart w:id="5632" w:name="_Toc173861109"/>
      <w:bookmarkStart w:id="5633" w:name="_Toc173862133"/>
      <w:bookmarkStart w:id="5634" w:name="_Toc173861110"/>
      <w:bookmarkStart w:id="5635" w:name="_Toc173862134"/>
      <w:bookmarkStart w:id="5636" w:name="_Toc173861111"/>
      <w:bookmarkStart w:id="5637" w:name="_Toc173862135"/>
      <w:bookmarkStart w:id="5638" w:name="_Toc173861112"/>
      <w:bookmarkStart w:id="5639" w:name="_Toc173862136"/>
      <w:bookmarkStart w:id="5640" w:name="_Toc173861113"/>
      <w:bookmarkStart w:id="5641" w:name="_Toc173862137"/>
      <w:bookmarkStart w:id="5642" w:name="_Toc173861114"/>
      <w:bookmarkStart w:id="5643" w:name="_Toc173862138"/>
      <w:bookmarkStart w:id="5644" w:name="_Toc173861115"/>
      <w:bookmarkStart w:id="5645" w:name="_Toc173862139"/>
      <w:bookmarkStart w:id="5646" w:name="_Toc173861116"/>
      <w:bookmarkStart w:id="5647" w:name="_Toc173862140"/>
      <w:bookmarkStart w:id="5648" w:name="_Toc173861117"/>
      <w:bookmarkStart w:id="5649" w:name="_Toc173862141"/>
      <w:bookmarkStart w:id="5650" w:name="_Toc173861118"/>
      <w:bookmarkStart w:id="5651" w:name="_Toc173862142"/>
      <w:bookmarkStart w:id="5652" w:name="_Toc173861119"/>
      <w:bookmarkStart w:id="5653" w:name="_Toc173862143"/>
      <w:bookmarkStart w:id="5654" w:name="_Toc173861120"/>
      <w:bookmarkStart w:id="5655" w:name="_Toc173862144"/>
      <w:bookmarkStart w:id="5656" w:name="_Toc173861121"/>
      <w:bookmarkStart w:id="5657" w:name="_Toc173862145"/>
      <w:bookmarkStart w:id="5658" w:name="_Toc173861122"/>
      <w:bookmarkStart w:id="5659" w:name="_Toc173862146"/>
      <w:bookmarkStart w:id="5660" w:name="_Toc173861123"/>
      <w:bookmarkStart w:id="5661" w:name="_Toc173862147"/>
      <w:bookmarkStart w:id="5662" w:name="_Toc173861124"/>
      <w:bookmarkStart w:id="5663" w:name="_Toc173862148"/>
      <w:bookmarkStart w:id="5664" w:name="_Toc173861125"/>
      <w:bookmarkStart w:id="5665" w:name="_Toc173862149"/>
      <w:bookmarkStart w:id="5666" w:name="_Toc173861126"/>
      <w:bookmarkStart w:id="5667" w:name="_Toc173862150"/>
      <w:bookmarkStart w:id="5668" w:name="_Toc173861127"/>
      <w:bookmarkStart w:id="5669" w:name="_Toc173862151"/>
      <w:bookmarkStart w:id="5670" w:name="_Toc173861128"/>
      <w:bookmarkStart w:id="5671" w:name="_Toc173862152"/>
      <w:bookmarkStart w:id="5672" w:name="_Toc173861129"/>
      <w:bookmarkStart w:id="5673" w:name="_Toc173862153"/>
      <w:bookmarkStart w:id="5674" w:name="_Toc173861130"/>
      <w:bookmarkStart w:id="5675" w:name="_Toc173862154"/>
      <w:bookmarkStart w:id="5676" w:name="_Toc173861131"/>
      <w:bookmarkStart w:id="5677" w:name="_Toc173862155"/>
      <w:bookmarkStart w:id="5678" w:name="_Toc173861132"/>
      <w:bookmarkStart w:id="5679" w:name="_Toc173862156"/>
      <w:bookmarkStart w:id="5680" w:name="_Toc173861133"/>
      <w:bookmarkStart w:id="5681" w:name="_Toc173862157"/>
      <w:bookmarkStart w:id="5682" w:name="_Toc173861134"/>
      <w:bookmarkStart w:id="5683" w:name="_Toc173862158"/>
      <w:bookmarkStart w:id="5684" w:name="_Toc173861135"/>
      <w:bookmarkStart w:id="5685" w:name="_Toc173862159"/>
      <w:bookmarkStart w:id="5686" w:name="_Toc173861136"/>
      <w:bookmarkStart w:id="5687" w:name="_Toc173862160"/>
      <w:bookmarkStart w:id="5688" w:name="_Toc173861137"/>
      <w:bookmarkStart w:id="5689" w:name="_Toc173862161"/>
      <w:bookmarkStart w:id="5690" w:name="_Toc173861138"/>
      <w:bookmarkStart w:id="5691" w:name="_Toc173862162"/>
      <w:bookmarkStart w:id="5692" w:name="_Toc173861139"/>
      <w:bookmarkStart w:id="5693" w:name="_Toc173862163"/>
      <w:bookmarkStart w:id="5694" w:name="_Toc173861140"/>
      <w:bookmarkStart w:id="5695" w:name="_Toc173862164"/>
      <w:bookmarkStart w:id="5696" w:name="_Toc173861141"/>
      <w:bookmarkStart w:id="5697" w:name="_Toc173862165"/>
      <w:bookmarkStart w:id="5698" w:name="_Toc173861142"/>
      <w:bookmarkStart w:id="5699" w:name="_Toc173862166"/>
      <w:bookmarkStart w:id="5700" w:name="_Toc173861143"/>
      <w:bookmarkStart w:id="5701" w:name="_Toc173862167"/>
      <w:bookmarkStart w:id="5702" w:name="_Toc173861144"/>
      <w:bookmarkStart w:id="5703" w:name="_Toc173862168"/>
      <w:bookmarkStart w:id="5704" w:name="_Toc173861145"/>
      <w:bookmarkStart w:id="5705" w:name="_Toc173862169"/>
      <w:bookmarkStart w:id="5706" w:name="_Toc173861146"/>
      <w:bookmarkStart w:id="5707" w:name="_Toc173862170"/>
      <w:bookmarkStart w:id="5708" w:name="_Toc173861147"/>
      <w:bookmarkStart w:id="5709" w:name="_Toc173862171"/>
      <w:bookmarkStart w:id="5710" w:name="_Toc173861148"/>
      <w:bookmarkStart w:id="5711" w:name="_Toc173862172"/>
      <w:bookmarkStart w:id="5712" w:name="_Toc173861149"/>
      <w:bookmarkStart w:id="5713" w:name="_Toc173862173"/>
      <w:bookmarkStart w:id="5714" w:name="_Toc173861150"/>
      <w:bookmarkStart w:id="5715" w:name="_Toc173862174"/>
      <w:bookmarkStart w:id="5716" w:name="_Toc173861151"/>
      <w:bookmarkStart w:id="5717" w:name="_Toc173862175"/>
      <w:bookmarkStart w:id="5718" w:name="_Toc173861152"/>
      <w:bookmarkStart w:id="5719" w:name="_Toc173862176"/>
      <w:bookmarkStart w:id="5720" w:name="_Toc173861153"/>
      <w:bookmarkStart w:id="5721" w:name="_Toc173862177"/>
      <w:bookmarkStart w:id="5722" w:name="_Toc173861154"/>
      <w:bookmarkStart w:id="5723" w:name="_Toc173862178"/>
      <w:bookmarkStart w:id="5724" w:name="_Toc173861155"/>
      <w:bookmarkStart w:id="5725" w:name="_Toc173862179"/>
      <w:bookmarkStart w:id="5726" w:name="_Toc173861156"/>
      <w:bookmarkStart w:id="5727" w:name="_Toc173862180"/>
      <w:bookmarkStart w:id="5728" w:name="_Toc173861157"/>
      <w:bookmarkStart w:id="5729" w:name="_Toc173862181"/>
      <w:bookmarkStart w:id="5730" w:name="_Toc173861158"/>
      <w:bookmarkStart w:id="5731" w:name="_Toc173862182"/>
      <w:bookmarkStart w:id="5732" w:name="_Toc173861159"/>
      <w:bookmarkStart w:id="5733" w:name="_Toc173862183"/>
      <w:bookmarkStart w:id="5734" w:name="_Toc173861160"/>
      <w:bookmarkStart w:id="5735" w:name="_Toc173862184"/>
      <w:bookmarkStart w:id="5736" w:name="_Toc173861161"/>
      <w:bookmarkStart w:id="5737" w:name="_Toc173862185"/>
      <w:bookmarkStart w:id="5738" w:name="_Toc173861162"/>
      <w:bookmarkStart w:id="5739" w:name="_Toc173862186"/>
      <w:bookmarkStart w:id="5740" w:name="_Toc173861163"/>
      <w:bookmarkStart w:id="5741" w:name="_Toc173862187"/>
      <w:bookmarkStart w:id="5742" w:name="_Toc173861164"/>
      <w:bookmarkStart w:id="5743" w:name="_Toc173862188"/>
      <w:bookmarkStart w:id="5744" w:name="_Toc173861165"/>
      <w:bookmarkStart w:id="5745" w:name="_Toc173862189"/>
      <w:bookmarkStart w:id="5746" w:name="_Toc173861166"/>
      <w:bookmarkStart w:id="5747" w:name="_Toc173862190"/>
      <w:bookmarkStart w:id="5748" w:name="_Toc173861167"/>
      <w:bookmarkStart w:id="5749" w:name="_Toc173862191"/>
      <w:bookmarkStart w:id="5750" w:name="_Toc173861168"/>
      <w:bookmarkStart w:id="5751" w:name="_Toc173862192"/>
      <w:bookmarkStart w:id="5752" w:name="_Toc173861169"/>
      <w:bookmarkStart w:id="5753" w:name="_Toc173862193"/>
      <w:bookmarkStart w:id="5754" w:name="_Toc173861170"/>
      <w:bookmarkStart w:id="5755" w:name="_Toc173862194"/>
      <w:bookmarkStart w:id="5756" w:name="_Toc173861171"/>
      <w:bookmarkStart w:id="5757" w:name="_Toc173862195"/>
      <w:bookmarkStart w:id="5758" w:name="_Toc173861172"/>
      <w:bookmarkStart w:id="5759" w:name="_Toc173862196"/>
      <w:bookmarkStart w:id="5760" w:name="_Toc173861173"/>
      <w:bookmarkStart w:id="5761" w:name="_Toc173862197"/>
      <w:bookmarkStart w:id="5762" w:name="_Toc173861174"/>
      <w:bookmarkStart w:id="5763" w:name="_Toc173862198"/>
      <w:bookmarkStart w:id="5764" w:name="_Toc173861175"/>
      <w:bookmarkStart w:id="5765" w:name="_Toc173862199"/>
      <w:bookmarkStart w:id="5766" w:name="_Toc173861176"/>
      <w:bookmarkStart w:id="5767" w:name="_Toc173862200"/>
      <w:bookmarkStart w:id="5768" w:name="_Toc173861177"/>
      <w:bookmarkStart w:id="5769" w:name="_Toc173862201"/>
      <w:bookmarkStart w:id="5770" w:name="_Toc173861178"/>
      <w:bookmarkStart w:id="5771" w:name="_Toc173862202"/>
      <w:bookmarkStart w:id="5772" w:name="_Toc173861179"/>
      <w:bookmarkStart w:id="5773" w:name="_Toc173862203"/>
      <w:bookmarkStart w:id="5774" w:name="_Toc173861180"/>
      <w:bookmarkStart w:id="5775" w:name="_Toc173862204"/>
      <w:bookmarkStart w:id="5776" w:name="_Toc173861181"/>
      <w:bookmarkStart w:id="5777" w:name="_Toc173862205"/>
      <w:bookmarkStart w:id="5778" w:name="_Toc173861182"/>
      <w:bookmarkStart w:id="5779" w:name="_Toc173862206"/>
      <w:bookmarkStart w:id="5780" w:name="_Toc173861183"/>
      <w:bookmarkStart w:id="5781" w:name="_Toc173862207"/>
      <w:bookmarkStart w:id="5782" w:name="_Toc173861184"/>
      <w:bookmarkStart w:id="5783" w:name="_Toc173862208"/>
      <w:bookmarkStart w:id="5784" w:name="_Toc173861185"/>
      <w:bookmarkStart w:id="5785" w:name="_Toc173862209"/>
      <w:bookmarkStart w:id="5786" w:name="_Toc173861186"/>
      <w:bookmarkStart w:id="5787" w:name="_Toc173862210"/>
      <w:bookmarkStart w:id="5788" w:name="_Toc173861187"/>
      <w:bookmarkStart w:id="5789" w:name="_Toc173862211"/>
      <w:bookmarkStart w:id="5790" w:name="_Toc173861188"/>
      <w:bookmarkStart w:id="5791" w:name="_Toc173862212"/>
      <w:bookmarkStart w:id="5792" w:name="_Toc173861189"/>
      <w:bookmarkStart w:id="5793" w:name="_Toc173862213"/>
      <w:bookmarkStart w:id="5794" w:name="_Toc173861190"/>
      <w:bookmarkStart w:id="5795" w:name="_Toc173862214"/>
      <w:bookmarkStart w:id="5796" w:name="_Toc173861191"/>
      <w:bookmarkStart w:id="5797" w:name="_Toc173862215"/>
      <w:bookmarkStart w:id="5798" w:name="_Toc173861192"/>
      <w:bookmarkStart w:id="5799" w:name="_Toc173862216"/>
      <w:bookmarkStart w:id="5800" w:name="_Toc173861193"/>
      <w:bookmarkStart w:id="5801" w:name="_Toc173862217"/>
      <w:bookmarkStart w:id="5802" w:name="_Toc173861194"/>
      <w:bookmarkStart w:id="5803" w:name="_Toc173862218"/>
      <w:bookmarkStart w:id="5804" w:name="_Toc173861195"/>
      <w:bookmarkStart w:id="5805" w:name="_Toc173862219"/>
      <w:bookmarkStart w:id="5806" w:name="_Toc173861196"/>
      <w:bookmarkStart w:id="5807" w:name="_Toc173862220"/>
      <w:bookmarkStart w:id="5808" w:name="_Toc173861197"/>
      <w:bookmarkStart w:id="5809" w:name="_Toc173862221"/>
      <w:bookmarkStart w:id="5810" w:name="_Toc173861198"/>
      <w:bookmarkStart w:id="5811" w:name="_Toc173862222"/>
      <w:bookmarkStart w:id="5812" w:name="_Toc173861199"/>
      <w:bookmarkStart w:id="5813" w:name="_Toc173862223"/>
      <w:bookmarkStart w:id="5814" w:name="_Toc173861200"/>
      <w:bookmarkStart w:id="5815" w:name="_Toc173862224"/>
      <w:bookmarkStart w:id="5816" w:name="_Toc173861201"/>
      <w:bookmarkStart w:id="5817" w:name="_Toc173862225"/>
      <w:bookmarkStart w:id="5818" w:name="_Toc173861202"/>
      <w:bookmarkStart w:id="5819" w:name="_Toc173862226"/>
      <w:bookmarkStart w:id="5820" w:name="_Toc173861203"/>
      <w:bookmarkStart w:id="5821" w:name="_Toc173862227"/>
      <w:bookmarkStart w:id="5822" w:name="_Toc173861204"/>
      <w:bookmarkStart w:id="5823" w:name="_Toc173862228"/>
      <w:bookmarkStart w:id="5824" w:name="_Toc173861205"/>
      <w:bookmarkStart w:id="5825" w:name="_Toc173862229"/>
      <w:bookmarkStart w:id="5826" w:name="_Toc173861206"/>
      <w:bookmarkStart w:id="5827" w:name="_Toc173862230"/>
      <w:bookmarkStart w:id="5828" w:name="_Toc173861207"/>
      <w:bookmarkStart w:id="5829" w:name="_Toc173862231"/>
      <w:bookmarkStart w:id="5830" w:name="_Toc173861208"/>
      <w:bookmarkStart w:id="5831" w:name="_Toc173862232"/>
      <w:bookmarkStart w:id="5832" w:name="_Toc173861209"/>
      <w:bookmarkStart w:id="5833" w:name="_Toc173862233"/>
      <w:bookmarkStart w:id="5834" w:name="_Toc173861210"/>
      <w:bookmarkStart w:id="5835" w:name="_Toc173862234"/>
      <w:bookmarkStart w:id="5836" w:name="_Toc173861211"/>
      <w:bookmarkStart w:id="5837" w:name="_Toc173862235"/>
      <w:bookmarkStart w:id="5838" w:name="_Toc173861212"/>
      <w:bookmarkStart w:id="5839" w:name="_Toc173862236"/>
      <w:bookmarkStart w:id="5840" w:name="_Toc173861213"/>
      <w:bookmarkStart w:id="5841" w:name="_Toc173862237"/>
      <w:bookmarkStart w:id="5842" w:name="_Toc173861214"/>
      <w:bookmarkStart w:id="5843" w:name="_Toc173862238"/>
      <w:bookmarkStart w:id="5844" w:name="_Toc173861215"/>
      <w:bookmarkStart w:id="5845" w:name="_Toc173862239"/>
      <w:bookmarkStart w:id="5846" w:name="_Toc173861216"/>
      <w:bookmarkStart w:id="5847" w:name="_Toc173862240"/>
      <w:bookmarkStart w:id="5848" w:name="_Toc173861217"/>
      <w:bookmarkStart w:id="5849" w:name="_Toc173862241"/>
      <w:bookmarkStart w:id="5850" w:name="_Toc173861218"/>
      <w:bookmarkStart w:id="5851" w:name="_Toc173862242"/>
      <w:bookmarkStart w:id="5852" w:name="_Toc173861219"/>
      <w:bookmarkStart w:id="5853" w:name="_Toc173862243"/>
      <w:bookmarkStart w:id="5854" w:name="_Toc173861220"/>
      <w:bookmarkStart w:id="5855" w:name="_Toc173862244"/>
      <w:bookmarkStart w:id="5856" w:name="_Toc173861221"/>
      <w:bookmarkStart w:id="5857" w:name="_Toc173862245"/>
      <w:bookmarkStart w:id="5858" w:name="_Toc173861222"/>
      <w:bookmarkStart w:id="5859" w:name="_Toc173862246"/>
      <w:bookmarkStart w:id="5860" w:name="_Toc173861223"/>
      <w:bookmarkStart w:id="5861" w:name="_Toc173862247"/>
      <w:bookmarkStart w:id="5862" w:name="_Toc173861224"/>
      <w:bookmarkStart w:id="5863" w:name="_Toc173862248"/>
      <w:bookmarkStart w:id="5864" w:name="_Toc173861225"/>
      <w:bookmarkStart w:id="5865" w:name="_Toc173862249"/>
      <w:bookmarkStart w:id="5866" w:name="_Toc173861226"/>
      <w:bookmarkStart w:id="5867" w:name="_Toc173862250"/>
      <w:bookmarkStart w:id="5868" w:name="_Toc173861227"/>
      <w:bookmarkStart w:id="5869" w:name="_Toc173862251"/>
      <w:bookmarkStart w:id="5870" w:name="_Toc173861228"/>
      <w:bookmarkStart w:id="5871" w:name="_Toc173862252"/>
      <w:bookmarkStart w:id="5872" w:name="_Toc173861229"/>
      <w:bookmarkStart w:id="5873" w:name="_Toc173862253"/>
      <w:bookmarkStart w:id="5874" w:name="_Toc173861230"/>
      <w:bookmarkStart w:id="5875" w:name="_Toc173862254"/>
      <w:bookmarkStart w:id="5876" w:name="_Toc173861231"/>
      <w:bookmarkStart w:id="5877" w:name="_Toc173862255"/>
      <w:bookmarkStart w:id="5878" w:name="_Toc173861232"/>
      <w:bookmarkStart w:id="5879" w:name="_Toc173862256"/>
      <w:bookmarkStart w:id="5880" w:name="_Toc173861233"/>
      <w:bookmarkStart w:id="5881" w:name="_Toc173862257"/>
      <w:bookmarkStart w:id="5882" w:name="_Toc173861234"/>
      <w:bookmarkStart w:id="5883" w:name="_Toc173862258"/>
      <w:bookmarkStart w:id="5884" w:name="_Toc173861235"/>
      <w:bookmarkStart w:id="5885" w:name="_Toc173862259"/>
      <w:bookmarkStart w:id="5886" w:name="_Toc173861236"/>
      <w:bookmarkStart w:id="5887" w:name="_Toc173862260"/>
      <w:bookmarkStart w:id="5888" w:name="_Toc173861237"/>
      <w:bookmarkStart w:id="5889" w:name="_Toc173862261"/>
      <w:bookmarkStart w:id="5890" w:name="_Toc173861238"/>
      <w:bookmarkStart w:id="5891" w:name="_Toc173862262"/>
      <w:bookmarkStart w:id="5892" w:name="_Toc173861239"/>
      <w:bookmarkStart w:id="5893" w:name="_Toc173862263"/>
      <w:bookmarkStart w:id="5894" w:name="_Toc173861240"/>
      <w:bookmarkStart w:id="5895" w:name="_Toc173862264"/>
      <w:bookmarkStart w:id="5896" w:name="_Toc173861241"/>
      <w:bookmarkStart w:id="5897" w:name="_Toc173862265"/>
      <w:bookmarkStart w:id="5898" w:name="_Toc173861242"/>
      <w:bookmarkStart w:id="5899" w:name="_Toc173862266"/>
      <w:bookmarkStart w:id="5900" w:name="_Toc173861243"/>
      <w:bookmarkStart w:id="5901" w:name="_Toc173862267"/>
      <w:bookmarkStart w:id="5902" w:name="_Toc173861244"/>
      <w:bookmarkStart w:id="5903" w:name="_Toc173862268"/>
      <w:bookmarkStart w:id="5904" w:name="_Toc173861245"/>
      <w:bookmarkStart w:id="5905" w:name="_Toc173862269"/>
      <w:bookmarkStart w:id="5906" w:name="_Toc173861246"/>
      <w:bookmarkStart w:id="5907" w:name="_Toc173862270"/>
      <w:bookmarkStart w:id="5908" w:name="_Toc173861247"/>
      <w:bookmarkStart w:id="5909" w:name="_Toc173862271"/>
      <w:bookmarkStart w:id="5910" w:name="_Toc173861248"/>
      <w:bookmarkStart w:id="5911" w:name="_Toc173862272"/>
      <w:bookmarkStart w:id="5912" w:name="_Toc173861249"/>
      <w:bookmarkStart w:id="5913" w:name="_Toc173862273"/>
      <w:bookmarkStart w:id="5914" w:name="_Toc173861250"/>
      <w:bookmarkStart w:id="5915" w:name="_Toc173862274"/>
      <w:bookmarkStart w:id="5916" w:name="_Toc173861251"/>
      <w:bookmarkStart w:id="5917" w:name="_Toc173862275"/>
      <w:bookmarkStart w:id="5918" w:name="_Toc173861252"/>
      <w:bookmarkStart w:id="5919" w:name="_Toc173862276"/>
      <w:bookmarkStart w:id="5920" w:name="_Toc173861253"/>
      <w:bookmarkStart w:id="5921" w:name="_Toc173862277"/>
      <w:bookmarkStart w:id="5922" w:name="_Toc173861254"/>
      <w:bookmarkStart w:id="5923" w:name="_Toc173862278"/>
      <w:bookmarkStart w:id="5924" w:name="_Toc173861255"/>
      <w:bookmarkStart w:id="5925" w:name="_Toc173862279"/>
      <w:bookmarkStart w:id="5926" w:name="_Toc137219702"/>
      <w:bookmarkStart w:id="5927" w:name="_Toc201568895"/>
      <w:bookmarkEnd w:id="2007"/>
      <w:bookmarkEnd w:id="2008"/>
      <w:bookmarkEnd w:id="4344"/>
      <w:bookmarkEnd w:id="4345"/>
      <w:bookmarkEnd w:id="4346"/>
      <w:bookmarkEnd w:id="4347"/>
      <w:bookmarkEnd w:id="4348"/>
      <w:bookmarkEnd w:id="4349"/>
      <w:bookmarkEnd w:id="4350"/>
      <w:bookmarkEnd w:id="4351"/>
      <w:bookmarkEnd w:id="4352"/>
      <w:bookmarkEnd w:id="4353"/>
      <w:bookmarkEnd w:id="4354"/>
      <w:bookmarkEnd w:id="4355"/>
      <w:bookmarkEnd w:id="4356"/>
      <w:bookmarkEnd w:id="4357"/>
      <w:bookmarkEnd w:id="4358"/>
      <w:bookmarkEnd w:id="4359"/>
      <w:bookmarkEnd w:id="4360"/>
      <w:bookmarkEnd w:id="4361"/>
      <w:bookmarkEnd w:id="4362"/>
      <w:bookmarkEnd w:id="4363"/>
      <w:bookmarkEnd w:id="4364"/>
      <w:bookmarkEnd w:id="4365"/>
      <w:bookmarkEnd w:id="4366"/>
      <w:bookmarkEnd w:id="4367"/>
      <w:bookmarkEnd w:id="4368"/>
      <w:bookmarkEnd w:id="4369"/>
      <w:bookmarkEnd w:id="4370"/>
      <w:bookmarkEnd w:id="4371"/>
      <w:bookmarkEnd w:id="4372"/>
      <w:bookmarkEnd w:id="4373"/>
      <w:bookmarkEnd w:id="4374"/>
      <w:bookmarkEnd w:id="4375"/>
      <w:bookmarkEnd w:id="4376"/>
      <w:bookmarkEnd w:id="4377"/>
      <w:bookmarkEnd w:id="4378"/>
      <w:bookmarkEnd w:id="4379"/>
      <w:bookmarkEnd w:id="4380"/>
      <w:bookmarkEnd w:id="4381"/>
      <w:bookmarkEnd w:id="4382"/>
      <w:bookmarkEnd w:id="4383"/>
      <w:bookmarkEnd w:id="4384"/>
      <w:bookmarkEnd w:id="4385"/>
      <w:bookmarkEnd w:id="4386"/>
      <w:bookmarkEnd w:id="4387"/>
      <w:bookmarkEnd w:id="4388"/>
      <w:bookmarkEnd w:id="4389"/>
      <w:bookmarkEnd w:id="4390"/>
      <w:bookmarkEnd w:id="4391"/>
      <w:bookmarkEnd w:id="4392"/>
      <w:bookmarkEnd w:id="4393"/>
      <w:bookmarkEnd w:id="4394"/>
      <w:bookmarkEnd w:id="4395"/>
      <w:bookmarkEnd w:id="4396"/>
      <w:bookmarkEnd w:id="4397"/>
      <w:bookmarkEnd w:id="4398"/>
      <w:bookmarkEnd w:id="4399"/>
      <w:bookmarkEnd w:id="4400"/>
      <w:bookmarkEnd w:id="4401"/>
      <w:bookmarkEnd w:id="4402"/>
      <w:bookmarkEnd w:id="4403"/>
      <w:bookmarkEnd w:id="4404"/>
      <w:bookmarkEnd w:id="4405"/>
      <w:bookmarkEnd w:id="4406"/>
      <w:bookmarkEnd w:id="4407"/>
      <w:bookmarkEnd w:id="4408"/>
      <w:bookmarkEnd w:id="4409"/>
      <w:bookmarkEnd w:id="4410"/>
      <w:bookmarkEnd w:id="4411"/>
      <w:bookmarkEnd w:id="4412"/>
      <w:bookmarkEnd w:id="4413"/>
      <w:bookmarkEnd w:id="4414"/>
      <w:bookmarkEnd w:id="4415"/>
      <w:bookmarkEnd w:id="4416"/>
      <w:bookmarkEnd w:id="4417"/>
      <w:bookmarkEnd w:id="4418"/>
      <w:bookmarkEnd w:id="4419"/>
      <w:bookmarkEnd w:id="4420"/>
      <w:bookmarkEnd w:id="4421"/>
      <w:bookmarkEnd w:id="4422"/>
      <w:bookmarkEnd w:id="4423"/>
      <w:bookmarkEnd w:id="4424"/>
      <w:bookmarkEnd w:id="4425"/>
      <w:bookmarkEnd w:id="4426"/>
      <w:bookmarkEnd w:id="4427"/>
      <w:bookmarkEnd w:id="4428"/>
      <w:bookmarkEnd w:id="4429"/>
      <w:bookmarkEnd w:id="4430"/>
      <w:bookmarkEnd w:id="4431"/>
      <w:bookmarkEnd w:id="4432"/>
      <w:bookmarkEnd w:id="4433"/>
      <w:bookmarkEnd w:id="4434"/>
      <w:bookmarkEnd w:id="4435"/>
      <w:bookmarkEnd w:id="4436"/>
      <w:bookmarkEnd w:id="4437"/>
      <w:bookmarkEnd w:id="4438"/>
      <w:bookmarkEnd w:id="4439"/>
      <w:bookmarkEnd w:id="4440"/>
      <w:bookmarkEnd w:id="4441"/>
      <w:bookmarkEnd w:id="4442"/>
      <w:bookmarkEnd w:id="4443"/>
      <w:bookmarkEnd w:id="4444"/>
      <w:bookmarkEnd w:id="4445"/>
      <w:bookmarkEnd w:id="4446"/>
      <w:bookmarkEnd w:id="4447"/>
      <w:bookmarkEnd w:id="4448"/>
      <w:bookmarkEnd w:id="4449"/>
      <w:bookmarkEnd w:id="4450"/>
      <w:bookmarkEnd w:id="4451"/>
      <w:bookmarkEnd w:id="4452"/>
      <w:bookmarkEnd w:id="4453"/>
      <w:bookmarkEnd w:id="4454"/>
      <w:bookmarkEnd w:id="4455"/>
      <w:bookmarkEnd w:id="4456"/>
      <w:bookmarkEnd w:id="4457"/>
      <w:bookmarkEnd w:id="4458"/>
      <w:bookmarkEnd w:id="4459"/>
      <w:bookmarkEnd w:id="4460"/>
      <w:bookmarkEnd w:id="4461"/>
      <w:bookmarkEnd w:id="4462"/>
      <w:bookmarkEnd w:id="4463"/>
      <w:bookmarkEnd w:id="4464"/>
      <w:bookmarkEnd w:id="4465"/>
      <w:bookmarkEnd w:id="4466"/>
      <w:bookmarkEnd w:id="4467"/>
      <w:bookmarkEnd w:id="4468"/>
      <w:bookmarkEnd w:id="4469"/>
      <w:bookmarkEnd w:id="4470"/>
      <w:bookmarkEnd w:id="4471"/>
      <w:bookmarkEnd w:id="4472"/>
      <w:bookmarkEnd w:id="4473"/>
      <w:bookmarkEnd w:id="4474"/>
      <w:bookmarkEnd w:id="4475"/>
      <w:bookmarkEnd w:id="4476"/>
      <w:bookmarkEnd w:id="4477"/>
      <w:bookmarkEnd w:id="4478"/>
      <w:bookmarkEnd w:id="4479"/>
      <w:bookmarkEnd w:id="4480"/>
      <w:bookmarkEnd w:id="4481"/>
      <w:bookmarkEnd w:id="4482"/>
      <w:bookmarkEnd w:id="4483"/>
      <w:bookmarkEnd w:id="4484"/>
      <w:bookmarkEnd w:id="4485"/>
      <w:bookmarkEnd w:id="4486"/>
      <w:bookmarkEnd w:id="4487"/>
      <w:bookmarkEnd w:id="4488"/>
      <w:bookmarkEnd w:id="4489"/>
      <w:bookmarkEnd w:id="4490"/>
      <w:bookmarkEnd w:id="4491"/>
      <w:bookmarkEnd w:id="4492"/>
      <w:bookmarkEnd w:id="4493"/>
      <w:bookmarkEnd w:id="4494"/>
      <w:bookmarkEnd w:id="4495"/>
      <w:bookmarkEnd w:id="4496"/>
      <w:bookmarkEnd w:id="4497"/>
      <w:bookmarkEnd w:id="4498"/>
      <w:bookmarkEnd w:id="4499"/>
      <w:bookmarkEnd w:id="4500"/>
      <w:bookmarkEnd w:id="4501"/>
      <w:bookmarkEnd w:id="4502"/>
      <w:bookmarkEnd w:id="4503"/>
      <w:bookmarkEnd w:id="4504"/>
      <w:bookmarkEnd w:id="4505"/>
      <w:bookmarkEnd w:id="4506"/>
      <w:bookmarkEnd w:id="4507"/>
      <w:bookmarkEnd w:id="4508"/>
      <w:bookmarkEnd w:id="4509"/>
      <w:bookmarkEnd w:id="4510"/>
      <w:bookmarkEnd w:id="4511"/>
      <w:bookmarkEnd w:id="4512"/>
      <w:bookmarkEnd w:id="4513"/>
      <w:bookmarkEnd w:id="4514"/>
      <w:bookmarkEnd w:id="4515"/>
      <w:bookmarkEnd w:id="4516"/>
      <w:bookmarkEnd w:id="4517"/>
      <w:bookmarkEnd w:id="4518"/>
      <w:bookmarkEnd w:id="4519"/>
      <w:bookmarkEnd w:id="4520"/>
      <w:bookmarkEnd w:id="4521"/>
      <w:bookmarkEnd w:id="4522"/>
      <w:bookmarkEnd w:id="4523"/>
      <w:bookmarkEnd w:id="4524"/>
      <w:bookmarkEnd w:id="4525"/>
      <w:bookmarkEnd w:id="4526"/>
      <w:bookmarkEnd w:id="4527"/>
      <w:bookmarkEnd w:id="4528"/>
      <w:bookmarkEnd w:id="4529"/>
      <w:bookmarkEnd w:id="4530"/>
      <w:bookmarkEnd w:id="4531"/>
      <w:bookmarkEnd w:id="4532"/>
      <w:bookmarkEnd w:id="4533"/>
      <w:bookmarkEnd w:id="4534"/>
      <w:bookmarkEnd w:id="4535"/>
      <w:bookmarkEnd w:id="4536"/>
      <w:bookmarkEnd w:id="4537"/>
      <w:bookmarkEnd w:id="4538"/>
      <w:bookmarkEnd w:id="4539"/>
      <w:bookmarkEnd w:id="4540"/>
      <w:bookmarkEnd w:id="4541"/>
      <w:bookmarkEnd w:id="4542"/>
      <w:bookmarkEnd w:id="4543"/>
      <w:bookmarkEnd w:id="4544"/>
      <w:bookmarkEnd w:id="4545"/>
      <w:bookmarkEnd w:id="4546"/>
      <w:bookmarkEnd w:id="4547"/>
      <w:bookmarkEnd w:id="4548"/>
      <w:bookmarkEnd w:id="4549"/>
      <w:bookmarkEnd w:id="4550"/>
      <w:bookmarkEnd w:id="4551"/>
      <w:bookmarkEnd w:id="4552"/>
      <w:bookmarkEnd w:id="4553"/>
      <w:bookmarkEnd w:id="4554"/>
      <w:bookmarkEnd w:id="4555"/>
      <w:bookmarkEnd w:id="4556"/>
      <w:bookmarkEnd w:id="4557"/>
      <w:bookmarkEnd w:id="4558"/>
      <w:bookmarkEnd w:id="4559"/>
      <w:bookmarkEnd w:id="4560"/>
      <w:bookmarkEnd w:id="4561"/>
      <w:bookmarkEnd w:id="4562"/>
      <w:bookmarkEnd w:id="4563"/>
      <w:bookmarkEnd w:id="4564"/>
      <w:bookmarkEnd w:id="4565"/>
      <w:bookmarkEnd w:id="4566"/>
      <w:bookmarkEnd w:id="4567"/>
      <w:bookmarkEnd w:id="4568"/>
      <w:bookmarkEnd w:id="4569"/>
      <w:bookmarkEnd w:id="4570"/>
      <w:bookmarkEnd w:id="4571"/>
      <w:bookmarkEnd w:id="4572"/>
      <w:bookmarkEnd w:id="4573"/>
      <w:bookmarkEnd w:id="4574"/>
      <w:bookmarkEnd w:id="4575"/>
      <w:bookmarkEnd w:id="4576"/>
      <w:bookmarkEnd w:id="4577"/>
      <w:bookmarkEnd w:id="4578"/>
      <w:bookmarkEnd w:id="4579"/>
      <w:bookmarkEnd w:id="4580"/>
      <w:bookmarkEnd w:id="4581"/>
      <w:bookmarkEnd w:id="4582"/>
      <w:bookmarkEnd w:id="4583"/>
      <w:bookmarkEnd w:id="4584"/>
      <w:bookmarkEnd w:id="4585"/>
      <w:bookmarkEnd w:id="4586"/>
      <w:bookmarkEnd w:id="4587"/>
      <w:bookmarkEnd w:id="4588"/>
      <w:bookmarkEnd w:id="4589"/>
      <w:bookmarkEnd w:id="4590"/>
      <w:bookmarkEnd w:id="4591"/>
      <w:bookmarkEnd w:id="4592"/>
      <w:bookmarkEnd w:id="4593"/>
      <w:bookmarkEnd w:id="4594"/>
      <w:bookmarkEnd w:id="4595"/>
      <w:bookmarkEnd w:id="4596"/>
      <w:bookmarkEnd w:id="4597"/>
      <w:bookmarkEnd w:id="4598"/>
      <w:bookmarkEnd w:id="4599"/>
      <w:bookmarkEnd w:id="4600"/>
      <w:bookmarkEnd w:id="4601"/>
      <w:bookmarkEnd w:id="4602"/>
      <w:bookmarkEnd w:id="4603"/>
      <w:bookmarkEnd w:id="4604"/>
      <w:bookmarkEnd w:id="4605"/>
      <w:bookmarkEnd w:id="4606"/>
      <w:bookmarkEnd w:id="4607"/>
      <w:bookmarkEnd w:id="4608"/>
      <w:bookmarkEnd w:id="4609"/>
      <w:bookmarkEnd w:id="4610"/>
      <w:bookmarkEnd w:id="4611"/>
      <w:bookmarkEnd w:id="4612"/>
      <w:bookmarkEnd w:id="4613"/>
      <w:bookmarkEnd w:id="4614"/>
      <w:bookmarkEnd w:id="4615"/>
      <w:bookmarkEnd w:id="4616"/>
      <w:bookmarkEnd w:id="4617"/>
      <w:bookmarkEnd w:id="4618"/>
      <w:bookmarkEnd w:id="4619"/>
      <w:bookmarkEnd w:id="4620"/>
      <w:bookmarkEnd w:id="4621"/>
      <w:bookmarkEnd w:id="4622"/>
      <w:bookmarkEnd w:id="4623"/>
      <w:bookmarkEnd w:id="4624"/>
      <w:bookmarkEnd w:id="4625"/>
      <w:bookmarkEnd w:id="4626"/>
      <w:bookmarkEnd w:id="4627"/>
      <w:bookmarkEnd w:id="4628"/>
      <w:bookmarkEnd w:id="4629"/>
      <w:bookmarkEnd w:id="4630"/>
      <w:bookmarkEnd w:id="4631"/>
      <w:bookmarkEnd w:id="4632"/>
      <w:bookmarkEnd w:id="4633"/>
      <w:bookmarkEnd w:id="4634"/>
      <w:bookmarkEnd w:id="4635"/>
      <w:bookmarkEnd w:id="4636"/>
      <w:bookmarkEnd w:id="4637"/>
      <w:bookmarkEnd w:id="4638"/>
      <w:bookmarkEnd w:id="4639"/>
      <w:bookmarkEnd w:id="4640"/>
      <w:bookmarkEnd w:id="4641"/>
      <w:bookmarkEnd w:id="4642"/>
      <w:bookmarkEnd w:id="4643"/>
      <w:bookmarkEnd w:id="4644"/>
      <w:bookmarkEnd w:id="4645"/>
      <w:bookmarkEnd w:id="4646"/>
      <w:bookmarkEnd w:id="4647"/>
      <w:bookmarkEnd w:id="4648"/>
      <w:bookmarkEnd w:id="4649"/>
      <w:bookmarkEnd w:id="4650"/>
      <w:bookmarkEnd w:id="4651"/>
      <w:bookmarkEnd w:id="4652"/>
      <w:bookmarkEnd w:id="4653"/>
      <w:bookmarkEnd w:id="4654"/>
      <w:bookmarkEnd w:id="4655"/>
      <w:bookmarkEnd w:id="4656"/>
      <w:bookmarkEnd w:id="4657"/>
      <w:bookmarkEnd w:id="4658"/>
      <w:bookmarkEnd w:id="4659"/>
      <w:bookmarkEnd w:id="4660"/>
      <w:bookmarkEnd w:id="4661"/>
      <w:bookmarkEnd w:id="4662"/>
      <w:bookmarkEnd w:id="4663"/>
      <w:bookmarkEnd w:id="4664"/>
      <w:bookmarkEnd w:id="4665"/>
      <w:bookmarkEnd w:id="4666"/>
      <w:bookmarkEnd w:id="4667"/>
      <w:bookmarkEnd w:id="4668"/>
      <w:bookmarkEnd w:id="4669"/>
      <w:bookmarkEnd w:id="4670"/>
      <w:bookmarkEnd w:id="4671"/>
      <w:bookmarkEnd w:id="4672"/>
      <w:bookmarkEnd w:id="4673"/>
      <w:bookmarkEnd w:id="4674"/>
      <w:bookmarkEnd w:id="4675"/>
      <w:bookmarkEnd w:id="4676"/>
      <w:bookmarkEnd w:id="4677"/>
      <w:bookmarkEnd w:id="4678"/>
      <w:bookmarkEnd w:id="4679"/>
      <w:bookmarkEnd w:id="4680"/>
      <w:bookmarkEnd w:id="4681"/>
      <w:bookmarkEnd w:id="4682"/>
      <w:bookmarkEnd w:id="4683"/>
      <w:bookmarkEnd w:id="4684"/>
      <w:bookmarkEnd w:id="4685"/>
      <w:bookmarkEnd w:id="4686"/>
      <w:bookmarkEnd w:id="4687"/>
      <w:bookmarkEnd w:id="4688"/>
      <w:bookmarkEnd w:id="4689"/>
      <w:bookmarkEnd w:id="4690"/>
      <w:bookmarkEnd w:id="4691"/>
      <w:bookmarkEnd w:id="4692"/>
      <w:bookmarkEnd w:id="4693"/>
      <w:bookmarkEnd w:id="4694"/>
      <w:bookmarkEnd w:id="4695"/>
      <w:bookmarkEnd w:id="4696"/>
      <w:bookmarkEnd w:id="4697"/>
      <w:bookmarkEnd w:id="4698"/>
      <w:bookmarkEnd w:id="4699"/>
      <w:bookmarkEnd w:id="4700"/>
      <w:bookmarkEnd w:id="4701"/>
      <w:bookmarkEnd w:id="4702"/>
      <w:bookmarkEnd w:id="4703"/>
      <w:bookmarkEnd w:id="4704"/>
      <w:bookmarkEnd w:id="4705"/>
      <w:bookmarkEnd w:id="4706"/>
      <w:bookmarkEnd w:id="4707"/>
      <w:bookmarkEnd w:id="4708"/>
      <w:bookmarkEnd w:id="4709"/>
      <w:bookmarkEnd w:id="4710"/>
      <w:bookmarkEnd w:id="4711"/>
      <w:bookmarkEnd w:id="4712"/>
      <w:bookmarkEnd w:id="4713"/>
      <w:bookmarkEnd w:id="4714"/>
      <w:bookmarkEnd w:id="4715"/>
      <w:bookmarkEnd w:id="4716"/>
      <w:bookmarkEnd w:id="4717"/>
      <w:bookmarkEnd w:id="4718"/>
      <w:bookmarkEnd w:id="4719"/>
      <w:bookmarkEnd w:id="4720"/>
      <w:bookmarkEnd w:id="4721"/>
      <w:bookmarkEnd w:id="4722"/>
      <w:bookmarkEnd w:id="4723"/>
      <w:bookmarkEnd w:id="4724"/>
      <w:bookmarkEnd w:id="4725"/>
      <w:bookmarkEnd w:id="4726"/>
      <w:bookmarkEnd w:id="4727"/>
      <w:bookmarkEnd w:id="4728"/>
      <w:bookmarkEnd w:id="4729"/>
      <w:bookmarkEnd w:id="4730"/>
      <w:bookmarkEnd w:id="4731"/>
      <w:bookmarkEnd w:id="4732"/>
      <w:bookmarkEnd w:id="4733"/>
      <w:bookmarkEnd w:id="4734"/>
      <w:bookmarkEnd w:id="4735"/>
      <w:bookmarkEnd w:id="4736"/>
      <w:bookmarkEnd w:id="4737"/>
      <w:bookmarkEnd w:id="4738"/>
      <w:bookmarkEnd w:id="4739"/>
      <w:bookmarkEnd w:id="4740"/>
      <w:bookmarkEnd w:id="4741"/>
      <w:bookmarkEnd w:id="4742"/>
      <w:bookmarkEnd w:id="4743"/>
      <w:bookmarkEnd w:id="4744"/>
      <w:bookmarkEnd w:id="4745"/>
      <w:bookmarkEnd w:id="4746"/>
      <w:bookmarkEnd w:id="4747"/>
      <w:bookmarkEnd w:id="4748"/>
      <w:bookmarkEnd w:id="4749"/>
      <w:bookmarkEnd w:id="4750"/>
      <w:bookmarkEnd w:id="4751"/>
      <w:bookmarkEnd w:id="4752"/>
      <w:bookmarkEnd w:id="4753"/>
      <w:bookmarkEnd w:id="4754"/>
      <w:bookmarkEnd w:id="4755"/>
      <w:bookmarkEnd w:id="4756"/>
      <w:bookmarkEnd w:id="4757"/>
      <w:bookmarkEnd w:id="4758"/>
      <w:bookmarkEnd w:id="4759"/>
      <w:bookmarkEnd w:id="4760"/>
      <w:bookmarkEnd w:id="4761"/>
      <w:bookmarkEnd w:id="4762"/>
      <w:bookmarkEnd w:id="4763"/>
      <w:bookmarkEnd w:id="4764"/>
      <w:bookmarkEnd w:id="4765"/>
      <w:bookmarkEnd w:id="4766"/>
      <w:bookmarkEnd w:id="4767"/>
      <w:bookmarkEnd w:id="4768"/>
      <w:bookmarkEnd w:id="4769"/>
      <w:bookmarkEnd w:id="4770"/>
      <w:bookmarkEnd w:id="4771"/>
      <w:bookmarkEnd w:id="4772"/>
      <w:bookmarkEnd w:id="4773"/>
      <w:bookmarkEnd w:id="4774"/>
      <w:bookmarkEnd w:id="4775"/>
      <w:bookmarkEnd w:id="4776"/>
      <w:bookmarkEnd w:id="4777"/>
      <w:bookmarkEnd w:id="4778"/>
      <w:bookmarkEnd w:id="4779"/>
      <w:bookmarkEnd w:id="4780"/>
      <w:bookmarkEnd w:id="4781"/>
      <w:bookmarkEnd w:id="4782"/>
      <w:bookmarkEnd w:id="4783"/>
      <w:bookmarkEnd w:id="4784"/>
      <w:bookmarkEnd w:id="4785"/>
      <w:bookmarkEnd w:id="4786"/>
      <w:bookmarkEnd w:id="4787"/>
      <w:bookmarkEnd w:id="4788"/>
      <w:bookmarkEnd w:id="4789"/>
      <w:bookmarkEnd w:id="4790"/>
      <w:bookmarkEnd w:id="4791"/>
      <w:bookmarkEnd w:id="4792"/>
      <w:bookmarkEnd w:id="4793"/>
      <w:bookmarkEnd w:id="4794"/>
      <w:bookmarkEnd w:id="4795"/>
      <w:bookmarkEnd w:id="4796"/>
      <w:bookmarkEnd w:id="4797"/>
      <w:bookmarkEnd w:id="4798"/>
      <w:bookmarkEnd w:id="4799"/>
      <w:bookmarkEnd w:id="4800"/>
      <w:bookmarkEnd w:id="4801"/>
      <w:bookmarkEnd w:id="4802"/>
      <w:bookmarkEnd w:id="4803"/>
      <w:bookmarkEnd w:id="4804"/>
      <w:bookmarkEnd w:id="4805"/>
      <w:bookmarkEnd w:id="4806"/>
      <w:bookmarkEnd w:id="4807"/>
      <w:bookmarkEnd w:id="4808"/>
      <w:bookmarkEnd w:id="4809"/>
      <w:bookmarkEnd w:id="4810"/>
      <w:bookmarkEnd w:id="4811"/>
      <w:bookmarkEnd w:id="4812"/>
      <w:bookmarkEnd w:id="4813"/>
      <w:bookmarkEnd w:id="4814"/>
      <w:bookmarkEnd w:id="4815"/>
      <w:bookmarkEnd w:id="4816"/>
      <w:bookmarkEnd w:id="4817"/>
      <w:bookmarkEnd w:id="4818"/>
      <w:bookmarkEnd w:id="4819"/>
      <w:bookmarkEnd w:id="4820"/>
      <w:bookmarkEnd w:id="4821"/>
      <w:bookmarkEnd w:id="4822"/>
      <w:bookmarkEnd w:id="4823"/>
      <w:bookmarkEnd w:id="4824"/>
      <w:bookmarkEnd w:id="4825"/>
      <w:bookmarkEnd w:id="4826"/>
      <w:bookmarkEnd w:id="4827"/>
      <w:bookmarkEnd w:id="4828"/>
      <w:bookmarkEnd w:id="4829"/>
      <w:bookmarkEnd w:id="4830"/>
      <w:bookmarkEnd w:id="4831"/>
      <w:bookmarkEnd w:id="4832"/>
      <w:bookmarkEnd w:id="4833"/>
      <w:bookmarkEnd w:id="4834"/>
      <w:bookmarkEnd w:id="4835"/>
      <w:bookmarkEnd w:id="4836"/>
      <w:bookmarkEnd w:id="4837"/>
      <w:bookmarkEnd w:id="4838"/>
      <w:bookmarkEnd w:id="4839"/>
      <w:bookmarkEnd w:id="4840"/>
      <w:bookmarkEnd w:id="4841"/>
      <w:bookmarkEnd w:id="4842"/>
      <w:bookmarkEnd w:id="4843"/>
      <w:bookmarkEnd w:id="4844"/>
      <w:bookmarkEnd w:id="4845"/>
      <w:bookmarkEnd w:id="4846"/>
      <w:bookmarkEnd w:id="4847"/>
      <w:bookmarkEnd w:id="4848"/>
      <w:bookmarkEnd w:id="4849"/>
      <w:bookmarkEnd w:id="4850"/>
      <w:bookmarkEnd w:id="4851"/>
      <w:bookmarkEnd w:id="4852"/>
      <w:bookmarkEnd w:id="4853"/>
      <w:bookmarkEnd w:id="4854"/>
      <w:bookmarkEnd w:id="4855"/>
      <w:bookmarkEnd w:id="4856"/>
      <w:bookmarkEnd w:id="4857"/>
      <w:bookmarkEnd w:id="4858"/>
      <w:bookmarkEnd w:id="4859"/>
      <w:bookmarkEnd w:id="4860"/>
      <w:bookmarkEnd w:id="4861"/>
      <w:bookmarkEnd w:id="4862"/>
      <w:bookmarkEnd w:id="4863"/>
      <w:bookmarkEnd w:id="4864"/>
      <w:bookmarkEnd w:id="4865"/>
      <w:bookmarkEnd w:id="4866"/>
      <w:bookmarkEnd w:id="4867"/>
      <w:bookmarkEnd w:id="4868"/>
      <w:bookmarkEnd w:id="4869"/>
      <w:bookmarkEnd w:id="4870"/>
      <w:bookmarkEnd w:id="4871"/>
      <w:bookmarkEnd w:id="4872"/>
      <w:bookmarkEnd w:id="4873"/>
      <w:bookmarkEnd w:id="4874"/>
      <w:bookmarkEnd w:id="4875"/>
      <w:bookmarkEnd w:id="4876"/>
      <w:bookmarkEnd w:id="4877"/>
      <w:bookmarkEnd w:id="4878"/>
      <w:bookmarkEnd w:id="4879"/>
      <w:bookmarkEnd w:id="4880"/>
      <w:bookmarkEnd w:id="4881"/>
      <w:bookmarkEnd w:id="4882"/>
      <w:bookmarkEnd w:id="4883"/>
      <w:bookmarkEnd w:id="4884"/>
      <w:bookmarkEnd w:id="4885"/>
      <w:bookmarkEnd w:id="4886"/>
      <w:bookmarkEnd w:id="4887"/>
      <w:bookmarkEnd w:id="4888"/>
      <w:bookmarkEnd w:id="4889"/>
      <w:bookmarkEnd w:id="4890"/>
      <w:bookmarkEnd w:id="4891"/>
      <w:bookmarkEnd w:id="4892"/>
      <w:bookmarkEnd w:id="4893"/>
      <w:bookmarkEnd w:id="4894"/>
      <w:bookmarkEnd w:id="4895"/>
      <w:bookmarkEnd w:id="4896"/>
      <w:bookmarkEnd w:id="4897"/>
      <w:bookmarkEnd w:id="4898"/>
      <w:bookmarkEnd w:id="4899"/>
      <w:bookmarkEnd w:id="4900"/>
      <w:bookmarkEnd w:id="4901"/>
      <w:bookmarkEnd w:id="4902"/>
      <w:bookmarkEnd w:id="4903"/>
      <w:bookmarkEnd w:id="4904"/>
      <w:bookmarkEnd w:id="4905"/>
      <w:bookmarkEnd w:id="4906"/>
      <w:bookmarkEnd w:id="4907"/>
      <w:bookmarkEnd w:id="4908"/>
      <w:bookmarkEnd w:id="4909"/>
      <w:bookmarkEnd w:id="4910"/>
      <w:bookmarkEnd w:id="4911"/>
      <w:bookmarkEnd w:id="4912"/>
      <w:bookmarkEnd w:id="4913"/>
      <w:bookmarkEnd w:id="4914"/>
      <w:bookmarkEnd w:id="4915"/>
      <w:bookmarkEnd w:id="4916"/>
      <w:bookmarkEnd w:id="4917"/>
      <w:bookmarkEnd w:id="4918"/>
      <w:bookmarkEnd w:id="4919"/>
      <w:bookmarkEnd w:id="4920"/>
      <w:bookmarkEnd w:id="4921"/>
      <w:bookmarkEnd w:id="4922"/>
      <w:bookmarkEnd w:id="4923"/>
      <w:bookmarkEnd w:id="4924"/>
      <w:bookmarkEnd w:id="4925"/>
      <w:bookmarkEnd w:id="4926"/>
      <w:bookmarkEnd w:id="4927"/>
      <w:bookmarkEnd w:id="4928"/>
      <w:bookmarkEnd w:id="4929"/>
      <w:bookmarkEnd w:id="4930"/>
      <w:bookmarkEnd w:id="4931"/>
      <w:bookmarkEnd w:id="4932"/>
      <w:bookmarkEnd w:id="4933"/>
      <w:bookmarkEnd w:id="4934"/>
      <w:bookmarkEnd w:id="4935"/>
      <w:bookmarkEnd w:id="4936"/>
      <w:bookmarkEnd w:id="4937"/>
      <w:bookmarkEnd w:id="4938"/>
      <w:bookmarkEnd w:id="4939"/>
      <w:bookmarkEnd w:id="4940"/>
      <w:bookmarkEnd w:id="4941"/>
      <w:bookmarkEnd w:id="4942"/>
      <w:bookmarkEnd w:id="4943"/>
      <w:bookmarkEnd w:id="4944"/>
      <w:bookmarkEnd w:id="4945"/>
      <w:bookmarkEnd w:id="4946"/>
      <w:bookmarkEnd w:id="4947"/>
      <w:bookmarkEnd w:id="4948"/>
      <w:bookmarkEnd w:id="4949"/>
      <w:bookmarkEnd w:id="4950"/>
      <w:bookmarkEnd w:id="4951"/>
      <w:bookmarkEnd w:id="4952"/>
      <w:bookmarkEnd w:id="4953"/>
      <w:bookmarkEnd w:id="4954"/>
      <w:bookmarkEnd w:id="4955"/>
      <w:bookmarkEnd w:id="4956"/>
      <w:bookmarkEnd w:id="4957"/>
      <w:bookmarkEnd w:id="4958"/>
      <w:bookmarkEnd w:id="4959"/>
      <w:bookmarkEnd w:id="4960"/>
      <w:bookmarkEnd w:id="4961"/>
      <w:bookmarkEnd w:id="4962"/>
      <w:bookmarkEnd w:id="4963"/>
      <w:bookmarkEnd w:id="4964"/>
      <w:bookmarkEnd w:id="4965"/>
      <w:bookmarkEnd w:id="4966"/>
      <w:bookmarkEnd w:id="4967"/>
      <w:bookmarkEnd w:id="4968"/>
      <w:bookmarkEnd w:id="4969"/>
      <w:bookmarkEnd w:id="4970"/>
      <w:bookmarkEnd w:id="4971"/>
      <w:bookmarkEnd w:id="4972"/>
      <w:bookmarkEnd w:id="4973"/>
      <w:bookmarkEnd w:id="4974"/>
      <w:bookmarkEnd w:id="4975"/>
      <w:bookmarkEnd w:id="4976"/>
      <w:bookmarkEnd w:id="4977"/>
      <w:bookmarkEnd w:id="4978"/>
      <w:bookmarkEnd w:id="4979"/>
      <w:bookmarkEnd w:id="4980"/>
      <w:bookmarkEnd w:id="4981"/>
      <w:bookmarkEnd w:id="4982"/>
      <w:bookmarkEnd w:id="4983"/>
      <w:bookmarkEnd w:id="4984"/>
      <w:bookmarkEnd w:id="4985"/>
      <w:bookmarkEnd w:id="4986"/>
      <w:bookmarkEnd w:id="4987"/>
      <w:bookmarkEnd w:id="4988"/>
      <w:bookmarkEnd w:id="4989"/>
      <w:bookmarkEnd w:id="4990"/>
      <w:bookmarkEnd w:id="4991"/>
      <w:bookmarkEnd w:id="4992"/>
      <w:bookmarkEnd w:id="4993"/>
      <w:bookmarkEnd w:id="4994"/>
      <w:bookmarkEnd w:id="4995"/>
      <w:bookmarkEnd w:id="4996"/>
      <w:bookmarkEnd w:id="4997"/>
      <w:bookmarkEnd w:id="4998"/>
      <w:bookmarkEnd w:id="4999"/>
      <w:bookmarkEnd w:id="5000"/>
      <w:bookmarkEnd w:id="5001"/>
      <w:bookmarkEnd w:id="5002"/>
      <w:bookmarkEnd w:id="5003"/>
      <w:bookmarkEnd w:id="5004"/>
      <w:bookmarkEnd w:id="5005"/>
      <w:bookmarkEnd w:id="5006"/>
      <w:bookmarkEnd w:id="5007"/>
      <w:bookmarkEnd w:id="5008"/>
      <w:bookmarkEnd w:id="5009"/>
      <w:bookmarkEnd w:id="5010"/>
      <w:bookmarkEnd w:id="5011"/>
      <w:bookmarkEnd w:id="5012"/>
      <w:bookmarkEnd w:id="5013"/>
      <w:bookmarkEnd w:id="5014"/>
      <w:bookmarkEnd w:id="5015"/>
      <w:bookmarkEnd w:id="5016"/>
      <w:bookmarkEnd w:id="5017"/>
      <w:bookmarkEnd w:id="5018"/>
      <w:bookmarkEnd w:id="5019"/>
      <w:bookmarkEnd w:id="5020"/>
      <w:bookmarkEnd w:id="5021"/>
      <w:bookmarkEnd w:id="5022"/>
      <w:bookmarkEnd w:id="5023"/>
      <w:bookmarkEnd w:id="5024"/>
      <w:bookmarkEnd w:id="5025"/>
      <w:bookmarkEnd w:id="5026"/>
      <w:bookmarkEnd w:id="5027"/>
      <w:bookmarkEnd w:id="5028"/>
      <w:bookmarkEnd w:id="5029"/>
      <w:bookmarkEnd w:id="5030"/>
      <w:bookmarkEnd w:id="5031"/>
      <w:bookmarkEnd w:id="5032"/>
      <w:bookmarkEnd w:id="5033"/>
      <w:bookmarkEnd w:id="5034"/>
      <w:bookmarkEnd w:id="5035"/>
      <w:bookmarkEnd w:id="5036"/>
      <w:bookmarkEnd w:id="5037"/>
      <w:bookmarkEnd w:id="5038"/>
      <w:bookmarkEnd w:id="5039"/>
      <w:bookmarkEnd w:id="5040"/>
      <w:bookmarkEnd w:id="5041"/>
      <w:bookmarkEnd w:id="5042"/>
      <w:bookmarkEnd w:id="5043"/>
      <w:bookmarkEnd w:id="5044"/>
      <w:bookmarkEnd w:id="5045"/>
      <w:bookmarkEnd w:id="5046"/>
      <w:bookmarkEnd w:id="5047"/>
      <w:bookmarkEnd w:id="5048"/>
      <w:bookmarkEnd w:id="5049"/>
      <w:bookmarkEnd w:id="5050"/>
      <w:bookmarkEnd w:id="5051"/>
      <w:bookmarkEnd w:id="5052"/>
      <w:bookmarkEnd w:id="5053"/>
      <w:bookmarkEnd w:id="5054"/>
      <w:bookmarkEnd w:id="5055"/>
      <w:bookmarkEnd w:id="5056"/>
      <w:bookmarkEnd w:id="5057"/>
      <w:bookmarkEnd w:id="5058"/>
      <w:bookmarkEnd w:id="5059"/>
      <w:bookmarkEnd w:id="5060"/>
      <w:bookmarkEnd w:id="5061"/>
      <w:bookmarkEnd w:id="5062"/>
      <w:bookmarkEnd w:id="5063"/>
      <w:bookmarkEnd w:id="5064"/>
      <w:bookmarkEnd w:id="5065"/>
      <w:bookmarkEnd w:id="5066"/>
      <w:bookmarkEnd w:id="5067"/>
      <w:bookmarkEnd w:id="5068"/>
      <w:bookmarkEnd w:id="5069"/>
      <w:bookmarkEnd w:id="5070"/>
      <w:bookmarkEnd w:id="5071"/>
      <w:bookmarkEnd w:id="5072"/>
      <w:bookmarkEnd w:id="5073"/>
      <w:bookmarkEnd w:id="5074"/>
      <w:bookmarkEnd w:id="5075"/>
      <w:bookmarkEnd w:id="5076"/>
      <w:bookmarkEnd w:id="5077"/>
      <w:bookmarkEnd w:id="5078"/>
      <w:bookmarkEnd w:id="5079"/>
      <w:bookmarkEnd w:id="5080"/>
      <w:bookmarkEnd w:id="5081"/>
      <w:bookmarkEnd w:id="5082"/>
      <w:bookmarkEnd w:id="5083"/>
      <w:bookmarkEnd w:id="5084"/>
      <w:bookmarkEnd w:id="5085"/>
      <w:bookmarkEnd w:id="5086"/>
      <w:bookmarkEnd w:id="5087"/>
      <w:bookmarkEnd w:id="5088"/>
      <w:bookmarkEnd w:id="5089"/>
      <w:bookmarkEnd w:id="5090"/>
      <w:bookmarkEnd w:id="5091"/>
      <w:bookmarkEnd w:id="5092"/>
      <w:bookmarkEnd w:id="5093"/>
      <w:bookmarkEnd w:id="5094"/>
      <w:bookmarkEnd w:id="5095"/>
      <w:bookmarkEnd w:id="5096"/>
      <w:bookmarkEnd w:id="5097"/>
      <w:bookmarkEnd w:id="5098"/>
      <w:bookmarkEnd w:id="5099"/>
      <w:bookmarkEnd w:id="5100"/>
      <w:bookmarkEnd w:id="5101"/>
      <w:bookmarkEnd w:id="5102"/>
      <w:bookmarkEnd w:id="5103"/>
      <w:bookmarkEnd w:id="5104"/>
      <w:bookmarkEnd w:id="5105"/>
      <w:bookmarkEnd w:id="5106"/>
      <w:bookmarkEnd w:id="5107"/>
      <w:bookmarkEnd w:id="5108"/>
      <w:bookmarkEnd w:id="5109"/>
      <w:bookmarkEnd w:id="5110"/>
      <w:bookmarkEnd w:id="5111"/>
      <w:bookmarkEnd w:id="5112"/>
      <w:bookmarkEnd w:id="5113"/>
      <w:bookmarkEnd w:id="5114"/>
      <w:bookmarkEnd w:id="5115"/>
      <w:bookmarkEnd w:id="5116"/>
      <w:bookmarkEnd w:id="5117"/>
      <w:bookmarkEnd w:id="5118"/>
      <w:bookmarkEnd w:id="5119"/>
      <w:bookmarkEnd w:id="5120"/>
      <w:bookmarkEnd w:id="5121"/>
      <w:bookmarkEnd w:id="5122"/>
      <w:bookmarkEnd w:id="5123"/>
      <w:bookmarkEnd w:id="5124"/>
      <w:bookmarkEnd w:id="5125"/>
      <w:bookmarkEnd w:id="5126"/>
      <w:bookmarkEnd w:id="5127"/>
      <w:bookmarkEnd w:id="5128"/>
      <w:bookmarkEnd w:id="5129"/>
      <w:bookmarkEnd w:id="5130"/>
      <w:bookmarkEnd w:id="5131"/>
      <w:bookmarkEnd w:id="5132"/>
      <w:bookmarkEnd w:id="5133"/>
      <w:bookmarkEnd w:id="5134"/>
      <w:bookmarkEnd w:id="5135"/>
      <w:bookmarkEnd w:id="5136"/>
      <w:bookmarkEnd w:id="5137"/>
      <w:bookmarkEnd w:id="5138"/>
      <w:bookmarkEnd w:id="5139"/>
      <w:bookmarkEnd w:id="5140"/>
      <w:bookmarkEnd w:id="5141"/>
      <w:bookmarkEnd w:id="5142"/>
      <w:bookmarkEnd w:id="5143"/>
      <w:bookmarkEnd w:id="5144"/>
      <w:bookmarkEnd w:id="5145"/>
      <w:bookmarkEnd w:id="5146"/>
      <w:bookmarkEnd w:id="5147"/>
      <w:bookmarkEnd w:id="5148"/>
      <w:bookmarkEnd w:id="5149"/>
      <w:bookmarkEnd w:id="5150"/>
      <w:bookmarkEnd w:id="5151"/>
      <w:bookmarkEnd w:id="5152"/>
      <w:bookmarkEnd w:id="5153"/>
      <w:bookmarkEnd w:id="5154"/>
      <w:bookmarkEnd w:id="5155"/>
      <w:bookmarkEnd w:id="5156"/>
      <w:bookmarkEnd w:id="5157"/>
      <w:bookmarkEnd w:id="5158"/>
      <w:bookmarkEnd w:id="5159"/>
      <w:bookmarkEnd w:id="5160"/>
      <w:bookmarkEnd w:id="5161"/>
      <w:bookmarkEnd w:id="5162"/>
      <w:bookmarkEnd w:id="5163"/>
      <w:bookmarkEnd w:id="5164"/>
      <w:bookmarkEnd w:id="5165"/>
      <w:bookmarkEnd w:id="5166"/>
      <w:bookmarkEnd w:id="5167"/>
      <w:bookmarkEnd w:id="5168"/>
      <w:bookmarkEnd w:id="5169"/>
      <w:bookmarkEnd w:id="5170"/>
      <w:bookmarkEnd w:id="5171"/>
      <w:bookmarkEnd w:id="5172"/>
      <w:bookmarkEnd w:id="5173"/>
      <w:bookmarkEnd w:id="5174"/>
      <w:bookmarkEnd w:id="5175"/>
      <w:bookmarkEnd w:id="5176"/>
      <w:bookmarkEnd w:id="5177"/>
      <w:bookmarkEnd w:id="5178"/>
      <w:bookmarkEnd w:id="5179"/>
      <w:bookmarkEnd w:id="5180"/>
      <w:bookmarkEnd w:id="5181"/>
      <w:bookmarkEnd w:id="5182"/>
      <w:bookmarkEnd w:id="5183"/>
      <w:bookmarkEnd w:id="5184"/>
      <w:bookmarkEnd w:id="5185"/>
      <w:bookmarkEnd w:id="5186"/>
      <w:bookmarkEnd w:id="5187"/>
      <w:bookmarkEnd w:id="5188"/>
      <w:bookmarkEnd w:id="5189"/>
      <w:bookmarkEnd w:id="5190"/>
      <w:bookmarkEnd w:id="5191"/>
      <w:bookmarkEnd w:id="5192"/>
      <w:bookmarkEnd w:id="5193"/>
      <w:bookmarkEnd w:id="5194"/>
      <w:bookmarkEnd w:id="5195"/>
      <w:bookmarkEnd w:id="5196"/>
      <w:bookmarkEnd w:id="5197"/>
      <w:bookmarkEnd w:id="5198"/>
      <w:bookmarkEnd w:id="5199"/>
      <w:bookmarkEnd w:id="5200"/>
      <w:bookmarkEnd w:id="5201"/>
      <w:bookmarkEnd w:id="5202"/>
      <w:bookmarkEnd w:id="5203"/>
      <w:bookmarkEnd w:id="5204"/>
      <w:bookmarkEnd w:id="5205"/>
      <w:bookmarkEnd w:id="5206"/>
      <w:bookmarkEnd w:id="5207"/>
      <w:bookmarkEnd w:id="5208"/>
      <w:bookmarkEnd w:id="5209"/>
      <w:bookmarkEnd w:id="5210"/>
      <w:bookmarkEnd w:id="5211"/>
      <w:bookmarkEnd w:id="5212"/>
      <w:bookmarkEnd w:id="5213"/>
      <w:bookmarkEnd w:id="5214"/>
      <w:bookmarkEnd w:id="5215"/>
      <w:bookmarkEnd w:id="5216"/>
      <w:bookmarkEnd w:id="5217"/>
      <w:bookmarkEnd w:id="5218"/>
      <w:bookmarkEnd w:id="5219"/>
      <w:bookmarkEnd w:id="5220"/>
      <w:bookmarkEnd w:id="5221"/>
      <w:bookmarkEnd w:id="5222"/>
      <w:bookmarkEnd w:id="5223"/>
      <w:bookmarkEnd w:id="5224"/>
      <w:bookmarkEnd w:id="5225"/>
      <w:bookmarkEnd w:id="5226"/>
      <w:bookmarkEnd w:id="5227"/>
      <w:bookmarkEnd w:id="5228"/>
      <w:bookmarkEnd w:id="5229"/>
      <w:bookmarkEnd w:id="5230"/>
      <w:bookmarkEnd w:id="5231"/>
      <w:bookmarkEnd w:id="5232"/>
      <w:bookmarkEnd w:id="5233"/>
      <w:bookmarkEnd w:id="5234"/>
      <w:bookmarkEnd w:id="5235"/>
      <w:bookmarkEnd w:id="5236"/>
      <w:bookmarkEnd w:id="5237"/>
      <w:bookmarkEnd w:id="5238"/>
      <w:bookmarkEnd w:id="5239"/>
      <w:bookmarkEnd w:id="5240"/>
      <w:bookmarkEnd w:id="5241"/>
      <w:bookmarkEnd w:id="5242"/>
      <w:bookmarkEnd w:id="5243"/>
      <w:bookmarkEnd w:id="5244"/>
      <w:bookmarkEnd w:id="5245"/>
      <w:bookmarkEnd w:id="5246"/>
      <w:bookmarkEnd w:id="5247"/>
      <w:bookmarkEnd w:id="5248"/>
      <w:bookmarkEnd w:id="5249"/>
      <w:bookmarkEnd w:id="5250"/>
      <w:bookmarkEnd w:id="5251"/>
      <w:bookmarkEnd w:id="5252"/>
      <w:bookmarkEnd w:id="5253"/>
      <w:bookmarkEnd w:id="5254"/>
      <w:bookmarkEnd w:id="5255"/>
      <w:bookmarkEnd w:id="5256"/>
      <w:bookmarkEnd w:id="5257"/>
      <w:bookmarkEnd w:id="5258"/>
      <w:bookmarkEnd w:id="5259"/>
      <w:bookmarkEnd w:id="5260"/>
      <w:bookmarkEnd w:id="5261"/>
      <w:bookmarkEnd w:id="5262"/>
      <w:bookmarkEnd w:id="5263"/>
      <w:bookmarkEnd w:id="5264"/>
      <w:bookmarkEnd w:id="5265"/>
      <w:bookmarkEnd w:id="5266"/>
      <w:bookmarkEnd w:id="5267"/>
      <w:bookmarkEnd w:id="5268"/>
      <w:bookmarkEnd w:id="5269"/>
      <w:bookmarkEnd w:id="5270"/>
      <w:bookmarkEnd w:id="5271"/>
      <w:bookmarkEnd w:id="5272"/>
      <w:bookmarkEnd w:id="5273"/>
      <w:bookmarkEnd w:id="5274"/>
      <w:bookmarkEnd w:id="5275"/>
      <w:bookmarkEnd w:id="5276"/>
      <w:bookmarkEnd w:id="5277"/>
      <w:bookmarkEnd w:id="5278"/>
      <w:bookmarkEnd w:id="5279"/>
      <w:bookmarkEnd w:id="5280"/>
      <w:bookmarkEnd w:id="5281"/>
      <w:bookmarkEnd w:id="5282"/>
      <w:bookmarkEnd w:id="5283"/>
      <w:bookmarkEnd w:id="5284"/>
      <w:bookmarkEnd w:id="5285"/>
      <w:bookmarkEnd w:id="5286"/>
      <w:bookmarkEnd w:id="5287"/>
      <w:bookmarkEnd w:id="5288"/>
      <w:bookmarkEnd w:id="5289"/>
      <w:bookmarkEnd w:id="5290"/>
      <w:bookmarkEnd w:id="5291"/>
      <w:bookmarkEnd w:id="5292"/>
      <w:bookmarkEnd w:id="5293"/>
      <w:bookmarkEnd w:id="5294"/>
      <w:bookmarkEnd w:id="5295"/>
      <w:bookmarkEnd w:id="5296"/>
      <w:bookmarkEnd w:id="5297"/>
      <w:bookmarkEnd w:id="5298"/>
      <w:bookmarkEnd w:id="5299"/>
      <w:bookmarkEnd w:id="5300"/>
      <w:bookmarkEnd w:id="5301"/>
      <w:bookmarkEnd w:id="5302"/>
      <w:bookmarkEnd w:id="5303"/>
      <w:bookmarkEnd w:id="5304"/>
      <w:bookmarkEnd w:id="5305"/>
      <w:bookmarkEnd w:id="5306"/>
      <w:bookmarkEnd w:id="5307"/>
      <w:bookmarkEnd w:id="5308"/>
      <w:bookmarkEnd w:id="5309"/>
      <w:bookmarkEnd w:id="5310"/>
      <w:bookmarkEnd w:id="5311"/>
      <w:bookmarkEnd w:id="5312"/>
      <w:bookmarkEnd w:id="5313"/>
      <w:bookmarkEnd w:id="5314"/>
      <w:bookmarkEnd w:id="5315"/>
      <w:bookmarkEnd w:id="5316"/>
      <w:bookmarkEnd w:id="5317"/>
      <w:bookmarkEnd w:id="5318"/>
      <w:bookmarkEnd w:id="5319"/>
      <w:bookmarkEnd w:id="5320"/>
      <w:bookmarkEnd w:id="5321"/>
      <w:bookmarkEnd w:id="5322"/>
      <w:bookmarkEnd w:id="5323"/>
      <w:bookmarkEnd w:id="5324"/>
      <w:bookmarkEnd w:id="5325"/>
      <w:bookmarkEnd w:id="5326"/>
      <w:bookmarkEnd w:id="5327"/>
      <w:bookmarkEnd w:id="5328"/>
      <w:bookmarkEnd w:id="5329"/>
      <w:bookmarkEnd w:id="5330"/>
      <w:bookmarkEnd w:id="5331"/>
      <w:bookmarkEnd w:id="5332"/>
      <w:bookmarkEnd w:id="5333"/>
      <w:bookmarkEnd w:id="5334"/>
      <w:bookmarkEnd w:id="5335"/>
      <w:bookmarkEnd w:id="5336"/>
      <w:bookmarkEnd w:id="5337"/>
      <w:bookmarkEnd w:id="5338"/>
      <w:bookmarkEnd w:id="5339"/>
      <w:bookmarkEnd w:id="5340"/>
      <w:bookmarkEnd w:id="5341"/>
      <w:bookmarkEnd w:id="5342"/>
      <w:bookmarkEnd w:id="5343"/>
      <w:bookmarkEnd w:id="5344"/>
      <w:bookmarkEnd w:id="5345"/>
      <w:bookmarkEnd w:id="5346"/>
      <w:bookmarkEnd w:id="5347"/>
      <w:bookmarkEnd w:id="5348"/>
      <w:bookmarkEnd w:id="5349"/>
      <w:bookmarkEnd w:id="5350"/>
      <w:bookmarkEnd w:id="5351"/>
      <w:bookmarkEnd w:id="5352"/>
      <w:bookmarkEnd w:id="5353"/>
      <w:bookmarkEnd w:id="5354"/>
      <w:bookmarkEnd w:id="5355"/>
      <w:bookmarkEnd w:id="5356"/>
      <w:bookmarkEnd w:id="5357"/>
      <w:bookmarkEnd w:id="5358"/>
      <w:bookmarkEnd w:id="5359"/>
      <w:bookmarkEnd w:id="5360"/>
      <w:bookmarkEnd w:id="5361"/>
      <w:bookmarkEnd w:id="5362"/>
      <w:bookmarkEnd w:id="5363"/>
      <w:bookmarkEnd w:id="5364"/>
      <w:bookmarkEnd w:id="5365"/>
      <w:bookmarkEnd w:id="5366"/>
      <w:bookmarkEnd w:id="5367"/>
      <w:bookmarkEnd w:id="5368"/>
      <w:bookmarkEnd w:id="5369"/>
      <w:bookmarkEnd w:id="5370"/>
      <w:bookmarkEnd w:id="5371"/>
      <w:bookmarkEnd w:id="5372"/>
      <w:bookmarkEnd w:id="5373"/>
      <w:bookmarkEnd w:id="5374"/>
      <w:bookmarkEnd w:id="5375"/>
      <w:bookmarkEnd w:id="5376"/>
      <w:bookmarkEnd w:id="5377"/>
      <w:bookmarkEnd w:id="5378"/>
      <w:bookmarkEnd w:id="5379"/>
      <w:bookmarkEnd w:id="5380"/>
      <w:bookmarkEnd w:id="5381"/>
      <w:bookmarkEnd w:id="5382"/>
      <w:bookmarkEnd w:id="5383"/>
      <w:bookmarkEnd w:id="5384"/>
      <w:bookmarkEnd w:id="5385"/>
      <w:bookmarkEnd w:id="5386"/>
      <w:bookmarkEnd w:id="5387"/>
      <w:bookmarkEnd w:id="5388"/>
      <w:bookmarkEnd w:id="5389"/>
      <w:bookmarkEnd w:id="5390"/>
      <w:bookmarkEnd w:id="5391"/>
      <w:bookmarkEnd w:id="5392"/>
      <w:bookmarkEnd w:id="5393"/>
      <w:bookmarkEnd w:id="5394"/>
      <w:bookmarkEnd w:id="5395"/>
      <w:bookmarkEnd w:id="5396"/>
      <w:bookmarkEnd w:id="5397"/>
      <w:bookmarkEnd w:id="5398"/>
      <w:bookmarkEnd w:id="5399"/>
      <w:bookmarkEnd w:id="5400"/>
      <w:bookmarkEnd w:id="5401"/>
      <w:bookmarkEnd w:id="5402"/>
      <w:bookmarkEnd w:id="5403"/>
      <w:bookmarkEnd w:id="5404"/>
      <w:bookmarkEnd w:id="5405"/>
      <w:bookmarkEnd w:id="5406"/>
      <w:bookmarkEnd w:id="5407"/>
      <w:bookmarkEnd w:id="5408"/>
      <w:bookmarkEnd w:id="5409"/>
      <w:bookmarkEnd w:id="5410"/>
      <w:bookmarkEnd w:id="5411"/>
      <w:bookmarkEnd w:id="5412"/>
      <w:bookmarkEnd w:id="5413"/>
      <w:bookmarkEnd w:id="5414"/>
      <w:bookmarkEnd w:id="5415"/>
      <w:bookmarkEnd w:id="5416"/>
      <w:bookmarkEnd w:id="5417"/>
      <w:bookmarkEnd w:id="5418"/>
      <w:bookmarkEnd w:id="5419"/>
      <w:bookmarkEnd w:id="5420"/>
      <w:bookmarkEnd w:id="5421"/>
      <w:bookmarkEnd w:id="5422"/>
      <w:bookmarkEnd w:id="5423"/>
      <w:bookmarkEnd w:id="5424"/>
      <w:bookmarkEnd w:id="5425"/>
      <w:bookmarkEnd w:id="5426"/>
      <w:bookmarkEnd w:id="5427"/>
      <w:bookmarkEnd w:id="5428"/>
      <w:bookmarkEnd w:id="5429"/>
      <w:bookmarkEnd w:id="5430"/>
      <w:bookmarkEnd w:id="5431"/>
      <w:bookmarkEnd w:id="5432"/>
      <w:bookmarkEnd w:id="5433"/>
      <w:bookmarkEnd w:id="5434"/>
      <w:bookmarkEnd w:id="5435"/>
      <w:bookmarkEnd w:id="5436"/>
      <w:bookmarkEnd w:id="5437"/>
      <w:bookmarkEnd w:id="5438"/>
      <w:bookmarkEnd w:id="5439"/>
      <w:bookmarkEnd w:id="5440"/>
      <w:bookmarkEnd w:id="5441"/>
      <w:bookmarkEnd w:id="5442"/>
      <w:bookmarkEnd w:id="5443"/>
      <w:bookmarkEnd w:id="5444"/>
      <w:bookmarkEnd w:id="5445"/>
      <w:bookmarkEnd w:id="5446"/>
      <w:bookmarkEnd w:id="5447"/>
      <w:bookmarkEnd w:id="5448"/>
      <w:bookmarkEnd w:id="5449"/>
      <w:bookmarkEnd w:id="5450"/>
      <w:bookmarkEnd w:id="5451"/>
      <w:bookmarkEnd w:id="5452"/>
      <w:bookmarkEnd w:id="5453"/>
      <w:bookmarkEnd w:id="5454"/>
      <w:bookmarkEnd w:id="5455"/>
      <w:bookmarkEnd w:id="5456"/>
      <w:bookmarkEnd w:id="5457"/>
      <w:bookmarkEnd w:id="5458"/>
      <w:bookmarkEnd w:id="5459"/>
      <w:bookmarkEnd w:id="5460"/>
      <w:bookmarkEnd w:id="5461"/>
      <w:bookmarkEnd w:id="5462"/>
      <w:bookmarkEnd w:id="5463"/>
      <w:bookmarkEnd w:id="5464"/>
      <w:bookmarkEnd w:id="5465"/>
      <w:bookmarkEnd w:id="5466"/>
      <w:bookmarkEnd w:id="5467"/>
      <w:bookmarkEnd w:id="5468"/>
      <w:bookmarkEnd w:id="5469"/>
      <w:bookmarkEnd w:id="5470"/>
      <w:bookmarkEnd w:id="5471"/>
      <w:bookmarkEnd w:id="5472"/>
      <w:bookmarkEnd w:id="5473"/>
      <w:bookmarkEnd w:id="5474"/>
      <w:bookmarkEnd w:id="5475"/>
      <w:bookmarkEnd w:id="5476"/>
      <w:bookmarkEnd w:id="5477"/>
      <w:bookmarkEnd w:id="5478"/>
      <w:bookmarkEnd w:id="5479"/>
      <w:bookmarkEnd w:id="5480"/>
      <w:bookmarkEnd w:id="5481"/>
      <w:bookmarkEnd w:id="5482"/>
      <w:bookmarkEnd w:id="5483"/>
      <w:bookmarkEnd w:id="5484"/>
      <w:bookmarkEnd w:id="5485"/>
      <w:bookmarkEnd w:id="5486"/>
      <w:bookmarkEnd w:id="5487"/>
      <w:bookmarkEnd w:id="5488"/>
      <w:bookmarkEnd w:id="5489"/>
      <w:bookmarkEnd w:id="5490"/>
      <w:bookmarkEnd w:id="5491"/>
      <w:bookmarkEnd w:id="5492"/>
      <w:bookmarkEnd w:id="5493"/>
      <w:bookmarkEnd w:id="5494"/>
      <w:bookmarkEnd w:id="5495"/>
      <w:bookmarkEnd w:id="5496"/>
      <w:bookmarkEnd w:id="5497"/>
      <w:bookmarkEnd w:id="5498"/>
      <w:bookmarkEnd w:id="5499"/>
      <w:bookmarkEnd w:id="5500"/>
      <w:bookmarkEnd w:id="5501"/>
      <w:bookmarkEnd w:id="5502"/>
      <w:bookmarkEnd w:id="5503"/>
      <w:bookmarkEnd w:id="5504"/>
      <w:bookmarkEnd w:id="5505"/>
      <w:bookmarkEnd w:id="5506"/>
      <w:bookmarkEnd w:id="5507"/>
      <w:bookmarkEnd w:id="5508"/>
      <w:bookmarkEnd w:id="5509"/>
      <w:bookmarkEnd w:id="5510"/>
      <w:bookmarkEnd w:id="5511"/>
      <w:bookmarkEnd w:id="5512"/>
      <w:bookmarkEnd w:id="5513"/>
      <w:bookmarkEnd w:id="5514"/>
      <w:bookmarkEnd w:id="5515"/>
      <w:bookmarkEnd w:id="5516"/>
      <w:bookmarkEnd w:id="5517"/>
      <w:bookmarkEnd w:id="5518"/>
      <w:bookmarkEnd w:id="5519"/>
      <w:bookmarkEnd w:id="5520"/>
      <w:bookmarkEnd w:id="5521"/>
      <w:bookmarkEnd w:id="5522"/>
      <w:bookmarkEnd w:id="5523"/>
      <w:bookmarkEnd w:id="5524"/>
      <w:bookmarkEnd w:id="5525"/>
      <w:bookmarkEnd w:id="5526"/>
      <w:bookmarkEnd w:id="5527"/>
      <w:bookmarkEnd w:id="5528"/>
      <w:bookmarkEnd w:id="5529"/>
      <w:bookmarkEnd w:id="5530"/>
      <w:bookmarkEnd w:id="5531"/>
      <w:bookmarkEnd w:id="5532"/>
      <w:bookmarkEnd w:id="5533"/>
      <w:bookmarkEnd w:id="5534"/>
      <w:bookmarkEnd w:id="5535"/>
      <w:bookmarkEnd w:id="5536"/>
      <w:bookmarkEnd w:id="5537"/>
      <w:bookmarkEnd w:id="5538"/>
      <w:bookmarkEnd w:id="5539"/>
      <w:bookmarkEnd w:id="5540"/>
      <w:bookmarkEnd w:id="5541"/>
      <w:bookmarkEnd w:id="5542"/>
      <w:bookmarkEnd w:id="5543"/>
      <w:bookmarkEnd w:id="5544"/>
      <w:bookmarkEnd w:id="5545"/>
      <w:bookmarkEnd w:id="5546"/>
      <w:bookmarkEnd w:id="5547"/>
      <w:bookmarkEnd w:id="5548"/>
      <w:bookmarkEnd w:id="5549"/>
      <w:bookmarkEnd w:id="5550"/>
      <w:bookmarkEnd w:id="5551"/>
      <w:bookmarkEnd w:id="5552"/>
      <w:bookmarkEnd w:id="5553"/>
      <w:bookmarkEnd w:id="5554"/>
      <w:bookmarkEnd w:id="5555"/>
      <w:bookmarkEnd w:id="5556"/>
      <w:bookmarkEnd w:id="5557"/>
      <w:bookmarkEnd w:id="5558"/>
      <w:bookmarkEnd w:id="5559"/>
      <w:bookmarkEnd w:id="5560"/>
      <w:bookmarkEnd w:id="5561"/>
      <w:bookmarkEnd w:id="5562"/>
      <w:bookmarkEnd w:id="5563"/>
      <w:bookmarkEnd w:id="5564"/>
      <w:bookmarkEnd w:id="5565"/>
      <w:bookmarkEnd w:id="5566"/>
      <w:bookmarkEnd w:id="5567"/>
      <w:bookmarkEnd w:id="5568"/>
      <w:bookmarkEnd w:id="5569"/>
      <w:bookmarkEnd w:id="5570"/>
      <w:bookmarkEnd w:id="5571"/>
      <w:bookmarkEnd w:id="5572"/>
      <w:bookmarkEnd w:id="5573"/>
      <w:bookmarkEnd w:id="5574"/>
      <w:bookmarkEnd w:id="5575"/>
      <w:bookmarkEnd w:id="5576"/>
      <w:bookmarkEnd w:id="5577"/>
      <w:bookmarkEnd w:id="5578"/>
      <w:bookmarkEnd w:id="5579"/>
      <w:bookmarkEnd w:id="5580"/>
      <w:bookmarkEnd w:id="5581"/>
      <w:bookmarkEnd w:id="5582"/>
      <w:bookmarkEnd w:id="5583"/>
      <w:bookmarkEnd w:id="5584"/>
      <w:bookmarkEnd w:id="5585"/>
      <w:bookmarkEnd w:id="5586"/>
      <w:bookmarkEnd w:id="5587"/>
      <w:bookmarkEnd w:id="5588"/>
      <w:bookmarkEnd w:id="5589"/>
      <w:bookmarkEnd w:id="5590"/>
      <w:bookmarkEnd w:id="5591"/>
      <w:bookmarkEnd w:id="5592"/>
      <w:bookmarkEnd w:id="5593"/>
      <w:bookmarkEnd w:id="5594"/>
      <w:bookmarkEnd w:id="5595"/>
      <w:bookmarkEnd w:id="5596"/>
      <w:bookmarkEnd w:id="5597"/>
      <w:bookmarkEnd w:id="5598"/>
      <w:bookmarkEnd w:id="5599"/>
      <w:bookmarkEnd w:id="5600"/>
      <w:bookmarkEnd w:id="5601"/>
      <w:bookmarkEnd w:id="5602"/>
      <w:bookmarkEnd w:id="5603"/>
      <w:bookmarkEnd w:id="5604"/>
      <w:bookmarkEnd w:id="5605"/>
      <w:bookmarkEnd w:id="5606"/>
      <w:bookmarkEnd w:id="5607"/>
      <w:bookmarkEnd w:id="5608"/>
      <w:bookmarkEnd w:id="5609"/>
      <w:bookmarkEnd w:id="5610"/>
      <w:bookmarkEnd w:id="5611"/>
      <w:bookmarkEnd w:id="5612"/>
      <w:bookmarkEnd w:id="5613"/>
      <w:bookmarkEnd w:id="5614"/>
      <w:bookmarkEnd w:id="5615"/>
      <w:bookmarkEnd w:id="5616"/>
      <w:bookmarkEnd w:id="5617"/>
      <w:bookmarkEnd w:id="5618"/>
      <w:bookmarkEnd w:id="5619"/>
      <w:bookmarkEnd w:id="5620"/>
      <w:bookmarkEnd w:id="5621"/>
      <w:bookmarkEnd w:id="5622"/>
      <w:bookmarkEnd w:id="5623"/>
      <w:bookmarkEnd w:id="5624"/>
      <w:bookmarkEnd w:id="5625"/>
      <w:bookmarkEnd w:id="5626"/>
      <w:bookmarkEnd w:id="5627"/>
      <w:bookmarkEnd w:id="5628"/>
      <w:bookmarkEnd w:id="5629"/>
      <w:bookmarkEnd w:id="5630"/>
      <w:bookmarkEnd w:id="5631"/>
      <w:bookmarkEnd w:id="5632"/>
      <w:bookmarkEnd w:id="5633"/>
      <w:bookmarkEnd w:id="5634"/>
      <w:bookmarkEnd w:id="5635"/>
      <w:bookmarkEnd w:id="5636"/>
      <w:bookmarkEnd w:id="5637"/>
      <w:bookmarkEnd w:id="5638"/>
      <w:bookmarkEnd w:id="5639"/>
      <w:bookmarkEnd w:id="5640"/>
      <w:bookmarkEnd w:id="5641"/>
      <w:bookmarkEnd w:id="5642"/>
      <w:bookmarkEnd w:id="5643"/>
      <w:bookmarkEnd w:id="5644"/>
      <w:bookmarkEnd w:id="5645"/>
      <w:bookmarkEnd w:id="5646"/>
      <w:bookmarkEnd w:id="5647"/>
      <w:bookmarkEnd w:id="5648"/>
      <w:bookmarkEnd w:id="5649"/>
      <w:bookmarkEnd w:id="5650"/>
      <w:bookmarkEnd w:id="5651"/>
      <w:bookmarkEnd w:id="5652"/>
      <w:bookmarkEnd w:id="5653"/>
      <w:bookmarkEnd w:id="5654"/>
      <w:bookmarkEnd w:id="5655"/>
      <w:bookmarkEnd w:id="5656"/>
      <w:bookmarkEnd w:id="5657"/>
      <w:bookmarkEnd w:id="5658"/>
      <w:bookmarkEnd w:id="5659"/>
      <w:bookmarkEnd w:id="5660"/>
      <w:bookmarkEnd w:id="5661"/>
      <w:bookmarkEnd w:id="5662"/>
      <w:bookmarkEnd w:id="5663"/>
      <w:bookmarkEnd w:id="5664"/>
      <w:bookmarkEnd w:id="5665"/>
      <w:bookmarkEnd w:id="5666"/>
      <w:bookmarkEnd w:id="5667"/>
      <w:bookmarkEnd w:id="5668"/>
      <w:bookmarkEnd w:id="5669"/>
      <w:bookmarkEnd w:id="5670"/>
      <w:bookmarkEnd w:id="5671"/>
      <w:bookmarkEnd w:id="5672"/>
      <w:bookmarkEnd w:id="5673"/>
      <w:bookmarkEnd w:id="5674"/>
      <w:bookmarkEnd w:id="5675"/>
      <w:bookmarkEnd w:id="5676"/>
      <w:bookmarkEnd w:id="5677"/>
      <w:bookmarkEnd w:id="5678"/>
      <w:bookmarkEnd w:id="5679"/>
      <w:bookmarkEnd w:id="5680"/>
      <w:bookmarkEnd w:id="5681"/>
      <w:bookmarkEnd w:id="5682"/>
      <w:bookmarkEnd w:id="5683"/>
      <w:bookmarkEnd w:id="5684"/>
      <w:bookmarkEnd w:id="5685"/>
      <w:bookmarkEnd w:id="5686"/>
      <w:bookmarkEnd w:id="5687"/>
      <w:bookmarkEnd w:id="5688"/>
      <w:bookmarkEnd w:id="5689"/>
      <w:bookmarkEnd w:id="5690"/>
      <w:bookmarkEnd w:id="5691"/>
      <w:bookmarkEnd w:id="5692"/>
      <w:bookmarkEnd w:id="5693"/>
      <w:bookmarkEnd w:id="5694"/>
      <w:bookmarkEnd w:id="5695"/>
      <w:bookmarkEnd w:id="5696"/>
      <w:bookmarkEnd w:id="5697"/>
      <w:bookmarkEnd w:id="5698"/>
      <w:bookmarkEnd w:id="5699"/>
      <w:bookmarkEnd w:id="5700"/>
      <w:bookmarkEnd w:id="5701"/>
      <w:bookmarkEnd w:id="5702"/>
      <w:bookmarkEnd w:id="5703"/>
      <w:bookmarkEnd w:id="5704"/>
      <w:bookmarkEnd w:id="5705"/>
      <w:bookmarkEnd w:id="5706"/>
      <w:bookmarkEnd w:id="5707"/>
      <w:bookmarkEnd w:id="5708"/>
      <w:bookmarkEnd w:id="5709"/>
      <w:bookmarkEnd w:id="5710"/>
      <w:bookmarkEnd w:id="5711"/>
      <w:bookmarkEnd w:id="5712"/>
      <w:bookmarkEnd w:id="5713"/>
      <w:bookmarkEnd w:id="5714"/>
      <w:bookmarkEnd w:id="5715"/>
      <w:bookmarkEnd w:id="5716"/>
      <w:bookmarkEnd w:id="5717"/>
      <w:bookmarkEnd w:id="5718"/>
      <w:bookmarkEnd w:id="5719"/>
      <w:bookmarkEnd w:id="5720"/>
      <w:bookmarkEnd w:id="5721"/>
      <w:bookmarkEnd w:id="5722"/>
      <w:bookmarkEnd w:id="5723"/>
      <w:bookmarkEnd w:id="5724"/>
      <w:bookmarkEnd w:id="5725"/>
      <w:bookmarkEnd w:id="5726"/>
      <w:bookmarkEnd w:id="5727"/>
      <w:bookmarkEnd w:id="5728"/>
      <w:bookmarkEnd w:id="5729"/>
      <w:bookmarkEnd w:id="5730"/>
      <w:bookmarkEnd w:id="5731"/>
      <w:bookmarkEnd w:id="5732"/>
      <w:bookmarkEnd w:id="5733"/>
      <w:bookmarkEnd w:id="5734"/>
      <w:bookmarkEnd w:id="5735"/>
      <w:bookmarkEnd w:id="5736"/>
      <w:bookmarkEnd w:id="5737"/>
      <w:bookmarkEnd w:id="5738"/>
      <w:bookmarkEnd w:id="5739"/>
      <w:bookmarkEnd w:id="5740"/>
      <w:bookmarkEnd w:id="5741"/>
      <w:bookmarkEnd w:id="5742"/>
      <w:bookmarkEnd w:id="5743"/>
      <w:bookmarkEnd w:id="5744"/>
      <w:bookmarkEnd w:id="5745"/>
      <w:bookmarkEnd w:id="5746"/>
      <w:bookmarkEnd w:id="5747"/>
      <w:bookmarkEnd w:id="5748"/>
      <w:bookmarkEnd w:id="5749"/>
      <w:bookmarkEnd w:id="5750"/>
      <w:bookmarkEnd w:id="5751"/>
      <w:bookmarkEnd w:id="5752"/>
      <w:bookmarkEnd w:id="5753"/>
      <w:bookmarkEnd w:id="5754"/>
      <w:bookmarkEnd w:id="5755"/>
      <w:bookmarkEnd w:id="5756"/>
      <w:bookmarkEnd w:id="5757"/>
      <w:bookmarkEnd w:id="5758"/>
      <w:bookmarkEnd w:id="5759"/>
      <w:bookmarkEnd w:id="5760"/>
      <w:bookmarkEnd w:id="5761"/>
      <w:bookmarkEnd w:id="5762"/>
      <w:bookmarkEnd w:id="5763"/>
      <w:bookmarkEnd w:id="5764"/>
      <w:bookmarkEnd w:id="5765"/>
      <w:bookmarkEnd w:id="5766"/>
      <w:bookmarkEnd w:id="5767"/>
      <w:bookmarkEnd w:id="5768"/>
      <w:bookmarkEnd w:id="5769"/>
      <w:bookmarkEnd w:id="5770"/>
      <w:bookmarkEnd w:id="5771"/>
      <w:bookmarkEnd w:id="5772"/>
      <w:bookmarkEnd w:id="5773"/>
      <w:bookmarkEnd w:id="5774"/>
      <w:bookmarkEnd w:id="5775"/>
      <w:bookmarkEnd w:id="5776"/>
      <w:bookmarkEnd w:id="5777"/>
      <w:bookmarkEnd w:id="5778"/>
      <w:bookmarkEnd w:id="5779"/>
      <w:bookmarkEnd w:id="5780"/>
      <w:bookmarkEnd w:id="5781"/>
      <w:bookmarkEnd w:id="5782"/>
      <w:bookmarkEnd w:id="5783"/>
      <w:bookmarkEnd w:id="5784"/>
      <w:bookmarkEnd w:id="5785"/>
      <w:bookmarkEnd w:id="5786"/>
      <w:bookmarkEnd w:id="5787"/>
      <w:bookmarkEnd w:id="5788"/>
      <w:bookmarkEnd w:id="5789"/>
      <w:bookmarkEnd w:id="5790"/>
      <w:bookmarkEnd w:id="5791"/>
      <w:bookmarkEnd w:id="5792"/>
      <w:bookmarkEnd w:id="5793"/>
      <w:bookmarkEnd w:id="5794"/>
      <w:bookmarkEnd w:id="5795"/>
      <w:bookmarkEnd w:id="5796"/>
      <w:bookmarkEnd w:id="5797"/>
      <w:bookmarkEnd w:id="5798"/>
      <w:bookmarkEnd w:id="5799"/>
      <w:bookmarkEnd w:id="5800"/>
      <w:bookmarkEnd w:id="5801"/>
      <w:bookmarkEnd w:id="5802"/>
      <w:bookmarkEnd w:id="5803"/>
      <w:bookmarkEnd w:id="5804"/>
      <w:bookmarkEnd w:id="5805"/>
      <w:bookmarkEnd w:id="5806"/>
      <w:bookmarkEnd w:id="5807"/>
      <w:bookmarkEnd w:id="5808"/>
      <w:bookmarkEnd w:id="5809"/>
      <w:bookmarkEnd w:id="5810"/>
      <w:bookmarkEnd w:id="5811"/>
      <w:bookmarkEnd w:id="5812"/>
      <w:bookmarkEnd w:id="5813"/>
      <w:bookmarkEnd w:id="5814"/>
      <w:bookmarkEnd w:id="5815"/>
      <w:bookmarkEnd w:id="5816"/>
      <w:bookmarkEnd w:id="5817"/>
      <w:bookmarkEnd w:id="5818"/>
      <w:bookmarkEnd w:id="5819"/>
      <w:bookmarkEnd w:id="5820"/>
      <w:bookmarkEnd w:id="5821"/>
      <w:bookmarkEnd w:id="5822"/>
      <w:bookmarkEnd w:id="5823"/>
      <w:bookmarkEnd w:id="5824"/>
      <w:bookmarkEnd w:id="5825"/>
      <w:bookmarkEnd w:id="5826"/>
      <w:bookmarkEnd w:id="5827"/>
      <w:bookmarkEnd w:id="5828"/>
      <w:bookmarkEnd w:id="5829"/>
      <w:bookmarkEnd w:id="5830"/>
      <w:bookmarkEnd w:id="5831"/>
      <w:bookmarkEnd w:id="5832"/>
      <w:bookmarkEnd w:id="5833"/>
      <w:bookmarkEnd w:id="5834"/>
      <w:bookmarkEnd w:id="5835"/>
      <w:bookmarkEnd w:id="5836"/>
      <w:bookmarkEnd w:id="5837"/>
      <w:bookmarkEnd w:id="5838"/>
      <w:bookmarkEnd w:id="5839"/>
      <w:bookmarkEnd w:id="5840"/>
      <w:bookmarkEnd w:id="5841"/>
      <w:bookmarkEnd w:id="5842"/>
      <w:bookmarkEnd w:id="5843"/>
      <w:bookmarkEnd w:id="5844"/>
      <w:bookmarkEnd w:id="5845"/>
      <w:bookmarkEnd w:id="5846"/>
      <w:bookmarkEnd w:id="5847"/>
      <w:bookmarkEnd w:id="5848"/>
      <w:bookmarkEnd w:id="5849"/>
      <w:bookmarkEnd w:id="5850"/>
      <w:bookmarkEnd w:id="5851"/>
      <w:bookmarkEnd w:id="5852"/>
      <w:bookmarkEnd w:id="5853"/>
      <w:bookmarkEnd w:id="5854"/>
      <w:bookmarkEnd w:id="5855"/>
      <w:bookmarkEnd w:id="5856"/>
      <w:bookmarkEnd w:id="5857"/>
      <w:bookmarkEnd w:id="5858"/>
      <w:bookmarkEnd w:id="5859"/>
      <w:bookmarkEnd w:id="5860"/>
      <w:bookmarkEnd w:id="5861"/>
      <w:bookmarkEnd w:id="5862"/>
      <w:bookmarkEnd w:id="5863"/>
      <w:bookmarkEnd w:id="5864"/>
      <w:bookmarkEnd w:id="5865"/>
      <w:bookmarkEnd w:id="5866"/>
      <w:bookmarkEnd w:id="5867"/>
      <w:bookmarkEnd w:id="5868"/>
      <w:bookmarkEnd w:id="5869"/>
      <w:bookmarkEnd w:id="5870"/>
      <w:bookmarkEnd w:id="5871"/>
      <w:bookmarkEnd w:id="5872"/>
      <w:bookmarkEnd w:id="5873"/>
      <w:bookmarkEnd w:id="5874"/>
      <w:bookmarkEnd w:id="5875"/>
      <w:bookmarkEnd w:id="5876"/>
      <w:bookmarkEnd w:id="5877"/>
      <w:bookmarkEnd w:id="5878"/>
      <w:bookmarkEnd w:id="5879"/>
      <w:bookmarkEnd w:id="5880"/>
      <w:bookmarkEnd w:id="5881"/>
      <w:bookmarkEnd w:id="5882"/>
      <w:bookmarkEnd w:id="5883"/>
      <w:bookmarkEnd w:id="5884"/>
      <w:bookmarkEnd w:id="5885"/>
      <w:bookmarkEnd w:id="5886"/>
      <w:bookmarkEnd w:id="5887"/>
      <w:bookmarkEnd w:id="5888"/>
      <w:bookmarkEnd w:id="5889"/>
      <w:bookmarkEnd w:id="5890"/>
      <w:bookmarkEnd w:id="5891"/>
      <w:bookmarkEnd w:id="5892"/>
      <w:bookmarkEnd w:id="5893"/>
      <w:bookmarkEnd w:id="5894"/>
      <w:bookmarkEnd w:id="5895"/>
      <w:bookmarkEnd w:id="5896"/>
      <w:bookmarkEnd w:id="5897"/>
      <w:bookmarkEnd w:id="5898"/>
      <w:bookmarkEnd w:id="5899"/>
      <w:bookmarkEnd w:id="5900"/>
      <w:bookmarkEnd w:id="5901"/>
      <w:bookmarkEnd w:id="5902"/>
      <w:bookmarkEnd w:id="5903"/>
      <w:bookmarkEnd w:id="5904"/>
      <w:bookmarkEnd w:id="5905"/>
      <w:bookmarkEnd w:id="5906"/>
      <w:bookmarkEnd w:id="5907"/>
      <w:bookmarkEnd w:id="5908"/>
      <w:bookmarkEnd w:id="5909"/>
      <w:bookmarkEnd w:id="5910"/>
      <w:bookmarkEnd w:id="5911"/>
      <w:bookmarkEnd w:id="5912"/>
      <w:bookmarkEnd w:id="5913"/>
      <w:bookmarkEnd w:id="5914"/>
      <w:bookmarkEnd w:id="5915"/>
      <w:bookmarkEnd w:id="5916"/>
      <w:bookmarkEnd w:id="5917"/>
      <w:bookmarkEnd w:id="5918"/>
      <w:bookmarkEnd w:id="5919"/>
      <w:bookmarkEnd w:id="5920"/>
      <w:bookmarkEnd w:id="5921"/>
      <w:bookmarkEnd w:id="5922"/>
      <w:bookmarkEnd w:id="5923"/>
      <w:bookmarkEnd w:id="5924"/>
      <w:bookmarkEnd w:id="5925"/>
      <w:bookmarkEnd w:id="5926"/>
      <w:r w:rsidRPr="00955C1D">
        <w:lastRenderedPageBreak/>
        <w:t>Aktéři</w:t>
      </w:r>
      <w:bookmarkEnd w:id="5927"/>
    </w:p>
    <w:p w14:paraId="329BEA2C" w14:textId="77777777" w:rsidR="003C1E4D" w:rsidRPr="00955C1D" w:rsidRDefault="003C1E4D" w:rsidP="003C1E4D">
      <w:pPr>
        <w:pStyle w:val="Heading2"/>
        <w:tabs>
          <w:tab w:val="num" w:pos="360"/>
        </w:tabs>
        <w:spacing w:before="200" w:line="276" w:lineRule="auto"/>
        <w:ind w:left="360" w:hanging="360"/>
        <w:rPr>
          <w:rFonts w:hint="eastAsia"/>
        </w:rPr>
      </w:pPr>
      <w:bookmarkStart w:id="5928" w:name="_Toc201568896"/>
      <w:r w:rsidRPr="00955C1D">
        <w:t>Seznam aktérů</w:t>
      </w:r>
      <w:bookmarkEnd w:id="5928"/>
    </w:p>
    <w:p w14:paraId="22737254" w14:textId="4C2A421A" w:rsidR="003C1E4D" w:rsidRDefault="003C1E4D">
      <w:pPr>
        <w:pStyle w:val="Caption"/>
      </w:pPr>
      <w:r>
        <w:t xml:space="preserve">Tabulka </w:t>
      </w:r>
      <w:fldSimple w:instr=" SEQ Tabulka \* ARABIC ">
        <w:ins w:id="5929" w:author="Irová Zuzana" w:date="2025-04-11T11:23:00Z" w16du:dateUtc="2025-04-11T09:23:00Z">
          <w:r w:rsidR="001E11DC">
            <w:rPr>
              <w:noProof/>
            </w:rPr>
            <w:t>29</w:t>
          </w:r>
        </w:ins>
        <w:del w:id="5930" w:author="Irová Zuzana" w:date="2025-04-11T11:12:00Z" w16du:dateUtc="2025-04-11T09:12:00Z">
          <w:r w:rsidR="00945CB9" w:rsidDel="00745B0C">
            <w:rPr>
              <w:noProof/>
            </w:rPr>
            <w:delText>27</w:delText>
          </w:r>
        </w:del>
      </w:fldSimple>
      <w:r w:rsidRPr="00175AD4">
        <w:t>: Seznam aktérů</w:t>
      </w:r>
    </w:p>
    <w:tbl>
      <w:tblPr>
        <w:tblW w:w="9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86"/>
        <w:gridCol w:w="2022"/>
        <w:gridCol w:w="5331"/>
      </w:tblGrid>
      <w:tr w:rsidR="003C1E4D" w:rsidRPr="00955C1D" w14:paraId="5B7EEF94" w14:textId="77777777">
        <w:trPr>
          <w:trHeight w:val="270"/>
          <w:tblHeader/>
        </w:trPr>
        <w:tc>
          <w:tcPr>
            <w:tcW w:w="2286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41F5B9E9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Aktér případu užití</w:t>
            </w:r>
          </w:p>
        </w:tc>
        <w:tc>
          <w:tcPr>
            <w:tcW w:w="2022" w:type="dxa"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E9FEBB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GUI</w:t>
            </w:r>
          </w:p>
        </w:tc>
        <w:tc>
          <w:tcPr>
            <w:tcW w:w="5331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4DDE12AA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</w:tr>
      <w:tr w:rsidR="003C1E4D" w:rsidRPr="00955C1D" w14:paraId="6C79B02A" w14:textId="77777777">
        <w:trPr>
          <w:trHeight w:val="270"/>
        </w:trPr>
        <w:tc>
          <w:tcPr>
            <w:tcW w:w="22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B9E938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BO Operator</w:t>
            </w:r>
          </w:p>
        </w:tc>
        <w:tc>
          <w:tcPr>
            <w:tcW w:w="202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4C4C4" w14:textId="0E1BA079" w:rsidR="003C1E4D" w:rsidRPr="00AA1DFB" w:rsidRDefault="00C94D2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5931" w:author="Irová Zuzana" w:date="2025-04-17T16:37:00Z" w16du:dateUtc="2025-04-17T14:37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Back-office </w:t>
              </w:r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(</w:t>
              </w:r>
            </w:ins>
            <w:r w:rsidR="003C1E4D"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BO</w:t>
            </w:r>
            <w:ins w:id="5932" w:author="Irová Zuzana" w:date="2025-04-17T16:37:00Z" w16du:dateUtc="2025-04-17T14:3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53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256D4841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Pracovník informační podpory a správy zákazníků (</w:t>
            </w:r>
            <w:r w:rsidRPr="00AA1DFB">
              <w:rPr>
                <w:rStyle w:val="Emphasis"/>
                <w:rFonts w:cstheme="minorHAnsi"/>
                <w:sz w:val="18"/>
                <w:szCs w:val="18"/>
                <w:lang w:val="cs-CZ"/>
              </w:rPr>
              <w:t>Back-office</w:t>
            </w: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), který má oprávnění k provádění úkonů v modulu Billing a Account Receivable prostřednictvím Back-office konzole</w:t>
            </w:r>
          </w:p>
        </w:tc>
      </w:tr>
      <w:tr w:rsidR="00E2436F" w:rsidRPr="00955C1D" w14:paraId="20F41655" w14:textId="77777777">
        <w:trPr>
          <w:trHeight w:val="270"/>
          <w:ins w:id="5933" w:author="Irová Zuzana" w:date="2025-04-17T16:32:00Z"/>
        </w:trPr>
        <w:tc>
          <w:tcPr>
            <w:tcW w:w="22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43AEC83" w14:textId="2779DD05" w:rsidR="00E2436F" w:rsidRPr="5D923C7E" w:rsidRDefault="00D85868">
            <w:pPr>
              <w:spacing w:after="0"/>
              <w:rPr>
                <w:ins w:id="5934" w:author="Irová Zuzana" w:date="2025-04-17T16:32:00Z" w16du:dateUtc="2025-04-17T14:32:00Z"/>
                <w:rFonts w:eastAsia="Times New Roman" w:cstheme="minorBidi"/>
                <w:sz w:val="18"/>
                <w:szCs w:val="18"/>
                <w:lang w:eastAsia="cs-CZ"/>
              </w:rPr>
            </w:pPr>
            <w:ins w:id="5935" w:author="Irová Zuzana" w:date="2025-04-17T16:33:00Z" w16du:dateUtc="2025-04-17T14:33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Customer</w:t>
              </w:r>
            </w:ins>
          </w:p>
        </w:tc>
        <w:tc>
          <w:tcPr>
            <w:tcW w:w="202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010FF" w14:textId="672AFD09" w:rsidR="00E2436F" w:rsidRPr="00AA1DFB" w:rsidRDefault="00D85868">
            <w:pPr>
              <w:spacing w:after="0"/>
              <w:rPr>
                <w:ins w:id="5936" w:author="Irová Zuzana" w:date="2025-04-17T16:32:00Z" w16du:dateUtc="2025-04-17T14:32:00Z"/>
                <w:rFonts w:eastAsia="Times New Roman" w:cstheme="minorHAnsi"/>
                <w:sz w:val="18"/>
                <w:szCs w:val="18"/>
                <w:lang w:eastAsia="cs-CZ"/>
              </w:rPr>
            </w:pPr>
            <w:ins w:id="5937" w:author="Irová Zuzana" w:date="2025-04-17T16:33:00Z" w16du:dateUtc="2025-04-17T14:3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Kiosk</w:t>
              </w:r>
            </w:ins>
          </w:p>
        </w:tc>
        <w:tc>
          <w:tcPr>
            <w:tcW w:w="53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8E8AAFA" w14:textId="1B275D63" w:rsidR="00E2436F" w:rsidRPr="00AA1DFB" w:rsidRDefault="00DB2FF2">
            <w:pPr>
              <w:spacing w:after="0"/>
              <w:rPr>
                <w:ins w:id="5938" w:author="Irová Zuzana" w:date="2025-04-17T16:32:00Z" w16du:dateUtc="2025-04-17T14:32:00Z"/>
                <w:rFonts w:eastAsia="Times New Roman" w:cstheme="minorHAnsi"/>
                <w:sz w:val="18"/>
                <w:szCs w:val="18"/>
                <w:lang w:eastAsia="cs-CZ"/>
              </w:rPr>
            </w:pPr>
            <w:ins w:id="5939" w:author="Irová Zuzana" w:date="2025-04-17T16:33:00Z" w16du:dateUtc="2025-04-17T14:3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Koncový uživatel, který je registrovaný </w:t>
              </w:r>
            </w:ins>
            <w:ins w:id="5940" w:author="Irová Zuzana" w:date="2025-04-17T16:34:00Z" w16du:dateUtc="2025-04-17T14:34:00Z">
              <w:r w:rsidR="00E017B9">
                <w:rPr>
                  <w:rFonts w:eastAsia="Times New Roman" w:cstheme="minorHAnsi"/>
                  <w:sz w:val="18"/>
                  <w:szCs w:val="18"/>
                  <w:lang w:eastAsia="cs-CZ"/>
                </w:rPr>
                <w:t>v Centrálním systému</w:t>
              </w:r>
            </w:ins>
          </w:p>
        </w:tc>
      </w:tr>
      <w:tr w:rsidR="003C1E4D" w:rsidRPr="00955C1D" w14:paraId="48A27CE8" w14:textId="77777777">
        <w:trPr>
          <w:trHeight w:val="270"/>
        </w:trPr>
        <w:tc>
          <w:tcPr>
            <w:tcW w:w="228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683133" w14:textId="76969BCF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highlight w:val="green"/>
                <w:lang w:eastAsia="cs-CZ"/>
              </w:rPr>
            </w:pPr>
            <w:del w:id="5941" w:author="Irová Zuzana" w:date="2025-03-31T09:05:00Z" w16du:dateUtc="2025-03-31T07:05:00Z">
              <w:r w:rsidRPr="00AA1DFB" w:rsidDel="00606E9D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WSC </w:delText>
              </w:r>
            </w:del>
            <w:ins w:id="5942" w:author="Irová Zuzana" w:date="2025-03-31T09:05:00Z" w16du:dateUtc="2025-03-31T07:05:00Z">
              <w:r w:rsidR="00606E9D">
                <w:rPr>
                  <w:rFonts w:eastAsia="Times New Roman" w:cstheme="minorHAnsi"/>
                  <w:sz w:val="18"/>
                  <w:szCs w:val="18"/>
                  <w:lang w:eastAsia="cs-CZ"/>
                </w:rPr>
                <w:t>Offence Portal</w:t>
              </w:r>
              <w:r w:rsidR="00606E9D" w:rsidRPr="00AA1DFB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User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42169" w14:textId="69AEB156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del w:id="5943" w:author="Irová Zuzana" w:date="2025-04-17T16:32:00Z" w16du:dateUtc="2025-04-17T14:32:00Z">
              <w:r w:rsidRPr="00AA1DFB" w:rsidDel="00E2436F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>WSC</w:delText>
              </w:r>
            </w:del>
            <w:ins w:id="5944" w:author="Irová Zuzana" w:date="2025-04-17T16:32:00Z" w16du:dateUtc="2025-04-17T14:32:00Z">
              <w:r w:rsidR="00E2436F">
                <w:rPr>
                  <w:rFonts w:eastAsia="Times New Roman" w:cstheme="minorHAnsi"/>
                  <w:sz w:val="18"/>
                  <w:szCs w:val="18"/>
                  <w:lang w:eastAsia="cs-CZ"/>
                </w:rPr>
                <w:t>Offence Portal</w:t>
              </w:r>
            </w:ins>
          </w:p>
        </w:tc>
        <w:tc>
          <w:tcPr>
            <w:tcW w:w="5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2DF26F3F" w14:textId="1D36E62F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Uživatel se zabezpečeným autorizovaným přístupem oprávněný k používání </w:t>
            </w:r>
            <w:ins w:id="5945" w:author="Irová Zuzana" w:date="2025-03-31T09:06:00Z" w16du:dateUtc="2025-03-31T07:06:00Z">
              <w:r w:rsidR="00D15DA7">
                <w:rPr>
                  <w:rFonts w:eastAsia="Times New Roman" w:cstheme="minorBidi"/>
                  <w:sz w:val="18"/>
                  <w:szCs w:val="18"/>
                  <w:lang w:eastAsia="cs-CZ"/>
                </w:rPr>
                <w:t>Portálu přestupků (</w:t>
              </w:r>
            </w:ins>
            <w:del w:id="5946" w:author="Irová Zuzana" w:date="2025-03-31T09:05:00Z" w16du:dateUtc="2025-03-31T07:05:00Z">
              <w:r w:rsidRPr="5D923C7E" w:rsidDel="00D15DA7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>Zákaznické samoobsluhy (Web Self-Care)</w:delText>
              </w:r>
            </w:del>
            <w:ins w:id="5947" w:author="Irová Zuzana" w:date="2025-03-31T09:05:00Z" w16du:dateUtc="2025-03-31T07:05:00Z">
              <w:r w:rsidR="00D15DA7">
                <w:rPr>
                  <w:rFonts w:eastAsia="Times New Roman" w:cstheme="minorBidi"/>
                  <w:sz w:val="18"/>
                  <w:szCs w:val="18"/>
                  <w:lang w:eastAsia="cs-CZ"/>
                </w:rPr>
                <w:t>Offence Portal</w:t>
              </w:r>
            </w:ins>
            <w:ins w:id="5948" w:author="Irová Zuzana" w:date="2025-03-31T09:06:00Z" w16du:dateUtc="2025-03-31T07:06:00Z">
              <w:r w:rsidR="00D15DA7">
                <w:rPr>
                  <w:rFonts w:eastAsia="Times New Roman" w:cstheme="minorBidi"/>
                  <w:sz w:val="18"/>
                  <w:szCs w:val="18"/>
                  <w:lang w:eastAsia="cs-CZ"/>
                </w:rPr>
                <w:t>)</w:t>
              </w:r>
            </w:ins>
          </w:p>
        </w:tc>
      </w:tr>
      <w:tr w:rsidR="003C1E4D" w:rsidRPr="00955C1D" w14:paraId="079C6DEF" w14:textId="77777777">
        <w:trPr>
          <w:trHeight w:val="270"/>
        </w:trPr>
        <w:tc>
          <w:tcPr>
            <w:tcW w:w="228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9EB2E4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189CE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5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6050676B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Jakýkoli modul Billien (systémový uživatel)</w:t>
            </w:r>
          </w:p>
        </w:tc>
      </w:tr>
    </w:tbl>
    <w:p w14:paraId="1732192F" w14:textId="77777777" w:rsidR="003C1E4D" w:rsidRPr="00955C1D" w:rsidRDefault="003C1E4D">
      <w:pPr>
        <w:pStyle w:val="NormalIndent"/>
        <w:rPr>
          <w:lang w:eastAsia="cs-CZ"/>
        </w:rPr>
      </w:pPr>
    </w:p>
    <w:p w14:paraId="77FCCBC1" w14:textId="77777777" w:rsidR="003C1E4D" w:rsidRPr="00955C1D" w:rsidRDefault="003C1E4D" w:rsidP="003C1E4D">
      <w:pPr>
        <w:pStyle w:val="Heading2"/>
        <w:tabs>
          <w:tab w:val="num" w:pos="360"/>
        </w:tabs>
        <w:spacing w:before="200" w:line="276" w:lineRule="auto"/>
        <w:ind w:left="360" w:hanging="360"/>
        <w:rPr>
          <w:rFonts w:hint="eastAsia"/>
          <w:highlight w:val="yellow"/>
          <w:lang w:eastAsia="cs-CZ"/>
        </w:rPr>
      </w:pPr>
      <w:bookmarkStart w:id="5949" w:name="_Toc201568897"/>
      <w:r w:rsidRPr="00955C1D">
        <w:rPr>
          <w:highlight w:val="yellow"/>
          <w:lang w:eastAsia="cs-CZ"/>
        </w:rPr>
        <w:t>Seznam rolí</w:t>
      </w:r>
      <w:bookmarkEnd w:id="5949"/>
    </w:p>
    <w:p w14:paraId="3821A758" w14:textId="38BCF600" w:rsidR="003C1E4D" w:rsidRDefault="003C1E4D">
      <w:pPr>
        <w:pStyle w:val="Caption"/>
      </w:pPr>
      <w:r>
        <w:t xml:space="preserve">Tabulka </w:t>
      </w:r>
      <w:fldSimple w:instr=" SEQ Tabulka \* ARABIC ">
        <w:ins w:id="5950" w:author="Irová Zuzana" w:date="2025-04-11T11:23:00Z" w16du:dateUtc="2025-04-11T09:23:00Z">
          <w:r w:rsidR="001E11DC">
            <w:rPr>
              <w:noProof/>
            </w:rPr>
            <w:t>30</w:t>
          </w:r>
        </w:ins>
        <w:del w:id="5951" w:author="Irová Zuzana" w:date="2025-04-11T11:12:00Z" w16du:dateUtc="2025-04-11T09:12:00Z">
          <w:r w:rsidR="00945CB9" w:rsidDel="00745B0C">
            <w:rPr>
              <w:noProof/>
            </w:rPr>
            <w:delText>28</w:delText>
          </w:r>
        </w:del>
      </w:fldSimple>
      <w:r w:rsidRPr="008B081A">
        <w:t>: Seznam rolí</w:t>
      </w:r>
    </w:p>
    <w:tbl>
      <w:tblPr>
        <w:tblW w:w="9639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06"/>
        <w:gridCol w:w="2203"/>
        <w:gridCol w:w="4130"/>
      </w:tblGrid>
      <w:tr w:rsidR="003C1E4D" w:rsidRPr="00955C1D" w14:paraId="51B08C6B" w14:textId="77777777">
        <w:trPr>
          <w:trHeight w:val="270"/>
          <w:tblHeader/>
        </w:trPr>
        <w:tc>
          <w:tcPr>
            <w:tcW w:w="33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</w:tcPr>
          <w:p w14:paraId="7E1DBB19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role</w:t>
            </w:r>
          </w:p>
        </w:tc>
        <w:tc>
          <w:tcPr>
            <w:tcW w:w="220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59FB002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GUI (Aplikace)</w:t>
            </w:r>
          </w:p>
        </w:tc>
        <w:tc>
          <w:tcPr>
            <w:tcW w:w="41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6A30155D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</w:tr>
      <w:tr w:rsidR="003C1E4D" w:rsidRPr="00955C1D" w14:paraId="1D9D26BE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D07B378" w14:textId="77777777" w:rsidR="003C1E4D" w:rsidRPr="00AA1DFB" w:rsidDel="00DF2946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Operator fakturace (BE Operator)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CF131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Back-office (BO)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33D9C2C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Uživatel s přístupem k základním funkcím fakturace</w:t>
            </w:r>
          </w:p>
        </w:tc>
      </w:tr>
      <w:tr w:rsidR="003C1E4D" w:rsidRPr="00955C1D" w14:paraId="0BD64A47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0E40A16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Operator plateb (AR-DU Operator)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3B746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Back-office (BO)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77AC4A3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Uživatel s přístupem ke všem funkcím správy plateb a modulu Dunning</w:t>
            </w:r>
          </w:p>
        </w:tc>
      </w:tr>
      <w:tr w:rsidR="003C1E4D" w:rsidRPr="00955C1D" w14:paraId="73ADB9E9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6EC4DF3" w14:textId="414F19BA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73A0C" w14:textId="129ACEB6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2FA9EDF" w14:textId="0234C9E2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3C1E4D" w:rsidRPr="00955C1D" w14:paraId="4BAA03BC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AC204DF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Správce konfigurace (Configuration Admin)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1C823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Back-office (BO)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6A7BA7C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Uživatel s přístupem ke všem nastavením systému – např. nastavení číselníků, konfiguračních klíčů a zpráv pro obsluhu</w:t>
            </w:r>
          </w:p>
        </w:tc>
      </w:tr>
      <w:tr w:rsidR="003C1E4D" w:rsidRPr="00955C1D" w14:paraId="1E3A550C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45E1139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78DF3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D9D7FBC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3C1E4D" w:rsidRPr="00955C1D" w14:paraId="61B647B4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EDD69AD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BF427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44261FE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28E9BCF4" w14:textId="77777777" w:rsidR="003C1E4D" w:rsidRPr="00955C1D" w:rsidRDefault="003C1E4D">
      <w:pPr>
        <w:pStyle w:val="NormalIndent"/>
        <w:rPr>
          <w:lang w:eastAsia="cs-CZ"/>
        </w:rPr>
      </w:pPr>
    </w:p>
    <w:p w14:paraId="2A029A15" w14:textId="77777777" w:rsidR="003C1E4D" w:rsidRDefault="003C1E4D" w:rsidP="003C1E4D">
      <w:pPr>
        <w:pStyle w:val="Heading2"/>
        <w:tabs>
          <w:tab w:val="num" w:pos="360"/>
        </w:tabs>
        <w:spacing w:before="200" w:line="276" w:lineRule="auto"/>
        <w:ind w:left="360" w:hanging="360"/>
        <w:rPr>
          <w:rFonts w:hint="eastAsia"/>
          <w:lang w:eastAsia="cs-CZ"/>
        </w:rPr>
      </w:pPr>
      <w:bookmarkStart w:id="5952" w:name="_Toc201568898"/>
      <w:r w:rsidRPr="00955C1D">
        <w:rPr>
          <w:lang w:eastAsia="cs-CZ"/>
        </w:rPr>
        <w:t>Pracovní týmy</w:t>
      </w:r>
      <w:bookmarkEnd w:id="5952"/>
    </w:p>
    <w:p w14:paraId="17D03B98" w14:textId="255BC2D9" w:rsidR="00E27542" w:rsidRPr="005E455C" w:rsidRDefault="00E27542">
      <w:pPr>
        <w:pStyle w:val="NormalIndent"/>
        <w:rPr>
          <w:lang w:eastAsia="cs-CZ"/>
        </w:rPr>
      </w:pPr>
      <w:r w:rsidRPr="005E455C">
        <w:t xml:space="preserve">Role </w:t>
      </w:r>
      <w:r w:rsidR="00377B04">
        <w:t xml:space="preserve">jsou konfigurovatelné a jejich nastavení v Systému je specifikováno tabulkou </w:t>
      </w:r>
      <w:r w:rsidRPr="005E455C">
        <w:rPr>
          <w:highlight w:val="cyan"/>
        </w:rPr>
        <w:t xml:space="preserve">Přístupová práva role na </w:t>
      </w:r>
      <w:hyperlink r:id="rId25" w:history="1">
        <w:r w:rsidRPr="005E455C">
          <w:rPr>
            <w:rStyle w:val="Hyperlink"/>
            <w:highlight w:val="cyan"/>
          </w:rPr>
          <w:t>Confluence</w:t>
        </w:r>
      </w:hyperlink>
      <w:r w:rsidRPr="005E455C">
        <w:t>.</w:t>
      </w:r>
    </w:p>
    <w:p w14:paraId="4DDCF1AC" w14:textId="77777777" w:rsidR="00E27542" w:rsidRPr="00E27542" w:rsidRDefault="00E27542">
      <w:pPr>
        <w:pStyle w:val="NormalIndent"/>
        <w:rPr>
          <w:lang w:eastAsia="cs-CZ"/>
        </w:rPr>
      </w:pPr>
    </w:p>
    <w:p w14:paraId="40DDEF5F" w14:textId="42035817" w:rsidR="003C1E4D" w:rsidRDefault="003C1E4D">
      <w:pPr>
        <w:pStyle w:val="Caption"/>
      </w:pPr>
      <w:r>
        <w:lastRenderedPageBreak/>
        <w:t xml:space="preserve">Tabulka </w:t>
      </w:r>
      <w:fldSimple w:instr=" SEQ Tabulka \* ARABIC ">
        <w:ins w:id="5953" w:author="Irová Zuzana" w:date="2025-04-11T11:23:00Z" w16du:dateUtc="2025-04-11T09:23:00Z">
          <w:r w:rsidR="001E11DC">
            <w:rPr>
              <w:noProof/>
            </w:rPr>
            <w:t>31</w:t>
          </w:r>
        </w:ins>
        <w:del w:id="5954" w:author="Irová Zuzana" w:date="2025-04-11T11:12:00Z" w16du:dateUtc="2025-04-11T09:12:00Z">
          <w:r w:rsidR="00945CB9" w:rsidDel="00745B0C">
            <w:rPr>
              <w:noProof/>
            </w:rPr>
            <w:delText>29</w:delText>
          </w:r>
        </w:del>
      </w:fldSimple>
      <w:r w:rsidRPr="00BA28BC">
        <w:t>: Seznam pracovních týmů</w:t>
      </w:r>
    </w:p>
    <w:tbl>
      <w:tblPr>
        <w:tblW w:w="9639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74"/>
        <w:gridCol w:w="6365"/>
      </w:tblGrid>
      <w:tr w:rsidR="003C1E4D" w:rsidRPr="00955C1D" w14:paraId="48B7ED44" w14:textId="77777777">
        <w:trPr>
          <w:trHeight w:val="270"/>
        </w:trPr>
        <w:tc>
          <w:tcPr>
            <w:tcW w:w="32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</w:tcPr>
          <w:p w14:paraId="1D34DDE4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pracovního týmu</w:t>
            </w:r>
          </w:p>
        </w:tc>
        <w:tc>
          <w:tcPr>
            <w:tcW w:w="636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10312728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</w:tr>
      <w:tr w:rsidR="003C1E4D" w:rsidRPr="00955C1D" w14:paraId="72C418A3" w14:textId="77777777">
        <w:trPr>
          <w:trHeight w:val="270"/>
        </w:trPr>
        <w:tc>
          <w:tcPr>
            <w:tcW w:w="327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3162B55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Billing</w:t>
            </w:r>
          </w:p>
        </w:tc>
        <w:tc>
          <w:tcPr>
            <w:tcW w:w="6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4894FB9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Pracovní tým fakturace</w:t>
            </w:r>
          </w:p>
        </w:tc>
      </w:tr>
      <w:tr w:rsidR="003C1E4D" w:rsidRPr="00955C1D" w14:paraId="67FA1EF5" w14:textId="77777777">
        <w:trPr>
          <w:trHeight w:val="270"/>
        </w:trPr>
        <w:tc>
          <w:tcPr>
            <w:tcW w:w="327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7F21A67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Account Receivable and Dunning</w:t>
            </w:r>
          </w:p>
        </w:tc>
        <w:tc>
          <w:tcPr>
            <w:tcW w:w="6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DEBBE8E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Pracovní tým zpracování plateb </w:t>
            </w:r>
          </w:p>
        </w:tc>
      </w:tr>
    </w:tbl>
    <w:p w14:paraId="018280E3" w14:textId="77777777" w:rsidR="003C1E4D" w:rsidRPr="00955C1D" w:rsidRDefault="003C1E4D">
      <w:pPr>
        <w:pStyle w:val="NormalIndent"/>
        <w:rPr>
          <w:lang w:eastAsia="cs-CZ"/>
        </w:rPr>
      </w:pPr>
    </w:p>
    <w:p w14:paraId="06973CD1" w14:textId="77777777" w:rsidR="003C1E4D" w:rsidRPr="00955C1D" w:rsidRDefault="003C1E4D">
      <w:pPr>
        <w:pStyle w:val="NormalIndent"/>
        <w:rPr>
          <w:lang w:eastAsia="cs-CZ"/>
        </w:rPr>
      </w:pPr>
    </w:p>
    <w:p w14:paraId="0D3B6100" w14:textId="77777777" w:rsidR="00E22F88" w:rsidRDefault="00E22F88" w:rsidP="00E22F88">
      <w:pPr>
        <w:pStyle w:val="Heading1"/>
        <w:spacing w:before="0" w:after="100" w:afterAutospacing="1" w:line="264" w:lineRule="auto"/>
        <w:rPr>
          <w:rFonts w:hint="eastAsia"/>
        </w:rPr>
      </w:pPr>
      <w:bookmarkStart w:id="5955" w:name="_Toc201568899"/>
      <w:r w:rsidRPr="00955C1D">
        <w:lastRenderedPageBreak/>
        <w:t>Případy užití</w:t>
      </w:r>
      <w:bookmarkEnd w:id="5955"/>
    </w:p>
    <w:p w14:paraId="3A04F3B3" w14:textId="77777777" w:rsidR="00E22F88" w:rsidRDefault="00E22F88">
      <w:pPr>
        <w:pStyle w:val="NormalIndent"/>
      </w:pPr>
      <w:r>
        <w:t xml:space="preserve">Sloupec </w:t>
      </w:r>
      <w:r>
        <w:rPr>
          <w:b/>
          <w:bCs/>
        </w:rPr>
        <w:t>Realizace</w:t>
      </w:r>
      <w:r>
        <w:t xml:space="preserve"> určuje způsob implementace příslušného UC:</w:t>
      </w:r>
    </w:p>
    <w:p w14:paraId="6B05E46E" w14:textId="77777777" w:rsidR="00E22F88" w:rsidRPr="000B7C90" w:rsidRDefault="00E22F88" w:rsidP="00C40C63">
      <w:pPr>
        <w:pStyle w:val="ListFS1"/>
      </w:pPr>
      <w:r w:rsidRPr="000B7C90">
        <w:t>New – nový UC jen pro daný projekt</w:t>
      </w:r>
    </w:p>
    <w:p w14:paraId="5C1937F6" w14:textId="77777777" w:rsidR="00E22F88" w:rsidRPr="000B7C90" w:rsidRDefault="00E22F88" w:rsidP="00C40C63">
      <w:pPr>
        <w:pStyle w:val="ListFS1"/>
      </w:pPr>
      <w:r w:rsidRPr="000B7C90">
        <w:t>Upd – UC upravený (customizovaný) pro daný projekt</w:t>
      </w:r>
    </w:p>
    <w:p w14:paraId="4E84B6B4" w14:textId="77777777" w:rsidR="00E22F88" w:rsidRPr="000B7C90" w:rsidRDefault="00E22F88" w:rsidP="00C40C63">
      <w:pPr>
        <w:pStyle w:val="ListFS1"/>
      </w:pPr>
      <w:r w:rsidRPr="000B7C90">
        <w:t>AsIs – UC beze změny</w:t>
      </w:r>
    </w:p>
    <w:p w14:paraId="5461E52A" w14:textId="77777777" w:rsidR="00E22F88" w:rsidRPr="008F7420" w:rsidRDefault="00E22F88" w:rsidP="00C40C63">
      <w:pPr>
        <w:pStyle w:val="ListFS1"/>
      </w:pPr>
      <w:r w:rsidRPr="000B7C90">
        <w:t>N/A – nebude používán</w:t>
      </w:r>
    </w:p>
    <w:p w14:paraId="4AA16AED" w14:textId="2111BB4A" w:rsidR="00E22F88" w:rsidRDefault="00E22F88">
      <w:pPr>
        <w:pStyle w:val="Caption"/>
      </w:pPr>
      <w:r>
        <w:t xml:space="preserve">Tabulka </w:t>
      </w:r>
      <w:fldSimple w:instr=" SEQ Tabulka \* ARABIC ">
        <w:ins w:id="5956" w:author="Irová Zuzana" w:date="2025-04-11T11:23:00Z" w16du:dateUtc="2025-04-11T09:23:00Z">
          <w:r w:rsidR="001E11DC">
            <w:rPr>
              <w:noProof/>
            </w:rPr>
            <w:t>32</w:t>
          </w:r>
        </w:ins>
        <w:del w:id="5957" w:author="Irová Zuzana" w:date="2025-04-11T11:12:00Z" w16du:dateUtc="2025-04-11T09:12:00Z">
          <w:r w:rsidR="00945CB9" w:rsidDel="00745B0C">
            <w:rPr>
              <w:noProof/>
            </w:rPr>
            <w:delText>30</w:delText>
          </w:r>
        </w:del>
      </w:fldSimple>
      <w:r w:rsidRPr="00BB0EB2">
        <w:t>: Seznam případů užití</w:t>
      </w:r>
    </w:p>
    <w:tbl>
      <w:tblPr>
        <w:tblW w:w="967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9"/>
        <w:gridCol w:w="4456"/>
        <w:gridCol w:w="405"/>
        <w:gridCol w:w="383"/>
        <w:gridCol w:w="354"/>
        <w:gridCol w:w="980"/>
        <w:gridCol w:w="1350"/>
      </w:tblGrid>
      <w:tr w:rsidR="00E22F88" w:rsidRPr="00955C1D" w14:paraId="68BC6DD0" w14:textId="77777777" w:rsidTr="003C1B24">
        <w:trPr>
          <w:cantSplit/>
          <w:trHeight w:val="270"/>
          <w:tblHeader/>
        </w:trPr>
        <w:tc>
          <w:tcPr>
            <w:tcW w:w="1749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2D8FEACD" w14:textId="77777777" w:rsidR="00E22F88" w:rsidRPr="000B7C90" w:rsidRDefault="00E22F88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Funkční oblast</w:t>
            </w:r>
          </w:p>
        </w:tc>
        <w:tc>
          <w:tcPr>
            <w:tcW w:w="4456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052F991C" w14:textId="77777777" w:rsidR="00E22F88" w:rsidRPr="000B7C90" w:rsidRDefault="00E22F88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Případ užití</w:t>
            </w:r>
          </w:p>
        </w:tc>
        <w:tc>
          <w:tcPr>
            <w:tcW w:w="405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E118A76" w14:textId="77777777" w:rsidR="00E22F88" w:rsidRPr="000B7C90" w:rsidRDefault="00E22F88">
            <w:pPr>
              <w:spacing w:before="60" w:after="6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BO</w:t>
            </w:r>
          </w:p>
        </w:tc>
        <w:tc>
          <w:tcPr>
            <w:tcW w:w="38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51F988B0" w14:textId="77777777" w:rsidR="00E22F88" w:rsidRPr="000B7C90" w:rsidRDefault="00E22F88">
            <w:pPr>
              <w:spacing w:before="60" w:after="6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FO</w:t>
            </w:r>
          </w:p>
        </w:tc>
        <w:tc>
          <w:tcPr>
            <w:tcW w:w="35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6CFDAE23" w14:textId="77777777" w:rsidR="00E22F88" w:rsidRPr="000B7C90" w:rsidRDefault="00E22F88">
            <w:pPr>
              <w:spacing w:before="60" w:after="6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SC</w:t>
            </w:r>
          </w:p>
        </w:tc>
        <w:tc>
          <w:tcPr>
            <w:tcW w:w="98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5B0E6BA0" w14:textId="77777777" w:rsidR="00E22F88" w:rsidRPr="000B7C90" w:rsidRDefault="00E22F88">
            <w:pPr>
              <w:spacing w:before="60" w:after="6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Realizace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5343BD27" w14:textId="77777777" w:rsidR="00E22F88" w:rsidRPr="000B7C90" w:rsidRDefault="00E22F88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Aktér</w:t>
            </w:r>
          </w:p>
        </w:tc>
      </w:tr>
      <w:tr w:rsidR="00432510" w:rsidRPr="00955C1D" w14:paraId="6C577836" w14:textId="77777777" w:rsidTr="003C1B24">
        <w:trPr>
          <w:cantSplit/>
          <w:trHeight w:val="255"/>
        </w:trPr>
        <w:tc>
          <w:tcPr>
            <w:tcW w:w="1749" w:type="dxa"/>
            <w:vMerge w:val="restart"/>
          </w:tcPr>
          <w:p w14:paraId="1FCDACF1" w14:textId="77777777" w:rsidR="00432510" w:rsidRPr="000B7C90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Operace s platbami</w:t>
            </w:r>
          </w:p>
        </w:tc>
        <w:tc>
          <w:tcPr>
            <w:tcW w:w="4456" w:type="dxa"/>
            <w:noWrap/>
          </w:tcPr>
          <w:p w14:paraId="30704E00" w14:textId="77777777" w:rsidR="00432510" w:rsidRPr="0085262C" w:rsidRDefault="00432510" w:rsidP="003C1B24">
            <w:pPr>
              <w:spacing w:after="0"/>
              <w:rPr>
                <w:rFonts w:cstheme="minorBidi"/>
                <w:sz w:val="18"/>
                <w:szCs w:val="18"/>
              </w:rPr>
            </w:pPr>
            <w:r w:rsidRPr="0085262C">
              <w:rPr>
                <w:rFonts w:cstheme="minorBidi"/>
                <w:sz w:val="18"/>
                <w:szCs w:val="18"/>
                <w:rPrChange w:id="5958" w:author="Irová Zuzana" w:date="2025-05-21T14:17:00Z" w16du:dateUtc="2025-05-21T12:17:00Z">
                  <w:rPr>
                    <w:rFonts w:cstheme="minorBidi"/>
                    <w:sz w:val="18"/>
                    <w:szCs w:val="18"/>
                    <w:highlight w:val="cyan"/>
                  </w:rPr>
                </w:rPrChange>
              </w:rPr>
              <w:t>Zapla</w:t>
            </w:r>
            <w:r w:rsidRPr="0085262C">
              <w:rPr>
                <w:rFonts w:cstheme="minorBidi" w:hint="cs"/>
                <w:sz w:val="18"/>
                <w:szCs w:val="18"/>
                <w:rPrChange w:id="5959" w:author="Irová Zuzana" w:date="2025-05-21T14:17:00Z" w16du:dateUtc="2025-05-21T12:17:00Z">
                  <w:rPr>
                    <w:rFonts w:cstheme="minorBidi" w:hint="cs"/>
                    <w:sz w:val="18"/>
                    <w:szCs w:val="18"/>
                    <w:highlight w:val="cyan"/>
                  </w:rPr>
                </w:rPrChange>
              </w:rPr>
              <w:t>ť</w:t>
            </w:r>
            <w:r w:rsidRPr="0085262C">
              <w:rPr>
                <w:rFonts w:cstheme="minorBidi"/>
                <w:sz w:val="18"/>
                <w:szCs w:val="18"/>
                <w:rPrChange w:id="5960" w:author="Irová Zuzana" w:date="2025-05-21T14:17:00Z" w16du:dateUtc="2025-05-21T12:17:00Z">
                  <w:rPr>
                    <w:rFonts w:cstheme="minorBidi"/>
                    <w:sz w:val="18"/>
                    <w:szCs w:val="18"/>
                    <w:highlight w:val="cyan"/>
                  </w:rPr>
                </w:rPrChange>
              </w:rPr>
              <w:t xml:space="preserve"> p</w:t>
            </w:r>
            <w:r w:rsidRPr="0085262C">
              <w:rPr>
                <w:rFonts w:cstheme="minorBidi" w:hint="cs"/>
                <w:sz w:val="18"/>
                <w:szCs w:val="18"/>
                <w:rPrChange w:id="5961" w:author="Irová Zuzana" w:date="2025-05-21T14:17:00Z" w16du:dateUtc="2025-05-21T12:17:00Z">
                  <w:rPr>
                    <w:rFonts w:cstheme="minorBidi" w:hint="cs"/>
                    <w:sz w:val="18"/>
                    <w:szCs w:val="18"/>
                    <w:highlight w:val="cyan"/>
                  </w:rPr>
                </w:rPrChange>
              </w:rPr>
              <w:t>ř</w:t>
            </w:r>
            <w:r w:rsidRPr="0085262C">
              <w:rPr>
                <w:rFonts w:cstheme="minorBidi"/>
                <w:sz w:val="18"/>
                <w:szCs w:val="18"/>
                <w:rPrChange w:id="5962" w:author="Irová Zuzana" w:date="2025-05-21T14:17:00Z" w16du:dateUtc="2025-05-21T12:17:00Z">
                  <w:rPr>
                    <w:rFonts w:cstheme="minorBidi"/>
                    <w:sz w:val="18"/>
                    <w:szCs w:val="18"/>
                    <w:highlight w:val="cyan"/>
                  </w:rPr>
                </w:rPrChange>
              </w:rPr>
              <w:t>edplacen</w:t>
            </w:r>
            <w:r w:rsidRPr="0085262C">
              <w:rPr>
                <w:rFonts w:cstheme="minorBidi" w:hint="cs"/>
                <w:sz w:val="18"/>
                <w:szCs w:val="18"/>
                <w:rPrChange w:id="5963" w:author="Irová Zuzana" w:date="2025-05-21T14:17:00Z" w16du:dateUtc="2025-05-21T12:17:00Z">
                  <w:rPr>
                    <w:rFonts w:cstheme="minorBidi" w:hint="cs"/>
                    <w:sz w:val="18"/>
                    <w:szCs w:val="18"/>
                    <w:highlight w:val="cyan"/>
                  </w:rPr>
                </w:rPrChange>
              </w:rPr>
              <w:t>ý</w:t>
            </w:r>
            <w:r w:rsidRPr="0085262C">
              <w:rPr>
                <w:rFonts w:cstheme="minorBidi"/>
                <w:sz w:val="18"/>
                <w:szCs w:val="18"/>
                <w:rPrChange w:id="5964" w:author="Irová Zuzana" w:date="2025-05-21T14:17:00Z" w16du:dateUtc="2025-05-21T12:17:00Z">
                  <w:rPr>
                    <w:rFonts w:cstheme="minorBidi"/>
                    <w:sz w:val="18"/>
                    <w:szCs w:val="18"/>
                    <w:highlight w:val="cyan"/>
                  </w:rPr>
                </w:rPrChange>
              </w:rPr>
              <w:t xml:space="preserve"> kredit </w:t>
            </w:r>
            <w:r w:rsidRPr="0085262C">
              <w:rPr>
                <w:rFonts w:cstheme="minorBidi" w:hint="cs"/>
                <w:sz w:val="18"/>
                <w:szCs w:val="18"/>
                <w:rPrChange w:id="5965" w:author="Irová Zuzana" w:date="2025-05-21T14:17:00Z" w16du:dateUtc="2025-05-21T12:17:00Z">
                  <w:rPr>
                    <w:rFonts w:cstheme="minorBidi" w:hint="cs"/>
                    <w:sz w:val="18"/>
                    <w:szCs w:val="18"/>
                    <w:highlight w:val="cyan"/>
                  </w:rPr>
                </w:rPrChange>
              </w:rPr>
              <w:t>–</w:t>
            </w:r>
            <w:r w:rsidRPr="0085262C">
              <w:rPr>
                <w:rFonts w:cstheme="minorBidi"/>
                <w:sz w:val="18"/>
                <w:szCs w:val="18"/>
                <w:rPrChange w:id="5966" w:author="Irová Zuzana" w:date="2025-05-21T14:17:00Z" w16du:dateUtc="2025-05-21T12:17:00Z">
                  <w:rPr>
                    <w:rFonts w:cstheme="minorBidi"/>
                    <w:sz w:val="18"/>
                    <w:szCs w:val="18"/>
                    <w:highlight w:val="cyan"/>
                  </w:rPr>
                </w:rPrChange>
              </w:rPr>
              <w:t xml:space="preserve"> Pre-paid in single domain (UC.BAR.0.1)</w:t>
            </w:r>
          </w:p>
        </w:tc>
        <w:tc>
          <w:tcPr>
            <w:tcW w:w="405" w:type="dxa"/>
          </w:tcPr>
          <w:p w14:paraId="5F6D358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7BAB92F2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00314761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980" w:type="dxa"/>
          </w:tcPr>
          <w:p w14:paraId="7D8BF248" w14:textId="0128C9E4" w:rsidR="00432510" w:rsidRPr="003C1B24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5967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  <w:ins w:id="5968" w:author="Drastichová Zuzana" w:date="2025-03-10T13:15:00Z" w16du:dateUtc="2025-03-10T12:15:00Z">
              <w:r w:rsidRPr="003C1B24">
                <w:rPr>
                  <w:rStyle w:val="Emphasis"/>
                  <w:rFonts w:cstheme="minorHAnsi"/>
                  <w:sz w:val="18"/>
                  <w:szCs w:val="18"/>
                  <w:rPrChange w:id="5969" w:author="Drastichová Zuzana" w:date="2025-03-10T13:15:00Z" w16du:dateUtc="2025-03-10T12:15:00Z">
                    <w:rPr>
                      <w:i/>
                      <w:iCs/>
                      <w:lang w:val="en-GB"/>
                    </w:rPr>
                  </w:rPrChange>
                </w:rPr>
                <w:t xml:space="preserve">N/A </w:t>
              </w:r>
            </w:ins>
          </w:p>
        </w:tc>
        <w:tc>
          <w:tcPr>
            <w:tcW w:w="1350" w:type="dxa"/>
            <w:noWrap/>
          </w:tcPr>
          <w:p w14:paraId="7CDAAE23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i w:val="0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SC User, POS operator</w:t>
            </w:r>
          </w:p>
        </w:tc>
      </w:tr>
      <w:tr w:rsidR="007A6BF6" w:rsidRPr="00955C1D" w14:paraId="761171EA" w14:textId="77777777" w:rsidTr="003C1B24">
        <w:trPr>
          <w:cantSplit/>
          <w:trHeight w:val="255"/>
          <w:ins w:id="5970" w:author="Drastichová Zuzana" w:date="2025-03-12T09:56:00Z"/>
        </w:trPr>
        <w:tc>
          <w:tcPr>
            <w:tcW w:w="1749" w:type="dxa"/>
            <w:vMerge/>
          </w:tcPr>
          <w:p w14:paraId="75366820" w14:textId="77777777" w:rsidR="007A6BF6" w:rsidRPr="000B7C90" w:rsidDel="00EB6C9D" w:rsidRDefault="007A6BF6" w:rsidP="007A6BF6">
            <w:pPr>
              <w:spacing w:after="0"/>
              <w:rPr>
                <w:ins w:id="5971" w:author="Drastichová Zuzana" w:date="2025-03-12T09:56:00Z" w16du:dateUtc="2025-03-12T08:56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4345933A" w14:textId="329C8898" w:rsidR="007A6BF6" w:rsidRPr="0085262C" w:rsidRDefault="007A6BF6" w:rsidP="007A6BF6">
            <w:pPr>
              <w:spacing w:after="0"/>
              <w:rPr>
                <w:ins w:id="5972" w:author="Drastichová Zuzana" w:date="2025-03-12T09:56:00Z" w16du:dateUtc="2025-03-12T08:56:00Z"/>
                <w:rFonts w:cstheme="minorHAnsi"/>
                <w:sz w:val="18"/>
                <w:szCs w:val="18"/>
              </w:rPr>
            </w:pPr>
            <w:ins w:id="5973" w:author="Drastichová Zuzana" w:date="2025-03-12T09:57:00Z" w16du:dateUtc="2025-03-12T08:57:00Z">
              <w:r w:rsidRPr="0085262C">
                <w:rPr>
                  <w:rFonts w:cstheme="minorBidi"/>
                  <w:sz w:val="18"/>
                  <w:szCs w:val="18"/>
                  <w:rPrChange w:id="5974" w:author="Irová Zuzana" w:date="2025-05-21T14:17:00Z" w16du:dateUtc="2025-05-21T12:17:00Z">
                    <w:rPr>
                      <w:rFonts w:cstheme="minorBidi"/>
                      <w:sz w:val="18"/>
                      <w:szCs w:val="18"/>
                      <w:highlight w:val="cyan"/>
                    </w:rPr>
                  </w:rPrChange>
                </w:rPr>
                <w:t>Zapla</w:t>
              </w:r>
              <w:r w:rsidRPr="0085262C">
                <w:rPr>
                  <w:rFonts w:cstheme="minorBidi" w:hint="cs"/>
                  <w:sz w:val="18"/>
                  <w:szCs w:val="18"/>
                  <w:rPrChange w:id="5975" w:author="Irová Zuzana" w:date="2025-05-21T14:17:00Z" w16du:dateUtc="2025-05-21T12:17:00Z">
                    <w:rPr>
                      <w:rFonts w:cstheme="minorBidi" w:hint="cs"/>
                      <w:sz w:val="18"/>
                      <w:szCs w:val="18"/>
                      <w:highlight w:val="cyan"/>
                    </w:rPr>
                  </w:rPrChange>
                </w:rPr>
                <w:t>ť</w:t>
              </w:r>
              <w:r w:rsidRPr="0085262C">
                <w:rPr>
                  <w:rFonts w:cstheme="minorBidi"/>
                  <w:sz w:val="18"/>
                  <w:szCs w:val="18"/>
                  <w:rPrChange w:id="5976" w:author="Irová Zuzana" w:date="2025-05-21T14:17:00Z" w16du:dateUtc="2025-05-21T12:17:00Z">
                    <w:rPr>
                      <w:rFonts w:cstheme="minorBidi"/>
                      <w:sz w:val="18"/>
                      <w:szCs w:val="18"/>
                      <w:highlight w:val="cyan"/>
                    </w:rPr>
                  </w:rPrChange>
                </w:rPr>
                <w:t xml:space="preserve"> p</w:t>
              </w:r>
              <w:r w:rsidRPr="0085262C">
                <w:rPr>
                  <w:rFonts w:cstheme="minorBidi" w:hint="cs"/>
                  <w:sz w:val="18"/>
                  <w:szCs w:val="18"/>
                  <w:rPrChange w:id="5977" w:author="Irová Zuzana" w:date="2025-05-21T14:17:00Z" w16du:dateUtc="2025-05-21T12:17:00Z">
                    <w:rPr>
                      <w:rFonts w:cstheme="minorBidi" w:hint="cs"/>
                      <w:sz w:val="18"/>
                      <w:szCs w:val="18"/>
                      <w:highlight w:val="cyan"/>
                    </w:rPr>
                  </w:rPrChange>
                </w:rPr>
                <w:t>ř</w:t>
              </w:r>
              <w:r w:rsidRPr="0085262C">
                <w:rPr>
                  <w:rFonts w:cstheme="minorBidi"/>
                  <w:sz w:val="18"/>
                  <w:szCs w:val="18"/>
                  <w:rPrChange w:id="5978" w:author="Irová Zuzana" w:date="2025-05-21T14:17:00Z" w16du:dateUtc="2025-05-21T12:17:00Z">
                    <w:rPr>
                      <w:rFonts w:cstheme="minorBidi"/>
                      <w:sz w:val="18"/>
                      <w:szCs w:val="18"/>
                      <w:highlight w:val="cyan"/>
                    </w:rPr>
                  </w:rPrChange>
                </w:rPr>
                <w:t>edplacen</w:t>
              </w:r>
              <w:r w:rsidRPr="0085262C">
                <w:rPr>
                  <w:rFonts w:cstheme="minorBidi" w:hint="cs"/>
                  <w:sz w:val="18"/>
                  <w:szCs w:val="18"/>
                  <w:rPrChange w:id="5979" w:author="Irová Zuzana" w:date="2025-05-21T14:17:00Z" w16du:dateUtc="2025-05-21T12:17:00Z">
                    <w:rPr>
                      <w:rFonts w:cstheme="minorBidi" w:hint="cs"/>
                      <w:sz w:val="18"/>
                      <w:szCs w:val="18"/>
                      <w:highlight w:val="cyan"/>
                    </w:rPr>
                  </w:rPrChange>
                </w:rPr>
                <w:t>ý</w:t>
              </w:r>
              <w:r w:rsidRPr="0085262C">
                <w:rPr>
                  <w:rFonts w:cstheme="minorBidi"/>
                  <w:sz w:val="18"/>
                  <w:szCs w:val="18"/>
                  <w:rPrChange w:id="5980" w:author="Irová Zuzana" w:date="2025-05-21T14:17:00Z" w16du:dateUtc="2025-05-21T12:17:00Z">
                    <w:rPr>
                      <w:rFonts w:cstheme="minorBidi"/>
                      <w:sz w:val="18"/>
                      <w:szCs w:val="18"/>
                      <w:highlight w:val="cyan"/>
                    </w:rPr>
                  </w:rPrChange>
                </w:rPr>
                <w:t xml:space="preserve"> kredit </w:t>
              </w:r>
              <w:r w:rsidRPr="0085262C">
                <w:rPr>
                  <w:rFonts w:cstheme="minorBidi" w:hint="cs"/>
                  <w:sz w:val="18"/>
                  <w:szCs w:val="18"/>
                  <w:rPrChange w:id="5981" w:author="Irová Zuzana" w:date="2025-05-21T14:17:00Z" w16du:dateUtc="2025-05-21T12:17:00Z">
                    <w:rPr>
                      <w:rFonts w:cstheme="minorBidi" w:hint="cs"/>
                      <w:sz w:val="18"/>
                      <w:szCs w:val="18"/>
                      <w:highlight w:val="cyan"/>
                    </w:rPr>
                  </w:rPrChange>
                </w:rPr>
                <w:t>–</w:t>
              </w:r>
              <w:r w:rsidRPr="0085262C">
                <w:rPr>
                  <w:rFonts w:cstheme="minorBidi"/>
                  <w:sz w:val="18"/>
                  <w:szCs w:val="18"/>
                  <w:rPrChange w:id="5982" w:author="Irová Zuzana" w:date="2025-05-21T14:17:00Z" w16du:dateUtc="2025-05-21T12:17:00Z">
                    <w:rPr>
                      <w:rFonts w:cstheme="minorBidi"/>
                      <w:sz w:val="18"/>
                      <w:szCs w:val="18"/>
                      <w:highlight w:val="cyan"/>
                    </w:rPr>
                  </w:rPrChange>
                </w:rPr>
                <w:t xml:space="preserve"> Pre-paid in single domain (UC.BAR.0.1.HR)</w:t>
              </w:r>
            </w:ins>
          </w:p>
        </w:tc>
        <w:tc>
          <w:tcPr>
            <w:tcW w:w="405" w:type="dxa"/>
          </w:tcPr>
          <w:p w14:paraId="5F2DFECC" w14:textId="13C92D6A" w:rsidR="007A6BF6" w:rsidRPr="000B7C90" w:rsidRDefault="007A6BF6" w:rsidP="007A6BF6">
            <w:pPr>
              <w:spacing w:after="0"/>
              <w:jc w:val="center"/>
              <w:rPr>
                <w:ins w:id="5983" w:author="Drastichová Zuzana" w:date="2025-03-12T09:56:00Z" w16du:dateUtc="2025-03-12T08:56:00Z"/>
                <w:rStyle w:val="Emphasis"/>
                <w:rFonts w:cstheme="minorHAnsi"/>
                <w:sz w:val="18"/>
                <w:szCs w:val="18"/>
              </w:rPr>
            </w:pPr>
            <w:ins w:id="5984" w:author="Drastichová Zuzana" w:date="2025-03-12T09:57:00Z" w16du:dateUtc="2025-03-12T08:57:00Z">
              <w:r w:rsidRPr="000B7C90">
                <w:rPr>
                  <w:rStyle w:val="Emphasis"/>
                  <w:rFonts w:cstheme="minorHAnsi"/>
                  <w:sz w:val="18"/>
                  <w:szCs w:val="18"/>
                </w:rPr>
                <w:t>X</w:t>
              </w:r>
            </w:ins>
          </w:p>
        </w:tc>
        <w:tc>
          <w:tcPr>
            <w:tcW w:w="383" w:type="dxa"/>
          </w:tcPr>
          <w:p w14:paraId="0294B314" w14:textId="27DFF056" w:rsidR="007A6BF6" w:rsidRPr="000B7C90" w:rsidRDefault="007A6BF6" w:rsidP="007A6BF6">
            <w:pPr>
              <w:spacing w:after="0"/>
              <w:jc w:val="center"/>
              <w:rPr>
                <w:ins w:id="5985" w:author="Drastichová Zuzana" w:date="2025-03-12T09:56:00Z" w16du:dateUtc="2025-03-12T08:56:00Z"/>
                <w:rStyle w:val="Emphasis"/>
                <w:rFonts w:cstheme="minorHAnsi"/>
                <w:sz w:val="18"/>
                <w:szCs w:val="18"/>
              </w:rPr>
            </w:pPr>
            <w:ins w:id="5986" w:author="Drastichová Zuzana" w:date="2025-03-12T09:57:00Z" w16du:dateUtc="2025-03-12T08:57:00Z">
              <w:r w:rsidRPr="000B7C90">
                <w:rPr>
                  <w:rStyle w:val="Emphasis"/>
                  <w:rFonts w:cstheme="minorHAnsi"/>
                  <w:sz w:val="18"/>
                  <w:szCs w:val="18"/>
                </w:rPr>
                <w:t>X</w:t>
              </w:r>
            </w:ins>
          </w:p>
        </w:tc>
        <w:tc>
          <w:tcPr>
            <w:tcW w:w="354" w:type="dxa"/>
          </w:tcPr>
          <w:p w14:paraId="1DA6A703" w14:textId="5513C8E4" w:rsidR="007A6BF6" w:rsidRPr="000B7C90" w:rsidRDefault="007A6BF6" w:rsidP="007A6BF6">
            <w:pPr>
              <w:spacing w:after="0"/>
              <w:jc w:val="center"/>
              <w:rPr>
                <w:ins w:id="5987" w:author="Drastichová Zuzana" w:date="2025-03-12T09:56:00Z" w16du:dateUtc="2025-03-12T08:56:00Z"/>
                <w:rStyle w:val="Emphasis"/>
                <w:rFonts w:cstheme="minorHAnsi"/>
                <w:sz w:val="18"/>
                <w:szCs w:val="18"/>
              </w:rPr>
            </w:pPr>
            <w:ins w:id="5988" w:author="Drastichová Zuzana" w:date="2025-03-12T09:57:00Z" w16du:dateUtc="2025-03-12T08:57:00Z">
              <w:r w:rsidRPr="000B7C90">
                <w:rPr>
                  <w:rStyle w:val="Emphasis"/>
                  <w:rFonts w:cstheme="minorHAnsi"/>
                  <w:sz w:val="18"/>
                  <w:szCs w:val="18"/>
                </w:rPr>
                <w:t>X</w:t>
              </w:r>
            </w:ins>
          </w:p>
        </w:tc>
        <w:tc>
          <w:tcPr>
            <w:tcW w:w="980" w:type="dxa"/>
          </w:tcPr>
          <w:p w14:paraId="1D61E008" w14:textId="1D289A30" w:rsidR="007A6BF6" w:rsidRPr="00CC1BB1" w:rsidRDefault="007A6BF6" w:rsidP="007A6BF6">
            <w:pPr>
              <w:spacing w:after="0"/>
              <w:jc w:val="center"/>
              <w:rPr>
                <w:ins w:id="5989" w:author="Drastichová Zuzana" w:date="2025-03-12T09:56:00Z" w16du:dateUtc="2025-03-12T08:56:00Z"/>
                <w:rStyle w:val="Emphasis"/>
                <w:rFonts w:cstheme="minorBidi"/>
                <w:sz w:val="18"/>
                <w:szCs w:val="18"/>
                <w:lang w:val="cs-CZ"/>
              </w:rPr>
            </w:pPr>
            <w:ins w:id="5990" w:author="Drastichová Zuzana" w:date="2025-03-12T09:57:00Z" w16du:dateUtc="2025-03-12T08:57:00Z">
              <w:r w:rsidRPr="61606939">
                <w:rPr>
                  <w:rStyle w:val="Emphasis"/>
                  <w:rFonts w:cstheme="minorBidi"/>
                  <w:sz w:val="18"/>
                  <w:szCs w:val="18"/>
                  <w:lang w:val="cs-CZ"/>
                </w:rPr>
                <w:t>U</w:t>
              </w:r>
              <w:r w:rsidRPr="61606939">
                <w:rPr>
                  <w:rStyle w:val="Emphasis"/>
                  <w:sz w:val="18"/>
                  <w:szCs w:val="18"/>
                  <w:lang w:val="cs-CZ"/>
                </w:rPr>
                <w:t>pd</w:t>
              </w:r>
            </w:ins>
          </w:p>
        </w:tc>
        <w:tc>
          <w:tcPr>
            <w:tcW w:w="1350" w:type="dxa"/>
            <w:noWrap/>
          </w:tcPr>
          <w:p w14:paraId="4EDC5764" w14:textId="59A496DC" w:rsidR="007A6BF6" w:rsidRPr="000B7C90" w:rsidRDefault="007A6BF6" w:rsidP="007A6BF6">
            <w:pPr>
              <w:spacing w:after="0"/>
              <w:rPr>
                <w:ins w:id="5991" w:author="Drastichová Zuzana" w:date="2025-03-12T09:56:00Z" w16du:dateUtc="2025-03-12T08:56:00Z"/>
                <w:rStyle w:val="Emphasis"/>
                <w:rFonts w:cstheme="minorHAnsi"/>
                <w:sz w:val="18"/>
                <w:szCs w:val="18"/>
              </w:rPr>
            </w:pPr>
            <w:ins w:id="5992" w:author="Drastichová Zuzana" w:date="2025-03-12T09:57:00Z" w16du:dateUtc="2025-03-12T08:57:00Z">
              <w:r w:rsidRPr="7C359A98">
                <w:rPr>
                  <w:rStyle w:val="Emphasis"/>
                  <w:rFonts w:cstheme="minorBidi"/>
                  <w:sz w:val="18"/>
                  <w:szCs w:val="18"/>
                  <w:lang w:val="cs-CZ"/>
                </w:rPr>
                <w:t>SC User, POS operator</w:t>
              </w:r>
            </w:ins>
            <w:ins w:id="5993" w:author="Irová Zuzana" w:date="2025-06-16T11:00:00Z" w16du:dateUtc="2025-06-16T09:00:00Z">
              <w:r w:rsidR="00EB6FC7">
                <w:rPr>
                  <w:rStyle w:val="Emphasis"/>
                  <w:rFonts w:cstheme="minorBidi"/>
                  <w:sz w:val="18"/>
                  <w:szCs w:val="18"/>
                  <w:lang w:val="cs-CZ"/>
                </w:rPr>
                <w:t>,</w:t>
              </w:r>
              <w:r w:rsidR="00EB6FC7">
                <w:rPr>
                  <w:rStyle w:val="Emphasis"/>
                  <w:sz w:val="18"/>
                  <w:szCs w:val="18"/>
                </w:rPr>
                <w:t xml:space="preserve"> System</w:t>
              </w:r>
            </w:ins>
          </w:p>
        </w:tc>
      </w:tr>
      <w:tr w:rsidR="00432510" w:rsidRPr="00955C1D" w14:paraId="23300D12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72ABA76D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3E42EB85" w14:textId="77777777" w:rsidR="00432510" w:rsidRPr="0085262C" w:rsidDel="00D07503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5262C">
              <w:rPr>
                <w:rFonts w:cstheme="minorHAnsi"/>
                <w:sz w:val="18"/>
                <w:szCs w:val="18"/>
              </w:rPr>
              <w:t>Zaplať depozit (UC.BAR.0.2)</w:t>
            </w:r>
          </w:p>
        </w:tc>
        <w:tc>
          <w:tcPr>
            <w:tcW w:w="405" w:type="dxa"/>
          </w:tcPr>
          <w:p w14:paraId="28522EF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73DFEDC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70B0D7E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980" w:type="dxa"/>
          </w:tcPr>
          <w:p w14:paraId="4B57D48B" w14:textId="14D5DAD7" w:rsidR="00432510" w:rsidRPr="003C1B24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5994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  <w:ins w:id="5995" w:author="Drastichová Zuzana" w:date="2025-03-10T13:15:00Z" w16du:dateUtc="2025-03-10T12:15:00Z">
              <w:r w:rsidRPr="003C1B24">
                <w:rPr>
                  <w:rStyle w:val="Emphasis"/>
                  <w:rFonts w:cstheme="minorHAnsi"/>
                  <w:sz w:val="18"/>
                  <w:szCs w:val="18"/>
                  <w:rPrChange w:id="5996" w:author="Drastichová Zuzana" w:date="2025-03-10T13:15:00Z" w16du:dateUtc="2025-03-10T12:15:00Z">
                    <w:rPr>
                      <w:i/>
                      <w:iCs/>
                      <w:lang w:val="en-GB"/>
                    </w:rPr>
                  </w:rPrChange>
                </w:rPr>
                <w:t xml:space="preserve">N/A </w:t>
              </w:r>
            </w:ins>
          </w:p>
        </w:tc>
        <w:tc>
          <w:tcPr>
            <w:tcW w:w="1350" w:type="dxa"/>
            <w:noWrap/>
          </w:tcPr>
          <w:p w14:paraId="0381BCAE" w14:textId="77777777" w:rsidR="00432510" w:rsidRPr="000B7C90" w:rsidRDefault="00432510" w:rsidP="003C1B24">
            <w:pPr>
              <w:spacing w:after="0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BO operator, SC User,</w:t>
            </w:r>
            <w:r w:rsidRPr="000B7C90">
              <w:rPr>
                <w:rFonts w:cstheme="minorHAnsi"/>
                <w:sz w:val="18"/>
                <w:szCs w:val="18"/>
              </w:rPr>
              <w:t xml:space="preserve"> </w:t>
            </w:r>
            <w:r w:rsidRPr="000B7C90">
              <w:rPr>
                <w:rStyle w:val="Emphasis"/>
                <w:rFonts w:cstheme="minorHAnsi"/>
                <w:sz w:val="18"/>
                <w:szCs w:val="18"/>
              </w:rPr>
              <w:t>POS operator</w:t>
            </w:r>
          </w:p>
        </w:tc>
      </w:tr>
      <w:tr w:rsidR="00432510" w:rsidRPr="00955C1D" w14:paraId="394CFC09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05722550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070E2344" w14:textId="77777777" w:rsidR="00432510" w:rsidRPr="0085262C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5262C">
              <w:rPr>
                <w:rFonts w:cstheme="minorHAnsi"/>
                <w:sz w:val="18"/>
                <w:szCs w:val="18"/>
                <w:rPrChange w:id="5997" w:author="Irová Zuzana" w:date="2025-05-21T14:17:00Z" w16du:dateUtc="2025-05-21T12:17:00Z">
                  <w:rPr>
                    <w:rFonts w:cstheme="minorHAnsi"/>
                    <w:sz w:val="18"/>
                    <w:szCs w:val="18"/>
                    <w:highlight w:val="cyan"/>
                  </w:rPr>
                </w:rPrChange>
              </w:rPr>
              <w:t>Uhraď poplatek na FO (UC.BAR.0.3)</w:t>
            </w:r>
          </w:p>
        </w:tc>
        <w:tc>
          <w:tcPr>
            <w:tcW w:w="405" w:type="dxa"/>
          </w:tcPr>
          <w:p w14:paraId="446B99D5" w14:textId="77777777" w:rsidR="00432510" w:rsidRPr="00790253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pl-PL"/>
                <w:rPrChange w:id="5998" w:author="Muller Miroslav" w:date="2025-03-17T11:13:00Z" w16du:dateUtc="2025-03-17T10:13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</w:p>
        </w:tc>
        <w:tc>
          <w:tcPr>
            <w:tcW w:w="383" w:type="dxa"/>
          </w:tcPr>
          <w:p w14:paraId="6EF947B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6C40E7F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110F8FED" w14:textId="6B39279F" w:rsidR="00432510" w:rsidRPr="003C1B24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5999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  <w:ins w:id="6000" w:author="Drastichová Zuzana" w:date="2025-03-10T13:15:00Z" w16du:dateUtc="2025-03-10T12:15:00Z">
              <w:r w:rsidRPr="003C1B24">
                <w:rPr>
                  <w:rStyle w:val="Emphasis"/>
                  <w:rFonts w:cstheme="minorHAnsi"/>
                  <w:sz w:val="18"/>
                  <w:szCs w:val="18"/>
                  <w:rPrChange w:id="6001" w:author="Drastichová Zuzana" w:date="2025-03-10T13:15:00Z" w16du:dateUtc="2025-03-10T12:15:00Z">
                    <w:rPr>
                      <w:i/>
                      <w:iCs/>
                      <w:lang w:val="en-GB"/>
                    </w:rPr>
                  </w:rPrChange>
                </w:rPr>
                <w:t xml:space="preserve">N/A </w:t>
              </w:r>
            </w:ins>
          </w:p>
        </w:tc>
        <w:tc>
          <w:tcPr>
            <w:tcW w:w="1350" w:type="dxa"/>
            <w:noWrap/>
          </w:tcPr>
          <w:p w14:paraId="1D113C8F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i w:val="0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POS operator</w:t>
            </w:r>
          </w:p>
        </w:tc>
      </w:tr>
      <w:tr w:rsidR="00C92C74" w:rsidRPr="00955C1D" w14:paraId="3741585D" w14:textId="77777777" w:rsidTr="003C1B24">
        <w:trPr>
          <w:cantSplit/>
          <w:trHeight w:val="255"/>
          <w:ins w:id="6002" w:author="Irová Zuzana" w:date="2025-05-21T14:16:00Z"/>
        </w:trPr>
        <w:tc>
          <w:tcPr>
            <w:tcW w:w="1749" w:type="dxa"/>
            <w:vMerge/>
          </w:tcPr>
          <w:p w14:paraId="4F381D7A" w14:textId="77777777" w:rsidR="00C92C74" w:rsidRPr="000B7C90" w:rsidDel="00EB6C9D" w:rsidRDefault="00C92C74" w:rsidP="00C92C74">
            <w:pPr>
              <w:spacing w:after="0"/>
              <w:rPr>
                <w:ins w:id="6003" w:author="Irová Zuzana" w:date="2025-05-21T14:16:00Z" w16du:dateUtc="2025-05-21T12:16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36CFAF95" w14:textId="166D0C8D" w:rsidR="00C92C74" w:rsidRPr="00C92C74" w:rsidRDefault="00C92C74" w:rsidP="00C92C74">
            <w:pPr>
              <w:spacing w:after="0"/>
              <w:rPr>
                <w:ins w:id="6004" w:author="Irová Zuzana" w:date="2025-05-21T14:16:00Z" w16du:dateUtc="2025-05-21T12:16:00Z"/>
                <w:rFonts w:cstheme="minorHAnsi"/>
                <w:sz w:val="18"/>
                <w:szCs w:val="18"/>
                <w:rPrChange w:id="6005" w:author="Irová Zuzana" w:date="2025-05-21T14:17:00Z" w16du:dateUtc="2025-05-21T12:17:00Z">
                  <w:rPr>
                    <w:ins w:id="6006" w:author="Irová Zuzana" w:date="2025-05-21T14:16:00Z" w16du:dateUtc="2025-05-21T12:16:00Z"/>
                    <w:rFonts w:cstheme="minorHAnsi"/>
                    <w:sz w:val="18"/>
                    <w:szCs w:val="18"/>
                    <w:highlight w:val="cyan"/>
                  </w:rPr>
                </w:rPrChange>
              </w:rPr>
            </w:pPr>
            <w:ins w:id="6007" w:author="Irová Zuzana" w:date="2025-05-21T14:17:00Z" w16du:dateUtc="2025-05-21T12:17:00Z">
              <w:r w:rsidRPr="00C92C74">
                <w:rPr>
                  <w:rFonts w:cstheme="minorHAnsi"/>
                  <w:sz w:val="18"/>
                  <w:szCs w:val="18"/>
                  <w:rPrChange w:id="6008" w:author="Irová Zuzana" w:date="2025-05-21T14:17:00Z" w16du:dateUtc="2025-05-21T12:17:00Z">
                    <w:rPr>
                      <w:rFonts w:cstheme="minorHAnsi"/>
                      <w:sz w:val="18"/>
                      <w:szCs w:val="18"/>
                      <w:highlight w:val="cyan"/>
                    </w:rPr>
                  </w:rPrChange>
                </w:rPr>
                <w:t>Zaplať poplatek na FO (UC.BAR.0.3.HR)</w:t>
              </w:r>
            </w:ins>
          </w:p>
        </w:tc>
        <w:tc>
          <w:tcPr>
            <w:tcW w:w="405" w:type="dxa"/>
          </w:tcPr>
          <w:p w14:paraId="588FADEF" w14:textId="77777777" w:rsidR="00C92C74" w:rsidRPr="00C92C74" w:rsidRDefault="00C92C74" w:rsidP="00C92C74">
            <w:pPr>
              <w:spacing w:after="0"/>
              <w:jc w:val="center"/>
              <w:rPr>
                <w:ins w:id="6009" w:author="Irová Zuzana" w:date="2025-05-21T14:16:00Z" w16du:dateUtc="2025-05-21T12:16:00Z"/>
                <w:rStyle w:val="Emphasis"/>
                <w:rFonts w:cstheme="minorHAnsi"/>
                <w:i w:val="0"/>
                <w:sz w:val="18"/>
                <w:szCs w:val="18"/>
                <w:lang w:val="pl-PL"/>
              </w:rPr>
            </w:pPr>
          </w:p>
        </w:tc>
        <w:tc>
          <w:tcPr>
            <w:tcW w:w="383" w:type="dxa"/>
          </w:tcPr>
          <w:p w14:paraId="1B109C9E" w14:textId="1CA26F74" w:rsidR="00C92C74" w:rsidRPr="000B7C90" w:rsidRDefault="00C92C74" w:rsidP="00C92C74">
            <w:pPr>
              <w:spacing w:after="0"/>
              <w:jc w:val="center"/>
              <w:rPr>
                <w:ins w:id="6010" w:author="Irová Zuzana" w:date="2025-05-21T14:16:00Z" w16du:dateUtc="2025-05-21T12:16:00Z"/>
                <w:rStyle w:val="Emphasis"/>
                <w:rFonts w:cstheme="minorHAnsi"/>
                <w:sz w:val="18"/>
                <w:szCs w:val="18"/>
              </w:rPr>
            </w:pPr>
            <w:ins w:id="6011" w:author="Irová Zuzana" w:date="2025-05-21T14:17:00Z" w16du:dateUtc="2025-05-21T12:17:00Z">
              <w:r w:rsidRPr="000B7C90">
                <w:rPr>
                  <w:rStyle w:val="Emphasis"/>
                  <w:rFonts w:cstheme="minorHAnsi"/>
                  <w:sz w:val="18"/>
                  <w:szCs w:val="18"/>
                </w:rPr>
                <w:t>X</w:t>
              </w:r>
            </w:ins>
          </w:p>
        </w:tc>
        <w:tc>
          <w:tcPr>
            <w:tcW w:w="354" w:type="dxa"/>
          </w:tcPr>
          <w:p w14:paraId="6755175D" w14:textId="77777777" w:rsidR="00C92C74" w:rsidRPr="000B7C90" w:rsidRDefault="00C92C74" w:rsidP="00C92C74">
            <w:pPr>
              <w:spacing w:after="0"/>
              <w:jc w:val="center"/>
              <w:rPr>
                <w:ins w:id="6012" w:author="Irová Zuzana" w:date="2025-05-21T14:16:00Z" w16du:dateUtc="2025-05-21T12:16:00Z"/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466E2CF1" w14:textId="3C47EFA3" w:rsidR="00C92C74" w:rsidRPr="00C92C74" w:rsidRDefault="00C92C74" w:rsidP="00C92C74">
            <w:pPr>
              <w:spacing w:after="0"/>
              <w:jc w:val="center"/>
              <w:rPr>
                <w:ins w:id="6013" w:author="Irová Zuzana" w:date="2025-05-21T14:16:00Z" w16du:dateUtc="2025-05-21T12:16:00Z"/>
                <w:rStyle w:val="Emphasis"/>
                <w:rFonts w:cstheme="minorBidi"/>
                <w:sz w:val="18"/>
                <w:szCs w:val="18"/>
                <w:lang w:val="cs-CZ"/>
              </w:rPr>
            </w:pPr>
            <w:ins w:id="6014" w:author="Irová Zuzana" w:date="2025-05-21T14:17:00Z" w16du:dateUtc="2025-05-21T12:17:00Z">
              <w:r w:rsidRPr="7E97F303">
                <w:rPr>
                  <w:rStyle w:val="Emphasis"/>
                  <w:rFonts w:cstheme="minorBidi"/>
                  <w:sz w:val="18"/>
                  <w:szCs w:val="18"/>
                  <w:lang w:val="cs-CZ"/>
                </w:rPr>
                <w:t>Upd</w:t>
              </w:r>
            </w:ins>
          </w:p>
        </w:tc>
        <w:tc>
          <w:tcPr>
            <w:tcW w:w="1350" w:type="dxa"/>
            <w:noWrap/>
          </w:tcPr>
          <w:p w14:paraId="0BBEF172" w14:textId="27136B65" w:rsidR="00C92C74" w:rsidRPr="7C359A98" w:rsidRDefault="00C92C74" w:rsidP="00C92C74">
            <w:pPr>
              <w:spacing w:after="0"/>
              <w:rPr>
                <w:ins w:id="6015" w:author="Irová Zuzana" w:date="2025-05-21T14:16:00Z" w16du:dateUtc="2025-05-21T12:16:00Z"/>
                <w:rStyle w:val="Emphasis"/>
                <w:rFonts w:cstheme="minorBidi"/>
                <w:sz w:val="18"/>
                <w:szCs w:val="18"/>
                <w:lang w:val="cs-CZ"/>
              </w:rPr>
            </w:pPr>
            <w:ins w:id="6016" w:author="Irová Zuzana" w:date="2025-05-21T14:17:00Z" w16du:dateUtc="2025-05-21T12:17:00Z">
              <w:r w:rsidRPr="7C359A98">
                <w:rPr>
                  <w:rStyle w:val="Emphasis"/>
                  <w:rFonts w:cstheme="minorBidi"/>
                  <w:sz w:val="18"/>
                  <w:szCs w:val="18"/>
                  <w:lang w:val="cs-CZ"/>
                </w:rPr>
                <w:t>POS operator</w:t>
              </w:r>
            </w:ins>
          </w:p>
        </w:tc>
      </w:tr>
      <w:tr w:rsidR="00432510" w:rsidRPr="00955C1D" w14:paraId="2C68188E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596DC70D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637A1922" w14:textId="77777777" w:rsidR="00432510" w:rsidRPr="00790253" w:rsidRDefault="00432510" w:rsidP="003C1B24">
            <w:pPr>
              <w:spacing w:after="0"/>
              <w:rPr>
                <w:rFonts w:cstheme="minorHAnsi"/>
                <w:sz w:val="18"/>
                <w:szCs w:val="18"/>
                <w:rPrChange w:id="6017" w:author="Muller Miroslav" w:date="2025-03-17T11:13:00Z" w16du:dateUtc="2025-03-17T10:13:00Z">
                  <w:rPr>
                    <w:rFonts w:cstheme="minorHAnsi"/>
                    <w:sz w:val="18"/>
                    <w:szCs w:val="18"/>
                    <w:lang w:val="en-US"/>
                  </w:rPr>
                </w:rPrChange>
              </w:rPr>
            </w:pPr>
            <w:r w:rsidRPr="000B7C90">
              <w:rPr>
                <w:rFonts w:cstheme="minorHAnsi"/>
                <w:sz w:val="18"/>
                <w:szCs w:val="18"/>
              </w:rPr>
              <w:t>Vrať depozit (UC.BAR.0.4.VO1)</w:t>
            </w:r>
          </w:p>
        </w:tc>
        <w:tc>
          <w:tcPr>
            <w:tcW w:w="405" w:type="dxa"/>
          </w:tcPr>
          <w:p w14:paraId="5E231E44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044D0CA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1AEAC5AC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3BAE2603" w14:textId="0AB1E8FA" w:rsidR="00432510" w:rsidRPr="003C1B24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18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  <w:ins w:id="6019" w:author="Drastichová Zuzana" w:date="2025-03-10T13:15:00Z" w16du:dateUtc="2025-03-10T12:15:00Z">
              <w:r w:rsidRPr="003C1B24">
                <w:rPr>
                  <w:rStyle w:val="Emphasis"/>
                  <w:rFonts w:cstheme="minorHAnsi"/>
                  <w:sz w:val="18"/>
                  <w:szCs w:val="18"/>
                  <w:rPrChange w:id="6020" w:author="Drastichová Zuzana" w:date="2025-03-10T13:15:00Z" w16du:dateUtc="2025-03-10T12:15:00Z">
                    <w:rPr>
                      <w:i/>
                      <w:iCs/>
                      <w:lang w:val="en-GB"/>
                    </w:rPr>
                  </w:rPrChange>
                </w:rPr>
                <w:t xml:space="preserve">N/A </w:t>
              </w:r>
            </w:ins>
          </w:p>
        </w:tc>
        <w:tc>
          <w:tcPr>
            <w:tcW w:w="1350" w:type="dxa"/>
            <w:noWrap/>
          </w:tcPr>
          <w:p w14:paraId="22F5025B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357E6F5C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3082BB9B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2263EFBE" w14:textId="77777777" w:rsidR="00432510" w:rsidRPr="000B7C90" w:rsidRDefault="00432510" w:rsidP="003C1B2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Zaplať předplacený kredit – Pre-paid (UC.BAR.0.5)</w:t>
            </w:r>
          </w:p>
        </w:tc>
        <w:tc>
          <w:tcPr>
            <w:tcW w:w="405" w:type="dxa"/>
          </w:tcPr>
          <w:p w14:paraId="6EF11BF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32CAF207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2EB3D6FA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980" w:type="dxa"/>
          </w:tcPr>
          <w:p w14:paraId="444B05E5" w14:textId="66437165" w:rsidR="00432510" w:rsidRPr="003C1B24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21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  <w:ins w:id="6022" w:author="Drastichová Zuzana" w:date="2025-03-10T13:15:00Z" w16du:dateUtc="2025-03-10T12:15:00Z">
              <w:r w:rsidRPr="003C1B24">
                <w:rPr>
                  <w:rStyle w:val="Emphasis"/>
                  <w:rFonts w:cstheme="minorHAnsi"/>
                  <w:sz w:val="18"/>
                  <w:szCs w:val="18"/>
                  <w:rPrChange w:id="6023" w:author="Drastichová Zuzana" w:date="2025-03-10T13:15:00Z" w16du:dateUtc="2025-03-10T12:15:00Z">
                    <w:rPr>
                      <w:i/>
                      <w:iCs/>
                      <w:lang w:val="en-GB"/>
                    </w:rPr>
                  </w:rPrChange>
                </w:rPr>
                <w:t xml:space="preserve">N/A </w:t>
              </w:r>
            </w:ins>
          </w:p>
        </w:tc>
        <w:tc>
          <w:tcPr>
            <w:tcW w:w="1350" w:type="dxa"/>
            <w:noWrap/>
          </w:tcPr>
          <w:p w14:paraId="0D2DEA33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SC User, POS operator</w:t>
            </w:r>
          </w:p>
        </w:tc>
      </w:tr>
      <w:tr w:rsidR="00432510" w:rsidRPr="00955C1D" w14:paraId="37370B6F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4E82E52D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0E9ED780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</w:rPr>
              <w:t>Storno platby (UC.BAR.0.6)</w:t>
            </w:r>
          </w:p>
        </w:tc>
        <w:tc>
          <w:tcPr>
            <w:tcW w:w="405" w:type="dxa"/>
          </w:tcPr>
          <w:p w14:paraId="7EBE0F6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5C61F4AD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34F48044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2E98E5E" w14:textId="16ABA0FC" w:rsidR="00432510" w:rsidRPr="003C1B24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24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</w:p>
        </w:tc>
        <w:tc>
          <w:tcPr>
            <w:tcW w:w="1350" w:type="dxa"/>
            <w:noWrap/>
          </w:tcPr>
          <w:p w14:paraId="75076192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operator, POS operator</w:t>
            </w:r>
          </w:p>
        </w:tc>
      </w:tr>
      <w:tr w:rsidR="00432510" w:rsidRPr="00955C1D" w14:paraId="4BB1CA29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55BE82A8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08A73F00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</w:rPr>
              <w:t>Načti bankovní výpis (UC.BAR.0.7.VO1)</w:t>
            </w:r>
          </w:p>
        </w:tc>
        <w:tc>
          <w:tcPr>
            <w:tcW w:w="405" w:type="dxa"/>
          </w:tcPr>
          <w:p w14:paraId="13289FEB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188BC7B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4578E2E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49A4F588" w14:textId="03926FDD" w:rsidR="00432510" w:rsidRPr="003C1B24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25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  <w:ins w:id="6026" w:author="Drastichová Zuzana" w:date="2025-03-10T13:15:00Z" w16du:dateUtc="2025-03-10T12:15:00Z">
              <w:r w:rsidRPr="003C1B24">
                <w:rPr>
                  <w:rStyle w:val="Emphasis"/>
                  <w:rFonts w:cstheme="minorHAnsi"/>
                  <w:sz w:val="18"/>
                  <w:szCs w:val="18"/>
                  <w:rPrChange w:id="6027" w:author="Drastichová Zuzana" w:date="2025-03-10T13:15:00Z" w16du:dateUtc="2025-03-10T12:15:00Z">
                    <w:rPr>
                      <w:i/>
                      <w:iCs/>
                      <w:lang w:val="en-GB"/>
                    </w:rPr>
                  </w:rPrChange>
                </w:rPr>
                <w:t xml:space="preserve">N/A </w:t>
              </w:r>
            </w:ins>
          </w:p>
        </w:tc>
        <w:tc>
          <w:tcPr>
            <w:tcW w:w="1350" w:type="dxa"/>
            <w:noWrap/>
          </w:tcPr>
          <w:p w14:paraId="586C3ECB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3FAFD56A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7EA56D9E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2B6B47BA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  <w:lang w:eastAsia="cs-CZ"/>
              </w:rPr>
              <w:t>Rozpoznej položku bankovního výpisu (UC.BAR.0.8.VO1)</w:t>
            </w:r>
          </w:p>
        </w:tc>
        <w:tc>
          <w:tcPr>
            <w:tcW w:w="405" w:type="dxa"/>
          </w:tcPr>
          <w:p w14:paraId="4DAB71D4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453AA1E4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7561736E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3696275E" w14:textId="23DA14A7" w:rsidR="00432510" w:rsidRPr="003C1B24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28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  <w:ins w:id="6029" w:author="Drastichová Zuzana" w:date="2025-03-10T13:15:00Z" w16du:dateUtc="2025-03-10T12:15:00Z">
              <w:r w:rsidRPr="003C1B24">
                <w:rPr>
                  <w:rStyle w:val="Emphasis"/>
                  <w:rFonts w:cstheme="minorHAnsi"/>
                  <w:sz w:val="18"/>
                  <w:szCs w:val="18"/>
                  <w:rPrChange w:id="6030" w:author="Drastichová Zuzana" w:date="2025-03-10T13:15:00Z" w16du:dateUtc="2025-03-10T12:15:00Z">
                    <w:rPr>
                      <w:i/>
                      <w:iCs/>
                      <w:lang w:val="en-GB"/>
                    </w:rPr>
                  </w:rPrChange>
                </w:rPr>
                <w:t xml:space="preserve">N/A </w:t>
              </w:r>
            </w:ins>
          </w:p>
        </w:tc>
        <w:tc>
          <w:tcPr>
            <w:tcW w:w="1350" w:type="dxa"/>
            <w:noWrap/>
          </w:tcPr>
          <w:p w14:paraId="397103E9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002C8F28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579B2031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752EEC16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  <w:lang w:eastAsia="cs-CZ"/>
              </w:rPr>
              <w:t>Zruš rozpoznání platby (UC.BAR.0.9.VO1)</w:t>
            </w:r>
          </w:p>
        </w:tc>
        <w:tc>
          <w:tcPr>
            <w:tcW w:w="405" w:type="dxa"/>
          </w:tcPr>
          <w:p w14:paraId="2424049A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14D13E1F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3A48EB4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1A75D4BD" w14:textId="552084DF" w:rsidR="00432510" w:rsidRPr="003C1B24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31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</w:p>
        </w:tc>
        <w:tc>
          <w:tcPr>
            <w:tcW w:w="1350" w:type="dxa"/>
            <w:noWrap/>
          </w:tcPr>
          <w:p w14:paraId="356F0C03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554815A2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487CB09F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72909B5A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  <w:lang w:eastAsia="cs-CZ"/>
              </w:rPr>
              <w:t>Napáruj fakturu na platbu (UC.BAR.0.10.VO1)</w:t>
            </w:r>
          </w:p>
        </w:tc>
        <w:tc>
          <w:tcPr>
            <w:tcW w:w="405" w:type="dxa"/>
          </w:tcPr>
          <w:p w14:paraId="30A4C0E2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3B887B3D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7DECA487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7A70D948" w14:textId="5B9642E4" w:rsidR="00432510" w:rsidRPr="003C1B24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32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</w:p>
        </w:tc>
        <w:tc>
          <w:tcPr>
            <w:tcW w:w="1350" w:type="dxa"/>
            <w:noWrap/>
          </w:tcPr>
          <w:p w14:paraId="564CA44E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012541A6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4972C4C3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52F34FAB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  <w:lang w:eastAsia="cs-CZ"/>
              </w:rPr>
              <w:t>Napáruj platbu na fakturu (UC.BAR.0.11.VO1)</w:t>
            </w:r>
          </w:p>
        </w:tc>
        <w:tc>
          <w:tcPr>
            <w:tcW w:w="405" w:type="dxa"/>
          </w:tcPr>
          <w:p w14:paraId="5B44435D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64D9245E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79552554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5285F908" w14:textId="2E91038A" w:rsidR="00432510" w:rsidRPr="003C1B24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33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</w:p>
        </w:tc>
        <w:tc>
          <w:tcPr>
            <w:tcW w:w="1350" w:type="dxa"/>
            <w:noWrap/>
          </w:tcPr>
          <w:p w14:paraId="78AF88EF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36205F90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0D54247F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7008CF89" w14:textId="77777777" w:rsidR="00432510" w:rsidRPr="000B7C90" w:rsidRDefault="00432510" w:rsidP="003C1B2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Odpáruj platbu (UC.BAR.0.12.VO1)</w:t>
            </w:r>
          </w:p>
        </w:tc>
        <w:tc>
          <w:tcPr>
            <w:tcW w:w="405" w:type="dxa"/>
          </w:tcPr>
          <w:p w14:paraId="1D0EB757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589C4A8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7EE36F7C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7638D776" w14:textId="0C418F64" w:rsidR="00432510" w:rsidRPr="003C1B24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34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</w:p>
        </w:tc>
        <w:tc>
          <w:tcPr>
            <w:tcW w:w="1350" w:type="dxa"/>
            <w:noWrap/>
          </w:tcPr>
          <w:p w14:paraId="7DAECDF6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3EC9CAE8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2FEE145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5714D241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  <w:lang w:eastAsia="cs-CZ"/>
              </w:rPr>
              <w:t>Napáruj fakturu na fakturu (UC.BAR.0.13.VO1)</w:t>
            </w:r>
          </w:p>
        </w:tc>
        <w:tc>
          <w:tcPr>
            <w:tcW w:w="405" w:type="dxa"/>
          </w:tcPr>
          <w:p w14:paraId="54D2FEAC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3D80FE6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18AB865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074C71F3" w14:textId="4A26A307" w:rsidR="00432510" w:rsidRPr="003C1B24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35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</w:p>
        </w:tc>
        <w:tc>
          <w:tcPr>
            <w:tcW w:w="1350" w:type="dxa"/>
            <w:noWrap/>
          </w:tcPr>
          <w:p w14:paraId="1ABC2450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49961C07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5E7A08CF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0AB0E7EF" w14:textId="77777777" w:rsidR="00432510" w:rsidRPr="000B7C90" w:rsidRDefault="00432510" w:rsidP="003C1B24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Odpáruj fakturu z faktury (UC.BAR.0.14.VO1)</w:t>
            </w:r>
          </w:p>
        </w:tc>
        <w:tc>
          <w:tcPr>
            <w:tcW w:w="405" w:type="dxa"/>
          </w:tcPr>
          <w:p w14:paraId="3FBE838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0AC8CBBB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543C77CF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ECD26DA" w14:textId="47492A1F" w:rsidR="00432510" w:rsidRPr="003C1B24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36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</w:p>
        </w:tc>
        <w:tc>
          <w:tcPr>
            <w:tcW w:w="1350" w:type="dxa"/>
            <w:noWrap/>
          </w:tcPr>
          <w:p w14:paraId="0F584D31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1057C25C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EBE2079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7EF072F5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Vrať platbu (UC.BAR.0.15.VO1)</w:t>
            </w:r>
          </w:p>
        </w:tc>
        <w:tc>
          <w:tcPr>
            <w:tcW w:w="405" w:type="dxa"/>
          </w:tcPr>
          <w:p w14:paraId="6977194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19110DB6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3E47C7F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62CE7E08" w14:textId="5CE1B449" w:rsidR="00432510" w:rsidRPr="003C1B24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37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</w:p>
        </w:tc>
        <w:tc>
          <w:tcPr>
            <w:tcW w:w="1350" w:type="dxa"/>
            <w:noWrap/>
          </w:tcPr>
          <w:p w14:paraId="26C5E10F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7A9682F1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1C808F5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420C680F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Schval položku platebního příkazu (UC.BAR.0.16.VO1)</w:t>
            </w:r>
          </w:p>
        </w:tc>
        <w:tc>
          <w:tcPr>
            <w:tcW w:w="405" w:type="dxa"/>
          </w:tcPr>
          <w:p w14:paraId="7100E51B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4A623EF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36162A7A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0B684C43" w14:textId="70ADB31D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ins w:id="6038" w:author="Drastichová Zuzana" w:date="2025-03-10T13:15:00Z" w16du:dateUtc="2025-03-10T12:15:00Z">
              <w:r w:rsidRPr="003C1B24">
                <w:rPr>
                  <w:rStyle w:val="Emphasis"/>
                  <w:rFonts w:cstheme="minorHAnsi"/>
                  <w:sz w:val="18"/>
                  <w:szCs w:val="18"/>
                  <w:rPrChange w:id="6039" w:author="Drastichová Zuzana" w:date="2025-03-10T13:15:00Z" w16du:dateUtc="2025-03-10T12:15:00Z">
                    <w:rPr/>
                  </w:rPrChange>
                </w:rPr>
                <w:t xml:space="preserve">N/A </w:t>
              </w:r>
            </w:ins>
          </w:p>
        </w:tc>
        <w:tc>
          <w:tcPr>
            <w:tcW w:w="1350" w:type="dxa"/>
            <w:noWrap/>
          </w:tcPr>
          <w:p w14:paraId="3B4253D2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535E64C1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7B2A47B7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200E348A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Změň položku platebního příkazu (UC.BAR.0.17.VO1)</w:t>
            </w:r>
          </w:p>
        </w:tc>
        <w:tc>
          <w:tcPr>
            <w:tcW w:w="405" w:type="dxa"/>
          </w:tcPr>
          <w:p w14:paraId="5C024BC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5F20F8BD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0EF34B6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6A02847" w14:textId="52BD577F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ins w:id="6040" w:author="Drastichová Zuzana" w:date="2025-03-10T13:15:00Z" w16du:dateUtc="2025-03-10T12:15:00Z">
              <w:r w:rsidRPr="003C1B24">
                <w:rPr>
                  <w:rStyle w:val="Emphasis"/>
                  <w:rFonts w:cstheme="minorHAnsi"/>
                  <w:sz w:val="18"/>
                  <w:szCs w:val="18"/>
                  <w:rPrChange w:id="6041" w:author="Drastichová Zuzana" w:date="2025-03-10T13:15:00Z" w16du:dateUtc="2025-03-10T12:15:00Z">
                    <w:rPr/>
                  </w:rPrChange>
                </w:rPr>
                <w:t xml:space="preserve">N/A </w:t>
              </w:r>
            </w:ins>
          </w:p>
        </w:tc>
        <w:tc>
          <w:tcPr>
            <w:tcW w:w="1350" w:type="dxa"/>
            <w:noWrap/>
          </w:tcPr>
          <w:p w14:paraId="6935E350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09B24A69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674C2125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6EA06AE5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Zamítni položku platebního příkazu (UC.BAR.0.18.VO1)</w:t>
            </w:r>
          </w:p>
        </w:tc>
        <w:tc>
          <w:tcPr>
            <w:tcW w:w="405" w:type="dxa"/>
          </w:tcPr>
          <w:p w14:paraId="1B31C6F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5FAA70E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28BA4E32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0E56ACCF" w14:textId="44D275A2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ins w:id="6042" w:author="Drastichová Zuzana" w:date="2025-03-10T13:15:00Z" w16du:dateUtc="2025-03-10T12:15:00Z">
              <w:r w:rsidRPr="003C1B24">
                <w:rPr>
                  <w:rStyle w:val="Emphasis"/>
                  <w:rFonts w:cstheme="minorHAnsi"/>
                  <w:sz w:val="18"/>
                  <w:szCs w:val="18"/>
                  <w:rPrChange w:id="6043" w:author="Drastichová Zuzana" w:date="2025-03-10T13:15:00Z" w16du:dateUtc="2025-03-10T12:15:00Z">
                    <w:rPr/>
                  </w:rPrChange>
                </w:rPr>
                <w:t xml:space="preserve">N/A </w:t>
              </w:r>
            </w:ins>
          </w:p>
        </w:tc>
        <w:tc>
          <w:tcPr>
            <w:tcW w:w="1350" w:type="dxa"/>
            <w:noWrap/>
          </w:tcPr>
          <w:p w14:paraId="2E30301B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1B75D85D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7DD6661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23AD4E9D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Vytvoř soubor platebních příkazů (UC.BAR.0.19.VO1)</w:t>
            </w:r>
          </w:p>
        </w:tc>
        <w:tc>
          <w:tcPr>
            <w:tcW w:w="405" w:type="dxa"/>
          </w:tcPr>
          <w:p w14:paraId="4AAD996D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00E3D3E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3F43F3B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CE9AE4A" w14:textId="58F7A12A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ins w:id="6044" w:author="Drastichová Zuzana" w:date="2025-03-10T13:15:00Z" w16du:dateUtc="2025-03-10T12:15:00Z">
              <w:r w:rsidRPr="003C1B24">
                <w:rPr>
                  <w:rStyle w:val="Emphasis"/>
                  <w:rFonts w:cstheme="minorHAnsi"/>
                  <w:sz w:val="18"/>
                  <w:szCs w:val="18"/>
                  <w:rPrChange w:id="6045" w:author="Drastichová Zuzana" w:date="2025-03-10T13:15:00Z" w16du:dateUtc="2025-03-10T12:15:00Z">
                    <w:rPr/>
                  </w:rPrChange>
                </w:rPr>
                <w:t xml:space="preserve">N/A </w:t>
              </w:r>
            </w:ins>
          </w:p>
        </w:tc>
        <w:tc>
          <w:tcPr>
            <w:tcW w:w="1350" w:type="dxa"/>
            <w:noWrap/>
          </w:tcPr>
          <w:p w14:paraId="1BD02706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4EE146E9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2FA30B2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232AC607" w14:textId="59291618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ins w:id="6046" w:author="Drastichová Zuzana" w:date="2025-03-10T13:17:00Z" w16du:dateUtc="2025-03-10T12:17:00Z">
              <w:r>
                <w:rPr>
                  <w:rFonts w:cstheme="minorHAnsi"/>
                  <w:sz w:val="18"/>
                  <w:szCs w:val="18"/>
                </w:rPr>
                <w:t>Uhraď přestupek (UC.BAR.0.20.HR)</w:t>
              </w:r>
            </w:ins>
          </w:p>
        </w:tc>
        <w:tc>
          <w:tcPr>
            <w:tcW w:w="405" w:type="dxa"/>
          </w:tcPr>
          <w:p w14:paraId="3AFBB836" w14:textId="1326D11D" w:rsidR="00432510" w:rsidRPr="0043251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highlight w:val="yellow"/>
                <w:rPrChange w:id="6047" w:author="Drastichová Zuzana" w:date="2025-03-10T13:18:00Z" w16du:dateUtc="2025-03-10T12:18:00Z">
                  <w:rPr>
                    <w:rStyle w:val="Emphasis"/>
                    <w:rFonts w:cstheme="minorHAnsi"/>
                    <w:sz w:val="18"/>
                    <w:szCs w:val="18"/>
                  </w:rPr>
                </w:rPrChange>
              </w:rPr>
            </w:pPr>
            <w:ins w:id="6048" w:author="Drastichová Zuzana" w:date="2025-03-10T13:17:00Z" w16du:dateUtc="2025-03-10T12:17:00Z">
              <w:r w:rsidRPr="00432510">
                <w:rPr>
                  <w:rStyle w:val="Emphasis"/>
                  <w:rFonts w:cstheme="minorHAnsi"/>
                  <w:sz w:val="18"/>
                  <w:szCs w:val="18"/>
                  <w:highlight w:val="yellow"/>
                  <w:rPrChange w:id="6049" w:author="Drastichová Zuzana" w:date="2025-03-10T13:18:00Z" w16du:dateUtc="2025-03-10T12:18:00Z">
                    <w:rPr>
                      <w:rStyle w:val="Emphasis"/>
                      <w:rFonts w:cstheme="minorHAnsi"/>
                      <w:sz w:val="18"/>
                      <w:szCs w:val="18"/>
                    </w:rPr>
                  </w:rPrChange>
                </w:rPr>
                <w:t>X</w:t>
              </w:r>
            </w:ins>
          </w:p>
        </w:tc>
        <w:tc>
          <w:tcPr>
            <w:tcW w:w="383" w:type="dxa"/>
          </w:tcPr>
          <w:p w14:paraId="65D6B5E6" w14:textId="0F41C9B0" w:rsidR="00432510" w:rsidRPr="0043251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highlight w:val="yellow"/>
                <w:rPrChange w:id="6050" w:author="Drastichová Zuzana" w:date="2025-03-10T13:18:00Z" w16du:dateUtc="2025-03-10T12:18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  <w:ins w:id="6051" w:author="Drastichová Zuzana" w:date="2025-03-10T13:18:00Z" w16du:dateUtc="2025-03-10T12:18:00Z">
              <w:r w:rsidRPr="00432510">
                <w:rPr>
                  <w:rStyle w:val="Emphasis"/>
                  <w:rFonts w:cstheme="minorHAnsi"/>
                  <w:i w:val="0"/>
                  <w:sz w:val="18"/>
                  <w:szCs w:val="18"/>
                  <w:highlight w:val="yellow"/>
                  <w:rPrChange w:id="6052" w:author="Drastichová Zuzana" w:date="2025-03-10T13:18:00Z" w16du:dateUtc="2025-03-10T12:18:00Z">
                    <w:rPr>
                      <w:rStyle w:val="Emphasis"/>
                      <w:rFonts w:cstheme="minorHAnsi"/>
                      <w:i w:val="0"/>
                      <w:sz w:val="18"/>
                      <w:szCs w:val="18"/>
                    </w:rPr>
                  </w:rPrChange>
                </w:rPr>
                <w:t>X</w:t>
              </w:r>
            </w:ins>
          </w:p>
        </w:tc>
        <w:tc>
          <w:tcPr>
            <w:tcW w:w="354" w:type="dxa"/>
          </w:tcPr>
          <w:p w14:paraId="790D20ED" w14:textId="10B3C008" w:rsidR="00432510" w:rsidRPr="0043251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highlight w:val="yellow"/>
                <w:rPrChange w:id="6053" w:author="Drastichová Zuzana" w:date="2025-03-10T13:18:00Z" w16du:dateUtc="2025-03-10T12:18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  <w:ins w:id="6054" w:author="Drastichová Zuzana" w:date="2025-03-10T13:18:00Z" w16du:dateUtc="2025-03-10T12:18:00Z">
              <w:r w:rsidRPr="00432510">
                <w:rPr>
                  <w:rStyle w:val="Emphasis"/>
                  <w:rFonts w:cstheme="minorHAnsi"/>
                  <w:i w:val="0"/>
                  <w:sz w:val="18"/>
                  <w:szCs w:val="18"/>
                  <w:highlight w:val="yellow"/>
                  <w:rPrChange w:id="6055" w:author="Drastichová Zuzana" w:date="2025-03-10T13:18:00Z" w16du:dateUtc="2025-03-10T12:18:00Z">
                    <w:rPr>
                      <w:rStyle w:val="Emphasis"/>
                      <w:rFonts w:cstheme="minorHAnsi"/>
                      <w:i w:val="0"/>
                      <w:sz w:val="18"/>
                      <w:szCs w:val="18"/>
                    </w:rPr>
                  </w:rPrChange>
                </w:rPr>
                <w:t>X</w:t>
              </w:r>
            </w:ins>
          </w:p>
        </w:tc>
        <w:tc>
          <w:tcPr>
            <w:tcW w:w="980" w:type="dxa"/>
          </w:tcPr>
          <w:p w14:paraId="07B52547" w14:textId="3C4133EE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ins w:id="6056" w:author="Drastichová Zuzana" w:date="2025-03-10T13:17:00Z" w16du:dateUtc="2025-03-10T12:17:00Z">
              <w:r>
                <w:rPr>
                  <w:rStyle w:val="Emphasis"/>
                  <w:rFonts w:cstheme="minorHAnsi"/>
                  <w:sz w:val="18"/>
                  <w:szCs w:val="18"/>
                </w:rPr>
                <w:t>New</w:t>
              </w:r>
            </w:ins>
          </w:p>
        </w:tc>
        <w:tc>
          <w:tcPr>
            <w:tcW w:w="1350" w:type="dxa"/>
            <w:noWrap/>
          </w:tcPr>
          <w:p w14:paraId="4B63CDF6" w14:textId="158D33AE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ins w:id="6057" w:author="Drastichová Zuzana" w:date="2025-03-10T13:17:00Z" w16du:dateUtc="2025-03-10T12:17:00Z">
              <w:r w:rsidRPr="30A7D34F">
                <w:rPr>
                  <w:rStyle w:val="Emphasis"/>
                  <w:rFonts w:cstheme="minorBidi"/>
                  <w:sz w:val="18"/>
                  <w:szCs w:val="18"/>
                  <w:lang w:val="cs-CZ"/>
                </w:rPr>
                <w:t>BO Operator</w:t>
              </w:r>
            </w:ins>
          </w:p>
        </w:tc>
      </w:tr>
      <w:tr w:rsidR="003C1B24" w:rsidRPr="00955C1D" w14:paraId="14506AE8" w14:textId="77777777" w:rsidTr="003C1B24">
        <w:trPr>
          <w:cantSplit/>
          <w:trHeight w:val="255"/>
        </w:trPr>
        <w:tc>
          <w:tcPr>
            <w:tcW w:w="1749" w:type="dxa"/>
            <w:vMerge w:val="restart"/>
          </w:tcPr>
          <w:p w14:paraId="336A2BBE" w14:textId="77777777" w:rsidR="003C1B24" w:rsidRPr="000B7C90" w:rsidRDefault="003C1B24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Pomocné operace</w:t>
            </w:r>
          </w:p>
        </w:tc>
        <w:tc>
          <w:tcPr>
            <w:tcW w:w="4456" w:type="dxa"/>
            <w:noWrap/>
          </w:tcPr>
          <w:p w14:paraId="0B1CDC5D" w14:textId="77777777" w:rsidR="003C1B24" w:rsidRPr="000B7C90" w:rsidRDefault="003C1B24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Načti soubor mýtných segmentů (UC.BAR.1.1)</w:t>
            </w:r>
          </w:p>
        </w:tc>
        <w:tc>
          <w:tcPr>
            <w:tcW w:w="405" w:type="dxa"/>
          </w:tcPr>
          <w:p w14:paraId="6D3E8212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1210E5C7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2D4BB2E0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4C19FBF6" w14:textId="16C4489D" w:rsidR="003C1B24" w:rsidRPr="003C1B24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58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  <w:ins w:id="6059" w:author="Drastichová Zuzana" w:date="2025-03-10T13:15:00Z" w16du:dateUtc="2025-03-10T12:15:00Z">
              <w:r w:rsidRPr="003C1B24">
                <w:rPr>
                  <w:rStyle w:val="Emphasis"/>
                  <w:rFonts w:cstheme="minorHAnsi"/>
                  <w:sz w:val="18"/>
                  <w:szCs w:val="18"/>
                  <w:rPrChange w:id="6060" w:author="Drastichová Zuzana" w:date="2025-03-10T13:15:00Z" w16du:dateUtc="2025-03-10T12:15:00Z">
                    <w:rPr>
                      <w:i/>
                      <w:iCs/>
                      <w:lang w:val="en-GB"/>
                    </w:rPr>
                  </w:rPrChange>
                </w:rPr>
                <w:t xml:space="preserve">N/A </w:t>
              </w:r>
            </w:ins>
          </w:p>
        </w:tc>
        <w:tc>
          <w:tcPr>
            <w:tcW w:w="1350" w:type="dxa"/>
            <w:noWrap/>
          </w:tcPr>
          <w:p w14:paraId="1BE3FC3D" w14:textId="77777777" w:rsidR="003C1B24" w:rsidRPr="000B7C90" w:rsidRDefault="003C1B24" w:rsidP="003C1B24">
            <w:pPr>
              <w:spacing w:after="0"/>
              <w:rPr>
                <w:rStyle w:val="Emphasis"/>
                <w:rFonts w:cstheme="minorBidi"/>
                <w:i w:val="0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3C1B24" w:rsidRPr="00955C1D" w14:paraId="3BF66582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6C220957" w14:textId="77777777" w:rsidR="003C1B24" w:rsidRPr="000B7C90" w:rsidRDefault="003C1B24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70CD3E3F" w14:textId="77777777" w:rsidR="003C1B24" w:rsidRPr="000B7C90" w:rsidRDefault="003C1B24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405" w:type="dxa"/>
          </w:tcPr>
          <w:p w14:paraId="0CD9E99B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83" w:type="dxa"/>
          </w:tcPr>
          <w:p w14:paraId="1EE39662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1C0CF47C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380C0C71" w14:textId="333A4A98" w:rsidR="003C1B24" w:rsidRPr="003C1B24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61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</w:p>
        </w:tc>
        <w:tc>
          <w:tcPr>
            <w:tcW w:w="1350" w:type="dxa"/>
            <w:noWrap/>
          </w:tcPr>
          <w:p w14:paraId="41462B42" w14:textId="77777777" w:rsidR="003C1B24" w:rsidRPr="000B7C90" w:rsidRDefault="003C1B24" w:rsidP="003C1B24">
            <w:pPr>
              <w:spacing w:after="0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</w:tr>
      <w:tr w:rsidR="003C1B24" w:rsidRPr="00955C1D" w14:paraId="6872DF51" w14:textId="77777777" w:rsidTr="003C1B24">
        <w:trPr>
          <w:cantSplit/>
          <w:trHeight w:val="255"/>
        </w:trPr>
        <w:tc>
          <w:tcPr>
            <w:tcW w:w="1749" w:type="dxa"/>
          </w:tcPr>
          <w:p w14:paraId="76A10098" w14:textId="77777777" w:rsidR="003C1B24" w:rsidRPr="000B7C90" w:rsidRDefault="003C1B24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Operace na vyžádání zákazníkem</w:t>
            </w:r>
          </w:p>
        </w:tc>
        <w:tc>
          <w:tcPr>
            <w:tcW w:w="4456" w:type="dxa"/>
            <w:noWrap/>
          </w:tcPr>
          <w:p w14:paraId="19A0B54B" w14:textId="77777777" w:rsidR="003C1B24" w:rsidRPr="000B7C90" w:rsidRDefault="003C1B24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Vytvoř detailní výpis mýtných transakcí na vyžádání (UC.BAR.2.1.VO1)</w:t>
            </w:r>
          </w:p>
        </w:tc>
        <w:tc>
          <w:tcPr>
            <w:tcW w:w="405" w:type="dxa"/>
          </w:tcPr>
          <w:p w14:paraId="4557AB47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cs-CZ"/>
              </w:rPr>
            </w:pPr>
          </w:p>
        </w:tc>
        <w:tc>
          <w:tcPr>
            <w:tcW w:w="383" w:type="dxa"/>
          </w:tcPr>
          <w:p w14:paraId="4F52A300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cs-CZ"/>
              </w:rPr>
            </w:pPr>
          </w:p>
        </w:tc>
        <w:tc>
          <w:tcPr>
            <w:tcW w:w="354" w:type="dxa"/>
          </w:tcPr>
          <w:p w14:paraId="30441988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980" w:type="dxa"/>
          </w:tcPr>
          <w:p w14:paraId="3F944AC7" w14:textId="041D7052" w:rsidR="003C1B24" w:rsidRPr="003C1B24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62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</w:p>
        </w:tc>
        <w:tc>
          <w:tcPr>
            <w:tcW w:w="1350" w:type="dxa"/>
            <w:noWrap/>
          </w:tcPr>
          <w:p w14:paraId="37057C00" w14:textId="77777777" w:rsidR="003C1B24" w:rsidRPr="000B7C90" w:rsidRDefault="003C1B24" w:rsidP="003C1B24">
            <w:pPr>
              <w:spacing w:after="0"/>
              <w:rPr>
                <w:rStyle w:val="Emphasis"/>
                <w:rFonts w:cstheme="minorHAnsi"/>
                <w:iCs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WSC User</w:t>
            </w:r>
          </w:p>
        </w:tc>
      </w:tr>
      <w:tr w:rsidR="003C1B24" w:rsidRPr="00955C1D" w14:paraId="3967A03B" w14:textId="77777777" w:rsidTr="003C1B24">
        <w:trPr>
          <w:cantSplit/>
          <w:trHeight w:val="255"/>
        </w:trPr>
        <w:tc>
          <w:tcPr>
            <w:tcW w:w="1749" w:type="dxa"/>
            <w:vMerge w:val="restart"/>
          </w:tcPr>
          <w:p w14:paraId="19EE2608" w14:textId="77777777" w:rsidR="003C1B24" w:rsidRPr="000B7C90" w:rsidRDefault="003C1B24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Operace s fakturami</w:t>
            </w:r>
          </w:p>
        </w:tc>
        <w:tc>
          <w:tcPr>
            <w:tcW w:w="4456" w:type="dxa"/>
            <w:noWrap/>
          </w:tcPr>
          <w:p w14:paraId="6035C131" w14:textId="77777777" w:rsidR="003C1B24" w:rsidRPr="000B7C90" w:rsidRDefault="003C1B24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Vytvoř korekci (UC.BAR.3.1.VO1)</w:t>
            </w:r>
          </w:p>
        </w:tc>
        <w:tc>
          <w:tcPr>
            <w:tcW w:w="405" w:type="dxa"/>
          </w:tcPr>
          <w:p w14:paraId="09416F2A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2E524320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24E5E430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26FDCCE" w14:textId="3F36BAC6" w:rsidR="003C1B24" w:rsidRPr="003C1B24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63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</w:p>
        </w:tc>
        <w:tc>
          <w:tcPr>
            <w:tcW w:w="1350" w:type="dxa"/>
            <w:noWrap/>
          </w:tcPr>
          <w:p w14:paraId="38769CBC" w14:textId="77777777" w:rsidR="003C1B24" w:rsidRPr="000B7C90" w:rsidRDefault="003C1B24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3C1B24" w:rsidRPr="00955C1D" w14:paraId="72FFCAC1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577AB94B" w14:textId="77777777" w:rsidR="003C1B24" w:rsidRPr="000B7C90" w:rsidRDefault="003C1B24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1A23657D" w14:textId="77777777" w:rsidR="003C1B24" w:rsidRPr="000B7C90" w:rsidRDefault="003C1B24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Uhraď dobropis (UC.BAR.3.2.VO1)</w:t>
            </w:r>
          </w:p>
        </w:tc>
        <w:tc>
          <w:tcPr>
            <w:tcW w:w="405" w:type="dxa"/>
          </w:tcPr>
          <w:p w14:paraId="5AF92DD2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245FC116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087F1CC5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0F7F78C0" w14:textId="31A81BBE" w:rsidR="003C1B24" w:rsidRPr="003C1B24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64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</w:p>
        </w:tc>
        <w:tc>
          <w:tcPr>
            <w:tcW w:w="1350" w:type="dxa"/>
            <w:noWrap/>
          </w:tcPr>
          <w:p w14:paraId="284826A8" w14:textId="77777777" w:rsidR="003C1B24" w:rsidRPr="000B7C90" w:rsidRDefault="003C1B24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3C1B24" w:rsidRPr="00955C1D" w14:paraId="412A5E1E" w14:textId="77777777" w:rsidTr="003C1B24">
        <w:trPr>
          <w:cantSplit/>
          <w:trHeight w:val="255"/>
        </w:trPr>
        <w:tc>
          <w:tcPr>
            <w:tcW w:w="1749" w:type="dxa"/>
            <w:vMerge w:val="restart"/>
          </w:tcPr>
          <w:p w14:paraId="5A123224" w14:textId="77777777" w:rsidR="003C1B24" w:rsidRPr="000B7C90" w:rsidRDefault="003C1B24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Správa slev</w:t>
            </w:r>
          </w:p>
        </w:tc>
        <w:tc>
          <w:tcPr>
            <w:tcW w:w="4456" w:type="dxa"/>
            <w:noWrap/>
          </w:tcPr>
          <w:p w14:paraId="071A7BCE" w14:textId="77777777" w:rsidR="003C1B24" w:rsidRPr="000B7C90" w:rsidRDefault="003C1B24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Odešli oznámení o novém nároku na slevu v doméně CZ (UC.BAR.4.1)</w:t>
            </w:r>
          </w:p>
        </w:tc>
        <w:tc>
          <w:tcPr>
            <w:tcW w:w="405" w:type="dxa"/>
          </w:tcPr>
          <w:p w14:paraId="1E0C3075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54ABA8D5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5878D349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E4E848B" w14:textId="38AACDD6" w:rsidR="003C1B24" w:rsidRPr="003C1B24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65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</w:rPr>
                </w:rPrChange>
              </w:rPr>
            </w:pPr>
            <w:ins w:id="6066" w:author="Drastichová Zuzana" w:date="2025-03-10T13:15:00Z" w16du:dateUtc="2025-03-10T12:15:00Z">
              <w:r w:rsidRPr="003C1B24">
                <w:rPr>
                  <w:rStyle w:val="Emphasis"/>
                  <w:rFonts w:cstheme="minorHAnsi"/>
                  <w:sz w:val="18"/>
                  <w:szCs w:val="18"/>
                  <w:rPrChange w:id="6067" w:author="Drastichová Zuzana" w:date="2025-03-10T13:15:00Z" w16du:dateUtc="2025-03-10T12:15:00Z">
                    <w:rPr>
                      <w:i/>
                      <w:iCs/>
                      <w:lang w:val="en-GB"/>
                    </w:rPr>
                  </w:rPrChange>
                </w:rPr>
                <w:t xml:space="preserve">N/A </w:t>
              </w:r>
            </w:ins>
          </w:p>
        </w:tc>
        <w:tc>
          <w:tcPr>
            <w:tcW w:w="1350" w:type="dxa"/>
            <w:noWrap/>
          </w:tcPr>
          <w:p w14:paraId="153F86FD" w14:textId="77777777" w:rsidR="003C1B24" w:rsidRPr="000B7C90" w:rsidRDefault="003C1B24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3C1B24" w:rsidRPr="00955C1D" w14:paraId="16631F25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169864F" w14:textId="77777777" w:rsidR="003C1B24" w:rsidRPr="000B7C90" w:rsidRDefault="003C1B24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18523D46" w14:textId="77777777" w:rsidR="003C1B24" w:rsidRPr="000B7C90" w:rsidRDefault="003C1B24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Potvrď nárok na slevu v doméně CZ (UC.BAR.4.2)</w:t>
            </w:r>
          </w:p>
        </w:tc>
        <w:tc>
          <w:tcPr>
            <w:tcW w:w="405" w:type="dxa"/>
          </w:tcPr>
          <w:p w14:paraId="26055F3A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cs-CZ"/>
              </w:rPr>
            </w:pPr>
          </w:p>
        </w:tc>
        <w:tc>
          <w:tcPr>
            <w:tcW w:w="383" w:type="dxa"/>
          </w:tcPr>
          <w:p w14:paraId="372301C6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cs-CZ"/>
              </w:rPr>
            </w:pPr>
          </w:p>
        </w:tc>
        <w:tc>
          <w:tcPr>
            <w:tcW w:w="354" w:type="dxa"/>
          </w:tcPr>
          <w:p w14:paraId="5507CA44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cs-CZ"/>
              </w:rPr>
            </w:pPr>
          </w:p>
        </w:tc>
        <w:tc>
          <w:tcPr>
            <w:tcW w:w="980" w:type="dxa"/>
          </w:tcPr>
          <w:p w14:paraId="26E77B88" w14:textId="0BA76077" w:rsidR="003C1B24" w:rsidRPr="003C1B24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6068" w:author="Drastichová Zuzana" w:date="2025-03-10T13:15:00Z" w16du:dateUtc="2025-03-10T12:15:00Z">
                  <w:rPr>
                    <w:rStyle w:val="Emphasis"/>
                    <w:rFonts w:cstheme="minorHAnsi"/>
                    <w:i w:val="0"/>
                    <w:sz w:val="18"/>
                    <w:szCs w:val="18"/>
                    <w:lang w:val="cs-CZ"/>
                  </w:rPr>
                </w:rPrChange>
              </w:rPr>
            </w:pPr>
            <w:ins w:id="6069" w:author="Drastichová Zuzana" w:date="2025-03-10T13:15:00Z" w16du:dateUtc="2025-03-10T12:15:00Z">
              <w:r w:rsidRPr="003C1B24">
                <w:rPr>
                  <w:rStyle w:val="Emphasis"/>
                  <w:rFonts w:cstheme="minorHAnsi"/>
                  <w:sz w:val="18"/>
                  <w:szCs w:val="18"/>
                  <w:rPrChange w:id="6070" w:author="Drastichová Zuzana" w:date="2025-03-10T13:15:00Z" w16du:dateUtc="2025-03-10T12:15:00Z">
                    <w:rPr>
                      <w:i/>
                      <w:iCs/>
                      <w:lang w:val="en-GB"/>
                    </w:rPr>
                  </w:rPrChange>
                </w:rPr>
                <w:t xml:space="preserve">N/A </w:t>
              </w:r>
            </w:ins>
          </w:p>
        </w:tc>
        <w:tc>
          <w:tcPr>
            <w:tcW w:w="1350" w:type="dxa"/>
            <w:noWrap/>
          </w:tcPr>
          <w:p w14:paraId="197AC84E" w14:textId="77777777" w:rsidR="003C1B24" w:rsidRPr="000B7C90" w:rsidRDefault="003C1B24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</w:tbl>
    <w:p w14:paraId="73AE9ADE" w14:textId="77777777" w:rsidR="00E22F88" w:rsidRDefault="00E22F88">
      <w:pPr>
        <w:pStyle w:val="NormalIndent"/>
        <w:rPr>
          <w:ins w:id="6071" w:author="Drastichová Zuzana" w:date="2025-03-12T09:55:00Z" w16du:dateUtc="2025-03-12T08:55:00Z"/>
        </w:rPr>
        <w:pPrChange w:id="6072" w:author="Irová Zuzana" w:date="2025-06-06T15:16:00Z" w16du:dateUtc="2025-06-06T13:16:00Z">
          <w:pPr>
            <w:pStyle w:val="NormalIndent"/>
            <w:ind w:left="0"/>
          </w:pPr>
        </w:pPrChange>
      </w:pPr>
    </w:p>
    <w:p w14:paraId="752CBA75" w14:textId="77777777" w:rsidR="00CC1BB1" w:rsidRDefault="00CC1BB1" w:rsidP="00CC1BB1">
      <w:pPr>
        <w:pStyle w:val="Heading2"/>
        <w:numPr>
          <w:ilvl w:val="1"/>
          <w:numId w:val="142"/>
        </w:numPr>
        <w:tabs>
          <w:tab w:val="num" w:pos="643"/>
        </w:tabs>
        <w:spacing w:before="200" w:line="276" w:lineRule="auto"/>
        <w:ind w:left="643" w:hanging="360"/>
        <w:rPr>
          <w:ins w:id="6073" w:author="Drastichová Zuzana" w:date="2025-03-12T09:55:00Z" w16du:dateUtc="2025-03-12T08:55:00Z"/>
          <w:rFonts w:hint="eastAsia"/>
          <w:lang w:eastAsia="cs-CZ"/>
        </w:rPr>
      </w:pPr>
      <w:bookmarkStart w:id="6074" w:name="_Toc201568900"/>
      <w:ins w:id="6075" w:author="Drastichová Zuzana" w:date="2025-03-12T09:55:00Z" w16du:dateUtc="2025-03-12T08:55:00Z">
        <w:r>
          <w:rPr>
            <w:lang w:eastAsia="cs-CZ"/>
          </w:rPr>
          <w:t>Operace s platbami</w:t>
        </w:r>
        <w:bookmarkEnd w:id="6074"/>
      </w:ins>
    </w:p>
    <w:p w14:paraId="3B61868C" w14:textId="77777777" w:rsidR="00CC1BB1" w:rsidRDefault="00CC1BB1">
      <w:pPr>
        <w:pStyle w:val="NormalIndent"/>
        <w:rPr>
          <w:ins w:id="6076" w:author="Drastichová Zuzana" w:date="2025-03-10T13:14:00Z" w16du:dateUtc="2025-03-10T12:14:00Z"/>
        </w:rPr>
        <w:pPrChange w:id="6077" w:author="Irová Zuzana" w:date="2025-06-06T15:16:00Z" w16du:dateUtc="2025-06-06T13:16:00Z">
          <w:pPr>
            <w:pStyle w:val="NormalIndent"/>
            <w:ind w:left="0"/>
          </w:pPr>
        </w:pPrChange>
      </w:pPr>
    </w:p>
    <w:p w14:paraId="410E9E39" w14:textId="5AB6E1EF" w:rsidR="00CC1BB1" w:rsidRPr="00883204" w:rsidRDefault="00F63B45" w:rsidP="00CC1BB1">
      <w:pPr>
        <w:pStyle w:val="Heading3"/>
        <w:spacing w:before="200" w:after="0" w:line="276" w:lineRule="auto"/>
        <w:rPr>
          <w:ins w:id="6078" w:author="Drastichová Zuzana" w:date="2025-03-12T09:55:00Z" w16du:dateUtc="2025-03-12T08:55:00Z"/>
          <w:rFonts w:hint="eastAsia"/>
          <w:lang w:eastAsia="cs-CZ"/>
          <w:rPrChange w:id="6079" w:author="Drastichová Zuzana" w:date="2025-03-12T09:59:00Z" w16du:dateUtc="2025-03-12T08:59:00Z">
            <w:rPr>
              <w:ins w:id="6080" w:author="Drastichová Zuzana" w:date="2025-03-12T09:55:00Z" w16du:dateUtc="2025-03-12T08:55:00Z"/>
              <w:rFonts w:hint="eastAsia"/>
              <w:highlight w:val="yellow"/>
              <w:lang w:eastAsia="cs-CZ"/>
            </w:rPr>
          </w:rPrChange>
        </w:rPr>
      </w:pPr>
      <w:bookmarkStart w:id="6081" w:name="_Toc189838897"/>
      <w:bookmarkStart w:id="6082" w:name="_Toc201568901"/>
      <w:ins w:id="6083" w:author="Irová Zuzana" w:date="2025-03-12T10:23:00Z" w16du:dateUtc="2025-03-12T09:23:00Z">
        <w:r w:rsidRPr="00F63B45">
          <w:rPr>
            <w:lang w:eastAsia="cs-CZ"/>
          </w:rPr>
          <w:t xml:space="preserve">Zaplať předplacený kredit – Pre-paid in single domain </w:t>
        </w:r>
      </w:ins>
      <w:ins w:id="6084" w:author="Drastichová Zuzana" w:date="2025-03-12T09:55:00Z" w16du:dateUtc="2025-03-12T08:55:00Z">
        <w:del w:id="6085" w:author="Irová Zuzana" w:date="2025-03-12T10:23:00Z" w16du:dateUtc="2025-03-12T09:23:00Z">
          <w:r w:rsidR="00CC1BB1" w:rsidRPr="00883204" w:rsidDel="00F63B45">
            <w:rPr>
              <w:rFonts w:hint="eastAsia"/>
              <w:lang w:eastAsia="cs-CZ"/>
              <w:rPrChange w:id="6086" w:author="Drastichová Zuzana" w:date="2025-03-12T09:59:00Z" w16du:dateUtc="2025-03-12T08:59:00Z">
                <w:rPr>
                  <w:rFonts w:hint="eastAsia"/>
                  <w:highlight w:val="yellow"/>
                  <w:lang w:eastAsia="cs-CZ"/>
                </w:rPr>
              </w:rPrChange>
            </w:rPr>
            <w:delText xml:space="preserve">Předplať kredit </w:delText>
          </w:r>
        </w:del>
        <w:r w:rsidR="00CC1BB1" w:rsidRPr="00883204">
          <w:rPr>
            <w:rFonts w:hint="eastAsia"/>
            <w:lang w:eastAsia="cs-CZ"/>
            <w:rPrChange w:id="6087" w:author="Drastichová Zuzana" w:date="2025-03-12T09:59:00Z" w16du:dateUtc="2025-03-12T08:59:00Z">
              <w:rPr>
                <w:rFonts w:hint="eastAsia"/>
                <w:highlight w:val="yellow"/>
                <w:lang w:eastAsia="cs-CZ"/>
              </w:rPr>
            </w:rPrChange>
          </w:rPr>
          <w:t>(</w:t>
        </w:r>
      </w:ins>
      <w:ins w:id="6088" w:author="Drastichová Zuzana" w:date="2025-03-12T09:59:00Z" w16du:dateUtc="2025-03-12T08:59:00Z">
        <w:r w:rsidR="00883204" w:rsidRPr="00883204">
          <w:rPr>
            <w:rFonts w:hint="eastAsia"/>
            <w:lang w:eastAsia="cs-CZ"/>
            <w:rPrChange w:id="6089" w:author="Drastichová Zuzana" w:date="2025-03-12T09:59:00Z" w16du:dateUtc="2025-03-12T08:59:00Z">
              <w:rPr>
                <w:rFonts w:hint="eastAsia"/>
                <w:highlight w:val="yellow"/>
                <w:lang w:eastAsia="cs-CZ"/>
              </w:rPr>
            </w:rPrChange>
          </w:rPr>
          <w:t>UC.</w:t>
        </w:r>
      </w:ins>
      <w:ins w:id="6090" w:author="Drastichová Zuzana" w:date="2025-03-12T09:55:00Z" w16du:dateUtc="2025-03-12T08:55:00Z">
        <w:r w:rsidR="00CC1BB1" w:rsidRPr="00883204">
          <w:rPr>
            <w:rFonts w:hint="eastAsia"/>
            <w:lang w:eastAsia="cs-CZ"/>
            <w:rPrChange w:id="6091" w:author="Drastichová Zuzana" w:date="2025-03-12T09:59:00Z" w16du:dateUtc="2025-03-12T08:59:00Z">
              <w:rPr>
                <w:rFonts w:hint="eastAsia"/>
                <w:highlight w:val="yellow"/>
                <w:lang w:eastAsia="cs-CZ"/>
              </w:rPr>
            </w:rPrChange>
          </w:rPr>
          <w:t>BAR.</w:t>
        </w:r>
      </w:ins>
      <w:ins w:id="6092" w:author="Drastichová Zuzana" w:date="2025-03-12T09:59:00Z" w16du:dateUtc="2025-03-12T08:59:00Z">
        <w:r w:rsidR="00883204" w:rsidRPr="00883204">
          <w:rPr>
            <w:rFonts w:hint="eastAsia"/>
            <w:lang w:eastAsia="cs-CZ"/>
            <w:rPrChange w:id="6093" w:author="Drastichová Zuzana" w:date="2025-03-12T09:59:00Z" w16du:dateUtc="2025-03-12T08:59:00Z">
              <w:rPr>
                <w:rFonts w:hint="eastAsia"/>
                <w:highlight w:val="yellow"/>
                <w:lang w:eastAsia="cs-CZ"/>
              </w:rPr>
            </w:rPrChange>
          </w:rPr>
          <w:t>0.1</w:t>
        </w:r>
      </w:ins>
      <w:ins w:id="6094" w:author="Drastichová Zuzana" w:date="2025-03-12T09:55:00Z" w16du:dateUtc="2025-03-12T08:55:00Z">
        <w:r w:rsidR="00CC1BB1" w:rsidRPr="00883204">
          <w:rPr>
            <w:rFonts w:hint="eastAsia"/>
            <w:lang w:eastAsia="cs-CZ"/>
            <w:rPrChange w:id="6095" w:author="Drastichová Zuzana" w:date="2025-03-12T09:59:00Z" w16du:dateUtc="2025-03-12T08:59:00Z">
              <w:rPr>
                <w:rFonts w:hint="eastAsia"/>
                <w:highlight w:val="yellow"/>
                <w:lang w:eastAsia="cs-CZ"/>
              </w:rPr>
            </w:rPrChange>
          </w:rPr>
          <w:t>.HR)</w:t>
        </w:r>
        <w:bookmarkEnd w:id="6082"/>
      </w:ins>
    </w:p>
    <w:p w14:paraId="68D8CFCA" w14:textId="77777777" w:rsidR="00CC1BB1" w:rsidRPr="00955C1D" w:rsidRDefault="00CC1BB1" w:rsidP="00CC1BB1">
      <w:pPr>
        <w:pStyle w:val="Heading4"/>
        <w:spacing w:after="120" w:line="276" w:lineRule="auto"/>
        <w:rPr>
          <w:ins w:id="6096" w:author="Drastichová Zuzana" w:date="2025-03-12T09:55:00Z" w16du:dateUtc="2025-03-12T08:55:00Z"/>
          <w:rFonts w:hint="eastAsia"/>
        </w:rPr>
      </w:pPr>
      <w:ins w:id="6097" w:author="Drastichová Zuzana" w:date="2025-03-12T09:55:00Z" w16du:dateUtc="2025-03-12T08:55:00Z">
        <w:r w:rsidRPr="00955C1D">
          <w:t>Cíl</w:t>
        </w:r>
      </w:ins>
    </w:p>
    <w:p w14:paraId="60A8657A" w14:textId="39B5BB0A" w:rsidR="00CC1BB1" w:rsidRPr="00955C1D" w:rsidDel="00A146CF" w:rsidRDefault="00CC1BB1">
      <w:pPr>
        <w:pStyle w:val="NormalIndent"/>
        <w:rPr>
          <w:ins w:id="6098" w:author="Drastichová Zuzana" w:date="2025-03-12T09:55:00Z" w16du:dateUtc="2025-03-12T08:55:00Z"/>
          <w:del w:id="6099" w:author="Irová Zuzana" w:date="2025-03-17T10:04:00Z" w16du:dateUtc="2025-03-17T09:04:00Z"/>
          <w:lang w:eastAsia="cs-CZ"/>
        </w:rPr>
      </w:pPr>
      <w:ins w:id="6100" w:author="Drastichová Zuzana" w:date="2025-03-12T09:55:00Z" w16du:dateUtc="2025-03-12T08:55:00Z">
        <w:r w:rsidRPr="00955C1D">
          <w:rPr>
            <w:lang w:eastAsia="cs-CZ"/>
          </w:rPr>
          <w:t>Cílem tohoto případu užití je navýšení předplaceného kreditu Pre-paid účtu</w:t>
        </w:r>
      </w:ins>
      <w:ins w:id="6101" w:author="Irová Zuzana" w:date="2025-03-17T10:04:00Z" w16du:dateUtc="2025-03-17T09:04:00Z">
        <w:r w:rsidR="00A146CF">
          <w:rPr>
            <w:lang w:eastAsia="cs-CZ"/>
          </w:rPr>
          <w:t>.</w:t>
        </w:r>
      </w:ins>
      <w:ins w:id="6102" w:author="Drastichová Zuzana" w:date="2025-03-12T09:55:00Z" w16du:dateUtc="2025-03-12T08:55:00Z">
        <w:del w:id="6103" w:author="Irová Zuzana" w:date="2025-03-17T10:04:00Z" w16du:dateUtc="2025-03-17T09:04:00Z">
          <w:r w:rsidRPr="00955C1D" w:rsidDel="00A146CF">
            <w:rPr>
              <w:lang w:eastAsia="cs-CZ"/>
            </w:rPr>
            <w:delText>.</w:delText>
          </w:r>
        </w:del>
      </w:ins>
    </w:p>
    <w:p w14:paraId="3749E525" w14:textId="770EFDF8" w:rsidR="00CC1BB1" w:rsidDel="00A146CF" w:rsidRDefault="00CC1BB1">
      <w:pPr>
        <w:pStyle w:val="NormalIndent"/>
        <w:rPr>
          <w:ins w:id="6104" w:author="Drastichová Zuzana" w:date="2025-03-12T09:55:00Z" w16du:dateUtc="2025-03-12T08:55:00Z"/>
          <w:del w:id="6105" w:author="Irová Zuzana" w:date="2025-03-17T10:04:00Z" w16du:dateUtc="2025-03-17T09:04:00Z"/>
          <w:lang w:eastAsia="cs-CZ"/>
        </w:rPr>
      </w:pPr>
      <w:ins w:id="6106" w:author="Drastichová Zuzana" w:date="2025-03-12T09:55:00Z" w16du:dateUtc="2025-03-12T08:55:00Z">
        <w:del w:id="6107" w:author="Irová Zuzana" w:date="2025-03-17T10:04:00Z" w16du:dateUtc="2025-03-17T09:04:00Z">
          <w:r w:rsidRPr="00955C1D" w:rsidDel="00A146CF">
            <w:rPr>
              <w:lang w:eastAsia="cs-CZ"/>
            </w:rPr>
            <w:delText>K předplacení</w:delText>
          </w:r>
          <w:r w:rsidDel="00A146CF">
            <w:rPr>
              <w:lang w:eastAsia="cs-CZ"/>
            </w:rPr>
            <w:delText xml:space="preserve"> (dobití)</w:delText>
          </w:r>
          <w:r w:rsidRPr="00955C1D" w:rsidDel="00A146CF">
            <w:rPr>
              <w:lang w:eastAsia="cs-CZ"/>
            </w:rPr>
            <w:delText xml:space="preserve"> kreditu (top-up) dochází</w:delText>
          </w:r>
          <w:r w:rsidDel="00A146CF">
            <w:rPr>
              <w:lang w:eastAsia="cs-CZ"/>
            </w:rPr>
            <w:delText>:</w:delText>
          </w:r>
        </w:del>
      </w:ins>
    </w:p>
    <w:p w14:paraId="28E87E88" w14:textId="39D40EF2" w:rsidR="00CC1BB1" w:rsidRPr="00F73159" w:rsidDel="00A146CF" w:rsidRDefault="00CC1BB1">
      <w:pPr>
        <w:pStyle w:val="NormalIndent"/>
        <w:rPr>
          <w:ins w:id="6108" w:author="Drastichová Zuzana" w:date="2025-03-12T09:55:00Z" w16du:dateUtc="2025-03-12T08:55:00Z"/>
          <w:del w:id="6109" w:author="Irová Zuzana" w:date="2025-03-17T10:04:00Z" w16du:dateUtc="2025-03-17T09:04:00Z"/>
        </w:rPr>
        <w:pPrChange w:id="6110" w:author="Irová Zuzana" w:date="2025-06-06T15:16:00Z" w16du:dateUtc="2025-06-06T13:16:00Z">
          <w:pPr>
            <w:pStyle w:val="ListFS1"/>
          </w:pPr>
        </w:pPrChange>
      </w:pPr>
      <w:ins w:id="6111" w:author="Drastichová Zuzana" w:date="2025-03-12T09:55:00Z" w16du:dateUtc="2025-03-12T08:55:00Z">
        <w:del w:id="6112" w:author="Irová Zuzana" w:date="2025-03-17T10:04:00Z" w16du:dateUtc="2025-03-17T09:04:00Z">
          <w:r w:rsidRPr="00F73159" w:rsidDel="00A146CF">
            <w:delText>při registraci nového předplaceného účtu na Kiosku, MEV, Web portalu</w:delText>
          </w:r>
        </w:del>
        <w:del w:id="6113" w:author="Irová Zuzana" w:date="2025-03-17T10:00:00Z" w16du:dateUtc="2025-03-17T09:00:00Z">
          <w:r w:rsidRPr="00F73159" w:rsidDel="008869F2">
            <w:delText xml:space="preserve"> (platba bankovní kartou, </w:delText>
          </w:r>
          <w:r w:rsidRPr="00F73159" w:rsidDel="008869F2">
            <w:rPr>
              <w:highlight w:val="cyan"/>
            </w:rPr>
            <w:delText>takovací kartou</w:delText>
          </w:r>
          <w:r w:rsidRPr="00F73159" w:rsidDel="008869F2">
            <w:delText>)</w:delText>
          </w:r>
        </w:del>
      </w:ins>
    </w:p>
    <w:p w14:paraId="7A4AE2D2" w14:textId="3A3D08C9" w:rsidR="00CC1BB1" w:rsidRPr="0016004A" w:rsidDel="008869F2" w:rsidRDefault="00CC1BB1">
      <w:pPr>
        <w:pStyle w:val="NormalIndent"/>
        <w:rPr>
          <w:ins w:id="6114" w:author="Drastichová Zuzana" w:date="2025-03-12T09:55:00Z" w16du:dateUtc="2025-03-12T08:55:00Z"/>
          <w:del w:id="6115" w:author="Irová Zuzana" w:date="2025-03-17T10:00:00Z" w16du:dateUtc="2025-03-17T09:00:00Z"/>
        </w:rPr>
        <w:pPrChange w:id="6116" w:author="Irová Zuzana" w:date="2025-06-06T15:16:00Z" w16du:dateUtc="2025-06-06T13:16:00Z">
          <w:pPr>
            <w:pStyle w:val="ListFS1"/>
          </w:pPr>
        </w:pPrChange>
      </w:pPr>
      <w:ins w:id="6117" w:author="Drastichová Zuzana" w:date="2025-03-12T09:55:00Z" w16du:dateUtc="2025-03-12T08:55:00Z">
        <w:del w:id="6118" w:author="Irová Zuzana" w:date="2025-03-17T10:04:00Z" w16du:dateUtc="2025-03-17T09:04:00Z">
          <w:r w:rsidRPr="0016004A" w:rsidDel="00A146CF">
            <w:delText>kdykoliv po registraci ze Web Portalu</w:delText>
          </w:r>
        </w:del>
        <w:del w:id="6119" w:author="Irová Zuzana" w:date="2025-03-17T10:01:00Z" w16du:dateUtc="2025-03-17T09:01:00Z">
          <w:r w:rsidRPr="0016004A" w:rsidDel="008869F2">
            <w:delText xml:space="preserve"> </w:delText>
          </w:r>
        </w:del>
        <w:del w:id="6120" w:author="Irová Zuzana" w:date="2025-03-17T10:00:00Z" w16du:dateUtc="2025-03-17T09:00:00Z">
          <w:r w:rsidRPr="0016004A" w:rsidDel="008869F2">
            <w:delText xml:space="preserve">(platba bankovní kartou, </w:delText>
          </w:r>
          <w:r w:rsidRPr="0016004A" w:rsidDel="008869F2">
            <w:rPr>
              <w:highlight w:val="cyan"/>
            </w:rPr>
            <w:delText>takovací kartou</w:delText>
          </w:r>
          <w:r w:rsidRPr="0016004A" w:rsidDel="008869F2">
            <w:delText xml:space="preserve">) </w:delText>
          </w:r>
        </w:del>
      </w:ins>
    </w:p>
    <w:p w14:paraId="25EC9411" w14:textId="5286D88A" w:rsidR="00CC1BB1" w:rsidDel="00A146CF" w:rsidRDefault="00CC1BB1">
      <w:pPr>
        <w:pStyle w:val="NormalIndent"/>
        <w:rPr>
          <w:ins w:id="6121" w:author="Drastichová Zuzana" w:date="2025-03-12T09:55:00Z" w16du:dateUtc="2025-03-12T08:55:00Z"/>
          <w:del w:id="6122" w:author="Irová Zuzana" w:date="2025-03-17T10:04:00Z" w16du:dateUtc="2025-03-17T09:04:00Z"/>
        </w:rPr>
        <w:pPrChange w:id="6123" w:author="Irová Zuzana" w:date="2025-06-06T15:16:00Z" w16du:dateUtc="2025-06-06T13:16:00Z">
          <w:pPr/>
        </w:pPrChange>
      </w:pPr>
      <w:ins w:id="6124" w:author="Drastichová Zuzana" w:date="2025-03-12T09:55:00Z" w16du:dateUtc="2025-03-12T08:55:00Z">
        <w:del w:id="6125" w:author="Irová Zuzana" w:date="2025-03-17T10:01:00Z" w16du:dateUtc="2025-03-17T09:01:00Z">
          <w:r w:rsidRPr="00955C1D" w:rsidDel="008869F2">
            <w:delText xml:space="preserve">kdykoliv </w:delText>
          </w:r>
          <w:r w:rsidDel="008869F2">
            <w:delText>po registraci</w:delText>
          </w:r>
          <w:r w:rsidRPr="00955C1D" w:rsidDel="008869F2">
            <w:delText xml:space="preserve"> ze </w:delText>
          </w:r>
        </w:del>
        <w:del w:id="6126" w:author="Irová Zuzana" w:date="2025-03-17T10:02:00Z" w16du:dateUtc="2025-03-17T09:02:00Z">
          <w:r w:rsidDel="00DE0E36">
            <w:delText>Kiosku</w:delText>
          </w:r>
        </w:del>
        <w:del w:id="6127" w:author="Irová Zuzana" w:date="2025-03-17T10:01:00Z" w16du:dateUtc="2025-03-17T09:01:00Z">
          <w:r w:rsidDel="008869F2">
            <w:delText xml:space="preserve"> </w:delText>
          </w:r>
          <w:r w:rsidRPr="00955C1D" w:rsidDel="008869F2">
            <w:delText>(platba bankovní kartou</w:delText>
          </w:r>
          <w:r w:rsidDel="008869F2">
            <w:delText xml:space="preserve">, </w:delText>
          </w:r>
          <w:r w:rsidRPr="008869F2" w:rsidDel="008869F2">
            <w:rPr>
              <w:highlight w:val="cyan"/>
            </w:rPr>
            <w:delText>takovací kartou</w:delText>
          </w:r>
          <w:r w:rsidRPr="00955C1D" w:rsidDel="008869F2">
            <w:delText>)</w:delText>
          </w:r>
        </w:del>
        <w:del w:id="6128" w:author="Irová Zuzana" w:date="2025-03-17T10:02:00Z" w16du:dateUtc="2025-03-17T09:02:00Z">
          <w:r w:rsidRPr="00955C1D" w:rsidDel="00F96F28">
            <w:delText xml:space="preserve"> </w:delText>
          </w:r>
        </w:del>
      </w:ins>
    </w:p>
    <w:p w14:paraId="7FF91ABA" w14:textId="1A2E17F4" w:rsidR="00CC1BB1" w:rsidRPr="00F73159" w:rsidDel="00A146CF" w:rsidRDefault="00CC1BB1">
      <w:pPr>
        <w:pStyle w:val="NormalIndent"/>
        <w:rPr>
          <w:ins w:id="6129" w:author="Drastichová Zuzana" w:date="2025-03-12T09:55:00Z" w16du:dateUtc="2025-03-12T08:55:00Z"/>
          <w:del w:id="6130" w:author="Irová Zuzana" w:date="2025-03-17T10:04:00Z" w16du:dateUtc="2025-03-17T09:04:00Z"/>
        </w:rPr>
        <w:pPrChange w:id="6131" w:author="Irová Zuzana" w:date="2025-06-06T15:16:00Z" w16du:dateUtc="2025-06-06T13:16:00Z">
          <w:pPr>
            <w:pStyle w:val="ListFS1"/>
          </w:pPr>
        </w:pPrChange>
      </w:pPr>
      <w:ins w:id="6132" w:author="Drastichová Zuzana" w:date="2025-03-12T09:55:00Z" w16du:dateUtc="2025-03-12T08:55:00Z">
        <w:del w:id="6133" w:author="Irová Zuzana" w:date="2025-03-17T10:04:00Z" w16du:dateUtc="2025-03-17T09:04:00Z">
          <w:r w:rsidRPr="00F73159" w:rsidDel="00A146CF">
            <w:delText>z obchodního místa (</w:delText>
          </w:r>
          <w:r w:rsidRPr="00F73159" w:rsidDel="00A146CF">
            <w:rPr>
              <w:highlight w:val="cyan"/>
            </w:rPr>
            <w:delText>hotovostí</w:delText>
          </w:r>
          <w:r w:rsidRPr="00F73159" w:rsidDel="00A146CF">
            <w:delText xml:space="preserve">, bankovní </w:delText>
          </w:r>
          <w:r w:rsidRPr="00F73159" w:rsidDel="00A146CF">
            <w:rPr>
              <w:highlight w:val="cyan"/>
            </w:rPr>
            <w:delText>nebo tankovací</w:delText>
          </w:r>
          <w:r w:rsidRPr="00F73159" w:rsidDel="00A146CF">
            <w:delText xml:space="preserve"> kartou), </w:delText>
          </w:r>
        </w:del>
      </w:ins>
    </w:p>
    <w:p w14:paraId="12834783" w14:textId="09B8B965" w:rsidR="00CC1BB1" w:rsidRPr="0016004A" w:rsidRDefault="00CC1BB1">
      <w:pPr>
        <w:pStyle w:val="NormalIndent"/>
        <w:rPr>
          <w:ins w:id="6134" w:author="Drastichová Zuzana" w:date="2025-03-12T09:55:00Z" w16du:dateUtc="2025-03-12T08:55:00Z"/>
        </w:rPr>
        <w:pPrChange w:id="6135" w:author="Irová Zuzana" w:date="2025-06-06T15:16:00Z" w16du:dateUtc="2025-06-06T13:16:00Z">
          <w:pPr>
            <w:pStyle w:val="ListFS1"/>
          </w:pPr>
        </w:pPrChange>
      </w:pPr>
      <w:ins w:id="6136" w:author="Drastichová Zuzana" w:date="2025-03-12T09:55:00Z" w16du:dateUtc="2025-03-12T08:55:00Z">
        <w:del w:id="6137" w:author="Irová Zuzana" w:date="2025-03-17T10:04:00Z" w16du:dateUtc="2025-03-17T09:04:00Z">
          <w:r w:rsidRPr="0016004A" w:rsidDel="00A146CF">
            <w:delText>bankovním převodem (platba z ERP).</w:delText>
          </w:r>
        </w:del>
      </w:ins>
    </w:p>
    <w:p w14:paraId="6207323E" w14:textId="77777777" w:rsidR="00AE1B02" w:rsidRPr="00A8018C" w:rsidRDefault="00AE1B02">
      <w:pPr>
        <w:pStyle w:val="Heading4"/>
        <w:numPr>
          <w:ilvl w:val="3"/>
          <w:numId w:val="142"/>
        </w:numPr>
        <w:rPr>
          <w:ins w:id="6138" w:author="Irová Zuzana" w:date="2025-04-15T13:09:00Z" w16du:dateUtc="2025-04-15T11:09:00Z"/>
        </w:rPr>
        <w:pPrChange w:id="6139" w:author="Irová Zuzana" w:date="2025-06-06T15:16:00Z" w16du:dateUtc="2025-06-06T13:16:00Z">
          <w:pPr>
            <w:pStyle w:val="NormalIndent"/>
            <w:numPr>
              <w:ilvl w:val="3"/>
              <w:numId w:val="142"/>
            </w:numPr>
            <w:ind w:left="864" w:hanging="864"/>
          </w:pPr>
        </w:pPrChange>
      </w:pPr>
      <w:ins w:id="6140" w:author="Irová Zuzana" w:date="2025-04-15T13:09:00Z" w16du:dateUtc="2025-04-15T11:09:00Z">
        <w:r w:rsidRPr="00A8018C">
          <w:t>Aktéři</w:t>
        </w:r>
      </w:ins>
    </w:p>
    <w:p w14:paraId="491F643E" w14:textId="5C0EFD9F" w:rsidR="00AE1B02" w:rsidRPr="00A8018C" w:rsidRDefault="00AE1B02">
      <w:pPr>
        <w:pStyle w:val="NormalIndent"/>
        <w:rPr>
          <w:ins w:id="6141" w:author="Irová Zuzana" w:date="2025-04-15T13:09:00Z" w16du:dateUtc="2025-04-15T11:09:00Z"/>
        </w:rPr>
      </w:pPr>
      <w:ins w:id="6142" w:author="Irová Zuzana" w:date="2025-04-15T13:09:00Z" w16du:dateUtc="2025-04-15T11:09:00Z">
        <w:r w:rsidRPr="00A8018C">
          <w:t>POS Operator</w:t>
        </w:r>
      </w:ins>
      <w:ins w:id="6143" w:author="Irová Zuzana" w:date="2025-04-17T16:09:00Z" w16du:dateUtc="2025-04-17T14:09:00Z">
        <w:r w:rsidR="00415071">
          <w:t>, System</w:t>
        </w:r>
      </w:ins>
      <w:ins w:id="6144" w:author="Irová Zuzana" w:date="2025-04-17T16:21:00Z" w16du:dateUtc="2025-04-17T14:21:00Z">
        <w:r w:rsidR="00457F69">
          <w:t>, Customer</w:t>
        </w:r>
      </w:ins>
    </w:p>
    <w:p w14:paraId="515B1C78" w14:textId="77777777" w:rsidR="00CC1BB1" w:rsidRPr="00955C1D" w:rsidRDefault="00CC1BB1" w:rsidP="00CC1BB1">
      <w:pPr>
        <w:pStyle w:val="Heading4"/>
        <w:spacing w:after="120" w:line="276" w:lineRule="auto"/>
        <w:rPr>
          <w:ins w:id="6145" w:author="Drastichová Zuzana" w:date="2025-03-12T09:55:00Z" w16du:dateUtc="2025-03-12T08:55:00Z"/>
          <w:rFonts w:hint="eastAsia"/>
        </w:rPr>
      </w:pPr>
      <w:ins w:id="6146" w:author="Drastichová Zuzana" w:date="2025-03-12T09:55:00Z" w16du:dateUtc="2025-03-12T08:55:00Z">
        <w:r w:rsidRPr="00955C1D">
          <w:t>Spuštění případu</w:t>
        </w:r>
      </w:ins>
    </w:p>
    <w:p w14:paraId="2F60040E" w14:textId="77777777" w:rsidR="00CC1BB1" w:rsidRPr="00C811E3" w:rsidRDefault="00CC1BB1">
      <w:pPr>
        <w:pStyle w:val="NormalIndent"/>
        <w:rPr>
          <w:ins w:id="6147" w:author="Drastichová Zuzana" w:date="2025-03-12T09:55:00Z" w16du:dateUtc="2025-03-12T08:55:00Z"/>
        </w:rPr>
        <w:pPrChange w:id="6148" w:author="Irová Zuzana" w:date="2025-06-06T15:16:00Z" w16du:dateUtc="2025-06-06T13:16:00Z">
          <w:pPr>
            <w:pStyle w:val="ListFS1"/>
          </w:pPr>
        </w:pPrChange>
      </w:pPr>
      <w:ins w:id="6149" w:author="Drastichová Zuzana" w:date="2025-03-12T09:55:00Z" w16du:dateUtc="2025-03-12T08:55:00Z">
        <w:r w:rsidRPr="00C811E3">
          <w:t>Případ užití je vloženou součástí případu užití:</w:t>
        </w:r>
      </w:ins>
    </w:p>
    <w:p w14:paraId="546BF0B7" w14:textId="012067BD" w:rsidR="000C44FE" w:rsidRDefault="00CC1BB1" w:rsidP="00C40C63">
      <w:pPr>
        <w:pStyle w:val="ListFS1"/>
        <w:rPr>
          <w:ins w:id="6150" w:author="Irova Zuzana" w:date="2025-03-28T20:37:00Z" w16du:dateUtc="2025-03-28T19:37:00Z"/>
        </w:rPr>
      </w:pPr>
      <w:ins w:id="6151" w:author="Drastichová Zuzana" w:date="2025-03-12T09:55:00Z" w16du:dateUtc="2025-03-12T08:55:00Z">
        <w:r w:rsidRPr="00C65050">
          <w:rPr>
            <w:highlight w:val="cyan"/>
          </w:rPr>
          <w:t>Dobi predplatený kredit (UC.VCM.4.2)</w:t>
        </w:r>
        <w:del w:id="6152" w:author="Irova Zuzana" w:date="2025-03-28T20:33:00Z" w16du:dateUtc="2025-03-28T19:33:00Z">
          <w:r w:rsidDel="00EE1481">
            <w:delText>:</w:delText>
          </w:r>
        </w:del>
      </w:ins>
      <w:ins w:id="6153" w:author="Irova Zuzana" w:date="2025-03-28T20:37:00Z" w16du:dateUtc="2025-03-28T19:37:00Z">
        <w:r w:rsidR="000C44FE">
          <w:t>,</w:t>
        </w:r>
      </w:ins>
    </w:p>
    <w:p w14:paraId="6217EA24" w14:textId="57FF2F3F" w:rsidR="000C44FE" w:rsidRDefault="000C44FE">
      <w:pPr>
        <w:pStyle w:val="NormalIndent"/>
        <w:rPr>
          <w:ins w:id="6154" w:author="Irova Zuzana" w:date="2025-03-28T20:33:00Z" w16du:dateUtc="2025-03-28T19:33:00Z"/>
        </w:rPr>
        <w:pPrChange w:id="6155" w:author="Irová Zuzana" w:date="2025-06-06T15:16:00Z" w16du:dateUtc="2025-06-06T13:16:00Z">
          <w:pPr>
            <w:pStyle w:val="ListFS1"/>
          </w:pPr>
        </w:pPrChange>
      </w:pPr>
      <w:ins w:id="6156" w:author="Irova Zuzana" w:date="2025-03-28T20:37:00Z" w16du:dateUtc="2025-03-28T19:37:00Z">
        <w:r w:rsidRPr="00CC0F50">
          <w:t xml:space="preserve">Na základě požadavku </w:t>
        </w:r>
      </w:ins>
      <w:ins w:id="6157" w:author="Irova Zuzana" w:date="2025-03-28T20:39:00Z" w16du:dateUtc="2025-03-28T19:39:00Z">
        <w:r w:rsidR="00E8026E">
          <w:t>na Top-up z rozhraní</w:t>
        </w:r>
      </w:ins>
      <w:ins w:id="6158" w:author="Irova Zuzana" w:date="2025-03-28T20:37:00Z" w16du:dateUtc="2025-03-28T19:37:00Z">
        <w:r w:rsidRPr="00CC0F50">
          <w:t>:</w:t>
        </w:r>
      </w:ins>
    </w:p>
    <w:p w14:paraId="7C61C9A5" w14:textId="200F252D" w:rsidR="00A95B8A" w:rsidRPr="00A95B8A" w:rsidRDefault="00A95B8A">
      <w:pPr>
        <w:pStyle w:val="ListFS2"/>
        <w:rPr>
          <w:ins w:id="6159" w:author="Irová Zuzana" w:date="2025-04-17T16:43:00Z" w16du:dateUtc="2025-04-17T14:43:00Z"/>
        </w:rPr>
      </w:pPr>
      <w:ins w:id="6160" w:author="Irová Zuzana" w:date="2025-04-17T16:43:00Z" w16du:dateUtc="2025-04-17T14:43:00Z">
        <w:r w:rsidRPr="00A95B8A">
          <w:t xml:space="preserve">Rozhraní ERP Navision (INT.BAR.30.HR) </w:t>
        </w:r>
      </w:ins>
    </w:p>
    <w:p w14:paraId="5FB71063" w14:textId="77777777" w:rsidR="00EA5834" w:rsidRDefault="00EA5834">
      <w:pPr>
        <w:pStyle w:val="ListFS2"/>
        <w:rPr>
          <w:ins w:id="6161" w:author="Irova Zuzana" w:date="2025-03-28T20:37:00Z" w16du:dateUtc="2025-03-28T19:37:00Z"/>
        </w:rPr>
      </w:pPr>
      <w:ins w:id="6162" w:author="Irova Zuzana" w:date="2025-03-28T20:35:00Z" w16du:dateUtc="2025-03-28T19:35:00Z">
        <w:r w:rsidRPr="00866234">
          <w:t>Rozhraní Web portal API (INT.BAR.33.HR)</w:t>
        </w:r>
      </w:ins>
    </w:p>
    <w:p w14:paraId="0AE04F54" w14:textId="6CF4196D" w:rsidR="00D7771C" w:rsidRPr="00D7771C" w:rsidRDefault="00240DBD">
      <w:pPr>
        <w:pStyle w:val="ListFS2"/>
        <w:rPr>
          <w:ins w:id="6163" w:author="Irova Zuzana" w:date="2025-03-28T20:38:00Z" w16du:dateUtc="2025-03-28T19:38:00Z"/>
          <w:rPrChange w:id="6164" w:author="Irova Zuzana" w:date="2025-03-28T20:38:00Z" w16du:dateUtc="2025-03-28T19:38:00Z">
            <w:rPr>
              <w:ins w:id="6165" w:author="Irova Zuzana" w:date="2025-03-28T20:38:00Z" w16du:dateUtc="2025-03-28T19:38:00Z"/>
              <w:rFonts w:cs="Times New Roman"/>
              <w:szCs w:val="24"/>
              <w:lang w:eastAsia="en-GB"/>
            </w:rPr>
          </w:rPrChange>
        </w:rPr>
      </w:pPr>
      <w:ins w:id="6166" w:author="Irova Zuzana" w:date="2025-03-28T20:38:00Z">
        <w:r w:rsidRPr="00240DBD">
          <w:t xml:space="preserve">Rozhraní </w:t>
        </w:r>
      </w:ins>
      <w:ins w:id="6167" w:author="Irová Zuzana" w:date="2025-06-23T10:35:00Z" w16du:dateUtc="2025-06-23T08:35:00Z">
        <w:r w:rsidR="00BE196C">
          <w:t xml:space="preserve">interní </w:t>
        </w:r>
      </w:ins>
      <w:ins w:id="6168" w:author="Irova Zuzana" w:date="2025-03-28T20:38:00Z">
        <w:r w:rsidRPr="00240DBD">
          <w:t>POS API (INT.BAR.34.HR)</w:t>
        </w:r>
      </w:ins>
    </w:p>
    <w:p w14:paraId="667E961D" w14:textId="7F9FDBBB" w:rsidR="00D7771C" w:rsidRPr="00BE196C" w:rsidRDefault="00D7771C">
      <w:pPr>
        <w:pStyle w:val="ListFS2"/>
        <w:rPr>
          <w:ins w:id="6169" w:author="Irova Zuzana" w:date="2025-03-28T20:38:00Z" w16du:dateUtc="2025-03-28T19:38:00Z"/>
          <w:rPrChange w:id="6170" w:author="Irová Zuzana" w:date="2025-06-23T10:35:00Z" w16du:dateUtc="2025-06-23T08:35:00Z">
            <w:rPr>
              <w:ins w:id="6171" w:author="Irova Zuzana" w:date="2025-03-28T20:38:00Z" w16du:dateUtc="2025-03-28T19:38:00Z"/>
              <w:rFonts w:cs="Times New Roman"/>
              <w:szCs w:val="24"/>
              <w:lang w:eastAsia="en-GB"/>
            </w:rPr>
          </w:rPrChange>
        </w:rPr>
      </w:pPr>
      <w:ins w:id="6172" w:author="Irova Zuzana" w:date="2025-03-28T20:38:00Z">
        <w:r w:rsidRPr="00BE196C">
          <w:t>Rozhran</w:t>
        </w:r>
        <w:r w:rsidRPr="00BE196C">
          <w:rPr>
            <w:rFonts w:hint="cs"/>
          </w:rPr>
          <w:t>í</w:t>
        </w:r>
        <w:r w:rsidRPr="00BE196C">
          <w:t xml:space="preserve"> </w:t>
        </w:r>
      </w:ins>
      <w:ins w:id="6173" w:author="Irová Zuzana" w:date="2025-06-23T10:35:00Z" w16du:dateUtc="2025-06-23T08:35:00Z">
        <w:r w:rsidR="00BE196C">
          <w:t xml:space="preserve">interní </w:t>
        </w:r>
      </w:ins>
      <w:ins w:id="6174" w:author="Irova Zuzana" w:date="2025-03-28T20:38:00Z">
        <w:r w:rsidRPr="00BE196C">
          <w:t>KIOSK API (INT.BAR.35.HR)</w:t>
        </w:r>
      </w:ins>
      <w:ins w:id="6175" w:author="Irova Zuzana" w:date="2025-03-28T20:38:00Z" w16du:dateUtc="2025-03-28T19:38:00Z">
        <w:r w:rsidRPr="00BE196C">
          <w:rPr>
            <w:rFonts w:cs="Times New Roman"/>
            <w:szCs w:val="24"/>
            <w:lang w:eastAsia="en-GB"/>
            <w:rPrChange w:id="6176" w:author="Irová Zuzana" w:date="2025-06-23T10:35:00Z" w16du:dateUtc="2025-06-23T08:35:00Z">
              <w:rPr>
                <w:rFonts w:cs="Times New Roman"/>
                <w:szCs w:val="24"/>
                <w:highlight w:val="yellow"/>
                <w:lang w:eastAsia="en-GB"/>
              </w:rPr>
            </w:rPrChange>
          </w:rPr>
          <w:t xml:space="preserve"> </w:t>
        </w:r>
      </w:ins>
    </w:p>
    <w:p w14:paraId="504B98AB" w14:textId="704BB8B1" w:rsidR="000C44FE" w:rsidRPr="00BE196C" w:rsidRDefault="00D7771C">
      <w:pPr>
        <w:pStyle w:val="ListFS2"/>
        <w:rPr>
          <w:ins w:id="6177" w:author="Irova Zuzana" w:date="2025-03-28T20:35:00Z" w16du:dateUtc="2025-03-28T19:35:00Z"/>
        </w:rPr>
      </w:pPr>
      <w:ins w:id="6178" w:author="Irova Zuzana" w:date="2025-03-28T20:38:00Z">
        <w:r w:rsidRPr="00BE196C">
          <w:t>Rozhran</w:t>
        </w:r>
        <w:r w:rsidRPr="00BE196C">
          <w:rPr>
            <w:rFonts w:hint="cs"/>
          </w:rPr>
          <w:t>í</w:t>
        </w:r>
        <w:r w:rsidRPr="00BE196C">
          <w:t xml:space="preserve"> </w:t>
        </w:r>
      </w:ins>
      <w:ins w:id="6179" w:author="Irová Zuzana" w:date="2025-06-23T10:35:00Z" w16du:dateUtc="2025-06-23T08:35:00Z">
        <w:r w:rsidR="00BE196C">
          <w:t xml:space="preserve">interní </w:t>
        </w:r>
      </w:ins>
      <w:ins w:id="6180" w:author="Irova Zuzana" w:date="2025-03-28T20:38:00Z">
        <w:r w:rsidRPr="00BE196C">
          <w:t>IEFBO API (INT.BAR.36.HR)</w:t>
        </w:r>
      </w:ins>
    </w:p>
    <w:p w14:paraId="6FE656B0" w14:textId="77777777" w:rsidR="00EE1481" w:rsidRPr="00D9520D" w:rsidRDefault="00EE1481">
      <w:pPr>
        <w:pStyle w:val="ListFS1"/>
        <w:rPr>
          <w:ins w:id="6181" w:author="Drastichová Zuzana" w:date="2025-03-12T09:55:00Z" w16du:dateUtc="2025-03-12T08:55:00Z"/>
        </w:rPr>
        <w:pPrChange w:id="6182" w:author="Irová Zuzana" w:date="2025-06-06T15:16:00Z" w16du:dateUtc="2025-06-06T13:16:00Z">
          <w:pPr>
            <w:pStyle w:val="ListFS2"/>
          </w:pPr>
        </w:pPrChange>
      </w:pPr>
    </w:p>
    <w:p w14:paraId="39B61A33" w14:textId="5933BCAB" w:rsidR="00CC1BB1" w:rsidRPr="00790253" w:rsidDel="00C055F8" w:rsidRDefault="00CC1BB1">
      <w:pPr>
        <w:pStyle w:val="ListFS1"/>
        <w:rPr>
          <w:ins w:id="6183" w:author="Drastichová Zuzana" w:date="2025-03-12T09:55:00Z" w16du:dateUtc="2025-03-12T08:55:00Z"/>
          <w:del w:id="6184" w:author="Irová Zuzana" w:date="2025-03-17T10:50:00Z" w16du:dateUtc="2025-03-17T09:50:00Z"/>
          <w:lang w:val="pl-PL"/>
          <w:rPrChange w:id="6185" w:author="Muller Miroslav" w:date="2025-03-17T11:13:00Z" w16du:dateUtc="2025-03-17T10:13:00Z">
            <w:rPr>
              <w:ins w:id="6186" w:author="Drastichová Zuzana" w:date="2025-03-12T09:55:00Z" w16du:dateUtc="2025-03-12T08:55:00Z"/>
              <w:del w:id="6187" w:author="Irová Zuzana" w:date="2025-03-17T10:50:00Z" w16du:dateUtc="2025-03-17T09:50:00Z"/>
            </w:rPr>
          </w:rPrChange>
        </w:rPr>
        <w:pPrChange w:id="6188" w:author="Irová Zuzana" w:date="2025-03-17T10:38:00Z" w16du:dateUtc="2025-03-17T09:38:00Z">
          <w:pPr>
            <w:pStyle w:val="ListFS3"/>
          </w:pPr>
        </w:pPrChange>
      </w:pPr>
      <w:ins w:id="6189" w:author="Drastichová Zuzana" w:date="2025-03-12T09:55:00Z" w16du:dateUtc="2025-03-12T08:55:00Z">
        <w:del w:id="6190" w:author="Irová Zuzana" w:date="2025-03-17T10:50:00Z" w16du:dateUtc="2025-03-17T09:50:00Z">
          <w:r w:rsidRPr="00790253" w:rsidDel="00C055F8">
            <w:rPr>
              <w:lang w:val="pl-PL"/>
              <w:rPrChange w:id="6191" w:author="Muller Miroslav" w:date="2025-03-17T11:13:00Z" w16du:dateUtc="2025-03-17T10:13:00Z">
                <w:rPr/>
              </w:rPrChange>
            </w:rPr>
            <w:delText>Zaregistruj vozidla na BO (UC.VCM.1.2)</w:delText>
          </w:r>
        </w:del>
      </w:ins>
    </w:p>
    <w:p w14:paraId="1A17F1DE" w14:textId="07F02707" w:rsidR="00CC1BB1" w:rsidRPr="00790253" w:rsidDel="00C055F8" w:rsidRDefault="00CC1BB1">
      <w:pPr>
        <w:pStyle w:val="ListFS1"/>
        <w:rPr>
          <w:ins w:id="6192" w:author="Drastichová Zuzana" w:date="2025-03-12T09:55:00Z" w16du:dateUtc="2025-03-12T08:55:00Z"/>
          <w:del w:id="6193" w:author="Irová Zuzana" w:date="2025-03-17T10:50:00Z" w16du:dateUtc="2025-03-17T09:50:00Z"/>
          <w:lang w:val="pl-PL"/>
          <w:rPrChange w:id="6194" w:author="Muller Miroslav" w:date="2025-03-17T11:13:00Z" w16du:dateUtc="2025-03-17T10:13:00Z">
            <w:rPr>
              <w:ins w:id="6195" w:author="Drastichová Zuzana" w:date="2025-03-12T09:55:00Z" w16du:dateUtc="2025-03-12T08:55:00Z"/>
              <w:del w:id="6196" w:author="Irová Zuzana" w:date="2025-03-17T10:50:00Z" w16du:dateUtc="2025-03-17T09:50:00Z"/>
            </w:rPr>
          </w:rPrChange>
        </w:rPr>
        <w:pPrChange w:id="6197" w:author="Irová Zuzana" w:date="2025-03-17T10:38:00Z" w16du:dateUtc="2025-03-17T09:38:00Z">
          <w:pPr>
            <w:pStyle w:val="ListFS3"/>
          </w:pPr>
        </w:pPrChange>
      </w:pPr>
      <w:ins w:id="6198" w:author="Drastichová Zuzana" w:date="2025-03-12T09:55:00Z" w16du:dateUtc="2025-03-12T08:55:00Z">
        <w:del w:id="6199" w:author="Irová Zuzana" w:date="2025-03-17T10:50:00Z" w16du:dateUtc="2025-03-17T09:50:00Z">
          <w:r w:rsidRPr="00790253" w:rsidDel="00C055F8">
            <w:rPr>
              <w:lang w:val="pl-PL"/>
              <w:rPrChange w:id="6200" w:author="Muller Miroslav" w:date="2025-03-17T11:13:00Z" w16du:dateUtc="2025-03-17T10:13:00Z">
                <w:rPr/>
              </w:rPrChange>
            </w:rPr>
            <w:delText>Zaregistruj vozidla na SC (UC.VCM.1.3)</w:delText>
          </w:r>
        </w:del>
      </w:ins>
    </w:p>
    <w:p w14:paraId="23A6953C" w14:textId="77777777" w:rsidR="00CC1BB1" w:rsidRDefault="00CC1BB1" w:rsidP="00CC1BB1">
      <w:pPr>
        <w:pStyle w:val="Heading4"/>
        <w:spacing w:after="120" w:line="276" w:lineRule="auto"/>
        <w:rPr>
          <w:ins w:id="6201" w:author="Drastichová Zuzana" w:date="2025-03-12T09:55:00Z" w16du:dateUtc="2025-03-12T08:55:00Z"/>
          <w:rFonts w:hint="eastAsia"/>
        </w:rPr>
      </w:pPr>
      <w:ins w:id="6202" w:author="Drastichová Zuzana" w:date="2025-03-12T09:55:00Z" w16du:dateUtc="2025-03-12T08:55:00Z">
        <w:r w:rsidRPr="00955C1D">
          <w:t>Podmínky spuštění</w:t>
        </w:r>
      </w:ins>
    </w:p>
    <w:p w14:paraId="48B7F27E" w14:textId="77777777" w:rsidR="00CC1BB1" w:rsidRPr="00DD2F81" w:rsidRDefault="00CC1BB1">
      <w:pPr>
        <w:pStyle w:val="NormalIndent"/>
        <w:rPr>
          <w:ins w:id="6203" w:author="Drastichová Zuzana" w:date="2025-03-12T09:55:00Z" w16du:dateUtc="2025-03-12T08:55:00Z"/>
          <w:rStyle w:val="Emphasis"/>
          <w:rFonts w:asciiTheme="majorHAnsi" w:eastAsiaTheme="majorEastAsia" w:hAnsiTheme="majorHAnsi" w:cstheme="majorBidi" w:hint="eastAsia"/>
          <w:bCs/>
          <w:i w:val="0"/>
          <w:iCs w:val="0"/>
          <w:sz w:val="24"/>
          <w:lang w:val="cs-CZ"/>
        </w:rPr>
      </w:pPr>
      <w:ins w:id="6204" w:author="Drastichová Zuzana" w:date="2025-03-12T09:55:00Z" w16du:dateUtc="2025-03-12T08:55:00Z">
        <w:r w:rsidRPr="00D61FC2">
          <w:rPr>
            <w:rStyle w:val="Emphasis"/>
            <w:i w:val="0"/>
            <w:iCs w:val="0"/>
            <w:lang w:val="cs-CZ"/>
          </w:rPr>
          <w:t>Account je znám.</w:t>
        </w:r>
      </w:ins>
    </w:p>
    <w:p w14:paraId="53DEA17E" w14:textId="77777777" w:rsidR="00CC1BB1" w:rsidRPr="00DD2F81" w:rsidRDefault="00CC1BB1">
      <w:pPr>
        <w:pStyle w:val="NormalIndent"/>
        <w:rPr>
          <w:ins w:id="6205" w:author="Drastichová Zuzana" w:date="2025-03-12T09:55:00Z" w16du:dateUtc="2025-03-12T08:55:00Z"/>
          <w:rStyle w:val="Emphasis"/>
          <w:i w:val="0"/>
          <w:iCs w:val="0"/>
          <w:lang w:val="cs-CZ"/>
        </w:rPr>
      </w:pPr>
      <w:ins w:id="6206" w:author="Drastichová Zuzana" w:date="2025-03-12T09:55:00Z" w16du:dateUtc="2025-03-12T08:55:00Z">
        <w:r w:rsidRPr="00D61FC2">
          <w:rPr>
            <w:rStyle w:val="Emphasis"/>
            <w:i w:val="0"/>
            <w:iCs w:val="0"/>
            <w:lang w:val="cs-CZ"/>
          </w:rPr>
          <w:lastRenderedPageBreak/>
          <w:t>Account type je Pre-paid.</w:t>
        </w:r>
      </w:ins>
    </w:p>
    <w:p w14:paraId="1EE630D2" w14:textId="6055822E" w:rsidR="00CC1BB1" w:rsidRDefault="00912A5B">
      <w:pPr>
        <w:pStyle w:val="NormalIndent"/>
        <w:rPr>
          <w:ins w:id="6207" w:author="Irová Zuzana" w:date="2025-04-17T14:42:00Z" w16du:dateUtc="2025-04-17T12:42:00Z"/>
          <w:lang w:eastAsia="cs-CZ"/>
        </w:rPr>
      </w:pPr>
      <w:ins w:id="6208" w:author="Irová Zuzana" w:date="2025-04-17T14:41:00Z">
        <w:r w:rsidRPr="00912A5B">
          <w:rPr>
            <w:highlight w:val="yellow"/>
          </w:rPr>
          <w:t>Account není terminovaný</w:t>
        </w:r>
      </w:ins>
      <w:ins w:id="6209" w:author="Drastichová Zuzana" w:date="2025-03-12T09:55:00Z" w16du:dateUtc="2025-03-12T08:55:00Z">
        <w:del w:id="6210" w:author="Irová Zuzana" w:date="2025-04-17T14:41:00Z" w16du:dateUtc="2025-04-17T12:41:00Z">
          <w:r w:rsidR="00CC1BB1" w:rsidRPr="00D905D0" w:rsidDel="00912A5B">
            <w:rPr>
              <w:rStyle w:val="Emphasis"/>
              <w:i w:val="0"/>
              <w:iCs w:val="0"/>
              <w:highlight w:val="yellow"/>
              <w:rPrChange w:id="6211" w:author="Irová Zuzana" w:date="2025-04-17T14:29:00Z" w16du:dateUtc="2025-04-17T12:29:00Z">
                <w:rPr>
                  <w:rStyle w:val="Emphasis"/>
                  <w:i w:val="0"/>
                  <w:iCs w:val="0"/>
                </w:rPr>
              </w:rPrChange>
            </w:rPr>
            <w:delText xml:space="preserve">Account status </w:delText>
          </w:r>
          <w:r w:rsidR="00CC1BB1" w:rsidRPr="00D905D0" w:rsidDel="00912A5B">
            <w:rPr>
              <w:highlight w:val="yellow"/>
              <w:lang w:eastAsia="cs-CZ"/>
              <w:rPrChange w:id="6212" w:author="Irová Zuzana" w:date="2025-04-17T14:29:00Z" w16du:dateUtc="2025-04-17T12:29:00Z">
                <w:rPr>
                  <w:lang w:eastAsia="cs-CZ"/>
                </w:rPr>
              </w:rPrChange>
            </w:rPr>
            <w:delText>nen</w:delText>
          </w:r>
          <w:r w:rsidR="00CC1BB1" w:rsidRPr="00D905D0" w:rsidDel="00912A5B">
            <w:rPr>
              <w:rFonts w:hint="cs"/>
              <w:highlight w:val="yellow"/>
              <w:lang w:eastAsia="cs-CZ"/>
              <w:rPrChange w:id="6213" w:author="Irová Zuzana" w:date="2025-04-17T14:29:00Z" w16du:dateUtc="2025-04-17T12:29:00Z">
                <w:rPr>
                  <w:rFonts w:hint="cs"/>
                  <w:lang w:eastAsia="cs-CZ"/>
                </w:rPr>
              </w:rPrChange>
            </w:rPr>
            <w:delText>í</w:delText>
          </w:r>
          <w:r w:rsidR="00CC1BB1" w:rsidRPr="00D905D0" w:rsidDel="00912A5B">
            <w:rPr>
              <w:highlight w:val="yellow"/>
              <w:lang w:eastAsia="cs-CZ"/>
              <w:rPrChange w:id="6214" w:author="Irová Zuzana" w:date="2025-04-17T14:29:00Z" w16du:dateUtc="2025-04-17T12:29:00Z">
                <w:rPr>
                  <w:lang w:eastAsia="cs-CZ"/>
                </w:rPr>
              </w:rPrChange>
            </w:rPr>
            <w:delText xml:space="preserve"> Terminated</w:delText>
          </w:r>
        </w:del>
        <w:r w:rsidR="00CC1BB1" w:rsidRPr="00D905D0">
          <w:rPr>
            <w:highlight w:val="yellow"/>
            <w:lang w:eastAsia="cs-CZ"/>
            <w:rPrChange w:id="6215" w:author="Irová Zuzana" w:date="2025-04-17T14:29:00Z" w16du:dateUtc="2025-04-17T12:29:00Z">
              <w:rPr>
                <w:lang w:eastAsia="cs-CZ"/>
              </w:rPr>
            </w:rPrChange>
          </w:rPr>
          <w:t>.</w:t>
        </w:r>
      </w:ins>
    </w:p>
    <w:p w14:paraId="036868E9" w14:textId="639A5B22" w:rsidR="00121D07" w:rsidRDefault="00121D07">
      <w:pPr>
        <w:pStyle w:val="NormalIndent"/>
        <w:rPr>
          <w:ins w:id="6216" w:author="Irová Zuzana" w:date="2025-04-17T14:42:00Z" w16du:dateUtc="2025-04-17T12:42:00Z"/>
        </w:rPr>
      </w:pPr>
      <w:ins w:id="6217" w:author="Irová Zuzana" w:date="2025-04-17T14:42:00Z" w16du:dateUtc="2025-04-17T12:42:00Z">
        <w:r w:rsidRPr="00962265">
          <w:rPr>
            <w:highlight w:val="yellow"/>
          </w:rPr>
          <w:t xml:space="preserve">Pokud </w:t>
        </w:r>
        <w:r>
          <w:rPr>
            <w:highlight w:val="yellow"/>
          </w:rPr>
          <w:t xml:space="preserve">Customer není anonymní (tj. </w:t>
        </w:r>
        <w:r w:rsidRPr="00962265">
          <w:rPr>
            <w:highlight w:val="yellow"/>
          </w:rPr>
          <w:t xml:space="preserve">Anonymous registration </w:t>
        </w:r>
        <w:r>
          <w:rPr>
            <w:highlight w:val="yellow"/>
          </w:rPr>
          <w:t xml:space="preserve">= false) </w:t>
        </w:r>
        <w:r w:rsidRPr="00962265">
          <w:rPr>
            <w:highlight w:val="yellow"/>
          </w:rPr>
          <w:t xml:space="preserve">a </w:t>
        </w:r>
        <w:r>
          <w:rPr>
            <w:highlight w:val="yellow"/>
          </w:rPr>
          <w:t xml:space="preserve">zároveň </w:t>
        </w:r>
        <w:r w:rsidRPr="00962265">
          <w:rPr>
            <w:highlight w:val="yellow"/>
          </w:rPr>
          <w:t xml:space="preserve">Account status je Terminated, Systém přenastaví </w:t>
        </w:r>
        <w:r>
          <w:rPr>
            <w:highlight w:val="yellow"/>
          </w:rPr>
          <w:t xml:space="preserve">Account </w:t>
        </w:r>
        <w:r w:rsidRPr="00962265">
          <w:rPr>
            <w:highlight w:val="yellow"/>
          </w:rPr>
          <w:t xml:space="preserve">do stavu </w:t>
        </w:r>
        <w:r w:rsidR="009557D8">
          <w:rPr>
            <w:highlight w:val="yellow"/>
          </w:rPr>
          <w:t>Active?</w:t>
        </w:r>
      </w:ins>
    </w:p>
    <w:p w14:paraId="612032F9" w14:textId="77777777" w:rsidR="00121D07" w:rsidRPr="00DD2F81" w:rsidDel="00F2035B" w:rsidRDefault="00121D07">
      <w:pPr>
        <w:pStyle w:val="NormalIndent"/>
        <w:rPr>
          <w:ins w:id="6218" w:author="Drastichová Zuzana" w:date="2025-03-12T09:55:00Z" w16du:dateUtc="2025-03-12T08:55:00Z"/>
          <w:del w:id="6219" w:author="Irová Zuzana" w:date="2025-04-17T14:42:00Z" w16du:dateUtc="2025-04-17T12:42:00Z"/>
          <w:lang w:eastAsia="cs-CZ"/>
        </w:rPr>
      </w:pPr>
    </w:p>
    <w:p w14:paraId="7FEBBE27" w14:textId="77777777" w:rsidR="00CC1BB1" w:rsidRDefault="00CC1BB1">
      <w:pPr>
        <w:pStyle w:val="NormalIndent"/>
        <w:rPr>
          <w:ins w:id="6220" w:author="Drastichová Zuzana" w:date="2025-03-12T09:55:00Z" w16du:dateUtc="2025-03-12T08:55:00Z"/>
          <w:rStyle w:val="Emphasis"/>
          <w:i w:val="0"/>
        </w:rPr>
      </w:pPr>
      <w:ins w:id="6221" w:author="Drastichová Zuzana" w:date="2025-03-12T09:55:00Z" w16du:dateUtc="2025-03-12T08:55:00Z">
        <w:r>
          <w:rPr>
            <w:rStyle w:val="Emphasis"/>
            <w:i w:val="0"/>
          </w:rPr>
          <w:t>Výše top-up je známa.</w:t>
        </w:r>
      </w:ins>
    </w:p>
    <w:p w14:paraId="11EAE484" w14:textId="2DBD7135" w:rsidR="00CC1BB1" w:rsidRDefault="00CC1BB1">
      <w:pPr>
        <w:pStyle w:val="NormalIndent"/>
        <w:rPr>
          <w:ins w:id="6222" w:author="Drastichová Zuzana" w:date="2025-03-12T09:55:00Z" w16du:dateUtc="2025-03-12T08:55:00Z"/>
          <w:rStyle w:val="Emphasis"/>
          <w:i w:val="0"/>
          <w:lang w:val="cs-CZ"/>
        </w:rPr>
      </w:pPr>
      <w:ins w:id="6223" w:author="Drastichová Zuzana" w:date="2025-03-12T09:55:00Z" w16du:dateUtc="2025-03-12T08:55:00Z">
        <w:r w:rsidRPr="5D923C7E">
          <w:rPr>
            <w:rStyle w:val="Emphasis"/>
            <w:i w:val="0"/>
            <w:lang w:val="cs-CZ"/>
          </w:rPr>
          <w:t>Bill issuer je znám</w:t>
        </w:r>
      </w:ins>
      <w:ins w:id="6224" w:author="Irová Zuzana" w:date="2025-03-17T10:50:00Z" w16du:dateUtc="2025-03-17T09:50:00Z">
        <w:r w:rsidR="00C055F8">
          <w:rPr>
            <w:rStyle w:val="Emphasis"/>
            <w:i w:val="0"/>
            <w:lang w:val="cs-CZ"/>
          </w:rPr>
          <w:t xml:space="preserve"> (tj. System operator</w:t>
        </w:r>
        <w:r w:rsidR="00D122B2">
          <w:rPr>
            <w:rStyle w:val="Emphasis"/>
            <w:i w:val="0"/>
            <w:lang w:val="cs-CZ"/>
          </w:rPr>
          <w:t>)</w:t>
        </w:r>
      </w:ins>
      <w:ins w:id="6225" w:author="Irová Zuzana" w:date="2025-03-17T10:38:00Z" w16du:dateUtc="2025-03-17T09:38:00Z">
        <w:r w:rsidR="004F1650">
          <w:rPr>
            <w:rStyle w:val="Emphasis"/>
            <w:i w:val="0"/>
            <w:lang w:val="cs-CZ"/>
          </w:rPr>
          <w:t>.</w:t>
        </w:r>
      </w:ins>
    </w:p>
    <w:p w14:paraId="7B4D69A7" w14:textId="5463C691" w:rsidR="00CC1BB1" w:rsidRDefault="00CC1BB1">
      <w:pPr>
        <w:pStyle w:val="NormalIndent"/>
        <w:rPr>
          <w:ins w:id="6226" w:author="Drastichová Zuzana" w:date="2025-03-12T09:55:00Z" w16du:dateUtc="2025-03-12T08:55:00Z"/>
          <w:rStyle w:val="Emphasis"/>
          <w:i w:val="0"/>
          <w:lang w:val="cs-CZ"/>
        </w:rPr>
      </w:pPr>
      <w:ins w:id="6227" w:author="Drastichová Zuzana" w:date="2025-03-12T09:55:00Z" w16du:dateUtc="2025-03-12T08:55:00Z">
        <w:del w:id="6228" w:author="Irová Zuzana" w:date="2025-04-11T08:27:00Z" w16du:dateUtc="2025-04-11T06:27:00Z">
          <w:r w:rsidRPr="5D923C7E" w:rsidDel="00873873">
            <w:rPr>
              <w:rStyle w:val="Emphasis"/>
              <w:i w:val="0"/>
              <w:lang w:val="cs-CZ"/>
            </w:rPr>
            <w:delText>Payment method</w:delText>
          </w:r>
        </w:del>
      </w:ins>
      <w:ins w:id="6229" w:author="Irová Zuzana" w:date="2025-04-11T08:27:00Z" w16du:dateUtc="2025-04-11T06:27:00Z">
        <w:r w:rsidR="00873873">
          <w:rPr>
            <w:rStyle w:val="Emphasis"/>
            <w:i w:val="0"/>
            <w:lang w:val="cs-CZ"/>
          </w:rPr>
          <w:t>Způsob platby</w:t>
        </w:r>
      </w:ins>
      <w:ins w:id="6230" w:author="Drastichová Zuzana" w:date="2025-03-12T09:55:00Z" w16du:dateUtc="2025-03-12T08:55:00Z">
        <w:r w:rsidRPr="5D923C7E">
          <w:rPr>
            <w:rStyle w:val="Emphasis"/>
            <w:i w:val="0"/>
            <w:lang w:val="cs-CZ"/>
          </w:rPr>
          <w:t xml:space="preserve"> je znám.</w:t>
        </w:r>
      </w:ins>
    </w:p>
    <w:p w14:paraId="63DB135E" w14:textId="77777777" w:rsidR="00CC1BB1" w:rsidRPr="00BF06C4" w:rsidRDefault="00CC1BB1">
      <w:pPr>
        <w:pStyle w:val="NormalIndent"/>
        <w:rPr>
          <w:ins w:id="6231" w:author="Drastichová Zuzana" w:date="2025-03-12T09:55:00Z" w16du:dateUtc="2025-03-12T08:55:00Z"/>
          <w:rStyle w:val="Emphasis"/>
          <w:i w:val="0"/>
        </w:rPr>
      </w:pPr>
      <w:ins w:id="6232" w:author="Drastichová Zuzana" w:date="2025-03-12T09:55:00Z" w16du:dateUtc="2025-03-12T08:55:00Z">
        <w:r>
          <w:rPr>
            <w:rStyle w:val="Emphasis"/>
            <w:i w:val="0"/>
          </w:rPr>
          <w:t>Případně POS je známa.</w:t>
        </w:r>
      </w:ins>
    </w:p>
    <w:p w14:paraId="6682E5F9" w14:textId="77777777" w:rsidR="00CC1BB1" w:rsidRDefault="00CC1BB1" w:rsidP="00CC1BB1">
      <w:pPr>
        <w:pStyle w:val="Heading4"/>
        <w:spacing w:after="120" w:line="276" w:lineRule="auto"/>
        <w:rPr>
          <w:ins w:id="6233" w:author="Irová Zuzana" w:date="2025-03-17T10:52:00Z" w16du:dateUtc="2025-03-17T09:52:00Z"/>
          <w:rFonts w:hint="eastAsia"/>
          <w:lang w:eastAsia="cs-CZ"/>
        </w:rPr>
      </w:pPr>
      <w:ins w:id="6234" w:author="Drastichová Zuzana" w:date="2025-03-12T09:55:00Z" w16du:dateUtc="2025-03-12T08:55:00Z">
        <w:r w:rsidRPr="00955C1D">
          <w:rPr>
            <w:lang w:eastAsia="cs-CZ"/>
          </w:rPr>
          <w:t>Normální postup</w:t>
        </w:r>
      </w:ins>
    </w:p>
    <w:p w14:paraId="0C42EA6F" w14:textId="77EA4CE3" w:rsidR="00547642" w:rsidRPr="004F0F3A" w:rsidRDefault="009D5383">
      <w:pPr>
        <w:pStyle w:val="Flowheading"/>
        <w:rPr>
          <w:ins w:id="6235" w:author="Irová Zuzana" w:date="2025-03-17T10:52:00Z" w16du:dateUtc="2025-03-17T09:52:00Z"/>
          <w:rPrChange w:id="6236" w:author="Irová Zuzana" w:date="2025-04-16T12:33:00Z" w16du:dateUtc="2025-04-16T10:33:00Z">
            <w:rPr>
              <w:ins w:id="6237" w:author="Irová Zuzana" w:date="2025-03-17T10:52:00Z" w16du:dateUtc="2025-03-17T09:52:00Z"/>
              <w:b/>
              <w:bCs/>
            </w:rPr>
          </w:rPrChange>
        </w:rPr>
      </w:pPr>
      <w:ins w:id="6238" w:author="Irová Zuzana" w:date="2025-04-16T12:26:00Z" w16du:dateUtc="2025-04-16T10:26:00Z">
        <w:r w:rsidRPr="004F0F3A">
          <w:rPr>
            <w:rPrChange w:id="6239" w:author="Irová Zuzana" w:date="2025-04-16T12:33:00Z" w16du:dateUtc="2025-04-16T10:33:00Z">
              <w:rPr>
                <w:b/>
                <w:bCs/>
              </w:rPr>
            </w:rPrChange>
          </w:rPr>
          <w:t xml:space="preserve">(N1) </w:t>
        </w:r>
      </w:ins>
      <w:ins w:id="6240" w:author="Irová Zuzana" w:date="2025-03-17T10:52:00Z" w16du:dateUtc="2025-03-17T09:52:00Z">
        <w:r w:rsidR="00547642" w:rsidRPr="004F0F3A">
          <w:rPr>
            <w:rPrChange w:id="6241" w:author="Irová Zuzana" w:date="2025-04-16T12:33:00Z" w16du:dateUtc="2025-04-16T10:33:00Z">
              <w:rPr>
                <w:b/>
                <w:bCs/>
              </w:rPr>
            </w:rPrChange>
          </w:rPr>
          <w:t>P</w:t>
        </w:r>
        <w:r w:rsidR="00547642" w:rsidRPr="004F0F3A">
          <w:rPr>
            <w:rFonts w:hint="cs"/>
            <w:rPrChange w:id="6242" w:author="Irová Zuzana" w:date="2025-04-16T12:33:00Z" w16du:dateUtc="2025-04-16T10:33:00Z">
              <w:rPr>
                <w:rFonts w:hint="cs"/>
                <w:b/>
                <w:bCs/>
              </w:rPr>
            </w:rPrChange>
          </w:rPr>
          <w:t>ř</w:t>
        </w:r>
        <w:r w:rsidR="00547642" w:rsidRPr="004F0F3A">
          <w:rPr>
            <w:rPrChange w:id="6243" w:author="Irová Zuzana" w:date="2025-04-16T12:33:00Z" w16du:dateUtc="2025-04-16T10:33:00Z">
              <w:rPr>
                <w:b/>
                <w:bCs/>
              </w:rPr>
            </w:rPrChange>
          </w:rPr>
          <w:t>edpla</w:t>
        </w:r>
        <w:r w:rsidR="00547642" w:rsidRPr="004F0F3A">
          <w:rPr>
            <w:rFonts w:hint="cs"/>
            <w:rPrChange w:id="6244" w:author="Irová Zuzana" w:date="2025-04-16T12:33:00Z" w16du:dateUtc="2025-04-16T10:33:00Z">
              <w:rPr>
                <w:rFonts w:hint="cs"/>
                <w:b/>
                <w:bCs/>
              </w:rPr>
            </w:rPrChange>
          </w:rPr>
          <w:t>ť</w:t>
        </w:r>
        <w:r w:rsidR="00547642" w:rsidRPr="004F0F3A">
          <w:rPr>
            <w:rPrChange w:id="6245" w:author="Irová Zuzana" w:date="2025-04-16T12:33:00Z" w16du:dateUtc="2025-04-16T10:33:00Z">
              <w:rPr>
                <w:b/>
                <w:bCs/>
              </w:rPr>
            </w:rPrChange>
          </w:rPr>
          <w:t xml:space="preserve"> kredit na </w:t>
        </w:r>
      </w:ins>
      <w:ins w:id="6246" w:author="Irová Zuzana" w:date="2025-06-23T10:36:00Z" w16du:dateUtc="2025-06-23T08:36:00Z">
        <w:r w:rsidR="008E2647">
          <w:t xml:space="preserve">vlastní </w:t>
        </w:r>
      </w:ins>
      <w:ins w:id="6247" w:author="Irová Zuzana" w:date="2025-03-17T11:02:00Z" w16du:dateUtc="2025-03-17T10:02:00Z">
        <w:r w:rsidR="0004006F" w:rsidRPr="004F0F3A">
          <w:rPr>
            <w:rPrChange w:id="6248" w:author="Irová Zuzana" w:date="2025-04-16T12:33:00Z" w16du:dateUtc="2025-04-16T10:33:00Z">
              <w:rPr>
                <w:b/>
                <w:bCs/>
              </w:rPr>
            </w:rPrChange>
          </w:rPr>
          <w:t xml:space="preserve">POS, </w:t>
        </w:r>
      </w:ins>
      <w:ins w:id="6249" w:author="Irová Zuzana" w:date="2025-06-23T10:22:00Z" w16du:dateUtc="2025-06-23T08:22:00Z">
        <w:r w:rsidR="00E23B9C">
          <w:t>exte</w:t>
        </w:r>
      </w:ins>
      <w:ins w:id="6250" w:author="Irová Zuzana" w:date="2025-06-23T10:23:00Z" w16du:dateUtc="2025-06-23T08:23:00Z">
        <w:r w:rsidR="00E23B9C">
          <w:t xml:space="preserve">rní POS, </w:t>
        </w:r>
      </w:ins>
      <w:ins w:id="6251" w:author="Irová Zuzana" w:date="2025-03-17T10:53:00Z" w16du:dateUtc="2025-03-17T09:53:00Z">
        <w:r w:rsidR="00547642" w:rsidRPr="004F0F3A">
          <w:rPr>
            <w:rPrChange w:id="6252" w:author="Irová Zuzana" w:date="2025-04-16T12:33:00Z" w16du:dateUtc="2025-04-16T10:33:00Z">
              <w:rPr>
                <w:b/>
                <w:bCs/>
              </w:rPr>
            </w:rPrChange>
          </w:rPr>
          <w:t>Kiosku</w:t>
        </w:r>
      </w:ins>
      <w:ins w:id="6253" w:author="Irová Zuzana" w:date="2025-03-17T11:02:00Z" w16du:dateUtc="2025-03-17T10:02:00Z">
        <w:r w:rsidR="0004006F" w:rsidRPr="004F0F3A">
          <w:rPr>
            <w:rPrChange w:id="6254" w:author="Irová Zuzana" w:date="2025-04-16T12:33:00Z" w16du:dateUtc="2025-04-16T10:33:00Z">
              <w:rPr>
                <w:b/>
                <w:bCs/>
              </w:rPr>
            </w:rPrChange>
          </w:rPr>
          <w:t xml:space="preserve"> nebo</w:t>
        </w:r>
      </w:ins>
      <w:ins w:id="6255" w:author="Irová Zuzana" w:date="2025-03-17T10:53:00Z" w16du:dateUtc="2025-03-17T09:53:00Z">
        <w:r w:rsidR="00660C21" w:rsidRPr="004F0F3A">
          <w:rPr>
            <w:rPrChange w:id="6256" w:author="Irová Zuzana" w:date="2025-04-16T12:33:00Z" w16du:dateUtc="2025-04-16T10:33:00Z">
              <w:rPr>
                <w:b/>
                <w:bCs/>
              </w:rPr>
            </w:rPrChange>
          </w:rPr>
          <w:t xml:space="preserve"> MEV</w:t>
        </w:r>
      </w:ins>
    </w:p>
    <w:p w14:paraId="12049D1A" w14:textId="6B179E72" w:rsidR="008E7BF9" w:rsidRDefault="00547642">
      <w:pPr>
        <w:pStyle w:val="NormalIndent"/>
        <w:rPr>
          <w:ins w:id="6257" w:author="Irova Zuzana" w:date="2025-03-28T18:35:00Z" w16du:dateUtc="2025-03-28T17:35:00Z"/>
        </w:rPr>
      </w:pPr>
      <w:ins w:id="6258" w:author="Irová Zuzana" w:date="2025-03-17T10:52:00Z" w16du:dateUtc="2025-03-17T09:52:00Z">
        <w:r w:rsidRPr="00955C1D">
          <w:t xml:space="preserve">Systém zobrazí </w:t>
        </w:r>
      </w:ins>
      <w:ins w:id="6259" w:author="Irova Zuzana" w:date="2025-03-28T18:34:00Z" w16du:dateUtc="2025-03-28T17:34:00Z">
        <w:r w:rsidR="00C500F5">
          <w:t xml:space="preserve">aktuální výši balance </w:t>
        </w:r>
        <w:r w:rsidR="0074787C">
          <w:t xml:space="preserve">(BM.Balance.amount </w:t>
        </w:r>
      </w:ins>
      <w:ins w:id="6260" w:author="Irova Zuzana" w:date="2025-03-28T18:38:00Z" w16du:dateUtc="2025-03-28T17:38:00Z">
        <w:r w:rsidR="00AC003C">
          <w:t>-</w:t>
        </w:r>
      </w:ins>
      <w:ins w:id="6261" w:author="Irova Zuzana" w:date="2025-03-28T18:34:00Z" w16du:dateUtc="2025-03-28T17:34:00Z">
        <w:r w:rsidR="0074787C">
          <w:t xml:space="preserve"> BM.Balance.</w:t>
        </w:r>
      </w:ins>
      <w:ins w:id="6262" w:author="Irova Zuzana" w:date="2025-03-28T18:35:00Z" w16du:dateUtc="2025-03-28T17:35:00Z">
        <w:r w:rsidR="0074787C">
          <w:t>Reservation amount</w:t>
        </w:r>
      </w:ins>
      <w:ins w:id="6263" w:author="Irova Zuzana" w:date="2025-03-28T18:36:00Z" w16du:dateUtc="2025-03-28T17:36:00Z">
        <w:r w:rsidR="004734FC">
          <w:t xml:space="preserve"> </w:t>
        </w:r>
      </w:ins>
      <w:ins w:id="6264" w:author="Irova Zuzana" w:date="2025-03-28T18:38:00Z" w16du:dateUtc="2025-03-28T17:38:00Z">
        <w:r w:rsidR="00AC003C">
          <w:t>-</w:t>
        </w:r>
      </w:ins>
      <w:ins w:id="6265" w:author="Irova Zuzana" w:date="2025-03-28T18:36:00Z" w16du:dateUtc="2025-03-28T17:36:00Z">
        <w:r w:rsidR="004734FC">
          <w:t xml:space="preserve"> </w:t>
        </w:r>
      </w:ins>
      <w:ins w:id="6266" w:author="Irova Zuzana" w:date="2025-03-28T18:37:00Z" w16du:dateUtc="2025-03-28T17:37:00Z">
        <w:del w:id="6267" w:author="Irová Zuzana" w:date="2025-04-11T08:28:00Z" w16du:dateUtc="2025-04-11T06:28:00Z">
          <w:r w:rsidR="00AC003C" w:rsidDel="00427C72">
            <w:rPr>
              <w:highlight w:val="cyan"/>
            </w:rPr>
            <w:delText>BM.</w:delText>
          </w:r>
        </w:del>
      </w:ins>
      <w:ins w:id="6268" w:author="Irova Zuzana" w:date="2025-03-28T18:38:00Z" w16du:dateUtc="2025-03-28T17:38:00Z">
        <w:del w:id="6269" w:author="Irová Zuzana" w:date="2025-04-11T08:28:00Z" w16du:dateUtc="2025-04-11T06:28:00Z">
          <w:r w:rsidR="00AC003C" w:rsidDel="00427C72">
            <w:rPr>
              <w:highlight w:val="cyan"/>
            </w:rPr>
            <w:delText>Balance.</w:delText>
          </w:r>
        </w:del>
      </w:ins>
      <w:ins w:id="6270" w:author="Irova Zuzana" w:date="2025-03-28T18:37:00Z" w16du:dateUtc="2025-03-28T17:37:00Z">
        <w:r w:rsidR="00DD0C76" w:rsidRPr="00DD0C76">
          <w:rPr>
            <w:highlight w:val="cyan"/>
            <w:rPrChange w:id="6271" w:author="Irova Zuzana" w:date="2025-03-28T18:37:00Z" w16du:dateUtc="2025-03-28T17:37:00Z">
              <w:rPr/>
            </w:rPrChange>
          </w:rPr>
          <w:t>Gr</w:t>
        </w:r>
      </w:ins>
      <w:ins w:id="6272" w:author="Irová Zuzana" w:date="2025-04-11T08:28:00Z" w16du:dateUtc="2025-04-11T06:28:00Z">
        <w:r w:rsidR="00427C72">
          <w:rPr>
            <w:highlight w:val="cyan"/>
          </w:rPr>
          <w:t>ace</w:t>
        </w:r>
      </w:ins>
      <w:ins w:id="6273" w:author="Irova Zuzana" w:date="2025-03-28T18:37:00Z" w16du:dateUtc="2025-03-28T17:37:00Z">
        <w:del w:id="6274" w:author="Irová Zuzana" w:date="2025-04-11T08:28:00Z" w16du:dateUtc="2025-04-11T06:28:00Z">
          <w:r w:rsidR="00DD0C76" w:rsidRPr="00DD0C76" w:rsidDel="00427C72">
            <w:rPr>
              <w:highlight w:val="cyan"/>
              <w:rPrChange w:id="6275" w:author="Irova Zuzana" w:date="2025-03-28T18:37:00Z" w16du:dateUtc="2025-03-28T17:37:00Z">
                <w:rPr/>
              </w:rPrChange>
            </w:rPr>
            <w:delText>ey</w:delText>
          </w:r>
        </w:del>
        <w:r w:rsidR="00DD0C76" w:rsidRPr="00DD0C76">
          <w:rPr>
            <w:highlight w:val="cyan"/>
            <w:rPrChange w:id="6276" w:author="Irova Zuzana" w:date="2025-03-28T18:37:00Z" w16du:dateUtc="2025-03-28T17:37:00Z">
              <w:rPr/>
            </w:rPrChange>
          </w:rPr>
          <w:t xml:space="preserve"> </w:t>
        </w:r>
        <w:r w:rsidR="00DD0C76" w:rsidRPr="00AC003C">
          <w:rPr>
            <w:highlight w:val="cyan"/>
            <w:rPrChange w:id="6277" w:author="Irova Zuzana" w:date="2025-03-28T18:38:00Z" w16du:dateUtc="2025-03-28T17:38:00Z">
              <w:rPr/>
            </w:rPrChange>
          </w:rPr>
          <w:t>period</w:t>
        </w:r>
      </w:ins>
      <w:ins w:id="6278" w:author="Irova Zuzana" w:date="2025-03-28T18:38:00Z" w16du:dateUtc="2025-03-28T17:38:00Z">
        <w:r w:rsidR="00AC003C" w:rsidRPr="00AC003C">
          <w:rPr>
            <w:highlight w:val="cyan"/>
            <w:rPrChange w:id="6279" w:author="Irova Zuzana" w:date="2025-03-28T18:38:00Z" w16du:dateUtc="2025-03-28T17:38:00Z">
              <w:rPr/>
            </w:rPrChange>
          </w:rPr>
          <w:t xml:space="preserve"> amount</w:t>
        </w:r>
      </w:ins>
      <w:ins w:id="6280" w:author="Irova Zuzana" w:date="2025-03-28T18:35:00Z" w16du:dateUtc="2025-03-28T17:35:00Z">
        <w:r w:rsidR="008E7BF9">
          <w:t>).</w:t>
        </w:r>
      </w:ins>
    </w:p>
    <w:p w14:paraId="31C8EF65" w14:textId="77777777" w:rsidR="00103313" w:rsidRDefault="008E7BF9">
      <w:pPr>
        <w:pStyle w:val="NormalIndent"/>
        <w:rPr>
          <w:ins w:id="6281" w:author="Irova Zuzana" w:date="2025-03-28T18:41:00Z" w16du:dateUtc="2025-03-28T17:41:00Z"/>
        </w:rPr>
      </w:pPr>
      <w:ins w:id="6282" w:author="Irova Zuzana" w:date="2025-03-28T18:35:00Z" w16du:dateUtc="2025-03-28T17:35:00Z">
        <w:r>
          <w:t xml:space="preserve">Systém zobrazí </w:t>
        </w:r>
      </w:ins>
      <w:ins w:id="6283" w:author="Irová Zuzana" w:date="2025-03-17T10:52:00Z" w16du:dateUtc="2025-03-17T09:52:00Z">
        <w:r w:rsidR="00547642" w:rsidRPr="00955C1D">
          <w:t xml:space="preserve">minimální </w:t>
        </w:r>
        <w:r w:rsidR="00547642">
          <w:t xml:space="preserve">zaokrouhlenou </w:t>
        </w:r>
        <w:r w:rsidR="00547642" w:rsidRPr="00955C1D">
          <w:t>výši kreditu</w:t>
        </w:r>
      </w:ins>
      <w:ins w:id="6284" w:author="Irova Zuzana" w:date="2025-03-28T18:41:00Z" w16du:dateUtc="2025-03-28T17:41:00Z">
        <w:r w:rsidR="00103313">
          <w:t>:</w:t>
        </w:r>
      </w:ins>
    </w:p>
    <w:p w14:paraId="01B93CD8" w14:textId="77777777" w:rsidR="00103313" w:rsidRDefault="00900FC9" w:rsidP="00C40C63">
      <w:pPr>
        <w:pStyle w:val="ListFS1"/>
        <w:rPr>
          <w:ins w:id="6285" w:author="Irova Zuzana" w:date="2025-03-28T18:41:00Z" w16du:dateUtc="2025-03-28T17:41:00Z"/>
        </w:rPr>
      </w:pPr>
      <w:ins w:id="6286" w:author="Irova Zuzana" w:date="2025-03-28T18:39:00Z" w16du:dateUtc="2025-03-28T17:39:00Z">
        <w:r>
          <w:t xml:space="preserve">Pokud aktuální balance </w:t>
        </w:r>
        <w:r>
          <w:rPr>
            <w:lang w:val="en-US"/>
          </w:rPr>
          <w:t xml:space="preserve">&lt; </w:t>
        </w:r>
        <w:r w:rsidR="00C06FBC">
          <w:rPr>
            <w:lang w:val="en-US"/>
          </w:rPr>
          <w:t>0, pak</w:t>
        </w:r>
      </w:ins>
      <w:ins w:id="6287" w:author="Irová Zuzana" w:date="2025-03-17T10:52:00Z" w16du:dateUtc="2025-03-17T09:52:00Z">
        <w:r w:rsidR="00547642" w:rsidRPr="00955C1D">
          <w:t xml:space="preserve"> </w:t>
        </w:r>
      </w:ins>
      <w:ins w:id="6288" w:author="Irova Zuzana" w:date="2025-03-28T18:40:00Z" w16du:dateUtc="2025-03-28T17:40:00Z">
        <w:r w:rsidR="00C06FBC">
          <w:t>M</w:t>
        </w:r>
      </w:ins>
      <w:ins w:id="6289" w:author="Irová Zuzana" w:date="2025-03-17T10:52:00Z" w16du:dateUtc="2025-03-17T09:52:00Z">
        <w:del w:id="6290" w:author="Irova Zuzana" w:date="2025-03-28T18:39:00Z" w16du:dateUtc="2025-03-28T17:39:00Z">
          <w:r w:rsidR="00547642" w:rsidRPr="00955C1D" w:rsidDel="00900FC9">
            <w:delText>ve zúčtovací měně</w:delText>
          </w:r>
        </w:del>
      </w:ins>
      <w:ins w:id="6291" w:author="Irová Zuzana" w:date="2025-03-17T10:58:00Z" w16du:dateUtc="2025-03-17T09:58:00Z">
        <w:del w:id="6292" w:author="Irova Zuzana" w:date="2025-03-28T18:39:00Z" w16du:dateUtc="2025-03-28T17:39:00Z">
          <w:r w:rsidR="00B348EF" w:rsidDel="00900FC9">
            <w:delText xml:space="preserve"> </w:delText>
          </w:r>
        </w:del>
      </w:ins>
      <w:ins w:id="6293" w:author="Irová Zuzana" w:date="2025-03-17T10:59:00Z" w16du:dateUtc="2025-03-17T09:59:00Z">
        <w:del w:id="6294" w:author="Irova Zuzana" w:date="2025-03-28T18:39:00Z" w16du:dateUtc="2025-03-28T17:39:00Z">
          <w:r w:rsidR="00FE4EED" w:rsidDel="00C06FBC">
            <w:delText xml:space="preserve">(tj. </w:delText>
          </w:r>
        </w:del>
      </w:ins>
      <w:ins w:id="6295" w:author="Irova Zuzana" w:date="2025-03-28T18:35:00Z" w16du:dateUtc="2025-03-28T17:35:00Z">
        <w:r w:rsidR="003B2EB4">
          <w:t>AX (</w:t>
        </w:r>
      </w:ins>
      <w:ins w:id="6296" w:author="Irova Zuzana" w:date="2025-03-28T18:40:00Z" w16du:dateUtc="2025-03-28T17:40:00Z">
        <w:r w:rsidR="00C06FBC">
          <w:t xml:space="preserve">absolutní hodnota </w:t>
        </w:r>
      </w:ins>
      <w:ins w:id="6297" w:author="Irova Zuzana" w:date="2025-03-28T18:35:00Z" w16du:dateUtc="2025-03-28T17:35:00Z">
        <w:r w:rsidR="003B2EB4">
          <w:t>aktuální výše balance</w:t>
        </w:r>
      </w:ins>
      <w:ins w:id="6298" w:author="Irova Zuzana" w:date="2025-03-28T18:36:00Z" w16du:dateUtc="2025-03-28T17:36:00Z">
        <w:r w:rsidR="003B2EB4">
          <w:t xml:space="preserve">; </w:t>
        </w:r>
      </w:ins>
      <w:ins w:id="6299" w:author="Irová Zuzana" w:date="2025-03-17T10:58:00Z" w16du:dateUtc="2025-03-17T09:58:00Z">
        <w:r w:rsidR="00B348EF">
          <w:t>BAR.Currency.Minimum top-up amount</w:t>
        </w:r>
        <w:del w:id="6300" w:author="Irova Zuzana" w:date="2025-03-28T18:40:00Z" w16du:dateUtc="2025-03-28T17:40:00Z">
          <w:r w:rsidR="00B348EF" w:rsidDel="00341B32">
            <w:delText xml:space="preserve"> pro de</w:delText>
          </w:r>
        </w:del>
      </w:ins>
      <w:ins w:id="6301" w:author="Irová Zuzana" w:date="2025-03-17T10:59:00Z" w16du:dateUtc="2025-03-17T09:59:00Z">
        <w:del w:id="6302" w:author="Irova Zuzana" w:date="2025-03-28T18:40:00Z" w16du:dateUtc="2025-03-28T17:40:00Z">
          <w:r w:rsidR="00B348EF" w:rsidDel="00341B32">
            <w:delText>fault Currency</w:delText>
          </w:r>
        </w:del>
        <w:r w:rsidR="00FE4EED">
          <w:t>)</w:t>
        </w:r>
      </w:ins>
      <w:ins w:id="6303" w:author="Irova Zuzana" w:date="2025-03-28T18:41:00Z" w16du:dateUtc="2025-03-28T17:41:00Z">
        <w:r w:rsidR="00103313">
          <w:t>,</w:t>
        </w:r>
      </w:ins>
    </w:p>
    <w:p w14:paraId="7E285134" w14:textId="511DDD22" w:rsidR="00547642" w:rsidRPr="00955C1D" w:rsidRDefault="00341B32">
      <w:pPr>
        <w:pStyle w:val="ListFS1"/>
        <w:rPr>
          <w:ins w:id="6304" w:author="Irová Zuzana" w:date="2025-03-17T10:52:00Z" w16du:dateUtc="2025-03-17T09:52:00Z"/>
        </w:rPr>
        <w:pPrChange w:id="6305" w:author="Irová Zuzana" w:date="2025-06-06T15:37:00Z" w16du:dateUtc="2025-06-06T13:37:00Z">
          <w:pPr>
            <w:pStyle w:val="NormalIndent"/>
          </w:pPr>
        </w:pPrChange>
      </w:pPr>
      <w:ins w:id="6306" w:author="Irova Zuzana" w:date="2025-03-28T18:40:00Z" w16du:dateUtc="2025-03-28T17:40:00Z">
        <w:r>
          <w:t>jinak BAR.Currency.Minimum top-up amount</w:t>
        </w:r>
      </w:ins>
      <w:ins w:id="6307" w:author="Irová Zuzana" w:date="2025-03-17T10:52:00Z" w16du:dateUtc="2025-03-17T09:52:00Z">
        <w:r w:rsidR="00547642" w:rsidRPr="00955C1D">
          <w:t>.</w:t>
        </w:r>
      </w:ins>
    </w:p>
    <w:p w14:paraId="6BC03086" w14:textId="56845BC5" w:rsidR="00547642" w:rsidRPr="00955C1D" w:rsidRDefault="000131BB">
      <w:pPr>
        <w:pStyle w:val="NormalIndent"/>
        <w:rPr>
          <w:ins w:id="6308" w:author="Irová Zuzana" w:date="2025-03-17T10:52:00Z" w16du:dateUtc="2025-03-17T09:52:00Z"/>
        </w:rPr>
      </w:pPr>
      <w:ins w:id="6309" w:author="Irová Zuzana" w:date="2025-03-17T10:59:00Z" w16du:dateUtc="2025-03-17T09:59:00Z">
        <w:r>
          <w:t>Aktér vybere částku z</w:t>
        </w:r>
        <w:r w:rsidR="000B02A4">
          <w:t> </w:t>
        </w:r>
        <w:r>
          <w:t>předdefino</w:t>
        </w:r>
        <w:r w:rsidR="000B02A4">
          <w:t xml:space="preserve">vaných hodnot </w:t>
        </w:r>
      </w:ins>
      <w:ins w:id="6310" w:author="Irová Zuzana" w:date="2025-03-17T11:00:00Z" w16du:dateUtc="2025-03-17T10:00:00Z">
        <w:r w:rsidR="000B02A4">
          <w:t xml:space="preserve">(tj. </w:t>
        </w:r>
        <w:r w:rsidR="000B02A4">
          <w:rPr>
            <w:lang w:eastAsia="cs-CZ"/>
          </w:rPr>
          <w:t xml:space="preserve">Currency.GUI top-up value 1-4) nebo </w:t>
        </w:r>
      </w:ins>
      <w:ins w:id="6311" w:author="Irová Zuzana" w:date="2025-03-17T10:52:00Z" w16du:dateUtc="2025-03-17T09:52:00Z">
        <w:r w:rsidR="00547642" w:rsidRPr="00955C1D">
          <w:t xml:space="preserve">Aktér zvýší nebo potvrdí částku </w:t>
        </w:r>
      </w:ins>
      <w:ins w:id="6312" w:author="Irová Zuzana" w:date="2025-03-17T11:00:00Z" w16du:dateUtc="2025-03-17T10:00:00Z">
        <w:r w:rsidR="000B02A4">
          <w:t xml:space="preserve">minimálního </w:t>
        </w:r>
      </w:ins>
      <w:ins w:id="6313" w:author="Irová Zuzana" w:date="2025-03-17T10:52:00Z" w16du:dateUtc="2025-03-17T09:52:00Z">
        <w:del w:id="6314" w:author="Irova Zuzana" w:date="2025-03-28T18:41:00Z" w16du:dateUtc="2025-03-28T17:41:00Z">
          <w:r w:rsidR="00547642" w:rsidRPr="00955C1D" w:rsidDel="00F703A3">
            <w:delText>kreditu</w:delText>
          </w:r>
        </w:del>
      </w:ins>
      <w:ins w:id="6315" w:author="Irova Zuzana" w:date="2025-03-28T18:41:00Z" w16du:dateUtc="2025-03-28T17:41:00Z">
        <w:r w:rsidR="00F703A3">
          <w:t>top-up</w:t>
        </w:r>
      </w:ins>
      <w:ins w:id="6316" w:author="Irová Zuzana" w:date="2025-03-17T10:52:00Z" w16du:dateUtc="2025-03-17T09:52:00Z">
        <w:r w:rsidR="00547642" w:rsidRPr="00955C1D">
          <w:t xml:space="preserve">. </w:t>
        </w:r>
      </w:ins>
    </w:p>
    <w:p w14:paraId="47126F9A" w14:textId="7BC02FB7" w:rsidR="00547642" w:rsidRDefault="00547642">
      <w:pPr>
        <w:pStyle w:val="NormalIndent"/>
        <w:rPr>
          <w:ins w:id="6317" w:author="Irová Zuzana" w:date="2025-03-17T11:07:00Z" w16du:dateUtc="2025-03-17T10:07:00Z"/>
        </w:rPr>
      </w:pPr>
      <w:ins w:id="6318" w:author="Irová Zuzana" w:date="2025-03-17T10:52:00Z" w16du:dateUtc="2025-03-17T09:52:00Z">
        <w:r w:rsidRPr="00955C1D">
          <w:t xml:space="preserve">Systém zkontroluje, zda částka je </w:t>
        </w:r>
        <w:r w:rsidRPr="00BF06C4">
          <w:t>&lt;=</w:t>
        </w:r>
        <w:r w:rsidRPr="00955C1D">
          <w:t xml:space="preserve"> hodnotě Currency.Max Top-up</w:t>
        </w:r>
        <w:del w:id="6319" w:author="Irova Zuzana" w:date="2025-03-28T18:42:00Z" w16du:dateUtc="2025-03-28T17:42:00Z">
          <w:r w:rsidRPr="00955C1D" w:rsidDel="00F703A3">
            <w:delText xml:space="preserve"> v dané měně</w:delText>
          </w:r>
        </w:del>
        <w:r>
          <w:t>, pokud není</w:t>
        </w:r>
      </w:ins>
      <w:ins w:id="6320" w:author="Irová Zuzana" w:date="2025-03-17T11:05:00Z" w16du:dateUtc="2025-03-17T10:05:00Z">
        <w:r w:rsidR="000D39EA">
          <w:t>,</w:t>
        </w:r>
      </w:ins>
      <w:ins w:id="6321" w:author="Irová Zuzana" w:date="2025-03-17T10:52:00Z" w16du:dateUtc="2025-03-17T09:52:00Z">
        <w:r>
          <w:t xml:space="preserve"> Aktér je vyzván k úpravě částky</w:t>
        </w:r>
      </w:ins>
      <w:ins w:id="6322" w:author="Irova Zuzana" w:date="2025-03-28T18:42:00Z" w16du:dateUtc="2025-03-28T17:42:00Z">
        <w:r w:rsidR="00F703A3">
          <w:t xml:space="preserve"> top-up</w:t>
        </w:r>
      </w:ins>
      <w:ins w:id="6323" w:author="Irová Zuzana" w:date="2025-03-17T10:52:00Z" w16du:dateUtc="2025-03-17T09:52:00Z">
        <w:r w:rsidRPr="00955C1D">
          <w:t>.</w:t>
        </w:r>
      </w:ins>
    </w:p>
    <w:p w14:paraId="2D23B776" w14:textId="77777777" w:rsidR="00A93A07" w:rsidRDefault="000D2528">
      <w:pPr>
        <w:pStyle w:val="NormalIndent"/>
        <w:rPr>
          <w:ins w:id="6324" w:author="Irová Zuzana" w:date="2025-04-16T12:20:00Z" w16du:dateUtc="2025-04-16T10:20:00Z"/>
        </w:rPr>
      </w:pPr>
      <w:ins w:id="6325" w:author="Irová Zuzana" w:date="2025-04-16T12:19:00Z" w16du:dateUtc="2025-04-16T10:19:00Z">
        <w:r>
          <w:t xml:space="preserve">Pokud zadaná částka kreditu (zaokrouhlená na celé číslo), je vyšší než hodnota Currency.MaxTop-upCash, Systém neumožní vybrat platbu v hotovosti. </w:t>
        </w:r>
      </w:ins>
    </w:p>
    <w:p w14:paraId="39AE046A" w14:textId="769B73E0" w:rsidR="00EE64BD" w:rsidRPr="000A5538" w:rsidRDefault="001A6308">
      <w:pPr>
        <w:pStyle w:val="NormalIndent"/>
        <w:rPr>
          <w:ins w:id="6326" w:author="Irová Zuzana" w:date="2025-03-17T11:03:00Z" w16du:dateUtc="2025-03-17T10:03:00Z"/>
        </w:rPr>
        <w:pPrChange w:id="6327" w:author="Irová Zuzana" w:date="2025-06-06T15:16:00Z" w16du:dateUtc="2025-06-06T13:16:00Z">
          <w:pPr>
            <w:pStyle w:val="Flowheading"/>
          </w:pPr>
        </w:pPrChange>
      </w:pPr>
      <w:ins w:id="6328" w:author="Irová Zuzana" w:date="2025-04-17T16:10:00Z" w16du:dateUtc="2025-04-17T14:10:00Z">
        <w:r>
          <w:t>P</w:t>
        </w:r>
      </w:ins>
      <w:ins w:id="6329" w:author="Irová Zuzana" w:date="2025-04-16T12:20:00Z" w16du:dateUtc="2025-04-16T10:20:00Z">
        <w:r w:rsidR="00A93A07">
          <w:t xml:space="preserve">ostup pokračuje realizací </w:t>
        </w:r>
      </w:ins>
      <w:ins w:id="6330" w:author="Irova Zuzana" w:date="2025-03-28T18:43:00Z" w16du:dateUtc="2025-03-28T17:43:00Z">
        <w:del w:id="6331" w:author="Irová Zuzana" w:date="2025-04-16T12:19:00Z" w16du:dateUtc="2025-04-16T10:19:00Z">
          <w:r w:rsidR="00EE37A8" w:rsidDel="000D2528">
            <w:br/>
          </w:r>
        </w:del>
      </w:ins>
      <w:ins w:id="6332" w:author="Irová Zuzana" w:date="2025-04-16T11:55:00Z">
        <w:r w:rsidR="009134B1" w:rsidRPr="009134B1">
          <w:rPr>
            <w:lang w:eastAsia="en-US"/>
          </w:rPr>
          <w:t>platb</w:t>
        </w:r>
      </w:ins>
      <w:ins w:id="6333" w:author="Irová Zuzana" w:date="2025-04-16T12:20:00Z" w16du:dateUtc="2025-04-16T10:20:00Z">
        <w:r w:rsidR="00A93A07">
          <w:rPr>
            <w:lang w:eastAsia="en-US"/>
          </w:rPr>
          <w:t>y</w:t>
        </w:r>
      </w:ins>
      <w:ins w:id="6334" w:author="Irová Zuzana" w:date="2025-04-16T11:55:00Z">
        <w:r w:rsidR="009134B1" w:rsidRPr="009134B1">
          <w:rPr>
            <w:lang w:eastAsia="en-US"/>
          </w:rPr>
          <w:t xml:space="preserve"> </w:t>
        </w:r>
      </w:ins>
      <w:ins w:id="6335" w:author="Irová Zuzana" w:date="2025-04-16T11:56:00Z" w16du:dateUtc="2025-04-16T09:56:00Z">
        <w:r w:rsidR="007E75F2">
          <w:rPr>
            <w:lang w:eastAsia="en-US"/>
          </w:rPr>
          <w:t xml:space="preserve">top-up </w:t>
        </w:r>
      </w:ins>
      <w:ins w:id="6336" w:author="Irová Zuzana" w:date="2025-04-16T11:55:00Z">
        <w:r w:rsidR="009134B1" w:rsidRPr="009134B1">
          <w:rPr>
            <w:lang w:eastAsia="en-US"/>
          </w:rPr>
          <w:t xml:space="preserve">za použití </w:t>
        </w:r>
      </w:ins>
      <w:ins w:id="6337" w:author="Irová Zuzana" w:date="2025-04-16T11:56:00Z" w16du:dateUtc="2025-04-16T09:56:00Z">
        <w:r w:rsidR="00302145">
          <w:rPr>
            <w:lang w:eastAsia="en-US"/>
          </w:rPr>
          <w:t>případu užití</w:t>
        </w:r>
      </w:ins>
      <w:ins w:id="6338" w:author="Irová Zuzana" w:date="2025-04-16T11:55:00Z">
        <w:r w:rsidR="009134B1" w:rsidRPr="009134B1">
          <w:rPr>
            <w:lang w:eastAsia="en-US"/>
          </w:rPr>
          <w:t xml:space="preserve"> Zaplať </w:t>
        </w:r>
      </w:ins>
      <w:ins w:id="6339" w:author="Irová Zuzana" w:date="2025-04-16T11:56:00Z" w16du:dateUtc="2025-04-16T09:56:00Z">
        <w:r w:rsidR="00492435">
          <w:rPr>
            <w:lang w:eastAsia="en-US"/>
          </w:rPr>
          <w:t>poplatek na POS</w:t>
        </w:r>
      </w:ins>
      <w:ins w:id="6340" w:author="Irová Zuzana" w:date="2025-04-16T11:55:00Z">
        <w:r w:rsidR="009134B1" w:rsidRPr="009134B1">
          <w:rPr>
            <w:lang w:eastAsia="en-US"/>
          </w:rPr>
          <w:t xml:space="preserve"> (</w:t>
        </w:r>
      </w:ins>
      <w:ins w:id="6341" w:author="Irová Zuzana" w:date="2025-04-16T11:56:00Z" w16du:dateUtc="2025-04-16T09:56:00Z">
        <w:r w:rsidR="00492435">
          <w:rPr>
            <w:lang w:eastAsia="en-US"/>
          </w:rPr>
          <w:t>UC</w:t>
        </w:r>
      </w:ins>
      <w:ins w:id="6342" w:author="Irová Zuzana" w:date="2025-04-16T11:55:00Z">
        <w:r w:rsidR="009134B1" w:rsidRPr="009134B1">
          <w:rPr>
            <w:lang w:eastAsia="en-US"/>
          </w:rPr>
          <w:t>.BAR.</w:t>
        </w:r>
      </w:ins>
      <w:ins w:id="6343" w:author="Irová Zuzana" w:date="2025-04-16T11:57:00Z" w16du:dateUtc="2025-04-16T09:57:00Z">
        <w:r w:rsidR="00F210AC">
          <w:rPr>
            <w:lang w:eastAsia="en-US"/>
          </w:rPr>
          <w:t>0.3</w:t>
        </w:r>
      </w:ins>
      <w:ins w:id="6344" w:author="Irová Zuzana" w:date="2025-04-16T11:55:00Z">
        <w:r w:rsidR="009134B1" w:rsidRPr="009134B1">
          <w:rPr>
            <w:lang w:eastAsia="en-US"/>
          </w:rPr>
          <w:t>.HR).</w:t>
        </w:r>
      </w:ins>
    </w:p>
    <w:p w14:paraId="3FE642E2" w14:textId="17A5DB11" w:rsidR="0004006F" w:rsidDel="00C11351" w:rsidRDefault="0004006F">
      <w:pPr>
        <w:pStyle w:val="NormalIndent"/>
        <w:rPr>
          <w:del w:id="6345" w:author="Irová Zuzana" w:date="2025-03-17T12:22:00Z" w16du:dateUtc="2025-03-17T11:22:00Z"/>
        </w:rPr>
        <w:pPrChange w:id="6346" w:author="Irová Zuzana" w:date="2025-06-06T15:16:00Z" w16du:dateUtc="2025-06-06T13:16:00Z">
          <w:pPr>
            <w:pStyle w:val="ListFS1"/>
            <w:numPr>
              <w:numId w:val="0"/>
            </w:numPr>
            <w:ind w:left="0" w:firstLine="0"/>
          </w:pPr>
        </w:pPrChange>
      </w:pPr>
    </w:p>
    <w:p w14:paraId="72830E72" w14:textId="77777777" w:rsidR="00C11351" w:rsidRPr="00547642" w:rsidRDefault="00C11351">
      <w:pPr>
        <w:pStyle w:val="NormalIndent"/>
        <w:rPr>
          <w:ins w:id="6347" w:author="Irová Zuzana" w:date="2025-04-15T13:05:00Z" w16du:dateUtc="2025-04-15T11:05:00Z"/>
          <w:lang w:eastAsia="cs-CZ"/>
        </w:rPr>
      </w:pPr>
    </w:p>
    <w:p w14:paraId="28CE31FD" w14:textId="15BFD416" w:rsidR="00C11351" w:rsidRPr="004F0F3A" w:rsidRDefault="009D5383">
      <w:pPr>
        <w:pStyle w:val="Flowheading"/>
        <w:rPr>
          <w:ins w:id="6348" w:author="Irová Zuzana" w:date="2025-04-15T13:05:00Z" w16du:dateUtc="2025-04-15T11:05:00Z"/>
        </w:rPr>
      </w:pPr>
      <w:ins w:id="6349" w:author="Irová Zuzana" w:date="2025-04-16T12:26:00Z" w16du:dateUtc="2025-04-16T10:26:00Z">
        <w:r w:rsidRPr="004F0F3A">
          <w:rPr>
            <w:rPrChange w:id="6350" w:author="Irová Zuzana" w:date="2025-04-16T12:33:00Z" w16du:dateUtc="2025-04-16T10:33:00Z">
              <w:rPr>
                <w:b/>
                <w:bCs/>
              </w:rPr>
            </w:rPrChange>
          </w:rPr>
          <w:lastRenderedPageBreak/>
          <w:t>(N2) P</w:t>
        </w:r>
        <w:r w:rsidRPr="004F0F3A">
          <w:rPr>
            <w:rFonts w:hint="cs"/>
            <w:rPrChange w:id="6351" w:author="Irová Zuzana" w:date="2025-04-16T12:33:00Z" w16du:dateUtc="2025-04-16T10:33:00Z">
              <w:rPr>
                <w:rFonts w:hint="cs"/>
                <w:b/>
                <w:bCs/>
              </w:rPr>
            </w:rPrChange>
          </w:rPr>
          <w:t>ř</w:t>
        </w:r>
        <w:r w:rsidRPr="004F0F3A">
          <w:rPr>
            <w:rPrChange w:id="6352" w:author="Irová Zuzana" w:date="2025-04-16T12:33:00Z" w16du:dateUtc="2025-04-16T10:33:00Z">
              <w:rPr>
                <w:b/>
                <w:bCs/>
              </w:rPr>
            </w:rPrChange>
          </w:rPr>
          <w:t>edpla</w:t>
        </w:r>
        <w:r w:rsidRPr="004F0F3A">
          <w:rPr>
            <w:rFonts w:hint="cs"/>
            <w:rPrChange w:id="6353" w:author="Irová Zuzana" w:date="2025-04-16T12:33:00Z" w16du:dateUtc="2025-04-16T10:33:00Z">
              <w:rPr>
                <w:rFonts w:hint="cs"/>
                <w:b/>
                <w:bCs/>
              </w:rPr>
            </w:rPrChange>
          </w:rPr>
          <w:t>ť</w:t>
        </w:r>
        <w:r w:rsidRPr="004F0F3A">
          <w:rPr>
            <w:rPrChange w:id="6354" w:author="Irová Zuzana" w:date="2025-04-16T12:33:00Z" w16du:dateUtc="2025-04-16T10:33:00Z">
              <w:rPr>
                <w:b/>
                <w:bCs/>
              </w:rPr>
            </w:rPrChange>
          </w:rPr>
          <w:t xml:space="preserve"> kredit na </w:t>
        </w:r>
        <w:r w:rsidRPr="004F0F3A">
          <w:t>Web Portal</w:t>
        </w:r>
      </w:ins>
      <w:ins w:id="6355" w:author="Irová Zuzana" w:date="2025-04-16T12:27:00Z" w16du:dateUtc="2025-04-16T10:27:00Z">
        <w:r w:rsidRPr="004F0F3A">
          <w:t xml:space="preserve"> nebo</w:t>
        </w:r>
      </w:ins>
      <w:ins w:id="6356" w:author="Irová Zuzana" w:date="2025-04-16T12:26:00Z" w16du:dateUtc="2025-04-16T10:26:00Z">
        <w:r w:rsidRPr="004F0F3A">
          <w:t xml:space="preserve"> Mobile app</w:t>
        </w:r>
        <w:r w:rsidRPr="004F0F3A">
          <w:rPr>
            <w:rPrChange w:id="6357" w:author="Irová Zuzana" w:date="2025-04-16T12:33:00Z" w16du:dateUtc="2025-04-16T10:33:00Z">
              <w:rPr>
                <w:b/>
                <w:bCs/>
              </w:rPr>
            </w:rPrChange>
          </w:rPr>
          <w:t xml:space="preserve"> </w:t>
        </w:r>
      </w:ins>
      <w:ins w:id="6358" w:author="Irová Zuzana" w:date="2025-04-16T12:28:00Z" w16du:dateUtc="2025-04-16T10:28:00Z">
        <w:r w:rsidR="000A5538" w:rsidRPr="004F0F3A">
          <w:rPr>
            <w:rPrChange w:id="6359" w:author="Irová Zuzana" w:date="2025-04-16T12:33:00Z" w16du:dateUtc="2025-04-16T10:33:00Z">
              <w:rPr>
                <w:b/>
                <w:bCs/>
              </w:rPr>
            </w:rPrChange>
          </w:rPr>
          <w:t xml:space="preserve">- </w:t>
        </w:r>
      </w:ins>
      <w:ins w:id="6360" w:author="Irová Zuzana" w:date="2025-04-15T13:05:00Z" w16du:dateUtc="2025-04-15T11:05:00Z">
        <w:r w:rsidR="00C11351" w:rsidRPr="004F0F3A">
          <w:t>online platba přes platební bránu</w:t>
        </w:r>
      </w:ins>
    </w:p>
    <w:p w14:paraId="09607315" w14:textId="77777777" w:rsidR="00C11351" w:rsidRDefault="00C11351">
      <w:pPr>
        <w:pStyle w:val="NormalIndent"/>
        <w:rPr>
          <w:ins w:id="6361" w:author="Irová Zuzana" w:date="2025-04-15T13:05:00Z" w16du:dateUtc="2025-04-15T11:05:00Z"/>
          <w:lang w:eastAsia="cs-CZ"/>
        </w:rPr>
      </w:pPr>
      <w:ins w:id="6362" w:author="Irová Zuzana" w:date="2025-04-15T13:05:00Z" w16du:dateUtc="2025-04-15T11:05:00Z">
        <w:r w:rsidRPr="00955C1D">
          <w:rPr>
            <w:lang w:eastAsia="cs-CZ"/>
          </w:rPr>
          <w:t xml:space="preserve">Systém </w:t>
        </w:r>
        <w:r>
          <w:rPr>
            <w:lang w:eastAsia="cs-CZ"/>
          </w:rPr>
          <w:t xml:space="preserve">na vstupu přes </w:t>
        </w:r>
        <w:r w:rsidRPr="002871AB">
          <w:rPr>
            <w:lang w:eastAsia="cs-CZ"/>
          </w:rPr>
          <w:t xml:space="preserve">Rozhraní Web portal API (INT.BAR.33.HR) </w:t>
        </w:r>
        <w:r>
          <w:rPr>
            <w:lang w:eastAsia="cs-CZ"/>
          </w:rPr>
          <w:t>obdrží informaci o výši zadaného Top-up, Bill issuer a Account.</w:t>
        </w:r>
      </w:ins>
    </w:p>
    <w:p w14:paraId="542B9AA2" w14:textId="77777777" w:rsidR="00C11351" w:rsidRDefault="00C11351">
      <w:pPr>
        <w:pStyle w:val="NormalIndent"/>
        <w:rPr>
          <w:ins w:id="6363" w:author="Irová Zuzana" w:date="2025-04-15T13:05:00Z" w16du:dateUtc="2025-04-15T11:05:00Z"/>
          <w:lang w:eastAsia="cs-CZ"/>
        </w:rPr>
      </w:pPr>
      <w:ins w:id="6364" w:author="Irová Zuzana" w:date="2025-04-15T13:05:00Z" w16du:dateUtc="2025-04-15T11:05:00Z">
        <w:r>
          <w:rPr>
            <w:lang w:eastAsia="cs-CZ"/>
          </w:rPr>
          <w:t xml:space="preserve">Systém realizuje Online platbu přes CorvusPay platební bránu za použití systémové funkce </w:t>
        </w:r>
        <w:r>
          <w:t>Zaplať událost online přes platební bránu (SYS.BAR.2.15.HR)</w:t>
        </w:r>
        <w:r>
          <w:rPr>
            <w:lang w:eastAsia="cs-CZ"/>
          </w:rPr>
          <w:t>.</w:t>
        </w:r>
      </w:ins>
    </w:p>
    <w:p w14:paraId="27D826EC" w14:textId="77777777" w:rsidR="00C11351" w:rsidRPr="00955C1D" w:rsidRDefault="00C11351">
      <w:pPr>
        <w:pStyle w:val="NormalIndent"/>
        <w:rPr>
          <w:ins w:id="6365" w:author="Irová Zuzana" w:date="2025-04-15T13:05:00Z" w16du:dateUtc="2025-04-15T11:05:00Z"/>
        </w:rPr>
      </w:pPr>
      <w:ins w:id="6366" w:author="Irová Zuzana" w:date="2025-04-15T13:05:00Z" w16du:dateUtc="2025-04-15T11:05:00Z">
        <w:r>
          <w:rPr>
            <w:lang w:eastAsia="cs-CZ"/>
          </w:rPr>
          <w:t>Pokud transakce byla úspěšná (tj.</w:t>
        </w:r>
        <w:r w:rsidRPr="00087E73">
          <w:t>Payment session</w:t>
        </w:r>
        <w:r>
          <w:t>.</w:t>
        </w:r>
        <w:r w:rsidRPr="00087E73">
          <w:t xml:space="preserve">status </w:t>
        </w:r>
        <w:r>
          <w:t>=</w:t>
        </w:r>
        <w:r w:rsidRPr="00087E73">
          <w:t xml:space="preserve"> Realized</w:t>
        </w:r>
        <w:r>
          <w:t>), p</w:t>
        </w:r>
        <w:r w:rsidRPr="00955C1D">
          <w:t xml:space="preserve">roces pokračuje </w:t>
        </w:r>
        <w:r>
          <w:t>Společným</w:t>
        </w:r>
        <w:r w:rsidRPr="00955C1D">
          <w:t xml:space="preserve"> postupem a to krokem, kdy Systém </w:t>
        </w:r>
        <w:r w:rsidRPr="00E13171">
          <w:t>navýší zůstatek předplaceného kreditu</w:t>
        </w:r>
        <w:r w:rsidRPr="00955C1D">
          <w:t xml:space="preserve">. </w:t>
        </w:r>
      </w:ins>
    </w:p>
    <w:p w14:paraId="2A59FF0E" w14:textId="77777777" w:rsidR="00C11351" w:rsidRDefault="00C11351">
      <w:pPr>
        <w:pStyle w:val="NormalIndent"/>
        <w:rPr>
          <w:ins w:id="6367" w:author="Irová Zuzana" w:date="2025-04-15T13:05:00Z" w16du:dateUtc="2025-04-15T11:05:00Z"/>
        </w:rPr>
      </w:pPr>
    </w:p>
    <w:p w14:paraId="599A9553" w14:textId="77777777" w:rsidR="00C11351" w:rsidRDefault="00C11351">
      <w:pPr>
        <w:pStyle w:val="NormalIndent"/>
        <w:rPr>
          <w:ins w:id="6368" w:author="Irová Zuzana" w:date="2025-04-15T13:05:00Z" w16du:dateUtc="2025-04-15T11:05:00Z"/>
        </w:rPr>
      </w:pPr>
      <w:ins w:id="6369" w:author="Irová Zuzana" w:date="2025-04-15T13:05:00Z" w16du:dateUtc="2025-04-15T11:05:00Z">
        <w:r>
          <w:t xml:space="preserve">Systém, navíc oproti Společnému postupu, potvrdí externímu systému úspěšnou realizaci platby a </w:t>
        </w:r>
        <w:r w:rsidRPr="002F0139">
          <w:t>vrátí identifikaci vytvořené faktury</w:t>
        </w:r>
        <w:r>
          <w:t xml:space="preserve"> přes </w:t>
        </w:r>
        <w:r w:rsidRPr="00643719">
          <w:t>Rozhraní Web portal API (INT.BAR.33.HR)</w:t>
        </w:r>
        <w:r>
          <w:t xml:space="preserve">. </w:t>
        </w:r>
      </w:ins>
    </w:p>
    <w:p w14:paraId="09F7CC9C" w14:textId="77777777" w:rsidR="00C11351" w:rsidRDefault="00C11351">
      <w:pPr>
        <w:pStyle w:val="NormalIndent"/>
        <w:rPr>
          <w:ins w:id="6370" w:author="Irová Zuzana" w:date="2025-04-16T12:28:00Z" w16du:dateUtc="2025-04-16T10:28:00Z"/>
        </w:rPr>
      </w:pPr>
    </w:p>
    <w:p w14:paraId="744D65C6" w14:textId="411709A3" w:rsidR="007C52D8" w:rsidRPr="004F0F3A" w:rsidRDefault="007C52D8">
      <w:pPr>
        <w:pStyle w:val="Flowheading"/>
        <w:rPr>
          <w:ins w:id="6371" w:author="Irová Zuzana" w:date="2025-04-16T12:28:00Z" w16du:dateUtc="2025-04-16T10:28:00Z"/>
          <w:rPrChange w:id="6372" w:author="Irová Zuzana" w:date="2025-04-16T12:33:00Z" w16du:dateUtc="2025-04-16T10:33:00Z">
            <w:rPr>
              <w:ins w:id="6373" w:author="Irová Zuzana" w:date="2025-04-16T12:28:00Z" w16du:dateUtc="2025-04-16T10:28:00Z"/>
              <w:b/>
              <w:bCs/>
            </w:rPr>
          </w:rPrChange>
        </w:rPr>
      </w:pPr>
      <w:ins w:id="6374" w:author="Irová Zuzana" w:date="2025-04-16T12:28:00Z" w16du:dateUtc="2025-04-16T10:28:00Z">
        <w:r w:rsidRPr="004F0F3A">
          <w:rPr>
            <w:rPrChange w:id="6375" w:author="Irová Zuzana" w:date="2025-04-16T12:33:00Z" w16du:dateUtc="2025-04-16T10:33:00Z">
              <w:rPr>
                <w:b/>
                <w:bCs/>
              </w:rPr>
            </w:rPrChange>
          </w:rPr>
          <w:t>(N</w:t>
        </w:r>
        <w:r w:rsidR="000A5538" w:rsidRPr="004F0F3A">
          <w:rPr>
            <w:rPrChange w:id="6376" w:author="Irová Zuzana" w:date="2025-04-16T12:33:00Z" w16du:dateUtc="2025-04-16T10:33:00Z">
              <w:rPr>
                <w:b/>
                <w:bCs/>
              </w:rPr>
            </w:rPrChange>
          </w:rPr>
          <w:t>3</w:t>
        </w:r>
        <w:r w:rsidRPr="004F0F3A">
          <w:rPr>
            <w:rPrChange w:id="6377" w:author="Irová Zuzana" w:date="2025-04-16T12:33:00Z" w16du:dateUtc="2025-04-16T10:33:00Z">
              <w:rPr>
                <w:b/>
                <w:bCs/>
              </w:rPr>
            </w:rPrChange>
          </w:rPr>
          <w:t>) P</w:t>
        </w:r>
        <w:r w:rsidRPr="004F0F3A">
          <w:rPr>
            <w:rFonts w:hint="cs"/>
            <w:rPrChange w:id="6378" w:author="Irová Zuzana" w:date="2025-04-16T12:33:00Z" w16du:dateUtc="2025-04-16T10:33:00Z">
              <w:rPr>
                <w:rFonts w:hint="cs"/>
                <w:b/>
                <w:bCs/>
              </w:rPr>
            </w:rPrChange>
          </w:rPr>
          <w:t>ř</w:t>
        </w:r>
        <w:r w:rsidRPr="004F0F3A">
          <w:rPr>
            <w:rPrChange w:id="6379" w:author="Irová Zuzana" w:date="2025-04-16T12:33:00Z" w16du:dateUtc="2025-04-16T10:33:00Z">
              <w:rPr>
                <w:b/>
                <w:bCs/>
              </w:rPr>
            </w:rPrChange>
          </w:rPr>
          <w:t>edpla</w:t>
        </w:r>
        <w:r w:rsidRPr="004F0F3A">
          <w:rPr>
            <w:rFonts w:hint="cs"/>
            <w:rPrChange w:id="6380" w:author="Irová Zuzana" w:date="2025-04-16T12:33:00Z" w16du:dateUtc="2025-04-16T10:33:00Z">
              <w:rPr>
                <w:rFonts w:hint="cs"/>
                <w:b/>
                <w:bCs/>
              </w:rPr>
            </w:rPrChange>
          </w:rPr>
          <w:t>ť</w:t>
        </w:r>
        <w:r w:rsidRPr="004F0F3A">
          <w:rPr>
            <w:rPrChange w:id="6381" w:author="Irová Zuzana" w:date="2025-04-16T12:33:00Z" w16du:dateUtc="2025-04-16T10:33:00Z">
              <w:rPr>
                <w:b/>
                <w:bCs/>
              </w:rPr>
            </w:rPrChange>
          </w:rPr>
          <w:t xml:space="preserve"> kredit na Web Portal nebo Mobile app </w:t>
        </w:r>
      </w:ins>
      <w:ins w:id="6382" w:author="Irová Zuzana" w:date="2025-04-16T12:29:00Z" w16du:dateUtc="2025-04-16T10:29:00Z">
        <w:r w:rsidR="000A5538" w:rsidRPr="004F0F3A">
          <w:rPr>
            <w:rFonts w:hint="cs"/>
            <w:rPrChange w:id="6383" w:author="Irová Zuzana" w:date="2025-04-16T12:33:00Z" w16du:dateUtc="2025-04-16T10:33:00Z">
              <w:rPr>
                <w:rFonts w:hint="cs"/>
                <w:b/>
                <w:bCs/>
              </w:rPr>
            </w:rPrChange>
          </w:rPr>
          <w:t>–</w:t>
        </w:r>
      </w:ins>
      <w:ins w:id="6384" w:author="Irová Zuzana" w:date="2025-04-16T12:28:00Z" w16du:dateUtc="2025-04-16T10:28:00Z">
        <w:r w:rsidR="000A5538" w:rsidRPr="004F0F3A">
          <w:rPr>
            <w:rPrChange w:id="6385" w:author="Irová Zuzana" w:date="2025-04-16T12:33:00Z" w16du:dateUtc="2025-04-16T10:33:00Z">
              <w:rPr>
                <w:b/>
                <w:bCs/>
              </w:rPr>
            </w:rPrChange>
          </w:rPr>
          <w:t xml:space="preserve"> jin</w:t>
        </w:r>
      </w:ins>
      <w:ins w:id="6386" w:author="Irová Zuzana" w:date="2025-04-16T12:29:00Z" w16du:dateUtc="2025-04-16T10:29:00Z">
        <w:r w:rsidR="000A5538" w:rsidRPr="004F0F3A">
          <w:rPr>
            <w:rFonts w:hint="cs"/>
            <w:rPrChange w:id="6387" w:author="Irová Zuzana" w:date="2025-04-16T12:33:00Z" w16du:dateUtc="2025-04-16T10:33:00Z">
              <w:rPr>
                <w:rFonts w:hint="cs"/>
                <w:b/>
                <w:bCs/>
              </w:rPr>
            </w:rPrChange>
          </w:rPr>
          <w:t>á</w:t>
        </w:r>
        <w:r w:rsidR="000A5538" w:rsidRPr="004F0F3A">
          <w:rPr>
            <w:rPrChange w:id="6388" w:author="Irová Zuzana" w:date="2025-04-16T12:33:00Z" w16du:dateUtc="2025-04-16T10:33:00Z">
              <w:rPr>
                <w:b/>
                <w:bCs/>
              </w:rPr>
            </w:rPrChange>
          </w:rPr>
          <w:t xml:space="preserve"> platebn</w:t>
        </w:r>
        <w:r w:rsidR="000A5538" w:rsidRPr="004F0F3A">
          <w:rPr>
            <w:rFonts w:hint="cs"/>
            <w:rPrChange w:id="6389" w:author="Irová Zuzana" w:date="2025-04-16T12:33:00Z" w16du:dateUtc="2025-04-16T10:33:00Z">
              <w:rPr>
                <w:rFonts w:hint="cs"/>
                <w:b/>
                <w:bCs/>
              </w:rPr>
            </w:rPrChange>
          </w:rPr>
          <w:t>í</w:t>
        </w:r>
        <w:r w:rsidR="000A5538" w:rsidRPr="004F0F3A">
          <w:rPr>
            <w:rPrChange w:id="6390" w:author="Irová Zuzana" w:date="2025-04-16T12:33:00Z" w16du:dateUtc="2025-04-16T10:33:00Z">
              <w:rPr>
                <w:b/>
                <w:bCs/>
              </w:rPr>
            </w:rPrChange>
          </w:rPr>
          <w:t xml:space="preserve"> metoda ne</w:t>
        </w:r>
        <w:r w:rsidR="000A5538" w:rsidRPr="004F0F3A">
          <w:rPr>
            <w:rFonts w:hint="cs"/>
            <w:rPrChange w:id="6391" w:author="Irová Zuzana" w:date="2025-04-16T12:33:00Z" w16du:dateUtc="2025-04-16T10:33:00Z">
              <w:rPr>
                <w:rFonts w:hint="cs"/>
                <w:b/>
                <w:bCs/>
              </w:rPr>
            </w:rPrChange>
          </w:rPr>
          <w:t>ž</w:t>
        </w:r>
        <w:r w:rsidR="000A5538" w:rsidRPr="004F0F3A">
          <w:rPr>
            <w:rPrChange w:id="6392" w:author="Irová Zuzana" w:date="2025-04-16T12:33:00Z" w16du:dateUtc="2025-04-16T10:33:00Z">
              <w:rPr>
                <w:b/>
                <w:bCs/>
              </w:rPr>
            </w:rPrChange>
          </w:rPr>
          <w:t xml:space="preserve"> </w:t>
        </w:r>
      </w:ins>
      <w:ins w:id="6393" w:author="Irová Zuzana" w:date="2025-04-16T12:28:00Z" w16du:dateUtc="2025-04-16T10:28:00Z">
        <w:r w:rsidRPr="004F0F3A">
          <w:rPr>
            <w:rPrChange w:id="6394" w:author="Irová Zuzana" w:date="2025-04-16T12:33:00Z" w16du:dateUtc="2025-04-16T10:33:00Z">
              <w:rPr>
                <w:b/>
                <w:bCs/>
              </w:rPr>
            </w:rPrChange>
          </w:rPr>
          <w:t>online platba p</w:t>
        </w:r>
        <w:r w:rsidRPr="004F0F3A">
          <w:rPr>
            <w:rFonts w:hint="cs"/>
            <w:rPrChange w:id="6395" w:author="Irová Zuzana" w:date="2025-04-16T12:33:00Z" w16du:dateUtc="2025-04-16T10:33:00Z">
              <w:rPr>
                <w:rFonts w:hint="cs"/>
                <w:b/>
                <w:bCs/>
              </w:rPr>
            </w:rPrChange>
          </w:rPr>
          <w:t>ř</w:t>
        </w:r>
        <w:r w:rsidRPr="004F0F3A">
          <w:rPr>
            <w:rPrChange w:id="6396" w:author="Irová Zuzana" w:date="2025-04-16T12:33:00Z" w16du:dateUtc="2025-04-16T10:33:00Z">
              <w:rPr>
                <w:b/>
                <w:bCs/>
              </w:rPr>
            </w:rPrChange>
          </w:rPr>
          <w:t>es platebn</w:t>
        </w:r>
        <w:r w:rsidRPr="004F0F3A">
          <w:rPr>
            <w:rFonts w:hint="cs"/>
            <w:rPrChange w:id="6397" w:author="Irová Zuzana" w:date="2025-04-16T12:33:00Z" w16du:dateUtc="2025-04-16T10:33:00Z">
              <w:rPr>
                <w:rFonts w:hint="cs"/>
                <w:b/>
                <w:bCs/>
              </w:rPr>
            </w:rPrChange>
          </w:rPr>
          <w:t>í</w:t>
        </w:r>
        <w:r w:rsidRPr="004F0F3A">
          <w:rPr>
            <w:rPrChange w:id="6398" w:author="Irová Zuzana" w:date="2025-04-16T12:33:00Z" w16du:dateUtc="2025-04-16T10:33:00Z">
              <w:rPr>
                <w:b/>
                <w:bCs/>
              </w:rPr>
            </w:rPrChange>
          </w:rPr>
          <w:t xml:space="preserve"> br</w:t>
        </w:r>
        <w:r w:rsidRPr="004F0F3A">
          <w:rPr>
            <w:rFonts w:hint="cs"/>
            <w:rPrChange w:id="6399" w:author="Irová Zuzana" w:date="2025-04-16T12:33:00Z" w16du:dateUtc="2025-04-16T10:33:00Z">
              <w:rPr>
                <w:rFonts w:hint="cs"/>
                <w:b/>
                <w:bCs/>
              </w:rPr>
            </w:rPrChange>
          </w:rPr>
          <w:t>á</w:t>
        </w:r>
        <w:r w:rsidRPr="004F0F3A">
          <w:rPr>
            <w:rPrChange w:id="6400" w:author="Irová Zuzana" w:date="2025-04-16T12:33:00Z" w16du:dateUtc="2025-04-16T10:33:00Z">
              <w:rPr>
                <w:b/>
                <w:bCs/>
              </w:rPr>
            </w:rPrChange>
          </w:rPr>
          <w:t>nu</w:t>
        </w:r>
      </w:ins>
    </w:p>
    <w:p w14:paraId="58463FC2" w14:textId="0AC49A97" w:rsidR="007C52D8" w:rsidRDefault="007C52D8">
      <w:pPr>
        <w:pStyle w:val="NormalIndent"/>
        <w:rPr>
          <w:ins w:id="6401" w:author="Irová Zuzana" w:date="2025-04-17T11:33:00Z" w16du:dateUtc="2025-04-17T09:33:00Z"/>
          <w:lang w:eastAsia="cs-CZ"/>
        </w:rPr>
      </w:pPr>
      <w:ins w:id="6402" w:author="Irová Zuzana" w:date="2025-04-16T12:28:00Z" w16du:dateUtc="2025-04-16T10:28:00Z">
        <w:r w:rsidRPr="00955C1D">
          <w:rPr>
            <w:lang w:eastAsia="cs-CZ"/>
          </w:rPr>
          <w:t xml:space="preserve">Systém </w:t>
        </w:r>
        <w:r>
          <w:rPr>
            <w:lang w:eastAsia="cs-CZ"/>
          </w:rPr>
          <w:t xml:space="preserve">na vstupu přes </w:t>
        </w:r>
        <w:r w:rsidRPr="002871AB">
          <w:rPr>
            <w:lang w:eastAsia="cs-CZ"/>
          </w:rPr>
          <w:t xml:space="preserve">Rozhraní Web portal API (INT.BAR.33.HR) </w:t>
        </w:r>
        <w:r>
          <w:rPr>
            <w:lang w:eastAsia="cs-CZ"/>
          </w:rPr>
          <w:t xml:space="preserve">obdrží informaci </w:t>
        </w:r>
      </w:ins>
      <w:ins w:id="6403" w:author="Irová Zuzana" w:date="2025-04-16T12:29:00Z" w16du:dateUtc="2025-04-16T10:29:00Z">
        <w:r w:rsidR="00034F63">
          <w:rPr>
            <w:lang w:eastAsia="cs-CZ"/>
          </w:rPr>
          <w:t>o výši zaplaceného Top-up, typ</w:t>
        </w:r>
      </w:ins>
      <w:ins w:id="6404" w:author="Irová Zuzana" w:date="2025-04-16T12:30:00Z" w16du:dateUtc="2025-04-16T10:30:00Z">
        <w:r w:rsidR="00034F63">
          <w:rPr>
            <w:lang w:eastAsia="cs-CZ"/>
          </w:rPr>
          <w:t>u</w:t>
        </w:r>
      </w:ins>
      <w:ins w:id="6405" w:author="Irová Zuzana" w:date="2025-04-16T12:29:00Z" w16du:dateUtc="2025-04-16T10:29:00Z">
        <w:r w:rsidR="00034F63">
          <w:rPr>
            <w:lang w:eastAsia="cs-CZ"/>
          </w:rPr>
          <w:t xml:space="preserve"> platební metody</w:t>
        </w:r>
      </w:ins>
      <w:ins w:id="6406" w:author="Irová Zuzana" w:date="2025-04-17T11:32:00Z" w16du:dateUtc="2025-04-17T09:32:00Z">
        <w:r w:rsidR="00E94A18">
          <w:rPr>
            <w:lang w:eastAsia="cs-CZ"/>
          </w:rPr>
          <w:t xml:space="preserve"> (např SMS, Voucher)</w:t>
        </w:r>
      </w:ins>
      <w:ins w:id="6407" w:author="Irová Zuzana" w:date="2025-04-16T12:29:00Z" w16du:dateUtc="2025-04-16T10:29:00Z">
        <w:r w:rsidR="00034F63">
          <w:rPr>
            <w:lang w:eastAsia="cs-CZ"/>
          </w:rPr>
          <w:t>, Bill issuer a Account</w:t>
        </w:r>
      </w:ins>
      <w:ins w:id="6408" w:author="Irová Zuzana" w:date="2025-04-16T12:28:00Z" w16du:dateUtc="2025-04-16T10:28:00Z">
        <w:r>
          <w:rPr>
            <w:lang w:eastAsia="cs-CZ"/>
          </w:rPr>
          <w:t>.</w:t>
        </w:r>
      </w:ins>
    </w:p>
    <w:p w14:paraId="77428C73" w14:textId="65C1285D" w:rsidR="0049608B" w:rsidRDefault="0049608B">
      <w:pPr>
        <w:pStyle w:val="NormalIndent"/>
        <w:rPr>
          <w:ins w:id="6409" w:author="Irová Zuzana" w:date="2025-04-17T11:33:00Z" w16du:dateUtc="2025-04-17T09:33:00Z"/>
          <w:lang w:eastAsia="cs-CZ"/>
        </w:rPr>
      </w:pPr>
      <w:ins w:id="6410" w:author="Irová Zuzana" w:date="2025-04-17T11:33:00Z" w16du:dateUtc="2025-04-17T09:33:00Z">
        <w:r>
          <w:rPr>
            <w:lang w:eastAsia="cs-CZ"/>
          </w:rPr>
          <w:t xml:space="preserve">Systém vytvoří odpovídající realizovanou platbu za použití systémové funkce </w:t>
        </w:r>
        <w:r>
          <w:t xml:space="preserve">Zaplať událost </w:t>
        </w:r>
      </w:ins>
      <w:ins w:id="6411" w:author="Irová Zuzana" w:date="2025-04-17T11:34:00Z" w16du:dateUtc="2025-04-17T09:34:00Z">
        <w:r>
          <w:t>platbou z externího s</w:t>
        </w:r>
        <w:r w:rsidR="00FA6F73">
          <w:t>ystému</w:t>
        </w:r>
      </w:ins>
      <w:ins w:id="6412" w:author="Irová Zuzana" w:date="2025-04-17T11:33:00Z" w16du:dateUtc="2025-04-17T09:33:00Z">
        <w:r>
          <w:t xml:space="preserve"> (SYS.BAR.2.1</w:t>
        </w:r>
      </w:ins>
      <w:ins w:id="6413" w:author="Irová Zuzana" w:date="2025-04-17T11:34:00Z" w16du:dateUtc="2025-04-17T09:34:00Z">
        <w:r w:rsidR="00FA6F73">
          <w:t>6</w:t>
        </w:r>
      </w:ins>
      <w:ins w:id="6414" w:author="Irová Zuzana" w:date="2025-04-17T11:33:00Z" w16du:dateUtc="2025-04-17T09:33:00Z">
        <w:r>
          <w:t>.HR)</w:t>
        </w:r>
        <w:r>
          <w:rPr>
            <w:lang w:eastAsia="cs-CZ"/>
          </w:rPr>
          <w:t>.</w:t>
        </w:r>
      </w:ins>
    </w:p>
    <w:p w14:paraId="7EBEECBB" w14:textId="77777777" w:rsidR="00785594" w:rsidRDefault="00785594">
      <w:pPr>
        <w:pStyle w:val="NormalIndent"/>
        <w:rPr>
          <w:ins w:id="6415" w:author="Irová Zuzana" w:date="2025-04-16T12:28:00Z" w16du:dateUtc="2025-04-16T10:28:00Z"/>
          <w:lang w:eastAsia="cs-CZ"/>
        </w:rPr>
      </w:pPr>
    </w:p>
    <w:p w14:paraId="6264814C" w14:textId="13F2F9D0" w:rsidR="007C52D8" w:rsidRPr="00955C1D" w:rsidRDefault="00034F63">
      <w:pPr>
        <w:pStyle w:val="NormalIndent"/>
        <w:rPr>
          <w:ins w:id="6416" w:author="Irová Zuzana" w:date="2025-04-16T12:28:00Z" w16du:dateUtc="2025-04-16T10:28:00Z"/>
        </w:rPr>
      </w:pPr>
      <w:ins w:id="6417" w:author="Irová Zuzana" w:date="2025-04-16T12:30:00Z" w16du:dateUtc="2025-04-16T10:30:00Z">
        <w:r>
          <w:rPr>
            <w:lang w:eastAsia="cs-CZ"/>
          </w:rPr>
          <w:t>P</w:t>
        </w:r>
      </w:ins>
      <w:ins w:id="6418" w:author="Irová Zuzana" w:date="2025-04-16T12:28:00Z" w16du:dateUtc="2025-04-16T10:28:00Z">
        <w:r w:rsidR="007C52D8" w:rsidRPr="00955C1D">
          <w:t xml:space="preserve">roces pokračuje </w:t>
        </w:r>
        <w:r w:rsidR="007C52D8">
          <w:t>Společným</w:t>
        </w:r>
        <w:r w:rsidR="007C52D8" w:rsidRPr="00955C1D">
          <w:t xml:space="preserve"> postupem a to krokem, kdy Systém </w:t>
        </w:r>
        <w:r w:rsidR="007C52D8" w:rsidRPr="00E13171">
          <w:t>navýší zůstatek předplaceného kreditu</w:t>
        </w:r>
        <w:r w:rsidR="007C52D8" w:rsidRPr="00955C1D">
          <w:t xml:space="preserve">. </w:t>
        </w:r>
      </w:ins>
    </w:p>
    <w:p w14:paraId="44C137AC" w14:textId="77777777" w:rsidR="007C52D8" w:rsidRDefault="007C52D8">
      <w:pPr>
        <w:pStyle w:val="NormalIndent"/>
        <w:rPr>
          <w:ins w:id="6419" w:author="Irová Zuzana" w:date="2025-04-16T12:28:00Z" w16du:dateUtc="2025-04-16T10:28:00Z"/>
        </w:rPr>
      </w:pPr>
    </w:p>
    <w:p w14:paraId="43818D03" w14:textId="36029F26" w:rsidR="007C52D8" w:rsidRDefault="007C52D8">
      <w:pPr>
        <w:pStyle w:val="NormalIndent"/>
        <w:rPr>
          <w:ins w:id="6420" w:author="Irová Zuzana" w:date="2025-04-16T12:28:00Z" w16du:dateUtc="2025-04-16T10:28:00Z"/>
        </w:rPr>
      </w:pPr>
      <w:ins w:id="6421" w:author="Irová Zuzana" w:date="2025-04-16T12:28:00Z" w16du:dateUtc="2025-04-16T10:28:00Z">
        <w:r>
          <w:t xml:space="preserve">Systém, navíc oproti Společnému postupu, </w:t>
        </w:r>
        <w:r w:rsidRPr="002F0139">
          <w:t xml:space="preserve">vrátí </w:t>
        </w:r>
      </w:ins>
      <w:ins w:id="6422" w:author="Irová Zuzana" w:date="2025-04-16T12:31:00Z" w16du:dateUtc="2025-04-16T10:31:00Z">
        <w:r w:rsidR="00537F02">
          <w:t xml:space="preserve">externímu systému </w:t>
        </w:r>
      </w:ins>
      <w:ins w:id="6423" w:author="Irová Zuzana" w:date="2025-04-16T12:28:00Z" w16du:dateUtc="2025-04-16T10:28:00Z">
        <w:r w:rsidRPr="002F0139">
          <w:t>identifikaci vytvořené faktury</w:t>
        </w:r>
        <w:r>
          <w:t xml:space="preserve"> přes </w:t>
        </w:r>
        <w:r w:rsidRPr="00643719">
          <w:t>Rozhraní Web portal API (INT.BAR.33.HR)</w:t>
        </w:r>
        <w:r>
          <w:t xml:space="preserve">. </w:t>
        </w:r>
      </w:ins>
    </w:p>
    <w:p w14:paraId="4F43A971" w14:textId="77777777" w:rsidR="007C52D8" w:rsidRDefault="007C52D8">
      <w:pPr>
        <w:pStyle w:val="NormalIndent"/>
        <w:rPr>
          <w:ins w:id="6424" w:author="Irová Zuzana" w:date="2025-04-15T15:11:00Z" w16du:dateUtc="2025-04-15T13:11:00Z"/>
        </w:rPr>
      </w:pPr>
    </w:p>
    <w:p w14:paraId="29AA6818" w14:textId="344122C3" w:rsidR="00026E97" w:rsidRPr="00CD634F" w:rsidRDefault="00026E97">
      <w:pPr>
        <w:pStyle w:val="Flowheading"/>
        <w:rPr>
          <w:ins w:id="6425" w:author="Irová Zuzana" w:date="2025-04-15T15:11:00Z" w16du:dateUtc="2025-04-15T13:11:00Z"/>
          <w:highlight w:val="cyan"/>
          <w:rPrChange w:id="6426" w:author="Irová Zuzana" w:date="2025-06-23T10:23:00Z" w16du:dateUtc="2025-06-23T08:23:00Z">
            <w:rPr>
              <w:ins w:id="6427" w:author="Irová Zuzana" w:date="2025-04-15T15:11:00Z" w16du:dateUtc="2025-04-15T13:11:00Z"/>
            </w:rPr>
          </w:rPrChange>
        </w:rPr>
      </w:pPr>
      <w:ins w:id="6428" w:author="Irová Zuzana" w:date="2025-04-15T15:11:00Z" w16du:dateUtc="2025-04-15T13:11:00Z">
        <w:r w:rsidRPr="00CD634F">
          <w:rPr>
            <w:highlight w:val="cyan"/>
            <w:rPrChange w:id="6429" w:author="Irová Zuzana" w:date="2025-06-23T10:23:00Z" w16du:dateUtc="2025-06-23T08:23:00Z">
              <w:rPr/>
            </w:rPrChange>
          </w:rPr>
          <w:t xml:space="preserve">(N4) </w:t>
        </w:r>
      </w:ins>
      <w:ins w:id="6430" w:author="Irová Zuzana" w:date="2025-04-17T16:04:00Z" w16du:dateUtc="2025-04-17T14:04:00Z">
        <w:r w:rsidR="00F4022F" w:rsidRPr="00CD634F">
          <w:rPr>
            <w:highlight w:val="cyan"/>
            <w:rPrChange w:id="6431" w:author="Irová Zuzana" w:date="2025-06-23T10:23:00Z" w16du:dateUtc="2025-06-23T08:23:00Z">
              <w:rPr/>
            </w:rPrChange>
          </w:rPr>
          <w:t xml:space="preserve">Předplať kredit </w:t>
        </w:r>
      </w:ins>
      <w:ins w:id="6432" w:author="Irová Zuzana" w:date="2025-04-15T15:11:00Z" w16du:dateUtc="2025-04-15T13:11:00Z">
        <w:r w:rsidRPr="00CD634F">
          <w:rPr>
            <w:highlight w:val="cyan"/>
            <w:rPrChange w:id="6433" w:author="Irová Zuzana" w:date="2025-06-23T10:23:00Z" w16du:dateUtc="2025-06-23T08:23:00Z">
              <w:rPr/>
            </w:rPrChange>
          </w:rPr>
          <w:t>na externí POS</w:t>
        </w:r>
      </w:ins>
    </w:p>
    <w:p w14:paraId="096836AA" w14:textId="18B71FE6" w:rsidR="00026E97" w:rsidRPr="00CD634F" w:rsidRDefault="00026E97">
      <w:pPr>
        <w:pStyle w:val="NormalIndent"/>
        <w:rPr>
          <w:ins w:id="6434" w:author="Irová Zuzana" w:date="2025-04-17T11:34:00Z" w16du:dateUtc="2025-04-17T09:34:00Z"/>
          <w:highlight w:val="cyan"/>
          <w:lang w:eastAsia="cs-CZ"/>
          <w:rPrChange w:id="6435" w:author="Irová Zuzana" w:date="2025-06-23T10:23:00Z" w16du:dateUtc="2025-06-23T08:23:00Z">
            <w:rPr>
              <w:ins w:id="6436" w:author="Irová Zuzana" w:date="2025-04-17T11:34:00Z" w16du:dateUtc="2025-04-17T09:34:00Z"/>
              <w:lang w:eastAsia="cs-CZ"/>
            </w:rPr>
          </w:rPrChange>
        </w:rPr>
      </w:pPr>
      <w:ins w:id="6437" w:author="Irová Zuzana" w:date="2025-04-15T15:11:00Z" w16du:dateUtc="2025-04-15T13:11:00Z">
        <w:r w:rsidRPr="00CD634F">
          <w:rPr>
            <w:highlight w:val="cyan"/>
            <w:lang w:eastAsia="cs-CZ"/>
            <w:rPrChange w:id="6438" w:author="Irová Zuzana" w:date="2025-06-23T10:23:00Z" w16du:dateUtc="2025-06-23T08:23:00Z">
              <w:rPr>
                <w:lang w:eastAsia="cs-CZ"/>
              </w:rPr>
            </w:rPrChange>
          </w:rPr>
          <w:t xml:space="preserve">Systém na vstupu přes </w:t>
        </w:r>
      </w:ins>
      <w:ins w:id="6439" w:author="Irová Zuzana" w:date="2025-04-15T15:11:00Z">
        <w:r w:rsidRPr="00CD634F">
          <w:rPr>
            <w:highlight w:val="cyan"/>
            <w:lang w:eastAsia="cs-CZ"/>
            <w:rPrChange w:id="6440" w:author="Irová Zuzana" w:date="2025-06-23T10:23:00Z" w16du:dateUtc="2025-06-23T08:23:00Z">
              <w:rPr>
                <w:lang w:eastAsia="cs-CZ"/>
              </w:rPr>
            </w:rPrChange>
          </w:rPr>
          <w:t>Rozhraní POS API (INT.BAR.34.HR)</w:t>
        </w:r>
      </w:ins>
      <w:ins w:id="6441" w:author="Irová Zuzana" w:date="2025-04-15T15:11:00Z" w16du:dateUtc="2025-04-15T13:11:00Z">
        <w:r w:rsidRPr="00CD634F">
          <w:rPr>
            <w:highlight w:val="cyan"/>
            <w:lang w:eastAsia="cs-CZ"/>
            <w:rPrChange w:id="6442" w:author="Irová Zuzana" w:date="2025-06-23T10:23:00Z" w16du:dateUtc="2025-06-23T08:23:00Z">
              <w:rPr>
                <w:lang w:eastAsia="cs-CZ"/>
              </w:rPr>
            </w:rPrChange>
          </w:rPr>
          <w:t xml:space="preserve"> obdrží informaci o výši zaplaceného Top-up, </w:t>
        </w:r>
      </w:ins>
      <w:ins w:id="6443" w:author="Irová Zuzana" w:date="2025-04-15T15:12:00Z" w16du:dateUtc="2025-04-15T13:12:00Z">
        <w:r w:rsidRPr="00CD634F">
          <w:rPr>
            <w:highlight w:val="cyan"/>
            <w:lang w:eastAsia="cs-CZ"/>
            <w:rPrChange w:id="6444" w:author="Irová Zuzana" w:date="2025-06-23T10:23:00Z" w16du:dateUtc="2025-06-23T08:23:00Z">
              <w:rPr>
                <w:lang w:eastAsia="cs-CZ"/>
              </w:rPr>
            </w:rPrChange>
          </w:rPr>
          <w:t xml:space="preserve">typ platební metody, </w:t>
        </w:r>
      </w:ins>
      <w:ins w:id="6445" w:author="Irová Zuzana" w:date="2025-04-15T15:11:00Z" w16du:dateUtc="2025-04-15T13:11:00Z">
        <w:r w:rsidRPr="00CD634F">
          <w:rPr>
            <w:highlight w:val="cyan"/>
            <w:lang w:eastAsia="cs-CZ"/>
            <w:rPrChange w:id="6446" w:author="Irová Zuzana" w:date="2025-06-23T10:23:00Z" w16du:dateUtc="2025-06-23T08:23:00Z">
              <w:rPr>
                <w:lang w:eastAsia="cs-CZ"/>
              </w:rPr>
            </w:rPrChange>
          </w:rPr>
          <w:t>Bill issuer a Account.</w:t>
        </w:r>
      </w:ins>
    </w:p>
    <w:p w14:paraId="1A703F24" w14:textId="4ADFA89F" w:rsidR="001E7B16" w:rsidRPr="00CD634F" w:rsidRDefault="001E7B16">
      <w:pPr>
        <w:pStyle w:val="NormalIndent"/>
        <w:rPr>
          <w:ins w:id="6447" w:author="Irová Zuzana" w:date="2025-04-17T11:34:00Z" w16du:dateUtc="2025-04-17T09:34:00Z"/>
          <w:highlight w:val="cyan"/>
          <w:lang w:eastAsia="cs-CZ"/>
          <w:rPrChange w:id="6448" w:author="Irová Zuzana" w:date="2025-06-23T10:23:00Z" w16du:dateUtc="2025-06-23T08:23:00Z">
            <w:rPr>
              <w:ins w:id="6449" w:author="Irová Zuzana" w:date="2025-04-17T11:34:00Z" w16du:dateUtc="2025-04-17T09:34:00Z"/>
              <w:lang w:eastAsia="cs-CZ"/>
            </w:rPr>
          </w:rPrChange>
        </w:rPr>
      </w:pPr>
      <w:ins w:id="6450" w:author="Irová Zuzana" w:date="2025-04-17T11:34:00Z" w16du:dateUtc="2025-04-17T09:34:00Z">
        <w:r w:rsidRPr="00CD634F">
          <w:rPr>
            <w:highlight w:val="cyan"/>
            <w:lang w:eastAsia="cs-CZ"/>
            <w:rPrChange w:id="6451" w:author="Irová Zuzana" w:date="2025-06-23T10:23:00Z" w16du:dateUtc="2025-06-23T08:23:00Z">
              <w:rPr>
                <w:lang w:eastAsia="cs-CZ"/>
              </w:rPr>
            </w:rPrChange>
          </w:rPr>
          <w:t xml:space="preserve">Systém vytvoří odpovídající realizovanou platbu za použití systémové funkce </w:t>
        </w:r>
        <w:r w:rsidRPr="00CD634F">
          <w:rPr>
            <w:highlight w:val="cyan"/>
            <w:rPrChange w:id="6452" w:author="Irová Zuzana" w:date="2025-06-23T10:23:00Z" w16du:dateUtc="2025-06-23T08:23:00Z">
              <w:rPr/>
            </w:rPrChange>
          </w:rPr>
          <w:t>Zaplať událost platbou z externího systému (SYS.BAR.2.16.HR)</w:t>
        </w:r>
        <w:r w:rsidRPr="00CD634F">
          <w:rPr>
            <w:highlight w:val="cyan"/>
            <w:lang w:eastAsia="cs-CZ"/>
            <w:rPrChange w:id="6453" w:author="Irová Zuzana" w:date="2025-06-23T10:23:00Z" w16du:dateUtc="2025-06-23T08:23:00Z">
              <w:rPr>
                <w:lang w:eastAsia="cs-CZ"/>
              </w:rPr>
            </w:rPrChange>
          </w:rPr>
          <w:t>.</w:t>
        </w:r>
      </w:ins>
    </w:p>
    <w:p w14:paraId="50E5453B" w14:textId="77777777" w:rsidR="000802F4" w:rsidRPr="00CD634F" w:rsidRDefault="000802F4">
      <w:pPr>
        <w:pStyle w:val="NormalIndent"/>
        <w:rPr>
          <w:ins w:id="6454" w:author="Irová Zuzana" w:date="2025-04-17T11:35:00Z" w16du:dateUtc="2025-04-17T09:35:00Z"/>
          <w:highlight w:val="cyan"/>
          <w:lang w:eastAsia="cs-CZ"/>
          <w:rPrChange w:id="6455" w:author="Irová Zuzana" w:date="2025-06-23T10:23:00Z" w16du:dateUtc="2025-06-23T08:23:00Z">
            <w:rPr>
              <w:ins w:id="6456" w:author="Irová Zuzana" w:date="2025-04-17T11:35:00Z" w16du:dateUtc="2025-04-17T09:35:00Z"/>
              <w:lang w:eastAsia="cs-CZ"/>
            </w:rPr>
          </w:rPrChange>
        </w:rPr>
      </w:pPr>
    </w:p>
    <w:p w14:paraId="39CC67F0" w14:textId="164ADBF7" w:rsidR="000802F4" w:rsidRPr="00CD634F" w:rsidRDefault="000802F4">
      <w:pPr>
        <w:pStyle w:val="NormalIndent"/>
        <w:rPr>
          <w:ins w:id="6457" w:author="Irová Zuzana" w:date="2025-04-17T11:35:00Z" w16du:dateUtc="2025-04-17T09:35:00Z"/>
          <w:highlight w:val="cyan"/>
          <w:rPrChange w:id="6458" w:author="Irová Zuzana" w:date="2025-06-23T10:23:00Z" w16du:dateUtc="2025-06-23T08:23:00Z">
            <w:rPr>
              <w:ins w:id="6459" w:author="Irová Zuzana" w:date="2025-04-17T11:35:00Z" w16du:dateUtc="2025-04-17T09:35:00Z"/>
            </w:rPr>
          </w:rPrChange>
        </w:rPr>
      </w:pPr>
      <w:ins w:id="6460" w:author="Irová Zuzana" w:date="2025-04-17T11:35:00Z" w16du:dateUtc="2025-04-17T09:35:00Z">
        <w:r w:rsidRPr="00CD634F">
          <w:rPr>
            <w:highlight w:val="cyan"/>
            <w:lang w:eastAsia="cs-CZ"/>
            <w:rPrChange w:id="6461" w:author="Irová Zuzana" w:date="2025-06-23T10:23:00Z" w16du:dateUtc="2025-06-23T08:23:00Z">
              <w:rPr>
                <w:lang w:eastAsia="cs-CZ"/>
              </w:rPr>
            </w:rPrChange>
          </w:rPr>
          <w:lastRenderedPageBreak/>
          <w:t>P</w:t>
        </w:r>
        <w:r w:rsidRPr="00CD634F">
          <w:rPr>
            <w:highlight w:val="cyan"/>
            <w:rPrChange w:id="6462" w:author="Irová Zuzana" w:date="2025-06-23T10:23:00Z" w16du:dateUtc="2025-06-23T08:23:00Z">
              <w:rPr/>
            </w:rPrChange>
          </w:rPr>
          <w:t xml:space="preserve">roces pokračuje Společným postupem a to krokem, kdy Systém navýší zůstatek předplaceného kreditu. </w:t>
        </w:r>
      </w:ins>
    </w:p>
    <w:p w14:paraId="3CAB5184" w14:textId="77777777" w:rsidR="001E7B16" w:rsidRPr="00CD634F" w:rsidRDefault="001E7B16">
      <w:pPr>
        <w:pStyle w:val="NormalIndent"/>
        <w:rPr>
          <w:ins w:id="6463" w:author="Irová Zuzana" w:date="2025-04-15T15:11:00Z" w16du:dateUtc="2025-04-15T13:11:00Z"/>
          <w:highlight w:val="cyan"/>
          <w:lang w:eastAsia="cs-CZ"/>
          <w:rPrChange w:id="6464" w:author="Irová Zuzana" w:date="2025-06-23T10:23:00Z" w16du:dateUtc="2025-06-23T08:23:00Z">
            <w:rPr>
              <w:ins w:id="6465" w:author="Irová Zuzana" w:date="2025-04-15T15:11:00Z" w16du:dateUtc="2025-04-15T13:11:00Z"/>
              <w:lang w:eastAsia="cs-CZ"/>
            </w:rPr>
          </w:rPrChange>
        </w:rPr>
      </w:pPr>
    </w:p>
    <w:p w14:paraId="41E7D992" w14:textId="58B3B1D1" w:rsidR="00537F02" w:rsidRDefault="00537F02">
      <w:pPr>
        <w:pStyle w:val="NormalIndent"/>
        <w:rPr>
          <w:ins w:id="6466" w:author="Irová Zuzana" w:date="2025-04-17T11:43:00Z" w16du:dateUtc="2025-04-17T09:43:00Z"/>
        </w:rPr>
      </w:pPr>
      <w:ins w:id="6467" w:author="Irová Zuzana" w:date="2025-04-16T12:31:00Z" w16du:dateUtc="2025-04-16T10:31:00Z">
        <w:r w:rsidRPr="00CD634F">
          <w:rPr>
            <w:highlight w:val="cyan"/>
            <w:rPrChange w:id="6468" w:author="Irová Zuzana" w:date="2025-06-23T10:23:00Z" w16du:dateUtc="2025-06-23T08:23:00Z">
              <w:rPr/>
            </w:rPrChange>
          </w:rPr>
          <w:t>Systém, navíc oproti Společnému postupu, vrátí externímu systému identifikaci vytvořené faktury přes Rozhraní POS API (INT.BAR.34.HR).</w:t>
        </w:r>
        <w:r>
          <w:t xml:space="preserve"> </w:t>
        </w:r>
      </w:ins>
    </w:p>
    <w:p w14:paraId="66B47FED" w14:textId="77777777" w:rsidR="00D13FBD" w:rsidRDefault="00D13FBD">
      <w:pPr>
        <w:pStyle w:val="NormalIndent"/>
        <w:rPr>
          <w:ins w:id="6469" w:author="Irová Zuzana" w:date="2025-04-16T12:31:00Z" w16du:dateUtc="2025-04-16T10:31:00Z"/>
        </w:rPr>
      </w:pPr>
    </w:p>
    <w:p w14:paraId="7FA0BCCD" w14:textId="3FF11EC8" w:rsidR="0004006F" w:rsidDel="00B74B2F" w:rsidRDefault="0004006F">
      <w:pPr>
        <w:pStyle w:val="Flowheading"/>
        <w:rPr>
          <w:del w:id="6470" w:author="Irová Zuzana" w:date="2025-03-17T12:22:00Z" w16du:dateUtc="2025-03-17T11:22:00Z"/>
        </w:rPr>
        <w:pPrChange w:id="6471" w:author="Irová Zuzana" w:date="2025-06-06T15:16:00Z" w16du:dateUtc="2025-06-06T13:16:00Z">
          <w:pPr>
            <w:pStyle w:val="ListFS1"/>
            <w:numPr>
              <w:numId w:val="0"/>
            </w:numPr>
            <w:ind w:left="1985" w:firstLine="0"/>
          </w:pPr>
        </w:pPrChange>
      </w:pPr>
      <w:ins w:id="6472" w:author="Irová Zuzana" w:date="2025-03-17T11:03:00Z" w16du:dateUtc="2025-03-17T10:03:00Z">
        <w:del w:id="6473" w:author="Irová Zuzana" w:date="2025-03-17T12:22:00Z" w16du:dateUtc="2025-03-17T11:22:00Z">
          <w:r w:rsidRPr="00955C1D" w:rsidDel="00C83323">
            <w:delText xml:space="preserve">Proces pokračuje </w:delText>
          </w:r>
          <w:r w:rsidDel="00C83323">
            <w:delText>Společným</w:delText>
          </w:r>
          <w:r w:rsidRPr="00955C1D" w:rsidDel="00C83323">
            <w:delText xml:space="preserve"> postupem a to krokem, kdy Systém určí </w:delText>
          </w:r>
          <w:r w:rsidDel="00C83323">
            <w:delText>BIBA</w:delText>
          </w:r>
          <w:r w:rsidRPr="00955C1D" w:rsidDel="00C83323">
            <w:delText>.</w:delText>
          </w:r>
        </w:del>
      </w:ins>
    </w:p>
    <w:p w14:paraId="1A7F5A54" w14:textId="1DD3ABA4" w:rsidR="00B74B2F" w:rsidRPr="00955C1D" w:rsidRDefault="00D13FBD">
      <w:pPr>
        <w:pStyle w:val="Flowheading"/>
        <w:rPr>
          <w:ins w:id="6474" w:author="Irová Zuzana" w:date="2025-04-17T11:43:00Z" w16du:dateUtc="2025-04-17T09:43:00Z"/>
        </w:rPr>
        <w:pPrChange w:id="6475" w:author="Irová Zuzana" w:date="2025-06-06T15:16:00Z" w16du:dateUtc="2025-06-06T13:16:00Z">
          <w:pPr>
            <w:pStyle w:val="NormalIndent"/>
          </w:pPr>
        </w:pPrChange>
      </w:pPr>
      <w:ins w:id="6476" w:author="Irová Zuzana" w:date="2025-04-17T11:43:00Z" w16du:dateUtc="2025-04-17T09:43:00Z">
        <w:r>
          <w:rPr>
            <w:lang w:val="en-GB"/>
          </w:rPr>
          <w:t xml:space="preserve">(N5) </w:t>
        </w:r>
      </w:ins>
      <w:ins w:id="6477" w:author="Irová Zuzana" w:date="2025-04-17T16:04:00Z" w16du:dateUtc="2025-04-17T14:04:00Z">
        <w:r w:rsidR="00F4022F">
          <w:t xml:space="preserve">Předplať kredit </w:t>
        </w:r>
      </w:ins>
      <w:ins w:id="6478" w:author="Irová Zuzana" w:date="2025-04-17T11:43:00Z" w16du:dateUtc="2025-04-17T09:43:00Z">
        <w:r>
          <w:rPr>
            <w:lang w:val="en-GB"/>
          </w:rPr>
          <w:t>bankovním převodem na základě Proforma faktury</w:t>
        </w:r>
      </w:ins>
    </w:p>
    <w:p w14:paraId="54780978" w14:textId="038F8766" w:rsidR="0004006F" w:rsidDel="00EE3626" w:rsidRDefault="00EE3626">
      <w:pPr>
        <w:pStyle w:val="NormalIndent"/>
        <w:rPr>
          <w:del w:id="6479" w:author="Irová Zuzana" w:date="2025-03-17T12:22:00Z" w16du:dateUtc="2025-03-17T11:22:00Z"/>
        </w:rPr>
      </w:pPr>
      <w:ins w:id="6480" w:author="Irová Zuzana" w:date="2025-04-17T12:21:00Z" w16du:dateUtc="2025-04-17T10:21:00Z">
        <w:r w:rsidRPr="00955C1D">
          <w:t xml:space="preserve">Systém </w:t>
        </w:r>
        <w:r>
          <w:t xml:space="preserve">na vstupu přes </w:t>
        </w:r>
        <w:r w:rsidRPr="00026E97">
          <w:t xml:space="preserve">Rozhraní </w:t>
        </w:r>
      </w:ins>
      <w:ins w:id="6481" w:author="Irová Zuzana" w:date="2025-04-17T12:22:00Z" w16du:dateUtc="2025-04-17T10:22:00Z">
        <w:r w:rsidR="00073FDE">
          <w:t>ERP Navision</w:t>
        </w:r>
      </w:ins>
      <w:ins w:id="6482" w:author="Irová Zuzana" w:date="2025-04-17T12:21:00Z" w16du:dateUtc="2025-04-17T10:21:00Z">
        <w:r w:rsidRPr="00026E97">
          <w:t xml:space="preserve"> (INT.BAR.3</w:t>
        </w:r>
      </w:ins>
      <w:ins w:id="6483" w:author="Irová Zuzana" w:date="2025-04-17T12:22:00Z" w16du:dateUtc="2025-04-17T10:22:00Z">
        <w:r w:rsidR="00073FDE">
          <w:t>0</w:t>
        </w:r>
      </w:ins>
      <w:ins w:id="6484" w:author="Irová Zuzana" w:date="2025-04-17T12:21:00Z" w16du:dateUtc="2025-04-17T10:21:00Z">
        <w:r w:rsidRPr="00026E97">
          <w:t>.HR)</w:t>
        </w:r>
        <w:r>
          <w:t xml:space="preserve"> obdrží informaci o výši zaplaceného Top-up, typ platební metody</w:t>
        </w:r>
      </w:ins>
      <w:ins w:id="6485" w:author="Irová Zuzana" w:date="2025-04-17T12:22:00Z" w16du:dateUtc="2025-04-17T10:22:00Z">
        <w:r w:rsidR="00073FDE">
          <w:t xml:space="preserve"> (bank transfer</w:t>
        </w:r>
        <w:r w:rsidR="002B4D9A">
          <w:t>)</w:t>
        </w:r>
      </w:ins>
      <w:ins w:id="6486" w:author="Irová Zuzana" w:date="2025-04-17T12:21:00Z" w16du:dateUtc="2025-04-17T10:21:00Z">
        <w:r>
          <w:t xml:space="preserve">, </w:t>
        </w:r>
      </w:ins>
      <w:ins w:id="6487" w:author="Irová Zuzana" w:date="2025-04-17T12:22:00Z" w16du:dateUtc="2025-04-17T10:22:00Z">
        <w:r w:rsidR="00BC4D67">
          <w:t xml:space="preserve">Proforma bill, </w:t>
        </w:r>
      </w:ins>
      <w:ins w:id="6488" w:author="Irová Zuzana" w:date="2025-04-17T12:21:00Z" w16du:dateUtc="2025-04-17T10:21:00Z">
        <w:r>
          <w:t>Bill issuer.</w:t>
        </w:r>
      </w:ins>
      <w:ins w:id="6489" w:author="Irová Zuzana" w:date="2025-03-17T11:03:00Z" w16du:dateUtc="2025-03-17T10:03:00Z">
        <w:del w:id="6490" w:author="Irová Zuzana" w:date="2025-03-17T12:22:00Z" w16du:dateUtc="2025-03-17T11:22:00Z">
          <w:r w:rsidR="0004006F" w:rsidRPr="00955C1D" w:rsidDel="00C83323">
            <w:delText xml:space="preserve">Rozdíl je v kroku vytváření Payment, </w:delText>
          </w:r>
        </w:del>
      </w:ins>
    </w:p>
    <w:p w14:paraId="127D3FA4" w14:textId="77777777" w:rsidR="00EE3626" w:rsidRDefault="00EE3626">
      <w:pPr>
        <w:pStyle w:val="NormalIndent"/>
        <w:rPr>
          <w:ins w:id="6491" w:author="Irová Zuzana" w:date="2025-04-17T12:21:00Z" w16du:dateUtc="2025-04-17T10:21:00Z"/>
        </w:rPr>
      </w:pPr>
    </w:p>
    <w:p w14:paraId="40E50368" w14:textId="77777777" w:rsidR="00026EE1" w:rsidRDefault="00026EE1">
      <w:pPr>
        <w:pStyle w:val="NormalIndent"/>
        <w:rPr>
          <w:ins w:id="6492" w:author="Irová Zuzana" w:date="2025-04-17T12:23:00Z" w16du:dateUtc="2025-04-17T10:23:00Z"/>
          <w:lang w:eastAsia="cs-CZ"/>
        </w:rPr>
      </w:pPr>
      <w:ins w:id="6493" w:author="Irová Zuzana" w:date="2025-04-17T12:23:00Z" w16du:dateUtc="2025-04-17T10:23:00Z">
        <w:r w:rsidRPr="00264B07">
          <w:rPr>
            <w:highlight w:val="yellow"/>
            <w:lang w:eastAsia="cs-CZ"/>
            <w:rPrChange w:id="6494" w:author="Irová Zuzana" w:date="2025-04-17T12:24:00Z" w16du:dateUtc="2025-04-17T10:24:00Z">
              <w:rPr>
                <w:lang w:eastAsia="cs-CZ"/>
              </w:rPr>
            </w:rPrChange>
          </w:rPr>
          <w:t>Syst</w:t>
        </w:r>
        <w:r w:rsidRPr="00264B07">
          <w:rPr>
            <w:rFonts w:hint="cs"/>
            <w:highlight w:val="yellow"/>
            <w:lang w:eastAsia="cs-CZ"/>
            <w:rPrChange w:id="6495" w:author="Irová Zuzana" w:date="2025-04-17T12:24:00Z" w16du:dateUtc="2025-04-17T10:24:00Z">
              <w:rPr>
                <w:rFonts w:hint="cs"/>
                <w:lang w:eastAsia="cs-CZ"/>
              </w:rPr>
            </w:rPrChange>
          </w:rPr>
          <w:t>é</w:t>
        </w:r>
        <w:r w:rsidRPr="00264B07">
          <w:rPr>
            <w:highlight w:val="yellow"/>
            <w:lang w:eastAsia="cs-CZ"/>
            <w:rPrChange w:id="6496" w:author="Irová Zuzana" w:date="2025-04-17T12:24:00Z" w16du:dateUtc="2025-04-17T10:24:00Z">
              <w:rPr>
                <w:lang w:eastAsia="cs-CZ"/>
              </w:rPr>
            </w:rPrChange>
          </w:rPr>
          <w:t>m vytvo</w:t>
        </w:r>
        <w:r w:rsidRPr="00264B07">
          <w:rPr>
            <w:rFonts w:hint="cs"/>
            <w:highlight w:val="yellow"/>
            <w:lang w:eastAsia="cs-CZ"/>
            <w:rPrChange w:id="6497" w:author="Irová Zuzana" w:date="2025-04-17T12:24:00Z" w16du:dateUtc="2025-04-17T10:24:00Z">
              <w:rPr>
                <w:rFonts w:hint="cs"/>
                <w:lang w:eastAsia="cs-CZ"/>
              </w:rPr>
            </w:rPrChange>
          </w:rPr>
          <w:t>ří</w:t>
        </w:r>
        <w:r w:rsidRPr="00264B07">
          <w:rPr>
            <w:highlight w:val="yellow"/>
            <w:lang w:eastAsia="cs-CZ"/>
            <w:rPrChange w:id="6498" w:author="Irová Zuzana" w:date="2025-04-17T12:24:00Z" w16du:dateUtc="2025-04-17T10:24:00Z">
              <w:rPr>
                <w:lang w:eastAsia="cs-CZ"/>
              </w:rPr>
            </w:rPrChange>
          </w:rPr>
          <w:t xml:space="preserve"> odpov</w:t>
        </w:r>
        <w:r w:rsidRPr="00264B07">
          <w:rPr>
            <w:rFonts w:hint="cs"/>
            <w:highlight w:val="yellow"/>
            <w:lang w:eastAsia="cs-CZ"/>
            <w:rPrChange w:id="6499" w:author="Irová Zuzana" w:date="2025-04-17T12:24:00Z" w16du:dateUtc="2025-04-17T10:24:00Z">
              <w:rPr>
                <w:rFonts w:hint="cs"/>
                <w:lang w:eastAsia="cs-CZ"/>
              </w:rPr>
            </w:rPrChange>
          </w:rPr>
          <w:t>í</w:t>
        </w:r>
        <w:r w:rsidRPr="00264B07">
          <w:rPr>
            <w:highlight w:val="yellow"/>
            <w:lang w:eastAsia="cs-CZ"/>
            <w:rPrChange w:id="6500" w:author="Irová Zuzana" w:date="2025-04-17T12:24:00Z" w16du:dateUtc="2025-04-17T10:24:00Z">
              <w:rPr>
                <w:lang w:eastAsia="cs-CZ"/>
              </w:rPr>
            </w:rPrChange>
          </w:rPr>
          <w:t>daj</w:t>
        </w:r>
        <w:r w:rsidRPr="00264B07">
          <w:rPr>
            <w:rFonts w:hint="cs"/>
            <w:highlight w:val="yellow"/>
            <w:lang w:eastAsia="cs-CZ"/>
            <w:rPrChange w:id="6501" w:author="Irová Zuzana" w:date="2025-04-17T12:24:00Z" w16du:dateUtc="2025-04-17T10:24:00Z">
              <w:rPr>
                <w:rFonts w:hint="cs"/>
                <w:lang w:eastAsia="cs-CZ"/>
              </w:rPr>
            </w:rPrChange>
          </w:rPr>
          <w:t>í</w:t>
        </w:r>
        <w:r w:rsidRPr="00264B07">
          <w:rPr>
            <w:highlight w:val="yellow"/>
            <w:lang w:eastAsia="cs-CZ"/>
            <w:rPrChange w:id="6502" w:author="Irová Zuzana" w:date="2025-04-17T12:24:00Z" w16du:dateUtc="2025-04-17T10:24:00Z">
              <w:rPr>
                <w:lang w:eastAsia="cs-CZ"/>
              </w:rPr>
            </w:rPrChange>
          </w:rPr>
          <w:t>c</w:t>
        </w:r>
        <w:r w:rsidRPr="00264B07">
          <w:rPr>
            <w:rFonts w:hint="cs"/>
            <w:highlight w:val="yellow"/>
            <w:lang w:eastAsia="cs-CZ"/>
            <w:rPrChange w:id="6503" w:author="Irová Zuzana" w:date="2025-04-17T12:24:00Z" w16du:dateUtc="2025-04-17T10:24:00Z">
              <w:rPr>
                <w:rFonts w:hint="cs"/>
                <w:lang w:eastAsia="cs-CZ"/>
              </w:rPr>
            </w:rPrChange>
          </w:rPr>
          <w:t>í</w:t>
        </w:r>
        <w:r w:rsidRPr="00264B07">
          <w:rPr>
            <w:highlight w:val="yellow"/>
            <w:lang w:eastAsia="cs-CZ"/>
            <w:rPrChange w:id="6504" w:author="Irová Zuzana" w:date="2025-04-17T12:24:00Z" w16du:dateUtc="2025-04-17T10:24:00Z">
              <w:rPr>
                <w:lang w:eastAsia="cs-CZ"/>
              </w:rPr>
            </w:rPrChange>
          </w:rPr>
          <w:t xml:space="preserve"> realizovanou platbu za pou</w:t>
        </w:r>
        <w:r w:rsidRPr="00264B07">
          <w:rPr>
            <w:rFonts w:hint="cs"/>
            <w:highlight w:val="yellow"/>
            <w:lang w:eastAsia="cs-CZ"/>
            <w:rPrChange w:id="6505" w:author="Irová Zuzana" w:date="2025-04-17T12:24:00Z" w16du:dateUtc="2025-04-17T10:24:00Z">
              <w:rPr>
                <w:rFonts w:hint="cs"/>
                <w:lang w:eastAsia="cs-CZ"/>
              </w:rPr>
            </w:rPrChange>
          </w:rPr>
          <w:t>ž</w:t>
        </w:r>
        <w:r w:rsidRPr="00264B07">
          <w:rPr>
            <w:highlight w:val="yellow"/>
            <w:lang w:eastAsia="cs-CZ"/>
            <w:rPrChange w:id="6506" w:author="Irová Zuzana" w:date="2025-04-17T12:24:00Z" w16du:dateUtc="2025-04-17T10:24:00Z">
              <w:rPr>
                <w:lang w:eastAsia="cs-CZ"/>
              </w:rPr>
            </w:rPrChange>
          </w:rPr>
          <w:t>it</w:t>
        </w:r>
        <w:r w:rsidRPr="00264B07">
          <w:rPr>
            <w:rFonts w:hint="cs"/>
            <w:highlight w:val="yellow"/>
            <w:lang w:eastAsia="cs-CZ"/>
            <w:rPrChange w:id="6507" w:author="Irová Zuzana" w:date="2025-04-17T12:24:00Z" w16du:dateUtc="2025-04-17T10:24:00Z">
              <w:rPr>
                <w:rFonts w:hint="cs"/>
                <w:lang w:eastAsia="cs-CZ"/>
              </w:rPr>
            </w:rPrChange>
          </w:rPr>
          <w:t>í</w:t>
        </w:r>
        <w:r w:rsidRPr="00264B07">
          <w:rPr>
            <w:highlight w:val="yellow"/>
            <w:lang w:eastAsia="cs-CZ"/>
            <w:rPrChange w:id="6508" w:author="Irová Zuzana" w:date="2025-04-17T12:24:00Z" w16du:dateUtc="2025-04-17T10:24:00Z">
              <w:rPr>
                <w:lang w:eastAsia="cs-CZ"/>
              </w:rPr>
            </w:rPrChange>
          </w:rPr>
          <w:t xml:space="preserve"> syst</w:t>
        </w:r>
        <w:r w:rsidRPr="00264B07">
          <w:rPr>
            <w:rFonts w:hint="cs"/>
            <w:highlight w:val="yellow"/>
            <w:lang w:eastAsia="cs-CZ"/>
            <w:rPrChange w:id="6509" w:author="Irová Zuzana" w:date="2025-04-17T12:24:00Z" w16du:dateUtc="2025-04-17T10:24:00Z">
              <w:rPr>
                <w:rFonts w:hint="cs"/>
                <w:lang w:eastAsia="cs-CZ"/>
              </w:rPr>
            </w:rPrChange>
          </w:rPr>
          <w:t>é</w:t>
        </w:r>
        <w:r w:rsidRPr="00264B07">
          <w:rPr>
            <w:highlight w:val="yellow"/>
            <w:lang w:eastAsia="cs-CZ"/>
            <w:rPrChange w:id="6510" w:author="Irová Zuzana" w:date="2025-04-17T12:24:00Z" w16du:dateUtc="2025-04-17T10:24:00Z">
              <w:rPr>
                <w:lang w:eastAsia="cs-CZ"/>
              </w:rPr>
            </w:rPrChange>
          </w:rPr>
          <w:t>mov</w:t>
        </w:r>
        <w:r w:rsidRPr="00264B07">
          <w:rPr>
            <w:rFonts w:hint="cs"/>
            <w:highlight w:val="yellow"/>
            <w:lang w:eastAsia="cs-CZ"/>
            <w:rPrChange w:id="6511" w:author="Irová Zuzana" w:date="2025-04-17T12:24:00Z" w16du:dateUtc="2025-04-17T10:24:00Z">
              <w:rPr>
                <w:rFonts w:hint="cs"/>
                <w:lang w:eastAsia="cs-CZ"/>
              </w:rPr>
            </w:rPrChange>
          </w:rPr>
          <w:t>é</w:t>
        </w:r>
        <w:r w:rsidRPr="00264B07">
          <w:rPr>
            <w:highlight w:val="yellow"/>
            <w:lang w:eastAsia="cs-CZ"/>
            <w:rPrChange w:id="6512" w:author="Irová Zuzana" w:date="2025-04-17T12:24:00Z" w16du:dateUtc="2025-04-17T10:24:00Z">
              <w:rPr>
                <w:lang w:eastAsia="cs-CZ"/>
              </w:rPr>
            </w:rPrChange>
          </w:rPr>
          <w:t xml:space="preserve"> funkce </w:t>
        </w:r>
        <w:r w:rsidRPr="00264B07">
          <w:rPr>
            <w:highlight w:val="yellow"/>
            <w:rPrChange w:id="6513" w:author="Irová Zuzana" w:date="2025-04-17T12:24:00Z" w16du:dateUtc="2025-04-17T10:24:00Z">
              <w:rPr/>
            </w:rPrChange>
          </w:rPr>
          <w:t>Zapla</w:t>
        </w:r>
        <w:r w:rsidRPr="00264B07">
          <w:rPr>
            <w:rFonts w:hint="cs"/>
            <w:highlight w:val="yellow"/>
            <w:rPrChange w:id="6514" w:author="Irová Zuzana" w:date="2025-04-17T12:24:00Z" w16du:dateUtc="2025-04-17T10:24:00Z">
              <w:rPr>
                <w:rFonts w:hint="cs"/>
              </w:rPr>
            </w:rPrChange>
          </w:rPr>
          <w:t>ť</w:t>
        </w:r>
        <w:r w:rsidRPr="00264B07">
          <w:rPr>
            <w:highlight w:val="yellow"/>
            <w:rPrChange w:id="6515" w:author="Irová Zuzana" w:date="2025-04-17T12:24:00Z" w16du:dateUtc="2025-04-17T10:24:00Z">
              <w:rPr/>
            </w:rPrChange>
          </w:rPr>
          <w:t xml:space="preserve"> ud</w:t>
        </w:r>
        <w:r w:rsidRPr="00264B07">
          <w:rPr>
            <w:rFonts w:hint="cs"/>
            <w:highlight w:val="yellow"/>
            <w:rPrChange w:id="6516" w:author="Irová Zuzana" w:date="2025-04-17T12:24:00Z" w16du:dateUtc="2025-04-17T10:24:00Z">
              <w:rPr>
                <w:rFonts w:hint="cs"/>
              </w:rPr>
            </w:rPrChange>
          </w:rPr>
          <w:t>á</w:t>
        </w:r>
        <w:r w:rsidRPr="00264B07">
          <w:rPr>
            <w:highlight w:val="yellow"/>
            <w:rPrChange w:id="6517" w:author="Irová Zuzana" w:date="2025-04-17T12:24:00Z" w16du:dateUtc="2025-04-17T10:24:00Z">
              <w:rPr/>
            </w:rPrChange>
          </w:rPr>
          <w:t>lost platbou z</w:t>
        </w:r>
        <w:r w:rsidRPr="00264B07">
          <w:rPr>
            <w:rFonts w:hint="cs"/>
            <w:highlight w:val="yellow"/>
            <w:rPrChange w:id="6518" w:author="Irová Zuzana" w:date="2025-04-17T12:24:00Z" w16du:dateUtc="2025-04-17T10:24:00Z">
              <w:rPr>
                <w:rFonts w:hint="cs"/>
              </w:rPr>
            </w:rPrChange>
          </w:rPr>
          <w:t> </w:t>
        </w:r>
        <w:r w:rsidRPr="00264B07">
          <w:rPr>
            <w:highlight w:val="yellow"/>
            <w:rPrChange w:id="6519" w:author="Irová Zuzana" w:date="2025-04-17T12:24:00Z" w16du:dateUtc="2025-04-17T10:24:00Z">
              <w:rPr/>
            </w:rPrChange>
          </w:rPr>
          <w:t>extern</w:t>
        </w:r>
        <w:r w:rsidRPr="00264B07">
          <w:rPr>
            <w:rFonts w:hint="cs"/>
            <w:highlight w:val="yellow"/>
            <w:rPrChange w:id="6520" w:author="Irová Zuzana" w:date="2025-04-17T12:24:00Z" w16du:dateUtc="2025-04-17T10:24:00Z">
              <w:rPr>
                <w:rFonts w:hint="cs"/>
              </w:rPr>
            </w:rPrChange>
          </w:rPr>
          <w:t>í</w:t>
        </w:r>
        <w:r w:rsidRPr="00264B07">
          <w:rPr>
            <w:highlight w:val="yellow"/>
            <w:rPrChange w:id="6521" w:author="Irová Zuzana" w:date="2025-04-17T12:24:00Z" w16du:dateUtc="2025-04-17T10:24:00Z">
              <w:rPr/>
            </w:rPrChange>
          </w:rPr>
          <w:t>ho syst</w:t>
        </w:r>
        <w:r w:rsidRPr="00264B07">
          <w:rPr>
            <w:rFonts w:hint="cs"/>
            <w:highlight w:val="yellow"/>
            <w:rPrChange w:id="6522" w:author="Irová Zuzana" w:date="2025-04-17T12:24:00Z" w16du:dateUtc="2025-04-17T10:24:00Z">
              <w:rPr>
                <w:rFonts w:hint="cs"/>
              </w:rPr>
            </w:rPrChange>
          </w:rPr>
          <w:t>é</w:t>
        </w:r>
        <w:r w:rsidRPr="00264B07">
          <w:rPr>
            <w:highlight w:val="yellow"/>
            <w:rPrChange w:id="6523" w:author="Irová Zuzana" w:date="2025-04-17T12:24:00Z" w16du:dateUtc="2025-04-17T10:24:00Z">
              <w:rPr/>
            </w:rPrChange>
          </w:rPr>
          <w:t>mu (SYS.BAR.2.16.HR)</w:t>
        </w:r>
        <w:r w:rsidRPr="00264B07">
          <w:rPr>
            <w:highlight w:val="yellow"/>
            <w:lang w:eastAsia="cs-CZ"/>
            <w:rPrChange w:id="6524" w:author="Irová Zuzana" w:date="2025-04-17T12:24:00Z" w16du:dateUtc="2025-04-17T10:24:00Z">
              <w:rPr>
                <w:lang w:eastAsia="cs-CZ"/>
              </w:rPr>
            </w:rPrChange>
          </w:rPr>
          <w:t>.</w:t>
        </w:r>
      </w:ins>
    </w:p>
    <w:p w14:paraId="2CC080ED" w14:textId="77777777" w:rsidR="00026EE1" w:rsidRDefault="00026EE1">
      <w:pPr>
        <w:pStyle w:val="NormalIndent"/>
        <w:rPr>
          <w:ins w:id="6525" w:author="Irová Zuzana" w:date="2025-04-17T12:23:00Z" w16du:dateUtc="2025-04-17T10:23:00Z"/>
          <w:lang w:eastAsia="cs-CZ"/>
        </w:rPr>
      </w:pPr>
    </w:p>
    <w:p w14:paraId="701EDD42" w14:textId="77777777" w:rsidR="00026EE1" w:rsidRPr="00955C1D" w:rsidRDefault="00026EE1">
      <w:pPr>
        <w:pStyle w:val="NormalIndent"/>
        <w:rPr>
          <w:ins w:id="6526" w:author="Irová Zuzana" w:date="2025-04-17T12:23:00Z" w16du:dateUtc="2025-04-17T10:23:00Z"/>
        </w:rPr>
      </w:pPr>
      <w:ins w:id="6527" w:author="Irová Zuzana" w:date="2025-04-17T12:23:00Z" w16du:dateUtc="2025-04-17T10:23:00Z">
        <w:r>
          <w:rPr>
            <w:lang w:eastAsia="cs-CZ"/>
          </w:rPr>
          <w:t>P</w:t>
        </w:r>
        <w:r w:rsidRPr="00955C1D">
          <w:t xml:space="preserve">roces pokračuje </w:t>
        </w:r>
        <w:r>
          <w:t>Společným</w:t>
        </w:r>
        <w:r w:rsidRPr="00955C1D">
          <w:t xml:space="preserve"> postupem a to krokem, kdy Systém </w:t>
        </w:r>
        <w:r w:rsidRPr="00E13171">
          <w:t>navýší zůstatek předplaceného kreditu</w:t>
        </w:r>
        <w:r w:rsidRPr="00955C1D">
          <w:t xml:space="preserve">. </w:t>
        </w:r>
      </w:ins>
    </w:p>
    <w:p w14:paraId="1C102A52" w14:textId="19D37C51" w:rsidR="0004006F" w:rsidRPr="00087E73" w:rsidDel="00C83323" w:rsidRDefault="0004006F">
      <w:pPr>
        <w:pStyle w:val="NormalIndent"/>
        <w:rPr>
          <w:ins w:id="6528" w:author="Irová Zuzana" w:date="2025-03-17T11:03:00Z" w16du:dateUtc="2025-03-17T10:03:00Z"/>
          <w:del w:id="6529" w:author="Irová Zuzana" w:date="2025-03-17T12:22:00Z" w16du:dateUtc="2025-03-17T11:22:00Z"/>
        </w:rPr>
        <w:pPrChange w:id="6530" w:author="Irová Zuzana" w:date="2025-06-06T15:16:00Z" w16du:dateUtc="2025-06-06T13:16:00Z">
          <w:pPr>
            <w:pStyle w:val="ListFS1"/>
          </w:pPr>
        </w:pPrChange>
      </w:pPr>
      <w:ins w:id="6531" w:author="Irová Zuzana" w:date="2025-03-17T11:03:00Z" w16du:dateUtc="2025-03-17T10:03:00Z">
        <w:del w:id="6532" w:author="Irová Zuzana" w:date="2025-03-17T12:22:00Z" w16du:dateUtc="2025-03-17T11:22:00Z">
          <w:r w:rsidRPr="00087E73" w:rsidDel="00C83323">
            <w:delText xml:space="preserve">Payment method = </w:delText>
          </w:r>
        </w:del>
      </w:ins>
    </w:p>
    <w:p w14:paraId="33344A95" w14:textId="0FF370B5" w:rsidR="0004006F" w:rsidRPr="00087E73" w:rsidDel="00C83323" w:rsidRDefault="0004006F">
      <w:pPr>
        <w:pStyle w:val="NormalIndent"/>
        <w:rPr>
          <w:ins w:id="6533" w:author="Irová Zuzana" w:date="2025-03-17T11:03:00Z" w16du:dateUtc="2025-03-17T10:03:00Z"/>
          <w:del w:id="6534" w:author="Irová Zuzana" w:date="2025-03-17T12:22:00Z" w16du:dateUtc="2025-03-17T11:22:00Z"/>
        </w:rPr>
        <w:pPrChange w:id="6535" w:author="Irová Zuzana" w:date="2025-06-06T15:16:00Z" w16du:dateUtc="2025-06-06T13:16:00Z">
          <w:pPr>
            <w:pStyle w:val="ListFS2"/>
          </w:pPr>
        </w:pPrChange>
      </w:pPr>
      <w:ins w:id="6536" w:author="Irová Zuzana" w:date="2025-03-17T11:03:00Z" w16du:dateUtc="2025-03-17T10:03:00Z">
        <w:del w:id="6537" w:author="Irová Zuzana" w:date="2025-03-17T12:22:00Z" w16du:dateUtc="2025-03-17T11:22:00Z">
          <w:r w:rsidRPr="00087E73" w:rsidDel="00C83323">
            <w:delText>Systém podle stringu z EFT zjistí, zda šlo o FCI card, pak Fleet card payment</w:delText>
          </w:r>
        </w:del>
      </w:ins>
    </w:p>
    <w:p w14:paraId="781DF1D8" w14:textId="3119E6F6" w:rsidR="0004006F" w:rsidRPr="00087E73" w:rsidDel="00C83323" w:rsidRDefault="0004006F">
      <w:pPr>
        <w:pStyle w:val="NormalIndent"/>
        <w:rPr>
          <w:ins w:id="6538" w:author="Irová Zuzana" w:date="2025-03-17T11:03:00Z" w16du:dateUtc="2025-03-17T10:03:00Z"/>
          <w:del w:id="6539" w:author="Irová Zuzana" w:date="2025-03-17T12:22:00Z" w16du:dateUtc="2025-03-17T11:22:00Z"/>
        </w:rPr>
        <w:pPrChange w:id="6540" w:author="Irová Zuzana" w:date="2025-06-06T15:16:00Z" w16du:dateUtc="2025-06-06T13:16:00Z">
          <w:pPr>
            <w:pStyle w:val="ListFS2"/>
          </w:pPr>
        </w:pPrChange>
      </w:pPr>
      <w:ins w:id="6541" w:author="Irová Zuzana" w:date="2025-03-17T11:03:00Z" w16du:dateUtc="2025-03-17T10:03:00Z">
        <w:del w:id="6542" w:author="Irová Zuzana" w:date="2025-03-17T12:22:00Z" w16du:dateUtc="2025-03-17T11:22:00Z">
          <w:r w:rsidRPr="00087E73" w:rsidDel="00C83323">
            <w:delText>jinak Bank card payment</w:delText>
          </w:r>
        </w:del>
      </w:ins>
    </w:p>
    <w:p w14:paraId="61366BB8" w14:textId="79924E3B" w:rsidR="00FC0719" w:rsidRPr="00823992" w:rsidRDefault="0004006F">
      <w:pPr>
        <w:pStyle w:val="NormalIndent"/>
        <w:rPr>
          <w:ins w:id="6543" w:author="Irová Zuzana" w:date="2025-03-17T11:03:00Z" w16du:dateUtc="2025-03-17T10:03:00Z"/>
          <w:lang w:val="pl-PL"/>
          <w:rPrChange w:id="6544" w:author="Muller Miroslav" w:date="2025-03-17T11:35:00Z" w16du:dateUtc="2025-03-17T10:35:00Z">
            <w:rPr>
              <w:ins w:id="6545" w:author="Irová Zuzana" w:date="2025-03-17T11:03:00Z" w16du:dateUtc="2025-03-17T10:03:00Z"/>
            </w:rPr>
          </w:rPrChange>
        </w:rPr>
        <w:pPrChange w:id="6546" w:author="Irová Zuzana" w:date="2025-06-06T15:16:00Z" w16du:dateUtc="2025-06-06T13:16:00Z">
          <w:pPr>
            <w:pStyle w:val="ListFS1"/>
          </w:pPr>
        </w:pPrChange>
      </w:pPr>
      <w:ins w:id="6547" w:author="Irová Zuzana" w:date="2025-03-17T11:03:00Z" w16du:dateUtc="2025-03-17T10:03:00Z">
        <w:del w:id="6548" w:author="Irová Zuzana" w:date="2025-03-17T11:18:00Z" w16du:dateUtc="2025-03-17T10:18:00Z">
          <w:r w:rsidRPr="00823992" w:rsidDel="00F51F53">
            <w:rPr>
              <w:lang w:val="pl-PL"/>
              <w:rPrChange w:id="6549" w:author="Muller Miroslav" w:date="2025-03-17T11:35:00Z" w16du:dateUtc="2025-03-17T10:35:00Z">
                <w:rPr/>
              </w:rPrChange>
            </w:rPr>
            <w:delText>POS = obchodn</w:delText>
          </w:r>
          <w:r w:rsidRPr="00823992" w:rsidDel="00F51F53">
            <w:rPr>
              <w:rFonts w:hint="cs"/>
              <w:lang w:val="pl-PL"/>
              <w:rPrChange w:id="6550" w:author="Muller Miroslav" w:date="2025-03-17T11:35:00Z" w16du:dateUtc="2025-03-17T10:35:00Z">
                <w:rPr>
                  <w:rFonts w:hint="cs"/>
                </w:rPr>
              </w:rPrChange>
            </w:rPr>
            <w:delText>í</w:delText>
          </w:r>
          <w:r w:rsidRPr="00823992" w:rsidDel="00F51F53">
            <w:rPr>
              <w:lang w:val="pl-PL"/>
              <w:rPrChange w:id="6551" w:author="Muller Miroslav" w:date="2025-03-17T11:35:00Z" w16du:dateUtc="2025-03-17T10:35:00Z">
                <w:rPr/>
              </w:rPrChange>
            </w:rPr>
            <w:delText xml:space="preserve"> m</w:delText>
          </w:r>
          <w:r w:rsidRPr="00823992" w:rsidDel="00F51F53">
            <w:rPr>
              <w:rFonts w:hint="cs"/>
              <w:lang w:val="pl-PL"/>
              <w:rPrChange w:id="6552" w:author="Muller Miroslav" w:date="2025-03-17T11:35:00Z" w16du:dateUtc="2025-03-17T10:35:00Z">
                <w:rPr>
                  <w:rFonts w:hint="cs"/>
                </w:rPr>
              </w:rPrChange>
            </w:rPr>
            <w:delText>í</w:delText>
          </w:r>
          <w:r w:rsidRPr="00823992" w:rsidDel="00F51F53">
            <w:rPr>
              <w:lang w:val="pl-PL"/>
              <w:rPrChange w:id="6553" w:author="Muller Miroslav" w:date="2025-03-17T11:35:00Z" w16du:dateUtc="2025-03-17T10:35:00Z">
                <w:rPr/>
              </w:rPrChange>
            </w:rPr>
            <w:delText xml:space="preserve">sto, kde byla provedena platba </w:delText>
          </w:r>
        </w:del>
      </w:ins>
    </w:p>
    <w:p w14:paraId="027D32BC" w14:textId="70B028B0" w:rsidR="00FC0719" w:rsidRPr="004F0F3A" w:rsidRDefault="00FC0719">
      <w:pPr>
        <w:pStyle w:val="Flowheading"/>
        <w:rPr>
          <w:ins w:id="6554" w:author="Irová Zuzana" w:date="2025-03-17T11:17:00Z" w16du:dateUtc="2025-03-17T10:17:00Z"/>
        </w:rPr>
      </w:pPr>
      <w:ins w:id="6555" w:author="Irová Zuzana" w:date="2025-03-17T11:17:00Z" w16du:dateUtc="2025-03-17T10:17:00Z">
        <w:r w:rsidRPr="004F0F3A">
          <w:t>Společný postup</w:t>
        </w:r>
      </w:ins>
      <w:ins w:id="6556" w:author="Irová Zuzana" w:date="2025-04-15T13:00:00Z" w16du:dateUtc="2025-04-15T11:00:00Z">
        <w:r w:rsidR="00EC7081" w:rsidRPr="004F0F3A">
          <w:t xml:space="preserve"> pro všechny platební metody</w:t>
        </w:r>
      </w:ins>
    </w:p>
    <w:p w14:paraId="5A3D7221" w14:textId="2C17B55E" w:rsidR="00FC0719" w:rsidRDefault="00D45AD4">
      <w:pPr>
        <w:pStyle w:val="NormalIndent"/>
        <w:rPr>
          <w:ins w:id="6557" w:author="Irová Zuzana" w:date="2025-03-17T13:11:00Z" w16du:dateUtc="2025-03-17T12:11:00Z"/>
        </w:rPr>
      </w:pPr>
      <w:ins w:id="6558" w:author="Irova Zuzana" w:date="2025-03-28T19:14:00Z" w16du:dateUtc="2025-03-28T18:14:00Z">
        <w:del w:id="6559" w:author="Irová Zuzana" w:date="2025-04-16T12:23:00Z" w16du:dateUtc="2025-04-16T10:23:00Z">
          <w:r w:rsidDel="00E2533D">
            <w:delText xml:space="preserve"> má Card type</w:delText>
          </w:r>
          <w:r w:rsidR="00041D9C" w:rsidDel="00E2533D">
            <w:delText>.type = Bank cardmá Card type.type = Fleet card</w:delText>
          </w:r>
        </w:del>
        <w:del w:id="6560" w:author="Irová Zuzana" w:date="2025-03-31T09:14:00Z" w16du:dateUtc="2025-03-31T07:14:00Z">
          <w:r w:rsidR="00041D9C" w:rsidDel="00437E5E">
            <w:delText>má Card type.type = Bank card</w:delText>
          </w:r>
        </w:del>
      </w:ins>
      <w:ins w:id="6561" w:author="Irova Zuzana" w:date="2025-03-28T19:15:00Z" w16du:dateUtc="2025-03-28T18:15:00Z">
        <w:del w:id="6562" w:author="Irová Zuzana" w:date="2025-03-31T09:14:00Z" w16du:dateUtc="2025-03-31T07:14:00Z">
          <w:r w:rsidR="006B2265" w:rsidDel="00437E5E">
            <w:delText>má Card type.type = Fleet card</w:delText>
          </w:r>
        </w:del>
      </w:ins>
      <w:ins w:id="6563" w:author="Irová Zuzana" w:date="2025-03-21T09:39:00Z" w16du:dateUtc="2025-03-21T08:39:00Z">
        <w:r w:rsidR="0028786A" w:rsidRPr="0028786A">
          <w:t>Systém o částku top-up platby navýší zůstatek předplaceného kreditu, použije se případ užití Aktualizuj zůstatek (SYS.BM.1.2.HR) s důvod</w:t>
        </w:r>
      </w:ins>
      <w:ins w:id="6564" w:author="Irova Zuzana" w:date="2025-03-28T19:25:00Z" w16du:dateUtc="2025-03-28T18:25:00Z">
        <w:r w:rsidR="00CE085A">
          <w:t>em</w:t>
        </w:r>
      </w:ins>
      <w:ins w:id="6565" w:author="Irová Zuzana" w:date="2025-03-21T09:39:00Z" w16du:dateUtc="2025-03-21T08:39:00Z">
        <w:r w:rsidR="0028786A" w:rsidRPr="0028786A">
          <w:t xml:space="preserve"> updatu balance = TopUp.</w:t>
        </w:r>
      </w:ins>
    </w:p>
    <w:p w14:paraId="2BD10695" w14:textId="77777777" w:rsidR="0028786A" w:rsidRDefault="0028786A">
      <w:pPr>
        <w:pStyle w:val="NormalIndent"/>
        <w:rPr>
          <w:ins w:id="6566" w:author="Irová Zuzana" w:date="2025-03-21T09:39:00Z" w16du:dateUtc="2025-03-21T08:39:00Z"/>
        </w:rPr>
      </w:pPr>
    </w:p>
    <w:p w14:paraId="524C9190" w14:textId="725E6EE4" w:rsidR="004C4F04" w:rsidRPr="004C4F04" w:rsidRDefault="004C4F04">
      <w:pPr>
        <w:pStyle w:val="NormalIndent"/>
        <w:rPr>
          <w:ins w:id="6567" w:author="Irová Zuzana" w:date="2025-03-17T13:11:00Z"/>
        </w:rPr>
      </w:pPr>
      <w:ins w:id="6568" w:author="Irová Zuzana" w:date="2025-03-17T13:11:00Z">
        <w:r w:rsidRPr="004C4F04">
          <w:t xml:space="preserve">Systém zjistí údaje o top-up na základě Bill issuer, </w:t>
        </w:r>
        <w:r w:rsidRPr="00FC1AA7">
          <w:rPr>
            <w:highlight w:val="cyan"/>
            <w:rPrChange w:id="6569" w:author="Irová Zuzana" w:date="2025-03-17T13:12:00Z" w16du:dateUtc="2025-03-17T12:12:00Z">
              <w:rPr/>
            </w:rPrChange>
          </w:rPr>
          <w:t>Bill issuer VAT registration country, VAT registration country z</w:t>
        </w:r>
        <w:r w:rsidRPr="00FC1AA7">
          <w:rPr>
            <w:rFonts w:hint="cs"/>
            <w:highlight w:val="cyan"/>
            <w:rPrChange w:id="6570" w:author="Irová Zuzana" w:date="2025-03-17T13:12:00Z" w16du:dateUtc="2025-03-17T12:12:00Z">
              <w:rPr>
                <w:rFonts w:hint="cs"/>
              </w:rPr>
            </w:rPrChange>
          </w:rPr>
          <w:t>á</w:t>
        </w:r>
        <w:r w:rsidRPr="00FC1AA7">
          <w:rPr>
            <w:highlight w:val="cyan"/>
            <w:rPrChange w:id="6571" w:author="Irová Zuzana" w:date="2025-03-17T13:12:00Z" w16du:dateUtc="2025-03-17T12:12:00Z">
              <w:rPr/>
            </w:rPrChange>
          </w:rPr>
          <w:t>kazn</w:t>
        </w:r>
        <w:r w:rsidRPr="00FC1AA7">
          <w:rPr>
            <w:rFonts w:hint="cs"/>
            <w:highlight w:val="cyan"/>
            <w:rPrChange w:id="6572" w:author="Irová Zuzana" w:date="2025-03-17T13:12:00Z" w16du:dateUtc="2025-03-17T12:12:00Z">
              <w:rPr>
                <w:rFonts w:hint="cs"/>
              </w:rPr>
            </w:rPrChange>
          </w:rPr>
          <w:t>í</w:t>
        </w:r>
        <w:r w:rsidRPr="00FC1AA7">
          <w:rPr>
            <w:highlight w:val="cyan"/>
            <w:rPrChange w:id="6573" w:author="Irová Zuzana" w:date="2025-03-17T13:12:00Z" w16du:dateUtc="2025-03-17T12:12:00Z">
              <w:rPr/>
            </w:rPrChange>
          </w:rPr>
          <w:t>ka, VAT registration country z</w:t>
        </w:r>
        <w:r w:rsidRPr="00FC1AA7">
          <w:rPr>
            <w:rFonts w:hint="cs"/>
            <w:highlight w:val="cyan"/>
            <w:rPrChange w:id="6574" w:author="Irová Zuzana" w:date="2025-03-17T13:12:00Z" w16du:dateUtc="2025-03-17T12:12:00Z">
              <w:rPr>
                <w:rFonts w:hint="cs"/>
              </w:rPr>
            </w:rPrChange>
          </w:rPr>
          <w:t>á</w:t>
        </w:r>
        <w:r w:rsidRPr="00FC1AA7">
          <w:rPr>
            <w:highlight w:val="cyan"/>
            <w:rPrChange w:id="6575" w:author="Irová Zuzana" w:date="2025-03-17T13:12:00Z" w16du:dateUtc="2025-03-17T12:12:00Z">
              <w:rPr/>
            </w:rPrChange>
          </w:rPr>
          <w:t>kazn</w:t>
        </w:r>
        <w:r w:rsidRPr="00FC1AA7">
          <w:rPr>
            <w:rFonts w:hint="cs"/>
            <w:highlight w:val="cyan"/>
            <w:rPrChange w:id="6576" w:author="Irová Zuzana" w:date="2025-03-17T13:12:00Z" w16du:dateUtc="2025-03-17T12:12:00Z">
              <w:rPr>
                <w:rFonts w:hint="cs"/>
              </w:rPr>
            </w:rPrChange>
          </w:rPr>
          <w:t>í</w:t>
        </w:r>
        <w:r w:rsidRPr="00FC1AA7">
          <w:rPr>
            <w:highlight w:val="cyan"/>
            <w:rPrChange w:id="6577" w:author="Irová Zuzana" w:date="2025-03-17T13:12:00Z" w16du:dateUtc="2025-03-17T12:12:00Z">
              <w:rPr/>
            </w:rPrChange>
          </w:rPr>
          <w:t>ka,</w:t>
        </w:r>
        <w:r w:rsidRPr="004C4F04">
          <w:t xml:space="preserve"> Product type = Top-up a Event attribute Top-up = Top-up (za použití případu užití </w:t>
        </w:r>
        <w:r w:rsidRPr="00D240BF">
          <w:t>Získej produkt (SYS.PCRE.1.2</w:t>
        </w:r>
      </w:ins>
      <w:ins w:id="6578" w:author="Irová Zuzana" w:date="2025-03-20T15:08:00Z" w16du:dateUtc="2025-03-20T14:08:00Z">
        <w:r w:rsidR="003E7427" w:rsidRPr="00D240BF">
          <w:t>.HR</w:t>
        </w:r>
      </w:ins>
      <w:ins w:id="6579" w:author="Irová Zuzana" w:date="2025-03-17T13:11:00Z">
        <w:r w:rsidRPr="00D240BF">
          <w:t>)).</w:t>
        </w:r>
        <w:r w:rsidRPr="004C4F04">
          <w:t xml:space="preserve"> </w:t>
        </w:r>
      </w:ins>
    </w:p>
    <w:p w14:paraId="38683C00" w14:textId="77777777" w:rsidR="006413B5" w:rsidRDefault="006413B5">
      <w:pPr>
        <w:pStyle w:val="NormalIndent"/>
        <w:rPr>
          <w:ins w:id="6580" w:author="Irová Zuzana" w:date="2025-03-20T11:43:00Z" w16du:dateUtc="2025-03-20T10:43:00Z"/>
        </w:rPr>
      </w:pPr>
    </w:p>
    <w:p w14:paraId="0FD97FE8" w14:textId="0D30C930" w:rsidR="004E719C" w:rsidRDefault="004E719C">
      <w:pPr>
        <w:pStyle w:val="NormalIndent"/>
        <w:rPr>
          <w:ins w:id="6581" w:author="Irová Zuzana" w:date="2025-03-20T11:43:00Z" w16du:dateUtc="2025-03-20T10:43:00Z"/>
        </w:rPr>
      </w:pPr>
      <w:ins w:id="6582" w:author="Irová Zuzana" w:date="2025-03-20T11:43:00Z" w16du:dateUtc="2025-03-20T10:43:00Z">
        <w:r>
          <w:t xml:space="preserve">Systém </w:t>
        </w:r>
        <w:r w:rsidRPr="004E719C">
          <w:t xml:space="preserve">vygeneruje jednorázovou fakturu za mýto za užití systémové funkce Vytvoř jednorázovou fakturu </w:t>
        </w:r>
      </w:ins>
      <w:ins w:id="6583" w:author="Irová Zuzana" w:date="2025-03-21T09:39:00Z" w16du:dateUtc="2025-03-21T08:39:00Z">
        <w:r w:rsidR="00442B3A">
          <w:t xml:space="preserve">za služby </w:t>
        </w:r>
      </w:ins>
      <w:ins w:id="6584" w:author="Irová Zuzana" w:date="2025-03-20T11:43:00Z" w16du:dateUtc="2025-03-20T10:43:00Z">
        <w:r w:rsidRPr="004E719C">
          <w:t>(SYS.BAR.0.4.HR).</w:t>
        </w:r>
      </w:ins>
    </w:p>
    <w:p w14:paraId="6EB4E9D8" w14:textId="77777777" w:rsidR="004E719C" w:rsidRPr="006413B5" w:rsidRDefault="004E719C">
      <w:pPr>
        <w:pStyle w:val="NormalIndent"/>
        <w:rPr>
          <w:ins w:id="6585" w:author="Irová Zuzana" w:date="2025-03-17T13:15:00Z"/>
        </w:rPr>
      </w:pPr>
    </w:p>
    <w:p w14:paraId="2B0333CE" w14:textId="77777777" w:rsidR="003F01FE" w:rsidRPr="003F01FE" w:rsidRDefault="003F01FE">
      <w:pPr>
        <w:pStyle w:val="NormalIndent"/>
        <w:rPr>
          <w:ins w:id="6586" w:author="Irová Zuzana" w:date="2025-03-17T13:31:00Z"/>
        </w:rPr>
      </w:pPr>
      <w:ins w:id="6587" w:author="Irová Zuzana" w:date="2025-03-17T13:31:00Z">
        <w:r w:rsidRPr="003F01FE">
          <w:t>Systém napáruje nově vytvořený Bill na nově vytvořený Payment, tj. vytvoří Matching s následujícími parametry:</w:t>
        </w:r>
      </w:ins>
    </w:p>
    <w:p w14:paraId="34E726A6" w14:textId="77777777" w:rsidR="003F01FE" w:rsidRPr="009A0B3C" w:rsidRDefault="003F01FE">
      <w:pPr>
        <w:pStyle w:val="ListFS1"/>
        <w:rPr>
          <w:ins w:id="6588" w:author="Irová Zuzana" w:date="2025-03-17T13:31:00Z"/>
        </w:rPr>
        <w:pPrChange w:id="6589" w:author="Irová Zuzana" w:date="2025-06-06T15:37:00Z" w16du:dateUtc="2025-06-06T13:37:00Z">
          <w:pPr>
            <w:pStyle w:val="NormalIndent"/>
          </w:pPr>
        </w:pPrChange>
      </w:pPr>
      <w:ins w:id="6590" w:author="Irová Zuzana" w:date="2025-03-17T13:31:00Z">
        <w:r w:rsidRPr="5D0DBA85">
          <w:lastRenderedPageBreak/>
          <w:t xml:space="preserve">Date of matching = </w:t>
        </w:r>
        <w:r w:rsidRPr="009A0B3C">
          <w:t xml:space="preserve">aktuální datum </w:t>
        </w:r>
      </w:ins>
    </w:p>
    <w:p w14:paraId="22C28CB7" w14:textId="77777777" w:rsidR="003F01FE" w:rsidRPr="00785484" w:rsidRDefault="003F01FE">
      <w:pPr>
        <w:pStyle w:val="ListFS1"/>
        <w:rPr>
          <w:ins w:id="6591" w:author="Irová Zuzana" w:date="2025-03-17T13:31:00Z"/>
        </w:rPr>
        <w:pPrChange w:id="6592" w:author="Irová Zuzana" w:date="2025-06-06T15:37:00Z" w16du:dateUtc="2025-06-06T13:37:00Z">
          <w:pPr>
            <w:pStyle w:val="NormalIndent"/>
          </w:pPr>
        </w:pPrChange>
      </w:pPr>
      <w:ins w:id="6593" w:author="Irová Zuzana" w:date="2025-03-17T13:31:00Z">
        <w:r w:rsidRPr="6579EBCE">
          <w:t xml:space="preserve">Effective date </w:t>
        </w:r>
        <w:r w:rsidRPr="00785484">
          <w:t>of matching = vyšší z datumů párovaných stran (tj. payment.date of collection, bill.date od end)</w:t>
        </w:r>
      </w:ins>
    </w:p>
    <w:p w14:paraId="1C9D1D3A" w14:textId="77777777" w:rsidR="003F01FE" w:rsidRPr="005A3967" w:rsidRDefault="003F01FE">
      <w:pPr>
        <w:pStyle w:val="ListFS1"/>
        <w:rPr>
          <w:ins w:id="6594" w:author="Irová Zuzana" w:date="2025-03-17T13:31:00Z"/>
        </w:rPr>
        <w:pPrChange w:id="6595" w:author="Irová Zuzana" w:date="2025-06-06T15:37:00Z" w16du:dateUtc="2025-06-06T13:37:00Z">
          <w:pPr>
            <w:pStyle w:val="NormalIndent"/>
          </w:pPr>
        </w:pPrChange>
      </w:pPr>
      <w:ins w:id="6596" w:author="Irová Zuzana" w:date="2025-03-17T13:31:00Z">
        <w:r w:rsidRPr="361F4EA0">
          <w:t xml:space="preserve">Bill – debit matching side </w:t>
        </w:r>
        <w:r w:rsidRPr="005A3967">
          <w:t>= vytvořený Bill</w:t>
        </w:r>
      </w:ins>
    </w:p>
    <w:p w14:paraId="5276FE41" w14:textId="77777777" w:rsidR="003F01FE" w:rsidRPr="005A3967" w:rsidRDefault="003F01FE">
      <w:pPr>
        <w:pStyle w:val="ListFS1"/>
        <w:rPr>
          <w:ins w:id="6597" w:author="Irová Zuzana" w:date="2025-03-17T13:31:00Z"/>
        </w:rPr>
        <w:pPrChange w:id="6598" w:author="Irová Zuzana" w:date="2025-06-06T15:37:00Z" w16du:dateUtc="2025-06-06T13:37:00Z">
          <w:pPr>
            <w:pStyle w:val="NormalIndent"/>
          </w:pPr>
        </w:pPrChange>
      </w:pPr>
      <w:ins w:id="6599" w:author="Irová Zuzana" w:date="2025-03-17T13:31:00Z">
        <w:r w:rsidRPr="4771B27D">
          <w:t xml:space="preserve">Payment – </w:t>
        </w:r>
        <w:r w:rsidRPr="001B7B4E">
          <w:t>credit</w:t>
        </w:r>
        <w:r w:rsidRPr="4771B27D">
          <w:t xml:space="preserve"> matching side = vytvořený Payment</w:t>
        </w:r>
      </w:ins>
    </w:p>
    <w:p w14:paraId="3A04E8B1" w14:textId="12AAF32E" w:rsidR="003F01FE" w:rsidRPr="00785484" w:rsidRDefault="003F01FE">
      <w:pPr>
        <w:pStyle w:val="ListFS1"/>
        <w:rPr>
          <w:ins w:id="6600" w:author="Irová Zuzana" w:date="2025-03-17T13:31:00Z"/>
        </w:rPr>
        <w:pPrChange w:id="6601" w:author="Irová Zuzana" w:date="2025-06-06T15:37:00Z" w16du:dateUtc="2025-06-06T13:37:00Z">
          <w:pPr>
            <w:pStyle w:val="NormalIndent"/>
          </w:pPr>
        </w:pPrChange>
      </w:pPr>
      <w:ins w:id="6602" w:author="Irová Zuzana" w:date="2025-03-17T13:31:00Z">
        <w:r w:rsidRPr="005A3967">
          <w:t>Matched amount = částka</w:t>
        </w:r>
        <w:r w:rsidRPr="361F4EA0">
          <w:t xml:space="preserve"> </w:t>
        </w:r>
      </w:ins>
      <w:ins w:id="6603" w:author="Irová Zuzana" w:date="2025-04-11T10:07:00Z" w16du:dateUtc="2025-04-11T08:07:00Z">
        <w:r w:rsidR="00CA22B8">
          <w:t>zaplaceného top-up</w:t>
        </w:r>
      </w:ins>
    </w:p>
    <w:p w14:paraId="695FA969" w14:textId="77777777" w:rsidR="003F01FE" w:rsidRPr="009A0B3C" w:rsidRDefault="003F01FE">
      <w:pPr>
        <w:pStyle w:val="ListFS1"/>
        <w:rPr>
          <w:ins w:id="6604" w:author="Irová Zuzana" w:date="2025-03-17T13:31:00Z"/>
        </w:rPr>
        <w:pPrChange w:id="6605" w:author="Irová Zuzana" w:date="2025-06-06T15:37:00Z" w16du:dateUtc="2025-06-06T13:37:00Z">
          <w:pPr>
            <w:pStyle w:val="NormalIndent"/>
          </w:pPr>
        </w:pPrChange>
      </w:pPr>
      <w:ins w:id="6606" w:author="Irová Zuzana" w:date="2025-03-17T13:31:00Z">
        <w:r w:rsidRPr="00785484">
          <w:t>Matching method</w:t>
        </w:r>
        <w:r w:rsidRPr="6579EBCE">
          <w:t xml:space="preserve"> = Automatic</w:t>
        </w:r>
      </w:ins>
    </w:p>
    <w:p w14:paraId="15F31C8E" w14:textId="77777777" w:rsidR="003F01FE" w:rsidRPr="003F01FE" w:rsidRDefault="003F01FE">
      <w:pPr>
        <w:pStyle w:val="ListFS1"/>
        <w:rPr>
          <w:ins w:id="6607" w:author="Irová Zuzana" w:date="2025-03-17T13:31:00Z"/>
        </w:rPr>
        <w:pPrChange w:id="6608" w:author="Irová Zuzana" w:date="2025-06-06T15:37:00Z" w16du:dateUtc="2025-06-06T13:37:00Z">
          <w:pPr>
            <w:pStyle w:val="NormalIndent"/>
          </w:pPr>
        </w:pPrChange>
      </w:pPr>
      <w:ins w:id="6609" w:author="Irová Zuzana" w:date="2025-03-17T13:31:00Z">
        <w:r w:rsidRPr="009A0B3C">
          <w:t>Disconnect allowed = True</w:t>
        </w:r>
        <w:r w:rsidRPr="5D0DBA85">
          <w:t xml:space="preserve"> </w:t>
        </w:r>
      </w:ins>
    </w:p>
    <w:p w14:paraId="2A9B2D48" w14:textId="77777777" w:rsidR="003F01FE" w:rsidRDefault="003F01FE">
      <w:pPr>
        <w:pStyle w:val="NormalIndent"/>
        <w:rPr>
          <w:ins w:id="6610" w:author="Irová Zuzana" w:date="2025-04-17T15:12:00Z" w16du:dateUtc="2025-04-17T13:12:00Z"/>
        </w:rPr>
      </w:pPr>
    </w:p>
    <w:p w14:paraId="7C7846A6" w14:textId="5B391AEA" w:rsidR="00E54ED0" w:rsidRPr="00E54ED0" w:rsidRDefault="00E54ED0">
      <w:pPr>
        <w:pStyle w:val="NormalIndent"/>
        <w:rPr>
          <w:ins w:id="6611" w:author="Irová Zuzana" w:date="2025-04-17T15:12:00Z"/>
          <w:lang w:val="en-GB"/>
        </w:rPr>
      </w:pPr>
      <w:ins w:id="6612" w:author="Irová Zuzana" w:date="2025-04-17T15:12:00Z">
        <w:r w:rsidRPr="00E54ED0">
          <w:rPr>
            <w:lang w:val="en-GB"/>
          </w:rPr>
          <w:t xml:space="preserve">Systém na základě provedého párování updatuje atributy </w:t>
        </w:r>
      </w:ins>
      <w:ins w:id="6613" w:author="Irová Zuzana" w:date="2025-04-17T15:13:00Z" w16du:dateUtc="2025-04-17T13:13:00Z">
        <w:r w:rsidR="004A424B">
          <w:rPr>
            <w:lang w:val="en-GB"/>
          </w:rPr>
          <w:t>na</w:t>
        </w:r>
      </w:ins>
      <w:ins w:id="6614" w:author="Irová Zuzana" w:date="2025-04-17T15:12:00Z">
        <w:r w:rsidRPr="00E54ED0">
          <w:rPr>
            <w:lang w:val="en-GB"/>
          </w:rPr>
          <w:t>párovan</w:t>
        </w:r>
      </w:ins>
      <w:ins w:id="6615" w:author="Irová Zuzana" w:date="2025-04-17T15:13:00Z" w16du:dateUtc="2025-04-17T13:13:00Z">
        <w:r w:rsidR="004A424B">
          <w:rPr>
            <w:lang w:val="en-GB"/>
          </w:rPr>
          <w:t>ého</w:t>
        </w:r>
      </w:ins>
      <w:ins w:id="6616" w:author="Irová Zuzana" w:date="2025-04-17T15:12:00Z">
        <w:r w:rsidRPr="00E54ED0">
          <w:rPr>
            <w:lang w:val="en-GB"/>
          </w:rPr>
          <w:t xml:space="preserve"> Bill:</w:t>
        </w:r>
      </w:ins>
    </w:p>
    <w:p w14:paraId="2D3B4DE9" w14:textId="312DA16F" w:rsidR="00E54ED0" w:rsidRPr="00E54ED0" w:rsidRDefault="00E54ED0">
      <w:pPr>
        <w:pStyle w:val="ListFS1"/>
        <w:rPr>
          <w:ins w:id="6617" w:author="Irová Zuzana" w:date="2025-04-17T15:12:00Z"/>
        </w:rPr>
        <w:pPrChange w:id="6618" w:author="Irová Zuzana" w:date="2025-06-06T15:37:00Z" w16du:dateUtc="2025-06-06T13:37:00Z">
          <w:pPr>
            <w:pStyle w:val="NormalIndent"/>
          </w:pPr>
        </w:pPrChange>
      </w:pPr>
      <w:ins w:id="6619" w:author="Irová Zuzana" w:date="2025-04-17T15:12:00Z">
        <w:r w:rsidRPr="00E54ED0">
          <w:t xml:space="preserve">Matched amount = </w:t>
        </w:r>
      </w:ins>
      <w:ins w:id="6620" w:author="Irová Zuzana" w:date="2025-04-17T15:15:00Z" w16du:dateUtc="2025-04-17T13:15:00Z">
        <w:r w:rsidR="00D03256" w:rsidRPr="005A3967">
          <w:t>částka</w:t>
        </w:r>
        <w:r w:rsidR="00D03256" w:rsidRPr="361F4EA0">
          <w:t xml:space="preserve"> </w:t>
        </w:r>
        <w:r w:rsidR="00D03256">
          <w:t>zaplaceného top-up (tj. Bill.total amount)</w:t>
        </w:r>
      </w:ins>
      <w:ins w:id="6621" w:author="Irová Zuzana" w:date="2025-04-17T15:17:00Z" w16du:dateUtc="2025-04-17T13:17:00Z">
        <w:r w:rsidR="00AB1E7F">
          <w:t>,</w:t>
        </w:r>
      </w:ins>
    </w:p>
    <w:p w14:paraId="2EB53C69" w14:textId="022C8D52" w:rsidR="00E54ED0" w:rsidRPr="00E54ED0" w:rsidRDefault="00E54ED0">
      <w:pPr>
        <w:pStyle w:val="ListFS1"/>
        <w:rPr>
          <w:ins w:id="6622" w:author="Irová Zuzana" w:date="2025-04-17T15:12:00Z"/>
        </w:rPr>
        <w:pPrChange w:id="6623" w:author="Irová Zuzana" w:date="2025-06-06T15:37:00Z" w16du:dateUtc="2025-06-06T13:37:00Z">
          <w:pPr>
            <w:pStyle w:val="NormalIndent"/>
          </w:pPr>
        </w:pPrChange>
      </w:pPr>
      <w:ins w:id="6624" w:author="Irová Zuzana" w:date="2025-04-17T15:12:00Z">
        <w:r w:rsidRPr="00E54ED0">
          <w:t>Bill payment status = Paid fully</w:t>
        </w:r>
      </w:ins>
      <w:ins w:id="6625" w:author="Irová Zuzana" w:date="2025-04-17T15:17:00Z" w16du:dateUtc="2025-04-17T13:17:00Z">
        <w:r w:rsidR="00AB1E7F">
          <w:t>.</w:t>
        </w:r>
      </w:ins>
    </w:p>
    <w:p w14:paraId="72B2A976" w14:textId="045C4D5F" w:rsidR="00D03256" w:rsidRPr="00D03256" w:rsidRDefault="00D03256">
      <w:pPr>
        <w:pStyle w:val="NormalIndent"/>
        <w:rPr>
          <w:ins w:id="6626" w:author="Irová Zuzana" w:date="2025-04-17T15:15:00Z"/>
        </w:rPr>
      </w:pPr>
      <w:ins w:id="6627" w:author="Irová Zuzana" w:date="2025-04-17T15:15:00Z">
        <w:r w:rsidRPr="00D03256">
          <w:t xml:space="preserve">Systém na základě provedého párování updatuje atributy </w:t>
        </w:r>
      </w:ins>
      <w:ins w:id="6628" w:author="Irová Zuzana" w:date="2025-04-17T15:16:00Z" w16du:dateUtc="2025-04-17T13:16:00Z">
        <w:r w:rsidR="00AB1E7F">
          <w:t xml:space="preserve">napárovaného </w:t>
        </w:r>
      </w:ins>
      <w:ins w:id="6629" w:author="Irová Zuzana" w:date="2025-04-17T15:15:00Z">
        <w:r w:rsidRPr="00D03256">
          <w:t>Payment:</w:t>
        </w:r>
      </w:ins>
    </w:p>
    <w:p w14:paraId="4B1C09A7" w14:textId="73AD8525" w:rsidR="00D03256" w:rsidRPr="00D03256" w:rsidRDefault="00D03256">
      <w:pPr>
        <w:pStyle w:val="ListFS1"/>
        <w:rPr>
          <w:ins w:id="6630" w:author="Irová Zuzana" w:date="2025-04-17T15:15:00Z"/>
        </w:rPr>
        <w:pPrChange w:id="6631" w:author="Irová Zuzana" w:date="2025-06-06T15:37:00Z" w16du:dateUtc="2025-06-06T13:37:00Z">
          <w:pPr>
            <w:pStyle w:val="NormalIndent"/>
          </w:pPr>
        </w:pPrChange>
      </w:pPr>
      <w:ins w:id="6632" w:author="Irová Zuzana" w:date="2025-04-17T15:15:00Z">
        <w:r w:rsidRPr="00D03256">
          <w:t xml:space="preserve">Matched amount = </w:t>
        </w:r>
      </w:ins>
      <w:ins w:id="6633" w:author="Irová Zuzana" w:date="2025-04-17T15:16:00Z">
        <w:r w:rsidR="00AB1E7F" w:rsidRPr="00AB1E7F">
          <w:t>částka zaplaceného top-up</w:t>
        </w:r>
      </w:ins>
      <w:ins w:id="6634" w:author="Irová Zuzana" w:date="2025-04-17T15:16:00Z" w16du:dateUtc="2025-04-17T13:16:00Z">
        <w:r w:rsidR="00AB1E7F">
          <w:t xml:space="preserve"> (tj. Payment amount)</w:t>
        </w:r>
      </w:ins>
      <w:ins w:id="6635" w:author="Irová Zuzana" w:date="2025-04-17T15:17:00Z" w16du:dateUtc="2025-04-17T13:17:00Z">
        <w:r w:rsidR="00AB1E7F">
          <w:t>,</w:t>
        </w:r>
      </w:ins>
    </w:p>
    <w:p w14:paraId="55CE23C4" w14:textId="40732125" w:rsidR="00D03256" w:rsidRPr="00D03256" w:rsidRDefault="00D03256">
      <w:pPr>
        <w:pStyle w:val="ListFS1"/>
        <w:rPr>
          <w:ins w:id="6636" w:author="Irová Zuzana" w:date="2025-04-17T15:15:00Z"/>
        </w:rPr>
        <w:pPrChange w:id="6637" w:author="Irová Zuzana" w:date="2025-06-06T15:37:00Z" w16du:dateUtc="2025-06-06T13:37:00Z">
          <w:pPr>
            <w:pStyle w:val="NormalIndent"/>
          </w:pPr>
        </w:pPrChange>
      </w:pPr>
      <w:ins w:id="6638" w:author="Irová Zuzana" w:date="2025-04-17T15:15:00Z">
        <w:r w:rsidRPr="00D03256">
          <w:t>Matching status = Recognized – matched</w:t>
        </w:r>
      </w:ins>
      <w:ins w:id="6639" w:author="Irová Zuzana" w:date="2025-04-17T15:17:00Z" w16du:dateUtc="2025-04-17T13:17:00Z">
        <w:r w:rsidR="00AB1E7F">
          <w:t>.</w:t>
        </w:r>
      </w:ins>
    </w:p>
    <w:p w14:paraId="600A61DA" w14:textId="77777777" w:rsidR="00F23EB8" w:rsidRPr="003F01FE" w:rsidRDefault="00F23EB8">
      <w:pPr>
        <w:pStyle w:val="NormalIndent"/>
        <w:rPr>
          <w:ins w:id="6640" w:author="Irová Zuzana" w:date="2025-03-17T13:31:00Z"/>
        </w:rPr>
      </w:pPr>
    </w:p>
    <w:p w14:paraId="53C02109" w14:textId="05FB23C3" w:rsidR="006C781F" w:rsidRPr="002F0139" w:rsidDel="002F0139" w:rsidRDefault="006C781F">
      <w:pPr>
        <w:pStyle w:val="NormalIndent"/>
        <w:rPr>
          <w:ins w:id="6641" w:author="Irová Zuzana" w:date="2025-03-20T11:54:00Z" w16du:dateUtc="2025-03-20T10:54:00Z"/>
          <w:del w:id="6642" w:author="Irova Zuzana" w:date="2025-03-28T19:39:00Z" w16du:dateUtc="2025-03-28T18:39:00Z"/>
        </w:rPr>
      </w:pPr>
      <w:ins w:id="6643" w:author="Irová Zuzana" w:date="2025-03-20T11:53:00Z" w16du:dateUtc="2025-03-20T10:53:00Z">
        <w:del w:id="6644" w:author="Irova Zuzana" w:date="2025-03-28T19:39:00Z" w16du:dateUtc="2025-03-28T18:39:00Z">
          <w:r w:rsidRPr="002F0139" w:rsidDel="002F0139">
            <w:delText>Pokud zaplacení kreditu proběhlo na POS</w:delText>
          </w:r>
        </w:del>
      </w:ins>
      <w:ins w:id="6645" w:author="Irová Zuzana" w:date="2025-03-20T11:54:00Z" w16du:dateUtc="2025-03-20T10:54:00Z">
        <w:del w:id="6646" w:author="Irova Zuzana" w:date="2025-03-28T19:39:00Z" w16du:dateUtc="2025-03-28T18:39:00Z">
          <w:r w:rsidR="0012552B" w:rsidRPr="002F0139" w:rsidDel="002F0139">
            <w:delText xml:space="preserve"> nebo MEV</w:delText>
          </w:r>
        </w:del>
      </w:ins>
      <w:ins w:id="6647" w:author="Irová Zuzana" w:date="2025-03-20T11:53:00Z" w16du:dateUtc="2025-03-20T10:53:00Z">
        <w:del w:id="6648" w:author="Irova Zuzana" w:date="2025-03-28T19:39:00Z" w16du:dateUtc="2025-03-28T18:39:00Z">
          <w:r w:rsidRPr="002F0139" w:rsidDel="002F0139">
            <w:delText xml:space="preserve">, Systém nabídne pdf faktury </w:delText>
          </w:r>
        </w:del>
      </w:ins>
      <w:ins w:id="6649" w:author="Irová Zuzana" w:date="2025-03-20T11:54:00Z" w16du:dateUtc="2025-03-20T10:54:00Z">
        <w:del w:id="6650" w:author="Irova Zuzana" w:date="2025-03-28T19:39:00Z" w16du:dateUtc="2025-03-28T18:39:00Z">
          <w:r w:rsidRPr="002F0139" w:rsidDel="002F0139">
            <w:delText>na stažení.</w:delText>
          </w:r>
        </w:del>
      </w:ins>
    </w:p>
    <w:p w14:paraId="388B2D21" w14:textId="39369E6A" w:rsidR="00967EF9" w:rsidDel="003C5F96" w:rsidRDefault="00B379C7">
      <w:pPr>
        <w:pStyle w:val="NormalIndent"/>
        <w:rPr>
          <w:ins w:id="6651" w:author="Irová Zuzana" w:date="2025-03-20T11:56:00Z" w16du:dateUtc="2025-03-20T10:56:00Z"/>
          <w:del w:id="6652" w:author="Irova Zuzana" w:date="2025-03-28T19:40:00Z" w16du:dateUtc="2025-03-28T18:40:00Z"/>
        </w:rPr>
      </w:pPr>
      <w:del w:id="6653" w:author="Irová Zuzana" w:date="2025-04-16T11:38:00Z" w16du:dateUtc="2025-04-16T09:38:00Z">
        <w:r w:rsidRPr="002F0139" w:rsidDel="00240887">
          <w:delText xml:space="preserve">Pokud zaplacení proběhlo </w:delText>
        </w:r>
        <w:r w:rsidR="003F01FE" w:rsidRPr="002F0139" w:rsidDel="00240887">
          <w:delText xml:space="preserve">na </w:delText>
        </w:r>
        <w:r w:rsidR="00A30DCB" w:rsidRPr="002F0139" w:rsidDel="00240887">
          <w:delText>Kiosk</w:delText>
        </w:r>
        <w:r w:rsidR="003F01FE" w:rsidRPr="002F0139" w:rsidDel="00240887">
          <w:delText xml:space="preserve">, Systém odešle pdf faktury na zákazníkův email </w:delText>
        </w:r>
        <w:r w:rsidR="00433FEE" w:rsidRPr="002F0139" w:rsidDel="00240887">
          <w:delText>(</w:delText>
        </w:r>
        <w:r w:rsidR="00D82375" w:rsidRPr="002F0139" w:rsidDel="00240887">
          <w:delText xml:space="preserve">pokud je uložen </w:delText>
        </w:r>
        <w:r w:rsidR="00433FEE" w:rsidRPr="002F0139" w:rsidDel="00240887">
          <w:delText>na Vehicle nebo Account)</w:delText>
        </w:r>
        <w:r w:rsidR="00D82375" w:rsidRPr="002F0139" w:rsidDel="00240887">
          <w:delText xml:space="preserve"> </w:delText>
        </w:r>
        <w:r w:rsidR="003F01FE" w:rsidRPr="002F0139" w:rsidDel="00240887">
          <w:delText>společně s notifikací NTF.BAR.01</w:delText>
        </w:r>
        <w:r w:rsidR="00E53DD0" w:rsidRPr="002F0139" w:rsidDel="00240887">
          <w:delText>.HR</w:delText>
        </w:r>
        <w:r w:rsidR="003F01FE" w:rsidRPr="002F0139" w:rsidDel="00240887">
          <w:delText xml:space="preserve">. </w:delText>
        </w:r>
      </w:del>
      <w:ins w:id="6654" w:author="Irová Zuzana" w:date="2025-03-20T11:56:00Z" w16du:dateUtc="2025-03-20T10:56:00Z">
        <w:del w:id="6655" w:author="Irova Zuzana" w:date="2025-03-28T19:40:00Z" w16du:dateUtc="2025-03-28T18:40:00Z">
          <w:r w:rsidR="0001355C" w:rsidRPr="002F0139" w:rsidDel="003C5F96">
            <w:delText>Pokud inicializace zaplacení kreditu proběhla na externím systému, Systém v</w:delText>
          </w:r>
        </w:del>
      </w:ins>
      <w:ins w:id="6656" w:author="Irová Zuzana" w:date="2025-03-20T11:57:00Z" w16du:dateUtc="2025-03-20T10:57:00Z">
        <w:del w:id="6657" w:author="Irova Zuzana" w:date="2025-03-28T19:40:00Z" w16du:dateUtc="2025-03-28T18:40:00Z">
          <w:r w:rsidR="00A13402" w:rsidRPr="002F0139" w:rsidDel="003C5F96">
            <w:delText> </w:delText>
          </w:r>
        </w:del>
      </w:ins>
      <w:ins w:id="6658" w:author="Irová Zuzana" w:date="2025-03-20T11:56:00Z" w16du:dateUtc="2025-03-20T10:56:00Z">
        <w:del w:id="6659" w:author="Irova Zuzana" w:date="2025-03-28T19:40:00Z" w16du:dateUtc="2025-03-28T18:40:00Z">
          <w:r w:rsidR="0001355C" w:rsidRPr="002F0139" w:rsidDel="003C5F96">
            <w:delText>odpo</w:delText>
          </w:r>
        </w:del>
      </w:ins>
      <w:ins w:id="6660" w:author="Irová Zuzana" w:date="2025-03-20T11:57:00Z" w16du:dateUtc="2025-03-20T10:57:00Z">
        <w:del w:id="6661" w:author="Irova Zuzana" w:date="2025-03-28T19:40:00Z" w16du:dateUtc="2025-03-28T18:40:00Z">
          <w:r w:rsidR="00A13402" w:rsidRPr="002F0139" w:rsidDel="003C5F96">
            <w:delText>vědi vrátí identifikaci vytvořené faktury.</w:delText>
          </w:r>
          <w:r w:rsidR="00A13402" w:rsidDel="003C5F96">
            <w:delText xml:space="preserve"> </w:delText>
          </w:r>
        </w:del>
      </w:ins>
    </w:p>
    <w:p w14:paraId="1130F7B0" w14:textId="4A74DE1C" w:rsidR="00FC0719" w:rsidRPr="00955C1D" w:rsidDel="003C5F96" w:rsidRDefault="00FC0719">
      <w:pPr>
        <w:pStyle w:val="NormalIndent"/>
        <w:rPr>
          <w:ins w:id="6662" w:author="Irová Zuzana" w:date="2025-03-17T11:17:00Z" w16du:dateUtc="2025-03-17T10:17:00Z"/>
          <w:del w:id="6663" w:author="Irova Zuzana" w:date="2025-03-28T19:40:00Z" w16du:dateUtc="2025-03-28T18:40:00Z"/>
        </w:rPr>
      </w:pPr>
    </w:p>
    <w:p w14:paraId="1E9AC952" w14:textId="77777777" w:rsidR="00FC0719" w:rsidRPr="00955C1D" w:rsidRDefault="00FC0719">
      <w:pPr>
        <w:pStyle w:val="NormalIndent"/>
        <w:rPr>
          <w:ins w:id="6664" w:author="Irová Zuzana" w:date="2025-03-17T11:17:00Z" w16du:dateUtc="2025-03-17T10:17:00Z"/>
        </w:rPr>
      </w:pPr>
      <w:ins w:id="6665" w:author="Irová Zuzana" w:date="2025-03-17T11:17:00Z" w16du:dateUtc="2025-03-17T10:17:00Z">
        <w:r w:rsidRPr="00D61FC2">
          <w:rPr>
            <w:highlight w:val="cyan"/>
          </w:rPr>
          <w:t>Pokud šlo o platbu tankovací kartou, Systém zagreguje platbu do odpovídajícího FCI RfP, využitím případu užití Zagreguj platby tankovací kartou do FCI RfP (SYS.BAR.0.9).</w:t>
        </w:r>
        <w:r w:rsidRPr="00955C1D">
          <w:t xml:space="preserve"> </w:t>
        </w:r>
      </w:ins>
    </w:p>
    <w:p w14:paraId="7D0A51AE" w14:textId="244A7485" w:rsidR="0004006F" w:rsidDel="009C37CD" w:rsidRDefault="0004006F">
      <w:pPr>
        <w:pStyle w:val="NormalIndent"/>
        <w:rPr>
          <w:del w:id="6666" w:author="Irová Zuzana" w:date="2025-04-15T13:05:00Z" w16du:dateUtc="2025-04-15T11:05:00Z"/>
          <w:lang w:eastAsia="cs-CZ"/>
        </w:rPr>
      </w:pPr>
    </w:p>
    <w:p w14:paraId="650E5C6A" w14:textId="77777777" w:rsidR="009C37CD" w:rsidRDefault="009C37CD">
      <w:pPr>
        <w:pStyle w:val="NormalIndent"/>
        <w:rPr>
          <w:ins w:id="6667" w:author="Irová Zuzana" w:date="2025-04-17T11:37:00Z" w16du:dateUtc="2025-04-17T09:37:00Z"/>
          <w:lang w:eastAsia="cs-CZ"/>
        </w:rPr>
      </w:pPr>
    </w:p>
    <w:p w14:paraId="46BD5FB7" w14:textId="5E441993" w:rsidR="00CC1BB1" w:rsidRPr="00955C1D" w:rsidDel="00C11351" w:rsidRDefault="00CC1BB1">
      <w:pPr>
        <w:pStyle w:val="NormalIndent"/>
        <w:rPr>
          <w:ins w:id="6668" w:author="Drastichová Zuzana" w:date="2025-03-12T09:55:00Z" w16du:dateUtc="2025-03-12T08:55:00Z"/>
          <w:del w:id="6669" w:author="Irová Zuzana" w:date="2025-04-15T13:05:00Z" w16du:dateUtc="2025-04-15T11:05:00Z"/>
        </w:rPr>
        <w:pPrChange w:id="6670" w:author="Irová Zuzana" w:date="2025-06-06T15:16:00Z" w16du:dateUtc="2025-06-06T13:16:00Z">
          <w:pPr>
            <w:pStyle w:val="Flowheading"/>
          </w:pPr>
        </w:pPrChange>
      </w:pPr>
      <w:ins w:id="6671" w:author="Drastichová Zuzana" w:date="2025-03-12T09:55:00Z" w16du:dateUtc="2025-03-12T08:55:00Z">
        <w:del w:id="6672" w:author="Irová Zuzana" w:date="2025-04-15T13:05:00Z" w16du:dateUtc="2025-04-15T11:05:00Z">
          <w:r w:rsidRPr="00955C1D" w:rsidDel="00C11351">
            <w:delText>(N</w:delText>
          </w:r>
        </w:del>
        <w:del w:id="6673" w:author="Irová Zuzana" w:date="2025-03-20T11:58:00Z" w16du:dateUtc="2025-03-20T10:58:00Z">
          <w:r w:rsidRPr="00955C1D" w:rsidDel="003C35ED">
            <w:delText>1</w:delText>
          </w:r>
        </w:del>
        <w:del w:id="6674" w:author="Irová Zuzana" w:date="2025-04-15T13:05:00Z" w16du:dateUtc="2025-04-15T11:05:00Z">
          <w:r w:rsidRPr="00955C1D" w:rsidDel="00C11351">
            <w:delText xml:space="preserve">) Online </w:delText>
          </w:r>
        </w:del>
        <w:del w:id="6675" w:author="Irová Zuzana" w:date="2025-03-20T11:58:00Z" w16du:dateUtc="2025-03-20T10:58:00Z">
          <w:r w:rsidRPr="00955C1D" w:rsidDel="007E16FD">
            <w:delText>bank card</w:delText>
          </w:r>
        </w:del>
        <w:del w:id="6676" w:author="Irová Zuzana" w:date="2025-04-15T13:05:00Z" w16du:dateUtc="2025-04-15T11:05:00Z">
          <w:r w:rsidRPr="00955C1D" w:rsidDel="00C11351">
            <w:delText xml:space="preserve"> payment </w:delText>
          </w:r>
          <w:r w:rsidRPr="00AE7B92" w:rsidDel="00C11351">
            <w:delText xml:space="preserve">– </w:delText>
          </w:r>
        </w:del>
        <w:del w:id="6677" w:author="Irová Zuzana" w:date="2025-03-20T11:58:00Z" w16du:dateUtc="2025-03-20T10:58:00Z">
          <w:r w:rsidDel="00E0173D">
            <w:delText>CorvusPay</w:delText>
          </w:r>
        </w:del>
        <w:del w:id="6678" w:author="Irová Zuzana" w:date="2025-04-15T13:05:00Z" w16du:dateUtc="2025-04-15T11:05:00Z">
          <w:r w:rsidDel="00C11351">
            <w:delText xml:space="preserve"> platební brán</w:delText>
          </w:r>
        </w:del>
        <w:del w:id="6679" w:author="Irová Zuzana" w:date="2025-03-20T11:58:00Z" w16du:dateUtc="2025-03-20T10:58:00Z">
          <w:r w:rsidDel="00E0173D">
            <w:delText>a</w:delText>
          </w:r>
        </w:del>
        <w:del w:id="6680" w:author="Irová Zuzana" w:date="2025-04-15T13:05:00Z" w16du:dateUtc="2025-04-15T11:05:00Z">
          <w:r w:rsidRPr="00955C1D" w:rsidDel="00C11351">
            <w:delText xml:space="preserve"> </w:delText>
          </w:r>
        </w:del>
      </w:ins>
    </w:p>
    <w:p w14:paraId="6A0DDCA6" w14:textId="750728B0" w:rsidR="00CC1BB1" w:rsidDel="00602D96" w:rsidRDefault="00CC1BB1">
      <w:pPr>
        <w:pStyle w:val="NormalIndent"/>
        <w:rPr>
          <w:del w:id="6681" w:author="Irová Zuzana" w:date="2025-03-20T13:00:00Z" w16du:dateUtc="2025-03-20T12:00:00Z"/>
          <w:lang w:eastAsia="cs-CZ"/>
        </w:rPr>
      </w:pPr>
      <w:ins w:id="6682" w:author="Drastichová Zuzana" w:date="2025-03-12T09:55:00Z" w16du:dateUtc="2025-03-12T08:55:00Z">
        <w:del w:id="6683" w:author="Irová Zuzana" w:date="2025-04-15T13:05:00Z" w16du:dateUtc="2025-04-15T11:05:00Z">
          <w:r w:rsidRPr="00955C1D" w:rsidDel="00C11351">
            <w:rPr>
              <w:lang w:eastAsia="cs-CZ"/>
            </w:rPr>
            <w:delText xml:space="preserve">Systém </w:delText>
          </w:r>
        </w:del>
        <w:del w:id="6684" w:author="Irová Zuzana" w:date="2025-03-20T13:00:00Z" w16du:dateUtc="2025-03-20T12:00:00Z">
          <w:r w:rsidRPr="00955C1D" w:rsidDel="00FB7727">
            <w:rPr>
              <w:lang w:eastAsia="cs-CZ"/>
            </w:rPr>
            <w:delText xml:space="preserve">vyvolá komunikaci s </w:delText>
          </w:r>
          <w:r w:rsidDel="00FB7727">
            <w:rPr>
              <w:lang w:eastAsia="cs-CZ"/>
            </w:rPr>
            <w:delText>CorvusPay</w:delText>
          </w:r>
          <w:r w:rsidRPr="00AE7B92" w:rsidDel="00FB7727">
            <w:rPr>
              <w:lang w:eastAsia="cs-CZ"/>
            </w:rPr>
            <w:delText xml:space="preserve"> </w:delText>
          </w:r>
          <w:r w:rsidRPr="00955C1D" w:rsidDel="00FB7727">
            <w:rPr>
              <w:lang w:eastAsia="cs-CZ"/>
            </w:rPr>
            <w:delText>platební bránou (rozhraní INT.BAR.</w:delText>
          </w:r>
          <w:r w:rsidDel="00FB7727">
            <w:rPr>
              <w:lang w:eastAsia="cs-CZ"/>
            </w:rPr>
            <w:delText>27.HR</w:delText>
          </w:r>
          <w:r w:rsidRPr="00955C1D" w:rsidDel="00FB7727">
            <w:rPr>
              <w:lang w:eastAsia="cs-CZ"/>
            </w:rPr>
            <w:delText xml:space="preserve">) a poté inicializuje platební transakci na platební bráně. Systém do platební brány pošle částku platby, měnu platby, </w:delText>
          </w:r>
          <w:r w:rsidRPr="00D61FC2" w:rsidDel="00FB7727">
            <w:rPr>
              <w:highlight w:val="yellow"/>
              <w:lang w:eastAsia="cs-CZ"/>
            </w:rPr>
            <w:delText>variabilní symbol vygenerovaný ze sekvence pro variabilní symboly (PNF1)</w:delText>
          </w:r>
          <w:r w:rsidRPr="00D61FC2" w:rsidDel="00FB7727">
            <w:rPr>
              <w:highlight w:val="yellow"/>
            </w:rPr>
            <w:delText xml:space="preserve"> </w:delText>
          </w:r>
          <w:r w:rsidRPr="00D61FC2" w:rsidDel="00FB7727">
            <w:rPr>
              <w:highlight w:val="yellow"/>
              <w:lang w:eastAsia="cs-CZ"/>
            </w:rPr>
            <w:delText>(jako payment intent.orderNumber</w:delText>
          </w:r>
          <w:r w:rsidRPr="00955C1D" w:rsidDel="00FB7727">
            <w:rPr>
              <w:lang w:eastAsia="cs-CZ"/>
            </w:rPr>
            <w:delText>).</w:delText>
          </w:r>
        </w:del>
      </w:ins>
    </w:p>
    <w:p w14:paraId="288B144F" w14:textId="0B4487BE" w:rsidR="00CE085A" w:rsidDel="00C11351" w:rsidRDefault="004501EF">
      <w:pPr>
        <w:pStyle w:val="NormalIndent"/>
        <w:rPr>
          <w:ins w:id="6685" w:author="Irova Zuzana" w:date="2025-03-28T19:25:00Z" w16du:dateUtc="2025-03-28T18:25:00Z"/>
          <w:del w:id="6686" w:author="Irová Zuzana" w:date="2025-04-15T13:05:00Z" w16du:dateUtc="2025-04-15T11:05:00Z"/>
        </w:rPr>
      </w:pPr>
      <w:ins w:id="6687" w:author="Irova Zuzana" w:date="2025-03-28T19:23:00Z">
        <w:del w:id="6688" w:author="Irová Zuzana" w:date="2025-03-31T09:17:00Z" w16du:dateUtc="2025-03-31T07:17:00Z">
          <w:r w:rsidRPr="004501EF" w:rsidDel="00E13171">
            <w:delText xml:space="preserve">má Card type.type = Bank cardmá Card type.type = </w:delText>
          </w:r>
        </w:del>
      </w:ins>
      <w:ins w:id="6689" w:author="Irova Zuzana" w:date="2025-03-28T19:23:00Z" w16du:dateUtc="2025-03-28T18:23:00Z">
        <w:del w:id="6690" w:author="Irová Zuzana" w:date="2025-03-31T09:17:00Z" w16du:dateUtc="2025-03-31T07:17:00Z">
          <w:r w:rsidDel="00E13171">
            <w:delText>Fleet</w:delText>
          </w:r>
        </w:del>
      </w:ins>
      <w:ins w:id="6691" w:author="Irova Zuzana" w:date="2025-03-28T19:23:00Z">
        <w:del w:id="6692" w:author="Irová Zuzana" w:date="2025-03-31T09:17:00Z" w16du:dateUtc="2025-03-31T07:17:00Z">
          <w:r w:rsidRPr="004501EF" w:rsidDel="00E13171">
            <w:delText xml:space="preserve"> card</w:delText>
          </w:r>
        </w:del>
      </w:ins>
    </w:p>
    <w:p w14:paraId="26F4A400" w14:textId="1DEF4C26" w:rsidR="00034674" w:rsidDel="00C11351" w:rsidRDefault="000B3E47">
      <w:pPr>
        <w:pStyle w:val="NormalIndent"/>
        <w:rPr>
          <w:ins w:id="6693" w:author="Irova Zuzana" w:date="2025-03-28T19:41:00Z" w16du:dateUtc="2025-03-28T18:41:00Z"/>
          <w:del w:id="6694" w:author="Irová Zuzana" w:date="2025-04-15T13:05:00Z" w16du:dateUtc="2025-04-15T11:05:00Z"/>
        </w:rPr>
      </w:pPr>
      <w:ins w:id="6695" w:author="Irova Zuzana" w:date="2025-03-28T19:24:00Z" w16du:dateUtc="2025-03-28T18:24:00Z">
        <w:del w:id="6696" w:author="Irová Zuzana" w:date="2025-04-15T13:05:00Z" w16du:dateUtc="2025-04-15T11:05:00Z">
          <w:r w:rsidDel="00C11351">
            <w:delText>Systém</w:delText>
          </w:r>
        </w:del>
      </w:ins>
      <w:ins w:id="6697" w:author="Irova Zuzana" w:date="2025-03-28T19:41:00Z" w16du:dateUtc="2025-03-28T18:41:00Z">
        <w:del w:id="6698" w:author="Irová Zuzana" w:date="2025-04-15T13:05:00Z" w16du:dateUtc="2025-04-15T11:05:00Z">
          <w:r w:rsidR="00034674" w:rsidDel="00C11351">
            <w:delText>,</w:delText>
          </w:r>
        </w:del>
      </w:ins>
      <w:ins w:id="6699" w:author="Irova Zuzana" w:date="2025-03-28T19:24:00Z" w16du:dateUtc="2025-03-28T18:24:00Z">
        <w:del w:id="6700" w:author="Irová Zuzana" w:date="2025-04-15T13:05:00Z" w16du:dateUtc="2025-04-15T11:05:00Z">
          <w:r w:rsidDel="00C11351">
            <w:delText xml:space="preserve"> </w:delText>
          </w:r>
          <w:r w:rsidR="00CE085A" w:rsidDel="00C11351">
            <w:delText>navíc</w:delText>
          </w:r>
        </w:del>
      </w:ins>
      <w:ins w:id="6701" w:author="Irova Zuzana" w:date="2025-03-28T19:40:00Z" w16du:dateUtc="2025-03-28T18:40:00Z">
        <w:del w:id="6702" w:author="Irová Zuzana" w:date="2025-04-15T13:05:00Z" w16du:dateUtc="2025-04-15T11:05:00Z">
          <w:r w:rsidR="003C5F96" w:rsidDel="00C11351">
            <w:delText xml:space="preserve"> oproti Společnému postupu</w:delText>
          </w:r>
          <w:r w:rsidR="00034674" w:rsidDel="00C11351">
            <w:delText>,</w:delText>
          </w:r>
        </w:del>
      </w:ins>
      <w:ins w:id="6703" w:author="Irova Zuzana" w:date="2025-03-28T19:24:00Z" w16du:dateUtc="2025-03-28T18:24:00Z">
        <w:del w:id="6704" w:author="Irová Zuzana" w:date="2025-04-15T13:05:00Z" w16du:dateUtc="2025-04-15T11:05:00Z">
          <w:r w:rsidR="00CE085A" w:rsidDel="00C11351">
            <w:delText xml:space="preserve"> </w:delText>
          </w:r>
        </w:del>
      </w:ins>
      <w:ins w:id="6705" w:author="Irova Zuzana" w:date="2025-03-28T19:41:00Z" w16du:dateUtc="2025-03-28T18:41:00Z">
        <w:del w:id="6706" w:author="Irová Zuzana" w:date="2025-04-15T13:05:00Z" w16du:dateUtc="2025-04-15T11:05:00Z">
          <w:r w:rsidR="00034674" w:rsidDel="00C11351">
            <w:delText xml:space="preserve">potvrdí </w:delText>
          </w:r>
        </w:del>
      </w:ins>
      <w:ins w:id="6707" w:author="Irova Zuzana" w:date="2025-03-28T19:24:00Z" w16du:dateUtc="2025-03-28T18:24:00Z">
        <w:del w:id="6708" w:author="Irová Zuzana" w:date="2025-04-15T13:05:00Z" w16du:dateUtc="2025-04-15T11:05:00Z">
          <w:r w:rsidR="00CE085A" w:rsidDel="00C11351">
            <w:delText>externímu systému úspěšnou realizac</w:delText>
          </w:r>
        </w:del>
      </w:ins>
      <w:ins w:id="6709" w:author="Irova Zuzana" w:date="2025-03-28T19:25:00Z" w16du:dateUtc="2025-03-28T18:25:00Z">
        <w:del w:id="6710" w:author="Irová Zuzana" w:date="2025-04-15T13:05:00Z" w16du:dateUtc="2025-04-15T11:05:00Z">
          <w:r w:rsidR="00CE085A" w:rsidDel="00C11351">
            <w:delText>i platby</w:delText>
          </w:r>
        </w:del>
      </w:ins>
      <w:ins w:id="6711" w:author="Irova Zuzana" w:date="2025-03-28T19:41:00Z" w16du:dateUtc="2025-03-28T18:41:00Z">
        <w:del w:id="6712" w:author="Irová Zuzana" w:date="2025-04-15T13:05:00Z" w16du:dateUtc="2025-04-15T11:05:00Z">
          <w:r w:rsidR="00034674" w:rsidDel="00C11351">
            <w:delText xml:space="preserve"> a </w:delText>
          </w:r>
          <w:r w:rsidR="00034674" w:rsidRPr="002F0139" w:rsidDel="00C11351">
            <w:delText>vrátí identifikaci vytvořené faktury</w:delText>
          </w:r>
          <w:r w:rsidR="00034674" w:rsidDel="00C11351">
            <w:delText xml:space="preserve"> </w:delText>
          </w:r>
        </w:del>
        <w:del w:id="6713" w:author="Irová Zuzana" w:date="2025-03-31T09:17:00Z" w16du:dateUtc="2025-03-31T07:17:00Z">
          <w:r w:rsidR="00034674" w:rsidDel="00643719">
            <w:delText>(</w:delText>
          </w:r>
          <w:r w:rsidR="00034674" w:rsidRPr="000D11D5" w:rsidDel="00643719">
            <w:rPr>
              <w:highlight w:val="yellow"/>
            </w:rPr>
            <w:delText>INT.BAR.XXX</w:delText>
          </w:r>
          <w:r w:rsidR="00034674" w:rsidDel="00643719">
            <w:delText>)</w:delText>
          </w:r>
          <w:r w:rsidR="00034674" w:rsidRPr="002F0139" w:rsidDel="00643719">
            <w:delText>.</w:delText>
          </w:r>
        </w:del>
        <w:del w:id="6714" w:author="Irová Zuzana" w:date="2025-04-15T13:05:00Z" w16du:dateUtc="2025-04-15T11:05:00Z">
          <w:r w:rsidR="00034674" w:rsidDel="00C11351">
            <w:delText xml:space="preserve"> </w:delText>
          </w:r>
        </w:del>
      </w:ins>
    </w:p>
    <w:p w14:paraId="30D6BF19" w14:textId="1E2ECDA3" w:rsidR="00CC1BB1" w:rsidRPr="00955C1D" w:rsidDel="00FB7727" w:rsidRDefault="00CC1BB1">
      <w:pPr>
        <w:pStyle w:val="NormalIndent"/>
        <w:rPr>
          <w:ins w:id="6715" w:author="Drastichová Zuzana" w:date="2025-03-12T09:55:00Z" w16du:dateUtc="2025-03-12T08:55:00Z"/>
          <w:del w:id="6716" w:author="Irová Zuzana" w:date="2025-03-20T13:00:00Z" w16du:dateUtc="2025-03-20T12:00:00Z"/>
        </w:rPr>
      </w:pPr>
      <w:ins w:id="6717" w:author="Drastichová Zuzana" w:date="2025-03-12T09:55:00Z" w16du:dateUtc="2025-03-12T08:55:00Z">
        <w:del w:id="6718" w:author="Irová Zuzana" w:date="2025-03-20T13:00:00Z" w16du:dateUtc="2025-03-20T12:00:00Z">
          <w:r w:rsidRPr="00955C1D" w:rsidDel="00FB7727">
            <w:delText>Systém pro tuto platební transakci vytvoří Payment Session:</w:delText>
          </w:r>
        </w:del>
      </w:ins>
    </w:p>
    <w:p w14:paraId="396DE00C" w14:textId="5E0A307E" w:rsidR="00CC1BB1" w:rsidRPr="009E5C07" w:rsidDel="00FB7727" w:rsidRDefault="00CC1BB1">
      <w:pPr>
        <w:pStyle w:val="NormalIndent"/>
        <w:rPr>
          <w:ins w:id="6719" w:author="Drastichová Zuzana" w:date="2025-03-12T09:55:00Z" w16du:dateUtc="2025-03-12T08:55:00Z"/>
          <w:del w:id="6720" w:author="Irová Zuzana" w:date="2025-03-20T13:00:00Z" w16du:dateUtc="2025-03-20T12:00:00Z"/>
        </w:rPr>
        <w:pPrChange w:id="6721" w:author="Irová Zuzana" w:date="2025-06-06T15:16:00Z" w16du:dateUtc="2025-06-06T13:16:00Z">
          <w:pPr>
            <w:pStyle w:val="ListFS1"/>
          </w:pPr>
        </w:pPrChange>
      </w:pPr>
      <w:ins w:id="6722" w:author="Drastichová Zuzana" w:date="2025-03-12T09:55:00Z" w16du:dateUtc="2025-03-12T08:55:00Z">
        <w:del w:id="6723" w:author="Irová Zuzana" w:date="2025-03-20T13:00:00Z" w16du:dateUtc="2025-03-20T12:00:00Z">
          <w:r w:rsidRPr="009E5C07" w:rsidDel="00FB7727">
            <w:rPr>
              <w:highlight w:val="yellow"/>
            </w:rPr>
            <w:delText>Online payment identifier = identifikátor platební transakce přiřazený platební bránou (jednoznačný identifikátor platby z payment</w:delText>
          </w:r>
          <w:r w:rsidRPr="009E5C07" w:rsidDel="00FB7727">
            <w:delText xml:space="preserve"> intent.response.transactionId )</w:delText>
          </w:r>
        </w:del>
      </w:ins>
    </w:p>
    <w:p w14:paraId="47390E84" w14:textId="5A32B14C" w:rsidR="00CC1BB1" w:rsidRPr="00087E73" w:rsidDel="00FB7727" w:rsidRDefault="00CC1BB1">
      <w:pPr>
        <w:pStyle w:val="NormalIndent"/>
        <w:rPr>
          <w:ins w:id="6724" w:author="Drastichová Zuzana" w:date="2025-03-12T09:55:00Z" w16du:dateUtc="2025-03-12T08:55:00Z"/>
          <w:del w:id="6725" w:author="Irová Zuzana" w:date="2025-03-20T13:00:00Z" w16du:dateUtc="2025-03-20T12:00:00Z"/>
        </w:rPr>
        <w:pPrChange w:id="6726" w:author="Irová Zuzana" w:date="2025-06-06T15:16:00Z" w16du:dateUtc="2025-06-06T13:16:00Z">
          <w:pPr>
            <w:pStyle w:val="ListFS1"/>
          </w:pPr>
        </w:pPrChange>
      </w:pPr>
      <w:ins w:id="6727" w:author="Drastichová Zuzana" w:date="2025-03-12T09:55:00Z" w16du:dateUtc="2025-03-12T08:55:00Z">
        <w:del w:id="6728" w:author="Irová Zuzana" w:date="2025-03-20T13:00:00Z" w16du:dateUtc="2025-03-20T12:00:00Z">
          <w:r w:rsidRPr="00087E73" w:rsidDel="00FB7727">
            <w:delText>Payment session type = Top-up</w:delText>
          </w:r>
        </w:del>
      </w:ins>
    </w:p>
    <w:p w14:paraId="72EEB5D7" w14:textId="59EFC9E3" w:rsidR="00CC1BB1" w:rsidRPr="00087E73" w:rsidDel="00FB7727" w:rsidRDefault="00CC1BB1">
      <w:pPr>
        <w:pStyle w:val="NormalIndent"/>
        <w:rPr>
          <w:ins w:id="6729" w:author="Drastichová Zuzana" w:date="2025-03-12T09:55:00Z" w16du:dateUtc="2025-03-12T08:55:00Z"/>
          <w:del w:id="6730" w:author="Irová Zuzana" w:date="2025-03-20T13:00:00Z" w16du:dateUtc="2025-03-20T12:00:00Z"/>
        </w:rPr>
        <w:pPrChange w:id="6731" w:author="Irová Zuzana" w:date="2025-06-06T15:16:00Z" w16du:dateUtc="2025-06-06T13:16:00Z">
          <w:pPr>
            <w:pStyle w:val="ListFS1"/>
          </w:pPr>
        </w:pPrChange>
      </w:pPr>
      <w:ins w:id="6732" w:author="Drastichová Zuzana" w:date="2025-03-12T09:55:00Z" w16du:dateUtc="2025-03-12T08:55:00Z">
        <w:del w:id="6733" w:author="Irová Zuzana" w:date="2025-03-20T13:00:00Z" w16du:dateUtc="2025-03-20T12:00:00Z">
          <w:r w:rsidRPr="00087E73" w:rsidDel="00FB7727">
            <w:delText>Payment session status = New</w:delText>
          </w:r>
        </w:del>
      </w:ins>
    </w:p>
    <w:p w14:paraId="4AC2FBC8" w14:textId="0DDC4092" w:rsidR="00CC1BB1" w:rsidRPr="00087E73" w:rsidDel="00FB7727" w:rsidRDefault="00CC1BB1">
      <w:pPr>
        <w:pStyle w:val="NormalIndent"/>
        <w:rPr>
          <w:ins w:id="6734" w:author="Drastichová Zuzana" w:date="2025-03-12T09:55:00Z" w16du:dateUtc="2025-03-12T08:55:00Z"/>
          <w:del w:id="6735" w:author="Irová Zuzana" w:date="2025-03-20T13:00:00Z" w16du:dateUtc="2025-03-20T12:00:00Z"/>
        </w:rPr>
        <w:pPrChange w:id="6736" w:author="Irová Zuzana" w:date="2025-06-06T15:16:00Z" w16du:dateUtc="2025-06-06T13:16:00Z">
          <w:pPr>
            <w:pStyle w:val="ListFS1"/>
          </w:pPr>
        </w:pPrChange>
      </w:pPr>
      <w:ins w:id="6737" w:author="Drastichová Zuzana" w:date="2025-03-12T09:55:00Z" w16du:dateUtc="2025-03-12T08:55:00Z">
        <w:del w:id="6738" w:author="Irová Zuzana" w:date="2025-03-20T13:00:00Z" w16du:dateUtc="2025-03-20T12:00:00Z">
          <w:r w:rsidRPr="00087E73" w:rsidDel="00FB7727">
            <w:delText xml:space="preserve">Payment amount = částka platby </w:delText>
          </w:r>
        </w:del>
      </w:ins>
    </w:p>
    <w:p w14:paraId="3541F91B" w14:textId="5407D272" w:rsidR="00CC1BB1" w:rsidRPr="00087E73" w:rsidDel="00FB7727" w:rsidRDefault="00CC1BB1">
      <w:pPr>
        <w:pStyle w:val="NormalIndent"/>
        <w:rPr>
          <w:ins w:id="6739" w:author="Drastichová Zuzana" w:date="2025-03-12T09:55:00Z" w16du:dateUtc="2025-03-12T08:55:00Z"/>
          <w:del w:id="6740" w:author="Irová Zuzana" w:date="2025-03-20T13:00:00Z" w16du:dateUtc="2025-03-20T12:00:00Z"/>
        </w:rPr>
        <w:pPrChange w:id="6741" w:author="Irová Zuzana" w:date="2025-06-06T15:16:00Z" w16du:dateUtc="2025-06-06T13:16:00Z">
          <w:pPr>
            <w:pStyle w:val="ListFS1"/>
          </w:pPr>
        </w:pPrChange>
      </w:pPr>
      <w:ins w:id="6742" w:author="Drastichová Zuzana" w:date="2025-03-12T09:55:00Z" w16du:dateUtc="2025-03-12T08:55:00Z">
        <w:del w:id="6743" w:author="Irová Zuzana" w:date="2025-03-20T13:00:00Z" w16du:dateUtc="2025-03-20T12:00:00Z">
          <w:r w:rsidRPr="00087E73" w:rsidDel="00FB7727">
            <w:delText>Variable symbol = vygenerovaný ze sekvence pro variabilní symboly (PNFVS)</w:delText>
          </w:r>
        </w:del>
      </w:ins>
    </w:p>
    <w:p w14:paraId="3EFE454B" w14:textId="4C90780E" w:rsidR="00CC1BB1" w:rsidRPr="00087E73" w:rsidDel="00FB7727" w:rsidRDefault="00CC1BB1">
      <w:pPr>
        <w:pStyle w:val="NormalIndent"/>
        <w:rPr>
          <w:ins w:id="6744" w:author="Drastichová Zuzana" w:date="2025-03-12T09:55:00Z" w16du:dateUtc="2025-03-12T08:55:00Z"/>
          <w:del w:id="6745" w:author="Irová Zuzana" w:date="2025-03-20T13:00:00Z" w16du:dateUtc="2025-03-20T12:00:00Z"/>
        </w:rPr>
        <w:pPrChange w:id="6746" w:author="Irová Zuzana" w:date="2025-06-06T15:16:00Z" w16du:dateUtc="2025-06-06T13:16:00Z">
          <w:pPr>
            <w:pStyle w:val="ListFS1"/>
          </w:pPr>
        </w:pPrChange>
      </w:pPr>
      <w:ins w:id="6747" w:author="Drastichová Zuzana" w:date="2025-03-12T09:55:00Z" w16du:dateUtc="2025-03-12T08:55:00Z">
        <w:del w:id="6748" w:author="Irová Zuzana" w:date="2025-03-20T13:00:00Z" w16du:dateUtc="2025-03-20T12:00:00Z">
          <w:r w:rsidRPr="00087E73" w:rsidDel="00FB7727">
            <w:delText xml:space="preserve">Internet banking channel = Online </w:delText>
          </w:r>
          <w:r w:rsidDel="00FB7727">
            <w:delText>bank card payment</w:delText>
          </w:r>
        </w:del>
      </w:ins>
    </w:p>
    <w:p w14:paraId="3BB528D6" w14:textId="76373044" w:rsidR="00CC1BB1" w:rsidRPr="00087E73" w:rsidDel="00FB7727" w:rsidRDefault="00CC1BB1">
      <w:pPr>
        <w:pStyle w:val="NormalIndent"/>
        <w:rPr>
          <w:ins w:id="6749" w:author="Drastichová Zuzana" w:date="2025-03-12T09:55:00Z" w16du:dateUtc="2025-03-12T08:55:00Z"/>
          <w:del w:id="6750" w:author="Irová Zuzana" w:date="2025-03-20T13:00:00Z" w16du:dateUtc="2025-03-20T12:00:00Z"/>
        </w:rPr>
        <w:pPrChange w:id="6751" w:author="Irová Zuzana" w:date="2025-06-06T15:16:00Z" w16du:dateUtc="2025-06-06T13:16:00Z">
          <w:pPr>
            <w:pStyle w:val="ListFS1"/>
          </w:pPr>
        </w:pPrChange>
      </w:pPr>
      <w:ins w:id="6752" w:author="Drastichová Zuzana" w:date="2025-03-12T09:55:00Z" w16du:dateUtc="2025-03-12T08:55:00Z">
        <w:del w:id="6753" w:author="Irová Zuzana" w:date="2025-03-20T13:00:00Z" w16du:dateUtc="2025-03-20T12:00:00Z">
          <w:r w:rsidRPr="00087E73" w:rsidDel="00FB7727">
            <w:delText>Created on = aktuální datum a čas</w:delText>
          </w:r>
        </w:del>
      </w:ins>
    </w:p>
    <w:p w14:paraId="2FEC645F" w14:textId="3E43979D" w:rsidR="00CC1BB1" w:rsidRPr="00955C1D" w:rsidDel="00FB7727" w:rsidRDefault="00CC1BB1">
      <w:pPr>
        <w:pStyle w:val="NormalIndent"/>
        <w:rPr>
          <w:ins w:id="6754" w:author="Drastichová Zuzana" w:date="2025-03-12T09:55:00Z" w16du:dateUtc="2025-03-12T08:55:00Z"/>
          <w:del w:id="6755" w:author="Irová Zuzana" w:date="2025-03-20T13:00:00Z" w16du:dateUtc="2025-03-20T12:00:00Z"/>
        </w:rPr>
      </w:pPr>
    </w:p>
    <w:p w14:paraId="1AD3670E" w14:textId="20D931B5" w:rsidR="00CC1BB1" w:rsidRPr="00BF06C4" w:rsidDel="00FB7727" w:rsidRDefault="00CC1BB1">
      <w:pPr>
        <w:pStyle w:val="NormalIndent"/>
        <w:rPr>
          <w:ins w:id="6756" w:author="Drastichová Zuzana" w:date="2025-03-12T09:55:00Z" w16du:dateUtc="2025-03-12T08:55:00Z"/>
          <w:del w:id="6757" w:author="Irová Zuzana" w:date="2025-03-20T13:00:00Z" w16du:dateUtc="2025-03-20T12:00:00Z"/>
        </w:rPr>
      </w:pPr>
      <w:ins w:id="6758" w:author="Drastichová Zuzana" w:date="2025-03-12T09:55:00Z" w16du:dateUtc="2025-03-12T08:55:00Z">
        <w:del w:id="6759" w:author="Irová Zuzana" w:date="2025-03-20T12:59:00Z" w16du:dateUtc="2025-03-20T11:59:00Z">
          <w:r w:rsidDel="009A5B08">
            <w:delText>Aktér</w:delText>
          </w:r>
        </w:del>
        <w:del w:id="6760" w:author="Irová Zuzana" w:date="2025-03-20T13:00:00Z" w16du:dateUtc="2025-03-20T12:00:00Z">
          <w:r w:rsidRPr="00E16774" w:rsidDel="00FB7727">
            <w:delText xml:space="preserve"> je přesměrován na platební bránu, kde zadá patřičné platební údaje a autorizuje transakci.</w:delText>
          </w:r>
        </w:del>
      </w:ins>
    </w:p>
    <w:p w14:paraId="3B25560F" w14:textId="132AF19F" w:rsidR="00CC1BB1" w:rsidRPr="00BF06C4" w:rsidDel="00FB7727" w:rsidRDefault="00CC1BB1">
      <w:pPr>
        <w:pStyle w:val="NormalIndent"/>
        <w:rPr>
          <w:ins w:id="6761" w:author="Drastichová Zuzana" w:date="2025-03-12T09:55:00Z" w16du:dateUtc="2025-03-12T08:55:00Z"/>
          <w:del w:id="6762" w:author="Irová Zuzana" w:date="2025-03-20T13:00:00Z" w16du:dateUtc="2025-03-20T12:00:00Z"/>
        </w:rPr>
      </w:pPr>
      <w:ins w:id="6763" w:author="Drastichová Zuzana" w:date="2025-03-12T09:55:00Z" w16du:dateUtc="2025-03-12T08:55:00Z">
        <w:del w:id="6764" w:author="Irová Zuzana" w:date="2025-03-20T13:00:00Z" w16du:dateUtc="2025-03-20T12:00:00Z">
          <w:r w:rsidRPr="00BF06C4" w:rsidDel="00FB7727">
            <w:delText>V případě úspěšného dokončení platby</w:delText>
          </w:r>
          <w:r w:rsidDel="00FB7727">
            <w:delText>,</w:delText>
          </w:r>
          <w:r w:rsidRPr="00BF06C4" w:rsidDel="00FB7727">
            <w:delText xml:space="preserve"> Systém na Payment session:</w:delText>
          </w:r>
        </w:del>
      </w:ins>
    </w:p>
    <w:p w14:paraId="22634C5A" w14:textId="766D52C6" w:rsidR="00CC1BB1" w:rsidRPr="00790253" w:rsidDel="00FB7727" w:rsidRDefault="00CC1BB1">
      <w:pPr>
        <w:pStyle w:val="NormalIndent"/>
        <w:rPr>
          <w:ins w:id="6765" w:author="Drastichová Zuzana" w:date="2025-03-12T09:55:00Z" w16du:dateUtc="2025-03-12T08:55:00Z"/>
          <w:del w:id="6766" w:author="Irová Zuzana" w:date="2025-03-20T13:00:00Z" w16du:dateUtc="2025-03-20T12:00:00Z"/>
          <w:lang w:val="pl-PL"/>
          <w:rPrChange w:id="6767" w:author="Muller Miroslav" w:date="2025-03-17T11:13:00Z" w16du:dateUtc="2025-03-17T10:13:00Z">
            <w:rPr>
              <w:ins w:id="6768" w:author="Drastichová Zuzana" w:date="2025-03-12T09:55:00Z" w16du:dateUtc="2025-03-12T08:55:00Z"/>
              <w:del w:id="6769" w:author="Irová Zuzana" w:date="2025-03-20T13:00:00Z" w16du:dateUtc="2025-03-20T12:00:00Z"/>
            </w:rPr>
          </w:rPrChange>
        </w:rPr>
        <w:pPrChange w:id="6770" w:author="Irová Zuzana" w:date="2025-06-06T15:16:00Z" w16du:dateUtc="2025-06-06T13:16:00Z">
          <w:pPr>
            <w:pStyle w:val="ListFS1"/>
          </w:pPr>
        </w:pPrChange>
      </w:pPr>
      <w:ins w:id="6771" w:author="Drastichová Zuzana" w:date="2025-03-12T09:55:00Z" w16du:dateUtc="2025-03-12T08:55:00Z">
        <w:del w:id="6772" w:author="Irová Zuzana" w:date="2025-03-20T13:00:00Z" w16du:dateUtc="2025-03-20T12:00:00Z">
          <w:r w:rsidRPr="00790253" w:rsidDel="00FB7727">
            <w:rPr>
              <w:lang w:val="pl-PL"/>
              <w:rPrChange w:id="6773" w:author="Muller Miroslav" w:date="2025-03-17T11:13:00Z" w16du:dateUtc="2025-03-17T10:13:00Z">
                <w:rPr/>
              </w:rPrChange>
            </w:rPr>
            <w:delText>ulo</w:delText>
          </w:r>
          <w:r w:rsidRPr="00790253" w:rsidDel="00FB7727">
            <w:rPr>
              <w:rFonts w:hint="cs"/>
              <w:lang w:val="pl-PL"/>
              <w:rPrChange w:id="6774" w:author="Muller Miroslav" w:date="2025-03-17T11:13:00Z" w16du:dateUtc="2025-03-17T10:13:00Z">
                <w:rPr>
                  <w:rFonts w:hint="cs"/>
                </w:rPr>
              </w:rPrChange>
            </w:rPr>
            <w:delText>ží</w:delText>
          </w:r>
          <w:r w:rsidRPr="00790253" w:rsidDel="00FB7727">
            <w:rPr>
              <w:lang w:val="pl-PL"/>
              <w:rPrChange w:id="6775" w:author="Muller Miroslav" w:date="2025-03-17T11:13:00Z" w16du:dateUtc="2025-03-17T10:13:00Z">
                <w:rPr/>
              </w:rPrChange>
            </w:rPr>
            <w:delText xml:space="preserve"> do Result code n</w:delText>
          </w:r>
          <w:r w:rsidRPr="00790253" w:rsidDel="00FB7727">
            <w:rPr>
              <w:rFonts w:hint="cs"/>
              <w:lang w:val="pl-PL"/>
              <w:rPrChange w:id="6776" w:author="Muller Miroslav" w:date="2025-03-17T11:13:00Z" w16du:dateUtc="2025-03-17T10:13:00Z">
                <w:rPr>
                  <w:rFonts w:hint="cs"/>
                </w:rPr>
              </w:rPrChange>
            </w:rPr>
            <w:delText>á</w:delText>
          </w:r>
          <w:r w:rsidRPr="00790253" w:rsidDel="00FB7727">
            <w:rPr>
              <w:lang w:val="pl-PL"/>
              <w:rPrChange w:id="6777" w:author="Muller Miroslav" w:date="2025-03-17T11:13:00Z" w16du:dateUtc="2025-03-17T10:13:00Z">
                <w:rPr/>
              </w:rPrChange>
            </w:rPr>
            <w:delText>vratov</w:delText>
          </w:r>
          <w:r w:rsidRPr="00790253" w:rsidDel="00FB7727">
            <w:rPr>
              <w:rFonts w:hint="cs"/>
              <w:lang w:val="pl-PL"/>
              <w:rPrChange w:id="6778" w:author="Muller Miroslav" w:date="2025-03-17T11:13:00Z" w16du:dateUtc="2025-03-17T10:13:00Z">
                <w:rPr>
                  <w:rFonts w:hint="cs"/>
                </w:rPr>
              </w:rPrChange>
            </w:rPr>
            <w:delText>ý</w:delText>
          </w:r>
          <w:r w:rsidRPr="00790253" w:rsidDel="00FB7727">
            <w:rPr>
              <w:lang w:val="pl-PL"/>
              <w:rPrChange w:id="6779" w:author="Muller Miroslav" w:date="2025-03-17T11:13:00Z" w16du:dateUtc="2025-03-17T10:13:00Z">
                <w:rPr/>
              </w:rPrChange>
            </w:rPr>
            <w:delText xml:space="preserve"> k</w:delText>
          </w:r>
          <w:r w:rsidRPr="00790253" w:rsidDel="00FB7727">
            <w:rPr>
              <w:rFonts w:hint="cs"/>
              <w:lang w:val="pl-PL"/>
              <w:rPrChange w:id="6780" w:author="Muller Miroslav" w:date="2025-03-17T11:13:00Z" w16du:dateUtc="2025-03-17T10:13:00Z">
                <w:rPr>
                  <w:rFonts w:hint="cs"/>
                </w:rPr>
              </w:rPrChange>
            </w:rPr>
            <w:delText>ó</w:delText>
          </w:r>
          <w:r w:rsidRPr="00790253" w:rsidDel="00FB7727">
            <w:rPr>
              <w:lang w:val="pl-PL"/>
              <w:rPrChange w:id="6781" w:author="Muller Miroslav" w:date="2025-03-17T11:13:00Z" w16du:dateUtc="2025-03-17T10:13:00Z">
                <w:rPr/>
              </w:rPrChange>
            </w:rPr>
            <w:delText>d z platebn</w:delText>
          </w:r>
          <w:r w:rsidRPr="00790253" w:rsidDel="00FB7727">
            <w:rPr>
              <w:rFonts w:hint="cs"/>
              <w:lang w:val="pl-PL"/>
              <w:rPrChange w:id="6782" w:author="Muller Miroslav" w:date="2025-03-17T11:13:00Z" w16du:dateUtc="2025-03-17T10:13:00Z">
                <w:rPr>
                  <w:rFonts w:hint="cs"/>
                </w:rPr>
              </w:rPrChange>
            </w:rPr>
            <w:delText>í</w:delText>
          </w:r>
          <w:r w:rsidRPr="00790253" w:rsidDel="00FB7727">
            <w:rPr>
              <w:lang w:val="pl-PL"/>
              <w:rPrChange w:id="6783" w:author="Muller Miroslav" w:date="2025-03-17T11:13:00Z" w16du:dateUtc="2025-03-17T10:13:00Z">
                <w:rPr/>
              </w:rPrChange>
            </w:rPr>
            <w:delText xml:space="preserve"> br</w:delText>
          </w:r>
          <w:r w:rsidRPr="00790253" w:rsidDel="00FB7727">
            <w:rPr>
              <w:rFonts w:hint="cs"/>
              <w:lang w:val="pl-PL"/>
              <w:rPrChange w:id="6784" w:author="Muller Miroslav" w:date="2025-03-17T11:13:00Z" w16du:dateUtc="2025-03-17T10:13:00Z">
                <w:rPr>
                  <w:rFonts w:hint="cs"/>
                </w:rPr>
              </w:rPrChange>
            </w:rPr>
            <w:delText>á</w:delText>
          </w:r>
          <w:r w:rsidRPr="00790253" w:rsidDel="00FB7727">
            <w:rPr>
              <w:lang w:val="pl-PL"/>
              <w:rPrChange w:id="6785" w:author="Muller Miroslav" w:date="2025-03-17T11:13:00Z" w16du:dateUtc="2025-03-17T10:13:00Z">
                <w:rPr/>
              </w:rPrChange>
            </w:rPr>
            <w:delText xml:space="preserve">ny </w:delText>
          </w:r>
        </w:del>
      </w:ins>
    </w:p>
    <w:p w14:paraId="5674D66F" w14:textId="212E50CF" w:rsidR="00CC1BB1" w:rsidRPr="00087E73" w:rsidDel="00FB7727" w:rsidRDefault="00CC1BB1">
      <w:pPr>
        <w:pStyle w:val="NormalIndent"/>
        <w:rPr>
          <w:ins w:id="6786" w:author="Drastichová Zuzana" w:date="2025-03-12T09:55:00Z" w16du:dateUtc="2025-03-12T08:55:00Z"/>
          <w:del w:id="6787" w:author="Irová Zuzana" w:date="2025-03-20T13:00:00Z" w16du:dateUtc="2025-03-20T12:00:00Z"/>
        </w:rPr>
        <w:pPrChange w:id="6788" w:author="Irová Zuzana" w:date="2025-06-06T15:16:00Z" w16du:dateUtc="2025-06-06T13:16:00Z">
          <w:pPr>
            <w:pStyle w:val="ListFS1"/>
          </w:pPr>
        </w:pPrChange>
      </w:pPr>
      <w:ins w:id="6789" w:author="Drastichová Zuzana" w:date="2025-03-12T09:55:00Z" w16du:dateUtc="2025-03-12T08:55:00Z">
        <w:del w:id="6790" w:author="Irová Zuzana" w:date="2025-03-20T13:00:00Z" w16du:dateUtc="2025-03-20T12:00:00Z">
          <w:r w:rsidRPr="00087E73" w:rsidDel="00FB7727">
            <w:delText>změní Payment session status na Realized</w:delText>
          </w:r>
          <w:r w:rsidDel="00FB7727">
            <w:delText>.</w:delText>
          </w:r>
        </w:del>
      </w:ins>
    </w:p>
    <w:p w14:paraId="5B5353F0" w14:textId="08DED51E" w:rsidR="00CC1BB1" w:rsidRPr="00BF06C4" w:rsidDel="00FB7727" w:rsidRDefault="00CC1BB1">
      <w:pPr>
        <w:pStyle w:val="NormalIndent"/>
        <w:rPr>
          <w:ins w:id="6791" w:author="Drastichová Zuzana" w:date="2025-03-12T09:55:00Z" w16du:dateUtc="2025-03-12T08:55:00Z"/>
          <w:del w:id="6792" w:author="Irová Zuzana" w:date="2025-03-20T13:00:00Z" w16du:dateUtc="2025-03-20T12:00:00Z"/>
        </w:rPr>
      </w:pPr>
    </w:p>
    <w:p w14:paraId="26C80272" w14:textId="715F6630" w:rsidR="00CC1BB1" w:rsidRPr="00BF06C4" w:rsidDel="00FB7727" w:rsidRDefault="00CC1BB1">
      <w:pPr>
        <w:pStyle w:val="NormalIndent"/>
        <w:rPr>
          <w:ins w:id="6793" w:author="Drastichová Zuzana" w:date="2025-03-12T09:55:00Z" w16du:dateUtc="2025-03-12T08:55:00Z"/>
          <w:del w:id="6794" w:author="Irová Zuzana" w:date="2025-03-20T13:00:00Z" w16du:dateUtc="2025-03-20T12:00:00Z"/>
        </w:rPr>
      </w:pPr>
      <w:ins w:id="6795" w:author="Drastichová Zuzana" w:date="2025-03-12T09:55:00Z" w16du:dateUtc="2025-03-12T08:55:00Z">
        <w:del w:id="6796" w:author="Irová Zuzana" w:date="2025-03-20T13:00:00Z" w16du:dateUtc="2025-03-20T12:00:00Z">
          <w:r w:rsidRPr="00BF06C4" w:rsidDel="00FB7727">
            <w:delText xml:space="preserve">Pokud dojde k chybě při komunikaci s platební bránou (např. transakace není dokončena do lhůty stanovené konfiguračním klíčem </w:delText>
          </w:r>
          <w:r w:rsidRPr="00BF06C4" w:rsidDel="00FB7727">
            <w:rPr>
              <w:i/>
              <w:iCs/>
            </w:rPr>
            <w:delText>BE.PaymentReversalTimeout</w:delText>
          </w:r>
          <w:r w:rsidRPr="00BF06C4" w:rsidDel="00FB7727">
            <w:delText>)  nebo platební brána vrátí chybový návratový kód, Systém:</w:delText>
          </w:r>
        </w:del>
      </w:ins>
    </w:p>
    <w:p w14:paraId="6212843D" w14:textId="79F6CAC7" w:rsidR="00CC1BB1" w:rsidRPr="00087E73" w:rsidDel="00FB7727" w:rsidRDefault="00CC1BB1">
      <w:pPr>
        <w:pStyle w:val="NormalIndent"/>
        <w:rPr>
          <w:ins w:id="6797" w:author="Drastichová Zuzana" w:date="2025-03-12T09:55:00Z" w16du:dateUtc="2025-03-12T08:55:00Z"/>
          <w:del w:id="6798" w:author="Irová Zuzana" w:date="2025-03-20T13:00:00Z" w16du:dateUtc="2025-03-20T12:00:00Z"/>
        </w:rPr>
        <w:pPrChange w:id="6799" w:author="Irová Zuzana" w:date="2025-06-06T15:16:00Z" w16du:dateUtc="2025-06-06T13:16:00Z">
          <w:pPr>
            <w:pStyle w:val="ListFS1"/>
          </w:pPr>
        </w:pPrChange>
      </w:pPr>
      <w:ins w:id="6800" w:author="Drastichová Zuzana" w:date="2025-03-12T09:55:00Z" w16du:dateUtc="2025-03-12T08:55:00Z">
        <w:del w:id="6801" w:author="Irová Zuzana" w:date="2025-03-20T13:00:00Z" w16du:dateUtc="2025-03-20T12:00:00Z">
          <w:r w:rsidRPr="00087E73" w:rsidDel="00FB7727">
            <w:delText>nastaví Payment session status na Rejected</w:delText>
          </w:r>
        </w:del>
      </w:ins>
    </w:p>
    <w:p w14:paraId="7B67F42B" w14:textId="7EDDD39B" w:rsidR="00CC1BB1" w:rsidRPr="00790253" w:rsidDel="00FB7727" w:rsidRDefault="00CC1BB1">
      <w:pPr>
        <w:pStyle w:val="NormalIndent"/>
        <w:rPr>
          <w:ins w:id="6802" w:author="Drastichová Zuzana" w:date="2025-03-12T09:55:00Z" w16du:dateUtc="2025-03-12T08:55:00Z"/>
          <w:del w:id="6803" w:author="Irová Zuzana" w:date="2025-03-20T13:00:00Z" w16du:dateUtc="2025-03-20T12:00:00Z"/>
          <w:lang w:val="pl-PL"/>
          <w:rPrChange w:id="6804" w:author="Muller Miroslav" w:date="2025-03-17T11:13:00Z" w16du:dateUtc="2025-03-17T10:13:00Z">
            <w:rPr>
              <w:ins w:id="6805" w:author="Drastichová Zuzana" w:date="2025-03-12T09:55:00Z" w16du:dateUtc="2025-03-12T08:55:00Z"/>
              <w:del w:id="6806" w:author="Irová Zuzana" w:date="2025-03-20T13:00:00Z" w16du:dateUtc="2025-03-20T12:00:00Z"/>
            </w:rPr>
          </w:rPrChange>
        </w:rPr>
        <w:pPrChange w:id="6807" w:author="Irová Zuzana" w:date="2025-06-06T15:16:00Z" w16du:dateUtc="2025-06-06T13:16:00Z">
          <w:pPr>
            <w:pStyle w:val="ListFS1"/>
          </w:pPr>
        </w:pPrChange>
      </w:pPr>
      <w:ins w:id="6808" w:author="Drastichová Zuzana" w:date="2025-03-12T09:55:00Z" w16du:dateUtc="2025-03-12T08:55:00Z">
        <w:del w:id="6809" w:author="Irová Zuzana" w:date="2025-03-20T13:00:00Z" w16du:dateUtc="2025-03-20T12:00:00Z">
          <w:r w:rsidRPr="00790253" w:rsidDel="00FB7727">
            <w:rPr>
              <w:lang w:val="pl-PL"/>
              <w:rPrChange w:id="6810" w:author="Muller Miroslav" w:date="2025-03-17T11:13:00Z" w16du:dateUtc="2025-03-17T10:13:00Z">
                <w:rPr/>
              </w:rPrChange>
            </w:rPr>
            <w:delText>ulo</w:delText>
          </w:r>
          <w:r w:rsidRPr="00790253" w:rsidDel="00FB7727">
            <w:rPr>
              <w:rFonts w:hint="cs"/>
              <w:lang w:val="pl-PL"/>
              <w:rPrChange w:id="6811" w:author="Muller Miroslav" w:date="2025-03-17T11:13:00Z" w16du:dateUtc="2025-03-17T10:13:00Z">
                <w:rPr>
                  <w:rFonts w:hint="cs"/>
                </w:rPr>
              </w:rPrChange>
            </w:rPr>
            <w:delText>ží</w:delText>
          </w:r>
          <w:r w:rsidRPr="00790253" w:rsidDel="00FB7727">
            <w:rPr>
              <w:lang w:val="pl-PL"/>
              <w:rPrChange w:id="6812" w:author="Muller Miroslav" w:date="2025-03-17T11:13:00Z" w16du:dateUtc="2025-03-17T10:13:00Z">
                <w:rPr/>
              </w:rPrChange>
            </w:rPr>
            <w:delText xml:space="preserve"> do Result code chybov</w:delText>
          </w:r>
          <w:r w:rsidRPr="00790253" w:rsidDel="00FB7727">
            <w:rPr>
              <w:rFonts w:hint="cs"/>
              <w:lang w:val="pl-PL"/>
              <w:rPrChange w:id="6813" w:author="Muller Miroslav" w:date="2025-03-17T11:13:00Z" w16du:dateUtc="2025-03-17T10:13:00Z">
                <w:rPr>
                  <w:rFonts w:hint="cs"/>
                </w:rPr>
              </w:rPrChange>
            </w:rPr>
            <w:delText>ý</w:delText>
          </w:r>
          <w:r w:rsidRPr="00790253" w:rsidDel="00FB7727">
            <w:rPr>
              <w:lang w:val="pl-PL"/>
              <w:rPrChange w:id="6814" w:author="Muller Miroslav" w:date="2025-03-17T11:13:00Z" w16du:dateUtc="2025-03-17T10:13:00Z">
                <w:rPr/>
              </w:rPrChange>
            </w:rPr>
            <w:delText xml:space="preserve"> k</w:delText>
          </w:r>
          <w:r w:rsidRPr="00790253" w:rsidDel="00FB7727">
            <w:rPr>
              <w:rFonts w:hint="cs"/>
              <w:lang w:val="pl-PL"/>
              <w:rPrChange w:id="6815" w:author="Muller Miroslav" w:date="2025-03-17T11:13:00Z" w16du:dateUtc="2025-03-17T10:13:00Z">
                <w:rPr>
                  <w:rFonts w:hint="cs"/>
                </w:rPr>
              </w:rPrChange>
            </w:rPr>
            <w:delText>ó</w:delText>
          </w:r>
          <w:r w:rsidRPr="00790253" w:rsidDel="00FB7727">
            <w:rPr>
              <w:lang w:val="pl-PL"/>
              <w:rPrChange w:id="6816" w:author="Muller Miroslav" w:date="2025-03-17T11:13:00Z" w16du:dateUtc="2025-03-17T10:13:00Z">
                <w:rPr/>
              </w:rPrChange>
            </w:rPr>
            <w:delText>d z</w:delText>
          </w:r>
          <w:r w:rsidRPr="00790253" w:rsidDel="00FB7727">
            <w:rPr>
              <w:rFonts w:hint="cs"/>
              <w:lang w:val="pl-PL"/>
              <w:rPrChange w:id="6817" w:author="Muller Miroslav" w:date="2025-03-17T11:13:00Z" w16du:dateUtc="2025-03-17T10:13:00Z">
                <w:rPr>
                  <w:rFonts w:hint="cs"/>
                </w:rPr>
              </w:rPrChange>
            </w:rPr>
            <w:delText> </w:delText>
          </w:r>
          <w:r w:rsidRPr="00790253" w:rsidDel="00FB7727">
            <w:rPr>
              <w:lang w:val="pl-PL"/>
              <w:rPrChange w:id="6818" w:author="Muller Miroslav" w:date="2025-03-17T11:13:00Z" w16du:dateUtc="2025-03-17T10:13:00Z">
                <w:rPr/>
              </w:rPrChange>
            </w:rPr>
            <w:delText>platebn</w:delText>
          </w:r>
          <w:r w:rsidRPr="00790253" w:rsidDel="00FB7727">
            <w:rPr>
              <w:rFonts w:hint="cs"/>
              <w:lang w:val="pl-PL"/>
              <w:rPrChange w:id="6819" w:author="Muller Miroslav" w:date="2025-03-17T11:13:00Z" w16du:dateUtc="2025-03-17T10:13:00Z">
                <w:rPr>
                  <w:rFonts w:hint="cs"/>
                </w:rPr>
              </w:rPrChange>
            </w:rPr>
            <w:delText>í</w:delText>
          </w:r>
          <w:r w:rsidRPr="00790253" w:rsidDel="00FB7727">
            <w:rPr>
              <w:lang w:val="pl-PL"/>
              <w:rPrChange w:id="6820" w:author="Muller Miroslav" w:date="2025-03-17T11:13:00Z" w16du:dateUtc="2025-03-17T10:13:00Z">
                <w:rPr/>
              </w:rPrChange>
            </w:rPr>
            <w:delText xml:space="preserve"> br</w:delText>
          </w:r>
          <w:r w:rsidRPr="00790253" w:rsidDel="00FB7727">
            <w:rPr>
              <w:rFonts w:hint="cs"/>
              <w:lang w:val="pl-PL"/>
              <w:rPrChange w:id="6821" w:author="Muller Miroslav" w:date="2025-03-17T11:13:00Z" w16du:dateUtc="2025-03-17T10:13:00Z">
                <w:rPr>
                  <w:rFonts w:hint="cs"/>
                </w:rPr>
              </w:rPrChange>
            </w:rPr>
            <w:delText>á</w:delText>
          </w:r>
          <w:r w:rsidRPr="00790253" w:rsidDel="00FB7727">
            <w:rPr>
              <w:lang w:val="pl-PL"/>
              <w:rPrChange w:id="6822" w:author="Muller Miroslav" w:date="2025-03-17T11:13:00Z" w16du:dateUtc="2025-03-17T10:13:00Z">
                <w:rPr/>
              </w:rPrChange>
            </w:rPr>
            <w:delText xml:space="preserve">ny </w:delText>
          </w:r>
        </w:del>
      </w:ins>
    </w:p>
    <w:p w14:paraId="5E0F17EB" w14:textId="15FFBDF4" w:rsidR="00CC1BB1" w:rsidRPr="00955C1D" w:rsidDel="00532827" w:rsidRDefault="00CC1BB1">
      <w:pPr>
        <w:pStyle w:val="NormalIndent"/>
        <w:rPr>
          <w:ins w:id="6823" w:author="Drastichová Zuzana" w:date="2025-03-12T09:55:00Z" w16du:dateUtc="2025-03-12T08:55:00Z"/>
          <w:del w:id="6824" w:author="Irová Zuzana" w:date="2025-04-17T15:17:00Z" w16du:dateUtc="2025-04-17T13:17:00Z"/>
        </w:rPr>
        <w:pPrChange w:id="6825" w:author="Irová Zuzana" w:date="2025-06-06T15:16:00Z" w16du:dateUtc="2025-06-06T13:16:00Z">
          <w:pPr>
            <w:pStyle w:val="ListFS1"/>
          </w:pPr>
        </w:pPrChange>
      </w:pPr>
      <w:del w:id="6826" w:author="Irová Zuzana" w:date="2025-03-20T13:00:00Z" w16du:dateUtc="2025-03-20T12:00:00Z">
        <w:r w:rsidRPr="5D0DBA85" w:rsidDel="00FB7727">
          <w:rPr>
            <w:lang w:val="en-GB"/>
          </w:rPr>
          <w:delText>a postup končí.</w:delText>
        </w:r>
      </w:del>
      <w:del w:id="6827" w:author="Irová Zuzana" w:date="2025-03-20T21:24:00Z" w16du:dateUtc="2025-03-20T20:24:00Z">
        <w:r w:rsidDel="00F6645E">
          <w:br/>
        </w:r>
      </w:del>
    </w:p>
    <w:p w14:paraId="04158DC8" w14:textId="4CE53E34" w:rsidR="00CC1BB1" w:rsidRPr="00955C1D" w:rsidDel="00E77E0A" w:rsidRDefault="00CC1BB1">
      <w:pPr>
        <w:pStyle w:val="NormalIndent"/>
        <w:rPr>
          <w:ins w:id="6828" w:author="Drastichová Zuzana" w:date="2025-03-12T09:55:00Z" w16du:dateUtc="2025-03-12T08:55:00Z"/>
          <w:del w:id="6829" w:author="Irová Zuzana" w:date="2025-03-17T11:17:00Z" w16du:dateUtc="2025-03-17T10:17:00Z"/>
        </w:rPr>
        <w:pPrChange w:id="6830" w:author="Irová Zuzana" w:date="2025-06-06T15:16:00Z" w16du:dateUtc="2025-06-06T13:16:00Z">
          <w:pPr>
            <w:pStyle w:val="Flowheading"/>
          </w:pPr>
        </w:pPrChange>
      </w:pPr>
      <w:ins w:id="6831" w:author="Drastichová Zuzana" w:date="2025-03-12T09:55:00Z" w16du:dateUtc="2025-03-12T08:55:00Z">
        <w:del w:id="6832" w:author="Irová Zuzana" w:date="2025-03-17T11:17:00Z" w16du:dateUtc="2025-03-17T10:17:00Z">
          <w:r w:rsidRPr="00E16774" w:rsidDel="00E77E0A">
            <w:delText>Společný postup</w:delText>
          </w:r>
        </w:del>
      </w:ins>
    </w:p>
    <w:p w14:paraId="49ECEB5A" w14:textId="63D7CA7C" w:rsidR="00CC1BB1" w:rsidRPr="00955C1D" w:rsidDel="00E77E0A" w:rsidRDefault="00CC1BB1">
      <w:pPr>
        <w:pStyle w:val="NormalIndent"/>
        <w:rPr>
          <w:ins w:id="6833" w:author="Drastichová Zuzana" w:date="2025-03-12T09:55:00Z" w16du:dateUtc="2025-03-12T08:55:00Z"/>
          <w:del w:id="6834" w:author="Irová Zuzana" w:date="2025-03-17T11:17:00Z" w16du:dateUtc="2025-03-17T10:17:00Z"/>
        </w:rPr>
      </w:pPr>
      <w:ins w:id="6835" w:author="Drastichová Zuzana" w:date="2025-03-12T09:55:00Z" w16du:dateUtc="2025-03-12T08:55:00Z">
        <w:del w:id="6836" w:author="Irová Zuzana" w:date="2025-03-17T11:17:00Z" w16du:dateUtc="2025-03-17T10:17:00Z">
          <w:r w:rsidRPr="00955C1D" w:rsidDel="00E77E0A">
            <w:delText>Systém zjistí BIBA pro fakturaci na základě Bill issuer</w:delText>
          </w:r>
          <w:r w:rsidDel="00E77E0A">
            <w:delText xml:space="preserve"> </w:delText>
          </w:r>
          <w:r w:rsidRPr="00955C1D" w:rsidDel="00E77E0A">
            <w:delText>a Reason = Top-up.</w:delText>
          </w:r>
        </w:del>
      </w:ins>
    </w:p>
    <w:p w14:paraId="210DB04B" w14:textId="687FF0BA" w:rsidR="00CC1BB1" w:rsidRPr="00955C1D" w:rsidDel="00E77E0A" w:rsidRDefault="00CC1BB1">
      <w:pPr>
        <w:pStyle w:val="NormalIndent"/>
        <w:rPr>
          <w:ins w:id="6837" w:author="Drastichová Zuzana" w:date="2025-03-12T09:55:00Z" w16du:dateUtc="2025-03-12T08:55:00Z"/>
          <w:del w:id="6838" w:author="Irová Zuzana" w:date="2025-03-17T11:17:00Z" w16du:dateUtc="2025-03-17T10:17:00Z"/>
        </w:rPr>
      </w:pPr>
    </w:p>
    <w:p w14:paraId="2530E37F" w14:textId="1AA9F1A4" w:rsidR="00CC1BB1" w:rsidRPr="00955C1D" w:rsidDel="00E77E0A" w:rsidRDefault="00CC1BB1">
      <w:pPr>
        <w:pStyle w:val="NormalIndent"/>
        <w:rPr>
          <w:ins w:id="6839" w:author="Drastichová Zuzana" w:date="2025-03-12T09:55:00Z" w16du:dateUtc="2025-03-12T08:55:00Z"/>
          <w:del w:id="6840" w:author="Irová Zuzana" w:date="2025-03-17T11:17:00Z" w16du:dateUtc="2025-03-17T10:17:00Z"/>
        </w:rPr>
      </w:pPr>
      <w:ins w:id="6841" w:author="Drastichová Zuzana" w:date="2025-03-12T09:55:00Z" w16du:dateUtc="2025-03-12T08:55:00Z">
        <w:del w:id="6842" w:author="Irová Zuzana" w:date="2025-03-17T11:17:00Z" w16du:dateUtc="2025-03-17T10:17:00Z">
          <w:r w:rsidRPr="00955C1D" w:rsidDel="00E77E0A">
            <w:delText>Systém vytvoří Payment s parametry:</w:delText>
          </w:r>
        </w:del>
      </w:ins>
    </w:p>
    <w:p w14:paraId="5F944618" w14:textId="349EB8D9" w:rsidR="00CC1BB1" w:rsidRPr="00087E73" w:rsidDel="00E77E0A" w:rsidRDefault="00CC1BB1">
      <w:pPr>
        <w:pStyle w:val="NormalIndent"/>
        <w:rPr>
          <w:ins w:id="6843" w:author="Drastichová Zuzana" w:date="2025-03-12T09:55:00Z" w16du:dateUtc="2025-03-12T08:55:00Z"/>
          <w:del w:id="6844" w:author="Irová Zuzana" w:date="2025-03-17T11:17:00Z" w16du:dateUtc="2025-03-17T10:17:00Z"/>
        </w:rPr>
        <w:pPrChange w:id="6845" w:author="Irová Zuzana" w:date="2025-06-06T15:16:00Z" w16du:dateUtc="2025-06-06T13:16:00Z">
          <w:pPr>
            <w:pStyle w:val="ListFS1"/>
          </w:pPr>
        </w:pPrChange>
      </w:pPr>
      <w:ins w:id="6846" w:author="Drastichová Zuzana" w:date="2025-03-12T09:55:00Z" w16du:dateUtc="2025-03-12T08:55:00Z">
        <w:del w:id="6847" w:author="Irová Zuzana" w:date="2025-03-17T11:17:00Z" w16du:dateUtc="2025-03-17T10:17:00Z">
          <w:r w:rsidRPr="00087E73" w:rsidDel="00E77E0A">
            <w:delText xml:space="preserve">Payment number = Unikátní číslo platby podle číslovacího schématu. </w:delText>
          </w:r>
        </w:del>
      </w:ins>
    </w:p>
    <w:p w14:paraId="5651E115" w14:textId="7968E00E" w:rsidR="00CC1BB1" w:rsidRPr="00087E73" w:rsidDel="00E77E0A" w:rsidRDefault="00CC1BB1">
      <w:pPr>
        <w:pStyle w:val="NormalIndent"/>
        <w:rPr>
          <w:ins w:id="6848" w:author="Drastichová Zuzana" w:date="2025-03-12T09:55:00Z" w16du:dateUtc="2025-03-12T08:55:00Z"/>
          <w:del w:id="6849" w:author="Irová Zuzana" w:date="2025-03-17T11:17:00Z" w16du:dateUtc="2025-03-17T10:17:00Z"/>
        </w:rPr>
        <w:pPrChange w:id="6850" w:author="Irová Zuzana" w:date="2025-06-06T15:16:00Z" w16du:dateUtc="2025-06-06T13:16:00Z">
          <w:pPr>
            <w:pStyle w:val="ListFS1"/>
          </w:pPr>
        </w:pPrChange>
      </w:pPr>
      <w:ins w:id="6851" w:author="Drastichová Zuzana" w:date="2025-03-12T09:55:00Z" w16du:dateUtc="2025-03-12T08:55:00Z">
        <w:del w:id="6852" w:author="Irová Zuzana" w:date="2025-03-17T11:17:00Z" w16du:dateUtc="2025-03-17T10:17:00Z">
          <w:r w:rsidRPr="00087E73" w:rsidDel="00E77E0A">
            <w:delText xml:space="preserve">Payment type = Top-up payment </w:delText>
          </w:r>
        </w:del>
      </w:ins>
    </w:p>
    <w:p w14:paraId="1E34BEB8" w14:textId="0CD12B57" w:rsidR="00CC1BB1" w:rsidDel="00E77E0A" w:rsidRDefault="00CC1BB1">
      <w:pPr>
        <w:pStyle w:val="NormalIndent"/>
        <w:rPr>
          <w:ins w:id="6853" w:author="Drastichová Zuzana" w:date="2025-03-12T09:55:00Z" w16du:dateUtc="2025-03-12T08:55:00Z"/>
          <w:del w:id="6854" w:author="Irová Zuzana" w:date="2025-03-17T11:17:00Z" w16du:dateUtc="2025-03-17T10:17:00Z"/>
        </w:rPr>
        <w:pPrChange w:id="6855" w:author="Irová Zuzana" w:date="2025-06-06T15:16:00Z" w16du:dateUtc="2025-06-06T13:16:00Z">
          <w:pPr>
            <w:pStyle w:val="ListFS1"/>
          </w:pPr>
        </w:pPrChange>
      </w:pPr>
      <w:ins w:id="6856" w:author="Drastichová Zuzana" w:date="2025-03-12T09:55:00Z" w16du:dateUtc="2025-03-12T08:55:00Z">
        <w:del w:id="6857" w:author="Irová Zuzana" w:date="2025-03-17T11:17:00Z" w16du:dateUtc="2025-03-17T10:17:00Z">
          <w:r w:rsidRPr="00087E73" w:rsidDel="00E77E0A">
            <w:delText xml:space="preserve">Payment method = </w:delText>
          </w:r>
        </w:del>
      </w:ins>
    </w:p>
    <w:p w14:paraId="68855562" w14:textId="78BBB9CC" w:rsidR="00CC1BB1" w:rsidRPr="00087E73" w:rsidDel="00E77E0A" w:rsidRDefault="00CC1BB1">
      <w:pPr>
        <w:pStyle w:val="NormalIndent"/>
        <w:rPr>
          <w:ins w:id="6858" w:author="Drastichová Zuzana" w:date="2025-03-12T09:55:00Z" w16du:dateUtc="2025-03-12T08:55:00Z"/>
          <w:del w:id="6859" w:author="Irová Zuzana" w:date="2025-03-17T11:17:00Z" w16du:dateUtc="2025-03-17T10:17:00Z"/>
        </w:rPr>
        <w:pPrChange w:id="6860" w:author="Irová Zuzana" w:date="2025-06-06T15:16:00Z" w16du:dateUtc="2025-06-06T13:16:00Z">
          <w:pPr>
            <w:pStyle w:val="ListFS2"/>
          </w:pPr>
        </w:pPrChange>
      </w:pPr>
      <w:ins w:id="6861" w:author="Drastichová Zuzana" w:date="2025-03-12T09:55:00Z" w16du:dateUtc="2025-03-12T08:55:00Z">
        <w:del w:id="6862" w:author="Irová Zuzana" w:date="2025-03-17T11:17:00Z" w16du:dateUtc="2025-03-17T10:17:00Z">
          <w:r w:rsidRPr="00087E73" w:rsidDel="00E77E0A">
            <w:delText>pokud Payment session.internet banking channel  = Online</w:delText>
          </w:r>
          <w:r w:rsidDel="00E77E0A">
            <w:delText xml:space="preserve"> bank card</w:delText>
          </w:r>
          <w:r w:rsidRPr="00087E73" w:rsidDel="00E77E0A">
            <w:delText xml:space="preserve"> payment, pak Bank card payment</w:delText>
          </w:r>
        </w:del>
      </w:ins>
    </w:p>
    <w:p w14:paraId="5E2987D0" w14:textId="40B14C14" w:rsidR="00CC1BB1" w:rsidRPr="00D61FC2" w:rsidDel="00E77E0A" w:rsidRDefault="00CC1BB1">
      <w:pPr>
        <w:pStyle w:val="NormalIndent"/>
        <w:rPr>
          <w:ins w:id="6863" w:author="Drastichová Zuzana" w:date="2025-03-12T09:55:00Z" w16du:dateUtc="2025-03-12T08:55:00Z"/>
          <w:del w:id="6864" w:author="Irová Zuzana" w:date="2025-03-17T11:17:00Z" w16du:dateUtc="2025-03-17T10:17:00Z"/>
          <w:highlight w:val="cyan"/>
        </w:rPr>
        <w:pPrChange w:id="6865" w:author="Irová Zuzana" w:date="2025-06-06T15:16:00Z" w16du:dateUtc="2025-06-06T13:16:00Z">
          <w:pPr>
            <w:pStyle w:val="ListFS2"/>
          </w:pPr>
        </w:pPrChange>
      </w:pPr>
      <w:ins w:id="6866" w:author="Drastichová Zuzana" w:date="2025-03-12T09:55:00Z" w16du:dateUtc="2025-03-12T08:55:00Z">
        <w:del w:id="6867" w:author="Irová Zuzana" w:date="2025-03-17T11:17:00Z" w16du:dateUtc="2025-03-17T10:17:00Z">
          <w:r w:rsidRPr="00D61FC2" w:rsidDel="00E77E0A">
            <w:rPr>
              <w:highlight w:val="cyan"/>
            </w:rPr>
            <w:delText>pokud Payment session.internet banking channel  = Online Fleet card payment, pak Fleet card payment</w:delText>
          </w:r>
        </w:del>
      </w:ins>
    </w:p>
    <w:p w14:paraId="7A4C1006" w14:textId="2E146196" w:rsidR="00CC1BB1" w:rsidRPr="00D61FC2" w:rsidDel="00E77E0A" w:rsidRDefault="00CC1BB1">
      <w:pPr>
        <w:pStyle w:val="NormalIndent"/>
        <w:rPr>
          <w:ins w:id="6868" w:author="Drastichová Zuzana" w:date="2025-03-12T09:55:00Z" w16du:dateUtc="2025-03-12T08:55:00Z"/>
          <w:del w:id="6869" w:author="Irová Zuzana" w:date="2025-03-17T11:17:00Z" w16du:dateUtc="2025-03-17T10:17:00Z"/>
          <w:highlight w:val="cyan"/>
        </w:rPr>
        <w:pPrChange w:id="6870" w:author="Irová Zuzana" w:date="2025-06-06T15:16:00Z" w16du:dateUtc="2025-06-06T13:16:00Z">
          <w:pPr>
            <w:pStyle w:val="ListFS2"/>
          </w:pPr>
        </w:pPrChange>
      </w:pPr>
      <w:ins w:id="6871" w:author="Drastichová Zuzana" w:date="2025-03-12T09:55:00Z" w16du:dateUtc="2025-03-12T08:55:00Z">
        <w:del w:id="6872" w:author="Irová Zuzana" w:date="2025-03-17T11:17:00Z" w16du:dateUtc="2025-03-17T10:17:00Z">
          <w:r w:rsidRPr="00D61FC2" w:rsidDel="00E77E0A">
            <w:rPr>
              <w:highlight w:val="cyan"/>
            </w:rPr>
            <w:delText>jinak Bank transfer payment</w:delText>
          </w:r>
        </w:del>
      </w:ins>
    </w:p>
    <w:p w14:paraId="530FB1BC" w14:textId="4B8BD801" w:rsidR="00CC1BB1" w:rsidRPr="00D61FC2" w:rsidDel="00E77E0A" w:rsidRDefault="00CC1BB1">
      <w:pPr>
        <w:pStyle w:val="NormalIndent"/>
        <w:rPr>
          <w:ins w:id="6873" w:author="Drastichová Zuzana" w:date="2025-03-12T09:55:00Z" w16du:dateUtc="2025-03-12T08:55:00Z"/>
          <w:del w:id="6874" w:author="Irová Zuzana" w:date="2025-03-17T11:17:00Z" w16du:dateUtc="2025-03-17T10:17:00Z"/>
          <w:highlight w:val="cyan"/>
        </w:rPr>
        <w:pPrChange w:id="6875" w:author="Irová Zuzana" w:date="2025-06-06T15:16:00Z" w16du:dateUtc="2025-06-06T13:16:00Z">
          <w:pPr>
            <w:pStyle w:val="ListFS2"/>
          </w:pPr>
        </w:pPrChange>
      </w:pPr>
      <w:ins w:id="6876" w:author="Drastichová Zuzana" w:date="2025-03-12T09:55:00Z" w16du:dateUtc="2025-03-12T08:55:00Z">
        <w:del w:id="6877" w:author="Irová Zuzana" w:date="2025-03-17T11:17:00Z" w16du:dateUtc="2025-03-17T10:17:00Z">
          <w:r w:rsidRPr="00D61FC2" w:rsidDel="00E77E0A">
            <w:rPr>
              <w:highlight w:val="cyan"/>
            </w:rPr>
            <w:delText>pokud Payment session.internet banking channel = EFT payment, pak Fleet card payment nebo Bank card payment, podle použité karty</w:delText>
          </w:r>
        </w:del>
      </w:ins>
    </w:p>
    <w:p w14:paraId="1C22675E" w14:textId="11E48DA8" w:rsidR="00CC1BB1" w:rsidRPr="00087E73" w:rsidDel="00E77E0A" w:rsidRDefault="00CC1BB1">
      <w:pPr>
        <w:pStyle w:val="NormalIndent"/>
        <w:rPr>
          <w:ins w:id="6878" w:author="Drastichová Zuzana" w:date="2025-03-12T09:55:00Z" w16du:dateUtc="2025-03-12T08:55:00Z"/>
          <w:del w:id="6879" w:author="Irová Zuzana" w:date="2025-03-17T11:17:00Z" w16du:dateUtc="2025-03-17T10:17:00Z"/>
        </w:rPr>
        <w:pPrChange w:id="6880" w:author="Irová Zuzana" w:date="2025-06-06T15:16:00Z" w16du:dateUtc="2025-06-06T13:16:00Z">
          <w:pPr>
            <w:pStyle w:val="ListFS1"/>
          </w:pPr>
        </w:pPrChange>
      </w:pPr>
      <w:ins w:id="6881" w:author="Drastichová Zuzana" w:date="2025-03-12T09:55:00Z" w16du:dateUtc="2025-03-12T08:55:00Z">
        <w:del w:id="6882" w:author="Irová Zuzana" w:date="2025-03-17T11:17:00Z" w16du:dateUtc="2025-03-17T10:17:00Z">
          <w:r w:rsidRPr="00087E73" w:rsidDel="00E77E0A">
            <w:delText>Payment category = Credit payment</w:delText>
          </w:r>
        </w:del>
      </w:ins>
    </w:p>
    <w:p w14:paraId="6EE45477" w14:textId="11B16D48" w:rsidR="00CC1BB1" w:rsidRPr="00087E73" w:rsidDel="00E77E0A" w:rsidRDefault="00CC1BB1">
      <w:pPr>
        <w:pStyle w:val="NormalIndent"/>
        <w:rPr>
          <w:ins w:id="6883" w:author="Drastichová Zuzana" w:date="2025-03-12T09:55:00Z" w16du:dateUtc="2025-03-12T08:55:00Z"/>
          <w:del w:id="6884" w:author="Irová Zuzana" w:date="2025-03-17T11:17:00Z" w16du:dateUtc="2025-03-17T10:17:00Z"/>
        </w:rPr>
        <w:pPrChange w:id="6885" w:author="Irová Zuzana" w:date="2025-06-06T15:16:00Z" w16du:dateUtc="2025-06-06T13:16:00Z">
          <w:pPr>
            <w:pStyle w:val="ListFS1"/>
          </w:pPr>
        </w:pPrChange>
      </w:pPr>
      <w:ins w:id="6886" w:author="Drastichová Zuzana" w:date="2025-03-12T09:55:00Z" w16du:dateUtc="2025-03-12T08:55:00Z">
        <w:del w:id="6887" w:author="Irová Zuzana" w:date="2025-03-17T11:17:00Z" w16du:dateUtc="2025-03-17T10:17:00Z">
          <w:r w:rsidRPr="00087E73" w:rsidDel="00E77E0A">
            <w:delText>Payment status = Realized</w:delText>
          </w:r>
        </w:del>
      </w:ins>
    </w:p>
    <w:p w14:paraId="488958D5" w14:textId="7FAD675B" w:rsidR="00CC1BB1" w:rsidRPr="00087E73" w:rsidDel="00E77E0A" w:rsidRDefault="00CC1BB1">
      <w:pPr>
        <w:pStyle w:val="NormalIndent"/>
        <w:rPr>
          <w:ins w:id="6888" w:author="Drastichová Zuzana" w:date="2025-03-12T09:55:00Z" w16du:dateUtc="2025-03-12T08:55:00Z"/>
          <w:del w:id="6889" w:author="Irová Zuzana" w:date="2025-03-17T11:17:00Z" w16du:dateUtc="2025-03-17T10:17:00Z"/>
        </w:rPr>
        <w:pPrChange w:id="6890" w:author="Irová Zuzana" w:date="2025-06-06T15:16:00Z" w16du:dateUtc="2025-06-06T13:16:00Z">
          <w:pPr>
            <w:pStyle w:val="ListFS1"/>
          </w:pPr>
        </w:pPrChange>
      </w:pPr>
      <w:ins w:id="6891" w:author="Drastichová Zuzana" w:date="2025-03-12T09:55:00Z" w16du:dateUtc="2025-03-12T08:55:00Z">
        <w:del w:id="6892" w:author="Irová Zuzana" w:date="2025-03-17T11:17:00Z" w16du:dateUtc="2025-03-17T10:17:00Z">
          <w:r w:rsidRPr="00087E73" w:rsidDel="00E77E0A">
            <w:delText>Matching status = Recognized – not matched</w:delText>
          </w:r>
        </w:del>
      </w:ins>
    </w:p>
    <w:p w14:paraId="5821CA1B" w14:textId="049A1881" w:rsidR="00CC1BB1" w:rsidRPr="00087E73" w:rsidDel="00E77E0A" w:rsidRDefault="00CC1BB1">
      <w:pPr>
        <w:pStyle w:val="NormalIndent"/>
        <w:rPr>
          <w:ins w:id="6893" w:author="Drastichová Zuzana" w:date="2025-03-12T09:55:00Z" w16du:dateUtc="2025-03-12T08:55:00Z"/>
          <w:del w:id="6894" w:author="Irová Zuzana" w:date="2025-03-17T11:17:00Z" w16du:dateUtc="2025-03-17T10:17:00Z"/>
        </w:rPr>
        <w:pPrChange w:id="6895" w:author="Irová Zuzana" w:date="2025-06-06T15:16:00Z" w16du:dateUtc="2025-06-06T13:16:00Z">
          <w:pPr>
            <w:pStyle w:val="ListFS1"/>
          </w:pPr>
        </w:pPrChange>
      </w:pPr>
      <w:ins w:id="6896" w:author="Drastichová Zuzana" w:date="2025-03-12T09:55:00Z" w16du:dateUtc="2025-03-12T08:55:00Z">
        <w:del w:id="6897" w:author="Irová Zuzana" w:date="2025-03-17T11:17:00Z" w16du:dateUtc="2025-03-17T10:17:00Z">
          <w:r w:rsidRPr="00087E73" w:rsidDel="00E77E0A">
            <w:delText>Variable symbol = Variable symbol z Payment session, pokud existuje, jinak Null</w:delText>
          </w:r>
        </w:del>
      </w:ins>
    </w:p>
    <w:p w14:paraId="235348C6" w14:textId="7D6B54C0" w:rsidR="00CC1BB1" w:rsidRPr="00087E73" w:rsidDel="00E77E0A" w:rsidRDefault="00CC1BB1">
      <w:pPr>
        <w:pStyle w:val="NormalIndent"/>
        <w:rPr>
          <w:ins w:id="6898" w:author="Drastichová Zuzana" w:date="2025-03-12T09:55:00Z" w16du:dateUtc="2025-03-12T08:55:00Z"/>
          <w:del w:id="6899" w:author="Irová Zuzana" w:date="2025-03-17T11:17:00Z" w16du:dateUtc="2025-03-17T10:17:00Z"/>
        </w:rPr>
        <w:pPrChange w:id="6900" w:author="Irová Zuzana" w:date="2025-06-06T15:16:00Z" w16du:dateUtc="2025-06-06T13:16:00Z">
          <w:pPr>
            <w:pStyle w:val="ListFS1"/>
          </w:pPr>
        </w:pPrChange>
      </w:pPr>
      <w:ins w:id="6901" w:author="Drastichová Zuzana" w:date="2025-03-12T09:55:00Z" w16du:dateUtc="2025-03-12T08:55:00Z">
        <w:del w:id="6902" w:author="Irová Zuzana" w:date="2025-03-17T11:17:00Z" w16du:dateUtc="2025-03-17T10:17:00Z">
          <w:r w:rsidRPr="00087E73" w:rsidDel="00E77E0A">
            <w:delText>Specific symbol = Subject number</w:delText>
          </w:r>
        </w:del>
      </w:ins>
    </w:p>
    <w:p w14:paraId="4D1B9B09" w14:textId="0FC23D5C" w:rsidR="00CC1BB1" w:rsidRPr="00087E73" w:rsidDel="00E77E0A" w:rsidRDefault="00CC1BB1">
      <w:pPr>
        <w:pStyle w:val="NormalIndent"/>
        <w:rPr>
          <w:ins w:id="6903" w:author="Drastichová Zuzana" w:date="2025-03-12T09:55:00Z" w16du:dateUtc="2025-03-12T08:55:00Z"/>
          <w:del w:id="6904" w:author="Irová Zuzana" w:date="2025-03-17T11:17:00Z" w16du:dateUtc="2025-03-17T10:17:00Z"/>
        </w:rPr>
        <w:pPrChange w:id="6905" w:author="Irová Zuzana" w:date="2025-06-06T15:16:00Z" w16du:dateUtc="2025-06-06T13:16:00Z">
          <w:pPr>
            <w:pStyle w:val="ListFS1"/>
          </w:pPr>
        </w:pPrChange>
      </w:pPr>
      <w:ins w:id="6906" w:author="Drastichová Zuzana" w:date="2025-03-12T09:55:00Z" w16du:dateUtc="2025-03-12T08:55:00Z">
        <w:del w:id="6907" w:author="Irová Zuzana" w:date="2025-03-17T11:17:00Z" w16du:dateUtc="2025-03-17T10:17:00Z">
          <w:r w:rsidRPr="00087E73" w:rsidDel="00E77E0A">
            <w:delText xml:space="preserve">Payment amount = skutečná částka předplaceného kreditu </w:delText>
          </w:r>
        </w:del>
      </w:ins>
    </w:p>
    <w:p w14:paraId="37179092" w14:textId="2A206CFB" w:rsidR="00CC1BB1" w:rsidRPr="00087E73" w:rsidDel="00E77E0A" w:rsidRDefault="00CC1BB1">
      <w:pPr>
        <w:pStyle w:val="NormalIndent"/>
        <w:rPr>
          <w:ins w:id="6908" w:author="Drastichová Zuzana" w:date="2025-03-12T09:55:00Z" w16du:dateUtc="2025-03-12T08:55:00Z"/>
          <w:del w:id="6909" w:author="Irová Zuzana" w:date="2025-03-17T11:17:00Z" w16du:dateUtc="2025-03-17T10:17:00Z"/>
        </w:rPr>
        <w:pPrChange w:id="6910" w:author="Irová Zuzana" w:date="2025-06-06T15:16:00Z" w16du:dateUtc="2025-06-06T13:16:00Z">
          <w:pPr>
            <w:pStyle w:val="ListFS1"/>
          </w:pPr>
        </w:pPrChange>
      </w:pPr>
      <w:ins w:id="6911" w:author="Drastichová Zuzana" w:date="2025-03-12T09:55:00Z" w16du:dateUtc="2025-03-12T08:55:00Z">
        <w:del w:id="6912" w:author="Irová Zuzana" w:date="2025-03-17T11:17:00Z" w16du:dateUtc="2025-03-17T10:17:00Z">
          <w:r w:rsidRPr="00087E73" w:rsidDel="00E77E0A">
            <w:delText>Matched amount = 0</w:delText>
          </w:r>
        </w:del>
      </w:ins>
    </w:p>
    <w:p w14:paraId="1E1204E3" w14:textId="0EBCBBB2" w:rsidR="00CC1BB1" w:rsidRPr="00087E73" w:rsidDel="00E77E0A" w:rsidRDefault="00CC1BB1">
      <w:pPr>
        <w:pStyle w:val="NormalIndent"/>
        <w:rPr>
          <w:ins w:id="6913" w:author="Drastichová Zuzana" w:date="2025-03-12T09:55:00Z" w16du:dateUtc="2025-03-12T08:55:00Z"/>
          <w:del w:id="6914" w:author="Irová Zuzana" w:date="2025-03-17T11:17:00Z" w16du:dateUtc="2025-03-17T10:17:00Z"/>
        </w:rPr>
        <w:pPrChange w:id="6915" w:author="Irová Zuzana" w:date="2025-06-06T15:16:00Z" w16du:dateUtc="2025-06-06T13:16:00Z">
          <w:pPr>
            <w:pStyle w:val="ListFS1"/>
          </w:pPr>
        </w:pPrChange>
      </w:pPr>
      <w:ins w:id="6916" w:author="Drastichová Zuzana" w:date="2025-03-12T09:55:00Z" w16du:dateUtc="2025-03-12T08:55:00Z">
        <w:del w:id="6917" w:author="Irová Zuzana" w:date="2025-03-17T11:17:00Z" w16du:dateUtc="2025-03-17T10:17:00Z">
          <w:r w:rsidRPr="00087E73" w:rsidDel="00E77E0A">
            <w:delText xml:space="preserve">Date of payment = aktuální datum </w:delText>
          </w:r>
        </w:del>
      </w:ins>
    </w:p>
    <w:p w14:paraId="345235C2" w14:textId="3D8A8D80" w:rsidR="00CC1BB1" w:rsidRPr="00087E73" w:rsidDel="00E77E0A" w:rsidRDefault="00CC1BB1">
      <w:pPr>
        <w:pStyle w:val="NormalIndent"/>
        <w:rPr>
          <w:ins w:id="6918" w:author="Drastichová Zuzana" w:date="2025-03-12T09:55:00Z" w16du:dateUtc="2025-03-12T08:55:00Z"/>
          <w:del w:id="6919" w:author="Irová Zuzana" w:date="2025-03-17T11:17:00Z" w16du:dateUtc="2025-03-17T10:17:00Z"/>
        </w:rPr>
        <w:pPrChange w:id="6920" w:author="Irová Zuzana" w:date="2025-06-06T15:16:00Z" w16du:dateUtc="2025-06-06T13:16:00Z">
          <w:pPr>
            <w:pStyle w:val="ListFS1"/>
          </w:pPr>
        </w:pPrChange>
      </w:pPr>
      <w:ins w:id="6921" w:author="Drastichová Zuzana" w:date="2025-03-12T09:55:00Z" w16du:dateUtc="2025-03-12T08:55:00Z">
        <w:del w:id="6922" w:author="Irová Zuzana" w:date="2025-03-17T11:17:00Z" w16du:dateUtc="2025-03-17T10:17:00Z">
          <w:r w:rsidRPr="00087E73" w:rsidDel="00E77E0A">
            <w:delText>Date of collection = aktuální datum</w:delText>
          </w:r>
        </w:del>
      </w:ins>
    </w:p>
    <w:p w14:paraId="50E51D48" w14:textId="0669B14C" w:rsidR="00CC1BB1" w:rsidRPr="00087E73" w:rsidDel="00E77E0A" w:rsidRDefault="00CC1BB1">
      <w:pPr>
        <w:pStyle w:val="NormalIndent"/>
        <w:rPr>
          <w:ins w:id="6923" w:author="Drastichová Zuzana" w:date="2025-03-12T09:55:00Z" w16du:dateUtc="2025-03-12T08:55:00Z"/>
          <w:del w:id="6924" w:author="Irová Zuzana" w:date="2025-03-17T11:17:00Z" w16du:dateUtc="2025-03-17T10:17:00Z"/>
        </w:rPr>
        <w:pPrChange w:id="6925" w:author="Irová Zuzana" w:date="2025-06-06T15:16:00Z" w16du:dateUtc="2025-06-06T13:16:00Z">
          <w:pPr>
            <w:pStyle w:val="ListFS1"/>
          </w:pPr>
        </w:pPrChange>
      </w:pPr>
      <w:ins w:id="6926" w:author="Drastichová Zuzana" w:date="2025-03-12T09:55:00Z" w16du:dateUtc="2025-03-12T08:55:00Z">
        <w:del w:id="6927" w:author="Irová Zuzana" w:date="2025-03-17T11:17:00Z" w16du:dateUtc="2025-03-17T10:17:00Z">
          <w:r w:rsidRPr="00087E73" w:rsidDel="00E77E0A">
            <w:delText>Comment = null</w:delText>
          </w:r>
        </w:del>
      </w:ins>
    </w:p>
    <w:p w14:paraId="00A129C7" w14:textId="26F76540" w:rsidR="00CC1BB1" w:rsidRPr="00087E73" w:rsidDel="00E77E0A" w:rsidRDefault="00CC1BB1">
      <w:pPr>
        <w:pStyle w:val="NormalIndent"/>
        <w:rPr>
          <w:ins w:id="6928" w:author="Drastichová Zuzana" w:date="2025-03-12T09:55:00Z" w16du:dateUtc="2025-03-12T08:55:00Z"/>
          <w:del w:id="6929" w:author="Irová Zuzana" w:date="2025-03-17T11:17:00Z" w16du:dateUtc="2025-03-17T10:17:00Z"/>
        </w:rPr>
        <w:pPrChange w:id="6930" w:author="Irová Zuzana" w:date="2025-06-06T15:16:00Z" w16du:dateUtc="2025-06-06T13:16:00Z">
          <w:pPr>
            <w:pStyle w:val="ListFS1"/>
          </w:pPr>
        </w:pPrChange>
      </w:pPr>
      <w:ins w:id="6931" w:author="Drastichová Zuzana" w:date="2025-03-12T09:55:00Z" w16du:dateUtc="2025-03-12T08:55:00Z">
        <w:del w:id="6932" w:author="Irová Zuzana" w:date="2025-03-17T11:17:00Z" w16du:dateUtc="2025-03-17T10:17:00Z">
          <w:r w:rsidRPr="00087E73" w:rsidDel="00E77E0A">
            <w:delText>Subject type = Account</w:delText>
          </w:r>
        </w:del>
      </w:ins>
    </w:p>
    <w:p w14:paraId="41CC69DF" w14:textId="77BB05D3" w:rsidR="00CC1BB1" w:rsidRPr="00087E73" w:rsidDel="00E77E0A" w:rsidRDefault="00CC1BB1">
      <w:pPr>
        <w:pStyle w:val="NormalIndent"/>
        <w:rPr>
          <w:ins w:id="6933" w:author="Drastichová Zuzana" w:date="2025-03-12T09:55:00Z" w16du:dateUtc="2025-03-12T08:55:00Z"/>
          <w:del w:id="6934" w:author="Irová Zuzana" w:date="2025-03-17T11:17:00Z" w16du:dateUtc="2025-03-17T10:17:00Z"/>
        </w:rPr>
        <w:pPrChange w:id="6935" w:author="Irová Zuzana" w:date="2025-06-06T15:16:00Z" w16du:dateUtc="2025-06-06T13:16:00Z">
          <w:pPr>
            <w:pStyle w:val="ListFS1"/>
          </w:pPr>
        </w:pPrChange>
      </w:pPr>
      <w:ins w:id="6936" w:author="Drastichová Zuzana" w:date="2025-03-12T09:55:00Z" w16du:dateUtc="2025-03-12T08:55:00Z">
        <w:del w:id="6937" w:author="Irová Zuzana" w:date="2025-03-17T11:17:00Z" w16du:dateUtc="2025-03-17T10:17:00Z">
          <w:r w:rsidRPr="00087E73" w:rsidDel="00E77E0A">
            <w:delText xml:space="preserve">Subject number = </w:delText>
          </w:r>
          <w:r w:rsidDel="00E77E0A">
            <w:delText>V</w:delText>
          </w:r>
          <w:r w:rsidRPr="00087E73" w:rsidDel="00E77E0A">
            <w:delText>CM.</w:delText>
          </w:r>
          <w:r w:rsidDel="00E77E0A">
            <w:delText xml:space="preserve">VT </w:delText>
          </w:r>
          <w:r w:rsidRPr="00087E73" w:rsidDel="00E77E0A">
            <w:delText>Account.number</w:delText>
          </w:r>
        </w:del>
      </w:ins>
    </w:p>
    <w:p w14:paraId="5A065ACA" w14:textId="69D1F121" w:rsidR="00CC1BB1" w:rsidRPr="00790253" w:rsidDel="00E77E0A" w:rsidRDefault="00CC1BB1">
      <w:pPr>
        <w:pStyle w:val="NormalIndent"/>
        <w:rPr>
          <w:ins w:id="6938" w:author="Drastichová Zuzana" w:date="2025-03-12T09:55:00Z" w16du:dateUtc="2025-03-12T08:55:00Z"/>
          <w:del w:id="6939" w:author="Irová Zuzana" w:date="2025-03-17T11:17:00Z" w16du:dateUtc="2025-03-17T10:17:00Z"/>
          <w:lang w:val="pl-PL"/>
          <w:rPrChange w:id="6940" w:author="Muller Miroslav" w:date="2025-03-17T11:13:00Z" w16du:dateUtc="2025-03-17T10:13:00Z">
            <w:rPr>
              <w:ins w:id="6941" w:author="Drastichová Zuzana" w:date="2025-03-12T09:55:00Z" w16du:dateUtc="2025-03-12T08:55:00Z"/>
              <w:del w:id="6942" w:author="Irová Zuzana" w:date="2025-03-17T11:17:00Z" w16du:dateUtc="2025-03-17T10:17:00Z"/>
            </w:rPr>
          </w:rPrChange>
        </w:rPr>
        <w:pPrChange w:id="6943" w:author="Irová Zuzana" w:date="2025-06-06T15:16:00Z" w16du:dateUtc="2025-06-06T13:16:00Z">
          <w:pPr>
            <w:pStyle w:val="ListFS1"/>
          </w:pPr>
        </w:pPrChange>
      </w:pPr>
      <w:ins w:id="6944" w:author="Drastichová Zuzana" w:date="2025-03-12T09:55:00Z" w16du:dateUtc="2025-03-12T08:55:00Z">
        <w:del w:id="6945" w:author="Irová Zuzana" w:date="2025-03-17T11:17:00Z" w16du:dateUtc="2025-03-17T10:17:00Z">
          <w:r w:rsidRPr="00790253" w:rsidDel="00E77E0A">
            <w:rPr>
              <w:lang w:val="pl-PL"/>
              <w:rPrChange w:id="6946" w:author="Muller Miroslav" w:date="2025-03-17T11:13:00Z" w16du:dateUtc="2025-03-17T10:13:00Z">
                <w:rPr/>
              </w:rPrChange>
            </w:rPr>
            <w:delText>FCI = FCI karty, v</w:delText>
          </w:r>
          <w:r w:rsidRPr="00790253" w:rsidDel="00E77E0A">
            <w:rPr>
              <w:rFonts w:hint="cs"/>
              <w:lang w:val="pl-PL"/>
              <w:rPrChange w:id="6947" w:author="Muller Miroslav" w:date="2025-03-17T11:13:00Z" w16du:dateUtc="2025-03-17T10:13:00Z">
                <w:rPr>
                  <w:rFonts w:hint="cs"/>
                </w:rPr>
              </w:rPrChange>
            </w:rPr>
            <w:delText> </w:delText>
          </w:r>
          <w:r w:rsidRPr="00790253" w:rsidDel="00E77E0A">
            <w:rPr>
              <w:lang w:val="pl-PL"/>
              <w:rPrChange w:id="6948" w:author="Muller Miroslav" w:date="2025-03-17T11:13:00Z" w16du:dateUtc="2025-03-17T10:13:00Z">
                <w:rPr/>
              </w:rPrChange>
            </w:rPr>
            <w:delText>p</w:delText>
          </w:r>
          <w:r w:rsidRPr="00790253" w:rsidDel="00E77E0A">
            <w:rPr>
              <w:rFonts w:hint="cs"/>
              <w:lang w:val="pl-PL"/>
              <w:rPrChange w:id="6949" w:author="Muller Miroslav" w:date="2025-03-17T11:13:00Z" w16du:dateUtc="2025-03-17T10:13:00Z">
                <w:rPr>
                  <w:rFonts w:hint="cs"/>
                </w:rPr>
              </w:rPrChange>
            </w:rPr>
            <w:delText>ří</w:delText>
          </w:r>
          <w:r w:rsidRPr="00790253" w:rsidDel="00E77E0A">
            <w:rPr>
              <w:lang w:val="pl-PL"/>
              <w:rPrChange w:id="6950" w:author="Muller Miroslav" w:date="2025-03-17T11:13:00Z" w16du:dateUtc="2025-03-17T10:13:00Z">
                <w:rPr/>
              </w:rPrChange>
            </w:rPr>
            <w:delText>pad</w:delText>
          </w:r>
          <w:r w:rsidRPr="00790253" w:rsidDel="00E77E0A">
            <w:rPr>
              <w:rFonts w:hint="cs"/>
              <w:lang w:val="pl-PL"/>
              <w:rPrChange w:id="6951" w:author="Muller Miroslav" w:date="2025-03-17T11:13:00Z" w16du:dateUtc="2025-03-17T10:13:00Z">
                <w:rPr>
                  <w:rFonts w:hint="cs"/>
                </w:rPr>
              </w:rPrChange>
            </w:rPr>
            <w:delText>ě</w:delText>
          </w:r>
          <w:r w:rsidRPr="00790253" w:rsidDel="00E77E0A">
            <w:rPr>
              <w:lang w:val="pl-PL"/>
              <w:rPrChange w:id="6952" w:author="Muller Miroslav" w:date="2025-03-17T11:13:00Z" w16du:dateUtc="2025-03-17T10:13:00Z">
                <w:rPr/>
              </w:rPrChange>
            </w:rPr>
            <w:delText xml:space="preserve"> platby palivovou kartou </w:delText>
          </w:r>
        </w:del>
      </w:ins>
    </w:p>
    <w:p w14:paraId="40D5E753" w14:textId="7D8D74E0" w:rsidR="00CC1BB1" w:rsidRPr="00087E73" w:rsidDel="00E77E0A" w:rsidRDefault="00CC1BB1">
      <w:pPr>
        <w:pStyle w:val="NormalIndent"/>
        <w:rPr>
          <w:ins w:id="6953" w:author="Drastichová Zuzana" w:date="2025-03-12T09:55:00Z" w16du:dateUtc="2025-03-12T08:55:00Z"/>
          <w:del w:id="6954" w:author="Irová Zuzana" w:date="2025-03-17T11:17:00Z" w16du:dateUtc="2025-03-17T10:17:00Z"/>
        </w:rPr>
        <w:pPrChange w:id="6955" w:author="Irová Zuzana" w:date="2025-06-06T15:16:00Z" w16du:dateUtc="2025-06-06T13:16:00Z">
          <w:pPr>
            <w:pStyle w:val="ListFS1"/>
          </w:pPr>
        </w:pPrChange>
      </w:pPr>
      <w:ins w:id="6956" w:author="Drastichová Zuzana" w:date="2025-03-12T09:55:00Z" w16du:dateUtc="2025-03-12T08:55:00Z">
        <w:del w:id="6957" w:author="Irová Zuzana" w:date="2025-03-17T11:17:00Z" w16du:dateUtc="2025-03-17T10:17:00Z">
          <w:r w:rsidRPr="00087E73" w:rsidDel="00E77E0A">
            <w:delText>Bill issuer bank account = zjištěné číslo bankovního účtu Bill issuera (BIBA)</w:delText>
          </w:r>
        </w:del>
      </w:ins>
    </w:p>
    <w:p w14:paraId="6918433A" w14:textId="2C8E2DB8" w:rsidR="00CC1BB1" w:rsidRPr="00087E73" w:rsidDel="00E77E0A" w:rsidRDefault="00CC1BB1">
      <w:pPr>
        <w:pStyle w:val="NormalIndent"/>
        <w:rPr>
          <w:ins w:id="6958" w:author="Drastichová Zuzana" w:date="2025-03-12T09:55:00Z" w16du:dateUtc="2025-03-12T08:55:00Z"/>
          <w:del w:id="6959" w:author="Irová Zuzana" w:date="2025-03-17T11:17:00Z" w16du:dateUtc="2025-03-17T10:17:00Z"/>
        </w:rPr>
        <w:pPrChange w:id="6960" w:author="Irová Zuzana" w:date="2025-06-06T15:16:00Z" w16du:dateUtc="2025-06-06T13:16:00Z">
          <w:pPr>
            <w:pStyle w:val="ListFS1"/>
          </w:pPr>
        </w:pPrChange>
      </w:pPr>
      <w:ins w:id="6961" w:author="Drastichová Zuzana" w:date="2025-03-12T09:55:00Z" w16du:dateUtc="2025-03-12T08:55:00Z">
        <w:del w:id="6962" w:author="Irová Zuzana" w:date="2025-03-17T11:17:00Z" w16du:dateUtc="2025-03-17T10:17:00Z">
          <w:r w:rsidRPr="00087E73" w:rsidDel="00E77E0A">
            <w:rPr>
              <w:rFonts w:eastAsia="Times New Roman"/>
              <w:szCs w:val="20"/>
            </w:rPr>
            <w:delText xml:space="preserve">Bill issuer = </w:delText>
          </w:r>
          <w:r w:rsidRPr="00087E73" w:rsidDel="00E77E0A">
            <w:delText>zjištěný Bill issuer</w:delText>
          </w:r>
        </w:del>
      </w:ins>
    </w:p>
    <w:p w14:paraId="62D7ED5F" w14:textId="657CB499" w:rsidR="00CC1BB1" w:rsidRPr="00955C1D" w:rsidDel="00E77E0A" w:rsidRDefault="00CC1BB1">
      <w:pPr>
        <w:pStyle w:val="NormalIndent"/>
        <w:rPr>
          <w:ins w:id="6963" w:author="Drastichová Zuzana" w:date="2025-03-12T09:55:00Z" w16du:dateUtc="2025-03-12T08:55:00Z"/>
          <w:del w:id="6964" w:author="Irová Zuzana" w:date="2025-03-17T11:17:00Z" w16du:dateUtc="2025-03-17T10:17:00Z"/>
        </w:rPr>
      </w:pPr>
    </w:p>
    <w:p w14:paraId="10BA4588" w14:textId="7C2939BB" w:rsidR="00CC1BB1" w:rsidRPr="00D61FC2" w:rsidDel="00E77E0A" w:rsidRDefault="00CC1BB1">
      <w:pPr>
        <w:pStyle w:val="NormalIndent"/>
        <w:rPr>
          <w:ins w:id="6965" w:author="Drastichová Zuzana" w:date="2025-03-12T09:55:00Z" w16du:dateUtc="2025-03-12T08:55:00Z"/>
          <w:del w:id="6966" w:author="Irová Zuzana" w:date="2025-03-17T11:17:00Z" w16du:dateUtc="2025-03-17T10:17:00Z"/>
          <w:highlight w:val="cyan"/>
        </w:rPr>
        <w:pPrChange w:id="6967" w:author="Irová Zuzana" w:date="2025-06-06T15:16:00Z" w16du:dateUtc="2025-06-06T13:16:00Z">
          <w:pPr>
            <w:pStyle w:val="ListBullet"/>
            <w:numPr>
              <w:numId w:val="0"/>
            </w:numPr>
            <w:spacing w:after="200"/>
            <w:ind w:left="2059" w:firstLine="0"/>
          </w:pPr>
        </w:pPrChange>
      </w:pPr>
    </w:p>
    <w:p w14:paraId="550A3B16" w14:textId="7F5361DC" w:rsidR="00CC1BB1" w:rsidRPr="00D61FC2" w:rsidDel="00E77E0A" w:rsidRDefault="00CC1BB1">
      <w:pPr>
        <w:pStyle w:val="NormalIndent"/>
        <w:rPr>
          <w:ins w:id="6968" w:author="Drastichová Zuzana" w:date="2025-03-12T09:55:00Z" w16du:dateUtc="2025-03-12T08:55:00Z"/>
          <w:del w:id="6969" w:author="Irová Zuzana" w:date="2025-03-17T11:17:00Z" w16du:dateUtc="2025-03-17T10:17:00Z"/>
          <w:highlight w:val="cyan"/>
        </w:rPr>
        <w:pPrChange w:id="6970" w:author="Irová Zuzana" w:date="2025-06-06T15:16:00Z" w16du:dateUtc="2025-06-06T13:16:00Z">
          <w:pPr>
            <w:pStyle w:val="ListBullet"/>
            <w:numPr>
              <w:numId w:val="0"/>
            </w:numPr>
            <w:spacing w:after="200"/>
            <w:ind w:left="2059" w:firstLine="0"/>
          </w:pPr>
        </w:pPrChange>
      </w:pPr>
      <w:ins w:id="6971" w:author="Drastichová Zuzana" w:date="2025-03-12T09:55:00Z" w16du:dateUtc="2025-03-12T08:55:00Z">
        <w:del w:id="6972" w:author="Irová Zuzana" w:date="2025-03-17T11:17:00Z" w16du:dateUtc="2025-03-17T10:17:00Z">
          <w:r w:rsidRPr="00D61FC2" w:rsidDel="00E77E0A">
            <w:rPr>
              <w:highlight w:val="cyan"/>
            </w:rPr>
            <w:delText>Systém spáruje neuhrazené Pre-paid bills shodného accountu a shodého System operator.ERP abbreviation s novým Top-up payment:</w:delText>
          </w:r>
        </w:del>
      </w:ins>
    </w:p>
    <w:p w14:paraId="04899C2E" w14:textId="32304F3D" w:rsidR="00CC1BB1" w:rsidRPr="00E77E0A" w:rsidDel="00E77E0A" w:rsidRDefault="00CC1BB1">
      <w:pPr>
        <w:pStyle w:val="NormalIndent"/>
        <w:rPr>
          <w:ins w:id="6973" w:author="Drastichová Zuzana" w:date="2025-03-12T09:55:00Z" w16du:dateUtc="2025-03-12T08:55:00Z"/>
          <w:del w:id="6974" w:author="Irová Zuzana" w:date="2025-03-17T11:17:00Z" w16du:dateUtc="2025-03-17T10:17:00Z"/>
          <w:highlight w:val="cyan"/>
        </w:rPr>
        <w:pPrChange w:id="6975" w:author="Irová Zuzana" w:date="2025-06-06T15:16:00Z" w16du:dateUtc="2025-06-06T13:16:00Z">
          <w:pPr>
            <w:pStyle w:val="ListFS1"/>
          </w:pPr>
        </w:pPrChange>
      </w:pPr>
      <w:ins w:id="6976" w:author="Drastichová Zuzana" w:date="2025-03-12T09:55:00Z" w16du:dateUtc="2025-03-12T08:55:00Z">
        <w:del w:id="6977" w:author="Irová Zuzana" w:date="2025-03-17T11:17:00Z" w16du:dateUtc="2025-03-17T10:17:00Z">
          <w:r w:rsidRPr="00E77E0A" w:rsidDel="00E77E0A">
            <w:rPr>
              <w:highlight w:val="cyan"/>
            </w:rPr>
            <w:delText xml:space="preserve">Systém dohledá plně neuhrazené Pre-paid bills (faktury a vrubopisy) a seřadí je od nejstarší. </w:delText>
          </w:r>
        </w:del>
      </w:ins>
    </w:p>
    <w:p w14:paraId="2E393461" w14:textId="08CF587E" w:rsidR="00CC1BB1" w:rsidRPr="00E77E0A" w:rsidDel="00E77E0A" w:rsidRDefault="00CC1BB1">
      <w:pPr>
        <w:pStyle w:val="NormalIndent"/>
        <w:rPr>
          <w:ins w:id="6978" w:author="Drastichová Zuzana" w:date="2025-03-12T09:55:00Z" w16du:dateUtc="2025-03-12T08:55:00Z"/>
          <w:del w:id="6979" w:author="Irová Zuzana" w:date="2025-03-17T11:17:00Z" w16du:dateUtc="2025-03-17T10:17:00Z"/>
          <w:highlight w:val="cyan"/>
        </w:rPr>
        <w:pPrChange w:id="6980" w:author="Irová Zuzana" w:date="2025-06-06T15:16:00Z" w16du:dateUtc="2025-06-06T13:16:00Z">
          <w:pPr>
            <w:pStyle w:val="ListFS1"/>
          </w:pPr>
        </w:pPrChange>
      </w:pPr>
      <w:ins w:id="6981" w:author="Drastichová Zuzana" w:date="2025-03-12T09:55:00Z" w16du:dateUtc="2025-03-12T08:55:00Z">
        <w:del w:id="6982" w:author="Irová Zuzana" w:date="2025-03-17T11:17:00Z" w16du:dateUtc="2025-03-17T10:17:00Z">
          <w:r w:rsidRPr="00E77E0A" w:rsidDel="00E77E0A">
            <w:rPr>
              <w:highlight w:val="cyan"/>
            </w:rPr>
            <w:delText>Systém spáruje top-up platbu s neuhrazenými fakturami nebo vrubopisy od nejstarší, až do výše top-up nebo neuhrazené částky bill, tj. vytvoří Matching s následujícími parametry:</w:delText>
          </w:r>
        </w:del>
      </w:ins>
    </w:p>
    <w:p w14:paraId="639B3265" w14:textId="4A245C6F" w:rsidR="00CC1BB1" w:rsidRPr="00D61FC2" w:rsidDel="00E77E0A" w:rsidRDefault="00CC1BB1">
      <w:pPr>
        <w:pStyle w:val="NormalIndent"/>
        <w:rPr>
          <w:ins w:id="6983" w:author="Drastichová Zuzana" w:date="2025-03-12T09:55:00Z" w16du:dateUtc="2025-03-12T08:55:00Z"/>
          <w:del w:id="6984" w:author="Irová Zuzana" w:date="2025-03-17T11:17:00Z" w16du:dateUtc="2025-03-17T10:17:00Z"/>
          <w:highlight w:val="cyan"/>
        </w:rPr>
        <w:pPrChange w:id="6985" w:author="Irová Zuzana" w:date="2025-06-06T15:16:00Z" w16du:dateUtc="2025-06-06T13:16:00Z">
          <w:pPr>
            <w:pStyle w:val="ListFS2"/>
          </w:pPr>
        </w:pPrChange>
      </w:pPr>
      <w:ins w:id="6986" w:author="Drastichová Zuzana" w:date="2025-03-12T09:55:00Z" w16du:dateUtc="2025-03-12T08:55:00Z">
        <w:del w:id="6987" w:author="Irová Zuzana" w:date="2025-03-17T11:17:00Z" w16du:dateUtc="2025-03-17T10:17:00Z">
          <w:r w:rsidRPr="00D61FC2" w:rsidDel="00E77E0A">
            <w:rPr>
              <w:highlight w:val="cyan"/>
            </w:rPr>
            <w:delText xml:space="preserve">Date of matching = aktuální datum </w:delText>
          </w:r>
        </w:del>
      </w:ins>
    </w:p>
    <w:p w14:paraId="53E93FA1" w14:textId="07B7C449" w:rsidR="00CC1BB1" w:rsidRPr="00D61FC2" w:rsidDel="00E77E0A" w:rsidRDefault="00CC1BB1">
      <w:pPr>
        <w:pStyle w:val="NormalIndent"/>
        <w:rPr>
          <w:ins w:id="6988" w:author="Drastichová Zuzana" w:date="2025-03-12T09:55:00Z" w16du:dateUtc="2025-03-12T08:55:00Z"/>
          <w:del w:id="6989" w:author="Irová Zuzana" w:date="2025-03-17T11:17:00Z" w16du:dateUtc="2025-03-17T10:17:00Z"/>
          <w:highlight w:val="cyan"/>
        </w:rPr>
        <w:pPrChange w:id="6990" w:author="Irová Zuzana" w:date="2025-06-06T15:16:00Z" w16du:dateUtc="2025-06-06T13:16:00Z">
          <w:pPr>
            <w:pStyle w:val="ListFS2"/>
          </w:pPr>
        </w:pPrChange>
      </w:pPr>
      <w:ins w:id="6991" w:author="Drastichová Zuzana" w:date="2025-03-12T09:55:00Z" w16du:dateUtc="2025-03-12T08:55:00Z">
        <w:del w:id="6992" w:author="Irová Zuzana" w:date="2025-03-17T11:17:00Z" w16du:dateUtc="2025-03-17T10:17:00Z">
          <w:r w:rsidRPr="00D61FC2" w:rsidDel="00E77E0A">
            <w:rPr>
              <w:highlight w:val="cyan"/>
            </w:rPr>
            <w:delText>Effective date of matching = vyšší z datumů párovaných stran (tj. payment.date of collection, bill.date od end)</w:delText>
          </w:r>
        </w:del>
      </w:ins>
    </w:p>
    <w:p w14:paraId="363AF5C1" w14:textId="6E93054D" w:rsidR="00CC1BB1" w:rsidRPr="00D61FC2" w:rsidDel="00E77E0A" w:rsidRDefault="00CC1BB1">
      <w:pPr>
        <w:pStyle w:val="NormalIndent"/>
        <w:rPr>
          <w:ins w:id="6993" w:author="Drastichová Zuzana" w:date="2025-03-12T09:55:00Z" w16du:dateUtc="2025-03-12T08:55:00Z"/>
          <w:del w:id="6994" w:author="Irová Zuzana" w:date="2025-03-17T11:17:00Z" w16du:dateUtc="2025-03-17T10:17:00Z"/>
          <w:highlight w:val="cyan"/>
        </w:rPr>
        <w:pPrChange w:id="6995" w:author="Irová Zuzana" w:date="2025-06-06T15:16:00Z" w16du:dateUtc="2025-06-06T13:16:00Z">
          <w:pPr>
            <w:pStyle w:val="ListFS2"/>
          </w:pPr>
        </w:pPrChange>
      </w:pPr>
      <w:ins w:id="6996" w:author="Drastichová Zuzana" w:date="2025-03-12T09:55:00Z" w16du:dateUtc="2025-03-12T08:55:00Z">
        <w:del w:id="6997" w:author="Irová Zuzana" w:date="2025-03-17T11:17:00Z" w16du:dateUtc="2025-03-17T10:17:00Z">
          <w:r w:rsidRPr="00D61FC2" w:rsidDel="00E77E0A">
            <w:rPr>
              <w:highlight w:val="cyan"/>
            </w:rPr>
            <w:delText>Payment – credit matching side = platba za top-up</w:delText>
          </w:r>
        </w:del>
      </w:ins>
    </w:p>
    <w:p w14:paraId="0EF2C708" w14:textId="2EFB5AB3" w:rsidR="00CC1BB1" w:rsidRPr="00D61FC2" w:rsidDel="00E77E0A" w:rsidRDefault="00CC1BB1">
      <w:pPr>
        <w:pStyle w:val="NormalIndent"/>
        <w:rPr>
          <w:ins w:id="6998" w:author="Drastichová Zuzana" w:date="2025-03-12T09:55:00Z" w16du:dateUtc="2025-03-12T08:55:00Z"/>
          <w:del w:id="6999" w:author="Irová Zuzana" w:date="2025-03-17T11:17:00Z" w16du:dateUtc="2025-03-17T10:17:00Z"/>
          <w:highlight w:val="cyan"/>
        </w:rPr>
        <w:pPrChange w:id="7000" w:author="Irová Zuzana" w:date="2025-06-06T15:16:00Z" w16du:dateUtc="2025-06-06T13:16:00Z">
          <w:pPr>
            <w:pStyle w:val="ListFS2"/>
          </w:pPr>
        </w:pPrChange>
      </w:pPr>
      <w:ins w:id="7001" w:author="Drastichová Zuzana" w:date="2025-03-12T09:55:00Z" w16du:dateUtc="2025-03-12T08:55:00Z">
        <w:del w:id="7002" w:author="Irová Zuzana" w:date="2025-03-17T11:17:00Z" w16du:dateUtc="2025-03-17T10:17:00Z">
          <w:r w:rsidRPr="00D61FC2" w:rsidDel="00E77E0A">
            <w:rPr>
              <w:highlight w:val="cyan"/>
            </w:rPr>
            <w:delText>Bill – debit matching side = neuhrazená faktura nebo vrubopis</w:delText>
          </w:r>
        </w:del>
      </w:ins>
    </w:p>
    <w:p w14:paraId="12CA3030" w14:textId="74253C43" w:rsidR="00CC1BB1" w:rsidRPr="00D61FC2" w:rsidDel="00E77E0A" w:rsidRDefault="00CC1BB1">
      <w:pPr>
        <w:pStyle w:val="NormalIndent"/>
        <w:rPr>
          <w:ins w:id="7003" w:author="Drastichová Zuzana" w:date="2025-03-12T09:55:00Z" w16du:dateUtc="2025-03-12T08:55:00Z"/>
          <w:del w:id="7004" w:author="Irová Zuzana" w:date="2025-03-17T11:17:00Z" w16du:dateUtc="2025-03-17T10:17:00Z"/>
          <w:highlight w:val="cyan"/>
        </w:rPr>
        <w:pPrChange w:id="7005" w:author="Irová Zuzana" w:date="2025-06-06T15:16:00Z" w16du:dateUtc="2025-06-06T13:16:00Z">
          <w:pPr>
            <w:pStyle w:val="ListFS2"/>
          </w:pPr>
        </w:pPrChange>
      </w:pPr>
      <w:ins w:id="7006" w:author="Drastichová Zuzana" w:date="2025-03-12T09:55:00Z" w16du:dateUtc="2025-03-12T08:55:00Z">
        <w:del w:id="7007" w:author="Irová Zuzana" w:date="2025-03-17T11:17:00Z" w16du:dateUtc="2025-03-17T10:17:00Z">
          <w:r w:rsidRPr="00D61FC2" w:rsidDel="00E77E0A">
            <w:rPr>
              <w:highlight w:val="cyan"/>
            </w:rPr>
            <w:delText xml:space="preserve">Matched amount = menší z (rozdíl mezi Total a Matched amount faktury/vrubopisu; rozdíl mezi Payment amount a Matched amount top-up platby) </w:delText>
          </w:r>
        </w:del>
      </w:ins>
    </w:p>
    <w:p w14:paraId="71A75057" w14:textId="4DC703CC" w:rsidR="00CC1BB1" w:rsidRPr="00D61FC2" w:rsidDel="00E77E0A" w:rsidRDefault="00CC1BB1">
      <w:pPr>
        <w:pStyle w:val="NormalIndent"/>
        <w:rPr>
          <w:ins w:id="7008" w:author="Drastichová Zuzana" w:date="2025-03-12T09:55:00Z" w16du:dateUtc="2025-03-12T08:55:00Z"/>
          <w:del w:id="7009" w:author="Irová Zuzana" w:date="2025-03-17T11:17:00Z" w16du:dateUtc="2025-03-17T10:17:00Z"/>
          <w:highlight w:val="cyan"/>
        </w:rPr>
        <w:pPrChange w:id="7010" w:author="Irová Zuzana" w:date="2025-06-06T15:16:00Z" w16du:dateUtc="2025-06-06T13:16:00Z">
          <w:pPr>
            <w:pStyle w:val="ListFS2"/>
          </w:pPr>
        </w:pPrChange>
      </w:pPr>
      <w:ins w:id="7011" w:author="Drastichová Zuzana" w:date="2025-03-12T09:55:00Z" w16du:dateUtc="2025-03-12T08:55:00Z">
        <w:del w:id="7012" w:author="Irová Zuzana" w:date="2025-03-17T11:17:00Z" w16du:dateUtc="2025-03-17T10:17:00Z">
          <w:r w:rsidRPr="00D61FC2" w:rsidDel="00E77E0A">
            <w:rPr>
              <w:highlight w:val="cyan"/>
            </w:rPr>
            <w:delText>Matching method = Automatic</w:delText>
          </w:r>
        </w:del>
      </w:ins>
    </w:p>
    <w:p w14:paraId="3AC20E92" w14:textId="2981FCBB" w:rsidR="00CC1BB1" w:rsidRPr="00D61FC2" w:rsidDel="00E77E0A" w:rsidRDefault="00CC1BB1">
      <w:pPr>
        <w:pStyle w:val="NormalIndent"/>
        <w:rPr>
          <w:ins w:id="7013" w:author="Drastichová Zuzana" w:date="2025-03-12T09:55:00Z" w16du:dateUtc="2025-03-12T08:55:00Z"/>
          <w:del w:id="7014" w:author="Irová Zuzana" w:date="2025-03-17T11:17:00Z" w16du:dateUtc="2025-03-17T10:17:00Z"/>
          <w:highlight w:val="cyan"/>
        </w:rPr>
        <w:pPrChange w:id="7015" w:author="Irová Zuzana" w:date="2025-06-06T15:16:00Z" w16du:dateUtc="2025-06-06T13:16:00Z">
          <w:pPr>
            <w:pStyle w:val="ListFS2"/>
          </w:pPr>
        </w:pPrChange>
      </w:pPr>
      <w:ins w:id="7016" w:author="Drastichová Zuzana" w:date="2025-03-12T09:55:00Z" w16du:dateUtc="2025-03-12T08:55:00Z">
        <w:del w:id="7017" w:author="Irová Zuzana" w:date="2025-03-17T11:17:00Z" w16du:dateUtc="2025-03-17T10:17:00Z">
          <w:r w:rsidRPr="00D61FC2" w:rsidDel="00E77E0A">
            <w:rPr>
              <w:highlight w:val="cyan"/>
            </w:rPr>
            <w:delText xml:space="preserve">Disconnect allowed = True </w:delText>
          </w:r>
        </w:del>
      </w:ins>
    </w:p>
    <w:p w14:paraId="41B5BF58" w14:textId="1C74B9E3" w:rsidR="00CC1BB1" w:rsidRPr="00790253" w:rsidDel="00E77E0A" w:rsidRDefault="00CC1BB1">
      <w:pPr>
        <w:pStyle w:val="NormalIndent"/>
        <w:rPr>
          <w:ins w:id="7018" w:author="Drastichová Zuzana" w:date="2025-03-12T09:55:00Z" w16du:dateUtc="2025-03-12T08:55:00Z"/>
          <w:del w:id="7019" w:author="Irová Zuzana" w:date="2025-03-17T11:17:00Z" w16du:dateUtc="2025-03-17T10:17:00Z"/>
          <w:highlight w:val="cyan"/>
          <w:lang w:val="pl-PL"/>
          <w:rPrChange w:id="7020" w:author="Muller Miroslav" w:date="2025-03-17T11:13:00Z" w16du:dateUtc="2025-03-17T10:13:00Z">
            <w:rPr>
              <w:ins w:id="7021" w:author="Drastichová Zuzana" w:date="2025-03-12T09:55:00Z" w16du:dateUtc="2025-03-12T08:55:00Z"/>
              <w:del w:id="7022" w:author="Irová Zuzana" w:date="2025-03-17T11:17:00Z" w16du:dateUtc="2025-03-17T10:17:00Z"/>
              <w:highlight w:val="cyan"/>
            </w:rPr>
          </w:rPrChange>
        </w:rPr>
        <w:pPrChange w:id="7023" w:author="Irová Zuzana" w:date="2025-06-06T15:16:00Z" w16du:dateUtc="2025-06-06T13:16:00Z">
          <w:pPr>
            <w:pStyle w:val="ListFS1"/>
          </w:pPr>
        </w:pPrChange>
      </w:pPr>
      <w:ins w:id="7024" w:author="Drastichová Zuzana" w:date="2025-03-12T09:55:00Z" w16du:dateUtc="2025-03-12T08:55:00Z">
        <w:del w:id="7025" w:author="Irová Zuzana" w:date="2025-03-17T11:17:00Z" w16du:dateUtc="2025-03-17T10:17:00Z">
          <w:r w:rsidRPr="00790253" w:rsidDel="00E77E0A">
            <w:rPr>
              <w:highlight w:val="cyan"/>
              <w:lang w:val="pl-PL"/>
              <w:rPrChange w:id="7026" w:author="Muller Miroslav" w:date="2025-03-17T11:13:00Z" w16du:dateUtc="2025-03-17T10:13:00Z">
                <w:rPr>
                  <w:highlight w:val="cyan"/>
                </w:rPr>
              </w:rPrChange>
            </w:rPr>
            <w:delText>Syst</w:delText>
          </w:r>
          <w:r w:rsidRPr="00790253" w:rsidDel="00E77E0A">
            <w:rPr>
              <w:rFonts w:hint="cs"/>
              <w:highlight w:val="cyan"/>
              <w:lang w:val="pl-PL"/>
              <w:rPrChange w:id="7027" w:author="Muller Miroslav" w:date="2025-03-17T11:13:00Z" w16du:dateUtc="2025-03-17T10:13:00Z">
                <w:rPr>
                  <w:rFonts w:hint="cs"/>
                  <w:highlight w:val="cyan"/>
                </w:rPr>
              </w:rPrChange>
            </w:rPr>
            <w:delText>é</w:delText>
          </w:r>
          <w:r w:rsidRPr="00790253" w:rsidDel="00E77E0A">
            <w:rPr>
              <w:highlight w:val="cyan"/>
              <w:lang w:val="pl-PL"/>
              <w:rPrChange w:id="7028" w:author="Muller Miroslav" w:date="2025-03-17T11:13:00Z" w16du:dateUtc="2025-03-17T10:13:00Z">
                <w:rPr>
                  <w:highlight w:val="cyan"/>
                </w:rPr>
              </w:rPrChange>
            </w:rPr>
            <w:delText>m updatuje na nap</w:delText>
          </w:r>
          <w:r w:rsidRPr="00790253" w:rsidDel="00E77E0A">
            <w:rPr>
              <w:rFonts w:hint="cs"/>
              <w:highlight w:val="cyan"/>
              <w:lang w:val="pl-PL"/>
              <w:rPrChange w:id="7029" w:author="Muller Miroslav" w:date="2025-03-17T11:13:00Z" w16du:dateUtc="2025-03-17T10:13:00Z">
                <w:rPr>
                  <w:rFonts w:hint="cs"/>
                  <w:highlight w:val="cyan"/>
                </w:rPr>
              </w:rPrChange>
            </w:rPr>
            <w:delText>á</w:delText>
          </w:r>
          <w:r w:rsidRPr="00790253" w:rsidDel="00E77E0A">
            <w:rPr>
              <w:highlight w:val="cyan"/>
              <w:lang w:val="pl-PL"/>
              <w:rPrChange w:id="7030" w:author="Muller Miroslav" w:date="2025-03-17T11:13:00Z" w16du:dateUtc="2025-03-17T10:13:00Z">
                <w:rPr>
                  <w:highlight w:val="cyan"/>
                </w:rPr>
              </w:rPrChange>
            </w:rPr>
            <w:delText>rovan</w:delText>
          </w:r>
          <w:r w:rsidRPr="00790253" w:rsidDel="00E77E0A">
            <w:rPr>
              <w:rFonts w:hint="cs"/>
              <w:highlight w:val="cyan"/>
              <w:lang w:val="pl-PL"/>
              <w:rPrChange w:id="7031" w:author="Muller Miroslav" w:date="2025-03-17T11:13:00Z" w16du:dateUtc="2025-03-17T10:13:00Z">
                <w:rPr>
                  <w:rFonts w:hint="cs"/>
                  <w:highlight w:val="cyan"/>
                </w:rPr>
              </w:rPrChange>
            </w:rPr>
            <w:delText>é</w:delText>
          </w:r>
          <w:r w:rsidRPr="00790253" w:rsidDel="00E77E0A">
            <w:rPr>
              <w:highlight w:val="cyan"/>
              <w:lang w:val="pl-PL"/>
              <w:rPrChange w:id="7032" w:author="Muller Miroslav" w:date="2025-03-17T11:13:00Z" w16du:dateUtc="2025-03-17T10:13:00Z">
                <w:rPr>
                  <w:highlight w:val="cyan"/>
                </w:rPr>
              </w:rPrChange>
            </w:rPr>
            <w:delText xml:space="preserve"> platb</w:delText>
          </w:r>
          <w:r w:rsidRPr="00790253" w:rsidDel="00E77E0A">
            <w:rPr>
              <w:rFonts w:hint="cs"/>
              <w:highlight w:val="cyan"/>
              <w:lang w:val="pl-PL"/>
              <w:rPrChange w:id="7033" w:author="Muller Miroslav" w:date="2025-03-17T11:13:00Z" w16du:dateUtc="2025-03-17T10:13:00Z">
                <w:rPr>
                  <w:rFonts w:hint="cs"/>
                  <w:highlight w:val="cyan"/>
                </w:rPr>
              </w:rPrChange>
            </w:rPr>
            <w:delText>ě</w:delText>
          </w:r>
          <w:r w:rsidRPr="00790253" w:rsidDel="00E77E0A">
            <w:rPr>
              <w:highlight w:val="cyan"/>
              <w:lang w:val="pl-PL"/>
              <w:rPrChange w:id="7034" w:author="Muller Miroslav" w:date="2025-03-17T11:13:00Z" w16du:dateUtc="2025-03-17T10:13:00Z">
                <w:rPr>
                  <w:highlight w:val="cyan"/>
                </w:rPr>
              </w:rPrChange>
            </w:rPr>
            <w:delText>:</w:delText>
          </w:r>
        </w:del>
      </w:ins>
    </w:p>
    <w:p w14:paraId="747A77AB" w14:textId="79C67A98" w:rsidR="00CC1BB1" w:rsidRPr="00D61FC2" w:rsidDel="00E77E0A" w:rsidRDefault="00CC1BB1">
      <w:pPr>
        <w:pStyle w:val="NormalIndent"/>
        <w:rPr>
          <w:ins w:id="7035" w:author="Drastichová Zuzana" w:date="2025-03-12T09:55:00Z" w16du:dateUtc="2025-03-12T08:55:00Z"/>
          <w:del w:id="7036" w:author="Irová Zuzana" w:date="2025-03-17T11:17:00Z" w16du:dateUtc="2025-03-17T10:17:00Z"/>
          <w:highlight w:val="cyan"/>
        </w:rPr>
        <w:pPrChange w:id="7037" w:author="Irová Zuzana" w:date="2025-06-06T15:16:00Z" w16du:dateUtc="2025-06-06T13:16:00Z">
          <w:pPr>
            <w:pStyle w:val="ListFS2"/>
          </w:pPr>
        </w:pPrChange>
      </w:pPr>
      <w:ins w:id="7038" w:author="Drastichová Zuzana" w:date="2025-03-12T09:55:00Z" w16du:dateUtc="2025-03-12T08:55:00Z">
        <w:del w:id="7039" w:author="Irová Zuzana" w:date="2025-03-17T11:17:00Z" w16du:dateUtc="2025-03-17T10:17:00Z">
          <w:r w:rsidRPr="00D61FC2" w:rsidDel="00E77E0A">
            <w:rPr>
              <w:highlight w:val="cyan"/>
            </w:rPr>
            <w:delText xml:space="preserve">Matching status na Recognized-matched nebo Recognized – partially matched, v závislosti na výši párované částky. </w:delText>
          </w:r>
        </w:del>
      </w:ins>
    </w:p>
    <w:p w14:paraId="194DE01F" w14:textId="6F3DF09F" w:rsidR="00CC1BB1" w:rsidRPr="00D61FC2" w:rsidDel="00E77E0A" w:rsidRDefault="00CC1BB1">
      <w:pPr>
        <w:pStyle w:val="NormalIndent"/>
        <w:rPr>
          <w:ins w:id="7040" w:author="Drastichová Zuzana" w:date="2025-03-12T09:55:00Z" w16du:dateUtc="2025-03-12T08:55:00Z"/>
          <w:del w:id="7041" w:author="Irová Zuzana" w:date="2025-03-17T11:17:00Z" w16du:dateUtc="2025-03-17T10:17:00Z"/>
          <w:highlight w:val="cyan"/>
        </w:rPr>
        <w:pPrChange w:id="7042" w:author="Irová Zuzana" w:date="2025-06-06T15:16:00Z" w16du:dateUtc="2025-06-06T13:16:00Z">
          <w:pPr>
            <w:pStyle w:val="ListFS2"/>
          </w:pPr>
        </w:pPrChange>
      </w:pPr>
      <w:ins w:id="7043" w:author="Drastichová Zuzana" w:date="2025-03-12T09:55:00Z" w16du:dateUtc="2025-03-12T08:55:00Z">
        <w:del w:id="7044" w:author="Irová Zuzana" w:date="2025-03-17T11:17:00Z" w16du:dateUtc="2025-03-17T10:17:00Z">
          <w:r w:rsidRPr="00D61FC2" w:rsidDel="00E77E0A">
            <w:rPr>
              <w:highlight w:val="cyan"/>
            </w:rPr>
            <w:delText>Matched amount = součet všech Matching.Matched amount dané platby</w:delText>
          </w:r>
        </w:del>
      </w:ins>
    </w:p>
    <w:p w14:paraId="5B9BC89F" w14:textId="0CADFAD5" w:rsidR="00CC1BB1" w:rsidRPr="00790253" w:rsidDel="00E77E0A" w:rsidRDefault="00CC1BB1">
      <w:pPr>
        <w:pStyle w:val="NormalIndent"/>
        <w:rPr>
          <w:ins w:id="7045" w:author="Drastichová Zuzana" w:date="2025-03-12T09:55:00Z" w16du:dateUtc="2025-03-12T08:55:00Z"/>
          <w:del w:id="7046" w:author="Irová Zuzana" w:date="2025-03-17T11:17:00Z" w16du:dateUtc="2025-03-17T10:17:00Z"/>
          <w:highlight w:val="cyan"/>
          <w:lang w:val="pl-PL"/>
          <w:rPrChange w:id="7047" w:author="Muller Miroslav" w:date="2025-03-17T11:13:00Z" w16du:dateUtc="2025-03-17T10:13:00Z">
            <w:rPr>
              <w:ins w:id="7048" w:author="Drastichová Zuzana" w:date="2025-03-12T09:55:00Z" w16du:dateUtc="2025-03-12T08:55:00Z"/>
              <w:del w:id="7049" w:author="Irová Zuzana" w:date="2025-03-17T11:17:00Z" w16du:dateUtc="2025-03-17T10:17:00Z"/>
              <w:highlight w:val="cyan"/>
            </w:rPr>
          </w:rPrChange>
        </w:rPr>
        <w:pPrChange w:id="7050" w:author="Irová Zuzana" w:date="2025-06-06T15:16:00Z" w16du:dateUtc="2025-06-06T13:16:00Z">
          <w:pPr>
            <w:pStyle w:val="ListFS1"/>
          </w:pPr>
        </w:pPrChange>
      </w:pPr>
      <w:ins w:id="7051" w:author="Drastichová Zuzana" w:date="2025-03-12T09:55:00Z" w16du:dateUtc="2025-03-12T08:55:00Z">
        <w:del w:id="7052" w:author="Irová Zuzana" w:date="2025-03-17T11:17:00Z" w16du:dateUtc="2025-03-17T10:17:00Z">
          <w:r w:rsidRPr="00790253" w:rsidDel="00E77E0A">
            <w:rPr>
              <w:highlight w:val="cyan"/>
              <w:lang w:val="pl-PL"/>
              <w:rPrChange w:id="7053" w:author="Muller Miroslav" w:date="2025-03-17T11:13:00Z" w16du:dateUtc="2025-03-17T10:13:00Z">
                <w:rPr>
                  <w:highlight w:val="cyan"/>
                </w:rPr>
              </w:rPrChange>
            </w:rPr>
            <w:delText>Syst</w:delText>
          </w:r>
          <w:r w:rsidRPr="00790253" w:rsidDel="00E77E0A">
            <w:rPr>
              <w:rFonts w:hint="cs"/>
              <w:highlight w:val="cyan"/>
              <w:lang w:val="pl-PL"/>
              <w:rPrChange w:id="7054" w:author="Muller Miroslav" w:date="2025-03-17T11:13:00Z" w16du:dateUtc="2025-03-17T10:13:00Z">
                <w:rPr>
                  <w:rFonts w:hint="cs"/>
                  <w:highlight w:val="cyan"/>
                </w:rPr>
              </w:rPrChange>
            </w:rPr>
            <w:delText>é</w:delText>
          </w:r>
          <w:r w:rsidRPr="00790253" w:rsidDel="00E77E0A">
            <w:rPr>
              <w:highlight w:val="cyan"/>
              <w:lang w:val="pl-PL"/>
              <w:rPrChange w:id="7055" w:author="Muller Miroslav" w:date="2025-03-17T11:13:00Z" w16du:dateUtc="2025-03-17T10:13:00Z">
                <w:rPr>
                  <w:highlight w:val="cyan"/>
                </w:rPr>
              </w:rPrChange>
            </w:rPr>
            <w:delText>m updatuje na nap</w:delText>
          </w:r>
          <w:r w:rsidRPr="00790253" w:rsidDel="00E77E0A">
            <w:rPr>
              <w:rFonts w:hint="cs"/>
              <w:highlight w:val="cyan"/>
              <w:lang w:val="pl-PL"/>
              <w:rPrChange w:id="7056" w:author="Muller Miroslav" w:date="2025-03-17T11:13:00Z" w16du:dateUtc="2025-03-17T10:13:00Z">
                <w:rPr>
                  <w:rFonts w:hint="cs"/>
                  <w:highlight w:val="cyan"/>
                </w:rPr>
              </w:rPrChange>
            </w:rPr>
            <w:delText>á</w:delText>
          </w:r>
          <w:r w:rsidRPr="00790253" w:rsidDel="00E77E0A">
            <w:rPr>
              <w:highlight w:val="cyan"/>
              <w:lang w:val="pl-PL"/>
              <w:rPrChange w:id="7057" w:author="Muller Miroslav" w:date="2025-03-17T11:13:00Z" w16du:dateUtc="2025-03-17T10:13:00Z">
                <w:rPr>
                  <w:highlight w:val="cyan"/>
                </w:rPr>
              </w:rPrChange>
            </w:rPr>
            <w:delText>rovan</w:delText>
          </w:r>
          <w:r w:rsidRPr="00790253" w:rsidDel="00E77E0A">
            <w:rPr>
              <w:rFonts w:hint="cs"/>
              <w:highlight w:val="cyan"/>
              <w:lang w:val="pl-PL"/>
              <w:rPrChange w:id="7058" w:author="Muller Miroslav" w:date="2025-03-17T11:13:00Z" w16du:dateUtc="2025-03-17T10:13:00Z">
                <w:rPr>
                  <w:rFonts w:hint="cs"/>
                  <w:highlight w:val="cyan"/>
                </w:rPr>
              </w:rPrChange>
            </w:rPr>
            <w:delText>ý</w:delText>
          </w:r>
          <w:r w:rsidRPr="00790253" w:rsidDel="00E77E0A">
            <w:rPr>
              <w:highlight w:val="cyan"/>
              <w:lang w:val="pl-PL"/>
              <w:rPrChange w:id="7059" w:author="Muller Miroslav" w:date="2025-03-17T11:13:00Z" w16du:dateUtc="2025-03-17T10:13:00Z">
                <w:rPr>
                  <w:highlight w:val="cyan"/>
                </w:rPr>
              </w:rPrChange>
            </w:rPr>
            <w:delText>ch bills:</w:delText>
          </w:r>
        </w:del>
      </w:ins>
    </w:p>
    <w:p w14:paraId="026C60EB" w14:textId="092FCEA3" w:rsidR="00CC1BB1" w:rsidRPr="00D61FC2" w:rsidDel="00E77E0A" w:rsidRDefault="00CC1BB1">
      <w:pPr>
        <w:pStyle w:val="NormalIndent"/>
        <w:rPr>
          <w:ins w:id="7060" w:author="Drastichová Zuzana" w:date="2025-03-12T09:55:00Z" w16du:dateUtc="2025-03-12T08:55:00Z"/>
          <w:del w:id="7061" w:author="Irová Zuzana" w:date="2025-03-17T11:17:00Z" w16du:dateUtc="2025-03-17T10:17:00Z"/>
          <w:highlight w:val="cyan"/>
        </w:rPr>
        <w:pPrChange w:id="7062" w:author="Irová Zuzana" w:date="2025-06-06T15:16:00Z" w16du:dateUtc="2025-06-06T13:16:00Z">
          <w:pPr>
            <w:pStyle w:val="ListFS2"/>
          </w:pPr>
        </w:pPrChange>
      </w:pPr>
      <w:ins w:id="7063" w:author="Drastichová Zuzana" w:date="2025-03-12T09:55:00Z" w16du:dateUtc="2025-03-12T08:55:00Z">
        <w:del w:id="7064" w:author="Irová Zuzana" w:date="2025-03-17T11:17:00Z" w16du:dateUtc="2025-03-17T10:17:00Z">
          <w:r w:rsidRPr="00D61FC2" w:rsidDel="00E77E0A">
            <w:rPr>
              <w:highlight w:val="cyan"/>
            </w:rPr>
            <w:delText xml:space="preserve"> Bill payment status na Paid fully nebo Paid partially, v závislosti na výši párované částky</w:delText>
          </w:r>
        </w:del>
      </w:ins>
    </w:p>
    <w:p w14:paraId="12CED318" w14:textId="5502A3EA" w:rsidR="00CC1BB1" w:rsidRPr="00D61FC2" w:rsidDel="00E77E0A" w:rsidRDefault="00CC1BB1">
      <w:pPr>
        <w:pStyle w:val="NormalIndent"/>
        <w:rPr>
          <w:ins w:id="7065" w:author="Drastichová Zuzana" w:date="2025-03-12T09:55:00Z" w16du:dateUtc="2025-03-12T08:55:00Z"/>
          <w:del w:id="7066" w:author="Irová Zuzana" w:date="2025-03-17T11:17:00Z" w16du:dateUtc="2025-03-17T10:17:00Z"/>
          <w:highlight w:val="cyan"/>
        </w:rPr>
        <w:pPrChange w:id="7067" w:author="Irová Zuzana" w:date="2025-06-06T15:16:00Z" w16du:dateUtc="2025-06-06T13:16:00Z">
          <w:pPr>
            <w:pStyle w:val="ListFS2"/>
          </w:pPr>
        </w:pPrChange>
      </w:pPr>
      <w:ins w:id="7068" w:author="Drastichová Zuzana" w:date="2025-03-12T09:55:00Z" w16du:dateUtc="2025-03-12T08:55:00Z">
        <w:del w:id="7069" w:author="Irová Zuzana" w:date="2025-03-17T11:17:00Z" w16du:dateUtc="2025-03-17T10:17:00Z">
          <w:r w:rsidRPr="00D61FC2" w:rsidDel="00E77E0A">
            <w:rPr>
              <w:highlight w:val="cyan"/>
            </w:rPr>
            <w:delText>Matched amount = součet všech Matching.Matched amount daného bill</w:delText>
          </w:r>
          <w:r w:rsidDel="00E77E0A">
            <w:br/>
          </w:r>
        </w:del>
      </w:ins>
    </w:p>
    <w:p w14:paraId="2384EA48" w14:textId="61573A46" w:rsidR="00CC1BB1" w:rsidRPr="00955C1D" w:rsidDel="00E77E0A" w:rsidRDefault="00CC1BB1">
      <w:pPr>
        <w:pStyle w:val="NormalIndent"/>
        <w:rPr>
          <w:ins w:id="7070" w:author="Drastichová Zuzana" w:date="2025-03-12T09:55:00Z" w16du:dateUtc="2025-03-12T08:55:00Z"/>
          <w:del w:id="7071" w:author="Irová Zuzana" w:date="2025-03-17T11:17:00Z" w16du:dateUtc="2025-03-17T10:17:00Z"/>
        </w:rPr>
      </w:pPr>
    </w:p>
    <w:p w14:paraId="3D1C9D3B" w14:textId="17878228" w:rsidR="00CC1BB1" w:rsidRPr="00955C1D" w:rsidDel="00E77E0A" w:rsidRDefault="00CC1BB1">
      <w:pPr>
        <w:pStyle w:val="NormalIndent"/>
        <w:rPr>
          <w:ins w:id="7072" w:author="Drastichová Zuzana" w:date="2025-03-12T09:55:00Z" w16du:dateUtc="2025-03-12T08:55:00Z"/>
          <w:del w:id="7073" w:author="Irová Zuzana" w:date="2025-03-17T11:17:00Z" w16du:dateUtc="2025-03-17T10:17:00Z"/>
        </w:rPr>
      </w:pPr>
      <w:ins w:id="7074" w:author="Drastichová Zuzana" w:date="2025-03-12T09:55:00Z" w16du:dateUtc="2025-03-12T08:55:00Z">
        <w:del w:id="7075" w:author="Irová Zuzana" w:date="2025-03-17T11:17:00Z" w16du:dateUtc="2025-03-17T10:17:00Z">
          <w:r w:rsidRPr="00955C1D" w:rsidDel="00E77E0A">
            <w:delText xml:space="preserve">Systém zjistí jazyk faktury </w:delText>
          </w:r>
          <w:r w:rsidRPr="00A75538" w:rsidDel="00E77E0A">
            <w:delText>Bill issuera (tj. ze System operator</w:delText>
          </w:r>
          <w:r w:rsidRPr="00955C1D" w:rsidDel="00E77E0A">
            <w:delText>.Preferred document language.</w:delText>
          </w:r>
        </w:del>
      </w:ins>
    </w:p>
    <w:p w14:paraId="0DC8A871" w14:textId="7163BF8F" w:rsidR="00CC1BB1" w:rsidDel="00E77E0A" w:rsidRDefault="00CC1BB1">
      <w:pPr>
        <w:pStyle w:val="NormalIndent"/>
        <w:rPr>
          <w:ins w:id="7076" w:author="Drastichová Zuzana" w:date="2025-03-12T09:55:00Z" w16du:dateUtc="2025-03-12T08:55:00Z"/>
          <w:del w:id="7077" w:author="Irová Zuzana" w:date="2025-03-17T11:17:00Z" w16du:dateUtc="2025-03-17T10:17:00Z"/>
        </w:rPr>
      </w:pPr>
      <w:ins w:id="7078" w:author="Drastichová Zuzana" w:date="2025-03-12T09:55:00Z" w16du:dateUtc="2025-03-12T08:55:00Z">
        <w:del w:id="7079" w:author="Irová Zuzana" w:date="2025-03-17T11:17:00Z" w16du:dateUtc="2025-03-17T10:17:00Z">
          <w:r w:rsidRPr="00955C1D" w:rsidDel="00E77E0A">
            <w:delText xml:space="preserve">Systém vytvoří dokument Doklad o </w:delText>
          </w:r>
          <w:r w:rsidDel="00E77E0A">
            <w:delText>dobití</w:delText>
          </w:r>
          <w:r w:rsidRPr="00955C1D" w:rsidDel="00E77E0A">
            <w:delText xml:space="preserve"> kreditu s ohledem na zjištěný preferovaný jazyk</w:delText>
          </w:r>
          <w:r w:rsidDel="00E77E0A">
            <w:delText xml:space="preserve"> </w:delText>
          </w:r>
          <w:r w:rsidRPr="000B35CC" w:rsidDel="00E77E0A">
            <w:delText>a Delivery method = Local print</w:delText>
          </w:r>
          <w:r w:rsidRPr="00955C1D" w:rsidDel="00E77E0A">
            <w:delText xml:space="preserve"> </w:delText>
          </w:r>
        </w:del>
      </w:ins>
    </w:p>
    <w:p w14:paraId="65F2BFE1" w14:textId="3E2E6312" w:rsidR="00CC1BB1" w:rsidRPr="00087E73" w:rsidDel="00E77E0A" w:rsidRDefault="00CC1BB1">
      <w:pPr>
        <w:pStyle w:val="NormalIndent"/>
        <w:rPr>
          <w:ins w:id="7080" w:author="Drastichová Zuzana" w:date="2025-03-12T09:55:00Z" w16du:dateUtc="2025-03-12T08:55:00Z"/>
          <w:del w:id="7081" w:author="Irová Zuzana" w:date="2025-03-17T11:17:00Z" w16du:dateUtc="2025-03-17T10:17:00Z"/>
        </w:rPr>
        <w:pPrChange w:id="7082" w:author="Irová Zuzana" w:date="2025-06-06T15:16:00Z" w16du:dateUtc="2025-06-06T13:16:00Z">
          <w:pPr>
            <w:pStyle w:val="ListFS1"/>
          </w:pPr>
        </w:pPrChange>
      </w:pPr>
      <w:ins w:id="7083" w:author="Drastichová Zuzana" w:date="2025-03-12T09:55:00Z" w16du:dateUtc="2025-03-12T08:55:00Z">
        <w:del w:id="7084" w:author="Irová Zuzana" w:date="2025-03-17T11:17:00Z" w16du:dateUtc="2025-03-17T10:17:00Z">
          <w:r w:rsidRPr="00087E73" w:rsidDel="00E77E0A">
            <w:delText xml:space="preserve">(DOC.BE.07A) v případě A4 formátu nebo </w:delText>
          </w:r>
        </w:del>
      </w:ins>
    </w:p>
    <w:p w14:paraId="2CB809DC" w14:textId="2E95C032" w:rsidR="00CC1BB1" w:rsidRPr="00087E73" w:rsidDel="00E77E0A" w:rsidRDefault="00CC1BB1">
      <w:pPr>
        <w:pStyle w:val="NormalIndent"/>
        <w:rPr>
          <w:ins w:id="7085" w:author="Drastichová Zuzana" w:date="2025-03-12T09:55:00Z" w16du:dateUtc="2025-03-12T08:55:00Z"/>
          <w:del w:id="7086" w:author="Irová Zuzana" w:date="2025-03-17T11:17:00Z" w16du:dateUtc="2025-03-17T10:17:00Z"/>
        </w:rPr>
        <w:pPrChange w:id="7087" w:author="Irová Zuzana" w:date="2025-06-06T15:16:00Z" w16du:dateUtc="2025-06-06T13:16:00Z">
          <w:pPr>
            <w:pStyle w:val="ListFS1"/>
          </w:pPr>
        </w:pPrChange>
      </w:pPr>
      <w:ins w:id="7088" w:author="Drastichová Zuzana" w:date="2025-03-12T09:55:00Z" w16du:dateUtc="2025-03-12T08:55:00Z">
        <w:del w:id="7089" w:author="Irová Zuzana" w:date="2025-03-17T11:17:00Z" w16du:dateUtc="2025-03-17T10:17:00Z">
          <w:r w:rsidRPr="00087E73" w:rsidDel="00E77E0A">
            <w:delText xml:space="preserve">(DOC.BE.07B) v případě thermo tisku na POS (podle POS.Printer type), využitím případu užití Vytvoř a ulož dokument (SYS.CO.1.2) </w:delText>
          </w:r>
        </w:del>
      </w:ins>
    </w:p>
    <w:p w14:paraId="2B5EFEB6" w14:textId="54A48046" w:rsidR="00CC1BB1" w:rsidRPr="00955C1D" w:rsidDel="00E77E0A" w:rsidRDefault="00CC1BB1">
      <w:pPr>
        <w:pStyle w:val="NormalIndent"/>
        <w:rPr>
          <w:ins w:id="7090" w:author="Drastichová Zuzana" w:date="2025-03-12T09:55:00Z" w16du:dateUtc="2025-03-12T08:55:00Z"/>
          <w:del w:id="7091" w:author="Irová Zuzana" w:date="2025-03-17T11:17:00Z" w16du:dateUtc="2025-03-17T10:17:00Z"/>
        </w:rPr>
      </w:pPr>
      <w:ins w:id="7092" w:author="Drastichová Zuzana" w:date="2025-03-12T09:55:00Z" w16du:dateUtc="2025-03-12T08:55:00Z">
        <w:del w:id="7093" w:author="Irová Zuzana" w:date="2025-03-17T11:17:00Z" w16du:dateUtc="2025-03-17T10:17:00Z">
          <w:r w:rsidRPr="00955C1D" w:rsidDel="00E77E0A">
            <w:delText xml:space="preserve">a nabídne jej ke stažení. </w:delText>
          </w:r>
        </w:del>
      </w:ins>
    </w:p>
    <w:p w14:paraId="765E5206" w14:textId="45D9D971" w:rsidR="00CC1BB1" w:rsidRPr="00955C1D" w:rsidDel="00E77E0A" w:rsidRDefault="00CC1BB1">
      <w:pPr>
        <w:pStyle w:val="NormalIndent"/>
        <w:rPr>
          <w:ins w:id="7094" w:author="Drastichová Zuzana" w:date="2025-03-12T09:55:00Z" w16du:dateUtc="2025-03-12T08:55:00Z"/>
          <w:del w:id="7095" w:author="Irová Zuzana" w:date="2025-03-17T11:17:00Z" w16du:dateUtc="2025-03-17T10:17:00Z"/>
        </w:rPr>
      </w:pPr>
    </w:p>
    <w:p w14:paraId="1B7D9C14" w14:textId="754181E0" w:rsidR="00CC1BB1" w:rsidRPr="00955C1D" w:rsidDel="00E77E0A" w:rsidRDefault="00CC1BB1">
      <w:pPr>
        <w:pStyle w:val="NormalIndent"/>
        <w:rPr>
          <w:ins w:id="7096" w:author="Drastichová Zuzana" w:date="2025-03-12T09:55:00Z" w16du:dateUtc="2025-03-12T08:55:00Z"/>
          <w:del w:id="7097" w:author="Irová Zuzana" w:date="2025-03-17T11:17:00Z" w16du:dateUtc="2025-03-17T10:17:00Z"/>
        </w:rPr>
      </w:pPr>
      <w:ins w:id="7098" w:author="Drastichová Zuzana" w:date="2025-03-12T09:55:00Z" w16du:dateUtc="2025-03-12T08:55:00Z">
        <w:del w:id="7099" w:author="Irová Zuzana" w:date="2025-03-17T11:17:00Z" w16du:dateUtc="2025-03-17T10:17:00Z">
          <w:r w:rsidRPr="00955C1D" w:rsidDel="00E77E0A">
            <w:delText xml:space="preserve">Systém odešle pdf dokladu na zákazníkův email (pokud je vyplněn), společně s notifikací NTF.BAR.07. </w:delText>
          </w:r>
        </w:del>
      </w:ins>
    </w:p>
    <w:p w14:paraId="3CD97452" w14:textId="6D206DD3" w:rsidR="00CC1BB1" w:rsidRPr="00955C1D" w:rsidDel="00E77E0A" w:rsidRDefault="00CC1BB1">
      <w:pPr>
        <w:pStyle w:val="NormalIndent"/>
        <w:rPr>
          <w:ins w:id="7100" w:author="Drastichová Zuzana" w:date="2025-03-12T09:55:00Z" w16du:dateUtc="2025-03-12T08:55:00Z"/>
          <w:del w:id="7101" w:author="Irová Zuzana" w:date="2025-03-17T11:17:00Z" w16du:dateUtc="2025-03-17T10:17:00Z"/>
        </w:rPr>
      </w:pPr>
    </w:p>
    <w:p w14:paraId="7D504B72" w14:textId="2F7D2C3A" w:rsidR="00CC1BB1" w:rsidRPr="00955C1D" w:rsidDel="00E77E0A" w:rsidRDefault="00CC1BB1">
      <w:pPr>
        <w:pStyle w:val="NormalIndent"/>
        <w:rPr>
          <w:ins w:id="7102" w:author="Drastichová Zuzana" w:date="2025-03-12T09:55:00Z" w16du:dateUtc="2025-03-12T08:55:00Z"/>
          <w:del w:id="7103" w:author="Irová Zuzana" w:date="2025-03-17T11:17:00Z" w16du:dateUtc="2025-03-17T10:17:00Z"/>
        </w:rPr>
      </w:pPr>
      <w:ins w:id="7104" w:author="Drastichová Zuzana" w:date="2025-03-12T09:55:00Z" w16du:dateUtc="2025-03-12T08:55:00Z">
        <w:del w:id="7105" w:author="Irová Zuzana" w:date="2025-03-17T11:17:00Z" w16du:dateUtc="2025-03-17T10:17:00Z">
          <w:r w:rsidRPr="00D61FC2" w:rsidDel="00E77E0A">
            <w:rPr>
              <w:highlight w:val="cyan"/>
            </w:rPr>
            <w:delText>Pokud šlo o platbu tankovací kartou, Systém zagreguje platbu do odpovídajícího FCI RfP, využitím případu užití Zagreguj platby tankovací kartou do FCI RfP (SYS.BAR.0.9).</w:delText>
          </w:r>
          <w:r w:rsidRPr="00955C1D" w:rsidDel="00E77E0A">
            <w:delText xml:space="preserve"> </w:delText>
          </w:r>
        </w:del>
      </w:ins>
    </w:p>
    <w:p w14:paraId="0C6B5691" w14:textId="701671ED" w:rsidR="00CC1BB1" w:rsidRPr="00955C1D" w:rsidDel="00E77E0A" w:rsidRDefault="00CC1BB1">
      <w:pPr>
        <w:pStyle w:val="NormalIndent"/>
        <w:rPr>
          <w:ins w:id="7106" w:author="Drastichová Zuzana" w:date="2025-03-12T09:55:00Z" w16du:dateUtc="2025-03-12T08:55:00Z"/>
          <w:del w:id="7107" w:author="Irová Zuzana" w:date="2025-03-17T11:17:00Z" w16du:dateUtc="2025-03-17T10:17:00Z"/>
        </w:rPr>
      </w:pPr>
    </w:p>
    <w:p w14:paraId="0CE4BFC9" w14:textId="77777777" w:rsidR="00CC1BB1" w:rsidRPr="00955C1D" w:rsidRDefault="00CC1BB1">
      <w:pPr>
        <w:pStyle w:val="NormalIndent"/>
        <w:rPr>
          <w:ins w:id="7108" w:author="Drastichová Zuzana" w:date="2025-03-12T09:55:00Z" w16du:dateUtc="2025-03-12T08:55:00Z"/>
        </w:rPr>
      </w:pPr>
      <w:ins w:id="7109" w:author="Drastichová Zuzana" w:date="2025-03-12T09:55:00Z" w16du:dateUtc="2025-03-12T08:55:00Z">
        <w:r w:rsidRPr="00955C1D">
          <w:t>Postup končí.</w:t>
        </w:r>
      </w:ins>
    </w:p>
    <w:p w14:paraId="3E9E43F5" w14:textId="00B2587A" w:rsidR="00CC1BB1" w:rsidRPr="00955C1D" w:rsidDel="00D51F16" w:rsidRDefault="00CC1BB1">
      <w:pPr>
        <w:pStyle w:val="NormalIndent"/>
        <w:rPr>
          <w:ins w:id="7110" w:author="Drastichová Zuzana" w:date="2025-03-12T09:55:00Z" w16du:dateUtc="2025-03-12T08:55:00Z"/>
          <w:del w:id="7111" w:author="Irová Zuzana" w:date="2025-04-15T15:25:00Z" w16du:dateUtc="2025-04-15T13:25:00Z"/>
        </w:rPr>
      </w:pPr>
    </w:p>
    <w:p w14:paraId="58A1E1D9" w14:textId="1F473893" w:rsidR="00CC1BB1" w:rsidDel="001C7A17" w:rsidRDefault="00CC1BB1">
      <w:pPr>
        <w:pStyle w:val="NormalIndent"/>
        <w:rPr>
          <w:ins w:id="7112" w:author="Drastichová Zuzana" w:date="2025-03-12T09:55:00Z" w16du:dateUtc="2025-03-12T08:55:00Z"/>
          <w:del w:id="7113" w:author="Irová Zuzana" w:date="2025-03-20T15:00:00Z" w16du:dateUtc="2025-03-20T14:00:00Z"/>
        </w:rPr>
      </w:pPr>
    </w:p>
    <w:p w14:paraId="5562257C" w14:textId="0BF858E7" w:rsidR="00CC1BB1" w:rsidRPr="00D61FC2" w:rsidDel="001C7A17" w:rsidRDefault="00CC1BB1">
      <w:pPr>
        <w:pStyle w:val="NormalIndent"/>
        <w:rPr>
          <w:ins w:id="7114" w:author="Drastichová Zuzana" w:date="2025-03-12T09:55:00Z" w16du:dateUtc="2025-03-12T08:55:00Z"/>
          <w:del w:id="7115" w:author="Irová Zuzana" w:date="2025-03-20T15:00:00Z" w16du:dateUtc="2025-03-20T14:00:00Z"/>
          <w:highlight w:val="cyan"/>
        </w:rPr>
        <w:pPrChange w:id="7116" w:author="Irová Zuzana" w:date="2025-06-06T15:16:00Z" w16du:dateUtc="2025-06-06T13:16:00Z">
          <w:pPr>
            <w:keepNext/>
            <w:spacing w:before="120"/>
            <w:ind w:left="2059"/>
          </w:pPr>
        </w:pPrChange>
      </w:pPr>
      <w:ins w:id="7117" w:author="Drastichová Zuzana" w:date="2025-03-12T09:55:00Z" w16du:dateUtc="2025-03-12T08:55:00Z">
        <w:del w:id="7118" w:author="Irová Zuzana" w:date="2025-03-20T15:00:00Z" w16du:dateUtc="2025-03-20T14:00:00Z">
          <w:r w:rsidRPr="00D61FC2" w:rsidDel="001C7A17">
            <w:rPr>
              <w:highlight w:val="cyan"/>
            </w:rPr>
            <w:delText xml:space="preserve">(N3) Online Fleet card payment (SC) </w:delText>
          </w:r>
        </w:del>
      </w:ins>
    </w:p>
    <w:p w14:paraId="3144F637" w14:textId="7D33807B" w:rsidR="00CC1BB1" w:rsidRPr="00D61FC2" w:rsidDel="001C7A17" w:rsidRDefault="00CC1BB1">
      <w:pPr>
        <w:pStyle w:val="NormalIndent"/>
        <w:rPr>
          <w:ins w:id="7119" w:author="Drastichová Zuzana" w:date="2025-03-12T09:55:00Z" w16du:dateUtc="2025-03-12T08:55:00Z"/>
          <w:del w:id="7120" w:author="Irová Zuzana" w:date="2025-03-20T15:00:00Z" w16du:dateUtc="2025-03-20T14:00:00Z"/>
          <w:highlight w:val="cyan"/>
          <w:lang w:eastAsia="cs-CZ"/>
        </w:rPr>
        <w:pPrChange w:id="7121" w:author="Irová Zuzana" w:date="2025-06-06T15:16:00Z" w16du:dateUtc="2025-06-06T13:16:00Z">
          <w:pPr>
            <w:ind w:left="2059"/>
          </w:pPr>
        </w:pPrChange>
      </w:pPr>
      <w:ins w:id="7122" w:author="Drastichová Zuzana" w:date="2025-03-12T09:55:00Z" w16du:dateUtc="2025-03-12T08:55:00Z">
        <w:del w:id="7123" w:author="Irová Zuzana" w:date="2025-03-20T15:00:00Z" w16du:dateUtc="2025-03-20T14:00:00Z">
          <w:r w:rsidRPr="00D61FC2" w:rsidDel="001C7A17">
            <w:rPr>
              <w:highlight w:val="cyan"/>
              <w:lang w:eastAsia="cs-CZ"/>
            </w:rPr>
            <w:delText>V případě platební metody Tankovací karta na WSC, Systém vyvolá komunikaci s platební bránou Paywell (rozhraní INT.BAR.18) a poté inicializuje platební transakci přes Paywell interface. Systém mimo jiné pošle částku platby,</w:delText>
          </w:r>
          <w:r w:rsidRPr="00D61FC2" w:rsidDel="001C7A17">
            <w:rPr>
              <w:highlight w:val="cyan"/>
            </w:rPr>
            <w:delText xml:space="preserve"> </w:delText>
          </w:r>
          <w:r w:rsidRPr="00D61FC2" w:rsidDel="001C7A17">
            <w:rPr>
              <w:highlight w:val="cyan"/>
              <w:lang w:eastAsia="cs-CZ"/>
            </w:rPr>
            <w:delText>měnu platby, variabilní symbol vygenerovaný ze sekvence pro variabilní symboly (PNF1)</w:delText>
          </w:r>
          <w:r w:rsidRPr="00D61FC2" w:rsidDel="001C7A17">
            <w:rPr>
              <w:highlight w:val="cyan"/>
            </w:rPr>
            <w:delText xml:space="preserve"> </w:delText>
          </w:r>
          <w:r w:rsidRPr="00D61FC2" w:rsidDel="001C7A17">
            <w:rPr>
              <w:highlight w:val="cyan"/>
              <w:lang w:eastAsia="cs-CZ"/>
            </w:rPr>
            <w:delText>(jako merchantTrxId).</w:delText>
          </w:r>
        </w:del>
      </w:ins>
    </w:p>
    <w:p w14:paraId="3DA67299" w14:textId="70EEE274" w:rsidR="00CC1BB1" w:rsidRPr="00D61FC2" w:rsidDel="001C7A17" w:rsidRDefault="00CC1BB1">
      <w:pPr>
        <w:pStyle w:val="NormalIndent"/>
        <w:rPr>
          <w:ins w:id="7124" w:author="Drastichová Zuzana" w:date="2025-03-12T09:55:00Z" w16du:dateUtc="2025-03-12T08:55:00Z"/>
          <w:del w:id="7125" w:author="Irová Zuzana" w:date="2025-03-20T15:00:00Z" w16du:dateUtc="2025-03-20T14:00:00Z"/>
          <w:highlight w:val="cyan"/>
        </w:rPr>
        <w:pPrChange w:id="7126" w:author="Irová Zuzana" w:date="2025-06-06T15:16:00Z" w16du:dateUtc="2025-06-06T13:16:00Z">
          <w:pPr>
            <w:ind w:left="2059"/>
          </w:pPr>
        </w:pPrChange>
      </w:pPr>
      <w:ins w:id="7127" w:author="Drastichová Zuzana" w:date="2025-03-12T09:55:00Z" w16du:dateUtc="2025-03-12T08:55:00Z">
        <w:del w:id="7128" w:author="Irová Zuzana" w:date="2025-03-20T15:00:00Z" w16du:dateUtc="2025-03-20T14:00:00Z">
          <w:r w:rsidRPr="00D61FC2" w:rsidDel="001C7A17">
            <w:rPr>
              <w:highlight w:val="cyan"/>
            </w:rPr>
            <w:delText>Systém pro tuto platební transakci vytvoří Payment Session:</w:delText>
          </w:r>
        </w:del>
      </w:ins>
    </w:p>
    <w:p w14:paraId="35873086" w14:textId="1C10C533" w:rsidR="00CC1BB1" w:rsidRPr="00D61FC2" w:rsidDel="001C7A17" w:rsidRDefault="00CC1BB1">
      <w:pPr>
        <w:pStyle w:val="NormalIndent"/>
        <w:rPr>
          <w:ins w:id="7129" w:author="Drastichová Zuzana" w:date="2025-03-12T09:55:00Z" w16du:dateUtc="2025-03-12T08:55:00Z"/>
          <w:del w:id="7130" w:author="Irová Zuzana" w:date="2025-03-20T15:00:00Z" w16du:dateUtc="2025-03-20T14:00:00Z"/>
          <w:highlight w:val="cyan"/>
        </w:rPr>
        <w:pPrChange w:id="7131" w:author="Irová Zuzana" w:date="2025-06-06T15:16:00Z" w16du:dateUtc="2025-06-06T13:16:00Z">
          <w:pPr>
            <w:pStyle w:val="ListFS1"/>
          </w:pPr>
        </w:pPrChange>
      </w:pPr>
      <w:ins w:id="7132" w:author="Drastichová Zuzana" w:date="2025-03-12T09:55:00Z" w16du:dateUtc="2025-03-12T08:55:00Z">
        <w:del w:id="7133" w:author="Irová Zuzana" w:date="2025-03-20T15:00:00Z" w16du:dateUtc="2025-03-20T14:00:00Z">
          <w:r w:rsidRPr="00D61FC2" w:rsidDel="001C7A17">
            <w:rPr>
              <w:highlight w:val="cyan"/>
            </w:rPr>
            <w:delText>Payment session type = Top-up</w:delText>
          </w:r>
        </w:del>
      </w:ins>
    </w:p>
    <w:p w14:paraId="1E5D4F76" w14:textId="60AE8866" w:rsidR="00CC1BB1" w:rsidRPr="00D61FC2" w:rsidDel="001C7A17" w:rsidRDefault="00CC1BB1">
      <w:pPr>
        <w:pStyle w:val="NormalIndent"/>
        <w:rPr>
          <w:ins w:id="7134" w:author="Drastichová Zuzana" w:date="2025-03-12T09:55:00Z" w16du:dateUtc="2025-03-12T08:55:00Z"/>
          <w:del w:id="7135" w:author="Irová Zuzana" w:date="2025-03-20T15:00:00Z" w16du:dateUtc="2025-03-20T14:00:00Z"/>
          <w:highlight w:val="cyan"/>
        </w:rPr>
        <w:pPrChange w:id="7136" w:author="Irová Zuzana" w:date="2025-06-06T15:16:00Z" w16du:dateUtc="2025-06-06T13:16:00Z">
          <w:pPr>
            <w:pStyle w:val="ListFS1"/>
          </w:pPr>
        </w:pPrChange>
      </w:pPr>
      <w:ins w:id="7137" w:author="Drastichová Zuzana" w:date="2025-03-12T09:55:00Z" w16du:dateUtc="2025-03-12T08:55:00Z">
        <w:del w:id="7138" w:author="Irová Zuzana" w:date="2025-03-20T15:00:00Z" w16du:dateUtc="2025-03-20T14:00:00Z">
          <w:r w:rsidRPr="00D61FC2" w:rsidDel="001C7A17">
            <w:rPr>
              <w:highlight w:val="cyan"/>
            </w:rPr>
            <w:delText>Payment session status = New</w:delText>
          </w:r>
        </w:del>
      </w:ins>
    </w:p>
    <w:p w14:paraId="7CBE1FFB" w14:textId="5E6E1325" w:rsidR="00CC1BB1" w:rsidRPr="00D61FC2" w:rsidDel="001C7A17" w:rsidRDefault="00CC1BB1">
      <w:pPr>
        <w:pStyle w:val="NormalIndent"/>
        <w:rPr>
          <w:ins w:id="7139" w:author="Drastichová Zuzana" w:date="2025-03-12T09:55:00Z" w16du:dateUtc="2025-03-12T08:55:00Z"/>
          <w:del w:id="7140" w:author="Irová Zuzana" w:date="2025-03-20T15:00:00Z" w16du:dateUtc="2025-03-20T14:00:00Z"/>
          <w:highlight w:val="cyan"/>
        </w:rPr>
        <w:pPrChange w:id="7141" w:author="Irová Zuzana" w:date="2025-06-06T15:16:00Z" w16du:dateUtc="2025-06-06T13:16:00Z">
          <w:pPr>
            <w:pStyle w:val="ListFS1"/>
          </w:pPr>
        </w:pPrChange>
      </w:pPr>
      <w:ins w:id="7142" w:author="Drastichová Zuzana" w:date="2025-03-12T09:55:00Z" w16du:dateUtc="2025-03-12T08:55:00Z">
        <w:del w:id="7143" w:author="Irová Zuzana" w:date="2025-03-20T15:00:00Z" w16du:dateUtc="2025-03-20T14:00:00Z">
          <w:r w:rsidRPr="00D61FC2" w:rsidDel="001C7A17">
            <w:rPr>
              <w:highlight w:val="cyan"/>
            </w:rPr>
            <w:delText xml:space="preserve">Payment amount = částka platby </w:delText>
          </w:r>
        </w:del>
      </w:ins>
    </w:p>
    <w:p w14:paraId="24DDD047" w14:textId="42C7C5DA" w:rsidR="00CC1BB1" w:rsidRPr="00D61FC2" w:rsidDel="001C7A17" w:rsidRDefault="00CC1BB1">
      <w:pPr>
        <w:pStyle w:val="NormalIndent"/>
        <w:rPr>
          <w:ins w:id="7144" w:author="Drastichová Zuzana" w:date="2025-03-12T09:55:00Z" w16du:dateUtc="2025-03-12T08:55:00Z"/>
          <w:del w:id="7145" w:author="Irová Zuzana" w:date="2025-03-20T15:00:00Z" w16du:dateUtc="2025-03-20T14:00:00Z"/>
          <w:highlight w:val="cyan"/>
        </w:rPr>
        <w:pPrChange w:id="7146" w:author="Irová Zuzana" w:date="2025-06-06T15:16:00Z" w16du:dateUtc="2025-06-06T13:16:00Z">
          <w:pPr>
            <w:pStyle w:val="ListFS1"/>
          </w:pPr>
        </w:pPrChange>
      </w:pPr>
      <w:ins w:id="7147" w:author="Drastichová Zuzana" w:date="2025-03-12T09:55:00Z" w16du:dateUtc="2025-03-12T08:55:00Z">
        <w:del w:id="7148" w:author="Irová Zuzana" w:date="2025-03-20T15:00:00Z" w16du:dateUtc="2025-03-20T14:00:00Z">
          <w:r w:rsidRPr="00D61FC2" w:rsidDel="001C7A17">
            <w:rPr>
              <w:highlight w:val="cyan"/>
            </w:rPr>
            <w:delText>Variable symbol = vygenerovaný ze sekvence pro variabilní symboly (PNFVS)</w:delText>
          </w:r>
        </w:del>
      </w:ins>
    </w:p>
    <w:p w14:paraId="6C8C0370" w14:textId="22F38531" w:rsidR="00CC1BB1" w:rsidRPr="00D61FC2" w:rsidDel="001C7A17" w:rsidRDefault="00CC1BB1">
      <w:pPr>
        <w:pStyle w:val="NormalIndent"/>
        <w:rPr>
          <w:ins w:id="7149" w:author="Drastichová Zuzana" w:date="2025-03-12T09:55:00Z" w16du:dateUtc="2025-03-12T08:55:00Z"/>
          <w:del w:id="7150" w:author="Irová Zuzana" w:date="2025-03-20T15:00:00Z" w16du:dateUtc="2025-03-20T14:00:00Z"/>
          <w:highlight w:val="cyan"/>
        </w:rPr>
        <w:pPrChange w:id="7151" w:author="Irová Zuzana" w:date="2025-06-06T15:16:00Z" w16du:dateUtc="2025-06-06T13:16:00Z">
          <w:pPr>
            <w:pStyle w:val="ListFS1"/>
          </w:pPr>
        </w:pPrChange>
      </w:pPr>
      <w:ins w:id="7152" w:author="Drastichová Zuzana" w:date="2025-03-12T09:55:00Z" w16du:dateUtc="2025-03-12T08:55:00Z">
        <w:del w:id="7153" w:author="Irová Zuzana" w:date="2025-03-20T15:00:00Z" w16du:dateUtc="2025-03-20T14:00:00Z">
          <w:r w:rsidRPr="00D61FC2" w:rsidDel="001C7A17">
            <w:rPr>
              <w:highlight w:val="cyan"/>
            </w:rPr>
            <w:delText xml:space="preserve">Internet banking channel = Online Fleet card payment </w:delText>
          </w:r>
        </w:del>
      </w:ins>
    </w:p>
    <w:p w14:paraId="526CE31C" w14:textId="73497DC4" w:rsidR="00CC1BB1" w:rsidRPr="00D61FC2" w:rsidDel="001C7A17" w:rsidRDefault="00CC1BB1">
      <w:pPr>
        <w:pStyle w:val="NormalIndent"/>
        <w:rPr>
          <w:ins w:id="7154" w:author="Drastichová Zuzana" w:date="2025-03-12T09:55:00Z" w16du:dateUtc="2025-03-12T08:55:00Z"/>
          <w:del w:id="7155" w:author="Irová Zuzana" w:date="2025-03-20T15:00:00Z" w16du:dateUtc="2025-03-20T14:00:00Z"/>
          <w:highlight w:val="cyan"/>
        </w:rPr>
        <w:pPrChange w:id="7156" w:author="Irová Zuzana" w:date="2025-06-06T15:16:00Z" w16du:dateUtc="2025-06-06T13:16:00Z">
          <w:pPr>
            <w:pStyle w:val="ListFS1"/>
          </w:pPr>
        </w:pPrChange>
      </w:pPr>
    </w:p>
    <w:p w14:paraId="36519A17" w14:textId="0B7B6B7F" w:rsidR="00CC1BB1" w:rsidRPr="00D61FC2" w:rsidDel="001C7A17" w:rsidRDefault="00CC1BB1">
      <w:pPr>
        <w:pStyle w:val="NormalIndent"/>
        <w:rPr>
          <w:ins w:id="7157" w:author="Drastichová Zuzana" w:date="2025-03-12T09:55:00Z" w16du:dateUtc="2025-03-12T08:55:00Z"/>
          <w:del w:id="7158" w:author="Irová Zuzana" w:date="2025-03-20T15:00:00Z" w16du:dateUtc="2025-03-20T14:00:00Z"/>
          <w:highlight w:val="cyan"/>
        </w:rPr>
        <w:pPrChange w:id="7159" w:author="Irová Zuzana" w:date="2025-06-06T15:16:00Z" w16du:dateUtc="2025-06-06T13:16:00Z">
          <w:pPr>
            <w:ind w:left="2059"/>
          </w:pPr>
        </w:pPrChange>
      </w:pPr>
      <w:ins w:id="7160" w:author="Drastichová Zuzana" w:date="2025-03-12T09:55:00Z" w16du:dateUtc="2025-03-12T08:55:00Z">
        <w:del w:id="7161" w:author="Irová Zuzana" w:date="2025-03-20T15:00:00Z" w16du:dateUtc="2025-03-20T14:00:00Z">
          <w:r w:rsidRPr="00D61FC2" w:rsidDel="001C7A17">
            <w:rPr>
              <w:highlight w:val="cyan"/>
              <w:lang w:eastAsia="cs-CZ"/>
            </w:rPr>
            <w:delText>V odpovědi Systém obdrží url pro přesměrování Aktéra na Platební bránu, kde zadá platební údaje.</w:delText>
          </w:r>
          <w:r w:rsidRPr="00D61FC2" w:rsidDel="001C7A17">
            <w:rPr>
              <w:highlight w:val="cyan"/>
            </w:rPr>
            <w:delText xml:space="preserve"> </w:delText>
          </w:r>
        </w:del>
      </w:ins>
    </w:p>
    <w:p w14:paraId="739133ED" w14:textId="2527AA1E" w:rsidR="00CC1BB1" w:rsidRPr="00D61FC2" w:rsidDel="001C7A17" w:rsidRDefault="00CC1BB1">
      <w:pPr>
        <w:pStyle w:val="NormalIndent"/>
        <w:rPr>
          <w:ins w:id="7162" w:author="Drastichová Zuzana" w:date="2025-03-12T09:55:00Z" w16du:dateUtc="2025-03-12T08:55:00Z"/>
          <w:del w:id="7163" w:author="Irová Zuzana" w:date="2025-03-20T15:00:00Z" w16du:dateUtc="2025-03-20T14:00:00Z"/>
          <w:highlight w:val="cyan"/>
        </w:rPr>
        <w:pPrChange w:id="7164" w:author="Irová Zuzana" w:date="2025-06-06T15:16:00Z" w16du:dateUtc="2025-06-06T13:16:00Z">
          <w:pPr>
            <w:ind w:left="2059"/>
          </w:pPr>
        </w:pPrChange>
      </w:pPr>
      <w:ins w:id="7165" w:author="Drastichová Zuzana" w:date="2025-03-12T09:55:00Z" w16du:dateUtc="2025-03-12T08:55:00Z">
        <w:del w:id="7166" w:author="Irová Zuzana" w:date="2025-03-20T15:00:00Z" w16du:dateUtc="2025-03-20T14:00:00Z">
          <w:r w:rsidRPr="00D61FC2" w:rsidDel="001C7A17">
            <w:rPr>
              <w:highlight w:val="cyan"/>
            </w:rPr>
            <w:delText>V případě úspěšného dokončení platby (tj. v odpovědi trxState = Approved nebo Settled), Systém na Payment session:</w:delText>
          </w:r>
        </w:del>
      </w:ins>
    </w:p>
    <w:p w14:paraId="2482078E" w14:textId="4DB3DBC3" w:rsidR="00CC1BB1" w:rsidRPr="00D61FC2" w:rsidDel="001C7A17" w:rsidRDefault="00CC1BB1">
      <w:pPr>
        <w:pStyle w:val="NormalIndent"/>
        <w:rPr>
          <w:ins w:id="7167" w:author="Drastichová Zuzana" w:date="2025-03-12T09:55:00Z" w16du:dateUtc="2025-03-12T08:55:00Z"/>
          <w:del w:id="7168" w:author="Irová Zuzana" w:date="2025-03-20T15:00:00Z" w16du:dateUtc="2025-03-20T14:00:00Z"/>
          <w:highlight w:val="cyan"/>
        </w:rPr>
        <w:pPrChange w:id="7169" w:author="Irová Zuzana" w:date="2025-06-06T15:16:00Z" w16du:dateUtc="2025-06-06T13:16:00Z">
          <w:pPr>
            <w:pStyle w:val="ListFS1"/>
          </w:pPr>
        </w:pPrChange>
      </w:pPr>
      <w:ins w:id="7170" w:author="Drastichová Zuzana" w:date="2025-03-12T09:55:00Z" w16du:dateUtc="2025-03-12T08:55:00Z">
        <w:del w:id="7171" w:author="Irová Zuzana" w:date="2025-03-20T15:00:00Z" w16du:dateUtc="2025-03-20T14:00:00Z">
          <w:r w:rsidRPr="00D61FC2" w:rsidDel="001C7A17">
            <w:rPr>
              <w:highlight w:val="cyan"/>
            </w:rPr>
            <w:delText>do Online payment identifier uloží unikátní označení transakce platební brány (trxId)</w:delText>
          </w:r>
        </w:del>
      </w:ins>
    </w:p>
    <w:p w14:paraId="2B68A130" w14:textId="6AE140C6" w:rsidR="00CC1BB1" w:rsidRPr="00D61FC2" w:rsidDel="001C7A17" w:rsidRDefault="00CC1BB1">
      <w:pPr>
        <w:pStyle w:val="NormalIndent"/>
        <w:rPr>
          <w:ins w:id="7172" w:author="Drastichová Zuzana" w:date="2025-03-12T09:55:00Z" w16du:dateUtc="2025-03-12T08:55:00Z"/>
          <w:del w:id="7173" w:author="Irová Zuzana" w:date="2025-03-20T15:00:00Z" w16du:dateUtc="2025-03-20T14:00:00Z"/>
          <w:highlight w:val="cyan"/>
        </w:rPr>
        <w:pPrChange w:id="7174" w:author="Irová Zuzana" w:date="2025-06-06T15:16:00Z" w16du:dateUtc="2025-06-06T13:16:00Z">
          <w:pPr>
            <w:pStyle w:val="ListFS1"/>
          </w:pPr>
        </w:pPrChange>
      </w:pPr>
      <w:ins w:id="7175" w:author="Drastichová Zuzana" w:date="2025-03-12T09:55:00Z" w16du:dateUtc="2025-03-12T08:55:00Z">
        <w:del w:id="7176" w:author="Irová Zuzana" w:date="2025-03-20T15:00:00Z" w16du:dateUtc="2025-03-20T14:00:00Z">
          <w:r w:rsidRPr="00D61FC2" w:rsidDel="001C7A17">
            <w:rPr>
              <w:highlight w:val="cyan"/>
            </w:rPr>
            <w:delText>do Created on uloží datum vytvoření transakce (Registered)</w:delText>
          </w:r>
        </w:del>
      </w:ins>
    </w:p>
    <w:p w14:paraId="3AFE54C0" w14:textId="77777777" w:rsidR="00CC1BB1" w:rsidRPr="00790253" w:rsidDel="001C7A17" w:rsidRDefault="00CC1BB1">
      <w:pPr>
        <w:pStyle w:val="NormalIndent"/>
        <w:rPr>
          <w:ins w:id="7177" w:author="Drastichová Zuzana" w:date="2025-03-12T09:55:00Z" w16du:dateUtc="2025-03-12T08:55:00Z"/>
          <w:del w:id="7178" w:author="Irová Zuzana" w:date="2025-03-20T15:00:00Z" w16du:dateUtc="2025-03-20T14:00:00Z"/>
          <w:highlight w:val="cyan"/>
          <w:lang w:val="pl-PL"/>
          <w:rPrChange w:id="7179" w:author="Muller Miroslav" w:date="2025-03-17T11:13:00Z" w16du:dateUtc="2025-03-17T10:13:00Z">
            <w:rPr>
              <w:ins w:id="7180" w:author="Drastichová Zuzana" w:date="2025-03-12T09:55:00Z" w16du:dateUtc="2025-03-12T08:55:00Z"/>
              <w:del w:id="7181" w:author="Irová Zuzana" w:date="2025-03-20T15:00:00Z" w16du:dateUtc="2025-03-20T14:00:00Z"/>
              <w:highlight w:val="cyan"/>
            </w:rPr>
          </w:rPrChange>
        </w:rPr>
        <w:pPrChange w:id="7182" w:author="Irová Zuzana" w:date="2025-06-06T15:16:00Z" w16du:dateUtc="2025-06-06T13:16:00Z">
          <w:pPr>
            <w:pStyle w:val="ListFS1"/>
          </w:pPr>
        </w:pPrChange>
      </w:pPr>
      <w:ins w:id="7183" w:author="Drastichová Zuzana" w:date="2025-03-12T09:55:00Z" w16du:dateUtc="2025-03-12T08:55:00Z">
        <w:del w:id="7184" w:author="Irová Zuzana" w:date="2025-03-20T15:00:00Z" w16du:dateUtc="2025-03-20T14:00:00Z">
          <w:r w:rsidRPr="00790253" w:rsidDel="001C7A17">
            <w:rPr>
              <w:highlight w:val="cyan"/>
              <w:lang w:val="pl-PL"/>
              <w:rPrChange w:id="7185" w:author="Muller Miroslav" w:date="2025-03-17T11:13:00Z" w16du:dateUtc="2025-03-17T10:13:00Z">
                <w:rPr>
                  <w:highlight w:val="cyan"/>
                </w:rPr>
              </w:rPrChange>
            </w:rPr>
            <w:delText>do Result code ulo</w:delText>
          </w:r>
          <w:r w:rsidRPr="00790253" w:rsidDel="001C7A17">
            <w:rPr>
              <w:rFonts w:hint="cs"/>
              <w:highlight w:val="cyan"/>
              <w:lang w:val="pl-PL"/>
              <w:rPrChange w:id="7186" w:author="Muller Miroslav" w:date="2025-03-17T11:13:00Z" w16du:dateUtc="2025-03-17T10:13:00Z">
                <w:rPr>
                  <w:rFonts w:hint="cs"/>
                  <w:highlight w:val="cyan"/>
                </w:rPr>
              </w:rPrChange>
            </w:rPr>
            <w:delText>ží</w:delText>
          </w:r>
          <w:r w:rsidRPr="00790253" w:rsidDel="001C7A17">
            <w:rPr>
              <w:highlight w:val="cyan"/>
              <w:lang w:val="pl-PL"/>
              <w:rPrChange w:id="7187" w:author="Muller Miroslav" w:date="2025-03-17T11:13:00Z" w16du:dateUtc="2025-03-17T10:13:00Z">
                <w:rPr>
                  <w:highlight w:val="cyan"/>
                </w:rPr>
              </w:rPrChange>
            </w:rPr>
            <w:delText xml:space="preserve"> n</w:delText>
          </w:r>
          <w:r w:rsidRPr="00790253" w:rsidDel="001C7A17">
            <w:rPr>
              <w:rFonts w:hint="cs"/>
              <w:highlight w:val="cyan"/>
              <w:lang w:val="pl-PL"/>
              <w:rPrChange w:id="7188" w:author="Muller Miroslav" w:date="2025-03-17T11:13:00Z" w16du:dateUtc="2025-03-17T10:13:00Z">
                <w:rPr>
                  <w:rFonts w:hint="cs"/>
                  <w:highlight w:val="cyan"/>
                </w:rPr>
              </w:rPrChange>
            </w:rPr>
            <w:delText>á</w:delText>
          </w:r>
          <w:r w:rsidRPr="00790253" w:rsidDel="001C7A17">
            <w:rPr>
              <w:highlight w:val="cyan"/>
              <w:lang w:val="pl-PL"/>
              <w:rPrChange w:id="7189" w:author="Muller Miroslav" w:date="2025-03-17T11:13:00Z" w16du:dateUtc="2025-03-17T10:13:00Z">
                <w:rPr>
                  <w:highlight w:val="cyan"/>
                </w:rPr>
              </w:rPrChange>
            </w:rPr>
            <w:delText>vratov</w:delText>
          </w:r>
          <w:r w:rsidRPr="00790253" w:rsidDel="001C7A17">
            <w:rPr>
              <w:rFonts w:hint="cs"/>
              <w:highlight w:val="cyan"/>
              <w:lang w:val="pl-PL"/>
              <w:rPrChange w:id="7190" w:author="Muller Miroslav" w:date="2025-03-17T11:13:00Z" w16du:dateUtc="2025-03-17T10:13:00Z">
                <w:rPr>
                  <w:rFonts w:hint="cs"/>
                  <w:highlight w:val="cyan"/>
                </w:rPr>
              </w:rPrChange>
            </w:rPr>
            <w:delText>ý</w:delText>
          </w:r>
          <w:r w:rsidRPr="00790253" w:rsidDel="001C7A17">
            <w:rPr>
              <w:highlight w:val="cyan"/>
              <w:lang w:val="pl-PL"/>
              <w:rPrChange w:id="7191" w:author="Muller Miroslav" w:date="2025-03-17T11:13:00Z" w16du:dateUtc="2025-03-17T10:13:00Z">
                <w:rPr>
                  <w:highlight w:val="cyan"/>
                </w:rPr>
              </w:rPrChange>
            </w:rPr>
            <w:delText xml:space="preserve"> k</w:delText>
          </w:r>
          <w:r w:rsidRPr="00790253" w:rsidDel="001C7A17">
            <w:rPr>
              <w:rFonts w:hint="cs"/>
              <w:highlight w:val="cyan"/>
              <w:lang w:val="pl-PL"/>
              <w:rPrChange w:id="7192" w:author="Muller Miroslav" w:date="2025-03-17T11:13:00Z" w16du:dateUtc="2025-03-17T10:13:00Z">
                <w:rPr>
                  <w:rFonts w:hint="cs"/>
                  <w:highlight w:val="cyan"/>
                </w:rPr>
              </w:rPrChange>
            </w:rPr>
            <w:delText>ó</w:delText>
          </w:r>
          <w:r w:rsidRPr="00790253" w:rsidDel="001C7A17">
            <w:rPr>
              <w:highlight w:val="cyan"/>
              <w:lang w:val="pl-PL"/>
              <w:rPrChange w:id="7193" w:author="Muller Miroslav" w:date="2025-03-17T11:13:00Z" w16du:dateUtc="2025-03-17T10:13:00Z">
                <w:rPr>
                  <w:highlight w:val="cyan"/>
                </w:rPr>
              </w:rPrChange>
            </w:rPr>
            <w:delText>d z platebn</w:delText>
          </w:r>
          <w:r w:rsidRPr="00790253" w:rsidDel="001C7A17">
            <w:rPr>
              <w:rFonts w:hint="cs"/>
              <w:highlight w:val="cyan"/>
              <w:lang w:val="pl-PL"/>
              <w:rPrChange w:id="7194" w:author="Muller Miroslav" w:date="2025-03-17T11:13:00Z" w16du:dateUtc="2025-03-17T10:13:00Z">
                <w:rPr>
                  <w:rFonts w:hint="cs"/>
                  <w:highlight w:val="cyan"/>
                </w:rPr>
              </w:rPrChange>
            </w:rPr>
            <w:delText>í</w:delText>
          </w:r>
          <w:r w:rsidRPr="00790253" w:rsidDel="001C7A17">
            <w:rPr>
              <w:highlight w:val="cyan"/>
              <w:lang w:val="pl-PL"/>
              <w:rPrChange w:id="7195" w:author="Muller Miroslav" w:date="2025-03-17T11:13:00Z" w16du:dateUtc="2025-03-17T10:13:00Z">
                <w:rPr>
                  <w:highlight w:val="cyan"/>
                </w:rPr>
              </w:rPrChange>
            </w:rPr>
            <w:delText xml:space="preserve"> br</w:delText>
          </w:r>
          <w:r w:rsidRPr="00790253" w:rsidDel="001C7A17">
            <w:rPr>
              <w:rFonts w:hint="cs"/>
              <w:highlight w:val="cyan"/>
              <w:lang w:val="pl-PL"/>
              <w:rPrChange w:id="7196" w:author="Muller Miroslav" w:date="2025-03-17T11:13:00Z" w16du:dateUtc="2025-03-17T10:13:00Z">
                <w:rPr>
                  <w:rFonts w:hint="cs"/>
                  <w:highlight w:val="cyan"/>
                </w:rPr>
              </w:rPrChange>
            </w:rPr>
            <w:delText>á</w:delText>
          </w:r>
          <w:r w:rsidRPr="00790253" w:rsidDel="001C7A17">
            <w:rPr>
              <w:highlight w:val="cyan"/>
              <w:lang w:val="pl-PL"/>
              <w:rPrChange w:id="7197" w:author="Muller Miroslav" w:date="2025-03-17T11:13:00Z" w16du:dateUtc="2025-03-17T10:13:00Z">
                <w:rPr>
                  <w:highlight w:val="cyan"/>
                </w:rPr>
              </w:rPrChange>
            </w:rPr>
            <w:delText>ny (result)</w:delText>
          </w:r>
        </w:del>
      </w:ins>
    </w:p>
    <w:p w14:paraId="5B615BDB" w14:textId="1D54BD08" w:rsidR="00CC1BB1" w:rsidRPr="00D61FC2" w:rsidDel="001C7A17" w:rsidRDefault="00CC1BB1">
      <w:pPr>
        <w:pStyle w:val="NormalIndent"/>
        <w:rPr>
          <w:ins w:id="7198" w:author="Drastichová Zuzana" w:date="2025-03-12T09:55:00Z" w16du:dateUtc="2025-03-12T08:55:00Z"/>
          <w:del w:id="7199" w:author="Irová Zuzana" w:date="2025-03-20T15:00:00Z" w16du:dateUtc="2025-03-20T14:00:00Z"/>
          <w:highlight w:val="cyan"/>
        </w:rPr>
        <w:pPrChange w:id="7200" w:author="Irová Zuzana" w:date="2025-06-06T15:16:00Z" w16du:dateUtc="2025-06-06T13:16:00Z">
          <w:pPr>
            <w:pStyle w:val="ListFS1"/>
          </w:pPr>
        </w:pPrChange>
      </w:pPr>
      <w:ins w:id="7201" w:author="Drastichová Zuzana" w:date="2025-03-12T09:55:00Z" w16du:dateUtc="2025-03-12T08:55:00Z">
        <w:del w:id="7202" w:author="Irová Zuzana" w:date="2025-03-20T15:00:00Z" w16du:dateUtc="2025-03-20T14:00:00Z">
          <w:r w:rsidRPr="00D61FC2" w:rsidDel="001C7A17">
            <w:rPr>
              <w:highlight w:val="cyan"/>
            </w:rPr>
            <w:delText>změní Payment session status na Realized</w:delText>
          </w:r>
        </w:del>
      </w:ins>
    </w:p>
    <w:p w14:paraId="410DC350" w14:textId="1D59E65D" w:rsidR="00CC1BB1" w:rsidRPr="00D61FC2" w:rsidDel="001C7A17" w:rsidRDefault="00CC1BB1">
      <w:pPr>
        <w:pStyle w:val="NormalIndent"/>
        <w:rPr>
          <w:ins w:id="7203" w:author="Drastichová Zuzana" w:date="2025-03-12T09:55:00Z" w16du:dateUtc="2025-03-12T08:55:00Z"/>
          <w:del w:id="7204" w:author="Irová Zuzana" w:date="2025-03-20T15:00:00Z" w16du:dateUtc="2025-03-20T14:00:00Z"/>
          <w:highlight w:val="cyan"/>
        </w:rPr>
      </w:pPr>
      <w:ins w:id="7205" w:author="Drastichová Zuzana" w:date="2025-03-12T09:55:00Z" w16du:dateUtc="2025-03-12T08:55:00Z">
        <w:del w:id="7206" w:author="Irová Zuzana" w:date="2025-03-20T15:00:00Z" w16du:dateUtc="2025-03-20T14:00:00Z">
          <w:r w:rsidRPr="00D61FC2" w:rsidDel="001C7A17">
            <w:rPr>
              <w:highlight w:val="cyan"/>
            </w:rPr>
            <w:delText>Proces pokračuje Společným postupem, s tím že Systém navíc do Payment.FCI uloží vystavitele tankovací karty z odpovědi platební brány (issuerCode).</w:delText>
          </w:r>
        </w:del>
      </w:ins>
    </w:p>
    <w:p w14:paraId="480ABD56" w14:textId="1CE75202" w:rsidR="00CC1BB1" w:rsidRPr="00D61FC2" w:rsidDel="001C7A17" w:rsidRDefault="00CC1BB1">
      <w:pPr>
        <w:pStyle w:val="NormalIndent"/>
        <w:rPr>
          <w:ins w:id="7207" w:author="Drastichová Zuzana" w:date="2025-03-12T09:55:00Z" w16du:dateUtc="2025-03-12T08:55:00Z"/>
          <w:del w:id="7208" w:author="Irová Zuzana" w:date="2025-03-20T15:00:00Z" w16du:dateUtc="2025-03-20T14:00:00Z"/>
          <w:highlight w:val="cyan"/>
        </w:rPr>
        <w:pPrChange w:id="7209" w:author="Irová Zuzana" w:date="2025-06-06T15:16:00Z" w16du:dateUtc="2025-06-06T13:16:00Z">
          <w:pPr>
            <w:ind w:left="2059"/>
          </w:pPr>
        </w:pPrChange>
      </w:pPr>
    </w:p>
    <w:p w14:paraId="5F0E6DF2" w14:textId="04E873B4" w:rsidR="00CC1BB1" w:rsidRPr="00D61FC2" w:rsidDel="001C7A17" w:rsidRDefault="00CC1BB1">
      <w:pPr>
        <w:pStyle w:val="NormalIndent"/>
        <w:rPr>
          <w:ins w:id="7210" w:author="Drastichová Zuzana" w:date="2025-03-12T09:55:00Z" w16du:dateUtc="2025-03-12T08:55:00Z"/>
          <w:del w:id="7211" w:author="Irová Zuzana" w:date="2025-03-20T15:00:00Z" w16du:dateUtc="2025-03-20T14:00:00Z"/>
          <w:highlight w:val="cyan"/>
        </w:rPr>
        <w:pPrChange w:id="7212" w:author="Irová Zuzana" w:date="2025-06-06T15:16:00Z" w16du:dateUtc="2025-06-06T13:16:00Z">
          <w:pPr>
            <w:ind w:left="2059"/>
          </w:pPr>
        </w:pPrChange>
      </w:pPr>
      <w:ins w:id="7213" w:author="Drastichová Zuzana" w:date="2025-03-12T09:55:00Z" w16du:dateUtc="2025-03-12T08:55:00Z">
        <w:del w:id="7214" w:author="Irová Zuzana" w:date="2025-03-20T15:00:00Z" w16du:dateUtc="2025-03-20T14:00:00Z">
          <w:r w:rsidRPr="00D61FC2" w:rsidDel="001C7A17">
            <w:rPr>
              <w:highlight w:val="cyan"/>
            </w:rPr>
            <w:delText>Pokud dojde k chybě při komunikaci s platební bránou nebo platební brána vrátí chybový návratový kód, Systém:</w:delText>
          </w:r>
        </w:del>
      </w:ins>
    </w:p>
    <w:p w14:paraId="479CD7B9" w14:textId="205ADF64" w:rsidR="00CC1BB1" w:rsidRPr="00D61FC2" w:rsidDel="001C7A17" w:rsidRDefault="00CC1BB1">
      <w:pPr>
        <w:pStyle w:val="NormalIndent"/>
        <w:rPr>
          <w:ins w:id="7215" w:author="Drastichová Zuzana" w:date="2025-03-12T09:55:00Z" w16du:dateUtc="2025-03-12T08:55:00Z"/>
          <w:del w:id="7216" w:author="Irová Zuzana" w:date="2025-03-20T15:00:00Z" w16du:dateUtc="2025-03-20T14:00:00Z"/>
          <w:highlight w:val="cyan"/>
        </w:rPr>
        <w:pPrChange w:id="7217" w:author="Irová Zuzana" w:date="2025-06-06T15:16:00Z" w16du:dateUtc="2025-06-06T13:16:00Z">
          <w:pPr>
            <w:pStyle w:val="ListFS1"/>
          </w:pPr>
        </w:pPrChange>
      </w:pPr>
      <w:ins w:id="7218" w:author="Drastichová Zuzana" w:date="2025-03-12T09:55:00Z" w16du:dateUtc="2025-03-12T08:55:00Z">
        <w:del w:id="7219" w:author="Irová Zuzana" w:date="2025-03-20T15:00:00Z" w16du:dateUtc="2025-03-20T14:00:00Z">
          <w:r w:rsidRPr="00D61FC2" w:rsidDel="001C7A17">
            <w:rPr>
              <w:highlight w:val="cyan"/>
            </w:rPr>
            <w:delText>do Online payment identifier uloží unikátní označení transakce platební brány (trxId)</w:delText>
          </w:r>
        </w:del>
      </w:ins>
    </w:p>
    <w:p w14:paraId="670CA2E1" w14:textId="1C9EC30A" w:rsidR="00CC1BB1" w:rsidRPr="00D61FC2" w:rsidDel="001C7A17" w:rsidRDefault="00CC1BB1">
      <w:pPr>
        <w:pStyle w:val="NormalIndent"/>
        <w:rPr>
          <w:ins w:id="7220" w:author="Drastichová Zuzana" w:date="2025-03-12T09:55:00Z" w16du:dateUtc="2025-03-12T08:55:00Z"/>
          <w:del w:id="7221" w:author="Irová Zuzana" w:date="2025-03-20T15:00:00Z" w16du:dateUtc="2025-03-20T14:00:00Z"/>
          <w:highlight w:val="cyan"/>
        </w:rPr>
        <w:pPrChange w:id="7222" w:author="Irová Zuzana" w:date="2025-06-06T15:16:00Z" w16du:dateUtc="2025-06-06T13:16:00Z">
          <w:pPr>
            <w:pStyle w:val="ListFS1"/>
          </w:pPr>
        </w:pPrChange>
      </w:pPr>
      <w:ins w:id="7223" w:author="Drastichová Zuzana" w:date="2025-03-12T09:55:00Z" w16du:dateUtc="2025-03-12T08:55:00Z">
        <w:del w:id="7224" w:author="Irová Zuzana" w:date="2025-03-20T15:00:00Z" w16du:dateUtc="2025-03-20T14:00:00Z">
          <w:r w:rsidRPr="00D61FC2" w:rsidDel="001C7A17">
            <w:rPr>
              <w:highlight w:val="cyan"/>
            </w:rPr>
            <w:delText>do Created on uloží datum vytvoření transakce (Registered)</w:delText>
          </w:r>
        </w:del>
      </w:ins>
    </w:p>
    <w:p w14:paraId="6AD1874C" w14:textId="37C29653" w:rsidR="00CC1BB1" w:rsidRPr="00D61FC2" w:rsidDel="001C7A17" w:rsidRDefault="00CC1BB1">
      <w:pPr>
        <w:pStyle w:val="NormalIndent"/>
        <w:rPr>
          <w:ins w:id="7225" w:author="Drastichová Zuzana" w:date="2025-03-12T09:55:00Z" w16du:dateUtc="2025-03-12T08:55:00Z"/>
          <w:del w:id="7226" w:author="Irová Zuzana" w:date="2025-03-20T15:00:00Z" w16du:dateUtc="2025-03-20T14:00:00Z"/>
          <w:highlight w:val="cyan"/>
        </w:rPr>
        <w:pPrChange w:id="7227" w:author="Irová Zuzana" w:date="2025-06-06T15:16:00Z" w16du:dateUtc="2025-06-06T13:16:00Z">
          <w:pPr>
            <w:pStyle w:val="ListFS1"/>
          </w:pPr>
        </w:pPrChange>
      </w:pPr>
      <w:ins w:id="7228" w:author="Drastichová Zuzana" w:date="2025-03-12T09:55:00Z" w16du:dateUtc="2025-03-12T08:55:00Z">
        <w:del w:id="7229" w:author="Irová Zuzana" w:date="2025-03-20T15:00:00Z" w16du:dateUtc="2025-03-20T14:00:00Z">
          <w:r w:rsidRPr="00D61FC2" w:rsidDel="001C7A17">
            <w:rPr>
              <w:highlight w:val="cyan"/>
            </w:rPr>
            <w:delText xml:space="preserve">nastaví Payment session status na </w:delText>
          </w:r>
        </w:del>
      </w:ins>
    </w:p>
    <w:p w14:paraId="03406E97" w14:textId="0F4DE67B" w:rsidR="00CC1BB1" w:rsidRPr="00D61FC2" w:rsidDel="001C7A17" w:rsidRDefault="00CC1BB1">
      <w:pPr>
        <w:pStyle w:val="NormalIndent"/>
        <w:rPr>
          <w:ins w:id="7230" w:author="Drastichová Zuzana" w:date="2025-03-12T09:55:00Z" w16du:dateUtc="2025-03-12T08:55:00Z"/>
          <w:del w:id="7231" w:author="Irová Zuzana" w:date="2025-03-20T15:00:00Z" w16du:dateUtc="2025-03-20T14:00:00Z"/>
          <w:highlight w:val="cyan"/>
        </w:rPr>
        <w:pPrChange w:id="7232" w:author="Irová Zuzana" w:date="2025-06-06T15:16:00Z" w16du:dateUtc="2025-06-06T13:16:00Z">
          <w:pPr>
            <w:pStyle w:val="ListFS2"/>
          </w:pPr>
        </w:pPrChange>
      </w:pPr>
      <w:ins w:id="7233" w:author="Drastichová Zuzana" w:date="2025-03-12T09:55:00Z" w16du:dateUtc="2025-03-12T08:55:00Z">
        <w:del w:id="7234" w:author="Irová Zuzana" w:date="2025-03-20T15:00:00Z" w16du:dateUtc="2025-03-20T14:00:00Z">
          <w:r w:rsidRPr="00D61FC2" w:rsidDel="001C7A17">
            <w:rPr>
              <w:highlight w:val="cyan"/>
            </w:rPr>
            <w:delText>Rejected, pokud trxState = declined</w:delText>
          </w:r>
        </w:del>
      </w:ins>
    </w:p>
    <w:p w14:paraId="59DF539F" w14:textId="38F23DB3" w:rsidR="00CC1BB1" w:rsidRPr="00D61FC2" w:rsidDel="001C7A17" w:rsidRDefault="00CC1BB1">
      <w:pPr>
        <w:pStyle w:val="NormalIndent"/>
        <w:rPr>
          <w:ins w:id="7235" w:author="Drastichová Zuzana" w:date="2025-03-12T09:55:00Z" w16du:dateUtc="2025-03-12T08:55:00Z"/>
          <w:del w:id="7236" w:author="Irová Zuzana" w:date="2025-03-20T15:00:00Z" w16du:dateUtc="2025-03-20T14:00:00Z"/>
          <w:highlight w:val="cyan"/>
        </w:rPr>
        <w:pPrChange w:id="7237" w:author="Irová Zuzana" w:date="2025-06-06T15:16:00Z" w16du:dateUtc="2025-06-06T13:16:00Z">
          <w:pPr>
            <w:pStyle w:val="ListFS2"/>
          </w:pPr>
        </w:pPrChange>
      </w:pPr>
      <w:ins w:id="7238" w:author="Drastichová Zuzana" w:date="2025-03-12T09:55:00Z" w16du:dateUtc="2025-03-12T08:55:00Z">
        <w:del w:id="7239" w:author="Irová Zuzana" w:date="2025-03-20T15:00:00Z" w16du:dateUtc="2025-03-20T14:00:00Z">
          <w:r w:rsidRPr="00D61FC2" w:rsidDel="001C7A17">
            <w:rPr>
              <w:highlight w:val="cyan"/>
            </w:rPr>
            <w:delText>Cancelled, pokud trxState = reversed</w:delText>
          </w:r>
        </w:del>
      </w:ins>
    </w:p>
    <w:p w14:paraId="6797E084" w14:textId="6C99B479" w:rsidR="00CC1BB1" w:rsidRPr="00D61FC2" w:rsidDel="001C7A17" w:rsidRDefault="00CC1BB1">
      <w:pPr>
        <w:pStyle w:val="NormalIndent"/>
        <w:rPr>
          <w:ins w:id="7240" w:author="Drastichová Zuzana" w:date="2025-03-12T09:55:00Z" w16du:dateUtc="2025-03-12T08:55:00Z"/>
          <w:del w:id="7241" w:author="Irová Zuzana" w:date="2025-03-20T15:00:00Z" w16du:dateUtc="2025-03-20T14:00:00Z"/>
          <w:highlight w:val="cyan"/>
        </w:rPr>
        <w:pPrChange w:id="7242" w:author="Irová Zuzana" w:date="2025-06-06T15:16:00Z" w16du:dateUtc="2025-06-06T13:16:00Z">
          <w:pPr>
            <w:pStyle w:val="ListFS1"/>
          </w:pPr>
        </w:pPrChange>
      </w:pPr>
      <w:ins w:id="7243" w:author="Drastichová Zuzana" w:date="2025-03-12T09:55:00Z" w16du:dateUtc="2025-03-12T08:55:00Z">
        <w:del w:id="7244" w:author="Irová Zuzana" w:date="2025-03-20T15:00:00Z" w16du:dateUtc="2025-03-20T14:00:00Z">
          <w:r w:rsidRPr="00D61FC2" w:rsidDel="001C7A17">
            <w:rPr>
              <w:highlight w:val="cyan"/>
            </w:rPr>
            <w:delText>uloží do Result code chybový kód z platební brány (result a declinedReason)</w:delText>
          </w:r>
        </w:del>
      </w:ins>
    </w:p>
    <w:p w14:paraId="488D0C0F" w14:textId="1CD8BD79" w:rsidR="00CC1BB1" w:rsidRPr="00D61FC2" w:rsidDel="001C7A17" w:rsidRDefault="00CC1BB1">
      <w:pPr>
        <w:pStyle w:val="NormalIndent"/>
        <w:rPr>
          <w:ins w:id="7245" w:author="Drastichová Zuzana" w:date="2025-03-12T09:55:00Z" w16du:dateUtc="2025-03-12T08:55:00Z"/>
          <w:del w:id="7246" w:author="Irová Zuzana" w:date="2025-03-20T15:00:00Z" w16du:dateUtc="2025-03-20T14:00:00Z"/>
          <w:highlight w:val="cyan"/>
        </w:rPr>
        <w:pPrChange w:id="7247" w:author="Irová Zuzana" w:date="2025-06-06T15:16:00Z" w16du:dateUtc="2025-06-06T13:16:00Z">
          <w:pPr>
            <w:pStyle w:val="ListFS1"/>
          </w:pPr>
        </w:pPrChange>
      </w:pPr>
      <w:ins w:id="7248" w:author="Drastichová Zuzana" w:date="2025-03-12T09:55:00Z" w16du:dateUtc="2025-03-12T08:55:00Z">
        <w:del w:id="7249" w:author="Irová Zuzana" w:date="2025-03-20T15:00:00Z" w16du:dateUtc="2025-03-20T14:00:00Z">
          <w:r w:rsidRPr="00D61FC2" w:rsidDel="001C7A17">
            <w:rPr>
              <w:highlight w:val="cyan"/>
            </w:rPr>
            <w:delText>a postup končí.</w:delText>
          </w:r>
        </w:del>
      </w:ins>
    </w:p>
    <w:p w14:paraId="661468B3" w14:textId="41E99CEE" w:rsidR="00CC1BB1" w:rsidRPr="00955C1D" w:rsidDel="001C7A17" w:rsidRDefault="00CC1BB1">
      <w:pPr>
        <w:pStyle w:val="NormalIndent"/>
        <w:rPr>
          <w:ins w:id="7250" w:author="Drastichová Zuzana" w:date="2025-03-12T09:55:00Z" w16du:dateUtc="2025-03-12T08:55:00Z"/>
          <w:del w:id="7251" w:author="Irová Zuzana" w:date="2025-03-20T15:00:00Z" w16du:dateUtc="2025-03-20T14:00:00Z"/>
        </w:rPr>
      </w:pPr>
    </w:p>
    <w:p w14:paraId="38017F48" w14:textId="3A36255C" w:rsidR="00CC1BB1" w:rsidRPr="00955C1D" w:rsidDel="001C7A17" w:rsidRDefault="00CC1BB1">
      <w:pPr>
        <w:pStyle w:val="NormalIndent"/>
        <w:rPr>
          <w:ins w:id="7252" w:author="Drastichová Zuzana" w:date="2025-03-12T09:55:00Z" w16du:dateUtc="2025-03-12T08:55:00Z"/>
          <w:del w:id="7253" w:author="Irová Zuzana" w:date="2025-03-20T15:00:00Z" w16du:dateUtc="2025-03-20T14:00:00Z"/>
        </w:rPr>
      </w:pPr>
    </w:p>
    <w:p w14:paraId="2C7CC858" w14:textId="4A441E87" w:rsidR="00CC1BB1" w:rsidRPr="00955C1D" w:rsidDel="001C7A17" w:rsidRDefault="00CC1BB1">
      <w:pPr>
        <w:pStyle w:val="NormalIndent"/>
        <w:rPr>
          <w:ins w:id="7254" w:author="Drastichová Zuzana" w:date="2025-03-12T09:55:00Z" w16du:dateUtc="2025-03-12T08:55:00Z"/>
          <w:del w:id="7255" w:author="Irová Zuzana" w:date="2025-03-20T15:00:00Z" w16du:dateUtc="2025-03-20T14:00:00Z"/>
        </w:rPr>
        <w:pPrChange w:id="7256" w:author="Irová Zuzana" w:date="2025-06-06T15:16:00Z" w16du:dateUtc="2025-06-06T13:16:00Z">
          <w:pPr>
            <w:pStyle w:val="NormalIndent"/>
            <w:ind w:left="0"/>
          </w:pPr>
        </w:pPrChange>
      </w:pPr>
    </w:p>
    <w:p w14:paraId="4A1EB3FB" w14:textId="58E99780" w:rsidR="00CC1BB1" w:rsidRPr="00955C1D" w:rsidDel="001C7A17" w:rsidRDefault="00CC1BB1">
      <w:pPr>
        <w:pStyle w:val="NormalIndent"/>
        <w:rPr>
          <w:ins w:id="7257" w:author="Drastichová Zuzana" w:date="2025-03-12T09:55:00Z" w16du:dateUtc="2025-03-12T08:55:00Z"/>
          <w:del w:id="7258" w:author="Irová Zuzana" w:date="2025-03-20T15:00:00Z" w16du:dateUtc="2025-03-20T14:00:00Z"/>
        </w:rPr>
        <w:pPrChange w:id="7259" w:author="Irová Zuzana" w:date="2025-06-06T15:16:00Z" w16du:dateUtc="2025-06-06T13:16:00Z">
          <w:pPr>
            <w:pStyle w:val="Flowheading"/>
          </w:pPr>
        </w:pPrChange>
      </w:pPr>
      <w:ins w:id="7260" w:author="Drastichová Zuzana" w:date="2025-03-12T09:55:00Z" w16du:dateUtc="2025-03-12T08:55:00Z">
        <w:del w:id="7261" w:author="Irová Zuzana" w:date="2025-03-20T15:00:00Z" w16du:dateUtc="2025-03-20T14:00:00Z">
          <w:r w:rsidRPr="00955C1D" w:rsidDel="001C7A17">
            <w:delText>(N3) Hotovost (na POS)</w:delText>
          </w:r>
        </w:del>
      </w:ins>
    </w:p>
    <w:p w14:paraId="16EB8020" w14:textId="45F604DD" w:rsidR="00CC1BB1" w:rsidRPr="00955C1D" w:rsidDel="001C7A17" w:rsidRDefault="00CC1BB1">
      <w:pPr>
        <w:pStyle w:val="NormalIndent"/>
        <w:rPr>
          <w:ins w:id="7262" w:author="Drastichová Zuzana" w:date="2025-03-12T09:55:00Z" w16du:dateUtc="2025-03-12T08:55:00Z"/>
          <w:del w:id="7263" w:author="Irová Zuzana" w:date="2025-03-20T15:00:00Z" w16du:dateUtc="2025-03-20T14:00:00Z"/>
        </w:rPr>
      </w:pPr>
      <w:ins w:id="7264" w:author="Drastichová Zuzana" w:date="2025-03-12T09:55:00Z" w16du:dateUtc="2025-03-12T08:55:00Z">
        <w:del w:id="7265" w:author="Irová Zuzana" w:date="2025-03-20T15:00:00Z" w16du:dateUtc="2025-03-20T14:00:00Z">
          <w:r w:rsidRPr="00955C1D" w:rsidDel="001C7A17">
            <w:delText xml:space="preserve">Proces pokračuje </w:delText>
          </w:r>
          <w:r w:rsidDel="001C7A17">
            <w:delText>Společným</w:delText>
          </w:r>
          <w:r w:rsidRPr="00955C1D" w:rsidDel="001C7A17">
            <w:delText xml:space="preserve"> postupem a to krokem, kdy Systém určí </w:delText>
          </w:r>
          <w:r w:rsidDel="001C7A17">
            <w:delText>BIBA</w:delText>
          </w:r>
          <w:r w:rsidRPr="00955C1D" w:rsidDel="001C7A17">
            <w:delText xml:space="preserve">. </w:delText>
          </w:r>
        </w:del>
      </w:ins>
    </w:p>
    <w:p w14:paraId="639EFA3B" w14:textId="590DD528" w:rsidR="00CC1BB1" w:rsidRPr="00955C1D" w:rsidDel="001C7A17" w:rsidRDefault="00CC1BB1">
      <w:pPr>
        <w:pStyle w:val="NormalIndent"/>
        <w:rPr>
          <w:ins w:id="7266" w:author="Drastichová Zuzana" w:date="2025-03-12T09:55:00Z" w16du:dateUtc="2025-03-12T08:55:00Z"/>
          <w:del w:id="7267" w:author="Irová Zuzana" w:date="2025-03-20T15:00:00Z" w16du:dateUtc="2025-03-20T14:00:00Z"/>
        </w:rPr>
      </w:pPr>
      <w:ins w:id="7268" w:author="Drastichová Zuzana" w:date="2025-03-12T09:55:00Z" w16du:dateUtc="2025-03-12T08:55:00Z">
        <w:del w:id="7269" w:author="Irová Zuzana" w:date="2025-03-20T15:00:00Z" w16du:dateUtc="2025-03-20T14:00:00Z">
          <w:r w:rsidRPr="00955C1D" w:rsidDel="001C7A17">
            <w:delText xml:space="preserve">Rozdíl je v kroku vytváření Payment, </w:delText>
          </w:r>
        </w:del>
      </w:ins>
    </w:p>
    <w:p w14:paraId="64F28285" w14:textId="4D4B5EB7" w:rsidR="00CC1BB1" w:rsidRPr="00087E73" w:rsidDel="001C7A17" w:rsidRDefault="00CC1BB1">
      <w:pPr>
        <w:pStyle w:val="NormalIndent"/>
        <w:rPr>
          <w:ins w:id="7270" w:author="Drastichová Zuzana" w:date="2025-03-12T09:55:00Z" w16du:dateUtc="2025-03-12T08:55:00Z"/>
          <w:del w:id="7271" w:author="Irová Zuzana" w:date="2025-03-20T15:00:00Z" w16du:dateUtc="2025-03-20T14:00:00Z"/>
        </w:rPr>
        <w:pPrChange w:id="7272" w:author="Irová Zuzana" w:date="2025-06-06T15:16:00Z" w16du:dateUtc="2025-06-06T13:16:00Z">
          <w:pPr>
            <w:pStyle w:val="ListFS1"/>
          </w:pPr>
        </w:pPrChange>
      </w:pPr>
      <w:ins w:id="7273" w:author="Drastichová Zuzana" w:date="2025-03-12T09:55:00Z" w16du:dateUtc="2025-03-12T08:55:00Z">
        <w:del w:id="7274" w:author="Irová Zuzana" w:date="2025-03-20T15:00:00Z" w16du:dateUtc="2025-03-20T14:00:00Z">
          <w:r w:rsidRPr="00087E73" w:rsidDel="001C7A17">
            <w:delText>Payment method = cash</w:delText>
          </w:r>
        </w:del>
      </w:ins>
    </w:p>
    <w:p w14:paraId="46862765" w14:textId="67F102A3" w:rsidR="00CC1BB1" w:rsidRPr="00790253" w:rsidDel="001C7A17" w:rsidRDefault="00CC1BB1">
      <w:pPr>
        <w:pStyle w:val="NormalIndent"/>
        <w:rPr>
          <w:ins w:id="7275" w:author="Drastichová Zuzana" w:date="2025-03-12T09:55:00Z" w16du:dateUtc="2025-03-12T08:55:00Z"/>
          <w:del w:id="7276" w:author="Irová Zuzana" w:date="2025-03-20T15:00:00Z" w16du:dateUtc="2025-03-20T14:00:00Z"/>
          <w:lang w:val="pl-PL"/>
          <w:rPrChange w:id="7277" w:author="Muller Miroslav" w:date="2025-03-17T11:13:00Z" w16du:dateUtc="2025-03-17T10:13:00Z">
            <w:rPr>
              <w:ins w:id="7278" w:author="Drastichová Zuzana" w:date="2025-03-12T09:55:00Z" w16du:dateUtc="2025-03-12T08:55:00Z"/>
              <w:del w:id="7279" w:author="Irová Zuzana" w:date="2025-03-20T15:00:00Z" w16du:dateUtc="2025-03-20T14:00:00Z"/>
            </w:rPr>
          </w:rPrChange>
        </w:rPr>
        <w:pPrChange w:id="7280" w:author="Irová Zuzana" w:date="2025-06-06T15:16:00Z" w16du:dateUtc="2025-06-06T13:16:00Z">
          <w:pPr>
            <w:pStyle w:val="ListFS1"/>
          </w:pPr>
        </w:pPrChange>
      </w:pPr>
      <w:ins w:id="7281" w:author="Drastichová Zuzana" w:date="2025-03-12T09:55:00Z" w16du:dateUtc="2025-03-12T08:55:00Z">
        <w:del w:id="7282" w:author="Irová Zuzana" w:date="2025-03-20T15:00:00Z" w16du:dateUtc="2025-03-20T14:00:00Z">
          <w:r w:rsidRPr="00790253" w:rsidDel="001C7A17">
            <w:rPr>
              <w:lang w:val="pl-PL"/>
              <w:rPrChange w:id="7283" w:author="Muller Miroslav" w:date="2025-03-17T11:13:00Z" w16du:dateUtc="2025-03-17T10:13:00Z">
                <w:rPr/>
              </w:rPrChange>
            </w:rPr>
            <w:delText>POS = obchodn</w:delText>
          </w:r>
          <w:r w:rsidRPr="00790253" w:rsidDel="001C7A17">
            <w:rPr>
              <w:rFonts w:hint="cs"/>
              <w:lang w:val="pl-PL"/>
              <w:rPrChange w:id="7284" w:author="Muller Miroslav" w:date="2025-03-17T11:13:00Z" w16du:dateUtc="2025-03-17T10:13:00Z">
                <w:rPr>
                  <w:rFonts w:hint="cs"/>
                </w:rPr>
              </w:rPrChange>
            </w:rPr>
            <w:delText>í</w:delText>
          </w:r>
          <w:r w:rsidRPr="00790253" w:rsidDel="001C7A17">
            <w:rPr>
              <w:lang w:val="pl-PL"/>
              <w:rPrChange w:id="7285" w:author="Muller Miroslav" w:date="2025-03-17T11:13:00Z" w16du:dateUtc="2025-03-17T10:13:00Z">
                <w:rPr/>
              </w:rPrChange>
            </w:rPr>
            <w:delText xml:space="preserve"> m</w:delText>
          </w:r>
          <w:r w:rsidRPr="00790253" w:rsidDel="001C7A17">
            <w:rPr>
              <w:rFonts w:hint="cs"/>
              <w:lang w:val="pl-PL"/>
              <w:rPrChange w:id="7286" w:author="Muller Miroslav" w:date="2025-03-17T11:13:00Z" w16du:dateUtc="2025-03-17T10:13:00Z">
                <w:rPr>
                  <w:rFonts w:hint="cs"/>
                </w:rPr>
              </w:rPrChange>
            </w:rPr>
            <w:delText>í</w:delText>
          </w:r>
          <w:r w:rsidRPr="00790253" w:rsidDel="001C7A17">
            <w:rPr>
              <w:lang w:val="pl-PL"/>
              <w:rPrChange w:id="7287" w:author="Muller Miroslav" w:date="2025-03-17T11:13:00Z" w16du:dateUtc="2025-03-17T10:13:00Z">
                <w:rPr/>
              </w:rPrChange>
            </w:rPr>
            <w:delText xml:space="preserve">sto, kde byla provedena platba </w:delText>
          </w:r>
        </w:del>
      </w:ins>
    </w:p>
    <w:p w14:paraId="23A229EE" w14:textId="23FF149D" w:rsidR="00CC1BB1" w:rsidRPr="00955C1D" w:rsidDel="001C7A17" w:rsidRDefault="00CC1BB1">
      <w:pPr>
        <w:pStyle w:val="NormalIndent"/>
        <w:rPr>
          <w:ins w:id="7288" w:author="Drastichová Zuzana" w:date="2025-03-12T09:55:00Z" w16du:dateUtc="2025-03-12T08:55:00Z"/>
          <w:del w:id="7289" w:author="Irová Zuzana" w:date="2025-03-20T15:00:00Z" w16du:dateUtc="2025-03-20T14:00:00Z"/>
        </w:rPr>
      </w:pPr>
    </w:p>
    <w:p w14:paraId="1F2F59F1" w14:textId="0BC68602" w:rsidR="00CC1BB1" w:rsidRPr="00955C1D" w:rsidDel="0004006F" w:rsidRDefault="00CC1BB1">
      <w:pPr>
        <w:pStyle w:val="NormalIndent"/>
        <w:rPr>
          <w:ins w:id="7290" w:author="Drastichová Zuzana" w:date="2025-03-12T09:55:00Z" w16du:dateUtc="2025-03-12T08:55:00Z"/>
          <w:del w:id="7291" w:author="Irová Zuzana" w:date="2025-03-17T11:03:00Z" w16du:dateUtc="2025-03-17T10:03:00Z"/>
        </w:rPr>
        <w:pPrChange w:id="7292" w:author="Irová Zuzana" w:date="2025-06-06T15:16:00Z" w16du:dateUtc="2025-06-06T13:16:00Z">
          <w:pPr>
            <w:pStyle w:val="Flowheading"/>
          </w:pPr>
        </w:pPrChange>
      </w:pPr>
      <w:ins w:id="7293" w:author="Drastichová Zuzana" w:date="2025-03-12T09:55:00Z" w16du:dateUtc="2025-03-12T08:55:00Z">
        <w:del w:id="7294" w:author="Irová Zuzana" w:date="2025-03-20T15:00:00Z" w16du:dateUtc="2025-03-20T14:00:00Z">
          <w:r w:rsidRPr="00955C1D" w:rsidDel="001C7A17">
            <w:delText xml:space="preserve">(N4) </w:delText>
          </w:r>
        </w:del>
        <w:del w:id="7295" w:author="Irová Zuzana" w:date="2025-03-17T11:03:00Z" w16du:dateUtc="2025-03-17T10:03:00Z">
          <w:r w:rsidRPr="00955C1D" w:rsidDel="0004006F">
            <w:delText>Bank card nebo Fleet card payment přes terminál (na POS)</w:delText>
          </w:r>
        </w:del>
      </w:ins>
    </w:p>
    <w:p w14:paraId="769A3B27" w14:textId="6320CF31" w:rsidR="00CC1BB1" w:rsidRPr="00955C1D" w:rsidDel="0004006F" w:rsidRDefault="00CC1BB1">
      <w:pPr>
        <w:pStyle w:val="NormalIndent"/>
        <w:rPr>
          <w:ins w:id="7296" w:author="Drastichová Zuzana" w:date="2025-03-12T09:55:00Z" w16du:dateUtc="2025-03-12T08:55:00Z"/>
          <w:del w:id="7297" w:author="Irová Zuzana" w:date="2025-03-17T11:03:00Z" w16du:dateUtc="2025-03-17T10:03:00Z"/>
        </w:rPr>
      </w:pPr>
      <w:ins w:id="7298" w:author="Drastichová Zuzana" w:date="2025-03-12T09:55:00Z" w16du:dateUtc="2025-03-12T08:55:00Z">
        <w:del w:id="7299" w:author="Irová Zuzana" w:date="2025-03-17T11:03:00Z" w16du:dateUtc="2025-03-17T10:03:00Z">
          <w:r w:rsidRPr="00955C1D" w:rsidDel="0004006F">
            <w:delText>POS Operator vloží kartu do EFT terminálu</w:delText>
          </w:r>
        </w:del>
      </w:ins>
    </w:p>
    <w:p w14:paraId="15DC47BF" w14:textId="7FD45410" w:rsidR="00CC1BB1" w:rsidRPr="00955C1D" w:rsidDel="0004006F" w:rsidRDefault="00CC1BB1">
      <w:pPr>
        <w:pStyle w:val="NormalIndent"/>
        <w:rPr>
          <w:ins w:id="7300" w:author="Drastichová Zuzana" w:date="2025-03-12T09:55:00Z" w16du:dateUtc="2025-03-12T08:55:00Z"/>
          <w:del w:id="7301" w:author="Irová Zuzana" w:date="2025-03-17T11:03:00Z" w16du:dateUtc="2025-03-17T10:03:00Z"/>
        </w:rPr>
      </w:pPr>
      <w:ins w:id="7302" w:author="Drastichová Zuzana" w:date="2025-03-12T09:55:00Z" w16du:dateUtc="2025-03-12T08:55:00Z">
        <w:del w:id="7303" w:author="Irová Zuzana" w:date="2025-03-17T11:03:00Z" w16du:dateUtc="2025-03-17T10:03:00Z">
          <w:r w:rsidRPr="00955C1D" w:rsidDel="0004006F">
            <w:delText>EFT terminal rozpozná platbu bankovní/tankovací kartou</w:delText>
          </w:r>
        </w:del>
      </w:ins>
    </w:p>
    <w:p w14:paraId="3EB9388A" w14:textId="7C31A209" w:rsidR="00CC1BB1" w:rsidRPr="00955C1D" w:rsidDel="0004006F" w:rsidRDefault="00CC1BB1">
      <w:pPr>
        <w:pStyle w:val="NormalIndent"/>
        <w:rPr>
          <w:ins w:id="7304" w:author="Drastichová Zuzana" w:date="2025-03-12T09:55:00Z" w16du:dateUtc="2025-03-12T08:55:00Z"/>
          <w:del w:id="7305" w:author="Irová Zuzana" w:date="2025-03-17T11:03:00Z" w16du:dateUtc="2025-03-17T10:03:00Z"/>
        </w:rPr>
      </w:pPr>
      <w:ins w:id="7306" w:author="Drastichová Zuzana" w:date="2025-03-12T09:55:00Z" w16du:dateUtc="2025-03-12T08:55:00Z">
        <w:del w:id="7307" w:author="Irová Zuzana" w:date="2025-03-17T11:03:00Z" w16du:dateUtc="2025-03-17T10:03:00Z">
          <w:r w:rsidRPr="00955C1D" w:rsidDel="0004006F">
            <w:delText xml:space="preserve">EFT terminal autorizuje platbu pomocí karetního autorizačního centra. V případě, že EFT terminal zamítne autorizaci Systém zobrazí hlášku “Platba nebyla autorizována” a postup pokračuje opětovnou volbou platební metody. </w:delText>
          </w:r>
          <w:r w:rsidRPr="00955C1D" w:rsidDel="0004006F">
            <w:rPr>
              <w:highlight w:val="cyan"/>
            </w:rPr>
            <w:delText>V případě, že dojde k přerušení komunikace s EFT terminálem POS Operator vyplní autorizační kód manuálně</w:delText>
          </w:r>
          <w:r w:rsidRPr="00955C1D" w:rsidDel="0004006F">
            <w:delText>.</w:delText>
          </w:r>
        </w:del>
      </w:ins>
    </w:p>
    <w:p w14:paraId="62BACAEA" w14:textId="17219EF7" w:rsidR="00CC1BB1" w:rsidRPr="00BF06C4" w:rsidDel="0004006F" w:rsidRDefault="00CC1BB1">
      <w:pPr>
        <w:pStyle w:val="NormalIndent"/>
        <w:rPr>
          <w:ins w:id="7308" w:author="Drastichová Zuzana" w:date="2025-03-12T09:55:00Z" w16du:dateUtc="2025-03-12T08:55:00Z"/>
          <w:del w:id="7309" w:author="Irová Zuzana" w:date="2025-03-17T11:03:00Z" w16du:dateUtc="2025-03-17T10:03:00Z"/>
        </w:rPr>
      </w:pPr>
      <w:ins w:id="7310" w:author="Drastichová Zuzana" w:date="2025-03-12T09:55:00Z" w16du:dateUtc="2025-03-12T08:55:00Z">
        <w:del w:id="7311" w:author="Irová Zuzana" w:date="2025-03-17T11:03:00Z" w16du:dateUtc="2025-03-17T10:03:00Z">
          <w:r w:rsidRPr="00955C1D" w:rsidDel="0004006F">
            <w:delText xml:space="preserve">Systém získá data o platbě z EFT terminálu (rozhraní INT.BAR.04). </w:delText>
          </w:r>
        </w:del>
      </w:ins>
    </w:p>
    <w:p w14:paraId="33076978" w14:textId="3C675442" w:rsidR="00CC1BB1" w:rsidRPr="00955C1D" w:rsidDel="0004006F" w:rsidRDefault="00CC1BB1">
      <w:pPr>
        <w:pStyle w:val="NormalIndent"/>
        <w:rPr>
          <w:ins w:id="7312" w:author="Drastichová Zuzana" w:date="2025-03-12T09:55:00Z" w16du:dateUtc="2025-03-12T08:55:00Z"/>
          <w:del w:id="7313" w:author="Irová Zuzana" w:date="2025-03-17T11:03:00Z" w16du:dateUtc="2025-03-17T10:03:00Z"/>
        </w:rPr>
      </w:pPr>
      <w:ins w:id="7314" w:author="Drastichová Zuzana" w:date="2025-03-12T09:55:00Z" w16du:dateUtc="2025-03-12T08:55:00Z">
        <w:del w:id="7315" w:author="Irová Zuzana" w:date="2025-03-17T11:03:00Z" w16du:dateUtc="2025-03-17T10:03:00Z">
          <w:r w:rsidRPr="00955C1D" w:rsidDel="0004006F">
            <w:delText>Systém vytvoří Payment Session:</w:delText>
          </w:r>
        </w:del>
      </w:ins>
    </w:p>
    <w:p w14:paraId="3E66011A" w14:textId="7728D862" w:rsidR="00CC1BB1" w:rsidRPr="00955C1D" w:rsidDel="0004006F" w:rsidRDefault="00CC1BB1">
      <w:pPr>
        <w:pStyle w:val="NormalIndent"/>
        <w:rPr>
          <w:ins w:id="7316" w:author="Drastichová Zuzana" w:date="2025-03-12T09:55:00Z" w16du:dateUtc="2025-03-12T08:55:00Z"/>
          <w:del w:id="7317" w:author="Irová Zuzana" w:date="2025-03-17T11:03:00Z" w16du:dateUtc="2025-03-17T10:03:00Z"/>
        </w:rPr>
        <w:pPrChange w:id="7318" w:author="Irová Zuzana" w:date="2025-06-06T15:16:00Z" w16du:dateUtc="2025-06-06T13:16:00Z">
          <w:pPr>
            <w:pStyle w:val="ListFS2"/>
          </w:pPr>
        </w:pPrChange>
      </w:pPr>
      <w:ins w:id="7319" w:author="Drastichová Zuzana" w:date="2025-03-12T09:55:00Z" w16du:dateUtc="2025-03-12T08:55:00Z">
        <w:del w:id="7320" w:author="Irová Zuzana" w:date="2025-03-17T11:03:00Z" w16du:dateUtc="2025-03-17T10:03:00Z">
          <w:r w:rsidRPr="00955C1D" w:rsidDel="0004006F">
            <w:delText xml:space="preserve">Online payment identifier = </w:delText>
          </w:r>
          <w:r w:rsidDel="0004006F">
            <w:delText>null</w:delText>
          </w:r>
        </w:del>
      </w:ins>
    </w:p>
    <w:p w14:paraId="6A451A7C" w14:textId="6B0C2634" w:rsidR="00CC1BB1" w:rsidRPr="00955C1D" w:rsidDel="0004006F" w:rsidRDefault="00CC1BB1">
      <w:pPr>
        <w:pStyle w:val="NormalIndent"/>
        <w:rPr>
          <w:ins w:id="7321" w:author="Drastichová Zuzana" w:date="2025-03-12T09:55:00Z" w16du:dateUtc="2025-03-12T08:55:00Z"/>
          <w:del w:id="7322" w:author="Irová Zuzana" w:date="2025-03-17T11:03:00Z" w16du:dateUtc="2025-03-17T10:03:00Z"/>
        </w:rPr>
        <w:pPrChange w:id="7323" w:author="Irová Zuzana" w:date="2025-06-06T15:16:00Z" w16du:dateUtc="2025-06-06T13:16:00Z">
          <w:pPr>
            <w:pStyle w:val="ListFS2"/>
          </w:pPr>
        </w:pPrChange>
      </w:pPr>
      <w:ins w:id="7324" w:author="Drastichová Zuzana" w:date="2025-03-12T09:55:00Z" w16du:dateUtc="2025-03-12T08:55:00Z">
        <w:del w:id="7325" w:author="Irová Zuzana" w:date="2025-03-17T11:03:00Z" w16du:dateUtc="2025-03-17T10:03:00Z">
          <w:r w:rsidRPr="00955C1D" w:rsidDel="0004006F">
            <w:delText>Payment session type = Top-up</w:delText>
          </w:r>
        </w:del>
      </w:ins>
    </w:p>
    <w:p w14:paraId="7815F14B" w14:textId="649793A3" w:rsidR="00CC1BB1" w:rsidRPr="00955C1D" w:rsidDel="0004006F" w:rsidRDefault="00CC1BB1">
      <w:pPr>
        <w:pStyle w:val="NormalIndent"/>
        <w:rPr>
          <w:ins w:id="7326" w:author="Drastichová Zuzana" w:date="2025-03-12T09:55:00Z" w16du:dateUtc="2025-03-12T08:55:00Z"/>
          <w:del w:id="7327" w:author="Irová Zuzana" w:date="2025-03-17T11:03:00Z" w16du:dateUtc="2025-03-17T10:03:00Z"/>
        </w:rPr>
        <w:pPrChange w:id="7328" w:author="Irová Zuzana" w:date="2025-06-06T15:16:00Z" w16du:dateUtc="2025-06-06T13:16:00Z">
          <w:pPr>
            <w:pStyle w:val="ListFS2"/>
          </w:pPr>
        </w:pPrChange>
      </w:pPr>
      <w:ins w:id="7329" w:author="Drastichová Zuzana" w:date="2025-03-12T09:55:00Z" w16du:dateUtc="2025-03-12T08:55:00Z">
        <w:del w:id="7330" w:author="Irová Zuzana" w:date="2025-03-17T11:03:00Z" w16du:dateUtc="2025-03-17T10:03:00Z">
          <w:r w:rsidRPr="00955C1D" w:rsidDel="0004006F">
            <w:delText>Payment session status = Realized</w:delText>
          </w:r>
        </w:del>
      </w:ins>
    </w:p>
    <w:p w14:paraId="7CD6B9D0" w14:textId="15028355" w:rsidR="00CC1BB1" w:rsidRPr="00955C1D" w:rsidDel="0004006F" w:rsidRDefault="00CC1BB1">
      <w:pPr>
        <w:pStyle w:val="NormalIndent"/>
        <w:rPr>
          <w:ins w:id="7331" w:author="Drastichová Zuzana" w:date="2025-03-12T09:55:00Z" w16du:dateUtc="2025-03-12T08:55:00Z"/>
          <w:del w:id="7332" w:author="Irová Zuzana" w:date="2025-03-17T11:03:00Z" w16du:dateUtc="2025-03-17T10:03:00Z"/>
        </w:rPr>
        <w:pPrChange w:id="7333" w:author="Irová Zuzana" w:date="2025-06-06T15:16:00Z" w16du:dateUtc="2025-06-06T13:16:00Z">
          <w:pPr>
            <w:pStyle w:val="ListFS2"/>
          </w:pPr>
        </w:pPrChange>
      </w:pPr>
      <w:ins w:id="7334" w:author="Drastichová Zuzana" w:date="2025-03-12T09:55:00Z" w16du:dateUtc="2025-03-12T08:55:00Z">
        <w:del w:id="7335" w:author="Irová Zuzana" w:date="2025-03-17T11:03:00Z" w16du:dateUtc="2025-03-17T10:03:00Z">
          <w:r w:rsidRPr="00955C1D" w:rsidDel="0004006F">
            <w:delText xml:space="preserve">Payment amount = částka platby </w:delText>
          </w:r>
        </w:del>
      </w:ins>
    </w:p>
    <w:p w14:paraId="54A34C3C" w14:textId="678C8486" w:rsidR="00CC1BB1" w:rsidRPr="00955C1D" w:rsidDel="0004006F" w:rsidRDefault="00CC1BB1">
      <w:pPr>
        <w:pStyle w:val="NormalIndent"/>
        <w:rPr>
          <w:ins w:id="7336" w:author="Drastichová Zuzana" w:date="2025-03-12T09:55:00Z" w16du:dateUtc="2025-03-12T08:55:00Z"/>
          <w:del w:id="7337" w:author="Irová Zuzana" w:date="2025-03-17T11:03:00Z" w16du:dateUtc="2025-03-17T10:03:00Z"/>
        </w:rPr>
        <w:pPrChange w:id="7338" w:author="Irová Zuzana" w:date="2025-06-06T15:16:00Z" w16du:dateUtc="2025-06-06T13:16:00Z">
          <w:pPr>
            <w:pStyle w:val="ListFS2"/>
          </w:pPr>
        </w:pPrChange>
      </w:pPr>
      <w:ins w:id="7339" w:author="Drastichová Zuzana" w:date="2025-03-12T09:55:00Z" w16du:dateUtc="2025-03-12T08:55:00Z">
        <w:del w:id="7340" w:author="Irová Zuzana" w:date="2025-03-17T11:03:00Z" w16du:dateUtc="2025-03-17T10:03:00Z">
          <w:r w:rsidRPr="00955C1D" w:rsidDel="0004006F">
            <w:delText>Variable symbol = vygenerovaný ze sekvence pro variabilní symboly (</w:delText>
          </w:r>
          <w:r w:rsidRPr="5D923C7E" w:rsidDel="0004006F">
            <w:rPr>
              <w:rFonts w:ascii="Noto Sans" w:eastAsia="Times New Roman" w:hAnsi="Noto Sans" w:cs="Arial"/>
              <w:lang w:eastAsia="cs-CZ"/>
            </w:rPr>
            <w:delText>PNFVS</w:delText>
          </w:r>
          <w:r w:rsidRPr="00955C1D" w:rsidDel="0004006F">
            <w:delText>)</w:delText>
          </w:r>
        </w:del>
      </w:ins>
    </w:p>
    <w:p w14:paraId="17B07463" w14:textId="625DA107" w:rsidR="00CC1BB1" w:rsidRPr="00955C1D" w:rsidDel="0004006F" w:rsidRDefault="00CC1BB1">
      <w:pPr>
        <w:pStyle w:val="NormalIndent"/>
        <w:rPr>
          <w:ins w:id="7341" w:author="Drastichová Zuzana" w:date="2025-03-12T09:55:00Z" w16du:dateUtc="2025-03-12T08:55:00Z"/>
          <w:del w:id="7342" w:author="Irová Zuzana" w:date="2025-03-17T11:03:00Z" w16du:dateUtc="2025-03-17T10:03:00Z"/>
        </w:rPr>
        <w:pPrChange w:id="7343" w:author="Irová Zuzana" w:date="2025-06-06T15:16:00Z" w16du:dateUtc="2025-06-06T13:16:00Z">
          <w:pPr>
            <w:pStyle w:val="ListFS2"/>
          </w:pPr>
        </w:pPrChange>
      </w:pPr>
      <w:ins w:id="7344" w:author="Drastichová Zuzana" w:date="2025-03-12T09:55:00Z" w16du:dateUtc="2025-03-12T08:55:00Z">
        <w:del w:id="7345" w:author="Irová Zuzana" w:date="2025-03-17T11:03:00Z" w16du:dateUtc="2025-03-17T10:03:00Z">
          <w:r w:rsidRPr="00955C1D" w:rsidDel="0004006F">
            <w:delText xml:space="preserve">Internet banking channel = EFT payment </w:delText>
          </w:r>
        </w:del>
      </w:ins>
    </w:p>
    <w:p w14:paraId="676DC497" w14:textId="7B250754" w:rsidR="00CC1BB1" w:rsidRPr="00BF06C4" w:rsidDel="0004006F" w:rsidRDefault="00CC1BB1">
      <w:pPr>
        <w:pStyle w:val="NormalIndent"/>
        <w:rPr>
          <w:ins w:id="7346" w:author="Drastichová Zuzana" w:date="2025-03-12T09:55:00Z" w16du:dateUtc="2025-03-12T08:55:00Z"/>
          <w:del w:id="7347" w:author="Irová Zuzana" w:date="2025-03-17T11:03:00Z" w16du:dateUtc="2025-03-17T10:03:00Z"/>
        </w:rPr>
        <w:pPrChange w:id="7348" w:author="Irová Zuzana" w:date="2025-06-06T15:16:00Z" w16du:dateUtc="2025-06-06T13:16:00Z">
          <w:pPr>
            <w:pStyle w:val="ListFS2"/>
          </w:pPr>
        </w:pPrChange>
      </w:pPr>
      <w:ins w:id="7349" w:author="Drastichová Zuzana" w:date="2025-03-12T09:55:00Z" w16du:dateUtc="2025-03-12T08:55:00Z">
        <w:del w:id="7350" w:author="Irová Zuzana" w:date="2025-03-17T11:03:00Z" w16du:dateUtc="2025-03-17T10:03:00Z">
          <w:r w:rsidRPr="00955C1D" w:rsidDel="0004006F">
            <w:delText>Created on = aktuální datum a čas</w:delText>
          </w:r>
        </w:del>
      </w:ins>
    </w:p>
    <w:p w14:paraId="791BD1C2" w14:textId="20D7150C" w:rsidR="00CC1BB1" w:rsidRPr="00955C1D" w:rsidDel="0004006F" w:rsidRDefault="00CC1BB1">
      <w:pPr>
        <w:pStyle w:val="NormalIndent"/>
        <w:rPr>
          <w:ins w:id="7351" w:author="Drastichová Zuzana" w:date="2025-03-12T09:55:00Z" w16du:dateUtc="2025-03-12T08:55:00Z"/>
          <w:del w:id="7352" w:author="Irová Zuzana" w:date="2025-03-17T11:03:00Z" w16du:dateUtc="2025-03-17T10:03:00Z"/>
        </w:rPr>
        <w:pPrChange w:id="7353" w:author="Irová Zuzana" w:date="2025-06-06T15:16:00Z" w16du:dateUtc="2025-06-06T13:16:00Z">
          <w:pPr>
            <w:pStyle w:val="ListFS2"/>
          </w:pPr>
        </w:pPrChange>
      </w:pPr>
      <w:ins w:id="7354" w:author="Drastichová Zuzana" w:date="2025-03-12T09:55:00Z" w16du:dateUtc="2025-03-12T08:55:00Z">
        <w:del w:id="7355" w:author="Irová Zuzana" w:date="2025-03-17T11:03:00Z" w16du:dateUtc="2025-03-17T10:03:00Z">
          <w:r w:rsidRPr="00955C1D" w:rsidDel="0004006F">
            <w:delText>Authorization code = autorizační kód z EFT</w:delText>
          </w:r>
        </w:del>
      </w:ins>
    </w:p>
    <w:p w14:paraId="3B4AF7D0" w14:textId="564970CA" w:rsidR="00CC1BB1" w:rsidRPr="00955C1D" w:rsidDel="0004006F" w:rsidRDefault="00CC1BB1">
      <w:pPr>
        <w:pStyle w:val="NormalIndent"/>
        <w:rPr>
          <w:ins w:id="7356" w:author="Drastichová Zuzana" w:date="2025-03-12T09:55:00Z" w16du:dateUtc="2025-03-12T08:55:00Z"/>
          <w:del w:id="7357" w:author="Irová Zuzana" w:date="2025-03-17T11:03:00Z" w16du:dateUtc="2025-03-17T10:03:00Z"/>
        </w:rPr>
        <w:pPrChange w:id="7358" w:author="Irová Zuzana" w:date="2025-06-06T15:16:00Z" w16du:dateUtc="2025-06-06T13:16:00Z">
          <w:pPr>
            <w:pStyle w:val="ListFS2"/>
          </w:pPr>
        </w:pPrChange>
      </w:pPr>
      <w:ins w:id="7359" w:author="Drastichová Zuzana" w:date="2025-03-12T09:55:00Z" w16du:dateUtc="2025-03-12T08:55:00Z">
        <w:del w:id="7360" w:author="Irová Zuzana" w:date="2025-03-17T11:03:00Z" w16du:dateUtc="2025-03-17T10:03:00Z">
          <w:r w:rsidRPr="00955C1D" w:rsidDel="0004006F">
            <w:delText xml:space="preserve">Result code = návratový kód z EFT </w:delText>
          </w:r>
        </w:del>
      </w:ins>
    </w:p>
    <w:p w14:paraId="4611B59D" w14:textId="6AB4ECB8" w:rsidR="00CC1BB1" w:rsidRPr="00955C1D" w:rsidDel="0004006F" w:rsidRDefault="00CC1BB1">
      <w:pPr>
        <w:pStyle w:val="NormalIndent"/>
        <w:rPr>
          <w:ins w:id="7361" w:author="Drastichová Zuzana" w:date="2025-03-12T09:55:00Z" w16du:dateUtc="2025-03-12T08:55:00Z"/>
          <w:del w:id="7362" w:author="Irová Zuzana" w:date="2025-03-17T11:03:00Z" w16du:dateUtc="2025-03-17T10:03:00Z"/>
        </w:rPr>
        <w:pPrChange w:id="7363" w:author="Irová Zuzana" w:date="2025-06-06T15:16:00Z" w16du:dateUtc="2025-06-06T13:16:00Z">
          <w:pPr>
            <w:pStyle w:val="ListFS2"/>
          </w:pPr>
        </w:pPrChange>
      </w:pPr>
      <w:ins w:id="7364" w:author="Drastichová Zuzana" w:date="2025-03-12T09:55:00Z" w16du:dateUtc="2025-03-12T08:55:00Z">
        <w:del w:id="7365" w:author="Irová Zuzana" w:date="2025-03-17T11:03:00Z" w16du:dateUtc="2025-03-17T10:03:00Z">
          <w:r w:rsidRPr="00955C1D" w:rsidDel="0004006F">
            <w:delText>Card type = Typ karty</w:delText>
          </w:r>
        </w:del>
      </w:ins>
    </w:p>
    <w:p w14:paraId="307113B7" w14:textId="684CC60D" w:rsidR="00CC1BB1" w:rsidRPr="00955C1D" w:rsidDel="0004006F" w:rsidRDefault="00CC1BB1">
      <w:pPr>
        <w:pStyle w:val="NormalIndent"/>
        <w:rPr>
          <w:ins w:id="7366" w:author="Drastichová Zuzana" w:date="2025-03-12T09:55:00Z" w16du:dateUtc="2025-03-12T08:55:00Z"/>
          <w:del w:id="7367" w:author="Irová Zuzana" w:date="2025-03-17T11:03:00Z" w16du:dateUtc="2025-03-17T10:03:00Z"/>
        </w:rPr>
        <w:pPrChange w:id="7368" w:author="Irová Zuzana" w:date="2025-06-06T15:16:00Z" w16du:dateUtc="2025-06-06T13:16:00Z">
          <w:pPr>
            <w:pStyle w:val="ListFS2"/>
          </w:pPr>
        </w:pPrChange>
      </w:pPr>
      <w:ins w:id="7369" w:author="Drastichová Zuzana" w:date="2025-03-12T09:55:00Z" w16du:dateUtc="2025-03-12T08:55:00Z">
        <w:del w:id="7370" w:author="Irová Zuzana" w:date="2025-03-17T11:03:00Z" w16du:dateUtc="2025-03-17T10:03:00Z">
          <w:r w:rsidRPr="00955C1D" w:rsidDel="0004006F">
            <w:delText>Card expiry = Expirace karty</w:delText>
          </w:r>
        </w:del>
      </w:ins>
    </w:p>
    <w:p w14:paraId="7D0E187C" w14:textId="742DB3B3" w:rsidR="00CC1BB1" w:rsidRPr="00955C1D" w:rsidDel="0004006F" w:rsidRDefault="00CC1BB1">
      <w:pPr>
        <w:pStyle w:val="NormalIndent"/>
        <w:rPr>
          <w:ins w:id="7371" w:author="Drastichová Zuzana" w:date="2025-03-12T09:55:00Z" w16du:dateUtc="2025-03-12T08:55:00Z"/>
          <w:del w:id="7372" w:author="Irová Zuzana" w:date="2025-03-17T11:03:00Z" w16du:dateUtc="2025-03-17T10:03:00Z"/>
        </w:rPr>
        <w:pPrChange w:id="7373" w:author="Irová Zuzana" w:date="2025-06-06T15:16:00Z" w16du:dateUtc="2025-06-06T13:16:00Z">
          <w:pPr>
            <w:pStyle w:val="ListFS2"/>
          </w:pPr>
        </w:pPrChange>
      </w:pPr>
      <w:ins w:id="7374" w:author="Drastichová Zuzana" w:date="2025-03-12T09:55:00Z" w16du:dateUtc="2025-03-12T08:55:00Z">
        <w:del w:id="7375" w:author="Irová Zuzana" w:date="2025-03-17T11:03:00Z" w16du:dateUtc="2025-03-17T10:03:00Z">
          <w:r w:rsidRPr="00955C1D" w:rsidDel="0004006F">
            <w:delText>Card number = Číslo karty</w:delText>
          </w:r>
        </w:del>
      </w:ins>
    </w:p>
    <w:p w14:paraId="20CE586A" w14:textId="5FB4CB8C" w:rsidR="00CC1BB1" w:rsidRPr="00955C1D" w:rsidDel="0004006F" w:rsidRDefault="00CC1BB1">
      <w:pPr>
        <w:pStyle w:val="NormalIndent"/>
        <w:rPr>
          <w:ins w:id="7376" w:author="Drastichová Zuzana" w:date="2025-03-12T09:55:00Z" w16du:dateUtc="2025-03-12T08:55:00Z"/>
          <w:del w:id="7377" w:author="Irová Zuzana" w:date="2025-03-17T11:03:00Z" w16du:dateUtc="2025-03-17T10:03:00Z"/>
        </w:rPr>
        <w:pPrChange w:id="7378" w:author="Irová Zuzana" w:date="2025-06-06T15:16:00Z" w16du:dateUtc="2025-06-06T13:16:00Z">
          <w:pPr>
            <w:pStyle w:val="ListFS2"/>
          </w:pPr>
        </w:pPrChange>
      </w:pPr>
      <w:ins w:id="7379" w:author="Drastichová Zuzana" w:date="2025-03-12T09:55:00Z" w16du:dateUtc="2025-03-12T08:55:00Z">
        <w:del w:id="7380" w:author="Irová Zuzana" w:date="2025-03-17T11:03:00Z" w16du:dateUtc="2025-03-17T10:03:00Z">
          <w:r w:rsidRPr="00955C1D" w:rsidDel="0004006F">
            <w:delText>Card brand = Brand karty</w:delText>
          </w:r>
        </w:del>
      </w:ins>
    </w:p>
    <w:p w14:paraId="2722AEA7" w14:textId="7AC8E210" w:rsidR="00CC1BB1" w:rsidRPr="00955C1D" w:rsidDel="0004006F" w:rsidRDefault="00CC1BB1">
      <w:pPr>
        <w:pStyle w:val="NormalIndent"/>
        <w:rPr>
          <w:ins w:id="7381" w:author="Drastichová Zuzana" w:date="2025-03-12T09:55:00Z" w16du:dateUtc="2025-03-12T08:55:00Z"/>
          <w:del w:id="7382" w:author="Irová Zuzana" w:date="2025-03-17T11:03:00Z" w16du:dateUtc="2025-03-17T10:03:00Z"/>
        </w:rPr>
        <w:pPrChange w:id="7383" w:author="Irová Zuzana" w:date="2025-06-06T15:16:00Z" w16du:dateUtc="2025-06-06T13:16:00Z">
          <w:pPr>
            <w:pStyle w:val="ListFS2"/>
          </w:pPr>
        </w:pPrChange>
      </w:pPr>
      <w:ins w:id="7384" w:author="Drastichová Zuzana" w:date="2025-03-12T09:55:00Z" w16du:dateUtc="2025-03-12T08:55:00Z">
        <w:del w:id="7385" w:author="Irová Zuzana" w:date="2025-03-17T11:03:00Z" w16du:dateUtc="2025-03-17T10:03:00Z">
          <w:r w:rsidRPr="00955C1D" w:rsidDel="0004006F">
            <w:delText xml:space="preserve">EFT terminal = </w:delText>
          </w:r>
          <w:r w:rsidRPr="00955C1D" w:rsidDel="0004006F">
            <w:rPr>
              <w:lang w:eastAsia="cs-CZ"/>
            </w:rPr>
            <w:delText>Identifikátor platebního terminálu</w:delText>
          </w:r>
        </w:del>
      </w:ins>
    </w:p>
    <w:p w14:paraId="789315D4" w14:textId="079569FD" w:rsidR="00CC1BB1" w:rsidRPr="00206FD4" w:rsidDel="0004006F" w:rsidRDefault="00CC1BB1">
      <w:pPr>
        <w:pStyle w:val="NormalIndent"/>
        <w:rPr>
          <w:ins w:id="7386" w:author="Drastichová Zuzana" w:date="2025-03-12T09:55:00Z" w16du:dateUtc="2025-03-12T08:55:00Z"/>
          <w:del w:id="7387" w:author="Irová Zuzana" w:date="2025-03-17T11:03:00Z" w16du:dateUtc="2025-03-17T10:03:00Z"/>
        </w:rPr>
        <w:pPrChange w:id="7388" w:author="Irová Zuzana" w:date="2025-06-06T15:16:00Z" w16du:dateUtc="2025-06-06T13:16:00Z">
          <w:pPr>
            <w:pStyle w:val="ListFS1"/>
          </w:pPr>
        </w:pPrChange>
      </w:pPr>
    </w:p>
    <w:p w14:paraId="3DB96C10" w14:textId="02155E23" w:rsidR="00CC1BB1" w:rsidRPr="00955C1D" w:rsidDel="0004006F" w:rsidRDefault="00CC1BB1">
      <w:pPr>
        <w:pStyle w:val="NormalIndent"/>
        <w:rPr>
          <w:ins w:id="7389" w:author="Drastichová Zuzana" w:date="2025-03-12T09:55:00Z" w16du:dateUtc="2025-03-12T08:55:00Z"/>
          <w:del w:id="7390" w:author="Irová Zuzana" w:date="2025-03-17T11:03:00Z" w16du:dateUtc="2025-03-17T10:03:00Z"/>
        </w:rPr>
      </w:pPr>
      <w:ins w:id="7391" w:author="Drastichová Zuzana" w:date="2025-03-12T09:55:00Z" w16du:dateUtc="2025-03-12T08:55:00Z">
        <w:del w:id="7392" w:author="Irová Zuzana" w:date="2025-03-17T11:03:00Z" w16du:dateUtc="2025-03-17T10:03:00Z">
          <w:r w:rsidRPr="00955C1D" w:rsidDel="0004006F">
            <w:delText xml:space="preserve">Proces pokračuje </w:delText>
          </w:r>
          <w:r w:rsidDel="0004006F">
            <w:delText>Společným</w:delText>
          </w:r>
          <w:r w:rsidRPr="00955C1D" w:rsidDel="0004006F">
            <w:delText xml:space="preserve"> postupem a to krokem, kdy Systém určí </w:delText>
          </w:r>
          <w:r w:rsidDel="0004006F">
            <w:delText>BIBA</w:delText>
          </w:r>
          <w:r w:rsidRPr="00955C1D" w:rsidDel="0004006F">
            <w:delText>.</w:delText>
          </w:r>
        </w:del>
      </w:ins>
    </w:p>
    <w:p w14:paraId="0D737A02" w14:textId="24D76B4E" w:rsidR="00CC1BB1" w:rsidRPr="00955C1D" w:rsidDel="0004006F" w:rsidRDefault="00CC1BB1">
      <w:pPr>
        <w:pStyle w:val="NormalIndent"/>
        <w:rPr>
          <w:ins w:id="7393" w:author="Drastichová Zuzana" w:date="2025-03-12T09:55:00Z" w16du:dateUtc="2025-03-12T08:55:00Z"/>
          <w:del w:id="7394" w:author="Irová Zuzana" w:date="2025-03-17T11:03:00Z" w16du:dateUtc="2025-03-17T10:03:00Z"/>
        </w:rPr>
      </w:pPr>
      <w:ins w:id="7395" w:author="Drastichová Zuzana" w:date="2025-03-12T09:55:00Z" w16du:dateUtc="2025-03-12T08:55:00Z">
        <w:del w:id="7396" w:author="Irová Zuzana" w:date="2025-03-17T11:03:00Z" w16du:dateUtc="2025-03-17T10:03:00Z">
          <w:r w:rsidRPr="00955C1D" w:rsidDel="0004006F">
            <w:delText xml:space="preserve">Rozdíl je v kroku vytváření Payment, </w:delText>
          </w:r>
        </w:del>
      </w:ins>
    </w:p>
    <w:p w14:paraId="221C4A30" w14:textId="622E4978" w:rsidR="00CC1BB1" w:rsidRPr="00087E73" w:rsidDel="0004006F" w:rsidRDefault="00CC1BB1">
      <w:pPr>
        <w:pStyle w:val="NormalIndent"/>
        <w:rPr>
          <w:ins w:id="7397" w:author="Drastichová Zuzana" w:date="2025-03-12T09:55:00Z" w16du:dateUtc="2025-03-12T08:55:00Z"/>
          <w:del w:id="7398" w:author="Irová Zuzana" w:date="2025-03-17T11:03:00Z" w16du:dateUtc="2025-03-17T10:03:00Z"/>
        </w:rPr>
        <w:pPrChange w:id="7399" w:author="Irová Zuzana" w:date="2025-06-06T15:16:00Z" w16du:dateUtc="2025-06-06T13:16:00Z">
          <w:pPr>
            <w:pStyle w:val="ListFS1"/>
          </w:pPr>
        </w:pPrChange>
      </w:pPr>
      <w:ins w:id="7400" w:author="Drastichová Zuzana" w:date="2025-03-12T09:55:00Z" w16du:dateUtc="2025-03-12T08:55:00Z">
        <w:del w:id="7401" w:author="Irová Zuzana" w:date="2025-03-17T11:03:00Z" w16du:dateUtc="2025-03-17T10:03:00Z">
          <w:r w:rsidRPr="00087E73" w:rsidDel="0004006F">
            <w:delText xml:space="preserve">Payment method = </w:delText>
          </w:r>
        </w:del>
      </w:ins>
    </w:p>
    <w:p w14:paraId="3256D467" w14:textId="43225AE0" w:rsidR="00CC1BB1" w:rsidRPr="00087E73" w:rsidDel="0004006F" w:rsidRDefault="00CC1BB1">
      <w:pPr>
        <w:pStyle w:val="NormalIndent"/>
        <w:rPr>
          <w:ins w:id="7402" w:author="Drastichová Zuzana" w:date="2025-03-12T09:55:00Z" w16du:dateUtc="2025-03-12T08:55:00Z"/>
          <w:del w:id="7403" w:author="Irová Zuzana" w:date="2025-03-17T11:03:00Z" w16du:dateUtc="2025-03-17T10:03:00Z"/>
        </w:rPr>
        <w:pPrChange w:id="7404" w:author="Irová Zuzana" w:date="2025-06-06T15:16:00Z" w16du:dateUtc="2025-06-06T13:16:00Z">
          <w:pPr>
            <w:pStyle w:val="ListFS2"/>
          </w:pPr>
        </w:pPrChange>
      </w:pPr>
      <w:ins w:id="7405" w:author="Drastichová Zuzana" w:date="2025-03-12T09:55:00Z" w16du:dateUtc="2025-03-12T08:55:00Z">
        <w:del w:id="7406" w:author="Irová Zuzana" w:date="2025-03-17T11:03:00Z" w16du:dateUtc="2025-03-17T10:03:00Z">
          <w:r w:rsidRPr="00087E73" w:rsidDel="0004006F">
            <w:delText>Systém podle stringu z EFT zjistí, zda šlo o FCI card, pak Fleet card payment</w:delText>
          </w:r>
        </w:del>
      </w:ins>
    </w:p>
    <w:p w14:paraId="481F3967" w14:textId="15CEA935" w:rsidR="00CC1BB1" w:rsidRPr="00087E73" w:rsidDel="0004006F" w:rsidRDefault="00CC1BB1">
      <w:pPr>
        <w:pStyle w:val="NormalIndent"/>
        <w:rPr>
          <w:ins w:id="7407" w:author="Drastichová Zuzana" w:date="2025-03-12T09:55:00Z" w16du:dateUtc="2025-03-12T08:55:00Z"/>
          <w:del w:id="7408" w:author="Irová Zuzana" w:date="2025-03-17T11:03:00Z" w16du:dateUtc="2025-03-17T10:03:00Z"/>
        </w:rPr>
        <w:pPrChange w:id="7409" w:author="Irová Zuzana" w:date="2025-06-06T15:16:00Z" w16du:dateUtc="2025-06-06T13:16:00Z">
          <w:pPr>
            <w:pStyle w:val="ListFS2"/>
          </w:pPr>
        </w:pPrChange>
      </w:pPr>
      <w:ins w:id="7410" w:author="Drastichová Zuzana" w:date="2025-03-12T09:55:00Z" w16du:dateUtc="2025-03-12T08:55:00Z">
        <w:del w:id="7411" w:author="Irová Zuzana" w:date="2025-03-17T11:03:00Z" w16du:dateUtc="2025-03-17T10:03:00Z">
          <w:r w:rsidRPr="00087E73" w:rsidDel="0004006F">
            <w:delText>jinak Bank card payment</w:delText>
          </w:r>
        </w:del>
      </w:ins>
    </w:p>
    <w:p w14:paraId="70E9F0EB" w14:textId="5A0FAC54" w:rsidR="00CC1BB1" w:rsidRPr="00790253" w:rsidDel="001C7A17" w:rsidRDefault="00CC1BB1">
      <w:pPr>
        <w:pStyle w:val="NormalIndent"/>
        <w:rPr>
          <w:ins w:id="7412" w:author="Drastichová Zuzana" w:date="2025-03-12T09:55:00Z" w16du:dateUtc="2025-03-12T08:55:00Z"/>
          <w:del w:id="7413" w:author="Irová Zuzana" w:date="2025-03-20T15:00:00Z" w16du:dateUtc="2025-03-20T14:00:00Z"/>
          <w:lang w:val="pl-PL"/>
          <w:rPrChange w:id="7414" w:author="Muller Miroslav" w:date="2025-03-17T11:13:00Z" w16du:dateUtc="2025-03-17T10:13:00Z">
            <w:rPr>
              <w:ins w:id="7415" w:author="Drastichová Zuzana" w:date="2025-03-12T09:55:00Z" w16du:dateUtc="2025-03-12T08:55:00Z"/>
              <w:del w:id="7416" w:author="Irová Zuzana" w:date="2025-03-20T15:00:00Z" w16du:dateUtc="2025-03-20T14:00:00Z"/>
            </w:rPr>
          </w:rPrChange>
        </w:rPr>
        <w:pPrChange w:id="7417" w:author="Irová Zuzana" w:date="2025-06-06T15:16:00Z" w16du:dateUtc="2025-06-06T13:16:00Z">
          <w:pPr>
            <w:pStyle w:val="ListFS1"/>
          </w:pPr>
        </w:pPrChange>
      </w:pPr>
      <w:ins w:id="7418" w:author="Drastichová Zuzana" w:date="2025-03-12T09:55:00Z" w16du:dateUtc="2025-03-12T08:55:00Z">
        <w:del w:id="7419" w:author="Irová Zuzana" w:date="2025-03-17T11:03:00Z" w16du:dateUtc="2025-03-17T10:03:00Z">
          <w:r w:rsidRPr="00790253" w:rsidDel="0004006F">
            <w:rPr>
              <w:lang w:val="pl-PL"/>
              <w:rPrChange w:id="7420" w:author="Muller Miroslav" w:date="2025-03-17T11:13:00Z" w16du:dateUtc="2025-03-17T10:13:00Z">
                <w:rPr/>
              </w:rPrChange>
            </w:rPr>
            <w:delText>POS = obchodn</w:delText>
          </w:r>
          <w:r w:rsidRPr="00790253" w:rsidDel="0004006F">
            <w:rPr>
              <w:rFonts w:hint="cs"/>
              <w:lang w:val="pl-PL"/>
              <w:rPrChange w:id="7421" w:author="Muller Miroslav" w:date="2025-03-17T11:13:00Z" w16du:dateUtc="2025-03-17T10:13:00Z">
                <w:rPr>
                  <w:rFonts w:hint="cs"/>
                </w:rPr>
              </w:rPrChange>
            </w:rPr>
            <w:delText>í</w:delText>
          </w:r>
          <w:r w:rsidRPr="00790253" w:rsidDel="0004006F">
            <w:rPr>
              <w:lang w:val="pl-PL"/>
              <w:rPrChange w:id="7422" w:author="Muller Miroslav" w:date="2025-03-17T11:13:00Z" w16du:dateUtc="2025-03-17T10:13:00Z">
                <w:rPr/>
              </w:rPrChange>
            </w:rPr>
            <w:delText xml:space="preserve"> m</w:delText>
          </w:r>
          <w:r w:rsidRPr="00790253" w:rsidDel="0004006F">
            <w:rPr>
              <w:rFonts w:hint="cs"/>
              <w:lang w:val="pl-PL"/>
              <w:rPrChange w:id="7423" w:author="Muller Miroslav" w:date="2025-03-17T11:13:00Z" w16du:dateUtc="2025-03-17T10:13:00Z">
                <w:rPr>
                  <w:rFonts w:hint="cs"/>
                </w:rPr>
              </w:rPrChange>
            </w:rPr>
            <w:delText>í</w:delText>
          </w:r>
          <w:r w:rsidRPr="00790253" w:rsidDel="0004006F">
            <w:rPr>
              <w:lang w:val="pl-PL"/>
              <w:rPrChange w:id="7424" w:author="Muller Miroslav" w:date="2025-03-17T11:13:00Z" w16du:dateUtc="2025-03-17T10:13:00Z">
                <w:rPr/>
              </w:rPrChange>
            </w:rPr>
            <w:delText xml:space="preserve">sto, kde byla provedena platba </w:delText>
          </w:r>
        </w:del>
      </w:ins>
    </w:p>
    <w:p w14:paraId="59CC52AB" w14:textId="77777777" w:rsidR="00CC1BB1" w:rsidRPr="00955C1D" w:rsidRDefault="00CC1BB1">
      <w:pPr>
        <w:pStyle w:val="NormalIndent"/>
        <w:rPr>
          <w:ins w:id="7425" w:author="Drastichová Zuzana" w:date="2025-03-12T09:55:00Z" w16du:dateUtc="2025-03-12T08:55:00Z"/>
        </w:rPr>
      </w:pPr>
    </w:p>
    <w:p w14:paraId="0E8C4829" w14:textId="77777777" w:rsidR="00CC1BB1" w:rsidRPr="00955C1D" w:rsidRDefault="00CC1BB1" w:rsidP="00CC1BB1">
      <w:pPr>
        <w:pStyle w:val="Heading4"/>
        <w:spacing w:after="120" w:line="276" w:lineRule="auto"/>
        <w:rPr>
          <w:ins w:id="7426" w:author="Drastichová Zuzana" w:date="2025-03-12T09:55:00Z" w16du:dateUtc="2025-03-12T08:55:00Z"/>
          <w:rFonts w:hint="eastAsia"/>
          <w:lang w:eastAsia="cs-CZ"/>
        </w:rPr>
      </w:pPr>
      <w:ins w:id="7427" w:author="Drastichová Zuzana" w:date="2025-03-12T09:55:00Z" w16du:dateUtc="2025-03-12T08:55:00Z">
        <w:r w:rsidRPr="00955C1D">
          <w:rPr>
            <w:lang w:eastAsia="cs-CZ"/>
          </w:rPr>
          <w:t xml:space="preserve">Alternativní postupy </w:t>
        </w:r>
      </w:ins>
    </w:p>
    <w:p w14:paraId="49E859EF" w14:textId="110A7F32" w:rsidR="00B62383" w:rsidRPr="00A8018C" w:rsidRDefault="00B62383" w:rsidP="005022DD">
      <w:pPr>
        <w:pStyle w:val="Flowheading"/>
        <w:rPr>
          <w:ins w:id="7428" w:author="Irová Zuzana" w:date="2025-04-17T11:38:00Z" w16du:dateUtc="2025-04-17T09:38:00Z"/>
        </w:rPr>
        <w:pPrChange w:id="7429" w:author="Irová Zuzana" w:date="2025-06-23T10:44:00Z" w16du:dateUtc="2025-06-23T08:44:00Z">
          <w:pPr>
            <w:pStyle w:val="NormalIndent"/>
          </w:pPr>
        </w:pPrChange>
      </w:pPr>
      <w:ins w:id="7430" w:author="Irová Zuzana" w:date="2025-04-17T11:38:00Z" w16du:dateUtc="2025-04-17T09:38:00Z">
        <w:r w:rsidRPr="00A8018C">
          <w:t>(</w:t>
        </w:r>
        <w:r>
          <w:t>A1</w:t>
        </w:r>
        <w:r w:rsidRPr="00A8018C">
          <w:t xml:space="preserve">) Bez platby </w:t>
        </w:r>
      </w:ins>
      <w:ins w:id="7431" w:author="Irová Zuzana" w:date="2025-04-17T12:21:00Z" w16du:dateUtc="2025-04-17T10:21:00Z">
        <w:r w:rsidR="00353B6B">
          <w:t>–</w:t>
        </w:r>
        <w:r w:rsidR="00CB352D">
          <w:t xml:space="preserve"> </w:t>
        </w:r>
        <w:r w:rsidR="00353B6B">
          <w:t xml:space="preserve">Proforma </w:t>
        </w:r>
      </w:ins>
      <w:ins w:id="7432" w:author="Irová Zuzana" w:date="2025-04-17T11:38:00Z" w16du:dateUtc="2025-04-17T09:38:00Z">
        <w:r w:rsidRPr="00A8018C">
          <w:t>(</w:t>
        </w:r>
      </w:ins>
      <w:ins w:id="7433" w:author="Irová Zuzana" w:date="2025-04-17T11:40:00Z" w16du:dateUtc="2025-04-17T09:40:00Z">
        <w:r w:rsidR="00397D2F">
          <w:t>Web portal nebo Mobile app</w:t>
        </w:r>
      </w:ins>
      <w:ins w:id="7434" w:author="Irová Zuzana" w:date="2025-04-17T11:38:00Z" w16du:dateUtc="2025-04-17T09:38:00Z">
        <w:r w:rsidRPr="00A8018C">
          <w:t>)</w:t>
        </w:r>
      </w:ins>
    </w:p>
    <w:p w14:paraId="71CEF698" w14:textId="6B00BCFB" w:rsidR="00B62383" w:rsidRDefault="00A768EB">
      <w:pPr>
        <w:pStyle w:val="NormalIndent"/>
        <w:rPr>
          <w:ins w:id="7435" w:author="Irová Zuzana" w:date="2025-04-17T11:38:00Z" w16du:dateUtc="2025-04-17T09:38:00Z"/>
        </w:rPr>
      </w:pPr>
      <w:ins w:id="7436" w:author="Irová Zuzana" w:date="2025-04-17T11:41:00Z" w16du:dateUtc="2025-04-17T09:41:00Z">
        <w:r w:rsidRPr="00955C1D">
          <w:rPr>
            <w:lang w:eastAsia="cs-CZ"/>
          </w:rPr>
          <w:t xml:space="preserve">Systém </w:t>
        </w:r>
        <w:r>
          <w:rPr>
            <w:lang w:eastAsia="cs-CZ"/>
          </w:rPr>
          <w:t xml:space="preserve">na vstupu přes </w:t>
        </w:r>
        <w:r w:rsidRPr="002871AB">
          <w:rPr>
            <w:lang w:eastAsia="cs-CZ"/>
          </w:rPr>
          <w:t xml:space="preserve">Rozhraní Web portal API (INT.BAR.33.HR) </w:t>
        </w:r>
        <w:r>
          <w:rPr>
            <w:lang w:eastAsia="cs-CZ"/>
          </w:rPr>
          <w:t xml:space="preserve">obdrží informaci o výši požadovaného Top-up, Bill issuer a Account, tzn. že zákazník má zájem o </w:t>
        </w:r>
      </w:ins>
      <w:ins w:id="7437" w:author="Irová Zuzana" w:date="2025-04-17T11:38:00Z" w16du:dateUtc="2025-04-17T09:38:00Z">
        <w:r w:rsidR="00B62383">
          <w:t>vytvoření nabídky (tj. Proforma faktury (Offer)</w:t>
        </w:r>
      </w:ins>
      <w:ins w:id="7438" w:author="Irová Zuzana" w:date="2025-04-17T16:06:00Z" w16du:dateUtc="2025-04-17T14:06:00Z">
        <w:r w:rsidR="004951A6">
          <w:t>)</w:t>
        </w:r>
      </w:ins>
      <w:ins w:id="7439" w:author="Irová Zuzana" w:date="2025-04-17T16:05:00Z" w16du:dateUtc="2025-04-17T14:05:00Z">
        <w:r w:rsidR="00C41EB1">
          <w:t>, kterou chce zaplatit bankovním převodem</w:t>
        </w:r>
      </w:ins>
      <w:ins w:id="7440" w:author="Irová Zuzana" w:date="2025-04-17T11:38:00Z" w16du:dateUtc="2025-04-17T09:38:00Z">
        <w:r w:rsidR="00B62383">
          <w:t>.</w:t>
        </w:r>
        <w:r w:rsidR="00B62383" w:rsidRPr="00A8018C">
          <w:t xml:space="preserve"> </w:t>
        </w:r>
      </w:ins>
    </w:p>
    <w:p w14:paraId="2BD71E14" w14:textId="77777777" w:rsidR="00B62383" w:rsidRDefault="00B62383">
      <w:pPr>
        <w:pStyle w:val="NormalIndent"/>
        <w:rPr>
          <w:ins w:id="7441" w:author="Irová Zuzana" w:date="2025-04-17T11:38:00Z" w16du:dateUtc="2025-04-17T09:38:00Z"/>
        </w:rPr>
      </w:pPr>
      <w:ins w:id="7442" w:author="Irová Zuzana" w:date="2025-04-17T11:38:00Z" w16du:dateUtc="2025-04-17T09:38:00Z">
        <w:r>
          <w:t xml:space="preserve">Systém vygeneruje Proforma fakturu za použití systémové funkce </w:t>
        </w:r>
        <w:r w:rsidRPr="004E719C">
          <w:t xml:space="preserve">Vytvoř jednorázovou fakturu </w:t>
        </w:r>
        <w:r>
          <w:t xml:space="preserve">za služby </w:t>
        </w:r>
        <w:r w:rsidRPr="004E719C">
          <w:t>(SYS.BAR.0.4.HR).</w:t>
        </w:r>
      </w:ins>
    </w:p>
    <w:p w14:paraId="2CEEA61D" w14:textId="3096BC8A" w:rsidR="00397D2F" w:rsidRPr="00397D2F" w:rsidRDefault="00397D2F">
      <w:pPr>
        <w:pStyle w:val="NormalIndent"/>
        <w:rPr>
          <w:ins w:id="7443" w:author="Irová Zuzana" w:date="2025-04-17T11:40:00Z"/>
        </w:rPr>
      </w:pPr>
      <w:ins w:id="7444" w:author="Irová Zuzana" w:date="2025-04-17T11:40:00Z">
        <w:r w:rsidRPr="00397D2F">
          <w:t xml:space="preserve">Systém vrátí externímu systému identifikaci vytvořené faktury přes Rozhraní Web portal API (INT.BAR.33.HR). </w:t>
        </w:r>
      </w:ins>
    </w:p>
    <w:p w14:paraId="76A9BEA7" w14:textId="77777777" w:rsidR="00B62383" w:rsidRDefault="00B62383">
      <w:pPr>
        <w:pStyle w:val="NormalIndent"/>
        <w:rPr>
          <w:ins w:id="7445" w:author="Irová Zuzana" w:date="2025-04-17T11:38:00Z" w16du:dateUtc="2025-04-17T09:38:00Z"/>
        </w:rPr>
      </w:pPr>
    </w:p>
    <w:p w14:paraId="38AB5E36" w14:textId="5AF2508F" w:rsidR="00A768EB" w:rsidRPr="006B16CB" w:rsidRDefault="00A768EB" w:rsidP="005022DD">
      <w:pPr>
        <w:pStyle w:val="Flowheading"/>
        <w:rPr>
          <w:ins w:id="7446" w:author="Irová Zuzana" w:date="2025-04-17T11:41:00Z" w16du:dateUtc="2025-04-17T09:41:00Z"/>
          <w:highlight w:val="cyan"/>
          <w:rPrChange w:id="7447" w:author="Irová Zuzana" w:date="2025-06-23T10:24:00Z" w16du:dateUtc="2025-06-23T08:24:00Z">
            <w:rPr>
              <w:ins w:id="7448" w:author="Irová Zuzana" w:date="2025-04-17T11:41:00Z" w16du:dateUtc="2025-04-17T09:41:00Z"/>
            </w:rPr>
          </w:rPrChange>
        </w:rPr>
        <w:pPrChange w:id="7449" w:author="Irová Zuzana" w:date="2025-06-23T10:44:00Z" w16du:dateUtc="2025-06-23T08:44:00Z">
          <w:pPr>
            <w:pStyle w:val="NormalIndent"/>
          </w:pPr>
        </w:pPrChange>
      </w:pPr>
      <w:ins w:id="7450" w:author="Irová Zuzana" w:date="2025-04-17T11:41:00Z" w16du:dateUtc="2025-04-17T09:41:00Z">
        <w:r w:rsidRPr="006B16CB">
          <w:rPr>
            <w:highlight w:val="cyan"/>
            <w:rPrChange w:id="7451" w:author="Irová Zuzana" w:date="2025-06-23T10:24:00Z" w16du:dateUtc="2025-06-23T08:24:00Z">
              <w:rPr/>
            </w:rPrChange>
          </w:rPr>
          <w:lastRenderedPageBreak/>
          <w:t xml:space="preserve">(A2) Bez platby </w:t>
        </w:r>
      </w:ins>
      <w:ins w:id="7452" w:author="Irová Zuzana" w:date="2025-04-17T12:21:00Z" w16du:dateUtc="2025-04-17T10:21:00Z">
        <w:r w:rsidR="00353B6B" w:rsidRPr="006B16CB">
          <w:rPr>
            <w:highlight w:val="cyan"/>
            <w:rPrChange w:id="7453" w:author="Irová Zuzana" w:date="2025-06-23T10:24:00Z" w16du:dateUtc="2025-06-23T08:24:00Z">
              <w:rPr/>
            </w:rPrChange>
          </w:rPr>
          <w:t xml:space="preserve">– Proforma </w:t>
        </w:r>
      </w:ins>
      <w:ins w:id="7454" w:author="Irová Zuzana" w:date="2025-04-17T11:41:00Z" w16du:dateUtc="2025-04-17T09:41:00Z">
        <w:r w:rsidRPr="006B16CB">
          <w:rPr>
            <w:highlight w:val="cyan"/>
            <w:rPrChange w:id="7455" w:author="Irová Zuzana" w:date="2025-06-23T10:24:00Z" w16du:dateUtc="2025-06-23T08:24:00Z">
              <w:rPr/>
            </w:rPrChange>
          </w:rPr>
          <w:t>(</w:t>
        </w:r>
      </w:ins>
      <w:ins w:id="7456" w:author="Irová Zuzana" w:date="2025-04-17T11:42:00Z" w16du:dateUtc="2025-04-17T09:42:00Z">
        <w:r w:rsidR="008575FF" w:rsidRPr="006B16CB">
          <w:rPr>
            <w:highlight w:val="cyan"/>
            <w:rPrChange w:id="7457" w:author="Irová Zuzana" w:date="2025-06-23T10:24:00Z" w16du:dateUtc="2025-06-23T08:24:00Z">
              <w:rPr/>
            </w:rPrChange>
          </w:rPr>
          <w:t>externí POS</w:t>
        </w:r>
      </w:ins>
      <w:ins w:id="7458" w:author="Irová Zuzana" w:date="2025-04-17T11:41:00Z" w16du:dateUtc="2025-04-17T09:41:00Z">
        <w:r w:rsidRPr="006B16CB">
          <w:rPr>
            <w:highlight w:val="cyan"/>
            <w:rPrChange w:id="7459" w:author="Irová Zuzana" w:date="2025-06-23T10:24:00Z" w16du:dateUtc="2025-06-23T08:24:00Z">
              <w:rPr/>
            </w:rPrChange>
          </w:rPr>
          <w:t>)</w:t>
        </w:r>
      </w:ins>
    </w:p>
    <w:p w14:paraId="2149FDAF" w14:textId="3C4BAA6B" w:rsidR="00A768EB" w:rsidRPr="006B16CB" w:rsidRDefault="00A768EB">
      <w:pPr>
        <w:pStyle w:val="NormalIndent"/>
        <w:rPr>
          <w:ins w:id="7460" w:author="Irová Zuzana" w:date="2025-04-17T11:41:00Z" w16du:dateUtc="2025-04-17T09:41:00Z"/>
          <w:highlight w:val="cyan"/>
          <w:rPrChange w:id="7461" w:author="Irová Zuzana" w:date="2025-06-23T10:24:00Z" w16du:dateUtc="2025-06-23T08:24:00Z">
            <w:rPr>
              <w:ins w:id="7462" w:author="Irová Zuzana" w:date="2025-04-17T11:41:00Z" w16du:dateUtc="2025-04-17T09:41:00Z"/>
            </w:rPr>
          </w:rPrChange>
        </w:rPr>
      </w:pPr>
      <w:ins w:id="7463" w:author="Irová Zuzana" w:date="2025-04-17T11:41:00Z" w16du:dateUtc="2025-04-17T09:41:00Z">
        <w:r w:rsidRPr="006B16CB">
          <w:rPr>
            <w:highlight w:val="cyan"/>
            <w:lang w:eastAsia="cs-CZ"/>
            <w:rPrChange w:id="7464" w:author="Irová Zuzana" w:date="2025-06-23T10:24:00Z" w16du:dateUtc="2025-06-23T08:24:00Z">
              <w:rPr>
                <w:lang w:eastAsia="cs-CZ"/>
              </w:rPr>
            </w:rPrChange>
          </w:rPr>
          <w:t xml:space="preserve">Systém na vstupu přes Rozhraní Web portal API (INT.BAR.33.HR) obdrží informaci o výši požadovaného Top-up, Bill issuer a Account, tzn. že zákazník má zájem o </w:t>
        </w:r>
        <w:r w:rsidRPr="006B16CB">
          <w:rPr>
            <w:highlight w:val="cyan"/>
            <w:rPrChange w:id="7465" w:author="Irová Zuzana" w:date="2025-06-23T10:24:00Z" w16du:dateUtc="2025-06-23T08:24:00Z">
              <w:rPr/>
            </w:rPrChange>
          </w:rPr>
          <w:t>vytvoření nabídky (tj. Proforma faktury (Offer</w:t>
        </w:r>
      </w:ins>
      <w:ins w:id="7466" w:author="Irová Zuzana" w:date="2025-04-17T16:06:00Z" w16du:dateUtc="2025-04-17T14:06:00Z">
        <w:r w:rsidR="004C4474" w:rsidRPr="006B16CB">
          <w:rPr>
            <w:highlight w:val="cyan"/>
            <w:rPrChange w:id="7467" w:author="Irová Zuzana" w:date="2025-06-23T10:24:00Z" w16du:dateUtc="2025-06-23T08:24:00Z">
              <w:rPr/>
            </w:rPrChange>
          </w:rPr>
          <w:t>)), kterou chce zaplatit bankovním převodem</w:t>
        </w:r>
      </w:ins>
      <w:ins w:id="7468" w:author="Irová Zuzana" w:date="2025-04-17T11:41:00Z" w16du:dateUtc="2025-04-17T09:41:00Z">
        <w:r w:rsidRPr="006B16CB">
          <w:rPr>
            <w:highlight w:val="cyan"/>
            <w:rPrChange w:id="7469" w:author="Irová Zuzana" w:date="2025-06-23T10:24:00Z" w16du:dateUtc="2025-06-23T08:24:00Z">
              <w:rPr/>
            </w:rPrChange>
          </w:rPr>
          <w:t xml:space="preserve">. </w:t>
        </w:r>
      </w:ins>
    </w:p>
    <w:p w14:paraId="2E95E1AA" w14:textId="77777777" w:rsidR="00A768EB" w:rsidRPr="006B16CB" w:rsidRDefault="00A768EB">
      <w:pPr>
        <w:pStyle w:val="NormalIndent"/>
        <w:rPr>
          <w:ins w:id="7470" w:author="Irová Zuzana" w:date="2025-04-17T11:41:00Z" w16du:dateUtc="2025-04-17T09:41:00Z"/>
          <w:highlight w:val="cyan"/>
          <w:rPrChange w:id="7471" w:author="Irová Zuzana" w:date="2025-06-23T10:24:00Z" w16du:dateUtc="2025-06-23T08:24:00Z">
            <w:rPr>
              <w:ins w:id="7472" w:author="Irová Zuzana" w:date="2025-04-17T11:41:00Z" w16du:dateUtc="2025-04-17T09:41:00Z"/>
            </w:rPr>
          </w:rPrChange>
        </w:rPr>
      </w:pPr>
      <w:ins w:id="7473" w:author="Irová Zuzana" w:date="2025-04-17T11:41:00Z" w16du:dateUtc="2025-04-17T09:41:00Z">
        <w:r w:rsidRPr="006B16CB">
          <w:rPr>
            <w:highlight w:val="cyan"/>
            <w:rPrChange w:id="7474" w:author="Irová Zuzana" w:date="2025-06-23T10:24:00Z" w16du:dateUtc="2025-06-23T08:24:00Z">
              <w:rPr/>
            </w:rPrChange>
          </w:rPr>
          <w:t>Systém vygeneruje Proforma fakturu za použití systémové funkce Vytvoř jednorázovou fakturu za služby (SYS.BAR.0.4.HR).</w:t>
        </w:r>
      </w:ins>
    </w:p>
    <w:p w14:paraId="46FF0E59" w14:textId="77777777" w:rsidR="00A768EB" w:rsidRPr="00397D2F" w:rsidRDefault="00A768EB">
      <w:pPr>
        <w:pStyle w:val="NormalIndent"/>
        <w:rPr>
          <w:ins w:id="7475" w:author="Irová Zuzana" w:date="2025-04-17T11:41:00Z" w16du:dateUtc="2025-04-17T09:41:00Z"/>
        </w:rPr>
      </w:pPr>
      <w:ins w:id="7476" w:author="Irová Zuzana" w:date="2025-04-17T11:41:00Z" w16du:dateUtc="2025-04-17T09:41:00Z">
        <w:r w:rsidRPr="006B16CB">
          <w:rPr>
            <w:highlight w:val="cyan"/>
            <w:rPrChange w:id="7477" w:author="Irová Zuzana" w:date="2025-06-23T10:24:00Z" w16du:dateUtc="2025-06-23T08:24:00Z">
              <w:rPr/>
            </w:rPrChange>
          </w:rPr>
          <w:t>Systém vrátí externímu systému identifikaci vytvořené faktury přes Rozhraní Web portal API (INT.BAR.33.HR).</w:t>
        </w:r>
        <w:r w:rsidRPr="00397D2F">
          <w:t xml:space="preserve"> </w:t>
        </w:r>
      </w:ins>
    </w:p>
    <w:p w14:paraId="2FA9913B" w14:textId="77777777" w:rsidR="008575FF" w:rsidRDefault="008575FF">
      <w:pPr>
        <w:pStyle w:val="NormalIndent"/>
        <w:rPr>
          <w:ins w:id="7478" w:author="Irová Zuzana" w:date="2025-06-23T10:41:00Z" w16du:dateUtc="2025-06-23T08:41:00Z"/>
        </w:rPr>
      </w:pPr>
    </w:p>
    <w:p w14:paraId="513EC45A" w14:textId="251F398E" w:rsidR="00CC70DA" w:rsidRDefault="00CC70DA" w:rsidP="005022DD">
      <w:pPr>
        <w:pStyle w:val="Flowheading"/>
        <w:rPr>
          <w:ins w:id="7479" w:author="Irová Zuzana" w:date="2025-04-17T11:41:00Z" w16du:dateUtc="2025-04-17T09:41:00Z"/>
        </w:rPr>
        <w:pPrChange w:id="7480" w:author="Irová Zuzana" w:date="2025-06-23T10:44:00Z" w16du:dateUtc="2025-06-23T08:44:00Z">
          <w:pPr>
            <w:pStyle w:val="NormalIndent"/>
          </w:pPr>
        </w:pPrChange>
      </w:pPr>
      <w:ins w:id="7481" w:author="Irová Zuzana" w:date="2025-06-23T10:41:00Z" w16du:dateUtc="2025-06-23T08:41:00Z">
        <w:r>
          <w:t xml:space="preserve">(A3) </w:t>
        </w:r>
        <w:r w:rsidRPr="00A8018C">
          <w:t xml:space="preserve">Bez platby </w:t>
        </w:r>
        <w:r>
          <w:t xml:space="preserve">– Proforma </w:t>
        </w:r>
        <w:r w:rsidRPr="00A8018C">
          <w:t>(na POS)</w:t>
        </w:r>
      </w:ins>
    </w:p>
    <w:p w14:paraId="36B8FECC" w14:textId="072E390C" w:rsidR="00CC1BB1" w:rsidDel="005022DD" w:rsidRDefault="005E643D">
      <w:pPr>
        <w:pStyle w:val="NormalIndent"/>
        <w:rPr>
          <w:del w:id="7482" w:author="Irová Zuzana" w:date="2025-03-20T15:06:00Z" w16du:dateUtc="2025-03-20T14:06:00Z"/>
        </w:rPr>
      </w:pPr>
      <w:ins w:id="7483" w:author="Irová Zuzana" w:date="2025-06-23T10:43:00Z" w16du:dateUtc="2025-06-23T08:43:00Z">
        <w:r>
          <w:t xml:space="preserve">Je řešeno v rámci alternativy </w:t>
        </w:r>
      </w:ins>
      <w:ins w:id="7484" w:author="Irová Zuzana" w:date="2025-06-23T10:44:00Z">
        <w:r w:rsidR="00846A4F" w:rsidRPr="00846A4F">
          <w:t>(A1) Bez platby – Proforma (na POS)</w:t>
        </w:r>
      </w:ins>
      <w:ins w:id="7485" w:author="Irová Zuzana" w:date="2025-06-23T10:44:00Z" w16du:dateUtc="2025-06-23T08:44:00Z">
        <w:r w:rsidR="00846A4F">
          <w:t xml:space="preserve"> v případu užití </w:t>
        </w:r>
      </w:ins>
      <w:ins w:id="7486" w:author="Irová Zuzana" w:date="2025-06-23T10:44:00Z">
        <w:r w:rsidR="00846A4F" w:rsidRPr="00846A4F">
          <w:t>Zaplať poplatek na POS (UC.BAR.0.3.HR)</w:t>
        </w:r>
      </w:ins>
      <w:ins w:id="7487" w:author="Irová Zuzana" w:date="2025-06-23T10:44:00Z" w16du:dateUtc="2025-06-23T08:44:00Z">
        <w:r w:rsidR="00846A4F">
          <w:t>.</w:t>
        </w:r>
      </w:ins>
      <w:ins w:id="7488" w:author="Irová Zuzana" w:date="2025-06-23T10:44:00Z">
        <w:r w:rsidR="00846A4F" w:rsidRPr="00846A4F" w:rsidDel="004121DE">
          <w:t xml:space="preserve"> </w:t>
        </w:r>
      </w:ins>
      <w:ins w:id="7489" w:author="Drastichová Zuzana" w:date="2025-03-12T09:55:00Z" w16du:dateUtc="2025-03-12T08:55:00Z">
        <w:del w:id="7490" w:author="Irová Zuzana" w:date="2025-03-20T15:06:00Z" w16du:dateUtc="2025-03-20T14:06:00Z">
          <w:r w:rsidR="00CC1BB1" w:rsidRPr="00955C1D" w:rsidDel="004121DE">
            <w:delText>(</w:delText>
          </w:r>
          <w:r w:rsidR="00CC1BB1" w:rsidRPr="00D61FC2" w:rsidDel="004121DE">
            <w:rPr>
              <w:highlight w:val="cyan"/>
            </w:rPr>
            <w:delText>A1) Ukonči předplacený účet</w:delText>
          </w:r>
        </w:del>
      </w:ins>
    </w:p>
    <w:p w14:paraId="3D0D1914" w14:textId="77777777" w:rsidR="005022DD" w:rsidRPr="00D61FC2" w:rsidRDefault="005022DD">
      <w:pPr>
        <w:pStyle w:val="NormalIndent"/>
        <w:rPr>
          <w:ins w:id="7491" w:author="Irová Zuzana" w:date="2025-06-23T10:44:00Z" w16du:dateUtc="2025-06-23T08:44:00Z"/>
          <w:highlight w:val="cyan"/>
        </w:rPr>
        <w:pPrChange w:id="7492" w:author="Irová Zuzana" w:date="2025-06-06T15:16:00Z" w16du:dateUtc="2025-06-06T13:16:00Z">
          <w:pPr>
            <w:pStyle w:val="Flowheading"/>
          </w:pPr>
        </w:pPrChange>
      </w:pPr>
    </w:p>
    <w:p w14:paraId="7213B0E6" w14:textId="57FD605C" w:rsidR="00CC1BB1" w:rsidRPr="00955C1D" w:rsidDel="004121DE" w:rsidRDefault="00CC1BB1">
      <w:pPr>
        <w:pStyle w:val="NormalIndent"/>
        <w:rPr>
          <w:ins w:id="7493" w:author="Drastichová Zuzana" w:date="2025-03-12T09:55:00Z" w16du:dateUtc="2025-03-12T08:55:00Z"/>
          <w:del w:id="7494" w:author="Irová Zuzana" w:date="2025-03-20T15:06:00Z" w16du:dateUtc="2025-03-20T14:06:00Z"/>
          <w:highlight w:val="cyan"/>
        </w:rPr>
      </w:pPr>
      <w:ins w:id="7495" w:author="Drastichová Zuzana" w:date="2025-03-12T09:55:00Z" w16du:dateUtc="2025-03-12T08:55:00Z">
        <w:del w:id="7496" w:author="Irová Zuzana" w:date="2025-03-20T15:06:00Z" w16du:dateUtc="2025-03-20T14:06:00Z">
          <w:r w:rsidRPr="00D61FC2" w:rsidDel="004121DE">
            <w:rPr>
              <w:highlight w:val="cyan"/>
            </w:rPr>
            <w:delText>V případě, že případ užití je spouštěn z UC Ukonči předplacený účet (UC.CM.4.15), Systém neprovádí kontroly částky proti konfiguračním klíčům, a top-up bude požadován ve výši zaslanou z CM processu.</w:delText>
          </w:r>
        </w:del>
      </w:ins>
    </w:p>
    <w:p w14:paraId="78764AC2" w14:textId="1DA864C2" w:rsidR="00CC1BB1" w:rsidRPr="00BF06C4" w:rsidDel="003E05CE" w:rsidRDefault="00CC1BB1">
      <w:pPr>
        <w:pStyle w:val="NormalIndent"/>
        <w:rPr>
          <w:ins w:id="7497" w:author="Drastichová Zuzana" w:date="2025-03-12T09:55:00Z" w16du:dateUtc="2025-03-12T08:55:00Z"/>
          <w:del w:id="7498" w:author="Irová Zuzana" w:date="2025-04-17T16:07:00Z" w16du:dateUtc="2025-04-17T14:07:00Z"/>
        </w:rPr>
      </w:pPr>
    </w:p>
    <w:p w14:paraId="6D1EE132" w14:textId="4B490043" w:rsidR="00CC1BB1" w:rsidRPr="00955C1D" w:rsidDel="003E05CE" w:rsidRDefault="00CC1BB1">
      <w:pPr>
        <w:pStyle w:val="NormalIndent"/>
        <w:rPr>
          <w:ins w:id="7499" w:author="Drastichová Zuzana" w:date="2025-03-12T09:55:00Z" w16du:dateUtc="2025-03-12T08:55:00Z"/>
          <w:del w:id="7500" w:author="Irová Zuzana" w:date="2025-04-17T16:07:00Z" w16du:dateUtc="2025-04-17T14:07:00Z"/>
        </w:rPr>
        <w:pPrChange w:id="7501" w:author="Irová Zuzana" w:date="2025-06-06T15:16:00Z" w16du:dateUtc="2025-06-06T13:16:00Z">
          <w:pPr>
            <w:pStyle w:val="Flowheading"/>
          </w:pPr>
        </w:pPrChange>
      </w:pPr>
      <w:ins w:id="7502" w:author="Drastichová Zuzana" w:date="2025-03-12T09:55:00Z" w16du:dateUtc="2025-03-12T08:55:00Z">
        <w:del w:id="7503" w:author="Irová Zuzana" w:date="2025-04-17T16:07:00Z" w16du:dateUtc="2025-04-17T14:07:00Z">
          <w:r w:rsidRPr="0054427B" w:rsidDel="003E05CE">
            <w:rPr>
              <w:highlight w:val="cyan"/>
              <w:rPrChange w:id="7504" w:author="Irová Zuzana" w:date="2025-03-20T15:06:00Z" w16du:dateUtc="2025-03-20T14:06:00Z">
                <w:rPr/>
              </w:rPrChange>
            </w:rPr>
            <w:delText>(A</w:delText>
          </w:r>
        </w:del>
        <w:del w:id="7505" w:author="Irová Zuzana" w:date="2025-03-20T15:06:00Z" w16du:dateUtc="2025-03-20T14:06:00Z">
          <w:r w:rsidRPr="0054427B" w:rsidDel="0054427B">
            <w:rPr>
              <w:highlight w:val="cyan"/>
              <w:rPrChange w:id="7506" w:author="Irová Zuzana" w:date="2025-03-20T15:06:00Z" w16du:dateUtc="2025-03-20T14:06:00Z">
                <w:rPr/>
              </w:rPrChange>
            </w:rPr>
            <w:delText>2</w:delText>
          </w:r>
        </w:del>
        <w:del w:id="7507" w:author="Irová Zuzana" w:date="2025-04-17T16:07:00Z" w16du:dateUtc="2025-04-17T14:07:00Z">
          <w:r w:rsidRPr="0054427B" w:rsidDel="003E05CE">
            <w:rPr>
              <w:highlight w:val="cyan"/>
              <w:rPrChange w:id="7508" w:author="Irová Zuzana" w:date="2025-03-20T15:06:00Z" w16du:dateUtc="2025-03-20T14:06:00Z">
                <w:rPr/>
              </w:rPrChange>
            </w:rPr>
            <w:delText>) Import platby kreditu bankovn</w:delText>
          </w:r>
          <w:r w:rsidRPr="0054427B" w:rsidDel="003E05CE">
            <w:rPr>
              <w:rFonts w:hint="cs"/>
              <w:highlight w:val="cyan"/>
              <w:rPrChange w:id="7509" w:author="Irová Zuzana" w:date="2025-03-20T15:06:00Z" w16du:dateUtc="2025-03-20T14:06:00Z">
                <w:rPr>
                  <w:rFonts w:hint="cs"/>
                </w:rPr>
              </w:rPrChange>
            </w:rPr>
            <w:delText>í</w:delText>
          </w:r>
          <w:r w:rsidRPr="0054427B" w:rsidDel="003E05CE">
            <w:rPr>
              <w:highlight w:val="cyan"/>
              <w:rPrChange w:id="7510" w:author="Irová Zuzana" w:date="2025-03-20T15:06:00Z" w16du:dateUtc="2025-03-20T14:06:00Z">
                <w:rPr/>
              </w:rPrChange>
            </w:rPr>
            <w:delText>m p</w:delText>
          </w:r>
          <w:r w:rsidRPr="0054427B" w:rsidDel="003E05CE">
            <w:rPr>
              <w:rFonts w:hint="cs"/>
              <w:highlight w:val="cyan"/>
              <w:rPrChange w:id="7511" w:author="Irová Zuzana" w:date="2025-03-20T15:06:00Z" w16du:dateUtc="2025-03-20T14:06:00Z">
                <w:rPr>
                  <w:rFonts w:hint="cs"/>
                </w:rPr>
              </w:rPrChange>
            </w:rPr>
            <w:delText>ř</w:delText>
          </w:r>
          <w:r w:rsidRPr="0054427B" w:rsidDel="003E05CE">
            <w:rPr>
              <w:highlight w:val="cyan"/>
              <w:rPrChange w:id="7512" w:author="Irová Zuzana" w:date="2025-03-20T15:06:00Z" w16du:dateUtc="2025-03-20T14:06:00Z">
                <w:rPr/>
              </w:rPrChange>
            </w:rPr>
            <w:delText>evodem z ERP</w:delText>
          </w:r>
        </w:del>
      </w:ins>
    </w:p>
    <w:p w14:paraId="54B22A95" w14:textId="64C2799B" w:rsidR="00CC1BB1" w:rsidDel="003E05CE" w:rsidRDefault="00CC1BB1">
      <w:pPr>
        <w:pStyle w:val="NormalIndent"/>
        <w:rPr>
          <w:ins w:id="7513" w:author="Drastichová Zuzana" w:date="2025-03-12T09:55:00Z" w16du:dateUtc="2025-03-12T08:55:00Z"/>
          <w:del w:id="7514" w:author="Irová Zuzana" w:date="2025-04-17T16:07:00Z" w16du:dateUtc="2025-04-17T14:07:00Z"/>
        </w:rPr>
      </w:pPr>
      <w:ins w:id="7515" w:author="Drastichová Zuzana" w:date="2025-03-12T09:55:00Z" w16du:dateUtc="2025-03-12T08:55:00Z">
        <w:del w:id="7516" w:author="Irová Zuzana" w:date="2025-04-17T16:07:00Z" w16du:dateUtc="2025-04-17T14:07:00Z">
          <w:r w:rsidRPr="0054427B" w:rsidDel="003E05CE">
            <w:rPr>
              <w:highlight w:val="yellow"/>
              <w:rPrChange w:id="7517" w:author="Irová Zuzana" w:date="2025-03-20T15:06:00Z" w16du:dateUtc="2025-03-20T14:06:00Z">
                <w:rPr/>
              </w:rPrChange>
            </w:rPr>
            <w:delText>Tato alternativa je spu</w:delText>
          </w:r>
          <w:r w:rsidRPr="0054427B" w:rsidDel="003E05CE">
            <w:rPr>
              <w:rFonts w:hint="cs"/>
              <w:highlight w:val="yellow"/>
              <w:rPrChange w:id="7518" w:author="Irová Zuzana" w:date="2025-03-20T15:06:00Z" w16du:dateUtc="2025-03-20T14:06:00Z">
                <w:rPr>
                  <w:rFonts w:hint="cs"/>
                </w:rPr>
              </w:rPrChange>
            </w:rPr>
            <w:delText>š</w:delText>
          </w:r>
          <w:r w:rsidRPr="0054427B" w:rsidDel="003E05CE">
            <w:rPr>
              <w:highlight w:val="yellow"/>
              <w:rPrChange w:id="7519" w:author="Irová Zuzana" w:date="2025-03-20T15:06:00Z" w16du:dateUtc="2025-03-20T14:06:00Z">
                <w:rPr/>
              </w:rPrChange>
            </w:rPr>
            <w:delText>t</w:delText>
          </w:r>
          <w:r w:rsidRPr="0054427B" w:rsidDel="003E05CE">
            <w:rPr>
              <w:rFonts w:hint="cs"/>
              <w:highlight w:val="yellow"/>
              <w:rPrChange w:id="7520" w:author="Irová Zuzana" w:date="2025-03-20T15:06:00Z" w16du:dateUtc="2025-03-20T14:06:00Z">
                <w:rPr>
                  <w:rFonts w:hint="cs"/>
                </w:rPr>
              </w:rPrChange>
            </w:rPr>
            <w:delText>ě</w:delText>
          </w:r>
          <w:r w:rsidRPr="0054427B" w:rsidDel="003E05CE">
            <w:rPr>
              <w:highlight w:val="yellow"/>
              <w:rPrChange w:id="7521" w:author="Irová Zuzana" w:date="2025-03-20T15:06:00Z" w16du:dateUtc="2025-03-20T14:06:00Z">
                <w:rPr/>
              </w:rPrChange>
            </w:rPr>
            <w:delText>na z</w:delText>
          </w:r>
          <w:r w:rsidRPr="0054427B" w:rsidDel="003E05CE">
            <w:rPr>
              <w:rFonts w:hint="cs"/>
              <w:highlight w:val="yellow"/>
              <w:rPrChange w:id="7522" w:author="Irová Zuzana" w:date="2025-03-20T15:06:00Z" w16du:dateUtc="2025-03-20T14:06:00Z">
                <w:rPr>
                  <w:rFonts w:hint="cs"/>
                </w:rPr>
              </w:rPrChange>
            </w:rPr>
            <w:delText> </w:delText>
          </w:r>
          <w:r w:rsidRPr="0054427B" w:rsidDel="003E05CE">
            <w:rPr>
              <w:highlight w:val="yellow"/>
              <w:rPrChange w:id="7523" w:author="Irová Zuzana" w:date="2025-03-20T15:06:00Z" w16du:dateUtc="2025-03-20T14:06:00Z">
                <w:rPr/>
              </w:rPrChange>
            </w:rPr>
            <w:delText>p</w:delText>
          </w:r>
          <w:r w:rsidRPr="0054427B" w:rsidDel="003E05CE">
            <w:rPr>
              <w:rFonts w:hint="cs"/>
              <w:highlight w:val="yellow"/>
              <w:rPrChange w:id="7524" w:author="Irová Zuzana" w:date="2025-03-20T15:06:00Z" w16du:dateUtc="2025-03-20T14:06:00Z">
                <w:rPr>
                  <w:rFonts w:hint="cs"/>
                </w:rPr>
              </w:rPrChange>
            </w:rPr>
            <w:delText>ří</w:delText>
          </w:r>
          <w:r w:rsidRPr="0054427B" w:rsidDel="003E05CE">
            <w:rPr>
              <w:highlight w:val="yellow"/>
              <w:rPrChange w:id="7525" w:author="Irová Zuzana" w:date="2025-03-20T15:06:00Z" w16du:dateUtc="2025-03-20T14:06:00Z">
                <w:rPr/>
              </w:rPrChange>
            </w:rPr>
            <w:delText>padu u</w:delText>
          </w:r>
          <w:r w:rsidRPr="0054427B" w:rsidDel="003E05CE">
            <w:rPr>
              <w:rFonts w:hint="cs"/>
              <w:highlight w:val="yellow"/>
              <w:rPrChange w:id="7526" w:author="Irová Zuzana" w:date="2025-03-20T15:06:00Z" w16du:dateUtc="2025-03-20T14:06:00Z">
                <w:rPr>
                  <w:rFonts w:hint="cs"/>
                </w:rPr>
              </w:rPrChange>
            </w:rPr>
            <w:delText>ž</w:delText>
          </w:r>
          <w:r w:rsidRPr="0054427B" w:rsidDel="003E05CE">
            <w:rPr>
              <w:highlight w:val="yellow"/>
              <w:rPrChange w:id="7527" w:author="Irová Zuzana" w:date="2025-03-20T15:06:00Z" w16du:dateUtc="2025-03-20T14:06:00Z">
                <w:rPr/>
              </w:rPrChange>
            </w:rPr>
            <w:delText>it</w:delText>
          </w:r>
          <w:r w:rsidRPr="0054427B" w:rsidDel="003E05CE">
            <w:rPr>
              <w:rFonts w:hint="cs"/>
              <w:highlight w:val="yellow"/>
              <w:rPrChange w:id="7528" w:author="Irová Zuzana" w:date="2025-03-20T15:06:00Z" w16du:dateUtc="2025-03-20T14:06:00Z">
                <w:rPr>
                  <w:rFonts w:hint="cs"/>
                </w:rPr>
              </w:rPrChange>
            </w:rPr>
            <w:delText>í</w:delText>
          </w:r>
          <w:r w:rsidRPr="0054427B" w:rsidDel="003E05CE">
            <w:rPr>
              <w:highlight w:val="yellow"/>
              <w:rPrChange w:id="7529" w:author="Irová Zuzana" w:date="2025-03-20T15:06:00Z" w16du:dateUtc="2025-03-20T14:06:00Z">
                <w:rPr/>
              </w:rPrChange>
            </w:rPr>
            <w:delText xml:space="preserve"> Vytvo</w:delText>
          </w:r>
          <w:r w:rsidRPr="0054427B" w:rsidDel="003E05CE">
            <w:rPr>
              <w:rFonts w:hint="cs"/>
              <w:highlight w:val="yellow"/>
              <w:rPrChange w:id="7530" w:author="Irová Zuzana" w:date="2025-03-20T15:06:00Z" w16du:dateUtc="2025-03-20T14:06:00Z">
                <w:rPr>
                  <w:rFonts w:hint="cs"/>
                </w:rPr>
              </w:rPrChange>
            </w:rPr>
            <w:delText>ř</w:delText>
          </w:r>
          <w:r w:rsidRPr="0054427B" w:rsidDel="003E05CE">
            <w:rPr>
              <w:highlight w:val="yellow"/>
              <w:rPrChange w:id="7531" w:author="Irová Zuzana" w:date="2025-03-20T15:06:00Z" w16du:dateUtc="2025-03-20T14:06:00Z">
                <w:rPr/>
              </w:rPrChange>
            </w:rPr>
            <w:delText xml:space="preserve"> bank transfer payment (SYS.BAR.2.1) importem CreateBankTransferPayment.</w:delText>
          </w:r>
        </w:del>
      </w:ins>
    </w:p>
    <w:p w14:paraId="521873DD" w14:textId="4C8FE16B" w:rsidR="00CC1BB1" w:rsidRPr="00955C1D" w:rsidDel="003E05CE" w:rsidRDefault="00CC1BB1">
      <w:pPr>
        <w:pStyle w:val="NormalIndent"/>
        <w:rPr>
          <w:ins w:id="7532" w:author="Drastichová Zuzana" w:date="2025-03-12T09:55:00Z" w16du:dateUtc="2025-03-12T08:55:00Z"/>
          <w:del w:id="7533" w:author="Irová Zuzana" w:date="2025-04-17T16:07:00Z" w16du:dateUtc="2025-04-17T14:07:00Z"/>
        </w:rPr>
      </w:pPr>
      <w:ins w:id="7534" w:author="Drastichová Zuzana" w:date="2025-03-12T09:55:00Z" w16du:dateUtc="2025-03-12T08:55:00Z">
        <w:del w:id="7535" w:author="Irová Zuzana" w:date="2025-04-17T16:07:00Z" w16du:dateUtc="2025-04-17T14:07:00Z">
          <w:r w:rsidDel="003E05CE">
            <w:delText>Systém na základě Pre-paid account zjistí Vehicle, případně OBU, pokud je již přiřazená.</w:delText>
          </w:r>
        </w:del>
      </w:ins>
    </w:p>
    <w:p w14:paraId="0F21C80B" w14:textId="73534300" w:rsidR="00CC1BB1" w:rsidRPr="00955C1D" w:rsidDel="003E05CE" w:rsidRDefault="00CC1BB1">
      <w:pPr>
        <w:pStyle w:val="NormalIndent"/>
        <w:rPr>
          <w:ins w:id="7536" w:author="Drastichová Zuzana" w:date="2025-03-12T09:55:00Z" w16du:dateUtc="2025-03-12T08:55:00Z"/>
          <w:del w:id="7537" w:author="Irová Zuzana" w:date="2025-04-17T16:07:00Z" w16du:dateUtc="2025-04-17T14:07:00Z"/>
        </w:rPr>
      </w:pPr>
      <w:ins w:id="7538" w:author="Drastichová Zuzana" w:date="2025-03-12T09:55:00Z" w16du:dateUtc="2025-03-12T08:55:00Z">
        <w:del w:id="7539" w:author="Irová Zuzana" w:date="2025-04-17T16:07:00Z" w16du:dateUtc="2025-04-17T14:07:00Z">
          <w:r w:rsidRPr="00955C1D" w:rsidDel="003E05CE">
            <w:delText xml:space="preserve"> </w:delText>
          </w:r>
          <w:r w:rsidDel="003E05CE">
            <w:delText>Systém vytvoří top-up na</w:delText>
          </w:r>
          <w:r w:rsidRPr="00955C1D" w:rsidDel="003E05CE">
            <w:delText xml:space="preserve"> základě informací z importu platby: </w:delText>
          </w:r>
        </w:del>
      </w:ins>
    </w:p>
    <w:p w14:paraId="1E0410E9" w14:textId="5F481030" w:rsidR="00CC1BB1" w:rsidRPr="00087E73" w:rsidDel="003E05CE" w:rsidRDefault="00CC1BB1">
      <w:pPr>
        <w:pStyle w:val="NormalIndent"/>
        <w:rPr>
          <w:ins w:id="7540" w:author="Drastichová Zuzana" w:date="2025-03-12T09:55:00Z" w16du:dateUtc="2025-03-12T08:55:00Z"/>
          <w:del w:id="7541" w:author="Irová Zuzana" w:date="2025-04-17T16:07:00Z" w16du:dateUtc="2025-04-17T14:07:00Z"/>
        </w:rPr>
        <w:pPrChange w:id="7542" w:author="Irová Zuzana" w:date="2025-06-06T15:16:00Z" w16du:dateUtc="2025-06-06T13:16:00Z">
          <w:pPr>
            <w:pStyle w:val="ListFS1"/>
          </w:pPr>
        </w:pPrChange>
      </w:pPr>
      <w:ins w:id="7543" w:author="Drastichová Zuzana" w:date="2025-03-12T09:55:00Z" w16du:dateUtc="2025-03-12T08:55:00Z">
        <w:del w:id="7544" w:author="Irová Zuzana" w:date="2025-04-17T16:07:00Z" w16du:dateUtc="2025-04-17T14:07:00Z">
          <w:r w:rsidRPr="00087E73" w:rsidDel="003E05CE">
            <w:delText xml:space="preserve">Payment amount ve zúčtovací měně </w:delText>
          </w:r>
        </w:del>
      </w:ins>
    </w:p>
    <w:p w14:paraId="1D0975FD" w14:textId="635F6B2C" w:rsidR="00CC1BB1" w:rsidRPr="00087E73" w:rsidDel="003E05CE" w:rsidRDefault="00CC1BB1">
      <w:pPr>
        <w:pStyle w:val="NormalIndent"/>
        <w:rPr>
          <w:ins w:id="7545" w:author="Drastichová Zuzana" w:date="2025-03-12T09:55:00Z" w16du:dateUtc="2025-03-12T08:55:00Z"/>
          <w:del w:id="7546" w:author="Irová Zuzana" w:date="2025-04-17T16:07:00Z" w16du:dateUtc="2025-04-17T14:07:00Z"/>
        </w:rPr>
        <w:pPrChange w:id="7547" w:author="Irová Zuzana" w:date="2025-06-06T15:16:00Z" w16du:dateUtc="2025-06-06T13:16:00Z">
          <w:pPr>
            <w:pStyle w:val="ListFS1"/>
          </w:pPr>
        </w:pPrChange>
      </w:pPr>
      <w:ins w:id="7548" w:author="Drastichová Zuzana" w:date="2025-03-12T09:55:00Z" w16du:dateUtc="2025-03-12T08:55:00Z">
        <w:del w:id="7549" w:author="Irová Zuzana" w:date="2025-04-17T16:07:00Z" w16du:dateUtc="2025-04-17T14:07:00Z">
          <w:r w:rsidRPr="00087E73" w:rsidDel="003E05CE">
            <w:delText>Měna</w:delText>
          </w:r>
        </w:del>
      </w:ins>
    </w:p>
    <w:p w14:paraId="0F003F5C" w14:textId="2339C5D1" w:rsidR="00CC1BB1" w:rsidRPr="00087E73" w:rsidDel="003E05CE" w:rsidRDefault="00CC1BB1">
      <w:pPr>
        <w:pStyle w:val="NormalIndent"/>
        <w:rPr>
          <w:ins w:id="7550" w:author="Drastichová Zuzana" w:date="2025-03-12T09:55:00Z" w16du:dateUtc="2025-03-12T08:55:00Z"/>
          <w:del w:id="7551" w:author="Irová Zuzana" w:date="2025-04-17T16:07:00Z" w16du:dateUtc="2025-04-17T14:07:00Z"/>
        </w:rPr>
        <w:pPrChange w:id="7552" w:author="Irová Zuzana" w:date="2025-06-06T15:16:00Z" w16du:dateUtc="2025-06-06T13:16:00Z">
          <w:pPr>
            <w:pStyle w:val="ListFS1"/>
          </w:pPr>
        </w:pPrChange>
      </w:pPr>
      <w:ins w:id="7553" w:author="Drastichová Zuzana" w:date="2025-03-12T09:55:00Z" w16du:dateUtc="2025-03-12T08:55:00Z">
        <w:del w:id="7554" w:author="Irová Zuzana" w:date="2025-04-17T16:07:00Z" w16du:dateUtc="2025-04-17T14:07:00Z">
          <w:r w:rsidRPr="00087E73" w:rsidDel="003E05CE">
            <w:delText xml:space="preserve">Date of payment, </w:delText>
          </w:r>
        </w:del>
      </w:ins>
    </w:p>
    <w:p w14:paraId="178B54BC" w14:textId="4C73E14A" w:rsidR="00CC1BB1" w:rsidRPr="00087E73" w:rsidDel="003E05CE" w:rsidRDefault="00CC1BB1">
      <w:pPr>
        <w:pStyle w:val="NormalIndent"/>
        <w:rPr>
          <w:ins w:id="7555" w:author="Drastichová Zuzana" w:date="2025-03-12T09:55:00Z" w16du:dateUtc="2025-03-12T08:55:00Z"/>
          <w:del w:id="7556" w:author="Irová Zuzana" w:date="2025-04-17T16:07:00Z" w16du:dateUtc="2025-04-17T14:07:00Z"/>
        </w:rPr>
        <w:pPrChange w:id="7557" w:author="Irová Zuzana" w:date="2025-06-06T15:16:00Z" w16du:dateUtc="2025-06-06T13:16:00Z">
          <w:pPr>
            <w:pStyle w:val="ListFS1"/>
          </w:pPr>
        </w:pPrChange>
      </w:pPr>
      <w:ins w:id="7558" w:author="Drastichová Zuzana" w:date="2025-03-12T09:55:00Z" w16du:dateUtc="2025-03-12T08:55:00Z">
        <w:del w:id="7559" w:author="Irová Zuzana" w:date="2025-04-17T16:07:00Z" w16du:dateUtc="2025-04-17T14:07:00Z">
          <w:r w:rsidRPr="00087E73" w:rsidDel="003E05CE">
            <w:delText xml:space="preserve">Date of collection, </w:delText>
          </w:r>
        </w:del>
      </w:ins>
    </w:p>
    <w:p w14:paraId="573E7F7F" w14:textId="72853008" w:rsidR="00CC1BB1" w:rsidRPr="00087E73" w:rsidDel="003E05CE" w:rsidRDefault="00CC1BB1">
      <w:pPr>
        <w:pStyle w:val="NormalIndent"/>
        <w:rPr>
          <w:ins w:id="7560" w:author="Drastichová Zuzana" w:date="2025-03-12T09:55:00Z" w16du:dateUtc="2025-03-12T08:55:00Z"/>
          <w:del w:id="7561" w:author="Irová Zuzana" w:date="2025-04-17T16:07:00Z" w16du:dateUtc="2025-04-17T14:07:00Z"/>
        </w:rPr>
        <w:pPrChange w:id="7562" w:author="Irová Zuzana" w:date="2025-06-06T15:16:00Z" w16du:dateUtc="2025-06-06T13:16:00Z">
          <w:pPr>
            <w:pStyle w:val="ListFS1"/>
          </w:pPr>
        </w:pPrChange>
      </w:pPr>
      <w:ins w:id="7563" w:author="Drastichová Zuzana" w:date="2025-03-12T09:55:00Z" w16du:dateUtc="2025-03-12T08:55:00Z">
        <w:del w:id="7564" w:author="Irová Zuzana" w:date="2025-04-17T16:07:00Z" w16du:dateUtc="2025-04-17T14:07:00Z">
          <w:r w:rsidRPr="00087E73" w:rsidDel="003E05CE">
            <w:delText xml:space="preserve">Account number, </w:delText>
          </w:r>
        </w:del>
      </w:ins>
    </w:p>
    <w:p w14:paraId="13AE04C1" w14:textId="1A4CB53B" w:rsidR="00CC1BB1" w:rsidRPr="00087E73" w:rsidDel="003E05CE" w:rsidRDefault="00CC1BB1">
      <w:pPr>
        <w:pStyle w:val="NormalIndent"/>
        <w:rPr>
          <w:ins w:id="7565" w:author="Drastichová Zuzana" w:date="2025-03-12T09:55:00Z" w16du:dateUtc="2025-03-12T08:55:00Z"/>
          <w:del w:id="7566" w:author="Irová Zuzana" w:date="2025-04-17T16:07:00Z" w16du:dateUtc="2025-04-17T14:07:00Z"/>
        </w:rPr>
        <w:pPrChange w:id="7567" w:author="Irová Zuzana" w:date="2025-06-06T15:16:00Z" w16du:dateUtc="2025-06-06T13:16:00Z">
          <w:pPr>
            <w:pStyle w:val="ListFS1"/>
          </w:pPr>
        </w:pPrChange>
      </w:pPr>
      <w:ins w:id="7568" w:author="Drastichová Zuzana" w:date="2025-03-12T09:55:00Z" w16du:dateUtc="2025-03-12T08:55:00Z">
        <w:del w:id="7569" w:author="Irová Zuzana" w:date="2025-04-17T16:07:00Z" w16du:dateUtc="2025-04-17T14:07:00Z">
          <w:r w:rsidRPr="00087E73" w:rsidDel="003E05CE">
            <w:delText>Payment number,</w:delText>
          </w:r>
        </w:del>
      </w:ins>
    </w:p>
    <w:p w14:paraId="15F91CE2" w14:textId="79E95DD4" w:rsidR="00CC1BB1" w:rsidRPr="00087E73" w:rsidDel="003E05CE" w:rsidRDefault="00CC1BB1">
      <w:pPr>
        <w:pStyle w:val="NormalIndent"/>
        <w:rPr>
          <w:ins w:id="7570" w:author="Drastichová Zuzana" w:date="2025-03-12T09:55:00Z" w16du:dateUtc="2025-03-12T08:55:00Z"/>
          <w:del w:id="7571" w:author="Irová Zuzana" w:date="2025-04-17T16:07:00Z" w16du:dateUtc="2025-04-17T14:07:00Z"/>
        </w:rPr>
        <w:pPrChange w:id="7572" w:author="Irová Zuzana" w:date="2025-06-06T15:16:00Z" w16du:dateUtc="2025-06-06T13:16:00Z">
          <w:pPr>
            <w:pStyle w:val="ListFS1"/>
          </w:pPr>
        </w:pPrChange>
      </w:pPr>
      <w:ins w:id="7573" w:author="Drastichová Zuzana" w:date="2025-03-12T09:55:00Z" w16du:dateUtc="2025-03-12T08:55:00Z">
        <w:del w:id="7574" w:author="Irová Zuzana" w:date="2025-04-17T16:07:00Z" w16du:dateUtc="2025-04-17T14:07:00Z">
          <w:r w:rsidRPr="00087E73" w:rsidDel="003E05CE">
            <w:delText xml:space="preserve">Payment type = Top-up payment  </w:delText>
          </w:r>
        </w:del>
      </w:ins>
    </w:p>
    <w:p w14:paraId="10D5C97E" w14:textId="01942D76" w:rsidR="00CC1BB1" w:rsidRPr="00087E73" w:rsidDel="003E05CE" w:rsidRDefault="00CC1BB1">
      <w:pPr>
        <w:pStyle w:val="NormalIndent"/>
        <w:rPr>
          <w:ins w:id="7575" w:author="Drastichová Zuzana" w:date="2025-03-12T09:55:00Z" w16du:dateUtc="2025-03-12T08:55:00Z"/>
          <w:del w:id="7576" w:author="Irová Zuzana" w:date="2025-04-17T16:07:00Z" w16du:dateUtc="2025-04-17T14:07:00Z"/>
        </w:rPr>
        <w:pPrChange w:id="7577" w:author="Irová Zuzana" w:date="2025-06-06T15:16:00Z" w16du:dateUtc="2025-06-06T13:16:00Z">
          <w:pPr>
            <w:pStyle w:val="ListFS1"/>
          </w:pPr>
        </w:pPrChange>
      </w:pPr>
      <w:ins w:id="7578" w:author="Drastichová Zuzana" w:date="2025-03-12T09:55:00Z" w16du:dateUtc="2025-03-12T08:55:00Z">
        <w:del w:id="7579" w:author="Irová Zuzana" w:date="2025-04-17T16:07:00Z" w16du:dateUtc="2025-04-17T14:07:00Z">
          <w:r w:rsidRPr="00087E73" w:rsidDel="003E05CE">
            <w:delText xml:space="preserve">BillIssuerBankAccount </w:delText>
          </w:r>
        </w:del>
      </w:ins>
    </w:p>
    <w:p w14:paraId="749FB3DF" w14:textId="2CA0B6EC" w:rsidR="00CC1BB1" w:rsidRPr="00955C1D" w:rsidDel="003E05CE" w:rsidRDefault="00CC1BB1">
      <w:pPr>
        <w:pStyle w:val="NormalIndent"/>
        <w:rPr>
          <w:ins w:id="7580" w:author="Drastichová Zuzana" w:date="2025-03-12T09:55:00Z" w16du:dateUtc="2025-03-12T08:55:00Z"/>
          <w:del w:id="7581" w:author="Irová Zuzana" w:date="2025-04-17T16:07:00Z" w16du:dateUtc="2025-04-17T14:07:00Z"/>
        </w:rPr>
        <w:pPrChange w:id="7582" w:author="Irová Zuzana" w:date="2025-06-06T15:16:00Z" w16du:dateUtc="2025-06-06T13:16:00Z">
          <w:pPr>
            <w:pStyle w:val="ListFS1"/>
            <w:numPr>
              <w:numId w:val="0"/>
            </w:numPr>
            <w:ind w:left="2693" w:firstLine="0"/>
          </w:pPr>
        </w:pPrChange>
      </w:pPr>
    </w:p>
    <w:p w14:paraId="2DC46EB2" w14:textId="1EC540EC" w:rsidR="00CC1BB1" w:rsidRPr="00955C1D" w:rsidDel="003E05CE" w:rsidRDefault="00CC1BB1">
      <w:pPr>
        <w:pStyle w:val="NormalIndent"/>
        <w:rPr>
          <w:ins w:id="7583" w:author="Drastichová Zuzana" w:date="2025-03-12T09:55:00Z" w16du:dateUtc="2025-03-12T08:55:00Z"/>
          <w:del w:id="7584" w:author="Irová Zuzana" w:date="2025-04-17T16:07:00Z" w16du:dateUtc="2025-04-17T14:07:00Z"/>
        </w:rPr>
      </w:pPr>
      <w:ins w:id="7585" w:author="Drastichová Zuzana" w:date="2025-03-12T09:55:00Z" w16du:dateUtc="2025-03-12T08:55:00Z">
        <w:del w:id="7586" w:author="Irová Zuzana" w:date="2025-04-17T16:07:00Z" w16du:dateUtc="2025-04-17T14:07:00Z">
          <w:r w:rsidRPr="00955C1D" w:rsidDel="003E05CE">
            <w:delText xml:space="preserve"> Systém vytvoří Payment s parametry:</w:delText>
          </w:r>
        </w:del>
      </w:ins>
    </w:p>
    <w:p w14:paraId="63D75FBB" w14:textId="2A1484FD" w:rsidR="00CC1BB1" w:rsidRPr="00087E73" w:rsidDel="003E05CE" w:rsidRDefault="00CC1BB1">
      <w:pPr>
        <w:pStyle w:val="NormalIndent"/>
        <w:rPr>
          <w:ins w:id="7587" w:author="Drastichová Zuzana" w:date="2025-03-12T09:55:00Z" w16du:dateUtc="2025-03-12T08:55:00Z"/>
          <w:del w:id="7588" w:author="Irová Zuzana" w:date="2025-04-17T16:07:00Z" w16du:dateUtc="2025-04-17T14:07:00Z"/>
        </w:rPr>
        <w:pPrChange w:id="7589" w:author="Irová Zuzana" w:date="2025-06-06T15:16:00Z" w16du:dateUtc="2025-06-06T13:16:00Z">
          <w:pPr>
            <w:pStyle w:val="ListFS1"/>
          </w:pPr>
        </w:pPrChange>
      </w:pPr>
      <w:ins w:id="7590" w:author="Drastichová Zuzana" w:date="2025-03-12T09:55:00Z" w16du:dateUtc="2025-03-12T08:55:00Z">
        <w:del w:id="7591" w:author="Irová Zuzana" w:date="2025-04-17T16:07:00Z" w16du:dateUtc="2025-04-17T14:07:00Z">
          <w:r w:rsidRPr="00087E73" w:rsidDel="003E05CE">
            <w:delText xml:space="preserve">Payment number = z importu Payment number </w:delText>
          </w:r>
        </w:del>
      </w:ins>
    </w:p>
    <w:p w14:paraId="58806432" w14:textId="301DADDE" w:rsidR="00CC1BB1" w:rsidRPr="00087E73" w:rsidDel="003E05CE" w:rsidRDefault="00CC1BB1">
      <w:pPr>
        <w:pStyle w:val="NormalIndent"/>
        <w:rPr>
          <w:ins w:id="7592" w:author="Drastichová Zuzana" w:date="2025-03-12T09:55:00Z" w16du:dateUtc="2025-03-12T08:55:00Z"/>
          <w:del w:id="7593" w:author="Irová Zuzana" w:date="2025-04-17T16:07:00Z" w16du:dateUtc="2025-04-17T14:07:00Z"/>
        </w:rPr>
        <w:pPrChange w:id="7594" w:author="Irová Zuzana" w:date="2025-06-06T15:16:00Z" w16du:dateUtc="2025-06-06T13:16:00Z">
          <w:pPr>
            <w:pStyle w:val="ListFS1"/>
          </w:pPr>
        </w:pPrChange>
      </w:pPr>
      <w:ins w:id="7595" w:author="Drastichová Zuzana" w:date="2025-03-12T09:55:00Z" w16du:dateUtc="2025-03-12T08:55:00Z">
        <w:del w:id="7596" w:author="Irová Zuzana" w:date="2025-04-17T16:07:00Z" w16du:dateUtc="2025-04-17T14:07:00Z">
          <w:r w:rsidRPr="00087E73" w:rsidDel="003E05CE">
            <w:delText>Payment type = Top-up payment</w:delText>
          </w:r>
        </w:del>
      </w:ins>
    </w:p>
    <w:p w14:paraId="5090B525" w14:textId="16548858" w:rsidR="00CC1BB1" w:rsidRPr="00087E73" w:rsidDel="003E05CE" w:rsidRDefault="00CC1BB1">
      <w:pPr>
        <w:pStyle w:val="NormalIndent"/>
        <w:rPr>
          <w:ins w:id="7597" w:author="Drastichová Zuzana" w:date="2025-03-12T09:55:00Z" w16du:dateUtc="2025-03-12T08:55:00Z"/>
          <w:del w:id="7598" w:author="Irová Zuzana" w:date="2025-04-17T16:07:00Z" w16du:dateUtc="2025-04-17T14:07:00Z"/>
        </w:rPr>
        <w:pPrChange w:id="7599" w:author="Irová Zuzana" w:date="2025-06-06T15:16:00Z" w16du:dateUtc="2025-06-06T13:16:00Z">
          <w:pPr>
            <w:pStyle w:val="ListFS1"/>
          </w:pPr>
        </w:pPrChange>
      </w:pPr>
      <w:ins w:id="7600" w:author="Drastichová Zuzana" w:date="2025-03-12T09:55:00Z" w16du:dateUtc="2025-03-12T08:55:00Z">
        <w:del w:id="7601" w:author="Irová Zuzana" w:date="2025-04-17T16:07:00Z" w16du:dateUtc="2025-04-17T14:07:00Z">
          <w:r w:rsidRPr="00087E73" w:rsidDel="003E05CE">
            <w:delText>Payment method = Bank transfer payment</w:delText>
          </w:r>
        </w:del>
      </w:ins>
    </w:p>
    <w:p w14:paraId="5A822442" w14:textId="352918A3" w:rsidR="00CC1BB1" w:rsidRPr="00087E73" w:rsidDel="003E05CE" w:rsidRDefault="00CC1BB1">
      <w:pPr>
        <w:pStyle w:val="NormalIndent"/>
        <w:rPr>
          <w:ins w:id="7602" w:author="Drastichová Zuzana" w:date="2025-03-12T09:55:00Z" w16du:dateUtc="2025-03-12T08:55:00Z"/>
          <w:del w:id="7603" w:author="Irová Zuzana" w:date="2025-04-17T16:07:00Z" w16du:dateUtc="2025-04-17T14:07:00Z"/>
        </w:rPr>
        <w:pPrChange w:id="7604" w:author="Irová Zuzana" w:date="2025-06-06T15:16:00Z" w16du:dateUtc="2025-06-06T13:16:00Z">
          <w:pPr>
            <w:pStyle w:val="ListFS1"/>
          </w:pPr>
        </w:pPrChange>
      </w:pPr>
      <w:ins w:id="7605" w:author="Drastichová Zuzana" w:date="2025-03-12T09:55:00Z" w16du:dateUtc="2025-03-12T08:55:00Z">
        <w:del w:id="7606" w:author="Irová Zuzana" w:date="2025-04-17T16:07:00Z" w16du:dateUtc="2025-04-17T14:07:00Z">
          <w:r w:rsidRPr="00087E73" w:rsidDel="003E05CE">
            <w:delText>Payment category = Credit payment</w:delText>
          </w:r>
        </w:del>
      </w:ins>
    </w:p>
    <w:p w14:paraId="4DB5CD52" w14:textId="7B1159E9" w:rsidR="00CC1BB1" w:rsidRPr="00087E73" w:rsidDel="003E05CE" w:rsidRDefault="00CC1BB1">
      <w:pPr>
        <w:pStyle w:val="NormalIndent"/>
        <w:rPr>
          <w:ins w:id="7607" w:author="Drastichová Zuzana" w:date="2025-03-12T09:55:00Z" w16du:dateUtc="2025-03-12T08:55:00Z"/>
          <w:del w:id="7608" w:author="Irová Zuzana" w:date="2025-04-17T16:07:00Z" w16du:dateUtc="2025-04-17T14:07:00Z"/>
        </w:rPr>
        <w:pPrChange w:id="7609" w:author="Irová Zuzana" w:date="2025-06-06T15:16:00Z" w16du:dateUtc="2025-06-06T13:16:00Z">
          <w:pPr>
            <w:pStyle w:val="ListFS1"/>
          </w:pPr>
        </w:pPrChange>
      </w:pPr>
      <w:ins w:id="7610" w:author="Drastichová Zuzana" w:date="2025-03-12T09:55:00Z" w16du:dateUtc="2025-03-12T08:55:00Z">
        <w:del w:id="7611" w:author="Irová Zuzana" w:date="2025-04-17T16:07:00Z" w16du:dateUtc="2025-04-17T14:07:00Z">
          <w:r w:rsidRPr="00087E73" w:rsidDel="003E05CE">
            <w:delText>Payment status = Realized</w:delText>
          </w:r>
        </w:del>
      </w:ins>
    </w:p>
    <w:p w14:paraId="5292985B" w14:textId="6F23B3E3" w:rsidR="00CC1BB1" w:rsidRPr="00087E73" w:rsidDel="003E05CE" w:rsidRDefault="00CC1BB1">
      <w:pPr>
        <w:pStyle w:val="NormalIndent"/>
        <w:rPr>
          <w:ins w:id="7612" w:author="Drastichová Zuzana" w:date="2025-03-12T09:55:00Z" w16du:dateUtc="2025-03-12T08:55:00Z"/>
          <w:del w:id="7613" w:author="Irová Zuzana" w:date="2025-04-17T16:07:00Z" w16du:dateUtc="2025-04-17T14:07:00Z"/>
        </w:rPr>
        <w:pPrChange w:id="7614" w:author="Irová Zuzana" w:date="2025-06-06T15:16:00Z" w16du:dateUtc="2025-06-06T13:16:00Z">
          <w:pPr>
            <w:pStyle w:val="ListFS1"/>
          </w:pPr>
        </w:pPrChange>
      </w:pPr>
      <w:ins w:id="7615" w:author="Drastichová Zuzana" w:date="2025-03-12T09:55:00Z" w16du:dateUtc="2025-03-12T08:55:00Z">
        <w:del w:id="7616" w:author="Irová Zuzana" w:date="2025-04-17T16:07:00Z" w16du:dateUtc="2025-04-17T14:07:00Z">
          <w:r w:rsidRPr="00087E73" w:rsidDel="003E05CE">
            <w:delText>Matching status = Recognized – not matched</w:delText>
          </w:r>
        </w:del>
      </w:ins>
    </w:p>
    <w:p w14:paraId="5CEBC588" w14:textId="0AF2D20B" w:rsidR="00CC1BB1" w:rsidRPr="00087E73" w:rsidDel="003E05CE" w:rsidRDefault="00CC1BB1">
      <w:pPr>
        <w:pStyle w:val="NormalIndent"/>
        <w:rPr>
          <w:ins w:id="7617" w:author="Drastichová Zuzana" w:date="2025-03-12T09:55:00Z" w16du:dateUtc="2025-03-12T08:55:00Z"/>
          <w:del w:id="7618" w:author="Irová Zuzana" w:date="2025-04-17T16:07:00Z" w16du:dateUtc="2025-04-17T14:07:00Z"/>
        </w:rPr>
        <w:pPrChange w:id="7619" w:author="Irová Zuzana" w:date="2025-06-06T15:16:00Z" w16du:dateUtc="2025-06-06T13:16:00Z">
          <w:pPr>
            <w:pStyle w:val="ListFS1"/>
          </w:pPr>
        </w:pPrChange>
      </w:pPr>
      <w:ins w:id="7620" w:author="Drastichová Zuzana" w:date="2025-03-12T09:55:00Z" w16du:dateUtc="2025-03-12T08:55:00Z">
        <w:del w:id="7621" w:author="Irová Zuzana" w:date="2025-04-17T16:07:00Z" w16du:dateUtc="2025-04-17T14:07:00Z">
          <w:r w:rsidRPr="00087E73" w:rsidDel="003E05CE">
            <w:delText>Variable symbol = Variable symbol z importu (jiný než null), pokud chybí, pak VS vygenerovaný ze sekvence pro variabilní symboly (PNFVS)</w:delText>
          </w:r>
        </w:del>
      </w:ins>
    </w:p>
    <w:p w14:paraId="5C05D084" w14:textId="1A817E8C" w:rsidR="00CC1BB1" w:rsidRPr="00087E73" w:rsidDel="003E05CE" w:rsidRDefault="00CC1BB1">
      <w:pPr>
        <w:pStyle w:val="NormalIndent"/>
        <w:rPr>
          <w:ins w:id="7622" w:author="Drastichová Zuzana" w:date="2025-03-12T09:55:00Z" w16du:dateUtc="2025-03-12T08:55:00Z"/>
          <w:del w:id="7623" w:author="Irová Zuzana" w:date="2025-04-17T16:07:00Z" w16du:dateUtc="2025-04-17T14:07:00Z"/>
        </w:rPr>
        <w:pPrChange w:id="7624" w:author="Irová Zuzana" w:date="2025-06-06T15:16:00Z" w16du:dateUtc="2025-06-06T13:16:00Z">
          <w:pPr>
            <w:pStyle w:val="ListFS1"/>
          </w:pPr>
        </w:pPrChange>
      </w:pPr>
      <w:ins w:id="7625" w:author="Drastichová Zuzana" w:date="2025-03-12T09:55:00Z" w16du:dateUtc="2025-03-12T08:55:00Z">
        <w:del w:id="7626" w:author="Irová Zuzana" w:date="2025-04-17T16:07:00Z" w16du:dateUtc="2025-04-17T14:07:00Z">
          <w:r w:rsidRPr="00087E73" w:rsidDel="003E05CE">
            <w:delText>Specific symbol = Specific symbol z importu (jiný než null), pokud chybí, pak číslo accountu z importu AccountNumber</w:delText>
          </w:r>
        </w:del>
      </w:ins>
    </w:p>
    <w:p w14:paraId="661D372F" w14:textId="64E9B5BC" w:rsidR="00CC1BB1" w:rsidRPr="00087E73" w:rsidDel="003E05CE" w:rsidRDefault="00CC1BB1">
      <w:pPr>
        <w:pStyle w:val="NormalIndent"/>
        <w:rPr>
          <w:ins w:id="7627" w:author="Drastichová Zuzana" w:date="2025-03-12T09:55:00Z" w16du:dateUtc="2025-03-12T08:55:00Z"/>
          <w:del w:id="7628" w:author="Irová Zuzana" w:date="2025-04-17T16:07:00Z" w16du:dateUtc="2025-04-17T14:07:00Z"/>
        </w:rPr>
        <w:pPrChange w:id="7629" w:author="Irová Zuzana" w:date="2025-06-06T15:16:00Z" w16du:dateUtc="2025-06-06T13:16:00Z">
          <w:pPr>
            <w:pStyle w:val="ListFS1"/>
          </w:pPr>
        </w:pPrChange>
      </w:pPr>
      <w:ins w:id="7630" w:author="Drastichová Zuzana" w:date="2025-03-12T09:55:00Z" w16du:dateUtc="2025-03-12T08:55:00Z">
        <w:del w:id="7631" w:author="Irová Zuzana" w:date="2025-04-17T16:07:00Z" w16du:dateUtc="2025-04-17T14:07:00Z">
          <w:r w:rsidRPr="00087E73" w:rsidDel="003E05CE">
            <w:delText xml:space="preserve">Payment amount = hodnota PaymentAmount z importu </w:delText>
          </w:r>
        </w:del>
      </w:ins>
    </w:p>
    <w:p w14:paraId="09DB011C" w14:textId="656FA82C" w:rsidR="00CC1BB1" w:rsidRPr="00087E73" w:rsidDel="003E05CE" w:rsidRDefault="00CC1BB1">
      <w:pPr>
        <w:pStyle w:val="NormalIndent"/>
        <w:rPr>
          <w:ins w:id="7632" w:author="Drastichová Zuzana" w:date="2025-03-12T09:55:00Z" w16du:dateUtc="2025-03-12T08:55:00Z"/>
          <w:del w:id="7633" w:author="Irová Zuzana" w:date="2025-04-17T16:07:00Z" w16du:dateUtc="2025-04-17T14:07:00Z"/>
        </w:rPr>
        <w:pPrChange w:id="7634" w:author="Irová Zuzana" w:date="2025-06-06T15:16:00Z" w16du:dateUtc="2025-06-06T13:16:00Z">
          <w:pPr>
            <w:pStyle w:val="ListFS1"/>
          </w:pPr>
        </w:pPrChange>
      </w:pPr>
      <w:ins w:id="7635" w:author="Drastichová Zuzana" w:date="2025-03-12T09:55:00Z" w16du:dateUtc="2025-03-12T08:55:00Z">
        <w:del w:id="7636" w:author="Irová Zuzana" w:date="2025-04-17T16:07:00Z" w16du:dateUtc="2025-04-17T14:07:00Z">
          <w:r w:rsidRPr="00087E73" w:rsidDel="003E05CE">
            <w:delText xml:space="preserve">Date of payment = z importu PaymentDateTime </w:delText>
          </w:r>
        </w:del>
      </w:ins>
    </w:p>
    <w:p w14:paraId="31C64C64" w14:textId="42504752" w:rsidR="00CC1BB1" w:rsidRPr="00087E73" w:rsidDel="003E05CE" w:rsidRDefault="00CC1BB1">
      <w:pPr>
        <w:pStyle w:val="NormalIndent"/>
        <w:rPr>
          <w:ins w:id="7637" w:author="Drastichová Zuzana" w:date="2025-03-12T09:55:00Z" w16du:dateUtc="2025-03-12T08:55:00Z"/>
          <w:del w:id="7638" w:author="Irová Zuzana" w:date="2025-04-17T16:07:00Z" w16du:dateUtc="2025-04-17T14:07:00Z"/>
        </w:rPr>
        <w:pPrChange w:id="7639" w:author="Irová Zuzana" w:date="2025-06-06T15:16:00Z" w16du:dateUtc="2025-06-06T13:16:00Z">
          <w:pPr>
            <w:pStyle w:val="ListFS1"/>
          </w:pPr>
        </w:pPrChange>
      </w:pPr>
      <w:ins w:id="7640" w:author="Drastichová Zuzana" w:date="2025-03-12T09:55:00Z" w16du:dateUtc="2025-03-12T08:55:00Z">
        <w:del w:id="7641" w:author="Irová Zuzana" w:date="2025-04-17T16:07:00Z" w16du:dateUtc="2025-04-17T14:07:00Z">
          <w:r w:rsidRPr="00087E73" w:rsidDel="003E05CE">
            <w:delText>Date of collection = z importu PaymentDateTime</w:delText>
          </w:r>
        </w:del>
      </w:ins>
    </w:p>
    <w:p w14:paraId="1F6D5B2B" w14:textId="7D4D23C2" w:rsidR="00CC1BB1" w:rsidRPr="00087E73" w:rsidDel="003E05CE" w:rsidRDefault="00CC1BB1">
      <w:pPr>
        <w:pStyle w:val="NormalIndent"/>
        <w:rPr>
          <w:ins w:id="7642" w:author="Drastichová Zuzana" w:date="2025-03-12T09:55:00Z" w16du:dateUtc="2025-03-12T08:55:00Z"/>
          <w:del w:id="7643" w:author="Irová Zuzana" w:date="2025-04-17T16:07:00Z" w16du:dateUtc="2025-04-17T14:07:00Z"/>
        </w:rPr>
        <w:pPrChange w:id="7644" w:author="Irová Zuzana" w:date="2025-06-06T15:16:00Z" w16du:dateUtc="2025-06-06T13:16:00Z">
          <w:pPr>
            <w:pStyle w:val="ListFS1"/>
          </w:pPr>
        </w:pPrChange>
      </w:pPr>
      <w:ins w:id="7645" w:author="Drastichová Zuzana" w:date="2025-03-12T09:55:00Z" w16du:dateUtc="2025-03-12T08:55:00Z">
        <w:del w:id="7646" w:author="Irová Zuzana" w:date="2025-04-17T16:07:00Z" w16du:dateUtc="2025-04-17T14:07:00Z">
          <w:r w:rsidRPr="00087E73" w:rsidDel="003E05CE">
            <w:delText>Comment = null</w:delText>
          </w:r>
        </w:del>
      </w:ins>
    </w:p>
    <w:p w14:paraId="414F34FF" w14:textId="2B7153B7" w:rsidR="00CC1BB1" w:rsidRPr="00087E73" w:rsidDel="003E05CE" w:rsidRDefault="00CC1BB1">
      <w:pPr>
        <w:pStyle w:val="NormalIndent"/>
        <w:rPr>
          <w:ins w:id="7647" w:author="Drastichová Zuzana" w:date="2025-03-12T09:55:00Z" w16du:dateUtc="2025-03-12T08:55:00Z"/>
          <w:del w:id="7648" w:author="Irová Zuzana" w:date="2025-04-17T16:07:00Z" w16du:dateUtc="2025-04-17T14:07:00Z"/>
        </w:rPr>
        <w:pPrChange w:id="7649" w:author="Irová Zuzana" w:date="2025-06-06T15:16:00Z" w16du:dateUtc="2025-06-06T13:16:00Z">
          <w:pPr>
            <w:pStyle w:val="ListFS1"/>
          </w:pPr>
        </w:pPrChange>
      </w:pPr>
      <w:ins w:id="7650" w:author="Drastichová Zuzana" w:date="2025-03-12T09:55:00Z" w16du:dateUtc="2025-03-12T08:55:00Z">
        <w:del w:id="7651" w:author="Irová Zuzana" w:date="2025-04-17T16:07:00Z" w16du:dateUtc="2025-04-17T14:07:00Z">
          <w:r w:rsidRPr="00087E73" w:rsidDel="003E05CE">
            <w:delText>Subject number = číslo accountu z importu AccountNumber</w:delText>
          </w:r>
        </w:del>
      </w:ins>
    </w:p>
    <w:p w14:paraId="16B0F334" w14:textId="249C68C4" w:rsidR="00CC1BB1" w:rsidRPr="00087E73" w:rsidDel="003E05CE" w:rsidRDefault="00CC1BB1">
      <w:pPr>
        <w:pStyle w:val="NormalIndent"/>
        <w:rPr>
          <w:ins w:id="7652" w:author="Drastichová Zuzana" w:date="2025-03-12T09:55:00Z" w16du:dateUtc="2025-03-12T08:55:00Z"/>
          <w:del w:id="7653" w:author="Irová Zuzana" w:date="2025-04-17T16:07:00Z" w16du:dateUtc="2025-04-17T14:07:00Z"/>
        </w:rPr>
        <w:pPrChange w:id="7654" w:author="Irová Zuzana" w:date="2025-06-06T15:16:00Z" w16du:dateUtc="2025-06-06T13:16:00Z">
          <w:pPr>
            <w:pStyle w:val="ListFS1"/>
          </w:pPr>
        </w:pPrChange>
      </w:pPr>
      <w:ins w:id="7655" w:author="Drastichová Zuzana" w:date="2025-03-12T09:55:00Z" w16du:dateUtc="2025-03-12T08:55:00Z">
        <w:del w:id="7656" w:author="Irová Zuzana" w:date="2025-04-17T16:07:00Z" w16du:dateUtc="2025-04-17T14:07:00Z">
          <w:r w:rsidRPr="00087E73" w:rsidDel="003E05CE">
            <w:delText>Subject type = Account</w:delText>
          </w:r>
        </w:del>
      </w:ins>
    </w:p>
    <w:p w14:paraId="1D6EE031" w14:textId="6DFA77B5" w:rsidR="00CC1BB1" w:rsidRPr="00087E73" w:rsidDel="003E05CE" w:rsidRDefault="00CC1BB1">
      <w:pPr>
        <w:pStyle w:val="NormalIndent"/>
        <w:rPr>
          <w:ins w:id="7657" w:author="Drastichová Zuzana" w:date="2025-03-12T09:55:00Z" w16du:dateUtc="2025-03-12T08:55:00Z"/>
          <w:del w:id="7658" w:author="Irová Zuzana" w:date="2025-04-17T16:07:00Z" w16du:dateUtc="2025-04-17T14:07:00Z"/>
        </w:rPr>
        <w:pPrChange w:id="7659" w:author="Irová Zuzana" w:date="2025-06-06T15:16:00Z" w16du:dateUtc="2025-06-06T13:16:00Z">
          <w:pPr>
            <w:pStyle w:val="ListFS1"/>
          </w:pPr>
        </w:pPrChange>
      </w:pPr>
      <w:ins w:id="7660" w:author="Drastichová Zuzana" w:date="2025-03-12T09:55:00Z" w16du:dateUtc="2025-03-12T08:55:00Z">
        <w:del w:id="7661" w:author="Irová Zuzana" w:date="2025-04-17T16:07:00Z" w16du:dateUtc="2025-04-17T14:07:00Z">
          <w:r w:rsidRPr="00087E73" w:rsidDel="003E05CE">
            <w:delText xml:space="preserve">Bill issuer </w:delText>
          </w:r>
          <w:r w:rsidDel="003E05CE">
            <w:delText>= ze vstupu</w:delText>
          </w:r>
        </w:del>
      </w:ins>
    </w:p>
    <w:p w14:paraId="419B8A86" w14:textId="79AD7D13" w:rsidR="00CC1BB1" w:rsidRPr="00087E73" w:rsidDel="003E05CE" w:rsidRDefault="00CC1BB1">
      <w:pPr>
        <w:pStyle w:val="NormalIndent"/>
        <w:rPr>
          <w:ins w:id="7662" w:author="Drastichová Zuzana" w:date="2025-03-12T09:55:00Z" w16du:dateUtc="2025-03-12T08:55:00Z"/>
          <w:del w:id="7663" w:author="Irová Zuzana" w:date="2025-04-17T16:07:00Z" w16du:dateUtc="2025-04-17T14:07:00Z"/>
        </w:rPr>
        <w:pPrChange w:id="7664" w:author="Irová Zuzana" w:date="2025-06-06T15:16:00Z" w16du:dateUtc="2025-06-06T13:16:00Z">
          <w:pPr>
            <w:pStyle w:val="ListFS1"/>
          </w:pPr>
        </w:pPrChange>
      </w:pPr>
      <w:ins w:id="7665" w:author="Drastichová Zuzana" w:date="2025-03-12T09:55:00Z" w16du:dateUtc="2025-03-12T08:55:00Z">
        <w:del w:id="7666" w:author="Irová Zuzana" w:date="2025-04-17T16:07:00Z" w16du:dateUtc="2025-04-17T14:07:00Z">
          <w:r w:rsidRPr="00087E73" w:rsidDel="003E05CE">
            <w:delText>Bill issuer bank account = BillIssuerBankAccount z importu</w:delText>
          </w:r>
        </w:del>
      </w:ins>
    </w:p>
    <w:p w14:paraId="071DFE8A" w14:textId="5E5B804C" w:rsidR="00CC1BB1" w:rsidRPr="00955C1D" w:rsidDel="0007291C" w:rsidRDefault="00CC1BB1">
      <w:pPr>
        <w:pStyle w:val="NormalIndent"/>
        <w:rPr>
          <w:ins w:id="7667" w:author="Drastichová Zuzana" w:date="2025-03-12T09:55:00Z" w16du:dateUtc="2025-03-12T08:55:00Z"/>
          <w:del w:id="7668" w:author="Irová Zuzana" w:date="2025-03-20T21:47:00Z" w16du:dateUtc="2025-03-20T20:47:00Z"/>
        </w:rPr>
      </w:pPr>
    </w:p>
    <w:p w14:paraId="24BAAF07" w14:textId="77777777" w:rsidR="00CC1BB1" w:rsidRPr="00955C1D" w:rsidRDefault="00CC1BB1">
      <w:pPr>
        <w:pStyle w:val="NormalIndent"/>
        <w:rPr>
          <w:ins w:id="7669" w:author="Drastichová Zuzana" w:date="2025-03-12T09:55:00Z" w16du:dateUtc="2025-03-12T08:55:00Z"/>
        </w:rPr>
      </w:pPr>
    </w:p>
    <w:p w14:paraId="28D9708B" w14:textId="77777777" w:rsidR="00CC1BB1" w:rsidRPr="00955C1D" w:rsidRDefault="00CC1BB1" w:rsidP="00CC1BB1">
      <w:pPr>
        <w:pStyle w:val="Heading4"/>
        <w:spacing w:after="120" w:line="276" w:lineRule="auto"/>
        <w:rPr>
          <w:ins w:id="7670" w:author="Drastichová Zuzana" w:date="2025-03-12T09:55:00Z" w16du:dateUtc="2025-03-12T08:55:00Z"/>
          <w:rFonts w:hint="eastAsia"/>
          <w:lang w:eastAsia="cs-CZ"/>
        </w:rPr>
      </w:pPr>
      <w:ins w:id="7671" w:author="Drastichová Zuzana" w:date="2025-03-12T09:55:00Z" w16du:dateUtc="2025-03-12T08:55:00Z">
        <w:r w:rsidRPr="00955C1D">
          <w:t>Chybové</w:t>
        </w:r>
        <w:r w:rsidRPr="00955C1D">
          <w:rPr>
            <w:lang w:eastAsia="cs-CZ"/>
          </w:rPr>
          <w:t xml:space="preserve"> postupy</w:t>
        </w:r>
      </w:ins>
    </w:p>
    <w:p w14:paraId="4001C74D" w14:textId="367EE951" w:rsidR="00BA1B56" w:rsidRPr="00715BCC" w:rsidRDefault="00BA1B56">
      <w:pPr>
        <w:pStyle w:val="Flowheading"/>
        <w:rPr>
          <w:ins w:id="7672" w:author="Irová Zuzana" w:date="2025-03-20T21:41:00Z" w16du:dateUtc="2025-03-20T20:41:00Z"/>
        </w:rPr>
      </w:pPr>
      <w:ins w:id="7673" w:author="Irová Zuzana" w:date="2025-03-20T21:41:00Z" w16du:dateUtc="2025-03-20T20:41:00Z">
        <w:r>
          <w:t xml:space="preserve">Neúspěšná </w:t>
        </w:r>
      </w:ins>
      <w:ins w:id="7674" w:author="Irová Zuzana" w:date="2025-03-20T21:42:00Z" w16du:dateUtc="2025-03-20T20:42:00Z">
        <w:r w:rsidR="004F2F88">
          <w:t xml:space="preserve">online </w:t>
        </w:r>
      </w:ins>
      <w:ins w:id="7675" w:author="Irová Zuzana" w:date="2025-03-20T21:41:00Z" w16du:dateUtc="2025-03-20T20:41:00Z">
        <w:r>
          <w:t>transakce</w:t>
        </w:r>
      </w:ins>
    </w:p>
    <w:p w14:paraId="4D0688EB" w14:textId="77777777" w:rsidR="000E223B" w:rsidRDefault="00BA1B56" w:rsidP="00BA1B56">
      <w:pPr>
        <w:ind w:left="1701"/>
        <w:rPr>
          <w:ins w:id="7676" w:author="Irová Zuzana" w:date="2025-03-20T21:47:00Z" w16du:dateUtc="2025-03-20T20:47:00Z"/>
        </w:rPr>
      </w:pPr>
      <w:ins w:id="7677" w:author="Irová Zuzana" w:date="2025-03-20T21:41:00Z" w16du:dateUtc="2025-03-20T20:41:00Z">
        <w:r w:rsidRPr="00BF06C4">
          <w:t>Pokud</w:t>
        </w:r>
        <w:r>
          <w:t xml:space="preserve"> </w:t>
        </w:r>
      </w:ins>
      <w:ins w:id="7678" w:author="Irová Zuzana" w:date="2025-03-20T21:42:00Z" w16du:dateUtc="2025-03-20T20:42:00Z">
        <w:r w:rsidR="004F2F88">
          <w:t xml:space="preserve">online </w:t>
        </w:r>
      </w:ins>
      <w:ins w:id="7679" w:author="Irová Zuzana" w:date="2025-03-20T21:41:00Z" w16du:dateUtc="2025-03-20T20:41:00Z">
        <w:r w:rsidRPr="00BA3F4B">
          <w:t xml:space="preserve">transakce </w:t>
        </w:r>
        <w:r>
          <w:t>ne</w:t>
        </w:r>
        <w:r w:rsidRPr="00BA3F4B">
          <w:t>byla úspěšná (tj.Payment session.status = Re</w:t>
        </w:r>
        <w:r>
          <w:t>jected</w:t>
        </w:r>
        <w:r w:rsidRPr="00BA3F4B">
          <w:t xml:space="preserve">), </w:t>
        </w:r>
        <w:r>
          <w:t>Systém informuje Aktéra o neúspěšné transakci</w:t>
        </w:r>
      </w:ins>
      <w:ins w:id="7680" w:author="Irová Zuzana" w:date="2025-03-20T21:44:00Z" w16du:dateUtc="2025-03-20T20:44:00Z">
        <w:r w:rsidR="00C83160">
          <w:t xml:space="preserve"> (pokud </w:t>
        </w:r>
      </w:ins>
      <w:ins w:id="7681" w:author="Irová Zuzana" w:date="2025-03-20T21:45:00Z" w16du:dateUtc="2025-03-20T20:45:00Z">
        <w:r w:rsidR="00B60E23">
          <w:t xml:space="preserve">proces byl inicializován v rámci Systému) </w:t>
        </w:r>
      </w:ins>
      <w:ins w:id="7682" w:author="Irová Zuzana" w:date="2025-03-20T21:46:00Z" w16du:dateUtc="2025-03-20T20:46:00Z">
        <w:r w:rsidR="000E223B">
          <w:t xml:space="preserve">a Aktér může pokračovat od začátku úpravou výše Top-up nebo proces ukončit. </w:t>
        </w:r>
      </w:ins>
    </w:p>
    <w:p w14:paraId="1F47B841" w14:textId="2A66ED42" w:rsidR="00BA1B56" w:rsidRDefault="000E223B" w:rsidP="00BA1B56">
      <w:pPr>
        <w:ind w:left="1701"/>
        <w:rPr>
          <w:ins w:id="7683" w:author="Irová Zuzana" w:date="2025-03-20T21:41:00Z" w16du:dateUtc="2025-03-20T20:41:00Z"/>
        </w:rPr>
      </w:pPr>
      <w:ins w:id="7684" w:author="Irová Zuzana" w:date="2025-03-20T21:46:00Z" w16du:dateUtc="2025-03-20T20:46:00Z">
        <w:r>
          <w:t xml:space="preserve">Případně Systém </w:t>
        </w:r>
      </w:ins>
      <w:ins w:id="7685" w:author="Irová Zuzana" w:date="2025-03-20T21:45:00Z" w16du:dateUtc="2025-03-20T20:45:00Z">
        <w:r w:rsidR="00B60E23">
          <w:t xml:space="preserve">vrátí odpovídající result </w:t>
        </w:r>
        <w:r w:rsidR="00962132">
          <w:t>externímu systému</w:t>
        </w:r>
      </w:ins>
      <w:ins w:id="7686" w:author="Irová Zuzana" w:date="2025-03-20T21:47:00Z" w16du:dateUtc="2025-03-20T20:47:00Z">
        <w:r>
          <w:t xml:space="preserve"> (pokud proces byl inicializován </w:t>
        </w:r>
        <w:r w:rsidR="0007291C">
          <w:t>z externího s</w:t>
        </w:r>
        <w:r>
          <w:t>ystému)</w:t>
        </w:r>
      </w:ins>
      <w:ins w:id="7687" w:author="Irová Zuzana" w:date="2025-03-20T21:41:00Z" w16du:dateUtc="2025-03-20T20:41:00Z">
        <w:r w:rsidR="00BA1B56">
          <w:t xml:space="preserve">. </w:t>
        </w:r>
      </w:ins>
    </w:p>
    <w:p w14:paraId="1D7462F1" w14:textId="4F5E6BA4" w:rsidR="00BA1B56" w:rsidRDefault="00BA1B56" w:rsidP="00BA1B56">
      <w:pPr>
        <w:ind w:left="1701"/>
        <w:rPr>
          <w:ins w:id="7688" w:author="Irová Zuzana" w:date="2025-03-20T21:41:00Z" w16du:dateUtc="2025-03-20T20:41:00Z"/>
        </w:rPr>
      </w:pPr>
    </w:p>
    <w:p w14:paraId="38BF4589" w14:textId="47C2500F" w:rsidR="00CC1BB1" w:rsidRPr="00955C1D" w:rsidDel="0007291C" w:rsidRDefault="00CC1BB1" w:rsidP="00CC1BB1">
      <w:pPr>
        <w:pStyle w:val="NormalIndent"/>
        <w:rPr>
          <w:ins w:id="7689" w:author="Drastichová Zuzana" w:date="2025-03-12T09:55:00Z" w16du:dateUtc="2025-03-12T08:55:00Z"/>
          <w:del w:id="7690" w:author="Irová Zuzana" w:date="2025-03-20T21:47:00Z" w16du:dateUtc="2025-03-20T20:47:00Z"/>
        </w:rPr>
      </w:pPr>
      <w:ins w:id="7691" w:author="Drastichová Zuzana" w:date="2025-03-12T09:55:00Z" w16du:dateUtc="2025-03-12T08:55:00Z">
        <w:del w:id="7692" w:author="Irová Zuzana" w:date="2025-03-20T21:47:00Z" w16du:dateUtc="2025-03-20T20:47:00Z">
          <w:r w:rsidRPr="00D61FC2" w:rsidDel="0007291C">
            <w:rPr>
              <w:highlight w:val="cyan"/>
            </w:rPr>
            <w:delText>V případě, že částka dobití je nižší než hodnota vypočteného minimálního top-up, Systém zobrazí chybovou hlášku “Částka předplaceného kreditu je příliš nízká” a postup pokračuje novým výběrem částky pro dobití.</w:delText>
          </w:r>
        </w:del>
      </w:ins>
    </w:p>
    <w:p w14:paraId="1CDB65B9" w14:textId="77777777" w:rsidR="00CC1BB1" w:rsidRPr="00955C1D" w:rsidRDefault="00CC1BB1" w:rsidP="00CC1BB1">
      <w:pPr>
        <w:pStyle w:val="Heading4"/>
        <w:spacing w:after="120" w:line="276" w:lineRule="auto"/>
        <w:rPr>
          <w:ins w:id="7693" w:author="Drastichová Zuzana" w:date="2025-03-12T09:55:00Z" w16du:dateUtc="2025-03-12T08:55:00Z"/>
          <w:rFonts w:hint="eastAsia"/>
        </w:rPr>
      </w:pPr>
      <w:ins w:id="7694" w:author="Drastichová Zuzana" w:date="2025-03-12T09:55:00Z" w16du:dateUtc="2025-03-12T08:55:00Z">
        <w:r w:rsidRPr="00955C1D">
          <w:t>Grafické rozhraní</w:t>
        </w:r>
      </w:ins>
    </w:p>
    <w:p w14:paraId="27DA3297" w14:textId="77777777" w:rsidR="00CC1BB1" w:rsidRPr="00955C1D" w:rsidRDefault="00CC1BB1">
      <w:pPr>
        <w:pStyle w:val="NormalIndent"/>
        <w:rPr>
          <w:ins w:id="7695" w:author="Drastichová Zuzana" w:date="2025-03-12T09:55:00Z" w16du:dateUtc="2025-03-12T08:55:00Z"/>
        </w:rPr>
      </w:pPr>
      <w:ins w:id="7696" w:author="Drastichová Zuzana" w:date="2025-03-12T09:55:00Z" w16du:dateUtc="2025-03-12T08:55:00Z">
        <w:r w:rsidRPr="00955C1D">
          <w:t>N/A</w:t>
        </w:r>
      </w:ins>
    </w:p>
    <w:p w14:paraId="78D39029" w14:textId="77777777" w:rsidR="00CC1BB1" w:rsidRPr="00955C1D" w:rsidRDefault="00CC1BB1" w:rsidP="00CC1BB1">
      <w:pPr>
        <w:pStyle w:val="Heading4"/>
        <w:spacing w:after="120" w:line="276" w:lineRule="auto"/>
        <w:rPr>
          <w:ins w:id="7697" w:author="Drastichová Zuzana" w:date="2025-03-12T09:55:00Z" w16du:dateUtc="2025-03-12T08:55:00Z"/>
          <w:rFonts w:hint="eastAsia"/>
        </w:rPr>
      </w:pPr>
      <w:ins w:id="7698" w:author="Drastichová Zuzana" w:date="2025-03-12T09:55:00Z" w16du:dateUtc="2025-03-12T08:55:00Z">
        <w:r w:rsidRPr="00955C1D">
          <w:t>Poznámky</w:t>
        </w:r>
      </w:ins>
    </w:p>
    <w:p w14:paraId="674E75C5" w14:textId="77777777" w:rsidR="00CC1BB1" w:rsidRPr="00955C1D" w:rsidRDefault="00CC1BB1">
      <w:pPr>
        <w:pStyle w:val="NormalIndent"/>
        <w:rPr>
          <w:ins w:id="7699" w:author="Drastichová Zuzana" w:date="2025-03-12T09:55:00Z" w16du:dateUtc="2025-03-12T08:55:00Z"/>
        </w:rPr>
      </w:pPr>
      <w:ins w:id="7700" w:author="Drastichová Zuzana" w:date="2025-03-12T09:55:00Z" w16du:dateUtc="2025-03-12T08:55:00Z">
        <w:r>
          <w:t>Nejsou</w:t>
        </w:r>
      </w:ins>
    </w:p>
    <w:p w14:paraId="4808F097" w14:textId="77777777" w:rsidR="00CC1BB1" w:rsidRDefault="00CC1BB1">
      <w:pPr>
        <w:pStyle w:val="NormalIndent"/>
        <w:rPr>
          <w:ins w:id="7701" w:author="Irová Zuzana" w:date="2025-04-15T12:52:00Z" w16du:dateUtc="2025-04-15T10:52:00Z"/>
        </w:rPr>
      </w:pPr>
    </w:p>
    <w:p w14:paraId="3A95F18A" w14:textId="4E339CF6" w:rsidR="00A8018C" w:rsidRPr="00A8018C" w:rsidRDefault="00961F03">
      <w:pPr>
        <w:pStyle w:val="Heading3"/>
        <w:rPr>
          <w:ins w:id="7702" w:author="Irová Zuzana" w:date="2025-04-15T12:53:00Z"/>
        </w:rPr>
        <w:pPrChange w:id="7703" w:author="Irová Zuzana" w:date="2025-04-15T12:53:00Z" w16du:dateUtc="2025-04-15T10:53:00Z">
          <w:pPr>
            <w:pStyle w:val="NormalIndent"/>
            <w:numPr>
              <w:ilvl w:val="2"/>
              <w:numId w:val="142"/>
            </w:numPr>
            <w:ind w:left="1350" w:hanging="720"/>
          </w:pPr>
        </w:pPrChange>
      </w:pPr>
      <w:bookmarkStart w:id="7704" w:name="_Toc137219429"/>
      <w:bookmarkStart w:id="7705" w:name="_Toc201568902"/>
      <w:ins w:id="7706" w:author="Irová Zuzana" w:date="2025-04-15T12:53:00Z" w16du:dateUtc="2025-04-15T10:53:00Z">
        <w:r>
          <w:lastRenderedPageBreak/>
          <w:t>Zaplať</w:t>
        </w:r>
      </w:ins>
      <w:ins w:id="7707" w:author="Irová Zuzana" w:date="2025-04-15T12:53:00Z">
        <w:r w:rsidR="00A8018C" w:rsidRPr="00A8018C">
          <w:t xml:space="preserve"> poplatek </w:t>
        </w:r>
      </w:ins>
      <w:ins w:id="7708" w:author="Irová Zuzana" w:date="2025-04-15T15:26:00Z" w16du:dateUtc="2025-04-15T13:26:00Z">
        <w:r w:rsidR="00577335">
          <w:t xml:space="preserve">na POS </w:t>
        </w:r>
      </w:ins>
      <w:ins w:id="7709" w:author="Irová Zuzana" w:date="2025-04-15T12:53:00Z">
        <w:r w:rsidR="00A8018C" w:rsidRPr="00A8018C">
          <w:t>(UC.BAR.0.3</w:t>
        </w:r>
      </w:ins>
      <w:ins w:id="7710" w:author="Irová Zuzana" w:date="2025-04-15T12:54:00Z" w16du:dateUtc="2025-04-15T10:54:00Z">
        <w:r w:rsidR="004F182F">
          <w:t>.HR</w:t>
        </w:r>
      </w:ins>
      <w:ins w:id="7711" w:author="Irová Zuzana" w:date="2025-04-15T12:53:00Z">
        <w:r w:rsidR="00A8018C" w:rsidRPr="00A8018C">
          <w:t>)</w:t>
        </w:r>
        <w:bookmarkEnd w:id="7704"/>
        <w:bookmarkEnd w:id="7705"/>
      </w:ins>
    </w:p>
    <w:p w14:paraId="25601520" w14:textId="77777777" w:rsidR="00A8018C" w:rsidRPr="00A8018C" w:rsidRDefault="00A8018C">
      <w:pPr>
        <w:pStyle w:val="Heading4"/>
        <w:numPr>
          <w:ilvl w:val="3"/>
          <w:numId w:val="142"/>
        </w:numPr>
        <w:rPr>
          <w:ins w:id="7712" w:author="Irová Zuzana" w:date="2025-04-15T12:53:00Z"/>
        </w:rPr>
        <w:pPrChange w:id="7713" w:author="Irová Zuzana" w:date="2025-06-06T15:16:00Z" w16du:dateUtc="2025-06-06T13:16:00Z">
          <w:pPr>
            <w:pStyle w:val="NormalIndent"/>
            <w:numPr>
              <w:ilvl w:val="3"/>
              <w:numId w:val="142"/>
            </w:numPr>
            <w:ind w:left="864" w:hanging="864"/>
          </w:pPr>
        </w:pPrChange>
      </w:pPr>
      <w:ins w:id="7714" w:author="Irová Zuzana" w:date="2025-04-15T12:53:00Z">
        <w:r w:rsidRPr="00A8018C">
          <w:t>Cíl</w:t>
        </w:r>
      </w:ins>
    </w:p>
    <w:p w14:paraId="721725DE" w14:textId="4C791814" w:rsidR="00A8018C" w:rsidRPr="00A8018C" w:rsidRDefault="00A8018C">
      <w:pPr>
        <w:pStyle w:val="NormalIndent"/>
        <w:rPr>
          <w:ins w:id="7715" w:author="Irová Zuzana" w:date="2025-04-15T12:53:00Z"/>
        </w:rPr>
      </w:pPr>
      <w:ins w:id="7716" w:author="Irová Zuzana" w:date="2025-04-15T12:53:00Z">
        <w:r w:rsidRPr="00A8018C">
          <w:t>Cílem tohoto případu užití je zaplacení poplatku při vystavení jednorázové faktury</w:t>
        </w:r>
      </w:ins>
      <w:ins w:id="7717" w:author="Irová Zuzana" w:date="2025-05-05T10:47:00Z" w16du:dateUtc="2025-05-05T08:47:00Z">
        <w:r w:rsidR="002E0617">
          <w:t xml:space="preserve"> na </w:t>
        </w:r>
        <w:r w:rsidR="004F5DDB">
          <w:t>vlastní POS</w:t>
        </w:r>
      </w:ins>
      <w:ins w:id="7718" w:author="Irová Zuzana" w:date="2025-04-15T12:53:00Z">
        <w:r w:rsidRPr="00A8018C">
          <w:t>.</w:t>
        </w:r>
      </w:ins>
    </w:p>
    <w:p w14:paraId="7D14AD28" w14:textId="77777777" w:rsidR="00A8018C" w:rsidRPr="00A8018C" w:rsidRDefault="00A8018C">
      <w:pPr>
        <w:pStyle w:val="Heading4"/>
        <w:numPr>
          <w:ilvl w:val="3"/>
          <w:numId w:val="142"/>
        </w:numPr>
        <w:rPr>
          <w:ins w:id="7719" w:author="Irová Zuzana" w:date="2025-04-15T12:53:00Z"/>
        </w:rPr>
        <w:pPrChange w:id="7720" w:author="Irová Zuzana" w:date="2025-06-06T15:16:00Z" w16du:dateUtc="2025-06-06T13:16:00Z">
          <w:pPr>
            <w:pStyle w:val="NormalIndent"/>
            <w:numPr>
              <w:ilvl w:val="3"/>
              <w:numId w:val="142"/>
            </w:numPr>
            <w:ind w:left="864" w:hanging="864"/>
          </w:pPr>
        </w:pPrChange>
      </w:pPr>
      <w:ins w:id="7721" w:author="Irová Zuzana" w:date="2025-04-15T12:53:00Z">
        <w:r w:rsidRPr="00A8018C">
          <w:t>Aktéři</w:t>
        </w:r>
      </w:ins>
    </w:p>
    <w:p w14:paraId="1D43CCF2" w14:textId="1D6D3898" w:rsidR="00A8018C" w:rsidRPr="00A8018C" w:rsidRDefault="00A8018C">
      <w:pPr>
        <w:pStyle w:val="NormalIndent"/>
        <w:rPr>
          <w:ins w:id="7722" w:author="Irová Zuzana" w:date="2025-04-15T12:53:00Z"/>
        </w:rPr>
      </w:pPr>
      <w:ins w:id="7723" w:author="Irová Zuzana" w:date="2025-04-15T12:53:00Z">
        <w:r w:rsidRPr="00A8018C">
          <w:t>POS Operator</w:t>
        </w:r>
      </w:ins>
      <w:ins w:id="7724" w:author="Irová Zuzana" w:date="2025-04-17T16:38:00Z" w16du:dateUtc="2025-04-17T14:38:00Z">
        <w:r w:rsidR="00E439B4">
          <w:t xml:space="preserve">, </w:t>
        </w:r>
      </w:ins>
      <w:ins w:id="7725" w:author="Irová Zuzana" w:date="2025-04-17T16:38:00Z">
        <w:r w:rsidR="00E439B4" w:rsidRPr="00E439B4">
          <w:t>Customer</w:t>
        </w:r>
      </w:ins>
    </w:p>
    <w:p w14:paraId="4D1A2BAB" w14:textId="77777777" w:rsidR="00A8018C" w:rsidRPr="00A8018C" w:rsidRDefault="00A8018C">
      <w:pPr>
        <w:pStyle w:val="Heading4"/>
        <w:numPr>
          <w:ilvl w:val="3"/>
          <w:numId w:val="142"/>
        </w:numPr>
        <w:rPr>
          <w:ins w:id="7726" w:author="Irová Zuzana" w:date="2025-04-15T12:53:00Z"/>
        </w:rPr>
        <w:pPrChange w:id="7727" w:author="Irová Zuzana" w:date="2025-06-06T15:16:00Z" w16du:dateUtc="2025-06-06T13:16:00Z">
          <w:pPr>
            <w:pStyle w:val="NormalIndent"/>
            <w:numPr>
              <w:ilvl w:val="3"/>
              <w:numId w:val="142"/>
            </w:numPr>
            <w:ind w:left="864" w:hanging="864"/>
          </w:pPr>
        </w:pPrChange>
      </w:pPr>
      <w:ins w:id="7728" w:author="Irová Zuzana" w:date="2025-04-15T12:53:00Z">
        <w:r w:rsidRPr="00A8018C">
          <w:t>Spuštění případu</w:t>
        </w:r>
      </w:ins>
    </w:p>
    <w:p w14:paraId="68BFFE83" w14:textId="77777777" w:rsidR="00DD6E46" w:rsidRDefault="00A8018C">
      <w:pPr>
        <w:pStyle w:val="NormalIndent"/>
        <w:rPr>
          <w:ins w:id="7729" w:author="Irová Zuzana" w:date="2025-04-15T12:54:00Z" w16du:dateUtc="2025-04-15T10:54:00Z"/>
        </w:rPr>
      </w:pPr>
      <w:ins w:id="7730" w:author="Irová Zuzana" w:date="2025-04-15T12:53:00Z">
        <w:r w:rsidRPr="00A8018C">
          <w:t>Je vloženou součástí případu užití</w:t>
        </w:r>
      </w:ins>
      <w:ins w:id="7731" w:author="Irová Zuzana" w:date="2025-04-15T12:54:00Z" w16du:dateUtc="2025-04-15T10:54:00Z">
        <w:r w:rsidR="00DD6E46">
          <w:t>:</w:t>
        </w:r>
      </w:ins>
    </w:p>
    <w:p w14:paraId="000A0B1A" w14:textId="75DFC93C" w:rsidR="00A8018C" w:rsidRDefault="002923CE" w:rsidP="00C40C63">
      <w:pPr>
        <w:pStyle w:val="ListFS1"/>
        <w:rPr>
          <w:ins w:id="7732" w:author="Irová Zuzana" w:date="2025-04-17T14:49:00Z" w16du:dateUtc="2025-04-17T12:49:00Z"/>
        </w:rPr>
      </w:pPr>
      <w:ins w:id="7733" w:author="Irová Zuzana" w:date="2025-04-15T15:27:00Z" w16du:dateUtc="2025-04-15T13:27:00Z">
        <w:r w:rsidRPr="00F63B45">
          <w:t xml:space="preserve">Zaplať předplacený kredit – Pre-paid in single domain </w:t>
        </w:r>
        <w:r w:rsidRPr="00962265">
          <w:t>(UC.BAR.0.1.HR)</w:t>
        </w:r>
      </w:ins>
    </w:p>
    <w:p w14:paraId="1C6BACC2" w14:textId="2E77E50C" w:rsidR="007B6747" w:rsidRDefault="0073743C">
      <w:pPr>
        <w:pStyle w:val="ListFS2"/>
        <w:rPr>
          <w:ins w:id="7734" w:author="Irová Zuzana" w:date="2025-04-16T12:07:00Z" w16du:dateUtc="2025-04-16T10:07:00Z"/>
        </w:rPr>
        <w:pPrChange w:id="7735" w:author="Irová Zuzana" w:date="2025-06-06T15:16:00Z" w16du:dateUtc="2025-06-06T13:16:00Z">
          <w:pPr>
            <w:pStyle w:val="ListFS1"/>
          </w:pPr>
        </w:pPrChange>
      </w:pPr>
      <w:ins w:id="7736" w:author="Irová Zuzana" w:date="2025-04-17T14:50:00Z" w16du:dateUtc="2025-04-17T12:50:00Z">
        <w:r w:rsidRPr="00962265">
          <w:t xml:space="preserve">na POS, </w:t>
        </w:r>
      </w:ins>
      <w:ins w:id="7737" w:author="Irová Zuzana" w:date="2025-06-23T10:24:00Z" w16du:dateUtc="2025-06-23T08:24:00Z">
        <w:r w:rsidR="009F7B7C">
          <w:t xml:space="preserve">externí POS, </w:t>
        </w:r>
      </w:ins>
      <w:ins w:id="7738" w:author="Irová Zuzana" w:date="2025-04-17T14:50:00Z" w16du:dateUtc="2025-04-17T12:50:00Z">
        <w:r w:rsidRPr="00962265">
          <w:t>Kiosku nebo MEV</w:t>
        </w:r>
        <w:r>
          <w:t xml:space="preserve"> </w:t>
        </w:r>
      </w:ins>
    </w:p>
    <w:p w14:paraId="3A69375B" w14:textId="5B1DED5F" w:rsidR="00374C2A" w:rsidRDefault="00193D74" w:rsidP="00C40C63">
      <w:pPr>
        <w:pStyle w:val="ListFS1"/>
        <w:rPr>
          <w:ins w:id="7739" w:author="Irová Zuzana" w:date="2025-04-17T14:51:00Z" w16du:dateUtc="2025-04-17T12:51:00Z"/>
        </w:rPr>
      </w:pPr>
      <w:ins w:id="7740" w:author="Irová Zuzana" w:date="2025-04-16T12:07:00Z" w16du:dateUtc="2025-04-16T10:07:00Z">
        <w:r>
          <w:t>Uhraď přestupek (UC.BAR.</w:t>
        </w:r>
        <w:r w:rsidR="001D1122">
          <w:t>0.20.HR</w:t>
        </w:r>
      </w:ins>
      <w:ins w:id="7741" w:author="Irová Zuzana" w:date="2025-04-16T12:08:00Z" w16du:dateUtc="2025-04-16T10:08:00Z">
        <w:r w:rsidR="001D1122">
          <w:t>)</w:t>
        </w:r>
      </w:ins>
    </w:p>
    <w:p w14:paraId="6C5EE7B7" w14:textId="5E47AB34" w:rsidR="0096513F" w:rsidRPr="0096513F" w:rsidRDefault="0096513F">
      <w:pPr>
        <w:pStyle w:val="ListFS2"/>
        <w:rPr>
          <w:ins w:id="7742" w:author="Irová Zuzana" w:date="2025-04-17T14:51:00Z" w16du:dateUtc="2025-04-17T12:51:00Z"/>
        </w:rPr>
        <w:pPrChange w:id="7743" w:author="Irová Zuzana" w:date="2025-06-06T15:16:00Z" w16du:dateUtc="2025-06-06T13:16:00Z">
          <w:pPr>
            <w:pStyle w:val="ListFS1"/>
          </w:pPr>
        </w:pPrChange>
      </w:pPr>
      <w:ins w:id="7744" w:author="Irová Zuzana" w:date="2025-04-17T14:51:00Z" w16du:dateUtc="2025-04-17T12:51:00Z">
        <w:r w:rsidRPr="0096513F">
          <w:t xml:space="preserve">na POS, </w:t>
        </w:r>
      </w:ins>
      <w:ins w:id="7745" w:author="Irová Zuzana" w:date="2025-06-23T10:24:00Z" w16du:dateUtc="2025-06-23T08:24:00Z">
        <w:r w:rsidR="009F7B7C">
          <w:t xml:space="preserve">externí POS, </w:t>
        </w:r>
      </w:ins>
      <w:ins w:id="7746" w:author="Irová Zuzana" w:date="2025-04-17T14:51:00Z" w16du:dateUtc="2025-04-17T12:51:00Z">
        <w:r w:rsidRPr="0096513F">
          <w:t xml:space="preserve">Kiosku nebo MEV </w:t>
        </w:r>
      </w:ins>
    </w:p>
    <w:p w14:paraId="0319865D" w14:textId="77777777" w:rsidR="0096513F" w:rsidRDefault="0096513F" w:rsidP="00C40C63">
      <w:pPr>
        <w:pStyle w:val="ListFS1"/>
        <w:rPr>
          <w:ins w:id="7747" w:author="Irová Zuzana" w:date="2025-04-15T15:27:00Z" w16du:dateUtc="2025-04-15T13:27:00Z"/>
        </w:rPr>
      </w:pPr>
    </w:p>
    <w:p w14:paraId="7EDD450A" w14:textId="5F394537" w:rsidR="002923CE" w:rsidRPr="002923CE" w:rsidRDefault="002923CE" w:rsidP="00C40C63">
      <w:pPr>
        <w:pStyle w:val="ListFS1"/>
        <w:rPr>
          <w:ins w:id="7748" w:author="Irová Zuzana" w:date="2025-04-15T15:27:00Z" w16du:dateUtc="2025-04-15T13:27:00Z"/>
          <w:highlight w:val="yellow"/>
          <w:rPrChange w:id="7749" w:author="Irová Zuzana" w:date="2025-04-15T15:27:00Z" w16du:dateUtc="2025-04-15T13:27:00Z">
            <w:rPr>
              <w:ins w:id="7750" w:author="Irová Zuzana" w:date="2025-04-15T15:27:00Z" w16du:dateUtc="2025-04-15T13:27:00Z"/>
            </w:rPr>
          </w:rPrChange>
        </w:rPr>
      </w:pPr>
      <w:ins w:id="7751" w:author="Irová Zuzana" w:date="2025-04-15T15:27:00Z" w16du:dateUtc="2025-04-15T13:27:00Z">
        <w:r w:rsidRPr="002923CE">
          <w:rPr>
            <w:highlight w:val="yellow"/>
            <w:rPrChange w:id="7752" w:author="Irová Zuzana" w:date="2025-04-15T15:27:00Z" w16du:dateUtc="2025-04-15T13:27:00Z">
              <w:rPr/>
            </w:rPrChange>
          </w:rPr>
          <w:t>VCM prodej OBU</w:t>
        </w:r>
      </w:ins>
    </w:p>
    <w:p w14:paraId="3AD14D40" w14:textId="6E218E54" w:rsidR="002923CE" w:rsidRPr="002923CE" w:rsidRDefault="002923CE" w:rsidP="00C40C63">
      <w:pPr>
        <w:pStyle w:val="ListFS1"/>
        <w:rPr>
          <w:ins w:id="7753" w:author="Irová Zuzana" w:date="2025-04-15T15:27:00Z" w16du:dateUtc="2025-04-15T13:27:00Z"/>
          <w:highlight w:val="yellow"/>
          <w:rPrChange w:id="7754" w:author="Irová Zuzana" w:date="2025-04-15T15:27:00Z" w16du:dateUtc="2025-04-15T13:27:00Z">
            <w:rPr>
              <w:ins w:id="7755" w:author="Irová Zuzana" w:date="2025-04-15T15:27:00Z" w16du:dateUtc="2025-04-15T13:27:00Z"/>
            </w:rPr>
          </w:rPrChange>
        </w:rPr>
      </w:pPr>
      <w:ins w:id="7756" w:author="Irová Zuzana" w:date="2025-04-15T15:27:00Z" w16du:dateUtc="2025-04-15T13:27:00Z">
        <w:r w:rsidRPr="002923CE">
          <w:rPr>
            <w:highlight w:val="yellow"/>
            <w:rPrChange w:id="7757" w:author="Irová Zuzana" w:date="2025-04-15T15:27:00Z" w16du:dateUtc="2025-04-15T13:27:00Z">
              <w:rPr/>
            </w:rPrChange>
          </w:rPr>
          <w:t>VCM prodej produktu</w:t>
        </w:r>
      </w:ins>
    </w:p>
    <w:p w14:paraId="31CAA283" w14:textId="24AAD0B7" w:rsidR="002923CE" w:rsidRPr="002923CE" w:rsidRDefault="002923CE" w:rsidP="00C40C63">
      <w:pPr>
        <w:pStyle w:val="ListFS1"/>
        <w:rPr>
          <w:ins w:id="7758" w:author="Irová Zuzana" w:date="2025-04-15T15:27:00Z" w16du:dateUtc="2025-04-15T13:27:00Z"/>
          <w:highlight w:val="yellow"/>
          <w:rPrChange w:id="7759" w:author="Irová Zuzana" w:date="2025-04-15T15:27:00Z" w16du:dateUtc="2025-04-15T13:27:00Z">
            <w:rPr>
              <w:ins w:id="7760" w:author="Irová Zuzana" w:date="2025-04-15T15:27:00Z" w16du:dateUtc="2025-04-15T13:27:00Z"/>
            </w:rPr>
          </w:rPrChange>
        </w:rPr>
      </w:pPr>
      <w:ins w:id="7761" w:author="Irová Zuzana" w:date="2025-04-15T15:27:00Z" w16du:dateUtc="2025-04-15T13:27:00Z">
        <w:r w:rsidRPr="002923CE">
          <w:rPr>
            <w:highlight w:val="yellow"/>
            <w:rPrChange w:id="7762" w:author="Irová Zuzana" w:date="2025-04-15T15:27:00Z" w16du:dateUtc="2025-04-15T13:27:00Z">
              <w:rPr/>
            </w:rPrChange>
          </w:rPr>
          <w:t>VCM poslani OBU</w:t>
        </w:r>
      </w:ins>
    </w:p>
    <w:p w14:paraId="21A4666F" w14:textId="77777777" w:rsidR="002923CE" w:rsidRPr="00A8018C" w:rsidRDefault="002923CE">
      <w:pPr>
        <w:pStyle w:val="ListFS1"/>
        <w:rPr>
          <w:ins w:id="7763" w:author="Irová Zuzana" w:date="2025-04-15T12:53:00Z"/>
        </w:rPr>
        <w:pPrChange w:id="7764" w:author="Irová Zuzana" w:date="2025-06-06T15:37:00Z" w16du:dateUtc="2025-06-06T13:37:00Z">
          <w:pPr>
            <w:pStyle w:val="NormalIndent"/>
          </w:pPr>
        </w:pPrChange>
      </w:pPr>
    </w:p>
    <w:p w14:paraId="1C589EF8" w14:textId="77777777" w:rsidR="00A8018C" w:rsidRPr="00A8018C" w:rsidRDefault="00A8018C">
      <w:pPr>
        <w:pStyle w:val="Heading4"/>
        <w:numPr>
          <w:ilvl w:val="3"/>
          <w:numId w:val="142"/>
        </w:numPr>
        <w:rPr>
          <w:ins w:id="7765" w:author="Irová Zuzana" w:date="2025-04-15T12:53:00Z"/>
        </w:rPr>
        <w:pPrChange w:id="7766" w:author="Irová Zuzana" w:date="2025-06-06T15:16:00Z" w16du:dateUtc="2025-06-06T13:16:00Z">
          <w:pPr>
            <w:pStyle w:val="NormalIndent"/>
            <w:numPr>
              <w:ilvl w:val="3"/>
              <w:numId w:val="142"/>
            </w:numPr>
            <w:ind w:left="864" w:hanging="864"/>
          </w:pPr>
        </w:pPrChange>
      </w:pPr>
      <w:ins w:id="7767" w:author="Irová Zuzana" w:date="2025-04-15T12:53:00Z">
        <w:r w:rsidRPr="00A8018C">
          <w:t>Podmínky spuštění</w:t>
        </w:r>
      </w:ins>
    </w:p>
    <w:p w14:paraId="17029670" w14:textId="6D5C0F9B" w:rsidR="008D1821" w:rsidRDefault="00A8018C">
      <w:pPr>
        <w:pStyle w:val="NormalIndent"/>
        <w:rPr>
          <w:ins w:id="7768" w:author="Irová Zuzana" w:date="2025-04-16T12:11:00Z" w16du:dateUtc="2025-04-16T10:11:00Z"/>
        </w:rPr>
      </w:pPr>
      <w:ins w:id="7769" w:author="Irová Zuzana" w:date="2025-04-15T12:53:00Z">
        <w:r w:rsidRPr="00A8018C">
          <w:t xml:space="preserve">Kanál prodeje je </w:t>
        </w:r>
      </w:ins>
      <w:ins w:id="7770" w:author="Irová Zuzana" w:date="2025-05-05T10:47:00Z" w16du:dateUtc="2025-05-05T08:47:00Z">
        <w:r w:rsidR="0072087B">
          <w:t xml:space="preserve">vlastní </w:t>
        </w:r>
      </w:ins>
      <w:ins w:id="7771" w:author="Irová Zuzana" w:date="2025-06-23T10:24:00Z" w16du:dateUtc="2025-06-23T08:24:00Z">
        <w:r w:rsidR="009F7B7C">
          <w:t xml:space="preserve">nebo externí </w:t>
        </w:r>
      </w:ins>
      <w:ins w:id="7772" w:author="Irová Zuzana" w:date="2025-04-15T12:53:00Z">
        <w:r w:rsidRPr="00A8018C">
          <w:t>POS</w:t>
        </w:r>
      </w:ins>
      <w:ins w:id="7773" w:author="Irová Zuzana" w:date="2025-04-15T15:27:00Z" w16du:dateUtc="2025-04-15T13:27:00Z">
        <w:r w:rsidR="00D759D5">
          <w:t xml:space="preserve"> (je známa POS a </w:t>
        </w:r>
      </w:ins>
      <w:ins w:id="7774" w:author="Irová Zuzana" w:date="2025-04-15T15:28:00Z" w16du:dateUtc="2025-04-15T13:28:00Z">
        <w:r w:rsidR="00D759D5">
          <w:t>Bill issuer)</w:t>
        </w:r>
      </w:ins>
      <w:ins w:id="7775" w:author="Irová Zuzana" w:date="2025-04-16T12:11:00Z" w16du:dateUtc="2025-04-16T10:11:00Z">
        <w:r w:rsidR="008D1821">
          <w:t>.</w:t>
        </w:r>
      </w:ins>
    </w:p>
    <w:p w14:paraId="0ED73E41" w14:textId="30870E43" w:rsidR="00A8018C" w:rsidRDefault="008D1821">
      <w:pPr>
        <w:pStyle w:val="NormalIndent"/>
        <w:rPr>
          <w:ins w:id="7776" w:author="Irová Zuzana" w:date="2025-04-17T14:40:00Z" w16du:dateUtc="2025-04-17T12:40:00Z"/>
        </w:rPr>
      </w:pPr>
      <w:ins w:id="7777" w:author="Irová Zuzana" w:date="2025-04-16T12:11:00Z" w16du:dateUtc="2025-04-16T10:11:00Z">
        <w:r>
          <w:t>Je známa částka k úhradě a buď oceněná udál</w:t>
        </w:r>
      </w:ins>
      <w:ins w:id="7778" w:author="Irová Zuzana" w:date="2025-04-16T12:12:00Z" w16du:dateUtc="2025-04-16T10:12:00Z">
        <w:r w:rsidR="008141F0">
          <w:t>os</w:t>
        </w:r>
      </w:ins>
      <w:ins w:id="7779" w:author="Irová Zuzana" w:date="2025-04-16T12:11:00Z" w16du:dateUtc="2025-04-16T10:11:00Z">
        <w:r>
          <w:t xml:space="preserve">t </w:t>
        </w:r>
      </w:ins>
      <w:ins w:id="7780" w:author="Irová Zuzana" w:date="2025-04-17T10:29:00Z" w16du:dateUtc="2025-04-17T08:29:00Z">
        <w:r w:rsidR="001477B2">
          <w:t>a</w:t>
        </w:r>
      </w:ins>
      <w:ins w:id="7781" w:author="Irová Zuzana" w:date="2025-04-16T12:11:00Z" w16du:dateUtc="2025-04-16T10:11:00Z">
        <w:r>
          <w:t xml:space="preserve"> typ operace (</w:t>
        </w:r>
      </w:ins>
      <w:ins w:id="7782" w:author="Irová Zuzana" w:date="2025-04-16T12:12:00Z" w16du:dateUtc="2025-04-16T10:12:00Z">
        <w:r w:rsidR="008141F0">
          <w:t xml:space="preserve">top-up, </w:t>
        </w:r>
      </w:ins>
      <w:ins w:id="7783" w:author="Irová Zuzana" w:date="2025-04-17T10:29:00Z" w16du:dateUtc="2025-04-17T08:29:00Z">
        <w:r w:rsidR="001477B2">
          <w:t xml:space="preserve">placení </w:t>
        </w:r>
      </w:ins>
      <w:ins w:id="7784" w:author="Irová Zuzana" w:date="2025-04-16T12:12:00Z" w16du:dateUtc="2025-04-16T10:12:00Z">
        <w:r w:rsidR="008141F0">
          <w:t>offence, prodej</w:t>
        </w:r>
      </w:ins>
      <w:ins w:id="7785" w:author="Irová Zuzana" w:date="2025-04-17T10:29:00Z" w16du:dateUtc="2025-04-17T08:29:00Z">
        <w:r w:rsidR="00835C8F">
          <w:t xml:space="preserve"> OBU, prodej produktu</w:t>
        </w:r>
        <w:r w:rsidR="001477B2">
          <w:t>, obejdnání OBU, objednání produktu</w:t>
        </w:r>
      </w:ins>
      <w:ins w:id="7786" w:author="Irová Zuzana" w:date="2025-04-16T12:12:00Z" w16du:dateUtc="2025-04-16T10:12:00Z">
        <w:r w:rsidR="008141F0">
          <w:t>...</w:t>
        </w:r>
      </w:ins>
      <w:ins w:id="7787" w:author="Irová Zuzana" w:date="2025-04-15T12:55:00Z" w16du:dateUtc="2025-04-15T10:55:00Z">
        <w:r w:rsidR="00607974">
          <w:t>).</w:t>
        </w:r>
      </w:ins>
    </w:p>
    <w:p w14:paraId="6F570DAA" w14:textId="48CE5CBD" w:rsidR="007B12E3" w:rsidRPr="00A8018C" w:rsidRDefault="00912A5B">
      <w:pPr>
        <w:pStyle w:val="NormalIndent"/>
        <w:rPr>
          <w:ins w:id="7788" w:author="Irová Zuzana" w:date="2025-04-15T12:53:00Z"/>
        </w:rPr>
      </w:pPr>
      <w:ins w:id="7789" w:author="Irová Zuzana" w:date="2025-04-17T14:41:00Z">
        <w:r w:rsidRPr="00912A5B">
          <w:rPr>
            <w:highlight w:val="yellow"/>
            <w:rPrChange w:id="7790" w:author="Irová Zuzana" w:date="2025-04-17T14:41:00Z" w16du:dateUtc="2025-04-17T12:41:00Z">
              <w:rPr/>
            </w:rPrChange>
          </w:rPr>
          <w:t>Account nen</w:t>
        </w:r>
        <w:r w:rsidRPr="00912A5B">
          <w:rPr>
            <w:rFonts w:hint="cs"/>
            <w:highlight w:val="yellow"/>
            <w:rPrChange w:id="7791" w:author="Irová Zuzana" w:date="2025-04-17T14:41:00Z" w16du:dateUtc="2025-04-17T12:41:00Z">
              <w:rPr>
                <w:rFonts w:hint="cs"/>
              </w:rPr>
            </w:rPrChange>
          </w:rPr>
          <w:t>í</w:t>
        </w:r>
        <w:r w:rsidRPr="00912A5B">
          <w:rPr>
            <w:highlight w:val="yellow"/>
            <w:rPrChange w:id="7792" w:author="Irová Zuzana" w:date="2025-04-17T14:41:00Z" w16du:dateUtc="2025-04-17T12:41:00Z">
              <w:rPr/>
            </w:rPrChange>
          </w:rPr>
          <w:t xml:space="preserve"> terminovan</w:t>
        </w:r>
        <w:r w:rsidRPr="00912A5B">
          <w:rPr>
            <w:rFonts w:hint="cs"/>
            <w:highlight w:val="yellow"/>
            <w:rPrChange w:id="7793" w:author="Irová Zuzana" w:date="2025-04-17T14:41:00Z" w16du:dateUtc="2025-04-17T12:41:00Z">
              <w:rPr>
                <w:rFonts w:hint="cs"/>
              </w:rPr>
            </w:rPrChange>
          </w:rPr>
          <w:t>ý</w:t>
        </w:r>
        <w:r w:rsidRPr="00912A5B">
          <w:rPr>
            <w:highlight w:val="yellow"/>
            <w:rPrChange w:id="7794" w:author="Irová Zuzana" w:date="2025-04-17T14:41:00Z" w16du:dateUtc="2025-04-17T12:41:00Z">
              <w:rPr/>
            </w:rPrChange>
          </w:rPr>
          <w:t>.</w:t>
        </w:r>
      </w:ins>
    </w:p>
    <w:p w14:paraId="727C0087" w14:textId="77777777" w:rsidR="00A8018C" w:rsidRPr="00A8018C" w:rsidRDefault="00A8018C">
      <w:pPr>
        <w:pStyle w:val="Heading4"/>
        <w:numPr>
          <w:ilvl w:val="3"/>
          <w:numId w:val="142"/>
        </w:numPr>
        <w:rPr>
          <w:ins w:id="7795" w:author="Irová Zuzana" w:date="2025-04-15T12:53:00Z"/>
        </w:rPr>
        <w:pPrChange w:id="7796" w:author="Irová Zuzana" w:date="2025-06-06T15:16:00Z" w16du:dateUtc="2025-06-06T13:16:00Z">
          <w:pPr>
            <w:pStyle w:val="NormalIndent"/>
            <w:numPr>
              <w:ilvl w:val="3"/>
              <w:numId w:val="142"/>
            </w:numPr>
            <w:ind w:left="864" w:hanging="864"/>
          </w:pPr>
        </w:pPrChange>
      </w:pPr>
      <w:ins w:id="7797" w:author="Irová Zuzana" w:date="2025-04-15T12:53:00Z">
        <w:r w:rsidRPr="00A8018C">
          <w:t>Normální postup</w:t>
        </w:r>
      </w:ins>
    </w:p>
    <w:p w14:paraId="517D49F8" w14:textId="2DE6C16E" w:rsidR="00A8018C" w:rsidRPr="00A8018C" w:rsidRDefault="00A8018C">
      <w:pPr>
        <w:pStyle w:val="NormalIndent"/>
        <w:rPr>
          <w:ins w:id="7798" w:author="Irová Zuzana" w:date="2025-04-15T12:53:00Z"/>
        </w:rPr>
      </w:pPr>
      <w:ins w:id="7799" w:author="Irová Zuzana" w:date="2025-04-15T12:53:00Z">
        <w:r w:rsidRPr="00A8018C">
          <w:t xml:space="preserve">Systém zobrazí částku </w:t>
        </w:r>
      </w:ins>
      <w:ins w:id="7800" w:author="Irová Zuzana" w:date="2025-04-17T10:30:00Z" w16du:dateUtc="2025-04-17T08:30:00Z">
        <w:r w:rsidR="001477B2">
          <w:t>na zaplacení</w:t>
        </w:r>
      </w:ins>
      <w:ins w:id="7801" w:author="Irová Zuzana" w:date="2025-04-15T12:53:00Z">
        <w:r w:rsidRPr="00A8018C">
          <w:t xml:space="preserve"> s přesností na dvě desetinná místa.</w:t>
        </w:r>
      </w:ins>
    </w:p>
    <w:p w14:paraId="7C779984" w14:textId="77777777" w:rsidR="00B87122" w:rsidRDefault="00A8018C">
      <w:pPr>
        <w:pStyle w:val="NormalIndent"/>
        <w:rPr>
          <w:ins w:id="7802" w:author="Irová Zuzana" w:date="2025-04-15T15:28:00Z" w16du:dateUtc="2025-04-15T13:28:00Z"/>
        </w:rPr>
      </w:pPr>
      <w:ins w:id="7803" w:author="Irová Zuzana" w:date="2025-04-15T12:53:00Z">
        <w:r w:rsidRPr="00A8018C">
          <w:t>Aktér vybere platební metodu</w:t>
        </w:r>
      </w:ins>
      <w:ins w:id="7804" w:author="Irová Zuzana" w:date="2025-04-15T15:28:00Z" w16du:dateUtc="2025-04-15T13:28:00Z">
        <w:r w:rsidR="00B87122">
          <w:t>:</w:t>
        </w:r>
      </w:ins>
    </w:p>
    <w:p w14:paraId="0BE6BF5C" w14:textId="4EBA9C7D" w:rsidR="00B87122" w:rsidRDefault="00B87122">
      <w:pPr>
        <w:pStyle w:val="ListFS1"/>
        <w:rPr>
          <w:ins w:id="7805" w:author="Irová Zuzana" w:date="2025-04-15T15:28:00Z" w16du:dateUtc="2025-04-15T13:28:00Z"/>
        </w:rPr>
        <w:pPrChange w:id="7806" w:author="Irová Zuzana" w:date="2025-06-06T15:37:00Z" w16du:dateUtc="2025-06-06T13:37:00Z">
          <w:pPr>
            <w:pStyle w:val="NormalIndent"/>
          </w:pPr>
        </w:pPrChange>
      </w:pPr>
      <w:ins w:id="7807" w:author="Irová Zuzana" w:date="2025-04-15T15:28:00Z" w16du:dateUtc="2025-04-15T13:28:00Z">
        <w:r>
          <w:t>N</w:t>
        </w:r>
      </w:ins>
      <w:ins w:id="7808" w:author="Irová Zuzana" w:date="2025-04-15T12:53:00Z">
        <w:r w:rsidR="00A8018C" w:rsidRPr="00A8018C">
          <w:t xml:space="preserve">a </w:t>
        </w:r>
      </w:ins>
      <w:ins w:id="7809" w:author="Irová Zuzana" w:date="2025-06-23T10:26:00Z" w16du:dateUtc="2025-06-23T08:26:00Z">
        <w:r w:rsidR="008921A8">
          <w:t xml:space="preserve">vlastní a externí </w:t>
        </w:r>
      </w:ins>
      <w:ins w:id="7810" w:author="Irová Zuzana" w:date="2025-04-15T12:53:00Z">
        <w:r w:rsidR="00A8018C" w:rsidRPr="00A8018C">
          <w:t>POS jsou dostupné</w:t>
        </w:r>
      </w:ins>
      <w:ins w:id="7811" w:author="Irová Zuzana" w:date="2025-04-15T15:28:00Z" w16du:dateUtc="2025-04-15T13:28:00Z">
        <w:r>
          <w:t>:</w:t>
        </w:r>
      </w:ins>
    </w:p>
    <w:p w14:paraId="15DE8EDB" w14:textId="4E88825F" w:rsidR="00B87122" w:rsidRDefault="00A8018C">
      <w:pPr>
        <w:pStyle w:val="ListFS2"/>
        <w:rPr>
          <w:ins w:id="7812" w:author="Irová Zuzana" w:date="2025-04-15T15:28:00Z" w16du:dateUtc="2025-04-15T13:28:00Z"/>
        </w:rPr>
        <w:pPrChange w:id="7813" w:author="Irová Zuzana" w:date="2025-06-06T15:16:00Z" w16du:dateUtc="2025-06-06T13:16:00Z">
          <w:pPr>
            <w:pStyle w:val="NormalIndent"/>
          </w:pPr>
        </w:pPrChange>
      </w:pPr>
      <w:ins w:id="7814" w:author="Irová Zuzana" w:date="2025-04-15T12:53:00Z">
        <w:r w:rsidRPr="00A8018C">
          <w:t xml:space="preserve">platba bankovní a palivovou kartou přes EFT </w:t>
        </w:r>
      </w:ins>
      <w:ins w:id="7815" w:author="Irová Zuzana" w:date="2025-04-17T10:30:00Z" w16du:dateUtc="2025-04-17T08:30:00Z">
        <w:r w:rsidR="001477B2">
          <w:t>(</w:t>
        </w:r>
      </w:ins>
      <w:ins w:id="7816" w:author="Irová Zuzana" w:date="2025-06-23T10:25:00Z" w16du:dateUtc="2025-06-23T08:25:00Z">
        <w:r w:rsidR="00536BFA" w:rsidRPr="008A1D8D">
          <w:t>NexGo (INT.BAR.28.HR)</w:t>
        </w:r>
      </w:ins>
      <w:ins w:id="7817" w:author="Irová Zuzana" w:date="2025-04-17T10:30:00Z" w16du:dateUtc="2025-04-17T08:30:00Z">
        <w:r w:rsidR="001477B2">
          <w:t>)</w:t>
        </w:r>
      </w:ins>
    </w:p>
    <w:p w14:paraId="7AF0C3C7" w14:textId="724C7165" w:rsidR="00B87122" w:rsidRDefault="00A8018C">
      <w:pPr>
        <w:pStyle w:val="ListFS2"/>
        <w:rPr>
          <w:ins w:id="7818" w:author="Irová Zuzana" w:date="2025-04-15T15:28:00Z" w16du:dateUtc="2025-04-15T13:28:00Z"/>
        </w:rPr>
        <w:pPrChange w:id="7819" w:author="Irová Zuzana" w:date="2025-06-06T15:16:00Z" w16du:dateUtc="2025-06-06T13:16:00Z">
          <w:pPr>
            <w:pStyle w:val="NormalIndent"/>
          </w:pPr>
        </w:pPrChange>
      </w:pPr>
      <w:ins w:id="7820" w:author="Irová Zuzana" w:date="2025-04-15T12:53:00Z">
        <w:r w:rsidRPr="00A8018C">
          <w:t>hotovost</w:t>
        </w:r>
      </w:ins>
    </w:p>
    <w:p w14:paraId="59DA6CF4" w14:textId="25540AAA" w:rsidR="00A8018C" w:rsidRDefault="00B87122">
      <w:pPr>
        <w:pStyle w:val="ListFS2"/>
        <w:rPr>
          <w:ins w:id="7821" w:author="Irová Zuzana" w:date="2025-04-15T15:29:00Z" w16du:dateUtc="2025-04-15T13:29:00Z"/>
        </w:rPr>
      </w:pPr>
      <w:ins w:id="7822" w:author="Irová Zuzana" w:date="2025-04-15T15:28:00Z" w16du:dateUtc="2025-04-15T13:28:00Z">
        <w:r>
          <w:t>bankovním převodem (vystaví se jen Offer s</w:t>
        </w:r>
      </w:ins>
      <w:ins w:id="7823" w:author="Irová Zuzana" w:date="2025-04-15T15:29:00Z" w16du:dateUtc="2025-04-15T13:29:00Z">
        <w:r>
          <w:t> </w:t>
        </w:r>
      </w:ins>
      <w:ins w:id="7824" w:author="Irová Zuzana" w:date="2025-04-15T15:28:00Z" w16du:dateUtc="2025-04-15T13:28:00Z">
        <w:r>
          <w:t>platebním</w:t>
        </w:r>
      </w:ins>
      <w:ins w:id="7825" w:author="Irová Zuzana" w:date="2025-04-15T15:29:00Z" w16du:dateUtc="2025-04-15T13:29:00Z">
        <w:r>
          <w:t>i údaji</w:t>
        </w:r>
      </w:ins>
      <w:ins w:id="7826" w:author="Irová Zuzana" w:date="2025-04-15T15:28:00Z" w16du:dateUtc="2025-04-15T13:28:00Z">
        <w:r>
          <w:t>)</w:t>
        </w:r>
      </w:ins>
      <w:ins w:id="7827" w:author="Irová Zuzana" w:date="2025-04-15T12:53:00Z">
        <w:r w:rsidR="00A8018C" w:rsidRPr="00A8018C">
          <w:t xml:space="preserve">. </w:t>
        </w:r>
      </w:ins>
    </w:p>
    <w:p w14:paraId="3CB3800E" w14:textId="1BD9828D" w:rsidR="006C5884" w:rsidRDefault="006C5884" w:rsidP="00C40C63">
      <w:pPr>
        <w:pStyle w:val="ListFS1"/>
        <w:rPr>
          <w:ins w:id="7828" w:author="Irová Zuzana" w:date="2025-04-15T15:30:00Z" w16du:dateUtc="2025-04-15T13:30:00Z"/>
        </w:rPr>
      </w:pPr>
      <w:ins w:id="7829" w:author="Irová Zuzana" w:date="2025-04-15T15:30:00Z" w16du:dateUtc="2025-04-15T13:30:00Z">
        <w:r>
          <w:t>N</w:t>
        </w:r>
        <w:r w:rsidRPr="00A8018C">
          <w:t xml:space="preserve">a </w:t>
        </w:r>
        <w:r>
          <w:t>KIOS</w:t>
        </w:r>
      </w:ins>
      <w:ins w:id="7830" w:author="Irová Zuzana" w:date="2025-05-05T10:48:00Z" w16du:dateUtc="2025-05-05T08:48:00Z">
        <w:r w:rsidR="00F923E5">
          <w:t>KU</w:t>
        </w:r>
      </w:ins>
      <w:ins w:id="7831" w:author="Irová Zuzana" w:date="2025-04-15T15:30:00Z" w16du:dateUtc="2025-04-15T13:30:00Z">
        <w:r w:rsidRPr="00A8018C">
          <w:t xml:space="preserve"> jsou dostupné</w:t>
        </w:r>
        <w:r>
          <w:t>:</w:t>
        </w:r>
      </w:ins>
    </w:p>
    <w:p w14:paraId="4D446F41" w14:textId="61DA8F2A" w:rsidR="006C5884" w:rsidRDefault="006C5884">
      <w:pPr>
        <w:pStyle w:val="ListFS2"/>
        <w:rPr>
          <w:ins w:id="7832" w:author="Irová Zuzana" w:date="2025-04-15T15:30:00Z" w16du:dateUtc="2025-04-15T13:30:00Z"/>
        </w:rPr>
      </w:pPr>
      <w:ins w:id="7833" w:author="Irová Zuzana" w:date="2025-04-15T15:30:00Z" w16du:dateUtc="2025-04-15T13:30:00Z">
        <w:r w:rsidRPr="00A8018C">
          <w:lastRenderedPageBreak/>
          <w:t xml:space="preserve">platba bankovní a palivovou kartou přes EFT </w:t>
        </w:r>
      </w:ins>
      <w:ins w:id="7834" w:author="Irová Zuzana" w:date="2025-04-17T10:31:00Z" w16du:dateUtc="2025-04-17T08:31:00Z">
        <w:r w:rsidR="008A1D8D">
          <w:t>(</w:t>
        </w:r>
        <w:r w:rsidR="008A1D8D" w:rsidRPr="00AE08E2">
          <w:t>Ingenico (rozhraní INT.BAR.2</w:t>
        </w:r>
      </w:ins>
      <w:ins w:id="7835" w:author="Irová Zuzana" w:date="2025-05-27T12:25:00Z" w16du:dateUtc="2025-05-27T10:25:00Z">
        <w:r w:rsidR="00A14BF6">
          <w:t>9</w:t>
        </w:r>
      </w:ins>
      <w:ins w:id="7836" w:author="Irová Zuzana" w:date="2025-04-17T10:31:00Z" w16du:dateUtc="2025-04-17T08:31:00Z">
        <w:r w:rsidR="008A1D8D" w:rsidRPr="00AE08E2">
          <w:t>.HR)</w:t>
        </w:r>
        <w:r w:rsidR="008A1D8D">
          <w:t>)</w:t>
        </w:r>
      </w:ins>
    </w:p>
    <w:p w14:paraId="470E6A71" w14:textId="740913AD" w:rsidR="0031165B" w:rsidRDefault="0031165B" w:rsidP="00C40C63">
      <w:pPr>
        <w:pStyle w:val="ListFS1"/>
        <w:rPr>
          <w:ins w:id="7837" w:author="Irová Zuzana" w:date="2025-04-15T15:29:00Z" w16du:dateUtc="2025-04-15T13:29:00Z"/>
        </w:rPr>
      </w:pPr>
      <w:ins w:id="7838" w:author="Irová Zuzana" w:date="2025-04-15T15:29:00Z" w16du:dateUtc="2025-04-15T13:29:00Z">
        <w:r>
          <w:t>N</w:t>
        </w:r>
        <w:r w:rsidRPr="00A8018C">
          <w:t xml:space="preserve">a </w:t>
        </w:r>
        <w:r>
          <w:t>MEV</w:t>
        </w:r>
        <w:r w:rsidRPr="00A8018C">
          <w:t xml:space="preserve"> jsou dostupné</w:t>
        </w:r>
        <w:r>
          <w:t>:</w:t>
        </w:r>
      </w:ins>
    </w:p>
    <w:p w14:paraId="679BA992" w14:textId="77777777" w:rsidR="00C440A3" w:rsidRDefault="00C440A3" w:rsidP="00C440A3">
      <w:pPr>
        <w:pStyle w:val="ListFS2"/>
        <w:rPr>
          <w:ins w:id="7839" w:author="Irová Zuzana" w:date="2025-06-23T10:27:00Z" w16du:dateUtc="2025-06-23T08:27:00Z"/>
        </w:rPr>
      </w:pPr>
      <w:ins w:id="7840" w:author="Irová Zuzana" w:date="2025-06-23T10:27:00Z" w16du:dateUtc="2025-06-23T08:27:00Z">
        <w:r w:rsidRPr="00A8018C">
          <w:t xml:space="preserve">platba bankovní a palivovou kartou přes EFT </w:t>
        </w:r>
        <w:r>
          <w:t>(</w:t>
        </w:r>
        <w:r w:rsidRPr="008A1D8D">
          <w:t>NexGo (INT.BAR.28.HR)</w:t>
        </w:r>
        <w:r>
          <w:t>)</w:t>
        </w:r>
      </w:ins>
    </w:p>
    <w:p w14:paraId="0641F6B9" w14:textId="77777777" w:rsidR="004C293B" w:rsidRDefault="004C293B">
      <w:pPr>
        <w:pStyle w:val="ListFS2"/>
        <w:rPr>
          <w:ins w:id="7841" w:author="Irová Zuzana" w:date="2025-04-17T14:55:00Z" w16du:dateUtc="2025-04-17T12:55:00Z"/>
        </w:rPr>
      </w:pPr>
      <w:ins w:id="7842" w:author="Irová Zuzana" w:date="2025-04-17T14:55:00Z" w16du:dateUtc="2025-04-17T12:55:00Z">
        <w:r w:rsidRPr="00A8018C">
          <w:t>hotovost</w:t>
        </w:r>
      </w:ins>
    </w:p>
    <w:p w14:paraId="0F164593" w14:textId="5ED5C807" w:rsidR="0031165B" w:rsidRDefault="004C293B">
      <w:pPr>
        <w:pStyle w:val="ListFS2"/>
        <w:rPr>
          <w:ins w:id="7843" w:author="Irová Zuzana" w:date="2025-04-15T15:29:00Z" w16du:dateUtc="2025-04-15T13:29:00Z"/>
        </w:rPr>
      </w:pPr>
      <w:ins w:id="7844" w:author="Irová Zuzana" w:date="2025-04-17T14:55:00Z" w16du:dateUtc="2025-04-17T12:55:00Z">
        <w:r>
          <w:t xml:space="preserve">Poznámka: </w:t>
        </w:r>
      </w:ins>
      <w:ins w:id="7845" w:author="Irová Zuzana" w:date="2025-04-15T15:29:00Z" w16du:dateUtc="2025-04-15T13:29:00Z">
        <w:r w:rsidR="0031165B" w:rsidRPr="00A8018C">
          <w:t xml:space="preserve">platba bankovní a palivovou kartou přes EFT </w:t>
        </w:r>
      </w:ins>
      <w:ins w:id="7846" w:author="Irová Zuzana" w:date="2025-04-17T10:31:00Z" w16du:dateUtc="2025-04-17T08:31:00Z">
        <w:r w:rsidR="008A1D8D">
          <w:t>(</w:t>
        </w:r>
      </w:ins>
      <w:ins w:id="7847" w:author="Irová Zuzana" w:date="2025-04-17T10:31:00Z">
        <w:r w:rsidR="008A1D8D" w:rsidRPr="008A1D8D">
          <w:t>NexGo (INT.BAR.28.HR)</w:t>
        </w:r>
      </w:ins>
      <w:ins w:id="7848" w:author="Irová Zuzana" w:date="2025-04-17T10:31:00Z" w16du:dateUtc="2025-04-17T08:31:00Z">
        <w:r w:rsidR="008A1D8D">
          <w:t>)</w:t>
        </w:r>
      </w:ins>
      <w:ins w:id="7849" w:author="Irová Zuzana" w:date="2025-04-17T14:55:00Z" w16du:dateUtc="2025-04-17T12:55:00Z">
        <w:r>
          <w:t xml:space="preserve"> je řešen</w:t>
        </w:r>
      </w:ins>
      <w:ins w:id="7850" w:author="Irová Zuzana" w:date="2025-04-17T14:56:00Z" w16du:dateUtc="2025-04-17T12:56:00Z">
        <w:r>
          <w:t xml:space="preserve">a </w:t>
        </w:r>
        <w:r w:rsidR="007B2B15">
          <w:t xml:space="preserve">v rámci systémové funkce </w:t>
        </w:r>
      </w:ins>
      <w:ins w:id="7851" w:author="Irová Zuzana" w:date="2025-04-17T14:56:00Z">
        <w:r w:rsidR="00A82B5F" w:rsidRPr="00A82B5F">
          <w:t>Zaplať událost platbou z externího systému (SYS.BAR.2.16.HR)</w:t>
        </w:r>
      </w:ins>
    </w:p>
    <w:p w14:paraId="4E2D6B89" w14:textId="77777777" w:rsidR="00B87122" w:rsidRPr="00A8018C" w:rsidRDefault="00B87122" w:rsidP="00143D37">
      <w:pPr>
        <w:pStyle w:val="ListFS2"/>
        <w:numPr>
          <w:ilvl w:val="0"/>
          <w:numId w:val="0"/>
        </w:numPr>
        <w:ind w:left="2778"/>
        <w:rPr>
          <w:ins w:id="7852" w:author="Irová Zuzana" w:date="2025-04-15T12:53:00Z"/>
        </w:rPr>
        <w:pPrChange w:id="7853" w:author="Irová Zuzana" w:date="2025-06-23T10:28:00Z" w16du:dateUtc="2025-06-23T08:28:00Z">
          <w:pPr>
            <w:pStyle w:val="NormalIndent"/>
          </w:pPr>
        </w:pPrChange>
      </w:pPr>
    </w:p>
    <w:p w14:paraId="2B92A79B" w14:textId="358E7E8E" w:rsidR="00A8018C" w:rsidRPr="00A8018C" w:rsidRDefault="00A8018C">
      <w:pPr>
        <w:pStyle w:val="NormalIndent"/>
        <w:rPr>
          <w:ins w:id="7854" w:author="Irová Zuzana" w:date="2025-04-15T12:53:00Z"/>
        </w:rPr>
      </w:pPr>
      <w:ins w:id="7855" w:author="Irová Zuzana" w:date="2025-04-15T12:53:00Z">
        <w:r w:rsidRPr="00A8018C">
          <w:t xml:space="preserve">Poznámka: Pokud zákazník </w:t>
        </w:r>
      </w:ins>
      <w:ins w:id="7856" w:author="Irová Zuzana" w:date="2025-04-17T10:32:00Z" w16du:dateUtc="2025-04-17T08:32:00Z">
        <w:r w:rsidR="00DC403F">
          <w:t>chce platit bankovním převodem</w:t>
        </w:r>
        <w:r w:rsidR="00E5785D">
          <w:t>, tj. vytisknout jen nabídku s platebními údaji</w:t>
        </w:r>
      </w:ins>
      <w:ins w:id="7857" w:author="Irová Zuzana" w:date="2025-04-15T12:53:00Z">
        <w:r w:rsidRPr="00A8018C">
          <w:t xml:space="preserve">, pokračuje se </w:t>
        </w:r>
      </w:ins>
      <w:ins w:id="7858" w:author="Irová Zuzana" w:date="2025-05-05T10:49:00Z" w16du:dateUtc="2025-05-05T08:49:00Z">
        <w:r w:rsidR="00DF2AE0">
          <w:t>alternativou</w:t>
        </w:r>
      </w:ins>
      <w:ins w:id="7859" w:author="Irová Zuzana" w:date="2025-04-15T12:53:00Z">
        <w:r w:rsidRPr="00A8018C">
          <w:t xml:space="preserve"> (</w:t>
        </w:r>
      </w:ins>
      <w:ins w:id="7860" w:author="Irová Zuzana" w:date="2025-05-05T10:49:00Z" w16du:dateUtc="2025-05-05T08:49:00Z">
        <w:r w:rsidR="00DF2AE0">
          <w:t>A1</w:t>
        </w:r>
      </w:ins>
      <w:ins w:id="7861" w:author="Irová Zuzana" w:date="2025-04-15T12:53:00Z">
        <w:r w:rsidRPr="00A8018C">
          <w:t xml:space="preserve">) </w:t>
        </w:r>
      </w:ins>
      <w:ins w:id="7862" w:author="Irová Zuzana" w:date="2025-06-23T10:41:00Z" w16du:dateUtc="2025-06-23T08:41:00Z">
        <w:r w:rsidR="00540AF1" w:rsidRPr="00A8018C">
          <w:t xml:space="preserve">Bez platby </w:t>
        </w:r>
        <w:r w:rsidR="00540AF1">
          <w:t xml:space="preserve">– Proforma </w:t>
        </w:r>
        <w:r w:rsidR="00540AF1" w:rsidRPr="00A8018C">
          <w:t>(na POS)</w:t>
        </w:r>
      </w:ins>
      <w:ins w:id="7863" w:author="Irová Zuzana" w:date="2025-04-15T12:53:00Z">
        <w:r w:rsidRPr="00A8018C">
          <w:t>.</w:t>
        </w:r>
      </w:ins>
    </w:p>
    <w:p w14:paraId="3434AC6B" w14:textId="77777777" w:rsidR="00A8018C" w:rsidRPr="00A8018C" w:rsidRDefault="00A8018C">
      <w:pPr>
        <w:pStyle w:val="NormalIndent"/>
        <w:rPr>
          <w:ins w:id="7864" w:author="Irová Zuzana" w:date="2025-04-15T12:53:00Z"/>
        </w:rPr>
      </w:pPr>
    </w:p>
    <w:p w14:paraId="63C746CE" w14:textId="6961C70D" w:rsidR="00A8018C" w:rsidRPr="00A8018C" w:rsidRDefault="00A8018C" w:rsidP="00BC4E71">
      <w:pPr>
        <w:pStyle w:val="Flowheading"/>
        <w:rPr>
          <w:ins w:id="7865" w:author="Irová Zuzana" w:date="2025-04-15T12:53:00Z"/>
        </w:rPr>
        <w:pPrChange w:id="7866" w:author="Irová Zuzana" w:date="2025-06-23T10:28:00Z" w16du:dateUtc="2025-06-23T08:28:00Z">
          <w:pPr>
            <w:pStyle w:val="NormalIndent"/>
          </w:pPr>
        </w:pPrChange>
      </w:pPr>
      <w:ins w:id="7867" w:author="Irová Zuzana" w:date="2025-04-15T12:53:00Z">
        <w:r w:rsidRPr="00A8018C">
          <w:t>(N1) Bank card nebo Fleet card payment přes terminál na POS</w:t>
        </w:r>
      </w:ins>
      <w:ins w:id="7868" w:author="Irová Zuzana" w:date="2025-06-23T10:31:00Z" w16du:dateUtc="2025-06-23T08:31:00Z">
        <w:r w:rsidR="00572B1F">
          <w:t xml:space="preserve"> nebo</w:t>
        </w:r>
        <w:r w:rsidR="0076207A">
          <w:t xml:space="preserve"> MEV</w:t>
        </w:r>
      </w:ins>
    </w:p>
    <w:p w14:paraId="4D0033B1" w14:textId="5A48F808" w:rsidR="00AE08E2" w:rsidRPr="00AE08E2" w:rsidRDefault="00AE08E2">
      <w:pPr>
        <w:pStyle w:val="NormalIndent"/>
        <w:rPr>
          <w:ins w:id="7869" w:author="Irová Zuzana" w:date="2025-04-16T11:57:00Z"/>
        </w:rPr>
      </w:pPr>
      <w:ins w:id="7870" w:author="Irová Zuzana" w:date="2025-04-16T11:57:00Z">
        <w:r w:rsidRPr="00AE08E2">
          <w:t>Aktér vloží kartu do EFT terminálu přes Rozhraní EFT Terminal NexGo (INT.BAR.28.HR).</w:t>
        </w:r>
      </w:ins>
    </w:p>
    <w:p w14:paraId="1BCBEF16" w14:textId="77777777" w:rsidR="00AE08E2" w:rsidRPr="00AE08E2" w:rsidRDefault="00AE08E2">
      <w:pPr>
        <w:pStyle w:val="NormalIndent"/>
        <w:rPr>
          <w:ins w:id="7871" w:author="Irová Zuzana" w:date="2025-04-16T11:57:00Z"/>
        </w:rPr>
      </w:pPr>
      <w:ins w:id="7872" w:author="Irová Zuzana" w:date="2025-04-16T11:57:00Z">
        <w:r w:rsidRPr="00AE08E2">
          <w:t>EFT terminal rozpozná platbu bankovní/tankovací kartou.</w:t>
        </w:r>
      </w:ins>
    </w:p>
    <w:p w14:paraId="799FD40A" w14:textId="77777777" w:rsidR="00AE08E2" w:rsidRPr="00AE08E2" w:rsidRDefault="00AE08E2">
      <w:pPr>
        <w:pStyle w:val="NormalIndent"/>
        <w:rPr>
          <w:ins w:id="7873" w:author="Irová Zuzana" w:date="2025-04-16T11:57:00Z"/>
        </w:rPr>
      </w:pPr>
      <w:ins w:id="7874" w:author="Irová Zuzana" w:date="2025-04-16T11:57:00Z">
        <w:r w:rsidRPr="00AE08E2">
          <w:t xml:space="preserve">EFT terminal autorizuje platbu pomocí karetního autorizačního centra. V případě, že EFT terminal zamítne autorizaci, Systém zobrazí informaci, že “Platba nebyla autorizována” a postup pokračuje opětovnou volbou platební metody. </w:t>
        </w:r>
      </w:ins>
    </w:p>
    <w:p w14:paraId="0396748E" w14:textId="786FCCD9" w:rsidR="00AE08E2" w:rsidRPr="00AE08E2" w:rsidRDefault="00AE08E2">
      <w:pPr>
        <w:pStyle w:val="NormalIndent"/>
        <w:rPr>
          <w:ins w:id="7875" w:author="Irová Zuzana" w:date="2025-04-16T11:57:00Z"/>
        </w:rPr>
      </w:pPr>
      <w:ins w:id="7876" w:author="Irová Zuzana" w:date="2025-04-16T11:57:00Z">
        <w:r w:rsidRPr="00AE08E2">
          <w:t xml:space="preserve">Systém získá data o platbě z EFT terminálu z Rozhraní EFT Terminal </w:t>
        </w:r>
      </w:ins>
      <w:ins w:id="7877" w:author="Irová Zuzana" w:date="2025-06-23T10:28:00Z" w16du:dateUtc="2025-06-23T08:28:00Z">
        <w:r w:rsidR="001C29F1">
          <w:t>NexGo</w:t>
        </w:r>
      </w:ins>
      <w:ins w:id="7878" w:author="Irová Zuzana" w:date="2025-04-16T11:57:00Z">
        <w:r w:rsidRPr="00AE08E2">
          <w:t xml:space="preserve"> (rozhraní INT.BAR.2</w:t>
        </w:r>
      </w:ins>
      <w:ins w:id="7879" w:author="Irová Zuzana" w:date="2025-06-23T10:28:00Z" w16du:dateUtc="2025-06-23T08:28:00Z">
        <w:r w:rsidR="001C29F1">
          <w:t>8</w:t>
        </w:r>
      </w:ins>
      <w:ins w:id="7880" w:author="Irová Zuzana" w:date="2025-04-16T11:57:00Z">
        <w:r w:rsidRPr="00AE08E2">
          <w:t xml:space="preserve">.HR). </w:t>
        </w:r>
      </w:ins>
    </w:p>
    <w:p w14:paraId="3E0214DF" w14:textId="77777777" w:rsidR="00AE08E2" w:rsidRPr="00AE08E2" w:rsidRDefault="00AE08E2">
      <w:pPr>
        <w:pStyle w:val="NormalIndent"/>
        <w:rPr>
          <w:ins w:id="7881" w:author="Irová Zuzana" w:date="2025-04-16T11:57:00Z"/>
        </w:rPr>
      </w:pPr>
      <w:ins w:id="7882" w:author="Irová Zuzana" w:date="2025-04-16T11:57:00Z">
        <w:r w:rsidRPr="00AE08E2">
          <w:t>Systém vytvoří Payment Session:</w:t>
        </w:r>
      </w:ins>
    </w:p>
    <w:p w14:paraId="70E78C12" w14:textId="1C0ABADC" w:rsidR="00AE08E2" w:rsidRPr="00AE08E2" w:rsidRDefault="00AE08E2">
      <w:pPr>
        <w:pStyle w:val="ListFS1"/>
        <w:rPr>
          <w:ins w:id="7883" w:author="Irová Zuzana" w:date="2025-04-16T11:57:00Z"/>
        </w:rPr>
        <w:pPrChange w:id="7884" w:author="Irová Zuzana" w:date="2025-06-06T15:37:00Z" w16du:dateUtc="2025-06-06T13:37:00Z">
          <w:pPr>
            <w:pStyle w:val="NormalIndent"/>
          </w:pPr>
        </w:pPrChange>
      </w:pPr>
      <w:ins w:id="7885" w:author="Irová Zuzana" w:date="2025-04-16T11:57:00Z">
        <w:r w:rsidRPr="00AE08E2">
          <w:t xml:space="preserve">Online payment identifier = </w:t>
        </w:r>
      </w:ins>
      <w:ins w:id="7886" w:author="Irová Zuzana" w:date="2025-04-16T12:04:00Z" w16du:dateUtc="2025-04-16T10:04:00Z">
        <w:r w:rsidR="00B7263B">
          <w:t xml:space="preserve">číslo transakce </w:t>
        </w:r>
      </w:ins>
      <w:ins w:id="7887" w:author="Irová Zuzana" w:date="2025-04-16T11:57:00Z">
        <w:r w:rsidRPr="00AE08E2">
          <w:t>z EFT</w:t>
        </w:r>
      </w:ins>
      <w:ins w:id="7888" w:author="Irová Zuzana" w:date="2025-04-16T12:03:00Z" w16du:dateUtc="2025-04-16T10:03:00Z">
        <w:r w:rsidR="005062D7">
          <w:t xml:space="preserve"> </w:t>
        </w:r>
      </w:ins>
    </w:p>
    <w:p w14:paraId="5EAD366D" w14:textId="77777777" w:rsidR="00B7263B" w:rsidRDefault="00AE08E2" w:rsidP="00C40C63">
      <w:pPr>
        <w:pStyle w:val="ListFS1"/>
        <w:rPr>
          <w:ins w:id="7889" w:author="Irová Zuzana" w:date="2025-04-16T12:04:00Z" w16du:dateUtc="2025-04-16T10:04:00Z"/>
        </w:rPr>
      </w:pPr>
      <w:ins w:id="7890" w:author="Irová Zuzana" w:date="2025-04-16T11:57:00Z">
        <w:r w:rsidRPr="00AE08E2">
          <w:t xml:space="preserve">Payment session type = </w:t>
        </w:r>
      </w:ins>
    </w:p>
    <w:p w14:paraId="7E18A192" w14:textId="77777777" w:rsidR="003E4D48" w:rsidRPr="00AE08E2" w:rsidRDefault="003E4D48">
      <w:pPr>
        <w:pStyle w:val="ListFS2"/>
        <w:rPr>
          <w:ins w:id="7891" w:author="Irová Zuzana" w:date="2025-04-16T12:06:00Z" w16du:dateUtc="2025-04-16T10:06:00Z"/>
        </w:rPr>
        <w:pPrChange w:id="7892" w:author="Irová Zuzana" w:date="2025-06-06T15:16:00Z" w16du:dateUtc="2025-06-06T13:16:00Z">
          <w:pPr>
            <w:pStyle w:val="ListFS1"/>
          </w:pPr>
        </w:pPrChange>
      </w:pPr>
      <w:ins w:id="7893" w:author="Irová Zuzana" w:date="2025-04-16T12:06:00Z" w16du:dateUtc="2025-04-16T10:06:00Z">
        <w:r>
          <w:t>Top-up, pokud Product type = Top-up</w:t>
        </w:r>
      </w:ins>
    </w:p>
    <w:p w14:paraId="32CE47A5" w14:textId="05C42C08" w:rsidR="00256FE3" w:rsidRDefault="0005231D">
      <w:pPr>
        <w:pStyle w:val="ListFS2"/>
        <w:rPr>
          <w:ins w:id="7894" w:author="Irová Zuzana" w:date="2025-06-06T22:43:00Z" w16du:dateUtc="2025-06-06T20:43:00Z"/>
        </w:rPr>
      </w:pPr>
      <w:ins w:id="7895" w:author="Irová Zuzana" w:date="2025-04-16T12:06:00Z" w16du:dateUtc="2025-04-16T10:06:00Z">
        <w:r>
          <w:t xml:space="preserve">Offence, pokud </w:t>
        </w:r>
      </w:ins>
      <w:ins w:id="7896" w:author="Irová Zuzana" w:date="2025-04-16T12:08:00Z" w16du:dateUtc="2025-04-16T10:08:00Z">
        <w:r w:rsidR="00BF4785">
          <w:t xml:space="preserve">jde o placení </w:t>
        </w:r>
        <w:r w:rsidR="006926AF">
          <w:t>př</w:t>
        </w:r>
      </w:ins>
      <w:ins w:id="7897" w:author="Irová Zuzana" w:date="2025-04-16T12:09:00Z" w16du:dateUtc="2025-04-16T10:09:00Z">
        <w:r w:rsidR="006926AF">
          <w:t>estupků (</w:t>
        </w:r>
        <w:r w:rsidR="006F4592">
          <w:t xml:space="preserve">placení </w:t>
        </w:r>
      </w:ins>
      <w:ins w:id="7898" w:author="Irová Zuzana" w:date="2025-04-16T12:08:00Z" w16du:dateUtc="2025-04-16T10:08:00Z">
        <w:r w:rsidR="00BF4785">
          <w:t xml:space="preserve">UTT </w:t>
        </w:r>
      </w:ins>
      <w:ins w:id="7899" w:author="Irová Zuzana" w:date="2025-06-06T22:42:00Z" w16du:dateUtc="2025-06-06T20:42:00Z">
        <w:r w:rsidR="00256FE3">
          <w:t>ve stavu O</w:t>
        </w:r>
      </w:ins>
      <w:ins w:id="7900" w:author="Irová Zuzana" w:date="2025-06-06T22:43:00Z" w16du:dateUtc="2025-06-06T20:43:00Z">
        <w:r w:rsidR="00256FE3">
          <w:t>ffence)</w:t>
        </w:r>
        <w:r w:rsidR="000B44A4">
          <w:t>,</w:t>
        </w:r>
      </w:ins>
    </w:p>
    <w:p w14:paraId="7505F39F" w14:textId="1866B70C" w:rsidR="0005231D" w:rsidRDefault="00256FE3">
      <w:pPr>
        <w:pStyle w:val="ListFS2"/>
        <w:rPr>
          <w:ins w:id="7901" w:author="Irová Zuzana" w:date="2025-04-16T12:06:00Z" w16du:dateUtc="2025-04-16T10:06:00Z"/>
        </w:rPr>
        <w:pPrChange w:id="7902" w:author="Irová Zuzana" w:date="2025-06-06T15:16:00Z" w16du:dateUtc="2025-06-06T13:16:00Z">
          <w:pPr>
            <w:pStyle w:val="ListFS1"/>
          </w:pPr>
        </w:pPrChange>
      </w:pPr>
      <w:ins w:id="7903" w:author="Irová Zuzana" w:date="2025-06-06T22:43:00Z" w16du:dateUtc="2025-06-06T20:43:00Z">
        <w:r>
          <w:t>Offence RfP</w:t>
        </w:r>
        <w:r w:rsidR="001F600F">
          <w:t xml:space="preserve"> payment, pokud jde o placení </w:t>
        </w:r>
      </w:ins>
      <w:ins w:id="7904" w:author="Irová Zuzana" w:date="2025-04-16T12:08:00Z" w16du:dateUtc="2025-04-16T10:08:00Z">
        <w:r w:rsidR="00BF4785">
          <w:t>RfP</w:t>
        </w:r>
      </w:ins>
      <w:ins w:id="7905" w:author="Irová Zuzana" w:date="2025-06-06T22:43:00Z" w16du:dateUtc="2025-06-06T20:43:00Z">
        <w:r w:rsidR="001F600F">
          <w:t xml:space="preserve"> za přestupky</w:t>
        </w:r>
        <w:r w:rsidR="000B44A4">
          <w:t>,</w:t>
        </w:r>
      </w:ins>
    </w:p>
    <w:p w14:paraId="069588BB" w14:textId="6433BCFF" w:rsidR="00B7263B" w:rsidRDefault="006F4592">
      <w:pPr>
        <w:pStyle w:val="ListFS2"/>
        <w:rPr>
          <w:ins w:id="7906" w:author="Irová Zuzana" w:date="2025-04-16T12:04:00Z" w16du:dateUtc="2025-04-16T10:04:00Z"/>
        </w:rPr>
        <w:pPrChange w:id="7907" w:author="Irová Zuzana" w:date="2025-06-06T15:16:00Z" w16du:dateUtc="2025-06-06T13:16:00Z">
          <w:pPr>
            <w:pStyle w:val="ListFS1"/>
          </w:pPr>
        </w:pPrChange>
      </w:pPr>
      <w:ins w:id="7908" w:author="Irová Zuzana" w:date="2025-04-16T12:09:00Z" w16du:dateUtc="2025-04-16T10:09:00Z">
        <w:r>
          <w:t xml:space="preserve">jinak </w:t>
        </w:r>
      </w:ins>
      <w:ins w:id="7909" w:author="Irová Zuzana" w:date="2025-04-16T12:04:00Z" w16du:dateUtc="2025-04-16T10:04:00Z">
        <w:r w:rsidR="00B7263B">
          <w:t>Service</w:t>
        </w:r>
      </w:ins>
      <w:ins w:id="7910" w:author="Irová Zuzana" w:date="2025-06-06T22:44:00Z" w16du:dateUtc="2025-06-06T20:44:00Z">
        <w:r w:rsidR="000B44A4">
          <w:t>s</w:t>
        </w:r>
      </w:ins>
      <w:ins w:id="7911" w:author="Irová Zuzana" w:date="2025-04-16T12:09:00Z" w16du:dateUtc="2025-04-16T10:09:00Z">
        <w:r>
          <w:t>.</w:t>
        </w:r>
      </w:ins>
    </w:p>
    <w:p w14:paraId="4E21BB69" w14:textId="77777777" w:rsidR="00AE08E2" w:rsidRPr="00AE08E2" w:rsidRDefault="00AE08E2">
      <w:pPr>
        <w:pStyle w:val="ListFS1"/>
        <w:rPr>
          <w:ins w:id="7912" w:author="Irová Zuzana" w:date="2025-04-16T11:57:00Z"/>
        </w:rPr>
        <w:pPrChange w:id="7913" w:author="Irová Zuzana" w:date="2025-06-06T15:37:00Z" w16du:dateUtc="2025-06-06T13:37:00Z">
          <w:pPr>
            <w:pStyle w:val="NormalIndent"/>
          </w:pPr>
        </w:pPrChange>
      </w:pPr>
      <w:ins w:id="7914" w:author="Irová Zuzana" w:date="2025-04-16T11:57:00Z">
        <w:r w:rsidRPr="00AE08E2">
          <w:t>Payment session status = Realized</w:t>
        </w:r>
      </w:ins>
    </w:p>
    <w:p w14:paraId="7F1F9085" w14:textId="77777777" w:rsidR="00AE08E2" w:rsidRPr="00AE08E2" w:rsidRDefault="00AE08E2">
      <w:pPr>
        <w:pStyle w:val="ListFS1"/>
        <w:rPr>
          <w:ins w:id="7915" w:author="Irová Zuzana" w:date="2025-04-16T11:57:00Z"/>
        </w:rPr>
        <w:pPrChange w:id="7916" w:author="Irová Zuzana" w:date="2025-06-06T15:37:00Z" w16du:dateUtc="2025-06-06T13:37:00Z">
          <w:pPr>
            <w:pStyle w:val="NormalIndent"/>
          </w:pPr>
        </w:pPrChange>
      </w:pPr>
      <w:ins w:id="7917" w:author="Irová Zuzana" w:date="2025-04-16T11:57:00Z">
        <w:r w:rsidRPr="00AE08E2">
          <w:t>Payment amount = částka platby z EFT</w:t>
        </w:r>
      </w:ins>
    </w:p>
    <w:p w14:paraId="78F8354D" w14:textId="77777777" w:rsidR="00AE08E2" w:rsidRPr="00AE08E2" w:rsidRDefault="00AE08E2">
      <w:pPr>
        <w:pStyle w:val="ListFS1"/>
        <w:rPr>
          <w:ins w:id="7918" w:author="Irová Zuzana" w:date="2025-04-16T11:57:00Z"/>
        </w:rPr>
        <w:pPrChange w:id="7919" w:author="Irová Zuzana" w:date="2025-06-06T15:37:00Z" w16du:dateUtc="2025-06-06T13:37:00Z">
          <w:pPr>
            <w:pStyle w:val="NormalIndent"/>
          </w:pPr>
        </w:pPrChange>
      </w:pPr>
      <w:ins w:id="7920" w:author="Irová Zuzana" w:date="2025-04-16T11:57:00Z">
        <w:r w:rsidRPr="00AE08E2">
          <w:lastRenderedPageBreak/>
          <w:t>Variable symbol = vygenerovaný ze sekvence pro variabilní symboly (PNFVS)</w:t>
        </w:r>
      </w:ins>
    </w:p>
    <w:p w14:paraId="6521B5E5" w14:textId="77777777" w:rsidR="00AE08E2" w:rsidRPr="00AE08E2" w:rsidRDefault="00AE08E2">
      <w:pPr>
        <w:pStyle w:val="ListFS1"/>
        <w:rPr>
          <w:ins w:id="7921" w:author="Irová Zuzana" w:date="2025-04-16T11:57:00Z"/>
        </w:rPr>
        <w:pPrChange w:id="7922" w:author="Irová Zuzana" w:date="2025-06-06T15:37:00Z" w16du:dateUtc="2025-06-06T13:37:00Z">
          <w:pPr>
            <w:pStyle w:val="NormalIndent"/>
          </w:pPr>
        </w:pPrChange>
      </w:pPr>
      <w:ins w:id="7923" w:author="Irová Zuzana" w:date="2025-04-16T11:57:00Z">
        <w:r w:rsidRPr="00AE08E2">
          <w:t xml:space="preserve">Internet banking channel = EFT payment </w:t>
        </w:r>
      </w:ins>
    </w:p>
    <w:p w14:paraId="594BF3D2" w14:textId="77777777" w:rsidR="00AE08E2" w:rsidRPr="00AE08E2" w:rsidRDefault="00AE08E2">
      <w:pPr>
        <w:pStyle w:val="ListFS1"/>
        <w:rPr>
          <w:ins w:id="7924" w:author="Irová Zuzana" w:date="2025-04-16T11:57:00Z"/>
        </w:rPr>
        <w:pPrChange w:id="7925" w:author="Irová Zuzana" w:date="2025-06-06T15:37:00Z" w16du:dateUtc="2025-06-06T13:37:00Z">
          <w:pPr>
            <w:pStyle w:val="NormalIndent"/>
          </w:pPr>
        </w:pPrChange>
      </w:pPr>
      <w:ins w:id="7926" w:author="Irová Zuzana" w:date="2025-04-16T11:57:00Z">
        <w:r w:rsidRPr="00AE08E2">
          <w:t>Created on = aktuální datum a čas</w:t>
        </w:r>
      </w:ins>
    </w:p>
    <w:p w14:paraId="51D5B321" w14:textId="77777777" w:rsidR="00AE08E2" w:rsidRPr="00AE08E2" w:rsidRDefault="00AE08E2">
      <w:pPr>
        <w:pStyle w:val="ListFS1"/>
        <w:rPr>
          <w:ins w:id="7927" w:author="Irová Zuzana" w:date="2025-04-16T11:57:00Z"/>
        </w:rPr>
        <w:pPrChange w:id="7928" w:author="Irová Zuzana" w:date="2025-06-06T15:37:00Z" w16du:dateUtc="2025-06-06T13:37:00Z">
          <w:pPr>
            <w:pStyle w:val="NormalIndent"/>
          </w:pPr>
        </w:pPrChange>
      </w:pPr>
      <w:ins w:id="7929" w:author="Irová Zuzana" w:date="2025-04-16T11:57:00Z">
        <w:r w:rsidRPr="00AE08E2">
          <w:t>Authorization code = autorizační kód z EFT</w:t>
        </w:r>
      </w:ins>
    </w:p>
    <w:p w14:paraId="0E45CBCA" w14:textId="77777777" w:rsidR="00AE08E2" w:rsidRPr="00AE08E2" w:rsidRDefault="00AE08E2">
      <w:pPr>
        <w:pStyle w:val="ListFS1"/>
        <w:rPr>
          <w:ins w:id="7930" w:author="Irová Zuzana" w:date="2025-04-16T11:57:00Z"/>
        </w:rPr>
        <w:pPrChange w:id="7931" w:author="Irová Zuzana" w:date="2025-06-06T15:37:00Z" w16du:dateUtc="2025-06-06T13:37:00Z">
          <w:pPr>
            <w:pStyle w:val="NormalIndent"/>
          </w:pPr>
        </w:pPrChange>
      </w:pPr>
      <w:ins w:id="7932" w:author="Irová Zuzana" w:date="2025-04-16T11:57:00Z">
        <w:r w:rsidRPr="00AE08E2">
          <w:t xml:space="preserve">Result code = návratový kód z EFT </w:t>
        </w:r>
      </w:ins>
    </w:p>
    <w:p w14:paraId="26A7ACD9" w14:textId="77777777" w:rsidR="00AE08E2" w:rsidRPr="00AE08E2" w:rsidRDefault="00AE08E2">
      <w:pPr>
        <w:pStyle w:val="ListFS1"/>
        <w:rPr>
          <w:ins w:id="7933" w:author="Irová Zuzana" w:date="2025-04-16T11:57:00Z"/>
        </w:rPr>
        <w:pPrChange w:id="7934" w:author="Irová Zuzana" w:date="2025-06-06T15:37:00Z" w16du:dateUtc="2025-06-06T13:37:00Z">
          <w:pPr>
            <w:pStyle w:val="NormalIndent"/>
          </w:pPr>
        </w:pPrChange>
      </w:pPr>
      <w:ins w:id="7935" w:author="Irová Zuzana" w:date="2025-04-16T11:57:00Z">
        <w:r w:rsidRPr="00AE08E2">
          <w:t>Card type = Typ karty z EFT</w:t>
        </w:r>
      </w:ins>
    </w:p>
    <w:p w14:paraId="099EB79C" w14:textId="77777777" w:rsidR="00AE08E2" w:rsidRPr="00AE08E2" w:rsidRDefault="00AE08E2">
      <w:pPr>
        <w:pStyle w:val="ListFS1"/>
        <w:rPr>
          <w:ins w:id="7936" w:author="Irová Zuzana" w:date="2025-04-16T11:57:00Z"/>
        </w:rPr>
        <w:pPrChange w:id="7937" w:author="Irová Zuzana" w:date="2025-06-06T15:37:00Z" w16du:dateUtc="2025-06-06T13:37:00Z">
          <w:pPr>
            <w:pStyle w:val="NormalIndent"/>
          </w:pPr>
        </w:pPrChange>
      </w:pPr>
      <w:ins w:id="7938" w:author="Irová Zuzana" w:date="2025-04-16T11:57:00Z">
        <w:r w:rsidRPr="00AE08E2">
          <w:t>Card expiry = Expirace karty z EFT</w:t>
        </w:r>
      </w:ins>
    </w:p>
    <w:p w14:paraId="28F686AF" w14:textId="77777777" w:rsidR="00AE08E2" w:rsidRPr="00AE08E2" w:rsidRDefault="00AE08E2">
      <w:pPr>
        <w:pStyle w:val="ListFS1"/>
        <w:rPr>
          <w:ins w:id="7939" w:author="Irová Zuzana" w:date="2025-04-16T11:57:00Z"/>
        </w:rPr>
        <w:pPrChange w:id="7940" w:author="Irová Zuzana" w:date="2025-06-06T15:37:00Z" w16du:dateUtc="2025-06-06T13:37:00Z">
          <w:pPr>
            <w:pStyle w:val="NormalIndent"/>
          </w:pPr>
        </w:pPrChange>
      </w:pPr>
      <w:ins w:id="7941" w:author="Irová Zuzana" w:date="2025-04-16T11:57:00Z">
        <w:r w:rsidRPr="00AE08E2">
          <w:t>Card number = Číslo karty z EFT</w:t>
        </w:r>
      </w:ins>
    </w:p>
    <w:p w14:paraId="1499A518" w14:textId="77777777" w:rsidR="00AE08E2" w:rsidRPr="00AE08E2" w:rsidRDefault="00AE08E2">
      <w:pPr>
        <w:pStyle w:val="ListFS1"/>
        <w:rPr>
          <w:ins w:id="7942" w:author="Irová Zuzana" w:date="2025-04-16T11:57:00Z"/>
        </w:rPr>
        <w:pPrChange w:id="7943" w:author="Irová Zuzana" w:date="2025-06-06T15:37:00Z" w16du:dateUtc="2025-06-06T13:37:00Z">
          <w:pPr>
            <w:pStyle w:val="NormalIndent"/>
          </w:pPr>
        </w:pPrChange>
      </w:pPr>
      <w:ins w:id="7944" w:author="Irová Zuzana" w:date="2025-04-16T11:57:00Z">
        <w:r w:rsidRPr="00AE08E2">
          <w:t>Card brand = Brand karty z EFT</w:t>
        </w:r>
      </w:ins>
    </w:p>
    <w:p w14:paraId="655F4210" w14:textId="77777777" w:rsidR="00AE08E2" w:rsidRDefault="00AE08E2">
      <w:pPr>
        <w:pStyle w:val="ListFS1"/>
        <w:rPr>
          <w:ins w:id="7945" w:author="Irová Zuzana" w:date="2025-06-23T10:31:00Z" w16du:dateUtc="2025-06-23T08:31:00Z"/>
        </w:rPr>
      </w:pPr>
      <w:ins w:id="7946" w:author="Irová Zuzana" w:date="2025-04-16T11:57:00Z">
        <w:r w:rsidRPr="00AE08E2">
          <w:t>EFT terminal = Identifikátor platebního terminálu z EFT</w:t>
        </w:r>
      </w:ins>
    </w:p>
    <w:p w14:paraId="74E5E133" w14:textId="77777777" w:rsidR="0076207A" w:rsidRPr="00AE08E2" w:rsidRDefault="0076207A" w:rsidP="0076207A">
      <w:pPr>
        <w:rPr>
          <w:ins w:id="7947" w:author="Irová Zuzana" w:date="2025-04-16T11:57:00Z"/>
        </w:rPr>
        <w:pPrChange w:id="7948" w:author="Irová Zuzana" w:date="2025-06-23T10:31:00Z" w16du:dateUtc="2025-06-23T08:31:00Z">
          <w:pPr>
            <w:pStyle w:val="NormalIndent"/>
          </w:pPr>
        </w:pPrChange>
      </w:pPr>
    </w:p>
    <w:p w14:paraId="591DD4C0" w14:textId="6FC56ED7" w:rsidR="003B1D80" w:rsidRPr="00A8018C" w:rsidRDefault="003B1D80" w:rsidP="003B1D80">
      <w:pPr>
        <w:pStyle w:val="Flowheading"/>
        <w:rPr>
          <w:ins w:id="7949" w:author="Irová Zuzana" w:date="2025-06-23T10:30:00Z" w16du:dateUtc="2025-06-23T08:30:00Z"/>
        </w:rPr>
      </w:pPr>
      <w:ins w:id="7950" w:author="Irová Zuzana" w:date="2025-06-23T10:30:00Z" w16du:dateUtc="2025-06-23T08:30:00Z">
        <w:r w:rsidRPr="00A8018C">
          <w:t>(N</w:t>
        </w:r>
        <w:r w:rsidR="00003D2D">
          <w:t>2</w:t>
        </w:r>
        <w:r w:rsidRPr="00A8018C">
          <w:t xml:space="preserve">) Bank card nebo Fleet card payment přes terminál na </w:t>
        </w:r>
      </w:ins>
      <w:ins w:id="7951" w:author="Irová Zuzana" w:date="2025-06-23T10:31:00Z" w16du:dateUtc="2025-06-23T08:31:00Z">
        <w:r w:rsidR="0076207A">
          <w:t>KIOSKu</w:t>
        </w:r>
      </w:ins>
    </w:p>
    <w:p w14:paraId="6877AC47" w14:textId="67D8FBD6" w:rsidR="003B1D80" w:rsidRPr="00AE08E2" w:rsidRDefault="003B1D80" w:rsidP="003B1D80">
      <w:pPr>
        <w:pStyle w:val="NormalIndent"/>
        <w:rPr>
          <w:ins w:id="7952" w:author="Irová Zuzana" w:date="2025-06-23T10:30:00Z" w16du:dateUtc="2025-06-23T08:30:00Z"/>
        </w:rPr>
      </w:pPr>
      <w:ins w:id="7953" w:author="Irová Zuzana" w:date="2025-06-23T10:30:00Z" w16du:dateUtc="2025-06-23T08:30:00Z">
        <w:r w:rsidRPr="00AE08E2">
          <w:t xml:space="preserve">Aktér vloží kartu do EFT terminálu přes Rozhraní EFT Terminal </w:t>
        </w:r>
      </w:ins>
      <w:ins w:id="7954" w:author="Irová Zuzana" w:date="2025-06-23T10:32:00Z" w16du:dateUtc="2025-06-23T08:32:00Z">
        <w:r w:rsidR="00572B1F">
          <w:t>Ingenico</w:t>
        </w:r>
      </w:ins>
      <w:ins w:id="7955" w:author="Irová Zuzana" w:date="2025-06-23T10:30:00Z" w16du:dateUtc="2025-06-23T08:30:00Z">
        <w:r w:rsidRPr="00AE08E2">
          <w:t xml:space="preserve"> (INT.BAR.2</w:t>
        </w:r>
      </w:ins>
      <w:ins w:id="7956" w:author="Irová Zuzana" w:date="2025-06-23T10:32:00Z" w16du:dateUtc="2025-06-23T08:32:00Z">
        <w:r w:rsidR="00572B1F">
          <w:t>9</w:t>
        </w:r>
      </w:ins>
      <w:ins w:id="7957" w:author="Irová Zuzana" w:date="2025-06-23T10:30:00Z" w16du:dateUtc="2025-06-23T08:30:00Z">
        <w:r w:rsidRPr="00AE08E2">
          <w:t>.HR).</w:t>
        </w:r>
      </w:ins>
    </w:p>
    <w:p w14:paraId="52191A86" w14:textId="77777777" w:rsidR="003B1D80" w:rsidRPr="00AE08E2" w:rsidRDefault="003B1D80" w:rsidP="003B1D80">
      <w:pPr>
        <w:pStyle w:val="NormalIndent"/>
        <w:rPr>
          <w:ins w:id="7958" w:author="Irová Zuzana" w:date="2025-06-23T10:30:00Z" w16du:dateUtc="2025-06-23T08:30:00Z"/>
        </w:rPr>
      </w:pPr>
      <w:ins w:id="7959" w:author="Irová Zuzana" w:date="2025-06-23T10:30:00Z" w16du:dateUtc="2025-06-23T08:30:00Z">
        <w:r w:rsidRPr="00AE08E2">
          <w:t>EFT terminal rozpozná platbu bankovní/tankovací kartou.</w:t>
        </w:r>
      </w:ins>
    </w:p>
    <w:p w14:paraId="281B74C0" w14:textId="77777777" w:rsidR="003B1D80" w:rsidRPr="00AE08E2" w:rsidRDefault="003B1D80" w:rsidP="003B1D80">
      <w:pPr>
        <w:pStyle w:val="NormalIndent"/>
        <w:rPr>
          <w:ins w:id="7960" w:author="Irová Zuzana" w:date="2025-06-23T10:30:00Z" w16du:dateUtc="2025-06-23T08:30:00Z"/>
        </w:rPr>
      </w:pPr>
      <w:ins w:id="7961" w:author="Irová Zuzana" w:date="2025-06-23T10:30:00Z" w16du:dateUtc="2025-06-23T08:30:00Z">
        <w:r w:rsidRPr="00AE08E2">
          <w:t xml:space="preserve">EFT terminal autorizuje platbu pomocí karetního autorizačního centra. V případě, že EFT terminal zamítne autorizaci, Systém zobrazí informaci, že “Platba nebyla autorizována” a postup pokračuje opětovnou volbou platební metody. </w:t>
        </w:r>
      </w:ins>
    </w:p>
    <w:p w14:paraId="405ABD12" w14:textId="06069249" w:rsidR="003B1D80" w:rsidRPr="00AE08E2" w:rsidRDefault="003B1D80" w:rsidP="003B1D80">
      <w:pPr>
        <w:pStyle w:val="NormalIndent"/>
        <w:rPr>
          <w:ins w:id="7962" w:author="Irová Zuzana" w:date="2025-06-23T10:30:00Z" w16du:dateUtc="2025-06-23T08:30:00Z"/>
        </w:rPr>
      </w:pPr>
      <w:ins w:id="7963" w:author="Irová Zuzana" w:date="2025-06-23T10:30:00Z" w16du:dateUtc="2025-06-23T08:30:00Z">
        <w:r w:rsidRPr="00AE08E2">
          <w:t xml:space="preserve">Systém získá data o platbě z EFT terminálu z Rozhraní EFT Terminal </w:t>
        </w:r>
      </w:ins>
      <w:ins w:id="7964" w:author="Irová Zuzana" w:date="2025-06-23T10:32:00Z" w16du:dateUtc="2025-06-23T08:32:00Z">
        <w:r w:rsidR="00AB3638">
          <w:t>Ingenico</w:t>
        </w:r>
        <w:r w:rsidR="00AB3638" w:rsidRPr="00AE08E2">
          <w:t xml:space="preserve"> (INT.BAR.2</w:t>
        </w:r>
        <w:r w:rsidR="00AB3638">
          <w:t>9</w:t>
        </w:r>
        <w:r w:rsidR="00AB3638" w:rsidRPr="00AE08E2">
          <w:t>.HR</w:t>
        </w:r>
        <w:r w:rsidR="00AB3638">
          <w:t>)</w:t>
        </w:r>
      </w:ins>
      <w:ins w:id="7965" w:author="Irová Zuzana" w:date="2025-06-23T10:30:00Z" w16du:dateUtc="2025-06-23T08:30:00Z">
        <w:r w:rsidRPr="00AE08E2">
          <w:t xml:space="preserve">. </w:t>
        </w:r>
      </w:ins>
    </w:p>
    <w:p w14:paraId="741434C7" w14:textId="77777777" w:rsidR="003B1D80" w:rsidRPr="00AE08E2" w:rsidRDefault="003B1D80" w:rsidP="003B1D80">
      <w:pPr>
        <w:pStyle w:val="NormalIndent"/>
        <w:rPr>
          <w:ins w:id="7966" w:author="Irová Zuzana" w:date="2025-06-23T10:30:00Z" w16du:dateUtc="2025-06-23T08:30:00Z"/>
        </w:rPr>
      </w:pPr>
      <w:ins w:id="7967" w:author="Irová Zuzana" w:date="2025-06-23T10:30:00Z" w16du:dateUtc="2025-06-23T08:30:00Z">
        <w:r w:rsidRPr="00AE08E2">
          <w:t>Systém vytvoří Payment Session:</w:t>
        </w:r>
      </w:ins>
    </w:p>
    <w:p w14:paraId="46399CF2" w14:textId="77777777" w:rsidR="003B1D80" w:rsidRPr="00AE08E2" w:rsidRDefault="003B1D80" w:rsidP="003B1D80">
      <w:pPr>
        <w:pStyle w:val="ListFS1"/>
        <w:rPr>
          <w:ins w:id="7968" w:author="Irová Zuzana" w:date="2025-06-23T10:30:00Z" w16du:dateUtc="2025-06-23T08:30:00Z"/>
        </w:rPr>
      </w:pPr>
      <w:ins w:id="7969" w:author="Irová Zuzana" w:date="2025-06-23T10:30:00Z" w16du:dateUtc="2025-06-23T08:30:00Z">
        <w:r w:rsidRPr="00AE08E2">
          <w:t xml:space="preserve">Online payment identifier = </w:t>
        </w:r>
        <w:r>
          <w:t xml:space="preserve">číslo transakce </w:t>
        </w:r>
        <w:r w:rsidRPr="00AE08E2">
          <w:t>z EFT</w:t>
        </w:r>
        <w:r>
          <w:t xml:space="preserve"> </w:t>
        </w:r>
      </w:ins>
    </w:p>
    <w:p w14:paraId="2B46C40F" w14:textId="77777777" w:rsidR="003B1D80" w:rsidRDefault="003B1D80" w:rsidP="003B1D80">
      <w:pPr>
        <w:pStyle w:val="ListFS1"/>
        <w:rPr>
          <w:ins w:id="7970" w:author="Irová Zuzana" w:date="2025-06-23T10:30:00Z" w16du:dateUtc="2025-06-23T08:30:00Z"/>
        </w:rPr>
      </w:pPr>
      <w:ins w:id="7971" w:author="Irová Zuzana" w:date="2025-06-23T10:30:00Z" w16du:dateUtc="2025-06-23T08:30:00Z">
        <w:r w:rsidRPr="00AE08E2">
          <w:t xml:space="preserve">Payment session type = </w:t>
        </w:r>
      </w:ins>
    </w:p>
    <w:p w14:paraId="54DC4C9D" w14:textId="77777777" w:rsidR="003B1D80" w:rsidRPr="00AE08E2" w:rsidRDefault="003B1D80" w:rsidP="003B1D80">
      <w:pPr>
        <w:pStyle w:val="ListFS2"/>
        <w:rPr>
          <w:ins w:id="7972" w:author="Irová Zuzana" w:date="2025-06-23T10:30:00Z" w16du:dateUtc="2025-06-23T08:30:00Z"/>
        </w:rPr>
      </w:pPr>
      <w:ins w:id="7973" w:author="Irová Zuzana" w:date="2025-06-23T10:30:00Z" w16du:dateUtc="2025-06-23T08:30:00Z">
        <w:r>
          <w:t>Top-up, pokud Product type = Top-up</w:t>
        </w:r>
      </w:ins>
    </w:p>
    <w:p w14:paraId="227402B9" w14:textId="77777777" w:rsidR="003B1D80" w:rsidRDefault="003B1D80" w:rsidP="003B1D80">
      <w:pPr>
        <w:pStyle w:val="ListFS2"/>
        <w:rPr>
          <w:ins w:id="7974" w:author="Irová Zuzana" w:date="2025-06-23T10:30:00Z" w16du:dateUtc="2025-06-23T08:30:00Z"/>
        </w:rPr>
      </w:pPr>
      <w:ins w:id="7975" w:author="Irová Zuzana" w:date="2025-06-23T10:30:00Z" w16du:dateUtc="2025-06-23T08:30:00Z">
        <w:r>
          <w:t>Offence, pokud jde o placení přestupků (placení UTT ve stavu Offence),</w:t>
        </w:r>
      </w:ins>
    </w:p>
    <w:p w14:paraId="579924F5" w14:textId="77777777" w:rsidR="003B1D80" w:rsidRDefault="003B1D80" w:rsidP="003B1D80">
      <w:pPr>
        <w:pStyle w:val="ListFS2"/>
        <w:rPr>
          <w:ins w:id="7976" w:author="Irová Zuzana" w:date="2025-06-23T10:30:00Z" w16du:dateUtc="2025-06-23T08:30:00Z"/>
        </w:rPr>
      </w:pPr>
      <w:ins w:id="7977" w:author="Irová Zuzana" w:date="2025-06-23T10:30:00Z" w16du:dateUtc="2025-06-23T08:30:00Z">
        <w:r>
          <w:t>Offence RfP payment, pokud jde o placení RfP za přestupky,</w:t>
        </w:r>
      </w:ins>
    </w:p>
    <w:p w14:paraId="292BBC39" w14:textId="77777777" w:rsidR="003B1D80" w:rsidRDefault="003B1D80" w:rsidP="003B1D80">
      <w:pPr>
        <w:pStyle w:val="ListFS2"/>
        <w:rPr>
          <w:ins w:id="7978" w:author="Irová Zuzana" w:date="2025-06-23T10:30:00Z" w16du:dateUtc="2025-06-23T08:30:00Z"/>
        </w:rPr>
      </w:pPr>
      <w:ins w:id="7979" w:author="Irová Zuzana" w:date="2025-06-23T10:30:00Z" w16du:dateUtc="2025-06-23T08:30:00Z">
        <w:r>
          <w:t>jinak Services.</w:t>
        </w:r>
      </w:ins>
    </w:p>
    <w:p w14:paraId="0DE09BCB" w14:textId="77777777" w:rsidR="003B1D80" w:rsidRPr="00AE08E2" w:rsidRDefault="003B1D80" w:rsidP="003B1D80">
      <w:pPr>
        <w:pStyle w:val="ListFS1"/>
        <w:rPr>
          <w:ins w:id="7980" w:author="Irová Zuzana" w:date="2025-06-23T10:30:00Z" w16du:dateUtc="2025-06-23T08:30:00Z"/>
        </w:rPr>
      </w:pPr>
      <w:ins w:id="7981" w:author="Irová Zuzana" w:date="2025-06-23T10:30:00Z" w16du:dateUtc="2025-06-23T08:30:00Z">
        <w:r w:rsidRPr="00AE08E2">
          <w:t>Payment session status = Realized</w:t>
        </w:r>
      </w:ins>
    </w:p>
    <w:p w14:paraId="7CC5805A" w14:textId="77777777" w:rsidR="003B1D80" w:rsidRPr="00AE08E2" w:rsidRDefault="003B1D80" w:rsidP="003B1D80">
      <w:pPr>
        <w:pStyle w:val="ListFS1"/>
        <w:rPr>
          <w:ins w:id="7982" w:author="Irová Zuzana" w:date="2025-06-23T10:30:00Z" w16du:dateUtc="2025-06-23T08:30:00Z"/>
        </w:rPr>
      </w:pPr>
      <w:ins w:id="7983" w:author="Irová Zuzana" w:date="2025-06-23T10:30:00Z" w16du:dateUtc="2025-06-23T08:30:00Z">
        <w:r w:rsidRPr="00AE08E2">
          <w:t>Payment amount = částka platby z EFT</w:t>
        </w:r>
      </w:ins>
    </w:p>
    <w:p w14:paraId="3FD9F315" w14:textId="77777777" w:rsidR="003B1D80" w:rsidRPr="00AE08E2" w:rsidRDefault="003B1D80" w:rsidP="003B1D80">
      <w:pPr>
        <w:pStyle w:val="ListFS1"/>
        <w:rPr>
          <w:ins w:id="7984" w:author="Irová Zuzana" w:date="2025-06-23T10:30:00Z" w16du:dateUtc="2025-06-23T08:30:00Z"/>
        </w:rPr>
      </w:pPr>
      <w:ins w:id="7985" w:author="Irová Zuzana" w:date="2025-06-23T10:30:00Z" w16du:dateUtc="2025-06-23T08:30:00Z">
        <w:r w:rsidRPr="00AE08E2">
          <w:t>Variable symbol = vygenerovaný ze sekvence pro variabilní symboly (PNFVS)</w:t>
        </w:r>
      </w:ins>
    </w:p>
    <w:p w14:paraId="274F462C" w14:textId="77777777" w:rsidR="003B1D80" w:rsidRPr="00AE08E2" w:rsidRDefault="003B1D80" w:rsidP="003B1D80">
      <w:pPr>
        <w:pStyle w:val="ListFS1"/>
        <w:rPr>
          <w:ins w:id="7986" w:author="Irová Zuzana" w:date="2025-06-23T10:30:00Z" w16du:dateUtc="2025-06-23T08:30:00Z"/>
        </w:rPr>
      </w:pPr>
      <w:ins w:id="7987" w:author="Irová Zuzana" w:date="2025-06-23T10:30:00Z" w16du:dateUtc="2025-06-23T08:30:00Z">
        <w:r w:rsidRPr="00AE08E2">
          <w:t xml:space="preserve">Internet banking channel = EFT payment </w:t>
        </w:r>
      </w:ins>
    </w:p>
    <w:p w14:paraId="2743BBC9" w14:textId="77777777" w:rsidR="003B1D80" w:rsidRPr="00AE08E2" w:rsidRDefault="003B1D80" w:rsidP="003B1D80">
      <w:pPr>
        <w:pStyle w:val="ListFS1"/>
        <w:rPr>
          <w:ins w:id="7988" w:author="Irová Zuzana" w:date="2025-06-23T10:30:00Z" w16du:dateUtc="2025-06-23T08:30:00Z"/>
        </w:rPr>
      </w:pPr>
      <w:ins w:id="7989" w:author="Irová Zuzana" w:date="2025-06-23T10:30:00Z" w16du:dateUtc="2025-06-23T08:30:00Z">
        <w:r w:rsidRPr="00AE08E2">
          <w:t>Created on = aktuální datum a čas</w:t>
        </w:r>
      </w:ins>
    </w:p>
    <w:p w14:paraId="6C87D187" w14:textId="77777777" w:rsidR="003B1D80" w:rsidRPr="00AE08E2" w:rsidRDefault="003B1D80" w:rsidP="003B1D80">
      <w:pPr>
        <w:pStyle w:val="ListFS1"/>
        <w:rPr>
          <w:ins w:id="7990" w:author="Irová Zuzana" w:date="2025-06-23T10:30:00Z" w16du:dateUtc="2025-06-23T08:30:00Z"/>
        </w:rPr>
      </w:pPr>
      <w:ins w:id="7991" w:author="Irová Zuzana" w:date="2025-06-23T10:30:00Z" w16du:dateUtc="2025-06-23T08:30:00Z">
        <w:r w:rsidRPr="00AE08E2">
          <w:t>Authorization code = autorizační kód z EFT</w:t>
        </w:r>
      </w:ins>
    </w:p>
    <w:p w14:paraId="317E1B22" w14:textId="77777777" w:rsidR="003B1D80" w:rsidRPr="00AE08E2" w:rsidRDefault="003B1D80" w:rsidP="003B1D80">
      <w:pPr>
        <w:pStyle w:val="ListFS1"/>
        <w:rPr>
          <w:ins w:id="7992" w:author="Irová Zuzana" w:date="2025-06-23T10:30:00Z" w16du:dateUtc="2025-06-23T08:30:00Z"/>
        </w:rPr>
      </w:pPr>
      <w:ins w:id="7993" w:author="Irová Zuzana" w:date="2025-06-23T10:30:00Z" w16du:dateUtc="2025-06-23T08:30:00Z">
        <w:r w:rsidRPr="00AE08E2">
          <w:t xml:space="preserve">Result code = návratový kód z EFT </w:t>
        </w:r>
      </w:ins>
    </w:p>
    <w:p w14:paraId="4DE3C131" w14:textId="77777777" w:rsidR="003B1D80" w:rsidRPr="00AE08E2" w:rsidRDefault="003B1D80" w:rsidP="003B1D80">
      <w:pPr>
        <w:pStyle w:val="ListFS1"/>
        <w:rPr>
          <w:ins w:id="7994" w:author="Irová Zuzana" w:date="2025-06-23T10:30:00Z" w16du:dateUtc="2025-06-23T08:30:00Z"/>
        </w:rPr>
      </w:pPr>
      <w:ins w:id="7995" w:author="Irová Zuzana" w:date="2025-06-23T10:30:00Z" w16du:dateUtc="2025-06-23T08:30:00Z">
        <w:r w:rsidRPr="00AE08E2">
          <w:t>Card type = Typ karty z EFT</w:t>
        </w:r>
      </w:ins>
    </w:p>
    <w:p w14:paraId="35774679" w14:textId="77777777" w:rsidR="003B1D80" w:rsidRPr="00AE08E2" w:rsidRDefault="003B1D80" w:rsidP="003B1D80">
      <w:pPr>
        <w:pStyle w:val="ListFS1"/>
        <w:rPr>
          <w:ins w:id="7996" w:author="Irová Zuzana" w:date="2025-06-23T10:30:00Z" w16du:dateUtc="2025-06-23T08:30:00Z"/>
        </w:rPr>
      </w:pPr>
      <w:ins w:id="7997" w:author="Irová Zuzana" w:date="2025-06-23T10:30:00Z" w16du:dateUtc="2025-06-23T08:30:00Z">
        <w:r w:rsidRPr="00AE08E2">
          <w:t>Card expiry = Expirace karty z EFT</w:t>
        </w:r>
      </w:ins>
    </w:p>
    <w:p w14:paraId="3BD76959" w14:textId="77777777" w:rsidR="003B1D80" w:rsidRPr="00AE08E2" w:rsidRDefault="003B1D80" w:rsidP="003B1D80">
      <w:pPr>
        <w:pStyle w:val="ListFS1"/>
        <w:rPr>
          <w:ins w:id="7998" w:author="Irová Zuzana" w:date="2025-06-23T10:30:00Z" w16du:dateUtc="2025-06-23T08:30:00Z"/>
        </w:rPr>
      </w:pPr>
      <w:ins w:id="7999" w:author="Irová Zuzana" w:date="2025-06-23T10:30:00Z" w16du:dateUtc="2025-06-23T08:30:00Z">
        <w:r w:rsidRPr="00AE08E2">
          <w:t>Card number = Číslo karty z EFT</w:t>
        </w:r>
      </w:ins>
    </w:p>
    <w:p w14:paraId="51F1498E" w14:textId="77777777" w:rsidR="003B1D80" w:rsidRPr="00AE08E2" w:rsidRDefault="003B1D80" w:rsidP="003B1D80">
      <w:pPr>
        <w:pStyle w:val="ListFS1"/>
        <w:rPr>
          <w:ins w:id="8000" w:author="Irová Zuzana" w:date="2025-06-23T10:30:00Z" w16du:dateUtc="2025-06-23T08:30:00Z"/>
        </w:rPr>
      </w:pPr>
      <w:ins w:id="8001" w:author="Irová Zuzana" w:date="2025-06-23T10:30:00Z" w16du:dateUtc="2025-06-23T08:30:00Z">
        <w:r w:rsidRPr="00AE08E2">
          <w:t>Card brand = Brand karty z EFT</w:t>
        </w:r>
      </w:ins>
    </w:p>
    <w:p w14:paraId="309FBEB4" w14:textId="77777777" w:rsidR="003B1D80" w:rsidRPr="00AE08E2" w:rsidRDefault="003B1D80" w:rsidP="003B1D80">
      <w:pPr>
        <w:pStyle w:val="ListFS1"/>
        <w:rPr>
          <w:ins w:id="8002" w:author="Irová Zuzana" w:date="2025-06-23T10:30:00Z" w16du:dateUtc="2025-06-23T08:30:00Z"/>
        </w:rPr>
      </w:pPr>
      <w:ins w:id="8003" w:author="Irová Zuzana" w:date="2025-06-23T10:30:00Z" w16du:dateUtc="2025-06-23T08:30:00Z">
        <w:r w:rsidRPr="00AE08E2">
          <w:t>EFT terminal = Identifikátor platebního terminálu z EFT</w:t>
        </w:r>
      </w:ins>
    </w:p>
    <w:p w14:paraId="27CF0E22" w14:textId="77777777" w:rsidR="00AE08E2" w:rsidRDefault="00AE08E2">
      <w:pPr>
        <w:pStyle w:val="NormalIndent"/>
        <w:rPr>
          <w:ins w:id="8004" w:author="Irová Zuzana" w:date="2025-04-16T12:17:00Z" w16du:dateUtc="2025-04-16T10:17:00Z"/>
        </w:rPr>
      </w:pPr>
    </w:p>
    <w:p w14:paraId="13E11572" w14:textId="565D66C4" w:rsidR="002D3C49" w:rsidRDefault="002D3C49">
      <w:pPr>
        <w:pStyle w:val="Flowheading"/>
        <w:rPr>
          <w:ins w:id="8005" w:author="Irová Zuzana" w:date="2025-04-16T12:41:00Z" w16du:dateUtc="2025-04-16T10:41:00Z"/>
        </w:rPr>
      </w:pPr>
      <w:ins w:id="8006" w:author="Irová Zuzana" w:date="2025-04-16T12:17:00Z" w16du:dateUtc="2025-04-16T10:17:00Z">
        <w:r w:rsidRPr="00955C1D">
          <w:t>(N</w:t>
        </w:r>
      </w:ins>
      <w:ins w:id="8007" w:author="Irová Zuzana" w:date="2025-06-23T10:30:00Z" w16du:dateUtc="2025-06-23T08:30:00Z">
        <w:r w:rsidR="00003D2D">
          <w:t>3</w:t>
        </w:r>
      </w:ins>
      <w:ins w:id="8008" w:author="Irová Zuzana" w:date="2025-04-16T12:17:00Z" w16du:dateUtc="2025-04-16T10:17:00Z">
        <w:r w:rsidRPr="00955C1D">
          <w:t>) Hotovost na POS</w:t>
        </w:r>
      </w:ins>
      <w:ins w:id="8009" w:author="Irová Zuzana" w:date="2025-06-23T10:31:00Z" w16du:dateUtc="2025-06-23T08:31:00Z">
        <w:r w:rsidR="00572B1F">
          <w:t xml:space="preserve"> nebo MEV</w:t>
        </w:r>
      </w:ins>
    </w:p>
    <w:p w14:paraId="3E377BDE" w14:textId="1A547545" w:rsidR="007F30B2" w:rsidRPr="00362A74" w:rsidRDefault="007F30B2">
      <w:pPr>
        <w:pStyle w:val="NormalIndent"/>
        <w:rPr>
          <w:ins w:id="8010" w:author="Irová Zuzana" w:date="2025-04-16T12:17:00Z" w16du:dateUtc="2025-04-16T10:17:00Z"/>
        </w:rPr>
        <w:pPrChange w:id="8011" w:author="Irová Zuzana" w:date="2025-06-06T15:16:00Z" w16du:dateUtc="2025-06-06T13:16:00Z">
          <w:pPr>
            <w:pStyle w:val="Flowheading"/>
          </w:pPr>
        </w:pPrChange>
      </w:pPr>
      <w:ins w:id="8012" w:author="Irová Zuzana" w:date="2025-04-16T12:41:00Z" w16du:dateUtc="2025-04-16T10:41:00Z">
        <w:r w:rsidRPr="00C67F83">
          <w:rPr>
            <w:highlight w:val="cyan"/>
            <w:rPrChange w:id="8013" w:author="Irová Zuzana" w:date="2025-04-16T12:43:00Z" w16du:dateUtc="2025-04-16T10:43:00Z">
              <w:rPr/>
            </w:rPrChange>
          </w:rPr>
          <w:t>Syst</w:t>
        </w:r>
        <w:r w:rsidRPr="00C67F83">
          <w:rPr>
            <w:rFonts w:hint="cs"/>
            <w:highlight w:val="cyan"/>
            <w:rPrChange w:id="8014" w:author="Irová Zuzana" w:date="2025-04-16T12:43:00Z" w16du:dateUtc="2025-04-16T10:43:00Z">
              <w:rPr>
                <w:rFonts w:hint="cs"/>
              </w:rPr>
            </w:rPrChange>
          </w:rPr>
          <w:t>é</w:t>
        </w:r>
        <w:r w:rsidRPr="00C67F83">
          <w:rPr>
            <w:highlight w:val="cyan"/>
            <w:rPrChange w:id="8015" w:author="Irová Zuzana" w:date="2025-04-16T12:43:00Z" w16du:dateUtc="2025-04-16T10:43:00Z">
              <w:rPr/>
            </w:rPrChange>
          </w:rPr>
          <w:t>m pot</w:t>
        </w:r>
        <w:r w:rsidRPr="00C67F83">
          <w:rPr>
            <w:rFonts w:hint="cs"/>
            <w:highlight w:val="cyan"/>
            <w:rPrChange w:id="8016" w:author="Irová Zuzana" w:date="2025-04-16T12:43:00Z" w16du:dateUtc="2025-04-16T10:43:00Z">
              <w:rPr>
                <w:rFonts w:hint="cs"/>
              </w:rPr>
            </w:rPrChange>
          </w:rPr>
          <w:t>ř</w:t>
        </w:r>
        <w:r w:rsidRPr="00C67F83">
          <w:rPr>
            <w:highlight w:val="cyan"/>
            <w:rPrChange w:id="8017" w:author="Irová Zuzana" w:date="2025-04-16T12:43:00Z" w16du:dateUtc="2025-04-16T10:43:00Z">
              <w:rPr/>
            </w:rPrChange>
          </w:rPr>
          <w:t xml:space="preserve">ebnou </w:t>
        </w:r>
        <w:r w:rsidRPr="00C67F83">
          <w:rPr>
            <w:rFonts w:hint="cs"/>
            <w:highlight w:val="cyan"/>
            <w:rPrChange w:id="8018" w:author="Irová Zuzana" w:date="2025-04-16T12:43:00Z" w16du:dateUtc="2025-04-16T10:43:00Z">
              <w:rPr>
                <w:rFonts w:hint="cs"/>
              </w:rPr>
            </w:rPrChange>
          </w:rPr>
          <w:t>čá</w:t>
        </w:r>
        <w:r w:rsidRPr="00C67F83">
          <w:rPr>
            <w:highlight w:val="cyan"/>
            <w:rPrChange w:id="8019" w:author="Irová Zuzana" w:date="2025-04-16T12:43:00Z" w16du:dateUtc="2025-04-16T10:43:00Z">
              <w:rPr/>
            </w:rPrChange>
          </w:rPr>
          <w:t>stku za poplatek placenou hotovost</w:t>
        </w:r>
        <w:r w:rsidRPr="00C67F83">
          <w:rPr>
            <w:rFonts w:hint="cs"/>
            <w:highlight w:val="cyan"/>
            <w:rPrChange w:id="8020" w:author="Irová Zuzana" w:date="2025-04-16T12:43:00Z" w16du:dateUtc="2025-04-16T10:43:00Z">
              <w:rPr>
                <w:rFonts w:hint="cs"/>
              </w:rPr>
            </w:rPrChange>
          </w:rPr>
          <w:t>í</w:t>
        </w:r>
      </w:ins>
      <w:ins w:id="8021" w:author="Irová Zuzana" w:date="2025-04-16T12:42:00Z" w16du:dateUtc="2025-04-16T10:42:00Z">
        <w:r w:rsidR="00C67F83" w:rsidRPr="00C67F83">
          <w:rPr>
            <w:highlight w:val="cyan"/>
            <w:rPrChange w:id="8022" w:author="Irová Zuzana" w:date="2025-04-16T12:43:00Z" w16du:dateUtc="2025-04-16T10:43:00Z">
              <w:rPr/>
            </w:rPrChange>
          </w:rPr>
          <w:t xml:space="preserve"> zaokrouhl</w:t>
        </w:r>
        <w:r w:rsidR="00C67F83" w:rsidRPr="00C67F83">
          <w:rPr>
            <w:rFonts w:hint="cs"/>
            <w:highlight w:val="cyan"/>
            <w:rPrChange w:id="8023" w:author="Irová Zuzana" w:date="2025-04-16T12:43:00Z" w16du:dateUtc="2025-04-16T10:43:00Z">
              <w:rPr>
                <w:rFonts w:hint="cs"/>
              </w:rPr>
            </w:rPrChange>
          </w:rPr>
          <w:t>í</w:t>
        </w:r>
        <w:r w:rsidR="00C67F83" w:rsidRPr="00C67F83">
          <w:rPr>
            <w:highlight w:val="cyan"/>
            <w:rPrChange w:id="8024" w:author="Irová Zuzana" w:date="2025-04-16T12:43:00Z" w16du:dateUtc="2025-04-16T10:43:00Z">
              <w:rPr/>
            </w:rPrChange>
          </w:rPr>
          <w:t xml:space="preserve"> </w:t>
        </w:r>
      </w:ins>
      <w:ins w:id="8025" w:author="Irová Zuzana" w:date="2025-04-16T12:41:00Z" w16du:dateUtc="2025-04-16T10:41:00Z">
        <w:r w:rsidRPr="00C67F83">
          <w:rPr>
            <w:highlight w:val="cyan"/>
            <w:rPrChange w:id="8026" w:author="Irová Zuzana" w:date="2025-04-16T12:43:00Z" w16du:dateUtc="2025-04-16T10:43:00Z">
              <w:rPr/>
            </w:rPrChange>
          </w:rPr>
          <w:t>na nejbli</w:t>
        </w:r>
        <w:r w:rsidRPr="00C67F83">
          <w:rPr>
            <w:rFonts w:hint="cs"/>
            <w:highlight w:val="cyan"/>
            <w:rPrChange w:id="8027" w:author="Irová Zuzana" w:date="2025-04-16T12:43:00Z" w16du:dateUtc="2025-04-16T10:43:00Z">
              <w:rPr>
                <w:rFonts w:hint="cs"/>
              </w:rPr>
            </w:rPrChange>
          </w:rPr>
          <w:t>žší</w:t>
        </w:r>
        <w:r w:rsidRPr="00C67F83">
          <w:rPr>
            <w:highlight w:val="cyan"/>
            <w:rPrChange w:id="8028" w:author="Irová Zuzana" w:date="2025-04-16T12:43:00Z" w16du:dateUtc="2025-04-16T10:43:00Z">
              <w:rPr/>
            </w:rPrChange>
          </w:rPr>
          <w:t xml:space="preserve"> p</w:t>
        </w:r>
        <w:r w:rsidRPr="00C67F83">
          <w:rPr>
            <w:rFonts w:hint="cs"/>
            <w:highlight w:val="cyan"/>
            <w:rPrChange w:id="8029" w:author="Irová Zuzana" w:date="2025-04-16T12:43:00Z" w16du:dateUtc="2025-04-16T10:43:00Z">
              <w:rPr>
                <w:rFonts w:hint="cs"/>
              </w:rPr>
            </w:rPrChange>
          </w:rPr>
          <w:t>ě</w:t>
        </w:r>
        <w:r w:rsidRPr="00C67F83">
          <w:rPr>
            <w:highlight w:val="cyan"/>
            <w:rPrChange w:id="8030" w:author="Irová Zuzana" w:date="2025-04-16T12:43:00Z" w16du:dateUtc="2025-04-16T10:43:00Z">
              <w:rPr/>
            </w:rPrChange>
          </w:rPr>
          <w:t xml:space="preserve">ticent (tj. 102,02 </w:t>
        </w:r>
        <w:r w:rsidRPr="00C67F83">
          <w:rPr>
            <w:rFonts w:ascii="Wingdings" w:eastAsia="Wingdings" w:hAnsi="Wingdings" w:cs="Wingdings" w:hint="cs"/>
            <w:highlight w:val="cyan"/>
            <w:rPrChange w:id="8031" w:author="Irová Zuzana" w:date="2025-04-16T12:43:00Z" w16du:dateUtc="2025-04-16T10:43:00Z">
              <w:rPr>
                <w:rFonts w:hint="cs"/>
              </w:rPr>
            </w:rPrChange>
          </w:rPr>
          <w:t>à</w:t>
        </w:r>
        <w:r w:rsidRPr="00C67F83">
          <w:rPr>
            <w:highlight w:val="cyan"/>
            <w:rPrChange w:id="8032" w:author="Irová Zuzana" w:date="2025-04-16T12:43:00Z" w16du:dateUtc="2025-04-16T10:43:00Z">
              <w:rPr/>
            </w:rPrChange>
          </w:rPr>
          <w:t xml:space="preserve"> 102,00; 102,03 </w:t>
        </w:r>
        <w:r w:rsidRPr="00C67F83">
          <w:rPr>
            <w:rFonts w:ascii="Wingdings" w:eastAsia="Wingdings" w:hAnsi="Wingdings" w:cs="Wingdings" w:hint="cs"/>
            <w:highlight w:val="cyan"/>
            <w:rPrChange w:id="8033" w:author="Irová Zuzana" w:date="2025-04-16T12:43:00Z" w16du:dateUtc="2025-04-16T10:43:00Z">
              <w:rPr>
                <w:rFonts w:hint="cs"/>
              </w:rPr>
            </w:rPrChange>
          </w:rPr>
          <w:t>à</w:t>
        </w:r>
        <w:r w:rsidRPr="00C67F83">
          <w:rPr>
            <w:highlight w:val="cyan"/>
            <w:rPrChange w:id="8034" w:author="Irová Zuzana" w:date="2025-04-16T12:43:00Z" w16du:dateUtc="2025-04-16T10:43:00Z">
              <w:rPr/>
            </w:rPrChange>
          </w:rPr>
          <w:t xml:space="preserve"> 102,05; 102,26 </w:t>
        </w:r>
        <w:r w:rsidRPr="00C67F83">
          <w:rPr>
            <w:rFonts w:ascii="Wingdings" w:eastAsia="Wingdings" w:hAnsi="Wingdings" w:cs="Wingdings" w:hint="cs"/>
            <w:highlight w:val="cyan"/>
            <w:lang w:val="en-US"/>
            <w:rPrChange w:id="8035" w:author="Irová Zuzana" w:date="2025-04-16T12:43:00Z" w16du:dateUtc="2025-04-16T10:43:00Z">
              <w:rPr>
                <w:rFonts w:hint="cs"/>
                <w:lang w:val="en-US"/>
              </w:rPr>
            </w:rPrChange>
          </w:rPr>
          <w:t>à</w:t>
        </w:r>
        <w:r w:rsidRPr="00C67F83">
          <w:rPr>
            <w:highlight w:val="cyan"/>
            <w:lang w:val="en-US"/>
            <w:rPrChange w:id="8036" w:author="Irová Zuzana" w:date="2025-04-16T12:43:00Z" w16du:dateUtc="2025-04-16T10:43:00Z">
              <w:rPr>
                <w:lang w:val="en-US"/>
              </w:rPr>
            </w:rPrChange>
          </w:rPr>
          <w:t xml:space="preserve"> 102,25; </w:t>
        </w:r>
        <w:r w:rsidRPr="00C67F83">
          <w:rPr>
            <w:highlight w:val="cyan"/>
            <w:rPrChange w:id="8037" w:author="Irová Zuzana" w:date="2025-04-16T12:43:00Z" w16du:dateUtc="2025-04-16T10:43:00Z">
              <w:rPr/>
            </w:rPrChange>
          </w:rPr>
          <w:t xml:space="preserve">99,97 </w:t>
        </w:r>
        <w:r w:rsidRPr="00C67F83">
          <w:rPr>
            <w:rFonts w:ascii="Wingdings" w:eastAsia="Wingdings" w:hAnsi="Wingdings" w:cs="Wingdings" w:hint="cs"/>
            <w:highlight w:val="cyan"/>
            <w:rPrChange w:id="8038" w:author="Irová Zuzana" w:date="2025-04-16T12:43:00Z" w16du:dateUtc="2025-04-16T10:43:00Z">
              <w:rPr>
                <w:rFonts w:hint="cs"/>
              </w:rPr>
            </w:rPrChange>
          </w:rPr>
          <w:t>à</w:t>
        </w:r>
        <w:r w:rsidRPr="00C67F83">
          <w:rPr>
            <w:highlight w:val="cyan"/>
            <w:rPrChange w:id="8039" w:author="Irová Zuzana" w:date="2025-04-16T12:43:00Z" w16du:dateUtc="2025-04-16T10:43:00Z">
              <w:rPr/>
            </w:rPrChange>
          </w:rPr>
          <w:t xml:space="preserve"> 99,95; 99,98 </w:t>
        </w:r>
        <w:r w:rsidRPr="00C67F83">
          <w:rPr>
            <w:rFonts w:ascii="Wingdings" w:eastAsia="Wingdings" w:hAnsi="Wingdings" w:cs="Wingdings" w:hint="cs"/>
            <w:highlight w:val="cyan"/>
            <w:rPrChange w:id="8040" w:author="Irová Zuzana" w:date="2025-04-16T12:43:00Z" w16du:dateUtc="2025-04-16T10:43:00Z">
              <w:rPr>
                <w:rFonts w:hint="cs"/>
              </w:rPr>
            </w:rPrChange>
          </w:rPr>
          <w:t>à</w:t>
        </w:r>
        <w:r w:rsidRPr="00C67F83">
          <w:rPr>
            <w:highlight w:val="cyan"/>
            <w:rPrChange w:id="8041" w:author="Irová Zuzana" w:date="2025-04-16T12:43:00Z" w16du:dateUtc="2025-04-16T10:43:00Z">
              <w:rPr/>
            </w:rPrChange>
          </w:rPr>
          <w:t xml:space="preserve"> 100,00).</w:t>
        </w:r>
      </w:ins>
    </w:p>
    <w:p w14:paraId="3D007F19" w14:textId="77777777" w:rsidR="002D3C49" w:rsidRPr="00955C1D" w:rsidRDefault="002D3C49">
      <w:pPr>
        <w:pStyle w:val="NormalIndent"/>
        <w:rPr>
          <w:ins w:id="8042" w:author="Irová Zuzana" w:date="2025-04-16T12:17:00Z" w16du:dateUtc="2025-04-16T10:17:00Z"/>
        </w:rPr>
      </w:pPr>
      <w:ins w:id="8043" w:author="Irová Zuzana" w:date="2025-04-16T12:17:00Z" w16du:dateUtc="2025-04-16T10:17:00Z">
        <w:r>
          <w:t>Aktér pře</w:t>
        </w:r>
        <w:r w:rsidRPr="00955C1D">
          <w:t>vezme zaokrouhlenou částku v hotovosti od zákazníka a zaregistruje Platbu.</w:t>
        </w:r>
      </w:ins>
    </w:p>
    <w:p w14:paraId="24C1571D" w14:textId="77777777" w:rsidR="002D3C49" w:rsidRDefault="002D3C49">
      <w:pPr>
        <w:pStyle w:val="NormalIndent"/>
        <w:rPr>
          <w:ins w:id="8044" w:author="Irová Zuzana" w:date="2025-06-23T10:33:00Z" w16du:dateUtc="2025-06-23T08:33:00Z"/>
        </w:rPr>
      </w:pPr>
    </w:p>
    <w:p w14:paraId="073579A1" w14:textId="77777777" w:rsidR="00BC7BCC" w:rsidRDefault="00BC7BCC">
      <w:pPr>
        <w:pStyle w:val="NormalIndent"/>
        <w:rPr>
          <w:ins w:id="8045" w:author="Irová Zuzana" w:date="2025-04-16T12:18:00Z" w16du:dateUtc="2025-04-16T10:18:00Z"/>
        </w:rPr>
      </w:pPr>
    </w:p>
    <w:p w14:paraId="6761DE1F" w14:textId="311DB7B2" w:rsidR="002D3C49" w:rsidRDefault="002D3C49">
      <w:pPr>
        <w:pStyle w:val="Flowheading"/>
        <w:rPr>
          <w:ins w:id="8046" w:author="Irová Zuzana" w:date="2025-04-16T12:14:00Z" w16du:dateUtc="2025-04-16T10:14:00Z"/>
        </w:rPr>
        <w:pPrChange w:id="8047" w:author="Irová Zuzana" w:date="2025-06-06T15:16:00Z" w16du:dateUtc="2025-06-06T13:16:00Z">
          <w:pPr>
            <w:pStyle w:val="NormalIndent"/>
          </w:pPr>
        </w:pPrChange>
      </w:pPr>
      <w:ins w:id="8048" w:author="Irová Zuzana" w:date="2025-04-16T12:18:00Z" w16du:dateUtc="2025-04-16T10:18:00Z">
        <w:r>
          <w:t>Společný postup pro všechny p</w:t>
        </w:r>
      </w:ins>
      <w:ins w:id="8049" w:author="Irová Zuzana" w:date="2025-04-16T12:34:00Z" w16du:dateUtc="2025-04-16T10:34:00Z">
        <w:r w:rsidR="005D6287">
          <w:t>la</w:t>
        </w:r>
      </w:ins>
      <w:ins w:id="8050" w:author="Irová Zuzana" w:date="2025-04-16T12:18:00Z" w16du:dateUtc="2025-04-16T10:18:00Z">
        <w:r>
          <w:t>tební metody</w:t>
        </w:r>
      </w:ins>
    </w:p>
    <w:p w14:paraId="62E9840D" w14:textId="77777777" w:rsidR="00771006" w:rsidRPr="00336C1E" w:rsidRDefault="00771006">
      <w:pPr>
        <w:pStyle w:val="NormalIndent"/>
        <w:rPr>
          <w:ins w:id="8051" w:author="Irová Zuzana" w:date="2025-04-16T12:14:00Z" w16du:dateUtc="2025-04-16T10:14:00Z"/>
          <w:highlight w:val="yellow"/>
          <w:rPrChange w:id="8052" w:author="Irová Zuzana" w:date="2025-04-17T12:36:00Z" w16du:dateUtc="2025-04-17T10:36:00Z">
            <w:rPr>
              <w:ins w:id="8053" w:author="Irová Zuzana" w:date="2025-04-16T12:14:00Z" w16du:dateUtc="2025-04-16T10:14:00Z"/>
            </w:rPr>
          </w:rPrChange>
        </w:rPr>
      </w:pPr>
      <w:ins w:id="8054" w:author="Irová Zuzana" w:date="2025-04-16T12:14:00Z" w16du:dateUtc="2025-04-16T10:14:00Z">
        <w:r w:rsidRPr="00336C1E">
          <w:rPr>
            <w:highlight w:val="yellow"/>
            <w:rPrChange w:id="8055" w:author="Irová Zuzana" w:date="2025-04-17T12:36:00Z" w16du:dateUtc="2025-04-17T10:36:00Z">
              <w:rPr/>
            </w:rPrChange>
          </w:rPr>
          <w:t>Syst</w:t>
        </w:r>
        <w:r w:rsidRPr="00336C1E">
          <w:rPr>
            <w:rFonts w:hint="cs"/>
            <w:highlight w:val="yellow"/>
            <w:rPrChange w:id="8056" w:author="Irová Zuzana" w:date="2025-04-17T12:36:00Z" w16du:dateUtc="2025-04-17T10:36:00Z">
              <w:rPr>
                <w:rFonts w:hint="cs"/>
              </w:rPr>
            </w:rPrChange>
          </w:rPr>
          <w:t>é</w:t>
        </w:r>
        <w:r w:rsidRPr="00336C1E">
          <w:rPr>
            <w:highlight w:val="yellow"/>
            <w:rPrChange w:id="8057" w:author="Irová Zuzana" w:date="2025-04-17T12:36:00Z" w16du:dateUtc="2025-04-17T10:36:00Z">
              <w:rPr/>
            </w:rPrChange>
          </w:rPr>
          <w:t>m zjist</w:t>
        </w:r>
        <w:r w:rsidRPr="00336C1E">
          <w:rPr>
            <w:rFonts w:hint="cs"/>
            <w:highlight w:val="yellow"/>
            <w:rPrChange w:id="8058" w:author="Irová Zuzana" w:date="2025-04-17T12:36:00Z" w16du:dateUtc="2025-04-17T10:36:00Z">
              <w:rPr>
                <w:rFonts w:hint="cs"/>
              </w:rPr>
            </w:rPrChange>
          </w:rPr>
          <w:t>í</w:t>
        </w:r>
        <w:r w:rsidRPr="00336C1E">
          <w:rPr>
            <w:highlight w:val="yellow"/>
            <w:rPrChange w:id="8059" w:author="Irová Zuzana" w:date="2025-04-17T12:36:00Z" w16du:dateUtc="2025-04-17T10:36:00Z">
              <w:rPr/>
            </w:rPrChange>
          </w:rPr>
          <w:t xml:space="preserve"> BIBA pro fakturaci na z</w:t>
        </w:r>
        <w:r w:rsidRPr="00336C1E">
          <w:rPr>
            <w:rFonts w:hint="cs"/>
            <w:highlight w:val="yellow"/>
            <w:rPrChange w:id="8060" w:author="Irová Zuzana" w:date="2025-04-17T12:36:00Z" w16du:dateUtc="2025-04-17T10:36:00Z">
              <w:rPr>
                <w:rFonts w:hint="cs"/>
              </w:rPr>
            </w:rPrChange>
          </w:rPr>
          <w:t>á</w:t>
        </w:r>
        <w:r w:rsidRPr="00336C1E">
          <w:rPr>
            <w:highlight w:val="yellow"/>
            <w:rPrChange w:id="8061" w:author="Irová Zuzana" w:date="2025-04-17T12:36:00Z" w16du:dateUtc="2025-04-17T10:36:00Z">
              <w:rPr/>
            </w:rPrChange>
          </w:rPr>
          <w:t>klad</w:t>
        </w:r>
        <w:r w:rsidRPr="00336C1E">
          <w:rPr>
            <w:rFonts w:hint="cs"/>
            <w:highlight w:val="yellow"/>
            <w:rPrChange w:id="8062" w:author="Irová Zuzana" w:date="2025-04-17T12:36:00Z" w16du:dateUtc="2025-04-17T10:36:00Z">
              <w:rPr>
                <w:rFonts w:hint="cs"/>
              </w:rPr>
            </w:rPrChange>
          </w:rPr>
          <w:t>ě</w:t>
        </w:r>
        <w:r w:rsidRPr="00336C1E">
          <w:rPr>
            <w:highlight w:val="yellow"/>
            <w:rPrChange w:id="8063" w:author="Irová Zuzana" w:date="2025-04-17T12:36:00Z" w16du:dateUtc="2025-04-17T10:36:00Z">
              <w:rPr/>
            </w:rPrChange>
          </w:rPr>
          <w:t xml:space="preserve"> Bill issuer ze vstupu a Reason:</w:t>
        </w:r>
      </w:ins>
    </w:p>
    <w:p w14:paraId="51A92196" w14:textId="77777777" w:rsidR="005F048F" w:rsidRPr="00336C1E" w:rsidRDefault="005F048F">
      <w:pPr>
        <w:pStyle w:val="NormalIndent"/>
        <w:numPr>
          <w:ilvl w:val="0"/>
          <w:numId w:val="566"/>
        </w:numPr>
        <w:rPr>
          <w:ins w:id="8064" w:author="Irová Zuzana" w:date="2025-04-17T12:32:00Z" w16du:dateUtc="2025-04-17T10:32:00Z"/>
          <w:highlight w:val="yellow"/>
          <w:rPrChange w:id="8065" w:author="Irová Zuzana" w:date="2025-04-17T12:36:00Z" w16du:dateUtc="2025-04-17T10:36:00Z">
            <w:rPr>
              <w:ins w:id="8066" w:author="Irová Zuzana" w:date="2025-04-17T12:32:00Z" w16du:dateUtc="2025-04-17T10:32:00Z"/>
            </w:rPr>
          </w:rPrChange>
        </w:rPr>
      </w:pPr>
      <w:ins w:id="8067" w:author="Irová Zuzana" w:date="2025-04-17T12:31:00Z" w16du:dateUtc="2025-04-17T10:31:00Z">
        <w:r w:rsidRPr="00336C1E">
          <w:rPr>
            <w:highlight w:val="yellow"/>
            <w:rPrChange w:id="8068" w:author="Irová Zuzana" w:date="2025-04-17T12:36:00Z" w16du:dateUtc="2025-04-17T10:36:00Z">
              <w:rPr/>
            </w:rPrChange>
          </w:rPr>
          <w:t xml:space="preserve">Offence, pokud jde o </w:t>
        </w:r>
      </w:ins>
      <w:ins w:id="8069" w:author="Irová Zuzana" w:date="2025-04-17T12:32:00Z" w16du:dateUtc="2025-04-17T10:32:00Z">
        <w:r w:rsidRPr="00336C1E">
          <w:rPr>
            <w:highlight w:val="yellow"/>
            <w:rPrChange w:id="8070" w:author="Irová Zuzana" w:date="2025-04-17T12:36:00Z" w16du:dateUtc="2025-04-17T10:36:00Z">
              <w:rPr/>
            </w:rPrChange>
          </w:rPr>
          <w:t>Offence operaci</w:t>
        </w:r>
      </w:ins>
    </w:p>
    <w:p w14:paraId="6EACD9BA" w14:textId="7A8B6B87" w:rsidR="00771006" w:rsidRPr="00336C1E" w:rsidRDefault="00771006">
      <w:pPr>
        <w:pStyle w:val="NormalIndent"/>
        <w:numPr>
          <w:ilvl w:val="0"/>
          <w:numId w:val="566"/>
        </w:numPr>
        <w:rPr>
          <w:ins w:id="8071" w:author="Irová Zuzana" w:date="2025-04-16T12:15:00Z" w16du:dateUtc="2025-04-16T10:15:00Z"/>
          <w:highlight w:val="yellow"/>
          <w:rPrChange w:id="8072" w:author="Irová Zuzana" w:date="2025-04-17T12:36:00Z" w16du:dateUtc="2025-04-17T10:36:00Z">
            <w:rPr>
              <w:ins w:id="8073" w:author="Irová Zuzana" w:date="2025-04-16T12:15:00Z" w16du:dateUtc="2025-04-16T10:15:00Z"/>
            </w:rPr>
          </w:rPrChange>
        </w:rPr>
        <w:pPrChange w:id="8074" w:author="Irová Zuzana" w:date="2025-06-06T15:16:00Z" w16du:dateUtc="2025-06-06T13:16:00Z">
          <w:pPr>
            <w:pStyle w:val="NormalIndent"/>
          </w:pPr>
        </w:pPrChange>
      </w:pPr>
      <w:ins w:id="8075" w:author="Irová Zuzana" w:date="2025-04-16T12:14:00Z" w16du:dateUtc="2025-04-16T10:14:00Z">
        <w:r w:rsidRPr="00336C1E">
          <w:rPr>
            <w:highlight w:val="yellow"/>
            <w:rPrChange w:id="8076" w:author="Irová Zuzana" w:date="2025-04-17T12:36:00Z" w16du:dateUtc="2025-04-17T10:36:00Z">
              <w:rPr/>
            </w:rPrChange>
          </w:rPr>
          <w:t>Top-up, pokud jde o Top-up operaci</w:t>
        </w:r>
      </w:ins>
    </w:p>
    <w:p w14:paraId="31ED6E1F" w14:textId="5D6F61FD" w:rsidR="00771006" w:rsidRPr="00336C1E" w:rsidRDefault="00771006">
      <w:pPr>
        <w:pStyle w:val="NormalIndent"/>
        <w:numPr>
          <w:ilvl w:val="0"/>
          <w:numId w:val="566"/>
        </w:numPr>
        <w:rPr>
          <w:ins w:id="8077" w:author="Irová Zuzana" w:date="2025-04-16T12:14:00Z" w16du:dateUtc="2025-04-16T10:14:00Z"/>
          <w:highlight w:val="yellow"/>
          <w:rPrChange w:id="8078" w:author="Irová Zuzana" w:date="2025-04-17T12:36:00Z" w16du:dateUtc="2025-04-17T10:36:00Z">
            <w:rPr>
              <w:ins w:id="8079" w:author="Irová Zuzana" w:date="2025-04-16T12:14:00Z" w16du:dateUtc="2025-04-16T10:14:00Z"/>
            </w:rPr>
          </w:rPrChange>
        </w:rPr>
        <w:pPrChange w:id="8080" w:author="Irová Zuzana" w:date="2025-06-06T15:16:00Z" w16du:dateUtc="2025-06-06T13:16:00Z">
          <w:pPr>
            <w:pStyle w:val="NormalIndent"/>
          </w:pPr>
        </w:pPrChange>
      </w:pPr>
      <w:ins w:id="8081" w:author="Irová Zuzana" w:date="2025-04-16T12:15:00Z" w16du:dateUtc="2025-04-16T10:15:00Z">
        <w:r w:rsidRPr="00336C1E">
          <w:rPr>
            <w:highlight w:val="yellow"/>
            <w:rPrChange w:id="8082" w:author="Irová Zuzana" w:date="2025-04-17T12:36:00Z" w16du:dateUtc="2025-04-17T10:36:00Z">
              <w:rPr/>
            </w:rPrChange>
          </w:rPr>
          <w:t>jinak Services</w:t>
        </w:r>
      </w:ins>
      <w:ins w:id="8083" w:author="Irová Zuzana" w:date="2025-04-16T12:14:00Z" w16du:dateUtc="2025-04-16T10:14:00Z">
        <w:r w:rsidRPr="00336C1E">
          <w:rPr>
            <w:highlight w:val="yellow"/>
            <w:rPrChange w:id="8084" w:author="Irová Zuzana" w:date="2025-04-17T12:36:00Z" w16du:dateUtc="2025-04-17T10:36:00Z">
              <w:rPr/>
            </w:rPrChange>
          </w:rPr>
          <w:t>.</w:t>
        </w:r>
      </w:ins>
    </w:p>
    <w:p w14:paraId="717F9C42" w14:textId="77777777" w:rsidR="00771006" w:rsidRDefault="00771006">
      <w:pPr>
        <w:pStyle w:val="NormalIndent"/>
        <w:rPr>
          <w:ins w:id="8085" w:author="Irová Zuzana" w:date="2025-04-16T12:34:00Z" w16du:dateUtc="2025-04-16T10:34:00Z"/>
        </w:rPr>
      </w:pPr>
    </w:p>
    <w:p w14:paraId="5FAF3A6E" w14:textId="77777777" w:rsidR="00256A20" w:rsidRPr="00A8018C" w:rsidRDefault="00256A20">
      <w:pPr>
        <w:pStyle w:val="NormalIndent"/>
        <w:rPr>
          <w:ins w:id="8086" w:author="Irová Zuzana" w:date="2025-04-17T14:33:00Z" w16du:dateUtc="2025-04-17T12:33:00Z"/>
        </w:rPr>
      </w:pPr>
    </w:p>
    <w:p w14:paraId="0B72B35F" w14:textId="77777777" w:rsidR="00BD01F8" w:rsidRPr="00BD01F8" w:rsidRDefault="00BD01F8">
      <w:pPr>
        <w:pStyle w:val="NormalIndent"/>
        <w:rPr>
          <w:ins w:id="8087" w:author="Irová Zuzana" w:date="2025-04-16T12:35:00Z"/>
        </w:rPr>
      </w:pPr>
      <w:ins w:id="8088" w:author="Irová Zuzana" w:date="2025-04-16T12:35:00Z">
        <w:r w:rsidRPr="00BD01F8">
          <w:t>Systém vytvoří Payment s parametry:</w:t>
        </w:r>
      </w:ins>
    </w:p>
    <w:p w14:paraId="4A57EC46" w14:textId="77777777" w:rsidR="00BD01F8" w:rsidRPr="00BD01F8" w:rsidRDefault="00BD01F8">
      <w:pPr>
        <w:pStyle w:val="ListFS1"/>
        <w:rPr>
          <w:ins w:id="8089" w:author="Irová Zuzana" w:date="2025-04-16T12:35:00Z"/>
        </w:rPr>
        <w:pPrChange w:id="8090" w:author="Irová Zuzana" w:date="2025-06-06T15:37:00Z" w16du:dateUtc="2025-06-06T13:37:00Z">
          <w:pPr>
            <w:pStyle w:val="NormalIndent"/>
          </w:pPr>
        </w:pPrChange>
      </w:pPr>
      <w:ins w:id="8091" w:author="Irová Zuzana" w:date="2025-04-16T12:35:00Z">
        <w:r w:rsidRPr="00BD01F8">
          <w:t xml:space="preserve">Payment number = Unikátní číslo platby podle číslovacího schématu. </w:t>
        </w:r>
      </w:ins>
    </w:p>
    <w:p w14:paraId="7310B9A1" w14:textId="77777777" w:rsidR="0054692C" w:rsidRDefault="00BD01F8" w:rsidP="00C40C63">
      <w:pPr>
        <w:pStyle w:val="ListFS1"/>
        <w:rPr>
          <w:ins w:id="8092" w:author="Irová Zuzana" w:date="2025-04-16T12:35:00Z" w16du:dateUtc="2025-04-16T10:35:00Z"/>
        </w:rPr>
      </w:pPr>
      <w:ins w:id="8093" w:author="Irová Zuzana" w:date="2025-04-16T12:35:00Z">
        <w:r w:rsidRPr="00BD01F8">
          <w:t xml:space="preserve">Payment type = </w:t>
        </w:r>
      </w:ins>
    </w:p>
    <w:p w14:paraId="31FE6400" w14:textId="1DF0AFA0" w:rsidR="00362A74" w:rsidRDefault="00362A74">
      <w:pPr>
        <w:pStyle w:val="ListFS2"/>
        <w:rPr>
          <w:ins w:id="8094" w:author="Irová Zuzana" w:date="2025-04-16T12:43:00Z" w16du:dateUtc="2025-04-16T10:43:00Z"/>
        </w:rPr>
      </w:pPr>
      <w:ins w:id="8095" w:author="Irová Zuzana" w:date="2025-04-16T12:43:00Z" w16du:dateUtc="2025-04-16T10:43:00Z">
        <w:r>
          <w:t xml:space="preserve">Top-up payment, pokud </w:t>
        </w:r>
      </w:ins>
      <w:ins w:id="8096" w:author="Irová Zuzana" w:date="2025-04-17T12:40:00Z" w16du:dateUtc="2025-04-17T10:40:00Z">
        <w:r w:rsidR="001E376D">
          <w:t>jde o</w:t>
        </w:r>
      </w:ins>
      <w:ins w:id="8097" w:author="Irová Zuzana" w:date="2025-04-16T12:43:00Z" w16du:dateUtc="2025-04-16T10:43:00Z">
        <w:r>
          <w:t xml:space="preserve"> Top-up </w:t>
        </w:r>
      </w:ins>
    </w:p>
    <w:p w14:paraId="1F2D9A9A" w14:textId="44486AFA" w:rsidR="000164D2" w:rsidRDefault="00362A74">
      <w:pPr>
        <w:pStyle w:val="ListFS2"/>
        <w:rPr>
          <w:ins w:id="8098" w:author="Irová Zuzana" w:date="2025-04-16T12:38:00Z" w16du:dateUtc="2025-04-16T10:38:00Z"/>
        </w:rPr>
      </w:pPr>
      <w:ins w:id="8099" w:author="Irová Zuzana" w:date="2025-04-16T12:43:00Z" w16du:dateUtc="2025-04-16T10:43:00Z">
        <w:r>
          <w:t xml:space="preserve">jinak </w:t>
        </w:r>
      </w:ins>
      <w:ins w:id="8100" w:author="Irová Zuzana" w:date="2025-04-16T12:38:00Z" w16du:dateUtc="2025-04-16T10:38:00Z">
        <w:r w:rsidR="00062CE2">
          <w:t>Bill payment</w:t>
        </w:r>
      </w:ins>
      <w:ins w:id="8101" w:author="Irová Zuzana" w:date="2025-04-16T12:43:00Z" w16du:dateUtc="2025-04-16T10:43:00Z">
        <w:r>
          <w:t>.</w:t>
        </w:r>
      </w:ins>
    </w:p>
    <w:p w14:paraId="44AC1C27" w14:textId="2207C56D" w:rsidR="00BD01F8" w:rsidRPr="00BD01F8" w:rsidRDefault="00BD01F8">
      <w:pPr>
        <w:pStyle w:val="ListFS1"/>
        <w:rPr>
          <w:ins w:id="8102" w:author="Irová Zuzana" w:date="2025-04-16T12:35:00Z"/>
        </w:rPr>
        <w:pPrChange w:id="8103" w:author="Irová Zuzana" w:date="2025-06-06T15:37:00Z" w16du:dateUtc="2025-06-06T13:37:00Z">
          <w:pPr>
            <w:pStyle w:val="NormalIndent"/>
          </w:pPr>
        </w:pPrChange>
      </w:pPr>
      <w:ins w:id="8104" w:author="Irová Zuzana" w:date="2025-04-16T12:35:00Z">
        <w:r w:rsidRPr="00BD01F8">
          <w:t xml:space="preserve">Payment method = </w:t>
        </w:r>
      </w:ins>
    </w:p>
    <w:p w14:paraId="19C0E98C" w14:textId="4DA72AB1" w:rsidR="00BD01F8" w:rsidRPr="00BD01F8" w:rsidRDefault="00BD01F8">
      <w:pPr>
        <w:pStyle w:val="ListFS2"/>
        <w:rPr>
          <w:ins w:id="8105" w:author="Irová Zuzana" w:date="2025-04-16T12:35:00Z"/>
        </w:rPr>
        <w:pPrChange w:id="8106" w:author="Irová Zuzana" w:date="2025-06-06T15:16:00Z" w16du:dateUtc="2025-06-06T13:16:00Z">
          <w:pPr>
            <w:pStyle w:val="NormalIndent"/>
          </w:pPr>
        </w:pPrChange>
      </w:pPr>
      <w:ins w:id="8107" w:author="Irová Zuzana" w:date="2025-04-16T12:35:00Z">
        <w:r w:rsidRPr="00BD01F8">
          <w:t>pokud Payment session.internet banking channel = EFT payment a Card type má Card type.type = Bank card, pak Bank card payment</w:t>
        </w:r>
      </w:ins>
      <w:ins w:id="8108" w:author="Irová Zuzana" w:date="2025-04-16T12:43:00Z" w16du:dateUtc="2025-04-16T10:43:00Z">
        <w:r w:rsidR="00FC32F5">
          <w:t>,</w:t>
        </w:r>
      </w:ins>
    </w:p>
    <w:p w14:paraId="18CC707C" w14:textId="28BCC6C4" w:rsidR="00BD01F8" w:rsidRPr="00BD01F8" w:rsidRDefault="00BD01F8">
      <w:pPr>
        <w:pStyle w:val="ListFS2"/>
        <w:rPr>
          <w:ins w:id="8109" w:author="Irová Zuzana" w:date="2025-04-16T12:35:00Z"/>
        </w:rPr>
        <w:pPrChange w:id="8110" w:author="Irová Zuzana" w:date="2025-06-06T15:16:00Z" w16du:dateUtc="2025-06-06T13:16:00Z">
          <w:pPr>
            <w:pStyle w:val="NormalIndent"/>
          </w:pPr>
        </w:pPrChange>
      </w:pPr>
      <w:ins w:id="8111" w:author="Irová Zuzana" w:date="2025-04-16T12:35:00Z">
        <w:r w:rsidRPr="00BD01F8">
          <w:t>pokud Payment session.internet banking channel = EFT payment a Card type má Card type.type = Fleet card, pak Fleet card payment</w:t>
        </w:r>
      </w:ins>
      <w:ins w:id="8112" w:author="Irová Zuzana" w:date="2025-04-16T12:43:00Z" w16du:dateUtc="2025-04-16T10:43:00Z">
        <w:r w:rsidR="00FC32F5">
          <w:t>,</w:t>
        </w:r>
      </w:ins>
    </w:p>
    <w:p w14:paraId="7604099A" w14:textId="0D9BA013" w:rsidR="00BD01F8" w:rsidRPr="00BD01F8" w:rsidRDefault="00BD01F8">
      <w:pPr>
        <w:pStyle w:val="ListFS2"/>
        <w:rPr>
          <w:ins w:id="8113" w:author="Irová Zuzana" w:date="2025-04-16T12:35:00Z"/>
        </w:rPr>
        <w:pPrChange w:id="8114" w:author="Irová Zuzana" w:date="2025-06-06T15:16:00Z" w16du:dateUtc="2025-06-06T13:16:00Z">
          <w:pPr>
            <w:pStyle w:val="NormalIndent"/>
          </w:pPr>
        </w:pPrChange>
      </w:pPr>
      <w:ins w:id="8115" w:author="Irová Zuzana" w:date="2025-04-16T12:35:00Z">
        <w:r w:rsidRPr="00BD01F8">
          <w:t>pokud na vstupu byla platební metoda Cash, pak Cash payment</w:t>
        </w:r>
      </w:ins>
      <w:ins w:id="8116" w:author="Irová Zuzana" w:date="2025-04-16T12:43:00Z" w16du:dateUtc="2025-04-16T10:43:00Z">
        <w:r w:rsidR="00FC32F5">
          <w:t>.</w:t>
        </w:r>
      </w:ins>
    </w:p>
    <w:p w14:paraId="7C4BA821" w14:textId="77777777" w:rsidR="00BD01F8" w:rsidRPr="00BD01F8" w:rsidRDefault="00BD01F8">
      <w:pPr>
        <w:pStyle w:val="ListFS1"/>
        <w:rPr>
          <w:ins w:id="8117" w:author="Irová Zuzana" w:date="2025-04-16T12:35:00Z"/>
        </w:rPr>
        <w:pPrChange w:id="8118" w:author="Irová Zuzana" w:date="2025-06-06T15:37:00Z" w16du:dateUtc="2025-06-06T13:37:00Z">
          <w:pPr>
            <w:pStyle w:val="NormalIndent"/>
          </w:pPr>
        </w:pPrChange>
      </w:pPr>
      <w:ins w:id="8119" w:author="Irová Zuzana" w:date="2025-04-16T12:35:00Z">
        <w:r w:rsidRPr="00BD01F8">
          <w:t>Payment category = Credit payment</w:t>
        </w:r>
      </w:ins>
    </w:p>
    <w:p w14:paraId="7D7DFF48" w14:textId="77777777" w:rsidR="00BD01F8" w:rsidRPr="00BD01F8" w:rsidRDefault="00BD01F8">
      <w:pPr>
        <w:pStyle w:val="ListFS1"/>
        <w:rPr>
          <w:ins w:id="8120" w:author="Irová Zuzana" w:date="2025-04-16T12:35:00Z"/>
        </w:rPr>
        <w:pPrChange w:id="8121" w:author="Irová Zuzana" w:date="2025-06-06T15:37:00Z" w16du:dateUtc="2025-06-06T13:37:00Z">
          <w:pPr>
            <w:pStyle w:val="NormalIndent"/>
          </w:pPr>
        </w:pPrChange>
      </w:pPr>
      <w:ins w:id="8122" w:author="Irová Zuzana" w:date="2025-04-16T12:35:00Z">
        <w:r w:rsidRPr="00BD01F8">
          <w:t>Payment status = Realized</w:t>
        </w:r>
      </w:ins>
    </w:p>
    <w:p w14:paraId="65B772C0" w14:textId="77777777" w:rsidR="00BD01F8" w:rsidRPr="00BD01F8" w:rsidRDefault="00BD01F8">
      <w:pPr>
        <w:pStyle w:val="ListFS1"/>
        <w:rPr>
          <w:ins w:id="8123" w:author="Irová Zuzana" w:date="2025-04-16T12:35:00Z"/>
        </w:rPr>
        <w:pPrChange w:id="8124" w:author="Irová Zuzana" w:date="2025-06-06T15:37:00Z" w16du:dateUtc="2025-06-06T13:37:00Z">
          <w:pPr>
            <w:pStyle w:val="NormalIndent"/>
          </w:pPr>
        </w:pPrChange>
      </w:pPr>
      <w:ins w:id="8125" w:author="Irová Zuzana" w:date="2025-04-16T12:35:00Z">
        <w:r w:rsidRPr="00BD01F8">
          <w:lastRenderedPageBreak/>
          <w:t>Matching status = Recognized – not matched</w:t>
        </w:r>
      </w:ins>
    </w:p>
    <w:p w14:paraId="49BA2ADB" w14:textId="77777777" w:rsidR="00BD01F8" w:rsidRPr="00BD01F8" w:rsidRDefault="00BD01F8">
      <w:pPr>
        <w:pStyle w:val="ListFS1"/>
        <w:rPr>
          <w:ins w:id="8126" w:author="Irová Zuzana" w:date="2025-04-16T12:35:00Z"/>
        </w:rPr>
        <w:pPrChange w:id="8127" w:author="Irová Zuzana" w:date="2025-06-06T15:37:00Z" w16du:dateUtc="2025-06-06T13:37:00Z">
          <w:pPr>
            <w:pStyle w:val="NormalIndent"/>
          </w:pPr>
        </w:pPrChange>
      </w:pPr>
      <w:ins w:id="8128" w:author="Irová Zuzana" w:date="2025-04-16T12:35:00Z">
        <w:r w:rsidRPr="00BD01F8">
          <w:t>Variable symbol = Variable symbol z Payment session, pokud existuje, jinak Null</w:t>
        </w:r>
      </w:ins>
    </w:p>
    <w:p w14:paraId="060AFE1C" w14:textId="77777777" w:rsidR="00BD01F8" w:rsidRPr="00BD01F8" w:rsidRDefault="00BD01F8">
      <w:pPr>
        <w:pStyle w:val="ListFS1"/>
        <w:rPr>
          <w:ins w:id="8129" w:author="Irová Zuzana" w:date="2025-04-16T12:35:00Z"/>
        </w:rPr>
        <w:pPrChange w:id="8130" w:author="Irová Zuzana" w:date="2025-06-06T15:37:00Z" w16du:dateUtc="2025-06-06T13:37:00Z">
          <w:pPr>
            <w:pStyle w:val="NormalIndent"/>
          </w:pPr>
        </w:pPrChange>
      </w:pPr>
      <w:ins w:id="8131" w:author="Irová Zuzana" w:date="2025-04-16T12:35:00Z">
        <w:r w:rsidRPr="00BD01F8">
          <w:t>Specific symbol = Subject number</w:t>
        </w:r>
      </w:ins>
    </w:p>
    <w:p w14:paraId="6EC336E2" w14:textId="2D54E56E" w:rsidR="00BD01F8" w:rsidRPr="00BD01F8" w:rsidRDefault="00BD01F8">
      <w:pPr>
        <w:pStyle w:val="ListFS1"/>
        <w:rPr>
          <w:ins w:id="8132" w:author="Irová Zuzana" w:date="2025-04-16T12:35:00Z"/>
        </w:rPr>
        <w:pPrChange w:id="8133" w:author="Irová Zuzana" w:date="2025-06-06T15:37:00Z" w16du:dateUtc="2025-06-06T13:37:00Z">
          <w:pPr>
            <w:pStyle w:val="NormalIndent"/>
          </w:pPr>
        </w:pPrChange>
      </w:pPr>
      <w:ins w:id="8134" w:author="Irová Zuzana" w:date="2025-04-16T12:35:00Z">
        <w:r w:rsidRPr="00BD01F8">
          <w:t xml:space="preserve">Payment amount = </w:t>
        </w:r>
      </w:ins>
      <w:ins w:id="8135" w:author="Irová Zuzana" w:date="2025-04-16T12:39:00Z" w16du:dateUtc="2025-04-16T10:39:00Z">
        <w:r w:rsidR="00A242A2">
          <w:t>částka platby</w:t>
        </w:r>
      </w:ins>
      <w:ins w:id="8136" w:author="Irová Zuzana" w:date="2025-04-16T12:35:00Z">
        <w:r w:rsidRPr="00BD01F8">
          <w:t xml:space="preserve"> </w:t>
        </w:r>
      </w:ins>
    </w:p>
    <w:p w14:paraId="521D7D94" w14:textId="77777777" w:rsidR="00BD01F8" w:rsidRPr="00BD01F8" w:rsidRDefault="00BD01F8">
      <w:pPr>
        <w:pStyle w:val="ListFS1"/>
        <w:rPr>
          <w:ins w:id="8137" w:author="Irová Zuzana" w:date="2025-04-16T12:35:00Z"/>
        </w:rPr>
        <w:pPrChange w:id="8138" w:author="Irová Zuzana" w:date="2025-06-06T15:37:00Z" w16du:dateUtc="2025-06-06T13:37:00Z">
          <w:pPr>
            <w:pStyle w:val="NormalIndent"/>
          </w:pPr>
        </w:pPrChange>
      </w:pPr>
      <w:ins w:id="8139" w:author="Irová Zuzana" w:date="2025-04-16T12:35:00Z">
        <w:r w:rsidRPr="00BD01F8">
          <w:t>Matched amount = 0</w:t>
        </w:r>
      </w:ins>
    </w:p>
    <w:p w14:paraId="50676BCF" w14:textId="77777777" w:rsidR="00BD01F8" w:rsidRPr="00BD01F8" w:rsidRDefault="00BD01F8">
      <w:pPr>
        <w:pStyle w:val="ListFS1"/>
        <w:rPr>
          <w:ins w:id="8140" w:author="Irová Zuzana" w:date="2025-04-16T12:35:00Z"/>
        </w:rPr>
        <w:pPrChange w:id="8141" w:author="Irová Zuzana" w:date="2025-06-06T15:37:00Z" w16du:dateUtc="2025-06-06T13:37:00Z">
          <w:pPr>
            <w:pStyle w:val="NormalIndent"/>
          </w:pPr>
        </w:pPrChange>
      </w:pPr>
      <w:ins w:id="8142" w:author="Irová Zuzana" w:date="2025-04-16T12:35:00Z">
        <w:r w:rsidRPr="00BD01F8">
          <w:t xml:space="preserve">Date of payment = aktuální datum </w:t>
        </w:r>
      </w:ins>
    </w:p>
    <w:p w14:paraId="2A9FC442" w14:textId="77777777" w:rsidR="00BD01F8" w:rsidRPr="00BD01F8" w:rsidRDefault="00BD01F8">
      <w:pPr>
        <w:pStyle w:val="ListFS1"/>
        <w:rPr>
          <w:ins w:id="8143" w:author="Irová Zuzana" w:date="2025-04-16T12:35:00Z"/>
        </w:rPr>
        <w:pPrChange w:id="8144" w:author="Irová Zuzana" w:date="2025-06-06T15:37:00Z" w16du:dateUtc="2025-06-06T13:37:00Z">
          <w:pPr>
            <w:pStyle w:val="NormalIndent"/>
          </w:pPr>
        </w:pPrChange>
      </w:pPr>
      <w:ins w:id="8145" w:author="Irová Zuzana" w:date="2025-04-16T12:35:00Z">
        <w:r w:rsidRPr="00BD01F8">
          <w:t>Date of collection = aktuální datum</w:t>
        </w:r>
      </w:ins>
    </w:p>
    <w:p w14:paraId="4E38EC92" w14:textId="77777777" w:rsidR="00BD01F8" w:rsidRPr="00BD01F8" w:rsidRDefault="00BD01F8">
      <w:pPr>
        <w:pStyle w:val="ListFS1"/>
        <w:rPr>
          <w:ins w:id="8146" w:author="Irová Zuzana" w:date="2025-04-16T12:35:00Z"/>
        </w:rPr>
        <w:pPrChange w:id="8147" w:author="Irová Zuzana" w:date="2025-06-06T15:37:00Z" w16du:dateUtc="2025-06-06T13:37:00Z">
          <w:pPr>
            <w:pStyle w:val="NormalIndent"/>
          </w:pPr>
        </w:pPrChange>
      </w:pPr>
      <w:ins w:id="8148" w:author="Irová Zuzana" w:date="2025-04-16T12:35:00Z">
        <w:r w:rsidRPr="00BD01F8">
          <w:t>Comment = null</w:t>
        </w:r>
      </w:ins>
    </w:p>
    <w:p w14:paraId="78D879A6" w14:textId="77777777" w:rsidR="00BD01F8" w:rsidRPr="00BD01F8" w:rsidRDefault="00BD01F8">
      <w:pPr>
        <w:pStyle w:val="ListFS1"/>
        <w:rPr>
          <w:ins w:id="8149" w:author="Irová Zuzana" w:date="2025-04-16T12:35:00Z"/>
        </w:rPr>
        <w:pPrChange w:id="8150" w:author="Irová Zuzana" w:date="2025-06-06T15:37:00Z" w16du:dateUtc="2025-06-06T13:37:00Z">
          <w:pPr>
            <w:pStyle w:val="NormalIndent"/>
          </w:pPr>
        </w:pPrChange>
      </w:pPr>
      <w:ins w:id="8151" w:author="Irová Zuzana" w:date="2025-04-16T12:35:00Z">
        <w:r w:rsidRPr="00BD01F8">
          <w:t>Subject type = Account</w:t>
        </w:r>
      </w:ins>
    </w:p>
    <w:p w14:paraId="23BFC2A1" w14:textId="77777777" w:rsidR="00BD01F8" w:rsidRPr="00BD01F8" w:rsidRDefault="00BD01F8">
      <w:pPr>
        <w:pStyle w:val="ListFS1"/>
        <w:rPr>
          <w:ins w:id="8152" w:author="Irová Zuzana" w:date="2025-04-16T12:35:00Z"/>
        </w:rPr>
        <w:pPrChange w:id="8153" w:author="Irová Zuzana" w:date="2025-06-06T15:37:00Z" w16du:dateUtc="2025-06-06T13:37:00Z">
          <w:pPr>
            <w:pStyle w:val="NormalIndent"/>
          </w:pPr>
        </w:pPrChange>
      </w:pPr>
      <w:ins w:id="8154" w:author="Irová Zuzana" w:date="2025-04-16T12:35:00Z">
        <w:r w:rsidRPr="00BD01F8">
          <w:t>Subject number = VCM.VT Account.number</w:t>
        </w:r>
      </w:ins>
    </w:p>
    <w:p w14:paraId="0E9A4E91" w14:textId="77777777" w:rsidR="00BD01F8" w:rsidRPr="00BD01F8" w:rsidRDefault="00BD01F8">
      <w:pPr>
        <w:pStyle w:val="ListFS1"/>
        <w:rPr>
          <w:ins w:id="8155" w:author="Irová Zuzana" w:date="2025-04-16T12:35:00Z"/>
        </w:rPr>
        <w:pPrChange w:id="8156" w:author="Irová Zuzana" w:date="2025-06-06T15:37:00Z" w16du:dateUtc="2025-06-06T13:37:00Z">
          <w:pPr>
            <w:pStyle w:val="NormalIndent"/>
          </w:pPr>
        </w:pPrChange>
      </w:pPr>
      <w:ins w:id="8157" w:author="Irová Zuzana" w:date="2025-04-16T12:35:00Z">
        <w:r w:rsidRPr="00BD01F8">
          <w:t xml:space="preserve">POS = obchodní místo, kde byla provedena platba </w:t>
        </w:r>
      </w:ins>
    </w:p>
    <w:p w14:paraId="50C4CD5E" w14:textId="77777777" w:rsidR="00BD01F8" w:rsidRPr="00BD01F8" w:rsidRDefault="00BD01F8">
      <w:pPr>
        <w:pStyle w:val="ListFS1"/>
        <w:rPr>
          <w:ins w:id="8158" w:author="Irová Zuzana" w:date="2025-04-16T12:35:00Z"/>
        </w:rPr>
        <w:pPrChange w:id="8159" w:author="Irová Zuzana" w:date="2025-06-06T15:37:00Z" w16du:dateUtc="2025-06-06T13:37:00Z">
          <w:pPr>
            <w:pStyle w:val="NormalIndent"/>
          </w:pPr>
        </w:pPrChange>
      </w:pPr>
      <w:ins w:id="8160" w:author="Irová Zuzana" w:date="2025-04-16T12:35:00Z">
        <w:r w:rsidRPr="00BD01F8">
          <w:t xml:space="preserve">FCI = FCI karty, v případě platby tankovací kartou </w:t>
        </w:r>
      </w:ins>
    </w:p>
    <w:p w14:paraId="29076DEF" w14:textId="77777777" w:rsidR="00BD01F8" w:rsidRPr="00BD01F8" w:rsidRDefault="00BD01F8">
      <w:pPr>
        <w:pStyle w:val="ListFS1"/>
        <w:rPr>
          <w:ins w:id="8161" w:author="Irová Zuzana" w:date="2025-04-16T12:35:00Z"/>
        </w:rPr>
        <w:pPrChange w:id="8162" w:author="Irová Zuzana" w:date="2025-06-06T15:37:00Z" w16du:dateUtc="2025-06-06T13:37:00Z">
          <w:pPr>
            <w:pStyle w:val="NormalIndent"/>
          </w:pPr>
        </w:pPrChange>
      </w:pPr>
      <w:ins w:id="8163" w:author="Irová Zuzana" w:date="2025-04-16T12:35:00Z">
        <w:r w:rsidRPr="00BD01F8">
          <w:t>Bill issuer bank account = zjištěné číslo bankovního účtu Bill issuera (BIBA)</w:t>
        </w:r>
      </w:ins>
    </w:p>
    <w:p w14:paraId="1D113B0D" w14:textId="77777777" w:rsidR="00BD01F8" w:rsidRPr="00BD01F8" w:rsidRDefault="00BD01F8">
      <w:pPr>
        <w:pStyle w:val="ListFS1"/>
        <w:rPr>
          <w:ins w:id="8164" w:author="Irová Zuzana" w:date="2025-04-16T12:35:00Z"/>
        </w:rPr>
        <w:pPrChange w:id="8165" w:author="Irová Zuzana" w:date="2025-06-06T15:37:00Z" w16du:dateUtc="2025-06-06T13:37:00Z">
          <w:pPr>
            <w:pStyle w:val="NormalIndent"/>
          </w:pPr>
        </w:pPrChange>
      </w:pPr>
      <w:ins w:id="8166" w:author="Irová Zuzana" w:date="2025-04-16T12:35:00Z">
        <w:r w:rsidRPr="00BD01F8">
          <w:t>Bill issuer = Bill issuer ze vstupu</w:t>
        </w:r>
      </w:ins>
    </w:p>
    <w:p w14:paraId="5D64FF1B" w14:textId="77777777" w:rsidR="005D6287" w:rsidRDefault="005D6287">
      <w:pPr>
        <w:pStyle w:val="NormalIndent"/>
        <w:rPr>
          <w:ins w:id="8167" w:author="Irová Zuzana" w:date="2025-04-16T11:57:00Z" w16du:dateUtc="2025-04-16T09:57:00Z"/>
        </w:rPr>
      </w:pPr>
    </w:p>
    <w:p w14:paraId="74D4B4E7" w14:textId="77777777" w:rsidR="00A8018C" w:rsidRPr="00A8018C" w:rsidRDefault="00A8018C">
      <w:pPr>
        <w:pStyle w:val="NormalIndent"/>
        <w:rPr>
          <w:ins w:id="8168" w:author="Irová Zuzana" w:date="2025-04-15T12:53:00Z"/>
        </w:rPr>
      </w:pPr>
      <w:ins w:id="8169" w:author="Irová Zuzana" w:date="2025-04-15T12:53:00Z">
        <w:r w:rsidRPr="005E219D">
          <w:rPr>
            <w:highlight w:val="cyan"/>
            <w:rPrChange w:id="8170" w:author="Irová Zuzana" w:date="2025-04-16T12:13:00Z" w16du:dateUtc="2025-04-16T10:13:00Z">
              <w:rPr/>
            </w:rPrChange>
          </w:rPr>
          <w:t xml:space="preserve">Pokud </w:t>
        </w:r>
        <w:r w:rsidRPr="005E219D">
          <w:rPr>
            <w:rFonts w:hint="cs"/>
            <w:highlight w:val="cyan"/>
            <w:rPrChange w:id="8171" w:author="Irová Zuzana" w:date="2025-04-16T12:13:00Z" w16du:dateUtc="2025-04-16T10:13:00Z">
              <w:rPr>
                <w:rFonts w:hint="cs"/>
              </w:rPr>
            </w:rPrChange>
          </w:rPr>
          <w:t>š</w:t>
        </w:r>
        <w:r w:rsidRPr="005E219D">
          <w:rPr>
            <w:highlight w:val="cyan"/>
            <w:rPrChange w:id="8172" w:author="Irová Zuzana" w:date="2025-04-16T12:13:00Z" w16du:dateUtc="2025-04-16T10:13:00Z">
              <w:rPr/>
            </w:rPrChange>
          </w:rPr>
          <w:t>lo o platbu tankovac</w:t>
        </w:r>
        <w:r w:rsidRPr="005E219D">
          <w:rPr>
            <w:rFonts w:hint="cs"/>
            <w:highlight w:val="cyan"/>
            <w:rPrChange w:id="8173" w:author="Irová Zuzana" w:date="2025-04-16T12:13:00Z" w16du:dateUtc="2025-04-16T10:13:00Z">
              <w:rPr>
                <w:rFonts w:hint="cs"/>
              </w:rPr>
            </w:rPrChange>
          </w:rPr>
          <w:t>í</w:t>
        </w:r>
        <w:r w:rsidRPr="005E219D">
          <w:rPr>
            <w:highlight w:val="cyan"/>
            <w:rPrChange w:id="8174" w:author="Irová Zuzana" w:date="2025-04-16T12:13:00Z" w16du:dateUtc="2025-04-16T10:13:00Z">
              <w:rPr/>
            </w:rPrChange>
          </w:rPr>
          <w:t xml:space="preserve"> kartou, Syst</w:t>
        </w:r>
        <w:r w:rsidRPr="005E219D">
          <w:rPr>
            <w:rFonts w:hint="cs"/>
            <w:highlight w:val="cyan"/>
            <w:rPrChange w:id="8175" w:author="Irová Zuzana" w:date="2025-04-16T12:13:00Z" w16du:dateUtc="2025-04-16T10:13:00Z">
              <w:rPr>
                <w:rFonts w:hint="cs"/>
              </w:rPr>
            </w:rPrChange>
          </w:rPr>
          <w:t>é</w:t>
        </w:r>
        <w:r w:rsidRPr="005E219D">
          <w:rPr>
            <w:highlight w:val="cyan"/>
            <w:rPrChange w:id="8176" w:author="Irová Zuzana" w:date="2025-04-16T12:13:00Z" w16du:dateUtc="2025-04-16T10:13:00Z">
              <w:rPr/>
            </w:rPrChange>
          </w:rPr>
          <w:t>m zagreguje platbu do odpov</w:t>
        </w:r>
        <w:r w:rsidRPr="005E219D">
          <w:rPr>
            <w:rFonts w:hint="cs"/>
            <w:highlight w:val="cyan"/>
            <w:rPrChange w:id="8177" w:author="Irová Zuzana" w:date="2025-04-16T12:13:00Z" w16du:dateUtc="2025-04-16T10:13:00Z">
              <w:rPr>
                <w:rFonts w:hint="cs"/>
              </w:rPr>
            </w:rPrChange>
          </w:rPr>
          <w:t>í</w:t>
        </w:r>
        <w:r w:rsidRPr="005E219D">
          <w:rPr>
            <w:highlight w:val="cyan"/>
            <w:rPrChange w:id="8178" w:author="Irová Zuzana" w:date="2025-04-16T12:13:00Z" w16du:dateUtc="2025-04-16T10:13:00Z">
              <w:rPr/>
            </w:rPrChange>
          </w:rPr>
          <w:t>daj</w:t>
        </w:r>
        <w:r w:rsidRPr="005E219D">
          <w:rPr>
            <w:rFonts w:hint="cs"/>
            <w:highlight w:val="cyan"/>
            <w:rPrChange w:id="8179" w:author="Irová Zuzana" w:date="2025-04-16T12:13:00Z" w16du:dateUtc="2025-04-16T10:13:00Z">
              <w:rPr>
                <w:rFonts w:hint="cs"/>
              </w:rPr>
            </w:rPrChange>
          </w:rPr>
          <w:t>í</w:t>
        </w:r>
        <w:r w:rsidRPr="005E219D">
          <w:rPr>
            <w:highlight w:val="cyan"/>
            <w:rPrChange w:id="8180" w:author="Irová Zuzana" w:date="2025-04-16T12:13:00Z" w16du:dateUtc="2025-04-16T10:13:00Z">
              <w:rPr/>
            </w:rPrChange>
          </w:rPr>
          <w:t>c</w:t>
        </w:r>
        <w:r w:rsidRPr="005E219D">
          <w:rPr>
            <w:rFonts w:hint="cs"/>
            <w:highlight w:val="cyan"/>
            <w:rPrChange w:id="8181" w:author="Irová Zuzana" w:date="2025-04-16T12:13:00Z" w16du:dateUtc="2025-04-16T10:13:00Z">
              <w:rPr>
                <w:rFonts w:hint="cs"/>
              </w:rPr>
            </w:rPrChange>
          </w:rPr>
          <w:t>í</w:t>
        </w:r>
        <w:r w:rsidRPr="005E219D">
          <w:rPr>
            <w:highlight w:val="cyan"/>
            <w:rPrChange w:id="8182" w:author="Irová Zuzana" w:date="2025-04-16T12:13:00Z" w16du:dateUtc="2025-04-16T10:13:00Z">
              <w:rPr/>
            </w:rPrChange>
          </w:rPr>
          <w:t>ho FCI RfP, vyu</w:t>
        </w:r>
        <w:r w:rsidRPr="005E219D">
          <w:rPr>
            <w:rFonts w:hint="cs"/>
            <w:highlight w:val="cyan"/>
            <w:rPrChange w:id="8183" w:author="Irová Zuzana" w:date="2025-04-16T12:13:00Z" w16du:dateUtc="2025-04-16T10:13:00Z">
              <w:rPr>
                <w:rFonts w:hint="cs"/>
              </w:rPr>
            </w:rPrChange>
          </w:rPr>
          <w:t>ž</w:t>
        </w:r>
        <w:r w:rsidRPr="005E219D">
          <w:rPr>
            <w:highlight w:val="cyan"/>
            <w:rPrChange w:id="8184" w:author="Irová Zuzana" w:date="2025-04-16T12:13:00Z" w16du:dateUtc="2025-04-16T10:13:00Z">
              <w:rPr/>
            </w:rPrChange>
          </w:rPr>
          <w:t>it</w:t>
        </w:r>
        <w:r w:rsidRPr="005E219D">
          <w:rPr>
            <w:rFonts w:hint="cs"/>
            <w:highlight w:val="cyan"/>
            <w:rPrChange w:id="8185" w:author="Irová Zuzana" w:date="2025-04-16T12:13:00Z" w16du:dateUtc="2025-04-16T10:13:00Z">
              <w:rPr>
                <w:rFonts w:hint="cs"/>
              </w:rPr>
            </w:rPrChange>
          </w:rPr>
          <w:t>í</w:t>
        </w:r>
        <w:r w:rsidRPr="005E219D">
          <w:rPr>
            <w:highlight w:val="cyan"/>
            <w:rPrChange w:id="8186" w:author="Irová Zuzana" w:date="2025-04-16T12:13:00Z" w16du:dateUtc="2025-04-16T10:13:00Z">
              <w:rPr/>
            </w:rPrChange>
          </w:rPr>
          <w:t>m p</w:t>
        </w:r>
        <w:r w:rsidRPr="005E219D">
          <w:rPr>
            <w:rFonts w:hint="cs"/>
            <w:highlight w:val="cyan"/>
            <w:rPrChange w:id="8187" w:author="Irová Zuzana" w:date="2025-04-16T12:13:00Z" w16du:dateUtc="2025-04-16T10:13:00Z">
              <w:rPr>
                <w:rFonts w:hint="cs"/>
              </w:rPr>
            </w:rPrChange>
          </w:rPr>
          <w:t>ří</w:t>
        </w:r>
        <w:r w:rsidRPr="005E219D">
          <w:rPr>
            <w:highlight w:val="cyan"/>
            <w:rPrChange w:id="8188" w:author="Irová Zuzana" w:date="2025-04-16T12:13:00Z" w16du:dateUtc="2025-04-16T10:13:00Z">
              <w:rPr/>
            </w:rPrChange>
          </w:rPr>
          <w:t>padu u</w:t>
        </w:r>
        <w:r w:rsidRPr="005E219D">
          <w:rPr>
            <w:rFonts w:hint="cs"/>
            <w:highlight w:val="cyan"/>
            <w:rPrChange w:id="8189" w:author="Irová Zuzana" w:date="2025-04-16T12:13:00Z" w16du:dateUtc="2025-04-16T10:13:00Z">
              <w:rPr>
                <w:rFonts w:hint="cs"/>
              </w:rPr>
            </w:rPrChange>
          </w:rPr>
          <w:t>ž</w:t>
        </w:r>
        <w:r w:rsidRPr="005E219D">
          <w:rPr>
            <w:highlight w:val="cyan"/>
            <w:rPrChange w:id="8190" w:author="Irová Zuzana" w:date="2025-04-16T12:13:00Z" w16du:dateUtc="2025-04-16T10:13:00Z">
              <w:rPr/>
            </w:rPrChange>
          </w:rPr>
          <w:t>it</w:t>
        </w:r>
        <w:r w:rsidRPr="005E219D">
          <w:rPr>
            <w:rFonts w:hint="cs"/>
            <w:highlight w:val="cyan"/>
            <w:rPrChange w:id="8191" w:author="Irová Zuzana" w:date="2025-04-16T12:13:00Z" w16du:dateUtc="2025-04-16T10:13:00Z">
              <w:rPr>
                <w:rFonts w:hint="cs"/>
              </w:rPr>
            </w:rPrChange>
          </w:rPr>
          <w:t>í</w:t>
        </w:r>
        <w:r w:rsidRPr="005E219D">
          <w:rPr>
            <w:highlight w:val="cyan"/>
            <w:rPrChange w:id="8192" w:author="Irová Zuzana" w:date="2025-04-16T12:13:00Z" w16du:dateUtc="2025-04-16T10:13:00Z">
              <w:rPr/>
            </w:rPrChange>
          </w:rPr>
          <w:t xml:space="preserve"> Zagreguj platby tankovac</w:t>
        </w:r>
        <w:r w:rsidRPr="005E219D">
          <w:rPr>
            <w:rFonts w:hint="cs"/>
            <w:highlight w:val="cyan"/>
            <w:rPrChange w:id="8193" w:author="Irová Zuzana" w:date="2025-04-16T12:13:00Z" w16du:dateUtc="2025-04-16T10:13:00Z">
              <w:rPr>
                <w:rFonts w:hint="cs"/>
              </w:rPr>
            </w:rPrChange>
          </w:rPr>
          <w:t>í</w:t>
        </w:r>
        <w:r w:rsidRPr="005E219D">
          <w:rPr>
            <w:highlight w:val="cyan"/>
            <w:rPrChange w:id="8194" w:author="Irová Zuzana" w:date="2025-04-16T12:13:00Z" w16du:dateUtc="2025-04-16T10:13:00Z">
              <w:rPr/>
            </w:rPrChange>
          </w:rPr>
          <w:t xml:space="preserve"> kartou do FCI RfP (SYS.BAR.0.9).</w:t>
        </w:r>
        <w:r w:rsidRPr="00A8018C">
          <w:t xml:space="preserve"> </w:t>
        </w:r>
      </w:ins>
    </w:p>
    <w:p w14:paraId="1F2CF4EF" w14:textId="77777777" w:rsidR="00A8018C" w:rsidRPr="00A8018C" w:rsidRDefault="00A8018C">
      <w:pPr>
        <w:pStyle w:val="NormalIndent"/>
        <w:rPr>
          <w:ins w:id="8195" w:author="Irová Zuzana" w:date="2025-04-15T12:53:00Z"/>
        </w:rPr>
      </w:pPr>
    </w:p>
    <w:p w14:paraId="5A472FA0" w14:textId="77777777" w:rsidR="00A8018C" w:rsidRDefault="00A8018C">
      <w:pPr>
        <w:pStyle w:val="NormalIndent"/>
        <w:rPr>
          <w:ins w:id="8196" w:author="Irová Zuzana" w:date="2025-04-16T12:46:00Z" w16du:dateUtc="2025-04-16T10:46:00Z"/>
        </w:rPr>
      </w:pPr>
    </w:p>
    <w:p w14:paraId="6F2A181F" w14:textId="7F347A9E" w:rsidR="00B065B0" w:rsidRDefault="00B065B0">
      <w:pPr>
        <w:pStyle w:val="NormalIndent"/>
        <w:rPr>
          <w:ins w:id="8197" w:author="Irová Zuzana" w:date="2025-04-16T12:47:00Z" w16du:dateUtc="2025-04-16T10:47:00Z"/>
        </w:rPr>
      </w:pPr>
      <w:ins w:id="8198" w:author="Irová Zuzana" w:date="2025-04-16T12:46:00Z" w16du:dateUtc="2025-04-16T10:46:00Z">
        <w:r>
          <w:t>Postup končí</w:t>
        </w:r>
      </w:ins>
      <w:ins w:id="8199" w:author="Irová Zuzana" w:date="2025-04-16T12:47:00Z" w16du:dateUtc="2025-04-16T10:47:00Z">
        <w:r>
          <w:t>.</w:t>
        </w:r>
      </w:ins>
    </w:p>
    <w:p w14:paraId="15C1A629" w14:textId="77777777" w:rsidR="00B065B0" w:rsidRPr="00A8018C" w:rsidRDefault="00B065B0">
      <w:pPr>
        <w:pStyle w:val="NormalIndent"/>
        <w:rPr>
          <w:ins w:id="8200" w:author="Irová Zuzana" w:date="2025-04-15T12:53:00Z"/>
        </w:rPr>
      </w:pPr>
    </w:p>
    <w:p w14:paraId="77FAF173" w14:textId="77777777" w:rsidR="00A8018C" w:rsidRPr="00A8018C" w:rsidRDefault="00A8018C">
      <w:pPr>
        <w:pStyle w:val="Heading4"/>
        <w:numPr>
          <w:ilvl w:val="3"/>
          <w:numId w:val="142"/>
        </w:numPr>
        <w:rPr>
          <w:ins w:id="8201" w:author="Irová Zuzana" w:date="2025-04-15T12:53:00Z"/>
        </w:rPr>
        <w:pPrChange w:id="8202" w:author="Irová Zuzana" w:date="2025-06-06T15:16:00Z" w16du:dateUtc="2025-06-06T13:16:00Z">
          <w:pPr>
            <w:pStyle w:val="NormalIndent"/>
            <w:numPr>
              <w:ilvl w:val="3"/>
              <w:numId w:val="142"/>
            </w:numPr>
            <w:ind w:left="864" w:hanging="864"/>
          </w:pPr>
        </w:pPrChange>
      </w:pPr>
      <w:ins w:id="8203" w:author="Irová Zuzana" w:date="2025-04-15T12:53:00Z">
        <w:r w:rsidRPr="00A8018C">
          <w:t>Alternativní postupy</w:t>
        </w:r>
      </w:ins>
    </w:p>
    <w:p w14:paraId="078B0471" w14:textId="50E96F8E" w:rsidR="00F2218E" w:rsidRPr="00A8018C" w:rsidRDefault="00F2218E" w:rsidP="005022DD">
      <w:pPr>
        <w:pStyle w:val="Flowheading"/>
        <w:rPr>
          <w:ins w:id="8204" w:author="Irová Zuzana" w:date="2025-04-17T11:37:00Z" w16du:dateUtc="2025-04-17T09:37:00Z"/>
        </w:rPr>
        <w:pPrChange w:id="8205" w:author="Irová Zuzana" w:date="2025-06-23T10:45:00Z" w16du:dateUtc="2025-06-23T08:45:00Z">
          <w:pPr>
            <w:pStyle w:val="NormalIndent"/>
          </w:pPr>
        </w:pPrChange>
      </w:pPr>
      <w:ins w:id="8206" w:author="Irová Zuzana" w:date="2025-04-17T11:37:00Z" w16du:dateUtc="2025-04-17T09:37:00Z">
        <w:r w:rsidRPr="00A8018C">
          <w:t>(</w:t>
        </w:r>
        <w:r>
          <w:t>A1</w:t>
        </w:r>
        <w:r w:rsidRPr="00A8018C">
          <w:t xml:space="preserve">) Bez platby </w:t>
        </w:r>
      </w:ins>
      <w:ins w:id="8207" w:author="Irová Zuzana" w:date="2025-05-05T10:52:00Z" w16du:dateUtc="2025-05-05T08:52:00Z">
        <w:r w:rsidR="00EC7CE0">
          <w:t xml:space="preserve">– Proforma </w:t>
        </w:r>
      </w:ins>
      <w:ins w:id="8208" w:author="Irová Zuzana" w:date="2025-04-17T11:37:00Z" w16du:dateUtc="2025-04-17T09:37:00Z">
        <w:r w:rsidRPr="00A8018C">
          <w:t>(na POS)</w:t>
        </w:r>
      </w:ins>
    </w:p>
    <w:p w14:paraId="7B3616BF" w14:textId="77777777" w:rsidR="00F2218E" w:rsidRDefault="00F2218E">
      <w:pPr>
        <w:pStyle w:val="NormalIndent"/>
        <w:rPr>
          <w:ins w:id="8209" w:author="Irová Zuzana" w:date="2025-04-17T11:37:00Z" w16du:dateUtc="2025-04-17T09:37:00Z"/>
        </w:rPr>
      </w:pPr>
      <w:ins w:id="8210" w:author="Irová Zuzana" w:date="2025-04-17T11:37:00Z" w16du:dateUtc="2025-04-17T09:37:00Z">
        <w:r>
          <w:t>Aktér vybere platební metodu bankovní převod, tzn. vytvoření nabídky (tj. Proforma faktury (Offer)).</w:t>
        </w:r>
        <w:r w:rsidRPr="00A8018C">
          <w:t xml:space="preserve"> </w:t>
        </w:r>
      </w:ins>
    </w:p>
    <w:p w14:paraId="6513AA53" w14:textId="77777777" w:rsidR="00F2218E" w:rsidRDefault="00F2218E">
      <w:pPr>
        <w:pStyle w:val="NormalIndent"/>
        <w:rPr>
          <w:ins w:id="8211" w:author="Irová Zuzana" w:date="2025-04-17T11:37:00Z" w16du:dateUtc="2025-04-17T09:37:00Z"/>
        </w:rPr>
      </w:pPr>
      <w:ins w:id="8212" w:author="Irová Zuzana" w:date="2025-04-17T11:37:00Z" w16du:dateUtc="2025-04-17T09:37:00Z">
        <w:r>
          <w:t xml:space="preserve">Systém vygeneruje Proforma fakturu za použití systémové funkce </w:t>
        </w:r>
        <w:r w:rsidRPr="004E719C">
          <w:t xml:space="preserve">Vytvoř jednorázovou fakturu </w:t>
        </w:r>
        <w:r>
          <w:t xml:space="preserve">za služby </w:t>
        </w:r>
        <w:r w:rsidRPr="004E719C">
          <w:t>(SYS.BAR.0.4.HR).</w:t>
        </w:r>
      </w:ins>
    </w:p>
    <w:p w14:paraId="1D522FEC" w14:textId="0167E197" w:rsidR="00F90FEC" w:rsidRDefault="00F90FEC">
      <w:pPr>
        <w:pStyle w:val="NormalIndent"/>
        <w:rPr>
          <w:ins w:id="8213" w:author="Irová Zuzana" w:date="2025-04-17T11:38:00Z" w16du:dateUtc="2025-04-17T09:38:00Z"/>
        </w:rPr>
      </w:pPr>
      <w:ins w:id="8214" w:author="Irová Zuzana" w:date="2025-04-17T11:37:00Z" w16du:dateUtc="2025-04-17T09:37:00Z">
        <w:r>
          <w:t>Postup končí</w:t>
        </w:r>
        <w:r w:rsidR="00B62383">
          <w:t>.</w:t>
        </w:r>
      </w:ins>
    </w:p>
    <w:p w14:paraId="2BF5EF1A" w14:textId="77777777" w:rsidR="00B62383" w:rsidRDefault="00B62383">
      <w:pPr>
        <w:pStyle w:val="NormalIndent"/>
        <w:rPr>
          <w:ins w:id="8215" w:author="Irová Zuzana" w:date="2025-04-17T11:37:00Z" w16du:dateUtc="2025-04-17T09:37:00Z"/>
        </w:rPr>
      </w:pPr>
    </w:p>
    <w:p w14:paraId="3A2328A7" w14:textId="77777777" w:rsidR="00A8018C" w:rsidRPr="00A8018C" w:rsidRDefault="00A8018C">
      <w:pPr>
        <w:pStyle w:val="Heading4"/>
        <w:numPr>
          <w:ilvl w:val="3"/>
          <w:numId w:val="142"/>
        </w:numPr>
        <w:rPr>
          <w:ins w:id="8216" w:author="Irová Zuzana" w:date="2025-04-15T12:53:00Z"/>
        </w:rPr>
        <w:pPrChange w:id="8217" w:author="Irová Zuzana" w:date="2025-06-06T15:16:00Z" w16du:dateUtc="2025-06-06T13:16:00Z">
          <w:pPr>
            <w:pStyle w:val="NormalIndent"/>
            <w:numPr>
              <w:ilvl w:val="3"/>
              <w:numId w:val="142"/>
            </w:numPr>
            <w:ind w:left="864" w:hanging="864"/>
          </w:pPr>
        </w:pPrChange>
      </w:pPr>
      <w:ins w:id="8218" w:author="Irová Zuzana" w:date="2025-04-15T12:53:00Z">
        <w:r w:rsidRPr="00A8018C">
          <w:t>Chybové postupy</w:t>
        </w:r>
      </w:ins>
    </w:p>
    <w:p w14:paraId="71DB52A0" w14:textId="77777777" w:rsidR="00A8018C" w:rsidRPr="00A8018C" w:rsidRDefault="00A8018C">
      <w:pPr>
        <w:pStyle w:val="NormalIndent"/>
        <w:rPr>
          <w:ins w:id="8219" w:author="Irová Zuzana" w:date="2025-04-15T12:53:00Z"/>
        </w:rPr>
      </w:pPr>
      <w:ins w:id="8220" w:author="Irová Zuzana" w:date="2025-04-15T12:53:00Z">
        <w:r w:rsidRPr="00A8018C">
          <w:t>Nejsou</w:t>
        </w:r>
      </w:ins>
    </w:p>
    <w:p w14:paraId="05FDBAAA" w14:textId="77777777" w:rsidR="00A8018C" w:rsidRPr="00A8018C" w:rsidRDefault="00A8018C">
      <w:pPr>
        <w:pStyle w:val="Heading4"/>
        <w:numPr>
          <w:ilvl w:val="3"/>
          <w:numId w:val="142"/>
        </w:numPr>
        <w:rPr>
          <w:ins w:id="8221" w:author="Irová Zuzana" w:date="2025-04-15T12:53:00Z"/>
        </w:rPr>
        <w:pPrChange w:id="8222" w:author="Irová Zuzana" w:date="2025-06-06T15:16:00Z" w16du:dateUtc="2025-06-06T13:16:00Z">
          <w:pPr>
            <w:pStyle w:val="NormalIndent"/>
            <w:numPr>
              <w:ilvl w:val="3"/>
              <w:numId w:val="142"/>
            </w:numPr>
            <w:ind w:left="864" w:hanging="864"/>
          </w:pPr>
        </w:pPrChange>
      </w:pPr>
      <w:ins w:id="8223" w:author="Irová Zuzana" w:date="2025-04-15T12:53:00Z">
        <w:r w:rsidRPr="00A8018C">
          <w:t>Grafické rozhraní</w:t>
        </w:r>
      </w:ins>
    </w:p>
    <w:p w14:paraId="71EECD05" w14:textId="77777777" w:rsidR="00A8018C" w:rsidRPr="00A8018C" w:rsidRDefault="00A8018C">
      <w:pPr>
        <w:pStyle w:val="NormalIndent"/>
        <w:rPr>
          <w:ins w:id="8224" w:author="Irová Zuzana" w:date="2025-04-15T12:53:00Z"/>
        </w:rPr>
      </w:pPr>
      <w:ins w:id="8225" w:author="Irová Zuzana" w:date="2025-04-15T12:53:00Z">
        <w:r w:rsidRPr="00A8018C">
          <w:t xml:space="preserve">POS: </w:t>
        </w:r>
      </w:ins>
    </w:p>
    <w:p w14:paraId="319E2320" w14:textId="77777777" w:rsidR="00A8018C" w:rsidRDefault="00A8018C">
      <w:pPr>
        <w:pStyle w:val="NormalIndent"/>
        <w:rPr>
          <w:ins w:id="8226" w:author="Irová Zuzana" w:date="2025-04-15T12:52:00Z" w16du:dateUtc="2025-04-15T10:52:00Z"/>
        </w:rPr>
      </w:pPr>
    </w:p>
    <w:p w14:paraId="6E43FFF2" w14:textId="77777777" w:rsidR="00A8018C" w:rsidRDefault="00A8018C">
      <w:pPr>
        <w:pStyle w:val="NormalIndent"/>
        <w:rPr>
          <w:ins w:id="8227" w:author="Drastichová Zuzana" w:date="2025-03-12T09:55:00Z" w16du:dateUtc="2025-03-12T08:55:00Z"/>
        </w:rPr>
      </w:pPr>
    </w:p>
    <w:p w14:paraId="431CBCEC" w14:textId="7437BC14" w:rsidR="00AF7812" w:rsidRPr="008A6040" w:rsidRDefault="00AF7812" w:rsidP="00AF7812">
      <w:pPr>
        <w:pStyle w:val="Heading3"/>
        <w:spacing w:before="200" w:after="0" w:line="276" w:lineRule="auto"/>
        <w:rPr>
          <w:rFonts w:hint="eastAsia"/>
        </w:rPr>
      </w:pPr>
      <w:bookmarkStart w:id="8228" w:name="_Toc201568903"/>
      <w:r w:rsidRPr="008A6040">
        <w:t xml:space="preserve">Uhraď </w:t>
      </w:r>
      <w:r w:rsidR="003C1B24" w:rsidRPr="008A6040">
        <w:t>přestupek</w:t>
      </w:r>
      <w:r w:rsidRPr="008A6040">
        <w:t xml:space="preserve"> (UC.BAR.</w:t>
      </w:r>
      <w:r w:rsidR="00E57370">
        <w:t>0</w:t>
      </w:r>
      <w:r w:rsidRPr="008A6040">
        <w:t>.2</w:t>
      </w:r>
      <w:r w:rsidR="00E57370">
        <w:t>0</w:t>
      </w:r>
      <w:r w:rsidRPr="008A6040">
        <w:t>.</w:t>
      </w:r>
      <w:r w:rsidR="00E57370">
        <w:t>HR</w:t>
      </w:r>
      <w:r w:rsidRPr="008A6040">
        <w:t>)</w:t>
      </w:r>
      <w:bookmarkEnd w:id="6081"/>
      <w:bookmarkEnd w:id="8228"/>
    </w:p>
    <w:p w14:paraId="408880CD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 w:hint="eastAsia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Cíl</w:t>
      </w:r>
    </w:p>
    <w:p w14:paraId="4FC214DC" w14:textId="23F5CD30" w:rsidR="00AF7812" w:rsidRPr="00353908" w:rsidRDefault="00AF7812" w:rsidP="00AF7812">
      <w:pPr>
        <w:ind w:left="1701"/>
        <w:rPr>
          <w:lang w:val="en-US" w:eastAsia="cs-CZ"/>
        </w:rPr>
      </w:pPr>
      <w:r w:rsidRPr="00353908">
        <w:rPr>
          <w:lang w:val="en-US" w:eastAsia="cs-CZ"/>
        </w:rPr>
        <w:t xml:space="preserve">Cílem tohoto případu užití je uhradit </w:t>
      </w:r>
      <w:r w:rsidR="0036613E">
        <w:rPr>
          <w:lang w:val="en-US" w:eastAsia="cs-CZ"/>
        </w:rPr>
        <w:t xml:space="preserve">jeden nebo více přestupků nebo </w:t>
      </w:r>
      <w:r w:rsidR="00451F04">
        <w:rPr>
          <w:lang w:val="en-US" w:eastAsia="cs-CZ"/>
        </w:rPr>
        <w:t>jednu nebo více Výzev na úhradu (</w:t>
      </w:r>
      <w:ins w:id="8229" w:author="Irová Zuzana" w:date="2025-06-06T23:06:00Z" w16du:dateUtc="2025-06-06T21:06:00Z">
        <w:r w:rsidR="00E67B07">
          <w:rPr>
            <w:lang w:val="en-US" w:eastAsia="cs-CZ"/>
          </w:rPr>
          <w:t xml:space="preserve">Offence </w:t>
        </w:r>
      </w:ins>
      <w:r w:rsidR="00451F04">
        <w:rPr>
          <w:lang w:val="en-US" w:eastAsia="cs-CZ"/>
        </w:rPr>
        <w:t xml:space="preserve">RfP), ve kterých jsou zahrnuty starší přestupky </w:t>
      </w:r>
      <w:r w:rsidR="0036613E">
        <w:rPr>
          <w:lang w:val="en-US" w:eastAsia="cs-CZ"/>
        </w:rPr>
        <w:t xml:space="preserve">společně s </w:t>
      </w:r>
      <w:r w:rsidR="00CE2DCF">
        <w:rPr>
          <w:lang w:val="en-US" w:eastAsia="cs-CZ"/>
        </w:rPr>
        <w:t xml:space="preserve">případnými </w:t>
      </w:r>
      <w:r w:rsidR="0036613E">
        <w:rPr>
          <w:lang w:val="en-US" w:eastAsia="cs-CZ"/>
        </w:rPr>
        <w:t>administrat</w:t>
      </w:r>
      <w:r w:rsidR="003F53A9">
        <w:rPr>
          <w:lang w:val="en-US" w:eastAsia="cs-CZ"/>
        </w:rPr>
        <w:t>ivními poplatky</w:t>
      </w:r>
      <w:r w:rsidR="00451F04">
        <w:rPr>
          <w:lang w:val="en-US" w:eastAsia="cs-CZ"/>
        </w:rPr>
        <w:t>.</w:t>
      </w:r>
    </w:p>
    <w:p w14:paraId="63A71456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 w:hint="eastAsia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Aktéři</w:t>
      </w:r>
    </w:p>
    <w:p w14:paraId="1BC40DF9" w14:textId="0C923AD0" w:rsidR="00AF7812" w:rsidRPr="00353908" w:rsidRDefault="00D42004" w:rsidP="00AF7812">
      <w:pPr>
        <w:ind w:left="1701"/>
        <w:rPr>
          <w:lang w:val="en-US" w:eastAsia="cs-CZ"/>
        </w:rPr>
      </w:pPr>
      <w:r>
        <w:rPr>
          <w:lang w:val="en-US" w:eastAsia="cs-CZ"/>
        </w:rPr>
        <w:t xml:space="preserve">Offence </w:t>
      </w:r>
      <w:r w:rsidR="009416BE">
        <w:rPr>
          <w:lang w:val="en-US" w:eastAsia="cs-CZ"/>
        </w:rPr>
        <w:t>P</w:t>
      </w:r>
      <w:r w:rsidR="008D1D5C">
        <w:rPr>
          <w:lang w:val="en-US" w:eastAsia="cs-CZ"/>
        </w:rPr>
        <w:t xml:space="preserve">ortal </w:t>
      </w:r>
      <w:r w:rsidR="009416BE">
        <w:rPr>
          <w:lang w:val="en-US" w:eastAsia="cs-CZ"/>
        </w:rPr>
        <w:t>U</w:t>
      </w:r>
      <w:r w:rsidR="008D1D5C">
        <w:rPr>
          <w:lang w:val="en-US" w:eastAsia="cs-CZ"/>
        </w:rPr>
        <w:t>ser</w:t>
      </w:r>
      <w:r w:rsidR="008574CF">
        <w:rPr>
          <w:lang w:val="en-US" w:eastAsia="cs-CZ"/>
        </w:rPr>
        <w:t xml:space="preserve">, POS </w:t>
      </w:r>
      <w:r w:rsidR="009416BE">
        <w:rPr>
          <w:lang w:val="en-US" w:eastAsia="cs-CZ"/>
        </w:rPr>
        <w:t>Operator</w:t>
      </w:r>
      <w:r w:rsidR="004215B9">
        <w:rPr>
          <w:lang w:val="en-US" w:eastAsia="cs-CZ"/>
        </w:rPr>
        <w:t xml:space="preserve">, </w:t>
      </w:r>
      <w:r w:rsidR="009416BE">
        <w:rPr>
          <w:lang w:val="en-US" w:eastAsia="cs-CZ"/>
        </w:rPr>
        <w:t>Customer</w:t>
      </w:r>
      <w:r w:rsidR="00ED17FA">
        <w:rPr>
          <w:lang w:val="en-US" w:eastAsia="cs-CZ"/>
        </w:rPr>
        <w:t>, System</w:t>
      </w:r>
    </w:p>
    <w:p w14:paraId="4B58BE0E" w14:textId="77777777" w:rsidR="00AF7812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 w:hint="eastAsia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Spuštění případu</w:t>
      </w:r>
    </w:p>
    <w:p w14:paraId="41C8F05B" w14:textId="589DB122" w:rsidR="00202CEF" w:rsidRPr="008A6040" w:rsidRDefault="00F97ECD">
      <w:pPr>
        <w:pStyle w:val="NormalIndent"/>
        <w:rPr>
          <w:lang w:val="en-US"/>
        </w:rPr>
      </w:pPr>
      <w:r w:rsidRPr="008A6040">
        <w:rPr>
          <w:lang w:val="en-US"/>
        </w:rPr>
        <w:t>Offence portal:</w:t>
      </w:r>
    </w:p>
    <w:p w14:paraId="26800C8F" w14:textId="292D209E" w:rsidR="00AF7812" w:rsidRPr="008A6040" w:rsidRDefault="00293F78" w:rsidP="008A6040">
      <w:pPr>
        <w:pStyle w:val="ListParagraph"/>
        <w:numPr>
          <w:ilvl w:val="0"/>
          <w:numId w:val="562"/>
        </w:numPr>
        <w:rPr>
          <w:lang w:val="en-US" w:eastAsia="cs-CZ"/>
        </w:rPr>
      </w:pPr>
      <w:r w:rsidRPr="008A6040">
        <w:rPr>
          <w:lang w:val="en-US" w:eastAsia="cs-CZ"/>
        </w:rPr>
        <w:t xml:space="preserve">Otevření </w:t>
      </w:r>
      <w:r w:rsidR="00606759" w:rsidRPr="008A6040">
        <w:rPr>
          <w:lang w:val="en-US" w:eastAsia="cs-CZ"/>
        </w:rPr>
        <w:t xml:space="preserve">stránky Offence portálu, </w:t>
      </w:r>
      <w:r w:rsidR="00E915B1" w:rsidRPr="008A6040">
        <w:rPr>
          <w:lang w:val="en-US" w:eastAsia="cs-CZ"/>
        </w:rPr>
        <w:t>a zadán</w:t>
      </w:r>
      <w:r w:rsidR="003D3CDD" w:rsidRPr="008A6040">
        <w:rPr>
          <w:lang w:val="en-US" w:eastAsia="cs-CZ"/>
        </w:rPr>
        <w:t xml:space="preserve">í Registrační značky vozidla a PIN, který </w:t>
      </w:r>
      <w:r w:rsidR="00A86F36" w:rsidRPr="008A6040">
        <w:rPr>
          <w:lang w:val="en-US" w:eastAsia="cs-CZ"/>
        </w:rPr>
        <w:t xml:space="preserve">byl vygenerován pro danou registrační značku a který </w:t>
      </w:r>
      <w:r w:rsidR="003D3CDD" w:rsidRPr="008A6040">
        <w:rPr>
          <w:lang w:val="en-US" w:eastAsia="cs-CZ"/>
        </w:rPr>
        <w:t xml:space="preserve">provozovatel </w:t>
      </w:r>
      <w:r w:rsidR="00C24056" w:rsidRPr="008A6040">
        <w:rPr>
          <w:lang w:val="en-US" w:eastAsia="cs-CZ"/>
        </w:rPr>
        <w:t xml:space="preserve">vozidla obdržel </w:t>
      </w:r>
      <w:r w:rsidR="003D3CDD" w:rsidRPr="008A6040">
        <w:rPr>
          <w:lang w:val="en-US" w:eastAsia="cs-CZ"/>
        </w:rPr>
        <w:t>v dopise po vygenerování Výzvy na úhradu daného vozidla</w:t>
      </w:r>
      <w:r w:rsidR="00150056" w:rsidRPr="008A6040">
        <w:rPr>
          <w:lang w:val="en-US" w:eastAsia="cs-CZ"/>
        </w:rPr>
        <w:t>.</w:t>
      </w:r>
    </w:p>
    <w:p w14:paraId="2E5A49D7" w14:textId="030CE85E" w:rsidR="0072407F" w:rsidRDefault="0072407F" w:rsidP="008A0D0D">
      <w:pPr>
        <w:pStyle w:val="ListParagraph"/>
        <w:numPr>
          <w:ilvl w:val="0"/>
          <w:numId w:val="562"/>
        </w:numPr>
        <w:rPr>
          <w:lang w:val="en-US" w:eastAsia="cs-CZ"/>
        </w:rPr>
      </w:pPr>
      <w:r w:rsidRPr="008A6040">
        <w:rPr>
          <w:lang w:val="en-US" w:eastAsia="cs-CZ"/>
        </w:rPr>
        <w:t>Otevření linku</w:t>
      </w:r>
      <w:r w:rsidR="006C68DD" w:rsidRPr="006C68DD">
        <w:rPr>
          <w:lang w:val="en-US" w:eastAsia="cs-CZ"/>
        </w:rPr>
        <w:t xml:space="preserve"> </w:t>
      </w:r>
      <w:r w:rsidR="006C68DD">
        <w:rPr>
          <w:lang w:val="en-US" w:eastAsia="cs-CZ"/>
        </w:rPr>
        <w:t>a zadáním PIN</w:t>
      </w:r>
      <w:r w:rsidRPr="008A6040">
        <w:rPr>
          <w:lang w:val="en-US" w:eastAsia="cs-CZ"/>
        </w:rPr>
        <w:t>, který provozovatel vozidla obdržel v dopise po vygenerování Výzvy na úhradu</w:t>
      </w:r>
      <w:r w:rsidR="001C777F" w:rsidRPr="008A6040">
        <w:rPr>
          <w:lang w:val="en-US" w:eastAsia="cs-CZ"/>
        </w:rPr>
        <w:t xml:space="preserve"> daného vozidla</w:t>
      </w:r>
      <w:r w:rsidRPr="008A6040">
        <w:rPr>
          <w:lang w:val="en-US" w:eastAsia="cs-CZ"/>
        </w:rPr>
        <w:t>.</w:t>
      </w:r>
      <w:r w:rsidR="003D3CDD" w:rsidRPr="008A6040">
        <w:rPr>
          <w:lang w:val="en-US" w:eastAsia="cs-CZ"/>
        </w:rPr>
        <w:t xml:space="preserve"> (Poznámka: Link obsahuje </w:t>
      </w:r>
      <w:r w:rsidR="009C2F8E" w:rsidRPr="008A6040">
        <w:rPr>
          <w:lang w:val="en-US" w:eastAsia="cs-CZ"/>
        </w:rPr>
        <w:t xml:space="preserve">jak </w:t>
      </w:r>
      <w:r w:rsidR="00510285" w:rsidRPr="008A6040">
        <w:rPr>
          <w:lang w:val="en-US" w:eastAsia="cs-CZ"/>
        </w:rPr>
        <w:t>registrační značku</w:t>
      </w:r>
      <w:r w:rsidR="009C2F8E" w:rsidRPr="008A6040">
        <w:rPr>
          <w:lang w:val="en-US" w:eastAsia="cs-CZ"/>
        </w:rPr>
        <w:t xml:space="preserve"> tak </w:t>
      </w:r>
      <w:r w:rsidR="001B07FB">
        <w:rPr>
          <w:lang w:val="en-US" w:eastAsia="cs-CZ"/>
        </w:rPr>
        <w:t>zemi registrace</w:t>
      </w:r>
      <w:r w:rsidR="009C2F8E" w:rsidRPr="008A6040">
        <w:rPr>
          <w:lang w:val="en-US" w:eastAsia="cs-CZ"/>
        </w:rPr>
        <w:t>, takže není potřeba j</w:t>
      </w:r>
      <w:r w:rsidR="00D21936">
        <w:rPr>
          <w:lang w:val="en-US" w:eastAsia="cs-CZ"/>
        </w:rPr>
        <w:t xml:space="preserve">e </w:t>
      </w:r>
      <w:r w:rsidR="000C3B21">
        <w:rPr>
          <w:lang w:val="en-US" w:eastAsia="cs-CZ"/>
        </w:rPr>
        <w:t>již</w:t>
      </w:r>
      <w:r w:rsidR="00D21936">
        <w:rPr>
          <w:lang w:val="en-US" w:eastAsia="cs-CZ"/>
        </w:rPr>
        <w:t xml:space="preserve"> vyplňovat. </w:t>
      </w:r>
      <w:r w:rsidR="0039575B">
        <w:rPr>
          <w:lang w:val="en-US" w:eastAsia="cs-CZ"/>
        </w:rPr>
        <w:t>Musí se zadat</w:t>
      </w:r>
      <w:r w:rsidR="000C3B21">
        <w:rPr>
          <w:lang w:val="en-US" w:eastAsia="cs-CZ"/>
        </w:rPr>
        <w:t xml:space="preserve"> jen </w:t>
      </w:r>
      <w:r w:rsidR="000C3B21" w:rsidRPr="0036711D">
        <w:rPr>
          <w:lang w:val="en-US" w:eastAsia="cs-CZ"/>
        </w:rPr>
        <w:t>PIN vygenerovaný pro danou SPZ</w:t>
      </w:r>
      <w:r w:rsidR="009C2F8E" w:rsidRPr="008A6040">
        <w:rPr>
          <w:lang w:val="en-US" w:eastAsia="cs-CZ"/>
        </w:rPr>
        <w:t>).</w:t>
      </w:r>
    </w:p>
    <w:p w14:paraId="70D5932A" w14:textId="0F44A8E2" w:rsidR="00F97ECD" w:rsidRPr="008A6040" w:rsidRDefault="00F97ECD">
      <w:pPr>
        <w:pStyle w:val="NormalIndent"/>
        <w:rPr>
          <w:lang w:val="en-US" w:eastAsia="cs-CZ"/>
        </w:rPr>
      </w:pPr>
      <w:r w:rsidRPr="008A6040">
        <w:rPr>
          <w:lang w:val="en-US" w:eastAsia="cs-CZ"/>
        </w:rPr>
        <w:t>POS, MEV, KIOSK</w:t>
      </w:r>
      <w:r w:rsidR="001E453F">
        <w:rPr>
          <w:lang w:val="en-US" w:eastAsia="cs-CZ"/>
        </w:rPr>
        <w:t>:</w:t>
      </w:r>
    </w:p>
    <w:p w14:paraId="7919AB2E" w14:textId="303D0CC0" w:rsidR="00BB5245" w:rsidRDefault="00263A6F" w:rsidP="008A0D0D">
      <w:pPr>
        <w:pStyle w:val="ListParagraph"/>
        <w:numPr>
          <w:ilvl w:val="0"/>
          <w:numId w:val="562"/>
        </w:numPr>
        <w:rPr>
          <w:lang w:val="en-US" w:eastAsia="cs-CZ"/>
        </w:rPr>
      </w:pPr>
      <w:r>
        <w:rPr>
          <w:lang w:val="en-US" w:eastAsia="cs-CZ"/>
        </w:rPr>
        <w:t>Zadáním</w:t>
      </w:r>
      <w:r w:rsidR="00026C91">
        <w:rPr>
          <w:lang w:val="en-US" w:eastAsia="cs-CZ"/>
        </w:rPr>
        <w:t xml:space="preserve"> </w:t>
      </w:r>
      <w:r w:rsidR="00F97ECD" w:rsidRPr="00962265">
        <w:rPr>
          <w:lang w:val="en-US" w:eastAsia="cs-CZ"/>
        </w:rPr>
        <w:t>Registrační značky vozidla</w:t>
      </w:r>
      <w:r w:rsidR="00F618ED">
        <w:rPr>
          <w:lang w:val="en-US" w:eastAsia="cs-CZ"/>
        </w:rPr>
        <w:t>,</w:t>
      </w:r>
      <w:r>
        <w:rPr>
          <w:lang w:val="en-US" w:eastAsia="cs-CZ"/>
        </w:rPr>
        <w:t xml:space="preserve"> </w:t>
      </w:r>
      <w:r w:rsidR="009C4AD4">
        <w:rPr>
          <w:lang w:val="en-US" w:eastAsia="cs-CZ"/>
        </w:rPr>
        <w:t>pro které se mají najít Přestupky.</w:t>
      </w:r>
      <w:r>
        <w:rPr>
          <w:lang w:val="en-US" w:eastAsia="cs-CZ"/>
        </w:rPr>
        <w:t xml:space="preserve"> </w:t>
      </w:r>
    </w:p>
    <w:p w14:paraId="4D2428A3" w14:textId="329DCB03" w:rsidR="00B06905" w:rsidRDefault="00B06905" w:rsidP="008A0D0D">
      <w:pPr>
        <w:pStyle w:val="ListParagraph"/>
        <w:numPr>
          <w:ilvl w:val="0"/>
          <w:numId w:val="562"/>
        </w:numPr>
        <w:rPr>
          <w:lang w:val="en-US" w:eastAsia="cs-CZ"/>
        </w:rPr>
      </w:pPr>
      <w:r>
        <w:rPr>
          <w:lang w:val="en-US" w:eastAsia="cs-CZ"/>
        </w:rPr>
        <w:t xml:space="preserve">Případně zadáním </w:t>
      </w:r>
      <w:r w:rsidR="008C4911">
        <w:rPr>
          <w:lang w:val="en-US" w:eastAsia="cs-CZ"/>
        </w:rPr>
        <w:t>Accountu, pro který se mají najít přestupky.</w:t>
      </w:r>
    </w:p>
    <w:p w14:paraId="0F285284" w14:textId="6D463D40" w:rsidR="00500136" w:rsidRDefault="00500136">
      <w:pPr>
        <w:pStyle w:val="NormalIndent"/>
      </w:pPr>
      <w:r w:rsidRPr="00CC0F50">
        <w:t xml:space="preserve">Na základě požadavku </w:t>
      </w:r>
      <w:r>
        <w:t>na zaplacení Přestupku z rozhraní</w:t>
      </w:r>
      <w:r w:rsidRPr="00CC0F50">
        <w:t>:</w:t>
      </w:r>
    </w:p>
    <w:p w14:paraId="452C6AB7" w14:textId="57B7A1D7" w:rsidR="00E0743F" w:rsidRDefault="00E0743F">
      <w:pPr>
        <w:pStyle w:val="ListFS2"/>
      </w:pPr>
      <w:r w:rsidRPr="00A95B8A">
        <w:t xml:space="preserve">Rozhraní ERP Navision (INT.BAR.30.HR) </w:t>
      </w:r>
    </w:p>
    <w:p w14:paraId="18F23C84" w14:textId="23F9E755" w:rsidR="00500136" w:rsidRDefault="00500136">
      <w:pPr>
        <w:pStyle w:val="ListFS2"/>
      </w:pPr>
      <w:r w:rsidRPr="00866234">
        <w:t>Rozhraní Web portal API (INT.BAR.33.HR)</w:t>
      </w:r>
    </w:p>
    <w:p w14:paraId="20084E06" w14:textId="77777777" w:rsidR="00500136" w:rsidRPr="00AB72C1" w:rsidRDefault="00500136">
      <w:pPr>
        <w:pStyle w:val="ListFS2"/>
      </w:pPr>
      <w:r w:rsidRPr="0039575B">
        <w:t>Rozhraní POS API (INT.BAR.</w:t>
      </w:r>
      <w:r w:rsidRPr="00AB72C1">
        <w:t>34.HR)</w:t>
      </w:r>
    </w:p>
    <w:p w14:paraId="79A60D40" w14:textId="77777777" w:rsidR="00500136" w:rsidRPr="008A6040" w:rsidRDefault="00500136">
      <w:pPr>
        <w:pStyle w:val="ListFS2"/>
      </w:pPr>
      <w:r w:rsidRPr="008A6040">
        <w:t>Rozhraní KIOSK API (INT.BAR.35.HR)</w:t>
      </w:r>
      <w:r w:rsidRPr="008A6040">
        <w:rPr>
          <w:rFonts w:cs="Times New Roman"/>
          <w:szCs w:val="24"/>
          <w:lang w:eastAsia="en-GB"/>
        </w:rPr>
        <w:t xml:space="preserve"> </w:t>
      </w:r>
    </w:p>
    <w:p w14:paraId="72573E9E" w14:textId="77777777" w:rsidR="00500136" w:rsidRPr="008A6040" w:rsidRDefault="00500136">
      <w:pPr>
        <w:pStyle w:val="ListFS2"/>
      </w:pPr>
      <w:r w:rsidRPr="008A6040">
        <w:t>Rozhraní IEFBO API (INT.BAR.36.HR)</w:t>
      </w:r>
    </w:p>
    <w:p w14:paraId="41041300" w14:textId="77777777" w:rsidR="00500136" w:rsidRPr="008A6040" w:rsidRDefault="00500136" w:rsidP="008A6040">
      <w:pPr>
        <w:rPr>
          <w:lang w:val="en-US" w:eastAsia="cs-CZ"/>
        </w:rPr>
      </w:pPr>
    </w:p>
    <w:p w14:paraId="196E8BE4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 w:hint="eastAsia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lastRenderedPageBreak/>
        <w:t>Podmínky spuštění</w:t>
      </w:r>
    </w:p>
    <w:p w14:paraId="04956BFD" w14:textId="7FE5F048" w:rsidR="002E7790" w:rsidRDefault="002E7790" w:rsidP="00AF7812">
      <w:pPr>
        <w:ind w:left="1701"/>
        <w:rPr>
          <w:lang w:val="pl-PL" w:eastAsia="cs-CZ"/>
        </w:rPr>
      </w:pPr>
      <w:r w:rsidRPr="008A6040">
        <w:rPr>
          <w:lang w:val="pl-PL" w:eastAsia="cs-CZ"/>
        </w:rPr>
        <w:t>Je známo vozidlo, na kterém se mají uhra</w:t>
      </w:r>
      <w:r w:rsidR="008154FC">
        <w:rPr>
          <w:lang w:val="pl-PL" w:eastAsia="cs-CZ"/>
        </w:rPr>
        <w:t>dit</w:t>
      </w:r>
      <w:r w:rsidRPr="008A6040">
        <w:rPr>
          <w:lang w:val="pl-PL" w:eastAsia="cs-CZ"/>
        </w:rPr>
        <w:t xml:space="preserve"> Přestupky.</w:t>
      </w:r>
    </w:p>
    <w:p w14:paraId="67CE25DC" w14:textId="26001033" w:rsidR="0045255A" w:rsidRPr="008A6040" w:rsidRDefault="0045255A" w:rsidP="00AF7812">
      <w:pPr>
        <w:ind w:left="1701"/>
        <w:rPr>
          <w:lang w:val="pl-PL" w:eastAsia="cs-CZ"/>
        </w:rPr>
      </w:pPr>
    </w:p>
    <w:p w14:paraId="20B24DDD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 w:hint="eastAsia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Normální postup</w:t>
      </w:r>
    </w:p>
    <w:p w14:paraId="4D8DBCAB" w14:textId="17574E9F" w:rsidR="00BA6418" w:rsidRDefault="00B3429B" w:rsidP="00B3429B">
      <w:pPr>
        <w:ind w:left="1701"/>
        <w:rPr>
          <w:lang w:val="en-US" w:eastAsia="cs-CZ"/>
        </w:rPr>
      </w:pPr>
      <w:r w:rsidRPr="00B3429B">
        <w:rPr>
          <w:lang w:val="en-US" w:eastAsia="cs-CZ"/>
        </w:rPr>
        <w:t>Systém</w:t>
      </w:r>
      <w:r w:rsidR="001151A8">
        <w:rPr>
          <w:lang w:val="en-US" w:eastAsia="cs-CZ"/>
        </w:rPr>
        <w:t>,</w:t>
      </w:r>
      <w:r w:rsidRPr="00B3429B">
        <w:rPr>
          <w:lang w:val="en-US" w:eastAsia="cs-CZ"/>
        </w:rPr>
        <w:t xml:space="preserve"> pro </w:t>
      </w:r>
      <w:r w:rsidR="00917F82">
        <w:rPr>
          <w:lang w:val="en-US" w:eastAsia="cs-CZ"/>
        </w:rPr>
        <w:t xml:space="preserve">dané </w:t>
      </w:r>
      <w:r w:rsidRPr="00B3429B">
        <w:rPr>
          <w:lang w:val="en-US" w:eastAsia="cs-CZ"/>
        </w:rPr>
        <w:t>vozidlo</w:t>
      </w:r>
      <w:r w:rsidR="00917F82">
        <w:rPr>
          <w:lang w:val="en-US" w:eastAsia="cs-CZ"/>
        </w:rPr>
        <w:t xml:space="preserve"> </w:t>
      </w:r>
      <w:r w:rsidR="009C4AD4">
        <w:rPr>
          <w:lang w:val="en-US" w:eastAsia="cs-CZ"/>
        </w:rPr>
        <w:t>ze vstupu</w:t>
      </w:r>
      <w:r w:rsidR="001151A8">
        <w:rPr>
          <w:lang w:val="en-US" w:eastAsia="cs-CZ"/>
        </w:rPr>
        <w:t>,</w:t>
      </w:r>
      <w:r w:rsidRPr="00B3429B">
        <w:rPr>
          <w:lang w:val="en-US" w:eastAsia="cs-CZ"/>
        </w:rPr>
        <w:t xml:space="preserve"> </w:t>
      </w:r>
      <w:r w:rsidR="004E33D7">
        <w:rPr>
          <w:lang w:val="en-US" w:eastAsia="cs-CZ"/>
        </w:rPr>
        <w:t>vyhledá</w:t>
      </w:r>
      <w:r w:rsidR="00BA6418">
        <w:rPr>
          <w:lang w:val="en-US" w:eastAsia="cs-CZ"/>
        </w:rPr>
        <w:t>:</w:t>
      </w:r>
    </w:p>
    <w:p w14:paraId="0566F738" w14:textId="77777777" w:rsidR="00BA6418" w:rsidRDefault="00E75703" w:rsidP="00C40C63">
      <w:pPr>
        <w:pStyle w:val="ListFS1"/>
      </w:pPr>
      <w:r>
        <w:t>Přestupky (tj. Unpaid Toll Transaction s Unpaid toll transaction status = Offence)</w:t>
      </w:r>
      <w:r w:rsidR="00B3429B" w:rsidRPr="00B3429B">
        <w:t xml:space="preserve"> </w:t>
      </w:r>
      <w:r w:rsidR="00E52957">
        <w:t>a</w:t>
      </w:r>
      <w:r w:rsidR="00B3429B" w:rsidRPr="00B3429B">
        <w:t xml:space="preserve"> </w:t>
      </w:r>
    </w:p>
    <w:p w14:paraId="17305703" w14:textId="704E275A" w:rsidR="00E52957" w:rsidRDefault="00463864" w:rsidP="00C40C63">
      <w:pPr>
        <w:pStyle w:val="ListFS1"/>
      </w:pPr>
      <w:r>
        <w:t xml:space="preserve">Výzvy na úhrady </w:t>
      </w:r>
      <w:r w:rsidR="00793F69">
        <w:t xml:space="preserve">za přestupky </w:t>
      </w:r>
      <w:r>
        <w:t>(tj. Bill s Bill</w:t>
      </w:r>
      <w:ins w:id="8230" w:author="Irová Zuzana" w:date="2025-05-23T15:22:00Z" w16du:dateUtc="2025-05-23T13:22:00Z">
        <w:r w:rsidR="00515407">
          <w:t xml:space="preserve"> </w:t>
        </w:r>
      </w:ins>
      <w:del w:id="8231" w:author="Irová Zuzana" w:date="2025-05-23T15:23:00Z" w16du:dateUtc="2025-05-23T13:23:00Z">
        <w:r w:rsidDel="003A127C">
          <w:delText xml:space="preserve"> </w:delText>
        </w:r>
      </w:del>
      <w:r>
        <w:t xml:space="preserve">type = Request for payment a </w:t>
      </w:r>
      <w:ins w:id="8232" w:author="Irová Zuzana" w:date="2025-05-23T15:23:00Z" w16du:dateUtc="2025-05-23T13:23:00Z">
        <w:r w:rsidR="003A127C">
          <w:t>Bill issue type = Regular bill</w:t>
        </w:r>
      </w:ins>
      <w:del w:id="8233" w:author="Irová Zuzana" w:date="2025-05-23T15:23:00Z" w16du:dateUtc="2025-05-23T13:23:00Z">
        <w:r w:rsidDel="00C04F2D">
          <w:delText>Bill issue status &lt;&gt; Corrective bill – debit</w:delText>
        </w:r>
      </w:del>
      <w:r>
        <w:t xml:space="preserve"> a Bill category = Offence a Bill payment status = Unpaid nebo Paid Partially </w:t>
      </w:r>
      <w:r w:rsidRPr="00353908">
        <w:t xml:space="preserve">a kde zároveň je </w:t>
      </w:r>
      <w:r>
        <w:t>M</w:t>
      </w:r>
      <w:r w:rsidRPr="00353908">
        <w:t>atched</w:t>
      </w:r>
      <w:r>
        <w:t xml:space="preserve"> </w:t>
      </w:r>
      <w:r w:rsidRPr="00353908">
        <w:t xml:space="preserve">Amount &lt; </w:t>
      </w:r>
      <w:r>
        <w:t>T</w:t>
      </w:r>
      <w:r w:rsidRPr="00353908">
        <w:t>otal</w:t>
      </w:r>
      <w:r>
        <w:t xml:space="preserve"> a</w:t>
      </w:r>
      <w:r w:rsidRPr="00353908">
        <w:t>mount</w:t>
      </w:r>
      <w:r>
        <w:t>)</w:t>
      </w:r>
      <w:r w:rsidR="00E52957">
        <w:t>.</w:t>
      </w:r>
    </w:p>
    <w:p w14:paraId="099674B9" w14:textId="0B99C4A3" w:rsidR="0099055D" w:rsidRDefault="00DB2AF2" w:rsidP="00B3429B">
      <w:pPr>
        <w:ind w:left="1701"/>
        <w:rPr>
          <w:lang w:val="en-US" w:eastAsia="cs-CZ"/>
        </w:rPr>
      </w:pPr>
      <w:r>
        <w:rPr>
          <w:lang w:val="en-US" w:eastAsia="cs-CZ"/>
        </w:rPr>
        <w:t xml:space="preserve">Systém zobrazí </w:t>
      </w:r>
      <w:r w:rsidR="003209E8">
        <w:rPr>
          <w:lang w:val="en-US" w:eastAsia="cs-CZ"/>
        </w:rPr>
        <w:t>ú</w:t>
      </w:r>
      <w:r>
        <w:rPr>
          <w:lang w:val="en-US" w:eastAsia="cs-CZ"/>
        </w:rPr>
        <w:t xml:space="preserve">vodní přehled </w:t>
      </w:r>
      <w:r w:rsidR="002025F7">
        <w:rPr>
          <w:lang w:val="en-US" w:eastAsia="cs-CZ"/>
        </w:rPr>
        <w:t>obsahující maximálně 6 položek</w:t>
      </w:r>
      <w:r w:rsidR="00221384">
        <w:rPr>
          <w:lang w:val="en-US" w:eastAsia="cs-CZ"/>
        </w:rPr>
        <w:t xml:space="preserve">. Každá položka bude </w:t>
      </w:r>
      <w:r w:rsidR="0067796F">
        <w:rPr>
          <w:lang w:val="en-US" w:eastAsia="cs-CZ"/>
        </w:rPr>
        <w:t xml:space="preserve">součtem </w:t>
      </w:r>
      <w:r w:rsidR="00956B7E">
        <w:rPr>
          <w:lang w:val="en-US" w:eastAsia="cs-CZ"/>
        </w:rPr>
        <w:t xml:space="preserve">nalezených Přestupků per Bill issuer </w:t>
      </w:r>
      <w:r w:rsidR="00EC7306">
        <w:rPr>
          <w:lang w:val="en-US" w:eastAsia="cs-CZ"/>
        </w:rPr>
        <w:t>nebo</w:t>
      </w:r>
      <w:r w:rsidR="00956B7E">
        <w:rPr>
          <w:lang w:val="en-US" w:eastAsia="cs-CZ"/>
        </w:rPr>
        <w:t xml:space="preserve"> </w:t>
      </w:r>
      <w:r w:rsidR="00D72938">
        <w:rPr>
          <w:lang w:val="en-US" w:eastAsia="cs-CZ"/>
        </w:rPr>
        <w:t xml:space="preserve">Výzev na úhradu </w:t>
      </w:r>
      <w:r w:rsidR="006F4DCF">
        <w:rPr>
          <w:lang w:val="en-US" w:eastAsia="cs-CZ"/>
        </w:rPr>
        <w:t>per Bill issuer.</w:t>
      </w:r>
      <w:r w:rsidR="00583ED7">
        <w:rPr>
          <w:lang w:val="en-US" w:eastAsia="cs-CZ"/>
        </w:rPr>
        <w:t xml:space="preserve"> </w:t>
      </w:r>
    </w:p>
    <w:p w14:paraId="1B6A2B3B" w14:textId="4BF170E0" w:rsidR="00DE1BA0" w:rsidRDefault="003209E8" w:rsidP="00B3429B">
      <w:pPr>
        <w:ind w:left="1701"/>
        <w:rPr>
          <w:ins w:id="8234" w:author="Irová Zuzana" w:date="2025-05-23T17:26:00Z" w16du:dateUtc="2025-05-23T15:26:00Z"/>
          <w:lang w:val="en-US" w:eastAsia="cs-CZ"/>
        </w:rPr>
      </w:pPr>
      <w:r>
        <w:rPr>
          <w:lang w:val="en-US" w:eastAsia="cs-CZ"/>
        </w:rPr>
        <w:t xml:space="preserve">Z úvodního </w:t>
      </w:r>
      <w:r w:rsidR="00AC1291">
        <w:rPr>
          <w:lang w:val="en-US" w:eastAsia="cs-CZ"/>
        </w:rPr>
        <w:t xml:space="preserve">přehledu Aktér může každou </w:t>
      </w:r>
      <w:r w:rsidR="00C370A4">
        <w:rPr>
          <w:lang w:val="en-US" w:eastAsia="cs-CZ"/>
        </w:rPr>
        <w:t xml:space="preserve">jednotlivou </w:t>
      </w:r>
      <w:r w:rsidR="00AC1291">
        <w:rPr>
          <w:lang w:val="en-US" w:eastAsia="cs-CZ"/>
        </w:rPr>
        <w:t>souhrn</w:t>
      </w:r>
      <w:ins w:id="8235" w:author="Irová Zuzana" w:date="2025-05-23T17:28:00Z" w16du:dateUtc="2025-05-23T15:28:00Z">
        <w:r w:rsidR="00B9614B">
          <w:rPr>
            <w:lang w:val="en-US" w:eastAsia="cs-CZ"/>
          </w:rPr>
          <w:t>n</w:t>
        </w:r>
      </w:ins>
      <w:r w:rsidR="00AC1291">
        <w:rPr>
          <w:lang w:val="en-US" w:eastAsia="cs-CZ"/>
        </w:rPr>
        <w:t xml:space="preserve">ou položku zaplatit nebo zobrazit si </w:t>
      </w:r>
      <w:r w:rsidR="001F2F7C">
        <w:rPr>
          <w:lang w:val="en-US" w:eastAsia="cs-CZ"/>
        </w:rPr>
        <w:t>její detail.</w:t>
      </w:r>
    </w:p>
    <w:p w14:paraId="203E2C5A" w14:textId="39608AEC" w:rsidR="00770E69" w:rsidRDefault="00770E69" w:rsidP="00B3429B">
      <w:pPr>
        <w:ind w:left="1701"/>
        <w:rPr>
          <w:lang w:val="en-US" w:eastAsia="cs-CZ"/>
        </w:rPr>
      </w:pPr>
      <w:ins w:id="8236" w:author="Irová Zuzana" w:date="2025-05-23T17:26:00Z" w16du:dateUtc="2025-05-23T15:26:00Z">
        <w:r>
          <w:rPr>
            <w:lang w:val="en-US" w:eastAsia="cs-CZ"/>
          </w:rPr>
          <w:t>Zaplatit půjd</w:t>
        </w:r>
      </w:ins>
      <w:ins w:id="8237" w:author="Irová Zuzana" w:date="2025-05-23T17:27:00Z" w16du:dateUtc="2025-05-23T15:27:00Z">
        <w:r>
          <w:rPr>
            <w:lang w:val="en-US" w:eastAsia="cs-CZ"/>
          </w:rPr>
          <w:t xml:space="preserve">e jen </w:t>
        </w:r>
        <w:r w:rsidR="005617C3">
          <w:rPr>
            <w:lang w:val="en-US" w:eastAsia="cs-CZ"/>
          </w:rPr>
          <w:t>souhrnná polo</w:t>
        </w:r>
      </w:ins>
      <w:ins w:id="8238" w:author="Irová Zuzana" w:date="2025-05-23T17:29:00Z" w16du:dateUtc="2025-05-23T15:29:00Z">
        <w:r w:rsidR="0056750F">
          <w:rPr>
            <w:lang w:val="en-US" w:eastAsia="cs-CZ"/>
          </w:rPr>
          <w:t xml:space="preserve">žka, jejíž položky patří </w:t>
        </w:r>
        <w:r w:rsidR="00A715E1">
          <w:rPr>
            <w:lang w:val="en-US" w:eastAsia="cs-CZ"/>
          </w:rPr>
          <w:t>jednomu nebo ž</w:t>
        </w:r>
      </w:ins>
      <w:ins w:id="8239" w:author="Irová Zuzana" w:date="2025-05-23T17:30:00Z" w16du:dateUtc="2025-05-23T15:30:00Z">
        <w:r w:rsidR="00A715E1">
          <w:rPr>
            <w:lang w:val="en-US" w:eastAsia="cs-CZ"/>
          </w:rPr>
          <w:t xml:space="preserve">ádnému </w:t>
        </w:r>
        <w:r w:rsidR="00D4769B">
          <w:rPr>
            <w:lang w:val="en-US" w:eastAsia="cs-CZ"/>
          </w:rPr>
          <w:t>A</w:t>
        </w:r>
        <w:r w:rsidR="00A715E1">
          <w:rPr>
            <w:lang w:val="en-US" w:eastAsia="cs-CZ"/>
          </w:rPr>
          <w:t>ccountu</w:t>
        </w:r>
        <w:r w:rsidR="00D4769B">
          <w:rPr>
            <w:lang w:val="en-US" w:eastAsia="cs-CZ"/>
          </w:rPr>
          <w:t>.</w:t>
        </w:r>
      </w:ins>
    </w:p>
    <w:p w14:paraId="2F1AD9BE" w14:textId="0D6CCCFE" w:rsidR="007D0CEF" w:rsidRDefault="007D0CEF" w:rsidP="00B3429B">
      <w:pPr>
        <w:ind w:left="1701"/>
        <w:rPr>
          <w:lang w:val="en-US" w:eastAsia="cs-CZ"/>
        </w:rPr>
      </w:pPr>
      <w:r>
        <w:rPr>
          <w:lang w:val="en-US" w:eastAsia="cs-CZ"/>
        </w:rPr>
        <w:t>Pokud aktér vybra</w:t>
      </w:r>
      <w:r w:rsidR="00454C38">
        <w:rPr>
          <w:lang w:val="en-US" w:eastAsia="cs-CZ"/>
        </w:rPr>
        <w:t xml:space="preserve">l zaplacení konkrétní </w:t>
      </w:r>
      <w:r w:rsidR="00D4413D">
        <w:rPr>
          <w:lang w:val="en-US" w:eastAsia="cs-CZ"/>
        </w:rPr>
        <w:t>souhr</w:t>
      </w:r>
      <w:ins w:id="8240" w:author="Irová Zuzana" w:date="2025-05-23T17:27:00Z" w16du:dateUtc="2025-05-23T15:27:00Z">
        <w:r w:rsidR="00011D62">
          <w:rPr>
            <w:lang w:val="en-US" w:eastAsia="cs-CZ"/>
          </w:rPr>
          <w:t>n</w:t>
        </w:r>
      </w:ins>
      <w:r w:rsidR="00D4413D">
        <w:rPr>
          <w:lang w:val="en-US" w:eastAsia="cs-CZ"/>
        </w:rPr>
        <w:t xml:space="preserve">né položky, postup pokračuje </w:t>
      </w:r>
      <w:r w:rsidR="00D4413D">
        <w:rPr>
          <w:lang w:val="en-US"/>
        </w:rPr>
        <w:t>(N1) Zaplať přestupek onlin</w:t>
      </w:r>
      <w:r w:rsidR="00F419FB">
        <w:rPr>
          <w:lang w:val="en-US"/>
        </w:rPr>
        <w:t>e.</w:t>
      </w:r>
    </w:p>
    <w:p w14:paraId="7F0E7EDE" w14:textId="0E2D3F6C" w:rsidR="00C6718E" w:rsidRDefault="001F2F7C" w:rsidP="001F2F7C">
      <w:pPr>
        <w:ind w:left="1701"/>
        <w:rPr>
          <w:lang w:val="en-US" w:eastAsia="cs-CZ"/>
        </w:rPr>
      </w:pPr>
      <w:r>
        <w:rPr>
          <w:lang w:val="en-US" w:eastAsia="cs-CZ"/>
        </w:rPr>
        <w:t xml:space="preserve">Pokud Aktér vybere zobrazení detailu, </w:t>
      </w:r>
      <w:r w:rsidR="00FE4944">
        <w:rPr>
          <w:lang w:val="en-US" w:eastAsia="cs-CZ"/>
        </w:rPr>
        <w:t xml:space="preserve">Systém zobrazí </w:t>
      </w:r>
      <w:r w:rsidR="00C2371A">
        <w:rPr>
          <w:lang w:val="en-US" w:eastAsia="cs-CZ"/>
        </w:rPr>
        <w:t>položky zahrnuté d</w:t>
      </w:r>
      <w:r w:rsidR="00C6718E">
        <w:rPr>
          <w:lang w:val="en-US" w:eastAsia="cs-CZ"/>
        </w:rPr>
        <w:t xml:space="preserve">o dané </w:t>
      </w:r>
      <w:r w:rsidR="0022310B">
        <w:rPr>
          <w:lang w:val="en-US" w:eastAsia="cs-CZ"/>
        </w:rPr>
        <w:t xml:space="preserve">vybrané </w:t>
      </w:r>
      <w:r w:rsidR="00C6718E">
        <w:rPr>
          <w:lang w:val="en-US" w:eastAsia="cs-CZ"/>
        </w:rPr>
        <w:t>souhrn</w:t>
      </w:r>
      <w:ins w:id="8241" w:author="Irová Zuzana" w:date="2025-05-23T17:28:00Z" w16du:dateUtc="2025-05-23T15:28:00Z">
        <w:r w:rsidR="00DB40AF">
          <w:rPr>
            <w:lang w:val="en-US" w:eastAsia="cs-CZ"/>
          </w:rPr>
          <w:t>n</w:t>
        </w:r>
      </w:ins>
      <w:r w:rsidR="00C6718E">
        <w:rPr>
          <w:lang w:val="en-US" w:eastAsia="cs-CZ"/>
        </w:rPr>
        <w:t>é položky:</w:t>
      </w:r>
    </w:p>
    <w:p w14:paraId="207225F4" w14:textId="6AF7C9C5" w:rsidR="003768B3" w:rsidRDefault="00FE4944">
      <w:pPr>
        <w:pStyle w:val="ListFS1"/>
        <w:pPrChange w:id="8242" w:author="Irová Zuzana" w:date="2025-06-06T15:37:00Z" w16du:dateUtc="2025-06-06T13:37:00Z">
          <w:pPr>
            <w:pStyle w:val="ListFS1"/>
            <w:numPr>
              <w:numId w:val="0"/>
            </w:numPr>
            <w:ind w:left="0" w:firstLine="0"/>
          </w:pPr>
        </w:pPrChange>
      </w:pPr>
      <w:r w:rsidRPr="257A44F4">
        <w:t>akt</w:t>
      </w:r>
      <w:r w:rsidR="00254EA2" w:rsidRPr="257A44F4">
        <w:t>u</w:t>
      </w:r>
      <w:r w:rsidRPr="257A44F4">
        <w:t>álně evidované Přestupky</w:t>
      </w:r>
      <w:r w:rsidR="00EC2D3B" w:rsidRPr="257A44F4">
        <w:t xml:space="preserve"> k danému vozi</w:t>
      </w:r>
      <w:r w:rsidR="005F766A" w:rsidRPr="257A44F4">
        <w:t>d</w:t>
      </w:r>
      <w:r w:rsidR="00EC2D3B" w:rsidRPr="257A44F4">
        <w:t>lu</w:t>
      </w:r>
      <w:r w:rsidRPr="257A44F4">
        <w:t xml:space="preserve"> </w:t>
      </w:r>
      <w:r w:rsidR="00B4025C" w:rsidRPr="257A44F4">
        <w:t>daného Bill issu</w:t>
      </w:r>
      <w:r w:rsidR="006A0B2F" w:rsidRPr="257A44F4">
        <w:t>era</w:t>
      </w:r>
      <w:r w:rsidR="00EE1643" w:rsidRPr="257A44F4">
        <w:t xml:space="preserve"> s možností </w:t>
      </w:r>
      <w:r w:rsidR="00CB0461" w:rsidRPr="257A44F4">
        <w:t xml:space="preserve">ho vybrat pro zaplacení nebo </w:t>
      </w:r>
      <w:r w:rsidR="00EE1643" w:rsidRPr="257A44F4">
        <w:t xml:space="preserve">zobrazit </w:t>
      </w:r>
      <w:r w:rsidR="00A62325" w:rsidRPr="257A44F4">
        <w:t xml:space="preserve">jeho </w:t>
      </w:r>
      <w:r w:rsidR="00A16D05" w:rsidRPr="257A44F4">
        <w:t>detaily</w:t>
      </w:r>
      <w:r w:rsidR="00AB36FE" w:rsidRPr="257A44F4">
        <w:t>:</w:t>
      </w:r>
    </w:p>
    <w:p w14:paraId="32C15696" w14:textId="65C037E8" w:rsidR="00EB0259" w:rsidRDefault="00EB0259">
      <w:pPr>
        <w:pStyle w:val="ListFS2"/>
      </w:pPr>
      <w:r w:rsidRPr="00073297">
        <w:t>Unpaid Toll Transaction</w:t>
      </w:r>
      <w:r>
        <w:t>.</w:t>
      </w:r>
      <w:r w:rsidR="004C67E5">
        <w:t>B</w:t>
      </w:r>
      <w:r>
        <w:t>ill issuer</w:t>
      </w:r>
    </w:p>
    <w:p w14:paraId="5182F83E" w14:textId="77777777" w:rsidR="004D3FCC" w:rsidRPr="008A6040" w:rsidRDefault="004D3FCC">
      <w:pPr>
        <w:pStyle w:val="ListFS2"/>
        <w:rPr>
          <w:ins w:id="8243" w:author="Irová Zuzana" w:date="2025-05-23T17:31:00Z" w16du:dateUtc="2025-05-23T15:31:00Z"/>
          <w:lang w:val="en-GB"/>
        </w:rPr>
      </w:pPr>
      <w:ins w:id="8244" w:author="Irová Zuzana" w:date="2025-05-23T17:31:00Z" w16du:dateUtc="2025-05-23T15:31:00Z">
        <w:r>
          <w:t>Account number</w:t>
        </w:r>
      </w:ins>
    </w:p>
    <w:p w14:paraId="7A8256B0" w14:textId="6165EEFF" w:rsidR="00AB36FE" w:rsidRDefault="00073297">
      <w:pPr>
        <w:pStyle w:val="ListFS2"/>
      </w:pPr>
      <w:r w:rsidRPr="257A44F4">
        <w:rPr>
          <w:lang w:val="en-GB"/>
        </w:rPr>
        <w:t>Unpaid Toll Transaction</w:t>
      </w:r>
      <w:r w:rsidR="00BE7F00" w:rsidRPr="257A44F4">
        <w:rPr>
          <w:lang w:val="en-GB"/>
        </w:rPr>
        <w:t xml:space="preserve">.Event time (by default seřazené podle </w:t>
      </w:r>
      <w:r w:rsidR="00800775" w:rsidRPr="257A44F4">
        <w:rPr>
          <w:lang w:val="en-GB"/>
        </w:rPr>
        <w:t>Event time)</w:t>
      </w:r>
    </w:p>
    <w:p w14:paraId="7416CFE4" w14:textId="18A17FF1" w:rsidR="00800775" w:rsidRDefault="00800775">
      <w:pPr>
        <w:pStyle w:val="ListFS2"/>
      </w:pPr>
      <w:r w:rsidRPr="00073297">
        <w:t>Unpaid Toll Transaction</w:t>
      </w:r>
      <w:r>
        <w:t>.</w:t>
      </w:r>
      <w:r w:rsidR="00075B03">
        <w:t>Transaction amount</w:t>
      </w:r>
    </w:p>
    <w:p w14:paraId="6644A6A2" w14:textId="77777777" w:rsidR="0050704B" w:rsidRPr="007E730B" w:rsidRDefault="00075B03">
      <w:pPr>
        <w:pStyle w:val="ListFS2"/>
        <w:rPr>
          <w:ins w:id="8245" w:author="Irová Zuzana" w:date="2025-05-23T17:30:00Z" w16du:dateUtc="2025-05-23T15:30:00Z"/>
          <w:lang w:val="en-GB"/>
          <w:rPrChange w:id="8246" w:author="Irová Zuzana" w:date="2025-05-23T17:30:00Z" w16du:dateUtc="2025-05-23T15:30:00Z">
            <w:rPr>
              <w:ins w:id="8247" w:author="Irová Zuzana" w:date="2025-05-23T17:30:00Z" w16du:dateUtc="2025-05-23T15:30:00Z"/>
            </w:rPr>
          </w:rPrChange>
        </w:rPr>
      </w:pPr>
      <w:r w:rsidRPr="00073297">
        <w:t>Unpaid Toll Transaction</w:t>
      </w:r>
      <w:r>
        <w:t>.</w:t>
      </w:r>
      <w:r w:rsidR="002C4A42">
        <w:t xml:space="preserve">Toll trip </w:t>
      </w:r>
      <w:r w:rsidR="002C4A42" w:rsidRPr="002C4A42">
        <w:rPr>
          <w:rFonts w:ascii="Wingdings" w:eastAsia="Wingdings" w:hAnsi="Wingdings" w:cs="Wingdings"/>
          <w:lang w:val="en-US"/>
        </w:rPr>
        <w:t>à</w:t>
      </w:r>
      <w:r w:rsidR="002C4A42">
        <w:rPr>
          <w:lang w:val="en-US"/>
        </w:rPr>
        <w:t xml:space="preserve"> </w:t>
      </w:r>
      <w:r w:rsidR="002C4A42">
        <w:t>VTP.Toll trip</w:t>
      </w:r>
      <w:r w:rsidR="009F1774">
        <w:t xml:space="preserve"> (entry – exit)</w:t>
      </w:r>
    </w:p>
    <w:p w14:paraId="1B1C3CFD" w14:textId="4B5330C6" w:rsidR="007E730B" w:rsidRPr="008A6040" w:rsidDel="004D3FCC" w:rsidRDefault="007E730B">
      <w:pPr>
        <w:pStyle w:val="ListFS2"/>
        <w:rPr>
          <w:del w:id="8248" w:author="Irová Zuzana" w:date="2025-05-23T17:31:00Z" w16du:dateUtc="2025-05-23T15:31:00Z"/>
          <w:lang w:val="en-GB"/>
        </w:rPr>
      </w:pPr>
    </w:p>
    <w:p w14:paraId="7E563F57" w14:textId="2F8D1EC2" w:rsidR="00075B03" w:rsidRDefault="00A97EB0">
      <w:pPr>
        <w:pStyle w:val="ListFS2"/>
      </w:pPr>
      <w:r w:rsidRPr="00073297">
        <w:t>Unpaid Toll Transaction</w:t>
      </w:r>
      <w:r>
        <w:t xml:space="preserve">.Toll trip </w:t>
      </w:r>
      <w:r w:rsidRPr="002C4A42">
        <w:rPr>
          <w:rFonts w:ascii="Wingdings" w:eastAsia="Wingdings" w:hAnsi="Wingdings" w:cs="Wingdings"/>
          <w:lang w:val="en-US"/>
        </w:rPr>
        <w:t>à</w:t>
      </w:r>
      <w:r>
        <w:rPr>
          <w:lang w:val="en-US"/>
        </w:rPr>
        <w:t xml:space="preserve"> Picture</w:t>
      </w:r>
      <w:r w:rsidR="00730F1B">
        <w:rPr>
          <w:lang w:val="en-US"/>
        </w:rPr>
        <w:t>s</w:t>
      </w:r>
      <w:r>
        <w:rPr>
          <w:lang w:val="en-US"/>
        </w:rPr>
        <w:t xml:space="preserve"> (možnost </w:t>
      </w:r>
      <w:r w:rsidR="00C944C9">
        <w:rPr>
          <w:lang w:val="en-US"/>
        </w:rPr>
        <w:t>zobrazit</w:t>
      </w:r>
      <w:r w:rsidR="000E2488">
        <w:rPr>
          <w:lang w:val="en-US"/>
        </w:rPr>
        <w:t xml:space="preserve"> </w:t>
      </w:r>
      <w:r w:rsidR="000E2488" w:rsidRPr="008A6040">
        <w:rPr>
          <w:highlight w:val="yellow"/>
          <w:lang w:val="en-US"/>
        </w:rPr>
        <w:t xml:space="preserve">a </w:t>
      </w:r>
      <w:r w:rsidRPr="008A6040">
        <w:rPr>
          <w:highlight w:val="yellow"/>
          <w:lang w:val="en-US"/>
        </w:rPr>
        <w:t>stáhnout</w:t>
      </w:r>
      <w:r>
        <w:rPr>
          <w:lang w:val="en-US"/>
        </w:rPr>
        <w:t xml:space="preserve"> </w:t>
      </w:r>
      <w:r w:rsidR="00730F1B">
        <w:rPr>
          <w:lang w:val="en-US"/>
        </w:rPr>
        <w:t>fotky)</w:t>
      </w:r>
      <w:r w:rsidR="0045022F">
        <w:t xml:space="preserve"> </w:t>
      </w:r>
    </w:p>
    <w:p w14:paraId="36FE49AC" w14:textId="102067AE" w:rsidR="003768B3" w:rsidRDefault="003768B3">
      <w:pPr>
        <w:pStyle w:val="ListFS1"/>
        <w:pPrChange w:id="8249" w:author="Irová Zuzana" w:date="2025-06-06T15:37:00Z" w16du:dateUtc="2025-06-06T13:37:00Z">
          <w:pPr>
            <w:pStyle w:val="ListFS1"/>
            <w:numPr>
              <w:numId w:val="0"/>
            </w:numPr>
            <w:ind w:left="0" w:firstLine="0"/>
          </w:pPr>
        </w:pPrChange>
      </w:pPr>
      <w:r w:rsidRPr="257A44F4">
        <w:t>akt</w:t>
      </w:r>
      <w:r w:rsidR="007D7F0B" w:rsidRPr="257A44F4">
        <w:t>u</w:t>
      </w:r>
      <w:r w:rsidRPr="257A44F4">
        <w:t xml:space="preserve">álně evidované </w:t>
      </w:r>
      <w:r w:rsidR="008C1FBA" w:rsidRPr="257A44F4">
        <w:t>Výzvy na úhrady</w:t>
      </w:r>
      <w:r w:rsidR="00C4640A" w:rsidRPr="257A44F4">
        <w:t xml:space="preserve"> za přestupky</w:t>
      </w:r>
      <w:r w:rsidR="008C1FBA" w:rsidRPr="257A44F4">
        <w:t xml:space="preserve"> </w:t>
      </w:r>
      <w:r w:rsidRPr="257A44F4">
        <w:t>k danému vozi</w:t>
      </w:r>
      <w:r w:rsidR="005F766A" w:rsidRPr="257A44F4">
        <w:t>d</w:t>
      </w:r>
      <w:r w:rsidRPr="257A44F4">
        <w:t xml:space="preserve">lu </w:t>
      </w:r>
      <w:r w:rsidR="006A0B2F" w:rsidRPr="257A44F4">
        <w:t xml:space="preserve">daného Bill issuera </w:t>
      </w:r>
      <w:r w:rsidR="00197002" w:rsidRPr="257A44F4">
        <w:t xml:space="preserve">s možností </w:t>
      </w:r>
      <w:r w:rsidR="00A62325" w:rsidRPr="257A44F4">
        <w:t xml:space="preserve">ji vybrat pro zaplacení nebo </w:t>
      </w:r>
      <w:r w:rsidR="00197002" w:rsidRPr="257A44F4">
        <w:t xml:space="preserve">zobrazit </w:t>
      </w:r>
      <w:r w:rsidR="00A62325" w:rsidRPr="257A44F4">
        <w:t xml:space="preserve">její </w:t>
      </w:r>
      <w:r w:rsidRPr="257A44F4">
        <w:t>detaily</w:t>
      </w:r>
      <w:r w:rsidR="003F0C0A" w:rsidRPr="257A44F4">
        <w:t>:</w:t>
      </w:r>
    </w:p>
    <w:p w14:paraId="5763D591" w14:textId="6EE3C1B0" w:rsidR="008A0D0D" w:rsidRPr="004D3FCC" w:rsidRDefault="008A0D0D">
      <w:pPr>
        <w:pStyle w:val="ListFS2"/>
        <w:rPr>
          <w:ins w:id="8250" w:author="Irová Zuzana" w:date="2025-05-23T17:31:00Z" w16du:dateUtc="2025-05-23T15:31:00Z"/>
          <w:rPrChange w:id="8251" w:author="Irová Zuzana" w:date="2025-05-23T17:31:00Z" w16du:dateUtc="2025-05-23T15:31:00Z">
            <w:rPr>
              <w:ins w:id="8252" w:author="Irová Zuzana" w:date="2025-05-23T17:31:00Z" w16du:dateUtc="2025-05-23T15:31:00Z"/>
              <w:lang w:val="en-GB"/>
            </w:rPr>
          </w:rPrChange>
        </w:rPr>
      </w:pPr>
      <w:r w:rsidRPr="257A44F4">
        <w:rPr>
          <w:lang w:val="en-GB"/>
        </w:rPr>
        <w:t>Bill.</w:t>
      </w:r>
      <w:r w:rsidR="004C67E5" w:rsidRPr="257A44F4">
        <w:rPr>
          <w:lang w:val="en-GB"/>
        </w:rPr>
        <w:t>B</w:t>
      </w:r>
      <w:r w:rsidRPr="257A44F4">
        <w:rPr>
          <w:lang w:val="en-GB"/>
        </w:rPr>
        <w:t>ill issuer</w:t>
      </w:r>
    </w:p>
    <w:p w14:paraId="6416A744" w14:textId="42F388BD" w:rsidR="004D3FCC" w:rsidRDefault="004D3FCC">
      <w:pPr>
        <w:pStyle w:val="ListFS2"/>
      </w:pPr>
      <w:ins w:id="8253" w:author="Irová Zuzana" w:date="2025-05-23T17:31:00Z" w16du:dateUtc="2025-05-23T15:31:00Z">
        <w:r>
          <w:rPr>
            <w:lang w:val="en-GB"/>
          </w:rPr>
          <w:t>Account number</w:t>
        </w:r>
      </w:ins>
    </w:p>
    <w:p w14:paraId="695F1464" w14:textId="46362613" w:rsidR="003F0C0A" w:rsidRDefault="001874BB">
      <w:pPr>
        <w:pStyle w:val="ListFS2"/>
      </w:pPr>
      <w:r>
        <w:lastRenderedPageBreak/>
        <w:t>Bill.</w:t>
      </w:r>
      <w:r w:rsidR="004C67E5">
        <w:t>B</w:t>
      </w:r>
      <w:r>
        <w:t>ill issue date</w:t>
      </w:r>
    </w:p>
    <w:p w14:paraId="3959F704" w14:textId="265F72A8" w:rsidR="001874BB" w:rsidRDefault="001F1014">
      <w:pPr>
        <w:pStyle w:val="ListFS2"/>
      </w:pPr>
      <w:r>
        <w:t>Bill.</w:t>
      </w:r>
      <w:r w:rsidR="004C67E5">
        <w:t>T</w:t>
      </w:r>
      <w:r>
        <w:t>otal amount</w:t>
      </w:r>
      <w:r w:rsidR="00100817">
        <w:t xml:space="preserve"> – Bill.Matched amount</w:t>
      </w:r>
    </w:p>
    <w:p w14:paraId="75377620" w14:textId="40E9249C" w:rsidR="001F1014" w:rsidRDefault="009D1671">
      <w:pPr>
        <w:pStyle w:val="ListFS2"/>
      </w:pPr>
      <w:r>
        <w:t>Bill.</w:t>
      </w:r>
      <w:r w:rsidR="00FF0F0D">
        <w:t>D</w:t>
      </w:r>
      <w:r w:rsidR="00263247">
        <w:t>ate of beginning – Bill.</w:t>
      </w:r>
      <w:r w:rsidR="00FF0F0D">
        <w:t>D</w:t>
      </w:r>
      <w:r w:rsidR="00263247">
        <w:t>ate of end</w:t>
      </w:r>
    </w:p>
    <w:p w14:paraId="24BAA68E" w14:textId="4A26CF7D" w:rsidR="00263247" w:rsidRDefault="00F179FC">
      <w:pPr>
        <w:pStyle w:val="ListFS2"/>
      </w:pPr>
      <w:r w:rsidRPr="257A44F4">
        <w:rPr>
          <w:lang w:val="en-GB"/>
        </w:rPr>
        <w:t xml:space="preserve">Přehled </w:t>
      </w:r>
      <w:r w:rsidR="0094047D" w:rsidRPr="257A44F4">
        <w:rPr>
          <w:lang w:val="en-GB"/>
        </w:rPr>
        <w:t>Unpaid Toll Transactions s detaily, jako u Offence</w:t>
      </w:r>
      <w:r w:rsidR="0054498D" w:rsidRPr="257A44F4">
        <w:rPr>
          <w:lang w:val="en-GB"/>
        </w:rPr>
        <w:t xml:space="preserve"> (</w:t>
      </w:r>
      <w:r w:rsidR="00166698" w:rsidRPr="257A44F4">
        <w:rPr>
          <w:lang w:val="en-GB"/>
        </w:rPr>
        <w:t xml:space="preserve">ale </w:t>
      </w:r>
      <w:r w:rsidR="0054498D" w:rsidRPr="257A44F4">
        <w:rPr>
          <w:lang w:val="en-GB"/>
        </w:rPr>
        <w:t>bez možnosti je vybírat)</w:t>
      </w:r>
    </w:p>
    <w:p w14:paraId="72B5F37C" w14:textId="4C95EAB6" w:rsidR="0094047D" w:rsidRPr="008A6040" w:rsidRDefault="0094047D">
      <w:pPr>
        <w:pStyle w:val="ListFS2"/>
        <w:rPr>
          <w:lang w:val="pl-PL"/>
        </w:rPr>
      </w:pPr>
      <w:r w:rsidRPr="008A6040">
        <w:rPr>
          <w:lang w:val="pl-PL"/>
        </w:rPr>
        <w:t>Přehled administrativních poplatků</w:t>
      </w:r>
      <w:r w:rsidR="0054498D" w:rsidRPr="008A6040">
        <w:rPr>
          <w:lang w:val="pl-PL"/>
        </w:rPr>
        <w:t xml:space="preserve"> (bez možnosti je vybírat)</w:t>
      </w:r>
      <w:r w:rsidRPr="008A6040">
        <w:rPr>
          <w:lang w:val="pl-PL"/>
        </w:rPr>
        <w:t xml:space="preserve">: </w:t>
      </w:r>
    </w:p>
    <w:p w14:paraId="173CB0D8" w14:textId="20430559" w:rsidR="0094047D" w:rsidRDefault="0094047D">
      <w:pPr>
        <w:pStyle w:val="ListFS3"/>
      </w:pPr>
      <w:r w:rsidRPr="257A44F4">
        <w:t>Bill item.</w:t>
      </w:r>
      <w:r w:rsidR="004F70AC" w:rsidRPr="257A44F4">
        <w:t>billing service name</w:t>
      </w:r>
    </w:p>
    <w:p w14:paraId="62DDE022" w14:textId="0BA18229" w:rsidR="00D0304E" w:rsidRDefault="00D0304E">
      <w:pPr>
        <w:pStyle w:val="ListFS3"/>
      </w:pPr>
      <w:r w:rsidRPr="257A44F4">
        <w:t>Bill item.number of units</w:t>
      </w:r>
    </w:p>
    <w:p w14:paraId="3D5423F0" w14:textId="6EA581B6" w:rsidR="00D0304E" w:rsidRDefault="004F70AC">
      <w:pPr>
        <w:pStyle w:val="ListFS3"/>
      </w:pPr>
      <w:r w:rsidRPr="257A44F4">
        <w:t xml:space="preserve">Bill item. Price amount </w:t>
      </w:r>
      <w:r w:rsidR="00D0304E" w:rsidRPr="257A44F4">
        <w:t>VAT</w:t>
      </w:r>
    </w:p>
    <w:p w14:paraId="2355F1F7" w14:textId="77777777" w:rsidR="00D0304E" w:rsidRDefault="00D0304E">
      <w:pPr>
        <w:pStyle w:val="NormalIndent"/>
        <w:rPr>
          <w:lang w:val="en-US" w:eastAsia="cs-CZ"/>
        </w:rPr>
      </w:pPr>
    </w:p>
    <w:p w14:paraId="16DF0E01" w14:textId="404DBB74" w:rsidR="00B94072" w:rsidRDefault="00715057">
      <w:pPr>
        <w:pStyle w:val="NormalIndent"/>
        <w:rPr>
          <w:lang w:val="en-US" w:eastAsia="cs-CZ"/>
        </w:rPr>
      </w:pPr>
      <w:r>
        <w:rPr>
          <w:lang w:val="en-US" w:eastAsia="cs-CZ"/>
        </w:rPr>
        <w:t xml:space="preserve">Pokud </w:t>
      </w:r>
      <w:r w:rsidR="00AF7812" w:rsidRPr="00353908">
        <w:rPr>
          <w:lang w:val="en-US" w:eastAsia="cs-CZ"/>
        </w:rPr>
        <w:t xml:space="preserve">Aktér </w:t>
      </w:r>
      <w:r w:rsidR="00973C8C">
        <w:rPr>
          <w:lang w:val="en-US" w:eastAsia="cs-CZ"/>
        </w:rPr>
        <w:t>vybere</w:t>
      </w:r>
      <w:r>
        <w:rPr>
          <w:lang w:val="en-US" w:eastAsia="cs-CZ"/>
        </w:rPr>
        <w:t xml:space="preserve"> jedn</w:t>
      </w:r>
      <w:r w:rsidR="0080419C">
        <w:rPr>
          <w:lang w:val="en-US" w:eastAsia="cs-CZ"/>
        </w:rPr>
        <w:t>u</w:t>
      </w:r>
      <w:r>
        <w:rPr>
          <w:lang w:val="en-US" w:eastAsia="cs-CZ"/>
        </w:rPr>
        <w:t xml:space="preserve"> nebo více položek </w:t>
      </w:r>
      <w:r w:rsidR="0080419C">
        <w:rPr>
          <w:lang w:val="en-US" w:eastAsia="cs-CZ"/>
        </w:rPr>
        <w:t>v detailu souhrn</w:t>
      </w:r>
      <w:ins w:id="8254" w:author="Irová Zuzana" w:date="2025-05-23T17:28:00Z" w16du:dateUtc="2025-05-23T15:28:00Z">
        <w:r w:rsidR="00D03DF2">
          <w:rPr>
            <w:lang w:val="en-US" w:eastAsia="cs-CZ"/>
          </w:rPr>
          <w:t>n</w:t>
        </w:r>
      </w:ins>
      <w:r w:rsidR="0080419C">
        <w:rPr>
          <w:lang w:val="en-US" w:eastAsia="cs-CZ"/>
        </w:rPr>
        <w:t>é položky</w:t>
      </w:r>
      <w:ins w:id="8255" w:author="Irová Zuzana" w:date="2025-05-23T17:50:00Z" w16du:dateUtc="2025-05-23T15:50:00Z">
        <w:r w:rsidR="007855EB">
          <w:rPr>
            <w:lang w:val="en-US" w:eastAsia="cs-CZ"/>
          </w:rPr>
          <w:t xml:space="preserve"> musí mít </w:t>
        </w:r>
        <w:r w:rsidR="008158ED">
          <w:rPr>
            <w:lang w:val="en-US" w:eastAsia="cs-CZ"/>
          </w:rPr>
          <w:t>stejný nebo žádný Account</w:t>
        </w:r>
      </w:ins>
      <w:ins w:id="8256" w:author="Irová Zuzana" w:date="2025-05-23T17:51:00Z" w16du:dateUtc="2025-05-23T15:51:00Z">
        <w:r w:rsidR="008158ED">
          <w:rPr>
            <w:lang w:val="en-US" w:eastAsia="cs-CZ"/>
          </w:rPr>
          <w:t xml:space="preserve">. </w:t>
        </w:r>
      </w:ins>
      <w:del w:id="8257" w:author="Irová Zuzana" w:date="2025-05-23T17:51:00Z" w16du:dateUtc="2025-05-23T15:51:00Z">
        <w:r w:rsidR="0080419C" w:rsidDel="008158ED">
          <w:rPr>
            <w:lang w:val="en-US" w:eastAsia="cs-CZ"/>
          </w:rPr>
          <w:delText xml:space="preserve">, </w:delText>
        </w:r>
      </w:del>
      <w:r w:rsidR="006D238E">
        <w:rPr>
          <w:lang w:val="en-US" w:eastAsia="cs-CZ"/>
        </w:rPr>
        <w:t xml:space="preserve">Systém s každou vybranou položkou zobrazuje </w:t>
      </w:r>
      <w:r w:rsidR="00B94072">
        <w:rPr>
          <w:lang w:val="en-US" w:eastAsia="cs-CZ"/>
        </w:rPr>
        <w:t>celkový součet k zaplacení (tj. SUM (Unpaid Toll Transaction.Transaction amount VAT) nebo SUM (Bill.Total amount)).</w:t>
      </w:r>
    </w:p>
    <w:p w14:paraId="0D748AC5" w14:textId="14056B63" w:rsidR="00973707" w:rsidRDefault="00973707">
      <w:pPr>
        <w:pStyle w:val="NormalIndent"/>
        <w:rPr>
          <w:lang w:val="en-US" w:eastAsia="cs-CZ"/>
        </w:rPr>
      </w:pPr>
      <w:r>
        <w:rPr>
          <w:lang w:val="en-US" w:eastAsia="cs-CZ"/>
        </w:rPr>
        <w:t>Aktér potvrdí, že je chce uhradit.</w:t>
      </w:r>
    </w:p>
    <w:p w14:paraId="7D8B535A" w14:textId="77777777" w:rsidR="00D01423" w:rsidRDefault="00D01423">
      <w:pPr>
        <w:pStyle w:val="NormalIndent"/>
        <w:rPr>
          <w:lang w:val="en-US" w:eastAsia="cs-CZ"/>
        </w:rPr>
      </w:pPr>
    </w:p>
    <w:p w14:paraId="1DE179AD" w14:textId="73365980" w:rsidR="009D649E" w:rsidRDefault="00D01423">
      <w:pPr>
        <w:pStyle w:val="Flowheading"/>
        <w:rPr>
          <w:lang w:val="en-US"/>
        </w:rPr>
      </w:pPr>
      <w:r>
        <w:rPr>
          <w:lang w:val="en-US"/>
        </w:rPr>
        <w:t>(N1) Zaplať přestupek online</w:t>
      </w:r>
    </w:p>
    <w:p w14:paraId="20929749" w14:textId="77777777" w:rsidR="001D0969" w:rsidRDefault="001D0969">
      <w:pPr>
        <w:pStyle w:val="NormalIndent"/>
        <w:rPr>
          <w:lang w:eastAsia="cs-CZ"/>
        </w:rPr>
      </w:pPr>
      <w:r>
        <w:rPr>
          <w:lang w:eastAsia="cs-CZ"/>
        </w:rPr>
        <w:t xml:space="preserve">Systém realizuje Online platbu přes CorvusPay platební bránu za použití systémové funkce </w:t>
      </w:r>
      <w:r>
        <w:t>Zaplať událost online přes platební bránu (SYS.BAR.2.15.HR)</w:t>
      </w:r>
      <w:r>
        <w:rPr>
          <w:lang w:eastAsia="cs-CZ"/>
        </w:rPr>
        <w:t>.</w:t>
      </w:r>
    </w:p>
    <w:p w14:paraId="772AF61E" w14:textId="77777777" w:rsidR="00D01423" w:rsidRDefault="00D01423">
      <w:pPr>
        <w:pStyle w:val="NormalIndent"/>
        <w:rPr>
          <w:lang w:eastAsia="cs-CZ"/>
        </w:rPr>
      </w:pPr>
    </w:p>
    <w:p w14:paraId="03A274B1" w14:textId="2C6AA299" w:rsidR="00375836" w:rsidRDefault="00D01423">
      <w:pPr>
        <w:pStyle w:val="Flowheading"/>
      </w:pPr>
      <w:r>
        <w:t>Společný postup pro vš</w:t>
      </w:r>
      <w:r w:rsidR="008D5696">
        <w:t>e</w:t>
      </w:r>
      <w:r>
        <w:t>chny platební metody</w:t>
      </w:r>
    </w:p>
    <w:p w14:paraId="2B10B531" w14:textId="11EC8CAB" w:rsidR="00B31244" w:rsidRDefault="00A72B56">
      <w:pPr>
        <w:pStyle w:val="NormalIndent"/>
      </w:pPr>
      <w:r>
        <w:t>Systém</w:t>
      </w:r>
      <w:r w:rsidR="00B31244">
        <w:t>:</w:t>
      </w:r>
    </w:p>
    <w:p w14:paraId="2D93EC6B" w14:textId="3ADD41BB" w:rsidR="00EA72DC" w:rsidRPr="008A6040" w:rsidRDefault="00EA72DC" w:rsidP="00C40C63">
      <w:pPr>
        <w:pStyle w:val="ListFS1"/>
      </w:pPr>
      <w:r w:rsidRPr="008A6040">
        <w:t xml:space="preserve">na základě každé </w:t>
      </w:r>
      <w:r w:rsidR="00703BFE">
        <w:t xml:space="preserve">zaplacené </w:t>
      </w:r>
      <w:r w:rsidRPr="008A6040">
        <w:t>Unpaid Toll Transaction vytvoří odpovídající Toll Transaction ve stavu Processed, kdy se zkopírují hodnoty odpovídajících atributů z Unpaid Toll Transaction</w:t>
      </w:r>
      <w:r w:rsidR="00FA5001">
        <w:t>,</w:t>
      </w:r>
    </w:p>
    <w:p w14:paraId="1EE17E32" w14:textId="552F72F5" w:rsidR="00EA72DC" w:rsidRDefault="00EA72DC" w:rsidP="00C40C63">
      <w:pPr>
        <w:pStyle w:val="ListFS1"/>
      </w:pPr>
      <w:r>
        <w:t>převěsí na Toll Transaction odpovídající Rated Toll Events</w:t>
      </w:r>
      <w:r w:rsidR="00FA5001">
        <w:t>,</w:t>
      </w:r>
    </w:p>
    <w:p w14:paraId="4BB30CEB" w14:textId="01161F03" w:rsidR="00EA72DC" w:rsidRDefault="00EA72DC" w:rsidP="00C40C63">
      <w:pPr>
        <w:pStyle w:val="ListFS1"/>
      </w:pPr>
      <w:r>
        <w:t>updatuje atributy Toll Transaction:</w:t>
      </w:r>
    </w:p>
    <w:p w14:paraId="2F037B86" w14:textId="6301372E" w:rsidR="00EA72DC" w:rsidRDefault="00EA72DC">
      <w:pPr>
        <w:pStyle w:val="ListFS2"/>
      </w:pPr>
      <w:r>
        <w:t xml:space="preserve">Unpaid Toll Transaction creation time </w:t>
      </w:r>
      <w:del w:id="8258" w:author="Irová Zuzana" w:date="2025-05-28T23:43:00Z" w16du:dateUtc="2025-05-28T21:43:00Z">
        <w:r w:rsidDel="00950B91">
          <w:delText xml:space="preserve"> </w:delText>
        </w:r>
      </w:del>
      <w:r>
        <w:t>= z Unpaid Toll Transaction.creation time</w:t>
      </w:r>
    </w:p>
    <w:p w14:paraId="33A68997" w14:textId="77777777" w:rsidR="00EA72DC" w:rsidRDefault="00EA72DC">
      <w:pPr>
        <w:pStyle w:val="ListFS2"/>
      </w:pPr>
      <w:r>
        <w:t>Payment = referenci na realizovanou platbu</w:t>
      </w:r>
    </w:p>
    <w:p w14:paraId="16F92B64" w14:textId="4EED82A8" w:rsidR="00EA72DC" w:rsidRDefault="00EA72DC" w:rsidP="00C40C63">
      <w:pPr>
        <w:pStyle w:val="ListFS1"/>
      </w:pPr>
      <w:r>
        <w:t>zruší Unapid Toll Transaction</w:t>
      </w:r>
      <w:r w:rsidR="007F405C">
        <w:t>.</w:t>
      </w:r>
    </w:p>
    <w:p w14:paraId="0D1FC5C1" w14:textId="2E53E698" w:rsidR="00A72B56" w:rsidRDefault="007F405C">
      <w:pPr>
        <w:pStyle w:val="NormalIndent"/>
      </w:pPr>
      <w:r>
        <w:lastRenderedPageBreak/>
        <w:t xml:space="preserve">Systém </w:t>
      </w:r>
      <w:r w:rsidR="00A5351B">
        <w:t xml:space="preserve">vygeneruje jednorázovou fakturu za mýto za užití </w:t>
      </w:r>
      <w:r w:rsidR="00DE32AA" w:rsidRPr="00B67C3F">
        <w:t xml:space="preserve">systémové funkce </w:t>
      </w:r>
      <w:r w:rsidR="00D1254E" w:rsidRPr="00B67C3F">
        <w:t xml:space="preserve">Vytvoř jednorázovou fakturu </w:t>
      </w:r>
      <w:r w:rsidR="00B67C3F" w:rsidRPr="00B67C3F">
        <w:t xml:space="preserve">za mýto </w:t>
      </w:r>
      <w:r w:rsidR="00D1254E" w:rsidRPr="00B67C3F">
        <w:t>(SYS.BAR.0.</w:t>
      </w:r>
      <w:r w:rsidR="00B67C3F" w:rsidRPr="008A6040">
        <w:t>1</w:t>
      </w:r>
      <w:r w:rsidR="00D1254E" w:rsidRPr="00B67C3F">
        <w:t>4.HR)</w:t>
      </w:r>
      <w:r w:rsidR="0055665C">
        <w:t>.</w:t>
      </w:r>
    </w:p>
    <w:p w14:paraId="262CBF32" w14:textId="7777B59C" w:rsidR="0013182F" w:rsidRDefault="0055665C">
      <w:pPr>
        <w:pStyle w:val="NormalIndent"/>
      </w:pPr>
      <w:r>
        <w:t xml:space="preserve">Systém </w:t>
      </w:r>
      <w:r w:rsidR="009F724A">
        <w:t>napáruje nově vytvořenou fakturu s platbou</w:t>
      </w:r>
      <w:r w:rsidR="0013182F">
        <w:t>, tj. vytvoří pro ně Matching s následujícími parametry:</w:t>
      </w:r>
    </w:p>
    <w:p w14:paraId="1DAF9D8F" w14:textId="77777777" w:rsidR="0013182F" w:rsidRDefault="0013182F">
      <w:pPr>
        <w:pStyle w:val="ListFS2"/>
      </w:pPr>
      <w:r>
        <w:t>Date of matching = Datum a čas, kdy bylo párování provedeno</w:t>
      </w:r>
    </w:p>
    <w:p w14:paraId="753C39DB" w14:textId="467F1450" w:rsidR="0013182F" w:rsidRDefault="0013182F">
      <w:pPr>
        <w:pStyle w:val="ListFS2"/>
      </w:pPr>
      <w:r>
        <w:t xml:space="preserve">Effective date of matching = </w:t>
      </w:r>
      <w:r w:rsidR="00FA5001">
        <w:t>v</w:t>
      </w:r>
      <w:r>
        <w:t>yšší datum z datumů obou párovaných stran (tj. bill.date of end a payment.date of collection)</w:t>
      </w:r>
    </w:p>
    <w:p w14:paraId="22848EA1" w14:textId="77777777" w:rsidR="0013182F" w:rsidRDefault="0013182F">
      <w:pPr>
        <w:pStyle w:val="ListFS2"/>
      </w:pPr>
      <w:r>
        <w:t>Bill – debit matching side = Bill</w:t>
      </w:r>
    </w:p>
    <w:p w14:paraId="52608AEF" w14:textId="7E6A54BC" w:rsidR="0013182F" w:rsidRDefault="0013182F">
      <w:pPr>
        <w:pStyle w:val="ListFS2"/>
      </w:pPr>
      <w:r>
        <w:t>Payment – credit matching side = Payment</w:t>
      </w:r>
    </w:p>
    <w:p w14:paraId="5CBEC17F" w14:textId="117E7552" w:rsidR="0013182F" w:rsidRDefault="0013182F">
      <w:pPr>
        <w:pStyle w:val="ListFS2"/>
      </w:pPr>
      <w:r>
        <w:t>Matched amount = částka platby</w:t>
      </w:r>
      <w:r w:rsidR="00C2271E">
        <w:t xml:space="preserve"> = částka faktury</w:t>
      </w:r>
    </w:p>
    <w:p w14:paraId="1D121AB4" w14:textId="410D3DD8" w:rsidR="0013182F" w:rsidRDefault="0013182F">
      <w:pPr>
        <w:pStyle w:val="ListFS2"/>
      </w:pPr>
      <w:r>
        <w:t xml:space="preserve">Matching method = </w:t>
      </w:r>
      <w:r w:rsidR="00C2271E">
        <w:t>Automatic</w:t>
      </w:r>
    </w:p>
    <w:p w14:paraId="5A971EA4" w14:textId="07BF2FDA" w:rsidR="0013182F" w:rsidRDefault="0013182F">
      <w:pPr>
        <w:pStyle w:val="ListFS2"/>
      </w:pPr>
      <w:r>
        <w:t xml:space="preserve">Disconnect allowed = </w:t>
      </w:r>
      <w:r w:rsidR="00C2271E">
        <w:t>False</w:t>
      </w:r>
    </w:p>
    <w:p w14:paraId="727F5CB5" w14:textId="299C857A" w:rsidR="0013182F" w:rsidRDefault="0013182F">
      <w:pPr>
        <w:pStyle w:val="ListFS2"/>
      </w:pPr>
      <w:r>
        <w:t xml:space="preserve">BO Operátor = </w:t>
      </w:r>
      <w:r w:rsidR="00C2271E">
        <w:t>System</w:t>
      </w:r>
    </w:p>
    <w:p w14:paraId="75996371" w14:textId="77777777" w:rsidR="002C21C0" w:rsidRPr="00E54ED0" w:rsidRDefault="002C21C0">
      <w:pPr>
        <w:pStyle w:val="NormalIndent"/>
        <w:rPr>
          <w:lang w:val="en-GB"/>
        </w:rPr>
      </w:pPr>
      <w:r w:rsidRPr="00E54ED0">
        <w:rPr>
          <w:lang w:val="en-GB"/>
        </w:rPr>
        <w:t xml:space="preserve">Systém na základě provedého párování updatuje atributy </w:t>
      </w:r>
      <w:r>
        <w:rPr>
          <w:lang w:val="en-GB"/>
        </w:rPr>
        <w:t>na</w:t>
      </w:r>
      <w:r w:rsidRPr="00E54ED0">
        <w:rPr>
          <w:lang w:val="en-GB"/>
        </w:rPr>
        <w:t>párovan</w:t>
      </w:r>
      <w:r>
        <w:rPr>
          <w:lang w:val="en-GB"/>
        </w:rPr>
        <w:t>ého</w:t>
      </w:r>
      <w:r w:rsidRPr="00E54ED0">
        <w:rPr>
          <w:lang w:val="en-GB"/>
        </w:rPr>
        <w:t xml:space="preserve"> Bill:</w:t>
      </w:r>
    </w:p>
    <w:p w14:paraId="1888CBBB" w14:textId="77777777" w:rsidR="002C21C0" w:rsidRPr="00E54ED0" w:rsidRDefault="002C21C0" w:rsidP="00C40C63">
      <w:pPr>
        <w:pStyle w:val="ListFS1"/>
      </w:pPr>
      <w:r w:rsidRPr="00E54ED0">
        <w:t xml:space="preserve">Matched amount = </w:t>
      </w:r>
      <w:r w:rsidRPr="005A3967">
        <w:t>částka</w:t>
      </w:r>
      <w:r w:rsidRPr="361F4EA0">
        <w:t xml:space="preserve"> </w:t>
      </w:r>
      <w:r>
        <w:t>zaplaceného top-up (tj. Bill.total amount),</w:t>
      </w:r>
    </w:p>
    <w:p w14:paraId="52FC8B24" w14:textId="77777777" w:rsidR="002C21C0" w:rsidRPr="00E54ED0" w:rsidRDefault="002C21C0" w:rsidP="00C40C63">
      <w:pPr>
        <w:pStyle w:val="ListFS1"/>
      </w:pPr>
      <w:r w:rsidRPr="00E54ED0">
        <w:t>Bill payment status = Paid fully</w:t>
      </w:r>
      <w:r>
        <w:t>.</w:t>
      </w:r>
    </w:p>
    <w:p w14:paraId="3D72C57C" w14:textId="77777777" w:rsidR="002C21C0" w:rsidRPr="00D03256" w:rsidRDefault="002C21C0">
      <w:pPr>
        <w:pStyle w:val="NormalIndent"/>
      </w:pPr>
      <w:r w:rsidRPr="00D03256">
        <w:t xml:space="preserve">Systém na základě provedého párování updatuje atributy </w:t>
      </w:r>
      <w:r>
        <w:t xml:space="preserve">napárovaného </w:t>
      </w:r>
      <w:r w:rsidRPr="00D03256">
        <w:t>Payment:</w:t>
      </w:r>
    </w:p>
    <w:p w14:paraId="770F04FA" w14:textId="77777777" w:rsidR="002C21C0" w:rsidRPr="00D03256" w:rsidRDefault="002C21C0" w:rsidP="00C40C63">
      <w:pPr>
        <w:pStyle w:val="ListFS1"/>
      </w:pPr>
      <w:r w:rsidRPr="00D03256">
        <w:t xml:space="preserve">Matched amount = </w:t>
      </w:r>
      <w:r w:rsidRPr="00AB1E7F">
        <w:t>částka zaplaceného top-up</w:t>
      </w:r>
      <w:r>
        <w:t xml:space="preserve"> (tj. Payment amount),</w:t>
      </w:r>
    </w:p>
    <w:p w14:paraId="163EF058" w14:textId="77777777" w:rsidR="002C21C0" w:rsidRPr="00D03256" w:rsidRDefault="002C21C0" w:rsidP="00C40C63">
      <w:pPr>
        <w:pStyle w:val="ListFS1"/>
      </w:pPr>
      <w:r w:rsidRPr="00D03256">
        <w:t>Matching status = Recognized – matched</w:t>
      </w:r>
      <w:r>
        <w:t>.</w:t>
      </w:r>
    </w:p>
    <w:p w14:paraId="50746C88" w14:textId="77777777" w:rsidR="00FA3341" w:rsidRDefault="00FA3341">
      <w:pPr>
        <w:pStyle w:val="NormalIndent"/>
      </w:pPr>
    </w:p>
    <w:p w14:paraId="75E25003" w14:textId="33828A80" w:rsidR="00FA3341" w:rsidRDefault="00E936A6">
      <w:pPr>
        <w:pStyle w:val="NormalIndent"/>
        <w:rPr>
          <w:ins w:id="8259" w:author="Irová Zuzana" w:date="2025-05-26T15:29:00Z" w16du:dateUtc="2025-05-26T13:29:00Z"/>
        </w:rPr>
      </w:pPr>
      <w:r w:rsidRPr="00CD0A42">
        <w:rPr>
          <w:lang w:eastAsia="cs-CZ"/>
        </w:rPr>
        <w:t xml:space="preserve">Systém, pro </w:t>
      </w:r>
      <w:r>
        <w:rPr>
          <w:lang w:eastAsia="cs-CZ"/>
        </w:rPr>
        <w:t xml:space="preserve">každé zaplacené </w:t>
      </w:r>
      <w:ins w:id="8260" w:author="Irová Zuzana" w:date="2025-06-06T23:06:00Z" w16du:dateUtc="2025-06-06T21:06:00Z">
        <w:r w:rsidR="00E67B07">
          <w:rPr>
            <w:lang w:eastAsia="cs-CZ"/>
          </w:rPr>
          <w:t xml:space="preserve">Offence </w:t>
        </w:r>
      </w:ins>
      <w:r>
        <w:rPr>
          <w:lang w:eastAsia="cs-CZ"/>
        </w:rPr>
        <w:t>RfP</w:t>
      </w:r>
      <w:r w:rsidRPr="00CD0A42">
        <w:rPr>
          <w:lang w:eastAsia="cs-CZ"/>
        </w:rPr>
        <w:t>, kter</w:t>
      </w:r>
      <w:r>
        <w:rPr>
          <w:lang w:eastAsia="cs-CZ"/>
        </w:rPr>
        <w:t>é</w:t>
      </w:r>
      <w:r w:rsidRPr="00CD0A42">
        <w:rPr>
          <w:lang w:eastAsia="cs-CZ"/>
        </w:rPr>
        <w:t xml:space="preserve"> je </w:t>
      </w:r>
      <w:r w:rsidRPr="00353908">
        <w:t>po splatnosti, informuje Dunning, zavoláním případu užití Aktualizuj dluh (SYS.DU.1.2</w:t>
      </w:r>
      <w:r w:rsidR="001921CD">
        <w:t>.HR</w:t>
      </w:r>
      <w:r w:rsidRPr="00353908">
        <w:t>) s uvedením Effective date of matching provedeného párování.</w:t>
      </w:r>
    </w:p>
    <w:p w14:paraId="6DD43FDF" w14:textId="77777777" w:rsidR="00EE2066" w:rsidRDefault="00EE2066">
      <w:pPr>
        <w:pStyle w:val="NormalIndent"/>
      </w:pPr>
    </w:p>
    <w:p w14:paraId="3F0D5CEF" w14:textId="611C94E9" w:rsidR="002371F2" w:rsidRDefault="009347C4">
      <w:pPr>
        <w:pStyle w:val="NormalIndent"/>
        <w:rPr>
          <w:ins w:id="8261" w:author="Irová Zuzana" w:date="2025-05-26T13:49:00Z" w16du:dateUtc="2025-05-26T11:49:00Z"/>
        </w:rPr>
      </w:pPr>
      <w:ins w:id="8262" w:author="Irová Zuzana" w:date="2025-05-26T13:35:00Z" w16du:dateUtc="2025-05-26T11:35:00Z">
        <w:r>
          <w:t>Systém</w:t>
        </w:r>
        <w:r w:rsidR="00185F3B">
          <w:t xml:space="preserve"> </w:t>
        </w:r>
      </w:ins>
      <w:ins w:id="8263" w:author="Irová Zuzana" w:date="2025-05-26T13:36:00Z" w16du:dateUtc="2025-05-26T11:36:00Z">
        <w:r w:rsidR="00154C66">
          <w:t xml:space="preserve">na základě zaplacených </w:t>
        </w:r>
      </w:ins>
      <w:ins w:id="8264" w:author="Irová Zuzana" w:date="2025-05-26T13:37:00Z" w16du:dateUtc="2025-05-26T11:37:00Z">
        <w:r w:rsidR="001E306F">
          <w:t xml:space="preserve">Přestupků a </w:t>
        </w:r>
      </w:ins>
      <w:ins w:id="8265" w:author="Irová Zuzana" w:date="2025-06-06T23:07:00Z" w16du:dateUtc="2025-06-06T21:07:00Z">
        <w:r w:rsidR="00757FC9">
          <w:t xml:space="preserve">zaplacených Offence </w:t>
        </w:r>
      </w:ins>
      <w:ins w:id="8266" w:author="Irová Zuzana" w:date="2025-05-26T13:37:00Z" w16du:dateUtc="2025-05-26T11:37:00Z">
        <w:r w:rsidR="001E306F">
          <w:t xml:space="preserve">RfPs </w:t>
        </w:r>
      </w:ins>
      <w:ins w:id="8267" w:author="Irová Zuzana" w:date="2025-05-26T13:39:00Z" w16du:dateUtc="2025-05-26T11:39:00Z">
        <w:r w:rsidR="00217A5E">
          <w:t xml:space="preserve">per Bill issuer </w:t>
        </w:r>
      </w:ins>
      <w:ins w:id="8268" w:author="Irová Zuzana" w:date="2025-05-26T13:35:00Z" w16du:dateUtc="2025-05-26T11:35:00Z">
        <w:r w:rsidR="00185F3B">
          <w:t xml:space="preserve">updatuje </w:t>
        </w:r>
      </w:ins>
      <w:ins w:id="8269" w:author="Irová Zuzana" w:date="2025-05-26T13:39:00Z" w16du:dateUtc="2025-05-26T11:39:00Z">
        <w:r w:rsidR="00217A5E">
          <w:t xml:space="preserve">záznam </w:t>
        </w:r>
      </w:ins>
      <w:ins w:id="8270" w:author="Irová Zuzana" w:date="2025-05-26T13:35:00Z" w16du:dateUtc="2025-05-26T11:35:00Z">
        <w:r w:rsidR="00185F3B">
          <w:t>Alert list</w:t>
        </w:r>
      </w:ins>
      <w:ins w:id="8271" w:author="Irová Zuzana" w:date="2025-05-26T13:39:00Z" w16du:dateUtc="2025-05-26T11:39:00Z">
        <w:r w:rsidR="00217A5E">
          <w:t>u</w:t>
        </w:r>
      </w:ins>
      <w:ins w:id="8272" w:author="Irová Zuzana" w:date="2025-06-06T11:30:00Z" w16du:dateUtc="2025-06-06T09:30:00Z">
        <w:r w:rsidR="00A01836">
          <w:t xml:space="preserve">: </w:t>
        </w:r>
        <w:r w:rsidR="00B71AA7">
          <w:t>U existujícího záznamu</w:t>
        </w:r>
        <w:r w:rsidR="003516D8">
          <w:t xml:space="preserve"> Alert listu</w:t>
        </w:r>
      </w:ins>
      <w:ins w:id="8273" w:author="Irová Zuzana" w:date="2025-05-26T13:39:00Z" w16du:dateUtc="2025-05-26T11:39:00Z">
        <w:r w:rsidR="00217A5E">
          <w:t xml:space="preserve"> pro dané SPZ</w:t>
        </w:r>
      </w:ins>
      <w:ins w:id="8274" w:author="Irová Zuzana" w:date="2025-05-26T13:35:00Z" w16du:dateUtc="2025-05-26T11:35:00Z">
        <w:r w:rsidR="00185F3B">
          <w:t xml:space="preserve"> </w:t>
        </w:r>
      </w:ins>
      <w:ins w:id="8275" w:author="Irová Zuzana" w:date="2025-06-06T11:30:00Z" w16du:dateUtc="2025-06-06T09:30:00Z">
        <w:r w:rsidR="003516D8">
          <w:t xml:space="preserve">sníží částku </w:t>
        </w:r>
      </w:ins>
      <w:ins w:id="8276" w:author="Irová Zuzana" w:date="2025-06-06T12:18:00Z">
        <w:r w:rsidR="003C4EA3" w:rsidRPr="003C4EA3">
          <w:t>Total due amount</w:t>
        </w:r>
      </w:ins>
      <w:ins w:id="8277" w:author="Irová Zuzana" w:date="2025-06-06T12:18:00Z" w16du:dateUtc="2025-06-06T10:18:00Z">
        <w:r w:rsidR="003C4EA3">
          <w:t xml:space="preserve"> </w:t>
        </w:r>
      </w:ins>
      <w:ins w:id="8278" w:author="Irová Zuzana" w:date="2025-05-26T13:35:00Z" w16du:dateUtc="2025-05-26T11:35:00Z">
        <w:r w:rsidR="00185F3B">
          <w:t xml:space="preserve">o celkovou zaplacenou částku </w:t>
        </w:r>
      </w:ins>
      <w:ins w:id="8279" w:author="Irová Zuzana" w:date="2025-06-06T11:30:00Z" w16du:dateUtc="2025-06-06T09:30:00Z">
        <w:r w:rsidR="003516D8">
          <w:t>za m</w:t>
        </w:r>
      </w:ins>
      <w:ins w:id="8280" w:author="Irová Zuzana" w:date="2025-06-06T11:31:00Z" w16du:dateUtc="2025-06-06T09:31:00Z">
        <w:r w:rsidR="003516D8">
          <w:t xml:space="preserve">ýto (tj. o částku bez administrativních poplatků) </w:t>
        </w:r>
      </w:ins>
      <w:ins w:id="8281" w:author="Irová Zuzana" w:date="2025-05-26T13:36:00Z" w16du:dateUtc="2025-05-26T11:36:00Z">
        <w:r w:rsidR="00524557">
          <w:t xml:space="preserve">a </w:t>
        </w:r>
      </w:ins>
      <w:ins w:id="8282" w:author="Irová Zuzana" w:date="2025-06-06T11:31:00Z" w16du:dateUtc="2025-06-06T09:31:00Z">
        <w:r w:rsidR="003516D8">
          <w:t xml:space="preserve">sníží </w:t>
        </w:r>
      </w:ins>
      <w:ins w:id="8283" w:author="Irová Zuzana" w:date="2025-06-06T12:18:00Z">
        <w:r w:rsidR="003C4EA3" w:rsidRPr="003C4EA3">
          <w:t>Offence count</w:t>
        </w:r>
      </w:ins>
      <w:ins w:id="8284" w:author="Irová Zuzana" w:date="2025-06-06T12:18:00Z" w16du:dateUtc="2025-06-06T10:18:00Z">
        <w:r w:rsidR="003C4EA3">
          <w:t xml:space="preserve"> </w:t>
        </w:r>
      </w:ins>
      <w:ins w:id="8285" w:author="Irová Zuzana" w:date="2025-06-06T11:31:00Z" w16du:dateUtc="2025-06-06T09:31:00Z">
        <w:r w:rsidR="003516D8">
          <w:t xml:space="preserve">o </w:t>
        </w:r>
      </w:ins>
      <w:ins w:id="8286" w:author="Irová Zuzana" w:date="2025-05-26T13:36:00Z" w16du:dateUtc="2025-05-26T11:36:00Z">
        <w:r w:rsidR="00524557">
          <w:t>poč</w:t>
        </w:r>
      </w:ins>
      <w:ins w:id="8287" w:author="Irová Zuzana" w:date="2025-06-06T11:31:00Z" w16du:dateUtc="2025-06-06T09:31:00Z">
        <w:r w:rsidR="003516D8">
          <w:t>e</w:t>
        </w:r>
      </w:ins>
      <w:ins w:id="8288" w:author="Irová Zuzana" w:date="2025-05-26T13:38:00Z" w16du:dateUtc="2025-05-26T11:38:00Z">
        <w:r w:rsidR="001E306F">
          <w:t>t</w:t>
        </w:r>
      </w:ins>
      <w:ins w:id="8289" w:author="Irová Zuzana" w:date="2025-05-26T13:36:00Z" w16du:dateUtc="2025-05-26T11:36:00Z">
        <w:r w:rsidR="00524557">
          <w:t xml:space="preserve"> vyřešených </w:t>
        </w:r>
      </w:ins>
      <w:ins w:id="8290" w:author="Irová Zuzana" w:date="2025-05-26T13:37:00Z" w16du:dateUtc="2025-05-26T11:37:00Z">
        <w:r w:rsidR="001E306F">
          <w:t xml:space="preserve">mýtných transakcí, za použití systémové funkce </w:t>
        </w:r>
      </w:ins>
      <w:ins w:id="8291" w:author="Irová Zuzana" w:date="2025-05-26T13:38:00Z">
        <w:r w:rsidR="001E306F" w:rsidRPr="001E306F">
          <w:t>Zaeviduj Offence na Alert list (SYS.TDP.5.6)</w:t>
        </w:r>
      </w:ins>
      <w:ins w:id="8292" w:author="Irová Zuzana" w:date="2025-05-26T13:47:00Z" w16du:dateUtc="2025-05-26T11:47:00Z">
        <w:r w:rsidR="00700163">
          <w:t>:</w:t>
        </w:r>
      </w:ins>
      <w:ins w:id="8293" w:author="Irová Zuzana" w:date="2025-05-26T13:38:00Z" w16du:dateUtc="2025-05-26T11:38:00Z">
        <w:r w:rsidR="001E306F">
          <w:t xml:space="preserve"> </w:t>
        </w:r>
      </w:ins>
    </w:p>
    <w:p w14:paraId="1010EAD2" w14:textId="7C78656D" w:rsidR="002371F2" w:rsidRDefault="00127D42" w:rsidP="00C40C63">
      <w:pPr>
        <w:pStyle w:val="ListFS1"/>
        <w:rPr>
          <w:ins w:id="8294" w:author="Irová Zuzana" w:date="2025-05-26T13:49:00Z" w16du:dateUtc="2025-05-26T11:49:00Z"/>
        </w:rPr>
      </w:pPr>
      <w:ins w:id="8295" w:author="Irová Zuzana" w:date="2025-05-26T13:49:00Z" w16du:dateUtc="2025-05-26T11:49:00Z">
        <w:r>
          <w:t>UTT.Registration number a UTT.Registration country</w:t>
        </w:r>
      </w:ins>
    </w:p>
    <w:p w14:paraId="52F80695" w14:textId="129598BB" w:rsidR="000D623D" w:rsidRDefault="000D623D">
      <w:pPr>
        <w:pStyle w:val="ListFS1"/>
        <w:rPr>
          <w:ins w:id="8296" w:author="Irová Zuzana" w:date="2025-05-26T13:41:00Z" w16du:dateUtc="2025-05-26T11:41:00Z"/>
        </w:rPr>
        <w:pPrChange w:id="8297" w:author="Irová Zuzana" w:date="2025-06-06T15:37:00Z" w16du:dateUtc="2025-06-06T13:37:00Z">
          <w:pPr>
            <w:pStyle w:val="NormalIndent"/>
          </w:pPr>
        </w:pPrChange>
      </w:pPr>
      <w:ins w:id="8298" w:author="Irová Zuzana" w:date="2025-05-26T13:41:00Z" w16du:dateUtc="2025-05-26T11:41:00Z">
        <w:r>
          <w:t>Bill.Bill issuer</w:t>
        </w:r>
      </w:ins>
    </w:p>
    <w:p w14:paraId="551FD81A" w14:textId="7CC91261" w:rsidR="00217A5E" w:rsidRDefault="00634986">
      <w:pPr>
        <w:pStyle w:val="ListFS1"/>
        <w:rPr>
          <w:ins w:id="8299" w:author="Irová Zuzana" w:date="2025-05-26T13:40:00Z" w16du:dateUtc="2025-05-26T11:40:00Z"/>
        </w:rPr>
        <w:pPrChange w:id="8300" w:author="Irová Zuzana" w:date="2025-06-06T15:37:00Z" w16du:dateUtc="2025-06-06T13:37:00Z">
          <w:pPr>
            <w:pStyle w:val="NormalIndent"/>
          </w:pPr>
        </w:pPrChange>
      </w:pPr>
      <w:ins w:id="8301" w:author="Irová Zuzana" w:date="2025-05-26T13:48:00Z" w16du:dateUtc="2025-05-26T11:48:00Z">
        <w:r>
          <w:t xml:space="preserve">-1 * </w:t>
        </w:r>
      </w:ins>
      <w:ins w:id="8302" w:author="Irová Zuzana" w:date="2025-05-26T15:32:00Z" w16du:dateUtc="2025-05-26T13:32:00Z">
        <w:r w:rsidR="00832909">
          <w:t>Suma Bill item.price amount VAT s Bill item category = Toll event</w:t>
        </w:r>
      </w:ins>
      <w:ins w:id="8303" w:author="Irová Zuzana" w:date="2025-05-26T15:33:00Z" w16du:dateUtc="2025-05-26T13:33:00Z">
        <w:r w:rsidR="00003B03">
          <w:t xml:space="preserve"> (= suma Toll transaction.</w:t>
        </w:r>
        <w:r w:rsidR="0017130B">
          <w:t>transaction amount</w:t>
        </w:r>
      </w:ins>
      <w:ins w:id="8304" w:author="Irová Zuzana" w:date="2025-05-26T15:34:00Z" w16du:dateUtc="2025-05-26T13:34:00Z">
        <w:r w:rsidR="0017130B">
          <w:t xml:space="preserve"> VAT</w:t>
        </w:r>
        <w:r w:rsidR="00CE1971">
          <w:t xml:space="preserve">, </w:t>
        </w:r>
        <w:r w:rsidR="00607023">
          <w:t xml:space="preserve">u </w:t>
        </w:r>
        <w:r w:rsidR="00CE1971">
          <w:t>kter</w:t>
        </w:r>
        <w:r w:rsidR="00607023">
          <w:t>ých se měnil stav na P</w:t>
        </w:r>
        <w:r w:rsidR="00CE1971">
          <w:t>rocessed)</w:t>
        </w:r>
      </w:ins>
    </w:p>
    <w:p w14:paraId="4A5E0405" w14:textId="3095404A" w:rsidR="00386431" w:rsidRDefault="00634986">
      <w:pPr>
        <w:pStyle w:val="ListFS1"/>
        <w:rPr>
          <w:ins w:id="8305" w:author="Irová Zuzana" w:date="2025-05-26T13:40:00Z" w16du:dateUtc="2025-05-26T11:40:00Z"/>
        </w:rPr>
        <w:pPrChange w:id="8306" w:author="Irová Zuzana" w:date="2025-06-06T15:37:00Z" w16du:dateUtc="2025-06-06T13:37:00Z">
          <w:pPr>
            <w:pStyle w:val="NormalIndent"/>
          </w:pPr>
        </w:pPrChange>
      </w:pPr>
      <w:ins w:id="8307" w:author="Irová Zuzana" w:date="2025-05-26T13:48:00Z" w16du:dateUtc="2025-05-26T11:48:00Z">
        <w:r>
          <w:t xml:space="preserve">-1 * </w:t>
        </w:r>
      </w:ins>
      <w:ins w:id="8308" w:author="Irová Zuzana" w:date="2025-05-26T13:40:00Z" w16du:dateUtc="2025-05-26T11:40:00Z">
        <w:r w:rsidR="00386431">
          <w:t xml:space="preserve">Suma </w:t>
        </w:r>
      </w:ins>
      <w:ins w:id="8309" w:author="Irová Zuzana" w:date="2025-05-26T13:41:00Z" w16du:dateUtc="2025-05-26T11:41:00Z">
        <w:r w:rsidR="000D623D">
          <w:t>Bill item</w:t>
        </w:r>
      </w:ins>
      <w:ins w:id="8310" w:author="Irová Zuzana" w:date="2025-05-26T13:40:00Z" w16du:dateUtc="2025-05-26T11:40:00Z">
        <w:r w:rsidR="00386431">
          <w:t>.number of units</w:t>
        </w:r>
      </w:ins>
      <w:ins w:id="8311" w:author="Irová Zuzana" w:date="2025-05-26T13:41:00Z" w16du:dateUtc="2025-05-26T11:41:00Z">
        <w:r w:rsidR="000D623D">
          <w:t xml:space="preserve"> s Bill </w:t>
        </w:r>
      </w:ins>
      <w:ins w:id="8312" w:author="Irová Zuzana" w:date="2025-05-26T13:42:00Z" w16du:dateUtc="2025-05-26T11:42:00Z">
        <w:r w:rsidR="00F247A4">
          <w:t xml:space="preserve">item </w:t>
        </w:r>
      </w:ins>
      <w:ins w:id="8313" w:author="Irová Zuzana" w:date="2025-05-26T13:41:00Z" w16du:dateUtc="2025-05-26T11:41:00Z">
        <w:r w:rsidR="000D623D">
          <w:t xml:space="preserve">category </w:t>
        </w:r>
      </w:ins>
      <w:ins w:id="8314" w:author="Irová Zuzana" w:date="2025-05-26T13:42:00Z" w16du:dateUtc="2025-05-26T11:42:00Z">
        <w:r w:rsidR="000D623D">
          <w:t xml:space="preserve">= </w:t>
        </w:r>
      </w:ins>
      <w:ins w:id="8315" w:author="Irová Zuzana" w:date="2025-05-26T13:46:00Z" w16du:dateUtc="2025-05-26T11:46:00Z">
        <w:r w:rsidR="00B4110A">
          <w:t>Toll event</w:t>
        </w:r>
      </w:ins>
      <w:ins w:id="8316" w:author="Irová Zuzana" w:date="2025-05-26T15:35:00Z" w16du:dateUtc="2025-05-26T13:35:00Z">
        <w:r w:rsidR="00607023">
          <w:t xml:space="preserve"> (= počet Toll transaction, u kterých se měnil stav na Processed)</w:t>
        </w:r>
      </w:ins>
    </w:p>
    <w:p w14:paraId="74E75FB7" w14:textId="77777777" w:rsidR="00386431" w:rsidRDefault="00386431">
      <w:pPr>
        <w:pStyle w:val="NormalIndent"/>
      </w:pPr>
    </w:p>
    <w:p w14:paraId="5E0A606D" w14:textId="77777777" w:rsidR="00D208FD" w:rsidRDefault="00445514">
      <w:pPr>
        <w:pStyle w:val="NormalIndent"/>
      </w:pPr>
      <w:r w:rsidRPr="008A6040">
        <w:t>Systém nabídne na stažení vygenerovanou fakturu.</w:t>
      </w:r>
      <w:r w:rsidR="003A1B01">
        <w:t xml:space="preserve"> </w:t>
      </w:r>
    </w:p>
    <w:p w14:paraId="0A636B6B" w14:textId="3C9C94EF" w:rsidR="00375836" w:rsidRDefault="003A1B01">
      <w:pPr>
        <w:pStyle w:val="NormalIndent"/>
      </w:pPr>
      <w:r>
        <w:t xml:space="preserve">Aktér </w:t>
      </w:r>
      <w:r w:rsidR="00D208FD">
        <w:t>Fakturu může stáhnout.</w:t>
      </w:r>
    </w:p>
    <w:p w14:paraId="607204C3" w14:textId="4E569025" w:rsidR="00445514" w:rsidRDefault="00445514">
      <w:pPr>
        <w:pStyle w:val="NormalIndent"/>
      </w:pPr>
      <w:r>
        <w:t xml:space="preserve">Systém přegeneruje </w:t>
      </w:r>
      <w:r w:rsidR="00317C30">
        <w:t>hlavní přehled</w:t>
      </w:r>
      <w:r>
        <w:t xml:space="preserve"> </w:t>
      </w:r>
      <w:r w:rsidR="00FB55EC">
        <w:t xml:space="preserve">zbývajících </w:t>
      </w:r>
      <w:r>
        <w:t>Přestupků a Výzev na zaplacení</w:t>
      </w:r>
      <w:r w:rsidR="00F33DE5">
        <w:t xml:space="preserve"> </w:t>
      </w:r>
      <w:r w:rsidR="00317C30">
        <w:t xml:space="preserve">per Bill issued </w:t>
      </w:r>
      <w:r w:rsidR="00F33DE5">
        <w:t>a zobrazí je Aktérovi.</w:t>
      </w:r>
    </w:p>
    <w:p w14:paraId="6FA2C2CD" w14:textId="1A0FD2D9" w:rsidR="0083669C" w:rsidRDefault="0058354D">
      <w:pPr>
        <w:pStyle w:val="NormalIndent"/>
      </w:pPr>
      <w:r>
        <w:t>Aktér může</w:t>
      </w:r>
      <w:r w:rsidR="005C7FB7">
        <w:t xml:space="preserve"> </w:t>
      </w:r>
      <w:r>
        <w:t>provést nový výběr</w:t>
      </w:r>
      <w:r w:rsidR="00FB55EC">
        <w:t xml:space="preserve"> a pokračovat platbou</w:t>
      </w:r>
      <w:r w:rsidR="005C7FB7">
        <w:t>,</w:t>
      </w:r>
      <w:r w:rsidR="0083669C">
        <w:t xml:space="preserve"> nebo proces ukončit.</w:t>
      </w:r>
    </w:p>
    <w:p w14:paraId="02C1BB98" w14:textId="39B2621D" w:rsidR="00F33DE5" w:rsidRPr="008A6040" w:rsidRDefault="0083669C">
      <w:pPr>
        <w:pStyle w:val="NormalIndent"/>
        <w:rPr>
          <w:lang w:eastAsia="cs-CZ"/>
        </w:rPr>
      </w:pPr>
      <w:r w:rsidRPr="008A6040">
        <w:rPr>
          <w:lang w:eastAsia="cs-CZ"/>
        </w:rPr>
        <w:t>Pokud na vozidle již neexistuje ani jeden Přestupek nebo Výzva na úhradu, Systém zobrazí informaci, že pro dané vozidlo již neeviduje žádný přestupek.</w:t>
      </w:r>
    </w:p>
    <w:p w14:paraId="3312734C" w14:textId="77777777" w:rsidR="00AF7812" w:rsidRDefault="00AF7812" w:rsidP="00AF7812">
      <w:pPr>
        <w:ind w:left="1701"/>
        <w:rPr>
          <w:lang w:val="en-US" w:eastAsia="cs-CZ"/>
        </w:rPr>
      </w:pPr>
      <w:r w:rsidRPr="00353908">
        <w:rPr>
          <w:lang w:val="en-US" w:eastAsia="cs-CZ"/>
        </w:rPr>
        <w:t>Postup končí.</w:t>
      </w:r>
    </w:p>
    <w:p w14:paraId="65DE05DF" w14:textId="77777777" w:rsidR="00AF7812" w:rsidRPr="00353908" w:rsidRDefault="00AF7812" w:rsidP="00AF7812">
      <w:pPr>
        <w:ind w:left="1701"/>
        <w:rPr>
          <w:lang w:val="en-US" w:eastAsia="cs-CZ"/>
        </w:rPr>
      </w:pPr>
    </w:p>
    <w:p w14:paraId="11941EFF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 w:hint="eastAsia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Alternativní postupy</w:t>
      </w:r>
    </w:p>
    <w:p w14:paraId="32753F83" w14:textId="182F416A" w:rsidR="006F0662" w:rsidRDefault="003B49EC">
      <w:pPr>
        <w:pStyle w:val="Flowheading"/>
        <w:rPr>
          <w:lang w:val="en-US"/>
        </w:rPr>
      </w:pPr>
      <w:r>
        <w:rPr>
          <w:lang w:val="en-US"/>
        </w:rPr>
        <w:t xml:space="preserve">(A0) </w:t>
      </w:r>
      <w:r w:rsidR="006F0662">
        <w:rPr>
          <w:lang w:val="en-US"/>
        </w:rPr>
        <w:t>Přestupek pro vozidlo neexistuje</w:t>
      </w:r>
    </w:p>
    <w:p w14:paraId="7A75CE16" w14:textId="4C2E210B" w:rsidR="00AF7812" w:rsidRDefault="00DF195D" w:rsidP="00AF7812">
      <w:pPr>
        <w:ind w:left="1701"/>
        <w:rPr>
          <w:lang w:val="en-US" w:eastAsia="cs-CZ"/>
        </w:rPr>
      </w:pPr>
      <w:r>
        <w:rPr>
          <w:lang w:val="en-US" w:eastAsia="cs-CZ"/>
        </w:rPr>
        <w:t xml:space="preserve">Pokud na vozidle neexistuje alepoň jeden Přestupek nebo alespoň jedna Výzva na úhradu, Systém zobrazí informaci, že pro dané vozidlo </w:t>
      </w:r>
      <w:r w:rsidR="006F0662">
        <w:rPr>
          <w:lang w:val="en-US" w:eastAsia="cs-CZ"/>
        </w:rPr>
        <w:t>mom</w:t>
      </w:r>
      <w:r w:rsidR="0058354D">
        <w:rPr>
          <w:lang w:val="en-US" w:eastAsia="cs-CZ"/>
        </w:rPr>
        <w:t>en</w:t>
      </w:r>
      <w:r w:rsidR="006F0662">
        <w:rPr>
          <w:lang w:val="en-US" w:eastAsia="cs-CZ"/>
        </w:rPr>
        <w:t xml:space="preserve">tálně </w:t>
      </w:r>
      <w:r>
        <w:rPr>
          <w:lang w:val="en-US" w:eastAsia="cs-CZ"/>
        </w:rPr>
        <w:t>neeviduje žádný přestupek.</w:t>
      </w:r>
    </w:p>
    <w:p w14:paraId="6D34E1CA" w14:textId="77777777" w:rsidR="00BE69EA" w:rsidRDefault="00BE69EA" w:rsidP="00AF7812">
      <w:pPr>
        <w:ind w:left="1701"/>
        <w:rPr>
          <w:lang w:val="en-US" w:eastAsia="cs-CZ"/>
        </w:rPr>
      </w:pPr>
    </w:p>
    <w:p w14:paraId="73AB1D24" w14:textId="2DA0D028" w:rsidR="003B49EC" w:rsidRPr="00962265" w:rsidRDefault="003B49EC">
      <w:pPr>
        <w:pStyle w:val="Flowheading"/>
      </w:pPr>
      <w:r w:rsidRPr="00962265">
        <w:t>(</w:t>
      </w:r>
      <w:r w:rsidR="00BE69EA">
        <w:t>A</w:t>
      </w:r>
      <w:r w:rsidRPr="00962265">
        <w:t xml:space="preserve">1) </w:t>
      </w:r>
      <w:r w:rsidR="00BE69EA">
        <w:t xml:space="preserve">Zaplať přestupek </w:t>
      </w:r>
      <w:r w:rsidRPr="00E107DD">
        <w:t>na POS</w:t>
      </w:r>
      <w:r w:rsidRPr="00962265">
        <w:t>, Kiosku nebo MEV</w:t>
      </w:r>
    </w:p>
    <w:p w14:paraId="5EF38B37" w14:textId="00B957A4" w:rsidR="003B49EC" w:rsidRPr="000A5538" w:rsidRDefault="003B49EC">
      <w:pPr>
        <w:pStyle w:val="NormalIndent"/>
      </w:pPr>
      <w:r>
        <w:t xml:space="preserve">Aktér </w:t>
      </w:r>
      <w:r w:rsidR="00F4022F">
        <w:t>potvrdí částku na zaplacení</w:t>
      </w:r>
      <w:r>
        <w:t xml:space="preserve"> a postup pokračuje realizací </w:t>
      </w:r>
      <w:r w:rsidRPr="009134B1">
        <w:rPr>
          <w:lang w:eastAsia="en-US"/>
        </w:rPr>
        <w:t>platb</w:t>
      </w:r>
      <w:r>
        <w:rPr>
          <w:lang w:eastAsia="en-US"/>
        </w:rPr>
        <w:t>y</w:t>
      </w:r>
      <w:r w:rsidRPr="009134B1">
        <w:rPr>
          <w:lang w:eastAsia="en-US"/>
        </w:rPr>
        <w:t xml:space="preserve"> za použití </w:t>
      </w:r>
      <w:r>
        <w:rPr>
          <w:lang w:eastAsia="en-US"/>
        </w:rPr>
        <w:t>případu užití</w:t>
      </w:r>
      <w:r w:rsidRPr="009134B1">
        <w:rPr>
          <w:lang w:eastAsia="en-US"/>
        </w:rPr>
        <w:t xml:space="preserve"> Zaplať </w:t>
      </w:r>
      <w:r>
        <w:rPr>
          <w:lang w:eastAsia="en-US"/>
        </w:rPr>
        <w:t>poplatek na POS</w:t>
      </w:r>
      <w:r w:rsidRPr="009134B1">
        <w:rPr>
          <w:lang w:eastAsia="en-US"/>
        </w:rPr>
        <w:t xml:space="preserve"> (</w:t>
      </w:r>
      <w:r>
        <w:rPr>
          <w:lang w:eastAsia="en-US"/>
        </w:rPr>
        <w:t>UC</w:t>
      </w:r>
      <w:r w:rsidRPr="009134B1">
        <w:rPr>
          <w:lang w:eastAsia="en-US"/>
        </w:rPr>
        <w:t>.BAR.</w:t>
      </w:r>
      <w:r>
        <w:rPr>
          <w:lang w:eastAsia="en-US"/>
        </w:rPr>
        <w:t>0.3</w:t>
      </w:r>
      <w:r w:rsidRPr="009134B1">
        <w:rPr>
          <w:lang w:eastAsia="en-US"/>
        </w:rPr>
        <w:t>.HR).</w:t>
      </w:r>
    </w:p>
    <w:p w14:paraId="4030B8B0" w14:textId="77777777" w:rsidR="003B49EC" w:rsidRPr="00547642" w:rsidRDefault="003B49EC">
      <w:pPr>
        <w:pStyle w:val="NormalIndent"/>
        <w:rPr>
          <w:lang w:eastAsia="cs-CZ"/>
        </w:rPr>
      </w:pPr>
    </w:p>
    <w:p w14:paraId="282A0D82" w14:textId="5D9FE7C4" w:rsidR="003B49EC" w:rsidRPr="004F0F3A" w:rsidRDefault="003B49EC">
      <w:pPr>
        <w:pStyle w:val="Flowheading"/>
      </w:pPr>
      <w:r w:rsidRPr="00962265">
        <w:t>(</w:t>
      </w:r>
      <w:r w:rsidR="00D01423">
        <w:t>A</w:t>
      </w:r>
      <w:r w:rsidRPr="00962265">
        <w:t xml:space="preserve">2) </w:t>
      </w:r>
      <w:r w:rsidR="00D01423">
        <w:t xml:space="preserve">Zaplať přestupek </w:t>
      </w:r>
      <w:r w:rsidRPr="00962265">
        <w:t xml:space="preserve">na </w:t>
      </w:r>
      <w:r w:rsidRPr="004F0F3A">
        <w:t>Web Portal nebo Mobile app</w:t>
      </w:r>
      <w:r w:rsidRPr="00962265">
        <w:t xml:space="preserve"> - </w:t>
      </w:r>
      <w:r w:rsidRPr="004F0F3A">
        <w:t>online platba přes platební bránu</w:t>
      </w:r>
    </w:p>
    <w:p w14:paraId="7054F855" w14:textId="4D5ACB56" w:rsidR="003B49EC" w:rsidRDefault="003B49EC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Systém </w:t>
      </w:r>
      <w:r>
        <w:rPr>
          <w:lang w:eastAsia="cs-CZ"/>
        </w:rPr>
        <w:t xml:space="preserve">na vstupu přes </w:t>
      </w:r>
      <w:r w:rsidRPr="002871AB">
        <w:rPr>
          <w:lang w:eastAsia="cs-CZ"/>
        </w:rPr>
        <w:t xml:space="preserve">Rozhraní Web portal API (INT.BAR.33.HR) </w:t>
      </w:r>
      <w:r>
        <w:rPr>
          <w:lang w:eastAsia="cs-CZ"/>
        </w:rPr>
        <w:t xml:space="preserve">obdrží informaci o </w:t>
      </w:r>
      <w:r w:rsidR="00D01423">
        <w:rPr>
          <w:lang w:eastAsia="cs-CZ"/>
        </w:rPr>
        <w:t xml:space="preserve">vybraných přestupcích </w:t>
      </w:r>
      <w:r w:rsidR="00FB42A1">
        <w:rPr>
          <w:lang w:eastAsia="cs-CZ"/>
        </w:rPr>
        <w:t xml:space="preserve">(UTTs nebo </w:t>
      </w:r>
      <w:ins w:id="8317" w:author="Irová Zuzana" w:date="2025-06-06T23:07:00Z" w16du:dateUtc="2025-06-06T21:07:00Z">
        <w:r w:rsidR="00757FC9">
          <w:rPr>
            <w:lang w:eastAsia="cs-CZ"/>
          </w:rPr>
          <w:t xml:space="preserve">Offence </w:t>
        </w:r>
      </w:ins>
      <w:r w:rsidR="00FB42A1">
        <w:rPr>
          <w:lang w:eastAsia="cs-CZ"/>
        </w:rPr>
        <w:t>RfPs)</w:t>
      </w:r>
      <w:r w:rsidR="00432BF9">
        <w:rPr>
          <w:lang w:eastAsia="cs-CZ"/>
        </w:rPr>
        <w:t xml:space="preserve"> </w:t>
      </w:r>
      <w:r w:rsidR="00FB42A1">
        <w:rPr>
          <w:lang w:eastAsia="cs-CZ"/>
        </w:rPr>
        <w:t>na zaplacení</w:t>
      </w:r>
      <w:r>
        <w:rPr>
          <w:lang w:eastAsia="cs-CZ"/>
        </w:rPr>
        <w:t>, Bill issuer a Account.</w:t>
      </w:r>
    </w:p>
    <w:p w14:paraId="06C7D95B" w14:textId="77777777" w:rsidR="003B49EC" w:rsidRDefault="003B49EC">
      <w:pPr>
        <w:pStyle w:val="NormalIndent"/>
        <w:rPr>
          <w:lang w:eastAsia="cs-CZ"/>
        </w:rPr>
      </w:pPr>
      <w:r>
        <w:rPr>
          <w:lang w:eastAsia="cs-CZ"/>
        </w:rPr>
        <w:t xml:space="preserve">Systém realizuje Online platbu přes CorvusPay platební bránu za použití systémové funkce </w:t>
      </w:r>
      <w:r>
        <w:t>Zaplať událost online přes platební bránu (SYS.BAR.2.15.HR)</w:t>
      </w:r>
      <w:r>
        <w:rPr>
          <w:lang w:eastAsia="cs-CZ"/>
        </w:rPr>
        <w:t>.</w:t>
      </w:r>
    </w:p>
    <w:p w14:paraId="2263EF22" w14:textId="77777777" w:rsidR="003B49EC" w:rsidRDefault="003B49EC">
      <w:pPr>
        <w:pStyle w:val="NormalIndent"/>
      </w:pPr>
    </w:p>
    <w:p w14:paraId="6ED9A891" w14:textId="77777777" w:rsidR="003B49EC" w:rsidRDefault="003B49EC">
      <w:pPr>
        <w:pStyle w:val="NormalIndent"/>
      </w:pPr>
      <w:r>
        <w:lastRenderedPageBreak/>
        <w:t xml:space="preserve">Systém, navíc oproti Společnému postupu, potvrdí externímu systému úspěšnou realizaci platby a </w:t>
      </w:r>
      <w:r w:rsidRPr="002F0139">
        <w:t>vrátí identifikaci vytvořené faktury</w:t>
      </w:r>
      <w:r>
        <w:t xml:space="preserve"> přes </w:t>
      </w:r>
      <w:r w:rsidRPr="00643719">
        <w:t>Rozhraní Web portal API (INT.BAR.33.HR)</w:t>
      </w:r>
      <w:r>
        <w:t xml:space="preserve">. </w:t>
      </w:r>
    </w:p>
    <w:p w14:paraId="2F24ABE0" w14:textId="77777777" w:rsidR="003B49EC" w:rsidRDefault="003B49EC">
      <w:pPr>
        <w:pStyle w:val="NormalIndent"/>
      </w:pPr>
    </w:p>
    <w:p w14:paraId="23BEBA78" w14:textId="0058D92F" w:rsidR="00487346" w:rsidRPr="008A6040" w:rsidRDefault="00487346">
      <w:pPr>
        <w:pStyle w:val="Flowheading"/>
        <w:rPr>
          <w:highlight w:val="yellow"/>
        </w:rPr>
      </w:pPr>
      <w:r w:rsidRPr="008A6040">
        <w:rPr>
          <w:highlight w:val="yellow"/>
        </w:rPr>
        <w:t>(A3) Zaplať přestupek na Web Portal nebo Mobile app – jiná platební metoda než online platba přes platební bránu</w:t>
      </w:r>
    </w:p>
    <w:p w14:paraId="67044962" w14:textId="555A9853" w:rsidR="00487346" w:rsidRPr="008A6040" w:rsidRDefault="00487346">
      <w:pPr>
        <w:pStyle w:val="NormalIndent"/>
        <w:rPr>
          <w:highlight w:val="yellow"/>
          <w:lang w:eastAsia="cs-CZ"/>
        </w:rPr>
      </w:pPr>
      <w:r w:rsidRPr="008A6040">
        <w:rPr>
          <w:highlight w:val="yellow"/>
          <w:lang w:eastAsia="cs-CZ"/>
        </w:rPr>
        <w:t xml:space="preserve">Systém na vstupu přes Rozhraní Web portal API (INT.BAR.33.HR) obdrží informaci </w:t>
      </w:r>
      <w:r w:rsidR="00A91F2C" w:rsidRPr="008A6040">
        <w:rPr>
          <w:highlight w:val="yellow"/>
          <w:lang w:eastAsia="cs-CZ"/>
        </w:rPr>
        <w:t xml:space="preserve">o vybraných přestupcích (UTTs nebo </w:t>
      </w:r>
      <w:ins w:id="8318" w:author="Irová Zuzana" w:date="2025-06-06T23:08:00Z" w16du:dateUtc="2025-06-06T21:08:00Z">
        <w:r w:rsidR="00986239">
          <w:rPr>
            <w:highlight w:val="yellow"/>
            <w:lang w:eastAsia="cs-CZ"/>
          </w:rPr>
          <w:t xml:space="preserve">Offence </w:t>
        </w:r>
      </w:ins>
      <w:r w:rsidR="00A91F2C" w:rsidRPr="008A6040">
        <w:rPr>
          <w:highlight w:val="yellow"/>
          <w:lang w:eastAsia="cs-CZ"/>
        </w:rPr>
        <w:t>RfPs)</w:t>
      </w:r>
      <w:r w:rsidRPr="008A6040">
        <w:rPr>
          <w:highlight w:val="yellow"/>
          <w:lang w:eastAsia="cs-CZ"/>
        </w:rPr>
        <w:t>, typu platební metody (např SMS, Voucher), Bill issuer a Account.</w:t>
      </w:r>
    </w:p>
    <w:p w14:paraId="2A8032DB" w14:textId="77777777" w:rsidR="00487346" w:rsidRPr="008A6040" w:rsidRDefault="00487346">
      <w:pPr>
        <w:pStyle w:val="NormalIndent"/>
        <w:rPr>
          <w:highlight w:val="yellow"/>
          <w:lang w:eastAsia="cs-CZ"/>
        </w:rPr>
      </w:pPr>
      <w:r w:rsidRPr="008A6040">
        <w:rPr>
          <w:highlight w:val="yellow"/>
          <w:lang w:eastAsia="cs-CZ"/>
        </w:rPr>
        <w:t xml:space="preserve">Systém vytvoří odpovídající realizovanou platbu za použití systémové funkce </w:t>
      </w:r>
      <w:r w:rsidRPr="008A6040">
        <w:rPr>
          <w:highlight w:val="yellow"/>
        </w:rPr>
        <w:t>Zaplať událost platbou z externího systému (SYS.BAR.2.16.HR)</w:t>
      </w:r>
      <w:r w:rsidRPr="008A6040">
        <w:rPr>
          <w:highlight w:val="yellow"/>
          <w:lang w:eastAsia="cs-CZ"/>
        </w:rPr>
        <w:t>.</w:t>
      </w:r>
    </w:p>
    <w:p w14:paraId="2BF90E5A" w14:textId="77777777" w:rsidR="00487346" w:rsidRPr="008A6040" w:rsidRDefault="00487346">
      <w:pPr>
        <w:pStyle w:val="NormalIndent"/>
        <w:rPr>
          <w:highlight w:val="yellow"/>
        </w:rPr>
      </w:pPr>
    </w:p>
    <w:p w14:paraId="0CA86D49" w14:textId="77777777" w:rsidR="00487346" w:rsidRPr="008A6040" w:rsidRDefault="00487346">
      <w:pPr>
        <w:pStyle w:val="NormalIndent"/>
        <w:rPr>
          <w:highlight w:val="yellow"/>
        </w:rPr>
      </w:pPr>
      <w:r w:rsidRPr="008A6040">
        <w:rPr>
          <w:highlight w:val="yellow"/>
        </w:rPr>
        <w:t xml:space="preserve">Systém, navíc oproti Společnému postupu, vrátí externímu systému identifikaci vytvořené faktury přes Rozhraní Web portal API (INT.BAR.33.HR). </w:t>
      </w:r>
    </w:p>
    <w:p w14:paraId="34755426" w14:textId="77777777" w:rsidR="00487346" w:rsidRPr="008A6040" w:rsidRDefault="00487346">
      <w:pPr>
        <w:pStyle w:val="NormalIndent"/>
        <w:rPr>
          <w:highlight w:val="yellow"/>
        </w:rPr>
      </w:pPr>
    </w:p>
    <w:p w14:paraId="142A0C5A" w14:textId="3DC69140" w:rsidR="00487346" w:rsidRPr="008A6040" w:rsidRDefault="00487346">
      <w:pPr>
        <w:pStyle w:val="Flowheading"/>
        <w:rPr>
          <w:highlight w:val="yellow"/>
        </w:rPr>
      </w:pPr>
      <w:r w:rsidRPr="008A6040">
        <w:rPr>
          <w:highlight w:val="yellow"/>
        </w:rPr>
        <w:t xml:space="preserve">(A4) </w:t>
      </w:r>
      <w:r w:rsidR="00032CE9" w:rsidRPr="0036711D">
        <w:rPr>
          <w:highlight w:val="yellow"/>
        </w:rPr>
        <w:t xml:space="preserve">Zaplať přestupek </w:t>
      </w:r>
      <w:r w:rsidRPr="008A6040">
        <w:rPr>
          <w:highlight w:val="yellow"/>
        </w:rPr>
        <w:t>na externí POS</w:t>
      </w:r>
    </w:p>
    <w:p w14:paraId="2C28844E" w14:textId="5D09BF5A" w:rsidR="00487346" w:rsidRPr="008A6040" w:rsidRDefault="00487346">
      <w:pPr>
        <w:pStyle w:val="NormalIndent"/>
        <w:rPr>
          <w:highlight w:val="yellow"/>
          <w:lang w:eastAsia="cs-CZ"/>
        </w:rPr>
      </w:pPr>
      <w:r w:rsidRPr="008A6040">
        <w:rPr>
          <w:highlight w:val="yellow"/>
          <w:lang w:eastAsia="cs-CZ"/>
        </w:rPr>
        <w:t xml:space="preserve">Systém na vstupu přes Rozhraní POS API (INT.BAR.34.HR) obdrží informaci </w:t>
      </w:r>
      <w:r w:rsidR="0006628B" w:rsidRPr="008A6040">
        <w:rPr>
          <w:highlight w:val="yellow"/>
          <w:lang w:eastAsia="cs-CZ"/>
        </w:rPr>
        <w:t xml:space="preserve">o vybraných přestupcích (UTTs nebo </w:t>
      </w:r>
      <w:ins w:id="8319" w:author="Irová Zuzana" w:date="2025-06-06T23:08:00Z" w16du:dateUtc="2025-06-06T21:08:00Z">
        <w:r w:rsidR="00986239">
          <w:rPr>
            <w:highlight w:val="yellow"/>
            <w:lang w:eastAsia="cs-CZ"/>
          </w:rPr>
          <w:t xml:space="preserve">Offence </w:t>
        </w:r>
      </w:ins>
      <w:r w:rsidR="0006628B" w:rsidRPr="008A6040">
        <w:rPr>
          <w:highlight w:val="yellow"/>
          <w:lang w:eastAsia="cs-CZ"/>
        </w:rPr>
        <w:t>RfPs)</w:t>
      </w:r>
      <w:r w:rsidRPr="008A6040">
        <w:rPr>
          <w:highlight w:val="yellow"/>
          <w:lang w:eastAsia="cs-CZ"/>
        </w:rPr>
        <w:t>, typ</w:t>
      </w:r>
      <w:r w:rsidR="00926E12" w:rsidRPr="008A6040">
        <w:rPr>
          <w:highlight w:val="yellow"/>
          <w:lang w:eastAsia="cs-CZ"/>
        </w:rPr>
        <w:t>u</w:t>
      </w:r>
      <w:r w:rsidRPr="008A6040">
        <w:rPr>
          <w:highlight w:val="yellow"/>
          <w:lang w:eastAsia="cs-CZ"/>
        </w:rPr>
        <w:t xml:space="preserve"> platební metody, Bill issuer a Account.</w:t>
      </w:r>
    </w:p>
    <w:p w14:paraId="2968733D" w14:textId="77777777" w:rsidR="00487346" w:rsidRPr="008A6040" w:rsidRDefault="00487346">
      <w:pPr>
        <w:pStyle w:val="NormalIndent"/>
        <w:rPr>
          <w:highlight w:val="yellow"/>
          <w:lang w:eastAsia="cs-CZ"/>
        </w:rPr>
      </w:pPr>
      <w:r w:rsidRPr="008A6040">
        <w:rPr>
          <w:highlight w:val="yellow"/>
          <w:lang w:eastAsia="cs-CZ"/>
        </w:rPr>
        <w:t xml:space="preserve">Systém vytvoří odpovídající realizovanou platbu za použití systémové funkce </w:t>
      </w:r>
      <w:r w:rsidRPr="008A6040">
        <w:rPr>
          <w:highlight w:val="yellow"/>
        </w:rPr>
        <w:t>Zaplať událost platbou z externího systému (SYS.BAR.2.16.HR)</w:t>
      </w:r>
      <w:r w:rsidRPr="008A6040">
        <w:rPr>
          <w:highlight w:val="yellow"/>
          <w:lang w:eastAsia="cs-CZ"/>
        </w:rPr>
        <w:t>.</w:t>
      </w:r>
    </w:p>
    <w:p w14:paraId="015C1CE1" w14:textId="77777777" w:rsidR="00487346" w:rsidRPr="008A6040" w:rsidRDefault="00487346">
      <w:pPr>
        <w:pStyle w:val="NormalIndent"/>
        <w:rPr>
          <w:highlight w:val="yellow"/>
          <w:lang w:eastAsia="cs-CZ"/>
        </w:rPr>
      </w:pPr>
    </w:p>
    <w:p w14:paraId="45CC9890" w14:textId="77777777" w:rsidR="00487346" w:rsidRDefault="00487346">
      <w:pPr>
        <w:pStyle w:val="NormalIndent"/>
      </w:pPr>
      <w:r w:rsidRPr="008A6040">
        <w:rPr>
          <w:highlight w:val="yellow"/>
        </w:rPr>
        <w:t>Systém, navíc oproti Společnému postupu, vrátí externímu systému identifikaci vytvořené faktury přes Rozhraní POS API (INT.BAR.34.HR).</w:t>
      </w:r>
      <w:r>
        <w:t xml:space="preserve"> </w:t>
      </w:r>
    </w:p>
    <w:p w14:paraId="2960D44E" w14:textId="77777777" w:rsidR="00487346" w:rsidRDefault="00487346">
      <w:pPr>
        <w:pStyle w:val="NormalIndent"/>
      </w:pPr>
    </w:p>
    <w:p w14:paraId="6939635B" w14:textId="780F2BEC" w:rsidR="003B49EC" w:rsidRPr="00955C1D" w:rsidRDefault="003B49EC">
      <w:pPr>
        <w:pStyle w:val="Flowheading"/>
      </w:pPr>
      <w:r>
        <w:rPr>
          <w:lang w:val="en-GB"/>
        </w:rPr>
        <w:t>(</w:t>
      </w:r>
      <w:r w:rsidR="00C50AC6">
        <w:rPr>
          <w:lang w:val="en-GB"/>
        </w:rPr>
        <w:t>A</w:t>
      </w:r>
      <w:r w:rsidR="00487346">
        <w:rPr>
          <w:lang w:val="en-GB"/>
        </w:rPr>
        <w:t>5</w:t>
      </w:r>
      <w:r>
        <w:rPr>
          <w:lang w:val="en-GB"/>
        </w:rPr>
        <w:t xml:space="preserve">) </w:t>
      </w:r>
      <w:r w:rsidR="00D76F02" w:rsidRPr="00D76F02">
        <w:t xml:space="preserve">Zaplať přestupek </w:t>
      </w:r>
      <w:r>
        <w:rPr>
          <w:lang w:val="en-GB"/>
        </w:rPr>
        <w:t xml:space="preserve">bankovním převodem na základě </w:t>
      </w:r>
      <w:ins w:id="8320" w:author="Irová Zuzana" w:date="2025-06-06T23:08:00Z" w16du:dateUtc="2025-06-06T21:08:00Z">
        <w:r w:rsidR="00533F3B">
          <w:rPr>
            <w:lang w:val="en-GB"/>
          </w:rPr>
          <w:t xml:space="preserve">Offence </w:t>
        </w:r>
      </w:ins>
      <w:r w:rsidR="00D76F02">
        <w:rPr>
          <w:lang w:val="en-GB"/>
        </w:rPr>
        <w:t>RfP</w:t>
      </w:r>
    </w:p>
    <w:p w14:paraId="59A58BB9" w14:textId="6FBECCAC" w:rsidR="003B49EC" w:rsidRDefault="003B49EC">
      <w:pPr>
        <w:pStyle w:val="NormalIndent"/>
      </w:pPr>
      <w:r w:rsidRPr="00955C1D">
        <w:t xml:space="preserve">Systém </w:t>
      </w:r>
      <w:r>
        <w:t xml:space="preserve">na vstupu přes </w:t>
      </w:r>
      <w:r w:rsidRPr="00026E97">
        <w:t xml:space="preserve">Rozhraní </w:t>
      </w:r>
      <w:r>
        <w:t>ERP Navision</w:t>
      </w:r>
      <w:r w:rsidRPr="00026E97">
        <w:t xml:space="preserve"> (INT.BAR.3</w:t>
      </w:r>
      <w:r>
        <w:t>0</w:t>
      </w:r>
      <w:r w:rsidRPr="00026E97">
        <w:t>.HR)</w:t>
      </w:r>
      <w:r>
        <w:t xml:space="preserve"> obdrží informaci o výši </w:t>
      </w:r>
      <w:r w:rsidR="00D76F02">
        <w:t>platby</w:t>
      </w:r>
      <w:r>
        <w:t xml:space="preserve">, typ platební metody (bank transfer), </w:t>
      </w:r>
      <w:ins w:id="8321" w:author="Irová Zuzana" w:date="2025-06-06T23:08:00Z" w16du:dateUtc="2025-06-06T21:08:00Z">
        <w:r w:rsidR="00533F3B">
          <w:t xml:space="preserve">Offence </w:t>
        </w:r>
      </w:ins>
      <w:r w:rsidR="00D76F02">
        <w:t>RfP</w:t>
      </w:r>
      <w:r>
        <w:t>, Bill issuer.</w:t>
      </w:r>
    </w:p>
    <w:p w14:paraId="3EEE271A" w14:textId="77777777" w:rsidR="003B49EC" w:rsidRDefault="003B49EC">
      <w:pPr>
        <w:pStyle w:val="NormalIndent"/>
        <w:rPr>
          <w:lang w:eastAsia="cs-CZ"/>
        </w:rPr>
      </w:pPr>
      <w:r w:rsidRPr="00962265">
        <w:rPr>
          <w:highlight w:val="yellow"/>
          <w:lang w:eastAsia="cs-CZ"/>
        </w:rPr>
        <w:t xml:space="preserve">Systém vytvoří odpovídající realizovanou platbu za použití systémové funkce </w:t>
      </w:r>
      <w:r w:rsidRPr="00962265">
        <w:rPr>
          <w:highlight w:val="yellow"/>
        </w:rPr>
        <w:t>Zaplať událost platbou z externího systému (SYS.BAR.2.16.HR)</w:t>
      </w:r>
      <w:r w:rsidRPr="00962265">
        <w:rPr>
          <w:highlight w:val="yellow"/>
          <w:lang w:eastAsia="cs-CZ"/>
        </w:rPr>
        <w:t>.</w:t>
      </w:r>
    </w:p>
    <w:p w14:paraId="5964F3A2" w14:textId="77777777" w:rsidR="00CA76AD" w:rsidRPr="00353908" w:rsidRDefault="00CA76AD" w:rsidP="00272CEF">
      <w:pPr>
        <w:ind w:left="1701"/>
        <w:rPr>
          <w:lang w:val="en-US" w:eastAsia="cs-CZ"/>
        </w:rPr>
      </w:pPr>
    </w:p>
    <w:p w14:paraId="14701DB4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 w:hint="eastAsia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lastRenderedPageBreak/>
        <w:t>Chybové postupy</w:t>
      </w:r>
    </w:p>
    <w:p w14:paraId="5887C88C" w14:textId="77777777" w:rsidR="00CA76AD" w:rsidRPr="00715BCC" w:rsidRDefault="00CA76AD">
      <w:pPr>
        <w:pStyle w:val="Flowheading"/>
      </w:pPr>
      <w:r>
        <w:t>Neúspěšná transakce</w:t>
      </w:r>
    </w:p>
    <w:p w14:paraId="6C259798" w14:textId="77777777" w:rsidR="00CA76AD" w:rsidRDefault="00CA76AD" w:rsidP="00CA76AD">
      <w:pPr>
        <w:ind w:left="1701"/>
      </w:pPr>
      <w:r w:rsidRPr="00BF06C4">
        <w:t>Pokud</w:t>
      </w:r>
      <w:r>
        <w:t xml:space="preserve"> </w:t>
      </w:r>
      <w:r w:rsidRPr="00BA3F4B">
        <w:t xml:space="preserve">transakce </w:t>
      </w:r>
      <w:r>
        <w:t>ne</w:t>
      </w:r>
      <w:r w:rsidRPr="00BA3F4B">
        <w:t>byla úspěšná (tj.Payment session.status = Re</w:t>
      </w:r>
      <w:r>
        <w:t>jected</w:t>
      </w:r>
      <w:r w:rsidRPr="00BA3F4B">
        <w:t xml:space="preserve">), </w:t>
      </w:r>
      <w:r>
        <w:t xml:space="preserve">Systém informuje Aktéra o neúspěšné transakci. </w:t>
      </w:r>
    </w:p>
    <w:p w14:paraId="7935A245" w14:textId="77777777" w:rsidR="00CA76AD" w:rsidRDefault="00CA76AD" w:rsidP="00CA76AD">
      <w:pPr>
        <w:ind w:left="1701"/>
      </w:pPr>
      <w:r>
        <w:t>Aktér může pokračovat úpravou počtu vybraných položek na zaplacení nebo proces ukončit.</w:t>
      </w:r>
    </w:p>
    <w:p w14:paraId="4FEE5E90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 w:hint="eastAsia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Grafické rozhraní</w:t>
      </w:r>
    </w:p>
    <w:p w14:paraId="06AE944E" w14:textId="25694917" w:rsidR="00AF7812" w:rsidRDefault="009D6551" w:rsidP="00AF7812">
      <w:pPr>
        <w:ind w:left="1701"/>
        <w:rPr>
          <w:lang w:val="en-US" w:eastAsia="cs-CZ"/>
        </w:rPr>
      </w:pPr>
      <w:r>
        <w:rPr>
          <w:lang w:val="en-US" w:eastAsia="cs-CZ"/>
        </w:rPr>
        <w:t>F</w:t>
      </w:r>
      <w:r w:rsidR="00AF7812" w:rsidRPr="00353908">
        <w:rPr>
          <w:lang w:val="en-US" w:eastAsia="cs-CZ"/>
        </w:rPr>
        <w:t>O: UI.BAR.</w:t>
      </w:r>
      <w:r w:rsidRPr="008A6040">
        <w:rPr>
          <w:highlight w:val="yellow"/>
          <w:lang w:val="en-US" w:eastAsia="cs-CZ"/>
        </w:rPr>
        <w:t>xxx</w:t>
      </w:r>
      <w:r w:rsidR="00AF7812" w:rsidRPr="00353908">
        <w:rPr>
          <w:lang w:val="en-US" w:eastAsia="cs-CZ"/>
        </w:rPr>
        <w:t xml:space="preserve"> </w:t>
      </w:r>
    </w:p>
    <w:p w14:paraId="1C413FDB" w14:textId="77777777" w:rsidR="009D6551" w:rsidRPr="00353908" w:rsidRDefault="009D6551" w:rsidP="00AF7812">
      <w:pPr>
        <w:ind w:left="1701"/>
        <w:rPr>
          <w:lang w:val="en-US" w:eastAsia="cs-CZ"/>
        </w:rPr>
      </w:pPr>
    </w:p>
    <w:p w14:paraId="727C2D94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 w:hint="eastAsia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Poznámky</w:t>
      </w:r>
    </w:p>
    <w:p w14:paraId="20ED7E47" w14:textId="77777777" w:rsidR="00AF7812" w:rsidRPr="00353908" w:rsidRDefault="00AF7812" w:rsidP="00AF7812">
      <w:pPr>
        <w:ind w:left="1701"/>
        <w:rPr>
          <w:lang w:val="en-US" w:eastAsia="cs-CZ"/>
        </w:rPr>
      </w:pPr>
      <w:r w:rsidRPr="00353908">
        <w:rPr>
          <w:lang w:val="en-US" w:eastAsia="cs-CZ"/>
        </w:rPr>
        <w:t>Nejsou</w:t>
      </w:r>
    </w:p>
    <w:p w14:paraId="521238D7" w14:textId="77777777" w:rsidR="00AF7812" w:rsidRDefault="00AF7812">
      <w:pPr>
        <w:pStyle w:val="NormalIndent"/>
      </w:pPr>
    </w:p>
    <w:p w14:paraId="45F56BBD" w14:textId="5D42BD11" w:rsidR="00AF7812" w:rsidDel="00375AB0" w:rsidRDefault="00AF7812">
      <w:pPr>
        <w:pStyle w:val="NormalIndent"/>
        <w:rPr>
          <w:del w:id="8322" w:author="Irová Zuzana" w:date="2025-06-23T10:47:00Z" w16du:dateUtc="2025-06-23T08:47:00Z"/>
        </w:rPr>
        <w:pPrChange w:id="8323" w:author="Irová Zuzana" w:date="2025-06-06T15:16:00Z" w16du:dateUtc="2025-06-06T13:16:00Z">
          <w:pPr>
            <w:pStyle w:val="NormalIndent"/>
            <w:ind w:left="0"/>
          </w:pPr>
        </w:pPrChange>
      </w:pPr>
      <w:bookmarkStart w:id="8324" w:name="_Toc201568904"/>
      <w:bookmarkEnd w:id="8324"/>
    </w:p>
    <w:p w14:paraId="4A556FDD" w14:textId="645C1E39" w:rsidR="00AF7812" w:rsidDel="00375AB0" w:rsidRDefault="00AF7812">
      <w:pPr>
        <w:pStyle w:val="NormalIndent"/>
        <w:rPr>
          <w:del w:id="8325" w:author="Irová Zuzana" w:date="2025-06-23T10:47:00Z" w16du:dateUtc="2025-06-23T08:47:00Z"/>
        </w:rPr>
        <w:pPrChange w:id="8326" w:author="Irová Zuzana" w:date="2025-06-06T15:16:00Z" w16du:dateUtc="2025-06-06T13:16:00Z">
          <w:pPr>
            <w:pStyle w:val="NormalIndent"/>
            <w:ind w:left="0"/>
          </w:pPr>
        </w:pPrChange>
      </w:pPr>
      <w:bookmarkStart w:id="8327" w:name="_Toc201568905"/>
      <w:bookmarkEnd w:id="8327"/>
    </w:p>
    <w:p w14:paraId="27B63703" w14:textId="77777777" w:rsidR="00CD0A42" w:rsidRDefault="00CD0A42" w:rsidP="00CD0A42">
      <w:pPr>
        <w:pStyle w:val="Heading1"/>
        <w:spacing w:before="0" w:after="100" w:afterAutospacing="1" w:line="264" w:lineRule="auto"/>
        <w:rPr>
          <w:rFonts w:hint="eastAsia"/>
        </w:rPr>
      </w:pPr>
      <w:bookmarkStart w:id="8328" w:name="_Toc189839074"/>
      <w:bookmarkStart w:id="8329" w:name="_Toc189839075"/>
      <w:bookmarkStart w:id="8330" w:name="_Toc189839076"/>
      <w:bookmarkStart w:id="8331" w:name="_Toc189839077"/>
      <w:bookmarkStart w:id="8332" w:name="_Toc189839078"/>
      <w:bookmarkStart w:id="8333" w:name="_Toc189839079"/>
      <w:bookmarkStart w:id="8334" w:name="_Toc189839080"/>
      <w:bookmarkStart w:id="8335" w:name="_Toc189839081"/>
      <w:bookmarkStart w:id="8336" w:name="_Toc189839082"/>
      <w:bookmarkStart w:id="8337" w:name="_Toc189839083"/>
      <w:bookmarkStart w:id="8338" w:name="_Toc189839084"/>
      <w:bookmarkStart w:id="8339" w:name="_Toc189839085"/>
      <w:bookmarkStart w:id="8340" w:name="_Toc189839086"/>
      <w:bookmarkStart w:id="8341" w:name="_Toc189839087"/>
      <w:bookmarkStart w:id="8342" w:name="_Toc189839088"/>
      <w:bookmarkStart w:id="8343" w:name="_Toc189839089"/>
      <w:bookmarkStart w:id="8344" w:name="_Toc189839090"/>
      <w:bookmarkStart w:id="8345" w:name="_Toc189839091"/>
      <w:bookmarkStart w:id="8346" w:name="_Toc189839092"/>
      <w:bookmarkStart w:id="8347" w:name="_Toc189839093"/>
      <w:bookmarkStart w:id="8348" w:name="_Toc189839094"/>
      <w:bookmarkStart w:id="8349" w:name="_Toc189839095"/>
      <w:bookmarkStart w:id="8350" w:name="_Toc189839096"/>
      <w:bookmarkStart w:id="8351" w:name="_Toc189839097"/>
      <w:bookmarkStart w:id="8352" w:name="_Toc189839098"/>
      <w:bookmarkStart w:id="8353" w:name="_Toc189839099"/>
      <w:bookmarkStart w:id="8354" w:name="_Toc189839100"/>
      <w:bookmarkStart w:id="8355" w:name="_Toc189839101"/>
      <w:bookmarkStart w:id="8356" w:name="_Toc189839102"/>
      <w:bookmarkStart w:id="8357" w:name="_Toc189839103"/>
      <w:bookmarkStart w:id="8358" w:name="_Toc189839104"/>
      <w:bookmarkStart w:id="8359" w:name="_Toc189839105"/>
      <w:bookmarkStart w:id="8360" w:name="_Toc189839106"/>
      <w:bookmarkStart w:id="8361" w:name="_Toc189839107"/>
      <w:bookmarkStart w:id="8362" w:name="_Toc189839108"/>
      <w:bookmarkStart w:id="8363" w:name="_Toc189839109"/>
      <w:bookmarkStart w:id="8364" w:name="_Toc189839110"/>
      <w:bookmarkStart w:id="8365" w:name="_Toc189839111"/>
      <w:bookmarkStart w:id="8366" w:name="_Toc189839112"/>
      <w:bookmarkStart w:id="8367" w:name="_Toc189839113"/>
      <w:bookmarkStart w:id="8368" w:name="_Toc189839114"/>
      <w:bookmarkStart w:id="8369" w:name="_Toc189839115"/>
      <w:bookmarkStart w:id="8370" w:name="_Toc189839116"/>
      <w:bookmarkStart w:id="8371" w:name="_Toc189839117"/>
      <w:bookmarkStart w:id="8372" w:name="_Toc189839118"/>
      <w:bookmarkStart w:id="8373" w:name="_Toc189839119"/>
      <w:bookmarkStart w:id="8374" w:name="_Toc189839120"/>
      <w:bookmarkStart w:id="8375" w:name="_Toc189839121"/>
      <w:bookmarkStart w:id="8376" w:name="_Toc189839122"/>
      <w:bookmarkStart w:id="8377" w:name="_Toc189839123"/>
      <w:bookmarkStart w:id="8378" w:name="_Toc189839124"/>
      <w:bookmarkStart w:id="8379" w:name="_Toc189839125"/>
      <w:bookmarkStart w:id="8380" w:name="_Toc189839126"/>
      <w:bookmarkStart w:id="8381" w:name="_Toc189839127"/>
      <w:bookmarkStart w:id="8382" w:name="_Toc189839128"/>
      <w:bookmarkStart w:id="8383" w:name="_Toc189839129"/>
      <w:bookmarkStart w:id="8384" w:name="_Toc189839130"/>
      <w:bookmarkStart w:id="8385" w:name="_Toc189839131"/>
      <w:bookmarkStart w:id="8386" w:name="_Toc189839132"/>
      <w:bookmarkStart w:id="8387" w:name="_Toc189839133"/>
      <w:bookmarkStart w:id="8388" w:name="_Toc189839134"/>
      <w:bookmarkStart w:id="8389" w:name="_Toc189839135"/>
      <w:bookmarkStart w:id="8390" w:name="_Toc189839136"/>
      <w:bookmarkStart w:id="8391" w:name="_Toc189839137"/>
      <w:bookmarkStart w:id="8392" w:name="_Toc189839138"/>
      <w:bookmarkStart w:id="8393" w:name="_Toc189839139"/>
      <w:bookmarkStart w:id="8394" w:name="_Toc189839140"/>
      <w:bookmarkStart w:id="8395" w:name="_Toc189839141"/>
      <w:bookmarkStart w:id="8396" w:name="_Toc189839142"/>
      <w:bookmarkStart w:id="8397" w:name="_Toc189839143"/>
      <w:bookmarkStart w:id="8398" w:name="_Toc189839144"/>
      <w:bookmarkStart w:id="8399" w:name="_Toc189839145"/>
      <w:bookmarkStart w:id="8400" w:name="_Toc189839146"/>
      <w:bookmarkStart w:id="8401" w:name="_Toc189839147"/>
      <w:bookmarkStart w:id="8402" w:name="_Toc189839148"/>
      <w:bookmarkStart w:id="8403" w:name="_Toc189839149"/>
      <w:bookmarkStart w:id="8404" w:name="_Toc189839150"/>
      <w:bookmarkStart w:id="8405" w:name="_Toc189839151"/>
      <w:bookmarkStart w:id="8406" w:name="_Toc189839152"/>
      <w:bookmarkStart w:id="8407" w:name="_Toc189839153"/>
      <w:bookmarkStart w:id="8408" w:name="_Toc189839154"/>
      <w:bookmarkStart w:id="8409" w:name="_Toc189839155"/>
      <w:bookmarkStart w:id="8410" w:name="_Toc189839156"/>
      <w:bookmarkStart w:id="8411" w:name="_Toc189839157"/>
      <w:bookmarkStart w:id="8412" w:name="_Toc189839158"/>
      <w:bookmarkStart w:id="8413" w:name="_Toc189839159"/>
      <w:bookmarkStart w:id="8414" w:name="_Toc189839160"/>
      <w:bookmarkStart w:id="8415" w:name="_Toc189839161"/>
      <w:bookmarkStart w:id="8416" w:name="_Toc189839162"/>
      <w:bookmarkStart w:id="8417" w:name="_Toc189839163"/>
      <w:bookmarkStart w:id="8418" w:name="_Toc189839164"/>
      <w:bookmarkStart w:id="8419" w:name="_Toc189839165"/>
      <w:bookmarkStart w:id="8420" w:name="_Toc189839166"/>
      <w:bookmarkStart w:id="8421" w:name="_Toc189839167"/>
      <w:bookmarkStart w:id="8422" w:name="_Toc189839168"/>
      <w:bookmarkStart w:id="8423" w:name="_Toc189839169"/>
      <w:bookmarkStart w:id="8424" w:name="_Toc189839170"/>
      <w:bookmarkStart w:id="8425" w:name="_Toc189839171"/>
      <w:bookmarkStart w:id="8426" w:name="_Toc189839172"/>
      <w:bookmarkStart w:id="8427" w:name="_Toc189839173"/>
      <w:bookmarkStart w:id="8428" w:name="_Toc189839174"/>
      <w:bookmarkStart w:id="8429" w:name="_Toc189839175"/>
      <w:bookmarkStart w:id="8430" w:name="_Toc189839176"/>
      <w:bookmarkStart w:id="8431" w:name="_Toc189839177"/>
      <w:bookmarkStart w:id="8432" w:name="_Toc189839178"/>
      <w:bookmarkStart w:id="8433" w:name="_Toc189839179"/>
      <w:bookmarkStart w:id="8434" w:name="_Toc189839180"/>
      <w:bookmarkStart w:id="8435" w:name="_Toc189839181"/>
      <w:bookmarkStart w:id="8436" w:name="_Toc189839182"/>
      <w:bookmarkStart w:id="8437" w:name="_Toc189839183"/>
      <w:bookmarkStart w:id="8438" w:name="_Toc189839184"/>
      <w:bookmarkStart w:id="8439" w:name="_Toc189839185"/>
      <w:bookmarkStart w:id="8440" w:name="_Toc189839186"/>
      <w:bookmarkStart w:id="8441" w:name="_Toc189839187"/>
      <w:bookmarkStart w:id="8442" w:name="_Toc189839188"/>
      <w:bookmarkStart w:id="8443" w:name="_Toc189839189"/>
      <w:bookmarkStart w:id="8444" w:name="_Toc189839190"/>
      <w:bookmarkStart w:id="8445" w:name="_Toc189839191"/>
      <w:bookmarkStart w:id="8446" w:name="_Toc189839192"/>
      <w:bookmarkStart w:id="8447" w:name="_Toc189839193"/>
      <w:bookmarkStart w:id="8448" w:name="_Toc189839194"/>
      <w:bookmarkStart w:id="8449" w:name="_Toc189839195"/>
      <w:bookmarkStart w:id="8450" w:name="_Toc189839196"/>
      <w:bookmarkStart w:id="8451" w:name="_Toc189839197"/>
      <w:bookmarkStart w:id="8452" w:name="_Toc189839198"/>
      <w:bookmarkStart w:id="8453" w:name="_Toc189839199"/>
      <w:bookmarkStart w:id="8454" w:name="_Toc189839200"/>
      <w:bookmarkStart w:id="8455" w:name="_Toc189839201"/>
      <w:bookmarkStart w:id="8456" w:name="_Toc189839202"/>
      <w:bookmarkStart w:id="8457" w:name="_Toc189839203"/>
      <w:bookmarkStart w:id="8458" w:name="_Toc189839204"/>
      <w:bookmarkStart w:id="8459" w:name="_Toc189839205"/>
      <w:bookmarkStart w:id="8460" w:name="_Toc189839206"/>
      <w:bookmarkStart w:id="8461" w:name="_Toc189839207"/>
      <w:bookmarkStart w:id="8462" w:name="_Toc189839208"/>
      <w:bookmarkStart w:id="8463" w:name="_Toc189839209"/>
      <w:bookmarkStart w:id="8464" w:name="_Toc189839210"/>
      <w:bookmarkStart w:id="8465" w:name="_Toc201568906"/>
      <w:bookmarkEnd w:id="8328"/>
      <w:bookmarkEnd w:id="8329"/>
      <w:bookmarkEnd w:id="8330"/>
      <w:bookmarkEnd w:id="8331"/>
      <w:bookmarkEnd w:id="8332"/>
      <w:bookmarkEnd w:id="8333"/>
      <w:bookmarkEnd w:id="8334"/>
      <w:bookmarkEnd w:id="8335"/>
      <w:bookmarkEnd w:id="8336"/>
      <w:bookmarkEnd w:id="8337"/>
      <w:bookmarkEnd w:id="8338"/>
      <w:bookmarkEnd w:id="8339"/>
      <w:bookmarkEnd w:id="8340"/>
      <w:bookmarkEnd w:id="8341"/>
      <w:bookmarkEnd w:id="8342"/>
      <w:bookmarkEnd w:id="8343"/>
      <w:bookmarkEnd w:id="8344"/>
      <w:bookmarkEnd w:id="8345"/>
      <w:bookmarkEnd w:id="8346"/>
      <w:bookmarkEnd w:id="8347"/>
      <w:bookmarkEnd w:id="8348"/>
      <w:bookmarkEnd w:id="8349"/>
      <w:bookmarkEnd w:id="8350"/>
      <w:bookmarkEnd w:id="8351"/>
      <w:bookmarkEnd w:id="8352"/>
      <w:bookmarkEnd w:id="8353"/>
      <w:bookmarkEnd w:id="8354"/>
      <w:bookmarkEnd w:id="8355"/>
      <w:bookmarkEnd w:id="8356"/>
      <w:bookmarkEnd w:id="8357"/>
      <w:bookmarkEnd w:id="8358"/>
      <w:bookmarkEnd w:id="8359"/>
      <w:bookmarkEnd w:id="8360"/>
      <w:bookmarkEnd w:id="8361"/>
      <w:bookmarkEnd w:id="8362"/>
      <w:bookmarkEnd w:id="8363"/>
      <w:bookmarkEnd w:id="8364"/>
      <w:bookmarkEnd w:id="8365"/>
      <w:bookmarkEnd w:id="8366"/>
      <w:bookmarkEnd w:id="8367"/>
      <w:bookmarkEnd w:id="8368"/>
      <w:bookmarkEnd w:id="8369"/>
      <w:bookmarkEnd w:id="8370"/>
      <w:bookmarkEnd w:id="8371"/>
      <w:bookmarkEnd w:id="8372"/>
      <w:bookmarkEnd w:id="8373"/>
      <w:bookmarkEnd w:id="8374"/>
      <w:bookmarkEnd w:id="8375"/>
      <w:bookmarkEnd w:id="8376"/>
      <w:bookmarkEnd w:id="8377"/>
      <w:bookmarkEnd w:id="8378"/>
      <w:bookmarkEnd w:id="8379"/>
      <w:bookmarkEnd w:id="8380"/>
      <w:bookmarkEnd w:id="8381"/>
      <w:bookmarkEnd w:id="8382"/>
      <w:bookmarkEnd w:id="8383"/>
      <w:bookmarkEnd w:id="8384"/>
      <w:bookmarkEnd w:id="8385"/>
      <w:bookmarkEnd w:id="8386"/>
      <w:bookmarkEnd w:id="8387"/>
      <w:bookmarkEnd w:id="8388"/>
      <w:bookmarkEnd w:id="8389"/>
      <w:bookmarkEnd w:id="8390"/>
      <w:bookmarkEnd w:id="8391"/>
      <w:bookmarkEnd w:id="8392"/>
      <w:bookmarkEnd w:id="8393"/>
      <w:bookmarkEnd w:id="8394"/>
      <w:bookmarkEnd w:id="8395"/>
      <w:bookmarkEnd w:id="8396"/>
      <w:bookmarkEnd w:id="8397"/>
      <w:bookmarkEnd w:id="8398"/>
      <w:bookmarkEnd w:id="8399"/>
      <w:bookmarkEnd w:id="8400"/>
      <w:bookmarkEnd w:id="8401"/>
      <w:bookmarkEnd w:id="8402"/>
      <w:bookmarkEnd w:id="8403"/>
      <w:bookmarkEnd w:id="8404"/>
      <w:bookmarkEnd w:id="8405"/>
      <w:bookmarkEnd w:id="8406"/>
      <w:bookmarkEnd w:id="8407"/>
      <w:bookmarkEnd w:id="8408"/>
      <w:bookmarkEnd w:id="8409"/>
      <w:bookmarkEnd w:id="8410"/>
      <w:bookmarkEnd w:id="8411"/>
      <w:bookmarkEnd w:id="8412"/>
      <w:bookmarkEnd w:id="8413"/>
      <w:bookmarkEnd w:id="8414"/>
      <w:bookmarkEnd w:id="8415"/>
      <w:bookmarkEnd w:id="8416"/>
      <w:bookmarkEnd w:id="8417"/>
      <w:bookmarkEnd w:id="8418"/>
      <w:bookmarkEnd w:id="8419"/>
      <w:bookmarkEnd w:id="8420"/>
      <w:bookmarkEnd w:id="8421"/>
      <w:bookmarkEnd w:id="8422"/>
      <w:bookmarkEnd w:id="8423"/>
      <w:bookmarkEnd w:id="8424"/>
      <w:bookmarkEnd w:id="8425"/>
      <w:bookmarkEnd w:id="8426"/>
      <w:bookmarkEnd w:id="8427"/>
      <w:bookmarkEnd w:id="8428"/>
      <w:bookmarkEnd w:id="8429"/>
      <w:bookmarkEnd w:id="8430"/>
      <w:bookmarkEnd w:id="8431"/>
      <w:bookmarkEnd w:id="8432"/>
      <w:bookmarkEnd w:id="8433"/>
      <w:bookmarkEnd w:id="8434"/>
      <w:bookmarkEnd w:id="8435"/>
      <w:bookmarkEnd w:id="8436"/>
      <w:bookmarkEnd w:id="8437"/>
      <w:bookmarkEnd w:id="8438"/>
      <w:bookmarkEnd w:id="8439"/>
      <w:bookmarkEnd w:id="8440"/>
      <w:bookmarkEnd w:id="8441"/>
      <w:bookmarkEnd w:id="8442"/>
      <w:bookmarkEnd w:id="8443"/>
      <w:bookmarkEnd w:id="8444"/>
      <w:bookmarkEnd w:id="8445"/>
      <w:bookmarkEnd w:id="8446"/>
      <w:bookmarkEnd w:id="8447"/>
      <w:bookmarkEnd w:id="8448"/>
      <w:bookmarkEnd w:id="8449"/>
      <w:bookmarkEnd w:id="8450"/>
      <w:bookmarkEnd w:id="8451"/>
      <w:bookmarkEnd w:id="8452"/>
      <w:bookmarkEnd w:id="8453"/>
      <w:bookmarkEnd w:id="8454"/>
      <w:bookmarkEnd w:id="8455"/>
      <w:bookmarkEnd w:id="8456"/>
      <w:bookmarkEnd w:id="8457"/>
      <w:bookmarkEnd w:id="8458"/>
      <w:bookmarkEnd w:id="8459"/>
      <w:bookmarkEnd w:id="8460"/>
      <w:bookmarkEnd w:id="8461"/>
      <w:bookmarkEnd w:id="8462"/>
      <w:bookmarkEnd w:id="8463"/>
      <w:bookmarkEnd w:id="8464"/>
      <w:r>
        <w:lastRenderedPageBreak/>
        <w:t>S</w:t>
      </w:r>
      <w:r w:rsidRPr="00955C1D">
        <w:t>ystémové funkce</w:t>
      </w:r>
      <w:bookmarkEnd w:id="8465"/>
    </w:p>
    <w:p w14:paraId="14694921" w14:textId="77777777" w:rsidR="00CD0A42" w:rsidRDefault="00CD0A42">
      <w:pPr>
        <w:pStyle w:val="NormalIndent"/>
      </w:pPr>
      <w:r>
        <w:t xml:space="preserve">Sloupec </w:t>
      </w:r>
      <w:r>
        <w:rPr>
          <w:b/>
          <w:bCs/>
        </w:rPr>
        <w:t>Realizace</w:t>
      </w:r>
      <w:r>
        <w:t xml:space="preserve"> určuje způsob implementace příslušného UC:</w:t>
      </w:r>
    </w:p>
    <w:p w14:paraId="26274511" w14:textId="77777777" w:rsidR="00CD0A42" w:rsidRPr="000B7C90" w:rsidRDefault="00CD0A42" w:rsidP="00C40C63">
      <w:pPr>
        <w:pStyle w:val="ListFS1"/>
      </w:pPr>
      <w:r w:rsidRPr="000B7C90">
        <w:t>New – nový UC jen pro daný projekt</w:t>
      </w:r>
    </w:p>
    <w:p w14:paraId="4B915AFE" w14:textId="77777777" w:rsidR="00CD0A42" w:rsidRPr="000B7C90" w:rsidRDefault="00CD0A42" w:rsidP="00C40C63">
      <w:pPr>
        <w:pStyle w:val="ListFS1"/>
      </w:pPr>
      <w:r w:rsidRPr="000B7C90">
        <w:t>Upd – UC upravený (customizovaný) pro daný projekt</w:t>
      </w:r>
    </w:p>
    <w:p w14:paraId="225C967F" w14:textId="77777777" w:rsidR="00CD0A42" w:rsidRPr="000B7C90" w:rsidRDefault="00CD0A42" w:rsidP="00C40C63">
      <w:pPr>
        <w:pStyle w:val="ListFS1"/>
      </w:pPr>
      <w:r w:rsidRPr="000B7C90">
        <w:t>AsIs – UC beze změny</w:t>
      </w:r>
    </w:p>
    <w:p w14:paraId="55063FE8" w14:textId="77777777" w:rsidR="00CD0A42" w:rsidRPr="000B7C90" w:rsidRDefault="00CD0A42" w:rsidP="00C40C63">
      <w:pPr>
        <w:pStyle w:val="ListFS1"/>
      </w:pPr>
      <w:r w:rsidRPr="000B7C90">
        <w:t>N/A – nebude používán</w:t>
      </w:r>
    </w:p>
    <w:p w14:paraId="6BCE82D7" w14:textId="77777777" w:rsidR="00CD0A42" w:rsidRPr="00043C58" w:rsidRDefault="00CD0A42">
      <w:pPr>
        <w:pStyle w:val="NormalIndent"/>
      </w:pPr>
    </w:p>
    <w:p w14:paraId="49BEC17F" w14:textId="59B64695" w:rsidR="000B7C90" w:rsidRDefault="000B7C90">
      <w:pPr>
        <w:pStyle w:val="Caption"/>
      </w:pPr>
      <w:r>
        <w:t xml:space="preserve">Tabulka </w:t>
      </w:r>
      <w:fldSimple w:instr=" SEQ Tabulka \* ARABIC ">
        <w:ins w:id="8466" w:author="Irová Zuzana" w:date="2025-04-11T11:23:00Z" w16du:dateUtc="2025-04-11T09:23:00Z">
          <w:r w:rsidR="001E11DC">
            <w:rPr>
              <w:noProof/>
            </w:rPr>
            <w:t>33</w:t>
          </w:r>
        </w:ins>
        <w:del w:id="8467" w:author="Irová Zuzana" w:date="2025-04-11T11:12:00Z" w16du:dateUtc="2025-04-11T09:12:00Z">
          <w:r w:rsidR="00945CB9" w:rsidDel="00745B0C">
            <w:rPr>
              <w:noProof/>
            </w:rPr>
            <w:delText>31</w:delText>
          </w:r>
        </w:del>
      </w:fldSimple>
      <w:r w:rsidRPr="00141FCB">
        <w:t>: Seznam systémových funkcí</w:t>
      </w:r>
    </w:p>
    <w:tbl>
      <w:tblPr>
        <w:tblW w:w="985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9"/>
        <w:gridCol w:w="5194"/>
        <w:gridCol w:w="980"/>
        <w:gridCol w:w="1364"/>
      </w:tblGrid>
      <w:tr w:rsidR="00B85E1E" w:rsidRPr="00955C1D" w14:paraId="0801ADC5" w14:textId="77777777">
        <w:trPr>
          <w:trHeight w:val="270"/>
          <w:tblHeader/>
        </w:trPr>
        <w:tc>
          <w:tcPr>
            <w:tcW w:w="2319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08420A63" w14:textId="77777777" w:rsidR="00B85E1E" w:rsidRPr="00E721C5" w:rsidRDefault="00B85E1E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Funkční oblast</w:t>
            </w:r>
          </w:p>
        </w:tc>
        <w:tc>
          <w:tcPr>
            <w:tcW w:w="519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68951A0E" w14:textId="77777777" w:rsidR="00B85E1E" w:rsidRPr="00E721C5" w:rsidRDefault="00B85E1E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Případ užití</w:t>
            </w:r>
          </w:p>
        </w:tc>
        <w:tc>
          <w:tcPr>
            <w:tcW w:w="98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3B157DBA" w14:textId="77777777" w:rsidR="00B85E1E" w:rsidRPr="00E721C5" w:rsidRDefault="00B85E1E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Realizace</w:t>
            </w:r>
          </w:p>
        </w:tc>
        <w:tc>
          <w:tcPr>
            <w:tcW w:w="136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42851EF6" w14:textId="77777777" w:rsidR="00B85E1E" w:rsidRPr="00E721C5" w:rsidRDefault="00B85E1E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Aktér</w:t>
            </w:r>
          </w:p>
        </w:tc>
      </w:tr>
      <w:tr w:rsidR="0091139E" w:rsidRPr="00955C1D" w14:paraId="459B2D65" w14:textId="77777777">
        <w:trPr>
          <w:trHeight w:val="255"/>
        </w:trPr>
        <w:tc>
          <w:tcPr>
            <w:tcW w:w="2319" w:type="dxa"/>
            <w:vMerge w:val="restart"/>
          </w:tcPr>
          <w:p w14:paraId="43740F58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Fakturace</w:t>
            </w:r>
          </w:p>
        </w:tc>
        <w:tc>
          <w:tcPr>
            <w:tcW w:w="5194" w:type="dxa"/>
            <w:noWrap/>
          </w:tcPr>
          <w:p w14:paraId="567D8653" w14:textId="77777777" w:rsidR="0091139E" w:rsidRPr="00E721C5" w:rsidRDefault="0091139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  <w:lang w:eastAsia="cs-CZ"/>
              </w:rPr>
              <w:t>Vytvoř pravidelné faktury za mýtné (SYS.BAR.0.1)</w:t>
            </w:r>
          </w:p>
        </w:tc>
        <w:tc>
          <w:tcPr>
            <w:tcW w:w="980" w:type="dxa"/>
          </w:tcPr>
          <w:p w14:paraId="2896F273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41DFE684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2D9854D3" w14:textId="77777777">
        <w:trPr>
          <w:trHeight w:val="255"/>
        </w:trPr>
        <w:tc>
          <w:tcPr>
            <w:tcW w:w="2319" w:type="dxa"/>
            <w:vMerge/>
          </w:tcPr>
          <w:p w14:paraId="6D29548E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59DB5C2" w14:textId="77777777" w:rsidR="0091139E" w:rsidRPr="00E721C5" w:rsidRDefault="0091139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  <w:lang w:eastAsia="cs-CZ"/>
              </w:rPr>
              <w:t>Vytvoř pravidelné faktury za mýtné (SYS.BAR.0.1.VO1)</w:t>
            </w:r>
          </w:p>
        </w:tc>
        <w:tc>
          <w:tcPr>
            <w:tcW w:w="980" w:type="dxa"/>
          </w:tcPr>
          <w:p w14:paraId="6E52BC26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7708F47D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207505B2" w14:textId="77777777">
        <w:trPr>
          <w:trHeight w:val="255"/>
        </w:trPr>
        <w:tc>
          <w:tcPr>
            <w:tcW w:w="2319" w:type="dxa"/>
            <w:vMerge/>
          </w:tcPr>
          <w:p w14:paraId="47FAEE68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098D7C3" w14:textId="77777777" w:rsidR="0091139E" w:rsidRPr="00E721C5" w:rsidRDefault="0091139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6C427D">
              <w:rPr>
                <w:rFonts w:cstheme="minorHAnsi"/>
                <w:sz w:val="18"/>
                <w:szCs w:val="18"/>
                <w:lang w:eastAsia="cs-CZ"/>
              </w:rPr>
              <w:t>Vytvoř pravidelné faktury za mýtné (SYS.BAR.0.1.VO2)</w:t>
            </w:r>
          </w:p>
        </w:tc>
        <w:tc>
          <w:tcPr>
            <w:tcW w:w="980" w:type="dxa"/>
          </w:tcPr>
          <w:p w14:paraId="029A0E5D" w14:textId="05EB2D11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6B25B3F1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3FC0AC70" w14:textId="77777777">
        <w:trPr>
          <w:trHeight w:val="255"/>
        </w:trPr>
        <w:tc>
          <w:tcPr>
            <w:tcW w:w="2319" w:type="dxa"/>
            <w:vMerge/>
          </w:tcPr>
          <w:p w14:paraId="7134AC6E" w14:textId="77777777" w:rsidR="0091139E" w:rsidRPr="00E721C5" w:rsidRDefault="0091139E" w:rsidP="008E76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CC7DD91" w14:textId="618578FE" w:rsidR="0091139E" w:rsidRPr="004F00C7" w:rsidRDefault="0091139E" w:rsidP="008E76A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  <w:lang w:eastAsia="cs-CZ"/>
              </w:rPr>
              <w:t>Vytvoř pravidelné faktury za mýtné (SYS.BAR.0.1.</w:t>
            </w:r>
            <w:r>
              <w:rPr>
                <w:rFonts w:cstheme="minorHAnsi"/>
                <w:sz w:val="18"/>
                <w:szCs w:val="18"/>
                <w:lang w:eastAsia="cs-CZ"/>
              </w:rPr>
              <w:t>HR</w:t>
            </w:r>
            <w:r w:rsidRPr="00E721C5">
              <w:rPr>
                <w:rFonts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980" w:type="dxa"/>
          </w:tcPr>
          <w:p w14:paraId="6A8BC2D7" w14:textId="3BBB5C3F" w:rsidR="0091139E" w:rsidRPr="005016D7" w:rsidRDefault="0091139E" w:rsidP="008E76A0">
            <w:pPr>
              <w:spacing w:after="0"/>
              <w:rPr>
                <w:rFonts w:eastAsia="Times New Roman" w:cstheme="minorBidi"/>
                <w:i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i/>
                <w:sz w:val="18"/>
                <w:szCs w:val="18"/>
                <w:lang w:eastAsia="cs-CZ"/>
              </w:rPr>
              <w:t>Upd</w:t>
            </w:r>
          </w:p>
        </w:tc>
        <w:tc>
          <w:tcPr>
            <w:tcW w:w="1364" w:type="dxa"/>
            <w:noWrap/>
          </w:tcPr>
          <w:p w14:paraId="0EBE90AB" w14:textId="5D0F938C" w:rsidR="0091139E" w:rsidRPr="00E721C5" w:rsidRDefault="0091139E" w:rsidP="008E76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43D8683C" w14:textId="77777777">
        <w:trPr>
          <w:trHeight w:val="255"/>
        </w:trPr>
        <w:tc>
          <w:tcPr>
            <w:tcW w:w="2319" w:type="dxa"/>
            <w:vMerge/>
          </w:tcPr>
          <w:p w14:paraId="4468406D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E7C695D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  <w:lang w:eastAsia="cs-CZ"/>
              </w:rPr>
              <w:t>Vytvoř pravidelné faktury za služby (SYS.BAR.0.2)</w:t>
            </w:r>
          </w:p>
        </w:tc>
        <w:tc>
          <w:tcPr>
            <w:tcW w:w="980" w:type="dxa"/>
          </w:tcPr>
          <w:p w14:paraId="35E317D6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64163ABE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7BF36464" w14:textId="77777777">
        <w:trPr>
          <w:trHeight w:val="255"/>
        </w:trPr>
        <w:tc>
          <w:tcPr>
            <w:tcW w:w="2319" w:type="dxa"/>
            <w:vMerge/>
          </w:tcPr>
          <w:p w14:paraId="60239E23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1768479" w14:textId="33D7121C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Vytvoř pravidelné </w:t>
            </w:r>
            <w:del w:id="8468" w:author="Irova Zuzana" w:date="2025-03-28T19:46:00Z" w16du:dateUtc="2025-03-28T18:46:00Z">
              <w:r w:rsidRPr="00E721C5" w:rsidDel="00003D25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Výzvy </w:delText>
              </w:r>
            </w:del>
            <w:ins w:id="8469" w:author="Irova Zuzana" w:date="2025-03-28T19:46:00Z" w16du:dateUtc="2025-03-28T18:46:00Z">
              <w:r w:rsidR="00003D25">
                <w:rPr>
                  <w:rFonts w:eastAsia="Times New Roman" w:cstheme="minorHAnsi"/>
                  <w:sz w:val="18"/>
                  <w:szCs w:val="18"/>
                  <w:lang w:eastAsia="cs-CZ"/>
                </w:rPr>
                <w:t>v</w:t>
              </w:r>
              <w:r w:rsidR="00003D25" w:rsidRPr="00E721C5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ýzvy </w:t>
              </w:r>
            </w:ins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na úhradu za platby tankovací kartou (SYS.BAR.0.3)</w:t>
            </w:r>
          </w:p>
        </w:tc>
        <w:tc>
          <w:tcPr>
            <w:tcW w:w="980" w:type="dxa"/>
          </w:tcPr>
          <w:p w14:paraId="4AC4F50A" w14:textId="747D7557" w:rsidR="0091139E" w:rsidRPr="005F55CA" w:rsidRDefault="0091139E" w:rsidP="000C78A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EB080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00F96DBC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564954FC" w14:textId="77777777">
        <w:trPr>
          <w:trHeight w:val="255"/>
        </w:trPr>
        <w:tc>
          <w:tcPr>
            <w:tcW w:w="2319" w:type="dxa"/>
            <w:vMerge/>
          </w:tcPr>
          <w:p w14:paraId="435F38C8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3712179D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jednorázovou fakturu za služby (SYS.BAR.0.4.VO1)</w:t>
            </w:r>
          </w:p>
        </w:tc>
        <w:tc>
          <w:tcPr>
            <w:tcW w:w="980" w:type="dxa"/>
          </w:tcPr>
          <w:p w14:paraId="4C20BC66" w14:textId="3196DBD9" w:rsidR="0091139E" w:rsidRPr="005016D7" w:rsidRDefault="0091139E" w:rsidP="000C78A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EB080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1EE87125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DC2948" w:rsidRPr="00955C1D" w14:paraId="25AEE19C" w14:textId="77777777">
        <w:trPr>
          <w:trHeight w:val="255"/>
          <w:ins w:id="8470" w:author="Irová Zuzana" w:date="2025-03-20T21:58:00Z"/>
        </w:trPr>
        <w:tc>
          <w:tcPr>
            <w:tcW w:w="2319" w:type="dxa"/>
            <w:vMerge/>
          </w:tcPr>
          <w:p w14:paraId="292AE4C5" w14:textId="77777777" w:rsidR="00DC2948" w:rsidRPr="00E721C5" w:rsidRDefault="00DC2948" w:rsidP="00DC2948">
            <w:pPr>
              <w:spacing w:after="0"/>
              <w:rPr>
                <w:ins w:id="8471" w:author="Irová Zuzana" w:date="2025-03-20T21:58:00Z" w16du:dateUtc="2025-03-20T20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D972983" w14:textId="1F0C2AD0" w:rsidR="00DC2948" w:rsidRPr="00E721C5" w:rsidRDefault="00DC2948" w:rsidP="00DC2948">
            <w:pPr>
              <w:spacing w:after="0"/>
              <w:rPr>
                <w:ins w:id="8472" w:author="Irová Zuzana" w:date="2025-03-20T21:58:00Z" w16du:dateUtc="2025-03-20T20:58:00Z"/>
                <w:rFonts w:eastAsia="Times New Roman" w:cstheme="minorHAnsi"/>
                <w:sz w:val="18"/>
                <w:szCs w:val="18"/>
                <w:lang w:eastAsia="cs-CZ"/>
              </w:rPr>
            </w:pPr>
            <w:ins w:id="8473" w:author="Irová Zuzana" w:date="2025-03-20T21:58:00Z" w16du:dateUtc="2025-03-20T20:58:00Z">
              <w:r w:rsidRPr="00E721C5">
                <w:rPr>
                  <w:rFonts w:eastAsia="Times New Roman" w:cstheme="minorHAnsi"/>
                  <w:sz w:val="18"/>
                  <w:szCs w:val="18"/>
                  <w:lang w:eastAsia="cs-CZ"/>
                </w:rPr>
                <w:t>Vytvoř jednorázovou fakturu</w:t>
              </w:r>
            </w:ins>
            <w:ins w:id="8474" w:author="Irova Zuzana" w:date="2025-03-28T11:09:00Z" w16du:dateUtc="2025-03-28T10:09:00Z">
              <w:r w:rsidR="00B252D4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za služby</w:t>
              </w:r>
            </w:ins>
            <w:ins w:id="8475" w:author="Irová Zuzana" w:date="2025-03-20T21:58:00Z" w16du:dateUtc="2025-03-20T20:58:00Z">
              <w:r w:rsidRPr="00E721C5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(SYS.BAR.0.4.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HR</w:t>
              </w:r>
              <w:r w:rsidRPr="00E721C5">
                <w:rPr>
                  <w:rFonts w:eastAsia="Times New Roman" w:cstheme="minorHAns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980" w:type="dxa"/>
          </w:tcPr>
          <w:p w14:paraId="5B207F86" w14:textId="4C8AA1FC" w:rsidR="00DC2948" w:rsidRPr="00EB080A" w:rsidRDefault="00DC2948" w:rsidP="00DC2948">
            <w:pPr>
              <w:spacing w:after="0"/>
              <w:rPr>
                <w:ins w:id="8476" w:author="Irová Zuzana" w:date="2025-03-20T21:58:00Z" w16du:dateUtc="2025-03-20T20:58:00Z"/>
                <w:rStyle w:val="Emphasis"/>
                <w:rFonts w:cstheme="minorHAnsi"/>
                <w:sz w:val="18"/>
                <w:szCs w:val="18"/>
              </w:rPr>
            </w:pPr>
            <w:ins w:id="8477" w:author="Irová Zuzana" w:date="2025-03-20T21:58:00Z" w16du:dateUtc="2025-03-20T20:58:00Z">
              <w:r w:rsidRPr="00EB080A">
                <w:rPr>
                  <w:rStyle w:val="Emphasis"/>
                  <w:rFonts w:cstheme="minorHAnsi"/>
                  <w:sz w:val="18"/>
                  <w:szCs w:val="18"/>
                </w:rPr>
                <w:t>N/A</w:t>
              </w:r>
            </w:ins>
          </w:p>
        </w:tc>
        <w:tc>
          <w:tcPr>
            <w:tcW w:w="1364" w:type="dxa"/>
            <w:noWrap/>
          </w:tcPr>
          <w:p w14:paraId="08C9181E" w14:textId="7D75143D" w:rsidR="00DC2948" w:rsidRPr="00E721C5" w:rsidRDefault="00DC2948" w:rsidP="00DC2948">
            <w:pPr>
              <w:spacing w:after="0"/>
              <w:rPr>
                <w:ins w:id="8478" w:author="Irová Zuzana" w:date="2025-03-20T21:58:00Z" w16du:dateUtc="2025-03-20T20:58:00Z"/>
                <w:rFonts w:eastAsia="Times New Roman" w:cstheme="minorHAnsi"/>
                <w:sz w:val="18"/>
                <w:szCs w:val="18"/>
                <w:lang w:eastAsia="cs-CZ"/>
              </w:rPr>
            </w:pPr>
            <w:ins w:id="8479" w:author="Irová Zuzana" w:date="2025-03-20T21:58:00Z" w16du:dateUtc="2025-03-20T20:58:00Z">
              <w:r w:rsidRPr="00E721C5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</w:p>
        </w:tc>
      </w:tr>
      <w:tr w:rsidR="0091139E" w:rsidRPr="00955C1D" w14:paraId="1007713F" w14:textId="77777777">
        <w:trPr>
          <w:trHeight w:val="255"/>
        </w:trPr>
        <w:tc>
          <w:tcPr>
            <w:tcW w:w="2319" w:type="dxa"/>
            <w:vMerge/>
          </w:tcPr>
          <w:p w14:paraId="564E1865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D0AB429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Naúčtuj transakční poplatek za mýtné (SYS.BAR.0.5)</w:t>
            </w:r>
          </w:p>
        </w:tc>
        <w:tc>
          <w:tcPr>
            <w:tcW w:w="980" w:type="dxa"/>
          </w:tcPr>
          <w:p w14:paraId="6EAE37B9" w14:textId="679A74FA" w:rsidR="0091139E" w:rsidRPr="005F55CA" w:rsidRDefault="0091139E" w:rsidP="000C78A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EB080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2C9CA234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6B9090F7" w14:textId="77777777">
        <w:trPr>
          <w:trHeight w:val="255"/>
        </w:trPr>
        <w:tc>
          <w:tcPr>
            <w:tcW w:w="2319" w:type="dxa"/>
            <w:vMerge/>
          </w:tcPr>
          <w:p w14:paraId="089034E3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F49A862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fakturační dávku (SYS.BAR.0.6)</w:t>
            </w:r>
          </w:p>
        </w:tc>
        <w:tc>
          <w:tcPr>
            <w:tcW w:w="980" w:type="dxa"/>
          </w:tcPr>
          <w:p w14:paraId="67CD68C1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4E3893F2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6C3B81A1" w14:textId="77777777">
        <w:trPr>
          <w:trHeight w:val="255"/>
        </w:trPr>
        <w:tc>
          <w:tcPr>
            <w:tcW w:w="2319" w:type="dxa"/>
            <w:vMerge/>
          </w:tcPr>
          <w:p w14:paraId="24163CB5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423B1AA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fakturační dávku (SYS.BAR.0.6.VO1)</w:t>
            </w:r>
          </w:p>
        </w:tc>
        <w:tc>
          <w:tcPr>
            <w:tcW w:w="980" w:type="dxa"/>
          </w:tcPr>
          <w:p w14:paraId="68638C4A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4E09E24D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03DFD301" w14:textId="77777777">
        <w:trPr>
          <w:trHeight w:val="255"/>
        </w:trPr>
        <w:tc>
          <w:tcPr>
            <w:tcW w:w="2319" w:type="dxa"/>
            <w:vMerge/>
          </w:tcPr>
          <w:p w14:paraId="41E8FFA4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22A3FDB0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fakturační dávku (SYS.BAR.0.6.VO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2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980" w:type="dxa"/>
          </w:tcPr>
          <w:p w14:paraId="08480AE1" w14:textId="16028B54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21212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4ED60738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5133A102" w14:textId="77777777">
        <w:trPr>
          <w:trHeight w:val="255"/>
        </w:trPr>
        <w:tc>
          <w:tcPr>
            <w:tcW w:w="2319" w:type="dxa"/>
            <w:vMerge/>
          </w:tcPr>
          <w:p w14:paraId="1C5AD980" w14:textId="77777777" w:rsidR="0091139E" w:rsidRPr="00E721C5" w:rsidRDefault="0091139E" w:rsidP="0052121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456D578" w14:textId="15D20488" w:rsidR="0091139E" w:rsidRPr="00E721C5" w:rsidRDefault="0091139E" w:rsidP="0052121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fakturační dávku (SYS.BAR.0.6.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980" w:type="dxa"/>
          </w:tcPr>
          <w:p w14:paraId="724851DB" w14:textId="5A5B7DAC" w:rsidR="0091139E" w:rsidRPr="005016D7" w:rsidRDefault="0091139E" w:rsidP="00521212">
            <w:pPr>
              <w:spacing w:after="0"/>
              <w:rPr>
                <w:rFonts w:eastAsia="Times New Roman" w:cstheme="minorBidi"/>
                <w:i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i/>
                <w:sz w:val="18"/>
                <w:szCs w:val="18"/>
                <w:lang w:eastAsia="cs-CZ"/>
              </w:rPr>
              <w:t>Upd</w:t>
            </w:r>
          </w:p>
        </w:tc>
        <w:tc>
          <w:tcPr>
            <w:tcW w:w="1364" w:type="dxa"/>
            <w:noWrap/>
          </w:tcPr>
          <w:p w14:paraId="5B7922A9" w14:textId="02F11E9C" w:rsidR="0091139E" w:rsidRPr="00E721C5" w:rsidRDefault="0091139E" w:rsidP="0052121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048DF66A" w14:textId="77777777">
        <w:trPr>
          <w:trHeight w:val="255"/>
        </w:trPr>
        <w:tc>
          <w:tcPr>
            <w:tcW w:w="2319" w:type="dxa"/>
            <w:vMerge/>
          </w:tcPr>
          <w:p w14:paraId="3CAE70CE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B2A6575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Naúčtuj jednorázový poplatek (SYS.BAR.0.7)</w:t>
            </w:r>
          </w:p>
        </w:tc>
        <w:tc>
          <w:tcPr>
            <w:tcW w:w="980" w:type="dxa"/>
          </w:tcPr>
          <w:p w14:paraId="7482EC14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5DA7AC68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0C5F7DBC" w14:textId="77777777">
        <w:trPr>
          <w:trHeight w:val="255"/>
        </w:trPr>
        <w:tc>
          <w:tcPr>
            <w:tcW w:w="2319" w:type="dxa"/>
            <w:vMerge/>
          </w:tcPr>
          <w:p w14:paraId="5532F1CF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E737FF9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jednorázový dobropis za služby (SYS.BAR.0.8)</w:t>
            </w:r>
          </w:p>
        </w:tc>
        <w:tc>
          <w:tcPr>
            <w:tcW w:w="980" w:type="dxa"/>
          </w:tcPr>
          <w:p w14:paraId="50012AE7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57D7C9A4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0DCAECF0" w14:textId="77777777">
        <w:trPr>
          <w:trHeight w:val="255"/>
        </w:trPr>
        <w:tc>
          <w:tcPr>
            <w:tcW w:w="2319" w:type="dxa"/>
            <w:vMerge/>
          </w:tcPr>
          <w:p w14:paraId="46675104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49BD761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jednorázový dobropis za služby (SYS.BAR.0.8.VO1)</w:t>
            </w:r>
          </w:p>
        </w:tc>
        <w:tc>
          <w:tcPr>
            <w:tcW w:w="980" w:type="dxa"/>
          </w:tcPr>
          <w:p w14:paraId="69A25E4E" w14:textId="6CFBDC4A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1508CDC6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153C0965" w14:textId="77777777">
        <w:trPr>
          <w:trHeight w:val="255"/>
        </w:trPr>
        <w:tc>
          <w:tcPr>
            <w:tcW w:w="2319" w:type="dxa"/>
            <w:vMerge/>
          </w:tcPr>
          <w:p w14:paraId="3CF07C05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0D29492" w14:textId="77777777" w:rsidR="0091139E" w:rsidRPr="00E721C5" w:rsidRDefault="0091139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Zagreguj platby tankovací kartou do FCI RfP (SYS.BAR.0.9).</w:t>
            </w:r>
          </w:p>
        </w:tc>
        <w:tc>
          <w:tcPr>
            <w:tcW w:w="980" w:type="dxa"/>
          </w:tcPr>
          <w:p w14:paraId="599A8D30" w14:textId="77777777" w:rsidR="0091139E" w:rsidRPr="005F55CA" w:rsidRDefault="0091139E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192756DD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511F897C" w14:textId="77777777">
        <w:trPr>
          <w:trHeight w:val="255"/>
        </w:trPr>
        <w:tc>
          <w:tcPr>
            <w:tcW w:w="2319" w:type="dxa"/>
            <w:vMerge/>
          </w:tcPr>
          <w:p w14:paraId="3B412881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DBBBB46" w14:textId="77777777" w:rsidR="0091139E" w:rsidRPr="004F00C7" w:rsidRDefault="0091139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1322B">
              <w:rPr>
                <w:rFonts w:eastAsia="Times New Roman" w:cstheme="minorHAnsi"/>
                <w:sz w:val="18"/>
                <w:szCs w:val="18"/>
                <w:lang w:eastAsia="cs-CZ"/>
              </w:rPr>
              <w:t>Importuj EETS EMS faktury (SYS.BAR.0.10.VO1)</w:t>
            </w:r>
          </w:p>
        </w:tc>
        <w:tc>
          <w:tcPr>
            <w:tcW w:w="980" w:type="dxa"/>
          </w:tcPr>
          <w:p w14:paraId="360C412D" w14:textId="77777777" w:rsidR="0091139E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0F2D1F89" w14:textId="77777777" w:rsidR="0091139E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51F74D5E" w14:textId="77777777">
        <w:trPr>
          <w:trHeight w:val="255"/>
        </w:trPr>
        <w:tc>
          <w:tcPr>
            <w:tcW w:w="2319" w:type="dxa"/>
            <w:vMerge/>
          </w:tcPr>
          <w:p w14:paraId="41EA3529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1063AF0" w14:textId="77777777" w:rsidR="0091139E" w:rsidRPr="0091139E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1139E">
              <w:rPr>
                <w:rFonts w:cstheme="minorHAnsi"/>
                <w:sz w:val="18"/>
                <w:szCs w:val="18"/>
                <w:rPrChange w:id="8480" w:author="Irová Zuzana" w:date="2025-02-21T16:18:00Z" w16du:dateUtc="2025-02-21T15:18:00Z">
                  <w:rPr>
                    <w:rFonts w:cstheme="minorHAnsi"/>
                    <w:sz w:val="18"/>
                    <w:szCs w:val="18"/>
                    <w:highlight w:val="yellow"/>
                  </w:rPr>
                </w:rPrChange>
              </w:rPr>
              <w:t>Importuj jednorázovou ENF fakturu (SYS.BAR.0.11.VO1)</w:t>
            </w:r>
          </w:p>
        </w:tc>
        <w:tc>
          <w:tcPr>
            <w:tcW w:w="980" w:type="dxa"/>
          </w:tcPr>
          <w:p w14:paraId="770FE93E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3873EA7B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5BCA79BA" w14:textId="77777777">
        <w:trPr>
          <w:trHeight w:val="255"/>
          <w:ins w:id="8481" w:author="Irova Zuzana" w:date="2025-03-28T19:43:00Z"/>
        </w:trPr>
        <w:tc>
          <w:tcPr>
            <w:tcW w:w="2319" w:type="dxa"/>
            <w:vMerge/>
          </w:tcPr>
          <w:p w14:paraId="0FE457A6" w14:textId="77777777" w:rsidR="00545627" w:rsidRPr="00E721C5" w:rsidRDefault="00545627" w:rsidP="00545627">
            <w:pPr>
              <w:spacing w:after="0"/>
              <w:rPr>
                <w:ins w:id="8482" w:author="Irova Zuzana" w:date="2025-03-28T19:43:00Z" w16du:dateUtc="2025-03-28T18:4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6032484" w14:textId="4E872334" w:rsidR="00545627" w:rsidRPr="00BE425A" w:rsidRDefault="00545627" w:rsidP="00545627">
            <w:pPr>
              <w:spacing w:after="0"/>
              <w:rPr>
                <w:ins w:id="8483" w:author="Irova Zuzana" w:date="2025-03-28T19:43:00Z" w16du:dateUtc="2025-03-28T18:43:00Z"/>
                <w:rFonts w:cstheme="minorBidi"/>
                <w:sz w:val="18"/>
                <w:szCs w:val="18"/>
              </w:rPr>
            </w:pPr>
            <w:ins w:id="8484" w:author="Irová Zuzana" w:date="2025-02-21T16:18:00Z" w16du:dateUtc="2025-02-21T15:18:00Z">
              <w:r w:rsidRPr="5D923C7E">
                <w:rPr>
                  <w:rFonts w:cstheme="minorBidi"/>
                  <w:sz w:val="18"/>
                  <w:szCs w:val="18"/>
                  <w:rPrChange w:id="8485" w:author="Irová Zuzana" w:date="2025-02-21T16:18:00Z" w16du:dateUtc="2025-02-21T15:18:00Z">
                    <w:rPr>
                      <w:rFonts w:cstheme="minorHAnsi"/>
                      <w:sz w:val="18"/>
                      <w:szCs w:val="18"/>
                      <w:highlight w:val="yellow"/>
                    </w:rPr>
                  </w:rPrChange>
                </w:rPr>
                <w:t>Zagreguj oceněné události do fakturační dávky (SYS.BAR.0.12.HR)</w:t>
              </w:r>
            </w:ins>
          </w:p>
        </w:tc>
        <w:tc>
          <w:tcPr>
            <w:tcW w:w="980" w:type="dxa"/>
          </w:tcPr>
          <w:p w14:paraId="019CB20D" w14:textId="315E5057" w:rsidR="00545627" w:rsidRDefault="00545627" w:rsidP="00545627">
            <w:pPr>
              <w:spacing w:after="0"/>
              <w:rPr>
                <w:ins w:id="8486" w:author="Irova Zuzana" w:date="2025-03-28T19:43:00Z" w16du:dateUtc="2025-03-28T18:43:00Z"/>
                <w:rStyle w:val="Emphasis"/>
                <w:rFonts w:cstheme="minorHAnsi"/>
                <w:sz w:val="18"/>
                <w:szCs w:val="18"/>
              </w:rPr>
            </w:pPr>
            <w:ins w:id="8487" w:author="Irová Zuzana" w:date="2025-02-21T16:18:00Z" w16du:dateUtc="2025-02-21T15:18:00Z">
              <w:r>
                <w:rPr>
                  <w:rStyle w:val="Emphasis"/>
                  <w:rFonts w:cstheme="minorHAnsi"/>
                  <w:sz w:val="18"/>
                  <w:szCs w:val="18"/>
                </w:rPr>
                <w:t>N</w:t>
              </w:r>
              <w:r>
                <w:rPr>
                  <w:rStyle w:val="Emphasis"/>
                </w:rPr>
                <w:t>ew</w:t>
              </w:r>
            </w:ins>
          </w:p>
        </w:tc>
        <w:tc>
          <w:tcPr>
            <w:tcW w:w="1364" w:type="dxa"/>
            <w:noWrap/>
          </w:tcPr>
          <w:p w14:paraId="736744E2" w14:textId="0A3CFA44" w:rsidR="00545627" w:rsidRDefault="00545627" w:rsidP="00545627">
            <w:pPr>
              <w:spacing w:after="0"/>
              <w:rPr>
                <w:ins w:id="8488" w:author="Irova Zuzana" w:date="2025-03-28T19:43:00Z" w16du:dateUtc="2025-03-28T18:43:00Z"/>
                <w:rFonts w:eastAsia="Times New Roman" w:cstheme="minorHAnsi"/>
                <w:sz w:val="18"/>
                <w:szCs w:val="18"/>
                <w:lang w:eastAsia="cs-CZ"/>
              </w:rPr>
            </w:pPr>
            <w:ins w:id="8489" w:author="Irová Zuzana" w:date="2025-02-21T16:18:00Z" w16du:dateUtc="2025-02-21T15:1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</w:p>
        </w:tc>
      </w:tr>
      <w:tr w:rsidR="00003D25" w:rsidRPr="00955C1D" w14:paraId="01FECF4D" w14:textId="77777777">
        <w:trPr>
          <w:trHeight w:val="255"/>
          <w:ins w:id="8490" w:author="Irova Zuzana" w:date="2025-03-28T19:43:00Z"/>
        </w:trPr>
        <w:tc>
          <w:tcPr>
            <w:tcW w:w="2319" w:type="dxa"/>
            <w:vMerge/>
          </w:tcPr>
          <w:p w14:paraId="75DDCC5F" w14:textId="77777777" w:rsidR="00003D25" w:rsidRPr="00E721C5" w:rsidRDefault="00003D25" w:rsidP="00003D25">
            <w:pPr>
              <w:spacing w:after="0"/>
              <w:rPr>
                <w:ins w:id="8491" w:author="Irova Zuzana" w:date="2025-03-28T19:43:00Z" w16du:dateUtc="2025-03-28T18:4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8F64947" w14:textId="1BCE69A4" w:rsidR="00003D25" w:rsidRPr="00BE425A" w:rsidRDefault="00003D25" w:rsidP="00003D25">
            <w:pPr>
              <w:spacing w:after="0"/>
              <w:rPr>
                <w:ins w:id="8492" w:author="Irova Zuzana" w:date="2025-03-28T19:43:00Z" w16du:dateUtc="2025-03-28T18:43:00Z"/>
                <w:rFonts w:cstheme="minorBidi"/>
                <w:sz w:val="18"/>
                <w:szCs w:val="18"/>
              </w:rPr>
            </w:pPr>
            <w:ins w:id="8493" w:author="Irova Zuzana" w:date="2025-03-28T19:44:00Z" w16du:dateUtc="2025-03-28T18:44:00Z">
              <w:r>
                <w:rPr>
                  <w:rFonts w:cstheme="minorBidi"/>
                  <w:sz w:val="18"/>
                  <w:szCs w:val="18"/>
                </w:rPr>
                <w:t>Vytvoř</w:t>
              </w:r>
            </w:ins>
            <w:ins w:id="8494" w:author="Irova Zuzana" w:date="2025-03-28T19:45:00Z" w16du:dateUtc="2025-03-28T18:45:00Z">
              <w:r>
                <w:rPr>
                  <w:rFonts w:cstheme="minorBidi"/>
                  <w:sz w:val="18"/>
                  <w:szCs w:val="18"/>
                </w:rPr>
                <w:t xml:space="preserve"> výzvy na úhradu za přestupky (SYS.BAR.0.13.HR)</w:t>
              </w:r>
            </w:ins>
          </w:p>
        </w:tc>
        <w:tc>
          <w:tcPr>
            <w:tcW w:w="980" w:type="dxa"/>
          </w:tcPr>
          <w:p w14:paraId="7B6610DD" w14:textId="22FF27BE" w:rsidR="00003D25" w:rsidRDefault="00003D25" w:rsidP="00003D25">
            <w:pPr>
              <w:spacing w:after="0"/>
              <w:rPr>
                <w:ins w:id="8495" w:author="Irova Zuzana" w:date="2025-03-28T19:43:00Z" w16du:dateUtc="2025-03-28T18:43:00Z"/>
                <w:rStyle w:val="Emphasis"/>
                <w:rFonts w:cstheme="minorHAnsi"/>
                <w:sz w:val="18"/>
                <w:szCs w:val="18"/>
              </w:rPr>
            </w:pPr>
            <w:ins w:id="8496" w:author="Irova Zuzana" w:date="2025-03-28T19:45:00Z" w16du:dateUtc="2025-03-28T18:45:00Z">
              <w:r>
                <w:rPr>
                  <w:rStyle w:val="Emphasis"/>
                  <w:rFonts w:cstheme="minorHAnsi"/>
                  <w:sz w:val="18"/>
                  <w:szCs w:val="18"/>
                </w:rPr>
                <w:t>N</w:t>
              </w:r>
              <w:r>
                <w:rPr>
                  <w:rStyle w:val="Emphasis"/>
                </w:rPr>
                <w:t>ew</w:t>
              </w:r>
            </w:ins>
          </w:p>
        </w:tc>
        <w:tc>
          <w:tcPr>
            <w:tcW w:w="1364" w:type="dxa"/>
            <w:noWrap/>
          </w:tcPr>
          <w:p w14:paraId="15A1F9F4" w14:textId="31A46703" w:rsidR="00003D25" w:rsidRDefault="00003D25" w:rsidP="00003D25">
            <w:pPr>
              <w:spacing w:after="0"/>
              <w:rPr>
                <w:ins w:id="8497" w:author="Irova Zuzana" w:date="2025-03-28T19:43:00Z" w16du:dateUtc="2025-03-28T18:43:00Z"/>
                <w:rFonts w:eastAsia="Times New Roman" w:cstheme="minorHAnsi"/>
                <w:sz w:val="18"/>
                <w:szCs w:val="18"/>
                <w:lang w:eastAsia="cs-CZ"/>
              </w:rPr>
            </w:pPr>
            <w:ins w:id="8498" w:author="Irova Zuzana" w:date="2025-03-28T19:45:00Z" w16du:dateUtc="2025-03-28T18:4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</w:p>
        </w:tc>
      </w:tr>
      <w:tr w:rsidR="00003D25" w:rsidRPr="00955C1D" w14:paraId="57C63E01" w14:textId="77777777">
        <w:trPr>
          <w:trHeight w:val="255"/>
          <w:ins w:id="8499" w:author="Irová Zuzana" w:date="2025-02-21T16:18:00Z"/>
        </w:trPr>
        <w:tc>
          <w:tcPr>
            <w:tcW w:w="2319" w:type="dxa"/>
            <w:vMerge/>
          </w:tcPr>
          <w:p w14:paraId="66FB4260" w14:textId="77777777" w:rsidR="00003D25" w:rsidRPr="00E721C5" w:rsidRDefault="00003D25" w:rsidP="00003D25">
            <w:pPr>
              <w:spacing w:after="0"/>
              <w:rPr>
                <w:ins w:id="8500" w:author="Irová Zuzana" w:date="2025-02-21T16:18:00Z" w16du:dateUtc="2025-02-21T15:1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02E5D74" w14:textId="6F58EE4A" w:rsidR="00003D25" w:rsidRPr="0091139E" w:rsidRDefault="00003D25" w:rsidP="00003D25">
            <w:pPr>
              <w:spacing w:after="0"/>
              <w:rPr>
                <w:ins w:id="8501" w:author="Irová Zuzana" w:date="2025-02-21T16:18:00Z" w16du:dateUtc="2025-02-21T15:18:00Z"/>
                <w:rFonts w:cstheme="minorBidi"/>
                <w:sz w:val="18"/>
                <w:szCs w:val="18"/>
                <w:rPrChange w:id="8502" w:author="Irová Zuzana" w:date="2025-02-21T16:18:00Z" w16du:dateUtc="2025-02-21T15:18:00Z">
                  <w:rPr>
                    <w:ins w:id="8503" w:author="Irová Zuzana" w:date="2025-02-21T16:18:00Z" w16du:dateUtc="2025-02-21T15:18:00Z"/>
                    <w:rFonts w:cstheme="minorHAnsi"/>
                    <w:sz w:val="18"/>
                    <w:szCs w:val="18"/>
                    <w:highlight w:val="yellow"/>
                  </w:rPr>
                </w:rPrChange>
              </w:rPr>
            </w:pPr>
            <w:ins w:id="8504" w:author="Irova Zuzana" w:date="2025-03-28T19:44:00Z" w16du:dateUtc="2025-03-28T18:44:00Z">
              <w:r w:rsidRPr="00E721C5">
                <w:rPr>
                  <w:rFonts w:eastAsia="Times New Roman" w:cstheme="minorHAnsi"/>
                  <w:sz w:val="18"/>
                  <w:szCs w:val="18"/>
                  <w:lang w:eastAsia="cs-CZ"/>
                </w:rPr>
                <w:t>Vytvoř jednorázovou fakturu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za mýto</w:t>
              </w:r>
              <w:r w:rsidRPr="00E721C5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(SYS.BAR.0.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1</w:t>
              </w:r>
              <w:r w:rsidRPr="00E721C5">
                <w:rPr>
                  <w:rFonts w:eastAsia="Times New Roman" w:cstheme="minorHAnsi"/>
                  <w:sz w:val="18"/>
                  <w:szCs w:val="18"/>
                  <w:lang w:eastAsia="cs-CZ"/>
                </w:rPr>
                <w:t>4.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HR</w:t>
              </w:r>
              <w:r w:rsidRPr="00E721C5">
                <w:rPr>
                  <w:rFonts w:eastAsia="Times New Roman" w:cstheme="minorHAns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980" w:type="dxa"/>
          </w:tcPr>
          <w:p w14:paraId="1DC3F94B" w14:textId="0B10A068" w:rsidR="00003D25" w:rsidRPr="005F55CA" w:rsidRDefault="00003D25" w:rsidP="00003D25">
            <w:pPr>
              <w:spacing w:after="0"/>
              <w:rPr>
                <w:ins w:id="8505" w:author="Irová Zuzana" w:date="2025-02-21T16:18:00Z" w16du:dateUtc="2025-02-21T15:18:00Z"/>
                <w:rStyle w:val="Emphasis"/>
                <w:rFonts w:cstheme="minorHAnsi"/>
                <w:sz w:val="18"/>
                <w:szCs w:val="18"/>
              </w:rPr>
            </w:pPr>
            <w:ins w:id="8506" w:author="Irova Zuzana" w:date="2025-03-28T19:45:00Z" w16du:dateUtc="2025-03-28T18:45:00Z">
              <w:r>
                <w:rPr>
                  <w:rStyle w:val="Emphasis"/>
                  <w:rFonts w:cstheme="minorHAnsi"/>
                  <w:sz w:val="18"/>
                  <w:szCs w:val="18"/>
                </w:rPr>
                <w:t>N</w:t>
              </w:r>
              <w:r>
                <w:rPr>
                  <w:rStyle w:val="Emphasis"/>
                </w:rPr>
                <w:t>ew</w:t>
              </w:r>
            </w:ins>
          </w:p>
        </w:tc>
        <w:tc>
          <w:tcPr>
            <w:tcW w:w="1364" w:type="dxa"/>
            <w:noWrap/>
          </w:tcPr>
          <w:p w14:paraId="023F7709" w14:textId="17E65FBE" w:rsidR="00003D25" w:rsidRDefault="00003D25" w:rsidP="00003D25">
            <w:pPr>
              <w:spacing w:after="0"/>
              <w:rPr>
                <w:ins w:id="8507" w:author="Irová Zuzana" w:date="2025-02-21T16:18:00Z" w16du:dateUtc="2025-02-21T15:18:00Z"/>
                <w:rFonts w:eastAsia="Times New Roman" w:cstheme="minorHAnsi"/>
                <w:sz w:val="18"/>
                <w:szCs w:val="18"/>
                <w:lang w:eastAsia="cs-CZ"/>
              </w:rPr>
            </w:pPr>
            <w:ins w:id="8508" w:author="Irova Zuzana" w:date="2025-03-28T19:45:00Z" w16du:dateUtc="2025-03-28T18:4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</w:p>
        </w:tc>
      </w:tr>
      <w:tr w:rsidR="00545627" w:rsidRPr="00955C1D" w14:paraId="46484981" w14:textId="77777777">
        <w:trPr>
          <w:trHeight w:val="255"/>
        </w:trPr>
        <w:tc>
          <w:tcPr>
            <w:tcW w:w="2319" w:type="dxa"/>
            <w:vMerge w:val="restart"/>
          </w:tcPr>
          <w:p w14:paraId="17600371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Zpracování mýtných transakcí</w:t>
            </w:r>
          </w:p>
        </w:tc>
        <w:tc>
          <w:tcPr>
            <w:tcW w:w="5194" w:type="dxa"/>
            <w:noWrap/>
          </w:tcPr>
          <w:p w14:paraId="5970B5EE" w14:textId="77777777" w:rsidR="00545627" w:rsidRPr="00E721C5" w:rsidRDefault="00545627" w:rsidP="0054562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Zpracuj billing details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(SYS.BAR.1.1)</w:t>
            </w:r>
          </w:p>
        </w:tc>
        <w:tc>
          <w:tcPr>
            <w:tcW w:w="980" w:type="dxa"/>
          </w:tcPr>
          <w:p w14:paraId="540047EC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29D4081F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11FD4409" w14:textId="77777777">
        <w:trPr>
          <w:trHeight w:val="255"/>
        </w:trPr>
        <w:tc>
          <w:tcPr>
            <w:tcW w:w="2319" w:type="dxa"/>
            <w:vMerge/>
          </w:tcPr>
          <w:p w14:paraId="5E38B533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08C4F7A" w14:textId="77777777" w:rsidR="00545627" w:rsidRPr="004F00C7" w:rsidRDefault="00545627" w:rsidP="0054562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Zpracuj billing details (SYS.BAR.1.1.VO2)</w:t>
            </w:r>
          </w:p>
        </w:tc>
        <w:tc>
          <w:tcPr>
            <w:tcW w:w="980" w:type="dxa"/>
          </w:tcPr>
          <w:p w14:paraId="61D1CF03" w14:textId="6C907F05" w:rsidR="00545627" w:rsidRPr="004F00C7" w:rsidRDefault="00545627" w:rsidP="00545627">
            <w:pPr>
              <w:spacing w:after="0"/>
              <w:rPr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48FFA22C" w14:textId="77777777" w:rsidR="00545627" w:rsidRPr="004F00C7" w:rsidRDefault="00545627" w:rsidP="0054562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F00C7">
              <w:rPr>
                <w:rFonts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3B68ED13" w14:textId="77777777">
        <w:trPr>
          <w:trHeight w:val="255"/>
        </w:trPr>
        <w:tc>
          <w:tcPr>
            <w:tcW w:w="2319" w:type="dxa"/>
            <w:vMerge/>
          </w:tcPr>
          <w:p w14:paraId="3C27BCC6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B81D7E9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souhrn oceněných událostí pro VTK (SYS.BAR.1.2)</w:t>
            </w:r>
          </w:p>
        </w:tc>
        <w:tc>
          <w:tcPr>
            <w:tcW w:w="980" w:type="dxa"/>
          </w:tcPr>
          <w:p w14:paraId="1F44F9A3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34299C96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19EC84E5" w14:textId="77777777">
        <w:trPr>
          <w:trHeight w:val="255"/>
        </w:trPr>
        <w:tc>
          <w:tcPr>
            <w:tcW w:w="2319" w:type="dxa"/>
            <w:vMerge/>
          </w:tcPr>
          <w:p w14:paraId="435BCFCA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343F42B6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souhrn fakturačních detailů pro PL (SYS.BAR.1.3)</w:t>
            </w:r>
          </w:p>
        </w:tc>
        <w:tc>
          <w:tcPr>
            <w:tcW w:w="980" w:type="dxa"/>
          </w:tcPr>
          <w:p w14:paraId="79EF2125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65D79142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11BD47F0" w14:textId="77777777">
        <w:trPr>
          <w:trHeight w:val="255"/>
        </w:trPr>
        <w:tc>
          <w:tcPr>
            <w:tcW w:w="2319" w:type="dxa"/>
            <w:vMerge/>
          </w:tcPr>
          <w:p w14:paraId="21B2F898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9F7A9EC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platební oznámení pro PL (SYS.BAR.1.4)</w:t>
            </w:r>
          </w:p>
        </w:tc>
        <w:tc>
          <w:tcPr>
            <w:tcW w:w="980" w:type="dxa"/>
          </w:tcPr>
          <w:p w14:paraId="5D3EA03E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46965EBD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04E47BB3" w14:textId="77777777">
        <w:trPr>
          <w:trHeight w:val="255"/>
        </w:trPr>
        <w:tc>
          <w:tcPr>
            <w:tcW w:w="2319" w:type="dxa"/>
            <w:vMerge/>
          </w:tcPr>
          <w:p w14:paraId="257D7C69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A1A80CA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Zpracuj nárok na platbu pro BG (SYS.BAR.1.5)</w:t>
            </w:r>
          </w:p>
        </w:tc>
        <w:tc>
          <w:tcPr>
            <w:tcW w:w="980" w:type="dxa"/>
          </w:tcPr>
          <w:p w14:paraId="45CBAB83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317F8A2C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3D519B79" w14:textId="77777777">
        <w:trPr>
          <w:trHeight w:val="255"/>
        </w:trPr>
        <w:tc>
          <w:tcPr>
            <w:tcW w:w="2319" w:type="dxa"/>
            <w:vMerge/>
          </w:tcPr>
          <w:p w14:paraId="4C6A40F7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234B33C0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souhrn mýtných transakcí pro VTK (TT) (SYS.BAR.1.6)</w:t>
            </w:r>
          </w:p>
        </w:tc>
        <w:tc>
          <w:tcPr>
            <w:tcW w:w="980" w:type="dxa"/>
          </w:tcPr>
          <w:p w14:paraId="170D156F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6BFBFE24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7EF4152E" w14:textId="77777777">
        <w:trPr>
          <w:trHeight w:val="255"/>
        </w:trPr>
        <w:tc>
          <w:tcPr>
            <w:tcW w:w="2319" w:type="dxa"/>
            <w:vMerge/>
          </w:tcPr>
          <w:p w14:paraId="7EC6361D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516E97A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</w:rPr>
              <w:t>Zpracuj oceněnou událost zpoplatnění (SYS.BAR.1.7.VO1)</w:t>
            </w:r>
          </w:p>
        </w:tc>
        <w:tc>
          <w:tcPr>
            <w:tcW w:w="980" w:type="dxa"/>
          </w:tcPr>
          <w:p w14:paraId="2B07B960" w14:textId="69EB99E3" w:rsidR="00545627" w:rsidRPr="005F55CA" w:rsidRDefault="00545627" w:rsidP="00545627">
            <w:pPr>
              <w:spacing w:after="0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625F595C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545627" w:rsidRPr="00955C1D" w14:paraId="688E2AAD" w14:textId="77777777">
        <w:trPr>
          <w:trHeight w:val="255"/>
        </w:trPr>
        <w:tc>
          <w:tcPr>
            <w:tcW w:w="2319" w:type="dxa"/>
            <w:vMerge/>
          </w:tcPr>
          <w:p w14:paraId="74DD8217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0D49A46" w14:textId="1B832ABA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Ulož oceněnou</w:t>
            </w:r>
            <w:r w:rsidRPr="00E721C5">
              <w:rPr>
                <w:rFonts w:cstheme="minorHAnsi"/>
                <w:sz w:val="18"/>
                <w:szCs w:val="18"/>
              </w:rPr>
              <w:t xml:space="preserve"> mýtnou </w:t>
            </w:r>
            <w:r>
              <w:rPr>
                <w:rFonts w:cstheme="minorHAnsi"/>
                <w:sz w:val="18"/>
                <w:szCs w:val="18"/>
              </w:rPr>
              <w:t>transakci</w:t>
            </w:r>
            <w:r w:rsidRPr="00E721C5">
              <w:rPr>
                <w:rFonts w:cstheme="minorHAnsi"/>
                <w:sz w:val="18"/>
                <w:szCs w:val="18"/>
              </w:rPr>
              <w:t xml:space="preserve"> (SYS.BAR.1.8.HR)</w:t>
            </w:r>
          </w:p>
        </w:tc>
        <w:tc>
          <w:tcPr>
            <w:tcW w:w="980" w:type="dxa"/>
          </w:tcPr>
          <w:p w14:paraId="272F5B41" w14:textId="052916C7" w:rsidR="00545627" w:rsidRPr="005F55CA" w:rsidRDefault="00545627" w:rsidP="00545627">
            <w:pPr>
              <w:spacing w:after="0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</w:t>
            </w: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ew</w:t>
            </w:r>
          </w:p>
        </w:tc>
        <w:tc>
          <w:tcPr>
            <w:tcW w:w="1364" w:type="dxa"/>
            <w:noWrap/>
          </w:tcPr>
          <w:p w14:paraId="5ECC8EC6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545627" w:rsidRPr="00955C1D" w14:paraId="31B458C4" w14:textId="77777777">
        <w:trPr>
          <w:trHeight w:val="255"/>
        </w:trPr>
        <w:tc>
          <w:tcPr>
            <w:tcW w:w="2319" w:type="dxa"/>
            <w:vMerge/>
          </w:tcPr>
          <w:p w14:paraId="31082C81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21A01BCB" w14:textId="77777777" w:rsidR="00545627" w:rsidRPr="00E721C5" w:rsidRDefault="00545627" w:rsidP="00545627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Vytvoř billing details (SYS.BAR.1.9.VO1)</w:t>
            </w:r>
          </w:p>
        </w:tc>
        <w:tc>
          <w:tcPr>
            <w:tcW w:w="980" w:type="dxa"/>
          </w:tcPr>
          <w:p w14:paraId="165706CD" w14:textId="18A414CC" w:rsidR="00545627" w:rsidRPr="005016D7" w:rsidRDefault="00545627" w:rsidP="00545627">
            <w:pPr>
              <w:spacing w:after="0"/>
              <w:rPr>
                <w:rFonts w:cstheme="minorHAnsi"/>
                <w:i/>
                <w:iCs/>
                <w:sz w:val="18"/>
                <w:szCs w:val="18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23ACA7F6" w14:textId="77777777" w:rsidR="00545627" w:rsidRPr="00E721C5" w:rsidRDefault="00545627" w:rsidP="00545627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545627" w:rsidRPr="00955C1D" w14:paraId="5FC665BE" w14:textId="77777777">
        <w:trPr>
          <w:trHeight w:val="255"/>
          <w:ins w:id="8509" w:author="Irova Zuzana" w:date="2025-03-28T11:02:00Z"/>
        </w:trPr>
        <w:tc>
          <w:tcPr>
            <w:tcW w:w="2319" w:type="dxa"/>
            <w:vMerge/>
          </w:tcPr>
          <w:p w14:paraId="319E11F8" w14:textId="77777777" w:rsidR="00545627" w:rsidRPr="00E721C5" w:rsidRDefault="00545627" w:rsidP="00545627">
            <w:pPr>
              <w:spacing w:after="0"/>
              <w:rPr>
                <w:ins w:id="8510" w:author="Irova Zuzana" w:date="2025-03-28T11:02:00Z" w16du:dateUtc="2025-03-28T10:02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8241271" w14:textId="3B9AB6E1" w:rsidR="00545627" w:rsidRPr="5D923C7E" w:rsidRDefault="00545627" w:rsidP="00545627">
            <w:pPr>
              <w:spacing w:after="0"/>
              <w:rPr>
                <w:ins w:id="8511" w:author="Irova Zuzana" w:date="2025-03-28T11:02:00Z" w16du:dateUtc="2025-03-28T10:02:00Z"/>
                <w:rFonts w:cstheme="minorBidi"/>
                <w:sz w:val="18"/>
                <w:szCs w:val="18"/>
              </w:rPr>
            </w:pPr>
            <w:ins w:id="8512" w:author="Irova Zuzana" w:date="2025-03-28T11:02:00Z" w16du:dateUtc="2025-03-28T10:02:00Z">
              <w:r w:rsidRPr="5D923C7E">
                <w:rPr>
                  <w:rFonts w:cstheme="minorBidi"/>
                  <w:sz w:val="18"/>
                  <w:szCs w:val="18"/>
                </w:rPr>
                <w:t>Vytvoř billing details (SYS.BAR.1.9.</w:t>
              </w:r>
            </w:ins>
            <w:ins w:id="8513" w:author="Irova Zuzana" w:date="2025-03-28T11:03:00Z" w16du:dateUtc="2025-03-28T10:03:00Z">
              <w:r>
                <w:rPr>
                  <w:rFonts w:cstheme="minorBidi"/>
                  <w:sz w:val="18"/>
                  <w:szCs w:val="18"/>
                </w:rPr>
                <w:t>HR</w:t>
              </w:r>
            </w:ins>
            <w:ins w:id="8514" w:author="Irova Zuzana" w:date="2025-03-28T11:02:00Z" w16du:dateUtc="2025-03-28T10:02:00Z">
              <w:r w:rsidRPr="5D923C7E">
                <w:rPr>
                  <w:rFonts w:cstheme="minorBidi"/>
                  <w:sz w:val="18"/>
                  <w:szCs w:val="18"/>
                </w:rPr>
                <w:t>)</w:t>
              </w:r>
            </w:ins>
          </w:p>
        </w:tc>
        <w:tc>
          <w:tcPr>
            <w:tcW w:w="980" w:type="dxa"/>
          </w:tcPr>
          <w:p w14:paraId="3AE42722" w14:textId="57BC2DB2" w:rsidR="00545627" w:rsidRDefault="00545627" w:rsidP="00545627">
            <w:pPr>
              <w:spacing w:after="0"/>
              <w:rPr>
                <w:ins w:id="8515" w:author="Irova Zuzana" w:date="2025-03-28T11:02:00Z" w16du:dateUtc="2025-03-28T10:02:00Z"/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ins w:id="8516" w:author="Irova Zuzana" w:date="2025-03-28T11:03:00Z" w16du:dateUtc="2025-03-28T10:03:00Z">
              <w:r>
                <w:rPr>
                  <w:rFonts w:eastAsia="Times New Roman" w:cstheme="minorHAnsi"/>
                  <w:i/>
                  <w:iCs/>
                  <w:sz w:val="18"/>
                  <w:szCs w:val="18"/>
                  <w:lang w:eastAsia="cs-CZ"/>
                </w:rPr>
                <w:t>Upd</w:t>
              </w:r>
            </w:ins>
          </w:p>
        </w:tc>
        <w:tc>
          <w:tcPr>
            <w:tcW w:w="1364" w:type="dxa"/>
            <w:noWrap/>
          </w:tcPr>
          <w:p w14:paraId="5DBE1206" w14:textId="47067E82" w:rsidR="00545627" w:rsidRPr="00E721C5" w:rsidRDefault="00545627" w:rsidP="00545627">
            <w:pPr>
              <w:spacing w:after="0"/>
              <w:rPr>
                <w:ins w:id="8517" w:author="Irova Zuzana" w:date="2025-03-28T11:02:00Z" w16du:dateUtc="2025-03-28T10:02:00Z"/>
                <w:rFonts w:cstheme="minorHAnsi"/>
                <w:sz w:val="18"/>
                <w:szCs w:val="18"/>
              </w:rPr>
            </w:pPr>
            <w:ins w:id="8518" w:author="Irova Zuzana" w:date="2025-03-28T11:02:00Z" w16du:dateUtc="2025-03-28T10:02:00Z">
              <w:r w:rsidRPr="00E721C5">
                <w:rPr>
                  <w:rFonts w:cstheme="minorHAnsi"/>
                  <w:sz w:val="18"/>
                  <w:szCs w:val="18"/>
                </w:rPr>
                <w:t>Systém</w:t>
              </w:r>
            </w:ins>
          </w:p>
        </w:tc>
      </w:tr>
      <w:tr w:rsidR="006D1860" w:rsidRPr="00955C1D" w14:paraId="00BF4859" w14:textId="77777777">
        <w:trPr>
          <w:trHeight w:val="255"/>
          <w:ins w:id="8519" w:author="Irová Zuzana" w:date="2025-04-14T19:44:00Z"/>
        </w:trPr>
        <w:tc>
          <w:tcPr>
            <w:tcW w:w="2319" w:type="dxa"/>
            <w:vMerge/>
          </w:tcPr>
          <w:p w14:paraId="677B66DC" w14:textId="77777777" w:rsidR="006D1860" w:rsidRPr="00E721C5" w:rsidRDefault="006D1860" w:rsidP="006D1860">
            <w:pPr>
              <w:spacing w:after="0"/>
              <w:rPr>
                <w:ins w:id="8520" w:author="Irová Zuzana" w:date="2025-04-14T19:44:00Z" w16du:dateUtc="2025-04-14T17:4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425F3B2" w14:textId="72BCA344" w:rsidR="006D1860" w:rsidRPr="5D923C7E" w:rsidRDefault="006D1860" w:rsidP="006D1860">
            <w:pPr>
              <w:spacing w:after="0"/>
              <w:rPr>
                <w:ins w:id="8521" w:author="Irová Zuzana" w:date="2025-04-14T19:44:00Z" w16du:dateUtc="2025-04-14T17:44:00Z"/>
                <w:rFonts w:cstheme="minorBidi"/>
                <w:sz w:val="18"/>
                <w:szCs w:val="18"/>
              </w:rPr>
            </w:pPr>
            <w:r w:rsidRPr="00832022">
              <w:rPr>
                <w:rFonts w:cstheme="minorHAnsi"/>
                <w:sz w:val="18"/>
                <w:szCs w:val="18"/>
              </w:rPr>
              <w:t xml:space="preserve">Zaplať mýtnou transakci </w:t>
            </w:r>
            <w:ins w:id="8522" w:author="Irová Zuzana" w:date="2025-03-20T21:56:00Z" w16du:dateUtc="2025-03-20T20:56:00Z">
              <w:r>
                <w:rPr>
                  <w:rFonts w:cstheme="minorHAnsi"/>
                  <w:sz w:val="18"/>
                  <w:szCs w:val="18"/>
                </w:rPr>
                <w:t xml:space="preserve">tokenem </w:t>
              </w:r>
            </w:ins>
            <w:r w:rsidRPr="00832022">
              <w:rPr>
                <w:rFonts w:cstheme="minorHAnsi"/>
                <w:sz w:val="18"/>
                <w:szCs w:val="18"/>
              </w:rPr>
              <w:t>(SYS.BAR.1.</w:t>
            </w:r>
            <w:r>
              <w:rPr>
                <w:rFonts w:cstheme="minorHAnsi"/>
                <w:sz w:val="18"/>
                <w:szCs w:val="18"/>
              </w:rPr>
              <w:t>10</w:t>
            </w:r>
            <w:r w:rsidRPr="00832022">
              <w:rPr>
                <w:rFonts w:cstheme="minorHAnsi"/>
                <w:sz w:val="18"/>
                <w:szCs w:val="18"/>
              </w:rPr>
              <w:t>.HR)</w:t>
            </w:r>
          </w:p>
        </w:tc>
        <w:tc>
          <w:tcPr>
            <w:tcW w:w="980" w:type="dxa"/>
          </w:tcPr>
          <w:p w14:paraId="3F02AB1D" w14:textId="49D04D88" w:rsidR="006D1860" w:rsidRDefault="006D1860" w:rsidP="006D1860">
            <w:pPr>
              <w:spacing w:after="0"/>
              <w:rPr>
                <w:ins w:id="8523" w:author="Irová Zuzana" w:date="2025-04-14T19:44:00Z" w16du:dateUtc="2025-04-14T17:44:00Z"/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New</w:t>
            </w:r>
          </w:p>
        </w:tc>
        <w:tc>
          <w:tcPr>
            <w:tcW w:w="1364" w:type="dxa"/>
            <w:noWrap/>
          </w:tcPr>
          <w:p w14:paraId="646B3AE5" w14:textId="573B2E8D" w:rsidR="006D1860" w:rsidRPr="00E721C5" w:rsidRDefault="006D1860" w:rsidP="006D1860">
            <w:pPr>
              <w:spacing w:after="0"/>
              <w:rPr>
                <w:ins w:id="8524" w:author="Irová Zuzana" w:date="2025-04-14T19:44:00Z" w16du:dateUtc="2025-04-14T17:44:00Z"/>
                <w:rFonts w:cstheme="minorHAnsi"/>
                <w:sz w:val="18"/>
                <w:szCs w:val="18"/>
              </w:rPr>
            </w:pPr>
            <w:r w:rsidRPr="000B7E0C">
              <w:rPr>
                <w:rFonts w:cstheme="minorHAnsi"/>
                <w:i/>
                <w:iCs/>
                <w:sz w:val="18"/>
                <w:szCs w:val="18"/>
              </w:rPr>
              <w:t>Systém</w:t>
            </w:r>
          </w:p>
        </w:tc>
      </w:tr>
      <w:tr w:rsidR="000242DF" w:rsidRPr="00955C1D" w14:paraId="2306240C" w14:textId="77777777">
        <w:trPr>
          <w:trHeight w:val="255"/>
        </w:trPr>
        <w:tc>
          <w:tcPr>
            <w:tcW w:w="2319" w:type="dxa"/>
            <w:vMerge/>
          </w:tcPr>
          <w:p w14:paraId="593557E7" w14:textId="77777777" w:rsidR="000242DF" w:rsidRPr="00E721C5" w:rsidRDefault="000242DF" w:rsidP="000242D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E7A2290" w14:textId="1A00F6E8" w:rsidR="000242DF" w:rsidRPr="00E721C5" w:rsidRDefault="000242DF" w:rsidP="000242DF">
            <w:pPr>
              <w:spacing w:after="0"/>
              <w:rPr>
                <w:rFonts w:cstheme="minorHAnsi"/>
                <w:sz w:val="18"/>
                <w:szCs w:val="18"/>
              </w:rPr>
            </w:pPr>
            <w:ins w:id="8525" w:author="Irová Zuzana" w:date="2025-04-14T19:44:00Z" w16du:dateUtc="2025-04-14T17:44:00Z">
              <w:r>
                <w:rPr>
                  <w:rFonts w:cstheme="minorHAnsi"/>
                  <w:sz w:val="18"/>
                  <w:szCs w:val="18"/>
                </w:rPr>
                <w:t>Vytvoř Přestupek (SYS.</w:t>
              </w:r>
            </w:ins>
            <w:ins w:id="8526" w:author="Irová Zuzana" w:date="2025-04-14T19:45:00Z" w16du:dateUtc="2025-04-14T17:45:00Z">
              <w:r>
                <w:rPr>
                  <w:rFonts w:cstheme="minorHAnsi"/>
                  <w:sz w:val="18"/>
                  <w:szCs w:val="18"/>
                </w:rPr>
                <w:t>BAR.1.11.HR)</w:t>
              </w:r>
            </w:ins>
          </w:p>
        </w:tc>
        <w:tc>
          <w:tcPr>
            <w:tcW w:w="980" w:type="dxa"/>
          </w:tcPr>
          <w:p w14:paraId="5E8CF2DC" w14:textId="1463B92D" w:rsidR="000242DF" w:rsidRDefault="000242DF" w:rsidP="000242DF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ins w:id="8527" w:author="Irová Zuzana" w:date="2025-04-14T19:45:00Z" w16du:dateUtc="2025-04-14T17:45:00Z">
              <w:r>
                <w:rPr>
                  <w:rFonts w:eastAsia="Times New Roman" w:cstheme="minorHAnsi"/>
                  <w:i/>
                  <w:iCs/>
                  <w:sz w:val="18"/>
                  <w:szCs w:val="18"/>
                  <w:lang w:eastAsia="cs-CZ"/>
                </w:rPr>
                <w:t>New</w:t>
              </w:r>
            </w:ins>
          </w:p>
        </w:tc>
        <w:tc>
          <w:tcPr>
            <w:tcW w:w="1364" w:type="dxa"/>
            <w:noWrap/>
          </w:tcPr>
          <w:p w14:paraId="604DC833" w14:textId="50C3B672" w:rsidR="000242DF" w:rsidRPr="000B7E0C" w:rsidRDefault="000242DF" w:rsidP="000242DF">
            <w:pPr>
              <w:spacing w:after="0"/>
              <w:rPr>
                <w:rFonts w:cstheme="minorHAnsi"/>
                <w:i/>
                <w:iCs/>
                <w:sz w:val="18"/>
                <w:szCs w:val="18"/>
              </w:rPr>
            </w:pPr>
            <w:ins w:id="8528" w:author="Irová Zuzana" w:date="2025-04-14T19:45:00Z" w16du:dateUtc="2025-04-14T17:45:00Z">
              <w:r w:rsidRPr="000B7E0C">
                <w:rPr>
                  <w:rFonts w:cstheme="minorHAnsi"/>
                  <w:i/>
                  <w:iCs/>
                  <w:sz w:val="18"/>
                  <w:szCs w:val="18"/>
                </w:rPr>
                <w:t>Systém</w:t>
              </w:r>
            </w:ins>
          </w:p>
        </w:tc>
      </w:tr>
      <w:tr w:rsidR="006D1860" w:rsidRPr="00955C1D" w14:paraId="5A7147C0" w14:textId="77777777">
        <w:trPr>
          <w:trHeight w:val="255"/>
        </w:trPr>
        <w:tc>
          <w:tcPr>
            <w:tcW w:w="2319" w:type="dxa"/>
            <w:vMerge w:val="restart"/>
          </w:tcPr>
          <w:p w14:paraId="6EBE2D38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Operace s platbami</w:t>
            </w:r>
          </w:p>
        </w:tc>
        <w:tc>
          <w:tcPr>
            <w:tcW w:w="5194" w:type="dxa"/>
            <w:noWrap/>
          </w:tcPr>
          <w:p w14:paraId="10D9AB44" w14:textId="77777777" w:rsidR="006D1860" w:rsidRPr="00E721C5" w:rsidDel="009A308C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Vytvoř platbu bankovním převodem (SYS.BAR.2.1)</w:t>
            </w:r>
          </w:p>
        </w:tc>
        <w:tc>
          <w:tcPr>
            <w:tcW w:w="980" w:type="dxa"/>
          </w:tcPr>
          <w:p w14:paraId="098C152A" w14:textId="77777777" w:rsidR="006D1860" w:rsidRPr="005F55CA" w:rsidRDefault="006D1860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5E14AE58" w14:textId="77777777" w:rsidR="006D1860" w:rsidRPr="00E721C5" w:rsidRDefault="006D1860" w:rsidP="006D1860">
            <w:pPr>
              <w:spacing w:after="0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D1860" w:rsidRPr="00955C1D" w14:paraId="2B19BFBA" w14:textId="77777777">
        <w:trPr>
          <w:trHeight w:val="255"/>
        </w:trPr>
        <w:tc>
          <w:tcPr>
            <w:tcW w:w="2319" w:type="dxa"/>
            <w:vMerge/>
          </w:tcPr>
          <w:p w14:paraId="46DA6C2A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47451D0" w14:textId="77777777" w:rsidR="006D1860" w:rsidRPr="00E721C5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Proveď párování (SYS.BAR.2.2)</w:t>
            </w:r>
          </w:p>
        </w:tc>
        <w:tc>
          <w:tcPr>
            <w:tcW w:w="980" w:type="dxa"/>
          </w:tcPr>
          <w:p w14:paraId="3D736823" w14:textId="77777777" w:rsidR="006D1860" w:rsidRPr="005F55CA" w:rsidRDefault="006D1860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0F6EDCD0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D1860" w:rsidRPr="00955C1D" w14:paraId="0BD2CE65" w14:textId="77777777">
        <w:trPr>
          <w:trHeight w:val="255"/>
        </w:trPr>
        <w:tc>
          <w:tcPr>
            <w:tcW w:w="2319" w:type="dxa"/>
            <w:vMerge/>
          </w:tcPr>
          <w:p w14:paraId="15DD03D6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AE8E43C" w14:textId="77777777" w:rsidR="006D1860" w:rsidRPr="004E68FE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5016D7">
              <w:rPr>
                <w:rFonts w:cstheme="minorHAnsi"/>
                <w:sz w:val="18"/>
                <w:szCs w:val="18"/>
              </w:rPr>
              <w:t>Zúčtuj závazky a pohledávky (SYS.BAR.2.3)</w:t>
            </w:r>
          </w:p>
        </w:tc>
        <w:tc>
          <w:tcPr>
            <w:tcW w:w="980" w:type="dxa"/>
          </w:tcPr>
          <w:p w14:paraId="3388B42E" w14:textId="77777777" w:rsidR="006D1860" w:rsidRPr="005016D7" w:rsidRDefault="006D1860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1E750F25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D1860" w:rsidRPr="00955C1D" w14:paraId="1A989003" w14:textId="77777777">
        <w:trPr>
          <w:trHeight w:val="255"/>
        </w:trPr>
        <w:tc>
          <w:tcPr>
            <w:tcW w:w="2319" w:type="dxa"/>
            <w:vMerge/>
          </w:tcPr>
          <w:p w14:paraId="3144A4E6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3176EBD7" w14:textId="77777777" w:rsidR="006D1860" w:rsidRPr="005016D7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5016D7">
              <w:rPr>
                <w:rFonts w:cstheme="minorHAnsi"/>
                <w:sz w:val="18"/>
                <w:szCs w:val="18"/>
              </w:rPr>
              <w:t>Zúčtuj závazky a pohledávky (SYS.BAR.2.3</w:t>
            </w:r>
            <w:r>
              <w:rPr>
                <w:rFonts w:cstheme="minorHAnsi"/>
                <w:sz w:val="18"/>
                <w:szCs w:val="18"/>
              </w:rPr>
              <w:t>.VO1</w:t>
            </w:r>
            <w:r w:rsidRPr="005016D7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980" w:type="dxa"/>
          </w:tcPr>
          <w:p w14:paraId="3A425A3E" w14:textId="699FCB9A" w:rsidR="006D1860" w:rsidRPr="005016D7" w:rsidRDefault="006D1860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1E8CCCC6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D1860" w:rsidRPr="00955C1D" w14:paraId="05B07390" w14:textId="77777777">
        <w:trPr>
          <w:trHeight w:val="255"/>
        </w:trPr>
        <w:tc>
          <w:tcPr>
            <w:tcW w:w="2319" w:type="dxa"/>
            <w:vMerge/>
          </w:tcPr>
          <w:p w14:paraId="69D992E3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AE4F976" w14:textId="77777777" w:rsidR="006D1860" w:rsidRPr="00E721C5" w:rsidRDefault="006D1860" w:rsidP="006D1860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 w:rsidRPr="00E721C5">
              <w:rPr>
                <w:rFonts w:cstheme="minorHAnsi"/>
                <w:sz w:val="18"/>
                <w:szCs w:val="18"/>
                <w:highlight w:val="cyan"/>
              </w:rPr>
              <w:t>Vrať depozit na tankovací kartu (SYS.BAR.2.4)</w:t>
            </w:r>
          </w:p>
        </w:tc>
        <w:tc>
          <w:tcPr>
            <w:tcW w:w="980" w:type="dxa"/>
          </w:tcPr>
          <w:p w14:paraId="1D430C65" w14:textId="77777777" w:rsidR="006D1860" w:rsidRPr="005F55CA" w:rsidRDefault="006D1860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highlight w:val="cyan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303F4114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Systém</w:t>
            </w:r>
          </w:p>
        </w:tc>
      </w:tr>
      <w:tr w:rsidR="006D1860" w:rsidRPr="00955C1D" w14:paraId="3C3A3D42" w14:textId="77777777">
        <w:trPr>
          <w:trHeight w:val="255"/>
        </w:trPr>
        <w:tc>
          <w:tcPr>
            <w:tcW w:w="2319" w:type="dxa"/>
            <w:vMerge/>
          </w:tcPr>
          <w:p w14:paraId="5D4DFFE0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45E26CB" w14:textId="77777777" w:rsidR="006D1860" w:rsidRPr="00E721C5" w:rsidRDefault="006D1860" w:rsidP="006D1860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 w:rsidRPr="00E721C5">
              <w:rPr>
                <w:rFonts w:cstheme="minorHAnsi"/>
                <w:sz w:val="18"/>
                <w:szCs w:val="18"/>
                <w:highlight w:val="cyan"/>
              </w:rPr>
              <w:t>Vytvoř souhrn debetních plateb pro VTK (SYS.BAR.2.5)</w:t>
            </w:r>
          </w:p>
        </w:tc>
        <w:tc>
          <w:tcPr>
            <w:tcW w:w="980" w:type="dxa"/>
          </w:tcPr>
          <w:p w14:paraId="7B02FB3B" w14:textId="77777777" w:rsidR="006D1860" w:rsidRPr="005F55CA" w:rsidRDefault="006D1860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highlight w:val="cyan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3C6CFD32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Systém</w:t>
            </w:r>
          </w:p>
        </w:tc>
      </w:tr>
      <w:tr w:rsidR="006D1860" w:rsidRPr="00955C1D" w14:paraId="32BBCD9C" w14:textId="77777777">
        <w:trPr>
          <w:trHeight w:val="255"/>
        </w:trPr>
        <w:tc>
          <w:tcPr>
            <w:tcW w:w="2319" w:type="dxa"/>
            <w:vMerge/>
          </w:tcPr>
          <w:p w14:paraId="214CDB81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C8DA521" w14:textId="77777777" w:rsidR="006D1860" w:rsidRPr="00E721C5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Rezervuj depozit z předplaceného kreditu (SYS.BAR.2.6)</w:t>
            </w:r>
          </w:p>
        </w:tc>
        <w:tc>
          <w:tcPr>
            <w:tcW w:w="980" w:type="dxa"/>
          </w:tcPr>
          <w:p w14:paraId="01049E7C" w14:textId="77777777" w:rsidR="006D1860" w:rsidRPr="005F55CA" w:rsidRDefault="006D1860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2940B711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D1860" w:rsidRPr="00955C1D" w14:paraId="461A7323" w14:textId="77777777">
        <w:trPr>
          <w:trHeight w:val="255"/>
        </w:trPr>
        <w:tc>
          <w:tcPr>
            <w:tcW w:w="2319" w:type="dxa"/>
            <w:vMerge/>
          </w:tcPr>
          <w:p w14:paraId="69CBB51F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6F0477B" w14:textId="77777777" w:rsidR="006D1860" w:rsidRPr="00E721C5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Zruš rezervaci depozitu z předplaceného kreditu (SYS.BAR.2.7)</w:t>
            </w:r>
          </w:p>
        </w:tc>
        <w:tc>
          <w:tcPr>
            <w:tcW w:w="980" w:type="dxa"/>
          </w:tcPr>
          <w:p w14:paraId="0AF31A58" w14:textId="77777777" w:rsidR="006D1860" w:rsidRPr="005F55CA" w:rsidRDefault="006D1860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2B466196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D1860" w:rsidRPr="00955C1D" w14:paraId="07094D0E" w14:textId="77777777">
        <w:trPr>
          <w:trHeight w:val="255"/>
        </w:trPr>
        <w:tc>
          <w:tcPr>
            <w:tcW w:w="2319" w:type="dxa"/>
            <w:vMerge/>
          </w:tcPr>
          <w:p w14:paraId="7FBFCFAA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C8EB7AC" w14:textId="77777777" w:rsidR="006D1860" w:rsidRPr="00E721C5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F00C7">
              <w:rPr>
                <w:rFonts w:cstheme="minorHAnsi"/>
                <w:sz w:val="18"/>
                <w:szCs w:val="18"/>
              </w:rPr>
              <w:t xml:space="preserve">Zúčtuj závazky a pohledávky </w:t>
            </w:r>
            <w:r>
              <w:rPr>
                <w:rFonts w:cstheme="minorHAnsi"/>
                <w:sz w:val="18"/>
                <w:szCs w:val="18"/>
              </w:rPr>
              <w:t xml:space="preserve">pro EETS Provider </w:t>
            </w:r>
            <w:r w:rsidRPr="004F00C7">
              <w:rPr>
                <w:rFonts w:cstheme="minorHAnsi"/>
                <w:sz w:val="18"/>
                <w:szCs w:val="18"/>
              </w:rPr>
              <w:t>(SYS.BAR.2.</w:t>
            </w:r>
            <w:r>
              <w:rPr>
                <w:rFonts w:cstheme="minorHAnsi"/>
                <w:sz w:val="18"/>
                <w:szCs w:val="18"/>
              </w:rPr>
              <w:t>8.VO1</w:t>
            </w:r>
            <w:r w:rsidRPr="004F00C7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980" w:type="dxa"/>
          </w:tcPr>
          <w:p w14:paraId="0A2938B3" w14:textId="77777777" w:rsidR="006D1860" w:rsidRPr="005016D7" w:rsidRDefault="006D1860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6A70DE33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D1860" w:rsidRPr="00955C1D" w14:paraId="3E56722C" w14:textId="77777777">
        <w:trPr>
          <w:trHeight w:val="255"/>
        </w:trPr>
        <w:tc>
          <w:tcPr>
            <w:tcW w:w="2319" w:type="dxa"/>
            <w:vMerge/>
          </w:tcPr>
          <w:p w14:paraId="0ADDD59A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B581B4E" w14:textId="77777777" w:rsidR="006D1860" w:rsidRPr="00E721C5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Zpracuj bankovní výpis (SYS.BAR.2.9.VO1)</w:t>
            </w:r>
          </w:p>
        </w:tc>
        <w:tc>
          <w:tcPr>
            <w:tcW w:w="980" w:type="dxa"/>
          </w:tcPr>
          <w:p w14:paraId="7E1C7F89" w14:textId="1EE259A2" w:rsidR="006D1860" w:rsidRPr="005016D7" w:rsidRDefault="006D1860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2655A2E2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D1860" w:rsidRPr="00955C1D" w14:paraId="201D3CCA" w14:textId="77777777">
        <w:trPr>
          <w:trHeight w:val="255"/>
        </w:trPr>
        <w:tc>
          <w:tcPr>
            <w:tcW w:w="2319" w:type="dxa"/>
            <w:vMerge/>
          </w:tcPr>
          <w:p w14:paraId="1566D30F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24BBAE75" w14:textId="77777777" w:rsidR="006D1860" w:rsidRPr="00E721C5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Rozpoznej položky bankovního výpisu (SYS.BAR.2.10.VO1)</w:t>
            </w:r>
          </w:p>
        </w:tc>
        <w:tc>
          <w:tcPr>
            <w:tcW w:w="980" w:type="dxa"/>
          </w:tcPr>
          <w:p w14:paraId="4F208755" w14:textId="4AD815DE" w:rsidR="006D1860" w:rsidRPr="005016D7" w:rsidRDefault="006D1860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2DF4B700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D1860" w:rsidRPr="00955C1D" w14:paraId="1BBC5EF4" w14:textId="77777777">
        <w:trPr>
          <w:trHeight w:val="255"/>
        </w:trPr>
        <w:tc>
          <w:tcPr>
            <w:tcW w:w="2319" w:type="dxa"/>
            <w:vMerge/>
          </w:tcPr>
          <w:p w14:paraId="1CB1D74B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D9D1DC7" w14:textId="77777777" w:rsidR="006D1860" w:rsidRPr="00E721C5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  <w:lang w:val="en-US"/>
              </w:rPr>
              <w:t>Vrať platbu (SYS.BAR.2.11.VO1)</w:t>
            </w:r>
          </w:p>
        </w:tc>
        <w:tc>
          <w:tcPr>
            <w:tcW w:w="980" w:type="dxa"/>
          </w:tcPr>
          <w:p w14:paraId="3F8C4AB6" w14:textId="16FBBB07" w:rsidR="006D1860" w:rsidRPr="005016D7" w:rsidRDefault="006D1860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041B05DB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D1860" w:rsidRPr="00955C1D" w14:paraId="448D5134" w14:textId="77777777">
        <w:trPr>
          <w:trHeight w:val="255"/>
        </w:trPr>
        <w:tc>
          <w:tcPr>
            <w:tcW w:w="2319" w:type="dxa"/>
            <w:vMerge/>
          </w:tcPr>
          <w:p w14:paraId="2493798E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8AAF7EE" w14:textId="77777777" w:rsidR="006D1860" w:rsidRPr="00E721C5" w:rsidRDefault="006D1860" w:rsidP="006D1860">
            <w:pPr>
              <w:spacing w:after="0"/>
              <w:rPr>
                <w:rFonts w:cstheme="minorHAnsi"/>
                <w:sz w:val="18"/>
                <w:szCs w:val="18"/>
                <w:highlight w:val="cyan"/>
                <w:lang w:val="en-US"/>
              </w:rPr>
            </w:pPr>
            <w:r w:rsidRPr="00E721C5">
              <w:rPr>
                <w:rFonts w:cstheme="minorHAnsi"/>
                <w:sz w:val="18"/>
                <w:szCs w:val="18"/>
                <w:highlight w:val="cyan"/>
                <w:lang w:val="en-US"/>
              </w:rPr>
              <w:t>Vrať automaticky platbu (SYS.BAR.2.12.VO1)</w:t>
            </w:r>
          </w:p>
        </w:tc>
        <w:tc>
          <w:tcPr>
            <w:tcW w:w="980" w:type="dxa"/>
          </w:tcPr>
          <w:p w14:paraId="61F639E7" w14:textId="77777777" w:rsidR="006D1860" w:rsidRPr="005016D7" w:rsidRDefault="006D1860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highlight w:val="cyan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highlight w:val="cyan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3E1847F5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Systém</w:t>
            </w:r>
          </w:p>
        </w:tc>
      </w:tr>
      <w:tr w:rsidR="006D1860" w:rsidRPr="00955C1D" w14:paraId="2E09E927" w14:textId="77777777">
        <w:trPr>
          <w:trHeight w:val="255"/>
        </w:trPr>
        <w:tc>
          <w:tcPr>
            <w:tcW w:w="2319" w:type="dxa"/>
            <w:vMerge/>
          </w:tcPr>
          <w:p w14:paraId="7C711180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8B964FF" w14:textId="77777777" w:rsidR="006D1860" w:rsidRPr="00E721C5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Vytvoř položku platebního příkazu (</w:t>
            </w:r>
            <w:r w:rsidRPr="00E721C5">
              <w:rPr>
                <w:rFonts w:cstheme="minorHAnsi"/>
                <w:sz w:val="18"/>
                <w:szCs w:val="18"/>
                <w:lang w:eastAsia="cs-CZ"/>
              </w:rPr>
              <w:t>SYS.BAR.2.13.VO1)</w:t>
            </w:r>
          </w:p>
        </w:tc>
        <w:tc>
          <w:tcPr>
            <w:tcW w:w="980" w:type="dxa"/>
          </w:tcPr>
          <w:p w14:paraId="1B644A1B" w14:textId="67F1B845" w:rsidR="006D1860" w:rsidRPr="005F55CA" w:rsidRDefault="006D1860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C37921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717B9B83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D1860" w:rsidRPr="00955C1D" w14:paraId="2C412F5A" w14:textId="77777777">
        <w:trPr>
          <w:trHeight w:val="255"/>
        </w:trPr>
        <w:tc>
          <w:tcPr>
            <w:tcW w:w="2319" w:type="dxa"/>
            <w:vMerge/>
          </w:tcPr>
          <w:p w14:paraId="4D423AAF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0D22A4A" w14:textId="77777777" w:rsidR="006D1860" w:rsidRPr="0061732E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61732E">
              <w:rPr>
                <w:rFonts w:cstheme="minorHAnsi"/>
                <w:sz w:val="18"/>
                <w:szCs w:val="18"/>
              </w:rPr>
              <w:t>Aplikuj centové vyrovnání (SYS.BAR.2.14.VO1)</w:t>
            </w:r>
          </w:p>
        </w:tc>
        <w:tc>
          <w:tcPr>
            <w:tcW w:w="980" w:type="dxa"/>
          </w:tcPr>
          <w:p w14:paraId="19ACFCC7" w14:textId="427F22DA" w:rsidR="006D1860" w:rsidRPr="005F55CA" w:rsidRDefault="006D1860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C37921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1C6A11FF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D1860" w:rsidRPr="00955C1D" w14:paraId="0835D463" w14:textId="77777777">
        <w:trPr>
          <w:trHeight w:val="255"/>
          <w:ins w:id="8529" w:author="Irová Zuzana" w:date="2025-02-21T19:45:00Z"/>
        </w:trPr>
        <w:tc>
          <w:tcPr>
            <w:tcW w:w="2319" w:type="dxa"/>
            <w:vMerge/>
          </w:tcPr>
          <w:p w14:paraId="4729F1E3" w14:textId="77777777" w:rsidR="006D1860" w:rsidRPr="00E721C5" w:rsidRDefault="006D1860" w:rsidP="006D1860">
            <w:pPr>
              <w:spacing w:after="0"/>
              <w:rPr>
                <w:ins w:id="8530" w:author="Irová Zuzana" w:date="2025-02-21T19:45:00Z" w16du:dateUtc="2025-02-21T18:45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2F317D23" w14:textId="69B1A5AE" w:rsidR="006D1860" w:rsidRPr="0061732E" w:rsidRDefault="006D1860" w:rsidP="006D1860">
            <w:pPr>
              <w:spacing w:after="0"/>
              <w:rPr>
                <w:ins w:id="8531" w:author="Irová Zuzana" w:date="2025-02-21T19:45:00Z" w16du:dateUtc="2025-02-21T18:45:00Z"/>
                <w:rFonts w:cstheme="minorHAnsi"/>
                <w:sz w:val="18"/>
                <w:szCs w:val="18"/>
              </w:rPr>
            </w:pPr>
            <w:ins w:id="8532" w:author="Irová Zuzana" w:date="2025-03-20T21:57:00Z">
              <w:r w:rsidRPr="00AB5496">
                <w:rPr>
                  <w:rFonts w:cstheme="minorHAnsi"/>
                  <w:sz w:val="18"/>
                  <w:szCs w:val="18"/>
                </w:rPr>
                <w:t>Zaplať událost online přes platební bránu (SYS.BAR.2.15.HR)</w:t>
              </w:r>
            </w:ins>
            <w:ins w:id="8533" w:author="Irová Zuzana" w:date="2025-02-21T19:46:00Z" w16du:dateUtc="2025-02-21T18:46:00Z">
              <w:del w:id="8534" w:author="Drastichová Zuzana" w:date="2025-03-12T09:57:00Z" w16du:dateUtc="2025-03-12T08:57:00Z">
                <w:r w:rsidRPr="0084449B" w:rsidDel="00A50DAC">
                  <w:rPr>
                    <w:rFonts w:cstheme="minorHAnsi"/>
                    <w:sz w:val="18"/>
                    <w:szCs w:val="18"/>
                  </w:rPr>
                  <w:delText>Předplať kredit (SYS.BAR.2.15.HR)</w:delText>
                </w:r>
              </w:del>
            </w:ins>
          </w:p>
        </w:tc>
        <w:tc>
          <w:tcPr>
            <w:tcW w:w="980" w:type="dxa"/>
          </w:tcPr>
          <w:p w14:paraId="189A823B" w14:textId="7640D918" w:rsidR="006D1860" w:rsidRPr="00C37921" w:rsidRDefault="006D1860" w:rsidP="006D1860">
            <w:pPr>
              <w:spacing w:after="0"/>
              <w:rPr>
                <w:ins w:id="8535" w:author="Irová Zuzana" w:date="2025-02-21T19:45:00Z" w16du:dateUtc="2025-02-21T18:45:00Z"/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ins w:id="8536" w:author="Irová Zuzana" w:date="2025-03-20T21:57:00Z" w16du:dateUtc="2025-03-20T20:57:00Z">
              <w:r>
                <w:rPr>
                  <w:rFonts w:eastAsia="Times New Roman" w:cstheme="minorHAnsi"/>
                  <w:i/>
                  <w:iCs/>
                  <w:sz w:val="18"/>
                  <w:szCs w:val="18"/>
                  <w:lang w:eastAsia="cs-CZ"/>
                </w:rPr>
                <w:t>New</w:t>
              </w:r>
            </w:ins>
            <w:ins w:id="8537" w:author="Irová Zuzana" w:date="2025-02-21T19:46:00Z" w16du:dateUtc="2025-02-21T18:46:00Z">
              <w:del w:id="8538" w:author="Drastichová Zuzana" w:date="2025-03-12T09:57:00Z" w16du:dateUtc="2025-03-12T08:57:00Z">
                <w:r w:rsidDel="00A50DAC">
                  <w:rPr>
                    <w:rFonts w:eastAsia="Times New Roman" w:cstheme="minorHAnsi"/>
                    <w:i/>
                    <w:iCs/>
                    <w:sz w:val="18"/>
                    <w:szCs w:val="18"/>
                    <w:lang w:eastAsia="cs-CZ"/>
                  </w:rPr>
                  <w:delText>New</w:delText>
                </w:r>
              </w:del>
            </w:ins>
          </w:p>
        </w:tc>
        <w:tc>
          <w:tcPr>
            <w:tcW w:w="1364" w:type="dxa"/>
            <w:noWrap/>
          </w:tcPr>
          <w:p w14:paraId="7A82D517" w14:textId="0AC872AB" w:rsidR="006D1860" w:rsidRDefault="006D1860" w:rsidP="006D1860">
            <w:pPr>
              <w:spacing w:after="0"/>
              <w:rPr>
                <w:ins w:id="8539" w:author="Irová Zuzana" w:date="2025-02-21T19:45:00Z" w16du:dateUtc="2025-02-21T18:45:00Z"/>
                <w:rFonts w:eastAsia="Times New Roman" w:cstheme="minorHAnsi"/>
                <w:sz w:val="18"/>
                <w:szCs w:val="18"/>
                <w:lang w:eastAsia="cs-CZ"/>
              </w:rPr>
            </w:pPr>
            <w:ins w:id="8540" w:author="Irová Zuzana" w:date="2025-03-20T21:57:00Z" w16du:dateUtc="2025-03-20T20:5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  <w:ins w:id="8541" w:author="Irová Zuzana" w:date="2025-02-21T19:46:00Z" w16du:dateUtc="2025-02-21T18:46:00Z">
              <w:del w:id="8542" w:author="Drastichová Zuzana" w:date="2025-03-12T09:57:00Z" w16du:dateUtc="2025-03-12T08:57:00Z">
                <w:r w:rsidDel="00A50DAC">
                  <w:rPr>
                    <w:rFonts w:eastAsia="Times New Roman" w:cstheme="minorHAnsi"/>
                    <w:sz w:val="18"/>
                    <w:szCs w:val="18"/>
                    <w:lang w:eastAsia="cs-CZ"/>
                  </w:rPr>
                  <w:delText>Systém</w:delText>
                </w:r>
              </w:del>
            </w:ins>
          </w:p>
        </w:tc>
      </w:tr>
      <w:tr w:rsidR="006D1860" w:rsidRPr="00955C1D" w14:paraId="69AA6807" w14:textId="77777777">
        <w:trPr>
          <w:trHeight w:val="255"/>
        </w:trPr>
        <w:tc>
          <w:tcPr>
            <w:tcW w:w="2319" w:type="dxa"/>
            <w:vMerge w:val="restart"/>
          </w:tcPr>
          <w:p w14:paraId="5BC26B5E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Pomocné operace</w:t>
            </w:r>
          </w:p>
        </w:tc>
        <w:tc>
          <w:tcPr>
            <w:tcW w:w="5194" w:type="dxa"/>
            <w:noWrap/>
          </w:tcPr>
          <w:p w14:paraId="4C9DEB46" w14:textId="77777777" w:rsidR="006D1860" w:rsidRPr="0061732E" w:rsidRDefault="006D1860" w:rsidP="006D1860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Stáhni kurzovní lístek Erste Bank (SYS.BAR.3.0)</w:t>
            </w:r>
          </w:p>
        </w:tc>
        <w:tc>
          <w:tcPr>
            <w:tcW w:w="980" w:type="dxa"/>
          </w:tcPr>
          <w:p w14:paraId="6157B0CC" w14:textId="77777777" w:rsidR="006D1860" w:rsidRPr="005F55CA" w:rsidRDefault="006D1860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7C26702D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D1860" w:rsidRPr="00955C1D" w14:paraId="2F691CAE" w14:textId="77777777">
        <w:trPr>
          <w:trHeight w:val="255"/>
        </w:trPr>
        <w:tc>
          <w:tcPr>
            <w:tcW w:w="2319" w:type="dxa"/>
            <w:vMerge/>
          </w:tcPr>
          <w:p w14:paraId="4965D425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2887617" w14:textId="77777777" w:rsidR="006D1860" w:rsidRPr="00E721C5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Stáhni kurzovní lístek Tatrabanky (SYS.BAR.3.1)</w:t>
            </w:r>
          </w:p>
        </w:tc>
        <w:tc>
          <w:tcPr>
            <w:tcW w:w="980" w:type="dxa"/>
          </w:tcPr>
          <w:p w14:paraId="28274AB7" w14:textId="77777777" w:rsidR="006D1860" w:rsidRPr="005F55CA" w:rsidRDefault="006D1860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066A19B6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D1860" w:rsidRPr="00955C1D" w14:paraId="050883E6" w14:textId="77777777">
        <w:trPr>
          <w:trHeight w:val="255"/>
        </w:trPr>
        <w:tc>
          <w:tcPr>
            <w:tcW w:w="2319" w:type="dxa"/>
            <w:vMerge/>
          </w:tcPr>
          <w:p w14:paraId="6E7E1693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634FDA9" w14:textId="77777777" w:rsidR="006D1860" w:rsidRPr="00E721C5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Spočítej minimální částku top-up (SYS.BAR.3.2)</w:t>
            </w:r>
          </w:p>
        </w:tc>
        <w:tc>
          <w:tcPr>
            <w:tcW w:w="980" w:type="dxa"/>
          </w:tcPr>
          <w:p w14:paraId="69F42AC3" w14:textId="77777777" w:rsidR="006D1860" w:rsidRPr="005F55CA" w:rsidRDefault="006D1860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57196A1B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D1860" w:rsidRPr="00955C1D" w14:paraId="69B13948" w14:textId="77777777">
        <w:trPr>
          <w:trHeight w:val="255"/>
        </w:trPr>
        <w:tc>
          <w:tcPr>
            <w:tcW w:w="2319" w:type="dxa"/>
            <w:vMerge/>
          </w:tcPr>
          <w:p w14:paraId="32B8CC39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67F6CFD" w14:textId="77777777" w:rsidR="006D1860" w:rsidRPr="00E721C5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Vytvoř finanční transakci</w:t>
            </w:r>
            <w:r w:rsidRPr="00E721C5">
              <w:rPr>
                <w:rFonts w:cstheme="minorHAnsi"/>
                <w:sz w:val="18"/>
                <w:szCs w:val="18"/>
              </w:rPr>
              <w:t xml:space="preserve"> (SYS.BAR.3.</w:t>
            </w:r>
            <w:r>
              <w:rPr>
                <w:rFonts w:cstheme="minorHAnsi"/>
                <w:sz w:val="18"/>
                <w:szCs w:val="18"/>
              </w:rPr>
              <w:t>3.VO1</w:t>
            </w:r>
            <w:r w:rsidRPr="00E721C5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980" w:type="dxa"/>
          </w:tcPr>
          <w:p w14:paraId="11850E4A" w14:textId="77777777" w:rsidR="006D1860" w:rsidRPr="005F55CA" w:rsidRDefault="006D1860" w:rsidP="006D1860">
            <w:pPr>
              <w:spacing w:after="0"/>
              <w:rPr>
                <w:rStyle w:val="Emphasis"/>
                <w:rFonts w:cstheme="minorHAnsi"/>
                <w:sz w:val="18"/>
                <w:szCs w:val="18"/>
              </w:rPr>
            </w:pPr>
            <w:r>
              <w:rPr>
                <w:rStyle w:val="Emphasis"/>
                <w:rFonts w:cstheme="minorHAnsi"/>
                <w:sz w:val="18"/>
                <w:szCs w:val="18"/>
              </w:rPr>
              <w:t>N</w:t>
            </w:r>
            <w:r>
              <w:rPr>
                <w:rStyle w:val="Emphasis"/>
              </w:rPr>
              <w:t>/A</w:t>
            </w:r>
          </w:p>
        </w:tc>
        <w:tc>
          <w:tcPr>
            <w:tcW w:w="1364" w:type="dxa"/>
            <w:noWrap/>
          </w:tcPr>
          <w:p w14:paraId="3881E169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D1860" w:rsidRPr="00955C1D" w14:paraId="408C4876" w14:textId="77777777">
        <w:trPr>
          <w:trHeight w:val="255"/>
        </w:trPr>
        <w:tc>
          <w:tcPr>
            <w:tcW w:w="2319" w:type="dxa"/>
          </w:tcPr>
          <w:p w14:paraId="4472E442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6AB9C16" w14:textId="0FD38FEA" w:rsidR="006D1860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980" w:type="dxa"/>
          </w:tcPr>
          <w:p w14:paraId="008F9EE2" w14:textId="2D54231B" w:rsidR="006D1860" w:rsidRDefault="006D1860" w:rsidP="006D1860">
            <w:pPr>
              <w:spacing w:after="0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64" w:type="dxa"/>
            <w:noWrap/>
          </w:tcPr>
          <w:p w14:paraId="20CF01FF" w14:textId="6EBB8548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6D1860" w:rsidRPr="00955C1D" w14:paraId="51BB3364" w14:textId="77777777">
        <w:trPr>
          <w:trHeight w:val="255"/>
        </w:trPr>
        <w:tc>
          <w:tcPr>
            <w:tcW w:w="2319" w:type="dxa"/>
          </w:tcPr>
          <w:p w14:paraId="4EEF6B94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Správa slev</w:t>
            </w:r>
          </w:p>
        </w:tc>
        <w:tc>
          <w:tcPr>
            <w:tcW w:w="5194" w:type="dxa"/>
            <w:noWrap/>
          </w:tcPr>
          <w:p w14:paraId="51FEE03C" w14:textId="77777777" w:rsidR="006D1860" w:rsidRPr="00E721C5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Importuj nárok na slevu v doméně CZ (SYS.BAR.4.1)</w:t>
            </w:r>
          </w:p>
        </w:tc>
        <w:tc>
          <w:tcPr>
            <w:tcW w:w="980" w:type="dxa"/>
          </w:tcPr>
          <w:p w14:paraId="39ED44F9" w14:textId="77777777" w:rsidR="006D1860" w:rsidRPr="005F55CA" w:rsidRDefault="006D1860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5E7BE2DD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</w:tbl>
    <w:p w14:paraId="5F9F959C" w14:textId="77777777" w:rsidR="00B85E1E" w:rsidRDefault="00B85E1E">
      <w:pPr>
        <w:pStyle w:val="NormalIndent"/>
      </w:pPr>
    </w:p>
    <w:p w14:paraId="679C8546" w14:textId="5D88254A" w:rsidR="006B00DA" w:rsidRDefault="006B00DA" w:rsidP="006C427D">
      <w:pPr>
        <w:pStyle w:val="Heading2"/>
        <w:rPr>
          <w:ins w:id="8543" w:author="Irová Zuzana" w:date="2025-03-17T13:47:00Z" w16du:dateUtc="2025-03-17T12:47:00Z"/>
          <w:rFonts w:hint="eastAsia"/>
        </w:rPr>
      </w:pPr>
      <w:bookmarkStart w:id="8544" w:name="_Toc201568907"/>
      <w:r>
        <w:t>Fakturace</w:t>
      </w:r>
      <w:bookmarkEnd w:id="8544"/>
    </w:p>
    <w:p w14:paraId="568D87E0" w14:textId="6D5118AE" w:rsidR="00E31914" w:rsidRPr="00B51CE2" w:rsidRDefault="00E31914" w:rsidP="00E31914">
      <w:pPr>
        <w:pStyle w:val="Heading3"/>
        <w:rPr>
          <w:ins w:id="8545" w:author="Irová Zuzana" w:date="2025-05-21T15:11:00Z" w16du:dateUtc="2025-05-21T13:11:00Z"/>
          <w:rFonts w:hint="eastAsia"/>
        </w:rPr>
      </w:pPr>
      <w:bookmarkStart w:id="8546" w:name="_Toc189838903"/>
      <w:bookmarkStart w:id="8547" w:name="_Toc201568908"/>
      <w:ins w:id="8548" w:author="Irová Zuzana" w:date="2025-05-21T15:11:00Z" w16du:dateUtc="2025-05-21T13:11:00Z">
        <w:r w:rsidRPr="00B51CE2">
          <w:t>Vytvoř pravidelné faktury za mýtné (SYS.BAR.0.1</w:t>
        </w:r>
        <w:r>
          <w:t>.</w:t>
        </w:r>
        <w:r w:rsidR="007C18E1">
          <w:t>HR</w:t>
        </w:r>
        <w:r w:rsidRPr="00B51CE2">
          <w:t>)</w:t>
        </w:r>
        <w:bookmarkEnd w:id="8546"/>
        <w:bookmarkEnd w:id="8547"/>
      </w:ins>
    </w:p>
    <w:p w14:paraId="0EA27FBC" w14:textId="77777777" w:rsidR="00E31914" w:rsidRPr="00955C1D" w:rsidRDefault="00E31914" w:rsidP="00E31914">
      <w:pPr>
        <w:pStyle w:val="Heading4"/>
        <w:spacing w:after="120" w:line="276" w:lineRule="auto"/>
        <w:rPr>
          <w:ins w:id="8549" w:author="Irová Zuzana" w:date="2025-05-21T15:11:00Z" w16du:dateUtc="2025-05-21T13:11:00Z"/>
          <w:rFonts w:hint="eastAsia"/>
        </w:rPr>
      </w:pPr>
      <w:ins w:id="8550" w:author="Irová Zuzana" w:date="2025-05-21T15:11:00Z" w16du:dateUtc="2025-05-21T13:11:00Z">
        <w:r w:rsidRPr="00955C1D">
          <w:t>Cíl</w:t>
        </w:r>
      </w:ins>
    </w:p>
    <w:p w14:paraId="0B0AFD3B" w14:textId="77777777" w:rsidR="00E31914" w:rsidRPr="00955C1D" w:rsidRDefault="00E31914">
      <w:pPr>
        <w:pStyle w:val="NormalIndent"/>
        <w:rPr>
          <w:ins w:id="8551" w:author="Irová Zuzana" w:date="2025-05-21T15:11:00Z" w16du:dateUtc="2025-05-21T13:11:00Z"/>
        </w:rPr>
      </w:pPr>
      <w:ins w:id="8552" w:author="Irová Zuzana" w:date="2025-05-21T15:11:00Z" w16du:dateUtc="2025-05-21T13:11:00Z">
        <w:r w:rsidRPr="00955C1D">
          <w:t>Cílem tohoto případu užití je vygenerování pravidelných faktur za mýtné.</w:t>
        </w:r>
      </w:ins>
    </w:p>
    <w:p w14:paraId="3FA1812C" w14:textId="77777777" w:rsidR="00E31914" w:rsidRPr="00955C1D" w:rsidRDefault="00E31914" w:rsidP="00E31914">
      <w:pPr>
        <w:pStyle w:val="Heading4"/>
        <w:spacing w:after="120" w:line="276" w:lineRule="auto"/>
        <w:rPr>
          <w:ins w:id="8553" w:author="Irová Zuzana" w:date="2025-05-21T15:11:00Z" w16du:dateUtc="2025-05-21T13:11:00Z"/>
          <w:rFonts w:hint="eastAsia"/>
        </w:rPr>
      </w:pPr>
      <w:ins w:id="8554" w:author="Irová Zuzana" w:date="2025-05-21T15:11:00Z" w16du:dateUtc="2025-05-21T13:11:00Z">
        <w:r w:rsidRPr="00955C1D">
          <w:t>Spuštění případu</w:t>
        </w:r>
      </w:ins>
    </w:p>
    <w:p w14:paraId="31E54C6D" w14:textId="77777777" w:rsidR="00E31914" w:rsidRPr="00955C1D" w:rsidRDefault="00E31914">
      <w:pPr>
        <w:pStyle w:val="NormalIndent"/>
        <w:rPr>
          <w:ins w:id="8555" w:author="Irová Zuzana" w:date="2025-05-21T15:11:00Z" w16du:dateUtc="2025-05-21T13:11:00Z"/>
        </w:rPr>
      </w:pPr>
      <w:ins w:id="8556" w:author="Irová Zuzana" w:date="2025-05-21T15:11:00Z" w16du:dateUtc="2025-05-21T13:11:00Z">
        <w:r w:rsidRPr="00955C1D">
          <w:t>Případ je spuštěn systémovou úlohou BE_CloseBillSessionsBySystem</w:t>
        </w:r>
      </w:ins>
    </w:p>
    <w:p w14:paraId="44B1CA76" w14:textId="77777777" w:rsidR="00E31914" w:rsidRPr="00955C1D" w:rsidRDefault="00E31914">
      <w:pPr>
        <w:pStyle w:val="NormalIndent"/>
        <w:rPr>
          <w:ins w:id="8557" w:author="Irová Zuzana" w:date="2025-05-21T15:11:00Z" w16du:dateUtc="2025-05-21T13:11:00Z"/>
        </w:rPr>
      </w:pPr>
    </w:p>
    <w:p w14:paraId="73B0FB0A" w14:textId="77777777" w:rsidR="00E31914" w:rsidRPr="00955C1D" w:rsidRDefault="00E31914" w:rsidP="00E31914">
      <w:pPr>
        <w:pStyle w:val="Heading4"/>
        <w:spacing w:after="120" w:line="276" w:lineRule="auto"/>
        <w:rPr>
          <w:ins w:id="8558" w:author="Irová Zuzana" w:date="2025-05-21T15:11:00Z" w16du:dateUtc="2025-05-21T13:11:00Z"/>
          <w:rFonts w:hint="eastAsia"/>
        </w:rPr>
      </w:pPr>
      <w:ins w:id="8559" w:author="Irová Zuzana" w:date="2025-05-21T15:11:00Z" w16du:dateUtc="2025-05-21T13:11:00Z">
        <w:r w:rsidRPr="00955C1D">
          <w:t>Popis</w:t>
        </w:r>
      </w:ins>
    </w:p>
    <w:p w14:paraId="679B973B" w14:textId="77777777" w:rsidR="00E31914" w:rsidRPr="00BF06C4" w:rsidRDefault="00E31914">
      <w:pPr>
        <w:pStyle w:val="Flowheading"/>
        <w:rPr>
          <w:ins w:id="8560" w:author="Irová Zuzana" w:date="2025-05-21T15:11:00Z" w16du:dateUtc="2025-05-21T13:11:00Z"/>
        </w:rPr>
      </w:pPr>
      <w:ins w:id="8561" w:author="Irová Zuzana" w:date="2025-05-21T15:11:00Z" w16du:dateUtc="2025-05-21T13:11:00Z">
        <w:r w:rsidRPr="00955C1D">
          <w:t>Normální typ fakturační dávky obsahující mýto</w:t>
        </w:r>
      </w:ins>
    </w:p>
    <w:p w14:paraId="04A9D543" w14:textId="28A798A6" w:rsidR="00BE4C28" w:rsidRDefault="00E31914">
      <w:pPr>
        <w:pStyle w:val="NormalIndent"/>
        <w:rPr>
          <w:ins w:id="8562" w:author="Irová Zuzana" w:date="2025-05-21T15:58:00Z" w16du:dateUtc="2025-05-21T13:58:00Z"/>
        </w:rPr>
      </w:pPr>
      <w:ins w:id="8563" w:author="Irová Zuzana" w:date="2025-05-21T15:11:00Z" w16du:dateUtc="2025-05-21T13:11:00Z">
        <w:r w:rsidRPr="00955C1D">
          <w:t xml:space="preserve">Systém </w:t>
        </w:r>
      </w:ins>
      <w:ins w:id="8564" w:author="Irová Zuzana" w:date="2025-06-06T17:15:00Z" w16du:dateUtc="2025-06-06T15:15:00Z">
        <w:r w:rsidR="00C51B2C">
          <w:t>dohledá</w:t>
        </w:r>
      </w:ins>
      <w:ins w:id="8565" w:author="Irová Zuzana" w:date="2025-05-21T15:11:00Z" w16du:dateUtc="2025-05-21T13:11:00Z">
        <w:r w:rsidRPr="00955C1D">
          <w:t xml:space="preserve"> všechny Bill session s</w:t>
        </w:r>
      </w:ins>
      <w:ins w:id="8566" w:author="Irová Zuzana" w:date="2025-05-21T15:58:00Z" w16du:dateUtc="2025-05-21T13:58:00Z">
        <w:r w:rsidR="00BE4C28">
          <w:t>:</w:t>
        </w:r>
      </w:ins>
    </w:p>
    <w:p w14:paraId="39C20392" w14:textId="77777777" w:rsidR="00BE4C28" w:rsidRDefault="00E31914">
      <w:pPr>
        <w:pStyle w:val="ListFS1"/>
        <w:rPr>
          <w:ins w:id="8567" w:author="Irová Zuzana" w:date="2025-05-21T15:58:00Z" w16du:dateUtc="2025-05-21T13:58:00Z"/>
        </w:rPr>
        <w:pPrChange w:id="8568" w:author="Irová Zuzana" w:date="2025-06-06T15:37:00Z" w16du:dateUtc="2025-06-06T13:37:00Z">
          <w:pPr>
            <w:pStyle w:val="NormalIndent"/>
          </w:pPr>
        </w:pPrChange>
      </w:pPr>
      <w:ins w:id="8569" w:author="Irová Zuzana" w:date="2025-05-21T15:11:00Z" w16du:dateUtc="2025-05-21T13:11:00Z">
        <w:r w:rsidRPr="0036711D">
          <w:t>Bill session status = Open</w:t>
        </w:r>
        <w:r w:rsidRPr="00955C1D">
          <w:t xml:space="preserve">, </w:t>
        </w:r>
      </w:ins>
    </w:p>
    <w:p w14:paraId="6DCD5FC2" w14:textId="77777777" w:rsidR="00BE4C28" w:rsidRDefault="00E31914">
      <w:pPr>
        <w:pStyle w:val="ListFS1"/>
        <w:rPr>
          <w:ins w:id="8570" w:author="Irová Zuzana" w:date="2025-05-21T15:58:00Z" w16du:dateUtc="2025-05-21T13:58:00Z"/>
        </w:rPr>
        <w:pPrChange w:id="8571" w:author="Irová Zuzana" w:date="2025-06-06T15:37:00Z" w16du:dateUtc="2025-06-06T13:37:00Z">
          <w:pPr>
            <w:pStyle w:val="NormalIndent"/>
          </w:pPr>
        </w:pPrChange>
      </w:pPr>
      <w:ins w:id="8572" w:author="Irová Zuzana" w:date="2025-05-21T15:11:00Z" w16du:dateUtc="2025-05-21T13:11:00Z">
        <w:r w:rsidRPr="00955C1D">
          <w:t xml:space="preserve">Bill session end date </w:t>
        </w:r>
        <w:r w:rsidRPr="00BF06C4">
          <w:t>&lt; aktu</w:t>
        </w:r>
        <w:r w:rsidRPr="00955C1D">
          <w:t xml:space="preserve">ální datum, </w:t>
        </w:r>
      </w:ins>
    </w:p>
    <w:p w14:paraId="17912087" w14:textId="77777777" w:rsidR="00887C3F" w:rsidRDefault="00E31914" w:rsidP="00C40C63">
      <w:pPr>
        <w:pStyle w:val="ListFS1"/>
        <w:rPr>
          <w:ins w:id="8573" w:author="Irová Zuzana" w:date="2025-05-22T19:36:00Z" w16du:dateUtc="2025-05-22T17:36:00Z"/>
        </w:rPr>
      </w:pPr>
      <w:ins w:id="8574" w:author="Irová Zuzana" w:date="2025-05-21T15:11:00Z" w16du:dateUtc="2025-05-21T13:11:00Z">
        <w:r w:rsidRPr="00955C1D">
          <w:t xml:space="preserve">Bill session aggregation type = </w:t>
        </w:r>
      </w:ins>
      <w:ins w:id="8575" w:author="Irová Zuzana" w:date="2025-05-21T15:17:00Z" w16du:dateUtc="2025-05-21T13:17:00Z">
        <w:r w:rsidR="00643F85" w:rsidRPr="00887C3F">
          <w:rPr>
            <w:highlight w:val="cyan"/>
            <w:lang w:val="cs-CZ"/>
            <w:rPrChange w:id="8576" w:author="Irová Zuzana" w:date="2025-05-22T19:36:00Z" w16du:dateUtc="2025-05-22T17:36:00Z">
              <w:rPr/>
            </w:rPrChange>
          </w:rPr>
          <w:t>Pre-paid</w:t>
        </w:r>
        <w:r w:rsidR="00643F85">
          <w:t xml:space="preserve">, </w:t>
        </w:r>
      </w:ins>
      <w:ins w:id="8577" w:author="Irová Zuzana" w:date="2025-05-21T15:11:00Z" w16du:dateUtc="2025-05-21T13:11:00Z">
        <w:r w:rsidRPr="00955C1D">
          <w:t>Post-paid</w:t>
        </w:r>
        <w:r>
          <w:t xml:space="preserve"> </w:t>
        </w:r>
      </w:ins>
      <w:ins w:id="8578" w:author="Irová Zuzana" w:date="2025-05-21T15:12:00Z" w16du:dateUtc="2025-05-21T13:12:00Z">
        <w:r w:rsidR="00227749">
          <w:t xml:space="preserve">card, </w:t>
        </w:r>
        <w:r w:rsidR="00227749" w:rsidRPr="00887C3F">
          <w:rPr>
            <w:highlight w:val="cyan"/>
            <w:lang w:val="cs-CZ"/>
            <w:rPrChange w:id="8579" w:author="Irová Zuzana" w:date="2025-05-22T19:36:00Z" w16du:dateUtc="2025-05-22T17:36:00Z">
              <w:rPr/>
            </w:rPrChange>
          </w:rPr>
          <w:t>Post</w:t>
        </w:r>
        <w:r w:rsidR="00E465FE" w:rsidRPr="00887C3F">
          <w:rPr>
            <w:highlight w:val="cyan"/>
            <w:lang w:val="cs-CZ"/>
            <w:rPrChange w:id="8580" w:author="Irová Zuzana" w:date="2025-05-22T19:36:00Z" w16du:dateUtc="2025-05-22T17:36:00Z">
              <w:rPr/>
            </w:rPrChange>
          </w:rPr>
          <w:t>-</w:t>
        </w:r>
        <w:r w:rsidR="00227749" w:rsidRPr="00887C3F">
          <w:rPr>
            <w:highlight w:val="cyan"/>
            <w:lang w:val="cs-CZ"/>
            <w:rPrChange w:id="8581" w:author="Irová Zuzana" w:date="2025-05-22T19:36:00Z" w16du:dateUtc="2025-05-22T17:36:00Z">
              <w:rPr/>
            </w:rPrChange>
          </w:rPr>
          <w:t>paid invoice</w:t>
        </w:r>
        <w:r w:rsidR="00E465FE" w:rsidRPr="00887C3F">
          <w:rPr>
            <w:highlight w:val="cyan"/>
            <w:lang w:val="cs-CZ"/>
            <w:rPrChange w:id="8582" w:author="Irová Zuzana" w:date="2025-05-22T19:36:00Z" w16du:dateUtc="2025-05-22T17:36:00Z">
              <w:rPr/>
            </w:rPrChange>
          </w:rPr>
          <w:t>,</w:t>
        </w:r>
        <w:r w:rsidR="00E465FE">
          <w:t xml:space="preserve"> Exemption partner, </w:t>
        </w:r>
      </w:ins>
      <w:ins w:id="8583" w:author="Irová Zuzana" w:date="2025-05-21T15:13:00Z" w16du:dateUtc="2025-05-21T13:13:00Z">
        <w:r w:rsidR="00794418" w:rsidRPr="00887C3F">
          <w:rPr>
            <w:highlight w:val="cyan"/>
            <w:lang w:val="cs-CZ"/>
            <w:rPrChange w:id="8584" w:author="Irová Zuzana" w:date="2025-05-22T19:36:00Z" w16du:dateUtc="2025-05-22T17:36:00Z">
              <w:rPr/>
            </w:rPrChange>
          </w:rPr>
          <w:t>Fleet card issuer</w:t>
        </w:r>
        <w:r w:rsidR="00794418">
          <w:t xml:space="preserve"> </w:t>
        </w:r>
      </w:ins>
      <w:ins w:id="8585" w:author="Irová Zuzana" w:date="2025-05-21T15:11:00Z" w16du:dateUtc="2025-05-21T13:11:00Z">
        <w:r>
          <w:t>a EETS Provider</w:t>
        </w:r>
        <w:r w:rsidRPr="00955C1D">
          <w:t xml:space="preserve">, </w:t>
        </w:r>
      </w:ins>
    </w:p>
    <w:p w14:paraId="717E53FD" w14:textId="35584D10" w:rsidR="00BE4C28" w:rsidRDefault="00E31914">
      <w:pPr>
        <w:pStyle w:val="ListFS1"/>
        <w:rPr>
          <w:ins w:id="8586" w:author="Irová Zuzana" w:date="2025-05-21T15:58:00Z" w16du:dateUtc="2025-05-21T13:58:00Z"/>
        </w:rPr>
        <w:pPrChange w:id="8587" w:author="Irová Zuzana" w:date="2025-06-06T15:37:00Z" w16du:dateUtc="2025-06-06T13:37:00Z">
          <w:pPr>
            <w:pStyle w:val="NormalIndent"/>
          </w:pPr>
        </w:pPrChange>
      </w:pPr>
      <w:ins w:id="8588" w:author="Irová Zuzana" w:date="2025-05-21T15:11:00Z" w16du:dateUtc="2025-05-21T13:11:00Z">
        <w:r w:rsidRPr="00955C1D">
          <w:t xml:space="preserve">Bill session content type = Toll, </w:t>
        </w:r>
      </w:ins>
    </w:p>
    <w:p w14:paraId="7AC6DE26" w14:textId="77777777" w:rsidR="00BE4C28" w:rsidRDefault="00E31914">
      <w:pPr>
        <w:pStyle w:val="ListFS1"/>
        <w:rPr>
          <w:ins w:id="8589" w:author="Irová Zuzana" w:date="2025-05-21T15:58:00Z" w16du:dateUtc="2025-05-21T13:58:00Z"/>
        </w:rPr>
        <w:pPrChange w:id="8590" w:author="Irová Zuzana" w:date="2025-06-06T15:37:00Z" w16du:dateUtc="2025-06-06T13:37:00Z">
          <w:pPr>
            <w:pStyle w:val="NormalIndent"/>
          </w:pPr>
        </w:pPrChange>
      </w:pPr>
      <w:ins w:id="8591" w:author="Irová Zuzana" w:date="2025-05-21T15:11:00Z" w16du:dateUtc="2025-05-21T13:11:00Z">
        <w:r w:rsidRPr="00955C1D">
          <w:t>Bill session type = Normal</w:t>
        </w:r>
        <w:r w:rsidRPr="00BF06C4">
          <w:t xml:space="preserve"> </w:t>
        </w:r>
      </w:ins>
    </w:p>
    <w:p w14:paraId="5705A227" w14:textId="7404E4B5" w:rsidR="00E31914" w:rsidRDefault="00E31914">
      <w:pPr>
        <w:pStyle w:val="NormalIndent"/>
        <w:rPr>
          <w:ins w:id="8592" w:author="Irová Zuzana" w:date="2025-05-22T19:33:00Z" w16du:dateUtc="2025-05-22T17:33:00Z"/>
        </w:rPr>
      </w:pPr>
      <w:ins w:id="8593" w:author="Irová Zuzana" w:date="2025-05-21T15:11:00Z" w16du:dateUtc="2025-05-21T13:11:00Z">
        <w:r w:rsidRPr="00BF06C4">
          <w:t>a pro každou Bill session vykoná nasledující postup:</w:t>
        </w:r>
      </w:ins>
    </w:p>
    <w:p w14:paraId="356761B2" w14:textId="77777777" w:rsidR="00FE0755" w:rsidRPr="00BF06C4" w:rsidRDefault="00FE0755">
      <w:pPr>
        <w:pStyle w:val="NormalIndent"/>
        <w:rPr>
          <w:ins w:id="8594" w:author="Irová Zuzana" w:date="2025-05-21T15:11:00Z" w16du:dateUtc="2025-05-21T13:11:00Z"/>
        </w:rPr>
      </w:pPr>
    </w:p>
    <w:p w14:paraId="104A25E9" w14:textId="60CE227D" w:rsidR="00E31914" w:rsidRPr="00955C1D" w:rsidRDefault="00E31914">
      <w:pPr>
        <w:pStyle w:val="NormalIndent"/>
        <w:rPr>
          <w:ins w:id="8595" w:author="Irová Zuzana" w:date="2025-05-21T15:11:00Z" w16du:dateUtc="2025-05-21T13:11:00Z"/>
        </w:rPr>
      </w:pPr>
      <w:ins w:id="8596" w:author="Irová Zuzana" w:date="2025-05-21T15:11:00Z" w16du:dateUtc="2025-05-21T13:11:00Z">
        <w:r w:rsidRPr="00955C1D">
          <w:t xml:space="preserve">Systém změní </w:t>
        </w:r>
        <w:r w:rsidRPr="0036711D">
          <w:rPr>
            <w:b/>
            <w:bCs/>
          </w:rPr>
          <w:t>Bill session status na Closing</w:t>
        </w:r>
      </w:ins>
      <w:ins w:id="8597" w:author="Irová Zuzana" w:date="2025-05-22T19:40:00Z" w16du:dateUtc="2025-05-22T17:40:00Z">
        <w:r w:rsidR="004A7D25">
          <w:rPr>
            <w:b/>
            <w:bCs/>
          </w:rPr>
          <w:t xml:space="preserve"> </w:t>
        </w:r>
        <w:r w:rsidR="004A7D25" w:rsidRPr="004A7D25">
          <w:rPr>
            <w:rPrChange w:id="8598" w:author="Irová Zuzana" w:date="2025-05-22T19:41:00Z" w16du:dateUtc="2025-05-22T17:41:00Z">
              <w:rPr>
                <w:b/>
                <w:bCs/>
              </w:rPr>
            </w:rPrChange>
          </w:rPr>
          <w:t>a</w:t>
        </w:r>
      </w:ins>
      <w:ins w:id="8599" w:author="Irová Zuzana" w:date="2025-05-21T15:11:00Z" w16du:dateUtc="2025-05-21T13:11:00Z">
        <w:r w:rsidRPr="00955C1D">
          <w:t xml:space="preserve"> postupně provádí následující fakturační kroky:</w:t>
        </w:r>
      </w:ins>
    </w:p>
    <w:p w14:paraId="079D242E" w14:textId="77777777" w:rsidR="00E31914" w:rsidRPr="00E721C5" w:rsidRDefault="00E31914" w:rsidP="00C40C63">
      <w:pPr>
        <w:pStyle w:val="ListFS1"/>
        <w:rPr>
          <w:ins w:id="8600" w:author="Irová Zuzana" w:date="2025-05-21T15:11:00Z" w16du:dateUtc="2025-05-21T13:11:00Z"/>
        </w:rPr>
      </w:pPr>
      <w:ins w:id="8601" w:author="Irová Zuzana" w:date="2025-05-21T15:11:00Z" w16du:dateUtc="2025-05-21T13:11:00Z">
        <w:r w:rsidRPr="00E721C5">
          <w:t>Systém vytvoří daňový bill item pro každou sazbu daně vyskytující se v bill items patřící do dané bill session a k danému bill:</w:t>
        </w:r>
      </w:ins>
    </w:p>
    <w:p w14:paraId="3281A598" w14:textId="77777777" w:rsidR="00E31914" w:rsidRPr="00E721C5" w:rsidRDefault="00E31914">
      <w:pPr>
        <w:pStyle w:val="ListFS2"/>
        <w:rPr>
          <w:ins w:id="8602" w:author="Irová Zuzana" w:date="2025-05-21T15:11:00Z" w16du:dateUtc="2025-05-21T13:11:00Z"/>
        </w:rPr>
      </w:pPr>
      <w:ins w:id="8603" w:author="Irová Zuzana" w:date="2025-05-21T15:11:00Z" w16du:dateUtc="2025-05-21T13:11:00Z">
        <w:r w:rsidRPr="00E721C5">
          <w:t>Bill item category = Tax</w:t>
        </w:r>
      </w:ins>
    </w:p>
    <w:p w14:paraId="32BA8A7E" w14:textId="77777777" w:rsidR="00E31914" w:rsidRPr="00E721C5" w:rsidRDefault="00E31914">
      <w:pPr>
        <w:pStyle w:val="ListFS2"/>
        <w:rPr>
          <w:ins w:id="8604" w:author="Irová Zuzana" w:date="2025-05-21T15:11:00Z" w16du:dateUtc="2025-05-21T13:11:00Z"/>
        </w:rPr>
      </w:pPr>
      <w:ins w:id="8605" w:author="Irová Zuzana" w:date="2025-05-21T15:11:00Z" w16du:dateUtc="2025-05-21T13:11:00Z">
        <w:r w:rsidRPr="00E721C5">
          <w:t xml:space="preserve">Bill item type = </w:t>
        </w:r>
      </w:ins>
    </w:p>
    <w:p w14:paraId="395FC82F" w14:textId="77777777" w:rsidR="00E31914" w:rsidRPr="00E721C5" w:rsidRDefault="00E31914">
      <w:pPr>
        <w:pStyle w:val="ListFS3"/>
        <w:rPr>
          <w:ins w:id="8606" w:author="Irová Zuzana" w:date="2025-05-21T15:11:00Z" w16du:dateUtc="2025-05-21T13:11:00Z"/>
        </w:rPr>
      </w:pPr>
      <w:ins w:id="8607" w:author="Irová Zuzana" w:date="2025-05-21T15:11:00Z" w16du:dateUtc="2025-05-21T13:11:00Z">
        <w:r w:rsidRPr="00E721C5">
          <w:t>Corrective bill item credit, pokud součet bill item s danou sazbou daně byl &lt; 0,</w:t>
        </w:r>
      </w:ins>
    </w:p>
    <w:p w14:paraId="2A8F86B2" w14:textId="77777777" w:rsidR="00E31914" w:rsidRPr="00E721C5" w:rsidRDefault="00E31914">
      <w:pPr>
        <w:pStyle w:val="ListFS3"/>
        <w:rPr>
          <w:ins w:id="8608" w:author="Irová Zuzana" w:date="2025-05-21T15:11:00Z" w16du:dateUtc="2025-05-21T13:11:00Z"/>
        </w:rPr>
      </w:pPr>
      <w:ins w:id="8609" w:author="Irová Zuzana" w:date="2025-05-21T15:11:00Z" w16du:dateUtc="2025-05-21T13:11:00Z">
        <w:r w:rsidRPr="00E721C5">
          <w:t xml:space="preserve">jinak Regular bill item </w:t>
        </w:r>
      </w:ins>
    </w:p>
    <w:p w14:paraId="5F2F296A" w14:textId="77777777" w:rsidR="00E31914" w:rsidRPr="00E721C5" w:rsidRDefault="00E31914">
      <w:pPr>
        <w:pStyle w:val="ListFS2"/>
        <w:rPr>
          <w:ins w:id="8610" w:author="Irová Zuzana" w:date="2025-05-21T15:11:00Z" w16du:dateUtc="2025-05-21T13:11:00Z"/>
        </w:rPr>
      </w:pPr>
      <w:ins w:id="8611" w:author="Irová Zuzana" w:date="2025-05-21T15:11:00Z" w16du:dateUtc="2025-05-21T13:11:00Z">
        <w:r w:rsidRPr="00E721C5">
          <w:t>Price amount = celková daň za bill itemy s danou tax rate (Tax base * Tax rate a následné zaokrouhlení podle BillRounding pro danou měnu)</w:t>
        </w:r>
      </w:ins>
    </w:p>
    <w:p w14:paraId="2F549DAD" w14:textId="77777777" w:rsidR="00E31914" w:rsidRPr="00E721C5" w:rsidRDefault="00E31914">
      <w:pPr>
        <w:pStyle w:val="ListFS2"/>
        <w:rPr>
          <w:ins w:id="8612" w:author="Irová Zuzana" w:date="2025-05-21T15:11:00Z" w16du:dateUtc="2025-05-21T13:11:00Z"/>
        </w:rPr>
      </w:pPr>
      <w:ins w:id="8613" w:author="Irová Zuzana" w:date="2025-05-21T15:11:00Z" w16du:dateUtc="2025-05-21T13:11:00Z">
        <w:r w:rsidRPr="00E721C5">
          <w:t>Unit price = null</w:t>
        </w:r>
      </w:ins>
    </w:p>
    <w:p w14:paraId="5C31CB57" w14:textId="77777777" w:rsidR="00E31914" w:rsidRPr="00E721C5" w:rsidRDefault="00E31914">
      <w:pPr>
        <w:pStyle w:val="ListFS2"/>
        <w:rPr>
          <w:ins w:id="8614" w:author="Irová Zuzana" w:date="2025-05-21T15:11:00Z" w16du:dateUtc="2025-05-21T13:11:00Z"/>
        </w:rPr>
      </w:pPr>
      <w:ins w:id="8615" w:author="Irová Zuzana" w:date="2025-05-21T15:11:00Z" w16du:dateUtc="2025-05-21T13:11:00Z">
        <w:r w:rsidRPr="00E721C5">
          <w:t>Number of units = null</w:t>
        </w:r>
      </w:ins>
    </w:p>
    <w:p w14:paraId="7D52AC1B" w14:textId="77777777" w:rsidR="00E31914" w:rsidRPr="00E721C5" w:rsidRDefault="00E31914">
      <w:pPr>
        <w:pStyle w:val="ListFS2"/>
        <w:rPr>
          <w:ins w:id="8616" w:author="Irová Zuzana" w:date="2025-05-21T15:11:00Z" w16du:dateUtc="2025-05-21T13:11:00Z"/>
        </w:rPr>
      </w:pPr>
      <w:ins w:id="8617" w:author="Irová Zuzana" w:date="2025-05-21T15:11:00Z" w16du:dateUtc="2025-05-21T13:11:00Z">
        <w:r w:rsidRPr="00E721C5">
          <w:t>Metric unit = null</w:t>
        </w:r>
      </w:ins>
    </w:p>
    <w:p w14:paraId="67A19067" w14:textId="77777777" w:rsidR="00E31914" w:rsidRPr="00E721C5" w:rsidRDefault="00E31914">
      <w:pPr>
        <w:pStyle w:val="ListFS2"/>
        <w:rPr>
          <w:ins w:id="8618" w:author="Irová Zuzana" w:date="2025-05-21T15:11:00Z" w16du:dateUtc="2025-05-21T13:11:00Z"/>
        </w:rPr>
      </w:pPr>
      <w:ins w:id="8619" w:author="Irová Zuzana" w:date="2025-05-21T15:11:00Z" w16du:dateUtc="2025-05-21T13:11:00Z">
        <w:r w:rsidRPr="00E721C5">
          <w:t>Tax rate = tax rate pro kterou se bill item vytváří</w:t>
        </w:r>
      </w:ins>
    </w:p>
    <w:p w14:paraId="3C2D9E5A" w14:textId="18ABEF0F" w:rsidR="00E31914" w:rsidRPr="00E721C5" w:rsidRDefault="00E31914">
      <w:pPr>
        <w:pStyle w:val="ListFS2"/>
        <w:rPr>
          <w:ins w:id="8620" w:author="Irová Zuzana" w:date="2025-05-21T15:11:00Z" w16du:dateUtc="2025-05-21T13:11:00Z"/>
        </w:rPr>
      </w:pPr>
      <w:ins w:id="8621" w:author="Irová Zuzana" w:date="2025-05-21T15:11:00Z" w16du:dateUtc="2025-05-21T13:11:00Z">
        <w:r w:rsidRPr="00E721C5">
          <w:t>Tax base = celková částka bez daně s danou tax rate (suma Price amount příslušných nedaňových bill items s ohledem na jejich Bill item type a následné zaokrouhlení podle BillRounding)</w:t>
        </w:r>
      </w:ins>
    </w:p>
    <w:p w14:paraId="2CB9BC43" w14:textId="77777777" w:rsidR="00E31914" w:rsidRPr="00BF06C4" w:rsidRDefault="00E31914">
      <w:pPr>
        <w:pStyle w:val="ListFS1"/>
        <w:rPr>
          <w:ins w:id="8622" w:author="Irová Zuzana" w:date="2025-05-21T15:11:00Z" w16du:dateUtc="2025-05-21T13:11:00Z"/>
          <w:highlight w:val="yellow"/>
        </w:rPr>
        <w:pPrChange w:id="8623" w:author="Irová Zuzana" w:date="2025-06-06T15:16:00Z" w16du:dateUtc="2025-06-06T13:16:00Z">
          <w:pPr>
            <w:pStyle w:val="ListFS1"/>
            <w:numPr>
              <w:numId w:val="0"/>
            </w:numPr>
            <w:ind w:left="2693" w:firstLine="0"/>
          </w:pPr>
        </w:pPrChange>
      </w:pPr>
    </w:p>
    <w:p w14:paraId="6C7817AD" w14:textId="16C02387" w:rsidR="00E31914" w:rsidRPr="00E721C5" w:rsidRDefault="00E31914" w:rsidP="00C40C63">
      <w:pPr>
        <w:pStyle w:val="ListFS1"/>
        <w:rPr>
          <w:ins w:id="8624" w:author="Irová Zuzana" w:date="2025-05-21T15:11:00Z" w16du:dateUtc="2025-05-21T13:11:00Z"/>
        </w:rPr>
      </w:pPr>
      <w:ins w:id="8625" w:author="Irová Zuzana" w:date="2025-05-21T15:11:00Z" w16du:dateUtc="2025-05-21T13:11:00Z">
        <w:r w:rsidRPr="00E721C5">
          <w:t>Systém zaokrouhlí bill item.price amount podle BillRounding.</w:t>
        </w:r>
      </w:ins>
    </w:p>
    <w:p w14:paraId="563130AC" w14:textId="77777777" w:rsidR="00E31914" w:rsidRPr="00955C1D" w:rsidRDefault="00E31914" w:rsidP="00C40C63">
      <w:pPr>
        <w:pStyle w:val="ListFS1"/>
        <w:rPr>
          <w:ins w:id="8626" w:author="Irová Zuzana" w:date="2025-05-21T15:11:00Z" w16du:dateUtc="2025-05-21T13:11:00Z"/>
        </w:rPr>
      </w:pPr>
      <w:ins w:id="8627" w:author="Irová Zuzana" w:date="2025-05-21T15:11:00Z" w16du:dateUtc="2025-05-21T13:11:00Z">
        <w:r w:rsidRPr="00E721C5">
          <w:t>Systém pro každou daňovou bill item zjistí, zda není potřeba vytvořit bill item pro Rounding adjustment:</w:t>
        </w:r>
      </w:ins>
    </w:p>
    <w:p w14:paraId="382514D2" w14:textId="77777777" w:rsidR="00E31914" w:rsidRPr="00E721C5" w:rsidRDefault="00E31914">
      <w:pPr>
        <w:pStyle w:val="ListFS2"/>
        <w:rPr>
          <w:ins w:id="8628" w:author="Irová Zuzana" w:date="2025-05-21T15:11:00Z" w16du:dateUtc="2025-05-21T13:11:00Z"/>
        </w:rPr>
      </w:pPr>
      <w:ins w:id="8629" w:author="Irová Zuzana" w:date="2025-05-21T15:11:00Z" w16du:dateUtc="2025-05-21T13:11:00Z">
        <w:r w:rsidRPr="00E721C5">
          <w:t xml:space="preserve">pokud rozdíl mezi (Tax base daňové bill itemy) a (absolutní hodnoty součtu Price amount nedaňových bill item se shodnou tax rate a s </w:t>
        </w:r>
        <w:r w:rsidRPr="00E721C5">
          <w:lastRenderedPageBreak/>
          <w:t xml:space="preserve">ohledem na jejich Bill item type) = 0, rounding adjustment není potřeba pro danou daňovou bill item. </w:t>
        </w:r>
      </w:ins>
    </w:p>
    <w:p w14:paraId="019C8A12" w14:textId="77777777" w:rsidR="00E31914" w:rsidRPr="00E721C5" w:rsidRDefault="00E31914">
      <w:pPr>
        <w:pStyle w:val="ListFS2"/>
        <w:rPr>
          <w:ins w:id="8630" w:author="Irová Zuzana" w:date="2025-05-21T15:11:00Z" w16du:dateUtc="2025-05-21T13:11:00Z"/>
        </w:rPr>
      </w:pPr>
      <w:ins w:id="8631" w:author="Irová Zuzana" w:date="2025-05-21T15:11:00Z" w16du:dateUtc="2025-05-21T13:11:00Z">
        <w:r w:rsidRPr="00E721C5">
          <w:t>jinak  Systém vytvoří korekční bill item s parametry:</w:t>
        </w:r>
      </w:ins>
    </w:p>
    <w:p w14:paraId="6D69767B" w14:textId="77777777" w:rsidR="00E31914" w:rsidRPr="00E721C5" w:rsidRDefault="00E31914">
      <w:pPr>
        <w:pStyle w:val="ListFS3"/>
        <w:rPr>
          <w:ins w:id="8632" w:author="Irová Zuzana" w:date="2025-05-21T15:11:00Z" w16du:dateUtc="2025-05-21T13:11:00Z"/>
        </w:rPr>
      </w:pPr>
      <w:ins w:id="8633" w:author="Irová Zuzana" w:date="2025-05-21T15:11:00Z" w16du:dateUtc="2025-05-21T13:11:00Z">
        <w:r w:rsidRPr="00E721C5">
          <w:t xml:space="preserve">Bill item category = Rounding adjustment </w:t>
        </w:r>
      </w:ins>
    </w:p>
    <w:p w14:paraId="01F33164" w14:textId="77777777" w:rsidR="00E31914" w:rsidRPr="00E721C5" w:rsidRDefault="00E31914">
      <w:pPr>
        <w:pStyle w:val="ListFS3"/>
        <w:rPr>
          <w:ins w:id="8634" w:author="Irová Zuzana" w:date="2025-05-21T15:11:00Z" w16du:dateUtc="2025-05-21T13:11:00Z"/>
        </w:rPr>
      </w:pPr>
      <w:ins w:id="8635" w:author="Irová Zuzana" w:date="2025-05-21T15:11:00Z" w16du:dateUtc="2025-05-21T13:11:00Z">
        <w:r w:rsidRPr="00E721C5">
          <w:t>Product type = null</w:t>
        </w:r>
      </w:ins>
    </w:p>
    <w:p w14:paraId="69BA8D23" w14:textId="77777777" w:rsidR="00E31914" w:rsidRPr="00E721C5" w:rsidRDefault="00E31914">
      <w:pPr>
        <w:pStyle w:val="ListFS3"/>
        <w:rPr>
          <w:ins w:id="8636" w:author="Irová Zuzana" w:date="2025-05-21T15:11:00Z" w16du:dateUtc="2025-05-21T13:11:00Z"/>
        </w:rPr>
      </w:pPr>
      <w:ins w:id="8637" w:author="Irová Zuzana" w:date="2025-05-21T15:11:00Z" w16du:dateUtc="2025-05-21T13:11:00Z">
        <w:r w:rsidRPr="00E721C5">
          <w:t xml:space="preserve">Bill item type = </w:t>
        </w:r>
      </w:ins>
    </w:p>
    <w:p w14:paraId="34C56051" w14:textId="77777777" w:rsidR="00E31914" w:rsidRDefault="00E31914">
      <w:pPr>
        <w:pStyle w:val="ListFS3"/>
        <w:numPr>
          <w:ilvl w:val="3"/>
          <w:numId w:val="136"/>
        </w:numPr>
        <w:rPr>
          <w:ins w:id="8638" w:author="Irová Zuzana" w:date="2025-05-21T15:11:00Z" w16du:dateUtc="2025-05-21T13:11:00Z"/>
        </w:rPr>
        <w:pPrChange w:id="8639" w:author="Irová Zuzana" w:date="2025-06-06T15:16:00Z" w16du:dateUtc="2025-06-06T13:16:00Z">
          <w:pPr>
            <w:pStyle w:val="ListFS3"/>
            <w:numPr>
              <w:ilvl w:val="3"/>
              <w:numId w:val="136"/>
            </w:numPr>
            <w:spacing w:after="200" w:line="276" w:lineRule="auto"/>
            <w:ind w:left="4221"/>
          </w:pPr>
        </w:pPrChange>
      </w:pPr>
      <w:ins w:id="8640" w:author="Irová Zuzana" w:date="2025-05-21T15:11:00Z" w16du:dateUtc="2025-05-21T13:11:00Z">
        <w:r>
          <w:t xml:space="preserve">Pokud </w:t>
        </w:r>
        <w:r w:rsidRPr="00963FB0">
          <w:t>součet Tax base všech daňových Bill item a Price amount všech daňových Bill items &gt;</w:t>
        </w:r>
        <w:r>
          <w:t>=</w:t>
        </w:r>
        <w:r w:rsidRPr="00963FB0">
          <w:t xml:space="preserve"> 0, </w:t>
        </w:r>
      </w:ins>
    </w:p>
    <w:p w14:paraId="130CE3C9" w14:textId="77777777" w:rsidR="00E31914" w:rsidRDefault="00E31914">
      <w:pPr>
        <w:pStyle w:val="ListFS3"/>
        <w:numPr>
          <w:ilvl w:val="4"/>
          <w:numId w:val="136"/>
        </w:numPr>
        <w:rPr>
          <w:ins w:id="8641" w:author="Irová Zuzana" w:date="2025-05-21T15:11:00Z" w16du:dateUtc="2025-05-21T13:11:00Z"/>
        </w:rPr>
        <w:pPrChange w:id="8642" w:author="Irová Zuzana" w:date="2025-06-06T15:16:00Z" w16du:dateUtc="2025-06-06T13:16:00Z">
          <w:pPr>
            <w:pStyle w:val="ListFS3"/>
            <w:numPr>
              <w:ilvl w:val="4"/>
              <w:numId w:val="136"/>
            </w:numPr>
            <w:spacing w:after="200" w:line="276" w:lineRule="auto"/>
            <w:ind w:left="4941"/>
          </w:pPr>
        </w:pPrChange>
      </w:pPr>
      <w:ins w:id="8643" w:author="Irová Zuzana" w:date="2025-05-21T15:11:00Z" w16du:dateUtc="2025-05-21T13:11:00Z">
        <w:r>
          <w:t xml:space="preserve">a </w:t>
        </w:r>
        <w:r w:rsidRPr="00955C1D">
          <w:t xml:space="preserve">pokud </w:t>
        </w:r>
        <w:r>
          <w:t xml:space="preserve">vypočtený </w:t>
        </w:r>
        <w:r w:rsidRPr="00955C1D">
          <w:t xml:space="preserve">rozdíl je menší než nula, pak </w:t>
        </w:r>
        <w:r w:rsidRPr="00BF06C4">
          <w:t>Corrective bill</w:t>
        </w:r>
        <w:r w:rsidRPr="00955C1D">
          <w:t xml:space="preserve"> item – credit, </w:t>
        </w:r>
      </w:ins>
    </w:p>
    <w:p w14:paraId="708B601F" w14:textId="77777777" w:rsidR="00E31914" w:rsidRDefault="00E31914">
      <w:pPr>
        <w:pStyle w:val="ListFS3"/>
        <w:numPr>
          <w:ilvl w:val="4"/>
          <w:numId w:val="136"/>
        </w:numPr>
        <w:rPr>
          <w:ins w:id="8644" w:author="Irová Zuzana" w:date="2025-05-21T15:11:00Z" w16du:dateUtc="2025-05-21T13:11:00Z"/>
        </w:rPr>
        <w:pPrChange w:id="8645" w:author="Irová Zuzana" w:date="2025-06-06T15:16:00Z" w16du:dateUtc="2025-06-06T13:16:00Z">
          <w:pPr>
            <w:pStyle w:val="ListFS3"/>
            <w:numPr>
              <w:ilvl w:val="4"/>
              <w:numId w:val="136"/>
            </w:numPr>
            <w:spacing w:after="200" w:line="276" w:lineRule="auto"/>
            <w:ind w:left="4941"/>
          </w:pPr>
        </w:pPrChange>
      </w:pPr>
      <w:ins w:id="8646" w:author="Irová Zuzana" w:date="2025-05-21T15:11:00Z" w16du:dateUtc="2025-05-21T13:11:00Z">
        <w:r w:rsidRPr="00955C1D">
          <w:t xml:space="preserve">jinak </w:t>
        </w:r>
        <w:r w:rsidRPr="00BF06C4">
          <w:t>Corrective bill</w:t>
        </w:r>
        <w:r w:rsidRPr="00955C1D">
          <w:t xml:space="preserve"> item – debit </w:t>
        </w:r>
      </w:ins>
    </w:p>
    <w:p w14:paraId="2DF377C1" w14:textId="77777777" w:rsidR="00E31914" w:rsidRDefault="00E31914">
      <w:pPr>
        <w:pStyle w:val="ListFS3"/>
        <w:numPr>
          <w:ilvl w:val="3"/>
          <w:numId w:val="136"/>
        </w:numPr>
        <w:rPr>
          <w:ins w:id="8647" w:author="Irová Zuzana" w:date="2025-05-21T15:11:00Z" w16du:dateUtc="2025-05-21T13:11:00Z"/>
        </w:rPr>
        <w:pPrChange w:id="8648" w:author="Irová Zuzana" w:date="2025-06-06T15:16:00Z" w16du:dateUtc="2025-06-06T13:16:00Z">
          <w:pPr>
            <w:pStyle w:val="ListFS3"/>
            <w:numPr>
              <w:ilvl w:val="3"/>
              <w:numId w:val="136"/>
            </w:numPr>
            <w:spacing w:after="200" w:line="276" w:lineRule="auto"/>
            <w:ind w:left="4221"/>
          </w:pPr>
        </w:pPrChange>
      </w:pPr>
      <w:ins w:id="8649" w:author="Irová Zuzana" w:date="2025-05-21T15:11:00Z" w16du:dateUtc="2025-05-21T13:11:00Z">
        <w:r>
          <w:t xml:space="preserve">Pokud </w:t>
        </w:r>
        <w:r w:rsidRPr="00963FB0">
          <w:t xml:space="preserve">součet Tax base všech daňových Bill item a Price amount všech daňových Bill items </w:t>
        </w:r>
        <w:r>
          <w:rPr>
            <w:lang w:val="en-US"/>
          </w:rPr>
          <w:t>&lt;</w:t>
        </w:r>
        <w:r w:rsidRPr="00963FB0">
          <w:t xml:space="preserve"> 0,</w:t>
        </w:r>
      </w:ins>
    </w:p>
    <w:p w14:paraId="7045EF91" w14:textId="77777777" w:rsidR="00E31914" w:rsidRDefault="00E31914">
      <w:pPr>
        <w:pStyle w:val="ListFS3"/>
        <w:numPr>
          <w:ilvl w:val="4"/>
          <w:numId w:val="136"/>
        </w:numPr>
        <w:rPr>
          <w:ins w:id="8650" w:author="Irová Zuzana" w:date="2025-05-21T15:11:00Z" w16du:dateUtc="2025-05-21T13:11:00Z"/>
        </w:rPr>
        <w:pPrChange w:id="8651" w:author="Irová Zuzana" w:date="2025-06-06T15:16:00Z" w16du:dateUtc="2025-06-06T13:16:00Z">
          <w:pPr>
            <w:pStyle w:val="ListFS3"/>
            <w:numPr>
              <w:ilvl w:val="4"/>
              <w:numId w:val="136"/>
            </w:numPr>
            <w:spacing w:after="200" w:line="276" w:lineRule="auto"/>
            <w:ind w:left="4941"/>
          </w:pPr>
        </w:pPrChange>
      </w:pPr>
      <w:ins w:id="8652" w:author="Irová Zuzana" w:date="2025-05-21T15:11:00Z" w16du:dateUtc="2025-05-21T13:11:00Z">
        <w:r>
          <w:t xml:space="preserve">A </w:t>
        </w:r>
        <w:r w:rsidRPr="00955C1D">
          <w:t xml:space="preserve">pokud </w:t>
        </w:r>
        <w:r>
          <w:t xml:space="preserve">vypočtený </w:t>
        </w:r>
        <w:r w:rsidRPr="00955C1D">
          <w:t xml:space="preserve">rozdíl je </w:t>
        </w:r>
        <w:r>
          <w:rPr>
            <w:lang w:val="cs-CZ"/>
          </w:rPr>
          <w:t>větší</w:t>
        </w:r>
        <w:r w:rsidRPr="00955C1D">
          <w:t xml:space="preserve"> než nula, pak </w:t>
        </w:r>
        <w:r w:rsidRPr="00BF06C4">
          <w:t>Corrective bill</w:t>
        </w:r>
        <w:r w:rsidRPr="00955C1D">
          <w:t xml:space="preserve"> item – credit, </w:t>
        </w:r>
      </w:ins>
    </w:p>
    <w:p w14:paraId="46048051" w14:textId="77777777" w:rsidR="00E31914" w:rsidRPr="00955C1D" w:rsidRDefault="00E31914">
      <w:pPr>
        <w:pStyle w:val="ListFS3"/>
        <w:numPr>
          <w:ilvl w:val="4"/>
          <w:numId w:val="136"/>
        </w:numPr>
        <w:rPr>
          <w:ins w:id="8653" w:author="Irová Zuzana" w:date="2025-05-21T15:11:00Z" w16du:dateUtc="2025-05-21T13:11:00Z"/>
        </w:rPr>
        <w:pPrChange w:id="8654" w:author="Irová Zuzana" w:date="2025-06-06T15:16:00Z" w16du:dateUtc="2025-06-06T13:16:00Z">
          <w:pPr>
            <w:pStyle w:val="ListFS3"/>
            <w:numPr>
              <w:ilvl w:val="4"/>
              <w:numId w:val="136"/>
            </w:numPr>
            <w:spacing w:after="200" w:line="276" w:lineRule="auto"/>
            <w:ind w:left="4941"/>
          </w:pPr>
        </w:pPrChange>
      </w:pPr>
      <w:ins w:id="8655" w:author="Irová Zuzana" w:date="2025-05-21T15:11:00Z" w16du:dateUtc="2025-05-21T13:11:00Z">
        <w:r w:rsidRPr="00955C1D">
          <w:t xml:space="preserve">jinak </w:t>
        </w:r>
        <w:r w:rsidRPr="00BF06C4">
          <w:t>Corrective bill</w:t>
        </w:r>
        <w:r w:rsidRPr="00955C1D">
          <w:t xml:space="preserve"> item – debit </w:t>
        </w:r>
      </w:ins>
    </w:p>
    <w:p w14:paraId="35BB79F8" w14:textId="77777777" w:rsidR="00E31914" w:rsidRPr="00E721C5" w:rsidRDefault="00E31914">
      <w:pPr>
        <w:pStyle w:val="ListFS3"/>
        <w:rPr>
          <w:ins w:id="8656" w:author="Irová Zuzana" w:date="2025-05-21T15:11:00Z" w16du:dateUtc="2025-05-21T13:11:00Z"/>
        </w:rPr>
      </w:pPr>
      <w:ins w:id="8657" w:author="Irová Zuzana" w:date="2025-05-21T15:11:00Z" w16du:dateUtc="2025-05-21T13:11:00Z">
        <w:r w:rsidRPr="00E721C5">
          <w:t>Unit price = Price amount</w:t>
        </w:r>
      </w:ins>
    </w:p>
    <w:p w14:paraId="7442F110" w14:textId="77777777" w:rsidR="00E31914" w:rsidRPr="00E721C5" w:rsidRDefault="00E31914">
      <w:pPr>
        <w:pStyle w:val="ListFS3"/>
        <w:rPr>
          <w:ins w:id="8658" w:author="Irová Zuzana" w:date="2025-05-21T15:11:00Z" w16du:dateUtc="2025-05-21T13:11:00Z"/>
        </w:rPr>
      </w:pPr>
      <w:ins w:id="8659" w:author="Irová Zuzana" w:date="2025-05-21T15:11:00Z" w16du:dateUtc="2025-05-21T13:11:00Z">
        <w:r w:rsidRPr="00E721C5">
          <w:t>Unit price definition method = None</w:t>
        </w:r>
      </w:ins>
    </w:p>
    <w:p w14:paraId="4726E813" w14:textId="77777777" w:rsidR="00E31914" w:rsidRPr="00E721C5" w:rsidRDefault="00E31914">
      <w:pPr>
        <w:pStyle w:val="ListFS3"/>
        <w:rPr>
          <w:ins w:id="8660" w:author="Irová Zuzana" w:date="2025-05-21T15:11:00Z" w16du:dateUtc="2025-05-21T13:11:00Z"/>
        </w:rPr>
      </w:pPr>
      <w:ins w:id="8661" w:author="Irová Zuzana" w:date="2025-05-21T15:11:00Z" w16du:dateUtc="2025-05-21T13:11:00Z">
        <w:r w:rsidRPr="00E721C5">
          <w:t xml:space="preserve">Number of units = 1 </w:t>
        </w:r>
      </w:ins>
    </w:p>
    <w:p w14:paraId="3AA20515" w14:textId="77777777" w:rsidR="00E31914" w:rsidRPr="00E721C5" w:rsidRDefault="00E31914">
      <w:pPr>
        <w:pStyle w:val="ListFS3"/>
        <w:rPr>
          <w:ins w:id="8662" w:author="Irová Zuzana" w:date="2025-05-21T15:11:00Z" w16du:dateUtc="2025-05-21T13:11:00Z"/>
        </w:rPr>
      </w:pPr>
      <w:ins w:id="8663" w:author="Irová Zuzana" w:date="2025-05-21T15:11:00Z" w16du:dateUtc="2025-05-21T13:11:00Z">
        <w:r w:rsidRPr="00E721C5">
          <w:t>Metric unit = Piece</w:t>
        </w:r>
      </w:ins>
    </w:p>
    <w:p w14:paraId="74A9CAD8" w14:textId="77777777" w:rsidR="00E31914" w:rsidRPr="00E721C5" w:rsidRDefault="00E31914">
      <w:pPr>
        <w:pStyle w:val="ListFS3"/>
        <w:rPr>
          <w:ins w:id="8664" w:author="Irová Zuzana" w:date="2025-05-21T15:11:00Z" w16du:dateUtc="2025-05-21T13:11:00Z"/>
        </w:rPr>
      </w:pPr>
      <w:ins w:id="8665" w:author="Irová Zuzana" w:date="2025-05-21T15:11:00Z" w16du:dateUtc="2025-05-21T13:11:00Z">
        <w:r w:rsidRPr="00E721C5">
          <w:t xml:space="preserve">Tax rate = null </w:t>
        </w:r>
      </w:ins>
    </w:p>
    <w:p w14:paraId="30D7C6F7" w14:textId="77777777" w:rsidR="00E31914" w:rsidRPr="00E721C5" w:rsidRDefault="00E31914">
      <w:pPr>
        <w:pStyle w:val="ListFS3"/>
        <w:rPr>
          <w:ins w:id="8666" w:author="Irová Zuzana" w:date="2025-05-21T15:11:00Z" w16du:dateUtc="2025-05-21T13:11:00Z"/>
        </w:rPr>
      </w:pPr>
      <w:ins w:id="8667" w:author="Irová Zuzana" w:date="2025-05-21T15:11:00Z" w16du:dateUtc="2025-05-21T13:11:00Z">
        <w:r w:rsidRPr="00E721C5">
          <w:t xml:space="preserve">Price amount = absolutní hodnota vypočteného rozdílu </w:t>
        </w:r>
      </w:ins>
    </w:p>
    <w:p w14:paraId="60F8CD5E" w14:textId="77777777" w:rsidR="00E31914" w:rsidRPr="00E721C5" w:rsidRDefault="00E31914">
      <w:pPr>
        <w:pStyle w:val="ListFS3"/>
        <w:rPr>
          <w:ins w:id="8668" w:author="Irová Zuzana" w:date="2025-05-21T15:11:00Z" w16du:dateUtc="2025-05-21T13:11:00Z"/>
        </w:rPr>
      </w:pPr>
      <w:ins w:id="8669" w:author="Irová Zuzana" w:date="2025-05-21T15:11:00Z" w16du:dateUtc="2025-05-21T13:11:00Z">
        <w:r w:rsidRPr="00E721C5">
          <w:t>Price amount VAT = Price amount</w:t>
        </w:r>
      </w:ins>
    </w:p>
    <w:p w14:paraId="39FF19E2" w14:textId="77777777" w:rsidR="00E31914" w:rsidRDefault="00E31914">
      <w:pPr>
        <w:pStyle w:val="ListFS3"/>
        <w:rPr>
          <w:ins w:id="8670" w:author="Irová Zuzana" w:date="2025-05-22T19:37:00Z" w16du:dateUtc="2025-05-22T17:37:00Z"/>
        </w:rPr>
      </w:pPr>
      <w:ins w:id="8671" w:author="Irová Zuzana" w:date="2025-05-21T15:11:00Z" w16du:dateUtc="2025-05-21T13:11:00Z">
        <w:r w:rsidRPr="00E721C5">
          <w:t>Billing service = Systém zjistí billing service z PCRE na základě Billing service.abbreviation = ADJ-ROUNDING</w:t>
        </w:r>
      </w:ins>
    </w:p>
    <w:p w14:paraId="080570DE" w14:textId="77777777" w:rsidR="004B6734" w:rsidRPr="00E721C5" w:rsidRDefault="004B6734">
      <w:pPr>
        <w:pStyle w:val="NormalIndent"/>
        <w:rPr>
          <w:ins w:id="8672" w:author="Irová Zuzana" w:date="2025-05-21T15:11:00Z" w16du:dateUtc="2025-05-21T13:11:00Z"/>
        </w:rPr>
        <w:pPrChange w:id="8673" w:author="Irová Zuzana" w:date="2025-06-06T15:16:00Z" w16du:dateUtc="2025-06-06T13:16:00Z">
          <w:pPr>
            <w:pStyle w:val="ListFS3"/>
          </w:pPr>
        </w:pPrChange>
      </w:pPr>
    </w:p>
    <w:p w14:paraId="0A90CA52" w14:textId="77777777" w:rsidR="00E31914" w:rsidRPr="00955C1D" w:rsidRDefault="00E31914" w:rsidP="00C40C63">
      <w:pPr>
        <w:pStyle w:val="ListFS1"/>
        <w:rPr>
          <w:ins w:id="8674" w:author="Irová Zuzana" w:date="2025-05-21T15:11:00Z" w16du:dateUtc="2025-05-21T13:11:00Z"/>
        </w:rPr>
      </w:pPr>
      <w:ins w:id="8675" w:author="Irová Zuzana" w:date="2025-05-21T15:11:00Z" w16du:dateUtc="2025-05-21T13:11:00Z">
        <w:r w:rsidRPr="00955C1D">
          <w:t>Systém vypočítá základ daně faktury (Bill amount) tak, že sečte Tax base všech daňových Bill item.</w:t>
        </w:r>
      </w:ins>
    </w:p>
    <w:p w14:paraId="6FAE6FBF" w14:textId="77777777" w:rsidR="00E31914" w:rsidRPr="00955C1D" w:rsidRDefault="00E31914" w:rsidP="00C40C63">
      <w:pPr>
        <w:pStyle w:val="ListFS1"/>
        <w:rPr>
          <w:ins w:id="8676" w:author="Irová Zuzana" w:date="2025-05-21T15:11:00Z" w16du:dateUtc="2025-05-21T13:11:00Z"/>
        </w:rPr>
      </w:pPr>
      <w:ins w:id="8677" w:author="Irová Zuzana" w:date="2025-05-21T15:11:00Z" w16du:dateUtc="2025-05-21T13:11:00Z">
        <w:r w:rsidRPr="00955C1D">
          <w:t>Systém vypočítá daň faktury (Tax amount) tak, že sečte Price amount všech daňových Bill items.</w:t>
        </w:r>
      </w:ins>
    </w:p>
    <w:p w14:paraId="1201E8ED" w14:textId="77777777" w:rsidR="00E31914" w:rsidRPr="00955C1D" w:rsidRDefault="00E31914" w:rsidP="00C40C63">
      <w:pPr>
        <w:pStyle w:val="ListFS1"/>
        <w:rPr>
          <w:ins w:id="8678" w:author="Irová Zuzana" w:date="2025-05-21T15:11:00Z" w16du:dateUtc="2025-05-21T13:11:00Z"/>
        </w:rPr>
      </w:pPr>
      <w:ins w:id="8679" w:author="Irová Zuzana" w:date="2025-05-21T15:11:00Z" w16du:dateUtc="2025-05-21T13:11:00Z">
        <w:r w:rsidRPr="00955C1D">
          <w:t>Systém vypočítá celkovou částku faktury (Total amount) tak, že sečte Bill amount a Tax amount.</w:t>
        </w:r>
      </w:ins>
    </w:p>
    <w:p w14:paraId="49A8E447" w14:textId="77777777" w:rsidR="00E31914" w:rsidRDefault="00E31914" w:rsidP="00C40C63">
      <w:pPr>
        <w:pStyle w:val="ListFS1"/>
        <w:rPr>
          <w:ins w:id="8680" w:author="Irová Zuzana" w:date="2025-05-21T15:11:00Z" w16du:dateUtc="2025-05-21T13:11:00Z"/>
        </w:rPr>
      </w:pPr>
      <w:ins w:id="8681" w:author="Irová Zuzana" w:date="2025-05-21T15:11:00Z" w16du:dateUtc="2025-05-21T13:11:00Z">
        <w:r w:rsidRPr="00955C1D">
          <w:t xml:space="preserve">Pokud vypočtená hodnota Total amount je &lt; 0, Systém nastaví bill.Bill issue type = Corrective bill – credit, jinak na bill.Bill issue type = Regular bill. </w:t>
        </w:r>
      </w:ins>
    </w:p>
    <w:p w14:paraId="3BF05910" w14:textId="0AFBC7FE" w:rsidR="007036C4" w:rsidRDefault="00E31914" w:rsidP="00C40C63">
      <w:pPr>
        <w:pStyle w:val="ListFS1"/>
        <w:rPr>
          <w:ins w:id="8682" w:author="Irová Zuzana" w:date="2025-05-21T15:16:00Z" w16du:dateUtc="2025-05-21T13:16:00Z"/>
        </w:rPr>
      </w:pPr>
      <w:ins w:id="8683" w:author="Irová Zuzana" w:date="2025-05-21T15:11:00Z" w16du:dateUtc="2025-05-21T13:11:00Z">
        <w:r>
          <w:t xml:space="preserve">Pokud </w:t>
        </w:r>
        <w:r w:rsidRPr="00955C1D">
          <w:t xml:space="preserve">vypočtená hodnota Total amount je </w:t>
        </w:r>
        <w:r>
          <w:t>=</w:t>
        </w:r>
        <w:r w:rsidRPr="00955C1D">
          <w:t xml:space="preserve"> 0, </w:t>
        </w:r>
      </w:ins>
      <w:ins w:id="8684" w:author="Irová Zuzana" w:date="2025-05-21T15:19:00Z" w16du:dateUtc="2025-05-21T13:19:00Z">
        <w:r w:rsidR="005E0C81" w:rsidRPr="00955C1D">
          <w:t xml:space="preserve">Systém nastaví bill.Bill </w:t>
        </w:r>
        <w:r w:rsidR="005E0C81">
          <w:t xml:space="preserve">payment status = </w:t>
        </w:r>
        <w:r w:rsidR="005E0C81" w:rsidRPr="00914497">
          <w:t>Payment not needed</w:t>
        </w:r>
        <w:r w:rsidR="00DE6F7E">
          <w:t>.</w:t>
        </w:r>
      </w:ins>
    </w:p>
    <w:p w14:paraId="55E884A1" w14:textId="77777777" w:rsidR="002B4EB4" w:rsidRPr="00955C1D" w:rsidRDefault="002B4EB4" w:rsidP="00C40C63">
      <w:pPr>
        <w:pStyle w:val="ListFS1"/>
        <w:rPr>
          <w:ins w:id="8685" w:author="Irová Zuzana" w:date="2025-05-21T15:18:00Z" w16du:dateUtc="2025-05-21T13:18:00Z"/>
        </w:rPr>
      </w:pPr>
      <w:ins w:id="8686" w:author="Irová Zuzana" w:date="2025-05-21T15:18:00Z" w16du:dateUtc="2025-05-21T13:18:00Z">
        <w:r w:rsidRPr="00955C1D">
          <w:t xml:space="preserve">Do bill.Total amount, bill.Bill amount a bill.Tax amount  se uloží absolutní hodnota vypočtených částek. </w:t>
        </w:r>
      </w:ins>
    </w:p>
    <w:p w14:paraId="1F393A8A" w14:textId="77777777" w:rsidR="00E31914" w:rsidRDefault="00E31914">
      <w:pPr>
        <w:pStyle w:val="NormalIndent"/>
        <w:rPr>
          <w:ins w:id="8687" w:author="Irová Zuzana" w:date="2025-05-21T15:11:00Z" w16du:dateUtc="2025-05-21T13:11:00Z"/>
        </w:rPr>
        <w:pPrChange w:id="8688" w:author="Irová Zuzana" w:date="2025-06-06T15:16:00Z" w16du:dateUtc="2025-06-06T13:16:00Z">
          <w:pPr>
            <w:pStyle w:val="ListFS1"/>
          </w:pPr>
        </w:pPrChange>
      </w:pPr>
    </w:p>
    <w:p w14:paraId="71877B06" w14:textId="77777777" w:rsidR="00E31914" w:rsidRPr="00955C1D" w:rsidRDefault="00E31914" w:rsidP="00C40C63">
      <w:pPr>
        <w:pStyle w:val="ListFS1"/>
        <w:rPr>
          <w:ins w:id="8689" w:author="Irová Zuzana" w:date="2025-05-21T15:11:00Z" w16du:dateUtc="2025-05-21T13:11:00Z"/>
        </w:rPr>
      </w:pPr>
      <w:ins w:id="8690" w:author="Irová Zuzana" w:date="2025-05-21T15:11:00Z" w16du:dateUtc="2025-05-21T13:11:00Z">
        <w:r w:rsidRPr="00955C1D">
          <w:lastRenderedPageBreak/>
          <w:t>Systém updatuje další bill atributy:</w:t>
        </w:r>
      </w:ins>
    </w:p>
    <w:p w14:paraId="75878C8A" w14:textId="61C76F78" w:rsidR="00E31914" w:rsidRDefault="00E31914">
      <w:pPr>
        <w:pStyle w:val="ListFS2"/>
        <w:rPr>
          <w:ins w:id="8691" w:author="Irová Zuzana" w:date="2025-05-21T15:19:00Z" w16du:dateUtc="2025-05-21T13:19:00Z"/>
        </w:rPr>
      </w:pPr>
      <w:ins w:id="8692" w:author="Irová Zuzana" w:date="2025-05-21T15:11:00Z" w16du:dateUtc="2025-05-21T13:11:00Z">
        <w:r w:rsidRPr="00E721C5">
          <w:t xml:space="preserve">Bill number = použijí se pravidla Číslování faktur na základě Bill issue type </w:t>
        </w:r>
      </w:ins>
    </w:p>
    <w:p w14:paraId="33DAF0A2" w14:textId="5C49F722" w:rsidR="00224EA5" w:rsidRDefault="00DE6F7E">
      <w:pPr>
        <w:pStyle w:val="ListFS2"/>
        <w:rPr>
          <w:ins w:id="8693" w:author="Irová Zuzana" w:date="2025-05-22T19:39:00Z" w16du:dateUtc="2025-05-22T17:39:00Z"/>
        </w:rPr>
      </w:pPr>
      <w:ins w:id="8694" w:author="Irová Zuzana" w:date="2025-05-21T15:19:00Z" w16du:dateUtc="2025-05-21T13:19:00Z">
        <w:r>
          <w:t xml:space="preserve">Fiscal verification number = </w:t>
        </w:r>
      </w:ins>
      <w:ins w:id="8695" w:author="Irová Zuzana" w:date="2025-05-22T19:39:00Z" w16du:dateUtc="2025-05-22T17:39:00Z">
        <w:r w:rsidR="00224EA5">
          <w:t>vygeneruje se Fiskální verifikační číslo ze sekvence pro číslování faktur (BNF77) s Business Premises BO, určeným podle user profile</w:t>
        </w:r>
      </w:ins>
    </w:p>
    <w:p w14:paraId="714E4C31" w14:textId="5F8E0FA7" w:rsidR="00224EA5" w:rsidRDefault="00224EA5">
      <w:pPr>
        <w:pStyle w:val="ListFS2"/>
        <w:rPr>
          <w:ins w:id="8696" w:author="Irová Zuzana" w:date="2025-05-22T19:39:00Z" w16du:dateUtc="2025-05-22T17:39:00Z"/>
        </w:rPr>
      </w:pPr>
      <w:ins w:id="8697" w:author="Irová Zuzana" w:date="2025-05-22T19:39:00Z" w16du:dateUtc="2025-05-22T17:39:00Z">
        <w:r>
          <w:t>Z</w:t>
        </w:r>
      </w:ins>
      <w:ins w:id="8698" w:author="Irová Zuzana" w:date="2025-05-23T11:24:00Z" w16du:dateUtc="2025-05-23T09:24:00Z">
        <w:r w:rsidR="005A0701">
          <w:t>K</w:t>
        </w:r>
      </w:ins>
      <w:ins w:id="8699" w:author="Irová Zuzana" w:date="2025-05-22T19:39:00Z" w16du:dateUtc="2025-05-22T17:39:00Z">
        <w:r>
          <w:t>I = vyplní se Ochrann</w:t>
        </w:r>
      </w:ins>
      <w:ins w:id="8700" w:author="Irová Zuzana" w:date="2025-05-23T18:01:00Z" w16du:dateUtc="2025-05-23T16:01:00Z">
        <w:r w:rsidR="00634713">
          <w:t xml:space="preserve">ý kód </w:t>
        </w:r>
      </w:ins>
      <w:ins w:id="8701" w:author="Irová Zuzana" w:date="2025-05-22T19:39:00Z" w16du:dateUtc="2025-05-22T17:39:00Z">
        <w:r>
          <w:t>vystavitele faktury</w:t>
        </w:r>
      </w:ins>
      <w:ins w:id="8702" w:author="Irová Zuzana" w:date="2025-05-23T18:01:00Z" w16du:dateUtc="2025-05-23T16:01:00Z">
        <w:r w:rsidR="00634713">
          <w:t xml:space="preserve"> (</w:t>
        </w:r>
        <w:r w:rsidR="00634713" w:rsidRPr="00C86E8C">
          <w:rPr>
            <w:rFonts w:cs="Tahoma"/>
            <w:lang w:eastAsia="sk-SK"/>
          </w:rPr>
          <w:t>Issuer's Protection Code</w:t>
        </w:r>
        <w:r w:rsidR="00634713">
          <w:rPr>
            <w:rFonts w:cs="Tahoma"/>
            <w:lang w:eastAsia="sk-SK"/>
          </w:rPr>
          <w:t>)</w:t>
        </w:r>
      </w:ins>
    </w:p>
    <w:p w14:paraId="6C27719B" w14:textId="77777777" w:rsidR="00E31914" w:rsidRPr="00E721C5" w:rsidRDefault="00E31914">
      <w:pPr>
        <w:pStyle w:val="ListFS2"/>
        <w:rPr>
          <w:ins w:id="8703" w:author="Irová Zuzana" w:date="2025-05-21T15:11:00Z" w16du:dateUtc="2025-05-21T13:11:00Z"/>
        </w:rPr>
      </w:pPr>
      <w:ins w:id="8704" w:author="Irová Zuzana" w:date="2025-05-21T15:11:00Z" w16du:dateUtc="2025-05-21T13:11:00Z">
        <w:r w:rsidRPr="00E721C5">
          <w:t xml:space="preserve">Bill type = </w:t>
        </w:r>
      </w:ins>
    </w:p>
    <w:p w14:paraId="403E41AB" w14:textId="41D9D213" w:rsidR="00E31914" w:rsidRPr="00E721C5" w:rsidRDefault="00E31914">
      <w:pPr>
        <w:pStyle w:val="ListFS3"/>
        <w:rPr>
          <w:ins w:id="8705" w:author="Irová Zuzana" w:date="2025-05-21T15:11:00Z" w16du:dateUtc="2025-05-21T13:11:00Z"/>
        </w:rPr>
      </w:pPr>
      <w:ins w:id="8706" w:author="Irová Zuzana" w:date="2025-05-21T15:11:00Z" w16du:dateUtc="2025-05-21T13:11:00Z">
        <w:r w:rsidRPr="00E721C5">
          <w:t xml:space="preserve">Customer bill pokud Bill session aggregation type = </w:t>
        </w:r>
      </w:ins>
      <w:ins w:id="8707" w:author="Irová Zuzana" w:date="2025-05-21T15:19:00Z" w16du:dateUtc="2025-05-21T13:19:00Z">
        <w:r w:rsidR="004B73D5" w:rsidRPr="00247FB9">
          <w:rPr>
            <w:highlight w:val="cyan"/>
            <w:rPrChange w:id="8708" w:author="Irová Zuzana" w:date="2025-05-22T17:16:00Z" w16du:dateUtc="2025-05-22T15:16:00Z">
              <w:rPr/>
            </w:rPrChange>
          </w:rPr>
          <w:t>Pre-paid,</w:t>
        </w:r>
        <w:r w:rsidR="004B73D5" w:rsidRPr="00E721C5">
          <w:t xml:space="preserve"> </w:t>
        </w:r>
      </w:ins>
      <w:ins w:id="8709" w:author="Irová Zuzana" w:date="2025-05-21T15:11:00Z" w16du:dateUtc="2025-05-21T13:11:00Z">
        <w:r w:rsidRPr="00E721C5">
          <w:t>Post-paid</w:t>
        </w:r>
      </w:ins>
      <w:ins w:id="8710" w:author="Irová Zuzana" w:date="2025-05-21T15:19:00Z" w16du:dateUtc="2025-05-21T13:19:00Z">
        <w:r w:rsidR="004B73D5">
          <w:t xml:space="preserve"> card, </w:t>
        </w:r>
        <w:r w:rsidR="004B73D5" w:rsidRPr="00247FB9">
          <w:rPr>
            <w:highlight w:val="cyan"/>
            <w:rPrChange w:id="8711" w:author="Irová Zuzana" w:date="2025-05-22T17:16:00Z" w16du:dateUtc="2025-05-22T15:16:00Z">
              <w:rPr/>
            </w:rPrChange>
          </w:rPr>
          <w:t>Postpaid invoice</w:t>
        </w:r>
        <w:r w:rsidR="004B73D5">
          <w:t xml:space="preserve">, </w:t>
        </w:r>
      </w:ins>
    </w:p>
    <w:p w14:paraId="2F6A086D" w14:textId="77777777" w:rsidR="00E31914" w:rsidRDefault="00E31914">
      <w:pPr>
        <w:pStyle w:val="ListFS3"/>
        <w:rPr>
          <w:ins w:id="8712" w:author="Irová Zuzana" w:date="2025-05-21T15:20:00Z" w16du:dateUtc="2025-05-21T13:20:00Z"/>
        </w:rPr>
      </w:pPr>
      <w:ins w:id="8713" w:author="Irová Zuzana" w:date="2025-05-21T15:11:00Z" w16du:dateUtc="2025-05-21T13:11:00Z">
        <w:r w:rsidRPr="00E721C5">
          <w:t>EETS Provider bill, pokud Bill session aggregation type = EETS Provider</w:t>
        </w:r>
      </w:ins>
    </w:p>
    <w:p w14:paraId="3C45CF26" w14:textId="2F790CB6" w:rsidR="004B73D5" w:rsidRPr="00E721C5" w:rsidRDefault="004726C8">
      <w:pPr>
        <w:pStyle w:val="ListFS3"/>
        <w:rPr>
          <w:ins w:id="8714" w:author="Irová Zuzana" w:date="2025-05-21T15:20:00Z" w16du:dateUtc="2025-05-21T13:20:00Z"/>
        </w:rPr>
      </w:pPr>
      <w:ins w:id="8715" w:author="Irová Zuzana" w:date="2025-05-21T15:20:00Z" w16du:dateUtc="2025-05-21T13:20:00Z">
        <w:r>
          <w:t>Exemption partner</w:t>
        </w:r>
        <w:r w:rsidR="004B73D5" w:rsidRPr="00E721C5">
          <w:t xml:space="preserve"> bill, pokud Bill session aggregation type = </w:t>
        </w:r>
        <w:r>
          <w:t>Exemption partner</w:t>
        </w:r>
      </w:ins>
    </w:p>
    <w:p w14:paraId="05FDFAAB" w14:textId="5C516FAF" w:rsidR="004B73D5" w:rsidRPr="00247FB9" w:rsidRDefault="004726C8">
      <w:pPr>
        <w:pStyle w:val="ListFS3"/>
        <w:rPr>
          <w:ins w:id="8716" w:author="Irová Zuzana" w:date="2025-05-21T15:11:00Z" w16du:dateUtc="2025-05-21T13:11:00Z"/>
          <w:highlight w:val="cyan"/>
          <w:rPrChange w:id="8717" w:author="Irová Zuzana" w:date="2025-05-22T17:17:00Z" w16du:dateUtc="2025-05-22T15:17:00Z">
            <w:rPr>
              <w:ins w:id="8718" w:author="Irová Zuzana" w:date="2025-05-21T15:11:00Z" w16du:dateUtc="2025-05-21T13:11:00Z"/>
            </w:rPr>
          </w:rPrChange>
        </w:rPr>
      </w:pPr>
      <w:ins w:id="8719" w:author="Irová Zuzana" w:date="2025-05-21T15:20:00Z" w16du:dateUtc="2025-05-21T13:20:00Z">
        <w:r w:rsidRPr="00247FB9">
          <w:rPr>
            <w:highlight w:val="cyan"/>
            <w:rPrChange w:id="8720" w:author="Irová Zuzana" w:date="2025-05-22T17:17:00Z" w16du:dateUtc="2025-05-22T15:17:00Z">
              <w:rPr/>
            </w:rPrChange>
          </w:rPr>
          <w:t>Fleet card issuer bill, pokud Bill session aggregation type = Fleet card issuer</w:t>
        </w:r>
      </w:ins>
    </w:p>
    <w:p w14:paraId="11D20622" w14:textId="77777777" w:rsidR="00E31914" w:rsidRPr="00E721C5" w:rsidRDefault="00E31914">
      <w:pPr>
        <w:pStyle w:val="ListFS2"/>
        <w:rPr>
          <w:ins w:id="8721" w:author="Irová Zuzana" w:date="2025-05-21T15:11:00Z" w16du:dateUtc="2025-05-21T13:11:00Z"/>
        </w:rPr>
      </w:pPr>
      <w:ins w:id="8722" w:author="Irová Zuzana" w:date="2025-05-21T15:11:00Z" w16du:dateUtc="2025-05-21T13:11:00Z">
        <w:r w:rsidRPr="00E721C5">
          <w:t>Date of issue = systémové datum</w:t>
        </w:r>
      </w:ins>
    </w:p>
    <w:p w14:paraId="4141F33C" w14:textId="77777777" w:rsidR="00E31914" w:rsidRPr="00E721C5" w:rsidRDefault="00E31914">
      <w:pPr>
        <w:pStyle w:val="ListFS2"/>
        <w:rPr>
          <w:ins w:id="8723" w:author="Irová Zuzana" w:date="2025-05-21T15:11:00Z" w16du:dateUtc="2025-05-21T13:11:00Z"/>
        </w:rPr>
      </w:pPr>
      <w:ins w:id="8724" w:author="Irová Zuzana" w:date="2025-05-21T15:11:00Z" w16du:dateUtc="2025-05-21T13:11:00Z">
        <w:r w:rsidRPr="00E721C5">
          <w:t>Date of beginning = Bill session.Bill period start</w:t>
        </w:r>
      </w:ins>
    </w:p>
    <w:p w14:paraId="1A1D1712" w14:textId="77777777" w:rsidR="00E31914" w:rsidRDefault="00E31914">
      <w:pPr>
        <w:pStyle w:val="ListFS2"/>
        <w:rPr>
          <w:ins w:id="8725" w:author="Irová Zuzana" w:date="2025-05-21T15:21:00Z" w16du:dateUtc="2025-05-21T13:21:00Z"/>
        </w:rPr>
      </w:pPr>
      <w:ins w:id="8726" w:author="Irová Zuzana" w:date="2025-05-21T15:11:00Z" w16du:dateUtc="2025-05-21T13:11:00Z">
        <w:r w:rsidRPr="00E721C5">
          <w:t>Date of end = Bill session.Bill period end</w:t>
        </w:r>
      </w:ins>
    </w:p>
    <w:p w14:paraId="690AD1F2" w14:textId="77777777" w:rsidR="00E31914" w:rsidRPr="00E721C5" w:rsidRDefault="00E31914">
      <w:pPr>
        <w:pStyle w:val="ListFS2"/>
        <w:rPr>
          <w:ins w:id="8727" w:author="Irová Zuzana" w:date="2025-05-21T15:11:00Z" w16du:dateUtc="2025-05-21T13:11:00Z"/>
        </w:rPr>
      </w:pPr>
      <w:ins w:id="8728" w:author="Irová Zuzana" w:date="2025-05-21T15:11:00Z" w16du:dateUtc="2025-05-21T13:11:00Z">
        <w:r w:rsidRPr="00E721C5">
          <w:t>Matched amount = 0</w:t>
        </w:r>
      </w:ins>
    </w:p>
    <w:p w14:paraId="2FFAA8ED" w14:textId="22AECC58" w:rsidR="00E31914" w:rsidRPr="00E721C5" w:rsidRDefault="00E31914">
      <w:pPr>
        <w:pStyle w:val="ListFS1"/>
        <w:rPr>
          <w:ins w:id="8729" w:author="Irová Zuzana" w:date="2025-05-21T15:11:00Z" w16du:dateUtc="2025-05-21T13:11:00Z"/>
        </w:rPr>
      </w:pPr>
    </w:p>
    <w:p w14:paraId="3E2F53BB" w14:textId="77777777" w:rsidR="00E31914" w:rsidRPr="00332423" w:rsidRDefault="00E31914" w:rsidP="00C40C63">
      <w:pPr>
        <w:pStyle w:val="ListFS1"/>
        <w:rPr>
          <w:ins w:id="8730" w:author="Irová Zuzana" w:date="2025-05-21T15:11:00Z" w16du:dateUtc="2025-05-21T13:11:00Z"/>
          <w:highlight w:val="yellow"/>
          <w:rPrChange w:id="8731" w:author="Irová Zuzana" w:date="2025-05-21T15:37:00Z" w16du:dateUtc="2025-05-21T13:37:00Z">
            <w:rPr>
              <w:ins w:id="8732" w:author="Irová Zuzana" w:date="2025-05-21T15:11:00Z" w16du:dateUtc="2025-05-21T13:11:00Z"/>
            </w:rPr>
          </w:rPrChange>
        </w:rPr>
      </w:pPr>
      <w:ins w:id="8733" w:author="Irová Zuzana" w:date="2025-05-21T15:11:00Z" w16du:dateUtc="2025-05-21T13:11:00Z">
        <w:r w:rsidRPr="00332423">
          <w:rPr>
            <w:highlight w:val="yellow"/>
            <w:rPrChange w:id="8734" w:author="Irová Zuzana" w:date="2025-05-21T15:37:00Z" w16du:dateUtc="2025-05-21T13:37:00Z">
              <w:rPr/>
            </w:rPrChange>
          </w:rPr>
          <w:t>Syst</w:t>
        </w:r>
        <w:r w:rsidRPr="00332423">
          <w:rPr>
            <w:rFonts w:hint="cs"/>
            <w:highlight w:val="yellow"/>
            <w:rPrChange w:id="8735" w:author="Irová Zuzana" w:date="2025-05-21T15:37:00Z" w16du:dateUtc="2025-05-21T13:37:00Z">
              <w:rPr>
                <w:rFonts w:hint="cs"/>
              </w:rPr>
            </w:rPrChange>
          </w:rPr>
          <w:t>é</w:t>
        </w:r>
        <w:r w:rsidRPr="00332423">
          <w:rPr>
            <w:highlight w:val="yellow"/>
            <w:rPrChange w:id="8736" w:author="Irová Zuzana" w:date="2025-05-21T15:37:00Z" w16du:dateUtc="2025-05-21T13:37:00Z">
              <w:rPr/>
            </w:rPrChange>
          </w:rPr>
          <w:t>m vypo</w:t>
        </w:r>
        <w:r w:rsidRPr="00332423">
          <w:rPr>
            <w:rFonts w:hint="cs"/>
            <w:highlight w:val="yellow"/>
            <w:rPrChange w:id="8737" w:author="Irová Zuzana" w:date="2025-05-21T15:37:00Z" w16du:dateUtc="2025-05-21T13:37:00Z">
              <w:rPr>
                <w:rFonts w:hint="cs"/>
              </w:rPr>
            </w:rPrChange>
          </w:rPr>
          <w:t>čí</w:t>
        </w:r>
        <w:r w:rsidRPr="00332423">
          <w:rPr>
            <w:highlight w:val="yellow"/>
            <w:rPrChange w:id="8738" w:author="Irová Zuzana" w:date="2025-05-21T15:37:00Z" w16du:dateUtc="2025-05-21T13:37:00Z">
              <w:rPr/>
            </w:rPrChange>
          </w:rPr>
          <w:t>t</w:t>
        </w:r>
        <w:r w:rsidRPr="00332423">
          <w:rPr>
            <w:rFonts w:hint="cs"/>
            <w:highlight w:val="yellow"/>
            <w:rPrChange w:id="8739" w:author="Irová Zuzana" w:date="2025-05-21T15:37:00Z" w16du:dateUtc="2025-05-21T13:37:00Z">
              <w:rPr>
                <w:rFonts w:hint="cs"/>
              </w:rPr>
            </w:rPrChange>
          </w:rPr>
          <w:t>á</w:t>
        </w:r>
        <w:r w:rsidRPr="00332423">
          <w:rPr>
            <w:highlight w:val="yellow"/>
            <w:rPrChange w:id="8740" w:author="Irová Zuzana" w:date="2025-05-21T15:37:00Z" w16du:dateUtc="2025-05-21T13:37:00Z">
              <w:rPr/>
            </w:rPrChange>
          </w:rPr>
          <w:t xml:space="preserve"> term</w:t>
        </w:r>
        <w:r w:rsidRPr="00332423">
          <w:rPr>
            <w:rFonts w:hint="cs"/>
            <w:highlight w:val="yellow"/>
            <w:rPrChange w:id="8741" w:author="Irová Zuzana" w:date="2025-05-21T15:37:00Z" w16du:dateUtc="2025-05-21T13:37:00Z">
              <w:rPr>
                <w:rFonts w:hint="cs"/>
              </w:rPr>
            </w:rPrChange>
          </w:rPr>
          <w:t>í</w:t>
        </w:r>
        <w:r w:rsidRPr="00332423">
          <w:rPr>
            <w:highlight w:val="yellow"/>
            <w:rPrChange w:id="8742" w:author="Irová Zuzana" w:date="2025-05-21T15:37:00Z" w16du:dateUtc="2025-05-21T13:37:00Z">
              <w:rPr/>
            </w:rPrChange>
          </w:rPr>
          <w:t xml:space="preserve">ny splatnosti (Bill Due date) </w:t>
        </w:r>
      </w:ins>
    </w:p>
    <w:p w14:paraId="38ABF949" w14:textId="471A7F52" w:rsidR="00E31914" w:rsidRPr="00332423" w:rsidRDefault="00E31914">
      <w:pPr>
        <w:pStyle w:val="ListFS2"/>
        <w:rPr>
          <w:ins w:id="8743" w:author="Irová Zuzana" w:date="2025-05-21T15:11:00Z" w16du:dateUtc="2025-05-21T13:11:00Z"/>
          <w:highlight w:val="yellow"/>
          <w:rPrChange w:id="8744" w:author="Irová Zuzana" w:date="2025-05-21T15:37:00Z" w16du:dateUtc="2025-05-21T13:37:00Z">
            <w:rPr>
              <w:ins w:id="8745" w:author="Irová Zuzana" w:date="2025-05-21T15:11:00Z" w16du:dateUtc="2025-05-21T13:11:00Z"/>
            </w:rPr>
          </w:rPrChange>
        </w:rPr>
      </w:pPr>
      <w:ins w:id="8746" w:author="Irová Zuzana" w:date="2025-05-21T15:11:00Z" w16du:dateUtc="2025-05-21T13:11:00Z">
        <w:r w:rsidRPr="00332423">
          <w:rPr>
            <w:highlight w:val="yellow"/>
            <w:rPrChange w:id="8747" w:author="Irová Zuzana" w:date="2025-05-21T15:37:00Z" w16du:dateUtc="2025-05-21T13:37:00Z">
              <w:rPr/>
            </w:rPrChange>
          </w:rPr>
          <w:t xml:space="preserve">pro fakturu a vrubopis tak, </w:t>
        </w:r>
        <w:r w:rsidRPr="00332423">
          <w:rPr>
            <w:rFonts w:hint="cs"/>
            <w:highlight w:val="yellow"/>
            <w:rPrChange w:id="8748" w:author="Irová Zuzana" w:date="2025-05-21T15:37:00Z" w16du:dateUtc="2025-05-21T13:37:00Z">
              <w:rPr>
                <w:rFonts w:hint="cs"/>
              </w:rPr>
            </w:rPrChange>
          </w:rPr>
          <w:t>ž</w:t>
        </w:r>
        <w:r w:rsidRPr="00332423">
          <w:rPr>
            <w:highlight w:val="yellow"/>
            <w:rPrChange w:id="8749" w:author="Irová Zuzana" w:date="2025-05-21T15:37:00Z" w16du:dateUtc="2025-05-21T13:37:00Z">
              <w:rPr/>
            </w:rPrChange>
          </w:rPr>
          <w:t>e k</w:t>
        </w:r>
        <w:r w:rsidRPr="00332423">
          <w:rPr>
            <w:rFonts w:hint="cs"/>
            <w:highlight w:val="yellow"/>
            <w:rPrChange w:id="8750" w:author="Irová Zuzana" w:date="2025-05-21T15:37:00Z" w16du:dateUtc="2025-05-21T13:37:00Z">
              <w:rPr>
                <w:rFonts w:hint="cs"/>
              </w:rPr>
            </w:rPrChange>
          </w:rPr>
          <w:t> </w:t>
        </w:r>
        <w:r w:rsidRPr="00332423">
          <w:rPr>
            <w:highlight w:val="yellow"/>
            <w:rPrChange w:id="8751" w:author="Irová Zuzana" w:date="2025-05-21T15:37:00Z" w16du:dateUtc="2025-05-21T13:37:00Z">
              <w:rPr/>
            </w:rPrChange>
          </w:rPr>
          <w:t>Bill Date of issue p</w:t>
        </w:r>
        <w:r w:rsidRPr="00332423">
          <w:rPr>
            <w:rFonts w:hint="cs"/>
            <w:highlight w:val="yellow"/>
            <w:rPrChange w:id="8752" w:author="Irová Zuzana" w:date="2025-05-21T15:37:00Z" w16du:dateUtc="2025-05-21T13:37:00Z">
              <w:rPr>
                <w:rFonts w:hint="cs"/>
              </w:rPr>
            </w:rPrChange>
          </w:rPr>
          <w:t>ř</w:t>
        </w:r>
        <w:r w:rsidRPr="00332423">
          <w:rPr>
            <w:highlight w:val="yellow"/>
            <w:rPrChange w:id="8753" w:author="Irová Zuzana" w:date="2025-05-21T15:37:00Z" w16du:dateUtc="2025-05-21T13:37:00Z">
              <w:rPr/>
            </w:rPrChange>
          </w:rPr>
          <w:t>i</w:t>
        </w:r>
        <w:r w:rsidRPr="00332423">
          <w:rPr>
            <w:rFonts w:hint="cs"/>
            <w:highlight w:val="yellow"/>
            <w:rPrChange w:id="8754" w:author="Irová Zuzana" w:date="2025-05-21T15:37:00Z" w16du:dateUtc="2025-05-21T13:37:00Z">
              <w:rPr>
                <w:rFonts w:hint="cs"/>
              </w:rPr>
            </w:rPrChange>
          </w:rPr>
          <w:t>č</w:t>
        </w:r>
        <w:r w:rsidRPr="00332423">
          <w:rPr>
            <w:highlight w:val="yellow"/>
            <w:rPrChange w:id="8755" w:author="Irová Zuzana" w:date="2025-05-21T15:37:00Z" w16du:dateUtc="2025-05-21T13:37:00Z">
              <w:rPr/>
            </w:rPrChange>
          </w:rPr>
          <w:t>te hodnotu Maturity period z</w:t>
        </w:r>
        <w:r w:rsidRPr="00332423">
          <w:rPr>
            <w:rFonts w:hint="cs"/>
            <w:highlight w:val="yellow"/>
            <w:rPrChange w:id="8756" w:author="Irová Zuzana" w:date="2025-05-21T15:37:00Z" w16du:dateUtc="2025-05-21T13:37:00Z">
              <w:rPr>
                <w:rFonts w:hint="cs"/>
              </w:rPr>
            </w:rPrChange>
          </w:rPr>
          <w:t> </w:t>
        </w:r>
        <w:r w:rsidRPr="00332423">
          <w:rPr>
            <w:highlight w:val="yellow"/>
            <w:rPrChange w:id="8757" w:author="Irová Zuzana" w:date="2025-05-21T15:37:00Z" w16du:dateUtc="2025-05-21T13:37:00Z">
              <w:rPr/>
            </w:rPrChange>
          </w:rPr>
          <w:t>p</w:t>
        </w:r>
        <w:r w:rsidRPr="00332423">
          <w:rPr>
            <w:rFonts w:hint="cs"/>
            <w:highlight w:val="yellow"/>
            <w:rPrChange w:id="8758" w:author="Irová Zuzana" w:date="2025-05-21T15:37:00Z" w16du:dateUtc="2025-05-21T13:37:00Z">
              <w:rPr>
                <w:rFonts w:hint="cs"/>
              </w:rPr>
            </w:rPrChange>
          </w:rPr>
          <w:t>ří</w:t>
        </w:r>
        <w:r w:rsidRPr="00332423">
          <w:rPr>
            <w:highlight w:val="yellow"/>
            <w:rPrChange w:id="8759" w:author="Irová Zuzana" w:date="2025-05-21T15:37:00Z" w16du:dateUtc="2025-05-21T13:37:00Z">
              <w:rPr/>
            </w:rPrChange>
          </w:rPr>
          <w:t>slu</w:t>
        </w:r>
        <w:r w:rsidRPr="00332423">
          <w:rPr>
            <w:rFonts w:hint="cs"/>
            <w:highlight w:val="yellow"/>
            <w:rPrChange w:id="8760" w:author="Irová Zuzana" w:date="2025-05-21T15:37:00Z" w16du:dateUtc="2025-05-21T13:37:00Z">
              <w:rPr>
                <w:rFonts w:hint="cs"/>
              </w:rPr>
            </w:rPrChange>
          </w:rPr>
          <w:t>š</w:t>
        </w:r>
        <w:r w:rsidRPr="00332423">
          <w:rPr>
            <w:highlight w:val="yellow"/>
            <w:rPrChange w:id="8761" w:author="Irová Zuzana" w:date="2025-05-21T15:37:00Z" w16du:dateUtc="2025-05-21T13:37:00Z">
              <w:rPr/>
            </w:rPrChange>
          </w:rPr>
          <w:t>n</w:t>
        </w:r>
        <w:r w:rsidRPr="00332423">
          <w:rPr>
            <w:rFonts w:hint="cs"/>
            <w:highlight w:val="yellow"/>
            <w:rPrChange w:id="8762" w:author="Irová Zuzana" w:date="2025-05-21T15:37:00Z" w16du:dateUtc="2025-05-21T13:37:00Z">
              <w:rPr>
                <w:rFonts w:hint="cs"/>
              </w:rPr>
            </w:rPrChange>
          </w:rPr>
          <w:t>é</w:t>
        </w:r>
        <w:r w:rsidRPr="00332423">
          <w:rPr>
            <w:highlight w:val="yellow"/>
            <w:rPrChange w:id="8763" w:author="Irová Zuzana" w:date="2025-05-21T15:37:00Z" w16du:dateUtc="2025-05-21T13:37:00Z">
              <w:rPr/>
            </w:rPrChange>
          </w:rPr>
          <w:t xml:space="preserve">ho </w:t>
        </w:r>
        <w:r w:rsidRPr="00332423">
          <w:rPr>
            <w:rFonts w:hint="cs"/>
            <w:highlight w:val="yellow"/>
            <w:rPrChange w:id="8764" w:author="Irová Zuzana" w:date="2025-05-21T15:37:00Z" w16du:dateUtc="2025-05-21T13:37:00Z">
              <w:rPr>
                <w:rFonts w:hint="cs"/>
              </w:rPr>
            </w:rPrChange>
          </w:rPr>
          <w:t>Úč</w:t>
        </w:r>
        <w:r w:rsidRPr="00332423">
          <w:rPr>
            <w:highlight w:val="yellow"/>
            <w:rPrChange w:id="8765" w:author="Irová Zuzana" w:date="2025-05-21T15:37:00Z" w16du:dateUtc="2025-05-21T13:37:00Z">
              <w:rPr/>
            </w:rPrChange>
          </w:rPr>
          <w:t>tu, p</w:t>
        </w:r>
        <w:r w:rsidRPr="00332423">
          <w:rPr>
            <w:rFonts w:hint="cs"/>
            <w:highlight w:val="yellow"/>
            <w:rPrChange w:id="8766" w:author="Irová Zuzana" w:date="2025-05-21T15:37:00Z" w16du:dateUtc="2025-05-21T13:37:00Z">
              <w:rPr>
                <w:rFonts w:hint="cs"/>
              </w:rPr>
            </w:rPrChange>
          </w:rPr>
          <w:t>ří</w:t>
        </w:r>
        <w:r w:rsidRPr="00332423">
          <w:rPr>
            <w:highlight w:val="yellow"/>
            <w:rPrChange w:id="8767" w:author="Irová Zuzana" w:date="2025-05-21T15:37:00Z" w16du:dateUtc="2025-05-21T13:37:00Z">
              <w:rPr/>
            </w:rPrChange>
          </w:rPr>
          <w:t>padn</w:t>
        </w:r>
        <w:r w:rsidRPr="00332423">
          <w:rPr>
            <w:rFonts w:hint="cs"/>
            <w:highlight w:val="yellow"/>
            <w:rPrChange w:id="8768" w:author="Irová Zuzana" w:date="2025-05-21T15:37:00Z" w16du:dateUtc="2025-05-21T13:37:00Z">
              <w:rPr>
                <w:rFonts w:hint="cs"/>
              </w:rPr>
            </w:rPrChange>
          </w:rPr>
          <w:t>ě</w:t>
        </w:r>
        <w:r w:rsidRPr="00332423">
          <w:rPr>
            <w:highlight w:val="yellow"/>
            <w:rPrChange w:id="8769" w:author="Irová Zuzana" w:date="2025-05-21T15:37:00Z" w16du:dateUtc="2025-05-21T13:37:00Z">
              <w:rPr/>
            </w:rPrChange>
          </w:rPr>
          <w:t xml:space="preserve"> </w:t>
        </w:r>
      </w:ins>
      <w:ins w:id="8770" w:author="Irová Zuzana" w:date="2025-05-21T15:37:00Z" w16du:dateUtc="2025-05-21T13:37:00Z">
        <w:r w:rsidR="00A94C41" w:rsidRPr="00332423">
          <w:rPr>
            <w:highlight w:val="yellow"/>
            <w:rPrChange w:id="8771" w:author="Irová Zuzana" w:date="2025-05-21T15:37:00Z" w16du:dateUtc="2025-05-21T13:37:00Z">
              <w:rPr/>
            </w:rPrChange>
          </w:rPr>
          <w:t>p</w:t>
        </w:r>
        <w:r w:rsidR="00A94C41" w:rsidRPr="00332423">
          <w:rPr>
            <w:rFonts w:hint="cs"/>
            <w:highlight w:val="yellow"/>
            <w:rPrChange w:id="8772" w:author="Irová Zuzana" w:date="2025-05-21T15:37:00Z" w16du:dateUtc="2025-05-21T13:37:00Z">
              <w:rPr>
                <w:rFonts w:hint="cs"/>
              </w:rPr>
            </w:rPrChange>
          </w:rPr>
          <w:t>ří</w:t>
        </w:r>
        <w:r w:rsidR="00A94C41" w:rsidRPr="00332423">
          <w:rPr>
            <w:highlight w:val="yellow"/>
            <w:rPrChange w:id="8773" w:author="Irová Zuzana" w:date="2025-05-21T15:37:00Z" w16du:dateUtc="2025-05-21T13:37:00Z">
              <w:rPr/>
            </w:rPrChange>
          </w:rPr>
          <w:t>slu</w:t>
        </w:r>
        <w:r w:rsidR="00A94C41" w:rsidRPr="00332423">
          <w:rPr>
            <w:rFonts w:hint="cs"/>
            <w:highlight w:val="yellow"/>
            <w:rPrChange w:id="8774" w:author="Irová Zuzana" w:date="2025-05-21T15:37:00Z" w16du:dateUtc="2025-05-21T13:37:00Z">
              <w:rPr>
                <w:rFonts w:hint="cs"/>
              </w:rPr>
            </w:rPrChange>
          </w:rPr>
          <w:t>š</w:t>
        </w:r>
        <w:r w:rsidR="00A94C41" w:rsidRPr="00332423">
          <w:rPr>
            <w:highlight w:val="yellow"/>
            <w:rPrChange w:id="8775" w:author="Irová Zuzana" w:date="2025-05-21T15:37:00Z" w16du:dateUtc="2025-05-21T13:37:00Z">
              <w:rPr/>
            </w:rPrChange>
          </w:rPr>
          <w:t>n</w:t>
        </w:r>
        <w:r w:rsidR="00A94C41" w:rsidRPr="00332423">
          <w:rPr>
            <w:rFonts w:hint="cs"/>
            <w:highlight w:val="yellow"/>
            <w:rPrChange w:id="8776" w:author="Irová Zuzana" w:date="2025-05-21T15:37:00Z" w16du:dateUtc="2025-05-21T13:37:00Z">
              <w:rPr>
                <w:rFonts w:hint="cs"/>
              </w:rPr>
            </w:rPrChange>
          </w:rPr>
          <w:t>é</w:t>
        </w:r>
        <w:r w:rsidR="00A94C41" w:rsidRPr="00332423">
          <w:rPr>
            <w:highlight w:val="yellow"/>
            <w:rPrChange w:id="8777" w:author="Irová Zuzana" w:date="2025-05-21T15:37:00Z" w16du:dateUtc="2025-05-21T13:37:00Z">
              <w:rPr/>
            </w:rPrChange>
          </w:rPr>
          <w:t xml:space="preserve"> specializace Business partnera</w:t>
        </w:r>
      </w:ins>
      <w:ins w:id="8778" w:author="Irová Zuzana" w:date="2025-05-21T15:11:00Z" w16du:dateUtc="2025-05-21T13:11:00Z">
        <w:r w:rsidRPr="00332423">
          <w:rPr>
            <w:highlight w:val="yellow"/>
            <w:rPrChange w:id="8779" w:author="Irová Zuzana" w:date="2025-05-21T15:37:00Z" w16du:dateUtc="2025-05-21T13:37:00Z">
              <w:rPr/>
            </w:rPrChange>
          </w:rPr>
          <w:t xml:space="preserve">. </w:t>
        </w:r>
      </w:ins>
    </w:p>
    <w:p w14:paraId="388742E2" w14:textId="77777777" w:rsidR="00E31914" w:rsidRPr="00332423" w:rsidRDefault="00E31914">
      <w:pPr>
        <w:pStyle w:val="ListFS2"/>
        <w:rPr>
          <w:ins w:id="8780" w:author="Irová Zuzana" w:date="2025-05-21T15:11:00Z" w16du:dateUtc="2025-05-21T13:11:00Z"/>
          <w:highlight w:val="yellow"/>
          <w:rPrChange w:id="8781" w:author="Irová Zuzana" w:date="2025-05-21T15:37:00Z" w16du:dateUtc="2025-05-21T13:37:00Z">
            <w:rPr>
              <w:ins w:id="8782" w:author="Irová Zuzana" w:date="2025-05-21T15:11:00Z" w16du:dateUtc="2025-05-21T13:11:00Z"/>
            </w:rPr>
          </w:rPrChange>
        </w:rPr>
      </w:pPr>
      <w:ins w:id="8783" w:author="Irová Zuzana" w:date="2025-05-21T15:11:00Z" w16du:dateUtc="2025-05-21T13:11:00Z">
        <w:r w:rsidRPr="00332423">
          <w:rPr>
            <w:highlight w:val="yellow"/>
            <w:rPrChange w:id="8784" w:author="Irová Zuzana" w:date="2025-05-21T15:37:00Z" w16du:dateUtc="2025-05-21T13:37:00Z">
              <w:rPr/>
            </w:rPrChange>
          </w:rPr>
          <w:t xml:space="preserve">pro EETS dobropis tak, </w:t>
        </w:r>
        <w:r w:rsidRPr="00332423">
          <w:rPr>
            <w:rFonts w:hint="cs"/>
            <w:highlight w:val="yellow"/>
            <w:rPrChange w:id="8785" w:author="Irová Zuzana" w:date="2025-05-21T15:37:00Z" w16du:dateUtc="2025-05-21T13:37:00Z">
              <w:rPr>
                <w:rFonts w:hint="cs"/>
              </w:rPr>
            </w:rPrChange>
          </w:rPr>
          <w:t>ž</w:t>
        </w:r>
        <w:r w:rsidRPr="00332423">
          <w:rPr>
            <w:highlight w:val="yellow"/>
            <w:rPrChange w:id="8786" w:author="Irová Zuzana" w:date="2025-05-21T15:37:00Z" w16du:dateUtc="2025-05-21T13:37:00Z">
              <w:rPr/>
            </w:rPrChange>
          </w:rPr>
          <w:t>e k</w:t>
        </w:r>
        <w:r w:rsidRPr="00332423">
          <w:rPr>
            <w:rFonts w:hint="cs"/>
            <w:highlight w:val="yellow"/>
            <w:rPrChange w:id="8787" w:author="Irová Zuzana" w:date="2025-05-21T15:37:00Z" w16du:dateUtc="2025-05-21T13:37:00Z">
              <w:rPr>
                <w:rFonts w:hint="cs"/>
              </w:rPr>
            </w:rPrChange>
          </w:rPr>
          <w:t> </w:t>
        </w:r>
        <w:r w:rsidRPr="00332423">
          <w:rPr>
            <w:highlight w:val="yellow"/>
            <w:rPrChange w:id="8788" w:author="Irová Zuzana" w:date="2025-05-21T15:37:00Z" w16du:dateUtc="2025-05-21T13:37:00Z">
              <w:rPr/>
            </w:rPrChange>
          </w:rPr>
          <w:t>Bill Date of issue p</w:t>
        </w:r>
        <w:r w:rsidRPr="00332423">
          <w:rPr>
            <w:rFonts w:hint="cs"/>
            <w:highlight w:val="yellow"/>
            <w:rPrChange w:id="8789" w:author="Irová Zuzana" w:date="2025-05-21T15:37:00Z" w16du:dateUtc="2025-05-21T13:37:00Z">
              <w:rPr>
                <w:rFonts w:hint="cs"/>
              </w:rPr>
            </w:rPrChange>
          </w:rPr>
          <w:t>ř</w:t>
        </w:r>
        <w:r w:rsidRPr="00332423">
          <w:rPr>
            <w:highlight w:val="yellow"/>
            <w:rPrChange w:id="8790" w:author="Irová Zuzana" w:date="2025-05-21T15:37:00Z" w16du:dateUtc="2025-05-21T13:37:00Z">
              <w:rPr/>
            </w:rPrChange>
          </w:rPr>
          <w:t>i</w:t>
        </w:r>
        <w:r w:rsidRPr="00332423">
          <w:rPr>
            <w:rFonts w:hint="cs"/>
            <w:highlight w:val="yellow"/>
            <w:rPrChange w:id="8791" w:author="Irová Zuzana" w:date="2025-05-21T15:37:00Z" w16du:dateUtc="2025-05-21T13:37:00Z">
              <w:rPr>
                <w:rFonts w:hint="cs"/>
              </w:rPr>
            </w:rPrChange>
          </w:rPr>
          <w:t>č</w:t>
        </w:r>
        <w:r w:rsidRPr="00332423">
          <w:rPr>
            <w:highlight w:val="yellow"/>
            <w:rPrChange w:id="8792" w:author="Irová Zuzana" w:date="2025-05-21T15:37:00Z" w16du:dateUtc="2025-05-21T13:37:00Z">
              <w:rPr/>
            </w:rPrChange>
          </w:rPr>
          <w:t>te hodnotu Maturity period for credit note z</w:t>
        </w:r>
        <w:r w:rsidRPr="00332423">
          <w:rPr>
            <w:rFonts w:hint="cs"/>
            <w:highlight w:val="yellow"/>
            <w:rPrChange w:id="8793" w:author="Irová Zuzana" w:date="2025-05-21T15:37:00Z" w16du:dateUtc="2025-05-21T13:37:00Z">
              <w:rPr>
                <w:rFonts w:hint="cs"/>
              </w:rPr>
            </w:rPrChange>
          </w:rPr>
          <w:t> </w:t>
        </w:r>
        <w:r w:rsidRPr="00332423">
          <w:rPr>
            <w:highlight w:val="yellow"/>
            <w:rPrChange w:id="8794" w:author="Irová Zuzana" w:date="2025-05-21T15:37:00Z" w16du:dateUtc="2025-05-21T13:37:00Z">
              <w:rPr/>
            </w:rPrChange>
          </w:rPr>
          <w:t>p</w:t>
        </w:r>
        <w:r w:rsidRPr="00332423">
          <w:rPr>
            <w:rFonts w:hint="cs"/>
            <w:highlight w:val="yellow"/>
            <w:rPrChange w:id="8795" w:author="Irová Zuzana" w:date="2025-05-21T15:37:00Z" w16du:dateUtc="2025-05-21T13:37:00Z">
              <w:rPr>
                <w:rFonts w:hint="cs"/>
              </w:rPr>
            </w:rPrChange>
          </w:rPr>
          <w:t>ří</w:t>
        </w:r>
        <w:r w:rsidRPr="00332423">
          <w:rPr>
            <w:highlight w:val="yellow"/>
            <w:rPrChange w:id="8796" w:author="Irová Zuzana" w:date="2025-05-21T15:37:00Z" w16du:dateUtc="2025-05-21T13:37:00Z">
              <w:rPr/>
            </w:rPrChange>
          </w:rPr>
          <w:t>slu</w:t>
        </w:r>
        <w:r w:rsidRPr="00332423">
          <w:rPr>
            <w:rFonts w:hint="cs"/>
            <w:highlight w:val="yellow"/>
            <w:rPrChange w:id="8797" w:author="Irová Zuzana" w:date="2025-05-21T15:37:00Z" w16du:dateUtc="2025-05-21T13:37:00Z">
              <w:rPr>
                <w:rFonts w:hint="cs"/>
              </w:rPr>
            </w:rPrChange>
          </w:rPr>
          <w:t>š</w:t>
        </w:r>
        <w:r w:rsidRPr="00332423">
          <w:rPr>
            <w:highlight w:val="yellow"/>
            <w:rPrChange w:id="8798" w:author="Irová Zuzana" w:date="2025-05-21T15:37:00Z" w16du:dateUtc="2025-05-21T13:37:00Z">
              <w:rPr/>
            </w:rPrChange>
          </w:rPr>
          <w:t>n</w:t>
        </w:r>
        <w:r w:rsidRPr="00332423">
          <w:rPr>
            <w:rFonts w:hint="cs"/>
            <w:highlight w:val="yellow"/>
            <w:rPrChange w:id="8799" w:author="Irová Zuzana" w:date="2025-05-21T15:37:00Z" w16du:dateUtc="2025-05-21T13:37:00Z">
              <w:rPr>
                <w:rFonts w:hint="cs"/>
              </w:rPr>
            </w:rPrChange>
          </w:rPr>
          <w:t>é</w:t>
        </w:r>
        <w:r w:rsidRPr="00332423">
          <w:rPr>
            <w:highlight w:val="yellow"/>
            <w:rPrChange w:id="8800" w:author="Irová Zuzana" w:date="2025-05-21T15:37:00Z" w16du:dateUtc="2025-05-21T13:37:00Z">
              <w:rPr/>
            </w:rPrChange>
          </w:rPr>
          <w:t>ho Poskytovatele m</w:t>
        </w:r>
        <w:r w:rsidRPr="00332423">
          <w:rPr>
            <w:rFonts w:hint="cs"/>
            <w:highlight w:val="yellow"/>
            <w:rPrChange w:id="8801" w:author="Irová Zuzana" w:date="2025-05-21T15:37:00Z" w16du:dateUtc="2025-05-21T13:37:00Z">
              <w:rPr>
                <w:rFonts w:hint="cs"/>
              </w:rPr>
            </w:rPrChange>
          </w:rPr>
          <w:t>ý</w:t>
        </w:r>
        <w:r w:rsidRPr="00332423">
          <w:rPr>
            <w:highlight w:val="yellow"/>
            <w:rPrChange w:id="8802" w:author="Irová Zuzana" w:date="2025-05-21T15:37:00Z" w16du:dateUtc="2025-05-21T13:37:00Z">
              <w:rPr/>
            </w:rPrChange>
          </w:rPr>
          <w:t>tn</w:t>
        </w:r>
        <w:r w:rsidRPr="00332423">
          <w:rPr>
            <w:rFonts w:hint="cs"/>
            <w:highlight w:val="yellow"/>
            <w:rPrChange w:id="8803" w:author="Irová Zuzana" w:date="2025-05-21T15:37:00Z" w16du:dateUtc="2025-05-21T13:37:00Z">
              <w:rPr>
                <w:rFonts w:hint="cs"/>
              </w:rPr>
            </w:rPrChange>
          </w:rPr>
          <w:t>ý</w:t>
        </w:r>
        <w:r w:rsidRPr="00332423">
          <w:rPr>
            <w:highlight w:val="yellow"/>
            <w:rPrChange w:id="8804" w:author="Irová Zuzana" w:date="2025-05-21T15:37:00Z" w16du:dateUtc="2025-05-21T13:37:00Z">
              <w:rPr/>
            </w:rPrChange>
          </w:rPr>
          <w:t>ch slu</w:t>
        </w:r>
        <w:r w:rsidRPr="00332423">
          <w:rPr>
            <w:rFonts w:hint="cs"/>
            <w:highlight w:val="yellow"/>
            <w:rPrChange w:id="8805" w:author="Irová Zuzana" w:date="2025-05-21T15:37:00Z" w16du:dateUtc="2025-05-21T13:37:00Z">
              <w:rPr>
                <w:rFonts w:hint="cs"/>
              </w:rPr>
            </w:rPrChange>
          </w:rPr>
          <w:t>ž</w:t>
        </w:r>
        <w:r w:rsidRPr="00332423">
          <w:rPr>
            <w:highlight w:val="yellow"/>
            <w:rPrChange w:id="8806" w:author="Irová Zuzana" w:date="2025-05-21T15:37:00Z" w16du:dateUtc="2025-05-21T13:37:00Z">
              <w:rPr/>
            </w:rPrChange>
          </w:rPr>
          <w:t xml:space="preserve">eb, </w:t>
        </w:r>
      </w:ins>
    </w:p>
    <w:p w14:paraId="381D9804" w14:textId="37784D58" w:rsidR="00E31914" w:rsidRPr="00332423" w:rsidRDefault="00E31914">
      <w:pPr>
        <w:pStyle w:val="ListFS2"/>
        <w:rPr>
          <w:ins w:id="8807" w:author="Irová Zuzana" w:date="2025-05-21T15:11:00Z" w16du:dateUtc="2025-05-21T13:11:00Z"/>
          <w:highlight w:val="yellow"/>
          <w:rPrChange w:id="8808" w:author="Irová Zuzana" w:date="2025-05-21T15:37:00Z" w16du:dateUtc="2025-05-21T13:37:00Z">
            <w:rPr>
              <w:ins w:id="8809" w:author="Irová Zuzana" w:date="2025-05-21T15:11:00Z" w16du:dateUtc="2025-05-21T13:11:00Z"/>
            </w:rPr>
          </w:rPrChange>
        </w:rPr>
      </w:pPr>
      <w:ins w:id="8810" w:author="Irová Zuzana" w:date="2025-05-21T15:11:00Z" w16du:dateUtc="2025-05-21T13:11:00Z">
        <w:r w:rsidRPr="00332423">
          <w:rPr>
            <w:highlight w:val="yellow"/>
            <w:rPrChange w:id="8811" w:author="Irová Zuzana" w:date="2025-05-21T15:37:00Z" w16du:dateUtc="2025-05-21T13:37:00Z">
              <w:rPr/>
            </w:rPrChange>
          </w:rPr>
          <w:t>pro jin</w:t>
        </w:r>
        <w:r w:rsidRPr="00332423">
          <w:rPr>
            <w:rFonts w:hint="cs"/>
            <w:highlight w:val="yellow"/>
            <w:rPrChange w:id="8812" w:author="Irová Zuzana" w:date="2025-05-21T15:37:00Z" w16du:dateUtc="2025-05-21T13:37:00Z">
              <w:rPr>
                <w:rFonts w:hint="cs"/>
              </w:rPr>
            </w:rPrChange>
          </w:rPr>
          <w:t>ý</w:t>
        </w:r>
        <w:r w:rsidRPr="00332423">
          <w:rPr>
            <w:highlight w:val="yellow"/>
            <w:rPrChange w:id="8813" w:author="Irová Zuzana" w:date="2025-05-21T15:37:00Z" w16du:dateUtc="2025-05-21T13:37:00Z">
              <w:rPr/>
            </w:rPrChange>
          </w:rPr>
          <w:t xml:space="preserve"> dobropis tak, </w:t>
        </w:r>
        <w:r w:rsidRPr="00332423">
          <w:rPr>
            <w:rFonts w:hint="cs"/>
            <w:highlight w:val="yellow"/>
            <w:rPrChange w:id="8814" w:author="Irová Zuzana" w:date="2025-05-21T15:37:00Z" w16du:dateUtc="2025-05-21T13:37:00Z">
              <w:rPr>
                <w:rFonts w:hint="cs"/>
              </w:rPr>
            </w:rPrChange>
          </w:rPr>
          <w:t>ž</w:t>
        </w:r>
        <w:r w:rsidRPr="00332423">
          <w:rPr>
            <w:highlight w:val="yellow"/>
            <w:rPrChange w:id="8815" w:author="Irová Zuzana" w:date="2025-05-21T15:37:00Z" w16du:dateUtc="2025-05-21T13:37:00Z">
              <w:rPr/>
            </w:rPrChange>
          </w:rPr>
          <w:t>e k</w:t>
        </w:r>
        <w:r w:rsidRPr="00332423">
          <w:rPr>
            <w:rFonts w:hint="cs"/>
            <w:highlight w:val="yellow"/>
            <w:rPrChange w:id="8816" w:author="Irová Zuzana" w:date="2025-05-21T15:37:00Z" w16du:dateUtc="2025-05-21T13:37:00Z">
              <w:rPr>
                <w:rFonts w:hint="cs"/>
              </w:rPr>
            </w:rPrChange>
          </w:rPr>
          <w:t> </w:t>
        </w:r>
        <w:r w:rsidRPr="00332423">
          <w:rPr>
            <w:highlight w:val="yellow"/>
            <w:rPrChange w:id="8817" w:author="Irová Zuzana" w:date="2025-05-21T15:37:00Z" w16du:dateUtc="2025-05-21T13:37:00Z">
              <w:rPr/>
            </w:rPrChange>
          </w:rPr>
          <w:t>Bill Date of issue p</w:t>
        </w:r>
        <w:r w:rsidRPr="00332423">
          <w:rPr>
            <w:rFonts w:hint="cs"/>
            <w:highlight w:val="yellow"/>
            <w:rPrChange w:id="8818" w:author="Irová Zuzana" w:date="2025-05-21T15:37:00Z" w16du:dateUtc="2025-05-21T13:37:00Z">
              <w:rPr>
                <w:rFonts w:hint="cs"/>
              </w:rPr>
            </w:rPrChange>
          </w:rPr>
          <w:t>ř</w:t>
        </w:r>
        <w:r w:rsidRPr="00332423">
          <w:rPr>
            <w:highlight w:val="yellow"/>
            <w:rPrChange w:id="8819" w:author="Irová Zuzana" w:date="2025-05-21T15:37:00Z" w16du:dateUtc="2025-05-21T13:37:00Z">
              <w:rPr/>
            </w:rPrChange>
          </w:rPr>
          <w:t>i</w:t>
        </w:r>
        <w:r w:rsidRPr="00332423">
          <w:rPr>
            <w:rFonts w:hint="cs"/>
            <w:highlight w:val="yellow"/>
            <w:rPrChange w:id="8820" w:author="Irová Zuzana" w:date="2025-05-21T15:37:00Z" w16du:dateUtc="2025-05-21T13:37:00Z">
              <w:rPr>
                <w:rFonts w:hint="cs"/>
              </w:rPr>
            </w:rPrChange>
          </w:rPr>
          <w:t>č</w:t>
        </w:r>
        <w:r w:rsidRPr="00332423">
          <w:rPr>
            <w:highlight w:val="yellow"/>
            <w:rPrChange w:id="8821" w:author="Irová Zuzana" w:date="2025-05-21T15:37:00Z" w16du:dateUtc="2025-05-21T13:37:00Z">
              <w:rPr/>
            </w:rPrChange>
          </w:rPr>
          <w:t>te hodnotu z konfigura</w:t>
        </w:r>
        <w:r w:rsidRPr="00332423">
          <w:rPr>
            <w:rFonts w:hint="cs"/>
            <w:highlight w:val="yellow"/>
            <w:rPrChange w:id="8822" w:author="Irová Zuzana" w:date="2025-05-21T15:37:00Z" w16du:dateUtc="2025-05-21T13:37:00Z">
              <w:rPr>
                <w:rFonts w:hint="cs"/>
              </w:rPr>
            </w:rPrChange>
          </w:rPr>
          <w:t>č</w:t>
        </w:r>
        <w:r w:rsidRPr="00332423">
          <w:rPr>
            <w:highlight w:val="yellow"/>
            <w:rPrChange w:id="8823" w:author="Irová Zuzana" w:date="2025-05-21T15:37:00Z" w16du:dateUtc="2025-05-21T13:37:00Z">
              <w:rPr/>
            </w:rPrChange>
          </w:rPr>
          <w:t>n</w:t>
        </w:r>
        <w:r w:rsidRPr="00332423">
          <w:rPr>
            <w:rFonts w:hint="cs"/>
            <w:highlight w:val="yellow"/>
            <w:rPrChange w:id="8824" w:author="Irová Zuzana" w:date="2025-05-21T15:37:00Z" w16du:dateUtc="2025-05-21T13:37:00Z">
              <w:rPr>
                <w:rFonts w:hint="cs"/>
              </w:rPr>
            </w:rPrChange>
          </w:rPr>
          <w:t>í</w:t>
        </w:r>
        <w:r w:rsidRPr="00332423">
          <w:rPr>
            <w:highlight w:val="yellow"/>
            <w:rPrChange w:id="8825" w:author="Irová Zuzana" w:date="2025-05-21T15:37:00Z" w16du:dateUtc="2025-05-21T13:37:00Z">
              <w:rPr/>
            </w:rPrChange>
          </w:rPr>
          <w:t>ho kl</w:t>
        </w:r>
        <w:r w:rsidRPr="00332423">
          <w:rPr>
            <w:rFonts w:hint="cs"/>
            <w:highlight w:val="yellow"/>
            <w:rPrChange w:id="8826" w:author="Irová Zuzana" w:date="2025-05-21T15:37:00Z" w16du:dateUtc="2025-05-21T13:37:00Z">
              <w:rPr>
                <w:rFonts w:hint="cs"/>
              </w:rPr>
            </w:rPrChange>
          </w:rPr>
          <w:t>íč</w:t>
        </w:r>
        <w:r w:rsidRPr="00332423">
          <w:rPr>
            <w:highlight w:val="yellow"/>
            <w:rPrChange w:id="8827" w:author="Irová Zuzana" w:date="2025-05-21T15:37:00Z" w16du:dateUtc="2025-05-21T13:37:00Z">
              <w:rPr/>
            </w:rPrChange>
          </w:rPr>
          <w:t xml:space="preserve">e BE_Maturity period for customer credit note. </w:t>
        </w:r>
      </w:ins>
    </w:p>
    <w:p w14:paraId="625DA8F8" w14:textId="77777777" w:rsidR="00E31914" w:rsidRPr="00955C1D" w:rsidRDefault="00E31914">
      <w:pPr>
        <w:pStyle w:val="ListFS1"/>
        <w:rPr>
          <w:ins w:id="8828" w:author="Irová Zuzana" w:date="2025-05-21T15:11:00Z" w16du:dateUtc="2025-05-21T13:11:00Z"/>
        </w:rPr>
        <w:pPrChange w:id="8829" w:author="Irová Zuzana" w:date="2025-06-06T15:16:00Z" w16du:dateUtc="2025-06-06T13:16:00Z">
          <w:pPr>
            <w:pStyle w:val="ListFS1"/>
            <w:numPr>
              <w:numId w:val="0"/>
            </w:numPr>
            <w:ind w:left="2693" w:firstLine="0"/>
          </w:pPr>
        </w:pPrChange>
      </w:pPr>
    </w:p>
    <w:p w14:paraId="02D9E8FB" w14:textId="3F1B1F69" w:rsidR="00E31914" w:rsidRPr="00E721C5" w:rsidRDefault="00E31914" w:rsidP="00C40C63">
      <w:pPr>
        <w:pStyle w:val="ListFS1"/>
        <w:rPr>
          <w:ins w:id="8830" w:author="Irová Zuzana" w:date="2025-05-21T15:11:00Z" w16du:dateUtc="2025-05-21T13:11:00Z"/>
        </w:rPr>
      </w:pPr>
      <w:ins w:id="8831" w:author="Irová Zuzana" w:date="2025-05-21T15:11:00Z" w16du:dateUtc="2025-05-21T13:11:00Z">
        <w:r w:rsidRPr="00E721C5">
          <w:t>Systém vytvoří statistiku fakturační dávky.</w:t>
        </w:r>
      </w:ins>
      <w:ins w:id="8832" w:author="Irová Zuzana" w:date="2025-05-21T15:52:00Z" w16du:dateUtc="2025-05-21T13:52:00Z">
        <w:r w:rsidR="00837FA3">
          <w:br/>
        </w:r>
      </w:ins>
    </w:p>
    <w:p w14:paraId="4DE61200" w14:textId="0C6C2466" w:rsidR="004A7D25" w:rsidRDefault="00E31914">
      <w:pPr>
        <w:pStyle w:val="NormalIndent"/>
        <w:rPr>
          <w:ins w:id="8833" w:author="Irová Zuzana" w:date="2025-05-22T19:54:00Z" w16du:dateUtc="2025-05-22T17:54:00Z"/>
        </w:rPr>
      </w:pPr>
      <w:ins w:id="8834" w:author="Irová Zuzana" w:date="2025-05-21T15:11:00Z" w16du:dateUtc="2025-05-21T13:11:00Z">
        <w:r w:rsidRPr="00E721C5">
          <w:t xml:space="preserve">Systém nastaví </w:t>
        </w:r>
        <w:r w:rsidRPr="0036711D">
          <w:t xml:space="preserve">Bill status na </w:t>
        </w:r>
        <w:r w:rsidRPr="004A7D25">
          <w:rPr>
            <w:b/>
            <w:bCs/>
            <w:rPrChange w:id="8835" w:author="Irová Zuzana" w:date="2025-05-22T19:40:00Z" w16du:dateUtc="2025-05-22T17:40:00Z">
              <w:rPr/>
            </w:rPrChange>
          </w:rPr>
          <w:t>Waiting for print</w:t>
        </w:r>
      </w:ins>
      <w:ins w:id="8836" w:author="Irová Zuzana" w:date="2025-05-22T19:41:00Z" w16du:dateUtc="2025-05-22T17:41:00Z">
        <w:r w:rsidR="004A7D25">
          <w:rPr>
            <w:b/>
            <w:bCs/>
          </w:rPr>
          <w:t xml:space="preserve"> </w:t>
        </w:r>
        <w:r w:rsidR="00314E3F">
          <w:t>a</w:t>
        </w:r>
      </w:ins>
      <w:ins w:id="8837" w:author="Irová Zuzana" w:date="2025-05-21T15:11:00Z" w16du:dateUtc="2025-05-21T13:11:00Z">
        <w:r w:rsidRPr="00E721C5">
          <w:t xml:space="preserve"> </w:t>
        </w:r>
      </w:ins>
      <w:ins w:id="8838" w:author="Irová Zuzana" w:date="2025-05-22T19:40:00Z" w16du:dateUtc="2025-05-22T17:40:00Z">
        <w:r w:rsidR="004A7D25" w:rsidRPr="00955C1D">
          <w:t>postupně provádí následující fakturační kroky:</w:t>
        </w:r>
      </w:ins>
    </w:p>
    <w:p w14:paraId="4FC9C3A9" w14:textId="0EDC8E68" w:rsidR="00EF68B2" w:rsidRPr="00EF68B2" w:rsidRDefault="00EF68B2">
      <w:pPr>
        <w:pStyle w:val="ListFS1"/>
        <w:rPr>
          <w:ins w:id="8839" w:author="Irová Zuzana" w:date="2025-05-22T19:54:00Z"/>
        </w:rPr>
        <w:pPrChange w:id="8840" w:author="Irová Zuzana" w:date="2025-06-06T15:37:00Z" w16du:dateUtc="2025-06-06T13:37:00Z">
          <w:pPr>
            <w:pStyle w:val="NormalIndent"/>
          </w:pPr>
        </w:pPrChange>
      </w:pPr>
      <w:ins w:id="8841" w:author="Irová Zuzana" w:date="2025-05-22T19:54:00Z">
        <w:r w:rsidRPr="00EF68B2">
          <w:t>Systém informace o faktuře v</w:t>
        </w:r>
      </w:ins>
      <w:ins w:id="8842" w:author="Irová Zuzana" w:date="2025-05-22T19:54:00Z" w16du:dateUtc="2025-05-22T17:54:00Z">
        <w:r>
          <w:t xml:space="preserve"> ePorezna </w:t>
        </w:r>
      </w:ins>
      <w:ins w:id="8843" w:author="Irová Zuzana" w:date="2025-05-22T19:54:00Z">
        <w:r w:rsidRPr="00EF68B2">
          <w:t xml:space="preserve">formátu </w:t>
        </w:r>
      </w:ins>
      <w:ins w:id="8844" w:author="Irová Zuzana" w:date="2025-05-23T11:27:00Z" w16du:dateUtc="2025-05-23T09:27:00Z">
        <w:r w:rsidR="009E02C5">
          <w:t>(</w:t>
        </w:r>
        <w:r w:rsidR="009E02C5" w:rsidRPr="00EF68B2">
          <w:t>XML</w:t>
        </w:r>
        <w:r w:rsidR="009E02C5">
          <w:t>)</w:t>
        </w:r>
        <w:r w:rsidR="009E02C5" w:rsidRPr="00EF68B2">
          <w:t xml:space="preserve"> </w:t>
        </w:r>
      </w:ins>
      <w:ins w:id="8845" w:author="Irová Zuzana" w:date="2025-05-22T19:54:00Z">
        <w:r w:rsidRPr="00EF68B2">
          <w:t xml:space="preserve">odešle do ePorezna na fiskalizaci (Rozhraní ePorezna (fiskalizace) (INT.BAR.31.HR).  </w:t>
        </w:r>
      </w:ins>
    </w:p>
    <w:p w14:paraId="0A63FE3E" w14:textId="5BB84E7F" w:rsidR="00EF68B2" w:rsidRPr="00EF68B2" w:rsidRDefault="00EF68B2">
      <w:pPr>
        <w:pStyle w:val="ListFS1"/>
        <w:rPr>
          <w:ins w:id="8846" w:author="Irová Zuzana" w:date="2025-05-22T19:54:00Z"/>
        </w:rPr>
        <w:pPrChange w:id="8847" w:author="Irová Zuzana" w:date="2025-06-06T15:37:00Z" w16du:dateUtc="2025-06-06T13:37:00Z">
          <w:pPr>
            <w:pStyle w:val="NormalIndent"/>
          </w:pPr>
        </w:pPrChange>
      </w:pPr>
      <w:ins w:id="8848" w:author="Irová Zuzana" w:date="2025-05-22T19:54:00Z">
        <w:r w:rsidRPr="00EF68B2">
          <w:lastRenderedPageBreak/>
          <w:t xml:space="preserve">Systém propíše Unique invoice </w:t>
        </w:r>
      </w:ins>
      <w:ins w:id="8849" w:author="Irová Zuzana" w:date="2025-05-23T11:30:00Z" w16du:dateUtc="2025-05-23T09:30:00Z">
        <w:r w:rsidR="00DC719B">
          <w:t>iden</w:t>
        </w:r>
        <w:r w:rsidR="005756E8">
          <w:t>tifier</w:t>
        </w:r>
      </w:ins>
      <w:ins w:id="8850" w:author="Irová Zuzana" w:date="2025-05-22T19:54:00Z">
        <w:r w:rsidRPr="00EF68B2">
          <w:t xml:space="preserve"> (JIR) z ePorezna odpovědi do Bill.JIR atributu.</w:t>
        </w:r>
      </w:ins>
    </w:p>
    <w:p w14:paraId="69090A9C" w14:textId="77777777" w:rsidR="00EF68B2" w:rsidRPr="00955C1D" w:rsidRDefault="00EF68B2">
      <w:pPr>
        <w:pStyle w:val="NormalIndent"/>
        <w:rPr>
          <w:ins w:id="8851" w:author="Irová Zuzana" w:date="2025-05-22T19:40:00Z" w16du:dateUtc="2025-05-22T17:40:00Z"/>
        </w:rPr>
      </w:pPr>
    </w:p>
    <w:p w14:paraId="2AA391F3" w14:textId="30EC1FFD" w:rsidR="00E31914" w:rsidRPr="00145E7A" w:rsidRDefault="00E31914" w:rsidP="00C40C63">
      <w:pPr>
        <w:pStyle w:val="ListFS1"/>
        <w:rPr>
          <w:ins w:id="8852" w:author="Irová Zuzana" w:date="2025-05-21T15:11:00Z" w16du:dateUtc="2025-05-21T13:11:00Z"/>
          <w:highlight w:val="yellow"/>
          <w:lang w:val="cs-CZ"/>
          <w:rPrChange w:id="8853" w:author="Irová Zuzana" w:date="2025-05-22T17:17:00Z" w16du:dateUtc="2025-05-22T15:17:00Z">
            <w:rPr>
              <w:ins w:id="8854" w:author="Irová Zuzana" w:date="2025-05-21T15:11:00Z" w16du:dateUtc="2025-05-21T13:11:00Z"/>
            </w:rPr>
          </w:rPrChange>
        </w:rPr>
      </w:pPr>
      <w:ins w:id="8855" w:author="Irová Zuzana" w:date="2025-05-21T15:11:00Z" w16du:dateUtc="2025-05-21T13:11:00Z">
        <w:r w:rsidRPr="00145E7A">
          <w:rPr>
            <w:highlight w:val="yellow"/>
            <w:lang w:val="cs-CZ"/>
            <w:rPrChange w:id="8856" w:author="Irová Zuzana" w:date="2025-05-22T17:17:00Z" w16du:dateUtc="2025-05-22T15:17:00Z">
              <w:rPr/>
            </w:rPrChange>
          </w:rPr>
          <w:t>Syst</w:t>
        </w:r>
        <w:r w:rsidRPr="00145E7A">
          <w:rPr>
            <w:rFonts w:hint="cs"/>
            <w:highlight w:val="yellow"/>
            <w:lang w:val="cs-CZ"/>
            <w:rPrChange w:id="8857" w:author="Irová Zuzana" w:date="2025-05-22T17:17:00Z" w16du:dateUtc="2025-05-22T15:17:00Z">
              <w:rPr>
                <w:rFonts w:hint="cs"/>
              </w:rPr>
            </w:rPrChange>
          </w:rPr>
          <w:t>é</w:t>
        </w:r>
        <w:r w:rsidRPr="00145E7A">
          <w:rPr>
            <w:highlight w:val="yellow"/>
            <w:lang w:val="cs-CZ"/>
            <w:rPrChange w:id="8858" w:author="Irová Zuzana" w:date="2025-05-22T17:17:00Z" w16du:dateUtc="2025-05-22T15:17:00Z">
              <w:rPr/>
            </w:rPrChange>
          </w:rPr>
          <w:t>m zjist</w:t>
        </w:r>
        <w:r w:rsidRPr="00145E7A">
          <w:rPr>
            <w:rFonts w:hint="cs"/>
            <w:highlight w:val="yellow"/>
            <w:lang w:val="cs-CZ"/>
            <w:rPrChange w:id="8859" w:author="Irová Zuzana" w:date="2025-05-22T17:17:00Z" w16du:dateUtc="2025-05-22T15:17:00Z">
              <w:rPr>
                <w:rFonts w:hint="cs"/>
              </w:rPr>
            </w:rPrChange>
          </w:rPr>
          <w:t>í</w:t>
        </w:r>
        <w:r w:rsidRPr="00145E7A">
          <w:rPr>
            <w:highlight w:val="yellow"/>
            <w:lang w:val="cs-CZ"/>
            <w:rPrChange w:id="8860" w:author="Irová Zuzana" w:date="2025-05-22T17:17:00Z" w16du:dateUtc="2025-05-22T15:17:00Z">
              <w:rPr/>
            </w:rPrChange>
          </w:rPr>
          <w:t xml:space="preserve"> </w:t>
        </w:r>
      </w:ins>
      <w:ins w:id="8861" w:author="Irová Zuzana" w:date="2025-05-23T11:31:00Z" w16du:dateUtc="2025-05-23T09:31:00Z">
        <w:r w:rsidR="006F6D11">
          <w:rPr>
            <w:highlight w:val="yellow"/>
          </w:rPr>
          <w:t xml:space="preserve">preferovaný </w:t>
        </w:r>
      </w:ins>
      <w:ins w:id="8862" w:author="Irová Zuzana" w:date="2025-05-21T15:11:00Z" w16du:dateUtc="2025-05-21T13:11:00Z">
        <w:r w:rsidRPr="00145E7A">
          <w:rPr>
            <w:highlight w:val="yellow"/>
            <w:lang w:val="cs-CZ"/>
            <w:rPrChange w:id="8863" w:author="Irová Zuzana" w:date="2025-05-22T17:17:00Z" w16du:dateUtc="2025-05-22T15:17:00Z">
              <w:rPr/>
            </w:rPrChange>
          </w:rPr>
          <w:t xml:space="preserve">jazyk faktury </w:t>
        </w:r>
        <w:r w:rsidRPr="00145E7A">
          <w:rPr>
            <w:rFonts w:hint="cs"/>
            <w:highlight w:val="yellow"/>
            <w:rPrChange w:id="8864" w:author="Irová Zuzana" w:date="2025-05-22T17:17:00Z" w16du:dateUtc="2025-05-22T15:17:00Z">
              <w:rPr>
                <w:rFonts w:hint="cs"/>
              </w:rPr>
            </w:rPrChange>
          </w:rPr>
          <w:t>Úč</w:t>
        </w:r>
        <w:r w:rsidRPr="00145E7A">
          <w:rPr>
            <w:highlight w:val="yellow"/>
            <w:rPrChange w:id="8865" w:author="Irová Zuzana" w:date="2025-05-22T17:17:00Z" w16du:dateUtc="2025-05-22T15:17:00Z">
              <w:rPr/>
            </w:rPrChange>
          </w:rPr>
          <w:t xml:space="preserve">tu nebo </w:t>
        </w:r>
      </w:ins>
      <w:ins w:id="8866" w:author="Irová Zuzana" w:date="2025-05-23T11:30:00Z">
        <w:r w:rsidR="006F6D11" w:rsidRPr="006F6D11">
          <w:rPr>
            <w:highlight w:val="yellow"/>
          </w:rPr>
          <w:t>příslušné specializace Business partnera</w:t>
        </w:r>
      </w:ins>
      <w:ins w:id="8867" w:author="Irová Zuzana" w:date="2025-05-23T11:31:00Z" w16du:dateUtc="2025-05-23T09:31:00Z">
        <w:r w:rsidR="006F6D11">
          <w:rPr>
            <w:highlight w:val="yellow"/>
          </w:rPr>
          <w:t xml:space="preserve"> (např. </w:t>
        </w:r>
      </w:ins>
      <w:ins w:id="8868" w:author="Irová Zuzana" w:date="2025-05-21T15:11:00Z" w16du:dateUtc="2025-05-21T13:11:00Z">
        <w:r w:rsidRPr="00145E7A">
          <w:rPr>
            <w:highlight w:val="yellow"/>
            <w:rPrChange w:id="8869" w:author="Irová Zuzana" w:date="2025-05-22T17:17:00Z" w16du:dateUtc="2025-05-22T15:17:00Z">
              <w:rPr/>
            </w:rPrChange>
          </w:rPr>
          <w:t>Poskytovatele EETS</w:t>
        </w:r>
      </w:ins>
      <w:ins w:id="8870" w:author="Irová Zuzana" w:date="2025-05-22T19:41:00Z" w16du:dateUtc="2025-05-22T17:41:00Z">
        <w:r w:rsidR="00314E3F">
          <w:rPr>
            <w:highlight w:val="yellow"/>
          </w:rPr>
          <w:t xml:space="preserve"> nebo FCI ne</w:t>
        </w:r>
      </w:ins>
      <w:ins w:id="8871" w:author="Irová Zuzana" w:date="2025-05-22T19:42:00Z" w16du:dateUtc="2025-05-22T17:42:00Z">
        <w:r w:rsidR="00314E3F">
          <w:rPr>
            <w:highlight w:val="yellow"/>
          </w:rPr>
          <w:t>bo Exemption partnera</w:t>
        </w:r>
      </w:ins>
      <w:ins w:id="8872" w:author="Irová Zuzana" w:date="2025-05-23T11:31:00Z" w16du:dateUtc="2025-05-23T09:31:00Z">
        <w:r w:rsidR="006F6D11">
          <w:rPr>
            <w:highlight w:val="yellow"/>
          </w:rPr>
          <w:t>)</w:t>
        </w:r>
      </w:ins>
      <w:ins w:id="8873" w:author="Irová Zuzana" w:date="2025-05-21T15:11:00Z" w16du:dateUtc="2025-05-21T13:11:00Z">
        <w:r w:rsidRPr="00145E7A">
          <w:rPr>
            <w:highlight w:val="yellow"/>
            <w:rPrChange w:id="8874" w:author="Irová Zuzana" w:date="2025-05-22T17:17:00Z" w16du:dateUtc="2025-05-22T15:17:00Z">
              <w:rPr/>
            </w:rPrChange>
          </w:rPr>
          <w:t xml:space="preserve"> </w:t>
        </w:r>
        <w:r w:rsidRPr="00145E7A">
          <w:rPr>
            <w:highlight w:val="yellow"/>
            <w:lang w:val="cs-CZ"/>
            <w:rPrChange w:id="8875" w:author="Irová Zuzana" w:date="2025-05-22T17:17:00Z" w16du:dateUtc="2025-05-22T15:17:00Z">
              <w:rPr/>
            </w:rPrChange>
          </w:rPr>
          <w:t>(tj. ze Account.Preferred document language</w:t>
        </w:r>
        <w:r w:rsidRPr="00145E7A">
          <w:rPr>
            <w:rFonts w:cs="Times New Roman"/>
            <w:szCs w:val="24"/>
            <w:highlight w:val="yellow"/>
            <w:lang w:eastAsia="en-GB"/>
            <w:rPrChange w:id="8876" w:author="Irová Zuzana" w:date="2025-05-22T17:17:00Z" w16du:dateUtc="2025-05-22T15:17:00Z">
              <w:rPr>
                <w:rFonts w:cs="Times New Roman"/>
                <w:szCs w:val="24"/>
                <w:lang w:eastAsia="en-GB"/>
              </w:rPr>
            </w:rPrChange>
          </w:rPr>
          <w:t xml:space="preserve"> </w:t>
        </w:r>
        <w:r w:rsidRPr="00145E7A">
          <w:rPr>
            <w:highlight w:val="yellow"/>
            <w:rPrChange w:id="8877" w:author="Irová Zuzana" w:date="2025-05-22T17:17:00Z" w16du:dateUtc="2025-05-22T15:17:00Z">
              <w:rPr/>
            </w:rPrChange>
          </w:rPr>
          <w:t xml:space="preserve">nebo </w:t>
        </w:r>
      </w:ins>
      <w:ins w:id="8878" w:author="Irová Zuzana" w:date="2025-05-23T11:31:00Z" w16du:dateUtc="2025-05-23T09:31:00Z">
        <w:r w:rsidR="006F6D11">
          <w:rPr>
            <w:highlight w:val="yellow"/>
          </w:rPr>
          <w:t>Business partner</w:t>
        </w:r>
      </w:ins>
      <w:ins w:id="8879" w:author="Irová Zuzana" w:date="2025-05-21T15:11:00Z" w16du:dateUtc="2025-05-21T13:11:00Z">
        <w:r w:rsidRPr="00145E7A">
          <w:rPr>
            <w:highlight w:val="yellow"/>
            <w:rPrChange w:id="8880" w:author="Irová Zuzana" w:date="2025-05-22T17:17:00Z" w16du:dateUtc="2025-05-22T15:17:00Z">
              <w:rPr/>
            </w:rPrChange>
          </w:rPr>
          <w:t>.Preferred document language</w:t>
        </w:r>
        <w:r w:rsidRPr="00145E7A">
          <w:rPr>
            <w:highlight w:val="yellow"/>
            <w:lang w:val="cs-CZ"/>
            <w:rPrChange w:id="8881" w:author="Irová Zuzana" w:date="2025-05-22T17:17:00Z" w16du:dateUtc="2025-05-22T15:17:00Z">
              <w:rPr/>
            </w:rPrChange>
          </w:rPr>
          <w:t>).</w:t>
        </w:r>
      </w:ins>
    </w:p>
    <w:p w14:paraId="7483F123" w14:textId="10A876E8" w:rsidR="00B22E8F" w:rsidRPr="00B22E8F" w:rsidRDefault="00A644A4" w:rsidP="00C40C63">
      <w:pPr>
        <w:pStyle w:val="ListFS1"/>
        <w:rPr>
          <w:ins w:id="8882" w:author="Irová Zuzana" w:date="2025-05-22T19:42:00Z"/>
        </w:rPr>
      </w:pPr>
      <w:ins w:id="8883" w:author="Irová Zuzana" w:date="2025-05-22T19:44:00Z" w16du:dateUtc="2025-05-22T17:44:00Z">
        <w:r w:rsidRPr="00E721C5">
          <w:t xml:space="preserve">Systém vygeneruje podle bill type, bill issue type a bill category všechny dokumenty faktur, vrubopisů případně dobropisů s ohledem </w:t>
        </w:r>
        <w:r w:rsidRPr="00FE0E5B">
          <w:rPr>
            <w:highlight w:val="yellow"/>
            <w:lang w:val="cs-CZ"/>
            <w:rPrChange w:id="8884" w:author="Irová Zuzana" w:date="2025-05-23T11:32:00Z" w16du:dateUtc="2025-05-23T09:32:00Z">
              <w:rPr/>
            </w:rPrChange>
          </w:rPr>
          <w:t>na zji</w:t>
        </w:r>
        <w:r w:rsidRPr="00FE0E5B">
          <w:rPr>
            <w:rFonts w:hint="cs"/>
            <w:highlight w:val="yellow"/>
            <w:lang w:val="cs-CZ"/>
            <w:rPrChange w:id="8885" w:author="Irová Zuzana" w:date="2025-05-23T11:32:00Z" w16du:dateUtc="2025-05-23T09:32:00Z">
              <w:rPr>
                <w:rFonts w:hint="cs"/>
              </w:rPr>
            </w:rPrChange>
          </w:rPr>
          <w:t>š</w:t>
        </w:r>
        <w:r w:rsidRPr="00FE0E5B">
          <w:rPr>
            <w:highlight w:val="yellow"/>
            <w:lang w:val="cs-CZ"/>
            <w:rPrChange w:id="8886" w:author="Irová Zuzana" w:date="2025-05-23T11:32:00Z" w16du:dateUtc="2025-05-23T09:32:00Z">
              <w:rPr/>
            </w:rPrChange>
          </w:rPr>
          <w:t>t</w:t>
        </w:r>
        <w:r w:rsidRPr="00FE0E5B">
          <w:rPr>
            <w:rFonts w:hint="cs"/>
            <w:highlight w:val="yellow"/>
            <w:lang w:val="cs-CZ"/>
            <w:rPrChange w:id="8887" w:author="Irová Zuzana" w:date="2025-05-23T11:32:00Z" w16du:dateUtc="2025-05-23T09:32:00Z">
              <w:rPr>
                <w:rFonts w:hint="cs"/>
              </w:rPr>
            </w:rPrChange>
          </w:rPr>
          <w:t>ě</w:t>
        </w:r>
        <w:r w:rsidRPr="00FE0E5B">
          <w:rPr>
            <w:highlight w:val="yellow"/>
            <w:lang w:val="cs-CZ"/>
            <w:rPrChange w:id="8888" w:author="Irová Zuzana" w:date="2025-05-23T11:32:00Z" w16du:dateUtc="2025-05-23T09:32:00Z">
              <w:rPr/>
            </w:rPrChange>
          </w:rPr>
          <w:t>n</w:t>
        </w:r>
        <w:r w:rsidRPr="00FE0E5B">
          <w:rPr>
            <w:rFonts w:hint="cs"/>
            <w:highlight w:val="yellow"/>
            <w:lang w:val="cs-CZ"/>
            <w:rPrChange w:id="8889" w:author="Irová Zuzana" w:date="2025-05-23T11:32:00Z" w16du:dateUtc="2025-05-23T09:32:00Z">
              <w:rPr>
                <w:rFonts w:hint="cs"/>
              </w:rPr>
            </w:rPrChange>
          </w:rPr>
          <w:t>ý</w:t>
        </w:r>
        <w:r w:rsidRPr="00FE0E5B">
          <w:rPr>
            <w:highlight w:val="yellow"/>
            <w:lang w:val="cs-CZ"/>
            <w:rPrChange w:id="8890" w:author="Irová Zuzana" w:date="2025-05-23T11:32:00Z" w16du:dateUtc="2025-05-23T09:32:00Z">
              <w:rPr/>
            </w:rPrChange>
          </w:rPr>
          <w:t xml:space="preserve"> preferovan</w:t>
        </w:r>
        <w:r w:rsidRPr="00FE0E5B">
          <w:rPr>
            <w:rFonts w:hint="cs"/>
            <w:highlight w:val="yellow"/>
            <w:lang w:val="cs-CZ"/>
            <w:rPrChange w:id="8891" w:author="Irová Zuzana" w:date="2025-05-23T11:32:00Z" w16du:dateUtc="2025-05-23T09:32:00Z">
              <w:rPr>
                <w:rFonts w:hint="cs"/>
              </w:rPr>
            </w:rPrChange>
          </w:rPr>
          <w:t>ý</w:t>
        </w:r>
        <w:r w:rsidRPr="00FE0E5B">
          <w:rPr>
            <w:highlight w:val="yellow"/>
            <w:lang w:val="cs-CZ"/>
            <w:rPrChange w:id="8892" w:author="Irová Zuzana" w:date="2025-05-23T11:32:00Z" w16du:dateUtc="2025-05-23T09:32:00Z">
              <w:rPr/>
            </w:rPrChange>
          </w:rPr>
          <w:t xml:space="preserve"> jazyk</w:t>
        </w:r>
        <w:r w:rsidRPr="00E721C5">
          <w:t xml:space="preserve"> </w:t>
        </w:r>
      </w:ins>
      <w:ins w:id="8893" w:author="Irová Zuzana" w:date="2025-05-22T19:42:00Z">
        <w:r w:rsidR="00B22E8F" w:rsidRPr="00B22E8F">
          <w:t>v pdf formátu</w:t>
        </w:r>
      </w:ins>
      <w:ins w:id="8894" w:author="Irová Zuzana" w:date="2025-05-22T19:46:00Z" w16du:dateUtc="2025-05-22T17:46:00Z">
        <w:r w:rsidR="00026318" w:rsidRPr="00026318">
          <w:t xml:space="preserve"> </w:t>
        </w:r>
        <w:r w:rsidR="00026318">
          <w:t xml:space="preserve">za využití systémoveé funkce </w:t>
        </w:r>
        <w:r w:rsidR="00026318" w:rsidRPr="00561756">
          <w:t>Vytvoř a ulož dokument (SYS.DFRP.1.1)</w:t>
        </w:r>
      </w:ins>
      <w:ins w:id="8895" w:author="Irová Zuzana" w:date="2025-05-22T19:42:00Z">
        <w:r w:rsidR="00B22E8F" w:rsidRPr="00B22E8F">
          <w:t>:</w:t>
        </w:r>
      </w:ins>
    </w:p>
    <w:p w14:paraId="784DED59" w14:textId="2549C848" w:rsidR="00005416" w:rsidRPr="00005416" w:rsidRDefault="00005416">
      <w:pPr>
        <w:pStyle w:val="ListFS2"/>
        <w:rPr>
          <w:ins w:id="8896" w:author="Irová Zuzana" w:date="2025-05-22T19:43:00Z" w16du:dateUtc="2025-05-22T17:43:00Z"/>
        </w:rPr>
        <w:pPrChange w:id="8897" w:author="Irová Zuzana" w:date="2025-06-06T15:16:00Z" w16du:dateUtc="2025-06-06T13:16:00Z">
          <w:pPr>
            <w:pStyle w:val="ListFS2"/>
            <w:numPr>
              <w:numId w:val="169"/>
            </w:numPr>
            <w:ind w:left="1080" w:hanging="360"/>
          </w:pPr>
        </w:pPrChange>
      </w:pPr>
      <w:ins w:id="8898" w:author="Irová Zuzana" w:date="2025-05-22T19:43:00Z" w16du:dateUtc="2025-05-22T17:43:00Z">
        <w:r w:rsidRPr="00005416">
          <w:t>Faktura za mýtné (DOC.BE.10.</w:t>
        </w:r>
      </w:ins>
      <w:ins w:id="8899" w:author="Irová Zuzana" w:date="2025-05-22T20:06:00Z" w16du:dateUtc="2025-05-22T18:06:00Z">
        <w:r w:rsidR="00502700">
          <w:t>HR</w:t>
        </w:r>
      </w:ins>
      <w:ins w:id="8900" w:author="Irová Zuzana" w:date="2025-05-22T19:43:00Z" w16du:dateUtc="2025-05-22T17:43:00Z">
        <w:r w:rsidRPr="00005416">
          <w:t>)</w:t>
        </w:r>
      </w:ins>
    </w:p>
    <w:p w14:paraId="609755AF" w14:textId="7337E570" w:rsidR="00005416" w:rsidRPr="00005416" w:rsidRDefault="00005416">
      <w:pPr>
        <w:pStyle w:val="ListFS2"/>
        <w:rPr>
          <w:ins w:id="8901" w:author="Irová Zuzana" w:date="2025-05-22T19:43:00Z" w16du:dateUtc="2025-05-22T17:43:00Z"/>
        </w:rPr>
        <w:pPrChange w:id="8902" w:author="Irová Zuzana" w:date="2025-06-06T15:16:00Z" w16du:dateUtc="2025-06-06T13:16:00Z">
          <w:pPr>
            <w:pStyle w:val="ListFS2"/>
            <w:numPr>
              <w:numId w:val="169"/>
            </w:numPr>
            <w:ind w:left="1080" w:hanging="360"/>
          </w:pPr>
        </w:pPrChange>
      </w:pPr>
      <w:ins w:id="8903" w:author="Irová Zuzana" w:date="2025-05-22T19:43:00Z" w16du:dateUtc="2025-05-22T17:43:00Z">
        <w:r w:rsidRPr="00005416">
          <w:t>Vrubopis za mýtné (DOC.BE.13.</w:t>
        </w:r>
      </w:ins>
      <w:ins w:id="8904" w:author="Irová Zuzana" w:date="2025-05-22T20:06:00Z" w16du:dateUtc="2025-05-22T18:06:00Z">
        <w:r w:rsidR="00502700">
          <w:t>HR</w:t>
        </w:r>
      </w:ins>
      <w:ins w:id="8905" w:author="Irová Zuzana" w:date="2025-05-22T19:43:00Z" w16du:dateUtc="2025-05-22T17:43:00Z">
        <w:r w:rsidRPr="00005416">
          <w:t>)</w:t>
        </w:r>
      </w:ins>
    </w:p>
    <w:p w14:paraId="28BEF936" w14:textId="7D1A63E5" w:rsidR="00005416" w:rsidRPr="00005416" w:rsidRDefault="00005416">
      <w:pPr>
        <w:pStyle w:val="ListFS2"/>
        <w:rPr>
          <w:ins w:id="8906" w:author="Irová Zuzana" w:date="2025-05-22T19:43:00Z" w16du:dateUtc="2025-05-22T17:43:00Z"/>
        </w:rPr>
        <w:pPrChange w:id="8907" w:author="Irová Zuzana" w:date="2025-06-06T15:16:00Z" w16du:dateUtc="2025-06-06T13:16:00Z">
          <w:pPr>
            <w:pStyle w:val="ListFS2"/>
            <w:numPr>
              <w:numId w:val="169"/>
            </w:numPr>
            <w:ind w:left="1080" w:hanging="360"/>
          </w:pPr>
        </w:pPrChange>
      </w:pPr>
      <w:ins w:id="8908" w:author="Irová Zuzana" w:date="2025-05-22T19:43:00Z" w16du:dateUtc="2025-05-22T17:43:00Z">
        <w:r w:rsidRPr="00005416">
          <w:t>Dobropis za mýtné (DOC.BE.14.</w:t>
        </w:r>
      </w:ins>
      <w:ins w:id="8909" w:author="Irová Zuzana" w:date="2025-05-22T20:06:00Z" w16du:dateUtc="2025-05-22T18:06:00Z">
        <w:r w:rsidR="00502700">
          <w:t>HR</w:t>
        </w:r>
      </w:ins>
      <w:ins w:id="8910" w:author="Irová Zuzana" w:date="2025-05-22T19:43:00Z" w16du:dateUtc="2025-05-22T17:43:00Z">
        <w:r w:rsidRPr="00005416">
          <w:t>)</w:t>
        </w:r>
      </w:ins>
      <w:ins w:id="8911" w:author="Irová Zuzana" w:date="2025-05-22T19:47:00Z" w16du:dateUtc="2025-05-22T17:47:00Z">
        <w:r w:rsidR="00026318" w:rsidRPr="00B22E8F">
          <w:rPr>
            <w:lang w:val="en-GB" w:eastAsia="cs-CZ"/>
          </w:rPr>
          <w:t>,</w:t>
        </w:r>
      </w:ins>
    </w:p>
    <w:p w14:paraId="2A376444" w14:textId="77777777" w:rsidR="002F39DC" w:rsidRPr="002F39DC" w:rsidRDefault="002F39DC">
      <w:pPr>
        <w:pStyle w:val="ListFS1"/>
        <w:rPr>
          <w:ins w:id="8912" w:author="Irová Zuzana" w:date="2025-05-22T19:56:00Z" w16du:dateUtc="2025-05-22T17:56:00Z"/>
        </w:rPr>
        <w:pPrChange w:id="8913" w:author="Irová Zuzana" w:date="2025-06-06T15:37:00Z" w16du:dateUtc="2025-06-06T13:37:00Z">
          <w:pPr>
            <w:pStyle w:val="ListFS1"/>
            <w:numPr>
              <w:numId w:val="136"/>
            </w:numPr>
            <w:ind w:left="2061" w:hanging="360"/>
          </w:pPr>
        </w:pPrChange>
      </w:pPr>
      <w:ins w:id="8914" w:author="Irová Zuzana" w:date="2025-05-22T19:56:00Z" w16du:dateUtc="2025-05-22T17:56:00Z">
        <w:r w:rsidRPr="002F39DC">
          <w:t>Systém updatuje Bill.Bill document = identifikátor vygenerovaného PDF dokumentu faktury.</w:t>
        </w:r>
      </w:ins>
    </w:p>
    <w:p w14:paraId="05BB10DF" w14:textId="12341691" w:rsidR="002F39DC" w:rsidRDefault="002F39DC" w:rsidP="00C40C63">
      <w:pPr>
        <w:pStyle w:val="ListFS1"/>
        <w:rPr>
          <w:ins w:id="8915" w:author="Irová Zuzana" w:date="2025-05-22T19:57:00Z" w16du:dateUtc="2025-05-22T17:57:00Z"/>
        </w:rPr>
      </w:pPr>
      <w:ins w:id="8916" w:author="Irová Zuzana" w:date="2025-05-22T19:57:00Z" w16du:dateUtc="2025-05-22T17:57:00Z">
        <w:r w:rsidRPr="00E721C5">
          <w:t xml:space="preserve">Systém pro </w:t>
        </w:r>
        <w:r w:rsidRPr="00563A2E">
          <w:rPr>
            <w:highlight w:val="yellow"/>
            <w:lang w:val="cs-CZ"/>
            <w:rPrChange w:id="8917" w:author="Irová Zuzana" w:date="2025-05-23T11:32:00Z" w16du:dateUtc="2025-05-23T09:32:00Z">
              <w:rPr/>
            </w:rPrChange>
          </w:rPr>
          <w:t>ka</w:t>
        </w:r>
        <w:r w:rsidRPr="00563A2E">
          <w:rPr>
            <w:rFonts w:hint="cs"/>
            <w:highlight w:val="yellow"/>
            <w:lang w:val="cs-CZ"/>
            <w:rPrChange w:id="8918" w:author="Irová Zuzana" w:date="2025-05-23T11:32:00Z" w16du:dateUtc="2025-05-23T09:32:00Z">
              <w:rPr>
                <w:rFonts w:hint="cs"/>
              </w:rPr>
            </w:rPrChange>
          </w:rPr>
          <w:t>ž</w:t>
        </w:r>
        <w:r w:rsidRPr="00563A2E">
          <w:rPr>
            <w:highlight w:val="yellow"/>
            <w:lang w:val="cs-CZ"/>
            <w:rPrChange w:id="8919" w:author="Irová Zuzana" w:date="2025-05-23T11:32:00Z" w16du:dateUtc="2025-05-23T09:32:00Z">
              <w:rPr/>
            </w:rPrChange>
          </w:rPr>
          <w:t>d</w:t>
        </w:r>
        <w:r w:rsidRPr="00563A2E">
          <w:rPr>
            <w:rFonts w:hint="cs"/>
            <w:highlight w:val="yellow"/>
            <w:lang w:val="cs-CZ"/>
            <w:rPrChange w:id="8920" w:author="Irová Zuzana" w:date="2025-05-23T11:32:00Z" w16du:dateUtc="2025-05-23T09:32:00Z">
              <w:rPr>
                <w:rFonts w:hint="cs"/>
              </w:rPr>
            </w:rPrChange>
          </w:rPr>
          <w:t>ý</w:t>
        </w:r>
        <w:r w:rsidRPr="00E721C5">
          <w:t xml:space="preserve"> </w:t>
        </w:r>
        <w:r>
          <w:t>Customer</w:t>
        </w:r>
        <w:r w:rsidRPr="00E721C5">
          <w:t xml:space="preserve"> bill za mýto připraví a vygeneruje souhrnný detailní výpis (Detailní výpis mýtných transakcí k faktuře (DOC.BE.11.</w:t>
        </w:r>
        <w:r>
          <w:t>HR</w:t>
        </w:r>
        <w:r w:rsidRPr="00E721C5">
          <w:t>)) jako povinnou součást vytvořené faktury.</w:t>
        </w:r>
      </w:ins>
    </w:p>
    <w:p w14:paraId="2A9FCFC1" w14:textId="309EAA98" w:rsidR="00B22E8F" w:rsidRPr="008D27FF" w:rsidRDefault="00B22E8F">
      <w:pPr>
        <w:pStyle w:val="NormalIndent"/>
        <w:rPr>
          <w:ins w:id="8921" w:author="Irová Zuzana" w:date="2025-05-22T19:42:00Z"/>
        </w:rPr>
        <w:pPrChange w:id="8922" w:author="Irová Zuzana" w:date="2025-06-06T15:16:00Z" w16du:dateUtc="2025-06-06T13:16:00Z">
          <w:pPr>
            <w:pStyle w:val="ListFS1"/>
          </w:pPr>
        </w:pPrChange>
      </w:pPr>
    </w:p>
    <w:p w14:paraId="5B67C3FA" w14:textId="77777777" w:rsidR="00D241E6" w:rsidRPr="00034FD3" w:rsidRDefault="00D241E6">
      <w:pPr>
        <w:pStyle w:val="ListFS1"/>
        <w:rPr>
          <w:ins w:id="8923" w:author="Irová Zuzana" w:date="2025-05-22T19:48:00Z" w16du:dateUtc="2025-05-22T17:48:00Z"/>
          <w:szCs w:val="24"/>
          <w:lang w:eastAsia="en-GB"/>
        </w:rPr>
        <w:pPrChange w:id="8924" w:author="Irová Zuzana" w:date="2025-06-06T15:37:00Z" w16du:dateUtc="2025-06-06T13:37:00Z">
          <w:pPr>
            <w:pStyle w:val="ListBullet"/>
          </w:pPr>
        </w:pPrChange>
      </w:pPr>
      <w:ins w:id="8925" w:author="Irová Zuzana" w:date="2025-05-22T19:48:00Z" w16du:dateUtc="2025-05-22T17:48:00Z">
        <w:r>
          <w:rPr>
            <w:rStyle w:val="fabric-text-color-mark"/>
          </w:rPr>
          <w:t xml:space="preserve">Systém zjistí, zda se má faktura vygenerovat také v xml formátu jako elektronická faktura (tj. pokud CM.Account.Preferred electronic invoice format = FINA, </w:t>
        </w:r>
        <w:r w:rsidRPr="00034FD3">
          <w:rPr>
            <w:rStyle w:val="fabric-text-color-mark"/>
            <w:rPrChange w:id="8926" w:author="Irová Zuzana" w:date="2025-05-22T19:48:00Z" w16du:dateUtc="2025-05-22T17:48:00Z">
              <w:rPr>
                <w:rStyle w:val="fabric-text-color-mark"/>
                <w:highlight w:val="cyan"/>
              </w:rPr>
            </w:rPrChange>
          </w:rPr>
          <w:t>nebo ECM.EETS Provider.Preferred electronic invoice format = FINA, nebo CM.Exemption partner.Preferred electronic invoice format = FINA)</w:t>
        </w:r>
        <w:r w:rsidRPr="00034FD3">
          <w:rPr>
            <w:rStyle w:val="fabric-text-color-mark"/>
          </w:rPr>
          <w:t>.</w:t>
        </w:r>
      </w:ins>
    </w:p>
    <w:p w14:paraId="7E53BBC6" w14:textId="77777777" w:rsidR="002F39DC" w:rsidRDefault="00D241E6" w:rsidP="00C40C63">
      <w:pPr>
        <w:pStyle w:val="ListFS1"/>
        <w:rPr>
          <w:ins w:id="8927" w:author="Irová Zuzana" w:date="2025-05-22T19:57:00Z" w16du:dateUtc="2025-05-22T17:57:00Z"/>
        </w:rPr>
      </w:pPr>
      <w:ins w:id="8928" w:author="Irová Zuzana" w:date="2025-05-22T19:48:00Z" w16du:dateUtc="2025-05-22T17:48:00Z">
        <w:r>
          <w:t xml:space="preserve">V případě požadovaného </w:t>
        </w:r>
      </w:ins>
      <w:ins w:id="8929" w:author="Irová Zuzana" w:date="2025-05-22T19:56:00Z" w16du:dateUtc="2025-05-22T17:56:00Z">
        <w:r w:rsidR="002F39DC">
          <w:t>elektronického</w:t>
        </w:r>
      </w:ins>
      <w:ins w:id="8930" w:author="Irová Zuzana" w:date="2025-05-22T19:48:00Z" w16du:dateUtc="2025-05-22T17:48:00Z">
        <w:r>
          <w:t xml:space="preserve"> formátu</w:t>
        </w:r>
      </w:ins>
      <w:ins w:id="8931" w:author="Irová Zuzana" w:date="2025-05-22T19:56:00Z" w16du:dateUtc="2025-05-22T17:56:00Z">
        <w:r w:rsidR="002F39DC">
          <w:t xml:space="preserve"> (XML)</w:t>
        </w:r>
      </w:ins>
      <w:ins w:id="8932" w:author="Irová Zuzana" w:date="2025-05-22T19:57:00Z" w16du:dateUtc="2025-05-22T17:57:00Z">
        <w:r w:rsidR="002F39DC">
          <w:t xml:space="preserve"> faktury:</w:t>
        </w:r>
      </w:ins>
    </w:p>
    <w:p w14:paraId="36D62616" w14:textId="04676E83" w:rsidR="00D241E6" w:rsidRDefault="00D241E6">
      <w:pPr>
        <w:pStyle w:val="ListFS2"/>
        <w:rPr>
          <w:ins w:id="8933" w:author="Irová Zuzana" w:date="2025-05-22T19:48:00Z" w16du:dateUtc="2025-05-22T17:48:00Z"/>
        </w:rPr>
        <w:pPrChange w:id="8934" w:author="Irová Zuzana" w:date="2025-06-06T15:16:00Z" w16du:dateUtc="2025-06-06T13:16:00Z">
          <w:pPr>
            <w:pStyle w:val="ListBullet"/>
          </w:pPr>
        </w:pPrChange>
      </w:pPr>
      <w:ins w:id="8935" w:author="Irová Zuzana" w:date="2025-05-22T19:48:00Z" w16du:dateUtc="2025-05-22T17:48:00Z">
        <w:r>
          <w:t>Systém navíc vygeneruje eFakturu (DOC.BE.21.</w:t>
        </w:r>
      </w:ins>
      <w:ins w:id="8936" w:author="Irová Zuzana" w:date="2025-05-22T19:49:00Z" w16du:dateUtc="2025-05-22T17:49:00Z">
        <w:r w:rsidR="00147D8D">
          <w:t>HR</w:t>
        </w:r>
      </w:ins>
      <w:ins w:id="8937" w:author="Irová Zuzana" w:date="2025-05-22T19:48:00Z" w16du:dateUtc="2025-05-22T17:48:00Z">
        <w:r>
          <w:t>). Systém dokument uloží s využitím případu užití Ulož externí dokument (SYS.DFRP.1.4).</w:t>
        </w:r>
      </w:ins>
    </w:p>
    <w:p w14:paraId="39A80EE8" w14:textId="65A342E0" w:rsidR="00E31914" w:rsidRDefault="00E31914">
      <w:pPr>
        <w:pStyle w:val="ListFS2"/>
        <w:rPr>
          <w:ins w:id="8938" w:author="Irová Zuzana" w:date="2025-05-21T15:11:00Z" w16du:dateUtc="2025-05-21T13:11:00Z"/>
        </w:rPr>
        <w:pPrChange w:id="8939" w:author="Irová Zuzana" w:date="2025-06-06T15:16:00Z" w16du:dateUtc="2025-06-06T13:16:00Z">
          <w:pPr>
            <w:pStyle w:val="ListFS1"/>
          </w:pPr>
        </w:pPrChange>
      </w:pPr>
      <w:ins w:id="8940" w:author="Irová Zuzana" w:date="2025-05-21T15:11:00Z" w16du:dateUtc="2025-05-21T13:11:00Z">
        <w:r w:rsidRPr="00955A73">
          <w:t xml:space="preserve">Systém updatuje Bill.E-Bill document = identifikátor vytvořeného XML dokumentu faktury. </w:t>
        </w:r>
      </w:ins>
    </w:p>
    <w:p w14:paraId="37509840" w14:textId="77777777" w:rsidR="00356DF0" w:rsidRPr="00F57045" w:rsidRDefault="00356DF0" w:rsidP="00C40C63">
      <w:pPr>
        <w:pStyle w:val="ListFS1"/>
        <w:rPr>
          <w:ins w:id="8941" w:author="Irová Zuzana" w:date="2025-06-06T15:13:00Z" w16du:dateUtc="2025-06-06T13:13:00Z"/>
        </w:rPr>
      </w:pPr>
      <w:ins w:id="8942" w:author="Irová Zuzana" w:date="2025-06-06T15:13:00Z" w16du:dateUtc="2025-06-06T13:13:00Z">
        <w:r w:rsidRPr="00E721C5">
          <w:t xml:space="preserve">Systém odešle všechny pdf </w:t>
        </w:r>
        <w:r>
          <w:t xml:space="preserve">a případně i XML verze </w:t>
        </w:r>
        <w:r w:rsidRPr="00E721C5">
          <w:t>faktur, vrubopisů, dobropisů a info o Detailním výpisu v csv formátu na zákazníkův/</w:t>
        </w:r>
        <w:r>
          <w:t xml:space="preserve">EETS </w:t>
        </w:r>
        <w:r>
          <w:lastRenderedPageBreak/>
          <w:t>Provider/Exemption partner email</w:t>
        </w:r>
        <w:r w:rsidRPr="00E721C5">
          <w:t xml:space="preserve"> </w:t>
        </w:r>
        <w:r>
          <w:t xml:space="preserve">(pokud je vyplněn) </w:t>
        </w:r>
        <w:r w:rsidRPr="00E721C5">
          <w:t xml:space="preserve">společně s notifikací </w:t>
        </w:r>
        <w:r w:rsidRPr="00F57045">
          <w:t>Oznámení o vystavení faktury</w:t>
        </w:r>
        <w:r>
          <w:t xml:space="preserve"> (NTF.DF.01</w:t>
        </w:r>
        <w:r w:rsidRPr="00E721C5">
          <w:t>.</w:t>
        </w:r>
        <w:r>
          <w:t>HR)</w:t>
        </w:r>
        <w:r w:rsidRPr="00F57045">
          <w:t>.</w:t>
        </w:r>
      </w:ins>
    </w:p>
    <w:p w14:paraId="29EDAC76" w14:textId="77777777" w:rsidR="00356DF0" w:rsidRPr="00F57045" w:rsidRDefault="00356DF0" w:rsidP="00C40C63">
      <w:pPr>
        <w:pStyle w:val="ListFS1"/>
        <w:rPr>
          <w:ins w:id="8943" w:author="Irová Zuzana" w:date="2025-06-06T15:13:00Z" w16du:dateUtc="2025-06-06T13:13:00Z"/>
        </w:rPr>
      </w:pPr>
      <w:ins w:id="8944" w:author="Irová Zuzana" w:date="2025-06-06T15:13:00Z" w16du:dateUtc="2025-06-06T13:13:00Z">
        <w:r w:rsidRPr="00F57045">
          <w:t>Systém případně odešle XML verzi faktury přes eFINA přes Rozhraní eFINA (elektronická faktura) (INT.BAR.32.HR).</w:t>
        </w:r>
      </w:ins>
    </w:p>
    <w:p w14:paraId="16A1650B" w14:textId="77777777" w:rsidR="00653FB3" w:rsidRDefault="00653FB3">
      <w:pPr>
        <w:pStyle w:val="NormalIndent"/>
        <w:rPr>
          <w:ins w:id="8945" w:author="Irová Zuzana" w:date="2025-05-21T15:11:00Z" w16du:dateUtc="2025-05-21T13:11:00Z"/>
        </w:rPr>
        <w:pPrChange w:id="8946" w:author="Irová Zuzana" w:date="2025-06-06T15:16:00Z" w16du:dateUtc="2025-06-06T13:16:00Z">
          <w:pPr>
            <w:pStyle w:val="ListFS1"/>
          </w:pPr>
        </w:pPrChange>
      </w:pPr>
    </w:p>
    <w:p w14:paraId="53017EA0" w14:textId="77777777" w:rsidR="00E31914" w:rsidRDefault="00E31914" w:rsidP="00C40C63">
      <w:pPr>
        <w:pStyle w:val="ListFS1"/>
        <w:rPr>
          <w:ins w:id="8947" w:author="Irová Zuzana" w:date="2025-05-21T15:11:00Z" w16du:dateUtc="2025-05-21T13:11:00Z"/>
        </w:rPr>
      </w:pPr>
      <w:ins w:id="8948" w:author="Irová Zuzana" w:date="2025-05-21T15:11:00Z" w16du:dateUtc="2025-05-21T13:11:00Z">
        <w:r>
          <w:t>Systém změní stav Bill.</w:t>
        </w:r>
        <w:r w:rsidRPr="00E721C5">
          <w:t>Bill issue status na Issued</w:t>
        </w:r>
        <w:r>
          <w:t>.</w:t>
        </w:r>
      </w:ins>
    </w:p>
    <w:p w14:paraId="23CB5D56" w14:textId="63A97998" w:rsidR="00691A3D" w:rsidRPr="00691A3D" w:rsidRDefault="00E31914">
      <w:pPr>
        <w:pStyle w:val="NormalIndent"/>
        <w:rPr>
          <w:ins w:id="8949" w:author="Irová Zuzana" w:date="2025-05-22T19:51:00Z"/>
        </w:rPr>
      </w:pPr>
      <w:ins w:id="8950" w:author="Irová Zuzana" w:date="2025-05-21T15:11:00Z" w16du:dateUtc="2025-05-21T13:11:00Z">
        <w:r w:rsidRPr="00E721C5">
          <w:t>Systém dokončí proces vytváření pravidelných faktur a nastaví</w:t>
        </w:r>
        <w:r>
          <w:t xml:space="preserve"> </w:t>
        </w:r>
        <w:r w:rsidRPr="00E721C5">
          <w:t xml:space="preserve">stav </w:t>
        </w:r>
        <w:r w:rsidRPr="0036711D">
          <w:rPr>
            <w:b/>
            <w:bCs/>
          </w:rPr>
          <w:t>Bill session na Closed</w:t>
        </w:r>
        <w:r>
          <w:rPr>
            <w:b/>
            <w:bCs/>
          </w:rPr>
          <w:t xml:space="preserve">, </w:t>
        </w:r>
        <w:r w:rsidRPr="0036711D">
          <w:t xml:space="preserve">pokud </w:t>
        </w:r>
      </w:ins>
      <w:ins w:id="8951" w:author="Irová Zuzana" w:date="2025-05-22T19:59:00Z" w16du:dateUtc="2025-05-22T17:59:00Z">
        <w:r w:rsidR="007652DB">
          <w:t xml:space="preserve">se </w:t>
        </w:r>
      </w:ins>
      <w:ins w:id="8952" w:author="Irová Zuzana" w:date="2025-05-21T15:11:00Z" w16du:dateUtc="2025-05-21T13:11:00Z">
        <w:r w:rsidRPr="0036711D">
          <w:t>vš</w:t>
        </w:r>
      </w:ins>
      <w:ins w:id="8953" w:author="Irová Zuzana" w:date="2025-05-22T19:59:00Z" w16du:dateUtc="2025-05-22T17:59:00Z">
        <w:r w:rsidR="007652DB">
          <w:t>e</w:t>
        </w:r>
      </w:ins>
      <w:ins w:id="8954" w:author="Irová Zuzana" w:date="2025-05-21T15:11:00Z" w16du:dateUtc="2025-05-21T13:11:00Z">
        <w:r w:rsidRPr="0036711D">
          <w:t>chny Bills dostaly do stavu Issued</w:t>
        </w:r>
        <w:r w:rsidRPr="00E721C5">
          <w:t>.</w:t>
        </w:r>
        <w:r>
          <w:t xml:space="preserve"> </w:t>
        </w:r>
      </w:ins>
      <w:ins w:id="8955" w:author="Irová Zuzana" w:date="2025-05-22T19:51:00Z">
        <w:r w:rsidR="00691A3D" w:rsidRPr="00691A3D">
          <w:t>Systém postupně provádí následující fakturační kroky:</w:t>
        </w:r>
      </w:ins>
    </w:p>
    <w:p w14:paraId="6A3F1FE2" w14:textId="77777777" w:rsidR="00E31914" w:rsidRDefault="00E31914">
      <w:pPr>
        <w:pStyle w:val="ListFS1"/>
        <w:rPr>
          <w:ins w:id="8956" w:author="Irová Zuzana" w:date="2025-05-21T15:11:00Z" w16du:dateUtc="2025-05-21T13:11:00Z"/>
        </w:rPr>
        <w:pPrChange w:id="8957" w:author="Irová Zuzana" w:date="2025-06-06T15:16:00Z" w16du:dateUtc="2025-06-06T13:16:00Z">
          <w:pPr>
            <w:pStyle w:val="ListFS1"/>
            <w:numPr>
              <w:numId w:val="0"/>
            </w:numPr>
            <w:ind w:left="0" w:firstLine="0"/>
          </w:pPr>
        </w:pPrChange>
      </w:pPr>
    </w:p>
    <w:p w14:paraId="12B6FEB1" w14:textId="77777777" w:rsidR="00E31914" w:rsidRPr="00955C1D" w:rsidRDefault="00E31914">
      <w:pPr>
        <w:pStyle w:val="NormalIndent"/>
        <w:rPr>
          <w:ins w:id="8958" w:author="Irová Zuzana" w:date="2025-05-21T15:11:00Z" w16du:dateUtc="2025-05-21T13:11:00Z"/>
        </w:rPr>
      </w:pPr>
      <w:ins w:id="8959" w:author="Irová Zuzana" w:date="2025-05-21T15:11:00Z" w16du:dateUtc="2025-05-21T13:11:00Z">
        <w:r w:rsidRPr="00955C1D">
          <w:t>Postup končí</w:t>
        </w:r>
      </w:ins>
    </w:p>
    <w:p w14:paraId="11557AC2" w14:textId="77777777" w:rsidR="00E31914" w:rsidRPr="00955C1D" w:rsidRDefault="00E31914">
      <w:pPr>
        <w:pStyle w:val="NormalIndent"/>
        <w:rPr>
          <w:ins w:id="8960" w:author="Irová Zuzana" w:date="2025-05-21T15:11:00Z" w16du:dateUtc="2025-05-21T13:11:00Z"/>
        </w:rPr>
      </w:pPr>
    </w:p>
    <w:p w14:paraId="17532FA2" w14:textId="77777777" w:rsidR="00E31914" w:rsidRPr="00955C1D" w:rsidRDefault="00E31914" w:rsidP="00E31914">
      <w:pPr>
        <w:pStyle w:val="Heading4"/>
        <w:spacing w:after="120" w:line="276" w:lineRule="auto"/>
        <w:rPr>
          <w:ins w:id="8961" w:author="Irová Zuzana" w:date="2025-05-21T15:11:00Z" w16du:dateUtc="2025-05-21T13:11:00Z"/>
          <w:rFonts w:hint="eastAsia"/>
        </w:rPr>
      </w:pPr>
      <w:ins w:id="8962" w:author="Irová Zuzana" w:date="2025-05-21T15:11:00Z" w16du:dateUtc="2025-05-21T13:11:00Z">
        <w:r w:rsidRPr="00955C1D">
          <w:t>Alternativní postupy</w:t>
        </w:r>
      </w:ins>
    </w:p>
    <w:p w14:paraId="6D571471" w14:textId="77777777" w:rsidR="00E31914" w:rsidRPr="00955C1D" w:rsidRDefault="00E31914">
      <w:pPr>
        <w:pStyle w:val="Flowheading"/>
        <w:rPr>
          <w:ins w:id="8963" w:author="Irová Zuzana" w:date="2025-05-21T15:11:00Z" w16du:dateUtc="2025-05-21T13:11:00Z"/>
        </w:rPr>
      </w:pPr>
      <w:ins w:id="8964" w:author="Irová Zuzana" w:date="2025-05-21T15:11:00Z" w16du:dateUtc="2025-05-21T13:11:00Z">
        <w:r w:rsidRPr="00955C1D">
          <w:t>Fakturační dávka opožděných událostí</w:t>
        </w:r>
      </w:ins>
    </w:p>
    <w:p w14:paraId="40B834E7" w14:textId="77777777" w:rsidR="00E31914" w:rsidRPr="00955C1D" w:rsidRDefault="00E31914">
      <w:pPr>
        <w:pStyle w:val="NormalIndent"/>
        <w:rPr>
          <w:ins w:id="8965" w:author="Irová Zuzana" w:date="2025-05-21T15:11:00Z" w16du:dateUtc="2025-05-21T13:11:00Z"/>
        </w:rPr>
      </w:pPr>
      <w:ins w:id="8966" w:author="Irová Zuzana" w:date="2025-05-21T15:11:00Z" w16du:dateUtc="2025-05-21T13:11:00Z">
        <w:r w:rsidRPr="00955C1D">
          <w:t>Systém zpracuje opožděné mýtné události, které vznikly v již vyfakturovaném období, které přišly do Systému až po uzávěrce fakturační dávky, do které patří podle data mýtné transakce.</w:t>
        </w:r>
      </w:ins>
    </w:p>
    <w:p w14:paraId="75D25383" w14:textId="77777777" w:rsidR="00E31914" w:rsidRPr="00955C1D" w:rsidRDefault="00E31914">
      <w:pPr>
        <w:pStyle w:val="NormalIndent"/>
        <w:rPr>
          <w:ins w:id="8967" w:author="Irová Zuzana" w:date="2025-05-21T15:11:00Z" w16du:dateUtc="2025-05-21T13:11:00Z"/>
        </w:rPr>
      </w:pPr>
      <w:ins w:id="8968" w:author="Irová Zuzana" w:date="2025-05-21T15:11:00Z" w16du:dateUtc="2025-05-21T13:11:00Z">
        <w:r w:rsidRPr="00955C1D">
          <w:t>Systém vybere bill session type = Delayed (Systém automaticky spustí proces uzavírání pravidelné fakturační dávky typu Delayed pouze u zpracovávání normálního typu pravidelné fakturační dávky).</w:t>
        </w:r>
      </w:ins>
    </w:p>
    <w:p w14:paraId="20DAC160" w14:textId="77777777" w:rsidR="00E31914" w:rsidRPr="00955C1D" w:rsidRDefault="00E31914">
      <w:pPr>
        <w:pStyle w:val="NormalIndent"/>
        <w:rPr>
          <w:ins w:id="8969" w:author="Irová Zuzana" w:date="2025-05-21T15:11:00Z" w16du:dateUtc="2025-05-21T13:11:00Z"/>
        </w:rPr>
      </w:pPr>
      <w:ins w:id="8970" w:author="Irová Zuzana" w:date="2025-05-21T15:11:00Z" w16du:dateUtc="2025-05-21T13:11:00Z">
        <w:r w:rsidRPr="00955C1D">
          <w:t>Postup pokračuje kroky jako u normálního typu fakturační dávky s tím rozdílem, že:</w:t>
        </w:r>
      </w:ins>
    </w:p>
    <w:p w14:paraId="0339523A" w14:textId="60BED971" w:rsidR="00E31914" w:rsidRPr="00E721C5" w:rsidRDefault="00E31914" w:rsidP="00C40C63">
      <w:pPr>
        <w:pStyle w:val="ListFS1"/>
        <w:rPr>
          <w:ins w:id="8971" w:author="Irová Zuzana" w:date="2025-05-21T15:11:00Z" w16du:dateUtc="2025-05-21T13:11:00Z"/>
        </w:rPr>
      </w:pPr>
      <w:ins w:id="8972" w:author="Irová Zuzana" w:date="2025-05-21T15:11:00Z" w16du:dateUtc="2025-05-21T13:11:00Z">
        <w:r w:rsidRPr="00E721C5">
          <w:t xml:space="preserve">Pokud při vytváření tax bill itemy je součet bill item s danou sazbou daně </w:t>
        </w:r>
      </w:ins>
    </w:p>
    <w:p w14:paraId="49142016" w14:textId="77777777" w:rsidR="00E31914" w:rsidRPr="00E721C5" w:rsidRDefault="00E31914">
      <w:pPr>
        <w:pStyle w:val="ListFS2"/>
        <w:rPr>
          <w:ins w:id="8973" w:author="Irová Zuzana" w:date="2025-05-21T15:11:00Z" w16du:dateUtc="2025-05-21T13:11:00Z"/>
        </w:rPr>
      </w:pPr>
      <w:ins w:id="8974" w:author="Irová Zuzana" w:date="2025-05-21T15:11:00Z" w16du:dateUtc="2025-05-21T13:11:00Z">
        <w:r w:rsidRPr="00E721C5">
          <w:t>&lt; 0, pak Bill item type = Corrective bill item credit,</w:t>
        </w:r>
      </w:ins>
    </w:p>
    <w:p w14:paraId="241FBB7F" w14:textId="284A6B3A" w:rsidR="00E31914" w:rsidRPr="00E721C5" w:rsidRDefault="00E31914">
      <w:pPr>
        <w:pStyle w:val="ListFS2"/>
        <w:rPr>
          <w:ins w:id="8975" w:author="Irová Zuzana" w:date="2025-05-21T15:11:00Z" w16du:dateUtc="2025-05-21T13:11:00Z"/>
        </w:rPr>
      </w:pPr>
      <w:ins w:id="8976" w:author="Irová Zuzana" w:date="2025-05-21T15:11:00Z" w16du:dateUtc="2025-05-21T13:11:00Z">
        <w:r w:rsidRPr="00E721C5">
          <w:t>&gt;=0 a zároveň neexistují Corrective bill items debit a součet Corrective bill items credit je 0, pak Bill item type = Regular bill item</w:t>
        </w:r>
      </w:ins>
      <w:ins w:id="8977" w:author="Irová Zuzana" w:date="2025-05-22T20:01:00Z" w16du:dateUtc="2025-05-22T18:01:00Z">
        <w:r w:rsidR="00E223FC">
          <w:t>,</w:t>
        </w:r>
      </w:ins>
    </w:p>
    <w:p w14:paraId="7068B6E6" w14:textId="77777777" w:rsidR="00E31914" w:rsidRPr="00E721C5" w:rsidRDefault="00E31914">
      <w:pPr>
        <w:pStyle w:val="ListFS2"/>
        <w:rPr>
          <w:ins w:id="8978" w:author="Irová Zuzana" w:date="2025-05-21T15:11:00Z" w16du:dateUtc="2025-05-21T13:11:00Z"/>
        </w:rPr>
      </w:pPr>
      <w:ins w:id="8979" w:author="Irová Zuzana" w:date="2025-05-21T15:11:00Z" w16du:dateUtc="2025-05-21T13:11:00Z">
        <w:r w:rsidRPr="00E721C5">
          <w:t>jinak Bill item type = Corrective bill item debit</w:t>
        </w:r>
      </w:ins>
    </w:p>
    <w:p w14:paraId="7C3D857F" w14:textId="77777777" w:rsidR="00E31914" w:rsidRPr="00E721C5" w:rsidRDefault="00E31914" w:rsidP="00C40C63">
      <w:pPr>
        <w:pStyle w:val="ListFS1"/>
        <w:rPr>
          <w:ins w:id="8980" w:author="Irová Zuzana" w:date="2025-05-21T15:11:00Z" w16du:dateUtc="2025-05-21T13:11:00Z"/>
        </w:rPr>
      </w:pPr>
      <w:ins w:id="8981" w:author="Irová Zuzana" w:date="2025-05-21T15:11:00Z" w16du:dateUtc="2025-05-21T13:11:00Z">
        <w:r w:rsidRPr="00E721C5">
          <w:t xml:space="preserve">Pokud vypočtená hodnota bill.Total amount je &lt; 0, Systém nastaví bill.Bill issue type = Corrective bill – credit, jinak na bill.Bill issue type = Corrective bill – debit. </w:t>
        </w:r>
      </w:ins>
    </w:p>
    <w:p w14:paraId="5F37415C" w14:textId="6A8C8813" w:rsidR="00E31914" w:rsidRPr="00E721C5" w:rsidRDefault="00E31914" w:rsidP="00C40C63">
      <w:pPr>
        <w:pStyle w:val="ListFS1"/>
        <w:rPr>
          <w:ins w:id="8982" w:author="Irová Zuzana" w:date="2025-05-21T15:11:00Z" w16du:dateUtc="2025-05-21T13:11:00Z"/>
        </w:rPr>
      </w:pPr>
      <w:ins w:id="8983" w:author="Irová Zuzana" w:date="2025-05-21T15:11:00Z" w16du:dateUtc="2025-05-21T13:11:00Z">
        <w:r w:rsidRPr="00E721C5">
          <w:t xml:space="preserve">Detailní výpis mýtných transakcí se vytvoří v případě opožděných mýtných </w:t>
        </w:r>
      </w:ins>
      <w:ins w:id="8984" w:author="Irová Zuzana" w:date="2025-05-22T20:02:00Z" w16du:dateUtc="2025-05-22T18:02:00Z">
        <w:r w:rsidR="003A44EE">
          <w:t>transakcí</w:t>
        </w:r>
      </w:ins>
      <w:ins w:id="8985" w:author="Irová Zuzana" w:date="2025-05-21T15:11:00Z" w16du:dateUtc="2025-05-21T13:11:00Z">
        <w:r w:rsidRPr="00E721C5">
          <w:t xml:space="preserve"> jen v důsledku vydání vrubopisu) pro Customer bills.</w:t>
        </w:r>
      </w:ins>
    </w:p>
    <w:p w14:paraId="65D359BC" w14:textId="77777777" w:rsidR="00E31914" w:rsidRPr="00955C1D" w:rsidRDefault="00E31914">
      <w:pPr>
        <w:pStyle w:val="NormalIndent"/>
        <w:rPr>
          <w:ins w:id="8986" w:author="Irová Zuzana" w:date="2025-05-21T15:11:00Z" w16du:dateUtc="2025-05-21T13:11:00Z"/>
        </w:rPr>
      </w:pPr>
    </w:p>
    <w:p w14:paraId="7826700A" w14:textId="77777777" w:rsidR="00E31914" w:rsidRPr="00955C1D" w:rsidRDefault="00E31914">
      <w:pPr>
        <w:pStyle w:val="Flowheading"/>
        <w:rPr>
          <w:ins w:id="8987" w:author="Irová Zuzana" w:date="2025-05-21T15:11:00Z" w16du:dateUtc="2025-05-21T13:11:00Z"/>
        </w:rPr>
      </w:pPr>
      <w:ins w:id="8988" w:author="Irová Zuzana" w:date="2025-05-21T15:11:00Z" w16du:dateUtc="2025-05-21T13:11:00Z">
        <w:r w:rsidRPr="00955C1D">
          <w:lastRenderedPageBreak/>
          <w:t>Fakturační dávka znovuoceněných událostí</w:t>
        </w:r>
      </w:ins>
    </w:p>
    <w:p w14:paraId="75A51B4D" w14:textId="77777777" w:rsidR="00E31914" w:rsidRPr="00955C1D" w:rsidRDefault="00E31914">
      <w:pPr>
        <w:pStyle w:val="NormalIndent"/>
        <w:rPr>
          <w:ins w:id="8989" w:author="Irová Zuzana" w:date="2025-05-21T15:11:00Z" w16du:dateUtc="2025-05-21T13:11:00Z"/>
        </w:rPr>
      </w:pPr>
      <w:ins w:id="8990" w:author="Irová Zuzana" w:date="2025-05-21T15:11:00Z" w16du:dateUtc="2025-05-21T13:11:00Z">
        <w:r w:rsidRPr="00955C1D">
          <w:t>Systém zpracuje opětovně oceněné mýtné události.</w:t>
        </w:r>
      </w:ins>
    </w:p>
    <w:p w14:paraId="5A1559EC" w14:textId="77777777" w:rsidR="00E31914" w:rsidRPr="00955C1D" w:rsidRDefault="00E31914">
      <w:pPr>
        <w:pStyle w:val="NormalIndent"/>
        <w:rPr>
          <w:ins w:id="8991" w:author="Irová Zuzana" w:date="2025-05-21T15:11:00Z" w16du:dateUtc="2025-05-21T13:11:00Z"/>
        </w:rPr>
      </w:pPr>
      <w:ins w:id="8992" w:author="Irová Zuzana" w:date="2025-05-21T15:11:00Z" w16du:dateUtc="2025-05-21T13:11:00Z">
        <w:r w:rsidRPr="00955C1D">
          <w:t xml:space="preserve">Systém vybere bill session type = </w:t>
        </w:r>
        <w:r w:rsidRPr="0009231E">
          <w:t>Rerated (</w:t>
        </w:r>
        <w:r w:rsidRPr="00955C1D">
          <w:t>Systém automaticky spustí proces uzavírání pravidelné fakturační dávky typu Rerated pouze u zpracovávání normálního typu pravidelné fakturační dávky).</w:t>
        </w:r>
      </w:ins>
    </w:p>
    <w:p w14:paraId="0027A3CE" w14:textId="77777777" w:rsidR="00E31914" w:rsidRPr="00955C1D" w:rsidRDefault="00E31914">
      <w:pPr>
        <w:pStyle w:val="NormalIndent"/>
        <w:rPr>
          <w:ins w:id="8993" w:author="Irová Zuzana" w:date="2025-05-21T15:11:00Z" w16du:dateUtc="2025-05-21T13:11:00Z"/>
        </w:rPr>
      </w:pPr>
      <w:ins w:id="8994" w:author="Irová Zuzana" w:date="2025-05-21T15:11:00Z" w16du:dateUtc="2025-05-21T13:11:00Z">
        <w:r w:rsidRPr="00955C1D">
          <w:t>Postup pokračuje kroky jako u normálního typu fakturační dávky s tím rozdílem, že:</w:t>
        </w:r>
      </w:ins>
    </w:p>
    <w:p w14:paraId="0BC3CCFD" w14:textId="77777777" w:rsidR="00E31914" w:rsidRPr="00E721C5" w:rsidRDefault="00E31914" w:rsidP="00C40C63">
      <w:pPr>
        <w:pStyle w:val="ListFS1"/>
        <w:rPr>
          <w:ins w:id="8995" w:author="Irová Zuzana" w:date="2025-05-21T15:11:00Z" w16du:dateUtc="2025-05-21T13:11:00Z"/>
        </w:rPr>
      </w:pPr>
      <w:ins w:id="8996" w:author="Irová Zuzana" w:date="2025-05-21T15:11:00Z" w16du:dateUtc="2025-05-21T13:11:00Z">
        <w:r w:rsidRPr="00E721C5">
          <w:t xml:space="preserve">Pokud při vytváření tax bill itemy je součet bill item s danou sazbou daně </w:t>
        </w:r>
      </w:ins>
    </w:p>
    <w:p w14:paraId="719BAD65" w14:textId="77777777" w:rsidR="00E31914" w:rsidRPr="00E721C5" w:rsidRDefault="00E31914">
      <w:pPr>
        <w:pStyle w:val="ListFS2"/>
        <w:rPr>
          <w:ins w:id="8997" w:author="Irová Zuzana" w:date="2025-05-21T15:11:00Z" w16du:dateUtc="2025-05-21T13:11:00Z"/>
        </w:rPr>
      </w:pPr>
      <w:ins w:id="8998" w:author="Irová Zuzana" w:date="2025-05-21T15:11:00Z" w16du:dateUtc="2025-05-21T13:11:00Z">
        <w:r w:rsidRPr="00E721C5">
          <w:t>&lt; 0, pak Bill item type = Corrective bill item credit,</w:t>
        </w:r>
      </w:ins>
    </w:p>
    <w:p w14:paraId="7C57FFB4" w14:textId="77777777" w:rsidR="00E31914" w:rsidRPr="00E721C5" w:rsidRDefault="00E31914">
      <w:pPr>
        <w:pStyle w:val="ListFS2"/>
        <w:rPr>
          <w:ins w:id="8999" w:author="Irová Zuzana" w:date="2025-05-21T15:11:00Z" w16du:dateUtc="2025-05-21T13:11:00Z"/>
        </w:rPr>
      </w:pPr>
      <w:ins w:id="9000" w:author="Irová Zuzana" w:date="2025-05-21T15:11:00Z" w16du:dateUtc="2025-05-21T13:11:00Z">
        <w:r w:rsidRPr="00E721C5">
          <w:t>&gt;= 0, pak Bill item type = Corrective bill item debit</w:t>
        </w:r>
      </w:ins>
    </w:p>
    <w:p w14:paraId="56F98F68" w14:textId="55BF2259" w:rsidR="00E31914" w:rsidRPr="00E721C5" w:rsidRDefault="00E31914" w:rsidP="00C40C63">
      <w:pPr>
        <w:pStyle w:val="ListFS1"/>
        <w:rPr>
          <w:ins w:id="9001" w:author="Irová Zuzana" w:date="2025-05-21T15:11:00Z" w16du:dateUtc="2025-05-21T13:11:00Z"/>
        </w:rPr>
      </w:pPr>
      <w:ins w:id="9002" w:author="Irová Zuzana" w:date="2025-05-21T15:11:00Z" w16du:dateUtc="2025-05-21T13:11:00Z">
        <w:r w:rsidRPr="00E721C5">
          <w:t>Pokud vypočtená hodnota bill.Total amount je &lt; 0, Systém nastaví bill.Bill issue type = Corrective bill – credit, jinak na bill.Bill issue type = Corrective bill – debit. Do bill.Total amount se uloží absolutní hodnota vypočtené částky.</w:t>
        </w:r>
      </w:ins>
    </w:p>
    <w:p w14:paraId="3EFF5BBA" w14:textId="77777777" w:rsidR="00E31914" w:rsidRPr="00E721C5" w:rsidRDefault="00E31914" w:rsidP="00C40C63">
      <w:pPr>
        <w:pStyle w:val="ListFS1"/>
        <w:rPr>
          <w:ins w:id="9003" w:author="Irová Zuzana" w:date="2025-05-21T15:11:00Z" w16du:dateUtc="2025-05-21T13:11:00Z"/>
        </w:rPr>
      </w:pPr>
      <w:ins w:id="9004" w:author="Irová Zuzana" w:date="2025-05-21T15:11:00Z" w16du:dateUtc="2025-05-21T13:11:00Z">
        <w:r w:rsidRPr="00E721C5">
          <w:t>Detailní výpis mýtných transakcí se nevytvoří.</w:t>
        </w:r>
      </w:ins>
    </w:p>
    <w:p w14:paraId="656ECB54" w14:textId="77777777" w:rsidR="00E31914" w:rsidRPr="00955C1D" w:rsidRDefault="00E31914">
      <w:pPr>
        <w:pStyle w:val="ListFS1"/>
        <w:rPr>
          <w:ins w:id="9005" w:author="Irová Zuzana" w:date="2025-05-21T15:11:00Z" w16du:dateUtc="2025-05-21T13:11:00Z"/>
        </w:rPr>
        <w:pPrChange w:id="9006" w:author="Irová Zuzana" w:date="2025-06-06T15:37:00Z" w16du:dateUtc="2025-06-06T13:37:00Z">
          <w:pPr>
            <w:pStyle w:val="ListBullet"/>
            <w:numPr>
              <w:numId w:val="0"/>
            </w:numPr>
            <w:ind w:left="2061" w:firstLine="0"/>
          </w:pPr>
        </w:pPrChange>
      </w:pPr>
    </w:p>
    <w:p w14:paraId="36463DF5" w14:textId="77777777" w:rsidR="00E31914" w:rsidRDefault="00E31914" w:rsidP="00E31914">
      <w:pPr>
        <w:pStyle w:val="Heading4"/>
        <w:spacing w:after="120" w:line="276" w:lineRule="auto"/>
        <w:rPr>
          <w:ins w:id="9007" w:author="Irová Zuzana" w:date="2025-06-06T15:14:00Z" w16du:dateUtc="2025-06-06T13:14:00Z"/>
          <w:rFonts w:hint="eastAsia"/>
        </w:rPr>
      </w:pPr>
      <w:ins w:id="9008" w:author="Irová Zuzana" w:date="2025-05-21T15:11:00Z" w16du:dateUtc="2025-05-21T13:11:00Z">
        <w:r w:rsidRPr="00955C1D">
          <w:t>Chybové postupy</w:t>
        </w:r>
      </w:ins>
    </w:p>
    <w:p w14:paraId="77250500" w14:textId="427EDF06" w:rsidR="003C053D" w:rsidRPr="003C053D" w:rsidRDefault="003C053D">
      <w:pPr>
        <w:pStyle w:val="Flowheading"/>
        <w:rPr>
          <w:ins w:id="9009" w:author="Irová Zuzana" w:date="2025-05-21T15:11:00Z" w16du:dateUtc="2025-05-21T13:11:00Z"/>
          <w:rFonts w:hint="eastAsia"/>
        </w:rPr>
        <w:pPrChange w:id="9010" w:author="Irová Zuzana" w:date="2025-06-06T15:16:00Z" w16du:dateUtc="2025-06-06T13:16:00Z">
          <w:pPr>
            <w:pStyle w:val="Heading4"/>
            <w:spacing w:after="120" w:line="276" w:lineRule="auto"/>
          </w:pPr>
        </w:pPrChange>
      </w:pPr>
      <w:ins w:id="9011" w:author="Irová Zuzana" w:date="2025-06-06T15:14:00Z" w16du:dateUtc="2025-06-06T13:14:00Z">
        <w:r>
          <w:t>Bill</w:t>
        </w:r>
        <w:r w:rsidR="00EE41E0">
          <w:t xml:space="preserve"> </w:t>
        </w:r>
      </w:ins>
      <w:ins w:id="9012" w:author="Irová Zuzana" w:date="2025-06-06T15:15:00Z" w16du:dateUtc="2025-06-06T13:15:00Z">
        <w:r w:rsidR="00F353CC">
          <w:t xml:space="preserve">- </w:t>
        </w:r>
      </w:ins>
      <w:ins w:id="9013" w:author="Irová Zuzana" w:date="2025-06-06T15:14:00Z" w16du:dateUtc="2025-06-06T13:14:00Z">
        <w:r>
          <w:t>Print failed</w:t>
        </w:r>
      </w:ins>
    </w:p>
    <w:p w14:paraId="1915E2D2" w14:textId="77777777" w:rsidR="00F63A9D" w:rsidRPr="0009231E" w:rsidRDefault="00F63A9D">
      <w:pPr>
        <w:pStyle w:val="NormalIndent"/>
        <w:rPr>
          <w:ins w:id="9014" w:author="Irová Zuzana" w:date="2025-06-06T15:13:00Z" w16du:dateUtc="2025-06-06T13:13:00Z"/>
        </w:rPr>
        <w:pPrChange w:id="9015" w:author="Irová Zuzana" w:date="2025-06-06T17:03:00Z" w16du:dateUtc="2025-06-06T15:03:00Z">
          <w:pPr>
            <w:pStyle w:val="ListFS1"/>
          </w:pPr>
        </w:pPrChange>
      </w:pPr>
      <w:ins w:id="9016" w:author="Irová Zuzana" w:date="2025-06-06T15:13:00Z" w16du:dateUtc="2025-06-06T13:13:00Z">
        <w:r w:rsidRPr="0009231E">
          <w:t>Pokud se nepodařilo vygenerovat všechny dokumenty billu (tj. nedokončil se některý z následujících kroků), Systém u takovýchto faktur nastaví jejich stav Bill.Bill issue status na Print failed:</w:t>
        </w:r>
      </w:ins>
    </w:p>
    <w:p w14:paraId="77AB4816" w14:textId="77777777" w:rsidR="00F63A9D" w:rsidRDefault="00F63A9D">
      <w:pPr>
        <w:pStyle w:val="ListFS1"/>
        <w:rPr>
          <w:ins w:id="9017" w:author="Irová Zuzana" w:date="2025-06-06T15:13:00Z" w16du:dateUtc="2025-06-06T13:13:00Z"/>
        </w:rPr>
        <w:pPrChange w:id="9018" w:author="Irová Zuzana" w:date="2025-06-06T15:37:00Z" w16du:dateUtc="2025-06-06T13:37:00Z">
          <w:pPr>
            <w:pStyle w:val="ListFS2"/>
          </w:pPr>
        </w:pPrChange>
      </w:pPr>
      <w:ins w:id="9019" w:author="Irová Zuzana" w:date="2025-06-06T15:13:00Z" w16du:dateUtc="2025-06-06T13:13:00Z">
        <w:r>
          <w:t>ePorezna package – nepovedlo se mapování / výroba xml/json</w:t>
        </w:r>
      </w:ins>
    </w:p>
    <w:p w14:paraId="00F95DDF" w14:textId="77777777" w:rsidR="00F63A9D" w:rsidRDefault="00F63A9D">
      <w:pPr>
        <w:pStyle w:val="ListFS1"/>
        <w:rPr>
          <w:ins w:id="9020" w:author="Irová Zuzana" w:date="2025-06-06T15:13:00Z" w16du:dateUtc="2025-06-06T13:13:00Z"/>
        </w:rPr>
        <w:pPrChange w:id="9021" w:author="Irová Zuzana" w:date="2025-06-06T15:37:00Z" w16du:dateUtc="2025-06-06T13:37:00Z">
          <w:pPr>
            <w:pStyle w:val="ListFS2"/>
          </w:pPr>
        </w:pPrChange>
      </w:pPr>
      <w:ins w:id="9022" w:author="Irová Zuzana" w:date="2025-06-06T15:13:00Z" w16du:dateUtc="2025-06-06T13:13:00Z">
        <w:r>
          <w:t>odeslání do ePorezna – skončilo jako business error</w:t>
        </w:r>
      </w:ins>
    </w:p>
    <w:p w14:paraId="7992DA72" w14:textId="77777777" w:rsidR="00F63A9D" w:rsidRDefault="00F63A9D">
      <w:pPr>
        <w:pStyle w:val="ListFS1"/>
        <w:rPr>
          <w:ins w:id="9023" w:author="Irová Zuzana" w:date="2025-06-06T15:13:00Z" w16du:dateUtc="2025-06-06T13:13:00Z"/>
        </w:rPr>
        <w:pPrChange w:id="9024" w:author="Irová Zuzana" w:date="2025-06-06T15:37:00Z" w16du:dateUtc="2025-06-06T13:37:00Z">
          <w:pPr>
            <w:pStyle w:val="ListFS2"/>
          </w:pPr>
        </w:pPrChange>
      </w:pPr>
      <w:ins w:id="9025" w:author="Irová Zuzana" w:date="2025-06-06T15:13:00Z" w16du:dateUtc="2025-06-06T13:13:00Z">
        <w:r>
          <w:t>tvorba document xml -chyba v načítání dat z CM nebo chyba při tvorbě XML</w:t>
        </w:r>
      </w:ins>
    </w:p>
    <w:p w14:paraId="11D34E97" w14:textId="77777777" w:rsidR="00F63A9D" w:rsidRDefault="00F63A9D">
      <w:pPr>
        <w:pStyle w:val="ListFS1"/>
        <w:rPr>
          <w:ins w:id="9026" w:author="Irová Zuzana" w:date="2025-06-06T15:13:00Z" w16du:dateUtc="2025-06-06T13:13:00Z"/>
        </w:rPr>
        <w:pPrChange w:id="9027" w:author="Irová Zuzana" w:date="2025-06-06T15:37:00Z" w16du:dateUtc="2025-06-06T13:37:00Z">
          <w:pPr>
            <w:pStyle w:val="ListFS2"/>
          </w:pPr>
        </w:pPrChange>
      </w:pPr>
      <w:ins w:id="9028" w:author="Irová Zuzana" w:date="2025-06-06T15:13:00Z" w16du:dateUtc="2025-06-06T13:13:00Z">
        <w:r>
          <w:t>zaslání xml do DF: GenerateDocument – skončilo s error result</w:t>
        </w:r>
      </w:ins>
    </w:p>
    <w:p w14:paraId="727AA994" w14:textId="77777777" w:rsidR="00F63A9D" w:rsidRDefault="00F63A9D">
      <w:pPr>
        <w:pStyle w:val="ListFS1"/>
        <w:rPr>
          <w:ins w:id="9029" w:author="Irová Zuzana" w:date="2025-06-06T15:13:00Z" w16du:dateUtc="2025-06-06T13:13:00Z"/>
        </w:rPr>
        <w:pPrChange w:id="9030" w:author="Irová Zuzana" w:date="2025-06-06T15:37:00Z" w16du:dateUtc="2025-06-06T13:37:00Z">
          <w:pPr>
            <w:pStyle w:val="ListFS2"/>
          </w:pPr>
        </w:pPrChange>
      </w:pPr>
      <w:ins w:id="9031" w:author="Irová Zuzana" w:date="2025-06-06T15:13:00Z" w16du:dateUtc="2025-06-06T13:13:00Z">
        <w:r>
          <w:t>tvorba eBill - chyba načítání dat z CM</w:t>
        </w:r>
      </w:ins>
    </w:p>
    <w:p w14:paraId="66C891D8" w14:textId="77777777" w:rsidR="00F63A9D" w:rsidRDefault="00F63A9D">
      <w:pPr>
        <w:pStyle w:val="ListFS1"/>
        <w:rPr>
          <w:ins w:id="9032" w:author="Irová Zuzana" w:date="2025-06-06T15:13:00Z" w16du:dateUtc="2025-06-06T13:13:00Z"/>
        </w:rPr>
        <w:pPrChange w:id="9033" w:author="Irová Zuzana" w:date="2025-06-06T15:37:00Z" w16du:dateUtc="2025-06-06T13:37:00Z">
          <w:pPr>
            <w:pStyle w:val="ListFS2"/>
          </w:pPr>
        </w:pPrChange>
      </w:pPr>
      <w:ins w:id="9034" w:author="Irová Zuzana" w:date="2025-06-06T15:13:00Z" w16du:dateUtc="2025-06-06T13:13:00Z">
        <w:r>
          <w:t>uložení eBill do DF: StoreExternalDocument - skončilo s error result</w:t>
        </w:r>
      </w:ins>
    </w:p>
    <w:p w14:paraId="378FE7B5" w14:textId="77777777" w:rsidR="00F63A9D" w:rsidRDefault="00F63A9D">
      <w:pPr>
        <w:pStyle w:val="ListFS1"/>
        <w:rPr>
          <w:ins w:id="9035" w:author="Irová Zuzana" w:date="2025-06-06T15:13:00Z" w16du:dateUtc="2025-06-06T13:13:00Z"/>
        </w:rPr>
        <w:pPrChange w:id="9036" w:author="Irová Zuzana" w:date="2025-06-06T15:37:00Z" w16du:dateUtc="2025-06-06T13:37:00Z">
          <w:pPr>
            <w:pStyle w:val="ListFS2"/>
          </w:pPr>
        </w:pPrChange>
      </w:pPr>
      <w:ins w:id="9037" w:author="Irová Zuzana" w:date="2025-06-06T15:13:00Z" w16du:dateUtc="2025-06-06T13:13:00Z">
        <w:r>
          <w:t>detailní výpis - chyba načítání dat z CM nebo chyba při tvorbě XML</w:t>
        </w:r>
      </w:ins>
    </w:p>
    <w:p w14:paraId="26B8D53C" w14:textId="77777777" w:rsidR="00F63A9D" w:rsidRDefault="00F63A9D">
      <w:pPr>
        <w:pStyle w:val="ListFS1"/>
        <w:rPr>
          <w:ins w:id="9038" w:author="Irová Zuzana" w:date="2025-06-06T15:13:00Z" w16du:dateUtc="2025-06-06T13:13:00Z"/>
        </w:rPr>
        <w:pPrChange w:id="9039" w:author="Irová Zuzana" w:date="2025-06-06T15:37:00Z" w16du:dateUtc="2025-06-06T13:37:00Z">
          <w:pPr>
            <w:pStyle w:val="ListFS2"/>
          </w:pPr>
        </w:pPrChange>
      </w:pPr>
      <w:ins w:id="9040" w:author="Irová Zuzana" w:date="2025-06-06T15:13:00Z" w16du:dateUtc="2025-06-06T13:13:00Z">
        <w:r>
          <w:t xml:space="preserve">uložení detailního výpisu do DF: StoreExternalDocument - </w:t>
        </w:r>
        <w:r w:rsidRPr="00F85B4D">
          <w:t>skončilo s error result</w:t>
        </w:r>
      </w:ins>
    </w:p>
    <w:p w14:paraId="1BD92768" w14:textId="731E8DEE" w:rsidR="00F63A9D" w:rsidRDefault="00F63A9D">
      <w:pPr>
        <w:pStyle w:val="ListFS1"/>
        <w:rPr>
          <w:ins w:id="9041" w:author="Irová Zuzana" w:date="2025-06-06T15:13:00Z" w16du:dateUtc="2025-06-06T13:13:00Z"/>
        </w:rPr>
        <w:pPrChange w:id="9042" w:author="Irová Zuzana" w:date="2025-06-06T15:37:00Z" w16du:dateUtc="2025-06-06T13:37:00Z">
          <w:pPr>
            <w:pStyle w:val="ListFS2"/>
          </w:pPr>
        </w:pPrChange>
      </w:pPr>
      <w:ins w:id="9043" w:author="Irová Zuzana" w:date="2025-06-06T15:13:00Z" w16du:dateUtc="2025-06-06T13:13:00Z">
        <w:r>
          <w:t xml:space="preserve">odeslání faktur přes DF: SendDocument - </w:t>
        </w:r>
        <w:r w:rsidRPr="00360B71">
          <w:t>skončilo s error result</w:t>
        </w:r>
      </w:ins>
    </w:p>
    <w:p w14:paraId="74C974A1" w14:textId="77777777" w:rsidR="00F63A9D" w:rsidRPr="00E721C5" w:rsidRDefault="00F63A9D">
      <w:pPr>
        <w:pStyle w:val="ListFS1"/>
        <w:rPr>
          <w:ins w:id="9044" w:author="Irová Zuzana" w:date="2025-06-06T15:13:00Z" w16du:dateUtc="2025-06-06T13:13:00Z"/>
        </w:rPr>
        <w:pPrChange w:id="9045" w:author="Irová Zuzana" w:date="2025-06-06T15:37:00Z" w16du:dateUtc="2025-06-06T13:37:00Z">
          <w:pPr>
            <w:pStyle w:val="ListFS2"/>
          </w:pPr>
        </w:pPrChange>
      </w:pPr>
      <w:ins w:id="9046" w:author="Irová Zuzana" w:date="2025-06-06T15:13:00Z" w16du:dateUtc="2025-06-06T13:13:00Z">
        <w:r>
          <w:t xml:space="preserve">odeslání eBill z DF: SendToEfina - </w:t>
        </w:r>
        <w:r w:rsidRPr="007A4BA2">
          <w:t>skončilo s error result</w:t>
        </w:r>
        <w:r>
          <w:br/>
        </w:r>
      </w:ins>
    </w:p>
    <w:p w14:paraId="7F89180F" w14:textId="77777777" w:rsidR="00A33916" w:rsidRDefault="00A33916">
      <w:pPr>
        <w:pStyle w:val="Flowheading"/>
        <w:rPr>
          <w:ins w:id="9047" w:author="Irová Zuzana" w:date="2025-06-06T15:13:00Z" w16du:dateUtc="2025-06-06T13:13:00Z"/>
        </w:rPr>
      </w:pPr>
    </w:p>
    <w:p w14:paraId="3FC3A936" w14:textId="18D75965" w:rsidR="00E31914" w:rsidRDefault="00E31914">
      <w:pPr>
        <w:pStyle w:val="Flowheading"/>
        <w:rPr>
          <w:ins w:id="9048" w:author="Irová Zuzana" w:date="2025-05-21T15:11:00Z" w16du:dateUtc="2025-05-21T13:11:00Z"/>
        </w:rPr>
      </w:pPr>
      <w:ins w:id="9049" w:author="Irová Zuzana" w:date="2025-05-21T15:11:00Z" w16du:dateUtc="2025-05-21T13:11:00Z">
        <w:r>
          <w:t xml:space="preserve">Bill session </w:t>
        </w:r>
      </w:ins>
      <w:ins w:id="9050" w:author="Irová Zuzana" w:date="2025-06-06T15:15:00Z" w16du:dateUtc="2025-06-06T13:15:00Z">
        <w:r w:rsidR="00F353CC">
          <w:t xml:space="preserve">- </w:t>
        </w:r>
      </w:ins>
      <w:ins w:id="9051" w:author="Irová Zuzana" w:date="2025-05-21T15:11:00Z" w16du:dateUtc="2025-05-21T13:11:00Z">
        <w:r>
          <w:t>Closed with error</w:t>
        </w:r>
      </w:ins>
    </w:p>
    <w:p w14:paraId="503F41DA" w14:textId="77777777" w:rsidR="00E31914" w:rsidRPr="0036711D" w:rsidRDefault="00E31914">
      <w:pPr>
        <w:pStyle w:val="NormalIndent"/>
        <w:rPr>
          <w:ins w:id="9052" w:author="Irová Zuzana" w:date="2025-05-21T15:11:00Z" w16du:dateUtc="2025-05-21T13:11:00Z"/>
        </w:rPr>
      </w:pPr>
      <w:ins w:id="9053" w:author="Irová Zuzana" w:date="2025-05-21T15:11:00Z" w16du:dateUtc="2025-05-21T13:11:00Z">
        <w:r w:rsidRPr="00312522">
          <w:t xml:space="preserve">Systém dokončí proces vytváření pravidelných faktur a nastaví stav </w:t>
        </w:r>
        <w:r w:rsidRPr="0036711D">
          <w:rPr>
            <w:b/>
            <w:bCs/>
          </w:rPr>
          <w:t>Bill session na Closed with error</w:t>
        </w:r>
        <w:r>
          <w:t xml:space="preserve">, </w:t>
        </w:r>
        <w:r w:rsidRPr="00312522">
          <w:t>pokud některý z Bills s</w:t>
        </w:r>
        <w:r>
          <w:t>e</w:t>
        </w:r>
        <w:r w:rsidRPr="00312522">
          <w:t xml:space="preserve"> dostal do stavu Print failed</w:t>
        </w:r>
        <w:r>
          <w:t xml:space="preserve"> (tzn. nejsou všechny ve stavu Issued)</w:t>
        </w:r>
        <w:r w:rsidRPr="00312522">
          <w:t>.</w:t>
        </w:r>
      </w:ins>
    </w:p>
    <w:p w14:paraId="25CE1BBE" w14:textId="2FA7B9A8" w:rsidR="00E31914" w:rsidRDefault="00D615EB">
      <w:pPr>
        <w:pStyle w:val="NormalIndent"/>
        <w:rPr>
          <w:ins w:id="9054" w:author="Irová Zuzana" w:date="2025-05-21T15:11:00Z" w16du:dateUtc="2025-05-21T13:11:00Z"/>
        </w:rPr>
      </w:pPr>
      <w:ins w:id="9055" w:author="Irová Zuzana" w:date="2025-06-06T12:54:00Z" w16du:dateUtc="2025-06-06T10:54:00Z">
        <w:r>
          <w:t>Na základě manuáln</w:t>
        </w:r>
      </w:ins>
      <w:ins w:id="9056" w:author="Irová Zuzana" w:date="2025-06-06T14:58:00Z" w16du:dateUtc="2025-06-06T12:58:00Z">
        <w:r w:rsidR="007B1507">
          <w:t>ě</w:t>
        </w:r>
      </w:ins>
      <w:ins w:id="9057" w:author="Irová Zuzana" w:date="2025-06-06T12:54:00Z" w16du:dateUtc="2025-06-06T10:54:00Z">
        <w:r>
          <w:t xml:space="preserve"> spuštěn</w:t>
        </w:r>
      </w:ins>
      <w:ins w:id="9058" w:author="Irová Zuzana" w:date="2025-06-06T14:58:00Z" w16du:dateUtc="2025-06-06T12:58:00Z">
        <w:r w:rsidR="00546672">
          <w:t>ého</w:t>
        </w:r>
      </w:ins>
      <w:ins w:id="9059" w:author="Irová Zuzana" w:date="2025-06-06T12:54:00Z" w16du:dateUtc="2025-06-06T10:54:00Z">
        <w:r>
          <w:t xml:space="preserve"> </w:t>
        </w:r>
        <w:r w:rsidR="002C31C3">
          <w:t xml:space="preserve">dokončovacího jobu, </w:t>
        </w:r>
      </w:ins>
      <w:ins w:id="9060" w:author="Irová Zuzana" w:date="2025-05-21T15:11:00Z" w16du:dateUtc="2025-05-21T13:11:00Z">
        <w:r w:rsidR="00E31914">
          <w:t>Systém pro každou Bill session (tj. normal, delayed, rerated) ve stavu Closed with error se pokusí pro Bills ve stavu Print failed znovu vygenerovat potřebné dokumenty.</w:t>
        </w:r>
      </w:ins>
    </w:p>
    <w:p w14:paraId="6F0B0FCD" w14:textId="77777777" w:rsidR="00E31914" w:rsidRDefault="00E31914">
      <w:pPr>
        <w:pStyle w:val="NormalIndent"/>
        <w:rPr>
          <w:ins w:id="9061" w:author="Irová Zuzana" w:date="2025-05-21T15:11:00Z" w16du:dateUtc="2025-05-21T13:11:00Z"/>
        </w:rPr>
      </w:pPr>
      <w:ins w:id="9062" w:author="Irová Zuzana" w:date="2025-05-21T15:11:00Z" w16du:dateUtc="2025-05-21T13:11:00Z">
        <w:r>
          <w:t xml:space="preserve">Pokud bylo generování dokumentů úspěšné, Systém nastaví </w:t>
        </w:r>
        <w:r w:rsidRPr="008F7C42">
          <w:t xml:space="preserve">Bill.Bill issue status na </w:t>
        </w:r>
        <w:r>
          <w:t>Issued, jinak ponechá stav Print failed.</w:t>
        </w:r>
      </w:ins>
    </w:p>
    <w:p w14:paraId="166A2C21" w14:textId="2E59F74B" w:rsidR="00E31914" w:rsidRPr="0036711D" w:rsidRDefault="00E31914">
      <w:pPr>
        <w:pStyle w:val="NormalIndent"/>
        <w:rPr>
          <w:ins w:id="9063" w:author="Irová Zuzana" w:date="2025-05-21T15:11:00Z" w16du:dateUtc="2025-05-21T13:11:00Z"/>
        </w:rPr>
      </w:pPr>
      <w:ins w:id="9064" w:author="Irová Zuzana" w:date="2025-05-21T15:11:00Z" w16du:dateUtc="2025-05-21T13:11:00Z">
        <w:r>
          <w:t>Po zpr</w:t>
        </w:r>
      </w:ins>
      <w:ins w:id="9065" w:author="Irová Zuzana" w:date="2025-06-06T17:03:00Z" w16du:dateUtc="2025-06-06T15:03:00Z">
        <w:r w:rsidR="00A844EC">
          <w:t>o</w:t>
        </w:r>
      </w:ins>
      <w:ins w:id="9066" w:author="Irová Zuzana" w:date="2025-05-21T15:11:00Z" w16du:dateUtc="2025-05-21T13:11:00Z">
        <w:r>
          <w:t>cesování všech problematických Bills, Systém nastaví stav Bill session na Closed, pokud všechny Bill jsou již Issued, jinak ponechá stav Closed with error a proces se opakuje.</w:t>
        </w:r>
      </w:ins>
    </w:p>
    <w:p w14:paraId="022B9CD3" w14:textId="77777777" w:rsidR="00E31914" w:rsidRPr="00955C1D" w:rsidRDefault="00E31914">
      <w:pPr>
        <w:pStyle w:val="NormalIndent"/>
        <w:rPr>
          <w:ins w:id="9067" w:author="Irová Zuzana" w:date="2025-05-21T15:11:00Z" w16du:dateUtc="2025-05-21T13:11:00Z"/>
        </w:rPr>
      </w:pPr>
    </w:p>
    <w:p w14:paraId="5E2BEBEB" w14:textId="77777777" w:rsidR="00E31914" w:rsidRPr="00955C1D" w:rsidRDefault="00E31914">
      <w:pPr>
        <w:pStyle w:val="NormalIndent"/>
        <w:rPr>
          <w:ins w:id="9068" w:author="Irová Zuzana" w:date="2025-05-21T15:11:00Z" w16du:dateUtc="2025-05-21T13:11:00Z"/>
        </w:rPr>
      </w:pPr>
    </w:p>
    <w:p w14:paraId="56068916" w14:textId="77777777" w:rsidR="00E31914" w:rsidRPr="00955C1D" w:rsidRDefault="00E31914" w:rsidP="00E31914">
      <w:pPr>
        <w:pStyle w:val="Heading4"/>
        <w:spacing w:after="120" w:line="276" w:lineRule="auto"/>
        <w:rPr>
          <w:ins w:id="9069" w:author="Irová Zuzana" w:date="2025-05-21T15:11:00Z" w16du:dateUtc="2025-05-21T13:11:00Z"/>
          <w:rFonts w:hint="eastAsia"/>
        </w:rPr>
      </w:pPr>
      <w:ins w:id="9070" w:author="Irová Zuzana" w:date="2025-05-21T15:11:00Z" w16du:dateUtc="2025-05-21T13:11:00Z">
        <w:r w:rsidRPr="00955C1D">
          <w:t>Poznámky</w:t>
        </w:r>
      </w:ins>
    </w:p>
    <w:p w14:paraId="53C6055B" w14:textId="77777777" w:rsidR="00E31914" w:rsidRPr="00955C1D" w:rsidRDefault="00E31914">
      <w:pPr>
        <w:pStyle w:val="NormalIndent"/>
        <w:rPr>
          <w:ins w:id="9071" w:author="Irová Zuzana" w:date="2025-05-21T15:11:00Z" w16du:dateUtc="2025-05-21T13:11:00Z"/>
        </w:rPr>
      </w:pPr>
      <w:ins w:id="9072" w:author="Irová Zuzana" w:date="2025-05-21T15:11:00Z" w16du:dateUtc="2025-05-21T13:11:00Z">
        <w:r>
          <w:t>Pro Customer bills</w:t>
        </w:r>
        <w:r w:rsidRPr="00955C1D">
          <w:t xml:space="preserve"> Detailní výpis mýtných transakcí se vytvoří pouze v případě, že existuje alespoň jeden oceněný záznam pro daný účet.</w:t>
        </w:r>
      </w:ins>
    </w:p>
    <w:p w14:paraId="6EC85144" w14:textId="77777777" w:rsidR="00E31914" w:rsidRPr="00955C1D" w:rsidRDefault="00E31914">
      <w:pPr>
        <w:pStyle w:val="NormalIndent"/>
        <w:rPr>
          <w:ins w:id="9073" w:author="Irová Zuzana" w:date="2025-05-21T15:11:00Z" w16du:dateUtc="2025-05-21T13:11:00Z"/>
        </w:rPr>
      </w:pPr>
      <w:ins w:id="9074" w:author="Irová Zuzana" w:date="2025-05-21T15:11:00Z" w16du:dateUtc="2025-05-21T13:11:00Z">
        <w:r>
          <w:t>Pro Customer bills</w:t>
        </w:r>
        <w:r w:rsidRPr="00955C1D">
          <w:t xml:space="preserve"> Detailní výpis mýtných transakcí se dále vytvoří v případě opožděných mýtných událostí (v důsledku vydání vrubopisu).</w:t>
        </w:r>
      </w:ins>
    </w:p>
    <w:p w14:paraId="6A941C3B" w14:textId="77777777" w:rsidR="00AE1CCC" w:rsidRDefault="00AE1CCC">
      <w:pPr>
        <w:pStyle w:val="NormalIndent"/>
        <w:rPr>
          <w:ins w:id="9075" w:author="Irová Zuzana" w:date="2025-05-21T15:11:00Z" w16du:dateUtc="2025-05-21T13:11:00Z"/>
        </w:rPr>
      </w:pPr>
    </w:p>
    <w:p w14:paraId="13E887B0" w14:textId="77777777" w:rsidR="00E31914" w:rsidRDefault="00E31914">
      <w:pPr>
        <w:pStyle w:val="NormalIndent"/>
        <w:rPr>
          <w:ins w:id="9076" w:author="Irová Zuzana" w:date="2025-03-17T13:47:00Z" w16du:dateUtc="2025-03-17T12:47:00Z"/>
        </w:rPr>
      </w:pPr>
    </w:p>
    <w:p w14:paraId="2C61716E" w14:textId="018AB8C2" w:rsidR="00AE1CCC" w:rsidRPr="003266A1" w:rsidRDefault="00AE1CCC" w:rsidP="00AE1CCC">
      <w:pPr>
        <w:pStyle w:val="Heading3"/>
        <w:rPr>
          <w:ins w:id="9077" w:author="Irová Zuzana" w:date="2025-03-17T13:47:00Z" w16du:dateUtc="2025-03-17T12:47:00Z"/>
          <w:rFonts w:hint="eastAsia"/>
        </w:rPr>
      </w:pPr>
      <w:bookmarkStart w:id="9078" w:name="_Toc137219439"/>
      <w:bookmarkStart w:id="9079" w:name="_Toc189838904"/>
      <w:bookmarkStart w:id="9080" w:name="_Toc201568909"/>
      <w:ins w:id="9081" w:author="Irová Zuzana" w:date="2025-03-17T13:47:00Z" w16du:dateUtc="2025-03-17T12:47:00Z">
        <w:r w:rsidRPr="003266A1">
          <w:t xml:space="preserve">Vytvoř jednorázovou fakturu </w:t>
        </w:r>
      </w:ins>
      <w:ins w:id="9082" w:author="Irová Zuzana" w:date="2025-03-20T22:08:00Z" w16du:dateUtc="2025-03-20T21:08:00Z">
        <w:r w:rsidR="00197BF3" w:rsidRPr="003266A1">
          <w:t xml:space="preserve">za služby </w:t>
        </w:r>
      </w:ins>
      <w:ins w:id="9083" w:author="Irová Zuzana" w:date="2025-03-17T13:47:00Z" w16du:dateUtc="2025-03-17T12:47:00Z">
        <w:r w:rsidRPr="003266A1">
          <w:t>(SYS.BAR.0.4.</w:t>
        </w:r>
        <w:r w:rsidR="0016551F" w:rsidRPr="003266A1">
          <w:t>HR</w:t>
        </w:r>
        <w:r w:rsidRPr="003266A1">
          <w:t>)</w:t>
        </w:r>
        <w:bookmarkEnd w:id="9078"/>
        <w:bookmarkEnd w:id="9079"/>
        <w:bookmarkEnd w:id="9080"/>
      </w:ins>
    </w:p>
    <w:p w14:paraId="3149592C" w14:textId="77777777" w:rsidR="00AE1CCC" w:rsidRPr="00E12C16" w:rsidRDefault="00AE1CCC" w:rsidP="00AE1CCC">
      <w:pPr>
        <w:pStyle w:val="Heading4"/>
        <w:spacing w:after="120" w:line="276" w:lineRule="auto"/>
        <w:rPr>
          <w:ins w:id="9084" w:author="Irová Zuzana" w:date="2025-03-17T13:47:00Z" w16du:dateUtc="2025-03-17T12:47:00Z"/>
          <w:rFonts w:hint="eastAsia"/>
        </w:rPr>
      </w:pPr>
      <w:ins w:id="9085" w:author="Irová Zuzana" w:date="2025-03-17T13:47:00Z" w16du:dateUtc="2025-03-17T12:47:00Z">
        <w:r w:rsidRPr="00E12C16">
          <w:t>Cíl</w:t>
        </w:r>
      </w:ins>
    </w:p>
    <w:p w14:paraId="65EEC4C3" w14:textId="4734BDA3" w:rsidR="00AE1CCC" w:rsidRPr="00E12C16" w:rsidRDefault="00AE1CCC">
      <w:pPr>
        <w:pStyle w:val="NormalIndent"/>
        <w:rPr>
          <w:ins w:id="9086" w:author="Irová Zuzana" w:date="2025-03-17T13:47:00Z" w16du:dateUtc="2025-03-17T12:47:00Z"/>
        </w:rPr>
      </w:pPr>
      <w:ins w:id="9087" w:author="Irová Zuzana" w:date="2025-03-17T13:47:00Z" w16du:dateUtc="2025-03-17T12:47:00Z">
        <w:r w:rsidRPr="00E12C16">
          <w:t xml:space="preserve">Cílem tohoto případu užití je vygenerování </w:t>
        </w:r>
        <w:r>
          <w:t>jednorázové faktury za naúčtované jednorázové poplatky</w:t>
        </w:r>
        <w:r w:rsidR="0016551F">
          <w:t xml:space="preserve"> nebo za provedený Top</w:t>
        </w:r>
      </w:ins>
      <w:ins w:id="9088" w:author="Irová Zuzana" w:date="2025-03-17T13:48:00Z" w16du:dateUtc="2025-03-17T12:48:00Z">
        <w:r w:rsidR="0016551F">
          <w:t>-up</w:t>
        </w:r>
      </w:ins>
      <w:ins w:id="9089" w:author="Irová Zuzana" w:date="2025-03-17T13:47:00Z" w16du:dateUtc="2025-03-17T12:47:00Z">
        <w:r>
          <w:t xml:space="preserve">. </w:t>
        </w:r>
      </w:ins>
    </w:p>
    <w:p w14:paraId="13FF51E2" w14:textId="77777777" w:rsidR="00AE1CCC" w:rsidRPr="00E12C16" w:rsidRDefault="00AE1CCC" w:rsidP="00AE1CCC">
      <w:pPr>
        <w:pStyle w:val="Heading4"/>
        <w:spacing w:after="120" w:line="276" w:lineRule="auto"/>
        <w:rPr>
          <w:ins w:id="9090" w:author="Irová Zuzana" w:date="2025-03-17T13:47:00Z" w16du:dateUtc="2025-03-17T12:47:00Z"/>
          <w:rFonts w:hint="eastAsia"/>
        </w:rPr>
      </w:pPr>
      <w:ins w:id="9091" w:author="Irová Zuzana" w:date="2025-03-17T13:47:00Z" w16du:dateUtc="2025-03-17T12:47:00Z">
        <w:r>
          <w:t>S</w:t>
        </w:r>
        <w:r w:rsidRPr="00E12C16">
          <w:t>puštění</w:t>
        </w:r>
        <w:r>
          <w:t xml:space="preserve"> případu</w:t>
        </w:r>
      </w:ins>
    </w:p>
    <w:p w14:paraId="44F50F96" w14:textId="77777777" w:rsidR="00AE1CCC" w:rsidRDefault="00AE1CCC">
      <w:pPr>
        <w:pStyle w:val="NormalIndent"/>
        <w:rPr>
          <w:ins w:id="9092" w:author="Irová Zuzana" w:date="2025-03-17T13:47:00Z" w16du:dateUtc="2025-03-17T12:47:00Z"/>
        </w:rPr>
      </w:pPr>
      <w:ins w:id="9093" w:author="Irová Zuzana" w:date="2025-03-17T13:47:00Z" w16du:dateUtc="2025-03-17T12:47:00Z">
        <w:r w:rsidRPr="005725E3">
          <w:t>Případ užití je vloženou součástí případů užití:</w:t>
        </w:r>
      </w:ins>
    </w:p>
    <w:p w14:paraId="0C3032EE" w14:textId="28BE0BB2" w:rsidR="0016551F" w:rsidRDefault="0016551F" w:rsidP="00C40C63">
      <w:pPr>
        <w:pStyle w:val="ListFS1"/>
        <w:rPr>
          <w:ins w:id="9094" w:author="Irová Zuzana" w:date="2025-03-17T13:48:00Z" w16du:dateUtc="2025-03-17T12:48:00Z"/>
        </w:rPr>
      </w:pPr>
      <w:ins w:id="9095" w:author="Irová Zuzana" w:date="2025-03-17T13:48:00Z" w16du:dateUtc="2025-03-17T12:48:00Z">
        <w:r>
          <w:t>Top-up</w:t>
        </w:r>
      </w:ins>
    </w:p>
    <w:p w14:paraId="6FA09086" w14:textId="6213F46C" w:rsidR="0016551F" w:rsidRDefault="0016551F">
      <w:pPr>
        <w:pStyle w:val="ListFS2"/>
        <w:rPr>
          <w:ins w:id="9096" w:author="Irová Zuzana" w:date="2025-03-20T21:52:00Z" w16du:dateUtc="2025-03-20T20:52:00Z"/>
        </w:rPr>
      </w:pPr>
      <w:ins w:id="9097" w:author="Irová Zuzana" w:date="2025-03-17T13:48:00Z" w16du:dateUtc="2025-03-17T12:48:00Z">
        <w:r w:rsidRPr="00F63B45">
          <w:rPr>
            <w:lang w:eastAsia="cs-CZ"/>
          </w:rPr>
          <w:t xml:space="preserve">Zaplať předplacený kredit – Pre-paid in single domain </w:t>
        </w:r>
        <w:r w:rsidRPr="00E14AAC">
          <w:rPr>
            <w:lang w:eastAsia="cs-CZ"/>
          </w:rPr>
          <w:t>(UC.BAR.0.1.HR)</w:t>
        </w:r>
      </w:ins>
    </w:p>
    <w:p w14:paraId="64AC4D22" w14:textId="50961B17" w:rsidR="00DA4BB9" w:rsidRPr="00DA4BB9" w:rsidRDefault="00CF57A1" w:rsidP="00C40C63">
      <w:pPr>
        <w:pStyle w:val="ListFS1"/>
        <w:rPr>
          <w:ins w:id="9098" w:author="Irová Zuzana" w:date="2025-03-20T21:52:00Z" w16du:dateUtc="2025-03-20T20:52:00Z"/>
          <w:highlight w:val="yellow"/>
          <w:rPrChange w:id="9099" w:author="Irová Zuzana" w:date="2025-03-20T21:52:00Z" w16du:dateUtc="2025-03-20T20:52:00Z">
            <w:rPr>
              <w:ins w:id="9100" w:author="Irová Zuzana" w:date="2025-03-20T21:52:00Z" w16du:dateUtc="2025-03-20T20:52:00Z"/>
            </w:rPr>
          </w:rPrChange>
        </w:rPr>
      </w:pPr>
      <w:ins w:id="9101" w:author="Irová Zuzana" w:date="2025-04-17T10:53:00Z" w16du:dateUtc="2025-04-17T08:53:00Z">
        <w:r>
          <w:rPr>
            <w:highlight w:val="yellow"/>
          </w:rPr>
          <w:lastRenderedPageBreak/>
          <w:t>OBU</w:t>
        </w:r>
        <w:r w:rsidR="00747623">
          <w:rPr>
            <w:highlight w:val="yellow"/>
          </w:rPr>
          <w:t xml:space="preserve">, </w:t>
        </w:r>
      </w:ins>
      <w:ins w:id="9102" w:author="Irová Zuzana" w:date="2025-03-20T21:52:00Z" w16du:dateUtc="2025-03-20T20:52:00Z">
        <w:r w:rsidR="00DA4BB9" w:rsidRPr="00DA4BB9">
          <w:rPr>
            <w:highlight w:val="yellow"/>
            <w:rPrChange w:id="9103" w:author="Irová Zuzana" w:date="2025-03-20T21:52:00Z" w16du:dateUtc="2025-03-20T20:52:00Z">
              <w:rPr/>
            </w:rPrChange>
          </w:rPr>
          <w:t>Products</w:t>
        </w:r>
      </w:ins>
    </w:p>
    <w:p w14:paraId="74C48626" w14:textId="75BF4428" w:rsidR="00DA4BB9" w:rsidRPr="00DA4BB9" w:rsidRDefault="00DA4BB9">
      <w:pPr>
        <w:pStyle w:val="ListFS2"/>
        <w:rPr>
          <w:ins w:id="9104" w:author="Irová Zuzana" w:date="2025-03-17T13:48:00Z" w16du:dateUtc="2025-03-17T12:48:00Z"/>
          <w:highlight w:val="yellow"/>
          <w:rPrChange w:id="9105" w:author="Irová Zuzana" w:date="2025-03-20T21:52:00Z" w16du:dateUtc="2025-03-20T20:52:00Z">
            <w:rPr>
              <w:ins w:id="9106" w:author="Irová Zuzana" w:date="2025-03-17T13:48:00Z" w16du:dateUtc="2025-03-17T12:48:00Z"/>
            </w:rPr>
          </w:rPrChange>
        </w:rPr>
        <w:pPrChange w:id="9107" w:author="Irová Zuzana" w:date="2025-06-06T15:16:00Z" w16du:dateUtc="2025-06-06T13:16:00Z">
          <w:pPr>
            <w:pStyle w:val="ListFS1"/>
          </w:pPr>
        </w:pPrChange>
      </w:pPr>
      <w:ins w:id="9108" w:author="Irová Zuzana" w:date="2025-03-20T21:52:00Z" w16du:dateUtc="2025-03-20T20:52:00Z">
        <w:r w:rsidRPr="00DA4BB9">
          <w:rPr>
            <w:highlight w:val="yellow"/>
            <w:rPrChange w:id="9109" w:author="Irová Zuzana" w:date="2025-03-20T21:52:00Z" w16du:dateUtc="2025-03-20T20:52:00Z">
              <w:rPr/>
            </w:rPrChange>
          </w:rPr>
          <w:t>TBD</w:t>
        </w:r>
      </w:ins>
    </w:p>
    <w:p w14:paraId="678F2E4A" w14:textId="77777777" w:rsidR="00AE1CCC" w:rsidRPr="001B0AF8" w:rsidRDefault="00AE1CCC" w:rsidP="00C40C63">
      <w:pPr>
        <w:pStyle w:val="ListFS1"/>
        <w:rPr>
          <w:ins w:id="9110" w:author="Irová Zuzana" w:date="2025-03-17T13:47:00Z" w16du:dateUtc="2025-03-17T12:47:00Z"/>
          <w:highlight w:val="cyan"/>
        </w:rPr>
      </w:pPr>
      <w:ins w:id="9111" w:author="Irová Zuzana" w:date="2025-03-17T13:47:00Z" w16du:dateUtc="2025-03-17T12:47:00Z">
        <w:r w:rsidRPr="001B0AF8">
          <w:rPr>
            <w:highlight w:val="cyan"/>
          </w:rPr>
          <w:t xml:space="preserve">Záporný kredit </w:t>
        </w:r>
      </w:ins>
    </w:p>
    <w:p w14:paraId="7AEFBA0D" w14:textId="77777777" w:rsidR="00AE1CCC" w:rsidRPr="001B0AF8" w:rsidRDefault="00AE1CCC">
      <w:pPr>
        <w:pStyle w:val="ListFS2"/>
        <w:rPr>
          <w:ins w:id="9112" w:author="Irová Zuzana" w:date="2025-03-17T13:47:00Z" w16du:dateUtc="2025-03-17T12:47:00Z"/>
          <w:highlight w:val="cyan"/>
        </w:rPr>
      </w:pPr>
      <w:ins w:id="9113" w:author="Irová Zuzana" w:date="2025-03-17T13:47:00Z" w16du:dateUtc="2025-03-17T12:47:00Z">
        <w:r w:rsidRPr="001B0AF8">
          <w:rPr>
            <w:highlight w:val="cyan"/>
          </w:rPr>
          <w:t>Ukonči předplacený účet (UC.CM.4.15)</w:t>
        </w:r>
      </w:ins>
    </w:p>
    <w:p w14:paraId="6E12C0EB" w14:textId="77777777" w:rsidR="00AE1CCC" w:rsidRPr="005725E3" w:rsidRDefault="00AE1CCC" w:rsidP="00AE1CCC">
      <w:pPr>
        <w:pStyle w:val="Heading4"/>
        <w:spacing w:after="120" w:line="276" w:lineRule="auto"/>
        <w:rPr>
          <w:ins w:id="9114" w:author="Irová Zuzana" w:date="2025-03-17T13:47:00Z" w16du:dateUtc="2025-03-17T12:47:00Z"/>
          <w:rFonts w:hint="eastAsia"/>
          <w:lang w:val="en-US"/>
        </w:rPr>
      </w:pPr>
      <w:ins w:id="9115" w:author="Irová Zuzana" w:date="2025-03-17T13:47:00Z" w16du:dateUtc="2025-03-17T12:47:00Z">
        <w:r w:rsidRPr="005725E3">
          <w:rPr>
            <w:lang w:val="en-US"/>
          </w:rPr>
          <w:t>Podmínky spuštění</w:t>
        </w:r>
      </w:ins>
    </w:p>
    <w:p w14:paraId="6F6AFF22" w14:textId="4077E1F9" w:rsidR="00A3165C" w:rsidRDefault="00AE1CCC">
      <w:pPr>
        <w:pStyle w:val="NormalIndent"/>
        <w:rPr>
          <w:ins w:id="9116" w:author="Irová Zuzana" w:date="2025-04-17T10:37:00Z" w16du:dateUtc="2025-04-17T08:37:00Z"/>
        </w:rPr>
      </w:pPr>
      <w:ins w:id="9117" w:author="Irová Zuzana" w:date="2025-03-17T13:47:00Z" w16du:dateUtc="2025-03-17T12:47:00Z">
        <w:r>
          <w:t>Pro daný Account</w:t>
        </w:r>
        <w:r w:rsidRPr="00816916">
          <w:t>, pro které je potřeba vystavit fakturu</w:t>
        </w:r>
      </w:ins>
      <w:ins w:id="9118" w:author="Irová Zuzana" w:date="2025-03-17T13:51:00Z" w16du:dateUtc="2025-03-17T12:51:00Z">
        <w:r w:rsidR="006F4BAC">
          <w:t>,</w:t>
        </w:r>
      </w:ins>
      <w:ins w:id="9119" w:author="Irová Zuzana" w:date="2025-03-17T13:47:00Z" w16du:dateUtc="2025-03-17T12:47:00Z">
        <w:r>
          <w:t xml:space="preserve"> j</w:t>
        </w:r>
        <w:r w:rsidRPr="005725E3">
          <w:t xml:space="preserve">e </w:t>
        </w:r>
      </w:ins>
      <w:ins w:id="9120" w:author="Irová Zuzana" w:date="2025-04-17T10:39:00Z" w16du:dateUtc="2025-04-17T08:39:00Z">
        <w:r w:rsidR="00AF3C4F">
          <w:t>na vstupu</w:t>
        </w:r>
      </w:ins>
      <w:ins w:id="9121" w:author="Irová Zuzana" w:date="2025-04-17T10:38:00Z" w16du:dateUtc="2025-04-17T08:38:00Z">
        <w:r w:rsidR="00560531">
          <w:t>:</w:t>
        </w:r>
      </w:ins>
      <w:ins w:id="9122" w:author="Irová Zuzana" w:date="2025-03-17T13:47:00Z" w16du:dateUtc="2025-03-17T12:47:00Z">
        <w:r>
          <w:t xml:space="preserve"> </w:t>
        </w:r>
      </w:ins>
    </w:p>
    <w:p w14:paraId="6D9E286C" w14:textId="77777777" w:rsidR="00AF3C4F" w:rsidRDefault="00AF3C4F">
      <w:pPr>
        <w:pStyle w:val="NormalIndent"/>
        <w:numPr>
          <w:ilvl w:val="0"/>
          <w:numId w:val="568"/>
        </w:numPr>
        <w:rPr>
          <w:ins w:id="9123" w:author="Irová Zuzana" w:date="2025-04-17T10:38:00Z" w16du:dateUtc="2025-04-17T08:38:00Z"/>
        </w:rPr>
      </w:pPr>
      <w:ins w:id="9124" w:author="Irová Zuzana" w:date="2025-04-17T10:38:00Z" w16du:dateUtc="2025-04-17T08:38:00Z">
        <w:r>
          <w:t xml:space="preserve">identifikace Accountu </w:t>
        </w:r>
      </w:ins>
    </w:p>
    <w:p w14:paraId="74DB3D88" w14:textId="109CE231" w:rsidR="00A3165C" w:rsidRDefault="00AE1CCC">
      <w:pPr>
        <w:pStyle w:val="NormalIndent"/>
        <w:numPr>
          <w:ilvl w:val="0"/>
          <w:numId w:val="568"/>
        </w:numPr>
        <w:rPr>
          <w:ins w:id="9125" w:author="Irová Zuzana" w:date="2025-04-17T10:37:00Z" w16du:dateUtc="2025-04-17T08:37:00Z"/>
        </w:rPr>
        <w:pPrChange w:id="9126" w:author="Irová Zuzana" w:date="2025-06-06T15:16:00Z" w16du:dateUtc="2025-06-06T13:16:00Z">
          <w:pPr>
            <w:pStyle w:val="NormalIndent"/>
          </w:pPr>
        </w:pPrChange>
      </w:pPr>
      <w:ins w:id="9127" w:author="Irová Zuzana" w:date="2025-03-17T13:47:00Z" w16du:dateUtc="2025-03-17T12:47:00Z">
        <w:r>
          <w:t>oceněná událost</w:t>
        </w:r>
      </w:ins>
      <w:ins w:id="9128" w:author="Irová Zuzana" w:date="2025-04-16T13:42:00Z" w16du:dateUtc="2025-04-16T11:42:00Z">
        <w:r w:rsidR="00622D1D">
          <w:t xml:space="preserve"> (včetné počt</w:t>
        </w:r>
      </w:ins>
      <w:ins w:id="9129" w:author="Irová Zuzana" w:date="2025-04-16T13:43:00Z" w16du:dateUtc="2025-04-16T11:43:00Z">
        <w:r w:rsidR="00337440">
          <w:t>u jednotek)</w:t>
        </w:r>
      </w:ins>
      <w:ins w:id="9130" w:author="Irová Zuzana" w:date="2025-03-21T10:45:00Z" w16du:dateUtc="2025-03-21T09:45:00Z">
        <w:r w:rsidR="008152F3">
          <w:t>,</w:t>
        </w:r>
      </w:ins>
      <w:ins w:id="9131" w:author="Irová Zuzana" w:date="2025-03-17T13:47:00Z" w16du:dateUtc="2025-03-17T12:47:00Z">
        <w:r>
          <w:t xml:space="preserve"> </w:t>
        </w:r>
      </w:ins>
    </w:p>
    <w:p w14:paraId="6B858697" w14:textId="77777777" w:rsidR="00A3165C" w:rsidRDefault="00AE1CCC">
      <w:pPr>
        <w:pStyle w:val="NormalIndent"/>
        <w:numPr>
          <w:ilvl w:val="0"/>
          <w:numId w:val="568"/>
        </w:numPr>
        <w:rPr>
          <w:ins w:id="9132" w:author="Irová Zuzana" w:date="2025-04-17T10:37:00Z" w16du:dateUtc="2025-04-17T08:37:00Z"/>
        </w:rPr>
        <w:pPrChange w:id="9133" w:author="Irová Zuzana" w:date="2025-06-06T15:16:00Z" w16du:dateUtc="2025-06-06T13:16:00Z">
          <w:pPr>
            <w:pStyle w:val="NormalIndent"/>
          </w:pPr>
        </w:pPrChange>
      </w:pPr>
      <w:ins w:id="9134" w:author="Irová Zuzana" w:date="2025-03-17T13:47:00Z" w16du:dateUtc="2025-03-17T12:47:00Z">
        <w:r>
          <w:t>Bill issuer</w:t>
        </w:r>
      </w:ins>
      <w:ins w:id="9135" w:author="Irová Zuzana" w:date="2025-03-21T10:46:00Z" w16du:dateUtc="2025-03-21T09:46:00Z">
        <w:r w:rsidR="00B838F8">
          <w:t xml:space="preserve">, </w:t>
        </w:r>
      </w:ins>
    </w:p>
    <w:p w14:paraId="521735CA" w14:textId="45772825" w:rsidR="00A3165C" w:rsidRDefault="00A3165C">
      <w:pPr>
        <w:pStyle w:val="NormalIndent"/>
        <w:numPr>
          <w:ilvl w:val="0"/>
          <w:numId w:val="568"/>
        </w:numPr>
        <w:rPr>
          <w:ins w:id="9136" w:author="Irová Zuzana" w:date="2025-04-17T10:37:00Z" w16du:dateUtc="2025-04-17T08:37:00Z"/>
        </w:rPr>
        <w:pPrChange w:id="9137" w:author="Irová Zuzana" w:date="2025-06-06T15:16:00Z" w16du:dateUtc="2025-06-06T13:16:00Z">
          <w:pPr>
            <w:pStyle w:val="NormalIndent"/>
          </w:pPr>
        </w:pPrChange>
      </w:pPr>
      <w:ins w:id="9138" w:author="Irová Zuzana" w:date="2025-04-17T10:37:00Z" w16du:dateUtc="2025-04-17T08:37:00Z">
        <w:r>
          <w:t>info</w:t>
        </w:r>
      </w:ins>
      <w:ins w:id="9139" w:author="Irová Zuzana" w:date="2025-03-21T10:46:00Z" w16du:dateUtc="2025-03-21T09:46:00Z">
        <w:r w:rsidR="00B838F8">
          <w:t xml:space="preserve"> </w:t>
        </w:r>
      </w:ins>
      <w:ins w:id="9140" w:author="Irová Zuzana" w:date="2025-04-17T10:39:00Z" w16du:dateUtc="2025-04-17T08:39:00Z">
        <w:r w:rsidR="00AF3C4F">
          <w:t xml:space="preserve">o </w:t>
        </w:r>
      </w:ins>
      <w:ins w:id="9141" w:author="Irová Zuzana" w:date="2025-03-21T10:46:00Z" w16du:dateUtc="2025-03-21T09:46:00Z">
        <w:r w:rsidR="00B838F8">
          <w:t xml:space="preserve">POS </w:t>
        </w:r>
      </w:ins>
      <w:ins w:id="9142" w:author="Irová Zuzana" w:date="2025-04-17T10:37:00Z" w16du:dateUtc="2025-04-17T08:37:00Z">
        <w:r>
          <w:t>(pokud je to relevantní)</w:t>
        </w:r>
      </w:ins>
    </w:p>
    <w:p w14:paraId="1CDE943A" w14:textId="77777777" w:rsidR="00A3165C" w:rsidRDefault="00B838F8">
      <w:pPr>
        <w:pStyle w:val="NormalIndent"/>
        <w:numPr>
          <w:ilvl w:val="0"/>
          <w:numId w:val="568"/>
        </w:numPr>
        <w:rPr>
          <w:ins w:id="9143" w:author="Irová Zuzana" w:date="2025-04-17T10:38:00Z" w16du:dateUtc="2025-04-17T08:38:00Z"/>
        </w:rPr>
        <w:pPrChange w:id="9144" w:author="Irová Zuzana" w:date="2025-06-06T15:16:00Z" w16du:dateUtc="2025-06-06T13:16:00Z">
          <w:pPr>
            <w:pStyle w:val="NormalIndent"/>
          </w:pPr>
        </w:pPrChange>
      </w:pPr>
      <w:ins w:id="9145" w:author="Irová Zuzana" w:date="2025-03-21T10:46:00Z" w16du:dateUtc="2025-03-21T09:46:00Z">
        <w:r>
          <w:t>informace o platbě</w:t>
        </w:r>
      </w:ins>
      <w:ins w:id="9146" w:author="Irová Zuzana" w:date="2025-04-17T10:36:00Z" w16du:dateUtc="2025-04-17T08:36:00Z">
        <w:r w:rsidR="003868BE">
          <w:t xml:space="preserve"> (pokud je </w:t>
        </w:r>
        <w:r w:rsidR="00DC015F">
          <w:t xml:space="preserve">informace o platbě prázdná, jde o </w:t>
        </w:r>
      </w:ins>
      <w:ins w:id="9147" w:author="Irová Zuzana" w:date="2025-04-17T10:37:00Z" w16du:dateUtc="2025-04-17T08:37:00Z">
        <w:r w:rsidR="00DC015F">
          <w:t xml:space="preserve">vystavení </w:t>
        </w:r>
        <w:r w:rsidR="00A3165C">
          <w:t>Proforma faktury)</w:t>
        </w:r>
      </w:ins>
    </w:p>
    <w:p w14:paraId="78DF2220" w14:textId="39B1C38B" w:rsidR="006F4BAC" w:rsidRDefault="00560531">
      <w:pPr>
        <w:pStyle w:val="NormalIndent"/>
        <w:numPr>
          <w:ilvl w:val="0"/>
          <w:numId w:val="567"/>
        </w:numPr>
        <w:rPr>
          <w:ins w:id="9148" w:author="Irová Zuzana" w:date="2025-04-16T12:15:00Z" w16du:dateUtc="2025-04-16T10:15:00Z"/>
        </w:rPr>
        <w:pPrChange w:id="9149" w:author="Irová Zuzana" w:date="2025-06-06T15:16:00Z" w16du:dateUtc="2025-06-06T13:16:00Z">
          <w:pPr>
            <w:pStyle w:val="NormalIndent"/>
          </w:pPr>
        </w:pPrChange>
      </w:pPr>
      <w:ins w:id="9150" w:author="Irová Zuzana" w:date="2025-04-17T10:38:00Z" w16du:dateUtc="2025-04-17T08:38:00Z">
        <w:r>
          <w:t>p</w:t>
        </w:r>
      </w:ins>
      <w:ins w:id="9151" w:author="Irová Zuzana" w:date="2025-03-17T13:51:00Z" w16du:dateUtc="2025-03-17T12:51:00Z">
        <w:r w:rsidR="006F4BAC">
          <w:t xml:space="preserve">okud </w:t>
        </w:r>
        <w:r w:rsidR="00280184">
          <w:t xml:space="preserve">se jedná </w:t>
        </w:r>
      </w:ins>
      <w:ins w:id="9152" w:author="Irová Zuzana" w:date="2025-04-17T10:39:00Z" w16du:dateUtc="2025-04-17T08:39:00Z">
        <w:r w:rsidR="00AF3C4F">
          <w:t xml:space="preserve">o </w:t>
        </w:r>
      </w:ins>
      <w:ins w:id="9153" w:author="Irová Zuzana" w:date="2025-03-17T13:52:00Z" w16du:dateUtc="2025-03-17T12:52:00Z">
        <w:r w:rsidR="00C03385">
          <w:t>Top-up, je známa částka platby</w:t>
        </w:r>
      </w:ins>
    </w:p>
    <w:p w14:paraId="11FC8463" w14:textId="604B0A53" w:rsidR="00A94D1F" w:rsidRPr="00F425B0" w:rsidRDefault="00560531">
      <w:pPr>
        <w:pStyle w:val="NormalIndent"/>
        <w:numPr>
          <w:ilvl w:val="0"/>
          <w:numId w:val="567"/>
        </w:numPr>
        <w:rPr>
          <w:ins w:id="9154" w:author="Irová Zuzana" w:date="2025-03-20T21:59:00Z" w16du:dateUtc="2025-03-20T20:59:00Z"/>
          <w:highlight w:val="cyan"/>
          <w:rPrChange w:id="9155" w:author="Irová Zuzana" w:date="2025-04-16T13:46:00Z" w16du:dateUtc="2025-04-16T11:46:00Z">
            <w:rPr>
              <w:ins w:id="9156" w:author="Irová Zuzana" w:date="2025-03-20T21:59:00Z" w16du:dateUtc="2025-03-20T20:59:00Z"/>
            </w:rPr>
          </w:rPrChange>
        </w:rPr>
        <w:pPrChange w:id="9157" w:author="Irová Zuzana" w:date="2025-06-06T15:16:00Z" w16du:dateUtc="2025-06-06T13:16:00Z">
          <w:pPr>
            <w:pStyle w:val="NormalIndent"/>
          </w:pPr>
        </w:pPrChange>
      </w:pPr>
      <w:ins w:id="9158" w:author="Irová Zuzana" w:date="2025-04-17T10:38:00Z" w16du:dateUtc="2025-04-17T08:38:00Z">
        <w:r>
          <w:t>p</w:t>
        </w:r>
      </w:ins>
      <w:ins w:id="9159" w:author="Irová Zuzana" w:date="2025-04-16T12:15:00Z" w16du:dateUtc="2025-04-16T10:15:00Z">
        <w:r w:rsidR="00A94D1F">
          <w:t>okud se jedná o prodej OBU</w:t>
        </w:r>
      </w:ins>
      <w:ins w:id="9160" w:author="Irová Zuzana" w:date="2025-04-16T12:16:00Z" w16du:dateUtc="2025-04-16T10:16:00Z">
        <w:r w:rsidR="00A94D1F">
          <w:t>, j</w:t>
        </w:r>
      </w:ins>
      <w:ins w:id="9161" w:author="Irová Zuzana" w:date="2025-04-16T13:43:00Z" w16du:dateUtc="2025-04-16T11:43:00Z">
        <w:r w:rsidR="003E05A0">
          <w:t xml:space="preserve">sou </w:t>
        </w:r>
        <w:r w:rsidR="003E05A0" w:rsidRPr="00F425B0">
          <w:rPr>
            <w:highlight w:val="cyan"/>
            <w:rPrChange w:id="9162" w:author="Irová Zuzana" w:date="2025-04-16T13:46:00Z" w16du:dateUtc="2025-04-16T11:46:00Z">
              <w:rPr/>
            </w:rPrChange>
          </w:rPr>
          <w:t>zn</w:t>
        </w:r>
        <w:r w:rsidR="003E05A0" w:rsidRPr="00F425B0">
          <w:rPr>
            <w:rFonts w:hint="cs"/>
            <w:highlight w:val="cyan"/>
            <w:rPrChange w:id="9163" w:author="Irová Zuzana" w:date="2025-04-16T13:46:00Z" w16du:dateUtc="2025-04-16T11:46:00Z">
              <w:rPr>
                <w:rFonts w:hint="cs"/>
              </w:rPr>
            </w:rPrChange>
          </w:rPr>
          <w:t>á</w:t>
        </w:r>
        <w:r w:rsidR="003E05A0" w:rsidRPr="00F425B0">
          <w:rPr>
            <w:highlight w:val="cyan"/>
            <w:rPrChange w:id="9164" w:author="Irová Zuzana" w:date="2025-04-16T13:46:00Z" w16du:dateUtc="2025-04-16T11:46:00Z">
              <w:rPr/>
            </w:rPrChange>
          </w:rPr>
          <w:t>my</w:t>
        </w:r>
      </w:ins>
      <w:ins w:id="9165" w:author="Irová Zuzana" w:date="2025-04-16T13:40:00Z" w16du:dateUtc="2025-04-16T11:40:00Z">
        <w:r w:rsidR="00ED418C" w:rsidRPr="00F425B0">
          <w:rPr>
            <w:highlight w:val="cyan"/>
            <w:rPrChange w:id="9166" w:author="Irová Zuzana" w:date="2025-04-16T13:46:00Z" w16du:dateUtc="2025-04-16T11:46:00Z">
              <w:rPr/>
            </w:rPrChange>
          </w:rPr>
          <w:t xml:space="preserve"> </w:t>
        </w:r>
      </w:ins>
      <w:ins w:id="9167" w:author="Irová Zuzana" w:date="2025-04-16T13:44:00Z" w16du:dateUtc="2025-04-16T11:44:00Z">
        <w:r w:rsidR="009D0581" w:rsidRPr="00F425B0">
          <w:rPr>
            <w:highlight w:val="cyan"/>
          </w:rPr>
          <w:t xml:space="preserve">čísla </w:t>
        </w:r>
        <w:r w:rsidR="009D0581" w:rsidRPr="00F425B0">
          <w:rPr>
            <w:highlight w:val="cyan"/>
            <w:rPrChange w:id="9168" w:author="Irová Zuzana" w:date="2025-04-16T13:46:00Z" w16du:dateUtc="2025-04-16T11:46:00Z">
              <w:rPr/>
            </w:rPrChange>
          </w:rPr>
          <w:t>prodan</w:t>
        </w:r>
        <w:r w:rsidR="009D0581" w:rsidRPr="00F425B0">
          <w:rPr>
            <w:rFonts w:hint="cs"/>
            <w:highlight w:val="cyan"/>
            <w:rPrChange w:id="9169" w:author="Irová Zuzana" w:date="2025-04-16T13:46:00Z" w16du:dateUtc="2025-04-16T11:46:00Z">
              <w:rPr>
                <w:rFonts w:hint="cs"/>
              </w:rPr>
            </w:rPrChange>
          </w:rPr>
          <w:t>ý</w:t>
        </w:r>
        <w:r w:rsidR="009D0581" w:rsidRPr="00F425B0">
          <w:rPr>
            <w:highlight w:val="cyan"/>
            <w:rPrChange w:id="9170" w:author="Irová Zuzana" w:date="2025-04-16T13:46:00Z" w16du:dateUtc="2025-04-16T11:46:00Z">
              <w:rPr/>
            </w:rPrChange>
          </w:rPr>
          <w:t xml:space="preserve">ch </w:t>
        </w:r>
        <w:r w:rsidR="009D0581" w:rsidRPr="00F425B0">
          <w:rPr>
            <w:highlight w:val="cyan"/>
          </w:rPr>
          <w:t>OBU</w:t>
        </w:r>
      </w:ins>
      <w:ins w:id="9171" w:author="Irová Zuzana" w:date="2025-04-16T13:46:00Z" w16du:dateUtc="2025-04-16T11:46:00Z">
        <w:r w:rsidR="00F425B0" w:rsidRPr="00F425B0">
          <w:rPr>
            <w:highlight w:val="cyan"/>
            <w:rPrChange w:id="9172" w:author="Irová Zuzana" w:date="2025-04-16T13:46:00Z" w16du:dateUtc="2025-04-16T11:46:00Z">
              <w:rPr/>
            </w:rPrChange>
          </w:rPr>
          <w:t xml:space="preserve"> (OBU Serial number)</w:t>
        </w:r>
      </w:ins>
      <w:ins w:id="9173" w:author="Irová Zuzana" w:date="2025-04-16T12:16:00Z" w16du:dateUtc="2025-04-16T10:16:00Z">
        <w:r w:rsidR="00A94D1F" w:rsidRPr="00F425B0">
          <w:rPr>
            <w:highlight w:val="cyan"/>
            <w:rPrChange w:id="9174" w:author="Irová Zuzana" w:date="2025-04-16T13:46:00Z" w16du:dateUtc="2025-04-16T11:46:00Z">
              <w:rPr/>
            </w:rPrChange>
          </w:rPr>
          <w:t>.</w:t>
        </w:r>
      </w:ins>
    </w:p>
    <w:p w14:paraId="2904DD90" w14:textId="767DBCDE" w:rsidR="006E7320" w:rsidRDefault="006E7320">
      <w:pPr>
        <w:pStyle w:val="NormalIndent"/>
        <w:rPr>
          <w:ins w:id="9175" w:author="Irová Zuzana" w:date="2025-03-17T13:47:00Z" w16du:dateUtc="2025-03-17T12:47:00Z"/>
        </w:rPr>
      </w:pPr>
    </w:p>
    <w:p w14:paraId="56441BF1" w14:textId="117CCB46" w:rsidR="00AE1CCC" w:rsidRPr="00E12C16" w:rsidRDefault="00AE1CCC">
      <w:pPr>
        <w:pStyle w:val="NormalIndent"/>
        <w:rPr>
          <w:ins w:id="9176" w:author="Irová Zuzana" w:date="2025-03-17T13:47:00Z" w16du:dateUtc="2025-03-17T12:47:00Z"/>
        </w:rPr>
      </w:pPr>
      <w:ins w:id="9177" w:author="Irová Zuzana" w:date="2025-03-17T13:47:00Z" w16du:dateUtc="2025-03-17T12:47:00Z">
        <w:r>
          <w:t>Poznámka: Pro FCI</w:t>
        </w:r>
      </w:ins>
      <w:ins w:id="9178" w:author="Irová Zuzana" w:date="2025-03-24T10:21:00Z" w16du:dateUtc="2025-03-24T09:21:00Z">
        <w:r w:rsidR="00693729">
          <w:t>, EETS Provider a</w:t>
        </w:r>
      </w:ins>
      <w:ins w:id="9179" w:author="Irová Zuzana" w:date="2025-03-21T11:05:00Z" w16du:dateUtc="2025-03-21T10:05:00Z">
        <w:r w:rsidR="00DE799D">
          <w:t xml:space="preserve"> Exemption partner </w:t>
        </w:r>
      </w:ins>
      <w:ins w:id="9180" w:author="Irová Zuzana" w:date="2025-03-17T13:47:00Z" w16du:dateUtc="2025-03-17T12:47:00Z">
        <w:r>
          <w:t>není aktuálně UC potřeba realizovat.</w:t>
        </w:r>
      </w:ins>
    </w:p>
    <w:p w14:paraId="0DF0D83A" w14:textId="77777777" w:rsidR="00AE1CCC" w:rsidRPr="00E12C16" w:rsidRDefault="00AE1CCC" w:rsidP="00AE1CCC">
      <w:pPr>
        <w:pStyle w:val="Heading4"/>
        <w:spacing w:after="120" w:line="276" w:lineRule="auto"/>
        <w:rPr>
          <w:ins w:id="9181" w:author="Irová Zuzana" w:date="2025-03-17T13:47:00Z" w16du:dateUtc="2025-03-17T12:47:00Z"/>
          <w:rFonts w:hint="eastAsia"/>
        </w:rPr>
      </w:pPr>
      <w:ins w:id="9182" w:author="Irová Zuzana" w:date="2025-03-17T13:47:00Z" w16du:dateUtc="2025-03-17T12:47:00Z">
        <w:r w:rsidRPr="00E12C16">
          <w:t>Normální postup</w:t>
        </w:r>
      </w:ins>
    </w:p>
    <w:p w14:paraId="2331CF53" w14:textId="77777777" w:rsidR="0047257D" w:rsidRDefault="00AE1CCC">
      <w:pPr>
        <w:pStyle w:val="NormalIndent"/>
        <w:rPr>
          <w:ins w:id="9183" w:author="Irová Zuzana" w:date="2025-03-20T22:04:00Z" w16du:dateUtc="2025-03-20T21:04:00Z"/>
        </w:rPr>
      </w:pPr>
      <w:ins w:id="9184" w:author="Irová Zuzana" w:date="2025-03-17T13:47:00Z" w16du:dateUtc="2025-03-17T12:47:00Z">
        <w:r w:rsidRPr="0023456E">
          <w:t>Systém zjistí BIBA</w:t>
        </w:r>
      </w:ins>
      <w:ins w:id="9185" w:author="Irová Zuzana" w:date="2025-03-20T22:04:00Z" w16du:dateUtc="2025-03-20T21:04:00Z">
        <w:r w:rsidR="0047257D">
          <w:t>:</w:t>
        </w:r>
      </w:ins>
    </w:p>
    <w:p w14:paraId="684ADFCB" w14:textId="36657D55" w:rsidR="00880DE9" w:rsidRDefault="0047257D">
      <w:pPr>
        <w:pStyle w:val="ListFS1"/>
        <w:rPr>
          <w:ins w:id="9186" w:author="Irová Zuzana" w:date="2025-03-20T22:04:00Z" w16du:dateUtc="2025-03-20T21:04:00Z"/>
        </w:rPr>
        <w:pPrChange w:id="9187" w:author="Irová Zuzana" w:date="2025-06-06T15:37:00Z" w16du:dateUtc="2025-06-06T13:37:00Z">
          <w:pPr>
            <w:pStyle w:val="NormalIndent"/>
          </w:pPr>
        </w:pPrChange>
      </w:pPr>
      <w:ins w:id="9188" w:author="Irová Zuzana" w:date="2025-03-20T22:04:00Z" w16du:dateUtc="2025-03-20T21:04:00Z">
        <w:r>
          <w:t>pro Top-up z</w:t>
        </w:r>
      </w:ins>
      <w:ins w:id="9189" w:author="Irová Zuzana" w:date="2025-03-20T22:07:00Z" w16du:dateUtc="2025-03-20T21:07:00Z">
        <w:r w:rsidR="00154ABD">
          <w:t> </w:t>
        </w:r>
      </w:ins>
      <w:ins w:id="9190" w:author="Irová Zuzana" w:date="2025-03-20T22:04:00Z" w16du:dateUtc="2025-03-20T21:04:00Z">
        <w:r w:rsidR="00880DE9">
          <w:t>Payment</w:t>
        </w:r>
      </w:ins>
      <w:ins w:id="9191" w:author="Irová Zuzana" w:date="2025-03-20T22:07:00Z" w16du:dateUtc="2025-03-20T21:07:00Z">
        <w:r w:rsidR="00154ABD">
          <w:t>.BIBA</w:t>
        </w:r>
        <w:r w:rsidR="00F909BF">
          <w:t xml:space="preserve"> (tj. </w:t>
        </w:r>
        <w:r w:rsidR="00F909BF" w:rsidRPr="0023456E">
          <w:t>na základě Bill issuer</w:t>
        </w:r>
        <w:r w:rsidR="00F909BF">
          <w:t xml:space="preserve"> </w:t>
        </w:r>
        <w:r w:rsidR="00F909BF" w:rsidRPr="0023456E">
          <w:t xml:space="preserve">a </w:t>
        </w:r>
        <w:r w:rsidR="00F909BF">
          <w:t>Reason = Top-up)</w:t>
        </w:r>
      </w:ins>
    </w:p>
    <w:p w14:paraId="6BA3DD38" w14:textId="315452E5" w:rsidR="00AE1CCC" w:rsidRDefault="00154ABD">
      <w:pPr>
        <w:pStyle w:val="ListFS1"/>
        <w:rPr>
          <w:ins w:id="9192" w:author="Irová Zuzana" w:date="2025-03-17T13:47:00Z" w16du:dateUtc="2025-03-17T12:47:00Z"/>
        </w:rPr>
        <w:pPrChange w:id="9193" w:author="Irová Zuzana" w:date="2025-06-06T15:37:00Z" w16du:dateUtc="2025-06-06T13:37:00Z">
          <w:pPr>
            <w:pStyle w:val="NormalIndent"/>
          </w:pPr>
        </w:pPrChange>
      </w:pPr>
      <w:ins w:id="9194" w:author="Irová Zuzana" w:date="2025-03-20T22:06:00Z" w16du:dateUtc="2025-03-20T21:06:00Z">
        <w:r w:rsidRPr="361F4EA0">
          <w:t xml:space="preserve">jinak </w:t>
        </w:r>
      </w:ins>
      <w:ins w:id="9195" w:author="Irová Zuzana" w:date="2025-03-20T22:07:00Z" w16du:dateUtc="2025-03-20T21:07:00Z">
        <w:r w:rsidR="00F909BF" w:rsidRPr="361F4EA0">
          <w:t xml:space="preserve">na základě Bill issuer a Reason = </w:t>
        </w:r>
      </w:ins>
      <w:ins w:id="9196" w:author="Irová Zuzana" w:date="2025-03-17T13:47:00Z" w16du:dateUtc="2025-03-17T12:47:00Z">
        <w:r w:rsidR="00AE1CCC" w:rsidRPr="361F4EA0">
          <w:t xml:space="preserve">Services. </w:t>
        </w:r>
      </w:ins>
    </w:p>
    <w:p w14:paraId="7109F27F" w14:textId="77777777" w:rsidR="007E61F0" w:rsidRPr="004C4F04" w:rsidRDefault="007E61F0">
      <w:pPr>
        <w:pStyle w:val="NormalIndent"/>
        <w:rPr>
          <w:ins w:id="9197" w:author="Irová Zuzana" w:date="2025-03-21T09:41:00Z" w16du:dateUtc="2025-03-21T08:41:00Z"/>
        </w:rPr>
      </w:pPr>
      <w:ins w:id="9198" w:author="Irová Zuzana" w:date="2025-03-21T09:41:00Z" w16du:dateUtc="2025-03-21T08:41:00Z">
        <w:r w:rsidRPr="004C4F04">
          <w:t>Systém</w:t>
        </w:r>
        <w:r>
          <w:t xml:space="preserve">, pokud jde o Top-up, </w:t>
        </w:r>
        <w:r w:rsidRPr="004C4F04">
          <w:t xml:space="preserve">vytvoří Rated </w:t>
        </w:r>
        <w:r>
          <w:t>S</w:t>
        </w:r>
        <w:r w:rsidRPr="004C4F04">
          <w:t xml:space="preserve">ervice </w:t>
        </w:r>
        <w:r>
          <w:t>E</w:t>
        </w:r>
        <w:r w:rsidRPr="004C4F04">
          <w:t>vent pro top-up:</w:t>
        </w:r>
      </w:ins>
    </w:p>
    <w:p w14:paraId="25A8DD23" w14:textId="77777777" w:rsidR="007E61F0" w:rsidRPr="004C4F04" w:rsidRDefault="007E61F0" w:rsidP="00C40C63">
      <w:pPr>
        <w:pStyle w:val="ListFS1"/>
        <w:rPr>
          <w:ins w:id="9199" w:author="Irová Zuzana" w:date="2025-03-21T09:41:00Z" w16du:dateUtc="2025-03-21T08:41:00Z"/>
        </w:rPr>
      </w:pPr>
      <w:ins w:id="9200" w:author="Irová Zuzana" w:date="2025-03-21T09:41:00Z" w16du:dateUtc="2025-03-21T08:41:00Z">
        <w:r w:rsidRPr="004C4F04">
          <w:t>Event time = sysdate</w:t>
        </w:r>
      </w:ins>
    </w:p>
    <w:p w14:paraId="5A3849E0" w14:textId="6B9743A2" w:rsidR="007E61F0" w:rsidRDefault="007E61F0" w:rsidP="00C40C63">
      <w:pPr>
        <w:pStyle w:val="ListFS1"/>
        <w:rPr>
          <w:ins w:id="9201" w:author="Irová Zuzana" w:date="2025-03-21T09:49:00Z" w16du:dateUtc="2025-03-21T08:49:00Z"/>
        </w:rPr>
      </w:pPr>
      <w:ins w:id="9202" w:author="Irová Zuzana" w:date="2025-03-21T09:41:00Z" w16du:dateUtc="2025-03-21T08:41:00Z">
        <w:r w:rsidRPr="004C4F04">
          <w:t>Product type = PCRE.product type (Top</w:t>
        </w:r>
      </w:ins>
      <w:ins w:id="9203" w:author="Irová Zuzana" w:date="2025-04-11T10:14:00Z" w16du:dateUtc="2025-04-11T08:14:00Z">
        <w:r w:rsidR="00F022C7">
          <w:t>-</w:t>
        </w:r>
      </w:ins>
      <w:ins w:id="9204" w:author="Irová Zuzana" w:date="2025-03-21T09:41:00Z" w16du:dateUtc="2025-03-21T08:41:00Z">
        <w:r w:rsidRPr="004C4F04">
          <w:t>Up)</w:t>
        </w:r>
      </w:ins>
    </w:p>
    <w:p w14:paraId="060E52A9" w14:textId="407FE180" w:rsidR="005A0439" w:rsidRPr="004C4F04" w:rsidRDefault="005A0439" w:rsidP="00C40C63">
      <w:pPr>
        <w:pStyle w:val="ListFS1"/>
        <w:rPr>
          <w:ins w:id="9205" w:author="Irová Zuzana" w:date="2025-03-21T09:41:00Z" w16du:dateUtc="2025-03-21T08:41:00Z"/>
        </w:rPr>
      </w:pPr>
      <w:ins w:id="9206" w:author="Irová Zuzana" w:date="2025-03-21T09:49:00Z" w16du:dateUtc="2025-03-21T08:49:00Z">
        <w:r>
          <w:t>Type = Rating</w:t>
        </w:r>
      </w:ins>
    </w:p>
    <w:p w14:paraId="3C76FF20" w14:textId="79BD4890" w:rsidR="007E61F0" w:rsidRPr="004C4F04" w:rsidRDefault="005832D2" w:rsidP="00C40C63">
      <w:pPr>
        <w:pStyle w:val="ListFS1"/>
        <w:rPr>
          <w:ins w:id="9207" w:author="Irová Zuzana" w:date="2025-03-21T09:41:00Z" w16du:dateUtc="2025-03-21T08:41:00Z"/>
        </w:rPr>
      </w:pPr>
      <w:ins w:id="9208" w:author="Irová Zuzana" w:date="2025-03-21T09:49:00Z" w16du:dateUtc="2025-03-21T08:49:00Z">
        <w:r>
          <w:lastRenderedPageBreak/>
          <w:t>Bas</w:t>
        </w:r>
      </w:ins>
      <w:ins w:id="9209" w:author="Irová Zuzana" w:date="2025-04-28T16:44:00Z" w16du:dateUtc="2025-04-28T14:44:00Z">
        <w:r w:rsidR="008669BB">
          <w:t>ic</w:t>
        </w:r>
      </w:ins>
      <w:ins w:id="9210" w:author="Irová Zuzana" w:date="2025-03-21T09:49:00Z" w16du:dateUtc="2025-03-21T08:49:00Z">
        <w:r>
          <w:t xml:space="preserve"> u</w:t>
        </w:r>
      </w:ins>
      <w:ins w:id="9211" w:author="Irová Zuzana" w:date="2025-03-21T09:41:00Z" w16du:dateUtc="2025-03-21T08:41:00Z">
        <w:r w:rsidR="007E61F0" w:rsidRPr="004C4F04">
          <w:t>nit price = Price amount</w:t>
        </w:r>
      </w:ins>
    </w:p>
    <w:p w14:paraId="3C2645EB" w14:textId="3AE161DC" w:rsidR="007E61F0" w:rsidRPr="004C4F04" w:rsidRDefault="005832D2" w:rsidP="00C40C63">
      <w:pPr>
        <w:pStyle w:val="ListFS1"/>
        <w:rPr>
          <w:ins w:id="9212" w:author="Irová Zuzana" w:date="2025-03-21T09:41:00Z" w16du:dateUtc="2025-03-21T08:41:00Z"/>
        </w:rPr>
      </w:pPr>
      <w:ins w:id="9213" w:author="Irová Zuzana" w:date="2025-03-21T09:49:00Z" w16du:dateUtc="2025-03-21T08:49:00Z">
        <w:r>
          <w:t>B</w:t>
        </w:r>
      </w:ins>
      <w:ins w:id="9214" w:author="Irová Zuzana" w:date="2025-03-21T09:50:00Z" w16du:dateUtc="2025-03-21T08:50:00Z">
        <w:r>
          <w:t>as</w:t>
        </w:r>
      </w:ins>
      <w:ins w:id="9215" w:author="Irová Zuzana" w:date="2025-04-28T16:44:00Z" w16du:dateUtc="2025-04-28T14:44:00Z">
        <w:r w:rsidR="008669BB">
          <w:t>ic</w:t>
        </w:r>
      </w:ins>
      <w:ins w:id="9216" w:author="Irová Zuzana" w:date="2025-03-21T09:50:00Z" w16du:dateUtc="2025-03-21T08:50:00Z">
        <w:r>
          <w:t xml:space="preserve"> u</w:t>
        </w:r>
      </w:ins>
      <w:ins w:id="9217" w:author="Irová Zuzana" w:date="2025-03-21T09:41:00Z" w16du:dateUtc="2025-03-21T08:41:00Z">
        <w:r w:rsidR="007E61F0" w:rsidRPr="004C4F04">
          <w:t>nit price definition method = PCRE.product type.unit price definition method</w:t>
        </w:r>
      </w:ins>
      <w:ins w:id="9218" w:author="Irová Zuzana" w:date="2025-04-11T10:14:00Z" w16du:dateUtc="2025-04-11T08:14:00Z">
        <w:r w:rsidR="00906FE6">
          <w:t xml:space="preserve"> (none)</w:t>
        </w:r>
      </w:ins>
    </w:p>
    <w:p w14:paraId="5F576FCB" w14:textId="201A6C43" w:rsidR="00B954A3" w:rsidRPr="004C4F04" w:rsidRDefault="001E2CEA" w:rsidP="00C40C63">
      <w:pPr>
        <w:pStyle w:val="ListFS1"/>
        <w:rPr>
          <w:ins w:id="9219" w:author="Irová Zuzana" w:date="2025-03-21T10:06:00Z" w16du:dateUtc="2025-03-21T09:06:00Z"/>
        </w:rPr>
      </w:pPr>
      <w:ins w:id="9220" w:author="Irová Zuzana" w:date="2025-03-21T10:06:00Z" w16du:dateUtc="2025-03-21T09:06:00Z">
        <w:r>
          <w:t>U</w:t>
        </w:r>
        <w:r w:rsidR="00B954A3" w:rsidRPr="004C4F04">
          <w:t>nit price = Price amount</w:t>
        </w:r>
      </w:ins>
    </w:p>
    <w:p w14:paraId="44F4FE2F" w14:textId="74006CA1" w:rsidR="00AB055D" w:rsidRPr="004C4F04" w:rsidRDefault="00AB055D" w:rsidP="00C40C63">
      <w:pPr>
        <w:pStyle w:val="ListFS1"/>
        <w:rPr>
          <w:ins w:id="9221" w:author="Irová Zuzana" w:date="2025-03-21T10:07:00Z" w16du:dateUtc="2025-03-21T09:07:00Z"/>
        </w:rPr>
      </w:pPr>
      <w:ins w:id="9222" w:author="Irová Zuzana" w:date="2025-03-21T10:07:00Z" w16du:dateUtc="2025-03-21T09:07:00Z">
        <w:r>
          <w:t>U</w:t>
        </w:r>
        <w:r w:rsidRPr="004C4F04">
          <w:t xml:space="preserve">nit price </w:t>
        </w:r>
        <w:r>
          <w:t xml:space="preserve">VAT </w:t>
        </w:r>
        <w:r w:rsidRPr="004C4F04">
          <w:t>= Price amount</w:t>
        </w:r>
        <w:r>
          <w:t xml:space="preserve"> VAT</w:t>
        </w:r>
      </w:ins>
    </w:p>
    <w:p w14:paraId="2355134D" w14:textId="77777777" w:rsidR="007E61F0" w:rsidRPr="004C4F04" w:rsidRDefault="007E61F0" w:rsidP="00C40C63">
      <w:pPr>
        <w:pStyle w:val="ListFS1"/>
        <w:rPr>
          <w:ins w:id="9223" w:author="Irová Zuzana" w:date="2025-03-21T09:41:00Z" w16du:dateUtc="2025-03-21T08:41:00Z"/>
        </w:rPr>
      </w:pPr>
      <w:ins w:id="9224" w:author="Irová Zuzana" w:date="2025-03-21T09:41:00Z" w16du:dateUtc="2025-03-21T08:41:00Z">
        <w:r w:rsidRPr="004C4F04">
          <w:t>Number of units = 1</w:t>
        </w:r>
      </w:ins>
    </w:p>
    <w:p w14:paraId="11D23D07" w14:textId="77777777" w:rsidR="007E61F0" w:rsidRPr="004C4F04" w:rsidRDefault="007E61F0" w:rsidP="00C40C63">
      <w:pPr>
        <w:pStyle w:val="ListFS1"/>
        <w:rPr>
          <w:ins w:id="9225" w:author="Irová Zuzana" w:date="2025-03-21T09:41:00Z" w16du:dateUtc="2025-03-21T08:41:00Z"/>
        </w:rPr>
      </w:pPr>
      <w:ins w:id="9226" w:author="Irová Zuzana" w:date="2025-03-21T09:41:00Z" w16du:dateUtc="2025-03-21T08:41:00Z">
        <w:r w:rsidRPr="004C4F04">
          <w:t>Metric unit = piece</w:t>
        </w:r>
      </w:ins>
    </w:p>
    <w:p w14:paraId="497BF708" w14:textId="77777777" w:rsidR="007E61F0" w:rsidRPr="004C4F04" w:rsidRDefault="007E61F0" w:rsidP="00C40C63">
      <w:pPr>
        <w:pStyle w:val="ListFS1"/>
        <w:rPr>
          <w:ins w:id="9227" w:author="Irová Zuzana" w:date="2025-03-21T09:41:00Z" w16du:dateUtc="2025-03-21T08:41:00Z"/>
        </w:rPr>
      </w:pPr>
      <w:ins w:id="9228" w:author="Irová Zuzana" w:date="2025-03-21T09:41:00Z" w16du:dateUtc="2025-03-21T08:41:00Z">
        <w:r w:rsidRPr="004C4F04">
          <w:t xml:space="preserve">Tax rate = PCRE.tax rate rate </w:t>
        </w:r>
      </w:ins>
    </w:p>
    <w:p w14:paraId="33C0BE4E" w14:textId="77777777" w:rsidR="007E61F0" w:rsidRPr="004C4F04" w:rsidRDefault="007E61F0" w:rsidP="00C40C63">
      <w:pPr>
        <w:pStyle w:val="ListFS1"/>
        <w:rPr>
          <w:ins w:id="9229" w:author="Irová Zuzana" w:date="2025-03-21T09:41:00Z" w16du:dateUtc="2025-03-21T08:41:00Z"/>
        </w:rPr>
      </w:pPr>
      <w:ins w:id="9230" w:author="Irová Zuzana" w:date="2025-03-21T09:41:00Z" w16du:dateUtc="2025-03-21T08:41:00Z">
        <w:r w:rsidRPr="004C4F04">
          <w:t xml:space="preserve">Price amount = částka top-up platby/(1+tax rate) </w:t>
        </w:r>
      </w:ins>
    </w:p>
    <w:p w14:paraId="04518C5C" w14:textId="77777777" w:rsidR="007E61F0" w:rsidRPr="004C4F04" w:rsidRDefault="007E61F0" w:rsidP="00C40C63">
      <w:pPr>
        <w:pStyle w:val="ListFS1"/>
        <w:rPr>
          <w:ins w:id="9231" w:author="Irová Zuzana" w:date="2025-03-21T09:41:00Z" w16du:dateUtc="2025-03-21T08:41:00Z"/>
        </w:rPr>
      </w:pPr>
      <w:ins w:id="9232" w:author="Irová Zuzana" w:date="2025-03-21T09:41:00Z" w16du:dateUtc="2025-03-21T08:41:00Z">
        <w:r w:rsidRPr="004C4F04">
          <w:t xml:space="preserve">Price amount VAT = </w:t>
        </w:r>
        <w:r>
          <w:t>částka platby</w:t>
        </w:r>
        <w:r w:rsidRPr="004C4F04">
          <w:t xml:space="preserve"> </w:t>
        </w:r>
      </w:ins>
    </w:p>
    <w:p w14:paraId="4782469D" w14:textId="77777777" w:rsidR="007E61F0" w:rsidRPr="004C4F04" w:rsidRDefault="007E61F0" w:rsidP="00C40C63">
      <w:pPr>
        <w:pStyle w:val="ListFS1"/>
        <w:rPr>
          <w:ins w:id="9233" w:author="Irová Zuzana" w:date="2025-03-21T09:41:00Z" w16du:dateUtc="2025-03-21T08:41:00Z"/>
        </w:rPr>
      </w:pPr>
      <w:ins w:id="9234" w:author="Irová Zuzana" w:date="2025-03-21T09:41:00Z" w16du:dateUtc="2025-03-21T08:41:00Z">
        <w:r w:rsidRPr="004C4F04">
          <w:t>Billing service = PCRE.billing service</w:t>
        </w:r>
      </w:ins>
    </w:p>
    <w:p w14:paraId="25118A7A" w14:textId="77777777" w:rsidR="00107F34" w:rsidRPr="00906FE6" w:rsidRDefault="00107F34" w:rsidP="00C40C63">
      <w:pPr>
        <w:pStyle w:val="ListFS1"/>
        <w:rPr>
          <w:ins w:id="9235" w:author="Irová Zuzana" w:date="2025-03-21T10:14:00Z" w16du:dateUtc="2025-03-21T09:14:00Z"/>
        </w:rPr>
      </w:pPr>
      <w:ins w:id="9236" w:author="Irová Zuzana" w:date="2025-03-21T10:14:00Z" w16du:dateUtc="2025-03-21T09:14:00Z">
        <w:r w:rsidRPr="00906FE6">
          <w:t>Number of units corrected = null</w:t>
        </w:r>
      </w:ins>
    </w:p>
    <w:p w14:paraId="2CFA231E" w14:textId="77777777" w:rsidR="00107F34" w:rsidRPr="00906FE6" w:rsidRDefault="00107F34" w:rsidP="00C40C63">
      <w:pPr>
        <w:pStyle w:val="ListFS1"/>
        <w:rPr>
          <w:ins w:id="9237" w:author="Irová Zuzana" w:date="2025-03-21T10:14:00Z" w16du:dateUtc="2025-03-21T09:14:00Z"/>
        </w:rPr>
      </w:pPr>
      <w:ins w:id="9238" w:author="Irová Zuzana" w:date="2025-03-21T10:14:00Z" w16du:dateUtc="2025-03-21T09:14:00Z">
        <w:r w:rsidRPr="00906FE6">
          <w:t>Cancellable = True</w:t>
        </w:r>
      </w:ins>
    </w:p>
    <w:p w14:paraId="4FCFE938" w14:textId="0673D40E" w:rsidR="00107F34" w:rsidRPr="00906FE6" w:rsidRDefault="00107F34">
      <w:pPr>
        <w:pStyle w:val="ListFS1"/>
        <w:rPr>
          <w:ins w:id="9239" w:author="Irová Zuzana" w:date="2025-03-21T10:14:00Z" w16du:dateUtc="2025-03-21T09:14:00Z"/>
        </w:rPr>
        <w:pPrChange w:id="9240" w:author="Irová Zuzana" w:date="2025-06-06T15:37:00Z" w16du:dateUtc="2025-06-06T13:37:00Z">
          <w:pPr>
            <w:pStyle w:val="ListFS2"/>
          </w:pPr>
        </w:pPrChange>
      </w:pPr>
      <w:ins w:id="9241" w:author="Irová Zuzana" w:date="2025-03-21T10:14:00Z" w16du:dateUtc="2025-03-21T09:14:00Z">
        <w:r w:rsidRPr="00906FE6">
          <w:t>Subject type = Account, pokud na vstupu je identifikace Account</w:t>
        </w:r>
      </w:ins>
    </w:p>
    <w:p w14:paraId="7632FC22" w14:textId="77777777" w:rsidR="00107F34" w:rsidRDefault="00107F34" w:rsidP="00C40C63">
      <w:pPr>
        <w:pStyle w:val="ListFS1"/>
        <w:rPr>
          <w:ins w:id="9242" w:author="Irová Zuzana" w:date="2025-03-21T10:15:00Z" w16du:dateUtc="2025-03-21T09:15:00Z"/>
        </w:rPr>
      </w:pPr>
      <w:ins w:id="9243" w:author="Irová Zuzana" w:date="2025-03-21T10:14:00Z" w16du:dateUtc="2025-03-21T09:14:00Z">
        <w:r w:rsidRPr="00906FE6">
          <w:t>Subject</w:t>
        </w:r>
        <w:r>
          <w:t xml:space="preserve"> number = </w:t>
        </w:r>
        <w:r w:rsidRPr="00E721C5">
          <w:t>ze vstupu</w:t>
        </w:r>
      </w:ins>
    </w:p>
    <w:p w14:paraId="08710EC3" w14:textId="5C1FA54A" w:rsidR="00107F34" w:rsidRDefault="00107F34" w:rsidP="00C40C63">
      <w:pPr>
        <w:pStyle w:val="ListFS1"/>
        <w:rPr>
          <w:ins w:id="9244" w:author="Irová Zuzana" w:date="2025-03-21T10:14:00Z" w16du:dateUtc="2025-03-21T09:14:00Z"/>
        </w:rPr>
      </w:pPr>
      <w:ins w:id="9245" w:author="Irová Zuzana" w:date="2025-03-21T10:15:00Z" w16du:dateUtc="2025-03-21T09:15:00Z">
        <w:r>
          <w:t>Bill issuer = ze vstupu</w:t>
        </w:r>
      </w:ins>
    </w:p>
    <w:p w14:paraId="6D4B3A23" w14:textId="5623014D" w:rsidR="007E61F0" w:rsidRPr="000D11D5" w:rsidRDefault="007E61F0" w:rsidP="00C40C63">
      <w:pPr>
        <w:pStyle w:val="ListFS1"/>
        <w:rPr>
          <w:ins w:id="9246" w:author="Irová Zuzana" w:date="2025-03-21T09:41:00Z" w16du:dateUtc="2025-03-21T08:41:00Z"/>
          <w:highlight w:val="cyan"/>
        </w:rPr>
      </w:pPr>
      <w:ins w:id="9247" w:author="Irová Zuzana" w:date="2025-03-21T09:41:00Z" w16du:dateUtc="2025-03-21T08:41:00Z">
        <w:r w:rsidRPr="000D11D5">
          <w:rPr>
            <w:highlight w:val="cyan"/>
          </w:rPr>
          <w:t>FCI partner = FCI karty</w:t>
        </w:r>
      </w:ins>
      <w:ins w:id="9248" w:author="Irová Zuzana" w:date="2025-03-21T10:14:00Z" w16du:dateUtc="2025-03-21T09:14:00Z">
        <w:r w:rsidR="00107F34">
          <w:rPr>
            <w:highlight w:val="cyan"/>
          </w:rPr>
          <w:t xml:space="preserve"> </w:t>
        </w:r>
      </w:ins>
      <w:ins w:id="9249" w:author="Irová Zuzana" w:date="2025-03-21T09:41:00Z" w16du:dateUtc="2025-03-21T08:41:00Z">
        <w:r w:rsidRPr="000D11D5">
          <w:rPr>
            <w:highlight w:val="cyan"/>
          </w:rPr>
          <w:t xml:space="preserve">v případě platby </w:t>
        </w:r>
      </w:ins>
      <w:ins w:id="9250" w:author="Irová Zuzana" w:date="2025-03-24T14:41:00Z" w16du:dateUtc="2025-03-24T13:41:00Z">
        <w:r w:rsidR="008E0638">
          <w:rPr>
            <w:highlight w:val="cyan"/>
          </w:rPr>
          <w:t>tankovací</w:t>
        </w:r>
      </w:ins>
      <w:ins w:id="9251" w:author="Irová Zuzana" w:date="2025-03-21T09:41:00Z" w16du:dateUtc="2025-03-21T08:41:00Z">
        <w:r w:rsidRPr="000D11D5">
          <w:rPr>
            <w:highlight w:val="cyan"/>
          </w:rPr>
          <w:t xml:space="preserve"> kartou </w:t>
        </w:r>
      </w:ins>
    </w:p>
    <w:p w14:paraId="7A0236B0" w14:textId="1CBDB209" w:rsidR="007E61F0" w:rsidRPr="000D11D5" w:rsidRDefault="007E61F0" w:rsidP="00C40C63">
      <w:pPr>
        <w:pStyle w:val="ListFS1"/>
        <w:rPr>
          <w:ins w:id="9252" w:author="Irová Zuzana" w:date="2025-03-21T09:41:00Z" w16du:dateUtc="2025-03-21T08:41:00Z"/>
          <w:highlight w:val="cyan"/>
        </w:rPr>
      </w:pPr>
      <w:ins w:id="9253" w:author="Irová Zuzana" w:date="2025-03-21T09:41:00Z" w16du:dateUtc="2025-03-21T08:41:00Z">
        <w:r w:rsidRPr="000D11D5">
          <w:rPr>
            <w:highlight w:val="cyan"/>
          </w:rPr>
          <w:t xml:space="preserve">Fleet Card Number = Číslo tankovací karty v případě platby </w:t>
        </w:r>
      </w:ins>
      <w:ins w:id="9254" w:author="Irová Zuzana" w:date="2025-03-24T14:41:00Z" w16du:dateUtc="2025-03-24T13:41:00Z">
        <w:r w:rsidR="008E0638">
          <w:rPr>
            <w:highlight w:val="cyan"/>
          </w:rPr>
          <w:t>tankovací</w:t>
        </w:r>
      </w:ins>
      <w:ins w:id="9255" w:author="Irová Zuzana" w:date="2025-03-21T09:41:00Z" w16du:dateUtc="2025-03-21T08:41:00Z">
        <w:r w:rsidRPr="000D11D5">
          <w:rPr>
            <w:highlight w:val="cyan"/>
          </w:rPr>
          <w:t xml:space="preserve"> kartou</w:t>
        </w:r>
      </w:ins>
    </w:p>
    <w:p w14:paraId="41F90662" w14:textId="45CF5885" w:rsidR="007E61F0" w:rsidRPr="000D11D5" w:rsidRDefault="007E61F0" w:rsidP="00C40C63">
      <w:pPr>
        <w:pStyle w:val="ListFS1"/>
        <w:rPr>
          <w:ins w:id="9256" w:author="Irová Zuzana" w:date="2025-03-21T09:41:00Z" w16du:dateUtc="2025-03-21T08:41:00Z"/>
          <w:highlight w:val="cyan"/>
        </w:rPr>
      </w:pPr>
      <w:ins w:id="9257" w:author="Irová Zuzana" w:date="2025-03-21T09:41:00Z" w16du:dateUtc="2025-03-21T08:41:00Z">
        <w:r w:rsidRPr="000D11D5">
          <w:rPr>
            <w:highlight w:val="cyan"/>
          </w:rPr>
          <w:t xml:space="preserve">Fleet Card Id = Id tankovací karty v případě platby </w:t>
        </w:r>
      </w:ins>
      <w:ins w:id="9258" w:author="Irová Zuzana" w:date="2025-03-24T14:41:00Z" w16du:dateUtc="2025-03-24T13:41:00Z">
        <w:r w:rsidR="008E0638">
          <w:rPr>
            <w:highlight w:val="cyan"/>
          </w:rPr>
          <w:t>tankovací</w:t>
        </w:r>
      </w:ins>
      <w:ins w:id="9259" w:author="Irová Zuzana" w:date="2025-03-21T09:41:00Z" w16du:dateUtc="2025-03-21T08:41:00Z">
        <w:r w:rsidRPr="000D11D5">
          <w:rPr>
            <w:highlight w:val="cyan"/>
          </w:rPr>
          <w:t xml:space="preserve"> kartou</w:t>
        </w:r>
      </w:ins>
    </w:p>
    <w:p w14:paraId="0976AE9A" w14:textId="77777777" w:rsidR="007E61F0" w:rsidRDefault="007E61F0">
      <w:pPr>
        <w:pStyle w:val="NormalIndent"/>
        <w:rPr>
          <w:ins w:id="9260" w:author="Irová Zuzana" w:date="2025-03-21T09:41:00Z" w16du:dateUtc="2025-03-21T08:41:00Z"/>
        </w:rPr>
      </w:pPr>
    </w:p>
    <w:p w14:paraId="11A58F41" w14:textId="7E5F7BF1" w:rsidR="00107F34" w:rsidRDefault="00657A44">
      <w:pPr>
        <w:pStyle w:val="NormalIndent"/>
        <w:rPr>
          <w:ins w:id="9261" w:author="Irová Zuzana" w:date="2025-04-17T10:55:00Z" w16du:dateUtc="2025-04-17T08:55:00Z"/>
        </w:rPr>
      </w:pPr>
      <w:ins w:id="9262" w:author="Irová Zuzana" w:date="2025-04-17T10:55:00Z" w16du:dateUtc="2025-04-17T08:55:00Z">
        <w:r>
          <w:t>Pokud nejde o Top-up,</w:t>
        </w:r>
      </w:ins>
      <w:ins w:id="9263" w:author="Irová Zuzana" w:date="2025-03-21T09:48:00Z" w16du:dateUtc="2025-03-21T08:48:00Z">
        <w:r w:rsidR="00857504">
          <w:t xml:space="preserve"> </w:t>
        </w:r>
      </w:ins>
      <w:ins w:id="9264" w:author="Irová Zuzana" w:date="2025-03-17T13:47:00Z" w16du:dateUtc="2025-03-17T12:47:00Z">
        <w:r w:rsidR="00AE1CCC">
          <w:t xml:space="preserve">Systém na základě </w:t>
        </w:r>
      </w:ins>
      <w:ins w:id="9265" w:author="Irová Zuzana" w:date="2025-03-21T10:26:00Z" w16du:dateUtc="2025-03-21T09:26:00Z">
        <w:r w:rsidR="00A84A05">
          <w:t xml:space="preserve">každé </w:t>
        </w:r>
      </w:ins>
      <w:ins w:id="9266" w:author="Irová Zuzana" w:date="2025-03-17T13:47:00Z" w16du:dateUtc="2025-03-17T12:47:00Z">
        <w:r w:rsidR="00AE1CCC">
          <w:t xml:space="preserve">oceněné události ze vstupu </w:t>
        </w:r>
      </w:ins>
      <w:ins w:id="9267" w:author="Irová Zuzana" w:date="2025-04-17T10:54:00Z" w16du:dateUtc="2025-04-17T08:54:00Z">
        <w:r w:rsidR="00D75A93">
          <w:t xml:space="preserve">naúčtuje jednorázový poplatek za použití systémové funkce </w:t>
        </w:r>
        <w:r w:rsidR="000C1A05">
          <w:t xml:space="preserve">Naúčtuj jednorázový poplatek (SYS.BAR.0.7.HR). </w:t>
        </w:r>
      </w:ins>
    </w:p>
    <w:p w14:paraId="3AD8AF30" w14:textId="08708194" w:rsidR="008224A9" w:rsidRDefault="008224A9">
      <w:pPr>
        <w:pStyle w:val="NormalIndent"/>
        <w:rPr>
          <w:ins w:id="9268" w:author="Irová Zuzana" w:date="2025-04-17T11:27:00Z" w16du:dateUtc="2025-04-17T09:27:00Z"/>
        </w:rPr>
      </w:pPr>
    </w:p>
    <w:p w14:paraId="04B028D0" w14:textId="5DF5D426" w:rsidR="00BC7F56" w:rsidRPr="00BC7F56" w:rsidRDefault="00BC7F56">
      <w:pPr>
        <w:pStyle w:val="NormalIndent"/>
        <w:rPr>
          <w:ins w:id="9269" w:author="Irová Zuzana" w:date="2025-03-21T10:30:00Z"/>
        </w:rPr>
      </w:pPr>
      <w:ins w:id="9270" w:author="Irová Zuzana" w:date="2025-03-21T10:30:00Z">
        <w:r w:rsidRPr="00BC7F56">
          <w:t>Systém seskupí oceněné události podle</w:t>
        </w:r>
      </w:ins>
      <w:ins w:id="9271" w:author="Irová Zuzana" w:date="2025-04-17T11:25:00Z" w16du:dateUtc="2025-04-17T09:25:00Z">
        <w:r w:rsidR="00FB0F07">
          <w:t xml:space="preserve"> atributů</w:t>
        </w:r>
      </w:ins>
      <w:ins w:id="9272" w:author="Irová Zuzana" w:date="2025-04-17T11:26:00Z" w16du:dateUtc="2025-04-17T09:26:00Z">
        <w:r w:rsidR="00FB0F07">
          <w:t xml:space="preserve"> </w:t>
        </w:r>
        <w:r w:rsidR="00FB0F07" w:rsidRPr="00955C1D">
          <w:t>Rated service events</w:t>
        </w:r>
      </w:ins>
      <w:ins w:id="9273" w:author="Irová Zuzana" w:date="2025-03-21T10:30:00Z">
        <w:r w:rsidRPr="00BC7F56">
          <w:t>:</w:t>
        </w:r>
      </w:ins>
    </w:p>
    <w:p w14:paraId="74927E64" w14:textId="77777777" w:rsidR="000160AA" w:rsidRDefault="000160AA" w:rsidP="000160AA">
      <w:pPr>
        <w:pStyle w:val="ListFS1"/>
        <w:rPr>
          <w:ins w:id="9274" w:author="Irová Zuzana" w:date="2025-06-06T19:52:00Z" w16du:dateUtc="2025-06-06T17:52:00Z"/>
        </w:rPr>
      </w:pPr>
      <w:ins w:id="9275" w:author="Irová Zuzana" w:date="2025-06-06T19:52:00Z" w16du:dateUtc="2025-06-06T17:52:00Z">
        <w:r>
          <w:t xml:space="preserve">Subject number (tj. Account nebo null), </w:t>
        </w:r>
      </w:ins>
    </w:p>
    <w:p w14:paraId="3307B199" w14:textId="77777777" w:rsidR="000160AA" w:rsidRDefault="000160AA" w:rsidP="000160AA">
      <w:pPr>
        <w:pStyle w:val="ListFS1"/>
        <w:rPr>
          <w:ins w:id="9276" w:author="Irová Zuzana" w:date="2025-06-06T19:52:00Z" w16du:dateUtc="2025-06-06T17:52:00Z"/>
        </w:rPr>
      </w:pPr>
      <w:ins w:id="9277" w:author="Irová Zuzana" w:date="2025-06-06T19:52:00Z" w16du:dateUtc="2025-06-06T17:52:00Z">
        <w:r>
          <w:t xml:space="preserve">Billing service, </w:t>
        </w:r>
      </w:ins>
    </w:p>
    <w:p w14:paraId="49350A61" w14:textId="77777777" w:rsidR="000160AA" w:rsidRDefault="000160AA" w:rsidP="000160AA">
      <w:pPr>
        <w:pStyle w:val="ListFS1"/>
        <w:rPr>
          <w:ins w:id="9278" w:author="Irová Zuzana" w:date="2025-06-06T19:52:00Z" w16du:dateUtc="2025-06-06T17:52:00Z"/>
        </w:rPr>
      </w:pPr>
      <w:ins w:id="9279" w:author="Irová Zuzana" w:date="2025-06-06T19:52:00Z" w16du:dateUtc="2025-06-06T17:52:00Z">
        <w:r>
          <w:t>Unit price VAT,</w:t>
        </w:r>
      </w:ins>
    </w:p>
    <w:p w14:paraId="12DC163D" w14:textId="77777777" w:rsidR="000160AA" w:rsidRDefault="000160AA" w:rsidP="000160AA">
      <w:pPr>
        <w:pStyle w:val="ListFS1"/>
        <w:rPr>
          <w:ins w:id="9280" w:author="Irová Zuzana" w:date="2025-06-06T19:52:00Z" w16du:dateUtc="2025-06-06T17:52:00Z"/>
        </w:rPr>
      </w:pPr>
      <w:ins w:id="9281" w:author="Irová Zuzana" w:date="2025-06-06T19:52:00Z" w16du:dateUtc="2025-06-06T17:52:00Z">
        <w:r>
          <w:t>Unit price,</w:t>
        </w:r>
      </w:ins>
    </w:p>
    <w:p w14:paraId="204DE453" w14:textId="77777777" w:rsidR="000160AA" w:rsidRDefault="000160AA" w:rsidP="000160AA">
      <w:pPr>
        <w:pStyle w:val="ListFS1"/>
        <w:rPr>
          <w:ins w:id="9282" w:author="Irová Zuzana" w:date="2025-06-06T19:52:00Z" w16du:dateUtc="2025-06-06T17:52:00Z"/>
        </w:rPr>
      </w:pPr>
      <w:ins w:id="9283" w:author="Irová Zuzana" w:date="2025-06-06T19:52:00Z" w16du:dateUtc="2025-06-06T17:52:00Z">
        <w:r>
          <w:t xml:space="preserve">Tax rate, </w:t>
        </w:r>
      </w:ins>
    </w:p>
    <w:p w14:paraId="673D0689" w14:textId="77777777" w:rsidR="000160AA" w:rsidRDefault="000160AA" w:rsidP="000160AA">
      <w:pPr>
        <w:pStyle w:val="ListFS1"/>
        <w:rPr>
          <w:ins w:id="9284" w:author="Irová Zuzana" w:date="2025-06-06T19:52:00Z" w16du:dateUtc="2025-06-06T17:52:00Z"/>
        </w:rPr>
      </w:pPr>
      <w:ins w:id="9285" w:author="Irová Zuzana" w:date="2025-06-06T19:52:00Z" w16du:dateUtc="2025-06-06T17:52:00Z">
        <w:r>
          <w:t xml:space="preserve">Product type, </w:t>
        </w:r>
      </w:ins>
    </w:p>
    <w:p w14:paraId="2B30B36D" w14:textId="77777777" w:rsidR="000160AA" w:rsidRDefault="000160AA" w:rsidP="000160AA">
      <w:pPr>
        <w:pStyle w:val="ListFS1"/>
        <w:rPr>
          <w:ins w:id="9286" w:author="Irová Zuzana" w:date="2025-06-06T19:52:00Z" w16du:dateUtc="2025-06-06T17:52:00Z"/>
        </w:rPr>
      </w:pPr>
      <w:ins w:id="9287" w:author="Irová Zuzana" w:date="2025-06-06T19:52:00Z" w16du:dateUtc="2025-06-06T17:52:00Z">
        <w:r>
          <w:t>Basic unit price definition method,</w:t>
        </w:r>
      </w:ins>
    </w:p>
    <w:p w14:paraId="373B8C3D" w14:textId="47A57646" w:rsidR="00B63237" w:rsidRPr="00B63237" w:rsidRDefault="00B63237" w:rsidP="00B63237">
      <w:pPr>
        <w:pStyle w:val="ListFS1"/>
        <w:rPr>
          <w:ins w:id="9288" w:author="Irová Zuzana" w:date="2025-06-06T20:06:00Z" w16du:dateUtc="2025-06-06T18:06:00Z"/>
        </w:rPr>
      </w:pPr>
      <w:ins w:id="9289" w:author="Irová Zuzana" w:date="2025-06-06T20:06:00Z" w16du:dateUtc="2025-06-06T18:06:00Z">
        <w:r w:rsidRPr="00B63237">
          <w:t>Card number (pokud je na vstupu)</w:t>
        </w:r>
      </w:ins>
    </w:p>
    <w:p w14:paraId="06602788" w14:textId="77777777" w:rsidR="000160AA" w:rsidRDefault="000160AA" w:rsidP="000160AA">
      <w:pPr>
        <w:pStyle w:val="ListFS1"/>
        <w:rPr>
          <w:ins w:id="9290" w:author="Irová Zuzana" w:date="2025-06-06T19:52:00Z" w16du:dateUtc="2025-06-06T17:52:00Z"/>
        </w:rPr>
      </w:pPr>
      <w:ins w:id="9291" w:author="Irová Zuzana" w:date="2025-06-06T19:52:00Z" w16du:dateUtc="2025-06-06T17:52:00Z">
        <w:r>
          <w:t>Discount rate.</w:t>
        </w:r>
      </w:ins>
    </w:p>
    <w:p w14:paraId="243F93E5" w14:textId="67BCD8A0" w:rsidR="00AE1CCC" w:rsidRDefault="00955425">
      <w:pPr>
        <w:pStyle w:val="NormalIndent"/>
        <w:rPr>
          <w:ins w:id="9292" w:author="Irová Zuzana" w:date="2025-03-17T13:47:00Z" w16du:dateUtc="2025-03-17T12:47:00Z"/>
        </w:rPr>
      </w:pPr>
      <w:ins w:id="9293" w:author="Irová Zuzana" w:date="2025-03-21T10:32:00Z" w16du:dateUtc="2025-03-21T09:32:00Z">
        <w:r>
          <w:t xml:space="preserve">a pro každou kombinaci vytvoří </w:t>
        </w:r>
      </w:ins>
      <w:ins w:id="9294" w:author="Irová Zuzana" w:date="2025-03-17T13:47:00Z" w16du:dateUtc="2025-03-17T12:47:00Z">
        <w:r w:rsidR="00AE1CCC">
          <w:t xml:space="preserve">Bill Item s parametry: </w:t>
        </w:r>
      </w:ins>
    </w:p>
    <w:p w14:paraId="36197722" w14:textId="77777777" w:rsidR="00AE1CCC" w:rsidRPr="00E721C5" w:rsidRDefault="00AE1CCC" w:rsidP="00C40C63">
      <w:pPr>
        <w:pStyle w:val="ListFS1"/>
        <w:rPr>
          <w:ins w:id="9295" w:author="Irová Zuzana" w:date="2025-03-17T13:47:00Z" w16du:dateUtc="2025-03-17T12:47:00Z"/>
        </w:rPr>
      </w:pPr>
      <w:ins w:id="9296" w:author="Irová Zuzana" w:date="2025-03-17T13:47:00Z" w16du:dateUtc="2025-03-17T12:47:00Z">
        <w:r w:rsidRPr="00E721C5">
          <w:t xml:space="preserve">Bill item category = </w:t>
        </w:r>
      </w:ins>
    </w:p>
    <w:p w14:paraId="27F19E69" w14:textId="77777777" w:rsidR="00AE1CCC" w:rsidRPr="000E7EF6" w:rsidRDefault="00AE1CCC">
      <w:pPr>
        <w:pStyle w:val="ListFS2"/>
        <w:rPr>
          <w:ins w:id="9297" w:author="Irová Zuzana" w:date="2025-03-17T13:47:00Z" w16du:dateUtc="2025-03-17T12:47:00Z"/>
          <w:rPrChange w:id="9298" w:author="Irová Zuzana" w:date="2025-03-20T22:10:00Z" w16du:dateUtc="2025-03-20T21:10:00Z">
            <w:rPr>
              <w:ins w:id="9299" w:author="Irová Zuzana" w:date="2025-03-17T13:47:00Z" w16du:dateUtc="2025-03-17T12:47:00Z"/>
              <w:highlight w:val="cyan"/>
            </w:rPr>
          </w:rPrChange>
        </w:rPr>
      </w:pPr>
      <w:ins w:id="9300" w:author="Irová Zuzana" w:date="2025-03-17T13:47:00Z" w16du:dateUtc="2025-03-17T12:47:00Z">
        <w:r w:rsidRPr="000E7EF6">
          <w:rPr>
            <w:rPrChange w:id="9301" w:author="Irová Zuzana" w:date="2025-03-20T22:10:00Z" w16du:dateUtc="2025-03-20T21:10:00Z">
              <w:rPr>
                <w:highlight w:val="cyan"/>
              </w:rPr>
            </w:rPrChange>
          </w:rPr>
          <w:t>Top-up event, pokud Product type = Top-up</w:t>
        </w:r>
      </w:ins>
    </w:p>
    <w:p w14:paraId="64290C9C" w14:textId="6071ED96" w:rsidR="001F35FC" w:rsidRPr="00962265" w:rsidRDefault="00BD4D1D">
      <w:pPr>
        <w:pStyle w:val="ListFS2"/>
        <w:rPr>
          <w:ins w:id="9302" w:author="Irová Zuzana" w:date="2025-04-16T10:52:00Z" w16du:dateUtc="2025-04-16T08:52:00Z"/>
        </w:rPr>
      </w:pPr>
      <w:ins w:id="9303" w:author="Irová Zuzana" w:date="2025-04-16T10:52:00Z" w16du:dateUtc="2025-04-16T08:52:00Z">
        <w:r>
          <w:t>OBU</w:t>
        </w:r>
      </w:ins>
      <w:ins w:id="9304" w:author="Irová Zuzana" w:date="2025-04-16T13:53:00Z" w16du:dateUtc="2025-04-16T11:53:00Z">
        <w:r w:rsidR="0061095E">
          <w:t xml:space="preserve"> event</w:t>
        </w:r>
      </w:ins>
      <w:ins w:id="9305" w:author="Irová Zuzana" w:date="2025-04-16T10:52:00Z" w16du:dateUtc="2025-04-16T08:52:00Z">
        <w:r w:rsidR="001F35FC" w:rsidRPr="00962265">
          <w:t xml:space="preserve">, pokud Product type = </w:t>
        </w:r>
      </w:ins>
      <w:ins w:id="9306" w:author="Irová Zuzana" w:date="2025-04-16T10:53:00Z" w16du:dateUtc="2025-04-16T08:53:00Z">
        <w:r w:rsidR="00F4517C">
          <w:t>OBU</w:t>
        </w:r>
      </w:ins>
    </w:p>
    <w:p w14:paraId="7C4E32FF" w14:textId="412E54C1" w:rsidR="00AE1CCC" w:rsidRPr="00E721C5" w:rsidRDefault="009F73F1">
      <w:pPr>
        <w:pStyle w:val="ListFS2"/>
        <w:rPr>
          <w:ins w:id="9307" w:author="Irová Zuzana" w:date="2025-03-17T13:47:00Z" w16du:dateUtc="2025-03-17T12:47:00Z"/>
        </w:rPr>
      </w:pPr>
      <w:ins w:id="9308" w:author="Irová Zuzana" w:date="2025-03-31T09:30:00Z" w16du:dateUtc="2025-03-31T07:30:00Z">
        <w:r>
          <w:t>jinak</w:t>
        </w:r>
      </w:ins>
      <w:ins w:id="9309" w:author="Irová Zuzana" w:date="2025-03-17T13:47:00Z" w16du:dateUtc="2025-03-17T12:47:00Z">
        <w:r w:rsidR="00AE1CCC" w:rsidRPr="00E721C5">
          <w:t xml:space="preserve"> Service event</w:t>
        </w:r>
      </w:ins>
    </w:p>
    <w:p w14:paraId="5F075393" w14:textId="77777777" w:rsidR="00AE1CCC" w:rsidRPr="00E721C5" w:rsidRDefault="00AE1CCC" w:rsidP="00C40C63">
      <w:pPr>
        <w:pStyle w:val="ListFS1"/>
        <w:rPr>
          <w:ins w:id="9310" w:author="Irová Zuzana" w:date="2025-03-17T13:47:00Z" w16du:dateUtc="2025-03-17T12:47:00Z"/>
        </w:rPr>
      </w:pPr>
      <w:ins w:id="9311" w:author="Irová Zuzana" w:date="2025-03-17T13:47:00Z" w16du:dateUtc="2025-03-17T12:47:00Z">
        <w:r w:rsidRPr="00E721C5">
          <w:lastRenderedPageBreak/>
          <w:t xml:space="preserve">Bill item type = Regular bill item </w:t>
        </w:r>
      </w:ins>
    </w:p>
    <w:p w14:paraId="02809302" w14:textId="3FFD1904" w:rsidR="00EE2EC8" w:rsidRPr="00EE2EC8" w:rsidRDefault="00EE2EC8" w:rsidP="00C40C63">
      <w:pPr>
        <w:pStyle w:val="ListFS1"/>
        <w:rPr>
          <w:ins w:id="9312" w:author="Irová Zuzana" w:date="2025-03-21T10:27:00Z" w16du:dateUtc="2025-03-21T09:27:00Z"/>
        </w:rPr>
      </w:pPr>
      <w:ins w:id="9313" w:author="Irová Zuzana" w:date="2025-03-21T10:27:00Z" w16du:dateUtc="2025-03-21T09:27:00Z">
        <w:r w:rsidRPr="00EE2EC8">
          <w:t xml:space="preserve">Unit price = </w:t>
        </w:r>
        <w:r>
          <w:t>U</w:t>
        </w:r>
        <w:r w:rsidRPr="00E721C5">
          <w:t>nit price z RSE</w:t>
        </w:r>
      </w:ins>
    </w:p>
    <w:p w14:paraId="0BD1BB69" w14:textId="6F0B7D35" w:rsidR="002E30B1" w:rsidRPr="00EE2EC8" w:rsidRDefault="002E30B1" w:rsidP="00C40C63">
      <w:pPr>
        <w:pStyle w:val="ListFS1"/>
        <w:rPr>
          <w:ins w:id="9314" w:author="Irová Zuzana" w:date="2025-03-21T10:28:00Z" w16du:dateUtc="2025-03-21T09:28:00Z"/>
        </w:rPr>
      </w:pPr>
      <w:ins w:id="9315" w:author="Irová Zuzana" w:date="2025-03-21T10:28:00Z" w16du:dateUtc="2025-03-21T09:28:00Z">
        <w:r w:rsidRPr="00EE2EC8">
          <w:t xml:space="preserve">Unit price </w:t>
        </w:r>
        <w:r>
          <w:t xml:space="preserve">VAT </w:t>
        </w:r>
        <w:r w:rsidRPr="00EE2EC8">
          <w:t xml:space="preserve">= </w:t>
        </w:r>
        <w:r>
          <w:t>U</w:t>
        </w:r>
        <w:r w:rsidRPr="00E721C5">
          <w:t xml:space="preserve">nit price </w:t>
        </w:r>
        <w:r>
          <w:t xml:space="preserve">VAT </w:t>
        </w:r>
        <w:r w:rsidRPr="00E721C5">
          <w:t>z RSE</w:t>
        </w:r>
      </w:ins>
    </w:p>
    <w:p w14:paraId="6EF877B0" w14:textId="77777777" w:rsidR="00AE1CCC" w:rsidRPr="00E721C5" w:rsidRDefault="00AE1CCC" w:rsidP="00C40C63">
      <w:pPr>
        <w:pStyle w:val="ListFS1"/>
        <w:rPr>
          <w:ins w:id="9316" w:author="Irová Zuzana" w:date="2025-03-17T13:47:00Z" w16du:dateUtc="2025-03-17T12:47:00Z"/>
        </w:rPr>
      </w:pPr>
      <w:ins w:id="9317" w:author="Irová Zuzana" w:date="2025-03-17T13:47:00Z" w16du:dateUtc="2025-03-17T12:47:00Z">
        <w:r w:rsidRPr="00E721C5">
          <w:t>Number of units = součet z Number of units RSE</w:t>
        </w:r>
      </w:ins>
    </w:p>
    <w:p w14:paraId="4D149751" w14:textId="77777777" w:rsidR="00AE1CCC" w:rsidRPr="00E721C5" w:rsidRDefault="00AE1CCC" w:rsidP="00C40C63">
      <w:pPr>
        <w:pStyle w:val="ListFS1"/>
        <w:rPr>
          <w:ins w:id="9318" w:author="Irová Zuzana" w:date="2025-03-17T13:47:00Z" w16du:dateUtc="2025-03-17T12:47:00Z"/>
        </w:rPr>
      </w:pPr>
      <w:ins w:id="9319" w:author="Irová Zuzana" w:date="2025-03-17T13:47:00Z" w16du:dateUtc="2025-03-17T12:47:00Z">
        <w:r w:rsidRPr="00E721C5">
          <w:t>Metric unit = Piece</w:t>
        </w:r>
      </w:ins>
    </w:p>
    <w:p w14:paraId="29FDEC59" w14:textId="77777777" w:rsidR="00AE1CCC" w:rsidRPr="00E721C5" w:rsidRDefault="00AE1CCC" w:rsidP="00C40C63">
      <w:pPr>
        <w:pStyle w:val="ListFS1"/>
        <w:rPr>
          <w:ins w:id="9320" w:author="Irová Zuzana" w:date="2025-03-17T13:47:00Z" w16du:dateUtc="2025-03-17T12:47:00Z"/>
        </w:rPr>
      </w:pPr>
      <w:ins w:id="9321" w:author="Irová Zuzana" w:date="2025-03-17T13:47:00Z" w16du:dateUtc="2025-03-17T12:47:00Z">
        <w:r w:rsidRPr="00E721C5">
          <w:t>Tax rate = Tax rate z RSE</w:t>
        </w:r>
      </w:ins>
    </w:p>
    <w:p w14:paraId="0D60D7B8" w14:textId="47B7A940" w:rsidR="00AE1CCC" w:rsidRPr="00E721C5" w:rsidRDefault="00AE1CCC" w:rsidP="00C40C63">
      <w:pPr>
        <w:pStyle w:val="ListFS1"/>
        <w:rPr>
          <w:ins w:id="9322" w:author="Irová Zuzana" w:date="2025-03-17T13:47:00Z" w16du:dateUtc="2025-03-17T12:47:00Z"/>
        </w:rPr>
      </w:pPr>
      <w:ins w:id="9323" w:author="Irová Zuzana" w:date="2025-03-17T13:47:00Z" w16du:dateUtc="2025-03-17T12:47:00Z">
        <w:r w:rsidRPr="00E721C5">
          <w:t>Price amount = částka poplatk</w:t>
        </w:r>
      </w:ins>
      <w:ins w:id="9324" w:author="Irová Zuzana" w:date="2025-04-14T10:05:00Z" w16du:dateUtc="2025-04-14T08:05:00Z">
        <w:r w:rsidR="0015140C">
          <w:t>ů</w:t>
        </w:r>
      </w:ins>
      <w:ins w:id="9325" w:author="Irová Zuzana" w:date="2025-03-17T13:47:00Z" w16du:dateUtc="2025-03-17T12:47:00Z">
        <w:r w:rsidRPr="00E721C5">
          <w:t xml:space="preserve"> bez daně, </w:t>
        </w:r>
      </w:ins>
    </w:p>
    <w:p w14:paraId="574068F6" w14:textId="455CBBCB" w:rsidR="00AE1CCC" w:rsidRPr="00E721C5" w:rsidRDefault="00AE1CCC" w:rsidP="00C40C63">
      <w:pPr>
        <w:pStyle w:val="ListFS1"/>
        <w:rPr>
          <w:ins w:id="9326" w:author="Irová Zuzana" w:date="2025-03-17T13:47:00Z" w16du:dateUtc="2025-03-17T12:47:00Z"/>
        </w:rPr>
      </w:pPr>
      <w:ins w:id="9327" w:author="Irová Zuzana" w:date="2025-03-17T13:47:00Z" w16du:dateUtc="2025-03-17T12:47:00Z">
        <w:r w:rsidRPr="00E721C5">
          <w:t>Price amount VAT = částka poplatk</w:t>
        </w:r>
      </w:ins>
      <w:ins w:id="9328" w:author="Irová Zuzana" w:date="2025-04-14T10:05:00Z" w16du:dateUtc="2025-04-14T08:05:00Z">
        <w:r w:rsidR="0015140C">
          <w:t>ů</w:t>
        </w:r>
      </w:ins>
      <w:ins w:id="9329" w:author="Irová Zuzana" w:date="2025-03-17T13:47:00Z" w16du:dateUtc="2025-03-17T12:47:00Z">
        <w:r w:rsidRPr="00E721C5">
          <w:t xml:space="preserve"> s daní </w:t>
        </w:r>
      </w:ins>
    </w:p>
    <w:p w14:paraId="0576B11C" w14:textId="77777777" w:rsidR="00AE1CCC" w:rsidRPr="00E721C5" w:rsidRDefault="00AE1CCC" w:rsidP="00C40C63">
      <w:pPr>
        <w:pStyle w:val="ListFS1"/>
        <w:rPr>
          <w:ins w:id="9330" w:author="Irová Zuzana" w:date="2025-03-17T13:47:00Z" w16du:dateUtc="2025-03-17T12:47:00Z"/>
        </w:rPr>
      </w:pPr>
      <w:ins w:id="9331" w:author="Irová Zuzana" w:date="2025-03-17T13:47:00Z" w16du:dateUtc="2025-03-17T12:47:00Z">
        <w:r w:rsidRPr="00E721C5">
          <w:t>Billing service = Billing service z RSE</w:t>
        </w:r>
      </w:ins>
    </w:p>
    <w:p w14:paraId="357526E3" w14:textId="77777777" w:rsidR="00AE1CCC" w:rsidRDefault="00AE1CCC">
      <w:pPr>
        <w:pStyle w:val="NormalIndent"/>
        <w:rPr>
          <w:ins w:id="9332" w:author="Irová Zuzana" w:date="2025-03-17T13:47:00Z" w16du:dateUtc="2025-03-17T12:47:00Z"/>
        </w:rPr>
      </w:pPr>
    </w:p>
    <w:p w14:paraId="6A619047" w14:textId="5D61DB75" w:rsidR="00AE1CCC" w:rsidRDefault="00AE1CCC">
      <w:pPr>
        <w:pStyle w:val="NormalIndent"/>
        <w:rPr>
          <w:ins w:id="9333" w:author="Irová Zuzana" w:date="2025-03-17T13:47:00Z" w16du:dateUtc="2025-03-17T12:47:00Z"/>
        </w:rPr>
      </w:pPr>
      <w:ins w:id="9334" w:author="Irová Zuzana" w:date="2025-03-17T13:47:00Z" w16du:dateUtc="2025-03-17T12:47:00Z">
        <w:r>
          <w:t xml:space="preserve">Systém pro </w:t>
        </w:r>
      </w:ins>
      <w:ins w:id="9335" w:author="Irová Zuzana" w:date="2025-04-14T10:05:00Z" w16du:dateUtc="2025-04-14T08:05:00Z">
        <w:r w:rsidR="0015140C">
          <w:t>ka</w:t>
        </w:r>
      </w:ins>
      <w:ins w:id="9336" w:author="Irová Zuzana" w:date="2025-04-14T10:06:00Z" w16du:dateUtc="2025-04-14T08:06:00Z">
        <w:r w:rsidR="0015140C">
          <w:t xml:space="preserve">ždou sazbu </w:t>
        </w:r>
      </w:ins>
      <w:ins w:id="9337" w:author="Irová Zuzana" w:date="2025-03-17T13:47:00Z" w16du:dateUtc="2025-03-17T12:47:00Z">
        <w:r>
          <w:t>tax rate vytvoří tax bill item:</w:t>
        </w:r>
      </w:ins>
    </w:p>
    <w:p w14:paraId="3BE8EE60" w14:textId="77777777" w:rsidR="00AE1CCC" w:rsidRPr="00E721C5" w:rsidRDefault="00AE1CCC" w:rsidP="00C40C63">
      <w:pPr>
        <w:pStyle w:val="ListFS1"/>
        <w:rPr>
          <w:ins w:id="9338" w:author="Irová Zuzana" w:date="2025-03-17T13:47:00Z" w16du:dateUtc="2025-03-17T12:47:00Z"/>
        </w:rPr>
      </w:pPr>
      <w:ins w:id="9339" w:author="Irová Zuzana" w:date="2025-03-17T13:47:00Z" w16du:dateUtc="2025-03-17T12:47:00Z">
        <w:r w:rsidRPr="00E721C5">
          <w:t>Bill item category = Tax</w:t>
        </w:r>
      </w:ins>
    </w:p>
    <w:p w14:paraId="720DB901" w14:textId="77777777" w:rsidR="00AE1CCC" w:rsidRPr="00E721C5" w:rsidRDefault="00AE1CCC" w:rsidP="00C40C63">
      <w:pPr>
        <w:pStyle w:val="ListFS1"/>
        <w:rPr>
          <w:ins w:id="9340" w:author="Irová Zuzana" w:date="2025-03-17T13:47:00Z" w16du:dateUtc="2025-03-17T12:47:00Z"/>
        </w:rPr>
      </w:pPr>
      <w:ins w:id="9341" w:author="Irová Zuzana" w:date="2025-03-17T13:47:00Z" w16du:dateUtc="2025-03-17T12:47:00Z">
        <w:r w:rsidRPr="00E721C5">
          <w:t>Bill item type = Regular bill item</w:t>
        </w:r>
      </w:ins>
    </w:p>
    <w:p w14:paraId="137F5D4B" w14:textId="77777777" w:rsidR="00AE1CCC" w:rsidRPr="00E721C5" w:rsidRDefault="00AE1CCC" w:rsidP="00C40C63">
      <w:pPr>
        <w:pStyle w:val="ListFS1"/>
        <w:rPr>
          <w:ins w:id="9342" w:author="Irová Zuzana" w:date="2025-03-17T13:47:00Z" w16du:dateUtc="2025-03-17T12:47:00Z"/>
        </w:rPr>
      </w:pPr>
      <w:ins w:id="9343" w:author="Irová Zuzana" w:date="2025-03-17T13:47:00Z" w16du:dateUtc="2025-03-17T12:47:00Z">
        <w:r w:rsidRPr="00E721C5">
          <w:t>Number of units = null</w:t>
        </w:r>
      </w:ins>
    </w:p>
    <w:p w14:paraId="182AB887" w14:textId="77777777" w:rsidR="00AE1CCC" w:rsidRPr="00E721C5" w:rsidRDefault="00AE1CCC" w:rsidP="00C40C63">
      <w:pPr>
        <w:pStyle w:val="ListFS1"/>
        <w:rPr>
          <w:ins w:id="9344" w:author="Irová Zuzana" w:date="2025-03-17T13:47:00Z" w16du:dateUtc="2025-03-17T12:47:00Z"/>
        </w:rPr>
      </w:pPr>
      <w:ins w:id="9345" w:author="Irová Zuzana" w:date="2025-03-17T13:47:00Z" w16du:dateUtc="2025-03-17T12:47:00Z">
        <w:r w:rsidRPr="00E721C5">
          <w:t>Metric unit = null</w:t>
        </w:r>
      </w:ins>
    </w:p>
    <w:p w14:paraId="39F5C1F3" w14:textId="77777777" w:rsidR="00AE1CCC" w:rsidRPr="00E721C5" w:rsidRDefault="00AE1CCC" w:rsidP="00C40C63">
      <w:pPr>
        <w:pStyle w:val="ListFS1"/>
        <w:rPr>
          <w:ins w:id="9346" w:author="Irová Zuzana" w:date="2025-03-17T13:47:00Z" w16du:dateUtc="2025-03-17T12:47:00Z"/>
        </w:rPr>
      </w:pPr>
      <w:ins w:id="9347" w:author="Irová Zuzana" w:date="2025-03-17T13:47:00Z" w16du:dateUtc="2025-03-17T12:47:00Z">
        <w:r w:rsidRPr="00E721C5">
          <w:t xml:space="preserve">Tax rate = sazba daně (v procentech) </w:t>
        </w:r>
      </w:ins>
    </w:p>
    <w:p w14:paraId="241E55E1" w14:textId="77777777" w:rsidR="00AE1CCC" w:rsidRPr="00E721C5" w:rsidRDefault="00AE1CCC" w:rsidP="00C40C63">
      <w:pPr>
        <w:pStyle w:val="ListFS1"/>
        <w:rPr>
          <w:ins w:id="9348" w:author="Irová Zuzana" w:date="2025-03-17T13:47:00Z" w16du:dateUtc="2025-03-17T12:47:00Z"/>
        </w:rPr>
      </w:pPr>
      <w:ins w:id="9349" w:author="Irová Zuzana" w:date="2025-03-17T13:47:00Z" w16du:dateUtc="2025-03-17T12:47:00Z">
        <w:r w:rsidRPr="00E721C5">
          <w:t>Price amount = celková daň za bill itemy s danou tax rate (Tax base * Tax rate a zaokrouhlení na dvě desetinná místa)</w:t>
        </w:r>
      </w:ins>
    </w:p>
    <w:p w14:paraId="3AD160F8" w14:textId="77777777" w:rsidR="00AE1CCC" w:rsidRPr="00E721C5" w:rsidRDefault="00AE1CCC" w:rsidP="00C40C63">
      <w:pPr>
        <w:pStyle w:val="ListFS1"/>
        <w:rPr>
          <w:ins w:id="9350" w:author="Irová Zuzana" w:date="2025-03-17T13:47:00Z" w16du:dateUtc="2025-03-17T12:47:00Z"/>
        </w:rPr>
      </w:pPr>
      <w:ins w:id="9351" w:author="Irová Zuzana" w:date="2025-03-17T13:47:00Z" w16du:dateUtc="2025-03-17T12:47:00Z">
        <w:r w:rsidRPr="00E721C5">
          <w:t>Tax base = celková částka bez daně s danou tax rate (suma Price amount příslušných nedaňových bill items a zaokrouhlení na dvě desetinná místa)</w:t>
        </w:r>
      </w:ins>
    </w:p>
    <w:p w14:paraId="4BA792C5" w14:textId="77777777" w:rsidR="00AE1CCC" w:rsidRDefault="00AE1CCC">
      <w:pPr>
        <w:pStyle w:val="NormalIndent"/>
        <w:rPr>
          <w:ins w:id="9352" w:author="Irová Zuzana" w:date="2025-03-17T13:47:00Z" w16du:dateUtc="2025-03-17T12:47:00Z"/>
        </w:rPr>
      </w:pPr>
    </w:p>
    <w:p w14:paraId="7AF6CC9C" w14:textId="77777777" w:rsidR="00AE1CCC" w:rsidRPr="00407EFA" w:rsidRDefault="00AE1CCC">
      <w:pPr>
        <w:pStyle w:val="NormalIndent"/>
        <w:rPr>
          <w:ins w:id="9353" w:author="Irová Zuzana" w:date="2025-03-17T13:47:00Z" w16du:dateUtc="2025-03-17T12:47:00Z"/>
          <w:rPrChange w:id="9354" w:author="Irová Zuzana" w:date="2025-03-21T10:33:00Z" w16du:dateUtc="2025-03-21T09:33:00Z">
            <w:rPr>
              <w:ins w:id="9355" w:author="Irová Zuzana" w:date="2025-03-17T13:47:00Z" w16du:dateUtc="2025-03-17T12:47:00Z"/>
              <w:highlight w:val="cyan"/>
            </w:rPr>
          </w:rPrChange>
        </w:rPr>
      </w:pPr>
      <w:ins w:id="9356" w:author="Irová Zuzana" w:date="2025-03-17T13:47:00Z" w16du:dateUtc="2025-03-17T12:47:00Z">
        <w:r w:rsidRPr="00407EFA">
          <w:rPr>
            <w:rPrChange w:id="9357" w:author="Irová Zuzana" w:date="2025-03-21T10:33:00Z" w16du:dateUtc="2025-03-21T09:33:00Z">
              <w:rPr>
                <w:highlight w:val="cyan"/>
              </w:rPr>
            </w:rPrChange>
          </w:rPr>
          <w:t>Syst</w:t>
        </w:r>
        <w:r w:rsidRPr="00407EFA">
          <w:rPr>
            <w:rFonts w:hint="cs"/>
            <w:rPrChange w:id="9358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é</w:t>
        </w:r>
        <w:r w:rsidRPr="00407EFA">
          <w:rPr>
            <w:rPrChange w:id="9359" w:author="Irová Zuzana" w:date="2025-03-21T10:33:00Z" w16du:dateUtc="2025-03-21T09:33:00Z">
              <w:rPr>
                <w:highlight w:val="cyan"/>
              </w:rPr>
            </w:rPrChange>
          </w:rPr>
          <w:t>m zjist</w:t>
        </w:r>
        <w:r w:rsidRPr="00407EFA">
          <w:rPr>
            <w:rFonts w:hint="cs"/>
            <w:rPrChange w:id="9360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í</w:t>
        </w:r>
        <w:r w:rsidRPr="00407EFA">
          <w:rPr>
            <w:rPrChange w:id="9361" w:author="Irová Zuzana" w:date="2025-03-21T10:33:00Z" w16du:dateUtc="2025-03-21T09:33:00Z">
              <w:rPr>
                <w:highlight w:val="cyan"/>
              </w:rPr>
            </w:rPrChange>
          </w:rPr>
          <w:t xml:space="preserve"> pro ka</w:t>
        </w:r>
        <w:r w:rsidRPr="00407EFA">
          <w:rPr>
            <w:rFonts w:hint="cs"/>
            <w:rPrChange w:id="9362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ž</w:t>
        </w:r>
        <w:r w:rsidRPr="00407EFA">
          <w:rPr>
            <w:rPrChange w:id="9363" w:author="Irová Zuzana" w:date="2025-03-21T10:33:00Z" w16du:dateUtc="2025-03-21T09:33:00Z">
              <w:rPr>
                <w:highlight w:val="cyan"/>
              </w:rPr>
            </w:rPrChange>
          </w:rPr>
          <w:t>dou sazbu dan</w:t>
        </w:r>
        <w:r w:rsidRPr="00407EFA">
          <w:rPr>
            <w:rFonts w:hint="cs"/>
            <w:rPrChange w:id="9364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ě</w:t>
        </w:r>
        <w:r w:rsidRPr="00407EFA">
          <w:rPr>
            <w:rPrChange w:id="9365" w:author="Irová Zuzana" w:date="2025-03-21T10:33:00Z" w16du:dateUtc="2025-03-21T09:33:00Z">
              <w:rPr>
                <w:highlight w:val="cyan"/>
              </w:rPr>
            </w:rPrChange>
          </w:rPr>
          <w:t>, zda nen</w:t>
        </w:r>
        <w:r w:rsidRPr="00407EFA">
          <w:rPr>
            <w:rFonts w:hint="cs"/>
            <w:rPrChange w:id="9366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í</w:t>
        </w:r>
        <w:r w:rsidRPr="00407EFA">
          <w:rPr>
            <w:rPrChange w:id="9367" w:author="Irová Zuzana" w:date="2025-03-21T10:33:00Z" w16du:dateUtc="2025-03-21T09:33:00Z">
              <w:rPr>
                <w:highlight w:val="cyan"/>
              </w:rPr>
            </w:rPrChange>
          </w:rPr>
          <w:t xml:space="preserve"> pot</w:t>
        </w:r>
        <w:r w:rsidRPr="00407EFA">
          <w:rPr>
            <w:rFonts w:hint="cs"/>
            <w:rPrChange w:id="9368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ř</w:t>
        </w:r>
        <w:r w:rsidRPr="00407EFA">
          <w:rPr>
            <w:rPrChange w:id="9369" w:author="Irová Zuzana" w:date="2025-03-21T10:33:00Z" w16du:dateUtc="2025-03-21T09:33:00Z">
              <w:rPr>
                <w:highlight w:val="cyan"/>
              </w:rPr>
            </w:rPrChange>
          </w:rPr>
          <w:t>eba Rounding adjustment:</w:t>
        </w:r>
      </w:ins>
    </w:p>
    <w:p w14:paraId="5146B1D0" w14:textId="73FA3613" w:rsidR="00AE1CCC" w:rsidRPr="00407EFA" w:rsidRDefault="00AE1CCC" w:rsidP="00C40C63">
      <w:pPr>
        <w:pStyle w:val="ListFS1"/>
        <w:rPr>
          <w:ins w:id="9370" w:author="Irová Zuzana" w:date="2025-03-17T13:47:00Z" w16du:dateUtc="2025-03-17T12:47:00Z"/>
          <w:rPrChange w:id="9371" w:author="Irová Zuzana" w:date="2025-03-21T10:33:00Z" w16du:dateUtc="2025-03-21T09:33:00Z">
            <w:rPr>
              <w:ins w:id="9372" w:author="Irová Zuzana" w:date="2025-03-17T13:47:00Z" w16du:dateUtc="2025-03-17T12:47:00Z"/>
              <w:highlight w:val="cyan"/>
            </w:rPr>
          </w:rPrChange>
        </w:rPr>
      </w:pPr>
      <w:ins w:id="9373" w:author="Irová Zuzana" w:date="2025-03-17T13:47:00Z" w16du:dateUtc="2025-03-17T12:47:00Z">
        <w:r w:rsidRPr="00407EFA">
          <w:rPr>
            <w:rPrChange w:id="9374" w:author="Irová Zuzana" w:date="2025-03-21T10:33:00Z" w16du:dateUtc="2025-03-21T09:33:00Z">
              <w:rPr>
                <w:highlight w:val="cyan"/>
              </w:rPr>
            </w:rPrChange>
          </w:rPr>
          <w:t>Pokud rozd</w:t>
        </w:r>
        <w:r w:rsidRPr="00407EFA">
          <w:rPr>
            <w:rFonts w:hint="cs"/>
            <w:rPrChange w:id="9375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í</w:t>
        </w:r>
        <w:r w:rsidRPr="00407EFA">
          <w:rPr>
            <w:rPrChange w:id="9376" w:author="Irová Zuzana" w:date="2025-03-21T10:33:00Z" w16du:dateUtc="2025-03-21T09:33:00Z">
              <w:rPr>
                <w:highlight w:val="cyan"/>
              </w:rPr>
            </w:rPrChange>
          </w:rPr>
          <w:t>l, da</w:t>
        </w:r>
        <w:r w:rsidRPr="00407EFA">
          <w:rPr>
            <w:rFonts w:hint="cs"/>
            <w:rPrChange w:id="9377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ň</w:t>
        </w:r>
        <w:r w:rsidRPr="00407EFA">
          <w:rPr>
            <w:rPrChange w:id="9378" w:author="Irová Zuzana" w:date="2025-03-21T10:33:00Z" w16du:dateUtc="2025-03-21T09:33:00Z">
              <w:rPr>
                <w:highlight w:val="cyan"/>
              </w:rPr>
            </w:rPrChange>
          </w:rPr>
          <w:t>ov</w:t>
        </w:r>
        <w:r w:rsidRPr="00407EFA">
          <w:rPr>
            <w:rFonts w:hint="cs"/>
            <w:rPrChange w:id="9379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é</w:t>
        </w:r>
        <w:r w:rsidRPr="00407EFA">
          <w:rPr>
            <w:rPrChange w:id="9380" w:author="Irová Zuzana" w:date="2025-03-21T10:33:00Z" w16du:dateUtc="2025-03-21T09:33:00Z">
              <w:rPr>
                <w:highlight w:val="cyan"/>
              </w:rPr>
            </w:rPrChange>
          </w:rPr>
          <w:t xml:space="preserve"> bill item.tax base a absolutn</w:t>
        </w:r>
        <w:r w:rsidRPr="00407EFA">
          <w:rPr>
            <w:rFonts w:hint="cs"/>
            <w:rPrChange w:id="9381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í</w:t>
        </w:r>
        <w:r w:rsidRPr="00407EFA">
          <w:rPr>
            <w:rPrChange w:id="9382" w:author="Irová Zuzana" w:date="2025-03-21T10:33:00Z" w16du:dateUtc="2025-03-21T09:33:00Z">
              <w:rPr>
                <w:highlight w:val="cyan"/>
              </w:rPr>
            </w:rPrChange>
          </w:rPr>
          <w:t xml:space="preserve"> hodnoty sou</w:t>
        </w:r>
        <w:r w:rsidRPr="00407EFA">
          <w:rPr>
            <w:rFonts w:hint="cs"/>
            <w:rPrChange w:id="9383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č</w:t>
        </w:r>
        <w:r w:rsidRPr="00407EFA">
          <w:rPr>
            <w:rPrChange w:id="9384" w:author="Irová Zuzana" w:date="2025-03-21T10:33:00Z" w16du:dateUtc="2025-03-21T09:33:00Z">
              <w:rPr>
                <w:highlight w:val="cyan"/>
              </w:rPr>
            </w:rPrChange>
          </w:rPr>
          <w:t>tu neda</w:t>
        </w:r>
        <w:r w:rsidRPr="00407EFA">
          <w:rPr>
            <w:rFonts w:hint="cs"/>
            <w:rPrChange w:id="9385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ň</w:t>
        </w:r>
        <w:r w:rsidRPr="00407EFA">
          <w:rPr>
            <w:rPrChange w:id="9386" w:author="Irová Zuzana" w:date="2025-03-21T10:33:00Z" w16du:dateUtc="2025-03-21T09:33:00Z">
              <w:rPr>
                <w:highlight w:val="cyan"/>
              </w:rPr>
            </w:rPrChange>
          </w:rPr>
          <w:t>ov</w:t>
        </w:r>
        <w:r w:rsidRPr="00407EFA">
          <w:rPr>
            <w:rFonts w:hint="cs"/>
            <w:rPrChange w:id="9387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ý</w:t>
        </w:r>
        <w:r w:rsidRPr="00407EFA">
          <w:rPr>
            <w:rPrChange w:id="9388" w:author="Irová Zuzana" w:date="2025-03-21T10:33:00Z" w16du:dateUtc="2025-03-21T09:33:00Z">
              <w:rPr>
                <w:highlight w:val="cyan"/>
              </w:rPr>
            </w:rPrChange>
          </w:rPr>
          <w:t>ch bill item.price amount, nen</w:t>
        </w:r>
        <w:r w:rsidRPr="00407EFA">
          <w:rPr>
            <w:rFonts w:hint="cs"/>
            <w:rPrChange w:id="9389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í</w:t>
        </w:r>
        <w:r w:rsidRPr="00407EFA">
          <w:rPr>
            <w:rPrChange w:id="9390" w:author="Irová Zuzana" w:date="2025-03-21T10:33:00Z" w16du:dateUtc="2025-03-21T09:33:00Z">
              <w:rPr>
                <w:highlight w:val="cyan"/>
              </w:rPr>
            </w:rPrChange>
          </w:rPr>
          <w:t xml:space="preserve"> roven nule, Rounding adjustment bill i</w:t>
        </w:r>
      </w:ins>
      <w:ins w:id="9391" w:author="Irová Zuzana" w:date="2025-04-11T20:20:00Z" w16du:dateUtc="2025-04-11T18:20:00Z">
        <w:r w:rsidR="00720A92">
          <w:t>t</w:t>
        </w:r>
      </w:ins>
      <w:ins w:id="9392" w:author="Irová Zuzana" w:date="2025-03-17T13:47:00Z" w16du:dateUtc="2025-03-17T12:47:00Z">
        <w:r w:rsidRPr="00407EFA">
          <w:rPr>
            <w:rPrChange w:id="9393" w:author="Irová Zuzana" w:date="2025-03-21T10:33:00Z" w16du:dateUtc="2025-03-21T09:33:00Z">
              <w:rPr>
                <w:highlight w:val="cyan"/>
              </w:rPr>
            </w:rPrChange>
          </w:rPr>
          <w:t>em se vytvo</w:t>
        </w:r>
        <w:r w:rsidRPr="00407EFA">
          <w:rPr>
            <w:rFonts w:hint="cs"/>
            <w:rPrChange w:id="9394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ří</w:t>
        </w:r>
        <w:r w:rsidRPr="00407EFA">
          <w:rPr>
            <w:rPrChange w:id="9395" w:author="Irová Zuzana" w:date="2025-03-21T10:33:00Z" w16du:dateUtc="2025-03-21T09:33:00Z">
              <w:rPr>
                <w:highlight w:val="cyan"/>
              </w:rPr>
            </w:rPrChange>
          </w:rPr>
          <w:t xml:space="preserve"> s</w:t>
        </w:r>
        <w:r w:rsidRPr="00407EFA">
          <w:rPr>
            <w:rFonts w:hint="cs"/>
            <w:rPrChange w:id="9396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 </w:t>
        </w:r>
        <w:r w:rsidRPr="00407EFA">
          <w:rPr>
            <w:rPrChange w:id="9397" w:author="Irová Zuzana" w:date="2025-03-21T10:33:00Z" w16du:dateUtc="2025-03-21T09:33:00Z">
              <w:rPr>
                <w:highlight w:val="cyan"/>
              </w:rPr>
            </w:rPrChange>
          </w:rPr>
          <w:t>v</w:t>
        </w:r>
        <w:r w:rsidRPr="00407EFA">
          <w:rPr>
            <w:rFonts w:hint="cs"/>
            <w:rPrChange w:id="9398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ý</w:t>
        </w:r>
        <w:r w:rsidRPr="00407EFA">
          <w:rPr>
            <w:rPrChange w:id="9399" w:author="Irová Zuzana" w:date="2025-03-21T10:33:00Z" w16du:dateUtc="2025-03-21T09:33:00Z">
              <w:rPr>
                <w:highlight w:val="cyan"/>
              </w:rPr>
            </w:rPrChange>
          </w:rPr>
          <w:t>sledkem rozd</w:t>
        </w:r>
        <w:r w:rsidRPr="00407EFA">
          <w:rPr>
            <w:rFonts w:hint="cs"/>
            <w:rPrChange w:id="9400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í</w:t>
        </w:r>
        <w:r w:rsidRPr="00407EFA">
          <w:rPr>
            <w:rPrChange w:id="9401" w:author="Irová Zuzana" w:date="2025-03-21T10:33:00Z" w16du:dateUtc="2025-03-21T09:33:00Z">
              <w:rPr>
                <w:highlight w:val="cyan"/>
              </w:rPr>
            </w:rPrChange>
          </w:rPr>
          <w:t>lu jako bill item.price amount</w:t>
        </w:r>
      </w:ins>
    </w:p>
    <w:p w14:paraId="20204D02" w14:textId="7906B693" w:rsidR="00AE1CCC" w:rsidRPr="00407EFA" w:rsidRDefault="00AE1CCC" w:rsidP="00C40C63">
      <w:pPr>
        <w:pStyle w:val="ListFS1"/>
        <w:rPr>
          <w:ins w:id="9402" w:author="Irová Zuzana" w:date="2025-03-17T13:47:00Z" w16du:dateUtc="2025-03-17T12:47:00Z"/>
          <w:rPrChange w:id="9403" w:author="Irová Zuzana" w:date="2025-03-21T10:33:00Z" w16du:dateUtc="2025-03-21T09:33:00Z">
            <w:rPr>
              <w:ins w:id="9404" w:author="Irová Zuzana" w:date="2025-03-17T13:47:00Z" w16du:dateUtc="2025-03-17T12:47:00Z"/>
              <w:highlight w:val="cyan"/>
            </w:rPr>
          </w:rPrChange>
        </w:rPr>
      </w:pPr>
      <w:ins w:id="9405" w:author="Irová Zuzana" w:date="2025-03-17T13:47:00Z" w16du:dateUtc="2025-03-17T12:47:00Z">
        <w:del w:id="9406" w:author="Irova Zuzana" w:date="2025-03-28T19:32:00Z" w16du:dateUtc="2025-03-28T18:32:00Z">
          <w:r w:rsidRPr="00407EFA" w:rsidDel="00871505">
            <w:rPr>
              <w:rPrChange w:id="9407" w:author="Irová Zuzana" w:date="2025-03-21T10:33:00Z" w16du:dateUtc="2025-03-21T09:33:00Z">
                <w:rPr>
                  <w:highlight w:val="cyan"/>
                </w:rPr>
              </w:rPrChange>
            </w:rPr>
            <w:delText xml:space="preserve"> </w:delText>
          </w:r>
        </w:del>
        <w:r w:rsidRPr="00407EFA">
          <w:rPr>
            <w:rPrChange w:id="9408" w:author="Irová Zuzana" w:date="2025-03-21T10:33:00Z" w16du:dateUtc="2025-03-21T09:33:00Z">
              <w:rPr>
                <w:highlight w:val="cyan"/>
              </w:rPr>
            </w:rPrChange>
          </w:rPr>
          <w:t>Pokud rozd</w:t>
        </w:r>
        <w:r w:rsidRPr="00407EFA">
          <w:rPr>
            <w:rFonts w:hint="cs"/>
            <w:rPrChange w:id="9409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í</w:t>
        </w:r>
        <w:r w:rsidRPr="00407EFA">
          <w:rPr>
            <w:rPrChange w:id="9410" w:author="Irová Zuzana" w:date="2025-03-21T10:33:00Z" w16du:dateUtc="2025-03-21T09:33:00Z">
              <w:rPr>
                <w:highlight w:val="cyan"/>
              </w:rPr>
            </w:rPrChange>
          </w:rPr>
          <w:t>l, (sou</w:t>
        </w:r>
        <w:r w:rsidRPr="00407EFA">
          <w:rPr>
            <w:rFonts w:hint="cs"/>
            <w:rPrChange w:id="9411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č</w:t>
        </w:r>
        <w:r w:rsidRPr="00407EFA">
          <w:rPr>
            <w:rPrChange w:id="9412" w:author="Irová Zuzana" w:date="2025-03-21T10:33:00Z" w16du:dateUtc="2025-03-21T09:33:00Z">
              <w:rPr>
                <w:highlight w:val="cyan"/>
              </w:rPr>
            </w:rPrChange>
          </w:rPr>
          <w:t>tu da</w:t>
        </w:r>
        <w:r w:rsidRPr="00407EFA">
          <w:rPr>
            <w:rFonts w:hint="cs"/>
            <w:rPrChange w:id="9413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ň</w:t>
        </w:r>
        <w:r w:rsidRPr="00407EFA">
          <w:rPr>
            <w:rPrChange w:id="9414" w:author="Irová Zuzana" w:date="2025-03-21T10:33:00Z" w16du:dateUtc="2025-03-21T09:33:00Z">
              <w:rPr>
                <w:highlight w:val="cyan"/>
              </w:rPr>
            </w:rPrChange>
          </w:rPr>
          <w:t>ov</w:t>
        </w:r>
        <w:r w:rsidRPr="00407EFA">
          <w:rPr>
            <w:rFonts w:hint="cs"/>
            <w:rPrChange w:id="9415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é</w:t>
        </w:r>
        <w:r w:rsidRPr="00407EFA">
          <w:rPr>
            <w:rPrChange w:id="9416" w:author="Irová Zuzana" w:date="2025-03-21T10:33:00Z" w16du:dateUtc="2025-03-21T09:33:00Z">
              <w:rPr>
                <w:highlight w:val="cyan"/>
              </w:rPr>
            </w:rPrChange>
          </w:rPr>
          <w:t xml:space="preserve"> bill item.tax base a da</w:t>
        </w:r>
        <w:r w:rsidRPr="00407EFA">
          <w:rPr>
            <w:rFonts w:hint="cs"/>
            <w:rPrChange w:id="9417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ň</w:t>
        </w:r>
        <w:r w:rsidRPr="00407EFA">
          <w:rPr>
            <w:rPrChange w:id="9418" w:author="Irová Zuzana" w:date="2025-03-21T10:33:00Z" w16du:dateUtc="2025-03-21T09:33:00Z">
              <w:rPr>
                <w:highlight w:val="cyan"/>
              </w:rPr>
            </w:rPrChange>
          </w:rPr>
          <w:t>ov</w:t>
        </w:r>
        <w:r w:rsidRPr="00407EFA">
          <w:rPr>
            <w:rFonts w:hint="cs"/>
            <w:rPrChange w:id="9419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é</w:t>
        </w:r>
        <w:r w:rsidRPr="00407EFA">
          <w:rPr>
            <w:rPrChange w:id="9420" w:author="Irová Zuzana" w:date="2025-03-21T10:33:00Z" w16du:dateUtc="2025-03-21T09:33:00Z">
              <w:rPr>
                <w:highlight w:val="cyan"/>
              </w:rPr>
            </w:rPrChange>
          </w:rPr>
          <w:t xml:space="preserve"> bill item.price amount) a sou</w:t>
        </w:r>
        <w:r w:rsidRPr="00407EFA">
          <w:rPr>
            <w:rFonts w:hint="cs"/>
            <w:rPrChange w:id="9421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č</w:t>
        </w:r>
        <w:r w:rsidRPr="00407EFA">
          <w:rPr>
            <w:rPrChange w:id="9422" w:author="Irová Zuzana" w:date="2025-03-21T10:33:00Z" w16du:dateUtc="2025-03-21T09:33:00Z">
              <w:rPr>
                <w:highlight w:val="cyan"/>
              </w:rPr>
            </w:rPrChange>
          </w:rPr>
          <w:t>tu neda</w:t>
        </w:r>
        <w:r w:rsidRPr="00407EFA">
          <w:rPr>
            <w:rFonts w:hint="cs"/>
            <w:rPrChange w:id="9423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ň</w:t>
        </w:r>
        <w:r w:rsidRPr="00407EFA">
          <w:rPr>
            <w:rPrChange w:id="9424" w:author="Irová Zuzana" w:date="2025-03-21T10:33:00Z" w16du:dateUtc="2025-03-21T09:33:00Z">
              <w:rPr>
                <w:highlight w:val="cyan"/>
              </w:rPr>
            </w:rPrChange>
          </w:rPr>
          <w:t>ov</w:t>
        </w:r>
        <w:r w:rsidRPr="00407EFA">
          <w:rPr>
            <w:rFonts w:hint="cs"/>
            <w:rPrChange w:id="9425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ý</w:t>
        </w:r>
        <w:r w:rsidRPr="00407EFA">
          <w:rPr>
            <w:rPrChange w:id="9426" w:author="Irová Zuzana" w:date="2025-03-21T10:33:00Z" w16du:dateUtc="2025-03-21T09:33:00Z">
              <w:rPr>
                <w:highlight w:val="cyan"/>
              </w:rPr>
            </w:rPrChange>
          </w:rPr>
          <w:t>ch bill item.price amount VAT, nen</w:t>
        </w:r>
        <w:r w:rsidRPr="00407EFA">
          <w:rPr>
            <w:rFonts w:hint="cs"/>
            <w:rPrChange w:id="9427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í</w:t>
        </w:r>
        <w:r w:rsidRPr="00407EFA">
          <w:rPr>
            <w:rPrChange w:id="9428" w:author="Irová Zuzana" w:date="2025-03-21T10:33:00Z" w16du:dateUtc="2025-03-21T09:33:00Z">
              <w:rPr>
                <w:highlight w:val="cyan"/>
              </w:rPr>
            </w:rPrChange>
          </w:rPr>
          <w:t xml:space="preserve"> roven nule, Rounding adjustment bill iem se vytvo</w:t>
        </w:r>
        <w:r w:rsidRPr="00407EFA">
          <w:rPr>
            <w:rFonts w:hint="cs"/>
            <w:rPrChange w:id="9429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ří</w:t>
        </w:r>
        <w:r w:rsidRPr="00407EFA">
          <w:rPr>
            <w:rPrChange w:id="9430" w:author="Irová Zuzana" w:date="2025-03-21T10:33:00Z" w16du:dateUtc="2025-03-21T09:33:00Z">
              <w:rPr>
                <w:highlight w:val="cyan"/>
              </w:rPr>
            </w:rPrChange>
          </w:rPr>
          <w:t>, s</w:t>
        </w:r>
        <w:r w:rsidRPr="00407EFA">
          <w:rPr>
            <w:rFonts w:hint="cs"/>
            <w:rPrChange w:id="9431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 </w:t>
        </w:r>
        <w:r w:rsidRPr="00407EFA">
          <w:rPr>
            <w:rPrChange w:id="9432" w:author="Irová Zuzana" w:date="2025-03-21T10:33:00Z" w16du:dateUtc="2025-03-21T09:33:00Z">
              <w:rPr>
                <w:highlight w:val="cyan"/>
              </w:rPr>
            </w:rPrChange>
          </w:rPr>
          <w:t>v</w:t>
        </w:r>
        <w:r w:rsidRPr="00407EFA">
          <w:rPr>
            <w:rFonts w:hint="cs"/>
            <w:rPrChange w:id="9433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ý</w:t>
        </w:r>
        <w:r w:rsidRPr="00407EFA">
          <w:rPr>
            <w:rPrChange w:id="9434" w:author="Irová Zuzana" w:date="2025-03-21T10:33:00Z" w16du:dateUtc="2025-03-21T09:33:00Z">
              <w:rPr>
                <w:highlight w:val="cyan"/>
              </w:rPr>
            </w:rPrChange>
          </w:rPr>
          <w:t>sledkem rozd</w:t>
        </w:r>
        <w:r w:rsidRPr="00407EFA">
          <w:rPr>
            <w:rFonts w:hint="cs"/>
            <w:rPrChange w:id="9435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í</w:t>
        </w:r>
        <w:r w:rsidRPr="00407EFA">
          <w:rPr>
            <w:rPrChange w:id="9436" w:author="Irová Zuzana" w:date="2025-03-21T10:33:00Z" w16du:dateUtc="2025-03-21T09:33:00Z">
              <w:rPr>
                <w:highlight w:val="cyan"/>
              </w:rPr>
            </w:rPrChange>
          </w:rPr>
          <w:t>lu jako bill item.price amount VAT</w:t>
        </w:r>
      </w:ins>
    </w:p>
    <w:p w14:paraId="12371468" w14:textId="77777777" w:rsidR="00AE1CCC" w:rsidRPr="00407EFA" w:rsidRDefault="00AE1CCC">
      <w:pPr>
        <w:pStyle w:val="ListFS2"/>
        <w:rPr>
          <w:ins w:id="9437" w:author="Irová Zuzana" w:date="2025-03-17T13:47:00Z" w16du:dateUtc="2025-03-17T12:47:00Z"/>
          <w:rPrChange w:id="9438" w:author="Irová Zuzana" w:date="2025-03-21T10:33:00Z" w16du:dateUtc="2025-03-21T09:33:00Z">
            <w:rPr>
              <w:ins w:id="9439" w:author="Irová Zuzana" w:date="2025-03-17T13:47:00Z" w16du:dateUtc="2025-03-17T12:47:00Z"/>
              <w:highlight w:val="cyan"/>
            </w:rPr>
          </w:rPrChange>
        </w:rPr>
        <w:pPrChange w:id="9440" w:author="Irová Zuzana" w:date="2025-06-06T15:16:00Z" w16du:dateUtc="2025-06-06T13:16:00Z">
          <w:pPr>
            <w:pStyle w:val="ListFS1"/>
          </w:pPr>
        </w:pPrChange>
      </w:pPr>
      <w:ins w:id="9441" w:author="Irová Zuzana" w:date="2025-03-17T13:47:00Z" w16du:dateUtc="2025-03-17T12:47:00Z">
        <w:r w:rsidRPr="00407EFA">
          <w:rPr>
            <w:rPrChange w:id="9442" w:author="Irová Zuzana" w:date="2025-03-21T10:33:00Z" w16du:dateUtc="2025-03-21T09:33:00Z">
              <w:rPr>
                <w:highlight w:val="cyan"/>
              </w:rPr>
            </w:rPrChange>
          </w:rPr>
          <w:t>Syst</w:t>
        </w:r>
        <w:r w:rsidRPr="00407EFA">
          <w:rPr>
            <w:rFonts w:hint="cs"/>
            <w:rPrChange w:id="9443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é</w:t>
        </w:r>
        <w:r w:rsidRPr="00407EFA">
          <w:rPr>
            <w:rPrChange w:id="9444" w:author="Irová Zuzana" w:date="2025-03-21T10:33:00Z" w16du:dateUtc="2025-03-21T09:33:00Z">
              <w:rPr>
                <w:highlight w:val="cyan"/>
              </w:rPr>
            </w:rPrChange>
          </w:rPr>
          <w:t>m vytvo</w:t>
        </w:r>
        <w:r w:rsidRPr="00407EFA">
          <w:rPr>
            <w:rFonts w:hint="cs"/>
            <w:rPrChange w:id="9445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ří</w:t>
        </w:r>
        <w:r w:rsidRPr="00407EFA">
          <w:rPr>
            <w:rPrChange w:id="9446" w:author="Irová Zuzana" w:date="2025-03-21T10:33:00Z" w16du:dateUtc="2025-03-21T09:33:00Z">
              <w:rPr>
                <w:highlight w:val="cyan"/>
              </w:rPr>
            </w:rPrChange>
          </w:rPr>
          <w:t xml:space="preserve"> korek</w:t>
        </w:r>
        <w:r w:rsidRPr="00407EFA">
          <w:rPr>
            <w:rFonts w:hint="cs"/>
            <w:rPrChange w:id="9447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č</w:t>
        </w:r>
        <w:r w:rsidRPr="00407EFA">
          <w:rPr>
            <w:rPrChange w:id="9448" w:author="Irová Zuzana" w:date="2025-03-21T10:33:00Z" w16du:dateUtc="2025-03-21T09:33:00Z">
              <w:rPr>
                <w:highlight w:val="cyan"/>
              </w:rPr>
            </w:rPrChange>
          </w:rPr>
          <w:t>n</w:t>
        </w:r>
        <w:r w:rsidRPr="00407EFA">
          <w:rPr>
            <w:rFonts w:hint="cs"/>
            <w:rPrChange w:id="9449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í</w:t>
        </w:r>
        <w:r w:rsidRPr="00407EFA">
          <w:rPr>
            <w:rPrChange w:id="9450" w:author="Irová Zuzana" w:date="2025-03-21T10:33:00Z" w16du:dateUtc="2025-03-21T09:33:00Z">
              <w:rPr>
                <w:highlight w:val="cyan"/>
              </w:rPr>
            </w:rPrChange>
          </w:rPr>
          <w:t xml:space="preserve"> bill item s</w:t>
        </w:r>
        <w:r w:rsidRPr="00407EFA">
          <w:rPr>
            <w:rFonts w:hint="cs"/>
            <w:rPrChange w:id="9451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 </w:t>
        </w:r>
        <w:r w:rsidRPr="00407EFA">
          <w:rPr>
            <w:rPrChange w:id="9452" w:author="Irová Zuzana" w:date="2025-03-21T10:33:00Z" w16du:dateUtc="2025-03-21T09:33:00Z">
              <w:rPr>
                <w:highlight w:val="cyan"/>
              </w:rPr>
            </w:rPrChange>
          </w:rPr>
          <w:t>parametry:</w:t>
        </w:r>
      </w:ins>
    </w:p>
    <w:p w14:paraId="6616829D" w14:textId="77777777" w:rsidR="00AE1CCC" w:rsidRPr="00407EFA" w:rsidRDefault="00AE1CCC">
      <w:pPr>
        <w:pStyle w:val="ListFS2"/>
        <w:rPr>
          <w:ins w:id="9453" w:author="Irová Zuzana" w:date="2025-03-17T13:47:00Z" w16du:dateUtc="2025-03-17T12:47:00Z"/>
          <w:rPrChange w:id="9454" w:author="Irová Zuzana" w:date="2025-03-21T10:33:00Z" w16du:dateUtc="2025-03-21T09:33:00Z">
            <w:rPr>
              <w:ins w:id="9455" w:author="Irová Zuzana" w:date="2025-03-17T13:47:00Z" w16du:dateUtc="2025-03-17T12:47:00Z"/>
              <w:highlight w:val="cyan"/>
            </w:rPr>
          </w:rPrChange>
        </w:rPr>
      </w:pPr>
      <w:ins w:id="9456" w:author="Irová Zuzana" w:date="2025-03-17T13:47:00Z" w16du:dateUtc="2025-03-17T12:47:00Z">
        <w:r w:rsidRPr="00407EFA">
          <w:rPr>
            <w:rPrChange w:id="9457" w:author="Irová Zuzana" w:date="2025-03-21T10:33:00Z" w16du:dateUtc="2025-03-21T09:33:00Z">
              <w:rPr>
                <w:highlight w:val="cyan"/>
              </w:rPr>
            </w:rPrChange>
          </w:rPr>
          <w:t xml:space="preserve">Bill item category = Rounding adjustment </w:t>
        </w:r>
      </w:ins>
    </w:p>
    <w:p w14:paraId="089DC104" w14:textId="77777777" w:rsidR="00AE1CCC" w:rsidRPr="00407EFA" w:rsidRDefault="00AE1CCC">
      <w:pPr>
        <w:pStyle w:val="ListFS2"/>
        <w:rPr>
          <w:ins w:id="9458" w:author="Irová Zuzana" w:date="2025-03-17T13:47:00Z" w16du:dateUtc="2025-03-17T12:47:00Z"/>
          <w:rPrChange w:id="9459" w:author="Irová Zuzana" w:date="2025-03-21T10:33:00Z" w16du:dateUtc="2025-03-21T09:33:00Z">
            <w:rPr>
              <w:ins w:id="9460" w:author="Irová Zuzana" w:date="2025-03-17T13:47:00Z" w16du:dateUtc="2025-03-17T12:47:00Z"/>
              <w:highlight w:val="cyan"/>
            </w:rPr>
          </w:rPrChange>
        </w:rPr>
      </w:pPr>
      <w:ins w:id="9461" w:author="Irová Zuzana" w:date="2025-03-17T13:47:00Z" w16du:dateUtc="2025-03-17T12:47:00Z">
        <w:r w:rsidRPr="00407EFA">
          <w:rPr>
            <w:rPrChange w:id="9462" w:author="Irová Zuzana" w:date="2025-03-21T10:33:00Z" w16du:dateUtc="2025-03-21T09:33:00Z">
              <w:rPr>
                <w:highlight w:val="cyan"/>
              </w:rPr>
            </w:rPrChange>
          </w:rPr>
          <w:t>Product type = null</w:t>
        </w:r>
      </w:ins>
    </w:p>
    <w:p w14:paraId="27027339" w14:textId="77777777" w:rsidR="00AE1CCC" w:rsidRPr="00407EFA" w:rsidRDefault="00AE1CCC">
      <w:pPr>
        <w:pStyle w:val="ListFS2"/>
        <w:rPr>
          <w:ins w:id="9463" w:author="Irová Zuzana" w:date="2025-03-17T13:47:00Z" w16du:dateUtc="2025-03-17T12:47:00Z"/>
          <w:rPrChange w:id="9464" w:author="Irová Zuzana" w:date="2025-03-21T10:33:00Z" w16du:dateUtc="2025-03-21T09:33:00Z">
            <w:rPr>
              <w:ins w:id="9465" w:author="Irová Zuzana" w:date="2025-03-17T13:47:00Z" w16du:dateUtc="2025-03-17T12:47:00Z"/>
              <w:highlight w:val="cyan"/>
            </w:rPr>
          </w:rPrChange>
        </w:rPr>
      </w:pPr>
      <w:ins w:id="9466" w:author="Irová Zuzana" w:date="2025-03-17T13:47:00Z" w16du:dateUtc="2025-03-17T12:47:00Z">
        <w:r w:rsidRPr="00407EFA">
          <w:rPr>
            <w:rPrChange w:id="9467" w:author="Irová Zuzana" w:date="2025-03-21T10:33:00Z" w16du:dateUtc="2025-03-21T09:33:00Z">
              <w:rPr>
                <w:highlight w:val="cyan"/>
              </w:rPr>
            </w:rPrChange>
          </w:rPr>
          <w:t xml:space="preserve">Bill item type = </w:t>
        </w:r>
      </w:ins>
    </w:p>
    <w:p w14:paraId="240B1119" w14:textId="77777777" w:rsidR="00AE1CCC" w:rsidRPr="00407EFA" w:rsidRDefault="00AE1CCC">
      <w:pPr>
        <w:pStyle w:val="ListFS3"/>
        <w:rPr>
          <w:ins w:id="9468" w:author="Irová Zuzana" w:date="2025-03-17T13:47:00Z" w16du:dateUtc="2025-03-17T12:47:00Z"/>
          <w:rPrChange w:id="9469" w:author="Irová Zuzana" w:date="2025-03-21T10:33:00Z" w16du:dateUtc="2025-03-21T09:33:00Z">
            <w:rPr>
              <w:ins w:id="9470" w:author="Irová Zuzana" w:date="2025-03-17T13:47:00Z" w16du:dateUtc="2025-03-17T12:47:00Z"/>
              <w:highlight w:val="cyan"/>
            </w:rPr>
          </w:rPrChange>
        </w:rPr>
      </w:pPr>
      <w:ins w:id="9471" w:author="Irová Zuzana" w:date="2025-03-17T13:47:00Z" w16du:dateUtc="2025-03-17T12:47:00Z">
        <w:r w:rsidRPr="00407EFA">
          <w:rPr>
            <w:rPrChange w:id="9472" w:author="Irová Zuzana" w:date="2025-03-21T10:33:00Z" w16du:dateUtc="2025-03-21T09:33:00Z">
              <w:rPr>
                <w:highlight w:val="cyan"/>
              </w:rPr>
            </w:rPrChange>
          </w:rPr>
          <w:t>pokud vypo</w:t>
        </w:r>
        <w:r w:rsidRPr="00407EFA">
          <w:rPr>
            <w:rFonts w:hint="cs"/>
            <w:rPrChange w:id="9473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č</w:t>
        </w:r>
        <w:r w:rsidRPr="00407EFA">
          <w:rPr>
            <w:rPrChange w:id="9474" w:author="Irová Zuzana" w:date="2025-03-21T10:33:00Z" w16du:dateUtc="2025-03-21T09:33:00Z">
              <w:rPr>
                <w:highlight w:val="cyan"/>
              </w:rPr>
            </w:rPrChange>
          </w:rPr>
          <w:t>ten</w:t>
        </w:r>
        <w:r w:rsidRPr="00407EFA">
          <w:rPr>
            <w:rFonts w:hint="cs"/>
            <w:rPrChange w:id="9475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ý</w:t>
        </w:r>
        <w:r w:rsidRPr="00407EFA">
          <w:rPr>
            <w:rPrChange w:id="9476" w:author="Irová Zuzana" w:date="2025-03-21T10:33:00Z" w16du:dateUtc="2025-03-21T09:33:00Z">
              <w:rPr>
                <w:highlight w:val="cyan"/>
              </w:rPr>
            </w:rPrChange>
          </w:rPr>
          <w:t xml:space="preserve"> rozd</w:t>
        </w:r>
        <w:r w:rsidRPr="00407EFA">
          <w:rPr>
            <w:rFonts w:hint="cs"/>
            <w:rPrChange w:id="9477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í</w:t>
        </w:r>
        <w:r w:rsidRPr="00407EFA">
          <w:rPr>
            <w:rPrChange w:id="9478" w:author="Irová Zuzana" w:date="2025-03-21T10:33:00Z" w16du:dateUtc="2025-03-21T09:33:00Z">
              <w:rPr>
                <w:highlight w:val="cyan"/>
              </w:rPr>
            </w:rPrChange>
          </w:rPr>
          <w:t>l je v</w:t>
        </w:r>
        <w:r w:rsidRPr="00407EFA">
          <w:rPr>
            <w:rFonts w:hint="cs"/>
            <w:rPrChange w:id="9479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ě</w:t>
        </w:r>
        <w:r w:rsidRPr="00407EFA">
          <w:rPr>
            <w:rPrChange w:id="9480" w:author="Irová Zuzana" w:date="2025-03-21T10:33:00Z" w16du:dateUtc="2025-03-21T09:33:00Z">
              <w:rPr>
                <w:highlight w:val="cyan"/>
              </w:rPr>
            </w:rPrChange>
          </w:rPr>
          <w:t>t</w:t>
        </w:r>
        <w:r w:rsidRPr="00407EFA">
          <w:rPr>
            <w:rFonts w:hint="cs"/>
            <w:rPrChange w:id="9481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ší</w:t>
        </w:r>
        <w:r w:rsidRPr="00407EFA">
          <w:rPr>
            <w:rPrChange w:id="9482" w:author="Irová Zuzana" w:date="2025-03-21T10:33:00Z" w16du:dateUtc="2025-03-21T09:33:00Z">
              <w:rPr>
                <w:highlight w:val="cyan"/>
              </w:rPr>
            </w:rPrChange>
          </w:rPr>
          <w:t xml:space="preserve"> ne</w:t>
        </w:r>
        <w:r w:rsidRPr="00407EFA">
          <w:rPr>
            <w:rFonts w:hint="cs"/>
            <w:rPrChange w:id="9483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ž</w:t>
        </w:r>
        <w:r w:rsidRPr="00407EFA">
          <w:rPr>
            <w:rPrChange w:id="9484" w:author="Irová Zuzana" w:date="2025-03-21T10:33:00Z" w16du:dateUtc="2025-03-21T09:33:00Z">
              <w:rPr>
                <w:highlight w:val="cyan"/>
              </w:rPr>
            </w:rPrChange>
          </w:rPr>
          <w:t xml:space="preserve"> 0, pak Corrective bill item </w:t>
        </w:r>
        <w:r w:rsidRPr="00407EFA">
          <w:rPr>
            <w:rFonts w:hint="cs"/>
            <w:rPrChange w:id="9485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–</w:t>
        </w:r>
        <w:r w:rsidRPr="00407EFA">
          <w:rPr>
            <w:rPrChange w:id="9486" w:author="Irová Zuzana" w:date="2025-03-21T10:33:00Z" w16du:dateUtc="2025-03-21T09:33:00Z">
              <w:rPr>
                <w:highlight w:val="cyan"/>
              </w:rPr>
            </w:rPrChange>
          </w:rPr>
          <w:t xml:space="preserve"> credit, </w:t>
        </w:r>
      </w:ins>
    </w:p>
    <w:p w14:paraId="579BB92F" w14:textId="77777777" w:rsidR="00AE1CCC" w:rsidRPr="00407EFA" w:rsidRDefault="00AE1CCC">
      <w:pPr>
        <w:pStyle w:val="ListFS3"/>
        <w:rPr>
          <w:ins w:id="9487" w:author="Irová Zuzana" w:date="2025-03-17T13:47:00Z" w16du:dateUtc="2025-03-17T12:47:00Z"/>
          <w:rPrChange w:id="9488" w:author="Irová Zuzana" w:date="2025-03-21T10:33:00Z" w16du:dateUtc="2025-03-21T09:33:00Z">
            <w:rPr>
              <w:ins w:id="9489" w:author="Irová Zuzana" w:date="2025-03-17T13:47:00Z" w16du:dateUtc="2025-03-17T12:47:00Z"/>
              <w:highlight w:val="cyan"/>
            </w:rPr>
          </w:rPrChange>
        </w:rPr>
      </w:pPr>
      <w:ins w:id="9490" w:author="Irová Zuzana" w:date="2025-03-17T13:47:00Z" w16du:dateUtc="2025-03-17T12:47:00Z">
        <w:r w:rsidRPr="00407EFA">
          <w:rPr>
            <w:rPrChange w:id="9491" w:author="Irová Zuzana" w:date="2025-03-21T10:33:00Z" w16du:dateUtc="2025-03-21T09:33:00Z">
              <w:rPr>
                <w:highlight w:val="cyan"/>
              </w:rPr>
            </w:rPrChange>
          </w:rPr>
          <w:lastRenderedPageBreak/>
          <w:t xml:space="preserve">jinak Corrective bill item </w:t>
        </w:r>
        <w:r w:rsidRPr="00407EFA">
          <w:rPr>
            <w:rFonts w:hint="cs"/>
            <w:rPrChange w:id="9492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–</w:t>
        </w:r>
        <w:r w:rsidRPr="00407EFA">
          <w:rPr>
            <w:rPrChange w:id="9493" w:author="Irová Zuzana" w:date="2025-03-21T10:33:00Z" w16du:dateUtc="2025-03-21T09:33:00Z">
              <w:rPr>
                <w:highlight w:val="cyan"/>
              </w:rPr>
            </w:rPrChange>
          </w:rPr>
          <w:t xml:space="preserve"> debit </w:t>
        </w:r>
      </w:ins>
    </w:p>
    <w:p w14:paraId="2C8F7956" w14:textId="77777777" w:rsidR="00C628C4" w:rsidRDefault="00C628C4">
      <w:pPr>
        <w:pStyle w:val="ListFS2"/>
        <w:rPr>
          <w:ins w:id="9494" w:author="Irová Zuzana" w:date="2025-03-21T10:35:00Z" w16du:dateUtc="2025-03-21T09:35:00Z"/>
        </w:rPr>
      </w:pPr>
      <w:ins w:id="9495" w:author="Irová Zuzana" w:date="2025-03-21T10:35:00Z" w16du:dateUtc="2025-03-21T09:35:00Z">
        <w:r>
          <w:t>Unit price = Price amount</w:t>
        </w:r>
      </w:ins>
    </w:p>
    <w:p w14:paraId="172E98D5" w14:textId="77777777" w:rsidR="00C628C4" w:rsidRDefault="00C628C4">
      <w:pPr>
        <w:pStyle w:val="ListFS2"/>
        <w:rPr>
          <w:ins w:id="9496" w:author="Irová Zuzana" w:date="2025-03-21T10:35:00Z" w16du:dateUtc="2025-03-21T09:35:00Z"/>
        </w:rPr>
      </w:pPr>
      <w:ins w:id="9497" w:author="Irová Zuzana" w:date="2025-03-21T10:35:00Z" w16du:dateUtc="2025-03-21T09:35:00Z">
        <w:r>
          <w:t>Unit price VAT = Price amount VAT</w:t>
        </w:r>
      </w:ins>
    </w:p>
    <w:p w14:paraId="3FAF36BD" w14:textId="77777777" w:rsidR="00AE1CCC" w:rsidRPr="00407EFA" w:rsidRDefault="00AE1CCC">
      <w:pPr>
        <w:pStyle w:val="ListFS2"/>
        <w:rPr>
          <w:ins w:id="9498" w:author="Irová Zuzana" w:date="2025-03-17T13:47:00Z" w16du:dateUtc="2025-03-17T12:47:00Z"/>
          <w:rPrChange w:id="9499" w:author="Irová Zuzana" w:date="2025-03-21T10:33:00Z" w16du:dateUtc="2025-03-21T09:33:00Z">
            <w:rPr>
              <w:ins w:id="9500" w:author="Irová Zuzana" w:date="2025-03-17T13:47:00Z" w16du:dateUtc="2025-03-17T12:47:00Z"/>
              <w:highlight w:val="cyan"/>
            </w:rPr>
          </w:rPrChange>
        </w:rPr>
      </w:pPr>
      <w:ins w:id="9501" w:author="Irová Zuzana" w:date="2025-03-17T13:47:00Z" w16du:dateUtc="2025-03-17T12:47:00Z">
        <w:r w:rsidRPr="00407EFA">
          <w:rPr>
            <w:rPrChange w:id="9502" w:author="Irová Zuzana" w:date="2025-03-21T10:33:00Z" w16du:dateUtc="2025-03-21T09:33:00Z">
              <w:rPr>
                <w:highlight w:val="cyan"/>
              </w:rPr>
            </w:rPrChange>
          </w:rPr>
          <w:t xml:space="preserve">Number of units = 1 </w:t>
        </w:r>
      </w:ins>
    </w:p>
    <w:p w14:paraId="3FD3D3A4" w14:textId="77777777" w:rsidR="00AE1CCC" w:rsidRPr="00407EFA" w:rsidRDefault="00AE1CCC">
      <w:pPr>
        <w:pStyle w:val="ListFS2"/>
        <w:rPr>
          <w:ins w:id="9503" w:author="Irová Zuzana" w:date="2025-03-17T13:47:00Z" w16du:dateUtc="2025-03-17T12:47:00Z"/>
          <w:rPrChange w:id="9504" w:author="Irová Zuzana" w:date="2025-03-21T10:33:00Z" w16du:dateUtc="2025-03-21T09:33:00Z">
            <w:rPr>
              <w:ins w:id="9505" w:author="Irová Zuzana" w:date="2025-03-17T13:47:00Z" w16du:dateUtc="2025-03-17T12:47:00Z"/>
              <w:highlight w:val="cyan"/>
            </w:rPr>
          </w:rPrChange>
        </w:rPr>
      </w:pPr>
      <w:ins w:id="9506" w:author="Irová Zuzana" w:date="2025-03-17T13:47:00Z" w16du:dateUtc="2025-03-17T12:47:00Z">
        <w:r w:rsidRPr="00407EFA">
          <w:rPr>
            <w:rPrChange w:id="9507" w:author="Irová Zuzana" w:date="2025-03-21T10:33:00Z" w16du:dateUtc="2025-03-21T09:33:00Z">
              <w:rPr>
                <w:highlight w:val="cyan"/>
              </w:rPr>
            </w:rPrChange>
          </w:rPr>
          <w:t>Metric unit = Piece</w:t>
        </w:r>
      </w:ins>
    </w:p>
    <w:p w14:paraId="3C6B1265" w14:textId="77777777" w:rsidR="00AE1CCC" w:rsidRPr="00407EFA" w:rsidRDefault="00AE1CCC">
      <w:pPr>
        <w:pStyle w:val="ListFS2"/>
        <w:rPr>
          <w:ins w:id="9508" w:author="Irová Zuzana" w:date="2025-03-17T13:47:00Z" w16du:dateUtc="2025-03-17T12:47:00Z"/>
          <w:rPrChange w:id="9509" w:author="Irová Zuzana" w:date="2025-03-21T10:33:00Z" w16du:dateUtc="2025-03-21T09:33:00Z">
            <w:rPr>
              <w:ins w:id="9510" w:author="Irová Zuzana" w:date="2025-03-17T13:47:00Z" w16du:dateUtc="2025-03-17T12:47:00Z"/>
              <w:highlight w:val="cyan"/>
            </w:rPr>
          </w:rPrChange>
        </w:rPr>
      </w:pPr>
      <w:ins w:id="9511" w:author="Irová Zuzana" w:date="2025-03-17T13:47:00Z" w16du:dateUtc="2025-03-17T12:47:00Z">
        <w:r w:rsidRPr="00407EFA">
          <w:rPr>
            <w:rPrChange w:id="9512" w:author="Irová Zuzana" w:date="2025-03-21T10:33:00Z" w16du:dateUtc="2025-03-21T09:33:00Z">
              <w:rPr>
                <w:highlight w:val="cyan"/>
              </w:rPr>
            </w:rPrChange>
          </w:rPr>
          <w:t xml:space="preserve">Tax rate = null </w:t>
        </w:r>
      </w:ins>
    </w:p>
    <w:p w14:paraId="72AD8208" w14:textId="77777777" w:rsidR="00AE1CCC" w:rsidRPr="00407EFA" w:rsidRDefault="00AE1CCC">
      <w:pPr>
        <w:pStyle w:val="ListFS2"/>
        <w:rPr>
          <w:ins w:id="9513" w:author="Irová Zuzana" w:date="2025-03-17T13:47:00Z" w16du:dateUtc="2025-03-17T12:47:00Z"/>
          <w:rPrChange w:id="9514" w:author="Irová Zuzana" w:date="2025-03-21T10:33:00Z" w16du:dateUtc="2025-03-21T09:33:00Z">
            <w:rPr>
              <w:ins w:id="9515" w:author="Irová Zuzana" w:date="2025-03-17T13:47:00Z" w16du:dateUtc="2025-03-17T12:47:00Z"/>
              <w:highlight w:val="cyan"/>
            </w:rPr>
          </w:rPrChange>
        </w:rPr>
      </w:pPr>
      <w:ins w:id="9516" w:author="Irová Zuzana" w:date="2025-03-17T13:47:00Z" w16du:dateUtc="2025-03-17T12:47:00Z">
        <w:r w:rsidRPr="00407EFA">
          <w:rPr>
            <w:rPrChange w:id="9517" w:author="Irová Zuzana" w:date="2025-03-21T10:33:00Z" w16du:dateUtc="2025-03-21T09:33:00Z">
              <w:rPr>
                <w:highlight w:val="cyan"/>
              </w:rPr>
            </w:rPrChange>
          </w:rPr>
          <w:t>Price amount = podle v</w:t>
        </w:r>
        <w:r w:rsidRPr="00407EFA">
          <w:rPr>
            <w:rFonts w:hint="cs"/>
            <w:rPrChange w:id="9518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ý</w:t>
        </w:r>
        <w:r w:rsidRPr="00407EFA">
          <w:rPr>
            <w:rPrChange w:id="9519" w:author="Irová Zuzana" w:date="2025-03-21T10:33:00Z" w16du:dateUtc="2025-03-21T09:33:00Z">
              <w:rPr>
                <w:highlight w:val="cyan"/>
              </w:rPr>
            </w:rPrChange>
          </w:rPr>
          <w:t>sledku v</w:t>
        </w:r>
        <w:r w:rsidRPr="00407EFA">
          <w:rPr>
            <w:rFonts w:hint="cs"/>
            <w:rPrChange w:id="9520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ý</w:t>
        </w:r>
        <w:r w:rsidRPr="00407EFA">
          <w:rPr>
            <w:rPrChange w:id="9521" w:author="Irová Zuzana" w:date="2025-03-21T10:33:00Z" w16du:dateUtc="2025-03-21T09:33:00Z">
              <w:rPr>
                <w:highlight w:val="cyan"/>
              </w:rPr>
            </w:rPrChange>
          </w:rPr>
          <w:t>po</w:t>
        </w:r>
        <w:r w:rsidRPr="00407EFA">
          <w:rPr>
            <w:rFonts w:hint="cs"/>
            <w:rPrChange w:id="9522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č</w:t>
        </w:r>
        <w:r w:rsidRPr="00407EFA">
          <w:rPr>
            <w:rPrChange w:id="9523" w:author="Irová Zuzana" w:date="2025-03-21T10:33:00Z" w16du:dateUtc="2025-03-21T09:33:00Z">
              <w:rPr>
                <w:highlight w:val="cyan"/>
              </w:rPr>
            </w:rPrChange>
          </w:rPr>
          <w:t>tu, bu</w:t>
        </w:r>
        <w:r w:rsidRPr="00407EFA">
          <w:rPr>
            <w:rFonts w:hint="cs"/>
            <w:rPrChange w:id="9524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ď</w:t>
        </w:r>
        <w:r w:rsidRPr="00407EFA">
          <w:rPr>
            <w:rPrChange w:id="9525" w:author="Irová Zuzana" w:date="2025-03-21T10:33:00Z" w16du:dateUtc="2025-03-21T09:33:00Z">
              <w:rPr>
                <w:highlight w:val="cyan"/>
              </w:rPr>
            </w:rPrChange>
          </w:rPr>
          <w:t xml:space="preserve"> absolutn</w:t>
        </w:r>
        <w:r w:rsidRPr="00407EFA">
          <w:rPr>
            <w:rFonts w:hint="cs"/>
            <w:rPrChange w:id="9526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í</w:t>
        </w:r>
        <w:r w:rsidRPr="00407EFA">
          <w:rPr>
            <w:rPrChange w:id="9527" w:author="Irová Zuzana" w:date="2025-03-21T10:33:00Z" w16du:dateUtc="2025-03-21T09:33:00Z">
              <w:rPr>
                <w:highlight w:val="cyan"/>
              </w:rPr>
            </w:rPrChange>
          </w:rPr>
          <w:t xml:space="preserve"> hodnota rozd</w:t>
        </w:r>
        <w:r w:rsidRPr="00407EFA">
          <w:rPr>
            <w:rFonts w:hint="cs"/>
            <w:rPrChange w:id="9528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í</w:t>
        </w:r>
        <w:r w:rsidRPr="00407EFA">
          <w:rPr>
            <w:rPrChange w:id="9529" w:author="Irová Zuzana" w:date="2025-03-21T10:33:00Z" w16du:dateUtc="2025-03-21T09:33:00Z">
              <w:rPr>
                <w:highlight w:val="cyan"/>
              </w:rPr>
            </w:rPrChange>
          </w:rPr>
          <w:t>lu, jinak null</w:t>
        </w:r>
      </w:ins>
    </w:p>
    <w:p w14:paraId="056268D7" w14:textId="77777777" w:rsidR="00AE1CCC" w:rsidRPr="00407EFA" w:rsidRDefault="00AE1CCC">
      <w:pPr>
        <w:pStyle w:val="ListFS2"/>
        <w:rPr>
          <w:ins w:id="9530" w:author="Irová Zuzana" w:date="2025-03-17T13:47:00Z" w16du:dateUtc="2025-03-17T12:47:00Z"/>
          <w:rPrChange w:id="9531" w:author="Irová Zuzana" w:date="2025-03-21T10:33:00Z" w16du:dateUtc="2025-03-21T09:33:00Z">
            <w:rPr>
              <w:ins w:id="9532" w:author="Irová Zuzana" w:date="2025-03-17T13:47:00Z" w16du:dateUtc="2025-03-17T12:47:00Z"/>
              <w:highlight w:val="cyan"/>
            </w:rPr>
          </w:rPrChange>
        </w:rPr>
      </w:pPr>
      <w:ins w:id="9533" w:author="Irová Zuzana" w:date="2025-03-17T13:47:00Z" w16du:dateUtc="2025-03-17T12:47:00Z">
        <w:r w:rsidRPr="00407EFA">
          <w:rPr>
            <w:rPrChange w:id="9534" w:author="Irová Zuzana" w:date="2025-03-21T10:33:00Z" w16du:dateUtc="2025-03-21T09:33:00Z">
              <w:rPr>
                <w:highlight w:val="cyan"/>
              </w:rPr>
            </w:rPrChange>
          </w:rPr>
          <w:t>Price amount VAT = podle v</w:t>
        </w:r>
        <w:r w:rsidRPr="00407EFA">
          <w:rPr>
            <w:rFonts w:hint="cs"/>
            <w:rPrChange w:id="9535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ý</w:t>
        </w:r>
        <w:r w:rsidRPr="00407EFA">
          <w:rPr>
            <w:rPrChange w:id="9536" w:author="Irová Zuzana" w:date="2025-03-21T10:33:00Z" w16du:dateUtc="2025-03-21T09:33:00Z">
              <w:rPr>
                <w:highlight w:val="cyan"/>
              </w:rPr>
            </w:rPrChange>
          </w:rPr>
          <w:t>sledku v</w:t>
        </w:r>
        <w:r w:rsidRPr="00407EFA">
          <w:rPr>
            <w:rFonts w:hint="cs"/>
            <w:rPrChange w:id="9537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ý</w:t>
        </w:r>
        <w:r w:rsidRPr="00407EFA">
          <w:rPr>
            <w:rPrChange w:id="9538" w:author="Irová Zuzana" w:date="2025-03-21T10:33:00Z" w16du:dateUtc="2025-03-21T09:33:00Z">
              <w:rPr>
                <w:highlight w:val="cyan"/>
              </w:rPr>
            </w:rPrChange>
          </w:rPr>
          <w:t>po</w:t>
        </w:r>
        <w:r w:rsidRPr="00407EFA">
          <w:rPr>
            <w:rFonts w:hint="cs"/>
            <w:rPrChange w:id="9539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č</w:t>
        </w:r>
        <w:r w:rsidRPr="00407EFA">
          <w:rPr>
            <w:rPrChange w:id="9540" w:author="Irová Zuzana" w:date="2025-03-21T10:33:00Z" w16du:dateUtc="2025-03-21T09:33:00Z">
              <w:rPr>
                <w:highlight w:val="cyan"/>
              </w:rPr>
            </w:rPrChange>
          </w:rPr>
          <w:t>tu, bu</w:t>
        </w:r>
        <w:r w:rsidRPr="00407EFA">
          <w:rPr>
            <w:rFonts w:hint="cs"/>
            <w:rPrChange w:id="9541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ď</w:t>
        </w:r>
        <w:r w:rsidRPr="00407EFA">
          <w:rPr>
            <w:rPrChange w:id="9542" w:author="Irová Zuzana" w:date="2025-03-21T10:33:00Z" w16du:dateUtc="2025-03-21T09:33:00Z">
              <w:rPr>
                <w:highlight w:val="cyan"/>
              </w:rPr>
            </w:rPrChange>
          </w:rPr>
          <w:t xml:space="preserve"> absolutn</w:t>
        </w:r>
        <w:r w:rsidRPr="00407EFA">
          <w:rPr>
            <w:rFonts w:hint="cs"/>
            <w:rPrChange w:id="9543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í</w:t>
        </w:r>
        <w:r w:rsidRPr="00407EFA">
          <w:rPr>
            <w:rPrChange w:id="9544" w:author="Irová Zuzana" w:date="2025-03-21T10:33:00Z" w16du:dateUtc="2025-03-21T09:33:00Z">
              <w:rPr>
                <w:highlight w:val="cyan"/>
              </w:rPr>
            </w:rPrChange>
          </w:rPr>
          <w:t xml:space="preserve"> hodnota rozd</w:t>
        </w:r>
        <w:r w:rsidRPr="00407EFA">
          <w:rPr>
            <w:rFonts w:hint="cs"/>
            <w:rPrChange w:id="9545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í</w:t>
        </w:r>
        <w:r w:rsidRPr="00407EFA">
          <w:rPr>
            <w:rPrChange w:id="9546" w:author="Irová Zuzana" w:date="2025-03-21T10:33:00Z" w16du:dateUtc="2025-03-21T09:33:00Z">
              <w:rPr>
                <w:highlight w:val="cyan"/>
              </w:rPr>
            </w:rPrChange>
          </w:rPr>
          <w:t>lu, jinak null</w:t>
        </w:r>
      </w:ins>
    </w:p>
    <w:p w14:paraId="20E60FD5" w14:textId="2826BB12" w:rsidR="00AE1CCC" w:rsidRPr="00407EFA" w:rsidRDefault="00AE1CCC">
      <w:pPr>
        <w:pStyle w:val="ListFS2"/>
        <w:rPr>
          <w:ins w:id="9547" w:author="Irová Zuzana" w:date="2025-03-17T13:47:00Z" w16du:dateUtc="2025-03-17T12:47:00Z"/>
          <w:rPrChange w:id="9548" w:author="Irová Zuzana" w:date="2025-03-21T10:33:00Z" w16du:dateUtc="2025-03-21T09:33:00Z">
            <w:rPr>
              <w:ins w:id="9549" w:author="Irová Zuzana" w:date="2025-03-17T13:47:00Z" w16du:dateUtc="2025-03-17T12:47:00Z"/>
              <w:highlight w:val="cyan"/>
            </w:rPr>
          </w:rPrChange>
        </w:rPr>
      </w:pPr>
      <w:ins w:id="9550" w:author="Irová Zuzana" w:date="2025-03-17T13:47:00Z" w16du:dateUtc="2025-03-17T12:47:00Z">
        <w:r w:rsidRPr="00407EFA">
          <w:rPr>
            <w:rPrChange w:id="9551" w:author="Irová Zuzana" w:date="2025-03-21T10:33:00Z" w16du:dateUtc="2025-03-21T09:33:00Z">
              <w:rPr>
                <w:highlight w:val="cyan"/>
              </w:rPr>
            </w:rPrChange>
          </w:rPr>
          <w:t>Billing service = Syst</w:t>
        </w:r>
        <w:r w:rsidRPr="00407EFA">
          <w:rPr>
            <w:rFonts w:hint="cs"/>
            <w:rPrChange w:id="9552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é</w:t>
        </w:r>
        <w:r w:rsidRPr="00407EFA">
          <w:rPr>
            <w:rPrChange w:id="9553" w:author="Irová Zuzana" w:date="2025-03-21T10:33:00Z" w16du:dateUtc="2025-03-21T09:33:00Z">
              <w:rPr>
                <w:highlight w:val="cyan"/>
              </w:rPr>
            </w:rPrChange>
          </w:rPr>
          <w:t>m zjist</w:t>
        </w:r>
        <w:r w:rsidRPr="00407EFA">
          <w:rPr>
            <w:rFonts w:hint="cs"/>
            <w:rPrChange w:id="9554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í</w:t>
        </w:r>
        <w:r w:rsidRPr="00407EFA">
          <w:rPr>
            <w:rPrChange w:id="9555" w:author="Irová Zuzana" w:date="2025-03-21T10:33:00Z" w16du:dateUtc="2025-03-21T09:33:00Z">
              <w:rPr>
                <w:highlight w:val="cyan"/>
              </w:rPr>
            </w:rPrChange>
          </w:rPr>
          <w:t xml:space="preserve"> billing service z PCRE na z</w:t>
        </w:r>
        <w:r w:rsidRPr="00407EFA">
          <w:rPr>
            <w:rFonts w:hint="cs"/>
            <w:rPrChange w:id="9556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á</w:t>
        </w:r>
        <w:r w:rsidRPr="00407EFA">
          <w:rPr>
            <w:rPrChange w:id="9557" w:author="Irová Zuzana" w:date="2025-03-21T10:33:00Z" w16du:dateUtc="2025-03-21T09:33:00Z">
              <w:rPr>
                <w:highlight w:val="cyan"/>
              </w:rPr>
            </w:rPrChange>
          </w:rPr>
          <w:t>klad</w:t>
        </w:r>
        <w:r w:rsidRPr="00407EFA">
          <w:rPr>
            <w:rFonts w:hint="cs"/>
            <w:rPrChange w:id="9558" w:author="Irová Zuzana" w:date="2025-03-21T10:33:00Z" w16du:dateUtc="2025-03-21T09:33:00Z">
              <w:rPr>
                <w:rFonts w:hint="cs"/>
                <w:highlight w:val="cyan"/>
              </w:rPr>
            </w:rPrChange>
          </w:rPr>
          <w:t>ě</w:t>
        </w:r>
        <w:r w:rsidRPr="00407EFA">
          <w:rPr>
            <w:rPrChange w:id="9559" w:author="Irová Zuzana" w:date="2025-03-21T10:33:00Z" w16du:dateUtc="2025-03-21T09:33:00Z">
              <w:rPr>
                <w:highlight w:val="cyan"/>
              </w:rPr>
            </w:rPrChange>
          </w:rPr>
          <w:t xml:space="preserve"> Billing service.abbreviation = ADJ-ROUNDING</w:t>
        </w:r>
        <w:r w:rsidRPr="00407EFA" w:rsidDel="00C803CD">
          <w:rPr>
            <w:rPrChange w:id="9560" w:author="Irová Zuzana" w:date="2025-03-21T10:33:00Z" w16du:dateUtc="2025-03-21T09:33:00Z">
              <w:rPr>
                <w:highlight w:val="cyan"/>
              </w:rPr>
            </w:rPrChange>
          </w:rPr>
          <w:t xml:space="preserve"> </w:t>
        </w:r>
      </w:ins>
    </w:p>
    <w:p w14:paraId="34FA355F" w14:textId="77777777" w:rsidR="00AE1CCC" w:rsidRDefault="00AE1CCC">
      <w:pPr>
        <w:pStyle w:val="NormalIndent"/>
        <w:rPr>
          <w:ins w:id="9561" w:author="Irová Zuzana" w:date="2025-03-17T13:47:00Z" w16du:dateUtc="2025-03-17T12:47:00Z"/>
        </w:rPr>
      </w:pPr>
    </w:p>
    <w:p w14:paraId="7DDE52ED" w14:textId="77777777" w:rsidR="00AE1CCC" w:rsidRDefault="00AE1CCC">
      <w:pPr>
        <w:pStyle w:val="NormalIndent"/>
        <w:rPr>
          <w:ins w:id="9562" w:author="Irová Zuzana" w:date="2025-03-17T13:47:00Z" w16du:dateUtc="2025-03-17T12:47:00Z"/>
        </w:rPr>
      </w:pPr>
      <w:ins w:id="9563" w:author="Irová Zuzana" w:date="2025-03-17T13:47:00Z" w16du:dateUtc="2025-03-17T12:47:00Z">
        <w:r>
          <w:t xml:space="preserve">Systém vytvoří vytvoří Bill s parametry: </w:t>
        </w:r>
      </w:ins>
    </w:p>
    <w:p w14:paraId="552050FF" w14:textId="77777777" w:rsidR="00AE1CCC" w:rsidRPr="00E721C5" w:rsidRDefault="00AE1CCC" w:rsidP="00C40C63">
      <w:pPr>
        <w:pStyle w:val="ListFS1"/>
        <w:rPr>
          <w:ins w:id="9564" w:author="Irová Zuzana" w:date="2025-03-17T13:47:00Z" w16du:dateUtc="2025-03-17T12:47:00Z"/>
        </w:rPr>
      </w:pPr>
      <w:ins w:id="9565" w:author="Irová Zuzana" w:date="2025-03-17T13:47:00Z" w16du:dateUtc="2025-03-17T12:47:00Z">
        <w:r w:rsidRPr="00E721C5">
          <w:t>Bill number = Unikátní číslo faktury podle schématu z Číslování faktur v závislosti na Bill type, Bill issue type, Bill category a Bill issuer.</w:t>
        </w:r>
      </w:ins>
    </w:p>
    <w:p w14:paraId="1AF0A6FA" w14:textId="77777777" w:rsidR="0082368D" w:rsidRDefault="0082368D">
      <w:pPr>
        <w:pStyle w:val="ListFS1"/>
        <w:rPr>
          <w:ins w:id="9566" w:author="Irová Zuzana" w:date="2025-05-23T20:50:00Z" w16du:dateUtc="2025-05-23T18:50:00Z"/>
        </w:rPr>
        <w:pPrChange w:id="9567" w:author="Irová Zuzana" w:date="2025-06-06T15:37:00Z" w16du:dateUtc="2025-06-06T13:37:00Z">
          <w:pPr>
            <w:pStyle w:val="ListFS2"/>
            <w:numPr>
              <w:numId w:val="169"/>
            </w:numPr>
            <w:ind w:left="1080" w:hanging="360"/>
          </w:pPr>
        </w:pPrChange>
      </w:pPr>
      <w:ins w:id="9568" w:author="Irová Zuzana" w:date="2025-05-23T20:50:00Z" w16du:dateUtc="2025-05-23T18:50:00Z">
        <w:r>
          <w:t>Fiscal verification number = vygeneruje se Fiskální verifikační číslo ze sekvence pro číslování faktur (BNF77) s Business Premises BO, určeným podle user profile</w:t>
        </w:r>
      </w:ins>
    </w:p>
    <w:p w14:paraId="1D429286" w14:textId="77777777" w:rsidR="0082368D" w:rsidRDefault="0082368D">
      <w:pPr>
        <w:pStyle w:val="ListFS1"/>
        <w:rPr>
          <w:ins w:id="9569" w:author="Irová Zuzana" w:date="2025-05-23T20:50:00Z" w16du:dateUtc="2025-05-23T18:50:00Z"/>
        </w:rPr>
        <w:pPrChange w:id="9570" w:author="Irová Zuzana" w:date="2025-06-06T15:37:00Z" w16du:dateUtc="2025-06-06T13:37:00Z">
          <w:pPr>
            <w:pStyle w:val="ListFS2"/>
            <w:numPr>
              <w:numId w:val="169"/>
            </w:numPr>
            <w:ind w:left="1080" w:hanging="360"/>
          </w:pPr>
        </w:pPrChange>
      </w:pPr>
      <w:ins w:id="9571" w:author="Irová Zuzana" w:date="2025-05-23T20:50:00Z" w16du:dateUtc="2025-05-23T18:50:00Z">
        <w:r>
          <w:t>ZKI = vyplní se Ochranný kód vystavitele faktury (</w:t>
        </w:r>
        <w:r w:rsidRPr="00C86E8C">
          <w:rPr>
            <w:rFonts w:cs="Tahoma"/>
            <w:lang w:eastAsia="sk-SK"/>
          </w:rPr>
          <w:t>Issuer's Protection Code</w:t>
        </w:r>
        <w:r>
          <w:rPr>
            <w:rFonts w:cs="Tahoma"/>
            <w:lang w:eastAsia="sk-SK"/>
          </w:rPr>
          <w:t>)</w:t>
        </w:r>
      </w:ins>
    </w:p>
    <w:p w14:paraId="53D02D10" w14:textId="28423C73" w:rsidR="00AE1CCC" w:rsidRPr="00E721C5" w:rsidRDefault="00AE1CCC" w:rsidP="00C40C63">
      <w:pPr>
        <w:pStyle w:val="ListFS1"/>
        <w:rPr>
          <w:ins w:id="9572" w:author="Irová Zuzana" w:date="2025-03-17T13:47:00Z" w16du:dateUtc="2025-03-17T12:47:00Z"/>
        </w:rPr>
      </w:pPr>
      <w:ins w:id="9573" w:author="Irová Zuzana" w:date="2025-03-17T13:47:00Z" w16du:dateUtc="2025-03-17T12:47:00Z">
        <w:r w:rsidRPr="00E721C5">
          <w:t xml:space="preserve">Bill type = </w:t>
        </w:r>
      </w:ins>
    </w:p>
    <w:p w14:paraId="745DA443" w14:textId="2080BD2A" w:rsidR="00AE1CCC" w:rsidRPr="00E721C5" w:rsidRDefault="00AE1CCC">
      <w:pPr>
        <w:pStyle w:val="ListFS2"/>
        <w:rPr>
          <w:ins w:id="9574" w:author="Irová Zuzana" w:date="2025-03-17T13:47:00Z" w16du:dateUtc="2025-03-17T12:47:00Z"/>
        </w:rPr>
      </w:pPr>
      <w:ins w:id="9575" w:author="Irová Zuzana" w:date="2025-03-17T13:47:00Z" w16du:dateUtc="2025-03-17T12:47:00Z">
        <w:r w:rsidRPr="00E721C5">
          <w:t xml:space="preserve">Pokud jde o </w:t>
        </w:r>
      </w:ins>
      <w:ins w:id="9576" w:author="Irova Zuzana" w:date="2025-03-28T19:34:00Z" w16du:dateUtc="2025-03-28T18:34:00Z">
        <w:r w:rsidR="001B7A79">
          <w:t xml:space="preserve">subject type = </w:t>
        </w:r>
      </w:ins>
      <w:ins w:id="9577" w:author="Irova Zuzana" w:date="2025-03-28T19:33:00Z" w16du:dateUtc="2025-03-28T18:33:00Z">
        <w:r w:rsidR="001B7A79">
          <w:t>A</w:t>
        </w:r>
      </w:ins>
      <w:del w:id="9578" w:author="Irova Zuzana" w:date="2025-03-28T19:33:00Z" w16du:dateUtc="2025-03-28T18:33:00Z">
        <w:r w:rsidRPr="00E721C5" w:rsidDel="001B7A79">
          <w:delText>Po</w:delText>
        </w:r>
      </w:del>
      <w:del w:id="9579" w:author="Irova Zuzana" w:date="2025-03-28T19:34:00Z" w16du:dateUtc="2025-03-28T18:34:00Z">
        <w:r w:rsidRPr="00E721C5" w:rsidDel="001B7A79">
          <w:delText>st-paid a</w:delText>
        </w:r>
      </w:del>
      <w:ins w:id="9580" w:author="Irová Zuzana" w:date="2025-03-17T13:47:00Z" w16du:dateUtc="2025-03-17T12:47:00Z">
        <w:r w:rsidRPr="00E721C5">
          <w:t>ccount, pak Customer bill</w:t>
        </w:r>
      </w:ins>
    </w:p>
    <w:p w14:paraId="0873C1F7" w14:textId="00A845AF" w:rsidR="00AE1CCC" w:rsidRPr="006E7ECB" w:rsidDel="001B7A79" w:rsidRDefault="00AE1CCC">
      <w:pPr>
        <w:pStyle w:val="ListFS2"/>
        <w:rPr>
          <w:ins w:id="9581" w:author="Irová Zuzana" w:date="2025-03-17T13:47:00Z" w16du:dateUtc="2025-03-17T12:47:00Z"/>
          <w:del w:id="9582" w:author="Irova Zuzana" w:date="2025-03-28T19:33:00Z" w16du:dateUtc="2025-03-28T18:33:00Z"/>
          <w:rPrChange w:id="9583" w:author="Irová Zuzana" w:date="2025-03-20T22:12:00Z" w16du:dateUtc="2025-03-20T21:12:00Z">
            <w:rPr>
              <w:ins w:id="9584" w:author="Irová Zuzana" w:date="2025-03-17T13:47:00Z" w16du:dateUtc="2025-03-17T12:47:00Z"/>
              <w:del w:id="9585" w:author="Irova Zuzana" w:date="2025-03-28T19:33:00Z" w16du:dateUtc="2025-03-28T18:33:00Z"/>
              <w:highlight w:val="cyan"/>
            </w:rPr>
          </w:rPrChange>
        </w:rPr>
      </w:pPr>
      <w:del w:id="9586" w:author="Irova Zuzana" w:date="2025-03-28T19:33:00Z" w16du:dateUtc="2025-03-28T18:33:00Z">
        <w:r w:rsidRPr="006E7ECB" w:rsidDel="001B7A79">
          <w:rPr>
            <w:rPrChange w:id="9587" w:author="Irová Zuzana" w:date="2025-03-20T22:12:00Z" w16du:dateUtc="2025-03-20T21:12:00Z">
              <w:rPr>
                <w:highlight w:val="cyan"/>
              </w:rPr>
            </w:rPrChange>
          </w:rPr>
          <w:delText>pokud jde o Pre-paid account, pak Pre-paid bill</w:delText>
        </w:r>
      </w:del>
    </w:p>
    <w:p w14:paraId="393FD020" w14:textId="77777777" w:rsidR="00AE1CCC" w:rsidRDefault="00AE1CCC">
      <w:pPr>
        <w:pStyle w:val="ListFS2"/>
        <w:rPr>
          <w:ins w:id="9588" w:author="Irová Zuzana" w:date="2025-03-31T09:31:00Z" w16du:dateUtc="2025-03-31T07:31:00Z"/>
          <w:highlight w:val="cyan"/>
        </w:rPr>
      </w:pPr>
      <w:ins w:id="9589" w:author="Irová Zuzana" w:date="2025-03-17T13:47:00Z" w16du:dateUtc="2025-03-17T12:47:00Z">
        <w:r w:rsidRPr="00E721C5">
          <w:rPr>
            <w:highlight w:val="cyan"/>
          </w:rPr>
          <w:t>pokud jde o Fleet card issuer, pak FCI bill</w:t>
        </w:r>
      </w:ins>
    </w:p>
    <w:p w14:paraId="34563361" w14:textId="60F044DF" w:rsidR="003F10BB" w:rsidRPr="00E721C5" w:rsidRDefault="003F10BB">
      <w:pPr>
        <w:pStyle w:val="ListFS2"/>
        <w:rPr>
          <w:ins w:id="9590" w:author="Irová Zuzana" w:date="2025-03-17T13:47:00Z" w16du:dateUtc="2025-03-17T12:47:00Z"/>
          <w:highlight w:val="cyan"/>
        </w:rPr>
      </w:pPr>
      <w:ins w:id="9591" w:author="Irová Zuzana" w:date="2025-03-31T09:31:00Z" w16du:dateUtc="2025-03-31T07:31:00Z">
        <w:r>
          <w:rPr>
            <w:highlight w:val="cyan"/>
          </w:rPr>
          <w:t xml:space="preserve">pokud jde o </w:t>
        </w:r>
        <w:r w:rsidRPr="000D11D5">
          <w:rPr>
            <w:highlight w:val="cyan"/>
          </w:rPr>
          <w:t xml:space="preserve">Exemption partner, </w:t>
        </w:r>
        <w:r>
          <w:rPr>
            <w:highlight w:val="cyan"/>
          </w:rPr>
          <w:t xml:space="preserve">pak </w:t>
        </w:r>
        <w:r w:rsidRPr="000D11D5">
          <w:rPr>
            <w:highlight w:val="cyan"/>
          </w:rPr>
          <w:t>Exemption partner</w:t>
        </w:r>
        <w:r>
          <w:rPr>
            <w:highlight w:val="cyan"/>
          </w:rPr>
          <w:t xml:space="preserve"> bill</w:t>
        </w:r>
      </w:ins>
    </w:p>
    <w:p w14:paraId="60201E29" w14:textId="4817F3C8" w:rsidR="00AE1CCC" w:rsidRPr="001B7A79" w:rsidRDefault="00AE1CCC">
      <w:pPr>
        <w:pStyle w:val="ListFS2"/>
        <w:rPr>
          <w:ins w:id="9592" w:author="Irová Zuzana" w:date="2025-03-17T13:47:00Z" w16du:dateUtc="2025-03-17T12:47:00Z"/>
          <w:highlight w:val="cyan"/>
          <w:rPrChange w:id="9593" w:author="Irova Zuzana" w:date="2025-03-28T19:34:00Z" w16du:dateUtc="2025-03-28T18:34:00Z">
            <w:rPr>
              <w:ins w:id="9594" w:author="Irová Zuzana" w:date="2025-03-17T13:47:00Z" w16du:dateUtc="2025-03-17T12:47:00Z"/>
            </w:rPr>
          </w:rPrChange>
        </w:rPr>
      </w:pPr>
      <w:ins w:id="9595" w:author="Irová Zuzana" w:date="2025-03-17T13:47:00Z" w16du:dateUtc="2025-03-17T12:47:00Z">
        <w:r w:rsidRPr="001B7A79">
          <w:rPr>
            <w:highlight w:val="cyan"/>
            <w:rPrChange w:id="9596" w:author="Irova Zuzana" w:date="2025-03-28T19:34:00Z" w16du:dateUtc="2025-03-28T18:34:00Z">
              <w:rPr/>
            </w:rPrChange>
          </w:rPr>
          <w:t xml:space="preserve">pokud jde o </w:t>
        </w:r>
      </w:ins>
      <w:ins w:id="9597" w:author="Irova Zuzana" w:date="2025-03-28T19:34:00Z" w16du:dateUtc="2025-03-28T18:34:00Z">
        <w:r w:rsidR="001B7A79" w:rsidRPr="001B7A79">
          <w:rPr>
            <w:highlight w:val="cyan"/>
            <w:rPrChange w:id="9598" w:author="Irova Zuzana" w:date="2025-03-28T19:34:00Z" w16du:dateUtc="2025-03-28T18:34:00Z">
              <w:rPr/>
            </w:rPrChange>
          </w:rPr>
          <w:t xml:space="preserve">subjecte type = </w:t>
        </w:r>
      </w:ins>
      <w:ins w:id="9599" w:author="Irová Zuzana" w:date="2025-03-17T13:47:00Z" w16du:dateUtc="2025-03-17T12:47:00Z">
        <w:r w:rsidRPr="001B7A79">
          <w:rPr>
            <w:highlight w:val="cyan"/>
            <w:rPrChange w:id="9600" w:author="Irova Zuzana" w:date="2025-03-28T19:34:00Z" w16du:dateUtc="2025-03-28T18:34:00Z">
              <w:rPr/>
            </w:rPrChange>
          </w:rPr>
          <w:t>EETS Provider, pak EETS Provider bill</w:t>
        </w:r>
      </w:ins>
    </w:p>
    <w:p w14:paraId="758BA541" w14:textId="77777777" w:rsidR="00126FAF" w:rsidRPr="00E721C5" w:rsidRDefault="00126FAF" w:rsidP="00C40C63">
      <w:pPr>
        <w:pStyle w:val="ListFS1"/>
        <w:rPr>
          <w:ins w:id="9601" w:author="Irová Zuzana" w:date="2025-04-11T20:16:00Z" w16du:dateUtc="2025-04-11T18:16:00Z"/>
        </w:rPr>
      </w:pPr>
      <w:ins w:id="9602" w:author="Irová Zuzana" w:date="2025-04-11T20:16:00Z" w16du:dateUtc="2025-04-11T18:16:00Z">
        <w:r w:rsidRPr="00E721C5">
          <w:t xml:space="preserve">Bill category = </w:t>
        </w:r>
      </w:ins>
    </w:p>
    <w:p w14:paraId="37F0E739" w14:textId="59564544" w:rsidR="00245614" w:rsidRPr="00245614" w:rsidRDefault="00245614">
      <w:pPr>
        <w:pStyle w:val="ListFS2"/>
        <w:rPr>
          <w:ins w:id="9603" w:author="Irová Zuzana" w:date="2025-04-16T13:53:00Z" w16du:dateUtc="2025-04-16T11:53:00Z"/>
        </w:rPr>
      </w:pPr>
      <w:ins w:id="9604" w:author="Irová Zuzana" w:date="2025-04-16T13:53:00Z" w16du:dateUtc="2025-04-16T11:53:00Z">
        <w:r w:rsidRPr="00245614">
          <w:t xml:space="preserve">OBU, pokud </w:t>
        </w:r>
      </w:ins>
      <w:ins w:id="9605" w:author="Irová Zuzana" w:date="2025-04-16T13:54:00Z" w16du:dateUtc="2025-04-16T11:54:00Z">
        <w:r w:rsidRPr="00E721C5">
          <w:t xml:space="preserve">Bill item category </w:t>
        </w:r>
      </w:ins>
      <w:ins w:id="9606" w:author="Irová Zuzana" w:date="2025-04-16T13:53:00Z" w16du:dateUtc="2025-04-16T11:53:00Z">
        <w:r w:rsidRPr="00245614">
          <w:t>= OBU</w:t>
        </w:r>
      </w:ins>
      <w:ins w:id="9607" w:author="Irová Zuzana" w:date="2025-04-16T13:54:00Z" w16du:dateUtc="2025-04-16T11:54:00Z">
        <w:r>
          <w:t xml:space="preserve"> event,</w:t>
        </w:r>
      </w:ins>
    </w:p>
    <w:p w14:paraId="094F9378" w14:textId="77777777" w:rsidR="00126FAF" w:rsidRPr="00E721C5" w:rsidRDefault="00126FAF">
      <w:pPr>
        <w:pStyle w:val="ListFS2"/>
        <w:rPr>
          <w:ins w:id="9608" w:author="Irová Zuzana" w:date="2025-04-11T20:16:00Z" w16du:dateUtc="2025-04-11T18:16:00Z"/>
        </w:rPr>
      </w:pPr>
      <w:ins w:id="9609" w:author="Irová Zuzana" w:date="2025-04-11T20:16:00Z" w16du:dateUtc="2025-04-11T18:16:00Z">
        <w:r w:rsidRPr="00E721C5">
          <w:t xml:space="preserve">Services, pokud Bill item category = Service Event, </w:t>
        </w:r>
      </w:ins>
    </w:p>
    <w:p w14:paraId="4CD928F3" w14:textId="53B3753D" w:rsidR="00126FAF" w:rsidRPr="00FD3216" w:rsidRDefault="00126FAF">
      <w:pPr>
        <w:pStyle w:val="ListFS2"/>
        <w:rPr>
          <w:ins w:id="9610" w:author="Irová Zuzana" w:date="2025-04-11T20:16:00Z" w16du:dateUtc="2025-04-11T18:16:00Z"/>
        </w:rPr>
      </w:pPr>
      <w:ins w:id="9611" w:author="Irová Zuzana" w:date="2025-04-11T20:16:00Z" w16du:dateUtc="2025-04-11T18:16:00Z">
        <w:r w:rsidRPr="00FD3216">
          <w:t>Top-up, pokud Bill item category = Top-up event</w:t>
        </w:r>
      </w:ins>
      <w:ins w:id="9612" w:author="Irová Zuzana" w:date="2025-04-16T13:54:00Z" w16du:dateUtc="2025-04-16T11:54:00Z">
        <w:r w:rsidR="00245614">
          <w:t>.</w:t>
        </w:r>
      </w:ins>
      <w:ins w:id="9613" w:author="Irová Zuzana" w:date="2025-04-11T20:16:00Z" w16du:dateUtc="2025-04-11T18:16:00Z">
        <w:r w:rsidRPr="00FD3216">
          <w:t xml:space="preserve"> </w:t>
        </w:r>
      </w:ins>
    </w:p>
    <w:p w14:paraId="4FAAD553" w14:textId="77777777" w:rsidR="003805BA" w:rsidRDefault="00AE1CCC" w:rsidP="00C40C63">
      <w:pPr>
        <w:pStyle w:val="ListFS1"/>
        <w:rPr>
          <w:ins w:id="9614" w:author="Irová Zuzana" w:date="2025-04-11T20:16:00Z" w16du:dateUtc="2025-04-11T18:16:00Z"/>
        </w:rPr>
      </w:pPr>
      <w:ins w:id="9615" w:author="Irová Zuzana" w:date="2025-03-17T13:47:00Z" w16du:dateUtc="2025-03-17T12:47:00Z">
        <w:r w:rsidRPr="00E721C5">
          <w:t xml:space="preserve">Bill issue type = </w:t>
        </w:r>
      </w:ins>
    </w:p>
    <w:p w14:paraId="606F0195" w14:textId="676EC370" w:rsidR="004B7A2D" w:rsidRPr="004B7A2D" w:rsidRDefault="00245614">
      <w:pPr>
        <w:pStyle w:val="ListFS2"/>
        <w:rPr>
          <w:ins w:id="9616" w:author="Irová Zuzana" w:date="2025-04-16T13:54:00Z" w16du:dateUtc="2025-04-16T11:54:00Z"/>
          <w:rPrChange w:id="9617" w:author="Irová Zuzana" w:date="2025-04-16T13:54:00Z" w16du:dateUtc="2025-04-16T11:54:00Z">
            <w:rPr>
              <w:ins w:id="9618" w:author="Irová Zuzana" w:date="2025-04-16T13:54:00Z" w16du:dateUtc="2025-04-16T11:54:00Z"/>
              <w:lang w:val="en-US"/>
            </w:rPr>
          </w:rPrChange>
        </w:rPr>
      </w:pPr>
      <w:ins w:id="9619" w:author="Irová Zuzana" w:date="2025-04-16T13:54:00Z">
        <w:r w:rsidRPr="00245614">
          <w:rPr>
            <w:lang w:val="en-US"/>
          </w:rPr>
          <w:t>Proforma bill</w:t>
        </w:r>
      </w:ins>
      <w:ins w:id="9620" w:author="Irová Zuzana" w:date="2025-04-16T13:54:00Z" w16du:dateUtc="2025-04-16T11:54:00Z">
        <w:r>
          <w:rPr>
            <w:lang w:val="en-US"/>
          </w:rPr>
          <w:t xml:space="preserve">, pokud </w:t>
        </w:r>
        <w:r w:rsidR="004B7A2D">
          <w:rPr>
            <w:lang w:val="en-US"/>
          </w:rPr>
          <w:t xml:space="preserve">neexistuje </w:t>
        </w:r>
      </w:ins>
      <w:ins w:id="9621" w:author="Irová Zuzana" w:date="2025-04-17T10:42:00Z" w16du:dateUtc="2025-04-17T08:42:00Z">
        <w:r w:rsidR="00AD6D3B">
          <w:rPr>
            <w:lang w:val="en-US"/>
          </w:rPr>
          <w:t>platba</w:t>
        </w:r>
      </w:ins>
      <w:ins w:id="9622" w:author="Irová Zuzana" w:date="2025-04-16T13:54:00Z" w16du:dateUtc="2025-04-16T11:54:00Z">
        <w:r w:rsidR="004B7A2D">
          <w:rPr>
            <w:lang w:val="en-US"/>
          </w:rPr>
          <w:t xml:space="preserve"> pro danou </w:t>
        </w:r>
      </w:ins>
      <w:ins w:id="9623" w:author="Irová Zuzana" w:date="2025-04-16T13:55:00Z" w16du:dateUtc="2025-04-16T11:55:00Z">
        <w:r w:rsidR="004B7A2D">
          <w:rPr>
            <w:lang w:val="en-US"/>
          </w:rPr>
          <w:t>operaci</w:t>
        </w:r>
        <w:r w:rsidR="003578A1">
          <w:rPr>
            <w:lang w:val="en-US"/>
          </w:rPr>
          <w:t>,</w:t>
        </w:r>
      </w:ins>
    </w:p>
    <w:p w14:paraId="4CB0B432" w14:textId="296E5822" w:rsidR="00CC3CAD" w:rsidRDefault="00126FAF">
      <w:pPr>
        <w:pStyle w:val="ListFS2"/>
        <w:rPr>
          <w:ins w:id="9624" w:author="Irová Zuzana" w:date="2025-04-11T20:17:00Z" w16du:dateUtc="2025-04-11T18:17:00Z"/>
        </w:rPr>
        <w:pPrChange w:id="9625" w:author="Irová Zuzana" w:date="2025-06-06T15:16:00Z" w16du:dateUtc="2025-06-06T13:16:00Z">
          <w:pPr>
            <w:pStyle w:val="ListFS1"/>
          </w:pPr>
        </w:pPrChange>
      </w:pPr>
      <w:ins w:id="9626" w:author="Irová Zuzana" w:date="2025-04-11T20:16:00Z" w16du:dateUtc="2025-04-11T18:16:00Z">
        <w:r>
          <w:t xml:space="preserve">Advance bill, pokud </w:t>
        </w:r>
        <w:r w:rsidR="00CC3CAD">
          <w:t xml:space="preserve">Bill category = </w:t>
        </w:r>
      </w:ins>
      <w:ins w:id="9627" w:author="Irová Zuzana" w:date="2025-04-11T20:17:00Z" w16du:dateUtc="2025-04-11T18:17:00Z">
        <w:r w:rsidR="00CC3CAD">
          <w:t>Top-up,</w:t>
        </w:r>
      </w:ins>
    </w:p>
    <w:p w14:paraId="4B31F01F" w14:textId="3E51AEAD" w:rsidR="00AE1CCC" w:rsidRPr="00E721C5" w:rsidRDefault="00FD40A5">
      <w:pPr>
        <w:pStyle w:val="ListFS2"/>
        <w:rPr>
          <w:ins w:id="9628" w:author="Irová Zuzana" w:date="2025-03-17T13:47:00Z" w16du:dateUtc="2025-03-17T12:47:00Z"/>
        </w:rPr>
        <w:pPrChange w:id="9629" w:author="Irová Zuzana" w:date="2025-06-06T15:16:00Z" w16du:dateUtc="2025-06-06T13:16:00Z">
          <w:pPr>
            <w:pStyle w:val="ListFS1"/>
          </w:pPr>
        </w:pPrChange>
      </w:pPr>
      <w:ins w:id="9630" w:author="Irová Zuzana" w:date="2025-04-11T20:17:00Z" w16du:dateUtc="2025-04-11T18:17:00Z">
        <w:r>
          <w:t>e</w:t>
        </w:r>
        <w:r w:rsidR="00CC3CAD">
          <w:t xml:space="preserve">lse </w:t>
        </w:r>
      </w:ins>
      <w:ins w:id="9631" w:author="Irová Zuzana" w:date="2025-03-17T13:47:00Z" w16du:dateUtc="2025-03-17T12:47:00Z">
        <w:r w:rsidR="00AE1CCC" w:rsidRPr="00E721C5">
          <w:t>Regular bill</w:t>
        </w:r>
      </w:ins>
      <w:ins w:id="9632" w:author="Irová Zuzana" w:date="2025-04-16T13:55:00Z" w16du:dateUtc="2025-04-16T11:55:00Z">
        <w:r w:rsidR="003578A1">
          <w:t>.</w:t>
        </w:r>
      </w:ins>
    </w:p>
    <w:p w14:paraId="55D5BE4F" w14:textId="77777777" w:rsidR="00AE1CCC" w:rsidRPr="00E721C5" w:rsidRDefault="00AE1CCC" w:rsidP="00C40C63">
      <w:pPr>
        <w:pStyle w:val="ListFS1"/>
        <w:rPr>
          <w:ins w:id="9633" w:author="Irová Zuzana" w:date="2025-03-17T13:47:00Z" w16du:dateUtc="2025-03-17T12:47:00Z"/>
        </w:rPr>
      </w:pPr>
      <w:ins w:id="9634" w:author="Irová Zuzana" w:date="2025-03-17T13:47:00Z" w16du:dateUtc="2025-03-17T12:47:00Z">
        <w:r w:rsidRPr="00E721C5">
          <w:t xml:space="preserve">Bill recurrence type = One-time bill </w:t>
        </w:r>
      </w:ins>
    </w:p>
    <w:p w14:paraId="11EEAFEF" w14:textId="77777777" w:rsidR="00AE1CCC" w:rsidRPr="00E721C5" w:rsidRDefault="00AE1CCC" w:rsidP="00C40C63">
      <w:pPr>
        <w:pStyle w:val="ListFS1"/>
        <w:rPr>
          <w:ins w:id="9635" w:author="Irová Zuzana" w:date="2025-03-17T13:47:00Z" w16du:dateUtc="2025-03-17T12:47:00Z"/>
        </w:rPr>
      </w:pPr>
      <w:ins w:id="9636" w:author="Irová Zuzana" w:date="2025-03-17T13:47:00Z" w16du:dateUtc="2025-03-17T12:47:00Z">
        <w:r w:rsidRPr="00E721C5">
          <w:t>Bill issue status = Issued</w:t>
        </w:r>
      </w:ins>
    </w:p>
    <w:p w14:paraId="0CE00CD0" w14:textId="77777777" w:rsidR="00AE1CCC" w:rsidRPr="00E721C5" w:rsidRDefault="00AE1CCC" w:rsidP="00C40C63">
      <w:pPr>
        <w:pStyle w:val="ListFS1"/>
        <w:rPr>
          <w:ins w:id="9637" w:author="Irová Zuzana" w:date="2025-03-17T13:47:00Z" w16du:dateUtc="2025-03-17T12:47:00Z"/>
        </w:rPr>
      </w:pPr>
      <w:ins w:id="9638" w:author="Irová Zuzana" w:date="2025-03-17T13:47:00Z" w16du:dateUtc="2025-03-17T12:47:00Z">
        <w:r w:rsidRPr="00E721C5">
          <w:t xml:space="preserve">Bill payment status = Unpaid </w:t>
        </w:r>
      </w:ins>
    </w:p>
    <w:p w14:paraId="0A5848C1" w14:textId="77777777" w:rsidR="00AE1CCC" w:rsidRPr="00E721C5" w:rsidRDefault="00AE1CCC" w:rsidP="00C40C63">
      <w:pPr>
        <w:pStyle w:val="ListFS1"/>
        <w:rPr>
          <w:ins w:id="9639" w:author="Irová Zuzana" w:date="2025-03-17T13:47:00Z" w16du:dateUtc="2025-03-17T12:47:00Z"/>
        </w:rPr>
      </w:pPr>
      <w:ins w:id="9640" w:author="Irová Zuzana" w:date="2025-03-17T13:47:00Z" w16du:dateUtc="2025-03-17T12:47:00Z">
        <w:r w:rsidRPr="00E721C5">
          <w:t>Comment = null</w:t>
        </w:r>
      </w:ins>
    </w:p>
    <w:p w14:paraId="77EBC8A3" w14:textId="622E22E0" w:rsidR="00AE1CCC" w:rsidRPr="00E721C5" w:rsidRDefault="00AE1CCC" w:rsidP="00C40C63">
      <w:pPr>
        <w:pStyle w:val="ListFS1"/>
        <w:rPr>
          <w:ins w:id="9641" w:author="Irová Zuzana" w:date="2025-03-17T13:47:00Z" w16du:dateUtc="2025-03-17T12:47:00Z"/>
        </w:rPr>
      </w:pPr>
      <w:ins w:id="9642" w:author="Irová Zuzana" w:date="2025-03-17T13:47:00Z" w16du:dateUtc="2025-03-17T12:47:00Z">
        <w:r w:rsidRPr="00E721C5">
          <w:lastRenderedPageBreak/>
          <w:t>Bill amount = součet daňových bill items.tax base</w:t>
        </w:r>
      </w:ins>
    </w:p>
    <w:p w14:paraId="2B7CFBB8" w14:textId="77777777" w:rsidR="00AE1CCC" w:rsidRPr="00E721C5" w:rsidRDefault="00AE1CCC" w:rsidP="00C40C63">
      <w:pPr>
        <w:pStyle w:val="ListFS1"/>
        <w:rPr>
          <w:ins w:id="9643" w:author="Irová Zuzana" w:date="2025-03-17T13:47:00Z" w16du:dateUtc="2025-03-17T12:47:00Z"/>
        </w:rPr>
      </w:pPr>
      <w:ins w:id="9644" w:author="Irová Zuzana" w:date="2025-03-17T13:47:00Z" w16du:dateUtc="2025-03-17T12:47:00Z">
        <w:r w:rsidRPr="00E721C5">
          <w:t xml:space="preserve">Tax amount = součet daňových bill items.price amount </w:t>
        </w:r>
      </w:ins>
    </w:p>
    <w:p w14:paraId="74D187E6" w14:textId="77777777" w:rsidR="00AE1CCC" w:rsidRPr="00E721C5" w:rsidRDefault="00AE1CCC" w:rsidP="00C40C63">
      <w:pPr>
        <w:pStyle w:val="ListFS1"/>
        <w:rPr>
          <w:ins w:id="9645" w:author="Irová Zuzana" w:date="2025-03-17T13:47:00Z" w16du:dateUtc="2025-03-17T12:47:00Z"/>
        </w:rPr>
      </w:pPr>
      <w:ins w:id="9646" w:author="Irová Zuzana" w:date="2025-03-17T13:47:00Z" w16du:dateUtc="2025-03-17T12:47:00Z">
        <w:r w:rsidRPr="00E721C5">
          <w:t xml:space="preserve">Total amount = součet Bill amount a Tax amount </w:t>
        </w:r>
      </w:ins>
    </w:p>
    <w:p w14:paraId="25577C64" w14:textId="77777777" w:rsidR="00AE1CCC" w:rsidRPr="00E721C5" w:rsidRDefault="00AE1CCC" w:rsidP="00C40C63">
      <w:pPr>
        <w:pStyle w:val="ListFS1"/>
        <w:rPr>
          <w:ins w:id="9647" w:author="Irová Zuzana" w:date="2025-03-17T13:47:00Z" w16du:dateUtc="2025-03-17T12:47:00Z"/>
        </w:rPr>
      </w:pPr>
      <w:ins w:id="9648" w:author="Irová Zuzana" w:date="2025-03-17T13:47:00Z" w16du:dateUtc="2025-03-17T12:47:00Z">
        <w:r w:rsidRPr="00E721C5">
          <w:t>Date of issue = aktuální datum</w:t>
        </w:r>
      </w:ins>
    </w:p>
    <w:p w14:paraId="6A3727C4" w14:textId="29290BE3" w:rsidR="00FA5B5A" w:rsidRPr="00A21775" w:rsidRDefault="00AE1CCC" w:rsidP="00C40C63">
      <w:pPr>
        <w:pStyle w:val="ListFS1"/>
        <w:rPr>
          <w:ins w:id="9649" w:author="Irová Zuzana" w:date="2025-03-21T10:40:00Z" w16du:dateUtc="2025-03-21T09:40:00Z"/>
        </w:rPr>
      </w:pPr>
      <w:ins w:id="9650" w:author="Irová Zuzana" w:date="2025-03-17T13:47:00Z" w16du:dateUtc="2025-03-17T12:47:00Z">
        <w:r w:rsidRPr="00A21775">
          <w:t xml:space="preserve">Due date = se vypočte tak, že k Bill Date of issue </w:t>
        </w:r>
      </w:ins>
      <w:ins w:id="9651" w:author="Irová Zuzana" w:date="2025-04-16T13:56:00Z" w16du:dateUtc="2025-04-16T11:56:00Z">
        <w:r w:rsidR="003578A1" w:rsidRPr="00A21775">
          <w:rPr>
            <w:lang w:val="cs-CZ"/>
            <w:rPrChange w:id="9652" w:author="Irová Zuzana" w:date="2025-04-16T13:57:00Z" w16du:dateUtc="2025-04-16T11:57:00Z">
              <w:rPr>
                <w:highlight w:val="yellow"/>
              </w:rPr>
            </w:rPrChange>
          </w:rPr>
          <w:t xml:space="preserve">se </w:t>
        </w:r>
      </w:ins>
      <w:ins w:id="9653" w:author="Irová Zuzana" w:date="2025-03-17T13:47:00Z" w16du:dateUtc="2025-03-17T12:47:00Z">
        <w:r w:rsidRPr="00A21775">
          <w:t>přičte hodnot</w:t>
        </w:r>
      </w:ins>
      <w:ins w:id="9654" w:author="Irová Zuzana" w:date="2025-04-16T13:56:00Z" w16du:dateUtc="2025-04-16T11:56:00Z">
        <w:r w:rsidR="003578A1" w:rsidRPr="00A21775">
          <w:rPr>
            <w:lang w:val="cs-CZ"/>
            <w:rPrChange w:id="9655" w:author="Irová Zuzana" w:date="2025-04-16T13:57:00Z" w16du:dateUtc="2025-04-16T11:57:00Z">
              <w:rPr>
                <w:highlight w:val="yellow"/>
              </w:rPr>
            </w:rPrChange>
          </w:rPr>
          <w:t>a</w:t>
        </w:r>
      </w:ins>
      <w:ins w:id="9656" w:author="Irová Zuzana" w:date="2025-03-17T13:47:00Z" w16du:dateUtc="2025-03-17T12:47:00Z">
        <w:r w:rsidRPr="00A21775">
          <w:t xml:space="preserve"> Maturity period z příslušného Účtu, </w:t>
        </w:r>
        <w:r w:rsidRPr="00A21775">
          <w:rPr>
            <w:highlight w:val="cyan"/>
            <w:lang w:val="cs-CZ"/>
            <w:rPrChange w:id="9657" w:author="Irová Zuzana" w:date="2025-04-16T13:57:00Z" w16du:dateUtc="2025-04-16T11:57:00Z">
              <w:rPr/>
            </w:rPrChange>
          </w:rPr>
          <w:t>p</w:t>
        </w:r>
        <w:r w:rsidRPr="00A21775">
          <w:rPr>
            <w:rFonts w:hint="cs"/>
            <w:highlight w:val="cyan"/>
            <w:lang w:val="cs-CZ"/>
            <w:rPrChange w:id="9658" w:author="Irová Zuzana" w:date="2025-04-16T13:57:00Z" w16du:dateUtc="2025-04-16T11:57:00Z">
              <w:rPr>
                <w:rFonts w:hint="cs"/>
              </w:rPr>
            </w:rPrChange>
          </w:rPr>
          <w:t>ří</w:t>
        </w:r>
        <w:r w:rsidRPr="00A21775">
          <w:rPr>
            <w:highlight w:val="cyan"/>
            <w:lang w:val="cs-CZ"/>
            <w:rPrChange w:id="9659" w:author="Irová Zuzana" w:date="2025-04-16T13:57:00Z" w16du:dateUtc="2025-04-16T11:57:00Z">
              <w:rPr/>
            </w:rPrChange>
          </w:rPr>
          <w:t>padn</w:t>
        </w:r>
        <w:r w:rsidRPr="00A21775">
          <w:rPr>
            <w:rFonts w:hint="cs"/>
            <w:highlight w:val="cyan"/>
            <w:lang w:val="cs-CZ"/>
            <w:rPrChange w:id="9660" w:author="Irová Zuzana" w:date="2025-04-16T13:57:00Z" w16du:dateUtc="2025-04-16T11:57:00Z">
              <w:rPr>
                <w:rFonts w:hint="cs"/>
              </w:rPr>
            </w:rPrChange>
          </w:rPr>
          <w:t>ě</w:t>
        </w:r>
        <w:r w:rsidRPr="00A21775">
          <w:rPr>
            <w:highlight w:val="cyan"/>
            <w:lang w:val="cs-CZ"/>
            <w:rPrChange w:id="9661" w:author="Irová Zuzana" w:date="2025-04-16T13:57:00Z" w16du:dateUtc="2025-04-16T11:57:00Z">
              <w:rPr/>
            </w:rPrChange>
          </w:rPr>
          <w:t xml:space="preserve"> </w:t>
        </w:r>
      </w:ins>
      <w:ins w:id="9662" w:author="Irová Zuzana" w:date="2025-04-16T13:57:00Z" w16du:dateUtc="2025-04-16T11:57:00Z">
        <w:r w:rsidR="00EE37F2">
          <w:rPr>
            <w:highlight w:val="cyan"/>
          </w:rPr>
          <w:t>z</w:t>
        </w:r>
        <w:r w:rsidR="00540DD2">
          <w:rPr>
            <w:highlight w:val="cyan"/>
          </w:rPr>
          <w:t xml:space="preserve"> </w:t>
        </w:r>
      </w:ins>
      <w:ins w:id="9663" w:author="Irová Zuzana" w:date="2025-03-17T13:47:00Z" w16du:dateUtc="2025-03-17T12:47:00Z">
        <w:r w:rsidRPr="00A21775">
          <w:rPr>
            <w:highlight w:val="cyan"/>
            <w:lang w:val="cs-CZ"/>
            <w:rPrChange w:id="9664" w:author="Irová Zuzana" w:date="2025-04-16T13:57:00Z" w16du:dateUtc="2025-04-16T11:57:00Z">
              <w:rPr/>
            </w:rPrChange>
          </w:rPr>
          <w:t>Provider EETS</w:t>
        </w:r>
      </w:ins>
      <w:ins w:id="9665" w:author="Irová Zuzana" w:date="2025-04-16T13:56:00Z" w16du:dateUtc="2025-04-16T11:56:00Z">
        <w:r w:rsidR="003578A1" w:rsidRPr="00A21775">
          <w:rPr>
            <w:highlight w:val="cyan"/>
            <w:lang w:val="cs-CZ"/>
            <w:rPrChange w:id="9666" w:author="Irová Zuzana" w:date="2025-04-16T13:57:00Z" w16du:dateUtc="2025-04-16T11:57:00Z">
              <w:rPr>
                <w:highlight w:val="yellow"/>
              </w:rPr>
            </w:rPrChange>
          </w:rPr>
          <w:t>, p</w:t>
        </w:r>
        <w:r w:rsidR="003578A1" w:rsidRPr="00A21775">
          <w:rPr>
            <w:rFonts w:hint="cs"/>
            <w:highlight w:val="cyan"/>
            <w:lang w:val="cs-CZ"/>
            <w:rPrChange w:id="9667" w:author="Irová Zuzana" w:date="2025-04-16T13:57:00Z" w16du:dateUtc="2025-04-16T11:57:00Z">
              <w:rPr>
                <w:rFonts w:hint="cs"/>
                <w:highlight w:val="yellow"/>
              </w:rPr>
            </w:rPrChange>
          </w:rPr>
          <w:t>ří</w:t>
        </w:r>
        <w:r w:rsidR="003578A1" w:rsidRPr="00A21775">
          <w:rPr>
            <w:highlight w:val="cyan"/>
            <w:lang w:val="cs-CZ"/>
            <w:rPrChange w:id="9668" w:author="Irová Zuzana" w:date="2025-04-16T13:57:00Z" w16du:dateUtc="2025-04-16T11:57:00Z">
              <w:rPr>
                <w:highlight w:val="yellow"/>
              </w:rPr>
            </w:rPrChange>
          </w:rPr>
          <w:t>padn</w:t>
        </w:r>
        <w:r w:rsidR="003578A1" w:rsidRPr="00A21775">
          <w:rPr>
            <w:rFonts w:hint="cs"/>
            <w:highlight w:val="cyan"/>
            <w:lang w:val="cs-CZ"/>
            <w:rPrChange w:id="9669" w:author="Irová Zuzana" w:date="2025-04-16T13:57:00Z" w16du:dateUtc="2025-04-16T11:57:00Z">
              <w:rPr>
                <w:rFonts w:hint="cs"/>
                <w:highlight w:val="yellow"/>
              </w:rPr>
            </w:rPrChange>
          </w:rPr>
          <w:t>ě</w:t>
        </w:r>
        <w:r w:rsidR="003578A1" w:rsidRPr="00A21775">
          <w:rPr>
            <w:highlight w:val="cyan"/>
            <w:lang w:val="cs-CZ"/>
            <w:rPrChange w:id="9670" w:author="Irová Zuzana" w:date="2025-04-16T13:57:00Z" w16du:dateUtc="2025-04-16T11:57:00Z">
              <w:rPr>
                <w:highlight w:val="yellow"/>
              </w:rPr>
            </w:rPrChange>
          </w:rPr>
          <w:t xml:space="preserve"> </w:t>
        </w:r>
      </w:ins>
      <w:ins w:id="9671" w:author="Irová Zuzana" w:date="2025-04-16T13:57:00Z" w16du:dateUtc="2025-04-16T11:57:00Z">
        <w:r w:rsidR="00540DD2">
          <w:rPr>
            <w:highlight w:val="cyan"/>
          </w:rPr>
          <w:t xml:space="preserve">z </w:t>
        </w:r>
      </w:ins>
      <w:ins w:id="9672" w:author="Irová Zuzana" w:date="2025-04-16T13:56:00Z" w16du:dateUtc="2025-04-16T11:56:00Z">
        <w:r w:rsidR="003578A1" w:rsidRPr="00A21775">
          <w:rPr>
            <w:highlight w:val="cyan"/>
            <w:lang w:val="cs-CZ"/>
            <w:rPrChange w:id="9673" w:author="Irová Zuzana" w:date="2025-04-16T13:57:00Z" w16du:dateUtc="2025-04-16T11:57:00Z">
              <w:rPr>
                <w:highlight w:val="yellow"/>
              </w:rPr>
            </w:rPrChange>
          </w:rPr>
          <w:t>Exemption part</w:t>
        </w:r>
        <w:r w:rsidR="00A21775" w:rsidRPr="00A21775">
          <w:rPr>
            <w:highlight w:val="cyan"/>
            <w:lang w:val="cs-CZ"/>
            <w:rPrChange w:id="9674" w:author="Irová Zuzana" w:date="2025-04-16T13:57:00Z" w16du:dateUtc="2025-04-16T11:57:00Z">
              <w:rPr>
                <w:highlight w:val="yellow"/>
              </w:rPr>
            </w:rPrChange>
          </w:rPr>
          <w:t>n</w:t>
        </w:r>
        <w:r w:rsidR="003578A1" w:rsidRPr="00A21775">
          <w:rPr>
            <w:highlight w:val="cyan"/>
            <w:lang w:val="cs-CZ"/>
            <w:rPrChange w:id="9675" w:author="Irová Zuzana" w:date="2025-04-16T13:57:00Z" w16du:dateUtc="2025-04-16T11:57:00Z">
              <w:rPr>
                <w:highlight w:val="yellow"/>
              </w:rPr>
            </w:rPrChange>
          </w:rPr>
          <w:t>e</w:t>
        </w:r>
        <w:r w:rsidR="00CC07F6" w:rsidRPr="00A21775">
          <w:rPr>
            <w:highlight w:val="cyan"/>
            <w:lang w:val="cs-CZ"/>
            <w:rPrChange w:id="9676" w:author="Irová Zuzana" w:date="2025-04-16T13:57:00Z" w16du:dateUtc="2025-04-16T11:57:00Z">
              <w:rPr>
                <w:highlight w:val="yellow"/>
              </w:rPr>
            </w:rPrChange>
          </w:rPr>
          <w:t>r</w:t>
        </w:r>
        <w:r w:rsidR="00A21775" w:rsidRPr="00A21775">
          <w:rPr>
            <w:highlight w:val="cyan"/>
            <w:lang w:val="cs-CZ"/>
            <w:rPrChange w:id="9677" w:author="Irová Zuzana" w:date="2025-04-16T13:57:00Z" w16du:dateUtc="2025-04-16T11:57:00Z">
              <w:rPr>
                <w:highlight w:val="yellow"/>
              </w:rPr>
            </w:rPrChange>
          </w:rPr>
          <w:t>, p</w:t>
        </w:r>
        <w:r w:rsidR="00A21775" w:rsidRPr="00A21775">
          <w:rPr>
            <w:rFonts w:hint="cs"/>
            <w:highlight w:val="cyan"/>
            <w:lang w:val="cs-CZ"/>
            <w:rPrChange w:id="9678" w:author="Irová Zuzana" w:date="2025-04-16T13:57:00Z" w16du:dateUtc="2025-04-16T11:57:00Z">
              <w:rPr>
                <w:rFonts w:hint="cs"/>
                <w:highlight w:val="yellow"/>
              </w:rPr>
            </w:rPrChange>
          </w:rPr>
          <w:t>ří</w:t>
        </w:r>
        <w:r w:rsidR="00A21775" w:rsidRPr="00A21775">
          <w:rPr>
            <w:highlight w:val="cyan"/>
            <w:lang w:val="cs-CZ"/>
            <w:rPrChange w:id="9679" w:author="Irová Zuzana" w:date="2025-04-16T13:57:00Z" w16du:dateUtc="2025-04-16T11:57:00Z">
              <w:rPr>
                <w:highlight w:val="yellow"/>
              </w:rPr>
            </w:rPrChange>
          </w:rPr>
          <w:t>padn</w:t>
        </w:r>
        <w:r w:rsidR="00A21775" w:rsidRPr="00A21775">
          <w:rPr>
            <w:rFonts w:hint="cs"/>
            <w:highlight w:val="cyan"/>
            <w:lang w:val="cs-CZ"/>
            <w:rPrChange w:id="9680" w:author="Irová Zuzana" w:date="2025-04-16T13:57:00Z" w16du:dateUtc="2025-04-16T11:57:00Z">
              <w:rPr>
                <w:rFonts w:hint="cs"/>
                <w:highlight w:val="yellow"/>
              </w:rPr>
            </w:rPrChange>
          </w:rPr>
          <w:t>ě</w:t>
        </w:r>
        <w:r w:rsidR="00A21775" w:rsidRPr="00A21775">
          <w:rPr>
            <w:highlight w:val="cyan"/>
            <w:lang w:val="cs-CZ"/>
            <w:rPrChange w:id="9681" w:author="Irová Zuzana" w:date="2025-04-16T13:57:00Z" w16du:dateUtc="2025-04-16T11:57:00Z">
              <w:rPr>
                <w:highlight w:val="yellow"/>
              </w:rPr>
            </w:rPrChange>
          </w:rPr>
          <w:t xml:space="preserve"> </w:t>
        </w:r>
      </w:ins>
      <w:ins w:id="9682" w:author="Irová Zuzana" w:date="2025-04-16T13:57:00Z" w16du:dateUtc="2025-04-16T11:57:00Z">
        <w:r w:rsidR="00540DD2">
          <w:rPr>
            <w:highlight w:val="cyan"/>
          </w:rPr>
          <w:t xml:space="preserve">z </w:t>
        </w:r>
      </w:ins>
      <w:ins w:id="9683" w:author="Irová Zuzana" w:date="2025-04-16T13:56:00Z" w16du:dateUtc="2025-04-16T11:56:00Z">
        <w:r w:rsidR="00A21775" w:rsidRPr="00A21775">
          <w:rPr>
            <w:highlight w:val="cyan"/>
            <w:lang w:val="cs-CZ"/>
            <w:rPrChange w:id="9684" w:author="Irová Zuzana" w:date="2025-04-16T13:57:00Z" w16du:dateUtc="2025-04-16T11:57:00Z">
              <w:rPr>
                <w:highlight w:val="yellow"/>
              </w:rPr>
            </w:rPrChange>
          </w:rPr>
          <w:t>FCI</w:t>
        </w:r>
      </w:ins>
      <w:ins w:id="9685" w:author="Irová Zuzana" w:date="2025-03-17T13:47:00Z" w16du:dateUtc="2025-03-17T12:47:00Z">
        <w:r w:rsidRPr="00A21775">
          <w:t xml:space="preserve">. </w:t>
        </w:r>
      </w:ins>
    </w:p>
    <w:p w14:paraId="284BC94B" w14:textId="7263656E" w:rsidR="00AE1CCC" w:rsidRPr="00E721C5" w:rsidRDefault="00AE1CCC" w:rsidP="00C40C63">
      <w:pPr>
        <w:pStyle w:val="ListFS1"/>
        <w:rPr>
          <w:ins w:id="9686" w:author="Irová Zuzana" w:date="2025-03-17T13:47:00Z" w16du:dateUtc="2025-03-17T12:47:00Z"/>
        </w:rPr>
      </w:pPr>
      <w:ins w:id="9687" w:author="Irová Zuzana" w:date="2025-03-17T13:47:00Z" w16du:dateUtc="2025-03-17T12:47:00Z">
        <w:r w:rsidRPr="00E721C5">
          <w:t>Date of beginning = aktuální datum</w:t>
        </w:r>
      </w:ins>
    </w:p>
    <w:p w14:paraId="7E76083A" w14:textId="77777777" w:rsidR="00AE1CCC" w:rsidRPr="00E721C5" w:rsidRDefault="00AE1CCC" w:rsidP="00C40C63">
      <w:pPr>
        <w:pStyle w:val="ListFS1"/>
        <w:rPr>
          <w:ins w:id="9688" w:author="Irová Zuzana" w:date="2025-03-17T13:47:00Z" w16du:dateUtc="2025-03-17T12:47:00Z"/>
        </w:rPr>
      </w:pPr>
      <w:ins w:id="9689" w:author="Irová Zuzana" w:date="2025-03-17T13:47:00Z" w16du:dateUtc="2025-03-17T12:47:00Z">
        <w:r w:rsidRPr="00E721C5">
          <w:t>Date of end = aktuální datum</w:t>
        </w:r>
      </w:ins>
    </w:p>
    <w:p w14:paraId="0ED33B33" w14:textId="77777777" w:rsidR="00AE1CCC" w:rsidRPr="00E721C5" w:rsidRDefault="00AE1CCC" w:rsidP="00C40C63">
      <w:pPr>
        <w:pStyle w:val="ListFS1"/>
        <w:rPr>
          <w:ins w:id="9690" w:author="Irová Zuzana" w:date="2025-03-17T13:47:00Z" w16du:dateUtc="2025-03-17T12:47:00Z"/>
        </w:rPr>
      </w:pPr>
      <w:ins w:id="9691" w:author="Irová Zuzana" w:date="2025-03-17T13:47:00Z" w16du:dateUtc="2025-03-17T12:47:00Z">
        <w:r w:rsidRPr="00E721C5">
          <w:t>Matched amount = 0</w:t>
        </w:r>
      </w:ins>
    </w:p>
    <w:p w14:paraId="6BB92B5E" w14:textId="2AC0D690" w:rsidR="00AE1CCC" w:rsidRPr="00E721C5" w:rsidRDefault="00AE1CCC" w:rsidP="00C40C63">
      <w:pPr>
        <w:pStyle w:val="ListFS1"/>
        <w:rPr>
          <w:ins w:id="9692" w:author="Irová Zuzana" w:date="2025-03-17T13:47:00Z" w16du:dateUtc="2025-03-17T12:47:00Z"/>
        </w:rPr>
      </w:pPr>
      <w:ins w:id="9693" w:author="Irová Zuzana" w:date="2025-03-17T13:47:00Z" w16du:dateUtc="2025-03-17T12:47:00Z">
        <w:r w:rsidRPr="00E721C5">
          <w:t xml:space="preserve">Subject type = </w:t>
        </w:r>
      </w:ins>
      <w:ins w:id="9694" w:author="Irová Zuzana" w:date="2025-03-21T10:43:00Z" w16du:dateUtc="2025-03-21T09:43:00Z">
        <w:r w:rsidR="00A84026">
          <w:t>Subject type z RSE</w:t>
        </w:r>
      </w:ins>
    </w:p>
    <w:p w14:paraId="54B8883F" w14:textId="0A55CC51" w:rsidR="00AE1CCC" w:rsidRPr="00E721C5" w:rsidRDefault="00AE1CCC" w:rsidP="00C40C63">
      <w:pPr>
        <w:pStyle w:val="ListFS1"/>
        <w:rPr>
          <w:ins w:id="9695" w:author="Irová Zuzana" w:date="2025-03-17T13:47:00Z" w16du:dateUtc="2025-03-17T12:47:00Z"/>
        </w:rPr>
      </w:pPr>
      <w:ins w:id="9696" w:author="Irová Zuzana" w:date="2025-03-17T13:47:00Z" w16du:dateUtc="2025-03-17T12:47:00Z">
        <w:r w:rsidRPr="00E721C5">
          <w:t xml:space="preserve">Subject number = </w:t>
        </w:r>
      </w:ins>
      <w:ins w:id="9697" w:author="Irová Zuzana" w:date="2025-03-21T10:44:00Z" w16du:dateUtc="2025-03-21T09:44:00Z">
        <w:r w:rsidR="00A84026">
          <w:t>Subject number z RSE</w:t>
        </w:r>
      </w:ins>
    </w:p>
    <w:p w14:paraId="21BDDAB2" w14:textId="77777777" w:rsidR="00AE1CCC" w:rsidRPr="00E721C5" w:rsidRDefault="00AE1CCC" w:rsidP="00C40C63">
      <w:pPr>
        <w:pStyle w:val="ListFS1"/>
        <w:rPr>
          <w:ins w:id="9698" w:author="Irová Zuzana" w:date="2025-03-17T13:47:00Z" w16du:dateUtc="2025-03-17T12:47:00Z"/>
        </w:rPr>
      </w:pPr>
      <w:ins w:id="9699" w:author="Irová Zuzana" w:date="2025-03-17T13:47:00Z" w16du:dateUtc="2025-03-17T12:47:00Z">
        <w:r w:rsidRPr="00E721C5">
          <w:t>Bill issuer bank account = zjištěné číslo bankovního účtu Bill issuera (BIBA)</w:t>
        </w:r>
      </w:ins>
    </w:p>
    <w:p w14:paraId="0B7B9118" w14:textId="56FEE450" w:rsidR="00AE1CCC" w:rsidRPr="00E721C5" w:rsidRDefault="00AE1CCC" w:rsidP="00C40C63">
      <w:pPr>
        <w:pStyle w:val="ListFS1"/>
        <w:rPr>
          <w:ins w:id="9700" w:author="Irová Zuzana" w:date="2025-03-17T13:47:00Z" w16du:dateUtc="2025-03-17T12:47:00Z"/>
        </w:rPr>
      </w:pPr>
      <w:ins w:id="9701" w:author="Irová Zuzana" w:date="2025-03-17T13:47:00Z" w16du:dateUtc="2025-03-17T12:47:00Z">
        <w:r w:rsidRPr="00E721C5">
          <w:t>Bill issuer = Bill issuer</w:t>
        </w:r>
      </w:ins>
      <w:ins w:id="9702" w:author="Irová Zuzana" w:date="2025-03-21T10:44:00Z" w16du:dateUtc="2025-03-21T09:44:00Z">
        <w:r w:rsidR="00075B10" w:rsidRPr="00075B10">
          <w:t xml:space="preserve"> </w:t>
        </w:r>
        <w:r w:rsidR="00075B10">
          <w:t>ze vstupu</w:t>
        </w:r>
      </w:ins>
    </w:p>
    <w:p w14:paraId="2DC5E02A" w14:textId="77777777" w:rsidR="00B62913" w:rsidRDefault="00B62913">
      <w:pPr>
        <w:pStyle w:val="NormalIndent"/>
        <w:rPr>
          <w:ins w:id="9703" w:author="Irová Zuzana" w:date="2025-05-20T13:37:00Z" w16du:dateUtc="2025-05-20T11:37:00Z"/>
          <w:noProof/>
        </w:rPr>
      </w:pPr>
    </w:p>
    <w:p w14:paraId="34B37774" w14:textId="24B96D64" w:rsidR="00B62913" w:rsidRDefault="00545EA9">
      <w:pPr>
        <w:pStyle w:val="NormalIndent"/>
        <w:rPr>
          <w:ins w:id="9704" w:author="Irová Zuzana" w:date="2025-05-20T13:37:00Z" w16du:dateUtc="2025-05-20T11:37:00Z"/>
          <w:noProof/>
        </w:rPr>
        <w:pPrChange w:id="9705" w:author="Irová Zuzana" w:date="2025-06-06T15:16:00Z" w16du:dateUtc="2025-06-06T13:16:00Z">
          <w:pPr>
            <w:pStyle w:val="ListBullet"/>
          </w:pPr>
        </w:pPrChange>
      </w:pPr>
      <w:ins w:id="9706" w:author="Irová Zuzana" w:date="2025-05-20T14:18:00Z" w16du:dateUtc="2025-05-20T12:18:00Z">
        <w:r>
          <w:rPr>
            <w:noProof/>
          </w:rPr>
          <w:t xml:space="preserve">Pokud se nejedná o Proforma bill, </w:t>
        </w:r>
      </w:ins>
      <w:ins w:id="9707" w:author="Irová Zuzana" w:date="2025-05-20T13:37:00Z" w16du:dateUtc="2025-05-20T11:37:00Z">
        <w:r w:rsidR="00B62913">
          <w:rPr>
            <w:noProof/>
          </w:rPr>
          <w:t xml:space="preserve">Systém informace o faktuře v XML formátu odešle do </w:t>
        </w:r>
      </w:ins>
      <w:ins w:id="9708" w:author="Irová Zuzana" w:date="2025-05-20T14:17:00Z" w16du:dateUtc="2025-05-20T12:17:00Z">
        <w:r w:rsidR="00FD6B53">
          <w:rPr>
            <w:noProof/>
          </w:rPr>
          <w:t>ePorezna</w:t>
        </w:r>
      </w:ins>
      <w:ins w:id="9709" w:author="Irová Zuzana" w:date="2025-05-20T13:37:00Z" w16du:dateUtc="2025-05-20T11:37:00Z">
        <w:r w:rsidR="00B62913">
          <w:rPr>
            <w:noProof/>
          </w:rPr>
          <w:t xml:space="preserve"> na fiskalizaci (Rozhraní </w:t>
        </w:r>
      </w:ins>
      <w:ins w:id="9710" w:author="Irová Zuzana" w:date="2025-05-20T14:17:00Z" w16du:dateUtc="2025-05-20T12:17:00Z">
        <w:r w:rsidR="00920D75">
          <w:rPr>
            <w:noProof/>
          </w:rPr>
          <w:t>ePorezna (fiskalizace)</w:t>
        </w:r>
      </w:ins>
      <w:ins w:id="9711" w:author="Irová Zuzana" w:date="2025-05-20T13:37:00Z" w16du:dateUtc="2025-05-20T11:37:00Z">
        <w:r w:rsidR="00B62913">
          <w:rPr>
            <w:noProof/>
          </w:rPr>
          <w:t xml:space="preserve"> (INT.BAR.</w:t>
        </w:r>
      </w:ins>
      <w:ins w:id="9712" w:author="Irová Zuzana" w:date="2025-05-20T14:17:00Z" w16du:dateUtc="2025-05-20T12:17:00Z">
        <w:r>
          <w:rPr>
            <w:noProof/>
          </w:rPr>
          <w:t>31.HR</w:t>
        </w:r>
      </w:ins>
      <w:ins w:id="9713" w:author="Irová Zuzana" w:date="2025-05-20T13:37:00Z" w16du:dateUtc="2025-05-20T11:37:00Z">
        <w:r w:rsidR="00B62913">
          <w:rPr>
            <w:noProof/>
          </w:rPr>
          <w:t xml:space="preserve">).  </w:t>
        </w:r>
      </w:ins>
    </w:p>
    <w:p w14:paraId="63FA7003" w14:textId="6357BD63" w:rsidR="00B62913" w:rsidRDefault="00B62913">
      <w:pPr>
        <w:pStyle w:val="NormalIndent"/>
        <w:rPr>
          <w:ins w:id="9714" w:author="Irová Zuzana" w:date="2025-05-20T13:37:00Z" w16du:dateUtc="2025-05-20T11:37:00Z"/>
          <w:noProof/>
        </w:rPr>
        <w:pPrChange w:id="9715" w:author="Irová Zuzana" w:date="2025-06-06T15:16:00Z" w16du:dateUtc="2025-06-06T13:16:00Z">
          <w:pPr>
            <w:pStyle w:val="ListBullet"/>
          </w:pPr>
        </w:pPrChange>
      </w:pPr>
      <w:ins w:id="9716" w:author="Irová Zuzana" w:date="2025-05-20T13:37:00Z" w16du:dateUtc="2025-05-20T11:37:00Z">
        <w:r>
          <w:rPr>
            <w:noProof/>
          </w:rPr>
          <w:t xml:space="preserve">Systém propíše </w:t>
        </w:r>
      </w:ins>
      <w:ins w:id="9717" w:author="Irová Zuzana" w:date="2025-05-23T18:04:00Z">
        <w:r w:rsidR="00324FD6" w:rsidRPr="00324FD6">
          <w:rPr>
            <w:noProof/>
          </w:rPr>
          <w:t xml:space="preserve">Unique Invoice Identifier </w:t>
        </w:r>
      </w:ins>
      <w:ins w:id="9718" w:author="Irová Zuzana" w:date="2025-05-20T13:37:00Z" w16du:dateUtc="2025-05-20T11:37:00Z">
        <w:r>
          <w:rPr>
            <w:noProof/>
          </w:rPr>
          <w:t>(</w:t>
        </w:r>
      </w:ins>
      <w:ins w:id="9719" w:author="Irová Zuzana" w:date="2025-05-20T14:23:00Z" w16du:dateUtc="2025-05-20T12:23:00Z">
        <w:r w:rsidR="00A447FC">
          <w:rPr>
            <w:noProof/>
          </w:rPr>
          <w:t>JI</w:t>
        </w:r>
      </w:ins>
      <w:ins w:id="9720" w:author="Irová Zuzana" w:date="2025-05-20T13:37:00Z" w16du:dateUtc="2025-05-20T11:37:00Z">
        <w:r>
          <w:rPr>
            <w:noProof/>
          </w:rPr>
          <w:t xml:space="preserve">R) z </w:t>
        </w:r>
      </w:ins>
      <w:ins w:id="9721" w:author="Irová Zuzana" w:date="2025-05-20T14:18:00Z" w16du:dateUtc="2025-05-20T12:18:00Z">
        <w:r w:rsidR="00545EA9">
          <w:rPr>
            <w:noProof/>
          </w:rPr>
          <w:t>ePorezna</w:t>
        </w:r>
      </w:ins>
      <w:ins w:id="9722" w:author="Irová Zuzana" w:date="2025-05-20T13:37:00Z" w16du:dateUtc="2025-05-20T11:37:00Z">
        <w:r>
          <w:rPr>
            <w:noProof/>
          </w:rPr>
          <w:t xml:space="preserve"> odpovědi do Bill.</w:t>
        </w:r>
      </w:ins>
      <w:ins w:id="9723" w:author="Irová Zuzana" w:date="2025-05-20T14:18:00Z" w16du:dateUtc="2025-05-20T12:18:00Z">
        <w:r w:rsidR="00545EA9">
          <w:rPr>
            <w:noProof/>
          </w:rPr>
          <w:t>JI</w:t>
        </w:r>
      </w:ins>
      <w:ins w:id="9724" w:author="Irová Zuzana" w:date="2025-05-20T13:37:00Z" w16du:dateUtc="2025-05-20T11:37:00Z">
        <w:r>
          <w:rPr>
            <w:noProof/>
          </w:rPr>
          <w:t>R</w:t>
        </w:r>
      </w:ins>
      <w:ins w:id="9725" w:author="Irová Zuzana" w:date="2025-05-20T14:23:00Z" w16du:dateUtc="2025-05-20T12:23:00Z">
        <w:r w:rsidR="00A447FC">
          <w:rPr>
            <w:noProof/>
          </w:rPr>
          <w:t xml:space="preserve"> atributu</w:t>
        </w:r>
      </w:ins>
      <w:ins w:id="9726" w:author="Irová Zuzana" w:date="2025-05-20T13:37:00Z" w16du:dateUtc="2025-05-20T11:37:00Z">
        <w:r>
          <w:rPr>
            <w:noProof/>
          </w:rPr>
          <w:t>.</w:t>
        </w:r>
      </w:ins>
    </w:p>
    <w:p w14:paraId="49C114AB" w14:textId="77777777" w:rsidR="00AE1CCC" w:rsidRDefault="00AE1CCC">
      <w:pPr>
        <w:pStyle w:val="NormalIndent"/>
        <w:rPr>
          <w:ins w:id="9727" w:author="Irová Zuzana" w:date="2025-03-17T13:47:00Z" w16du:dateUtc="2025-03-17T12:47:00Z"/>
        </w:rPr>
      </w:pPr>
    </w:p>
    <w:p w14:paraId="18C0E19A" w14:textId="77777777" w:rsidR="00AE1CCC" w:rsidRDefault="00AE1CCC">
      <w:pPr>
        <w:pStyle w:val="NormalIndent"/>
        <w:rPr>
          <w:ins w:id="9728" w:author="Irová Zuzana" w:date="2025-03-17T13:47:00Z" w16du:dateUtc="2025-03-17T12:47:00Z"/>
        </w:rPr>
      </w:pPr>
      <w:ins w:id="9729" w:author="Irová Zuzana" w:date="2025-03-17T13:47:00Z" w16du:dateUtc="2025-03-17T12:47:00Z">
        <w:r w:rsidRPr="00441619">
          <w:rPr>
            <w:highlight w:val="yellow"/>
            <w:rPrChange w:id="9730" w:author="Irová Zuzana" w:date="2025-03-20T22:16:00Z" w16du:dateUtc="2025-03-20T21:16:00Z">
              <w:rPr/>
            </w:rPrChange>
          </w:rPr>
          <w:t>Syst</w:t>
        </w:r>
        <w:r w:rsidRPr="00441619">
          <w:rPr>
            <w:rFonts w:hint="cs"/>
            <w:highlight w:val="yellow"/>
            <w:rPrChange w:id="9731" w:author="Irová Zuzana" w:date="2025-03-20T22:16:00Z" w16du:dateUtc="2025-03-20T21:16:00Z">
              <w:rPr>
                <w:rFonts w:hint="cs"/>
              </w:rPr>
            </w:rPrChange>
          </w:rPr>
          <w:t>é</w:t>
        </w:r>
        <w:r w:rsidRPr="00441619">
          <w:rPr>
            <w:highlight w:val="yellow"/>
            <w:rPrChange w:id="9732" w:author="Irová Zuzana" w:date="2025-03-20T22:16:00Z" w16du:dateUtc="2025-03-20T21:16:00Z">
              <w:rPr/>
            </w:rPrChange>
          </w:rPr>
          <w:t>m zjist</w:t>
        </w:r>
        <w:r w:rsidRPr="00441619">
          <w:rPr>
            <w:rFonts w:hint="cs"/>
            <w:highlight w:val="yellow"/>
            <w:rPrChange w:id="9733" w:author="Irová Zuzana" w:date="2025-03-20T22:16:00Z" w16du:dateUtc="2025-03-20T21:16:00Z">
              <w:rPr>
                <w:rFonts w:hint="cs"/>
              </w:rPr>
            </w:rPrChange>
          </w:rPr>
          <w:t>í</w:t>
        </w:r>
        <w:r w:rsidRPr="00441619">
          <w:rPr>
            <w:highlight w:val="yellow"/>
            <w:rPrChange w:id="9734" w:author="Irová Zuzana" w:date="2025-03-20T22:16:00Z" w16du:dateUtc="2025-03-20T21:16:00Z">
              <w:rPr/>
            </w:rPrChange>
          </w:rPr>
          <w:t xml:space="preserve"> jazyk faktury </w:t>
        </w:r>
        <w:r w:rsidRPr="00441619">
          <w:rPr>
            <w:rFonts w:hint="cs"/>
            <w:highlight w:val="yellow"/>
            <w:rPrChange w:id="9735" w:author="Irová Zuzana" w:date="2025-03-20T22:16:00Z" w16du:dateUtc="2025-03-20T21:16:00Z">
              <w:rPr>
                <w:rFonts w:hint="cs"/>
              </w:rPr>
            </w:rPrChange>
          </w:rPr>
          <w:t>Úč</w:t>
        </w:r>
        <w:r w:rsidRPr="00441619">
          <w:rPr>
            <w:highlight w:val="yellow"/>
            <w:rPrChange w:id="9736" w:author="Irová Zuzana" w:date="2025-03-20T22:16:00Z" w16du:dateUtc="2025-03-20T21:16:00Z">
              <w:rPr/>
            </w:rPrChange>
          </w:rPr>
          <w:t>tu nebo Poskytovatele EETS</w:t>
        </w:r>
        <w:r w:rsidRPr="00441619" w:rsidDel="005F73AC">
          <w:rPr>
            <w:highlight w:val="yellow"/>
            <w:rPrChange w:id="9737" w:author="Irová Zuzana" w:date="2025-03-20T22:16:00Z" w16du:dateUtc="2025-03-20T21:16:00Z">
              <w:rPr/>
            </w:rPrChange>
          </w:rPr>
          <w:t xml:space="preserve"> </w:t>
        </w:r>
        <w:r w:rsidRPr="00441619">
          <w:rPr>
            <w:highlight w:val="yellow"/>
            <w:rPrChange w:id="9738" w:author="Irová Zuzana" w:date="2025-03-20T22:16:00Z" w16du:dateUtc="2025-03-20T21:16:00Z">
              <w:rPr/>
            </w:rPrChange>
          </w:rPr>
          <w:t>(tj. ze Account.Preferred document language nebo EETS Provider.Preferred document language).</w:t>
        </w:r>
      </w:ins>
    </w:p>
    <w:p w14:paraId="3A9B8984" w14:textId="151077FB" w:rsidR="00AE1CCC" w:rsidRPr="003C4736" w:rsidDel="007B758C" w:rsidRDefault="00AE1CCC">
      <w:pPr>
        <w:pStyle w:val="NormalIndent"/>
        <w:rPr>
          <w:ins w:id="9739" w:author="Irová Zuzana" w:date="2025-03-17T13:47:00Z" w16du:dateUtc="2025-03-17T12:47:00Z"/>
          <w:del w:id="9740" w:author="Irova Zuzana" w:date="2025-03-28T19:36:00Z" w16du:dateUtc="2025-03-28T18:36:00Z"/>
        </w:rPr>
      </w:pPr>
      <w:ins w:id="9741" w:author="Irová Zuzana" w:date="2025-03-17T13:47:00Z" w16du:dateUtc="2025-03-17T12:47:00Z">
        <w:r w:rsidRPr="003C4736">
          <w:t>Pokud se případ užití spustil na POS</w:t>
        </w:r>
      </w:ins>
      <w:ins w:id="9742" w:author="Irová Zuzana" w:date="2025-03-21T10:48:00Z" w16du:dateUtc="2025-03-21T09:48:00Z">
        <w:r w:rsidR="00251CC7" w:rsidRPr="003C4736">
          <w:t xml:space="preserve"> (MEV, Kiosk, POS)</w:t>
        </w:r>
      </w:ins>
      <w:ins w:id="9743" w:author="Irova Zuzana" w:date="2025-03-28T19:36:00Z" w16du:dateUtc="2025-03-28T18:36:00Z">
        <w:r w:rsidR="007B758C">
          <w:t xml:space="preserve">, </w:t>
        </w:r>
      </w:ins>
      <w:ins w:id="9744" w:author="Irová Zuzana" w:date="2025-03-17T13:47:00Z" w16du:dateUtc="2025-03-17T12:47:00Z">
        <w:del w:id="9745" w:author="Irova Zuzana" w:date="2025-03-28T19:36:00Z" w16du:dateUtc="2025-03-28T18:36:00Z">
          <w:r w:rsidRPr="003C4736" w:rsidDel="007B758C">
            <w:delText>:</w:delText>
          </w:r>
        </w:del>
      </w:ins>
    </w:p>
    <w:p w14:paraId="7BF76C1C" w14:textId="0BF47786" w:rsidR="00AE1CCC" w:rsidRPr="003C4736" w:rsidRDefault="00AE1CCC">
      <w:pPr>
        <w:pStyle w:val="NormalIndent"/>
        <w:rPr>
          <w:ins w:id="9746" w:author="Irová Zuzana" w:date="2025-03-17T13:47:00Z" w16du:dateUtc="2025-03-17T12:47:00Z"/>
        </w:rPr>
        <w:pPrChange w:id="9747" w:author="Irová Zuzana" w:date="2025-06-06T15:16:00Z" w16du:dateUtc="2025-06-06T13:16:00Z">
          <w:pPr>
            <w:pStyle w:val="ListFS1"/>
          </w:pPr>
        </w:pPrChange>
      </w:pPr>
      <w:ins w:id="9748" w:author="Irová Zuzana" w:date="2025-03-17T13:47:00Z" w16du:dateUtc="2025-03-17T12:47:00Z">
        <w:r w:rsidRPr="003C4736">
          <w:t xml:space="preserve">Systém zjistí, zda se má dokument generovat ve variantě (DOC.BE.x) v případě A4 formátu </w:t>
        </w:r>
        <w:r w:rsidRPr="003C4736">
          <w:rPr>
            <w:rPrChange w:id="9749" w:author="Irova Zuzana" w:date="2025-03-28T19:35:00Z" w16du:dateUtc="2025-03-28T18:35:00Z">
              <w:rPr>
                <w:highlight w:val="cyan"/>
              </w:rPr>
            </w:rPrChange>
          </w:rPr>
          <w:t>nebo (DOC.BE.x</w:t>
        </w:r>
        <w:r w:rsidRPr="003C4736">
          <w:rPr>
            <w:b/>
            <w:bCs/>
            <w:rPrChange w:id="9750" w:author="Irova Zuzana" w:date="2025-03-28T19:35:00Z" w16du:dateUtc="2025-03-28T18:35:00Z">
              <w:rPr>
                <w:b/>
                <w:bCs/>
                <w:highlight w:val="cyan"/>
              </w:rPr>
            </w:rPrChange>
          </w:rPr>
          <w:t>B</w:t>
        </w:r>
        <w:r w:rsidRPr="003C4736">
          <w:rPr>
            <w:rPrChange w:id="9751" w:author="Irova Zuzana" w:date="2025-03-28T19:35:00Z" w16du:dateUtc="2025-03-28T18:35:00Z">
              <w:rPr>
                <w:highlight w:val="cyan"/>
              </w:rPr>
            </w:rPrChange>
          </w:rPr>
          <w:t>) v</w:t>
        </w:r>
        <w:r w:rsidRPr="003C4736">
          <w:rPr>
            <w:rFonts w:hint="cs"/>
            <w:rPrChange w:id="9752" w:author="Irova Zuzana" w:date="2025-03-28T19:35:00Z" w16du:dateUtc="2025-03-28T18:35:00Z">
              <w:rPr>
                <w:rFonts w:hint="cs"/>
                <w:highlight w:val="cyan"/>
              </w:rPr>
            </w:rPrChange>
          </w:rPr>
          <w:t> </w:t>
        </w:r>
        <w:r w:rsidRPr="003C4736">
          <w:rPr>
            <w:rPrChange w:id="9753" w:author="Irova Zuzana" w:date="2025-03-28T19:35:00Z" w16du:dateUtc="2025-03-28T18:35:00Z">
              <w:rPr>
                <w:highlight w:val="cyan"/>
              </w:rPr>
            </w:rPrChange>
          </w:rPr>
          <w:t>p</w:t>
        </w:r>
        <w:r w:rsidRPr="003C4736">
          <w:rPr>
            <w:rFonts w:hint="cs"/>
            <w:rPrChange w:id="9754" w:author="Irova Zuzana" w:date="2025-03-28T19:35:00Z" w16du:dateUtc="2025-03-28T18:35:00Z">
              <w:rPr>
                <w:rFonts w:hint="cs"/>
                <w:highlight w:val="cyan"/>
              </w:rPr>
            </w:rPrChange>
          </w:rPr>
          <w:t>ří</w:t>
        </w:r>
        <w:r w:rsidRPr="003C4736">
          <w:rPr>
            <w:rPrChange w:id="9755" w:author="Irova Zuzana" w:date="2025-03-28T19:35:00Z" w16du:dateUtc="2025-03-28T18:35:00Z">
              <w:rPr>
                <w:highlight w:val="cyan"/>
              </w:rPr>
            </w:rPrChange>
          </w:rPr>
          <w:t>pad</w:t>
        </w:r>
        <w:r w:rsidRPr="003C4736">
          <w:rPr>
            <w:rFonts w:hint="cs"/>
            <w:rPrChange w:id="9756" w:author="Irova Zuzana" w:date="2025-03-28T19:35:00Z" w16du:dateUtc="2025-03-28T18:35:00Z">
              <w:rPr>
                <w:rFonts w:hint="cs"/>
                <w:highlight w:val="cyan"/>
              </w:rPr>
            </w:rPrChange>
          </w:rPr>
          <w:t>ě</w:t>
        </w:r>
        <w:r w:rsidRPr="003C4736">
          <w:rPr>
            <w:rPrChange w:id="9757" w:author="Irova Zuzana" w:date="2025-03-28T19:35:00Z" w16du:dateUtc="2025-03-28T18:35:00Z">
              <w:rPr>
                <w:highlight w:val="cyan"/>
              </w:rPr>
            </w:rPrChange>
          </w:rPr>
          <w:t xml:space="preserve"> thermo tisku na POS</w:t>
        </w:r>
        <w:r w:rsidRPr="003C4736">
          <w:t xml:space="preserve"> (podle POS.Printer type).</w:t>
        </w:r>
      </w:ins>
    </w:p>
    <w:p w14:paraId="31CEF3D5" w14:textId="6793E724" w:rsidR="00AE1CCC" w:rsidRPr="006A45C5" w:rsidDel="001F79D9" w:rsidRDefault="00AE1CCC">
      <w:pPr>
        <w:pStyle w:val="NormalIndent"/>
        <w:rPr>
          <w:ins w:id="9758" w:author="Irová Zuzana" w:date="2025-03-17T13:47:00Z" w16du:dateUtc="2025-03-17T12:47:00Z"/>
          <w:del w:id="9759" w:author="Irova Zuzana" w:date="2025-03-28T19:37:00Z" w16du:dateUtc="2025-03-28T18:37:00Z"/>
        </w:rPr>
      </w:pPr>
      <w:ins w:id="9760" w:author="Irová Zuzana" w:date="2025-03-17T13:47:00Z" w16du:dateUtc="2025-03-17T12:47:00Z">
        <w:del w:id="9761" w:author="Irova Zuzana" w:date="2025-03-28T19:37:00Z" w16du:dateUtc="2025-03-28T18:37:00Z">
          <w:r w:rsidRPr="00EC2744" w:rsidDel="001F79D9">
            <w:rPr>
              <w:rStyle w:val="fabric-text-color-mark"/>
            </w:rPr>
            <w:delText>Systém</w:delText>
          </w:r>
          <w:r w:rsidRPr="006A45C5" w:rsidDel="001F79D9">
            <w:rPr>
              <w:rStyle w:val="fabric-text-color-mark"/>
            </w:rPr>
            <w:delText xml:space="preserve"> zjistí, zda se má faktura vygenerovat také v xml formátu jako elektronická faktura (tj. </w:delText>
          </w:r>
        </w:del>
      </w:ins>
      <w:ins w:id="9762" w:author="Irová Zuzana" w:date="2025-03-21T10:51:00Z" w16du:dateUtc="2025-03-21T09:51:00Z">
        <w:del w:id="9763" w:author="Irova Zuzana" w:date="2025-03-28T19:37:00Z" w16du:dateUtc="2025-03-28T18:37:00Z">
          <w:r w:rsidR="007804D1" w:rsidDel="001F79D9">
            <w:rPr>
              <w:rStyle w:val="fabric-text-color-mark"/>
            </w:rPr>
            <w:delText>pokud</w:delText>
          </w:r>
        </w:del>
      </w:ins>
      <w:ins w:id="9764" w:author="Irová Zuzana" w:date="2025-03-17T13:47:00Z" w16du:dateUtc="2025-03-17T12:47:00Z">
        <w:del w:id="9765" w:author="Irova Zuzana" w:date="2025-03-28T19:37:00Z" w16du:dateUtc="2025-03-28T18:37:00Z">
          <w:r w:rsidRPr="006A45C5" w:rsidDel="001F79D9">
            <w:rPr>
              <w:rStyle w:val="fabric-text-color-mark"/>
            </w:rPr>
            <w:delText xml:space="preserve"> CM.Account.Preferred electronic invoice format = </w:delText>
          </w:r>
        </w:del>
      </w:ins>
      <w:ins w:id="9766" w:author="Irová Zuzana" w:date="2025-03-21T10:51:00Z" w16du:dateUtc="2025-03-21T09:51:00Z">
        <w:del w:id="9767" w:author="Irova Zuzana" w:date="2025-03-28T19:37:00Z" w16du:dateUtc="2025-03-28T18:37:00Z">
          <w:r w:rsidR="008544A6" w:rsidDel="001F79D9">
            <w:rPr>
              <w:rStyle w:val="fabric-text-color-mark"/>
            </w:rPr>
            <w:delText>FINA</w:delText>
          </w:r>
        </w:del>
      </w:ins>
      <w:ins w:id="9768" w:author="Irová Zuzana" w:date="2025-03-17T13:47:00Z" w16du:dateUtc="2025-03-17T12:47:00Z">
        <w:del w:id="9769" w:author="Irova Zuzana" w:date="2025-03-28T19:37:00Z" w16du:dateUtc="2025-03-28T18:37:00Z">
          <w:r w:rsidRPr="006A45C5" w:rsidDel="001F79D9">
            <w:rPr>
              <w:rStyle w:val="fabric-text-color-mark"/>
            </w:rPr>
            <w:delText xml:space="preserve">, </w:delText>
          </w:r>
          <w:r w:rsidRPr="007F6D35" w:rsidDel="001F79D9">
            <w:rPr>
              <w:rStyle w:val="fabric-text-color-mark"/>
            </w:rPr>
            <w:delText>nebo ECM.EETS Provide</w:delText>
          </w:r>
          <w:r w:rsidDel="001F79D9">
            <w:rPr>
              <w:rStyle w:val="fabric-text-color-mark"/>
            </w:rPr>
            <w:delText>r.</w:delText>
          </w:r>
          <w:r w:rsidRPr="006A45C5" w:rsidDel="001F79D9">
            <w:rPr>
              <w:rStyle w:val="fabric-text-color-mark"/>
            </w:rPr>
            <w:delText xml:space="preserve">Preferred electronic invoice format = </w:delText>
          </w:r>
        </w:del>
      </w:ins>
      <w:ins w:id="9770" w:author="Irová Zuzana" w:date="2025-03-21T10:51:00Z" w16du:dateUtc="2025-03-21T09:51:00Z">
        <w:del w:id="9771" w:author="Irova Zuzana" w:date="2025-03-28T19:37:00Z" w16du:dateUtc="2025-03-28T18:37:00Z">
          <w:r w:rsidR="008544A6" w:rsidDel="001F79D9">
            <w:rPr>
              <w:rStyle w:val="fabric-text-color-mark"/>
            </w:rPr>
            <w:delText>FINA</w:delText>
          </w:r>
          <w:r w:rsidR="007804D1" w:rsidDel="001F79D9">
            <w:rPr>
              <w:rStyle w:val="fabric-text-color-mark"/>
            </w:rPr>
            <w:delText xml:space="preserve">, nebo </w:delText>
          </w:r>
        </w:del>
      </w:ins>
      <w:ins w:id="9772" w:author="Irová Zuzana" w:date="2025-03-21T10:52:00Z" w16du:dateUtc="2025-03-21T09:52:00Z">
        <w:del w:id="9773" w:author="Irova Zuzana" w:date="2025-03-28T19:37:00Z" w16du:dateUtc="2025-03-28T18:37:00Z">
          <w:r w:rsidR="00000260" w:rsidDel="001F79D9">
            <w:rPr>
              <w:rStyle w:val="fabric-text-color-mark"/>
            </w:rPr>
            <w:delText>CM.</w:delText>
          </w:r>
        </w:del>
      </w:ins>
      <w:ins w:id="9774" w:author="Irová Zuzana" w:date="2025-03-21T10:51:00Z" w16du:dateUtc="2025-03-21T09:51:00Z">
        <w:del w:id="9775" w:author="Irova Zuzana" w:date="2025-03-28T19:37:00Z" w16du:dateUtc="2025-03-28T18:37:00Z">
          <w:r w:rsidR="007804D1" w:rsidDel="001F79D9">
            <w:rPr>
              <w:rStyle w:val="fabric-text-color-mark"/>
            </w:rPr>
            <w:delText>Exempti</w:delText>
          </w:r>
        </w:del>
      </w:ins>
      <w:ins w:id="9776" w:author="Irová Zuzana" w:date="2025-03-21T10:52:00Z" w16du:dateUtc="2025-03-21T09:52:00Z">
        <w:del w:id="9777" w:author="Irova Zuzana" w:date="2025-03-28T19:37:00Z" w16du:dateUtc="2025-03-28T18:37:00Z">
          <w:r w:rsidR="007804D1" w:rsidDel="001F79D9">
            <w:rPr>
              <w:rStyle w:val="fabric-text-color-mark"/>
            </w:rPr>
            <w:delText>on partner.</w:delText>
          </w:r>
          <w:r w:rsidR="007804D1" w:rsidRPr="006A45C5" w:rsidDel="001F79D9">
            <w:rPr>
              <w:rStyle w:val="fabric-text-color-mark"/>
            </w:rPr>
            <w:delText xml:space="preserve">Preferred electronic invoice format = </w:delText>
          </w:r>
          <w:r w:rsidR="007804D1" w:rsidDel="001F79D9">
            <w:rPr>
              <w:rStyle w:val="fabric-text-color-mark"/>
            </w:rPr>
            <w:delText>FINA</w:delText>
          </w:r>
        </w:del>
      </w:ins>
      <w:ins w:id="9778" w:author="Irová Zuzana" w:date="2025-03-17T13:47:00Z" w16du:dateUtc="2025-03-17T12:47:00Z">
        <w:del w:id="9779" w:author="Irova Zuzana" w:date="2025-03-28T19:37:00Z" w16du:dateUtc="2025-03-28T18:37:00Z">
          <w:r w:rsidRPr="007F6D35" w:rsidDel="001F79D9">
            <w:rPr>
              <w:rStyle w:val="fabric-text-color-mark"/>
            </w:rPr>
            <w:delText>).</w:delText>
          </w:r>
        </w:del>
      </w:ins>
    </w:p>
    <w:p w14:paraId="6B6D0C84" w14:textId="5686CBF8" w:rsidR="00AE1CCC" w:rsidRDefault="00AE1CCC">
      <w:pPr>
        <w:pStyle w:val="NormalIndent"/>
        <w:rPr>
          <w:ins w:id="9780" w:author="Irová Zuzana" w:date="2025-03-17T13:47:00Z" w16du:dateUtc="2025-03-17T12:47:00Z"/>
        </w:rPr>
      </w:pPr>
      <w:ins w:id="9781" w:author="Irová Zuzana" w:date="2025-03-17T13:47:00Z" w16du:dateUtc="2025-03-17T12:47:00Z">
        <w:r w:rsidRPr="00A240A7">
          <w:t>Systém</w:t>
        </w:r>
        <w:r w:rsidRPr="007F7826">
          <w:t xml:space="preserve">, s ohledem na </w:t>
        </w:r>
        <w:r w:rsidRPr="007F7826">
          <w:rPr>
            <w:highlight w:val="cyan"/>
            <w:rPrChange w:id="9782" w:author="Irová Zuzana" w:date="2025-03-21T10:52:00Z" w16du:dateUtc="2025-03-21T09:52:00Z">
              <w:rPr/>
            </w:rPrChange>
          </w:rPr>
          <w:t>zji</w:t>
        </w:r>
        <w:r w:rsidRPr="007F7826">
          <w:rPr>
            <w:rFonts w:hint="cs"/>
            <w:highlight w:val="cyan"/>
            <w:rPrChange w:id="9783" w:author="Irová Zuzana" w:date="2025-03-21T10:52:00Z" w16du:dateUtc="2025-03-21T09:52:00Z">
              <w:rPr>
                <w:rFonts w:hint="cs"/>
              </w:rPr>
            </w:rPrChange>
          </w:rPr>
          <w:t>š</w:t>
        </w:r>
        <w:r w:rsidRPr="007F7826">
          <w:rPr>
            <w:highlight w:val="cyan"/>
            <w:rPrChange w:id="9784" w:author="Irová Zuzana" w:date="2025-03-21T10:52:00Z" w16du:dateUtc="2025-03-21T09:52:00Z">
              <w:rPr/>
            </w:rPrChange>
          </w:rPr>
          <w:t>t</w:t>
        </w:r>
        <w:r w:rsidRPr="007F7826">
          <w:rPr>
            <w:rFonts w:hint="cs"/>
            <w:highlight w:val="cyan"/>
            <w:rPrChange w:id="9785" w:author="Irová Zuzana" w:date="2025-03-21T10:52:00Z" w16du:dateUtc="2025-03-21T09:52:00Z">
              <w:rPr>
                <w:rFonts w:hint="cs"/>
              </w:rPr>
            </w:rPrChange>
          </w:rPr>
          <w:t>ě</w:t>
        </w:r>
        <w:r w:rsidRPr="007F7826">
          <w:rPr>
            <w:highlight w:val="cyan"/>
            <w:rPrChange w:id="9786" w:author="Irová Zuzana" w:date="2025-03-21T10:52:00Z" w16du:dateUtc="2025-03-21T09:52:00Z">
              <w:rPr/>
            </w:rPrChange>
          </w:rPr>
          <w:t>n</w:t>
        </w:r>
        <w:r w:rsidRPr="007F7826">
          <w:rPr>
            <w:rFonts w:hint="cs"/>
            <w:highlight w:val="cyan"/>
            <w:rPrChange w:id="9787" w:author="Irová Zuzana" w:date="2025-03-21T10:52:00Z" w16du:dateUtc="2025-03-21T09:52:00Z">
              <w:rPr>
                <w:rFonts w:hint="cs"/>
              </w:rPr>
            </w:rPrChange>
          </w:rPr>
          <w:t>ý</w:t>
        </w:r>
        <w:r w:rsidRPr="007F7826">
          <w:rPr>
            <w:highlight w:val="cyan"/>
            <w:rPrChange w:id="9788" w:author="Irová Zuzana" w:date="2025-03-21T10:52:00Z" w16du:dateUtc="2025-03-21T09:52:00Z">
              <w:rPr/>
            </w:rPrChange>
          </w:rPr>
          <w:t xml:space="preserve"> preferovan</w:t>
        </w:r>
        <w:r w:rsidRPr="007F7826">
          <w:rPr>
            <w:rFonts w:hint="cs"/>
            <w:highlight w:val="cyan"/>
            <w:rPrChange w:id="9789" w:author="Irová Zuzana" w:date="2025-03-21T10:52:00Z" w16du:dateUtc="2025-03-21T09:52:00Z">
              <w:rPr>
                <w:rFonts w:hint="cs"/>
              </w:rPr>
            </w:rPrChange>
          </w:rPr>
          <w:t>ý</w:t>
        </w:r>
        <w:r w:rsidRPr="007F7826">
          <w:rPr>
            <w:highlight w:val="cyan"/>
            <w:rPrChange w:id="9790" w:author="Irová Zuzana" w:date="2025-03-21T10:52:00Z" w16du:dateUtc="2025-03-21T09:52:00Z">
              <w:rPr/>
            </w:rPrChange>
          </w:rPr>
          <w:t xml:space="preserve"> jazyk, </w:t>
        </w:r>
        <w:r w:rsidRPr="00652DAB">
          <w:t>na zjištěnou variantu dokumentu</w:t>
        </w:r>
        <w:r>
          <w:t xml:space="preserve">, </w:t>
        </w:r>
        <w:r w:rsidRPr="00A240A7">
          <w:t xml:space="preserve">vygeneruje dokument </w:t>
        </w:r>
        <w:r>
          <w:t>faktury v pdf formátu:</w:t>
        </w:r>
      </w:ins>
    </w:p>
    <w:p w14:paraId="29332661" w14:textId="27794FE1" w:rsidR="00B16E65" w:rsidRPr="00AF56E7" w:rsidRDefault="00265B82" w:rsidP="00C40C63">
      <w:pPr>
        <w:pStyle w:val="ListFS1"/>
        <w:rPr>
          <w:ins w:id="9791" w:author="Irová Zuzana" w:date="2025-04-16T13:59:00Z" w16du:dateUtc="2025-04-16T11:59:00Z"/>
          <w:rPrChange w:id="9792" w:author="Irová Zuzana" w:date="2025-04-16T13:59:00Z" w16du:dateUtc="2025-04-16T11:59:00Z">
            <w:rPr>
              <w:ins w:id="9793" w:author="Irová Zuzana" w:date="2025-04-16T13:59:00Z" w16du:dateUtc="2025-04-16T11:59:00Z"/>
              <w:lang w:val="cs-CZ"/>
            </w:rPr>
          </w:rPrChange>
        </w:rPr>
      </w:pPr>
      <w:ins w:id="9794" w:author="Irová Zuzana" w:date="2025-03-21T11:03:00Z" w16du:dateUtc="2025-03-21T10:03:00Z">
        <w:r>
          <w:t xml:space="preserve">Pokud jde o bill category = Top-up, pak </w:t>
        </w:r>
      </w:ins>
      <w:ins w:id="9795" w:author="Irová Zuzana" w:date="2025-05-23T20:50:00Z" w16du:dateUtc="2025-05-23T18:50:00Z">
        <w:r w:rsidR="000263D5">
          <w:t>Zálo</w:t>
        </w:r>
        <w:r w:rsidR="002229CE">
          <w:t>hová</w:t>
        </w:r>
        <w:r w:rsidR="000263D5">
          <w:t xml:space="preserve"> f</w:t>
        </w:r>
      </w:ins>
      <w:ins w:id="9796" w:author="Irova Zuzana" w:date="2025-03-28T19:35:00Z">
        <w:del w:id="9797" w:author="Irová Zuzana" w:date="2025-05-23T20:50:00Z" w16du:dateUtc="2025-05-23T18:50:00Z">
          <w:r w:rsidR="00652DAB" w:rsidRPr="00652DAB" w:rsidDel="000263D5">
            <w:delText>F</w:delText>
          </w:r>
        </w:del>
        <w:r w:rsidR="00652DAB" w:rsidRPr="00652DAB">
          <w:t xml:space="preserve">aktura za </w:t>
        </w:r>
        <w:del w:id="9798" w:author="Irová Zuzana" w:date="2025-05-23T20:50:00Z" w16du:dateUtc="2025-05-23T18:50:00Z">
          <w:r w:rsidR="00652DAB" w:rsidRPr="00652DAB" w:rsidDel="002229CE">
            <w:delText>předplacení kreditu</w:delText>
          </w:r>
        </w:del>
      </w:ins>
      <w:ins w:id="9799" w:author="Irová Zuzana" w:date="2025-05-23T20:50:00Z" w16du:dateUtc="2025-05-23T18:50:00Z">
        <w:r w:rsidR="002229CE">
          <w:t>top-up</w:t>
        </w:r>
      </w:ins>
      <w:ins w:id="9800" w:author="Irova Zuzana" w:date="2025-03-28T19:35:00Z">
        <w:r w:rsidR="00652DAB" w:rsidRPr="00652DAB">
          <w:t xml:space="preserve"> (</w:t>
        </w:r>
        <w:del w:id="9801" w:author="Irová Zuzana" w:date="2025-05-23T20:52:00Z" w16du:dateUtc="2025-05-23T18:52:00Z">
          <w:r w:rsidR="00652DAB" w:rsidRPr="00652DAB" w:rsidDel="007F090F">
            <w:delText>DOC.BAR</w:delText>
          </w:r>
        </w:del>
      </w:ins>
      <w:ins w:id="9802" w:author="Irová Zuzana" w:date="2025-05-23T20:52:00Z" w16du:dateUtc="2025-05-23T18:52:00Z">
        <w:r w:rsidR="007F090F">
          <w:t>DOC.BE</w:t>
        </w:r>
      </w:ins>
      <w:ins w:id="9803" w:author="Irova Zuzana" w:date="2025-03-28T19:35:00Z">
        <w:r w:rsidR="00652DAB" w:rsidRPr="00652DAB">
          <w:t>.1</w:t>
        </w:r>
        <w:del w:id="9804" w:author="Irová Zuzana" w:date="2025-05-23T20:51:00Z" w16du:dateUtc="2025-05-23T18:51:00Z">
          <w:r w:rsidR="00652DAB" w:rsidRPr="00652DAB" w:rsidDel="002229CE">
            <w:delText>A</w:delText>
          </w:r>
        </w:del>
        <w:r w:rsidR="00652DAB" w:rsidRPr="00652DAB">
          <w:t>.HR) v případě A4 formátu</w:t>
        </w:r>
      </w:ins>
      <w:ins w:id="9805" w:author="Irová Zuzana" w:date="2025-04-11T20:22:00Z" w16du:dateUtc="2025-04-11T18:22:00Z">
        <w:r w:rsidR="00835E07">
          <w:t>,</w:t>
        </w:r>
      </w:ins>
      <w:ins w:id="9806" w:author="Irova Zuzana" w:date="2025-03-28T19:35:00Z">
        <w:r w:rsidR="00652DAB" w:rsidRPr="00652DAB">
          <w:t xml:space="preserve"> nebo (</w:t>
        </w:r>
        <w:del w:id="9807" w:author="Irová Zuzana" w:date="2025-05-23T20:52:00Z" w16du:dateUtc="2025-05-23T18:52:00Z">
          <w:r w:rsidR="00652DAB" w:rsidRPr="00652DAB" w:rsidDel="007F090F">
            <w:delText>DOC.BAR</w:delText>
          </w:r>
        </w:del>
      </w:ins>
      <w:ins w:id="9808" w:author="Irová Zuzana" w:date="2025-05-23T20:52:00Z" w16du:dateUtc="2025-05-23T18:52:00Z">
        <w:r w:rsidR="007F090F">
          <w:t>DOC.BE</w:t>
        </w:r>
      </w:ins>
      <w:ins w:id="9809" w:author="Irova Zuzana" w:date="2025-03-28T19:35:00Z">
        <w:r w:rsidR="00652DAB" w:rsidRPr="00652DAB">
          <w:t>.1B.HR) v případě thermo tisku</w:t>
        </w:r>
      </w:ins>
      <w:ins w:id="9810" w:author="Irová Zuzana" w:date="2025-03-21T11:03:00Z" w16du:dateUtc="2025-03-21T10:03:00Z">
        <w:del w:id="9811" w:author="Irova Zuzana" w:date="2025-03-28T19:35:00Z" w16du:dateUtc="2025-03-28T18:35:00Z">
          <w:r w:rsidRPr="00A00CF2" w:rsidDel="00652DAB">
            <w:delText xml:space="preserve">Faktura za </w:delText>
          </w:r>
        </w:del>
      </w:ins>
      <w:ins w:id="9812" w:author="Irová Zuzana" w:date="2025-03-21T11:04:00Z" w16du:dateUtc="2025-03-21T10:04:00Z">
        <w:del w:id="9813" w:author="Irova Zuzana" w:date="2025-03-28T19:35:00Z" w16du:dateUtc="2025-03-28T18:35:00Z">
          <w:r w:rsidDel="00652DAB">
            <w:delText>předplacení kreditu</w:delText>
          </w:r>
        </w:del>
      </w:ins>
      <w:ins w:id="9814" w:author="Irová Zuzana" w:date="2025-03-21T11:03:00Z" w16du:dateUtc="2025-03-21T10:03:00Z">
        <w:del w:id="9815" w:author="Irova Zuzana" w:date="2025-03-28T19:35:00Z" w16du:dateUtc="2025-03-28T18:35:00Z">
          <w:r w:rsidDel="00652DAB">
            <w:delText xml:space="preserve"> </w:delText>
          </w:r>
          <w:r w:rsidRPr="00A00CF2" w:rsidDel="00652DAB">
            <w:delText>(DOC.BE.</w:delText>
          </w:r>
        </w:del>
      </w:ins>
      <w:ins w:id="9816" w:author="Irová Zuzana" w:date="2025-03-21T11:04:00Z" w16du:dateUtc="2025-03-21T10:04:00Z">
        <w:del w:id="9817" w:author="Irova Zuzana" w:date="2025-03-28T19:35:00Z" w16du:dateUtc="2025-03-28T18:35:00Z">
          <w:r w:rsidR="00B16E65" w:rsidDel="00652DAB">
            <w:delText>01</w:delText>
          </w:r>
        </w:del>
      </w:ins>
      <w:ins w:id="9818" w:author="Irová Zuzana" w:date="2025-03-21T11:03:00Z" w16du:dateUtc="2025-03-21T10:03:00Z">
        <w:del w:id="9819" w:author="Irova Zuzana" w:date="2025-03-28T19:35:00Z" w16du:dateUtc="2025-03-28T18:35:00Z">
          <w:r w:rsidDel="00652DAB">
            <w:delText>.</w:delText>
          </w:r>
        </w:del>
      </w:ins>
      <w:ins w:id="9820" w:author="Irová Zuzana" w:date="2025-03-21T11:04:00Z" w16du:dateUtc="2025-03-21T10:04:00Z">
        <w:del w:id="9821" w:author="Irova Zuzana" w:date="2025-03-28T19:35:00Z" w16du:dateUtc="2025-03-28T18:35:00Z">
          <w:r w:rsidR="00B16E65" w:rsidDel="00652DAB">
            <w:delText>HR</w:delText>
          </w:r>
        </w:del>
      </w:ins>
      <w:ins w:id="9822" w:author="Irová Zuzana" w:date="2025-03-21T11:03:00Z" w16du:dateUtc="2025-03-21T10:03:00Z">
        <w:del w:id="9823" w:author="Irova Zuzana" w:date="2025-03-28T19:35:00Z" w16du:dateUtc="2025-03-28T18:35:00Z">
          <w:r w:rsidRPr="00A00CF2" w:rsidDel="00652DAB">
            <w:delText>)</w:delText>
          </w:r>
          <w:r w:rsidDel="00652DAB">
            <w:delText xml:space="preserve"> </w:delText>
          </w:r>
        </w:del>
      </w:ins>
    </w:p>
    <w:p w14:paraId="0A59834D" w14:textId="2B112E78" w:rsidR="00AF56E7" w:rsidRDefault="003A72E6" w:rsidP="00C40C63">
      <w:pPr>
        <w:pStyle w:val="ListFS1"/>
        <w:rPr>
          <w:ins w:id="9824" w:author="Irová Zuzana" w:date="2025-03-21T11:04:00Z" w16du:dateUtc="2025-03-21T10:04:00Z"/>
        </w:rPr>
      </w:pPr>
      <w:ins w:id="9825" w:author="Irová Zuzana" w:date="2025-04-16T13:59:00Z" w16du:dateUtc="2025-04-16T11:59:00Z">
        <w:r>
          <w:t xml:space="preserve">pokud jde o bill issue type = </w:t>
        </w:r>
      </w:ins>
      <w:ins w:id="9826" w:author="Irová Zuzana" w:date="2025-04-16T13:59:00Z">
        <w:r w:rsidRPr="003A72E6">
          <w:t>Proforma bill</w:t>
        </w:r>
      </w:ins>
      <w:ins w:id="9827" w:author="Irová Zuzana" w:date="2025-04-16T13:59:00Z" w16du:dateUtc="2025-04-16T11:59:00Z">
        <w:r w:rsidR="00CC2B69">
          <w:t xml:space="preserve">, pak </w:t>
        </w:r>
      </w:ins>
      <w:ins w:id="9828" w:author="Irová Zuzana" w:date="2025-04-16T15:09:00Z" w16du:dateUtc="2025-04-16T13:09:00Z">
        <w:r w:rsidR="00161CA5">
          <w:t>Proforma fak</w:t>
        </w:r>
      </w:ins>
      <w:ins w:id="9829" w:author="Irová Zuzana" w:date="2025-04-16T15:10:00Z" w16du:dateUtc="2025-04-16T13:10:00Z">
        <w:r w:rsidR="00161CA5">
          <w:t>tura (DOC.BE.2</w:t>
        </w:r>
      </w:ins>
      <w:ins w:id="9830" w:author="Irová Zuzana" w:date="2025-04-16T15:19:00Z" w16du:dateUtc="2025-04-16T13:19:00Z">
        <w:r w:rsidR="00793408">
          <w:t>4</w:t>
        </w:r>
      </w:ins>
      <w:ins w:id="9831" w:author="Irová Zuzana" w:date="2025-04-16T15:10:00Z" w16du:dateUtc="2025-04-16T13:10:00Z">
        <w:r w:rsidR="00161CA5">
          <w:t>.HR),</w:t>
        </w:r>
      </w:ins>
    </w:p>
    <w:p w14:paraId="1F5A248F" w14:textId="79C81DA9" w:rsidR="00AE1CCC" w:rsidRDefault="00AE1CCC" w:rsidP="00C40C63">
      <w:pPr>
        <w:pStyle w:val="ListFS1"/>
        <w:rPr>
          <w:ins w:id="9832" w:author="Irová Zuzana" w:date="2025-03-17T13:47:00Z" w16du:dateUtc="2025-03-17T12:47:00Z"/>
        </w:rPr>
      </w:pPr>
      <w:ins w:id="9833" w:author="Irová Zuzana" w:date="2025-03-17T13:47:00Z" w16du:dateUtc="2025-03-17T12:47:00Z">
        <w:r>
          <w:t xml:space="preserve">jinak </w:t>
        </w:r>
        <w:r w:rsidRPr="00A240A7">
          <w:t>(</w:t>
        </w:r>
        <w:r>
          <w:t>Faktura za služby</w:t>
        </w:r>
        <w:r w:rsidRPr="00A240A7">
          <w:t xml:space="preserve"> (</w:t>
        </w:r>
        <w:r>
          <w:t>DOC.BE.16.</w:t>
        </w:r>
      </w:ins>
      <w:ins w:id="9834" w:author="Irová Zuzana" w:date="2025-03-21T11:05:00Z" w16du:dateUtc="2025-03-21T10:05:00Z">
        <w:r w:rsidR="00DE799D">
          <w:t>HR</w:t>
        </w:r>
      </w:ins>
      <w:ins w:id="9835" w:author="Irová Zuzana" w:date="2025-03-17T13:47:00Z" w16du:dateUtc="2025-03-17T12:47:00Z">
        <w:r w:rsidRPr="00A240A7">
          <w:t>)</w:t>
        </w:r>
        <w:r>
          <w:t>,</w:t>
        </w:r>
      </w:ins>
    </w:p>
    <w:p w14:paraId="6039393F" w14:textId="77777777" w:rsidR="00AE1CCC" w:rsidRDefault="00AE1CCC">
      <w:pPr>
        <w:pStyle w:val="NormalIndent"/>
        <w:rPr>
          <w:ins w:id="9836" w:author="Irová Zuzana" w:date="2025-03-17T13:47:00Z" w16du:dateUtc="2025-03-17T12:47:00Z"/>
        </w:rPr>
      </w:pPr>
      <w:ins w:id="9837" w:author="Irová Zuzana" w:date="2025-03-17T13:47:00Z" w16du:dateUtc="2025-03-17T12:47:00Z">
        <w:r w:rsidRPr="00B309EE">
          <w:t xml:space="preserve">s využitím </w:t>
        </w:r>
        <w:r w:rsidRPr="009D2564">
          <w:t>případu užití Vytvoř a ulož dokument (SYS.DFRP.1.1)</w:t>
        </w:r>
        <w:r w:rsidRPr="00A240A7">
          <w:t xml:space="preserve">. </w:t>
        </w:r>
      </w:ins>
    </w:p>
    <w:p w14:paraId="70470304" w14:textId="77777777" w:rsidR="00645CA6" w:rsidRDefault="00645CA6">
      <w:pPr>
        <w:pStyle w:val="NormalIndent"/>
        <w:rPr>
          <w:ins w:id="9838" w:author="Irova Zuzana" w:date="2025-03-28T19:37:00Z" w16du:dateUtc="2025-03-28T18:37:00Z"/>
          <w:rStyle w:val="fabric-text-color-mark"/>
        </w:rPr>
      </w:pPr>
    </w:p>
    <w:p w14:paraId="30174F88" w14:textId="076CB421" w:rsidR="001F79D9" w:rsidRPr="006A45C5" w:rsidRDefault="001F79D9">
      <w:pPr>
        <w:pStyle w:val="NormalIndent"/>
        <w:rPr>
          <w:ins w:id="9839" w:author="Irova Zuzana" w:date="2025-03-28T19:37:00Z" w16du:dateUtc="2025-03-28T18:37:00Z"/>
        </w:rPr>
      </w:pPr>
      <w:ins w:id="9840" w:author="Irova Zuzana" w:date="2025-03-28T19:37:00Z" w16du:dateUtc="2025-03-28T18:37:00Z">
        <w:r w:rsidRPr="00EC2744">
          <w:rPr>
            <w:rStyle w:val="fabric-text-color-mark"/>
          </w:rPr>
          <w:lastRenderedPageBreak/>
          <w:t>Systém</w:t>
        </w:r>
        <w:r w:rsidRPr="006A45C5">
          <w:rPr>
            <w:rStyle w:val="fabric-text-color-mark"/>
          </w:rPr>
          <w:t xml:space="preserve"> zjistí, zda se má faktura vygenerovat také v xml formátu jako elektronická faktura (tj. </w:t>
        </w:r>
        <w:r>
          <w:rPr>
            <w:rStyle w:val="fabric-text-color-mark"/>
          </w:rPr>
          <w:t>pokud</w:t>
        </w:r>
        <w:r w:rsidRPr="006A45C5">
          <w:rPr>
            <w:rStyle w:val="fabric-text-color-mark"/>
          </w:rPr>
          <w:t xml:space="preserve"> CM.Account.Preferred electronic invoice format = </w:t>
        </w:r>
        <w:r>
          <w:rPr>
            <w:rStyle w:val="fabric-text-color-mark"/>
          </w:rPr>
          <w:t>FINA</w:t>
        </w:r>
        <w:r w:rsidRPr="006A45C5">
          <w:rPr>
            <w:rStyle w:val="fabric-text-color-mark"/>
          </w:rPr>
          <w:t xml:space="preserve">, </w:t>
        </w:r>
        <w:r w:rsidRPr="00CC1841">
          <w:rPr>
            <w:rStyle w:val="fabric-text-color-mark"/>
            <w:highlight w:val="cyan"/>
            <w:rPrChange w:id="9841" w:author="Irová Zuzana" w:date="2025-04-11T20:22:00Z" w16du:dateUtc="2025-04-11T18:22:00Z">
              <w:rPr>
                <w:rStyle w:val="fabric-text-color-mark"/>
              </w:rPr>
            </w:rPrChange>
          </w:rPr>
          <w:t>nebo ECM.EETS Provider.Preferred electronic invoice format = FINA, nebo CM.Exemption partner.Preferred electronic invoice format = FINA)</w:t>
        </w:r>
        <w:r w:rsidRPr="007F6D35">
          <w:rPr>
            <w:rStyle w:val="fabric-text-color-mark"/>
          </w:rPr>
          <w:t>.</w:t>
        </w:r>
      </w:ins>
    </w:p>
    <w:p w14:paraId="0E5601AD" w14:textId="15A347D0" w:rsidR="00AE1CCC" w:rsidRPr="00953340" w:rsidRDefault="00AE1CCC">
      <w:pPr>
        <w:pStyle w:val="NormalIndent"/>
        <w:rPr>
          <w:ins w:id="9842" w:author="Irová Zuzana" w:date="2025-03-17T13:47:00Z" w16du:dateUtc="2025-03-17T12:47:00Z"/>
          <w:lang w:val="en-GB"/>
        </w:rPr>
      </w:pPr>
      <w:ins w:id="9843" w:author="Irová Zuzana" w:date="2025-03-17T13:47:00Z" w16du:dateUtc="2025-03-17T12:47:00Z">
        <w:r>
          <w:t>V případě požadovaného XML formátu, Systém navíc vygeneruje eFakturu (DOC.BE.21.</w:t>
        </w:r>
      </w:ins>
      <w:ins w:id="9844" w:author="Irová Zuzana" w:date="2025-05-22T20:03:00Z" w16du:dateUtc="2025-05-22T18:03:00Z">
        <w:r w:rsidR="00461590">
          <w:t>HR</w:t>
        </w:r>
      </w:ins>
      <w:ins w:id="9845" w:author="Irová Zuzana" w:date="2025-03-17T13:47:00Z" w16du:dateUtc="2025-03-17T12:47:00Z">
        <w:r>
          <w:t xml:space="preserve">). Systém dokument uloží </w:t>
        </w:r>
        <w:r w:rsidRPr="003D6999">
          <w:t xml:space="preserve">s využitím případu užití </w:t>
        </w:r>
        <w:r w:rsidRPr="0078332A">
          <w:t>Ulož externí dokument (SYS.DFRP.1.4)</w:t>
        </w:r>
        <w:r>
          <w:t>.</w:t>
        </w:r>
      </w:ins>
    </w:p>
    <w:p w14:paraId="45757F9F" w14:textId="77777777" w:rsidR="00645CA6" w:rsidRDefault="00645CA6">
      <w:pPr>
        <w:pStyle w:val="NormalIndent"/>
        <w:rPr>
          <w:ins w:id="9846" w:author="Irova Zuzana" w:date="2025-03-28T19:37:00Z" w16du:dateUtc="2025-03-28T18:37:00Z"/>
        </w:rPr>
      </w:pPr>
    </w:p>
    <w:p w14:paraId="148B10E2" w14:textId="7CC24F9F" w:rsidR="00AE1CCC" w:rsidRDefault="00AE1CCC">
      <w:pPr>
        <w:pStyle w:val="NormalIndent"/>
        <w:rPr>
          <w:ins w:id="9847" w:author="Irová Zuzana" w:date="2025-03-17T13:47:00Z" w16du:dateUtc="2025-03-17T12:47:00Z"/>
        </w:rPr>
      </w:pPr>
      <w:ins w:id="9848" w:author="Irová Zuzana" w:date="2025-03-17T13:47:00Z" w16du:dateUtc="2025-03-17T12:47:00Z">
        <w:r w:rsidRPr="00A240A7">
          <w:t xml:space="preserve">Systém updatuje </w:t>
        </w:r>
        <w:r>
          <w:t xml:space="preserve">na </w:t>
        </w:r>
        <w:r w:rsidRPr="00A240A7">
          <w:t>Bill</w:t>
        </w:r>
        <w:r>
          <w:t>.</w:t>
        </w:r>
        <w:r w:rsidRPr="00A240A7">
          <w:t>Bill document = identifikátor vygenerovaného PDF dokumentu faktury.</w:t>
        </w:r>
      </w:ins>
    </w:p>
    <w:p w14:paraId="36136912" w14:textId="77777777" w:rsidR="00AE1CCC" w:rsidRPr="00217BD9" w:rsidRDefault="00AE1CCC">
      <w:pPr>
        <w:pStyle w:val="NormalIndent"/>
        <w:rPr>
          <w:ins w:id="9849" w:author="Irová Zuzana" w:date="2025-03-17T13:47:00Z" w16du:dateUtc="2025-03-17T12:47:00Z"/>
          <w:lang w:val="en-US"/>
        </w:rPr>
      </w:pPr>
      <w:ins w:id="9850" w:author="Irová Zuzana" w:date="2025-03-17T13:47:00Z" w16du:dateUtc="2025-03-17T12:47:00Z">
        <w:r w:rsidRPr="00217BD9">
          <w:rPr>
            <w:lang w:val="en-US"/>
          </w:rPr>
          <w:t xml:space="preserve">Systém případně updatuje Bill.E-Bill document = identifikátor vytvořeného XML dokumentu faktury. </w:t>
        </w:r>
      </w:ins>
    </w:p>
    <w:p w14:paraId="21B2AF82" w14:textId="77777777" w:rsidR="00AE1CCC" w:rsidRDefault="00AE1CCC">
      <w:pPr>
        <w:pStyle w:val="NormalIndent"/>
        <w:rPr>
          <w:ins w:id="9851" w:author="Irová Zuzana" w:date="2025-03-17T13:47:00Z" w16du:dateUtc="2025-03-17T12:47:00Z"/>
        </w:rPr>
      </w:pPr>
      <w:ins w:id="9852" w:author="Irová Zuzana" w:date="2025-03-17T13:47:00Z" w16du:dateUtc="2025-03-17T12:47:00Z">
        <w:r w:rsidRPr="00AC22FB">
          <w:rPr>
            <w:highlight w:val="cyan"/>
            <w:rPrChange w:id="9853" w:author="Irova Zuzana" w:date="2025-03-28T19:28:00Z" w16du:dateUtc="2025-03-28T18:28:00Z">
              <w:rPr/>
            </w:rPrChange>
          </w:rPr>
          <w:t>Pokud vygenerov</w:t>
        </w:r>
        <w:r w:rsidRPr="00AC22FB">
          <w:rPr>
            <w:rFonts w:hint="cs"/>
            <w:highlight w:val="cyan"/>
            <w:rPrChange w:id="9854" w:author="Irova Zuzana" w:date="2025-03-28T19:28:00Z" w16du:dateUtc="2025-03-28T18:28:00Z">
              <w:rPr>
                <w:rFonts w:hint="cs"/>
              </w:rPr>
            </w:rPrChange>
          </w:rPr>
          <w:t>á</w:t>
        </w:r>
        <w:r w:rsidRPr="00AC22FB">
          <w:rPr>
            <w:highlight w:val="cyan"/>
            <w:rPrChange w:id="9855" w:author="Irova Zuzana" w:date="2025-03-28T19:28:00Z" w16du:dateUtc="2025-03-28T18:28:00Z">
              <w:rPr/>
            </w:rPrChange>
          </w:rPr>
          <w:t>n</w:t>
        </w:r>
        <w:r w:rsidRPr="00AC22FB">
          <w:rPr>
            <w:rFonts w:hint="cs"/>
            <w:highlight w:val="cyan"/>
            <w:rPrChange w:id="9856" w:author="Irova Zuzana" w:date="2025-03-28T19:28:00Z" w16du:dateUtc="2025-03-28T18:28:00Z">
              <w:rPr>
                <w:rFonts w:hint="cs"/>
              </w:rPr>
            </w:rPrChange>
          </w:rPr>
          <w:t>í</w:t>
        </w:r>
        <w:r w:rsidRPr="00AC22FB">
          <w:rPr>
            <w:highlight w:val="cyan"/>
            <w:rPrChange w:id="9857" w:author="Irova Zuzana" w:date="2025-03-28T19:28:00Z" w16du:dateUtc="2025-03-28T18:28:00Z">
              <w:rPr/>
            </w:rPrChange>
          </w:rPr>
          <w:t xml:space="preserve"> faktury prob</w:t>
        </w:r>
        <w:r w:rsidRPr="00AC22FB">
          <w:rPr>
            <w:rFonts w:hint="cs"/>
            <w:highlight w:val="cyan"/>
            <w:rPrChange w:id="9858" w:author="Irova Zuzana" w:date="2025-03-28T19:28:00Z" w16du:dateUtc="2025-03-28T18:28:00Z">
              <w:rPr>
                <w:rFonts w:hint="cs"/>
              </w:rPr>
            </w:rPrChange>
          </w:rPr>
          <w:t>ě</w:t>
        </w:r>
        <w:r w:rsidRPr="00AC22FB">
          <w:rPr>
            <w:highlight w:val="cyan"/>
            <w:rPrChange w:id="9859" w:author="Irova Zuzana" w:date="2025-03-28T19:28:00Z" w16du:dateUtc="2025-03-28T18:28:00Z">
              <w:rPr/>
            </w:rPrChange>
          </w:rPr>
          <w:t xml:space="preserve">hlo na </w:t>
        </w:r>
        <w:r w:rsidRPr="00AC22FB">
          <w:rPr>
            <w:rFonts w:hint="cs"/>
            <w:highlight w:val="cyan"/>
            <w:rPrChange w:id="9860" w:author="Irova Zuzana" w:date="2025-03-28T19:28:00Z" w16du:dateUtc="2025-03-28T18:28:00Z">
              <w:rPr>
                <w:rFonts w:hint="cs"/>
              </w:rPr>
            </w:rPrChange>
          </w:rPr>
          <w:t>žá</w:t>
        </w:r>
        <w:r w:rsidRPr="00AC22FB">
          <w:rPr>
            <w:highlight w:val="cyan"/>
            <w:rPrChange w:id="9861" w:author="Irova Zuzana" w:date="2025-03-28T19:28:00Z" w16du:dateUtc="2025-03-28T18:28:00Z">
              <w:rPr/>
            </w:rPrChange>
          </w:rPr>
          <w:t>dost DU, Syst</w:t>
        </w:r>
        <w:r w:rsidRPr="00AC22FB">
          <w:rPr>
            <w:rFonts w:hint="cs"/>
            <w:highlight w:val="cyan"/>
            <w:rPrChange w:id="9862" w:author="Irova Zuzana" w:date="2025-03-28T19:28:00Z" w16du:dateUtc="2025-03-28T18:28:00Z">
              <w:rPr>
                <w:rFonts w:hint="cs"/>
              </w:rPr>
            </w:rPrChange>
          </w:rPr>
          <w:t>é</w:t>
        </w:r>
        <w:r w:rsidRPr="00AC22FB">
          <w:rPr>
            <w:highlight w:val="cyan"/>
            <w:rPrChange w:id="9863" w:author="Irova Zuzana" w:date="2025-03-28T19:28:00Z" w16du:dateUtc="2025-03-28T18:28:00Z">
              <w:rPr/>
            </w:rPrChange>
          </w:rPr>
          <w:t>m ode</w:t>
        </w:r>
        <w:r w:rsidRPr="00AC22FB">
          <w:rPr>
            <w:rFonts w:hint="cs"/>
            <w:highlight w:val="cyan"/>
            <w:rPrChange w:id="9864" w:author="Irova Zuzana" w:date="2025-03-28T19:28:00Z" w16du:dateUtc="2025-03-28T18:28:00Z">
              <w:rPr>
                <w:rFonts w:hint="cs"/>
              </w:rPr>
            </w:rPrChange>
          </w:rPr>
          <w:t>š</w:t>
        </w:r>
        <w:r w:rsidRPr="00AC22FB">
          <w:rPr>
            <w:highlight w:val="cyan"/>
            <w:rPrChange w:id="9865" w:author="Irova Zuzana" w:date="2025-03-28T19:28:00Z" w16du:dateUtc="2025-03-28T18:28:00Z">
              <w:rPr/>
            </w:rPrChange>
          </w:rPr>
          <w:t>le do DU identifikaci vznikl</w:t>
        </w:r>
        <w:r w:rsidRPr="00AC22FB">
          <w:rPr>
            <w:rFonts w:hint="cs"/>
            <w:highlight w:val="cyan"/>
            <w:rPrChange w:id="9866" w:author="Irova Zuzana" w:date="2025-03-28T19:28:00Z" w16du:dateUtc="2025-03-28T18:28:00Z">
              <w:rPr>
                <w:rFonts w:hint="cs"/>
              </w:rPr>
            </w:rPrChange>
          </w:rPr>
          <w:t>é</w:t>
        </w:r>
        <w:r w:rsidRPr="00AC22FB">
          <w:rPr>
            <w:highlight w:val="cyan"/>
            <w:rPrChange w:id="9867" w:author="Irova Zuzana" w:date="2025-03-28T19:28:00Z" w16du:dateUtc="2025-03-28T18:28:00Z">
              <w:rPr/>
            </w:rPrChange>
          </w:rPr>
          <w:t xml:space="preserve"> faktury.</w:t>
        </w:r>
      </w:ins>
    </w:p>
    <w:p w14:paraId="5F03CB24" w14:textId="6060911B" w:rsidR="00AE1CCC" w:rsidRDefault="00AE1CCC">
      <w:pPr>
        <w:pStyle w:val="NormalIndent"/>
        <w:rPr>
          <w:ins w:id="9868" w:author="Irová Zuzana" w:date="2025-03-17T13:47:00Z" w16du:dateUtc="2025-03-17T12:47:00Z"/>
        </w:rPr>
      </w:pPr>
      <w:ins w:id="9869" w:author="Irová Zuzana" w:date="2025-03-17T13:47:00Z" w16du:dateUtc="2025-03-17T12:47:00Z">
        <w:r w:rsidRPr="00B70E24">
          <w:t xml:space="preserve">Pokud vygenerování faktury proběhlo </w:t>
        </w:r>
      </w:ins>
      <w:ins w:id="9870" w:author="Irová Zuzana" w:date="2025-04-11T20:23:00Z" w16du:dateUtc="2025-04-11T18:23:00Z">
        <w:r w:rsidR="00B610D6">
          <w:t>pro</w:t>
        </w:r>
      </w:ins>
      <w:ins w:id="9871" w:author="Irová Zuzana" w:date="2025-03-17T13:47:00Z" w16du:dateUtc="2025-03-17T12:47:00Z">
        <w:r w:rsidRPr="00B70E24">
          <w:t xml:space="preserve"> POS</w:t>
        </w:r>
      </w:ins>
      <w:ins w:id="9872" w:author="Irova Zuzana" w:date="2025-03-28T19:38:00Z" w16du:dateUtc="2025-03-28T18:38:00Z">
        <w:r w:rsidR="006B3DE8">
          <w:t xml:space="preserve"> </w:t>
        </w:r>
        <w:r w:rsidR="006B3DE8" w:rsidRPr="003C4736">
          <w:t>(MEV, Kiosk, POS)</w:t>
        </w:r>
      </w:ins>
      <w:ins w:id="9873" w:author="Irová Zuzana" w:date="2025-03-17T13:47:00Z" w16du:dateUtc="2025-03-17T12:47:00Z">
        <w:r w:rsidRPr="00B70E24">
          <w:t>, Systém dokument nabídne ke stažení.</w:t>
        </w:r>
      </w:ins>
    </w:p>
    <w:p w14:paraId="3E1333D4" w14:textId="77777777" w:rsidR="00877CB1" w:rsidRDefault="00AE1CCC">
      <w:pPr>
        <w:pStyle w:val="NormalIndent"/>
        <w:rPr>
          <w:ins w:id="9874" w:author="Irová Zuzana" w:date="2025-04-16T11:34:00Z" w16du:dateUtc="2025-04-16T09:34:00Z"/>
        </w:rPr>
      </w:pPr>
      <w:ins w:id="9875" w:author="Irová Zuzana" w:date="2025-03-17T13:47:00Z" w16du:dateUtc="2025-03-17T12:47:00Z">
        <w:r>
          <w:t xml:space="preserve">Systém odešle pdf a případně XML verzi faktury na zákazníkův email </w:t>
        </w:r>
        <w:r w:rsidRPr="00487BC5">
          <w:rPr>
            <w:highlight w:val="cyan"/>
            <w:rPrChange w:id="9876" w:author="Irová Zuzana" w:date="2025-03-31T12:25:00Z" w16du:dateUtc="2025-03-31T10:25:00Z">
              <w:rPr/>
            </w:rPrChange>
          </w:rPr>
          <w:t>p</w:t>
        </w:r>
        <w:r w:rsidRPr="00487BC5">
          <w:rPr>
            <w:rFonts w:hint="cs"/>
            <w:highlight w:val="cyan"/>
            <w:rPrChange w:id="9877" w:author="Irová Zuzana" w:date="2025-03-31T12:25:00Z" w16du:dateUtc="2025-03-31T10:25:00Z">
              <w:rPr>
                <w:rFonts w:hint="cs"/>
              </w:rPr>
            </w:rPrChange>
          </w:rPr>
          <w:t>ří</w:t>
        </w:r>
        <w:r w:rsidRPr="00487BC5">
          <w:rPr>
            <w:highlight w:val="cyan"/>
            <w:rPrChange w:id="9878" w:author="Irová Zuzana" w:date="2025-03-31T12:25:00Z" w16du:dateUtc="2025-03-31T10:25:00Z">
              <w:rPr/>
            </w:rPrChange>
          </w:rPr>
          <w:t>padn</w:t>
        </w:r>
        <w:r w:rsidRPr="00487BC5">
          <w:rPr>
            <w:rFonts w:hint="cs"/>
            <w:highlight w:val="cyan"/>
            <w:rPrChange w:id="9879" w:author="Irová Zuzana" w:date="2025-03-31T12:25:00Z" w16du:dateUtc="2025-03-31T10:25:00Z">
              <w:rPr>
                <w:rFonts w:hint="cs"/>
              </w:rPr>
            </w:rPrChange>
          </w:rPr>
          <w:t>ě</w:t>
        </w:r>
        <w:r w:rsidRPr="00487BC5">
          <w:rPr>
            <w:highlight w:val="cyan"/>
            <w:rPrChange w:id="9880" w:author="Irová Zuzana" w:date="2025-03-31T12:25:00Z" w16du:dateUtc="2025-03-31T10:25:00Z">
              <w:rPr/>
            </w:rPrChange>
          </w:rPr>
          <w:t xml:space="preserve"> email Poskytovatele m</w:t>
        </w:r>
        <w:r w:rsidRPr="00487BC5">
          <w:rPr>
            <w:rFonts w:hint="cs"/>
            <w:highlight w:val="cyan"/>
            <w:rPrChange w:id="9881" w:author="Irová Zuzana" w:date="2025-03-31T12:25:00Z" w16du:dateUtc="2025-03-31T10:25:00Z">
              <w:rPr>
                <w:rFonts w:hint="cs"/>
              </w:rPr>
            </w:rPrChange>
          </w:rPr>
          <w:t>ý</w:t>
        </w:r>
        <w:r w:rsidRPr="00487BC5">
          <w:rPr>
            <w:highlight w:val="cyan"/>
            <w:rPrChange w:id="9882" w:author="Irová Zuzana" w:date="2025-03-31T12:25:00Z" w16du:dateUtc="2025-03-31T10:25:00Z">
              <w:rPr/>
            </w:rPrChange>
          </w:rPr>
          <w:t>tn</w:t>
        </w:r>
        <w:r w:rsidRPr="00487BC5">
          <w:rPr>
            <w:rFonts w:hint="cs"/>
            <w:highlight w:val="cyan"/>
            <w:rPrChange w:id="9883" w:author="Irová Zuzana" w:date="2025-03-31T12:25:00Z" w16du:dateUtc="2025-03-31T10:25:00Z">
              <w:rPr>
                <w:rFonts w:hint="cs"/>
              </w:rPr>
            </w:rPrChange>
          </w:rPr>
          <w:t>ý</w:t>
        </w:r>
        <w:r w:rsidRPr="00487BC5">
          <w:rPr>
            <w:highlight w:val="cyan"/>
            <w:rPrChange w:id="9884" w:author="Irová Zuzana" w:date="2025-03-31T12:25:00Z" w16du:dateUtc="2025-03-31T10:25:00Z">
              <w:rPr/>
            </w:rPrChange>
          </w:rPr>
          <w:t>ch slu</w:t>
        </w:r>
        <w:r w:rsidRPr="00487BC5">
          <w:rPr>
            <w:rFonts w:hint="cs"/>
            <w:highlight w:val="cyan"/>
            <w:rPrChange w:id="9885" w:author="Irová Zuzana" w:date="2025-03-31T12:25:00Z" w16du:dateUtc="2025-03-31T10:25:00Z">
              <w:rPr>
                <w:rFonts w:hint="cs"/>
              </w:rPr>
            </w:rPrChange>
          </w:rPr>
          <w:t>ž</w:t>
        </w:r>
        <w:r w:rsidRPr="00487BC5">
          <w:rPr>
            <w:highlight w:val="cyan"/>
            <w:rPrChange w:id="9886" w:author="Irová Zuzana" w:date="2025-03-31T12:25:00Z" w16du:dateUtc="2025-03-31T10:25:00Z">
              <w:rPr/>
            </w:rPrChange>
          </w:rPr>
          <w:t>eb</w:t>
        </w:r>
        <w:r>
          <w:t xml:space="preserve"> společně s</w:t>
        </w:r>
      </w:ins>
      <w:ins w:id="9887" w:author="Irová Zuzana" w:date="2025-04-16T11:34:00Z" w16du:dateUtc="2025-04-16T09:34:00Z">
        <w:r w:rsidR="00877CB1">
          <w:t> </w:t>
        </w:r>
      </w:ins>
      <w:ins w:id="9888" w:author="Irová Zuzana" w:date="2025-03-17T13:47:00Z" w16du:dateUtc="2025-03-17T12:47:00Z">
        <w:r>
          <w:t>notifikací</w:t>
        </w:r>
      </w:ins>
      <w:ins w:id="9889" w:author="Irová Zuzana" w:date="2025-04-16T11:34:00Z" w16du:dateUtc="2025-04-16T09:34:00Z">
        <w:r w:rsidR="00877CB1">
          <w:t>:</w:t>
        </w:r>
      </w:ins>
    </w:p>
    <w:p w14:paraId="0929CFD5" w14:textId="1B090D4A" w:rsidR="00A1382E" w:rsidRPr="002F0139" w:rsidRDefault="00A1382E">
      <w:pPr>
        <w:pStyle w:val="NormalIndent"/>
        <w:numPr>
          <w:ilvl w:val="0"/>
          <w:numId w:val="565"/>
        </w:numPr>
        <w:rPr>
          <w:ins w:id="9890" w:author="Irová Zuzana" w:date="2025-04-16T11:39:00Z" w16du:dateUtc="2025-04-16T09:39:00Z"/>
        </w:rPr>
        <w:pPrChange w:id="9891" w:author="Irová Zuzana" w:date="2025-06-06T15:16:00Z" w16du:dateUtc="2025-06-06T13:16:00Z">
          <w:pPr>
            <w:pStyle w:val="NormalIndent"/>
          </w:pPr>
        </w:pPrChange>
      </w:pPr>
      <w:ins w:id="9892" w:author="Irová Zuzana" w:date="2025-04-16T11:39:00Z" w16du:dateUtc="2025-04-16T09:39:00Z">
        <w:r w:rsidRPr="00004308">
          <w:t xml:space="preserve">Oznámení o vystavení </w:t>
        </w:r>
        <w:r>
          <w:t>faktury</w:t>
        </w:r>
        <w:r w:rsidRPr="00004308">
          <w:t xml:space="preserve"> </w:t>
        </w:r>
        <w:r w:rsidR="00705915">
          <w:t>za předplacení kreditu (</w:t>
        </w:r>
        <w:r w:rsidRPr="002F0139">
          <w:t>NTF.BAR.01.HR</w:t>
        </w:r>
        <w:r w:rsidR="00705915">
          <w:t>),</w:t>
        </w:r>
        <w:r w:rsidRPr="002F0139">
          <w:t xml:space="preserve"> </w:t>
        </w:r>
      </w:ins>
      <w:ins w:id="9893" w:author="Irová Zuzana" w:date="2025-04-16T11:40:00Z" w16du:dateUtc="2025-04-16T09:40:00Z">
        <w:r w:rsidR="00705915">
          <w:t>pokud jde o Top-up</w:t>
        </w:r>
      </w:ins>
    </w:p>
    <w:p w14:paraId="2F9517C5" w14:textId="111D6ED6" w:rsidR="00AE1CCC" w:rsidRDefault="00705915">
      <w:pPr>
        <w:pStyle w:val="NormalIndent"/>
        <w:numPr>
          <w:ilvl w:val="0"/>
          <w:numId w:val="565"/>
        </w:numPr>
        <w:rPr>
          <w:ins w:id="9894" w:author="Irová Zuzana" w:date="2025-03-31T09:33:00Z" w16du:dateUtc="2025-03-31T07:33:00Z"/>
        </w:rPr>
        <w:pPrChange w:id="9895" w:author="Irová Zuzana" w:date="2025-06-06T15:16:00Z" w16du:dateUtc="2025-06-06T13:16:00Z">
          <w:pPr>
            <w:pStyle w:val="NormalIndent"/>
          </w:pPr>
        </w:pPrChange>
      </w:pPr>
      <w:ins w:id="9896" w:author="Irová Zuzana" w:date="2025-04-16T11:40:00Z" w16du:dateUtc="2025-04-16T09:40:00Z">
        <w:r>
          <w:t>jinak</w:t>
        </w:r>
      </w:ins>
      <w:ins w:id="9897" w:author="Irová Zuzana" w:date="2025-04-16T11:39:00Z" w16du:dateUtc="2025-04-16T09:39:00Z">
        <w:r>
          <w:t xml:space="preserve"> </w:t>
        </w:r>
      </w:ins>
      <w:ins w:id="9898" w:author="Irová Zuzana" w:date="2025-03-17T13:47:00Z" w16du:dateUtc="2025-03-17T12:47:00Z">
        <w:r w:rsidR="00AE1CCC" w:rsidRPr="00004308">
          <w:t xml:space="preserve">Oznámení o vystavení </w:t>
        </w:r>
        <w:r w:rsidR="00AE1CCC">
          <w:t>faktury</w:t>
        </w:r>
        <w:r w:rsidR="00AE1CCC" w:rsidRPr="00004308">
          <w:t xml:space="preserve"> (NTF.BAR.</w:t>
        </w:r>
        <w:r w:rsidR="00AE1CCC">
          <w:t>21</w:t>
        </w:r>
      </w:ins>
      <w:ins w:id="9899" w:author="Irová Zuzana" w:date="2025-03-31T09:33:00Z" w16du:dateUtc="2025-03-31T07:33:00Z">
        <w:r w:rsidR="00123A34">
          <w:t>.HR</w:t>
        </w:r>
      </w:ins>
      <w:ins w:id="9900" w:author="Irová Zuzana" w:date="2025-03-17T13:47:00Z" w16du:dateUtc="2025-03-17T12:47:00Z">
        <w:r w:rsidR="00AE1CCC" w:rsidRPr="00004308">
          <w:t>)</w:t>
        </w:r>
        <w:r w:rsidR="00AE1CCC">
          <w:t>.</w:t>
        </w:r>
      </w:ins>
    </w:p>
    <w:p w14:paraId="3AF59995" w14:textId="27BA69F1" w:rsidR="00123A34" w:rsidRDefault="00123A34">
      <w:pPr>
        <w:pStyle w:val="NormalIndent"/>
        <w:rPr>
          <w:ins w:id="9901" w:author="Irová Zuzana" w:date="2025-03-17T13:47:00Z" w16du:dateUtc="2025-03-17T12:47:00Z"/>
        </w:rPr>
      </w:pPr>
      <w:ins w:id="9902" w:author="Irová Zuzana" w:date="2025-03-31T09:34:00Z" w16du:dateUtc="2025-03-31T07:34:00Z">
        <w:r>
          <w:t xml:space="preserve">Systém </w:t>
        </w:r>
        <w:r w:rsidR="00620A6B">
          <w:t xml:space="preserve">případně </w:t>
        </w:r>
        <w:r>
          <w:t xml:space="preserve">odešle </w:t>
        </w:r>
        <w:r w:rsidR="00620A6B">
          <w:t xml:space="preserve">XML verzi </w:t>
        </w:r>
        <w:r w:rsidR="00DE4BE0">
          <w:t xml:space="preserve">faktury přes eFINA přes </w:t>
        </w:r>
      </w:ins>
      <w:ins w:id="9903" w:author="Irová Zuzana" w:date="2025-03-31T09:34:00Z">
        <w:r w:rsidR="00DE4BE0" w:rsidRPr="00DE4BE0">
          <w:t>Rozhraní eFINA (elektronická faktura) (INT.BAR.32.HR)</w:t>
        </w:r>
      </w:ins>
      <w:ins w:id="9904" w:author="Irová Zuzana" w:date="2025-03-31T09:34:00Z" w16du:dateUtc="2025-03-31T07:34:00Z">
        <w:r w:rsidR="008D4FE1">
          <w:t>.</w:t>
        </w:r>
      </w:ins>
    </w:p>
    <w:p w14:paraId="05BDA56E" w14:textId="27AC9549" w:rsidR="00AE1CCC" w:rsidDel="00980AEE" w:rsidRDefault="00487BC5">
      <w:pPr>
        <w:pStyle w:val="NormalIndent"/>
        <w:rPr>
          <w:ins w:id="9905" w:author="Irová Zuzana" w:date="2025-03-17T13:47:00Z" w16du:dateUtc="2025-03-17T12:47:00Z"/>
          <w:del w:id="9906" w:author="Irova Zuzana" w:date="2025-03-28T19:29:00Z" w16du:dateUtc="2025-03-28T18:29:00Z"/>
        </w:rPr>
      </w:pPr>
      <w:ins w:id="9907" w:author="Irová Zuzana" w:date="2025-03-31T12:25:00Z" w16du:dateUtc="2025-03-31T10:25:00Z">
        <w:r>
          <w:t>Postup končí.</w:t>
        </w:r>
      </w:ins>
      <w:ins w:id="9908" w:author="Irová Zuzana" w:date="2025-03-17T13:47:00Z" w16du:dateUtc="2025-03-17T12:47:00Z">
        <w:del w:id="9909" w:author="Irova Zuzana" w:date="2025-03-28T19:29:00Z" w16du:dateUtc="2025-03-28T18:29:00Z">
          <w:r w:rsidR="00AE1CCC" w:rsidDel="00980AEE">
            <w:delText xml:space="preserve">Pozn.: Operátor BO manuálně z BO vytiskne a pošle dokumenty s označením K odeslání poštou. Operátor BO u odeslaných dokumentů  nastaví příznak </w:delText>
          </w:r>
          <w:r w:rsidR="00AE1CCC" w:rsidRPr="00C30AEF" w:rsidDel="00980AEE">
            <w:delText>Document delivery status</w:delText>
          </w:r>
          <w:r w:rsidR="00AE1CCC" w:rsidDel="00980AEE">
            <w:delText xml:space="preserve"> = Sent by post</w:delText>
          </w:r>
          <w:r w:rsidR="00AE1CCC" w:rsidRPr="00955C1D" w:rsidDel="00980AEE">
            <w:delText>.</w:delText>
          </w:r>
        </w:del>
      </w:ins>
    </w:p>
    <w:p w14:paraId="57801DAA" w14:textId="3B3FBC75" w:rsidR="00AE1CCC" w:rsidDel="00271B47" w:rsidRDefault="00AE1CCC">
      <w:pPr>
        <w:pStyle w:val="NormalIndent"/>
        <w:rPr>
          <w:ins w:id="9910" w:author="Irová Zuzana" w:date="2025-03-17T13:47:00Z" w16du:dateUtc="2025-03-17T12:47:00Z"/>
          <w:del w:id="9911" w:author="Irova Zuzana" w:date="2025-03-28T19:29:00Z" w16du:dateUtc="2025-03-28T18:29:00Z"/>
        </w:rPr>
      </w:pPr>
      <w:ins w:id="9912" w:author="Irová Zuzana" w:date="2025-03-17T13:47:00Z" w16du:dateUtc="2025-03-17T12:47:00Z">
        <w:del w:id="9913" w:author="Irova Zuzana" w:date="2025-03-28T19:29:00Z" w16du:dateUtc="2025-03-28T18:29:00Z">
          <w:r w:rsidDel="00271B47">
            <w:delText>Systém updatuje balance daného subjektu</w:delText>
          </w:r>
          <w:r w:rsidRPr="00460A9F" w:rsidDel="00271B47">
            <w:delText>, použije se případ užití Aktualizuj zůstatek (SYS.BM.1.2</w:delText>
          </w:r>
          <w:r w:rsidDel="00271B47">
            <w:delText>.VO1</w:delText>
          </w:r>
          <w:r w:rsidRPr="00460A9F" w:rsidDel="00271B47">
            <w:delText>)</w:delText>
          </w:r>
          <w:r w:rsidDel="00271B47">
            <w:delText xml:space="preserve">: </w:delText>
          </w:r>
        </w:del>
      </w:ins>
    </w:p>
    <w:p w14:paraId="68FEDF24" w14:textId="5432744B" w:rsidR="00AE1CCC" w:rsidRPr="00E0724E" w:rsidDel="00271B47" w:rsidRDefault="00AE1CCC">
      <w:pPr>
        <w:pStyle w:val="NormalIndent"/>
        <w:rPr>
          <w:ins w:id="9914" w:author="Irová Zuzana" w:date="2025-03-17T13:47:00Z" w16du:dateUtc="2025-03-17T12:47:00Z"/>
          <w:del w:id="9915" w:author="Irova Zuzana" w:date="2025-03-28T19:29:00Z" w16du:dateUtc="2025-03-28T18:29:00Z"/>
          <w:highlight w:val="cyan"/>
        </w:rPr>
        <w:pPrChange w:id="9916" w:author="Irová Zuzana" w:date="2025-06-06T15:16:00Z" w16du:dateUtc="2025-06-06T13:16:00Z">
          <w:pPr>
            <w:pStyle w:val="ListFS1"/>
          </w:pPr>
        </w:pPrChange>
      </w:pPr>
      <w:ins w:id="9917" w:author="Irová Zuzana" w:date="2025-03-17T13:47:00Z" w16du:dateUtc="2025-03-17T12:47:00Z">
        <w:del w:id="9918" w:author="Irova Zuzana" w:date="2025-03-28T19:29:00Z" w16du:dateUtc="2025-03-28T18:29:00Z">
          <w:r w:rsidRPr="00E0724E" w:rsidDel="00271B47">
            <w:rPr>
              <w:highlight w:val="cyan"/>
            </w:rPr>
            <w:delText>pokud jde o Pre-paid account, Systém sníží zůstatek předplaceného kreditu o částku faktury ve zúčtovací měně, použije se případ užití Aktualizuj zůstatek (SYS.BM.1.2</w:delText>
          </w:r>
          <w:r w:rsidRPr="00E0724E" w:rsidDel="00271B47">
            <w:delText>.VO1</w:delText>
          </w:r>
          <w:r w:rsidRPr="00E0724E" w:rsidDel="00271B47">
            <w:rPr>
              <w:highlight w:val="cyan"/>
            </w:rPr>
            <w:delText xml:space="preserve">) s důvod updatu balance = Other. </w:delText>
          </w:r>
        </w:del>
      </w:ins>
    </w:p>
    <w:p w14:paraId="14C366DC" w14:textId="7160FFC9" w:rsidR="00AE1CCC" w:rsidRPr="00E721C5" w:rsidDel="00271B47" w:rsidRDefault="00AE1CCC">
      <w:pPr>
        <w:pStyle w:val="NormalIndent"/>
        <w:rPr>
          <w:ins w:id="9919" w:author="Irová Zuzana" w:date="2025-03-17T13:47:00Z" w16du:dateUtc="2025-03-17T12:47:00Z"/>
          <w:del w:id="9920" w:author="Irova Zuzana" w:date="2025-03-28T19:29:00Z" w16du:dateUtc="2025-03-28T18:29:00Z"/>
        </w:rPr>
        <w:pPrChange w:id="9921" w:author="Irová Zuzana" w:date="2025-06-06T15:16:00Z" w16du:dateUtc="2025-06-06T13:16:00Z">
          <w:pPr>
            <w:pStyle w:val="ListFS1"/>
          </w:pPr>
        </w:pPrChange>
      </w:pPr>
      <w:ins w:id="9922" w:author="Irová Zuzana" w:date="2025-03-17T13:47:00Z" w16du:dateUtc="2025-03-17T12:47:00Z">
        <w:del w:id="9923" w:author="Irova Zuzana" w:date="2025-03-28T19:29:00Z" w16du:dateUtc="2025-03-28T18:29:00Z">
          <w:r w:rsidRPr="00E721C5" w:rsidDel="00271B47">
            <w:delText>a pokud jde o Post-paid account, Systém sníží balance Post-paid účtu o částku faktury ve zúčtovací měně</w:delText>
          </w:r>
        </w:del>
      </w:ins>
    </w:p>
    <w:p w14:paraId="274DC64A" w14:textId="411E4964" w:rsidR="00AE1CCC" w:rsidRPr="00E721C5" w:rsidDel="00271B47" w:rsidRDefault="00AE1CCC">
      <w:pPr>
        <w:pStyle w:val="NormalIndent"/>
        <w:rPr>
          <w:ins w:id="9924" w:author="Irová Zuzana" w:date="2025-03-17T13:47:00Z" w16du:dateUtc="2025-03-17T12:47:00Z"/>
          <w:del w:id="9925" w:author="Irova Zuzana" w:date="2025-03-28T19:29:00Z" w16du:dateUtc="2025-03-28T18:29:00Z"/>
        </w:rPr>
        <w:pPrChange w:id="9926" w:author="Irová Zuzana" w:date="2025-06-06T15:16:00Z" w16du:dateUtc="2025-06-06T13:16:00Z">
          <w:pPr>
            <w:pStyle w:val="ListFS1"/>
          </w:pPr>
        </w:pPrChange>
      </w:pPr>
      <w:ins w:id="9927" w:author="Irová Zuzana" w:date="2025-03-17T13:47:00Z" w16du:dateUtc="2025-03-17T12:47:00Z">
        <w:del w:id="9928" w:author="Irova Zuzana" w:date="2025-03-28T19:29:00Z" w16du:dateUtc="2025-03-28T18:29:00Z">
          <w:r w:rsidRPr="00E721C5" w:rsidDel="00271B47">
            <w:delText>a pokud jde o EETS Provider, Systém sníží EETS Provider balance o částku faktury ve zúčtovací měně</w:delText>
          </w:r>
        </w:del>
      </w:ins>
    </w:p>
    <w:p w14:paraId="6DBCB97B" w14:textId="26579882" w:rsidR="00AE1CCC" w:rsidDel="00150994" w:rsidRDefault="00AE1CCC">
      <w:pPr>
        <w:pStyle w:val="NormalIndent"/>
        <w:rPr>
          <w:ins w:id="9929" w:author="Irová Zuzana" w:date="2025-03-17T13:47:00Z" w16du:dateUtc="2025-03-17T12:47:00Z"/>
          <w:del w:id="9930" w:author="Irova Zuzana" w:date="2025-03-28T19:42:00Z" w16du:dateUtc="2025-03-28T18:42:00Z"/>
        </w:rPr>
      </w:pPr>
    </w:p>
    <w:p w14:paraId="7C249127" w14:textId="799582F6" w:rsidR="00AE1CCC" w:rsidRPr="001F6168" w:rsidDel="008E2EB2" w:rsidRDefault="00AE1CCC">
      <w:pPr>
        <w:pStyle w:val="NormalIndent"/>
        <w:rPr>
          <w:ins w:id="9931" w:author="Irová Zuzana" w:date="2025-03-17T13:47:00Z" w16du:dateUtc="2025-03-17T12:47:00Z"/>
          <w:del w:id="9932" w:author="Irova Zuzana" w:date="2025-03-28T19:39:00Z" w16du:dateUtc="2025-03-28T18:39:00Z"/>
          <w:lang w:val="en-GB"/>
        </w:rPr>
      </w:pPr>
      <w:ins w:id="9933" w:author="Irová Zuzana" w:date="2025-03-17T13:47:00Z" w16du:dateUtc="2025-03-17T12:47:00Z">
        <w:del w:id="9934" w:author="Irova Zuzana" w:date="2025-03-28T19:39:00Z" w16du:dateUtc="2025-03-28T18:39:00Z">
          <w:r w:rsidRPr="001F6168" w:rsidDel="008E2EB2">
            <w:rPr>
              <w:lang w:val="en-GB"/>
            </w:rPr>
            <w:delText>Systém vytvoří Finanční transakci, použije se případ užití Vytvoř finanční transakci (SYS.BAR.3.3.VO1)</w:delText>
          </w:r>
          <w:r w:rsidRPr="00955562" w:rsidDel="008E2EB2">
            <w:delText xml:space="preserve"> na základě údajů</w:delText>
          </w:r>
          <w:r w:rsidRPr="001F6168" w:rsidDel="008E2EB2">
            <w:rPr>
              <w:lang w:val="en-GB"/>
            </w:rPr>
            <w:delText>:</w:delText>
          </w:r>
        </w:del>
      </w:ins>
    </w:p>
    <w:p w14:paraId="21E16D8C" w14:textId="319FEE0A" w:rsidR="00AE1CCC" w:rsidRPr="001F6168" w:rsidDel="008E2EB2" w:rsidRDefault="00AE1CCC">
      <w:pPr>
        <w:pStyle w:val="NormalIndent"/>
        <w:rPr>
          <w:ins w:id="9935" w:author="Irová Zuzana" w:date="2025-03-17T13:47:00Z" w16du:dateUtc="2025-03-17T12:47:00Z"/>
          <w:del w:id="9936" w:author="Irova Zuzana" w:date="2025-03-28T19:39:00Z" w16du:dateUtc="2025-03-28T18:39:00Z"/>
        </w:rPr>
        <w:pPrChange w:id="9937" w:author="Irová Zuzana" w:date="2025-06-06T15:16:00Z" w16du:dateUtc="2025-06-06T13:16:00Z">
          <w:pPr>
            <w:pStyle w:val="ListFS1"/>
          </w:pPr>
        </w:pPrChange>
      </w:pPr>
      <w:ins w:id="9938" w:author="Irová Zuzana" w:date="2025-03-17T13:47:00Z" w16du:dateUtc="2025-03-17T12:47:00Z">
        <w:del w:id="9939" w:author="Irova Zuzana" w:date="2025-03-28T19:39:00Z" w16du:dateUtc="2025-03-28T18:39:00Z">
          <w:r w:rsidRPr="001F6168" w:rsidDel="008E2EB2">
            <w:delText xml:space="preserve">Financial transaction type = </w:delText>
          </w:r>
          <w:r w:rsidRPr="009410B8" w:rsidDel="008E2EB2">
            <w:delText>Vystavení faktury (BILL)</w:delText>
          </w:r>
        </w:del>
      </w:ins>
    </w:p>
    <w:p w14:paraId="60344862" w14:textId="28DF28A5" w:rsidR="00AE1CCC" w:rsidRPr="001F6168" w:rsidDel="008E2EB2" w:rsidRDefault="00AE1CCC">
      <w:pPr>
        <w:pStyle w:val="NormalIndent"/>
        <w:rPr>
          <w:ins w:id="9940" w:author="Irová Zuzana" w:date="2025-03-17T13:47:00Z" w16du:dateUtc="2025-03-17T12:47:00Z"/>
          <w:del w:id="9941" w:author="Irova Zuzana" w:date="2025-03-28T19:39:00Z" w16du:dateUtc="2025-03-28T18:39:00Z"/>
        </w:rPr>
        <w:pPrChange w:id="9942" w:author="Irová Zuzana" w:date="2025-06-06T15:16:00Z" w16du:dateUtc="2025-06-06T13:16:00Z">
          <w:pPr>
            <w:pStyle w:val="ListFS1"/>
          </w:pPr>
        </w:pPrChange>
      </w:pPr>
      <w:ins w:id="9943" w:author="Irová Zuzana" w:date="2025-03-17T13:47:00Z" w16du:dateUtc="2025-03-17T12:47:00Z">
        <w:del w:id="9944" w:author="Irova Zuzana" w:date="2025-03-28T19:39:00Z" w16du:dateUtc="2025-03-28T18:39:00Z">
          <w:r w:rsidRPr="001F6168" w:rsidDel="008E2EB2">
            <w:delText>Accounting document number = Bill number</w:delText>
          </w:r>
        </w:del>
      </w:ins>
    </w:p>
    <w:p w14:paraId="50C9BE1A" w14:textId="37036BA3" w:rsidR="00AE1CCC" w:rsidRPr="001F6168" w:rsidDel="008E2EB2" w:rsidRDefault="00AE1CCC">
      <w:pPr>
        <w:pStyle w:val="NormalIndent"/>
        <w:rPr>
          <w:ins w:id="9945" w:author="Irová Zuzana" w:date="2025-03-17T13:47:00Z" w16du:dateUtc="2025-03-17T12:47:00Z"/>
          <w:del w:id="9946" w:author="Irova Zuzana" w:date="2025-03-28T19:39:00Z" w16du:dateUtc="2025-03-28T18:39:00Z"/>
        </w:rPr>
        <w:pPrChange w:id="9947" w:author="Irová Zuzana" w:date="2025-06-06T15:16:00Z" w16du:dateUtc="2025-06-06T13:16:00Z">
          <w:pPr>
            <w:pStyle w:val="ListFS1"/>
          </w:pPr>
        </w:pPrChange>
      </w:pPr>
      <w:ins w:id="9948" w:author="Irová Zuzana" w:date="2025-03-17T13:47:00Z" w16du:dateUtc="2025-03-17T12:47:00Z">
        <w:del w:id="9949" w:author="Irova Zuzana" w:date="2025-03-28T19:39:00Z" w16du:dateUtc="2025-03-28T18:39:00Z">
          <w:r w:rsidRPr="001F6168" w:rsidDel="008E2EB2">
            <w:delText xml:space="preserve">Financial transaction amount = Bill.Total amount in clearing currency, </w:delText>
          </w:r>
        </w:del>
      </w:ins>
    </w:p>
    <w:p w14:paraId="668ED7DD" w14:textId="0B8727A2" w:rsidR="00AE1CCC" w:rsidRPr="001F6168" w:rsidDel="008E2EB2" w:rsidRDefault="00AE1CCC">
      <w:pPr>
        <w:pStyle w:val="NormalIndent"/>
        <w:rPr>
          <w:ins w:id="9950" w:author="Irová Zuzana" w:date="2025-03-17T13:47:00Z" w16du:dateUtc="2025-03-17T12:47:00Z"/>
          <w:del w:id="9951" w:author="Irova Zuzana" w:date="2025-03-28T19:39:00Z" w16du:dateUtc="2025-03-28T18:39:00Z"/>
        </w:rPr>
        <w:pPrChange w:id="9952" w:author="Irová Zuzana" w:date="2025-06-06T15:16:00Z" w16du:dateUtc="2025-06-06T13:16:00Z">
          <w:pPr>
            <w:pStyle w:val="ListFS1"/>
          </w:pPr>
        </w:pPrChange>
      </w:pPr>
      <w:ins w:id="9953" w:author="Irová Zuzana" w:date="2025-03-17T13:47:00Z" w16du:dateUtc="2025-03-17T12:47:00Z">
        <w:del w:id="9954" w:author="Irova Zuzana" w:date="2025-03-28T19:39:00Z" w16du:dateUtc="2025-03-28T18:39:00Z">
          <w:r w:rsidRPr="001F6168" w:rsidDel="008E2EB2">
            <w:delText xml:space="preserve">Financial transaction date = Bill.Date of end, </w:delText>
          </w:r>
        </w:del>
      </w:ins>
    </w:p>
    <w:p w14:paraId="10FC331F" w14:textId="6483E28E" w:rsidR="00AE1CCC" w:rsidRPr="001F6168" w:rsidDel="008E2EB2" w:rsidRDefault="00AE1CCC">
      <w:pPr>
        <w:pStyle w:val="NormalIndent"/>
        <w:rPr>
          <w:ins w:id="9955" w:author="Irová Zuzana" w:date="2025-03-17T13:47:00Z" w16du:dateUtc="2025-03-17T12:47:00Z"/>
          <w:del w:id="9956" w:author="Irova Zuzana" w:date="2025-03-28T19:39:00Z" w16du:dateUtc="2025-03-28T18:39:00Z"/>
        </w:rPr>
        <w:pPrChange w:id="9957" w:author="Irová Zuzana" w:date="2025-06-06T15:16:00Z" w16du:dateUtc="2025-06-06T13:16:00Z">
          <w:pPr>
            <w:pStyle w:val="ListFS1"/>
          </w:pPr>
        </w:pPrChange>
      </w:pPr>
      <w:ins w:id="9958" w:author="Irová Zuzana" w:date="2025-03-17T13:47:00Z" w16du:dateUtc="2025-03-17T12:47:00Z">
        <w:del w:id="9959" w:author="Irova Zuzana" w:date="2025-03-28T19:39:00Z" w16du:dateUtc="2025-03-28T18:39:00Z">
          <w:r w:rsidRPr="001F6168" w:rsidDel="008E2EB2">
            <w:delText>Financial transaction document type = Bill</w:delText>
          </w:r>
        </w:del>
      </w:ins>
    </w:p>
    <w:p w14:paraId="3641ED13" w14:textId="6FE669B9" w:rsidR="00AE1CCC" w:rsidRPr="001F6168" w:rsidDel="008E2EB2" w:rsidRDefault="00AE1CCC">
      <w:pPr>
        <w:pStyle w:val="NormalIndent"/>
        <w:rPr>
          <w:ins w:id="9960" w:author="Irová Zuzana" w:date="2025-03-17T13:47:00Z" w16du:dateUtc="2025-03-17T12:47:00Z"/>
          <w:del w:id="9961" w:author="Irova Zuzana" w:date="2025-03-28T19:39:00Z" w16du:dateUtc="2025-03-28T18:39:00Z"/>
        </w:rPr>
        <w:pPrChange w:id="9962" w:author="Irová Zuzana" w:date="2025-06-06T15:16:00Z" w16du:dateUtc="2025-06-06T13:16:00Z">
          <w:pPr>
            <w:pStyle w:val="ListFS1"/>
          </w:pPr>
        </w:pPrChange>
      </w:pPr>
      <w:ins w:id="9963" w:author="Irová Zuzana" w:date="2025-03-17T13:47:00Z" w16du:dateUtc="2025-03-17T12:47:00Z">
        <w:del w:id="9964" w:author="Irova Zuzana" w:date="2025-03-28T19:39:00Z" w16du:dateUtc="2025-03-28T18:39:00Z">
          <w:r w:rsidRPr="001F6168" w:rsidDel="008E2EB2">
            <w:delText>Bill details</w:delText>
          </w:r>
        </w:del>
      </w:ins>
    </w:p>
    <w:p w14:paraId="1A30D051" w14:textId="504FF08C" w:rsidR="00AE1CCC" w:rsidRPr="001F6168" w:rsidDel="008E2EB2" w:rsidRDefault="00AE1CCC">
      <w:pPr>
        <w:pStyle w:val="NormalIndent"/>
        <w:rPr>
          <w:ins w:id="9965" w:author="Irová Zuzana" w:date="2025-03-17T13:47:00Z" w16du:dateUtc="2025-03-17T12:47:00Z"/>
          <w:del w:id="9966" w:author="Irova Zuzana" w:date="2025-03-28T19:39:00Z" w16du:dateUtc="2025-03-28T18:39:00Z"/>
        </w:rPr>
        <w:pPrChange w:id="9967" w:author="Irová Zuzana" w:date="2025-06-06T15:16:00Z" w16du:dateUtc="2025-06-06T13:16:00Z">
          <w:pPr>
            <w:pStyle w:val="ListFS1"/>
          </w:pPr>
        </w:pPrChange>
      </w:pPr>
      <w:ins w:id="9968" w:author="Irová Zuzana" w:date="2025-03-17T13:47:00Z" w16du:dateUtc="2025-03-17T12:47:00Z">
        <w:del w:id="9969" w:author="Irova Zuzana" w:date="2025-03-28T19:39:00Z" w16du:dateUtc="2025-03-28T18:39:00Z">
          <w:r w:rsidRPr="001F6168" w:rsidDel="008E2EB2">
            <w:delText>Bill item details</w:delText>
          </w:r>
        </w:del>
      </w:ins>
    </w:p>
    <w:p w14:paraId="5DB461CE" w14:textId="25CC084C" w:rsidR="00AE1CCC" w:rsidDel="008E2EB2" w:rsidRDefault="00AE1CCC">
      <w:pPr>
        <w:pStyle w:val="NormalIndent"/>
        <w:rPr>
          <w:ins w:id="9970" w:author="Irová Zuzana" w:date="2025-03-17T13:47:00Z" w16du:dateUtc="2025-03-17T12:47:00Z"/>
          <w:del w:id="9971" w:author="Irova Zuzana" w:date="2025-03-28T19:39:00Z" w16du:dateUtc="2025-03-28T18:39:00Z"/>
        </w:rPr>
      </w:pPr>
    </w:p>
    <w:p w14:paraId="6C190662" w14:textId="503D3F2B" w:rsidR="00AE1CCC" w:rsidRPr="00334BF9" w:rsidDel="008E2EB2" w:rsidRDefault="00AE1CCC">
      <w:pPr>
        <w:pStyle w:val="NormalIndent"/>
        <w:rPr>
          <w:ins w:id="9972" w:author="Irová Zuzana" w:date="2025-03-17T13:47:00Z" w16du:dateUtc="2025-03-17T12:47:00Z"/>
          <w:del w:id="9973" w:author="Irova Zuzana" w:date="2025-03-28T19:39:00Z" w16du:dateUtc="2025-03-28T18:39:00Z"/>
        </w:rPr>
      </w:pPr>
      <w:ins w:id="9974" w:author="Irová Zuzana" w:date="2025-03-17T13:47:00Z" w16du:dateUtc="2025-03-17T12:47:00Z">
        <w:del w:id="9975" w:author="Irova Zuzana" w:date="2025-03-28T19:39:00Z" w16du:dateUtc="2025-03-28T18:39:00Z">
          <w:r w:rsidRPr="00334BF9" w:rsidDel="008E2EB2">
            <w:rPr>
              <w:lang w:eastAsia="cs-CZ"/>
            </w:rPr>
            <w:delText>Postup končí</w:delText>
          </w:r>
        </w:del>
      </w:ins>
    </w:p>
    <w:p w14:paraId="1716C2AF" w14:textId="58AD34D4" w:rsidR="00AE1CCC" w:rsidDel="008E2EB2" w:rsidRDefault="00AE1CCC">
      <w:pPr>
        <w:pStyle w:val="NormalIndent"/>
        <w:rPr>
          <w:ins w:id="9976" w:author="Irová Zuzana" w:date="2025-03-20T20:02:00Z" w16du:dateUtc="2025-03-20T19:02:00Z"/>
          <w:del w:id="9977" w:author="Irova Zuzana" w:date="2025-03-28T19:39:00Z" w16du:dateUtc="2025-03-28T18:39:00Z"/>
        </w:rPr>
        <w:pPrChange w:id="9978" w:author="Irová Zuzana" w:date="2025-06-06T15:16:00Z" w16du:dateUtc="2025-06-06T13:16:00Z">
          <w:pPr>
            <w:pStyle w:val="Revision"/>
            <w:ind w:left="2061"/>
          </w:pPr>
        </w:pPrChange>
      </w:pPr>
    </w:p>
    <w:p w14:paraId="454F8E9D" w14:textId="07D08B8D" w:rsidR="00592662" w:rsidDel="008E2EB2" w:rsidRDefault="00592662">
      <w:pPr>
        <w:pStyle w:val="NormalIndent"/>
        <w:rPr>
          <w:ins w:id="9979" w:author="Irová Zuzana" w:date="2025-03-20T20:02:00Z" w16du:dateUtc="2025-03-20T19:02:00Z"/>
          <w:del w:id="9980" w:author="Irova Zuzana" w:date="2025-03-28T19:39:00Z" w16du:dateUtc="2025-03-28T18:39:00Z"/>
        </w:rPr>
        <w:pPrChange w:id="9981" w:author="Irová Zuzana" w:date="2025-06-06T15:16:00Z" w16du:dateUtc="2025-06-06T13:16:00Z">
          <w:pPr>
            <w:pStyle w:val="Revision"/>
            <w:ind w:left="2061"/>
          </w:pPr>
        </w:pPrChange>
      </w:pPr>
    </w:p>
    <w:p w14:paraId="08AC5ED6" w14:textId="66864E3A" w:rsidR="00592662" w:rsidDel="008E2EB2" w:rsidRDefault="00592662">
      <w:pPr>
        <w:pStyle w:val="NormalIndent"/>
        <w:rPr>
          <w:ins w:id="9982" w:author="Irová Zuzana" w:date="2025-03-20T20:02:00Z" w16du:dateUtc="2025-03-20T19:02:00Z"/>
          <w:del w:id="9983" w:author="Irova Zuzana" w:date="2025-03-28T19:39:00Z" w16du:dateUtc="2025-03-28T18:39:00Z"/>
        </w:rPr>
        <w:pPrChange w:id="9984" w:author="Irová Zuzana" w:date="2025-06-06T15:16:00Z" w16du:dateUtc="2025-06-06T13:16:00Z">
          <w:pPr>
            <w:pStyle w:val="Revision"/>
            <w:ind w:left="2061"/>
          </w:pPr>
        </w:pPrChange>
      </w:pPr>
    </w:p>
    <w:p w14:paraId="168D6DA6" w14:textId="00903967" w:rsidR="00030D77" w:rsidRPr="00030D77" w:rsidDel="008E2EB2" w:rsidRDefault="00030D77">
      <w:pPr>
        <w:pStyle w:val="NormalIndent"/>
        <w:rPr>
          <w:ins w:id="9985" w:author="Irová Zuzana" w:date="2025-03-20T20:02:00Z"/>
          <w:del w:id="9986" w:author="Irova Zuzana" w:date="2025-03-28T19:39:00Z" w16du:dateUtc="2025-03-28T18:39:00Z"/>
        </w:rPr>
        <w:pPrChange w:id="9987" w:author="Irová Zuzana" w:date="2025-06-06T15:16:00Z" w16du:dateUtc="2025-06-06T13:16:00Z">
          <w:pPr>
            <w:pStyle w:val="Revision"/>
            <w:ind w:left="2061"/>
          </w:pPr>
        </w:pPrChange>
      </w:pPr>
      <w:ins w:id="9988" w:author="Irová Zuzana" w:date="2025-03-20T20:02:00Z">
        <w:del w:id="9989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Systém vytvoří Bill Item pro top-up s parametry: </w:delText>
          </w:r>
        </w:del>
      </w:ins>
    </w:p>
    <w:p w14:paraId="4AB445F5" w14:textId="13AE3EE7" w:rsidR="00030D77" w:rsidRPr="00030D77" w:rsidDel="008E2EB2" w:rsidRDefault="00030D77">
      <w:pPr>
        <w:pStyle w:val="NormalIndent"/>
        <w:rPr>
          <w:ins w:id="9990" w:author="Irová Zuzana" w:date="2025-03-20T20:02:00Z"/>
          <w:del w:id="9991" w:author="Irova Zuzana" w:date="2025-03-28T19:39:00Z" w16du:dateUtc="2025-03-28T18:39:00Z"/>
          <w:lang w:val="en-GB"/>
        </w:rPr>
        <w:pPrChange w:id="9992" w:author="Irová Zuzana" w:date="2025-06-06T15:16:00Z" w16du:dateUtc="2025-06-06T13:16:00Z">
          <w:pPr>
            <w:pStyle w:val="Revision"/>
            <w:ind w:left="2061"/>
          </w:pPr>
        </w:pPrChange>
      </w:pPr>
      <w:ins w:id="9993" w:author="Irová Zuzana" w:date="2025-03-20T20:02:00Z">
        <w:del w:id="9994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 xml:space="preserve">Bill item category = Top-up Event </w:delText>
          </w:r>
        </w:del>
      </w:ins>
    </w:p>
    <w:p w14:paraId="00EC9AE1" w14:textId="5BBEA5AA" w:rsidR="00030D77" w:rsidRPr="00030D77" w:rsidDel="008E2EB2" w:rsidRDefault="00030D77">
      <w:pPr>
        <w:pStyle w:val="NormalIndent"/>
        <w:rPr>
          <w:ins w:id="9995" w:author="Irová Zuzana" w:date="2025-03-20T20:02:00Z"/>
          <w:del w:id="9996" w:author="Irova Zuzana" w:date="2025-03-28T19:39:00Z" w16du:dateUtc="2025-03-28T18:39:00Z"/>
          <w:lang w:val="en-GB"/>
        </w:rPr>
        <w:pPrChange w:id="9997" w:author="Irová Zuzana" w:date="2025-06-06T15:16:00Z" w16du:dateUtc="2025-06-06T13:16:00Z">
          <w:pPr>
            <w:pStyle w:val="Revision"/>
            <w:ind w:left="2061"/>
          </w:pPr>
        </w:pPrChange>
      </w:pPr>
      <w:ins w:id="9998" w:author="Irová Zuzana" w:date="2025-03-20T20:02:00Z">
        <w:del w:id="9999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 xml:space="preserve">Bill item type = Regular bill item </w:delText>
          </w:r>
        </w:del>
      </w:ins>
    </w:p>
    <w:p w14:paraId="0FFE592C" w14:textId="7EEF8CCA" w:rsidR="00030D77" w:rsidRPr="00030D77" w:rsidDel="008E2EB2" w:rsidRDefault="00030D77">
      <w:pPr>
        <w:pStyle w:val="NormalIndent"/>
        <w:rPr>
          <w:ins w:id="10000" w:author="Irová Zuzana" w:date="2025-03-20T20:02:00Z"/>
          <w:del w:id="10001" w:author="Irova Zuzana" w:date="2025-03-28T19:39:00Z" w16du:dateUtc="2025-03-28T18:39:00Z"/>
          <w:lang w:val="en-GB"/>
        </w:rPr>
        <w:pPrChange w:id="10002" w:author="Irová Zuzana" w:date="2025-06-06T15:16:00Z" w16du:dateUtc="2025-06-06T13:16:00Z">
          <w:pPr>
            <w:pStyle w:val="Revision"/>
            <w:ind w:left="2061"/>
          </w:pPr>
        </w:pPrChange>
      </w:pPr>
      <w:ins w:id="10003" w:author="Irová Zuzana" w:date="2025-03-20T20:02:00Z">
        <w:del w:id="10004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 xml:space="preserve">Unit price = </w:delText>
          </w:r>
          <w:r w:rsidRPr="00030D77" w:rsidDel="008E2EB2">
            <w:rPr>
              <w:rFonts w:cstheme="minorBidi"/>
              <w:szCs w:val="22"/>
              <w:lang w:val="en-US" w:eastAsia="en-US"/>
            </w:rPr>
            <w:delText>PCRE.event.unit price</w:delText>
          </w:r>
          <w:r w:rsidRPr="00030D77" w:rsidDel="008E2EB2">
            <w:rPr>
              <w:rFonts w:cstheme="minorBidi"/>
              <w:szCs w:val="22"/>
              <w:lang w:val="en-GB" w:eastAsia="en-US"/>
            </w:rPr>
            <w:delText xml:space="preserve"> (</w:delText>
          </w:r>
          <w:r w:rsidRPr="00030D77" w:rsidDel="008E2EB2">
            <w:rPr>
              <w:rFonts w:cstheme="minorBidi"/>
              <w:szCs w:val="22"/>
              <w:lang w:val="en-US" w:eastAsia="en-US"/>
            </w:rPr>
            <w:delText>z Rated Service Event</w:delText>
          </w:r>
          <w:r w:rsidRPr="00030D77" w:rsidDel="008E2EB2">
            <w:rPr>
              <w:rFonts w:cstheme="minorBidi"/>
              <w:szCs w:val="22"/>
              <w:lang w:val="en-GB" w:eastAsia="en-US"/>
            </w:rPr>
            <w:delText>)</w:delText>
          </w:r>
        </w:del>
      </w:ins>
    </w:p>
    <w:p w14:paraId="2BAF9FA3" w14:textId="6C3B638A" w:rsidR="00030D77" w:rsidRPr="00030D77" w:rsidDel="008E2EB2" w:rsidRDefault="00030D77">
      <w:pPr>
        <w:pStyle w:val="NormalIndent"/>
        <w:rPr>
          <w:ins w:id="10005" w:author="Irová Zuzana" w:date="2025-03-20T20:02:00Z"/>
          <w:del w:id="10006" w:author="Irova Zuzana" w:date="2025-03-28T19:39:00Z" w16du:dateUtc="2025-03-28T18:39:00Z"/>
          <w:lang w:val="en-GB"/>
        </w:rPr>
        <w:pPrChange w:id="10007" w:author="Irová Zuzana" w:date="2025-06-06T15:16:00Z" w16du:dateUtc="2025-06-06T13:16:00Z">
          <w:pPr>
            <w:pStyle w:val="Revision"/>
            <w:ind w:left="2061"/>
          </w:pPr>
        </w:pPrChange>
      </w:pPr>
      <w:ins w:id="10008" w:author="Irová Zuzana" w:date="2025-03-20T20:02:00Z">
        <w:del w:id="10009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>Unit price definition method = PCRE.product type.unit price definition method (</w:delText>
          </w:r>
          <w:r w:rsidRPr="00030D77" w:rsidDel="008E2EB2">
            <w:rPr>
              <w:rFonts w:cstheme="minorBidi"/>
              <w:szCs w:val="22"/>
              <w:lang w:val="en-US" w:eastAsia="en-US"/>
            </w:rPr>
            <w:delText>z Rated Service Event</w:delText>
          </w:r>
          <w:r w:rsidRPr="00030D77" w:rsidDel="008E2EB2">
            <w:rPr>
              <w:rFonts w:cstheme="minorBidi"/>
              <w:szCs w:val="22"/>
              <w:lang w:val="en-GB" w:eastAsia="en-US"/>
            </w:rPr>
            <w:delText>)</w:delText>
          </w:r>
        </w:del>
      </w:ins>
    </w:p>
    <w:p w14:paraId="0B8C0D77" w14:textId="6AE7B080" w:rsidR="00030D77" w:rsidRPr="00030D77" w:rsidDel="008E2EB2" w:rsidRDefault="00030D77">
      <w:pPr>
        <w:pStyle w:val="NormalIndent"/>
        <w:rPr>
          <w:ins w:id="10010" w:author="Irová Zuzana" w:date="2025-03-20T20:02:00Z"/>
          <w:del w:id="10011" w:author="Irova Zuzana" w:date="2025-03-28T19:39:00Z" w16du:dateUtc="2025-03-28T18:39:00Z"/>
          <w:lang w:val="en-GB"/>
        </w:rPr>
        <w:pPrChange w:id="10012" w:author="Irová Zuzana" w:date="2025-06-06T15:16:00Z" w16du:dateUtc="2025-06-06T13:16:00Z">
          <w:pPr>
            <w:pStyle w:val="Revision"/>
            <w:ind w:left="2061"/>
          </w:pPr>
        </w:pPrChange>
      </w:pPr>
      <w:ins w:id="10013" w:author="Irová Zuzana" w:date="2025-03-20T20:02:00Z">
        <w:del w:id="10014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>Number of units = 1 (</w:delText>
          </w:r>
          <w:r w:rsidRPr="00030D77" w:rsidDel="008E2EB2">
            <w:rPr>
              <w:rFonts w:cstheme="minorBidi"/>
              <w:szCs w:val="22"/>
              <w:lang w:val="en-US" w:eastAsia="en-US"/>
            </w:rPr>
            <w:delText>z Rated Service Event</w:delText>
          </w:r>
          <w:r w:rsidRPr="00030D77" w:rsidDel="008E2EB2">
            <w:rPr>
              <w:rFonts w:cstheme="minorBidi"/>
              <w:szCs w:val="22"/>
              <w:lang w:val="en-GB" w:eastAsia="en-US"/>
            </w:rPr>
            <w:delText>)</w:delText>
          </w:r>
        </w:del>
      </w:ins>
    </w:p>
    <w:p w14:paraId="16ED56E0" w14:textId="47C8C18B" w:rsidR="00030D77" w:rsidRPr="00030D77" w:rsidDel="008E2EB2" w:rsidRDefault="00030D77">
      <w:pPr>
        <w:pStyle w:val="NormalIndent"/>
        <w:rPr>
          <w:ins w:id="10015" w:author="Irová Zuzana" w:date="2025-03-20T20:02:00Z"/>
          <w:del w:id="10016" w:author="Irova Zuzana" w:date="2025-03-28T19:39:00Z" w16du:dateUtc="2025-03-28T18:39:00Z"/>
          <w:lang w:val="en-GB"/>
        </w:rPr>
        <w:pPrChange w:id="10017" w:author="Irová Zuzana" w:date="2025-06-06T15:16:00Z" w16du:dateUtc="2025-06-06T13:16:00Z">
          <w:pPr>
            <w:pStyle w:val="Revision"/>
            <w:ind w:left="2061"/>
          </w:pPr>
        </w:pPrChange>
      </w:pPr>
      <w:ins w:id="10018" w:author="Irová Zuzana" w:date="2025-03-20T20:02:00Z">
        <w:del w:id="10019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>Metric unit = piece (</w:delText>
          </w:r>
          <w:r w:rsidRPr="00030D77" w:rsidDel="008E2EB2">
            <w:rPr>
              <w:rFonts w:cstheme="minorBidi"/>
              <w:szCs w:val="22"/>
              <w:lang w:val="en-US" w:eastAsia="en-US"/>
            </w:rPr>
            <w:delText>z Rated Service Event</w:delText>
          </w:r>
          <w:r w:rsidRPr="00030D77" w:rsidDel="008E2EB2">
            <w:rPr>
              <w:rFonts w:cstheme="minorBidi"/>
              <w:szCs w:val="22"/>
              <w:lang w:val="en-GB" w:eastAsia="en-US"/>
            </w:rPr>
            <w:delText>)</w:delText>
          </w:r>
        </w:del>
      </w:ins>
    </w:p>
    <w:p w14:paraId="2A2A99E5" w14:textId="61044094" w:rsidR="00030D77" w:rsidRPr="00030D77" w:rsidDel="008E2EB2" w:rsidRDefault="00030D77">
      <w:pPr>
        <w:pStyle w:val="NormalIndent"/>
        <w:rPr>
          <w:ins w:id="10020" w:author="Irová Zuzana" w:date="2025-03-20T20:02:00Z"/>
          <w:del w:id="10021" w:author="Irova Zuzana" w:date="2025-03-28T19:39:00Z" w16du:dateUtc="2025-03-28T18:39:00Z"/>
          <w:lang w:val="en-GB"/>
        </w:rPr>
        <w:pPrChange w:id="10022" w:author="Irová Zuzana" w:date="2025-06-06T15:16:00Z" w16du:dateUtc="2025-06-06T13:16:00Z">
          <w:pPr>
            <w:pStyle w:val="Revision"/>
            <w:ind w:left="2061"/>
          </w:pPr>
        </w:pPrChange>
      </w:pPr>
      <w:ins w:id="10023" w:author="Irová Zuzana" w:date="2025-03-20T20:02:00Z">
        <w:del w:id="10024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>Tax rate = PCRE.tax rate</w:delText>
          </w:r>
          <w:r w:rsidRPr="00030D77" w:rsidDel="008E2EB2">
            <w:rPr>
              <w:rFonts w:cstheme="minorBidi"/>
              <w:szCs w:val="22"/>
              <w:lang w:val="en-US" w:eastAsia="en-US"/>
            </w:rPr>
            <w:delText xml:space="preserve"> </w:delText>
          </w:r>
          <w:r w:rsidRPr="00030D77" w:rsidDel="008E2EB2">
            <w:rPr>
              <w:rFonts w:cstheme="minorBidi"/>
              <w:szCs w:val="22"/>
              <w:lang w:val="en-GB" w:eastAsia="en-US"/>
            </w:rPr>
            <w:delText>(</w:delText>
          </w:r>
          <w:r w:rsidRPr="00030D77" w:rsidDel="008E2EB2">
            <w:rPr>
              <w:rFonts w:cstheme="minorBidi"/>
              <w:szCs w:val="22"/>
              <w:lang w:val="en-US" w:eastAsia="en-US"/>
            </w:rPr>
            <w:delText>z Rated Service Event</w:delText>
          </w:r>
          <w:r w:rsidRPr="00030D77" w:rsidDel="008E2EB2">
            <w:rPr>
              <w:rFonts w:cstheme="minorBidi"/>
              <w:szCs w:val="22"/>
              <w:lang w:val="en-GB" w:eastAsia="en-US"/>
            </w:rPr>
            <w:delText>)</w:delText>
          </w:r>
        </w:del>
      </w:ins>
    </w:p>
    <w:p w14:paraId="3F5E9F1A" w14:textId="186C0D18" w:rsidR="00030D77" w:rsidRPr="00030D77" w:rsidDel="008E2EB2" w:rsidRDefault="00030D77">
      <w:pPr>
        <w:pStyle w:val="NormalIndent"/>
        <w:rPr>
          <w:ins w:id="10025" w:author="Irová Zuzana" w:date="2025-03-20T20:02:00Z"/>
          <w:del w:id="10026" w:author="Irova Zuzana" w:date="2025-03-28T19:39:00Z" w16du:dateUtc="2025-03-28T18:39:00Z"/>
          <w:lang w:val="en-GB"/>
        </w:rPr>
        <w:pPrChange w:id="10027" w:author="Irová Zuzana" w:date="2025-06-06T15:16:00Z" w16du:dateUtc="2025-06-06T13:16:00Z">
          <w:pPr>
            <w:pStyle w:val="Revision"/>
            <w:ind w:left="2061"/>
          </w:pPr>
        </w:pPrChange>
      </w:pPr>
      <w:ins w:id="10028" w:author="Irová Zuzana" w:date="2025-03-20T20:02:00Z">
        <w:del w:id="10029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>Price amount = částka top-up platby/(1+tax rate) (z</w:delText>
          </w:r>
          <w:r w:rsidRPr="00030D77" w:rsidDel="008E2EB2">
            <w:rPr>
              <w:rFonts w:cstheme="minorBidi"/>
              <w:szCs w:val="22"/>
              <w:lang w:val="en-US" w:eastAsia="en-US"/>
            </w:rPr>
            <w:delText xml:space="preserve"> Rated Service Event</w:delText>
          </w:r>
          <w:r w:rsidRPr="00030D77" w:rsidDel="008E2EB2">
            <w:rPr>
              <w:rFonts w:cstheme="minorBidi"/>
              <w:szCs w:val="22"/>
              <w:lang w:val="en-GB" w:eastAsia="en-US"/>
            </w:rPr>
            <w:delText>)</w:delText>
          </w:r>
        </w:del>
      </w:ins>
    </w:p>
    <w:p w14:paraId="2C0A6D6B" w14:textId="5B4C0E22" w:rsidR="00030D77" w:rsidRPr="00030D77" w:rsidDel="008E2EB2" w:rsidRDefault="00030D77">
      <w:pPr>
        <w:pStyle w:val="NormalIndent"/>
        <w:rPr>
          <w:ins w:id="10030" w:author="Irová Zuzana" w:date="2025-03-20T20:02:00Z"/>
          <w:del w:id="10031" w:author="Irova Zuzana" w:date="2025-03-28T19:39:00Z" w16du:dateUtc="2025-03-28T18:39:00Z"/>
          <w:lang w:val="en-GB"/>
        </w:rPr>
        <w:pPrChange w:id="10032" w:author="Irová Zuzana" w:date="2025-06-06T15:16:00Z" w16du:dateUtc="2025-06-06T13:16:00Z">
          <w:pPr>
            <w:pStyle w:val="Revision"/>
            <w:ind w:left="2061"/>
          </w:pPr>
        </w:pPrChange>
      </w:pPr>
      <w:ins w:id="10033" w:author="Irová Zuzana" w:date="2025-03-20T20:02:00Z">
        <w:del w:id="10034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>Price amount VAT = částka top-up platby (</w:delText>
          </w:r>
          <w:r w:rsidRPr="00030D77" w:rsidDel="008E2EB2">
            <w:rPr>
              <w:rFonts w:cstheme="minorBidi"/>
              <w:szCs w:val="22"/>
              <w:lang w:val="en-US" w:eastAsia="en-US"/>
            </w:rPr>
            <w:delText>z Rated Service Event</w:delText>
          </w:r>
          <w:r w:rsidRPr="00030D77" w:rsidDel="008E2EB2">
            <w:rPr>
              <w:rFonts w:cstheme="minorBidi"/>
              <w:szCs w:val="22"/>
              <w:lang w:val="en-GB" w:eastAsia="en-US"/>
            </w:rPr>
            <w:delText>)</w:delText>
          </w:r>
        </w:del>
      </w:ins>
    </w:p>
    <w:p w14:paraId="2714703F" w14:textId="59794F60" w:rsidR="00030D77" w:rsidRPr="00030D77" w:rsidDel="008E2EB2" w:rsidRDefault="00030D77">
      <w:pPr>
        <w:pStyle w:val="NormalIndent"/>
        <w:rPr>
          <w:ins w:id="10035" w:author="Irová Zuzana" w:date="2025-03-20T20:02:00Z"/>
          <w:del w:id="10036" w:author="Irova Zuzana" w:date="2025-03-28T19:39:00Z" w16du:dateUtc="2025-03-28T18:39:00Z"/>
          <w:lang w:val="en-GB"/>
        </w:rPr>
        <w:pPrChange w:id="10037" w:author="Irová Zuzana" w:date="2025-06-06T15:16:00Z" w16du:dateUtc="2025-06-06T13:16:00Z">
          <w:pPr>
            <w:pStyle w:val="Revision"/>
            <w:ind w:left="2061"/>
          </w:pPr>
        </w:pPrChange>
      </w:pPr>
      <w:ins w:id="10038" w:author="Irová Zuzana" w:date="2025-03-20T20:02:00Z">
        <w:del w:id="10039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>Billing service = PCRE.billing service (</w:delText>
          </w:r>
          <w:r w:rsidRPr="00030D77" w:rsidDel="008E2EB2">
            <w:rPr>
              <w:rFonts w:cstheme="minorBidi"/>
              <w:szCs w:val="22"/>
              <w:lang w:val="en-US" w:eastAsia="en-US"/>
            </w:rPr>
            <w:delText>z Rated Service Event</w:delText>
          </w:r>
          <w:r w:rsidRPr="00030D77" w:rsidDel="008E2EB2">
            <w:rPr>
              <w:rFonts w:cstheme="minorBidi"/>
              <w:szCs w:val="22"/>
              <w:lang w:val="en-GB" w:eastAsia="en-US"/>
            </w:rPr>
            <w:delText>)</w:delText>
          </w:r>
        </w:del>
      </w:ins>
    </w:p>
    <w:p w14:paraId="5622FA93" w14:textId="1DE706B8" w:rsidR="00030D77" w:rsidRPr="00030D77" w:rsidDel="008E2EB2" w:rsidRDefault="00030D77">
      <w:pPr>
        <w:pStyle w:val="NormalIndent"/>
        <w:rPr>
          <w:ins w:id="10040" w:author="Irová Zuzana" w:date="2025-03-20T20:02:00Z"/>
          <w:del w:id="10041" w:author="Irova Zuzana" w:date="2025-03-28T19:39:00Z" w16du:dateUtc="2025-03-28T18:39:00Z"/>
        </w:rPr>
        <w:pPrChange w:id="10042" w:author="Irová Zuzana" w:date="2025-06-06T15:16:00Z" w16du:dateUtc="2025-06-06T13:16:00Z">
          <w:pPr>
            <w:pStyle w:val="Revision"/>
            <w:ind w:left="2061"/>
          </w:pPr>
        </w:pPrChange>
      </w:pPr>
    </w:p>
    <w:p w14:paraId="16F3C381" w14:textId="7A1ADAFD" w:rsidR="00030D77" w:rsidRPr="00030D77" w:rsidDel="008E2EB2" w:rsidRDefault="00030D77">
      <w:pPr>
        <w:pStyle w:val="NormalIndent"/>
        <w:rPr>
          <w:ins w:id="10043" w:author="Irová Zuzana" w:date="2025-03-20T20:02:00Z"/>
          <w:del w:id="10044" w:author="Irova Zuzana" w:date="2025-03-28T19:39:00Z" w16du:dateUtc="2025-03-28T18:39:00Z"/>
        </w:rPr>
        <w:pPrChange w:id="10045" w:author="Irová Zuzana" w:date="2025-06-06T15:16:00Z" w16du:dateUtc="2025-06-06T13:16:00Z">
          <w:pPr>
            <w:pStyle w:val="Revision"/>
            <w:ind w:left="2061"/>
          </w:pPr>
        </w:pPrChange>
      </w:pPr>
      <w:ins w:id="10046" w:author="Irová Zuzana" w:date="2025-03-20T20:02:00Z">
        <w:del w:id="10047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Systém vytvoří tax bill item:</w:delText>
          </w:r>
        </w:del>
      </w:ins>
    </w:p>
    <w:p w14:paraId="209FE722" w14:textId="6192EA74" w:rsidR="00030D77" w:rsidRPr="00030D77" w:rsidDel="008E2EB2" w:rsidRDefault="00030D77">
      <w:pPr>
        <w:pStyle w:val="NormalIndent"/>
        <w:rPr>
          <w:ins w:id="10048" w:author="Irová Zuzana" w:date="2025-03-20T20:02:00Z"/>
          <w:del w:id="10049" w:author="Irova Zuzana" w:date="2025-03-28T19:39:00Z" w16du:dateUtc="2025-03-28T18:39:00Z"/>
          <w:lang w:val="en-GB"/>
        </w:rPr>
        <w:pPrChange w:id="10050" w:author="Irová Zuzana" w:date="2025-06-06T15:16:00Z" w16du:dateUtc="2025-06-06T13:16:00Z">
          <w:pPr>
            <w:pStyle w:val="Revision"/>
            <w:ind w:left="2061"/>
          </w:pPr>
        </w:pPrChange>
      </w:pPr>
      <w:ins w:id="10051" w:author="Irová Zuzana" w:date="2025-03-20T20:02:00Z">
        <w:del w:id="10052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>Bill item category = Tax</w:delText>
          </w:r>
        </w:del>
      </w:ins>
    </w:p>
    <w:p w14:paraId="3172D0D4" w14:textId="2063DA4C" w:rsidR="00030D77" w:rsidRPr="00030D77" w:rsidDel="008E2EB2" w:rsidRDefault="00030D77">
      <w:pPr>
        <w:pStyle w:val="NormalIndent"/>
        <w:rPr>
          <w:ins w:id="10053" w:author="Irová Zuzana" w:date="2025-03-20T20:02:00Z"/>
          <w:del w:id="10054" w:author="Irova Zuzana" w:date="2025-03-28T19:39:00Z" w16du:dateUtc="2025-03-28T18:39:00Z"/>
          <w:lang w:val="en-GB"/>
        </w:rPr>
        <w:pPrChange w:id="10055" w:author="Irová Zuzana" w:date="2025-06-06T15:16:00Z" w16du:dateUtc="2025-06-06T13:16:00Z">
          <w:pPr>
            <w:pStyle w:val="Revision"/>
            <w:ind w:left="2061"/>
          </w:pPr>
        </w:pPrChange>
      </w:pPr>
      <w:ins w:id="10056" w:author="Irová Zuzana" w:date="2025-03-20T20:02:00Z">
        <w:del w:id="10057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>Bill item type = Regular bill item</w:delText>
          </w:r>
        </w:del>
      </w:ins>
    </w:p>
    <w:p w14:paraId="1CC227D0" w14:textId="577DAA05" w:rsidR="00030D77" w:rsidRPr="00030D77" w:rsidDel="008E2EB2" w:rsidRDefault="00030D77">
      <w:pPr>
        <w:pStyle w:val="NormalIndent"/>
        <w:rPr>
          <w:ins w:id="10058" w:author="Irová Zuzana" w:date="2025-03-20T20:02:00Z"/>
          <w:del w:id="10059" w:author="Irova Zuzana" w:date="2025-03-28T19:39:00Z" w16du:dateUtc="2025-03-28T18:39:00Z"/>
          <w:lang w:val="en-GB"/>
        </w:rPr>
        <w:pPrChange w:id="10060" w:author="Irová Zuzana" w:date="2025-06-06T15:16:00Z" w16du:dateUtc="2025-06-06T13:16:00Z">
          <w:pPr>
            <w:pStyle w:val="Revision"/>
            <w:ind w:left="2061"/>
          </w:pPr>
        </w:pPrChange>
      </w:pPr>
      <w:ins w:id="10061" w:author="Irová Zuzana" w:date="2025-03-20T20:02:00Z">
        <w:del w:id="10062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>Number of units = null</w:delText>
          </w:r>
        </w:del>
      </w:ins>
    </w:p>
    <w:p w14:paraId="5F7E2563" w14:textId="419D11D7" w:rsidR="00030D77" w:rsidRPr="00030D77" w:rsidDel="008E2EB2" w:rsidRDefault="00030D77">
      <w:pPr>
        <w:pStyle w:val="NormalIndent"/>
        <w:rPr>
          <w:ins w:id="10063" w:author="Irová Zuzana" w:date="2025-03-20T20:02:00Z"/>
          <w:del w:id="10064" w:author="Irova Zuzana" w:date="2025-03-28T19:39:00Z" w16du:dateUtc="2025-03-28T18:39:00Z"/>
          <w:lang w:val="en-GB"/>
        </w:rPr>
        <w:pPrChange w:id="10065" w:author="Irová Zuzana" w:date="2025-06-06T15:16:00Z" w16du:dateUtc="2025-06-06T13:16:00Z">
          <w:pPr>
            <w:pStyle w:val="Revision"/>
            <w:ind w:left="2061"/>
          </w:pPr>
        </w:pPrChange>
      </w:pPr>
      <w:ins w:id="10066" w:author="Irová Zuzana" w:date="2025-03-20T20:02:00Z">
        <w:del w:id="10067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>Metric unit = null</w:delText>
          </w:r>
        </w:del>
      </w:ins>
    </w:p>
    <w:p w14:paraId="056D241B" w14:textId="56683F64" w:rsidR="00030D77" w:rsidRPr="00030D77" w:rsidDel="008E2EB2" w:rsidRDefault="00030D77">
      <w:pPr>
        <w:pStyle w:val="NormalIndent"/>
        <w:rPr>
          <w:ins w:id="10068" w:author="Irová Zuzana" w:date="2025-03-20T20:02:00Z"/>
          <w:del w:id="10069" w:author="Irova Zuzana" w:date="2025-03-28T19:39:00Z" w16du:dateUtc="2025-03-28T18:39:00Z"/>
          <w:lang w:val="en-GB"/>
        </w:rPr>
        <w:pPrChange w:id="10070" w:author="Irová Zuzana" w:date="2025-06-06T15:16:00Z" w16du:dateUtc="2025-06-06T13:16:00Z">
          <w:pPr>
            <w:pStyle w:val="Revision"/>
            <w:ind w:left="2061"/>
          </w:pPr>
        </w:pPrChange>
      </w:pPr>
      <w:ins w:id="10071" w:author="Irová Zuzana" w:date="2025-03-20T20:02:00Z">
        <w:del w:id="10072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 xml:space="preserve">Tax rate = sazba daně (v procentech) </w:delText>
          </w:r>
        </w:del>
      </w:ins>
    </w:p>
    <w:p w14:paraId="470ECAD1" w14:textId="6897D287" w:rsidR="00030D77" w:rsidRPr="00030D77" w:rsidDel="008E2EB2" w:rsidRDefault="00030D77">
      <w:pPr>
        <w:pStyle w:val="NormalIndent"/>
        <w:rPr>
          <w:ins w:id="10073" w:author="Irová Zuzana" w:date="2025-03-20T20:02:00Z"/>
          <w:del w:id="10074" w:author="Irova Zuzana" w:date="2025-03-28T19:39:00Z" w16du:dateUtc="2025-03-28T18:39:00Z"/>
          <w:lang w:val="en-GB"/>
        </w:rPr>
        <w:pPrChange w:id="10075" w:author="Irová Zuzana" w:date="2025-06-06T15:16:00Z" w16du:dateUtc="2025-06-06T13:16:00Z">
          <w:pPr>
            <w:pStyle w:val="Revision"/>
            <w:ind w:left="2061"/>
          </w:pPr>
        </w:pPrChange>
      </w:pPr>
      <w:ins w:id="10076" w:author="Irová Zuzana" w:date="2025-03-20T20:02:00Z">
        <w:del w:id="10077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>Price amount = Tax base * Tax rate a zaokrouhlení na dvě desetinná místa</w:delText>
          </w:r>
        </w:del>
      </w:ins>
    </w:p>
    <w:p w14:paraId="1D8797CF" w14:textId="4600AC64" w:rsidR="00030D77" w:rsidRPr="00030D77" w:rsidDel="008E2EB2" w:rsidRDefault="00030D77">
      <w:pPr>
        <w:pStyle w:val="NormalIndent"/>
        <w:rPr>
          <w:ins w:id="10078" w:author="Irová Zuzana" w:date="2025-03-20T20:02:00Z"/>
          <w:del w:id="10079" w:author="Irova Zuzana" w:date="2025-03-28T19:39:00Z" w16du:dateUtc="2025-03-28T18:39:00Z"/>
          <w:lang w:val="en-GB"/>
        </w:rPr>
        <w:pPrChange w:id="10080" w:author="Irová Zuzana" w:date="2025-06-06T15:16:00Z" w16du:dateUtc="2025-06-06T13:16:00Z">
          <w:pPr>
            <w:pStyle w:val="Revision"/>
            <w:ind w:left="2061"/>
          </w:pPr>
        </w:pPrChange>
      </w:pPr>
      <w:ins w:id="10081" w:author="Irová Zuzana" w:date="2025-03-20T20:02:00Z">
        <w:del w:id="10082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>Tax base = Rated Service Event.Price amount nedaňové bill item a zaokrouhlení na dvě desetinná místa</w:delText>
          </w:r>
        </w:del>
      </w:ins>
    </w:p>
    <w:p w14:paraId="75D7988B" w14:textId="22E24355" w:rsidR="00030D77" w:rsidRPr="00030D77" w:rsidDel="008E2EB2" w:rsidRDefault="00030D77">
      <w:pPr>
        <w:pStyle w:val="NormalIndent"/>
        <w:rPr>
          <w:ins w:id="10083" w:author="Irová Zuzana" w:date="2025-03-20T20:02:00Z"/>
          <w:del w:id="10084" w:author="Irova Zuzana" w:date="2025-03-28T19:39:00Z" w16du:dateUtc="2025-03-28T18:39:00Z"/>
        </w:rPr>
        <w:pPrChange w:id="10085" w:author="Irová Zuzana" w:date="2025-06-06T15:16:00Z" w16du:dateUtc="2025-06-06T13:16:00Z">
          <w:pPr>
            <w:pStyle w:val="Revision"/>
            <w:ind w:left="2061"/>
          </w:pPr>
        </w:pPrChange>
      </w:pPr>
    </w:p>
    <w:p w14:paraId="6B03FD1C" w14:textId="2ACFE949" w:rsidR="00030D77" w:rsidRPr="00030D77" w:rsidDel="008E2EB2" w:rsidRDefault="00030D77">
      <w:pPr>
        <w:pStyle w:val="NormalIndent"/>
        <w:rPr>
          <w:ins w:id="10086" w:author="Irová Zuzana" w:date="2025-03-20T20:02:00Z"/>
          <w:del w:id="10087" w:author="Irova Zuzana" w:date="2025-03-28T19:39:00Z" w16du:dateUtc="2025-03-28T18:39:00Z"/>
        </w:rPr>
        <w:pPrChange w:id="10088" w:author="Irová Zuzana" w:date="2025-06-06T15:16:00Z" w16du:dateUtc="2025-06-06T13:16:00Z">
          <w:pPr>
            <w:pStyle w:val="Revision"/>
            <w:ind w:left="2061"/>
          </w:pPr>
        </w:pPrChange>
      </w:pPr>
      <w:ins w:id="10089" w:author="Irová Zuzana" w:date="2025-03-20T20:02:00Z">
        <w:del w:id="10090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Systém zjistí, zda není potřeba Rounding adjustment:</w:delText>
          </w:r>
        </w:del>
      </w:ins>
    </w:p>
    <w:p w14:paraId="13121BAD" w14:textId="225BDB57" w:rsidR="00030D77" w:rsidRPr="00030D77" w:rsidDel="008E2EB2" w:rsidRDefault="00030D77">
      <w:pPr>
        <w:pStyle w:val="NormalIndent"/>
        <w:rPr>
          <w:ins w:id="10091" w:author="Irová Zuzana" w:date="2025-03-20T20:02:00Z"/>
          <w:del w:id="10092" w:author="Irova Zuzana" w:date="2025-03-28T19:39:00Z" w16du:dateUtc="2025-03-28T18:39:00Z"/>
          <w:lang w:val="en-GB"/>
        </w:rPr>
        <w:pPrChange w:id="10093" w:author="Irová Zuzana" w:date="2025-06-06T15:16:00Z" w16du:dateUtc="2025-06-06T13:16:00Z">
          <w:pPr>
            <w:pStyle w:val="Revision"/>
            <w:ind w:left="2061"/>
          </w:pPr>
        </w:pPrChange>
      </w:pPr>
      <w:ins w:id="10094" w:author="Irová Zuzana" w:date="2025-03-20T20:02:00Z">
        <w:del w:id="10095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>Pokud rozdíl, daňové bill item.tax base a součtu nedaňových bill item.price amount, není roven nule, Rounding adjustment bill iem se vytvoří s výsledkem rozdílu jako bill item.price amount</w:delText>
          </w:r>
        </w:del>
      </w:ins>
    </w:p>
    <w:p w14:paraId="38BC831B" w14:textId="783C7128" w:rsidR="00030D77" w:rsidRPr="00030D77" w:rsidDel="008E2EB2" w:rsidRDefault="00030D77">
      <w:pPr>
        <w:pStyle w:val="NormalIndent"/>
        <w:rPr>
          <w:ins w:id="10096" w:author="Irová Zuzana" w:date="2025-03-20T20:02:00Z"/>
          <w:del w:id="10097" w:author="Irova Zuzana" w:date="2025-03-28T19:39:00Z" w16du:dateUtc="2025-03-28T18:39:00Z"/>
          <w:lang w:val="en-GB"/>
        </w:rPr>
        <w:pPrChange w:id="10098" w:author="Irová Zuzana" w:date="2025-06-06T15:16:00Z" w16du:dateUtc="2025-06-06T13:16:00Z">
          <w:pPr>
            <w:pStyle w:val="Revision"/>
            <w:ind w:left="2061"/>
          </w:pPr>
        </w:pPrChange>
      </w:pPr>
      <w:ins w:id="10099" w:author="Irová Zuzana" w:date="2025-03-20T20:02:00Z">
        <w:del w:id="10100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>Pokud rozdíl, (součtu daňové bill item.tax base a daňové bill item.price amount) a součtu nedaňových bill item.price amount VAT, není roven nule, Rounding adjustment bill iem se vytvoří, s výsledkem rozdílu jako bill item.price amount VAT</w:delText>
          </w:r>
        </w:del>
      </w:ins>
    </w:p>
    <w:p w14:paraId="32FE72AF" w14:textId="1682D59E" w:rsidR="00030D77" w:rsidRPr="00030D77" w:rsidDel="008E2EB2" w:rsidRDefault="00030D77">
      <w:pPr>
        <w:pStyle w:val="NormalIndent"/>
        <w:rPr>
          <w:ins w:id="10101" w:author="Irová Zuzana" w:date="2025-03-20T20:02:00Z"/>
          <w:del w:id="10102" w:author="Irova Zuzana" w:date="2025-03-28T19:39:00Z" w16du:dateUtc="2025-03-28T18:39:00Z"/>
        </w:rPr>
        <w:pPrChange w:id="10103" w:author="Irová Zuzana" w:date="2025-06-06T15:16:00Z" w16du:dateUtc="2025-06-06T13:16:00Z">
          <w:pPr>
            <w:pStyle w:val="Revision"/>
            <w:ind w:left="2061"/>
          </w:pPr>
        </w:pPrChange>
      </w:pPr>
      <w:ins w:id="10104" w:author="Irová Zuzana" w:date="2025-03-20T20:02:00Z">
        <w:del w:id="10105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Systém vytvoří korekční bill item s parametry:</w:delText>
          </w:r>
        </w:del>
      </w:ins>
    </w:p>
    <w:p w14:paraId="66826F2D" w14:textId="0FF539A4" w:rsidR="00030D77" w:rsidRPr="00030D77" w:rsidDel="008E2EB2" w:rsidRDefault="00030D77">
      <w:pPr>
        <w:pStyle w:val="NormalIndent"/>
        <w:rPr>
          <w:ins w:id="10106" w:author="Irová Zuzana" w:date="2025-03-20T20:02:00Z"/>
          <w:del w:id="10107" w:author="Irova Zuzana" w:date="2025-03-28T19:39:00Z" w16du:dateUtc="2025-03-28T18:39:00Z"/>
        </w:rPr>
        <w:pPrChange w:id="10108" w:author="Irová Zuzana" w:date="2025-06-06T15:16:00Z" w16du:dateUtc="2025-06-06T13:16:00Z">
          <w:pPr>
            <w:pStyle w:val="Revision"/>
            <w:ind w:left="2061"/>
          </w:pPr>
        </w:pPrChange>
      </w:pPr>
      <w:ins w:id="10109" w:author="Irová Zuzana" w:date="2025-03-20T20:02:00Z">
        <w:del w:id="10110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Bill item category = Rounding adjustment </w:delText>
          </w:r>
        </w:del>
      </w:ins>
    </w:p>
    <w:p w14:paraId="34EFF5C1" w14:textId="1A3E1133" w:rsidR="00030D77" w:rsidRPr="00030D77" w:rsidDel="008E2EB2" w:rsidRDefault="00030D77">
      <w:pPr>
        <w:pStyle w:val="NormalIndent"/>
        <w:rPr>
          <w:ins w:id="10111" w:author="Irová Zuzana" w:date="2025-03-20T20:02:00Z"/>
          <w:del w:id="10112" w:author="Irova Zuzana" w:date="2025-03-28T19:39:00Z" w16du:dateUtc="2025-03-28T18:39:00Z"/>
        </w:rPr>
        <w:pPrChange w:id="10113" w:author="Irová Zuzana" w:date="2025-06-06T15:16:00Z" w16du:dateUtc="2025-06-06T13:16:00Z">
          <w:pPr>
            <w:pStyle w:val="Revision"/>
            <w:ind w:left="2061"/>
          </w:pPr>
        </w:pPrChange>
      </w:pPr>
      <w:ins w:id="10114" w:author="Irová Zuzana" w:date="2025-03-20T20:02:00Z">
        <w:del w:id="10115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Product type = null</w:delText>
          </w:r>
        </w:del>
      </w:ins>
    </w:p>
    <w:p w14:paraId="74B3AFDF" w14:textId="14E89098" w:rsidR="00030D77" w:rsidRPr="00030D77" w:rsidDel="008E2EB2" w:rsidRDefault="00030D77">
      <w:pPr>
        <w:pStyle w:val="NormalIndent"/>
        <w:rPr>
          <w:ins w:id="10116" w:author="Irová Zuzana" w:date="2025-03-20T20:02:00Z"/>
          <w:del w:id="10117" w:author="Irova Zuzana" w:date="2025-03-28T19:39:00Z" w16du:dateUtc="2025-03-28T18:39:00Z"/>
        </w:rPr>
        <w:pPrChange w:id="10118" w:author="Irová Zuzana" w:date="2025-06-06T15:16:00Z" w16du:dateUtc="2025-06-06T13:16:00Z">
          <w:pPr>
            <w:pStyle w:val="Revision"/>
            <w:ind w:left="2061"/>
          </w:pPr>
        </w:pPrChange>
      </w:pPr>
      <w:ins w:id="10119" w:author="Irová Zuzana" w:date="2025-03-20T20:02:00Z">
        <w:del w:id="10120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Bill item type =</w:delText>
          </w:r>
        </w:del>
      </w:ins>
    </w:p>
    <w:p w14:paraId="2C6EF825" w14:textId="37DF3840" w:rsidR="00030D77" w:rsidRPr="00030D77" w:rsidDel="008E2EB2" w:rsidRDefault="00030D77">
      <w:pPr>
        <w:pStyle w:val="NormalIndent"/>
        <w:rPr>
          <w:ins w:id="10121" w:author="Irová Zuzana" w:date="2025-03-20T20:02:00Z"/>
          <w:del w:id="10122" w:author="Irova Zuzana" w:date="2025-03-28T19:39:00Z" w16du:dateUtc="2025-03-28T18:39:00Z"/>
          <w:lang w:val="en-GB"/>
        </w:rPr>
        <w:pPrChange w:id="10123" w:author="Irová Zuzana" w:date="2025-06-06T15:16:00Z" w16du:dateUtc="2025-06-06T13:16:00Z">
          <w:pPr>
            <w:pStyle w:val="Revision"/>
            <w:ind w:left="2061"/>
          </w:pPr>
        </w:pPrChange>
      </w:pPr>
      <w:ins w:id="10124" w:author="Irová Zuzana" w:date="2025-03-20T20:02:00Z">
        <w:del w:id="10125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 xml:space="preserve">pokud vypočtený rozdíl je větší než 0, pak </w:delText>
          </w:r>
          <w:r w:rsidRPr="00030D77" w:rsidDel="008E2EB2">
            <w:rPr>
              <w:rFonts w:cstheme="minorBidi"/>
              <w:szCs w:val="22"/>
              <w:lang w:val="en-US" w:eastAsia="en-US"/>
            </w:rPr>
            <w:delText>Corrective bill</w:delText>
          </w:r>
          <w:r w:rsidRPr="00030D77" w:rsidDel="008E2EB2">
            <w:rPr>
              <w:rFonts w:cstheme="minorBidi"/>
              <w:szCs w:val="22"/>
              <w:lang w:val="en-GB" w:eastAsia="en-US"/>
            </w:rPr>
            <w:delText xml:space="preserve"> item – credit, </w:delText>
          </w:r>
        </w:del>
      </w:ins>
    </w:p>
    <w:p w14:paraId="38328047" w14:textId="3BF6D404" w:rsidR="00030D77" w:rsidRPr="00030D77" w:rsidDel="008E2EB2" w:rsidRDefault="00030D77">
      <w:pPr>
        <w:pStyle w:val="NormalIndent"/>
        <w:rPr>
          <w:ins w:id="10126" w:author="Irová Zuzana" w:date="2025-03-20T20:02:00Z"/>
          <w:del w:id="10127" w:author="Irova Zuzana" w:date="2025-03-28T19:39:00Z" w16du:dateUtc="2025-03-28T18:39:00Z"/>
          <w:lang w:val="en-GB"/>
        </w:rPr>
        <w:pPrChange w:id="10128" w:author="Irová Zuzana" w:date="2025-06-06T15:16:00Z" w16du:dateUtc="2025-06-06T13:16:00Z">
          <w:pPr>
            <w:pStyle w:val="Revision"/>
            <w:ind w:left="2061"/>
          </w:pPr>
        </w:pPrChange>
      </w:pPr>
      <w:ins w:id="10129" w:author="Irová Zuzana" w:date="2025-03-20T20:02:00Z">
        <w:del w:id="10130" w:author="Irova Zuzana" w:date="2025-03-28T19:39:00Z" w16du:dateUtc="2025-03-28T18:39:00Z">
          <w:r w:rsidRPr="00030D77" w:rsidDel="008E2EB2">
            <w:rPr>
              <w:rFonts w:cstheme="minorBidi"/>
              <w:szCs w:val="22"/>
              <w:lang w:val="en-GB" w:eastAsia="en-US"/>
            </w:rPr>
            <w:delText xml:space="preserve">jinak </w:delText>
          </w:r>
          <w:r w:rsidRPr="00030D77" w:rsidDel="008E2EB2">
            <w:rPr>
              <w:rFonts w:cstheme="minorBidi"/>
              <w:szCs w:val="22"/>
              <w:lang w:val="en-US" w:eastAsia="en-US"/>
            </w:rPr>
            <w:delText>Corrective bill</w:delText>
          </w:r>
          <w:r w:rsidRPr="00030D77" w:rsidDel="008E2EB2">
            <w:rPr>
              <w:rFonts w:cstheme="minorBidi"/>
              <w:szCs w:val="22"/>
              <w:lang w:val="en-GB" w:eastAsia="en-US"/>
            </w:rPr>
            <w:delText xml:space="preserve"> item - debit </w:delText>
          </w:r>
        </w:del>
      </w:ins>
    </w:p>
    <w:p w14:paraId="046FFFA9" w14:textId="6AE43854" w:rsidR="00030D77" w:rsidRPr="00030D77" w:rsidDel="008E2EB2" w:rsidRDefault="00030D77">
      <w:pPr>
        <w:pStyle w:val="NormalIndent"/>
        <w:rPr>
          <w:ins w:id="10131" w:author="Irová Zuzana" w:date="2025-03-20T20:02:00Z"/>
          <w:del w:id="10132" w:author="Irova Zuzana" w:date="2025-03-28T19:39:00Z" w16du:dateUtc="2025-03-28T18:39:00Z"/>
        </w:rPr>
        <w:pPrChange w:id="10133" w:author="Irová Zuzana" w:date="2025-06-06T15:16:00Z" w16du:dateUtc="2025-06-06T13:16:00Z">
          <w:pPr>
            <w:pStyle w:val="Revision"/>
            <w:ind w:left="2061"/>
          </w:pPr>
        </w:pPrChange>
      </w:pPr>
      <w:ins w:id="10134" w:author="Irová Zuzana" w:date="2025-03-20T20:02:00Z">
        <w:del w:id="10135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Unit price = absolutní hodnota vypočteného rozdílu</w:delText>
          </w:r>
        </w:del>
      </w:ins>
    </w:p>
    <w:p w14:paraId="57AF9E08" w14:textId="6EADC3B7" w:rsidR="00030D77" w:rsidRPr="00030D77" w:rsidDel="008E2EB2" w:rsidRDefault="00030D77">
      <w:pPr>
        <w:pStyle w:val="NormalIndent"/>
        <w:rPr>
          <w:ins w:id="10136" w:author="Irová Zuzana" w:date="2025-03-20T20:02:00Z"/>
          <w:del w:id="10137" w:author="Irova Zuzana" w:date="2025-03-28T19:39:00Z" w16du:dateUtc="2025-03-28T18:39:00Z"/>
        </w:rPr>
        <w:pPrChange w:id="10138" w:author="Irová Zuzana" w:date="2025-06-06T15:16:00Z" w16du:dateUtc="2025-06-06T13:16:00Z">
          <w:pPr>
            <w:pStyle w:val="Revision"/>
            <w:ind w:left="2061"/>
          </w:pPr>
        </w:pPrChange>
      </w:pPr>
      <w:ins w:id="10139" w:author="Irová Zuzana" w:date="2025-03-20T20:02:00Z">
        <w:del w:id="10140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Unit price definition method = None</w:delText>
          </w:r>
        </w:del>
      </w:ins>
    </w:p>
    <w:p w14:paraId="074E761F" w14:textId="21696E9B" w:rsidR="00030D77" w:rsidRPr="00030D77" w:rsidDel="008E2EB2" w:rsidRDefault="00030D77">
      <w:pPr>
        <w:pStyle w:val="NormalIndent"/>
        <w:rPr>
          <w:ins w:id="10141" w:author="Irová Zuzana" w:date="2025-03-20T20:02:00Z"/>
          <w:del w:id="10142" w:author="Irova Zuzana" w:date="2025-03-28T19:39:00Z" w16du:dateUtc="2025-03-28T18:39:00Z"/>
        </w:rPr>
        <w:pPrChange w:id="10143" w:author="Irová Zuzana" w:date="2025-06-06T15:16:00Z" w16du:dateUtc="2025-06-06T13:16:00Z">
          <w:pPr>
            <w:pStyle w:val="Revision"/>
            <w:ind w:left="2061"/>
          </w:pPr>
        </w:pPrChange>
      </w:pPr>
      <w:ins w:id="10144" w:author="Irová Zuzana" w:date="2025-03-20T20:02:00Z">
        <w:del w:id="10145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Number of units = 1 </w:delText>
          </w:r>
        </w:del>
      </w:ins>
    </w:p>
    <w:p w14:paraId="6816353D" w14:textId="752ED077" w:rsidR="00030D77" w:rsidRPr="00030D77" w:rsidDel="008E2EB2" w:rsidRDefault="00030D77">
      <w:pPr>
        <w:pStyle w:val="NormalIndent"/>
        <w:rPr>
          <w:ins w:id="10146" w:author="Irová Zuzana" w:date="2025-03-20T20:02:00Z"/>
          <w:del w:id="10147" w:author="Irova Zuzana" w:date="2025-03-28T19:39:00Z" w16du:dateUtc="2025-03-28T18:39:00Z"/>
        </w:rPr>
        <w:pPrChange w:id="10148" w:author="Irová Zuzana" w:date="2025-06-06T15:16:00Z" w16du:dateUtc="2025-06-06T13:16:00Z">
          <w:pPr>
            <w:pStyle w:val="Revision"/>
            <w:ind w:left="2061"/>
          </w:pPr>
        </w:pPrChange>
      </w:pPr>
      <w:ins w:id="10149" w:author="Irová Zuzana" w:date="2025-03-20T20:02:00Z">
        <w:del w:id="10150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Metric unit = Piece</w:delText>
          </w:r>
        </w:del>
      </w:ins>
    </w:p>
    <w:p w14:paraId="370544EB" w14:textId="4AEF7D1B" w:rsidR="00030D77" w:rsidRPr="00030D77" w:rsidDel="008E2EB2" w:rsidRDefault="00030D77">
      <w:pPr>
        <w:pStyle w:val="NormalIndent"/>
        <w:rPr>
          <w:ins w:id="10151" w:author="Irová Zuzana" w:date="2025-03-20T20:02:00Z"/>
          <w:del w:id="10152" w:author="Irova Zuzana" w:date="2025-03-28T19:39:00Z" w16du:dateUtc="2025-03-28T18:39:00Z"/>
        </w:rPr>
        <w:pPrChange w:id="10153" w:author="Irová Zuzana" w:date="2025-06-06T15:16:00Z" w16du:dateUtc="2025-06-06T13:16:00Z">
          <w:pPr>
            <w:pStyle w:val="Revision"/>
            <w:ind w:left="2061"/>
          </w:pPr>
        </w:pPrChange>
      </w:pPr>
      <w:ins w:id="10154" w:author="Irová Zuzana" w:date="2025-03-20T20:02:00Z">
        <w:del w:id="10155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Tax rate = null </w:delText>
          </w:r>
        </w:del>
      </w:ins>
    </w:p>
    <w:p w14:paraId="6031CA74" w14:textId="29075210" w:rsidR="00030D77" w:rsidRPr="00030D77" w:rsidDel="008E2EB2" w:rsidRDefault="00030D77">
      <w:pPr>
        <w:pStyle w:val="NormalIndent"/>
        <w:rPr>
          <w:ins w:id="10156" w:author="Irová Zuzana" w:date="2025-03-20T20:02:00Z"/>
          <w:del w:id="10157" w:author="Irova Zuzana" w:date="2025-03-28T19:39:00Z" w16du:dateUtc="2025-03-28T18:39:00Z"/>
        </w:rPr>
        <w:pPrChange w:id="10158" w:author="Irová Zuzana" w:date="2025-06-06T15:16:00Z" w16du:dateUtc="2025-06-06T13:16:00Z">
          <w:pPr>
            <w:pStyle w:val="Revision"/>
            <w:ind w:left="2061"/>
          </w:pPr>
        </w:pPrChange>
      </w:pPr>
      <w:ins w:id="10159" w:author="Irová Zuzana" w:date="2025-03-20T20:02:00Z">
        <w:del w:id="10160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Price amount = podle výsledku výpočtu, buď absolutní hodnota </w:delText>
          </w:r>
          <w:r w:rsidRPr="00030D77" w:rsidDel="008E2EB2">
            <w:rPr>
              <w:rFonts w:cstheme="minorBidi"/>
              <w:szCs w:val="22"/>
              <w:lang w:val="en-US" w:eastAsia="en-US"/>
            </w:rPr>
            <w:delText xml:space="preserve">rozdílu, </w:delText>
          </w:r>
          <w:r w:rsidRPr="00030D77" w:rsidDel="008E2EB2">
            <w:rPr>
              <w:rFonts w:cstheme="minorBidi"/>
              <w:szCs w:val="22"/>
              <w:lang w:eastAsia="en-US"/>
            </w:rPr>
            <w:delText>jinak null</w:delText>
          </w:r>
        </w:del>
      </w:ins>
    </w:p>
    <w:p w14:paraId="7130B13C" w14:textId="3BEE7CE0" w:rsidR="00030D77" w:rsidRPr="00030D77" w:rsidDel="008E2EB2" w:rsidRDefault="00030D77">
      <w:pPr>
        <w:pStyle w:val="NormalIndent"/>
        <w:rPr>
          <w:ins w:id="10161" w:author="Irová Zuzana" w:date="2025-03-20T20:02:00Z"/>
          <w:del w:id="10162" w:author="Irova Zuzana" w:date="2025-03-28T19:39:00Z" w16du:dateUtc="2025-03-28T18:39:00Z"/>
        </w:rPr>
        <w:pPrChange w:id="10163" w:author="Irová Zuzana" w:date="2025-06-06T15:16:00Z" w16du:dateUtc="2025-06-06T13:16:00Z">
          <w:pPr>
            <w:pStyle w:val="Revision"/>
            <w:ind w:left="2061"/>
          </w:pPr>
        </w:pPrChange>
      </w:pPr>
      <w:ins w:id="10164" w:author="Irová Zuzana" w:date="2025-03-20T20:02:00Z">
        <w:del w:id="10165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Price amount VAT = podle výsledku výpočtu, buď absolutní hodnota </w:delText>
          </w:r>
          <w:r w:rsidRPr="00030D77" w:rsidDel="008E2EB2">
            <w:rPr>
              <w:rFonts w:cstheme="minorBidi"/>
              <w:szCs w:val="22"/>
              <w:lang w:val="en-US" w:eastAsia="en-US"/>
            </w:rPr>
            <w:delText xml:space="preserve">rozdílu, </w:delText>
          </w:r>
          <w:r w:rsidRPr="00030D77" w:rsidDel="008E2EB2">
            <w:rPr>
              <w:rFonts w:cstheme="minorBidi"/>
              <w:szCs w:val="22"/>
              <w:lang w:eastAsia="en-US"/>
            </w:rPr>
            <w:delText>jinak null</w:delText>
          </w:r>
        </w:del>
      </w:ins>
    </w:p>
    <w:p w14:paraId="740C369E" w14:textId="02B369C0" w:rsidR="00030D77" w:rsidRPr="00030D77" w:rsidDel="008E2EB2" w:rsidRDefault="00030D77">
      <w:pPr>
        <w:pStyle w:val="NormalIndent"/>
        <w:rPr>
          <w:ins w:id="10166" w:author="Irová Zuzana" w:date="2025-03-20T20:02:00Z"/>
          <w:del w:id="10167" w:author="Irova Zuzana" w:date="2025-03-28T19:39:00Z" w16du:dateUtc="2025-03-28T18:39:00Z"/>
        </w:rPr>
        <w:pPrChange w:id="10168" w:author="Irová Zuzana" w:date="2025-06-06T15:16:00Z" w16du:dateUtc="2025-06-06T13:16:00Z">
          <w:pPr>
            <w:pStyle w:val="Revision"/>
            <w:ind w:left="2061"/>
          </w:pPr>
        </w:pPrChange>
      </w:pPr>
      <w:ins w:id="10169" w:author="Irová Zuzana" w:date="2025-03-20T20:02:00Z">
        <w:del w:id="10170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Currency = měna platby</w:delText>
          </w:r>
        </w:del>
      </w:ins>
    </w:p>
    <w:p w14:paraId="139833ED" w14:textId="0CDAB919" w:rsidR="00030D77" w:rsidRPr="00030D77" w:rsidDel="008E2EB2" w:rsidRDefault="00030D77">
      <w:pPr>
        <w:pStyle w:val="NormalIndent"/>
        <w:rPr>
          <w:ins w:id="10171" w:author="Irová Zuzana" w:date="2025-03-20T20:02:00Z"/>
          <w:del w:id="10172" w:author="Irova Zuzana" w:date="2025-03-28T19:39:00Z" w16du:dateUtc="2025-03-28T18:39:00Z"/>
        </w:rPr>
        <w:pPrChange w:id="10173" w:author="Irová Zuzana" w:date="2025-06-06T15:16:00Z" w16du:dateUtc="2025-06-06T13:16:00Z">
          <w:pPr>
            <w:pStyle w:val="Revision"/>
            <w:ind w:left="2061"/>
          </w:pPr>
        </w:pPrChange>
      </w:pPr>
      <w:ins w:id="10174" w:author="Irová Zuzana" w:date="2025-03-20T20:02:00Z">
        <w:del w:id="10175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Billing service = Systém zjistí billing service v Billing service configuration (v kapitole 9.3) na základě bill item category </w:delText>
          </w:r>
        </w:del>
      </w:ins>
    </w:p>
    <w:p w14:paraId="510CCD8F" w14:textId="3DFBBE30" w:rsidR="00030D77" w:rsidRPr="00030D77" w:rsidDel="008E2EB2" w:rsidRDefault="00030D77">
      <w:pPr>
        <w:pStyle w:val="NormalIndent"/>
        <w:rPr>
          <w:ins w:id="10176" w:author="Irová Zuzana" w:date="2025-03-20T20:02:00Z"/>
          <w:del w:id="10177" w:author="Irova Zuzana" w:date="2025-03-28T19:39:00Z" w16du:dateUtc="2025-03-28T18:39:00Z"/>
        </w:rPr>
        <w:pPrChange w:id="10178" w:author="Irová Zuzana" w:date="2025-06-06T15:16:00Z" w16du:dateUtc="2025-06-06T13:16:00Z">
          <w:pPr>
            <w:pStyle w:val="Revision"/>
            <w:ind w:left="2061"/>
          </w:pPr>
        </w:pPrChange>
      </w:pPr>
    </w:p>
    <w:p w14:paraId="7336C535" w14:textId="30E19A22" w:rsidR="00030D77" w:rsidRPr="00030D77" w:rsidDel="008E2EB2" w:rsidRDefault="00030D77">
      <w:pPr>
        <w:pStyle w:val="NormalIndent"/>
        <w:rPr>
          <w:ins w:id="10179" w:author="Irová Zuzana" w:date="2025-03-20T20:02:00Z"/>
          <w:del w:id="10180" w:author="Irova Zuzana" w:date="2025-03-28T19:39:00Z" w16du:dateUtc="2025-03-28T18:39:00Z"/>
        </w:rPr>
        <w:pPrChange w:id="10181" w:author="Irová Zuzana" w:date="2025-06-06T15:16:00Z" w16du:dateUtc="2025-06-06T13:16:00Z">
          <w:pPr>
            <w:pStyle w:val="Revision"/>
            <w:ind w:left="2061"/>
          </w:pPr>
        </w:pPrChange>
      </w:pPr>
      <w:ins w:id="10182" w:author="Irová Zuzana" w:date="2025-03-20T20:02:00Z">
        <w:del w:id="10183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Systém vytvoří vytvoří Bill s parametry: </w:delText>
          </w:r>
        </w:del>
      </w:ins>
    </w:p>
    <w:p w14:paraId="17386F6D" w14:textId="6E5394C0" w:rsidR="00030D77" w:rsidRPr="00030D77" w:rsidDel="008E2EB2" w:rsidRDefault="00030D77">
      <w:pPr>
        <w:pStyle w:val="NormalIndent"/>
        <w:rPr>
          <w:ins w:id="10184" w:author="Irová Zuzana" w:date="2025-03-20T20:02:00Z"/>
          <w:del w:id="10185" w:author="Irova Zuzana" w:date="2025-03-28T19:39:00Z" w16du:dateUtc="2025-03-28T18:39:00Z"/>
        </w:rPr>
        <w:pPrChange w:id="10186" w:author="Irová Zuzana" w:date="2025-06-06T15:16:00Z" w16du:dateUtc="2025-06-06T13:16:00Z">
          <w:pPr>
            <w:pStyle w:val="Revision"/>
            <w:ind w:left="2061"/>
          </w:pPr>
        </w:pPrChange>
      </w:pPr>
      <w:ins w:id="10187" w:author="Irová Zuzana" w:date="2025-03-20T20:02:00Z">
        <w:del w:id="10188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Bill number = Unikátní číslo faktury podle číslovacího schématu BNF3. </w:delText>
          </w:r>
        </w:del>
      </w:ins>
    </w:p>
    <w:p w14:paraId="6B177519" w14:textId="689C9422" w:rsidR="00030D77" w:rsidRPr="00030D77" w:rsidDel="008E2EB2" w:rsidRDefault="00030D77">
      <w:pPr>
        <w:pStyle w:val="NormalIndent"/>
        <w:rPr>
          <w:ins w:id="10189" w:author="Irová Zuzana" w:date="2025-03-20T20:02:00Z"/>
          <w:del w:id="10190" w:author="Irova Zuzana" w:date="2025-03-28T19:39:00Z" w16du:dateUtc="2025-03-28T18:39:00Z"/>
        </w:rPr>
        <w:pPrChange w:id="10191" w:author="Irová Zuzana" w:date="2025-06-06T15:16:00Z" w16du:dateUtc="2025-06-06T13:16:00Z">
          <w:pPr>
            <w:pStyle w:val="Revision"/>
            <w:ind w:left="2061"/>
          </w:pPr>
        </w:pPrChange>
      </w:pPr>
      <w:ins w:id="10192" w:author="Irová Zuzana" w:date="2025-03-20T20:02:00Z">
        <w:del w:id="10193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Bill type = Customer bill</w:delText>
          </w:r>
        </w:del>
      </w:ins>
    </w:p>
    <w:p w14:paraId="7DF42B60" w14:textId="44AA9119" w:rsidR="00030D77" w:rsidRPr="00030D77" w:rsidDel="008E2EB2" w:rsidRDefault="00030D77">
      <w:pPr>
        <w:pStyle w:val="NormalIndent"/>
        <w:rPr>
          <w:ins w:id="10194" w:author="Irová Zuzana" w:date="2025-03-20T20:02:00Z"/>
          <w:del w:id="10195" w:author="Irova Zuzana" w:date="2025-03-28T19:39:00Z" w16du:dateUtc="2025-03-28T18:39:00Z"/>
        </w:rPr>
        <w:pPrChange w:id="10196" w:author="Irová Zuzana" w:date="2025-06-06T15:16:00Z" w16du:dateUtc="2025-06-06T13:16:00Z">
          <w:pPr>
            <w:pStyle w:val="Revision"/>
            <w:ind w:left="2061"/>
          </w:pPr>
        </w:pPrChange>
      </w:pPr>
      <w:ins w:id="10197" w:author="Irová Zuzana" w:date="2025-03-20T20:02:00Z">
        <w:del w:id="10198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Bill issue type = Regular bill </w:delText>
          </w:r>
        </w:del>
      </w:ins>
    </w:p>
    <w:p w14:paraId="1B310647" w14:textId="6F1345A2" w:rsidR="00030D77" w:rsidRPr="00030D77" w:rsidDel="008E2EB2" w:rsidRDefault="00030D77">
      <w:pPr>
        <w:pStyle w:val="NormalIndent"/>
        <w:rPr>
          <w:ins w:id="10199" w:author="Irová Zuzana" w:date="2025-03-20T20:02:00Z"/>
          <w:del w:id="10200" w:author="Irova Zuzana" w:date="2025-03-28T19:39:00Z" w16du:dateUtc="2025-03-28T18:39:00Z"/>
        </w:rPr>
        <w:pPrChange w:id="10201" w:author="Irová Zuzana" w:date="2025-06-06T15:16:00Z" w16du:dateUtc="2025-06-06T13:16:00Z">
          <w:pPr>
            <w:pStyle w:val="Revision"/>
            <w:ind w:left="2061"/>
          </w:pPr>
        </w:pPrChange>
      </w:pPr>
      <w:ins w:id="10202" w:author="Irová Zuzana" w:date="2025-03-20T20:02:00Z">
        <w:del w:id="10203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Bill recurrence type = One-time bill </w:delText>
          </w:r>
        </w:del>
      </w:ins>
    </w:p>
    <w:p w14:paraId="42CA83C5" w14:textId="69C8D32E" w:rsidR="00030D77" w:rsidRPr="00030D77" w:rsidDel="008E2EB2" w:rsidRDefault="00030D77">
      <w:pPr>
        <w:pStyle w:val="NormalIndent"/>
        <w:rPr>
          <w:ins w:id="10204" w:author="Irová Zuzana" w:date="2025-03-20T20:02:00Z"/>
          <w:del w:id="10205" w:author="Irova Zuzana" w:date="2025-03-28T19:39:00Z" w16du:dateUtc="2025-03-28T18:39:00Z"/>
        </w:rPr>
        <w:pPrChange w:id="10206" w:author="Irová Zuzana" w:date="2025-06-06T15:16:00Z" w16du:dateUtc="2025-06-06T13:16:00Z">
          <w:pPr>
            <w:pStyle w:val="Revision"/>
            <w:ind w:left="2061"/>
          </w:pPr>
        </w:pPrChange>
      </w:pPr>
      <w:ins w:id="10207" w:author="Irová Zuzana" w:date="2025-03-20T20:02:00Z">
        <w:del w:id="10208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Bill category = Top-up </w:delText>
          </w:r>
        </w:del>
      </w:ins>
    </w:p>
    <w:p w14:paraId="6E2DFC53" w14:textId="22971A20" w:rsidR="00030D77" w:rsidRPr="00030D77" w:rsidDel="008E2EB2" w:rsidRDefault="00030D77">
      <w:pPr>
        <w:pStyle w:val="NormalIndent"/>
        <w:rPr>
          <w:ins w:id="10209" w:author="Irová Zuzana" w:date="2025-03-20T20:02:00Z"/>
          <w:del w:id="10210" w:author="Irova Zuzana" w:date="2025-03-28T19:39:00Z" w16du:dateUtc="2025-03-28T18:39:00Z"/>
        </w:rPr>
        <w:pPrChange w:id="10211" w:author="Irová Zuzana" w:date="2025-06-06T15:16:00Z" w16du:dateUtc="2025-06-06T13:16:00Z">
          <w:pPr>
            <w:pStyle w:val="Revision"/>
            <w:ind w:left="2061"/>
          </w:pPr>
        </w:pPrChange>
      </w:pPr>
      <w:ins w:id="10212" w:author="Irová Zuzana" w:date="2025-03-20T20:02:00Z">
        <w:del w:id="10213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Bill issue status = Issued</w:delText>
          </w:r>
        </w:del>
      </w:ins>
    </w:p>
    <w:p w14:paraId="7535DB3C" w14:textId="27C790D9" w:rsidR="00030D77" w:rsidRPr="00030D77" w:rsidDel="008E2EB2" w:rsidRDefault="00030D77">
      <w:pPr>
        <w:pStyle w:val="NormalIndent"/>
        <w:rPr>
          <w:ins w:id="10214" w:author="Irová Zuzana" w:date="2025-03-20T20:02:00Z"/>
          <w:del w:id="10215" w:author="Irova Zuzana" w:date="2025-03-28T19:39:00Z" w16du:dateUtc="2025-03-28T18:39:00Z"/>
        </w:rPr>
        <w:pPrChange w:id="10216" w:author="Irová Zuzana" w:date="2025-06-06T15:16:00Z" w16du:dateUtc="2025-06-06T13:16:00Z">
          <w:pPr>
            <w:pStyle w:val="Revision"/>
            <w:ind w:left="2061"/>
          </w:pPr>
        </w:pPrChange>
      </w:pPr>
      <w:ins w:id="10217" w:author="Irová Zuzana" w:date="2025-03-20T20:02:00Z">
        <w:del w:id="10218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Bill payment status = Paid fully </w:delText>
          </w:r>
        </w:del>
      </w:ins>
    </w:p>
    <w:p w14:paraId="2E2879F8" w14:textId="377BEF52" w:rsidR="00030D77" w:rsidRPr="00030D77" w:rsidDel="008E2EB2" w:rsidRDefault="00030D77">
      <w:pPr>
        <w:pStyle w:val="NormalIndent"/>
        <w:rPr>
          <w:ins w:id="10219" w:author="Irová Zuzana" w:date="2025-03-20T20:02:00Z"/>
          <w:del w:id="10220" w:author="Irova Zuzana" w:date="2025-03-28T19:39:00Z" w16du:dateUtc="2025-03-28T18:39:00Z"/>
        </w:rPr>
        <w:pPrChange w:id="10221" w:author="Irová Zuzana" w:date="2025-06-06T15:16:00Z" w16du:dateUtc="2025-06-06T13:16:00Z">
          <w:pPr>
            <w:pStyle w:val="Revision"/>
            <w:ind w:left="2061"/>
          </w:pPr>
        </w:pPrChange>
      </w:pPr>
      <w:ins w:id="10222" w:author="Irová Zuzana" w:date="2025-03-20T20:02:00Z">
        <w:del w:id="10223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Comment = </w:delText>
          </w:r>
        </w:del>
      </w:ins>
    </w:p>
    <w:p w14:paraId="61DBEB98" w14:textId="28AFA015" w:rsidR="00030D77" w:rsidRPr="00030D77" w:rsidDel="008E2EB2" w:rsidRDefault="00030D77">
      <w:pPr>
        <w:pStyle w:val="NormalIndent"/>
        <w:rPr>
          <w:ins w:id="10224" w:author="Irová Zuzana" w:date="2025-03-20T20:02:00Z"/>
          <w:del w:id="10225" w:author="Irova Zuzana" w:date="2025-03-28T19:39:00Z" w16du:dateUtc="2025-03-28T18:39:00Z"/>
        </w:rPr>
        <w:pPrChange w:id="10226" w:author="Irová Zuzana" w:date="2025-06-06T15:16:00Z" w16du:dateUtc="2025-06-06T13:16:00Z">
          <w:pPr>
            <w:pStyle w:val="Revision"/>
            <w:ind w:left="2061"/>
          </w:pPr>
        </w:pPrChange>
      </w:pPr>
      <w:ins w:id="10227" w:author="Irová Zuzana" w:date="2025-03-20T20:02:00Z">
        <w:del w:id="10228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Bill amount = součet </w:delText>
          </w:r>
          <w:r w:rsidRPr="00030D77" w:rsidDel="008E2EB2">
            <w:rPr>
              <w:rFonts w:cstheme="minorBidi"/>
              <w:b/>
              <w:szCs w:val="22"/>
              <w:lang w:eastAsia="en-US"/>
            </w:rPr>
            <w:delText>daňových</w:delText>
          </w:r>
          <w:r w:rsidRPr="00030D77" w:rsidDel="008E2EB2">
            <w:rPr>
              <w:rFonts w:cstheme="minorBidi"/>
              <w:szCs w:val="22"/>
              <w:lang w:eastAsia="en-US"/>
            </w:rPr>
            <w:delText xml:space="preserve"> bill items.tax base </w:delText>
          </w:r>
        </w:del>
      </w:ins>
    </w:p>
    <w:p w14:paraId="4CEA1184" w14:textId="3DB26E41" w:rsidR="00030D77" w:rsidRPr="00030D77" w:rsidDel="008E2EB2" w:rsidRDefault="00030D77">
      <w:pPr>
        <w:pStyle w:val="NormalIndent"/>
        <w:rPr>
          <w:ins w:id="10229" w:author="Irová Zuzana" w:date="2025-03-20T20:02:00Z"/>
          <w:del w:id="10230" w:author="Irova Zuzana" w:date="2025-03-28T19:39:00Z" w16du:dateUtc="2025-03-28T18:39:00Z"/>
        </w:rPr>
        <w:pPrChange w:id="10231" w:author="Irová Zuzana" w:date="2025-06-06T15:16:00Z" w16du:dateUtc="2025-06-06T13:16:00Z">
          <w:pPr>
            <w:pStyle w:val="Revision"/>
            <w:ind w:left="2061"/>
          </w:pPr>
        </w:pPrChange>
      </w:pPr>
      <w:ins w:id="10232" w:author="Irová Zuzana" w:date="2025-03-20T20:02:00Z">
        <w:del w:id="10233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Tax amount = součet </w:delText>
          </w:r>
          <w:r w:rsidRPr="00030D77" w:rsidDel="008E2EB2">
            <w:rPr>
              <w:rFonts w:cstheme="minorBidi"/>
              <w:b/>
              <w:szCs w:val="22"/>
              <w:lang w:eastAsia="en-US"/>
            </w:rPr>
            <w:delText>daňových</w:delText>
          </w:r>
          <w:r w:rsidRPr="00030D77" w:rsidDel="008E2EB2">
            <w:rPr>
              <w:rFonts w:cstheme="minorBidi"/>
              <w:szCs w:val="22"/>
              <w:lang w:eastAsia="en-US"/>
            </w:rPr>
            <w:delText xml:space="preserve"> bill items.price amount </w:delText>
          </w:r>
        </w:del>
      </w:ins>
    </w:p>
    <w:p w14:paraId="4AAED2FD" w14:textId="08764A90" w:rsidR="00030D77" w:rsidRPr="00030D77" w:rsidDel="008E2EB2" w:rsidRDefault="00030D77">
      <w:pPr>
        <w:pStyle w:val="NormalIndent"/>
        <w:rPr>
          <w:ins w:id="10234" w:author="Irová Zuzana" w:date="2025-03-20T20:02:00Z"/>
          <w:del w:id="10235" w:author="Irova Zuzana" w:date="2025-03-28T19:39:00Z" w16du:dateUtc="2025-03-28T18:39:00Z"/>
        </w:rPr>
        <w:pPrChange w:id="10236" w:author="Irová Zuzana" w:date="2025-06-06T15:16:00Z" w16du:dateUtc="2025-06-06T13:16:00Z">
          <w:pPr>
            <w:pStyle w:val="Revision"/>
            <w:ind w:left="2061"/>
          </w:pPr>
        </w:pPrChange>
      </w:pPr>
      <w:ins w:id="10237" w:author="Irová Zuzana" w:date="2025-03-20T20:02:00Z">
        <w:del w:id="10238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Total amount = Payment amount </w:delText>
          </w:r>
        </w:del>
      </w:ins>
    </w:p>
    <w:p w14:paraId="2FE10C2D" w14:textId="3AEA9BBB" w:rsidR="00030D77" w:rsidRPr="00030D77" w:rsidDel="008E2EB2" w:rsidRDefault="00030D77">
      <w:pPr>
        <w:pStyle w:val="NormalIndent"/>
        <w:rPr>
          <w:ins w:id="10239" w:author="Irová Zuzana" w:date="2025-03-20T20:02:00Z"/>
          <w:del w:id="10240" w:author="Irova Zuzana" w:date="2025-03-28T19:39:00Z" w16du:dateUtc="2025-03-28T18:39:00Z"/>
        </w:rPr>
        <w:pPrChange w:id="10241" w:author="Irová Zuzana" w:date="2025-06-06T15:16:00Z" w16du:dateUtc="2025-06-06T13:16:00Z">
          <w:pPr>
            <w:pStyle w:val="Revision"/>
            <w:ind w:left="2061"/>
          </w:pPr>
        </w:pPrChange>
      </w:pPr>
      <w:ins w:id="10242" w:author="Irová Zuzana" w:date="2025-03-20T20:02:00Z">
        <w:del w:id="10243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Date of issue = aktuální datum</w:delText>
          </w:r>
        </w:del>
      </w:ins>
    </w:p>
    <w:p w14:paraId="679CF323" w14:textId="267B0B32" w:rsidR="00030D77" w:rsidRPr="00030D77" w:rsidDel="008E2EB2" w:rsidRDefault="00030D77">
      <w:pPr>
        <w:pStyle w:val="NormalIndent"/>
        <w:rPr>
          <w:ins w:id="10244" w:author="Irová Zuzana" w:date="2025-03-20T20:02:00Z"/>
          <w:del w:id="10245" w:author="Irova Zuzana" w:date="2025-03-28T19:39:00Z" w16du:dateUtc="2025-03-28T18:39:00Z"/>
        </w:rPr>
        <w:pPrChange w:id="10246" w:author="Irová Zuzana" w:date="2025-06-06T15:16:00Z" w16du:dateUtc="2025-06-06T13:16:00Z">
          <w:pPr>
            <w:pStyle w:val="Revision"/>
            <w:ind w:left="2061"/>
          </w:pPr>
        </w:pPrChange>
      </w:pPr>
      <w:ins w:id="10247" w:author="Irová Zuzana" w:date="2025-03-20T20:02:00Z">
        <w:del w:id="10248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Due date = aktuální datum</w:delText>
          </w:r>
        </w:del>
      </w:ins>
    </w:p>
    <w:p w14:paraId="0B2868EC" w14:textId="394432A6" w:rsidR="00030D77" w:rsidRPr="00030D77" w:rsidDel="008E2EB2" w:rsidRDefault="00030D77">
      <w:pPr>
        <w:pStyle w:val="NormalIndent"/>
        <w:rPr>
          <w:ins w:id="10249" w:author="Irová Zuzana" w:date="2025-03-20T20:02:00Z"/>
          <w:del w:id="10250" w:author="Irova Zuzana" w:date="2025-03-28T19:39:00Z" w16du:dateUtc="2025-03-28T18:39:00Z"/>
        </w:rPr>
        <w:pPrChange w:id="10251" w:author="Irová Zuzana" w:date="2025-06-06T15:16:00Z" w16du:dateUtc="2025-06-06T13:16:00Z">
          <w:pPr>
            <w:pStyle w:val="Revision"/>
            <w:ind w:left="2061"/>
          </w:pPr>
        </w:pPrChange>
      </w:pPr>
      <w:ins w:id="10252" w:author="Irová Zuzana" w:date="2025-03-20T20:02:00Z">
        <w:del w:id="10253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Date of beginning = aktuální datum</w:delText>
          </w:r>
        </w:del>
      </w:ins>
    </w:p>
    <w:p w14:paraId="284DEC18" w14:textId="2CECA73B" w:rsidR="00030D77" w:rsidRPr="00030D77" w:rsidDel="008E2EB2" w:rsidRDefault="00030D77">
      <w:pPr>
        <w:pStyle w:val="NormalIndent"/>
        <w:rPr>
          <w:ins w:id="10254" w:author="Irová Zuzana" w:date="2025-03-20T20:02:00Z"/>
          <w:del w:id="10255" w:author="Irova Zuzana" w:date="2025-03-28T19:39:00Z" w16du:dateUtc="2025-03-28T18:39:00Z"/>
        </w:rPr>
        <w:pPrChange w:id="10256" w:author="Irová Zuzana" w:date="2025-06-06T15:16:00Z" w16du:dateUtc="2025-06-06T13:16:00Z">
          <w:pPr>
            <w:pStyle w:val="Revision"/>
            <w:ind w:left="2061"/>
          </w:pPr>
        </w:pPrChange>
      </w:pPr>
      <w:ins w:id="10257" w:author="Irová Zuzana" w:date="2025-03-20T20:02:00Z">
        <w:del w:id="10258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Date of end = aktuální datum</w:delText>
          </w:r>
        </w:del>
      </w:ins>
    </w:p>
    <w:p w14:paraId="50671DB3" w14:textId="3CA705A6" w:rsidR="00030D77" w:rsidRPr="00030D77" w:rsidDel="008E2EB2" w:rsidRDefault="00030D77">
      <w:pPr>
        <w:pStyle w:val="NormalIndent"/>
        <w:rPr>
          <w:ins w:id="10259" w:author="Irová Zuzana" w:date="2025-03-20T20:02:00Z"/>
          <w:del w:id="10260" w:author="Irova Zuzana" w:date="2025-03-28T19:39:00Z" w16du:dateUtc="2025-03-28T18:39:00Z"/>
        </w:rPr>
        <w:pPrChange w:id="10261" w:author="Irová Zuzana" w:date="2025-06-06T15:16:00Z" w16du:dateUtc="2025-06-06T13:16:00Z">
          <w:pPr>
            <w:pStyle w:val="Revision"/>
            <w:ind w:left="2061"/>
          </w:pPr>
        </w:pPrChange>
      </w:pPr>
      <w:ins w:id="10262" w:author="Irová Zuzana" w:date="2025-03-20T20:02:00Z">
        <w:del w:id="10263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Totala amount in clearing currency = Total amount ve zúčtovací měně </w:delText>
          </w:r>
        </w:del>
      </w:ins>
    </w:p>
    <w:p w14:paraId="1EEB32B9" w14:textId="3C1CA642" w:rsidR="00030D77" w:rsidRPr="00030D77" w:rsidDel="008E2EB2" w:rsidRDefault="00030D77">
      <w:pPr>
        <w:pStyle w:val="NormalIndent"/>
        <w:rPr>
          <w:ins w:id="10264" w:author="Irová Zuzana" w:date="2025-03-20T20:02:00Z"/>
          <w:del w:id="10265" w:author="Irova Zuzana" w:date="2025-03-28T19:39:00Z" w16du:dateUtc="2025-03-28T18:39:00Z"/>
        </w:rPr>
        <w:pPrChange w:id="10266" w:author="Irová Zuzana" w:date="2025-06-06T15:16:00Z" w16du:dateUtc="2025-06-06T13:16:00Z">
          <w:pPr>
            <w:pStyle w:val="Revision"/>
            <w:ind w:left="2061"/>
          </w:pPr>
        </w:pPrChange>
      </w:pPr>
      <w:ins w:id="10267" w:author="Irová Zuzana" w:date="2025-03-20T20:02:00Z">
        <w:del w:id="10268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Matched amount = částka kreditu ve zúčtovací měně</w:delText>
          </w:r>
        </w:del>
      </w:ins>
    </w:p>
    <w:p w14:paraId="40059CC1" w14:textId="0497AD77" w:rsidR="00030D77" w:rsidRPr="00030D77" w:rsidDel="008E2EB2" w:rsidRDefault="00030D77">
      <w:pPr>
        <w:pStyle w:val="NormalIndent"/>
        <w:rPr>
          <w:ins w:id="10269" w:author="Irová Zuzana" w:date="2025-03-20T20:02:00Z"/>
          <w:del w:id="10270" w:author="Irova Zuzana" w:date="2025-03-28T19:39:00Z" w16du:dateUtc="2025-03-28T18:39:00Z"/>
        </w:rPr>
        <w:pPrChange w:id="10271" w:author="Irová Zuzana" w:date="2025-06-06T15:16:00Z" w16du:dateUtc="2025-06-06T13:16:00Z">
          <w:pPr>
            <w:pStyle w:val="Revision"/>
            <w:ind w:left="2061"/>
          </w:pPr>
        </w:pPrChange>
      </w:pPr>
      <w:ins w:id="10272" w:author="Irová Zuzana" w:date="2025-03-20T20:02:00Z">
        <w:del w:id="10273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Currency = měna platby (CM.Account.currency) (v první fázi vždy EUR) </w:delText>
          </w:r>
        </w:del>
      </w:ins>
    </w:p>
    <w:p w14:paraId="325B5EC6" w14:textId="26506DA7" w:rsidR="00030D77" w:rsidRPr="00030D77" w:rsidDel="008E2EB2" w:rsidRDefault="00030D77">
      <w:pPr>
        <w:pStyle w:val="NormalIndent"/>
        <w:rPr>
          <w:ins w:id="10274" w:author="Irová Zuzana" w:date="2025-03-20T20:02:00Z"/>
          <w:del w:id="10275" w:author="Irova Zuzana" w:date="2025-03-28T19:39:00Z" w16du:dateUtc="2025-03-28T18:39:00Z"/>
        </w:rPr>
        <w:pPrChange w:id="10276" w:author="Irová Zuzana" w:date="2025-06-06T15:16:00Z" w16du:dateUtc="2025-06-06T13:16:00Z">
          <w:pPr>
            <w:pStyle w:val="Revision"/>
            <w:ind w:left="2061"/>
          </w:pPr>
        </w:pPrChange>
      </w:pPr>
      <w:ins w:id="10277" w:author="Irová Zuzana" w:date="2025-03-20T20:02:00Z">
        <w:del w:id="10278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Clearing currency = zúčtovací měna účtu </w:delText>
          </w:r>
        </w:del>
      </w:ins>
    </w:p>
    <w:p w14:paraId="764F906B" w14:textId="5BFB6D5A" w:rsidR="00030D77" w:rsidRPr="00030D77" w:rsidDel="008E2EB2" w:rsidRDefault="00030D77">
      <w:pPr>
        <w:pStyle w:val="NormalIndent"/>
        <w:rPr>
          <w:ins w:id="10279" w:author="Irová Zuzana" w:date="2025-03-20T20:02:00Z"/>
          <w:del w:id="10280" w:author="Irova Zuzana" w:date="2025-03-28T19:39:00Z" w16du:dateUtc="2025-03-28T18:39:00Z"/>
        </w:rPr>
        <w:pPrChange w:id="10281" w:author="Irová Zuzana" w:date="2025-06-06T15:16:00Z" w16du:dateUtc="2025-06-06T13:16:00Z">
          <w:pPr>
            <w:pStyle w:val="Revision"/>
            <w:ind w:left="2061"/>
          </w:pPr>
        </w:pPrChange>
      </w:pPr>
      <w:ins w:id="10282" w:author="Irová Zuzana" w:date="2025-03-20T20:02:00Z">
        <w:del w:id="10283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Subject number = CM.Account.number </w:delText>
          </w:r>
        </w:del>
      </w:ins>
    </w:p>
    <w:p w14:paraId="65644571" w14:textId="07D6A6C1" w:rsidR="00030D77" w:rsidRPr="00030D77" w:rsidDel="008E2EB2" w:rsidRDefault="00030D77">
      <w:pPr>
        <w:pStyle w:val="NormalIndent"/>
        <w:rPr>
          <w:ins w:id="10284" w:author="Irová Zuzana" w:date="2025-03-20T20:02:00Z"/>
          <w:del w:id="10285" w:author="Irova Zuzana" w:date="2025-03-28T19:39:00Z" w16du:dateUtc="2025-03-28T18:39:00Z"/>
        </w:rPr>
        <w:pPrChange w:id="10286" w:author="Irová Zuzana" w:date="2025-06-06T15:16:00Z" w16du:dateUtc="2025-06-06T13:16:00Z">
          <w:pPr>
            <w:pStyle w:val="Revision"/>
            <w:ind w:left="2061"/>
          </w:pPr>
        </w:pPrChange>
      </w:pPr>
      <w:ins w:id="10287" w:author="Irová Zuzana" w:date="2025-03-20T20:02:00Z">
        <w:del w:id="10288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Subject type = Account</w:delText>
          </w:r>
        </w:del>
      </w:ins>
    </w:p>
    <w:p w14:paraId="52C8E188" w14:textId="2273BA33" w:rsidR="00030D77" w:rsidRPr="00030D77" w:rsidDel="008E2EB2" w:rsidRDefault="00030D77">
      <w:pPr>
        <w:pStyle w:val="NormalIndent"/>
        <w:rPr>
          <w:ins w:id="10289" w:author="Irová Zuzana" w:date="2025-03-20T20:02:00Z"/>
          <w:del w:id="10290" w:author="Irova Zuzana" w:date="2025-03-28T19:39:00Z" w16du:dateUtc="2025-03-28T18:39:00Z"/>
        </w:rPr>
        <w:pPrChange w:id="10291" w:author="Irová Zuzana" w:date="2025-06-06T15:16:00Z" w16du:dateUtc="2025-06-06T13:16:00Z">
          <w:pPr>
            <w:pStyle w:val="Revision"/>
            <w:ind w:left="2061"/>
          </w:pPr>
        </w:pPrChange>
      </w:pPr>
      <w:ins w:id="10292" w:author="Irová Zuzana" w:date="2025-03-20T20:02:00Z">
        <w:del w:id="10293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Toll domain = CM.Toll domain.Abbreviation (v první fázi SK)</w:delText>
          </w:r>
        </w:del>
      </w:ins>
    </w:p>
    <w:p w14:paraId="7F81044E" w14:textId="3D19D2B8" w:rsidR="00030D77" w:rsidRPr="00030D77" w:rsidDel="008E2EB2" w:rsidRDefault="00030D77">
      <w:pPr>
        <w:pStyle w:val="NormalIndent"/>
        <w:rPr>
          <w:ins w:id="10294" w:author="Irová Zuzana" w:date="2025-03-20T20:02:00Z"/>
          <w:del w:id="10295" w:author="Irova Zuzana" w:date="2025-03-28T19:39:00Z" w16du:dateUtc="2025-03-28T18:39:00Z"/>
        </w:rPr>
        <w:pPrChange w:id="10296" w:author="Irová Zuzana" w:date="2025-06-06T15:16:00Z" w16du:dateUtc="2025-06-06T13:16:00Z">
          <w:pPr>
            <w:pStyle w:val="Revision"/>
            <w:ind w:left="2061"/>
          </w:pPr>
        </w:pPrChange>
      </w:pPr>
      <w:ins w:id="10297" w:author="Irová Zuzana" w:date="2025-03-20T20:02:00Z">
        <w:del w:id="10298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Bill issuer bank account = zjištěné číslo bankovního účtu Bill issuera (BIBA)</w:delText>
          </w:r>
        </w:del>
      </w:ins>
    </w:p>
    <w:p w14:paraId="138F25BD" w14:textId="3216D343" w:rsidR="00030D77" w:rsidRPr="00030D77" w:rsidDel="008E2EB2" w:rsidRDefault="00030D77">
      <w:pPr>
        <w:pStyle w:val="NormalIndent"/>
        <w:rPr>
          <w:ins w:id="10299" w:author="Irová Zuzana" w:date="2025-03-20T20:02:00Z"/>
          <w:del w:id="10300" w:author="Irova Zuzana" w:date="2025-03-28T19:39:00Z" w16du:dateUtc="2025-03-28T18:39:00Z"/>
        </w:rPr>
        <w:pPrChange w:id="10301" w:author="Irová Zuzana" w:date="2025-06-06T15:16:00Z" w16du:dateUtc="2025-06-06T13:16:00Z">
          <w:pPr>
            <w:pStyle w:val="Revision"/>
            <w:ind w:left="2061"/>
          </w:pPr>
        </w:pPrChange>
      </w:pPr>
      <w:ins w:id="10302" w:author="Irová Zuzana" w:date="2025-03-20T20:02:00Z">
        <w:del w:id="10303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Bill issuer = zjištěný Bill issuer</w:delText>
          </w:r>
        </w:del>
      </w:ins>
    </w:p>
    <w:p w14:paraId="44F753C2" w14:textId="30B380B1" w:rsidR="00592662" w:rsidDel="008E2EB2" w:rsidRDefault="00592662">
      <w:pPr>
        <w:pStyle w:val="NormalIndent"/>
        <w:rPr>
          <w:ins w:id="10304" w:author="Irová Zuzana" w:date="2025-03-20T20:02:00Z" w16du:dateUtc="2025-03-20T19:02:00Z"/>
          <w:del w:id="10305" w:author="Irova Zuzana" w:date="2025-03-28T19:39:00Z" w16du:dateUtc="2025-03-28T18:39:00Z"/>
        </w:rPr>
        <w:pPrChange w:id="10306" w:author="Irová Zuzana" w:date="2025-06-06T15:16:00Z" w16du:dateUtc="2025-06-06T13:16:00Z">
          <w:pPr>
            <w:pStyle w:val="Revision"/>
            <w:ind w:left="2061"/>
          </w:pPr>
        </w:pPrChange>
      </w:pPr>
    </w:p>
    <w:p w14:paraId="5C5FB218" w14:textId="715CC77C" w:rsidR="00030D77" w:rsidDel="008E2EB2" w:rsidRDefault="00030D77">
      <w:pPr>
        <w:pStyle w:val="NormalIndent"/>
        <w:rPr>
          <w:ins w:id="10307" w:author="Irová Zuzana" w:date="2025-03-20T20:02:00Z" w16du:dateUtc="2025-03-20T19:02:00Z"/>
          <w:del w:id="10308" w:author="Irova Zuzana" w:date="2025-03-28T19:39:00Z" w16du:dateUtc="2025-03-28T18:39:00Z"/>
        </w:rPr>
        <w:pPrChange w:id="10309" w:author="Irová Zuzana" w:date="2025-06-06T15:16:00Z" w16du:dateUtc="2025-06-06T13:16:00Z">
          <w:pPr>
            <w:pStyle w:val="Revision"/>
            <w:ind w:left="2061"/>
          </w:pPr>
        </w:pPrChange>
      </w:pPr>
    </w:p>
    <w:p w14:paraId="0E273ADA" w14:textId="1F990730" w:rsidR="00030D77" w:rsidRPr="00030D77" w:rsidDel="008E2EB2" w:rsidRDefault="00030D77">
      <w:pPr>
        <w:pStyle w:val="NormalIndent"/>
        <w:rPr>
          <w:ins w:id="10310" w:author="Irová Zuzana" w:date="2025-03-20T20:02:00Z"/>
          <w:del w:id="10311" w:author="Irova Zuzana" w:date="2025-03-28T19:39:00Z" w16du:dateUtc="2025-03-28T18:39:00Z"/>
        </w:rPr>
        <w:pPrChange w:id="10312" w:author="Irová Zuzana" w:date="2025-06-06T15:16:00Z" w16du:dateUtc="2025-06-06T13:16:00Z">
          <w:pPr>
            <w:pStyle w:val="Revision"/>
            <w:ind w:left="2061"/>
          </w:pPr>
        </w:pPrChange>
      </w:pPr>
      <w:ins w:id="10313" w:author="Irová Zuzana" w:date="2025-03-20T20:02:00Z">
        <w:del w:id="10314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Systém zjistí jazyk faktury z Account.Preferred document language.</w:delText>
          </w:r>
        </w:del>
      </w:ins>
    </w:p>
    <w:p w14:paraId="12098475" w14:textId="77007361" w:rsidR="00030D77" w:rsidRPr="00030D77" w:rsidDel="008E2EB2" w:rsidRDefault="00030D77">
      <w:pPr>
        <w:pStyle w:val="NormalIndent"/>
        <w:rPr>
          <w:ins w:id="10315" w:author="Irová Zuzana" w:date="2025-03-20T20:02:00Z"/>
          <w:del w:id="10316" w:author="Irova Zuzana" w:date="2025-03-28T19:39:00Z" w16du:dateUtc="2025-03-28T18:39:00Z"/>
        </w:rPr>
        <w:pPrChange w:id="10317" w:author="Irová Zuzana" w:date="2025-06-06T15:16:00Z" w16du:dateUtc="2025-06-06T13:16:00Z">
          <w:pPr>
            <w:pStyle w:val="Revision"/>
            <w:ind w:left="2061"/>
          </w:pPr>
        </w:pPrChange>
      </w:pPr>
      <w:ins w:id="10318" w:author="Irová Zuzana" w:date="2025-03-20T20:02:00Z">
        <w:del w:id="10319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 xml:space="preserve">Systém vytvoří dokument Faktura za předplacení kreditu s ohledem na zjištěný preferovaný jazyk (DOC.BAR.1A.HR) v případě A4 formátu nebo (DOC.BAR.1B.HR) v případě thermo tisku na POS (podle POS.Printer type), využitím případu užití Vytvoř a ulož dokument (SYS.CO.1.2) a nabídne jej ke stažení. </w:delText>
          </w:r>
        </w:del>
      </w:ins>
    </w:p>
    <w:p w14:paraId="122B2604" w14:textId="188E1537" w:rsidR="00030D77" w:rsidRPr="00030D77" w:rsidDel="008E2EB2" w:rsidRDefault="00030D77">
      <w:pPr>
        <w:pStyle w:val="NormalIndent"/>
        <w:rPr>
          <w:ins w:id="10320" w:author="Irová Zuzana" w:date="2025-03-20T20:02:00Z"/>
          <w:del w:id="10321" w:author="Irova Zuzana" w:date="2025-03-28T19:39:00Z" w16du:dateUtc="2025-03-28T18:39:00Z"/>
        </w:rPr>
        <w:pPrChange w:id="10322" w:author="Irová Zuzana" w:date="2025-06-06T15:16:00Z" w16du:dateUtc="2025-06-06T13:16:00Z">
          <w:pPr>
            <w:pStyle w:val="Revision"/>
            <w:ind w:left="2061"/>
          </w:pPr>
        </w:pPrChange>
      </w:pPr>
      <w:ins w:id="10323" w:author="Irová Zuzana" w:date="2025-03-20T20:02:00Z">
        <w:del w:id="10324" w:author="Irova Zuzana" w:date="2025-03-28T19:39:00Z" w16du:dateUtc="2025-03-28T18:39:00Z">
          <w:r w:rsidRPr="00030D77" w:rsidDel="008E2EB2">
            <w:rPr>
              <w:rFonts w:cstheme="minorBidi"/>
              <w:szCs w:val="22"/>
              <w:lang w:eastAsia="en-US"/>
            </w:rPr>
            <w:delText>Systém updatuje Bill attribute Bill document = PDF dokument faktury vygenerovaný v DF.</w:delText>
          </w:r>
        </w:del>
      </w:ins>
    </w:p>
    <w:p w14:paraId="0C69BA85" w14:textId="1DD0A710" w:rsidR="00030D77" w:rsidDel="008E2EB2" w:rsidRDefault="00030D77">
      <w:pPr>
        <w:pStyle w:val="NormalIndent"/>
        <w:rPr>
          <w:ins w:id="10325" w:author="Irová Zuzana" w:date="2025-03-20T20:02:00Z" w16du:dateUtc="2025-03-20T19:02:00Z"/>
          <w:del w:id="10326" w:author="Irova Zuzana" w:date="2025-03-28T19:39:00Z" w16du:dateUtc="2025-03-28T18:39:00Z"/>
        </w:rPr>
        <w:pPrChange w:id="10327" w:author="Irová Zuzana" w:date="2025-06-06T15:16:00Z" w16du:dateUtc="2025-06-06T13:16:00Z">
          <w:pPr>
            <w:pStyle w:val="Revision"/>
            <w:ind w:left="2061"/>
          </w:pPr>
        </w:pPrChange>
      </w:pPr>
    </w:p>
    <w:p w14:paraId="2AE89D6B" w14:textId="77777777" w:rsidR="00030D77" w:rsidRPr="00E12C16" w:rsidRDefault="00030D77">
      <w:pPr>
        <w:pStyle w:val="NormalIndent"/>
        <w:rPr>
          <w:ins w:id="10328" w:author="Irová Zuzana" w:date="2025-03-17T13:47:00Z" w16du:dateUtc="2025-03-17T12:47:00Z"/>
        </w:rPr>
        <w:pPrChange w:id="10329" w:author="Irová Zuzana" w:date="2025-06-06T15:16:00Z" w16du:dateUtc="2025-06-06T13:16:00Z">
          <w:pPr>
            <w:pStyle w:val="Revision"/>
            <w:ind w:left="2061"/>
          </w:pPr>
        </w:pPrChange>
      </w:pPr>
    </w:p>
    <w:p w14:paraId="5F376866" w14:textId="77777777" w:rsidR="00AE1CCC" w:rsidRPr="00E12C16" w:rsidRDefault="00AE1CCC" w:rsidP="00AE1CCC">
      <w:pPr>
        <w:pStyle w:val="Heading4"/>
        <w:spacing w:after="120" w:line="276" w:lineRule="auto"/>
        <w:rPr>
          <w:ins w:id="10330" w:author="Irová Zuzana" w:date="2025-03-17T13:47:00Z" w16du:dateUtc="2025-03-17T12:47:00Z"/>
          <w:rFonts w:hint="eastAsia"/>
        </w:rPr>
      </w:pPr>
      <w:ins w:id="10331" w:author="Irová Zuzana" w:date="2025-03-17T13:47:00Z" w16du:dateUtc="2025-03-17T12:47:00Z">
        <w:r w:rsidRPr="00E12C16">
          <w:t>Alternativní postupy</w:t>
        </w:r>
      </w:ins>
    </w:p>
    <w:p w14:paraId="6BACED10" w14:textId="77777777" w:rsidR="00AE1CCC" w:rsidRPr="00CD0A42" w:rsidRDefault="00AE1CCC">
      <w:pPr>
        <w:pStyle w:val="NormalIndent"/>
        <w:rPr>
          <w:ins w:id="10332" w:author="Irová Zuzana" w:date="2025-03-17T13:47:00Z" w16du:dateUtc="2025-03-17T12:47:00Z"/>
        </w:rPr>
      </w:pPr>
      <w:ins w:id="10333" w:author="Irová Zuzana" w:date="2025-03-17T13:47:00Z" w16du:dateUtc="2025-03-17T12:47:00Z">
        <w:r>
          <w:t>Nejsou</w:t>
        </w:r>
      </w:ins>
    </w:p>
    <w:p w14:paraId="640F811C" w14:textId="77777777" w:rsidR="00AE1CCC" w:rsidRPr="00E12C16" w:rsidRDefault="00AE1CCC" w:rsidP="00AE1CCC">
      <w:pPr>
        <w:pStyle w:val="Heading4"/>
        <w:spacing w:after="120" w:line="276" w:lineRule="auto"/>
        <w:rPr>
          <w:ins w:id="10334" w:author="Irová Zuzana" w:date="2025-03-17T13:47:00Z" w16du:dateUtc="2025-03-17T12:47:00Z"/>
          <w:rFonts w:hint="eastAsia"/>
        </w:rPr>
      </w:pPr>
      <w:ins w:id="10335" w:author="Irová Zuzana" w:date="2025-03-17T13:47:00Z" w16du:dateUtc="2025-03-17T12:47:00Z">
        <w:r w:rsidRPr="00E12C16">
          <w:t>Chybové postupy</w:t>
        </w:r>
      </w:ins>
    </w:p>
    <w:p w14:paraId="41D90A94" w14:textId="77777777" w:rsidR="00AE1CCC" w:rsidRPr="00E12C16" w:rsidRDefault="00AE1CCC">
      <w:pPr>
        <w:pStyle w:val="NormalIndent"/>
        <w:rPr>
          <w:ins w:id="10336" w:author="Irová Zuzana" w:date="2025-03-17T13:47:00Z" w16du:dateUtc="2025-03-17T12:47:00Z"/>
        </w:rPr>
      </w:pPr>
      <w:ins w:id="10337" w:author="Irová Zuzana" w:date="2025-03-17T13:47:00Z" w16du:dateUtc="2025-03-17T12:47:00Z">
        <w:r>
          <w:t>Nejsou</w:t>
        </w:r>
      </w:ins>
    </w:p>
    <w:p w14:paraId="3E77AFD3" w14:textId="77777777" w:rsidR="00AE1CCC" w:rsidRPr="00E12C16" w:rsidRDefault="00AE1CCC" w:rsidP="00AE1CCC">
      <w:pPr>
        <w:pStyle w:val="Heading4"/>
        <w:spacing w:after="120" w:line="276" w:lineRule="auto"/>
        <w:rPr>
          <w:ins w:id="10338" w:author="Irová Zuzana" w:date="2025-03-17T13:47:00Z" w16du:dateUtc="2025-03-17T12:47:00Z"/>
          <w:rFonts w:hint="eastAsia"/>
        </w:rPr>
      </w:pPr>
      <w:ins w:id="10339" w:author="Irová Zuzana" w:date="2025-03-17T13:47:00Z" w16du:dateUtc="2025-03-17T12:47:00Z">
        <w:r w:rsidRPr="00E12C16">
          <w:t>Poznámky</w:t>
        </w:r>
      </w:ins>
    </w:p>
    <w:p w14:paraId="10A10640" w14:textId="77777777" w:rsidR="00AE1CCC" w:rsidRPr="00E12C16" w:rsidRDefault="00AE1CCC">
      <w:pPr>
        <w:pStyle w:val="NormalIndent"/>
        <w:rPr>
          <w:ins w:id="10340" w:author="Irová Zuzana" w:date="2025-03-17T13:47:00Z" w16du:dateUtc="2025-03-17T12:47:00Z"/>
        </w:rPr>
      </w:pPr>
      <w:ins w:id="10341" w:author="Irová Zuzana" w:date="2025-03-17T13:47:00Z" w16du:dateUtc="2025-03-17T12:47:00Z">
        <w:r>
          <w:t>Nejsou</w:t>
        </w:r>
      </w:ins>
    </w:p>
    <w:p w14:paraId="2ADA4D8D" w14:textId="77777777" w:rsidR="00AE1CCC" w:rsidRDefault="00AE1CCC">
      <w:pPr>
        <w:pStyle w:val="NormalIndent"/>
        <w:rPr>
          <w:ins w:id="10342" w:author="Irová Zuzana" w:date="2025-03-17T13:47:00Z" w16du:dateUtc="2025-03-17T12:47:00Z"/>
        </w:rPr>
      </w:pPr>
    </w:p>
    <w:p w14:paraId="119971F9" w14:textId="77777777" w:rsidR="00AE1CCC" w:rsidRPr="00AE1CCC" w:rsidRDefault="00AE1CCC">
      <w:pPr>
        <w:pStyle w:val="NormalIndent"/>
        <w:rPr>
          <w:rFonts w:hint="eastAsia"/>
        </w:rPr>
        <w:pPrChange w:id="10343" w:author="Irová Zuzana" w:date="2025-06-06T15:16:00Z" w16du:dateUtc="2025-06-06T13:16:00Z">
          <w:pPr>
            <w:pStyle w:val="Heading2"/>
          </w:pPr>
        </w:pPrChange>
      </w:pPr>
    </w:p>
    <w:p w14:paraId="19300FDD" w14:textId="6B63DF37" w:rsidR="006B00DA" w:rsidRPr="00BF06C4" w:rsidRDefault="006B00DA" w:rsidP="006B00DA">
      <w:pPr>
        <w:pStyle w:val="Heading3"/>
        <w:spacing w:before="200" w:after="0" w:line="276" w:lineRule="auto"/>
        <w:rPr>
          <w:rFonts w:hint="eastAsia"/>
        </w:rPr>
      </w:pPr>
      <w:bookmarkStart w:id="10344" w:name="_Toc201568910"/>
      <w:r w:rsidRPr="00BF06C4">
        <w:lastRenderedPageBreak/>
        <w:t>Vytvoř fakturační dávku (SYS.BAR.0.6</w:t>
      </w:r>
      <w:r>
        <w:t>.HR</w:t>
      </w:r>
      <w:r w:rsidRPr="00BF06C4">
        <w:t>)</w:t>
      </w:r>
      <w:bookmarkEnd w:id="10344"/>
      <w:r w:rsidRPr="00BF06C4">
        <w:t xml:space="preserve"> </w:t>
      </w:r>
    </w:p>
    <w:p w14:paraId="63DD6102" w14:textId="77777777" w:rsidR="006B00DA" w:rsidRPr="00BF06C4" w:rsidRDefault="006B00DA" w:rsidP="006B00DA">
      <w:pPr>
        <w:pStyle w:val="Heading4"/>
        <w:spacing w:after="120" w:line="276" w:lineRule="auto"/>
        <w:rPr>
          <w:rFonts w:hint="eastAsia"/>
        </w:rPr>
      </w:pPr>
      <w:r w:rsidRPr="00BF06C4">
        <w:t>Cíl</w:t>
      </w:r>
    </w:p>
    <w:p w14:paraId="3EDF6DC2" w14:textId="77777777" w:rsidR="006B00DA" w:rsidRPr="00955C1D" w:rsidRDefault="006B00DA">
      <w:pPr>
        <w:pStyle w:val="NormalIndent"/>
      </w:pPr>
      <w:r w:rsidRPr="00955C1D">
        <w:t xml:space="preserve">Cílem tohoto případu užití je otevření nové Bill session. </w:t>
      </w:r>
    </w:p>
    <w:p w14:paraId="1C8271C3" w14:textId="1F0D957F" w:rsidR="006B00DA" w:rsidRPr="00955C1D" w:rsidRDefault="006B00DA">
      <w:pPr>
        <w:pStyle w:val="NormalIndent"/>
      </w:pPr>
      <w:r w:rsidRPr="00955C1D">
        <w:t xml:space="preserve">Budou se vytvářet Bill sessions podle nastavených Bill cycles </w:t>
      </w:r>
      <w:del w:id="10345" w:author="Drastichová Zuzana" w:date="2025-03-13T12:34:00Z" w16du:dateUtc="2025-03-13T11:34:00Z">
        <w:r w:rsidRPr="00955C1D" w:rsidDel="00C91E47">
          <w:delText>(možné hodnoty: Měsíční)</w:delText>
        </w:r>
      </w:del>
      <w:r w:rsidRPr="00955C1D">
        <w:t xml:space="preserve"> platné pro jednotlivé Bill session aggregation typy, Bill session content typy a normální Bill session type.</w:t>
      </w:r>
    </w:p>
    <w:p w14:paraId="535307DA" w14:textId="77777777" w:rsidR="006B00DA" w:rsidRPr="00BF06C4" w:rsidRDefault="006B00DA" w:rsidP="006B00DA">
      <w:pPr>
        <w:pStyle w:val="Heading4"/>
        <w:spacing w:after="120" w:line="276" w:lineRule="auto"/>
        <w:rPr>
          <w:rFonts w:hint="eastAsia"/>
        </w:rPr>
      </w:pPr>
      <w:r w:rsidRPr="00BF06C4">
        <w:t>Spuštění případu</w:t>
      </w:r>
    </w:p>
    <w:p w14:paraId="33611102" w14:textId="77777777" w:rsidR="006B00DA" w:rsidRPr="00955C1D" w:rsidRDefault="006B00DA">
      <w:pPr>
        <w:pStyle w:val="NormalIndent"/>
      </w:pPr>
      <w:r w:rsidRPr="00955C1D">
        <w:t>Na základě naplánované operace BEm.CreateBillSessions.</w:t>
      </w:r>
    </w:p>
    <w:p w14:paraId="2DD65943" w14:textId="77777777" w:rsidR="006B00DA" w:rsidRPr="00BF06C4" w:rsidRDefault="006B00DA" w:rsidP="006B00DA">
      <w:pPr>
        <w:pStyle w:val="Heading4"/>
        <w:spacing w:after="120" w:line="276" w:lineRule="auto"/>
        <w:rPr>
          <w:rFonts w:hint="eastAsia"/>
        </w:rPr>
      </w:pPr>
      <w:r w:rsidRPr="00BF06C4">
        <w:t>Podmínky spuštění</w:t>
      </w:r>
    </w:p>
    <w:p w14:paraId="132B2986" w14:textId="77777777" w:rsidR="006B00DA" w:rsidRPr="00BF06C4" w:rsidRDefault="006B00DA">
      <w:pPr>
        <w:pStyle w:val="NormalIndent"/>
        <w:rPr>
          <w:rStyle w:val="Emphasis"/>
          <w:rFonts w:asciiTheme="majorHAnsi" w:eastAsiaTheme="majorEastAsia" w:hAnsiTheme="majorHAnsi" w:cstheme="majorBidi" w:hint="eastAsia"/>
          <w:bCs/>
          <w:i w:val="0"/>
          <w:iCs w:val="0"/>
          <w:sz w:val="24"/>
        </w:rPr>
      </w:pPr>
    </w:p>
    <w:p w14:paraId="79E4A669" w14:textId="77777777" w:rsidR="006B00DA" w:rsidRPr="00BF06C4" w:rsidRDefault="006B00DA" w:rsidP="006B00DA">
      <w:pPr>
        <w:pStyle w:val="Heading4"/>
        <w:spacing w:after="120" w:line="276" w:lineRule="auto"/>
        <w:rPr>
          <w:rFonts w:hint="eastAsia"/>
        </w:rPr>
      </w:pPr>
      <w:r w:rsidRPr="00BF06C4">
        <w:t>Popis</w:t>
      </w:r>
    </w:p>
    <w:p w14:paraId="53D0F4D7" w14:textId="77777777" w:rsidR="006B00DA" w:rsidRPr="00955C1D" w:rsidRDefault="006B00DA">
      <w:pPr>
        <w:pStyle w:val="NormalIndent"/>
      </w:pPr>
      <w:r w:rsidRPr="00955C1D">
        <w:t>Systém vytvoří novou Bill Session na základě hodnot bill session aggregation type, Bill session content type a Bill cycle:</w:t>
      </w:r>
    </w:p>
    <w:p w14:paraId="124DCF20" w14:textId="77777777" w:rsidR="006B00DA" w:rsidRPr="00BA7CD1" w:rsidRDefault="006B00DA" w:rsidP="00C40C63">
      <w:pPr>
        <w:pStyle w:val="ListFS1"/>
      </w:pPr>
      <w:r w:rsidRPr="00BA7CD1">
        <w:t>Bill session number = Číslo fakturační dávky ve formátu RRMMDDXXXX</w:t>
      </w:r>
    </w:p>
    <w:p w14:paraId="4E0FAB22" w14:textId="0FD826E3" w:rsidR="006B00DA" w:rsidRPr="00880AE1" w:rsidRDefault="006B00DA" w:rsidP="00C40C63">
      <w:pPr>
        <w:pStyle w:val="ListFS1"/>
      </w:pPr>
      <w:r w:rsidRPr="00BA7CD1">
        <w:t>Bill session aggregation type = Post</w:t>
      </w:r>
      <w:r w:rsidR="008B0FDA">
        <w:t>-</w:t>
      </w:r>
      <w:r w:rsidRPr="00BA7CD1">
        <w:t>paid</w:t>
      </w:r>
      <w:r w:rsidR="008B0FDA">
        <w:t xml:space="preserve"> card, </w:t>
      </w:r>
      <w:r w:rsidR="008B0FDA" w:rsidRPr="005C44DC">
        <w:rPr>
          <w:highlight w:val="cyan"/>
          <w:lang w:val="cs-CZ"/>
          <w:rPrChange w:id="10346" w:author="Irová Zuzana" w:date="2025-05-21T15:53:00Z" w16du:dateUtc="2025-05-21T13:53:00Z">
            <w:rPr/>
          </w:rPrChange>
        </w:rPr>
        <w:t>Post-paid invoice</w:t>
      </w:r>
      <w:r w:rsidRPr="00BA7CD1">
        <w:t xml:space="preserve">, </w:t>
      </w:r>
      <w:r w:rsidRPr="000B7E0C">
        <w:t>EETS Provider</w:t>
      </w:r>
      <w:r w:rsidR="00C43C99">
        <w:t xml:space="preserve">, </w:t>
      </w:r>
      <w:r w:rsidR="00C43C99" w:rsidRPr="00014C03">
        <w:t xml:space="preserve">Exemption </w:t>
      </w:r>
      <w:r w:rsidR="00007B8E">
        <w:t>partner</w:t>
      </w:r>
      <w:ins w:id="10347" w:author="Irová Zuzana" w:date="2025-05-21T15:53:00Z" w16du:dateUtc="2025-05-21T13:53:00Z">
        <w:r w:rsidR="0005607A">
          <w:t xml:space="preserve">, </w:t>
        </w:r>
        <w:r w:rsidR="0005607A" w:rsidRPr="0005607A">
          <w:rPr>
            <w:highlight w:val="cyan"/>
            <w:lang w:val="cs-CZ"/>
            <w:rPrChange w:id="10348" w:author="Irová Zuzana" w:date="2025-05-21T15:53:00Z" w16du:dateUtc="2025-05-21T13:53:00Z">
              <w:rPr/>
            </w:rPrChange>
          </w:rPr>
          <w:t>Fleet card issuer, Pre-paid</w:t>
        </w:r>
      </w:ins>
    </w:p>
    <w:p w14:paraId="4A250D25" w14:textId="21DE4D23" w:rsidR="006B00DA" w:rsidRPr="00BA7CD1" w:rsidRDefault="006B00DA" w:rsidP="00C40C63">
      <w:pPr>
        <w:pStyle w:val="ListFS1"/>
      </w:pPr>
      <w:r w:rsidRPr="00BA7CD1">
        <w:t>Bill session content type = Toll</w:t>
      </w:r>
    </w:p>
    <w:p w14:paraId="0A761D76" w14:textId="77777777" w:rsidR="006B00DA" w:rsidRPr="00BA7CD1" w:rsidRDefault="006B00DA" w:rsidP="00C40C63">
      <w:pPr>
        <w:pStyle w:val="ListFS1"/>
      </w:pPr>
      <w:r w:rsidRPr="00BA7CD1">
        <w:t xml:space="preserve">Bill session type = Normal </w:t>
      </w:r>
    </w:p>
    <w:p w14:paraId="7054E340" w14:textId="77777777" w:rsidR="006B00DA" w:rsidRPr="00BA7CD1" w:rsidRDefault="006B00DA" w:rsidP="00C40C63">
      <w:pPr>
        <w:pStyle w:val="ListFS1"/>
      </w:pPr>
      <w:r w:rsidRPr="00BA7CD1">
        <w:t xml:space="preserve">Bill session status = Open </w:t>
      </w:r>
    </w:p>
    <w:p w14:paraId="039EEE9D" w14:textId="71BD9798" w:rsidR="006B00DA" w:rsidRPr="00BA7CD1" w:rsidRDefault="006B00DA" w:rsidP="00C40C63">
      <w:pPr>
        <w:pStyle w:val="ListFS1"/>
      </w:pPr>
      <w:r w:rsidRPr="00BA7CD1">
        <w:t xml:space="preserve">Bill period start = </w:t>
      </w:r>
      <w:del w:id="10349" w:author="Irová Zuzana" w:date="2025-02-22T10:54:00Z" w16du:dateUtc="2025-02-22T09:54:00Z">
        <w:r w:rsidRPr="00BA7CD1" w:rsidDel="00722071">
          <w:delText>systémový datum</w:delText>
        </w:r>
      </w:del>
      <w:ins w:id="10350" w:author="Irová Zuzana" w:date="2025-02-22T10:54:00Z" w16du:dateUtc="2025-02-22T09:54:00Z">
        <w:r w:rsidR="00722071">
          <w:t xml:space="preserve">navazující na </w:t>
        </w:r>
        <w:r w:rsidR="006766FE">
          <w:t>Bill period end</w:t>
        </w:r>
      </w:ins>
      <w:ins w:id="10351" w:author="Irová Zuzana" w:date="2025-02-22T10:55:00Z" w16du:dateUtc="2025-02-22T09:55:00Z">
        <w:r w:rsidR="006766FE">
          <w:t xml:space="preserve"> předchozí Bill session</w:t>
        </w:r>
      </w:ins>
    </w:p>
    <w:p w14:paraId="0334A0EE" w14:textId="77777777" w:rsidR="006B00DA" w:rsidRPr="00BA7CD1" w:rsidRDefault="006B00DA" w:rsidP="00C40C63">
      <w:pPr>
        <w:pStyle w:val="ListFS1"/>
      </w:pPr>
      <w:r w:rsidRPr="00BA7CD1">
        <w:t>Bill period end = Bill period start posunutý o Bill cycle</w:t>
      </w:r>
    </w:p>
    <w:p w14:paraId="150E7E2A" w14:textId="455E3604" w:rsidR="006B00DA" w:rsidRPr="00BA7CD1" w:rsidRDefault="006B00DA" w:rsidP="00C40C63">
      <w:pPr>
        <w:pStyle w:val="ListFS1"/>
      </w:pPr>
      <w:r w:rsidRPr="00BA7CD1">
        <w:t>Bill cycle = Month</w:t>
      </w:r>
      <w:r w:rsidR="009C1C2D">
        <w:t>, 15-days</w:t>
      </w:r>
    </w:p>
    <w:p w14:paraId="680AD179" w14:textId="77777777" w:rsidR="006B00DA" w:rsidRPr="00955C1D" w:rsidRDefault="006B00DA">
      <w:pPr>
        <w:pStyle w:val="ListFS1"/>
        <w:pPrChange w:id="10352" w:author="Irová Zuzana" w:date="2025-06-06T15:16:00Z" w16du:dateUtc="2025-06-06T13:16:00Z">
          <w:pPr>
            <w:pStyle w:val="ListFS1"/>
            <w:numPr>
              <w:numId w:val="0"/>
            </w:numPr>
            <w:ind w:left="2693" w:firstLine="0"/>
          </w:pPr>
        </w:pPrChange>
      </w:pPr>
      <w:r w:rsidRPr="00955C1D">
        <w:t xml:space="preserve">  </w:t>
      </w:r>
    </w:p>
    <w:p w14:paraId="0212F2FE" w14:textId="77777777" w:rsidR="006B00DA" w:rsidRPr="00955C1D" w:rsidRDefault="006B00DA">
      <w:pPr>
        <w:pStyle w:val="Flowheading"/>
        <w:rPr>
          <w:lang w:eastAsia="cs-CZ"/>
        </w:rPr>
      </w:pPr>
      <w:r w:rsidRPr="00955C1D">
        <w:rPr>
          <w:lang w:eastAsia="cs-CZ"/>
        </w:rPr>
        <w:t>Nastavení při instalaci:</w:t>
      </w:r>
    </w:p>
    <w:p w14:paraId="2C009A32" w14:textId="3048A6FD" w:rsidR="006B00DA" w:rsidRPr="000B7E0C" w:rsidRDefault="006B00DA">
      <w:pPr>
        <w:pStyle w:val="NormalIndent"/>
      </w:pPr>
      <w:r w:rsidRPr="000B7E0C">
        <w:t xml:space="preserve">pro EETS </w:t>
      </w:r>
      <w:r w:rsidR="00410340">
        <w:t>Provider</w:t>
      </w:r>
      <w:r w:rsidR="00410340" w:rsidRPr="000B7E0C">
        <w:t xml:space="preserve"> </w:t>
      </w:r>
      <w:ins w:id="10353" w:author="Irová Zuzana" w:date="2025-05-21T15:55:00Z" w16du:dateUtc="2025-05-21T13:55:00Z">
        <w:r w:rsidR="006D0939">
          <w:t xml:space="preserve">a </w:t>
        </w:r>
      </w:ins>
      <w:r w:rsidRPr="000B7E0C">
        <w:t>Toll</w:t>
      </w:r>
    </w:p>
    <w:p w14:paraId="2E28322E" w14:textId="77777777" w:rsidR="006B00DA" w:rsidRPr="000B7E0C" w:rsidRDefault="006B00DA" w:rsidP="00C40C63">
      <w:pPr>
        <w:pStyle w:val="ListFS1"/>
      </w:pPr>
      <w:r w:rsidRPr="000B7E0C">
        <w:t xml:space="preserve">Bill session aggregation type = EETS Provider </w:t>
      </w:r>
    </w:p>
    <w:p w14:paraId="5719DA2A" w14:textId="77777777" w:rsidR="006B00DA" w:rsidRPr="000B7E0C" w:rsidRDefault="006B00DA" w:rsidP="00C40C63">
      <w:pPr>
        <w:pStyle w:val="ListFS1"/>
      </w:pPr>
      <w:r w:rsidRPr="000B7E0C">
        <w:t>Bill session content type = Toll</w:t>
      </w:r>
    </w:p>
    <w:p w14:paraId="15D353BA" w14:textId="6CD0F5D9" w:rsidR="006B00DA" w:rsidRPr="000B7E0C" w:rsidRDefault="006B00DA" w:rsidP="00C40C63">
      <w:pPr>
        <w:pStyle w:val="ListFS1"/>
      </w:pPr>
      <w:r w:rsidRPr="000B7E0C">
        <w:t xml:space="preserve">Bill cycle = </w:t>
      </w:r>
      <w:r w:rsidR="00C43C99">
        <w:t>15-days</w:t>
      </w:r>
      <w:r w:rsidR="006338FC">
        <w:t>, Month</w:t>
      </w:r>
      <w:r w:rsidR="00BE02C4">
        <w:t xml:space="preserve"> </w:t>
      </w:r>
      <w:r w:rsidR="006338FC" w:rsidRPr="006338FC">
        <w:t>(agregace podle hodnoty atributu Bill cycle na EETS Provider)</w:t>
      </w:r>
    </w:p>
    <w:p w14:paraId="3A0FD0C3" w14:textId="77777777" w:rsidR="00F90C2C" w:rsidRDefault="00F90C2C">
      <w:pPr>
        <w:pStyle w:val="NormalIndent"/>
      </w:pPr>
    </w:p>
    <w:p w14:paraId="673FD192" w14:textId="62E5C0C8" w:rsidR="006B00DA" w:rsidRPr="005C44DC" w:rsidRDefault="006B00DA">
      <w:pPr>
        <w:pStyle w:val="NormalIndent"/>
        <w:rPr>
          <w:highlight w:val="cyan"/>
          <w:rPrChange w:id="10354" w:author="Irová Zuzana" w:date="2025-05-21T15:53:00Z" w16du:dateUtc="2025-05-21T13:53:00Z">
            <w:rPr/>
          </w:rPrChange>
        </w:rPr>
      </w:pPr>
      <w:r w:rsidRPr="005C44DC">
        <w:rPr>
          <w:highlight w:val="cyan"/>
          <w:rPrChange w:id="10355" w:author="Irová Zuzana" w:date="2025-05-21T15:53:00Z" w16du:dateUtc="2025-05-21T13:53:00Z">
            <w:rPr/>
          </w:rPrChange>
        </w:rPr>
        <w:lastRenderedPageBreak/>
        <w:t xml:space="preserve">pro </w:t>
      </w:r>
      <w:r w:rsidR="00C43C99" w:rsidRPr="005C44DC">
        <w:rPr>
          <w:highlight w:val="cyan"/>
          <w:rPrChange w:id="10356" w:author="Irová Zuzana" w:date="2025-05-21T15:53:00Z" w16du:dateUtc="2025-05-21T13:53:00Z">
            <w:rPr/>
          </w:rPrChange>
        </w:rPr>
        <w:t xml:space="preserve">Post-paid </w:t>
      </w:r>
      <w:r w:rsidR="0088655B" w:rsidRPr="005C44DC">
        <w:rPr>
          <w:highlight w:val="cyan"/>
          <w:rPrChange w:id="10357" w:author="Irová Zuzana" w:date="2025-05-21T15:53:00Z" w16du:dateUtc="2025-05-21T13:53:00Z">
            <w:rPr/>
          </w:rPrChange>
        </w:rPr>
        <w:t>Invo</w:t>
      </w:r>
      <w:ins w:id="10358" w:author="Irová Zuzana" w:date="2025-03-31T18:10:00Z" w16du:dateUtc="2025-03-31T16:10:00Z">
        <w:r w:rsidR="002B08A1" w:rsidRPr="005C44DC">
          <w:rPr>
            <w:highlight w:val="cyan"/>
            <w:rPrChange w:id="10359" w:author="Irová Zuzana" w:date="2025-05-21T15:53:00Z" w16du:dateUtc="2025-05-21T13:53:00Z">
              <w:rPr/>
            </w:rPrChange>
          </w:rPr>
          <w:t>ice</w:t>
        </w:r>
      </w:ins>
      <w:del w:id="10360" w:author="Irová Zuzana" w:date="2025-03-31T18:10:00Z" w16du:dateUtc="2025-03-31T16:10:00Z">
        <w:r w:rsidR="0088655B" w:rsidRPr="005C44DC" w:rsidDel="002B08A1">
          <w:rPr>
            <w:highlight w:val="cyan"/>
            <w:rPrChange w:id="10361" w:author="Irová Zuzana" w:date="2025-05-21T15:53:00Z" w16du:dateUtc="2025-05-21T13:53:00Z">
              <w:rPr/>
            </w:rPrChange>
          </w:rPr>
          <w:delText>cie</w:delText>
        </w:r>
      </w:del>
      <w:r w:rsidR="0088655B" w:rsidRPr="005C44DC">
        <w:rPr>
          <w:highlight w:val="cyan"/>
          <w:rPrChange w:id="10362" w:author="Irová Zuzana" w:date="2025-05-21T15:53:00Z" w16du:dateUtc="2025-05-21T13:53:00Z">
            <w:rPr/>
          </w:rPrChange>
        </w:rPr>
        <w:t xml:space="preserve"> </w:t>
      </w:r>
      <w:ins w:id="10363" w:author="Irová Zuzana" w:date="2025-05-21T15:55:00Z" w16du:dateUtc="2025-05-21T13:55:00Z">
        <w:r w:rsidR="006D0939">
          <w:rPr>
            <w:highlight w:val="cyan"/>
          </w:rPr>
          <w:t xml:space="preserve">a </w:t>
        </w:r>
      </w:ins>
      <w:r w:rsidRPr="005C44DC">
        <w:rPr>
          <w:highlight w:val="cyan"/>
          <w:rPrChange w:id="10364" w:author="Irová Zuzana" w:date="2025-05-21T15:53:00Z" w16du:dateUtc="2025-05-21T13:53:00Z">
            <w:rPr/>
          </w:rPrChange>
        </w:rPr>
        <w:t>Toll</w:t>
      </w:r>
    </w:p>
    <w:p w14:paraId="1657C76D" w14:textId="16F32825" w:rsidR="006B00DA" w:rsidRPr="005C44DC" w:rsidRDefault="006B00DA" w:rsidP="00C40C63">
      <w:pPr>
        <w:pStyle w:val="ListFS1"/>
        <w:rPr>
          <w:highlight w:val="cyan"/>
          <w:rPrChange w:id="10365" w:author="Irová Zuzana" w:date="2025-05-21T15:53:00Z" w16du:dateUtc="2025-05-21T13:53:00Z">
            <w:rPr/>
          </w:rPrChange>
        </w:rPr>
      </w:pPr>
      <w:r w:rsidRPr="005C44DC">
        <w:rPr>
          <w:highlight w:val="cyan"/>
          <w:rPrChange w:id="10366" w:author="Irová Zuzana" w:date="2025-05-21T15:53:00Z" w16du:dateUtc="2025-05-21T13:53:00Z">
            <w:rPr/>
          </w:rPrChange>
        </w:rPr>
        <w:t>Bill session aggregation type = Post</w:t>
      </w:r>
      <w:r w:rsidR="00097683" w:rsidRPr="005C44DC">
        <w:rPr>
          <w:highlight w:val="cyan"/>
          <w:rPrChange w:id="10367" w:author="Irová Zuzana" w:date="2025-05-21T15:53:00Z" w16du:dateUtc="2025-05-21T13:53:00Z">
            <w:rPr/>
          </w:rPrChange>
        </w:rPr>
        <w:t>-</w:t>
      </w:r>
      <w:r w:rsidRPr="005C44DC">
        <w:rPr>
          <w:highlight w:val="cyan"/>
          <w:rPrChange w:id="10368" w:author="Irová Zuzana" w:date="2025-05-21T15:53:00Z" w16du:dateUtc="2025-05-21T13:53:00Z">
            <w:rPr/>
          </w:rPrChange>
        </w:rPr>
        <w:t xml:space="preserve">paid </w:t>
      </w:r>
      <w:r w:rsidR="00467091" w:rsidRPr="005C44DC">
        <w:rPr>
          <w:highlight w:val="cyan"/>
          <w:rPrChange w:id="10369" w:author="Irová Zuzana" w:date="2025-05-21T15:53:00Z" w16du:dateUtc="2025-05-21T13:53:00Z">
            <w:rPr/>
          </w:rPrChange>
        </w:rPr>
        <w:t>Invoice</w:t>
      </w:r>
    </w:p>
    <w:p w14:paraId="408A5DF7" w14:textId="77777777" w:rsidR="006B00DA" w:rsidRPr="005C44DC" w:rsidRDefault="006B00DA" w:rsidP="00C40C63">
      <w:pPr>
        <w:pStyle w:val="ListFS1"/>
        <w:rPr>
          <w:highlight w:val="cyan"/>
          <w:rPrChange w:id="10370" w:author="Irová Zuzana" w:date="2025-05-21T15:53:00Z" w16du:dateUtc="2025-05-21T13:53:00Z">
            <w:rPr/>
          </w:rPrChange>
        </w:rPr>
      </w:pPr>
      <w:r w:rsidRPr="005C44DC">
        <w:rPr>
          <w:highlight w:val="cyan"/>
          <w:rPrChange w:id="10371" w:author="Irová Zuzana" w:date="2025-05-21T15:53:00Z" w16du:dateUtc="2025-05-21T13:53:00Z">
            <w:rPr/>
          </w:rPrChange>
        </w:rPr>
        <w:t>Bill session content type = Toll</w:t>
      </w:r>
    </w:p>
    <w:p w14:paraId="17439D82" w14:textId="6FEA3FA4" w:rsidR="006B00DA" w:rsidRPr="005C44DC" w:rsidRDefault="006B00DA" w:rsidP="00C40C63">
      <w:pPr>
        <w:pStyle w:val="ListFS1"/>
        <w:rPr>
          <w:highlight w:val="cyan"/>
          <w:lang w:val="cs-CZ"/>
          <w:rPrChange w:id="10372" w:author="Irová Zuzana" w:date="2025-05-21T15:53:00Z" w16du:dateUtc="2025-05-21T13:53:00Z">
            <w:rPr/>
          </w:rPrChange>
        </w:rPr>
      </w:pPr>
      <w:r w:rsidRPr="005C44DC">
        <w:rPr>
          <w:highlight w:val="cyan"/>
          <w:lang w:val="cs-CZ"/>
          <w:rPrChange w:id="10373" w:author="Irová Zuzana" w:date="2025-05-21T15:53:00Z" w16du:dateUtc="2025-05-21T13:53:00Z">
            <w:rPr/>
          </w:rPrChange>
        </w:rPr>
        <w:t>Bill cycle = Month</w:t>
      </w:r>
      <w:r w:rsidR="003411FC" w:rsidRPr="005C44DC">
        <w:rPr>
          <w:highlight w:val="cyan"/>
          <w:lang w:val="cs-CZ"/>
          <w:rPrChange w:id="10374" w:author="Irová Zuzana" w:date="2025-05-21T15:53:00Z" w16du:dateUtc="2025-05-21T13:53:00Z">
            <w:rPr/>
          </w:rPrChange>
        </w:rPr>
        <w:t xml:space="preserve"> </w:t>
      </w:r>
      <w:ins w:id="10375" w:author="Irová Zuzana" w:date="2025-02-21T15:53:00Z" w16du:dateUtc="2025-02-21T14:53:00Z">
        <w:r w:rsidR="00130F5A" w:rsidRPr="005C44DC">
          <w:rPr>
            <w:highlight w:val="cyan"/>
            <w:lang w:val="cs-CZ"/>
            <w:rPrChange w:id="10376" w:author="Irová Zuzana" w:date="2025-05-21T15:53:00Z" w16du:dateUtc="2025-05-21T13:53:00Z">
              <w:rPr/>
            </w:rPrChange>
          </w:rPr>
          <w:t>(</w:t>
        </w:r>
        <w:r w:rsidR="00130F5A" w:rsidRPr="005C44DC">
          <w:rPr>
            <w:highlight w:val="cyan"/>
            <w:rPrChange w:id="10377" w:author="Irová Zuzana" w:date="2025-05-21T15:53:00Z" w16du:dateUtc="2025-05-21T13:53:00Z">
              <w:rPr/>
            </w:rPrChange>
          </w:rPr>
          <w:t>agregace podle hodnoty atributu Bill cycle na Account)</w:t>
        </w:r>
      </w:ins>
    </w:p>
    <w:p w14:paraId="5740D2D0" w14:textId="77777777" w:rsidR="00F90C2C" w:rsidRDefault="00F90C2C">
      <w:pPr>
        <w:pStyle w:val="NormalIndent"/>
      </w:pPr>
    </w:p>
    <w:p w14:paraId="0E6F8108" w14:textId="1D242010" w:rsidR="0088655B" w:rsidRPr="00955C1D" w:rsidRDefault="0088655B">
      <w:pPr>
        <w:pStyle w:val="NormalIndent"/>
      </w:pPr>
      <w:r w:rsidRPr="00955C1D">
        <w:t xml:space="preserve">pro </w:t>
      </w:r>
      <w:r>
        <w:t xml:space="preserve">Post-paid </w:t>
      </w:r>
      <w:r w:rsidR="00FE79C6">
        <w:t>Card</w:t>
      </w:r>
      <w:r w:rsidR="001676EB">
        <w:t xml:space="preserve"> </w:t>
      </w:r>
      <w:ins w:id="10378" w:author="Irová Zuzana" w:date="2025-05-21T15:55:00Z" w16du:dateUtc="2025-05-21T13:55:00Z">
        <w:r w:rsidR="006D0939">
          <w:t xml:space="preserve">a </w:t>
        </w:r>
      </w:ins>
      <w:r w:rsidR="001676EB">
        <w:t>Toll</w:t>
      </w:r>
    </w:p>
    <w:p w14:paraId="66B5BA3D" w14:textId="2F97348F" w:rsidR="0088655B" w:rsidRPr="00BA7CD1" w:rsidRDefault="0088655B" w:rsidP="00C40C63">
      <w:pPr>
        <w:pStyle w:val="ListFS1"/>
      </w:pPr>
      <w:r w:rsidRPr="00BA7CD1">
        <w:t>Bill session aggregation type = Post</w:t>
      </w:r>
      <w:r w:rsidR="00097683">
        <w:t>-</w:t>
      </w:r>
      <w:r w:rsidRPr="00BA7CD1">
        <w:t xml:space="preserve">paid </w:t>
      </w:r>
      <w:r w:rsidR="00467091">
        <w:t>Card</w:t>
      </w:r>
    </w:p>
    <w:p w14:paraId="64B6A80D" w14:textId="77777777" w:rsidR="0088655B" w:rsidRPr="00BA7CD1" w:rsidRDefault="0088655B" w:rsidP="00C40C63">
      <w:pPr>
        <w:pStyle w:val="ListFS1"/>
      </w:pPr>
      <w:r w:rsidRPr="00BA7CD1">
        <w:t>Bill session content type = Toll</w:t>
      </w:r>
    </w:p>
    <w:p w14:paraId="4E59D828" w14:textId="5355CA29" w:rsidR="0088655B" w:rsidRPr="00BA7CD1" w:rsidRDefault="0088655B" w:rsidP="00C40C63">
      <w:pPr>
        <w:pStyle w:val="ListFS1"/>
      </w:pPr>
      <w:r w:rsidRPr="00BA7CD1">
        <w:t>Bill cycle = Month</w:t>
      </w:r>
      <w:r>
        <w:t xml:space="preserve"> </w:t>
      </w:r>
      <w:ins w:id="10379" w:author="Irová Zuzana" w:date="2025-02-21T15:53:00Z" w16du:dateUtc="2025-02-21T14:53:00Z">
        <w:r w:rsidR="00130F5A">
          <w:t>(</w:t>
        </w:r>
        <w:r w:rsidR="00130F5A" w:rsidRPr="006338FC">
          <w:t>agregace podle hodnoty atributu Bill cycle na</w:t>
        </w:r>
        <w:r w:rsidR="00130F5A">
          <w:t xml:space="preserve"> Account)</w:t>
        </w:r>
      </w:ins>
    </w:p>
    <w:p w14:paraId="325F2338" w14:textId="77777777" w:rsidR="0088655B" w:rsidRDefault="0088655B">
      <w:pPr>
        <w:pStyle w:val="NormalIndent"/>
      </w:pPr>
    </w:p>
    <w:p w14:paraId="589EC793" w14:textId="6E3BC372" w:rsidR="00C43C99" w:rsidRPr="00014C03" w:rsidRDefault="00C43C99">
      <w:pPr>
        <w:pStyle w:val="NormalIndent"/>
      </w:pPr>
      <w:r w:rsidRPr="00014C03">
        <w:t xml:space="preserve">pro </w:t>
      </w:r>
      <w:r w:rsidR="0050032E" w:rsidRPr="00014C03">
        <w:t xml:space="preserve">Exemption </w:t>
      </w:r>
      <w:r w:rsidR="001676EB">
        <w:t>partner</w:t>
      </w:r>
      <w:r w:rsidRPr="00014C03">
        <w:t xml:space="preserve"> </w:t>
      </w:r>
      <w:ins w:id="10380" w:author="Irová Zuzana" w:date="2025-05-21T15:55:00Z" w16du:dateUtc="2025-05-21T13:55:00Z">
        <w:r w:rsidR="006D0939">
          <w:t xml:space="preserve">a </w:t>
        </w:r>
      </w:ins>
      <w:r w:rsidRPr="00014C03">
        <w:t>Toll</w:t>
      </w:r>
    </w:p>
    <w:p w14:paraId="5E5B41D2" w14:textId="2F7D0A97" w:rsidR="00C43C99" w:rsidRPr="00014C03" w:rsidRDefault="00C43C99" w:rsidP="00C40C63">
      <w:pPr>
        <w:pStyle w:val="ListFS1"/>
      </w:pPr>
      <w:r w:rsidRPr="00014C03">
        <w:t xml:space="preserve">Bill session aggregation type = </w:t>
      </w:r>
      <w:r w:rsidR="00065ED5" w:rsidRPr="00014C03">
        <w:t xml:space="preserve">Exemption </w:t>
      </w:r>
      <w:r w:rsidR="00343C50">
        <w:t>partner</w:t>
      </w:r>
    </w:p>
    <w:p w14:paraId="6DF8F2F2" w14:textId="77777777" w:rsidR="00C43C99" w:rsidRPr="00014C03" w:rsidRDefault="00C43C99" w:rsidP="00C40C63">
      <w:pPr>
        <w:pStyle w:val="ListFS1"/>
      </w:pPr>
      <w:r w:rsidRPr="00014C03">
        <w:t>Bill session content type = Toll</w:t>
      </w:r>
    </w:p>
    <w:p w14:paraId="028D3012" w14:textId="37ED8DB0" w:rsidR="00C43C99" w:rsidRPr="00014C03" w:rsidRDefault="00C43C99" w:rsidP="00C40C63">
      <w:pPr>
        <w:pStyle w:val="ListFS1"/>
      </w:pPr>
      <w:r w:rsidRPr="00014C03">
        <w:t xml:space="preserve">Bill cycle = </w:t>
      </w:r>
      <w:r w:rsidR="00BE02C4">
        <w:t xml:space="preserve">15-days, </w:t>
      </w:r>
      <w:r w:rsidRPr="00014C03">
        <w:t xml:space="preserve">Month </w:t>
      </w:r>
      <w:r w:rsidR="00BE02C4" w:rsidRPr="00E721C5">
        <w:t xml:space="preserve">(agregace podle hodnoty atributu Bill cycle na </w:t>
      </w:r>
      <w:r w:rsidR="002C7721">
        <w:t>VCM.</w:t>
      </w:r>
      <w:r w:rsidR="00BE02C4" w:rsidRPr="00BE02C4">
        <w:t xml:space="preserve">Exemption </w:t>
      </w:r>
      <w:del w:id="10381" w:author="Irová Zuzana" w:date="2025-02-21T15:53:00Z" w16du:dateUtc="2025-02-21T14:53:00Z">
        <w:r w:rsidR="00BE02C4" w:rsidRPr="00BE02C4" w:rsidDel="00F73C4B">
          <w:delText xml:space="preserve">compensation </w:delText>
        </w:r>
      </w:del>
      <w:r w:rsidR="00BE02C4" w:rsidRPr="00BE02C4">
        <w:t>partner</w:t>
      </w:r>
      <w:r w:rsidR="00BE02C4" w:rsidRPr="00E721C5">
        <w:t>)</w:t>
      </w:r>
    </w:p>
    <w:p w14:paraId="3B41A047" w14:textId="77777777" w:rsidR="00CB51E3" w:rsidRPr="000B7E0C" w:rsidRDefault="00CB51E3">
      <w:pPr>
        <w:pStyle w:val="NormalIndent"/>
        <w:rPr>
          <w:highlight w:val="yellow"/>
        </w:rPr>
      </w:pPr>
    </w:p>
    <w:p w14:paraId="2B5EE337" w14:textId="77777777" w:rsidR="00CB51E3" w:rsidRPr="00014C03" w:rsidRDefault="00CB51E3">
      <w:pPr>
        <w:pStyle w:val="NormalIndent"/>
        <w:rPr>
          <w:highlight w:val="cyan"/>
        </w:rPr>
      </w:pPr>
      <w:r w:rsidRPr="00014C03">
        <w:rPr>
          <w:highlight w:val="cyan"/>
        </w:rPr>
        <w:t>pro FC payments</w:t>
      </w:r>
    </w:p>
    <w:p w14:paraId="723F7411" w14:textId="77777777" w:rsidR="00CB51E3" w:rsidRPr="00014C03" w:rsidRDefault="00CB51E3" w:rsidP="00C40C63">
      <w:pPr>
        <w:pStyle w:val="ListFS1"/>
        <w:rPr>
          <w:highlight w:val="cyan"/>
        </w:rPr>
      </w:pPr>
      <w:r w:rsidRPr="00014C03">
        <w:rPr>
          <w:highlight w:val="cyan"/>
        </w:rPr>
        <w:t>Bill session content type = FC payments (agregace podle typu bill itemy)</w:t>
      </w:r>
    </w:p>
    <w:p w14:paraId="0754AE22" w14:textId="5A2DE867" w:rsidR="00CB51E3" w:rsidRPr="00014C03" w:rsidRDefault="00CB51E3" w:rsidP="00C40C63">
      <w:pPr>
        <w:pStyle w:val="ListFS1"/>
        <w:rPr>
          <w:highlight w:val="cyan"/>
        </w:rPr>
      </w:pPr>
      <w:r w:rsidRPr="00014C03">
        <w:rPr>
          <w:highlight w:val="cyan"/>
        </w:rPr>
        <w:t>Bill cycle = 15-days</w:t>
      </w:r>
      <w:r w:rsidR="006338FC">
        <w:rPr>
          <w:highlight w:val="cyan"/>
        </w:rPr>
        <w:t>, Mont</w:t>
      </w:r>
      <w:r w:rsidR="00B316AD">
        <w:rPr>
          <w:highlight w:val="cyan"/>
        </w:rPr>
        <w:t>h</w:t>
      </w:r>
      <w:r w:rsidR="006338FC">
        <w:rPr>
          <w:highlight w:val="cyan"/>
        </w:rPr>
        <w:t xml:space="preserve"> </w:t>
      </w:r>
      <w:r w:rsidR="006338FC" w:rsidRPr="006338FC">
        <w:rPr>
          <w:highlight w:val="cyan"/>
        </w:rPr>
        <w:t xml:space="preserve">(agregace podle hodnoty atributu Bill cycle na </w:t>
      </w:r>
      <w:r w:rsidR="00B316AD">
        <w:rPr>
          <w:highlight w:val="cyan"/>
        </w:rPr>
        <w:t>FCI</w:t>
      </w:r>
      <w:r w:rsidR="006338FC" w:rsidRPr="006338FC">
        <w:rPr>
          <w:highlight w:val="cyan"/>
        </w:rPr>
        <w:t>)</w:t>
      </w:r>
    </w:p>
    <w:p w14:paraId="5193D4C6" w14:textId="625262B4" w:rsidR="00F25872" w:rsidRPr="00F14824" w:rsidRDefault="00F25872">
      <w:pPr>
        <w:pStyle w:val="NormalIndent"/>
        <w:rPr>
          <w:ins w:id="10382" w:author="Irová Zuzana" w:date="2025-05-21T15:54:00Z" w16du:dateUtc="2025-05-21T13:54:00Z"/>
          <w:highlight w:val="cyan"/>
          <w:rPrChange w:id="10383" w:author="Irová Zuzana" w:date="2025-05-21T15:56:00Z" w16du:dateUtc="2025-05-21T13:56:00Z">
            <w:rPr>
              <w:ins w:id="10384" w:author="Irová Zuzana" w:date="2025-05-21T15:54:00Z" w16du:dateUtc="2025-05-21T13:54:00Z"/>
            </w:rPr>
          </w:rPrChange>
        </w:rPr>
      </w:pPr>
      <w:ins w:id="10385" w:author="Irová Zuzana" w:date="2025-05-21T15:54:00Z" w16du:dateUtc="2025-05-21T13:54:00Z">
        <w:r w:rsidRPr="00F14824">
          <w:rPr>
            <w:highlight w:val="cyan"/>
            <w:rPrChange w:id="10386" w:author="Irová Zuzana" w:date="2025-05-21T15:56:00Z" w16du:dateUtc="2025-05-21T13:56:00Z">
              <w:rPr/>
            </w:rPrChange>
          </w:rPr>
          <w:t xml:space="preserve">pro </w:t>
        </w:r>
      </w:ins>
      <w:ins w:id="10387" w:author="Irová Zuzana" w:date="2025-05-21T15:55:00Z" w16du:dateUtc="2025-05-21T13:55:00Z">
        <w:r w:rsidR="00310C4A" w:rsidRPr="00F14824">
          <w:rPr>
            <w:highlight w:val="cyan"/>
            <w:rPrChange w:id="10388" w:author="Irová Zuzana" w:date="2025-05-21T15:56:00Z" w16du:dateUtc="2025-05-21T13:56:00Z">
              <w:rPr/>
            </w:rPrChange>
          </w:rPr>
          <w:t>Fleet card issuer</w:t>
        </w:r>
        <w:r w:rsidR="006D0939" w:rsidRPr="00F14824">
          <w:rPr>
            <w:highlight w:val="cyan"/>
            <w:rPrChange w:id="10389" w:author="Irová Zuzana" w:date="2025-05-21T15:56:00Z" w16du:dateUtc="2025-05-21T13:56:00Z">
              <w:rPr/>
            </w:rPrChange>
          </w:rPr>
          <w:t xml:space="preserve"> a </w:t>
        </w:r>
      </w:ins>
      <w:ins w:id="10390" w:author="Irová Zuzana" w:date="2025-05-21T15:54:00Z" w16du:dateUtc="2025-05-21T13:54:00Z">
        <w:r w:rsidRPr="00F14824">
          <w:rPr>
            <w:highlight w:val="cyan"/>
            <w:rPrChange w:id="10391" w:author="Irová Zuzana" w:date="2025-05-21T15:56:00Z" w16du:dateUtc="2025-05-21T13:56:00Z">
              <w:rPr/>
            </w:rPrChange>
          </w:rPr>
          <w:t>Toll</w:t>
        </w:r>
      </w:ins>
    </w:p>
    <w:p w14:paraId="2F569A67" w14:textId="77777777" w:rsidR="00F25872" w:rsidRPr="00F14824" w:rsidRDefault="00F25872" w:rsidP="00C40C63">
      <w:pPr>
        <w:pStyle w:val="ListFS1"/>
        <w:rPr>
          <w:ins w:id="10392" w:author="Irová Zuzana" w:date="2025-05-21T15:54:00Z" w16du:dateUtc="2025-05-21T13:54:00Z"/>
          <w:highlight w:val="cyan"/>
          <w:rPrChange w:id="10393" w:author="Irová Zuzana" w:date="2025-05-21T15:56:00Z" w16du:dateUtc="2025-05-21T13:56:00Z">
            <w:rPr>
              <w:ins w:id="10394" w:author="Irová Zuzana" w:date="2025-05-21T15:54:00Z" w16du:dateUtc="2025-05-21T13:54:00Z"/>
            </w:rPr>
          </w:rPrChange>
        </w:rPr>
      </w:pPr>
      <w:ins w:id="10395" w:author="Irová Zuzana" w:date="2025-05-21T15:54:00Z" w16du:dateUtc="2025-05-21T13:54:00Z">
        <w:r w:rsidRPr="00F14824">
          <w:rPr>
            <w:highlight w:val="cyan"/>
            <w:rPrChange w:id="10396" w:author="Irová Zuzana" w:date="2025-05-21T15:56:00Z" w16du:dateUtc="2025-05-21T13:56:00Z">
              <w:rPr/>
            </w:rPrChange>
          </w:rPr>
          <w:t>Bill session aggregation type = Exemption partner</w:t>
        </w:r>
      </w:ins>
    </w:p>
    <w:p w14:paraId="286E3F88" w14:textId="77777777" w:rsidR="00F25872" w:rsidRPr="00F14824" w:rsidRDefault="00F25872" w:rsidP="00C40C63">
      <w:pPr>
        <w:pStyle w:val="ListFS1"/>
        <w:rPr>
          <w:ins w:id="10397" w:author="Irová Zuzana" w:date="2025-05-21T15:54:00Z" w16du:dateUtc="2025-05-21T13:54:00Z"/>
          <w:highlight w:val="cyan"/>
          <w:rPrChange w:id="10398" w:author="Irová Zuzana" w:date="2025-05-21T15:56:00Z" w16du:dateUtc="2025-05-21T13:56:00Z">
            <w:rPr>
              <w:ins w:id="10399" w:author="Irová Zuzana" w:date="2025-05-21T15:54:00Z" w16du:dateUtc="2025-05-21T13:54:00Z"/>
            </w:rPr>
          </w:rPrChange>
        </w:rPr>
      </w:pPr>
      <w:ins w:id="10400" w:author="Irová Zuzana" w:date="2025-05-21T15:54:00Z" w16du:dateUtc="2025-05-21T13:54:00Z">
        <w:r w:rsidRPr="00F14824">
          <w:rPr>
            <w:highlight w:val="cyan"/>
            <w:rPrChange w:id="10401" w:author="Irová Zuzana" w:date="2025-05-21T15:56:00Z" w16du:dateUtc="2025-05-21T13:56:00Z">
              <w:rPr/>
            </w:rPrChange>
          </w:rPr>
          <w:t>Bill session content type = Toll</w:t>
        </w:r>
      </w:ins>
    </w:p>
    <w:p w14:paraId="2887FD47" w14:textId="77777777" w:rsidR="00F25872" w:rsidRPr="00F14824" w:rsidRDefault="00F25872" w:rsidP="00C40C63">
      <w:pPr>
        <w:pStyle w:val="ListFS1"/>
        <w:rPr>
          <w:ins w:id="10402" w:author="Irová Zuzana" w:date="2025-05-21T15:54:00Z" w16du:dateUtc="2025-05-21T13:54:00Z"/>
          <w:highlight w:val="cyan"/>
          <w:rPrChange w:id="10403" w:author="Irová Zuzana" w:date="2025-05-21T15:56:00Z" w16du:dateUtc="2025-05-21T13:56:00Z">
            <w:rPr>
              <w:ins w:id="10404" w:author="Irová Zuzana" w:date="2025-05-21T15:54:00Z" w16du:dateUtc="2025-05-21T13:54:00Z"/>
            </w:rPr>
          </w:rPrChange>
        </w:rPr>
      </w:pPr>
      <w:ins w:id="10405" w:author="Irová Zuzana" w:date="2025-05-21T15:54:00Z" w16du:dateUtc="2025-05-21T13:54:00Z">
        <w:r w:rsidRPr="00F14824">
          <w:rPr>
            <w:highlight w:val="cyan"/>
            <w:rPrChange w:id="10406" w:author="Irová Zuzana" w:date="2025-05-21T15:56:00Z" w16du:dateUtc="2025-05-21T13:56:00Z">
              <w:rPr/>
            </w:rPrChange>
          </w:rPr>
          <w:t>Bill cycle = 15-days, Month (agregace podle hodnoty atributu Bill cycle na VCM.Exemption partner)</w:t>
        </w:r>
      </w:ins>
    </w:p>
    <w:p w14:paraId="64162F54" w14:textId="3DF3B43A" w:rsidR="00F34147" w:rsidRPr="0036711D" w:rsidRDefault="00F34147">
      <w:pPr>
        <w:pStyle w:val="NormalIndent"/>
        <w:rPr>
          <w:ins w:id="10407" w:author="Irová Zuzana" w:date="2025-05-21T15:54:00Z" w16du:dateUtc="2025-05-21T13:54:00Z"/>
          <w:highlight w:val="cyan"/>
        </w:rPr>
      </w:pPr>
      <w:ins w:id="10408" w:author="Irová Zuzana" w:date="2025-05-21T15:54:00Z" w16du:dateUtc="2025-05-21T13:54:00Z">
        <w:r w:rsidRPr="0036711D">
          <w:rPr>
            <w:highlight w:val="cyan"/>
          </w:rPr>
          <w:t>pro P</w:t>
        </w:r>
        <w:r w:rsidR="00E116C2">
          <w:rPr>
            <w:highlight w:val="cyan"/>
          </w:rPr>
          <w:t>re-paid</w:t>
        </w:r>
        <w:r w:rsidRPr="0036711D">
          <w:rPr>
            <w:highlight w:val="cyan"/>
          </w:rPr>
          <w:t xml:space="preserve"> </w:t>
        </w:r>
      </w:ins>
      <w:ins w:id="10409" w:author="Irová Zuzana" w:date="2025-05-21T15:55:00Z" w16du:dateUtc="2025-05-21T13:55:00Z">
        <w:r w:rsidR="006D0939">
          <w:rPr>
            <w:highlight w:val="cyan"/>
          </w:rPr>
          <w:t xml:space="preserve">a </w:t>
        </w:r>
      </w:ins>
      <w:ins w:id="10410" w:author="Irová Zuzana" w:date="2025-05-21T15:54:00Z" w16du:dateUtc="2025-05-21T13:54:00Z">
        <w:r w:rsidRPr="0036711D">
          <w:rPr>
            <w:highlight w:val="cyan"/>
          </w:rPr>
          <w:t>Toll</w:t>
        </w:r>
      </w:ins>
    </w:p>
    <w:p w14:paraId="42229470" w14:textId="37975A9A" w:rsidR="00F34147" w:rsidRPr="0036711D" w:rsidRDefault="00F34147" w:rsidP="00C40C63">
      <w:pPr>
        <w:pStyle w:val="ListFS1"/>
        <w:rPr>
          <w:ins w:id="10411" w:author="Irová Zuzana" w:date="2025-05-21T15:54:00Z" w16du:dateUtc="2025-05-21T13:54:00Z"/>
          <w:highlight w:val="cyan"/>
        </w:rPr>
      </w:pPr>
      <w:ins w:id="10412" w:author="Irová Zuzana" w:date="2025-05-21T15:54:00Z" w16du:dateUtc="2025-05-21T13:54:00Z">
        <w:r w:rsidRPr="0036711D">
          <w:rPr>
            <w:highlight w:val="cyan"/>
          </w:rPr>
          <w:t xml:space="preserve">Bill session aggregation type = </w:t>
        </w:r>
      </w:ins>
      <w:ins w:id="10413" w:author="Irová Zuzana" w:date="2025-05-21T15:55:00Z" w16du:dateUtc="2025-05-21T13:55:00Z">
        <w:r w:rsidR="00474279">
          <w:rPr>
            <w:highlight w:val="cyan"/>
          </w:rPr>
          <w:t>Pre-paid</w:t>
        </w:r>
      </w:ins>
    </w:p>
    <w:p w14:paraId="43A56E3F" w14:textId="77777777" w:rsidR="00474279" w:rsidRPr="00474279" w:rsidRDefault="00F34147" w:rsidP="00C40C63">
      <w:pPr>
        <w:pStyle w:val="ListFS1"/>
        <w:rPr>
          <w:ins w:id="10414" w:author="Irová Zuzana" w:date="2025-05-21T15:55:00Z" w16du:dateUtc="2025-05-21T13:55:00Z"/>
          <w:lang w:val="cs-CZ"/>
          <w:rPrChange w:id="10415" w:author="Irová Zuzana" w:date="2025-05-21T15:55:00Z" w16du:dateUtc="2025-05-21T13:55:00Z">
            <w:rPr>
              <w:ins w:id="10416" w:author="Irová Zuzana" w:date="2025-05-21T15:55:00Z" w16du:dateUtc="2025-05-21T13:55:00Z"/>
              <w:highlight w:val="cyan"/>
            </w:rPr>
          </w:rPrChange>
        </w:rPr>
      </w:pPr>
      <w:ins w:id="10417" w:author="Irová Zuzana" w:date="2025-05-21T15:54:00Z" w16du:dateUtc="2025-05-21T13:54:00Z">
        <w:r w:rsidRPr="00474279">
          <w:rPr>
            <w:highlight w:val="cyan"/>
          </w:rPr>
          <w:t>Bill session content type = Toll</w:t>
        </w:r>
      </w:ins>
    </w:p>
    <w:p w14:paraId="2541829A" w14:textId="3C832D65" w:rsidR="006B00DA" w:rsidRPr="00955C1D" w:rsidRDefault="00F34147">
      <w:pPr>
        <w:pStyle w:val="ListFS1"/>
        <w:pPrChange w:id="10418" w:author="Irová Zuzana" w:date="2025-06-06T15:37:00Z" w16du:dateUtc="2025-06-06T13:37:00Z">
          <w:pPr>
            <w:pStyle w:val="NormalIndent"/>
          </w:pPr>
        </w:pPrChange>
      </w:pPr>
      <w:ins w:id="10419" w:author="Irová Zuzana" w:date="2025-05-21T15:54:00Z" w16du:dateUtc="2025-05-21T13:54:00Z">
        <w:r w:rsidRPr="00474279">
          <w:rPr>
            <w:highlight w:val="cyan"/>
          </w:rPr>
          <w:t>Bill cycle = Month (</w:t>
        </w:r>
        <w:r w:rsidRPr="00212B99">
          <w:rPr>
            <w:highlight w:val="cyan"/>
          </w:rPr>
          <w:t>agregace podle hodnoty atributu Bill cycle na Account)</w:t>
        </w:r>
      </w:ins>
    </w:p>
    <w:p w14:paraId="5D3C04A4" w14:textId="77777777" w:rsidR="006B00DA" w:rsidRPr="00955C1D" w:rsidRDefault="006B00DA">
      <w:pPr>
        <w:pStyle w:val="NormalIndent"/>
      </w:pPr>
      <w:r w:rsidRPr="00955C1D">
        <w:t>Postup končí.</w:t>
      </w:r>
    </w:p>
    <w:p w14:paraId="628AF858" w14:textId="77777777" w:rsidR="006B00DA" w:rsidRPr="00BF06C4" w:rsidRDefault="006B00DA" w:rsidP="006B00DA">
      <w:pPr>
        <w:pStyle w:val="Heading4"/>
        <w:spacing w:after="120" w:line="276" w:lineRule="auto"/>
        <w:rPr>
          <w:rFonts w:hint="eastAsia"/>
        </w:rPr>
      </w:pPr>
      <w:r w:rsidRPr="00BF06C4">
        <w:t>Alternativní postupy</w:t>
      </w:r>
    </w:p>
    <w:p w14:paraId="08662FF9" w14:textId="77777777" w:rsidR="006B00DA" w:rsidRPr="00955C1D" w:rsidRDefault="006B00DA">
      <w:pPr>
        <w:pStyle w:val="NormalIndent"/>
      </w:pPr>
      <w:r w:rsidRPr="00955C1D">
        <w:t>Nejsou</w:t>
      </w:r>
    </w:p>
    <w:p w14:paraId="534B1B6D" w14:textId="77777777" w:rsidR="006B00DA" w:rsidRPr="00955C1D" w:rsidRDefault="006B00DA">
      <w:pPr>
        <w:pStyle w:val="NormalIndent"/>
      </w:pPr>
    </w:p>
    <w:p w14:paraId="036818BE" w14:textId="77777777" w:rsidR="006B00DA" w:rsidRPr="00BF06C4" w:rsidRDefault="006B00DA" w:rsidP="006B00DA">
      <w:pPr>
        <w:pStyle w:val="Heading4"/>
        <w:spacing w:after="120" w:line="276" w:lineRule="auto"/>
        <w:rPr>
          <w:rFonts w:hint="eastAsia"/>
        </w:rPr>
      </w:pPr>
      <w:r w:rsidRPr="00BF06C4">
        <w:t>Chybové postupy</w:t>
      </w:r>
    </w:p>
    <w:p w14:paraId="4B89D2F7" w14:textId="77777777" w:rsidR="006B00DA" w:rsidRPr="00955C1D" w:rsidRDefault="006B00DA">
      <w:pPr>
        <w:pStyle w:val="NormalIndent"/>
      </w:pPr>
      <w:r w:rsidRPr="00955C1D">
        <w:t>Nejsou</w:t>
      </w:r>
    </w:p>
    <w:p w14:paraId="016F3270" w14:textId="77777777" w:rsidR="006B00DA" w:rsidRPr="00BF06C4" w:rsidRDefault="006B00DA" w:rsidP="006B00DA">
      <w:pPr>
        <w:pStyle w:val="Heading4"/>
        <w:spacing w:after="120" w:line="276" w:lineRule="auto"/>
        <w:rPr>
          <w:rFonts w:hint="eastAsia"/>
        </w:rPr>
      </w:pPr>
      <w:r w:rsidRPr="00BF06C4">
        <w:t>Poznámky</w:t>
      </w:r>
    </w:p>
    <w:p w14:paraId="21EEAAF6" w14:textId="77777777" w:rsidR="006B00DA" w:rsidRPr="00955C1D" w:rsidRDefault="006B00DA">
      <w:pPr>
        <w:pStyle w:val="NormalIndent"/>
      </w:pPr>
      <w:r w:rsidRPr="00955C1D">
        <w:t>Nejsou</w:t>
      </w:r>
    </w:p>
    <w:p w14:paraId="0F4E57CA" w14:textId="77777777" w:rsidR="00CD0A42" w:rsidRDefault="00CD0A42">
      <w:pPr>
        <w:pStyle w:val="NormalIndent"/>
        <w:rPr>
          <w:ins w:id="10420" w:author="Irová Zuzana" w:date="2025-04-14T11:41:00Z" w16du:dateUtc="2025-04-14T09:41:00Z"/>
        </w:rPr>
      </w:pPr>
    </w:p>
    <w:p w14:paraId="68989F44" w14:textId="4D4E05A6" w:rsidR="00E45DF1" w:rsidRPr="00955C1D" w:rsidRDefault="00E45DF1" w:rsidP="00E45DF1">
      <w:pPr>
        <w:pStyle w:val="Heading3"/>
        <w:spacing w:before="200" w:after="0" w:line="276" w:lineRule="auto"/>
        <w:rPr>
          <w:ins w:id="10421" w:author="Irová Zuzana" w:date="2025-04-14T11:41:00Z" w16du:dateUtc="2025-04-14T09:41:00Z"/>
          <w:rFonts w:hint="eastAsia"/>
        </w:rPr>
      </w:pPr>
      <w:bookmarkStart w:id="10422" w:name="_Toc189838750"/>
      <w:bookmarkStart w:id="10423" w:name="_Toc201568911"/>
      <w:ins w:id="10424" w:author="Irová Zuzana" w:date="2025-04-14T11:41:00Z" w16du:dateUtc="2025-04-14T09:41:00Z">
        <w:r w:rsidRPr="00955C1D">
          <w:t>Naúčtuj jednorázový poplatek (SYS.BAR.0.7</w:t>
        </w:r>
        <w:r w:rsidR="00132968">
          <w:t>.HR</w:t>
        </w:r>
        <w:r w:rsidRPr="00955C1D">
          <w:t>)</w:t>
        </w:r>
        <w:bookmarkEnd w:id="10422"/>
        <w:bookmarkEnd w:id="10423"/>
      </w:ins>
    </w:p>
    <w:p w14:paraId="4222E239" w14:textId="77777777" w:rsidR="00E45DF1" w:rsidRPr="00955C1D" w:rsidRDefault="00E45DF1" w:rsidP="00E45DF1">
      <w:pPr>
        <w:pStyle w:val="Heading4"/>
        <w:spacing w:after="120" w:line="276" w:lineRule="auto"/>
        <w:rPr>
          <w:ins w:id="10425" w:author="Irová Zuzana" w:date="2025-04-14T11:41:00Z" w16du:dateUtc="2025-04-14T09:41:00Z"/>
          <w:rFonts w:hint="eastAsia"/>
        </w:rPr>
      </w:pPr>
      <w:ins w:id="10426" w:author="Irová Zuzana" w:date="2025-04-14T11:41:00Z" w16du:dateUtc="2025-04-14T09:41:00Z">
        <w:r w:rsidRPr="00955C1D">
          <w:t>Cíl</w:t>
        </w:r>
      </w:ins>
    </w:p>
    <w:p w14:paraId="4F4D7B79" w14:textId="409B8398" w:rsidR="00E45DF1" w:rsidRPr="00955C1D" w:rsidRDefault="00E45DF1">
      <w:pPr>
        <w:pStyle w:val="NormalIndent"/>
        <w:rPr>
          <w:ins w:id="10427" w:author="Irová Zuzana" w:date="2025-04-14T11:41:00Z" w16du:dateUtc="2025-04-14T09:41:00Z"/>
        </w:rPr>
      </w:pPr>
      <w:ins w:id="10428" w:author="Irová Zuzana" w:date="2025-04-14T11:41:00Z" w16du:dateUtc="2025-04-14T09:41:00Z">
        <w:r w:rsidRPr="00955C1D">
          <w:t>Cílem tohoto případu užití je vygenerování jednorázového poplatku na žádost různých procesů.</w:t>
        </w:r>
      </w:ins>
    </w:p>
    <w:p w14:paraId="6A86B7D5" w14:textId="77777777" w:rsidR="00E45DF1" w:rsidRPr="00955C1D" w:rsidRDefault="00E45DF1" w:rsidP="00E45DF1">
      <w:pPr>
        <w:pStyle w:val="Heading4"/>
        <w:spacing w:after="120" w:line="276" w:lineRule="auto"/>
        <w:rPr>
          <w:ins w:id="10429" w:author="Irová Zuzana" w:date="2025-04-14T11:41:00Z" w16du:dateUtc="2025-04-14T09:41:00Z"/>
          <w:rFonts w:hint="eastAsia"/>
        </w:rPr>
      </w:pPr>
      <w:ins w:id="10430" w:author="Irová Zuzana" w:date="2025-04-14T11:41:00Z" w16du:dateUtc="2025-04-14T09:41:00Z">
        <w:r w:rsidRPr="00955C1D">
          <w:t>Spuštění případu</w:t>
        </w:r>
      </w:ins>
    </w:p>
    <w:p w14:paraId="4D474F47" w14:textId="77777777" w:rsidR="00E45DF1" w:rsidRPr="00955C1D" w:rsidRDefault="00E45DF1">
      <w:pPr>
        <w:pStyle w:val="NormalIndent"/>
        <w:rPr>
          <w:ins w:id="10431" w:author="Irová Zuzana" w:date="2025-04-14T11:41:00Z" w16du:dateUtc="2025-04-14T09:41:00Z"/>
        </w:rPr>
      </w:pPr>
      <w:ins w:id="10432" w:author="Irová Zuzana" w:date="2025-04-14T11:41:00Z" w16du:dateUtc="2025-04-14T09:41:00Z">
        <w:r w:rsidRPr="00955C1D">
          <w:t>Případ užití je vloženou součástí případů užití:</w:t>
        </w:r>
      </w:ins>
    </w:p>
    <w:p w14:paraId="43B93C05" w14:textId="1E83CBF6" w:rsidR="00E45DF1" w:rsidRPr="00206FD4" w:rsidRDefault="00E45DF1" w:rsidP="00C40C63">
      <w:pPr>
        <w:pStyle w:val="ListFS1"/>
        <w:rPr>
          <w:ins w:id="10433" w:author="Irová Zuzana" w:date="2025-04-14T11:41:00Z" w16du:dateUtc="2025-04-14T09:41:00Z"/>
        </w:rPr>
      </w:pPr>
      <w:ins w:id="10434" w:author="Irová Zuzana" w:date="2025-04-14T11:41:00Z" w16du:dateUtc="2025-04-14T09:41:00Z">
        <w:r w:rsidRPr="00206FD4">
          <w:t xml:space="preserve">UCs vyžadující </w:t>
        </w:r>
      </w:ins>
      <w:ins w:id="10435" w:author="Irová Zuzana" w:date="2025-04-14T11:42:00Z" w16du:dateUtc="2025-04-14T09:42:00Z">
        <w:r w:rsidR="00132968">
          <w:t xml:space="preserve">Administrativní poplatek za Přestupek (Offence) </w:t>
        </w:r>
      </w:ins>
    </w:p>
    <w:p w14:paraId="344074DE" w14:textId="6EA61BAC" w:rsidR="00E45DF1" w:rsidRPr="00554775" w:rsidRDefault="00132968">
      <w:pPr>
        <w:pStyle w:val="ListFS2"/>
        <w:rPr>
          <w:ins w:id="10436" w:author="Irová Zuzana" w:date="2025-04-14T11:41:00Z" w16du:dateUtc="2025-04-14T09:41:00Z"/>
        </w:rPr>
      </w:pPr>
      <w:ins w:id="10437" w:author="Irová Zuzana" w:date="2025-04-14T11:42:00Z">
        <w:r w:rsidRPr="00132968">
          <w:t>Vytvoř výzvy na úhradu za přestupky (SYS.BAR.</w:t>
        </w:r>
        <w:r w:rsidRPr="00554775">
          <w:t>0.13.HR)</w:t>
        </w:r>
      </w:ins>
    </w:p>
    <w:p w14:paraId="27D03574" w14:textId="18935794" w:rsidR="00E45DF1" w:rsidRPr="00554775" w:rsidRDefault="00132968">
      <w:pPr>
        <w:pStyle w:val="ListFS2"/>
        <w:rPr>
          <w:ins w:id="10438" w:author="Irová Zuzana" w:date="2025-04-14T11:41:00Z" w16du:dateUtc="2025-04-14T09:41:00Z"/>
          <w:rPrChange w:id="10439" w:author="Irová Zuzana" w:date="2025-04-14T11:43:00Z" w16du:dateUtc="2025-04-14T09:43:00Z">
            <w:rPr>
              <w:ins w:id="10440" w:author="Irová Zuzana" w:date="2025-04-14T11:41:00Z" w16du:dateUtc="2025-04-14T09:41:00Z"/>
              <w:highlight w:val="cyan"/>
            </w:rPr>
          </w:rPrChange>
        </w:rPr>
      </w:pPr>
      <w:ins w:id="10441" w:author="Irová Zuzana" w:date="2025-04-14T11:42:00Z" w16du:dateUtc="2025-04-14T09:42:00Z">
        <w:r w:rsidRPr="00554775">
          <w:rPr>
            <w:rPrChange w:id="10442" w:author="Irová Zuzana" w:date="2025-04-14T11:43:00Z" w16du:dateUtc="2025-04-14T09:43:00Z">
              <w:rPr>
                <w:highlight w:val="cyan"/>
              </w:rPr>
            </w:rPrChange>
          </w:rPr>
          <w:t>Vytvo</w:t>
        </w:r>
        <w:r w:rsidRPr="00554775">
          <w:rPr>
            <w:rFonts w:hint="cs"/>
            <w:rPrChange w:id="10443" w:author="Irová Zuzana" w:date="2025-04-14T11:43:00Z" w16du:dateUtc="2025-04-14T09:43:00Z">
              <w:rPr>
                <w:rFonts w:hint="cs"/>
                <w:highlight w:val="cyan"/>
              </w:rPr>
            </w:rPrChange>
          </w:rPr>
          <w:t>ř</w:t>
        </w:r>
        <w:r w:rsidRPr="00554775">
          <w:rPr>
            <w:rPrChange w:id="10444" w:author="Irová Zuzana" w:date="2025-04-14T11:43:00Z" w16du:dateUtc="2025-04-14T09:43:00Z">
              <w:rPr>
                <w:highlight w:val="cyan"/>
              </w:rPr>
            </w:rPrChange>
          </w:rPr>
          <w:t xml:space="preserve"> </w:t>
        </w:r>
        <w:r w:rsidR="00554775" w:rsidRPr="00554775">
          <w:rPr>
            <w:rPrChange w:id="10445" w:author="Irová Zuzana" w:date="2025-04-14T11:43:00Z" w16du:dateUtc="2025-04-14T09:43:00Z">
              <w:rPr>
                <w:highlight w:val="cyan"/>
              </w:rPr>
            </w:rPrChange>
          </w:rPr>
          <w:t>jednor</w:t>
        </w:r>
        <w:r w:rsidR="00554775" w:rsidRPr="00554775">
          <w:rPr>
            <w:rFonts w:hint="cs"/>
            <w:rPrChange w:id="10446" w:author="Irová Zuzana" w:date="2025-04-14T11:43:00Z" w16du:dateUtc="2025-04-14T09:43:00Z">
              <w:rPr>
                <w:rFonts w:hint="cs"/>
                <w:highlight w:val="cyan"/>
              </w:rPr>
            </w:rPrChange>
          </w:rPr>
          <w:t>á</w:t>
        </w:r>
        <w:r w:rsidR="00554775" w:rsidRPr="00554775">
          <w:rPr>
            <w:rPrChange w:id="10447" w:author="Irová Zuzana" w:date="2025-04-14T11:43:00Z" w16du:dateUtc="2025-04-14T09:43:00Z">
              <w:rPr>
                <w:highlight w:val="cyan"/>
              </w:rPr>
            </w:rPrChange>
          </w:rPr>
          <w:t>zovou</w:t>
        </w:r>
      </w:ins>
      <w:ins w:id="10448" w:author="Irová Zuzana" w:date="2025-04-14T11:43:00Z" w16du:dateUtc="2025-04-14T09:43:00Z">
        <w:r w:rsidR="00554775" w:rsidRPr="00554775">
          <w:rPr>
            <w:rPrChange w:id="10449" w:author="Irová Zuzana" w:date="2025-04-14T11:43:00Z" w16du:dateUtc="2025-04-14T09:43:00Z">
              <w:rPr>
                <w:highlight w:val="cyan"/>
              </w:rPr>
            </w:rPrChange>
          </w:rPr>
          <w:t xml:space="preserve"> fakturu za m</w:t>
        </w:r>
        <w:r w:rsidR="00554775" w:rsidRPr="00554775">
          <w:rPr>
            <w:rFonts w:hint="cs"/>
            <w:rPrChange w:id="10450" w:author="Irová Zuzana" w:date="2025-04-14T11:43:00Z" w16du:dateUtc="2025-04-14T09:43:00Z">
              <w:rPr>
                <w:rFonts w:hint="cs"/>
                <w:highlight w:val="cyan"/>
              </w:rPr>
            </w:rPrChange>
          </w:rPr>
          <w:t>ý</w:t>
        </w:r>
        <w:r w:rsidR="00554775" w:rsidRPr="00554775">
          <w:rPr>
            <w:rPrChange w:id="10451" w:author="Irová Zuzana" w:date="2025-04-14T11:43:00Z" w16du:dateUtc="2025-04-14T09:43:00Z">
              <w:rPr>
                <w:highlight w:val="cyan"/>
              </w:rPr>
            </w:rPrChange>
          </w:rPr>
          <w:t>to (SYS.BAR.14.HR)</w:t>
        </w:r>
      </w:ins>
    </w:p>
    <w:p w14:paraId="5A548928" w14:textId="77777777" w:rsidR="00E45DF1" w:rsidRPr="00554775" w:rsidRDefault="00E45DF1" w:rsidP="00C40C63">
      <w:pPr>
        <w:pStyle w:val="ListFS1"/>
        <w:rPr>
          <w:ins w:id="10452" w:author="Irová Zuzana" w:date="2025-04-14T11:41:00Z" w16du:dateUtc="2025-04-14T09:41:00Z"/>
          <w:highlight w:val="cyan"/>
          <w:lang w:val="cs-CZ"/>
          <w:rPrChange w:id="10453" w:author="Irová Zuzana" w:date="2025-04-14T11:43:00Z" w16du:dateUtc="2025-04-14T09:43:00Z">
            <w:rPr>
              <w:ins w:id="10454" w:author="Irová Zuzana" w:date="2025-04-14T11:41:00Z" w16du:dateUtc="2025-04-14T09:41:00Z"/>
              <w:lang w:val="cs-CZ"/>
            </w:rPr>
          </w:rPrChange>
        </w:rPr>
      </w:pPr>
      <w:ins w:id="10455" w:author="Irová Zuzana" w:date="2025-04-14T11:41:00Z" w16du:dateUtc="2025-04-14T09:41:00Z">
        <w:r w:rsidRPr="00554775">
          <w:rPr>
            <w:highlight w:val="cyan"/>
            <w:rPrChange w:id="10456" w:author="Irová Zuzana" w:date="2025-04-14T11:43:00Z" w16du:dateUtc="2025-04-14T09:43:00Z">
              <w:rPr/>
            </w:rPrChange>
          </w:rPr>
          <w:t>UC vy</w:t>
        </w:r>
        <w:r w:rsidRPr="00554775">
          <w:rPr>
            <w:rFonts w:hint="cs"/>
            <w:highlight w:val="cyan"/>
            <w:rPrChange w:id="10457" w:author="Irová Zuzana" w:date="2025-04-14T11:43:00Z" w16du:dateUtc="2025-04-14T09:43:00Z">
              <w:rPr>
                <w:rFonts w:hint="cs"/>
              </w:rPr>
            </w:rPrChange>
          </w:rPr>
          <w:t>ž</w:t>
        </w:r>
        <w:r w:rsidRPr="00554775">
          <w:rPr>
            <w:highlight w:val="cyan"/>
            <w:rPrChange w:id="10458" w:author="Irová Zuzana" w:date="2025-04-14T11:43:00Z" w16du:dateUtc="2025-04-14T09:43:00Z">
              <w:rPr/>
            </w:rPrChange>
          </w:rPr>
          <w:t>aduj</w:t>
        </w:r>
        <w:r w:rsidRPr="00554775">
          <w:rPr>
            <w:rFonts w:hint="cs"/>
            <w:highlight w:val="cyan"/>
            <w:rPrChange w:id="10459" w:author="Irová Zuzana" w:date="2025-04-14T11:43:00Z" w16du:dateUtc="2025-04-14T09:43:00Z">
              <w:rPr>
                <w:rFonts w:hint="cs"/>
              </w:rPr>
            </w:rPrChange>
          </w:rPr>
          <w:t>í</w:t>
        </w:r>
        <w:r w:rsidRPr="00554775">
          <w:rPr>
            <w:highlight w:val="cyan"/>
            <w:rPrChange w:id="10460" w:author="Irová Zuzana" w:date="2025-04-14T11:43:00Z" w16du:dateUtc="2025-04-14T09:43:00Z">
              <w:rPr/>
            </w:rPrChange>
          </w:rPr>
          <w:t>c</w:t>
        </w:r>
        <w:r w:rsidRPr="00554775">
          <w:rPr>
            <w:rFonts w:hint="cs"/>
            <w:highlight w:val="cyan"/>
            <w:rPrChange w:id="10461" w:author="Irová Zuzana" w:date="2025-04-14T11:43:00Z" w16du:dateUtc="2025-04-14T09:43:00Z">
              <w:rPr>
                <w:rFonts w:hint="cs"/>
              </w:rPr>
            </w:rPrChange>
          </w:rPr>
          <w:t>í</w:t>
        </w:r>
        <w:r w:rsidRPr="00554775">
          <w:rPr>
            <w:highlight w:val="cyan"/>
            <w:rPrChange w:id="10462" w:author="Irová Zuzana" w:date="2025-04-14T11:43:00Z" w16du:dateUtc="2025-04-14T09:43:00Z">
              <w:rPr/>
            </w:rPrChange>
          </w:rPr>
          <w:t xml:space="preserve"> Poplatek za odesl</w:t>
        </w:r>
        <w:r w:rsidRPr="00554775">
          <w:rPr>
            <w:rFonts w:hint="cs"/>
            <w:highlight w:val="cyan"/>
            <w:rPrChange w:id="10463" w:author="Irová Zuzana" w:date="2025-04-14T11:43:00Z" w16du:dateUtc="2025-04-14T09:43:00Z">
              <w:rPr>
                <w:rFonts w:hint="cs"/>
              </w:rPr>
            </w:rPrChange>
          </w:rPr>
          <w:t>á</w:t>
        </w:r>
        <w:r w:rsidRPr="00554775">
          <w:rPr>
            <w:highlight w:val="cyan"/>
            <w:rPrChange w:id="10464" w:author="Irová Zuzana" w:date="2025-04-14T11:43:00Z" w16du:dateUtc="2025-04-14T09:43:00Z">
              <w:rPr/>
            </w:rPrChange>
          </w:rPr>
          <w:t>n</w:t>
        </w:r>
        <w:r w:rsidRPr="00554775">
          <w:rPr>
            <w:rFonts w:hint="cs"/>
            <w:highlight w:val="cyan"/>
            <w:rPrChange w:id="10465" w:author="Irová Zuzana" w:date="2025-04-14T11:43:00Z" w16du:dateUtc="2025-04-14T09:43:00Z">
              <w:rPr>
                <w:rFonts w:hint="cs"/>
              </w:rPr>
            </w:rPrChange>
          </w:rPr>
          <w:t>í</w:t>
        </w:r>
        <w:r w:rsidRPr="00554775">
          <w:rPr>
            <w:highlight w:val="cyan"/>
            <w:rPrChange w:id="10466" w:author="Irová Zuzana" w:date="2025-04-14T11:43:00Z" w16du:dateUtc="2025-04-14T09:43:00Z">
              <w:rPr/>
            </w:rPrChange>
          </w:rPr>
          <w:t xml:space="preserve"> OBU po</w:t>
        </w:r>
        <w:r w:rsidRPr="00554775">
          <w:rPr>
            <w:rFonts w:hint="cs"/>
            <w:highlight w:val="cyan"/>
            <w:rPrChange w:id="10467" w:author="Irová Zuzana" w:date="2025-04-14T11:43:00Z" w16du:dateUtc="2025-04-14T09:43:00Z">
              <w:rPr>
                <w:rFonts w:hint="cs"/>
              </w:rPr>
            </w:rPrChange>
          </w:rPr>
          <w:t>š</w:t>
        </w:r>
        <w:r w:rsidRPr="00554775">
          <w:rPr>
            <w:highlight w:val="cyan"/>
            <w:rPrChange w:id="10468" w:author="Irová Zuzana" w:date="2025-04-14T11:43:00Z" w16du:dateUtc="2025-04-14T09:43:00Z">
              <w:rPr/>
            </w:rPrChange>
          </w:rPr>
          <w:t>tou</w:t>
        </w:r>
      </w:ins>
    </w:p>
    <w:p w14:paraId="781EA682" w14:textId="77777777" w:rsidR="00E45DF1" w:rsidRPr="00554775" w:rsidRDefault="00E45DF1">
      <w:pPr>
        <w:pStyle w:val="ListFS2"/>
        <w:rPr>
          <w:ins w:id="10469" w:author="Irová Zuzana" w:date="2025-04-14T11:41:00Z" w16du:dateUtc="2025-04-14T09:41:00Z"/>
          <w:highlight w:val="cyan"/>
          <w:rPrChange w:id="10470" w:author="Irová Zuzana" w:date="2025-04-14T11:43:00Z" w16du:dateUtc="2025-04-14T09:43:00Z">
            <w:rPr>
              <w:ins w:id="10471" w:author="Irová Zuzana" w:date="2025-04-14T11:41:00Z" w16du:dateUtc="2025-04-14T09:41:00Z"/>
            </w:rPr>
          </w:rPrChange>
        </w:rPr>
      </w:pPr>
      <w:ins w:id="10472" w:author="Irová Zuzana" w:date="2025-04-14T11:41:00Z" w16du:dateUtc="2025-04-14T09:41:00Z">
        <w:r w:rsidRPr="00554775">
          <w:rPr>
            <w:highlight w:val="cyan"/>
            <w:rPrChange w:id="10473" w:author="Irová Zuzana" w:date="2025-04-14T11:43:00Z" w16du:dateUtc="2025-04-14T09:43:00Z">
              <w:rPr/>
            </w:rPrChange>
          </w:rPr>
          <w:t>Zjisti po</w:t>
        </w:r>
        <w:r w:rsidRPr="00554775">
          <w:rPr>
            <w:rFonts w:hint="cs"/>
            <w:highlight w:val="cyan"/>
            <w:rPrChange w:id="10474" w:author="Irová Zuzana" w:date="2025-04-14T11:43:00Z" w16du:dateUtc="2025-04-14T09:43:00Z">
              <w:rPr>
                <w:rFonts w:hint="cs"/>
              </w:rPr>
            </w:rPrChange>
          </w:rPr>
          <w:t>č</w:t>
        </w:r>
        <w:r w:rsidRPr="00554775">
          <w:rPr>
            <w:highlight w:val="cyan"/>
            <w:rPrChange w:id="10475" w:author="Irová Zuzana" w:date="2025-04-14T11:43:00Z" w16du:dateUtc="2025-04-14T09:43:00Z">
              <w:rPr/>
            </w:rPrChange>
          </w:rPr>
          <w:t>ty z</w:t>
        </w:r>
        <w:r w:rsidRPr="00554775">
          <w:rPr>
            <w:rFonts w:hint="cs"/>
            <w:highlight w:val="cyan"/>
            <w:rPrChange w:id="10476" w:author="Irová Zuzana" w:date="2025-04-14T11:43:00Z" w16du:dateUtc="2025-04-14T09:43:00Z">
              <w:rPr>
                <w:rFonts w:hint="cs"/>
              </w:rPr>
            </w:rPrChange>
          </w:rPr>
          <w:t>á</w:t>
        </w:r>
        <w:r w:rsidRPr="00554775">
          <w:rPr>
            <w:highlight w:val="cyan"/>
            <w:rPrChange w:id="10477" w:author="Irová Zuzana" w:date="2025-04-14T11:43:00Z" w16du:dateUtc="2025-04-14T09:43:00Z">
              <w:rPr/>
            </w:rPrChange>
          </w:rPr>
          <w:t>silek pro na</w:t>
        </w:r>
        <w:r w:rsidRPr="00554775">
          <w:rPr>
            <w:rFonts w:hint="cs"/>
            <w:highlight w:val="cyan"/>
            <w:rPrChange w:id="10478" w:author="Irová Zuzana" w:date="2025-04-14T11:43:00Z" w16du:dateUtc="2025-04-14T09:43:00Z">
              <w:rPr>
                <w:rFonts w:hint="cs"/>
              </w:rPr>
            </w:rPrChange>
          </w:rPr>
          <w:t>úč</w:t>
        </w:r>
        <w:r w:rsidRPr="00554775">
          <w:rPr>
            <w:highlight w:val="cyan"/>
            <w:rPrChange w:id="10479" w:author="Irová Zuzana" w:date="2025-04-14T11:43:00Z" w16du:dateUtc="2025-04-14T09:43:00Z">
              <w:rPr/>
            </w:rPrChange>
          </w:rPr>
          <w:t>tov</w:t>
        </w:r>
        <w:r w:rsidRPr="00554775">
          <w:rPr>
            <w:rFonts w:hint="cs"/>
            <w:highlight w:val="cyan"/>
            <w:rPrChange w:id="10480" w:author="Irová Zuzana" w:date="2025-04-14T11:43:00Z" w16du:dateUtc="2025-04-14T09:43:00Z">
              <w:rPr>
                <w:rFonts w:hint="cs"/>
              </w:rPr>
            </w:rPrChange>
          </w:rPr>
          <w:t>á</w:t>
        </w:r>
        <w:r w:rsidRPr="00554775">
          <w:rPr>
            <w:highlight w:val="cyan"/>
            <w:rPrChange w:id="10481" w:author="Irová Zuzana" w:date="2025-04-14T11:43:00Z" w16du:dateUtc="2025-04-14T09:43:00Z">
              <w:rPr/>
            </w:rPrChange>
          </w:rPr>
          <w:t>n</w:t>
        </w:r>
        <w:r w:rsidRPr="00554775">
          <w:rPr>
            <w:rFonts w:hint="cs"/>
            <w:highlight w:val="cyan"/>
            <w:rPrChange w:id="10482" w:author="Irová Zuzana" w:date="2025-04-14T11:43:00Z" w16du:dateUtc="2025-04-14T09:43:00Z">
              <w:rPr>
                <w:rFonts w:hint="cs"/>
              </w:rPr>
            </w:rPrChange>
          </w:rPr>
          <w:t>í</w:t>
        </w:r>
        <w:r w:rsidRPr="00554775">
          <w:rPr>
            <w:highlight w:val="cyan"/>
            <w:rPrChange w:id="10483" w:author="Irová Zuzana" w:date="2025-04-14T11:43:00Z" w16du:dateUtc="2025-04-14T09:43:00Z">
              <w:rPr/>
            </w:rPrChange>
          </w:rPr>
          <w:t xml:space="preserve"> poplatk</w:t>
        </w:r>
        <w:r w:rsidRPr="00554775">
          <w:rPr>
            <w:rFonts w:hint="cs"/>
            <w:highlight w:val="cyan"/>
            <w:rPrChange w:id="10484" w:author="Irová Zuzana" w:date="2025-04-14T11:43:00Z" w16du:dateUtc="2025-04-14T09:43:00Z">
              <w:rPr>
                <w:rFonts w:hint="cs"/>
              </w:rPr>
            </w:rPrChange>
          </w:rPr>
          <w:t>ů</w:t>
        </w:r>
        <w:r w:rsidRPr="00554775">
          <w:rPr>
            <w:highlight w:val="cyan"/>
            <w:rPrChange w:id="10485" w:author="Irová Zuzana" w:date="2025-04-14T11:43:00Z" w16du:dateUtc="2025-04-14T09:43:00Z">
              <w:rPr/>
            </w:rPrChange>
          </w:rPr>
          <w:t xml:space="preserve"> za zasl</w:t>
        </w:r>
        <w:r w:rsidRPr="00554775">
          <w:rPr>
            <w:rFonts w:hint="cs"/>
            <w:highlight w:val="cyan"/>
            <w:rPrChange w:id="10486" w:author="Irová Zuzana" w:date="2025-04-14T11:43:00Z" w16du:dateUtc="2025-04-14T09:43:00Z">
              <w:rPr>
                <w:rFonts w:hint="cs"/>
              </w:rPr>
            </w:rPrChange>
          </w:rPr>
          <w:t>á</w:t>
        </w:r>
        <w:r w:rsidRPr="00554775">
          <w:rPr>
            <w:highlight w:val="cyan"/>
            <w:rPrChange w:id="10487" w:author="Irová Zuzana" w:date="2025-04-14T11:43:00Z" w16du:dateUtc="2025-04-14T09:43:00Z">
              <w:rPr/>
            </w:rPrChange>
          </w:rPr>
          <w:t>n</w:t>
        </w:r>
        <w:r w:rsidRPr="00554775">
          <w:rPr>
            <w:rFonts w:hint="cs"/>
            <w:highlight w:val="cyan"/>
            <w:rPrChange w:id="10488" w:author="Irová Zuzana" w:date="2025-04-14T11:43:00Z" w16du:dateUtc="2025-04-14T09:43:00Z">
              <w:rPr>
                <w:rFonts w:hint="cs"/>
              </w:rPr>
            </w:rPrChange>
          </w:rPr>
          <w:t>í</w:t>
        </w:r>
        <w:r w:rsidRPr="00554775">
          <w:rPr>
            <w:highlight w:val="cyan"/>
            <w:rPrChange w:id="10489" w:author="Irová Zuzana" w:date="2025-04-14T11:43:00Z" w16du:dateUtc="2025-04-14T09:43:00Z">
              <w:rPr/>
            </w:rPrChange>
          </w:rPr>
          <w:t xml:space="preserve"> OBU (SYS.CM.7.38)</w:t>
        </w:r>
      </w:ins>
    </w:p>
    <w:p w14:paraId="4AE6C768" w14:textId="77777777" w:rsidR="00E45DF1" w:rsidRPr="00955C1D" w:rsidRDefault="00E45DF1">
      <w:pPr>
        <w:pStyle w:val="ListFS2"/>
        <w:rPr>
          <w:ins w:id="10490" w:author="Irová Zuzana" w:date="2025-04-14T11:41:00Z" w16du:dateUtc="2025-04-14T09:41:00Z"/>
        </w:rPr>
        <w:pPrChange w:id="10491" w:author="Irová Zuzana" w:date="2025-06-06T15:16:00Z" w16du:dateUtc="2025-06-06T13:16:00Z">
          <w:pPr>
            <w:pStyle w:val="ListFS2"/>
            <w:numPr>
              <w:ilvl w:val="0"/>
              <w:numId w:val="0"/>
            </w:numPr>
            <w:ind w:left="2061" w:firstLine="0"/>
          </w:pPr>
        </w:pPrChange>
      </w:pPr>
    </w:p>
    <w:p w14:paraId="127CB621" w14:textId="77777777" w:rsidR="00E45DF1" w:rsidRPr="00BF06C4" w:rsidRDefault="00E45DF1" w:rsidP="00E45DF1">
      <w:pPr>
        <w:pStyle w:val="Heading4"/>
        <w:spacing w:after="120" w:line="276" w:lineRule="auto"/>
        <w:rPr>
          <w:ins w:id="10492" w:author="Irová Zuzana" w:date="2025-04-14T11:41:00Z" w16du:dateUtc="2025-04-14T09:41:00Z"/>
          <w:rFonts w:hint="eastAsia"/>
        </w:rPr>
      </w:pPr>
      <w:ins w:id="10493" w:author="Irová Zuzana" w:date="2025-04-14T11:41:00Z" w16du:dateUtc="2025-04-14T09:41:00Z">
        <w:r w:rsidRPr="00BF06C4">
          <w:t>Podmínky spuštění</w:t>
        </w:r>
      </w:ins>
    </w:p>
    <w:p w14:paraId="5563BF31" w14:textId="00D65B7D" w:rsidR="00E45DF1" w:rsidRPr="00955C1D" w:rsidRDefault="00E45DF1">
      <w:pPr>
        <w:pStyle w:val="NormalIndent"/>
        <w:rPr>
          <w:ins w:id="10494" w:author="Irová Zuzana" w:date="2025-04-14T11:41:00Z" w16du:dateUtc="2025-04-14T09:41:00Z"/>
        </w:rPr>
      </w:pPr>
      <w:ins w:id="10495" w:author="Irová Zuzana" w:date="2025-04-14T11:41:00Z" w16du:dateUtc="2025-04-14T09:41:00Z">
        <w:r w:rsidRPr="00955C1D">
          <w:t xml:space="preserve">Je znám </w:t>
        </w:r>
      </w:ins>
      <w:ins w:id="10496" w:author="Irová Zuzana" w:date="2025-04-14T12:11:00Z" w16du:dateUtc="2025-04-14T10:11:00Z">
        <w:r w:rsidR="00914C18">
          <w:t xml:space="preserve">Bill issuer, </w:t>
        </w:r>
      </w:ins>
      <w:ins w:id="10497" w:author="Irová Zuzana" w:date="2025-04-14T11:41:00Z" w16du:dateUtc="2025-04-14T09:41:00Z">
        <w:r w:rsidRPr="00955C1D">
          <w:t>typ poplatku</w:t>
        </w:r>
      </w:ins>
      <w:ins w:id="10498" w:author="Irová Zuzana" w:date="2025-04-14T12:08:00Z" w16du:dateUtc="2025-04-14T10:08:00Z">
        <w:r w:rsidR="0010783F">
          <w:t xml:space="preserve"> </w:t>
        </w:r>
        <w:r w:rsidR="0010783F" w:rsidRPr="0010783F">
          <w:rPr>
            <w:highlight w:val="cyan"/>
            <w:rPrChange w:id="10499" w:author="Irová Zuzana" w:date="2025-04-14T12:09:00Z" w16du:dateUtc="2025-04-14T10:09:00Z">
              <w:rPr/>
            </w:rPrChange>
          </w:rPr>
          <w:t>nebo popla</w:t>
        </w:r>
      </w:ins>
      <w:ins w:id="10500" w:author="Irová Zuzana" w:date="2025-04-14T12:09:00Z" w16du:dateUtc="2025-04-14T10:09:00Z">
        <w:r w:rsidR="0010783F" w:rsidRPr="0010783F">
          <w:rPr>
            <w:highlight w:val="cyan"/>
            <w:rPrChange w:id="10501" w:author="Irová Zuzana" w:date="2025-04-14T12:09:00Z" w16du:dateUtc="2025-04-14T10:09:00Z">
              <w:rPr/>
            </w:rPrChange>
          </w:rPr>
          <w:t>tk</w:t>
        </w:r>
        <w:r w:rsidR="0010783F" w:rsidRPr="0010783F">
          <w:rPr>
            <w:rFonts w:hint="cs"/>
            <w:highlight w:val="cyan"/>
            <w:rPrChange w:id="10502" w:author="Irová Zuzana" w:date="2025-04-14T12:09:00Z" w16du:dateUtc="2025-04-14T10:09:00Z">
              <w:rPr>
                <w:rFonts w:hint="cs"/>
              </w:rPr>
            </w:rPrChange>
          </w:rPr>
          <w:t>ů</w:t>
        </w:r>
      </w:ins>
      <w:ins w:id="10503" w:author="Irová Zuzana" w:date="2025-04-14T11:41:00Z" w16du:dateUtc="2025-04-14T09:41:00Z">
        <w:r w:rsidRPr="00955C1D">
          <w:t xml:space="preserve">, který je potřeba vygenerovat (tj. Product type a odpovídající </w:t>
        </w:r>
      </w:ins>
      <w:ins w:id="10504" w:author="Irová Zuzana" w:date="2025-04-14T12:03:00Z" w16du:dateUtc="2025-04-14T10:03:00Z">
        <w:r w:rsidR="00DD297D">
          <w:t>hodnot</w:t>
        </w:r>
        <w:r w:rsidR="002F0214">
          <w:t xml:space="preserve">u </w:t>
        </w:r>
      </w:ins>
      <w:ins w:id="10505" w:author="Irová Zuzana" w:date="2025-04-14T11:41:00Z" w16du:dateUtc="2025-04-14T09:41:00Z">
        <w:r w:rsidRPr="00955C1D">
          <w:t>Event attribute</w:t>
        </w:r>
      </w:ins>
      <w:ins w:id="10506" w:author="Irová Zuzana" w:date="2025-04-14T12:03:00Z" w16du:dateUtc="2025-04-14T10:03:00Z">
        <w:r w:rsidR="002F0214">
          <w:t xml:space="preserve"> type</w:t>
        </w:r>
      </w:ins>
      <w:ins w:id="10507" w:author="Irová Zuzana" w:date="2025-04-14T11:41:00Z" w16du:dateUtc="2025-04-14T09:41:00Z">
        <w:r w:rsidRPr="00955C1D">
          <w:t>)</w:t>
        </w:r>
      </w:ins>
      <w:ins w:id="10508" w:author="Irová Zuzana" w:date="2025-04-14T12:11:00Z" w16du:dateUtc="2025-04-14T10:11:00Z">
        <w:r w:rsidR="00914C18">
          <w:t xml:space="preserve">, počet jednotek a subjekt (případně </w:t>
        </w:r>
        <w:r w:rsidR="00035763">
          <w:t>subjekt type)</w:t>
        </w:r>
      </w:ins>
      <w:ins w:id="10509" w:author="Irová Zuzana" w:date="2025-04-14T11:41:00Z" w16du:dateUtc="2025-04-14T09:41:00Z">
        <w:r w:rsidRPr="00955C1D">
          <w:t>:</w:t>
        </w:r>
      </w:ins>
    </w:p>
    <w:p w14:paraId="6EAAA545" w14:textId="25C4F496" w:rsidR="00E45DF1" w:rsidRDefault="00554775" w:rsidP="00C40C63">
      <w:pPr>
        <w:pStyle w:val="ListFS1"/>
        <w:rPr>
          <w:ins w:id="10510" w:author="Irová Zuzana" w:date="2025-04-14T11:41:00Z" w16du:dateUtc="2025-04-14T09:41:00Z"/>
        </w:rPr>
      </w:pPr>
      <w:ins w:id="10511" w:author="Irová Zuzana" w:date="2025-04-14T11:43:00Z" w16du:dateUtc="2025-04-14T09:43:00Z">
        <w:r>
          <w:t>Administ</w:t>
        </w:r>
      </w:ins>
      <w:ins w:id="10512" w:author="Irová Zuzana" w:date="2025-04-14T11:44:00Z" w16du:dateUtc="2025-04-14T09:44:00Z">
        <w:r>
          <w:t>rative fee</w:t>
        </w:r>
      </w:ins>
      <w:ins w:id="10513" w:author="Irová Zuzana" w:date="2025-04-14T12:13:00Z" w16du:dateUtc="2025-04-14T10:13:00Z">
        <w:r w:rsidR="00103DC5" w:rsidRPr="00103DC5">
          <w:t xml:space="preserve"> </w:t>
        </w:r>
        <w:r w:rsidR="00103DC5">
          <w:t>za Offence</w:t>
        </w:r>
      </w:ins>
      <w:ins w:id="10514" w:author="Irová Zuzana" w:date="2025-04-14T11:41:00Z" w16du:dateUtc="2025-04-14T09:41:00Z">
        <w:r w:rsidR="00E45DF1" w:rsidRPr="00955C1D">
          <w:t xml:space="preserve">: </w:t>
        </w:r>
      </w:ins>
    </w:p>
    <w:p w14:paraId="23934C8B" w14:textId="76034F3A" w:rsidR="00E45DF1" w:rsidRDefault="00E45DF1">
      <w:pPr>
        <w:pStyle w:val="ListFS2"/>
        <w:rPr>
          <w:ins w:id="10515" w:author="Irová Zuzana" w:date="2025-04-14T11:41:00Z" w16du:dateUtc="2025-04-14T09:41:00Z"/>
        </w:rPr>
      </w:pPr>
      <w:ins w:id="10516" w:author="Irová Zuzana" w:date="2025-04-14T11:41:00Z" w16du:dateUtc="2025-04-14T09:41:00Z">
        <w:r w:rsidRPr="00955C1D">
          <w:t xml:space="preserve">Product type = </w:t>
        </w:r>
      </w:ins>
      <w:ins w:id="10517" w:author="Irová Zuzana" w:date="2025-04-14T12:01:00Z" w16du:dateUtc="2025-04-14T10:01:00Z">
        <w:r w:rsidR="004972F2" w:rsidRPr="004972F2">
          <w:t>DF</w:t>
        </w:r>
        <w:r w:rsidR="004972F2">
          <w:t xml:space="preserve"> (</w:t>
        </w:r>
        <w:r w:rsidR="004972F2" w:rsidRPr="004972F2">
          <w:t>Dunning fee</w:t>
        </w:r>
        <w:r w:rsidR="004972F2">
          <w:t>)</w:t>
        </w:r>
        <w:r w:rsidR="004972F2" w:rsidRPr="004972F2">
          <w:t xml:space="preserve"> </w:t>
        </w:r>
      </w:ins>
      <w:ins w:id="10518" w:author="Irová Zuzana" w:date="2025-04-14T11:41:00Z" w16du:dateUtc="2025-04-14T09:41:00Z">
        <w:r w:rsidRPr="00955C1D">
          <w:t>+ hodnota event atributu typ</w:t>
        </w:r>
      </w:ins>
      <w:ins w:id="10519" w:author="Irová Zuzana" w:date="2025-04-14T12:09:00Z" w16du:dateUtc="2025-04-14T10:09:00Z">
        <w:r w:rsidR="005262FE">
          <w:t>e</w:t>
        </w:r>
      </w:ins>
      <w:ins w:id="10520" w:author="Irová Zuzana" w:date="2025-04-14T11:41:00Z" w16du:dateUtc="2025-04-14T09:41:00Z">
        <w:r w:rsidRPr="00955C1D">
          <w:t xml:space="preserve"> </w:t>
        </w:r>
        <w:r>
          <w:t xml:space="preserve">= </w:t>
        </w:r>
      </w:ins>
      <w:ins w:id="10521" w:author="Irová Zuzana" w:date="2025-04-14T12:02:00Z" w16du:dateUtc="2025-04-14T10:02:00Z">
        <w:r w:rsidR="003812E5">
          <w:t>Chargeable service</w:t>
        </w:r>
      </w:ins>
      <w:ins w:id="10522" w:author="Irová Zuzana" w:date="2025-04-14T11:41:00Z" w16du:dateUtc="2025-04-14T09:41:00Z">
        <w:r w:rsidRPr="00955C1D">
          <w:t xml:space="preserve"> ze vstupu</w:t>
        </w:r>
        <w:r>
          <w:t xml:space="preserve"> (i.e. </w:t>
        </w:r>
      </w:ins>
      <w:ins w:id="10523" w:author="Irová Zuzana" w:date="2025-04-14T12:02:00Z" w16du:dateUtc="2025-04-14T10:02:00Z">
        <w:r w:rsidR="003812E5">
          <w:t>Offe</w:t>
        </w:r>
      </w:ins>
      <w:ins w:id="10524" w:author="Irová Zuzana" w:date="2025-04-14T12:03:00Z" w16du:dateUtc="2025-04-14T10:03:00Z">
        <w:r w:rsidR="003812E5">
          <w:t>nce fee</w:t>
        </w:r>
        <w:r w:rsidR="003812E5" w:rsidRPr="003812E5">
          <w:rPr>
            <w:highlight w:val="cyan"/>
            <w:rPrChange w:id="10525" w:author="Irová Zuzana" w:date="2025-04-14T12:03:00Z" w16du:dateUtc="2025-04-14T10:03:00Z">
              <w:rPr/>
            </w:rPrChange>
          </w:rPr>
          <w:t>, MEV fee</w:t>
        </w:r>
      </w:ins>
      <w:ins w:id="10526" w:author="Irová Zuzana" w:date="2025-04-14T11:41:00Z" w16du:dateUtc="2025-04-14T09:41:00Z">
        <w:r>
          <w:t>)</w:t>
        </w:r>
        <w:r w:rsidRPr="00955C1D">
          <w:t xml:space="preserve">, </w:t>
        </w:r>
      </w:ins>
    </w:p>
    <w:p w14:paraId="15C64147" w14:textId="77777777" w:rsidR="007B29F0" w:rsidRPr="007B29F0" w:rsidRDefault="007B29F0">
      <w:pPr>
        <w:pStyle w:val="ListFS2"/>
        <w:rPr>
          <w:ins w:id="10527" w:author="Irová Zuzana" w:date="2025-04-14T12:10:00Z" w16du:dateUtc="2025-04-14T10:10:00Z"/>
        </w:rPr>
      </w:pPr>
      <w:ins w:id="10528" w:author="Irová Zuzana" w:date="2025-04-14T12:10:00Z" w16du:dateUtc="2025-04-14T10:10:00Z">
        <w:r w:rsidRPr="007B29F0">
          <w:lastRenderedPageBreak/>
          <w:t>Počet jednotek</w:t>
        </w:r>
      </w:ins>
    </w:p>
    <w:p w14:paraId="64EC295D" w14:textId="3DA8FD33" w:rsidR="00E45DF1" w:rsidRDefault="007B29F0">
      <w:pPr>
        <w:pStyle w:val="ListFS2"/>
        <w:rPr>
          <w:ins w:id="10529" w:author="Irová Zuzana" w:date="2025-04-14T12:10:00Z" w16du:dateUtc="2025-04-14T10:10:00Z"/>
        </w:rPr>
      </w:pPr>
      <w:ins w:id="10530" w:author="Irová Zuzana" w:date="2025-04-14T12:10:00Z" w16du:dateUtc="2025-04-14T10:10:00Z">
        <w:r>
          <w:t>I</w:t>
        </w:r>
      </w:ins>
      <w:ins w:id="10531" w:author="Irová Zuzana" w:date="2025-04-14T11:41:00Z" w16du:dateUtc="2025-04-14T09:41:00Z">
        <w:r w:rsidR="00E45DF1">
          <w:t xml:space="preserve">nfo o </w:t>
        </w:r>
      </w:ins>
      <w:ins w:id="10532" w:author="Irová Zuzana" w:date="2025-04-14T12:07:00Z" w16du:dateUtc="2025-04-14T10:07:00Z">
        <w:r w:rsidR="004D4560">
          <w:t>subjektu</w:t>
        </w:r>
      </w:ins>
    </w:p>
    <w:p w14:paraId="2AC86C92" w14:textId="1E2082CD" w:rsidR="007B29F0" w:rsidRPr="00955C1D" w:rsidRDefault="007B29F0">
      <w:pPr>
        <w:pStyle w:val="ListFS2"/>
        <w:rPr>
          <w:ins w:id="10533" w:author="Irová Zuzana" w:date="2025-04-14T11:41:00Z" w16du:dateUtc="2025-04-14T09:41:00Z"/>
        </w:rPr>
      </w:pPr>
      <w:ins w:id="10534" w:author="Irová Zuzana" w:date="2025-04-14T12:10:00Z" w16du:dateUtc="2025-04-14T10:10:00Z">
        <w:r>
          <w:t>Bill issuer</w:t>
        </w:r>
      </w:ins>
    </w:p>
    <w:p w14:paraId="1EF1744C" w14:textId="22B092F7" w:rsidR="00E45DF1" w:rsidRPr="002A12C4" w:rsidRDefault="00E45DF1" w:rsidP="00C40C63">
      <w:pPr>
        <w:pStyle w:val="ListFS1"/>
        <w:rPr>
          <w:ins w:id="10535" w:author="Irová Zuzana" w:date="2025-04-14T11:41:00Z" w16du:dateUtc="2025-04-14T09:41:00Z"/>
          <w:highlight w:val="cyan"/>
          <w:rPrChange w:id="10536" w:author="Irová Zuzana" w:date="2025-04-14T11:44:00Z" w16du:dateUtc="2025-04-14T09:44:00Z">
            <w:rPr>
              <w:ins w:id="10537" w:author="Irová Zuzana" w:date="2025-04-14T11:41:00Z" w16du:dateUtc="2025-04-14T09:41:00Z"/>
            </w:rPr>
          </w:rPrChange>
        </w:rPr>
      </w:pPr>
      <w:ins w:id="10538" w:author="Irová Zuzana" w:date="2025-04-14T11:41:00Z" w16du:dateUtc="2025-04-14T09:41:00Z">
        <w:r w:rsidRPr="002A12C4">
          <w:rPr>
            <w:highlight w:val="cyan"/>
            <w:rPrChange w:id="10539" w:author="Irová Zuzana" w:date="2025-04-14T11:44:00Z" w16du:dateUtc="2025-04-14T09:44:00Z">
              <w:rPr/>
            </w:rPrChange>
          </w:rPr>
          <w:t xml:space="preserve">OBU: </w:t>
        </w:r>
      </w:ins>
    </w:p>
    <w:p w14:paraId="30073850" w14:textId="67CA0BBF" w:rsidR="00E45DF1" w:rsidRDefault="00E45DF1">
      <w:pPr>
        <w:pStyle w:val="ListFS2"/>
        <w:rPr>
          <w:ins w:id="10540" w:author="Irová Zuzana" w:date="2025-04-14T12:09:00Z" w16du:dateUtc="2025-04-14T10:09:00Z"/>
          <w:highlight w:val="cyan"/>
        </w:rPr>
      </w:pPr>
      <w:ins w:id="10541" w:author="Irová Zuzana" w:date="2025-04-14T11:41:00Z" w16du:dateUtc="2025-04-14T09:41:00Z">
        <w:r w:rsidRPr="002A12C4">
          <w:rPr>
            <w:highlight w:val="cyan"/>
            <w:rPrChange w:id="10542" w:author="Irová Zuzana" w:date="2025-04-14T11:44:00Z" w16du:dateUtc="2025-04-14T09:44:00Z">
              <w:rPr/>
            </w:rPrChange>
          </w:rPr>
          <w:t xml:space="preserve">Product type = </w:t>
        </w:r>
      </w:ins>
      <w:ins w:id="10543" w:author="Irová Zuzana" w:date="2025-04-17T10:44:00Z" w16du:dateUtc="2025-04-17T08:44:00Z">
        <w:r w:rsidR="00420270">
          <w:rPr>
            <w:highlight w:val="cyan"/>
          </w:rPr>
          <w:t>OBU</w:t>
        </w:r>
      </w:ins>
      <w:ins w:id="10544" w:author="Irová Zuzana" w:date="2025-04-14T11:41:00Z" w16du:dateUtc="2025-04-14T09:41:00Z">
        <w:r w:rsidRPr="002A12C4">
          <w:rPr>
            <w:highlight w:val="cyan"/>
            <w:rPrChange w:id="10545" w:author="Irová Zuzana" w:date="2025-04-14T11:44:00Z" w16du:dateUtc="2025-04-14T09:44:00Z">
              <w:rPr/>
            </w:rPrChange>
          </w:rPr>
          <w:t xml:space="preserve"> + pro event atribut typ</w:t>
        </w:r>
      </w:ins>
      <w:ins w:id="10546" w:author="Irová Zuzana" w:date="2025-04-14T12:09:00Z" w16du:dateUtc="2025-04-14T10:09:00Z">
        <w:r w:rsidR="005262FE">
          <w:rPr>
            <w:highlight w:val="cyan"/>
          </w:rPr>
          <w:t>e</w:t>
        </w:r>
      </w:ins>
      <w:ins w:id="10547" w:author="Irová Zuzana" w:date="2025-04-14T11:41:00Z" w16du:dateUtc="2025-04-14T09:41:00Z">
        <w:r w:rsidRPr="002A12C4">
          <w:rPr>
            <w:highlight w:val="cyan"/>
            <w:rPrChange w:id="10548" w:author="Irová Zuzana" w:date="2025-04-14T11:44:00Z" w16du:dateUtc="2025-04-14T09:44:00Z">
              <w:rPr/>
            </w:rPrChange>
          </w:rPr>
          <w:t xml:space="preserve"> = Chargeable service, jeho hodnota = OBU</w:t>
        </w:r>
      </w:ins>
      <w:ins w:id="10549" w:author="Irová Zuzana" w:date="2025-04-14T12:06:00Z" w16du:dateUtc="2025-04-14T10:06:00Z">
        <w:r w:rsidR="004D4560">
          <w:rPr>
            <w:highlight w:val="cyan"/>
          </w:rPr>
          <w:t xml:space="preserve"> fee</w:t>
        </w:r>
      </w:ins>
      <w:ins w:id="10550" w:author="Irová Zuzana" w:date="2025-04-14T11:41:00Z" w16du:dateUtc="2025-04-14T09:41:00Z">
        <w:r w:rsidRPr="002A12C4">
          <w:rPr>
            <w:highlight w:val="cyan"/>
            <w:rPrChange w:id="10551" w:author="Irová Zuzana" w:date="2025-04-14T11:44:00Z" w16du:dateUtc="2025-04-14T09:44:00Z">
              <w:rPr/>
            </w:rPrChange>
          </w:rPr>
          <w:t xml:space="preserve">, </w:t>
        </w:r>
      </w:ins>
    </w:p>
    <w:p w14:paraId="1F0302E4" w14:textId="053D37A5" w:rsidR="0010783F" w:rsidRPr="000F4834" w:rsidRDefault="0010783F">
      <w:pPr>
        <w:pStyle w:val="ListFS2"/>
        <w:rPr>
          <w:ins w:id="10552" w:author="Irová Zuzana" w:date="2025-04-14T11:41:00Z" w16du:dateUtc="2025-04-14T09:41:00Z"/>
          <w:highlight w:val="cyan"/>
          <w:rPrChange w:id="10553" w:author="Irová Zuzana" w:date="2025-04-14T12:08:00Z" w16du:dateUtc="2025-04-14T10:08:00Z">
            <w:rPr>
              <w:ins w:id="10554" w:author="Irová Zuzana" w:date="2025-04-14T11:41:00Z" w16du:dateUtc="2025-04-14T09:41:00Z"/>
            </w:rPr>
          </w:rPrChange>
        </w:rPr>
      </w:pPr>
      <w:ins w:id="10555" w:author="Irová Zuzana" w:date="2025-04-14T12:09:00Z" w16du:dateUtc="2025-04-14T10:09:00Z">
        <w:r>
          <w:rPr>
            <w:highlight w:val="cyan"/>
          </w:rPr>
          <w:t xml:space="preserve">Počet </w:t>
        </w:r>
        <w:r w:rsidR="00DA3A3D">
          <w:rPr>
            <w:highlight w:val="cyan"/>
          </w:rPr>
          <w:t>jednotek</w:t>
        </w:r>
      </w:ins>
    </w:p>
    <w:p w14:paraId="20083174" w14:textId="13A781CD" w:rsidR="00E45DF1" w:rsidRPr="007B29F0" w:rsidRDefault="000F4834">
      <w:pPr>
        <w:pStyle w:val="ListFS2"/>
        <w:rPr>
          <w:ins w:id="10556" w:author="Irová Zuzana" w:date="2025-04-14T12:07:00Z" w16du:dateUtc="2025-04-14T10:07:00Z"/>
          <w:highlight w:val="cyan"/>
        </w:rPr>
      </w:pPr>
      <w:ins w:id="10557" w:author="Irová Zuzana" w:date="2025-04-14T12:07:00Z" w16du:dateUtc="2025-04-14T10:07:00Z">
        <w:r w:rsidRPr="007B29F0">
          <w:rPr>
            <w:highlight w:val="cyan"/>
          </w:rPr>
          <w:t>Info o subjektu</w:t>
        </w:r>
      </w:ins>
    </w:p>
    <w:p w14:paraId="4DDC0934" w14:textId="216E3E80" w:rsidR="000F4834" w:rsidRPr="007B29F0" w:rsidRDefault="000F4834">
      <w:pPr>
        <w:pStyle w:val="ListFS2"/>
        <w:rPr>
          <w:ins w:id="10558" w:author="Irová Zuzana" w:date="2025-04-14T12:10:00Z" w16du:dateUtc="2025-04-14T10:10:00Z"/>
          <w:highlight w:val="cyan"/>
        </w:rPr>
      </w:pPr>
      <w:ins w:id="10559" w:author="Irová Zuzana" w:date="2025-04-14T12:07:00Z" w16du:dateUtc="2025-04-14T10:07:00Z">
        <w:r w:rsidRPr="007B29F0">
          <w:rPr>
            <w:highlight w:val="cyan"/>
            <w:rPrChange w:id="10560" w:author="Irová Zuzana" w:date="2025-04-14T12:10:00Z" w16du:dateUtc="2025-04-14T10:10:00Z">
              <w:rPr/>
            </w:rPrChange>
          </w:rPr>
          <w:t>p</w:t>
        </w:r>
        <w:r w:rsidRPr="007B29F0">
          <w:rPr>
            <w:rFonts w:hint="cs"/>
            <w:highlight w:val="cyan"/>
            <w:rPrChange w:id="10561" w:author="Irová Zuzana" w:date="2025-04-14T12:10:00Z" w16du:dateUtc="2025-04-14T10:10:00Z">
              <w:rPr>
                <w:rFonts w:hint="cs"/>
              </w:rPr>
            </w:rPrChange>
          </w:rPr>
          <w:t>ří</w:t>
        </w:r>
        <w:r w:rsidRPr="007B29F0">
          <w:rPr>
            <w:highlight w:val="cyan"/>
            <w:rPrChange w:id="10562" w:author="Irová Zuzana" w:date="2025-04-14T12:10:00Z" w16du:dateUtc="2025-04-14T10:10:00Z">
              <w:rPr/>
            </w:rPrChange>
          </w:rPr>
          <w:t>padn</w:t>
        </w:r>
        <w:r w:rsidRPr="007B29F0">
          <w:rPr>
            <w:rFonts w:hint="cs"/>
            <w:highlight w:val="cyan"/>
            <w:rPrChange w:id="10563" w:author="Irová Zuzana" w:date="2025-04-14T12:10:00Z" w16du:dateUtc="2025-04-14T10:10:00Z">
              <w:rPr>
                <w:rFonts w:hint="cs"/>
              </w:rPr>
            </w:rPrChange>
          </w:rPr>
          <w:t>ě</w:t>
        </w:r>
        <w:r w:rsidRPr="007B29F0">
          <w:rPr>
            <w:highlight w:val="cyan"/>
            <w:rPrChange w:id="10564" w:author="Irová Zuzana" w:date="2025-04-14T12:10:00Z" w16du:dateUtc="2025-04-14T10:10:00Z">
              <w:rPr/>
            </w:rPrChange>
          </w:rPr>
          <w:t xml:space="preserve"> info o Fleet card, pokud jde o platbu</w:t>
        </w:r>
      </w:ins>
      <w:ins w:id="10565" w:author="Irová Zuzana" w:date="2025-04-14T12:08:00Z" w16du:dateUtc="2025-04-14T10:08:00Z">
        <w:r w:rsidRPr="007B29F0">
          <w:rPr>
            <w:highlight w:val="cyan"/>
            <w:rPrChange w:id="10566" w:author="Irová Zuzana" w:date="2025-04-14T12:10:00Z" w16du:dateUtc="2025-04-14T10:10:00Z">
              <w:rPr/>
            </w:rPrChange>
          </w:rPr>
          <w:t xml:space="preserve"> fleet card</w:t>
        </w:r>
      </w:ins>
    </w:p>
    <w:p w14:paraId="7471976C" w14:textId="71C9B4CC" w:rsidR="007B29F0" w:rsidRPr="007B29F0" w:rsidRDefault="007B29F0">
      <w:pPr>
        <w:pStyle w:val="ListFS2"/>
        <w:rPr>
          <w:ins w:id="10567" w:author="Irová Zuzana" w:date="2025-04-14T11:41:00Z" w16du:dateUtc="2025-04-14T09:41:00Z"/>
          <w:highlight w:val="cyan"/>
          <w:rPrChange w:id="10568" w:author="Irová Zuzana" w:date="2025-04-14T12:10:00Z" w16du:dateUtc="2025-04-14T10:10:00Z">
            <w:rPr>
              <w:ins w:id="10569" w:author="Irová Zuzana" w:date="2025-04-14T11:41:00Z" w16du:dateUtc="2025-04-14T09:41:00Z"/>
            </w:rPr>
          </w:rPrChange>
        </w:rPr>
      </w:pPr>
      <w:ins w:id="10570" w:author="Irová Zuzana" w:date="2025-04-14T12:10:00Z" w16du:dateUtc="2025-04-14T10:10:00Z">
        <w:r w:rsidRPr="007B29F0">
          <w:rPr>
            <w:highlight w:val="cyan"/>
            <w:rPrChange w:id="10571" w:author="Irová Zuzana" w:date="2025-04-14T12:10:00Z" w16du:dateUtc="2025-04-14T10:10:00Z">
              <w:rPr/>
            </w:rPrChange>
          </w:rPr>
          <w:t>Bill issuer</w:t>
        </w:r>
      </w:ins>
    </w:p>
    <w:p w14:paraId="6929D06E" w14:textId="77777777" w:rsidR="00206A68" w:rsidRPr="007B29F0" w:rsidRDefault="00206A68" w:rsidP="00C40C63">
      <w:pPr>
        <w:pStyle w:val="ListFS1"/>
        <w:rPr>
          <w:ins w:id="10572" w:author="Irová Zuzana" w:date="2025-04-14T12:06:00Z" w16du:dateUtc="2025-04-14T10:06:00Z"/>
          <w:highlight w:val="cyan"/>
        </w:rPr>
      </w:pPr>
      <w:ins w:id="10573" w:author="Irová Zuzana" w:date="2025-04-14T12:06:00Z" w16du:dateUtc="2025-04-14T10:06:00Z">
        <w:r w:rsidRPr="007B29F0">
          <w:rPr>
            <w:highlight w:val="cyan"/>
          </w:rPr>
          <w:t xml:space="preserve">OBU sending: </w:t>
        </w:r>
      </w:ins>
    </w:p>
    <w:p w14:paraId="042E0546" w14:textId="5EDF40A4" w:rsidR="00206A68" w:rsidRPr="007B29F0" w:rsidRDefault="00206A68">
      <w:pPr>
        <w:pStyle w:val="ListFS2"/>
        <w:rPr>
          <w:ins w:id="10574" w:author="Irová Zuzana" w:date="2025-04-14T12:06:00Z" w16du:dateUtc="2025-04-14T10:06:00Z"/>
          <w:highlight w:val="cyan"/>
        </w:rPr>
      </w:pPr>
      <w:ins w:id="10575" w:author="Irová Zuzana" w:date="2025-04-14T12:06:00Z" w16du:dateUtc="2025-04-14T10:06:00Z">
        <w:r w:rsidRPr="007B29F0">
          <w:rPr>
            <w:highlight w:val="cyan"/>
          </w:rPr>
          <w:t xml:space="preserve">Product type = </w:t>
        </w:r>
      </w:ins>
      <w:ins w:id="10576" w:author="Irová Zuzana" w:date="2025-04-17T10:56:00Z" w16du:dateUtc="2025-04-17T08:56:00Z">
        <w:r w:rsidR="000432EE">
          <w:rPr>
            <w:highlight w:val="cyan"/>
          </w:rPr>
          <w:t xml:space="preserve">OBU nebo </w:t>
        </w:r>
        <w:r w:rsidR="00831B02">
          <w:rPr>
            <w:highlight w:val="cyan"/>
          </w:rPr>
          <w:t>?</w:t>
        </w:r>
      </w:ins>
      <w:ins w:id="10577" w:author="Irová Zuzana" w:date="2025-04-14T12:06:00Z" w16du:dateUtc="2025-04-14T10:06:00Z">
        <w:r w:rsidRPr="007B29F0">
          <w:rPr>
            <w:highlight w:val="cyan"/>
          </w:rPr>
          <w:t>Chargeable services + pro event atribut typ</w:t>
        </w:r>
      </w:ins>
      <w:ins w:id="10578" w:author="Irová Zuzana" w:date="2025-04-14T12:09:00Z" w16du:dateUtc="2025-04-14T10:09:00Z">
        <w:r w:rsidR="005262FE" w:rsidRPr="007B29F0">
          <w:rPr>
            <w:highlight w:val="cyan"/>
          </w:rPr>
          <w:t>e</w:t>
        </w:r>
      </w:ins>
      <w:ins w:id="10579" w:author="Irová Zuzana" w:date="2025-04-14T12:06:00Z" w16du:dateUtc="2025-04-14T10:06:00Z">
        <w:r w:rsidRPr="007B29F0">
          <w:rPr>
            <w:highlight w:val="cyan"/>
          </w:rPr>
          <w:t xml:space="preserve"> = Chargeable service, jeho hodnota = OBU</w:t>
        </w:r>
      </w:ins>
      <w:ins w:id="10580" w:author="Irová Zuzana" w:date="2025-04-14T12:08:00Z" w16du:dateUtc="2025-04-14T10:08:00Z">
        <w:r w:rsidR="000F4834" w:rsidRPr="007B29F0">
          <w:rPr>
            <w:highlight w:val="cyan"/>
          </w:rPr>
          <w:t xml:space="preserve"> sending</w:t>
        </w:r>
      </w:ins>
      <w:ins w:id="10581" w:author="Irová Zuzana" w:date="2025-04-14T12:23:00Z" w16du:dateUtc="2025-04-14T10:23:00Z">
        <w:r w:rsidR="003A57CA">
          <w:rPr>
            <w:highlight w:val="cyan"/>
          </w:rPr>
          <w:t xml:space="preserve"> fee</w:t>
        </w:r>
      </w:ins>
      <w:ins w:id="10582" w:author="Irová Zuzana" w:date="2025-04-14T12:06:00Z" w16du:dateUtc="2025-04-14T10:06:00Z">
        <w:r w:rsidRPr="007B29F0">
          <w:rPr>
            <w:highlight w:val="cyan"/>
          </w:rPr>
          <w:t xml:space="preserve">, </w:t>
        </w:r>
      </w:ins>
    </w:p>
    <w:p w14:paraId="748D04D3" w14:textId="77777777" w:rsidR="00206A68" w:rsidRPr="007B29F0" w:rsidRDefault="00206A68">
      <w:pPr>
        <w:pStyle w:val="ListFS2"/>
        <w:rPr>
          <w:ins w:id="10583" w:author="Irová Zuzana" w:date="2025-04-14T12:08:00Z" w16du:dateUtc="2025-04-14T10:08:00Z"/>
          <w:highlight w:val="cyan"/>
        </w:rPr>
      </w:pPr>
      <w:ins w:id="10584" w:author="Irová Zuzana" w:date="2025-04-14T12:06:00Z" w16du:dateUtc="2025-04-14T10:06:00Z">
        <w:r w:rsidRPr="007B29F0">
          <w:rPr>
            <w:highlight w:val="cyan"/>
          </w:rPr>
          <w:t>je znám vypočítaný počet zásilek</w:t>
        </w:r>
      </w:ins>
    </w:p>
    <w:p w14:paraId="7528B1C1" w14:textId="77777777" w:rsidR="000F4834" w:rsidRPr="007B29F0" w:rsidRDefault="000F4834">
      <w:pPr>
        <w:pStyle w:val="ListFS2"/>
        <w:rPr>
          <w:ins w:id="10585" w:author="Irová Zuzana" w:date="2025-04-14T12:08:00Z" w16du:dateUtc="2025-04-14T10:08:00Z"/>
          <w:highlight w:val="cyan"/>
        </w:rPr>
      </w:pPr>
      <w:ins w:id="10586" w:author="Irová Zuzana" w:date="2025-04-14T12:08:00Z" w16du:dateUtc="2025-04-14T10:08:00Z">
        <w:r w:rsidRPr="007B29F0">
          <w:rPr>
            <w:highlight w:val="cyan"/>
          </w:rPr>
          <w:t>Info o subjektu</w:t>
        </w:r>
      </w:ins>
    </w:p>
    <w:p w14:paraId="14332B68" w14:textId="3D6C1336" w:rsidR="000F4834" w:rsidRPr="007B29F0" w:rsidRDefault="000F4834">
      <w:pPr>
        <w:pStyle w:val="ListFS2"/>
        <w:rPr>
          <w:ins w:id="10587" w:author="Irová Zuzana" w:date="2025-04-14T12:10:00Z" w16du:dateUtc="2025-04-14T10:10:00Z"/>
          <w:highlight w:val="cyan"/>
        </w:rPr>
      </w:pPr>
      <w:ins w:id="10588" w:author="Irová Zuzana" w:date="2025-04-14T12:08:00Z" w16du:dateUtc="2025-04-14T10:08:00Z">
        <w:r w:rsidRPr="007B29F0">
          <w:rPr>
            <w:highlight w:val="cyan"/>
            <w:rPrChange w:id="10589" w:author="Irová Zuzana" w:date="2025-04-14T12:10:00Z" w16du:dateUtc="2025-04-14T10:10:00Z">
              <w:rPr/>
            </w:rPrChange>
          </w:rPr>
          <w:t>p</w:t>
        </w:r>
        <w:r w:rsidRPr="007B29F0">
          <w:rPr>
            <w:rFonts w:hint="cs"/>
            <w:highlight w:val="cyan"/>
            <w:rPrChange w:id="10590" w:author="Irová Zuzana" w:date="2025-04-14T12:10:00Z" w16du:dateUtc="2025-04-14T10:10:00Z">
              <w:rPr>
                <w:rFonts w:hint="cs"/>
              </w:rPr>
            </w:rPrChange>
          </w:rPr>
          <w:t>ří</w:t>
        </w:r>
        <w:r w:rsidRPr="007B29F0">
          <w:rPr>
            <w:highlight w:val="cyan"/>
            <w:rPrChange w:id="10591" w:author="Irová Zuzana" w:date="2025-04-14T12:10:00Z" w16du:dateUtc="2025-04-14T10:10:00Z">
              <w:rPr/>
            </w:rPrChange>
          </w:rPr>
          <w:t>padn</w:t>
        </w:r>
        <w:r w:rsidRPr="007B29F0">
          <w:rPr>
            <w:rFonts w:hint="cs"/>
            <w:highlight w:val="cyan"/>
            <w:rPrChange w:id="10592" w:author="Irová Zuzana" w:date="2025-04-14T12:10:00Z" w16du:dateUtc="2025-04-14T10:10:00Z">
              <w:rPr>
                <w:rFonts w:hint="cs"/>
              </w:rPr>
            </w:rPrChange>
          </w:rPr>
          <w:t>ě</w:t>
        </w:r>
        <w:r w:rsidRPr="007B29F0">
          <w:rPr>
            <w:highlight w:val="cyan"/>
            <w:rPrChange w:id="10593" w:author="Irová Zuzana" w:date="2025-04-14T12:10:00Z" w16du:dateUtc="2025-04-14T10:10:00Z">
              <w:rPr/>
            </w:rPrChange>
          </w:rPr>
          <w:t xml:space="preserve"> info o Fleet card, pokud jde o platbu fleet card</w:t>
        </w:r>
      </w:ins>
    </w:p>
    <w:p w14:paraId="1F80C074" w14:textId="1F137961" w:rsidR="007B29F0" w:rsidRPr="007B29F0" w:rsidRDefault="007B29F0">
      <w:pPr>
        <w:pStyle w:val="ListFS2"/>
        <w:rPr>
          <w:ins w:id="10594" w:author="Irová Zuzana" w:date="2025-04-14T12:06:00Z" w16du:dateUtc="2025-04-14T10:06:00Z"/>
          <w:highlight w:val="cyan"/>
        </w:rPr>
      </w:pPr>
      <w:ins w:id="10595" w:author="Irová Zuzana" w:date="2025-04-14T12:10:00Z" w16du:dateUtc="2025-04-14T10:10:00Z">
        <w:r w:rsidRPr="007B29F0">
          <w:rPr>
            <w:highlight w:val="cyan"/>
            <w:rPrChange w:id="10596" w:author="Irová Zuzana" w:date="2025-04-14T12:10:00Z" w16du:dateUtc="2025-04-14T10:10:00Z">
              <w:rPr/>
            </w:rPrChange>
          </w:rPr>
          <w:t>Bill issuer</w:t>
        </w:r>
      </w:ins>
    </w:p>
    <w:p w14:paraId="2D94FB87" w14:textId="77777777" w:rsidR="00E45DF1" w:rsidRDefault="00E45DF1">
      <w:pPr>
        <w:pStyle w:val="NormalIndent"/>
        <w:rPr>
          <w:ins w:id="10597" w:author="Irová Zuzana" w:date="2025-04-14T11:41:00Z" w16du:dateUtc="2025-04-14T09:41:00Z"/>
        </w:rPr>
      </w:pPr>
    </w:p>
    <w:p w14:paraId="47824515" w14:textId="77777777" w:rsidR="00E45DF1" w:rsidRPr="00955C1D" w:rsidRDefault="00E45DF1">
      <w:pPr>
        <w:pStyle w:val="NormalIndent"/>
        <w:rPr>
          <w:ins w:id="10598" w:author="Irová Zuzana" w:date="2025-04-14T11:41:00Z" w16du:dateUtc="2025-04-14T09:41:00Z"/>
        </w:rPr>
      </w:pPr>
      <w:ins w:id="10599" w:author="Irová Zuzana" w:date="2025-04-14T11:41:00Z" w16du:dateUtc="2025-04-14T09:41:00Z">
        <w:r w:rsidRPr="00955C1D">
          <w:t xml:space="preserve">Poplatky v jednom volání mohou vycházet jen z jednoho Product type. </w:t>
        </w:r>
      </w:ins>
    </w:p>
    <w:p w14:paraId="1EDEC8C4" w14:textId="77777777" w:rsidR="00FC6191" w:rsidRPr="00E12C16" w:rsidRDefault="00FC6191">
      <w:pPr>
        <w:pStyle w:val="NormalIndent"/>
        <w:rPr>
          <w:ins w:id="10600" w:author="Irová Zuzana" w:date="2025-04-14T12:30:00Z" w16du:dateUtc="2025-04-14T10:30:00Z"/>
        </w:rPr>
      </w:pPr>
      <w:ins w:id="10601" w:author="Irová Zuzana" w:date="2025-04-14T12:30:00Z" w16du:dateUtc="2025-04-14T10:30:00Z">
        <w:r>
          <w:t>Poznámka: Pro FCI, EETS Provider a Exemption partner není aktuálně UC potřeba realizovat.</w:t>
        </w:r>
      </w:ins>
    </w:p>
    <w:p w14:paraId="6BA104B4" w14:textId="77777777" w:rsidR="00E45DF1" w:rsidRPr="00955C1D" w:rsidRDefault="00E45DF1">
      <w:pPr>
        <w:pStyle w:val="NormalIndent"/>
        <w:rPr>
          <w:ins w:id="10602" w:author="Irová Zuzana" w:date="2025-04-14T11:41:00Z" w16du:dateUtc="2025-04-14T09:41:00Z"/>
        </w:rPr>
      </w:pPr>
    </w:p>
    <w:p w14:paraId="1B3E5193" w14:textId="77777777" w:rsidR="00E45DF1" w:rsidRPr="00955C1D" w:rsidRDefault="00E45DF1" w:rsidP="00E45DF1">
      <w:pPr>
        <w:pStyle w:val="Heading4"/>
        <w:spacing w:after="120" w:line="276" w:lineRule="auto"/>
        <w:rPr>
          <w:ins w:id="10603" w:author="Irová Zuzana" w:date="2025-04-14T11:41:00Z" w16du:dateUtc="2025-04-14T09:41:00Z"/>
          <w:rFonts w:hint="eastAsia"/>
        </w:rPr>
      </w:pPr>
      <w:ins w:id="10604" w:author="Irová Zuzana" w:date="2025-04-14T11:41:00Z" w16du:dateUtc="2025-04-14T09:41:00Z">
        <w:r w:rsidRPr="00955C1D">
          <w:t>Normální postup</w:t>
        </w:r>
      </w:ins>
    </w:p>
    <w:p w14:paraId="453102F4" w14:textId="2BB31791" w:rsidR="00E45DF1" w:rsidRPr="00955C1D" w:rsidRDefault="00E45DF1">
      <w:pPr>
        <w:pStyle w:val="NormalIndent"/>
        <w:rPr>
          <w:ins w:id="10605" w:author="Irová Zuzana" w:date="2025-04-14T11:41:00Z" w16du:dateUtc="2025-04-14T09:41:00Z"/>
        </w:rPr>
      </w:pPr>
      <w:ins w:id="10606" w:author="Irová Zuzana" w:date="2025-04-14T11:41:00Z" w16du:dateUtc="2025-04-14T09:41:00Z">
        <w:r w:rsidRPr="00336C1E">
          <w:rPr>
            <w:highlight w:val="yellow"/>
            <w:rPrChange w:id="10607" w:author="Irová Zuzana" w:date="2025-04-17T12:36:00Z" w16du:dateUtc="2025-04-17T10:36:00Z">
              <w:rPr/>
            </w:rPrChange>
          </w:rPr>
          <w:t>Syst</w:t>
        </w:r>
        <w:r w:rsidRPr="00336C1E">
          <w:rPr>
            <w:rFonts w:hint="cs"/>
            <w:highlight w:val="yellow"/>
            <w:rPrChange w:id="10608" w:author="Irová Zuzana" w:date="2025-04-17T12:36:00Z" w16du:dateUtc="2025-04-17T10:36:00Z">
              <w:rPr>
                <w:rFonts w:hint="cs"/>
              </w:rPr>
            </w:rPrChange>
          </w:rPr>
          <w:t>é</w:t>
        </w:r>
        <w:r w:rsidRPr="00336C1E">
          <w:rPr>
            <w:highlight w:val="yellow"/>
            <w:rPrChange w:id="10609" w:author="Irová Zuzana" w:date="2025-04-17T12:36:00Z" w16du:dateUtc="2025-04-17T10:36:00Z">
              <w:rPr/>
            </w:rPrChange>
          </w:rPr>
          <w:t xml:space="preserve">m </w:t>
        </w:r>
      </w:ins>
      <w:ins w:id="10610" w:author="Irová Zuzana" w:date="2025-04-14T12:12:00Z" w16du:dateUtc="2025-04-14T10:12:00Z">
        <w:r w:rsidR="00471B98" w:rsidRPr="00336C1E">
          <w:rPr>
            <w:highlight w:val="yellow"/>
            <w:rPrChange w:id="10611" w:author="Irová Zuzana" w:date="2025-04-17T12:36:00Z" w16du:dateUtc="2025-04-17T10:36:00Z">
              <w:rPr/>
            </w:rPrChange>
          </w:rPr>
          <w:t>zjist</w:t>
        </w:r>
        <w:r w:rsidR="00471B98" w:rsidRPr="00336C1E">
          <w:rPr>
            <w:rFonts w:hint="cs"/>
            <w:highlight w:val="yellow"/>
            <w:rPrChange w:id="10612" w:author="Irová Zuzana" w:date="2025-04-17T12:36:00Z" w16du:dateUtc="2025-04-17T10:36:00Z">
              <w:rPr>
                <w:rFonts w:hint="cs"/>
              </w:rPr>
            </w:rPrChange>
          </w:rPr>
          <w:t>í</w:t>
        </w:r>
        <w:r w:rsidR="00471B98" w:rsidRPr="00336C1E">
          <w:rPr>
            <w:highlight w:val="yellow"/>
            <w:rPrChange w:id="10613" w:author="Irová Zuzana" w:date="2025-04-17T12:36:00Z" w16du:dateUtc="2025-04-17T10:36:00Z">
              <w:rPr/>
            </w:rPrChange>
          </w:rPr>
          <w:t xml:space="preserve"> BIBA na z</w:t>
        </w:r>
        <w:r w:rsidR="00471B98" w:rsidRPr="00336C1E">
          <w:rPr>
            <w:rFonts w:hint="cs"/>
            <w:highlight w:val="yellow"/>
            <w:rPrChange w:id="10614" w:author="Irová Zuzana" w:date="2025-04-17T12:36:00Z" w16du:dateUtc="2025-04-17T10:36:00Z">
              <w:rPr>
                <w:rFonts w:hint="cs"/>
              </w:rPr>
            </w:rPrChange>
          </w:rPr>
          <w:t>á</w:t>
        </w:r>
        <w:r w:rsidR="00471B98" w:rsidRPr="00336C1E">
          <w:rPr>
            <w:highlight w:val="yellow"/>
            <w:rPrChange w:id="10615" w:author="Irová Zuzana" w:date="2025-04-17T12:36:00Z" w16du:dateUtc="2025-04-17T10:36:00Z">
              <w:rPr/>
            </w:rPrChange>
          </w:rPr>
          <w:t>klad</w:t>
        </w:r>
        <w:r w:rsidR="00471B98" w:rsidRPr="00336C1E">
          <w:rPr>
            <w:rFonts w:hint="cs"/>
            <w:highlight w:val="yellow"/>
            <w:rPrChange w:id="10616" w:author="Irová Zuzana" w:date="2025-04-17T12:36:00Z" w16du:dateUtc="2025-04-17T10:36:00Z">
              <w:rPr>
                <w:rFonts w:hint="cs"/>
              </w:rPr>
            </w:rPrChange>
          </w:rPr>
          <w:t>ě</w:t>
        </w:r>
        <w:r w:rsidR="00471B98" w:rsidRPr="00336C1E">
          <w:rPr>
            <w:highlight w:val="yellow"/>
            <w:rPrChange w:id="10617" w:author="Irová Zuzana" w:date="2025-04-17T12:36:00Z" w16du:dateUtc="2025-04-17T10:36:00Z">
              <w:rPr/>
            </w:rPrChange>
          </w:rPr>
          <w:t xml:space="preserve"> Bill issuera ze vstupu </w:t>
        </w:r>
      </w:ins>
      <w:ins w:id="10618" w:author="Irová Zuzana" w:date="2025-04-14T11:41:00Z" w16du:dateUtc="2025-04-14T09:41:00Z">
        <w:r w:rsidRPr="00336C1E">
          <w:rPr>
            <w:highlight w:val="yellow"/>
            <w:rPrChange w:id="10619" w:author="Irová Zuzana" w:date="2025-04-17T12:36:00Z" w16du:dateUtc="2025-04-17T10:36:00Z">
              <w:rPr/>
            </w:rPrChange>
          </w:rPr>
          <w:t>a Reason = Services.</w:t>
        </w:r>
      </w:ins>
    </w:p>
    <w:p w14:paraId="044B2F20" w14:textId="77777777" w:rsidR="00E45DF1" w:rsidRPr="00955C1D" w:rsidRDefault="00E45DF1">
      <w:pPr>
        <w:pStyle w:val="ListFS1"/>
        <w:rPr>
          <w:ins w:id="10620" w:author="Irová Zuzana" w:date="2025-04-14T11:41:00Z" w16du:dateUtc="2025-04-14T09:41:00Z"/>
        </w:rPr>
        <w:pPrChange w:id="10621" w:author="Irová Zuzana" w:date="2025-06-06T15:16:00Z" w16du:dateUtc="2025-06-06T13:16:00Z">
          <w:pPr>
            <w:pStyle w:val="ListFS1"/>
            <w:numPr>
              <w:numId w:val="0"/>
            </w:numPr>
            <w:ind w:left="2693" w:firstLine="0"/>
          </w:pPr>
        </w:pPrChange>
      </w:pPr>
    </w:p>
    <w:p w14:paraId="535B81FE" w14:textId="3A0F59EE" w:rsidR="00E45DF1" w:rsidRPr="00955C1D" w:rsidRDefault="00103DC5">
      <w:pPr>
        <w:pStyle w:val="Flowheading"/>
        <w:rPr>
          <w:ins w:id="10622" w:author="Irová Zuzana" w:date="2025-04-14T11:41:00Z" w16du:dateUtc="2025-04-14T09:41:00Z"/>
        </w:rPr>
      </w:pPr>
      <w:ins w:id="10623" w:author="Irová Zuzana" w:date="2025-04-14T12:13:00Z" w16du:dateUtc="2025-04-14T10:13:00Z">
        <w:r>
          <w:t>Administrativní poplatek za Offence</w:t>
        </w:r>
      </w:ins>
    </w:p>
    <w:p w14:paraId="7EC8829F" w14:textId="77777777" w:rsidR="00B34DF7" w:rsidRDefault="00E45DF1">
      <w:pPr>
        <w:pStyle w:val="NormalIndent"/>
        <w:rPr>
          <w:ins w:id="10624" w:author="Irová Zuzana" w:date="2025-04-14T12:16:00Z" w16du:dateUtc="2025-04-14T10:16:00Z"/>
        </w:rPr>
      </w:pPr>
      <w:ins w:id="10625" w:author="Irová Zuzana" w:date="2025-04-14T11:41:00Z" w16du:dateUtc="2025-04-14T09:41:00Z">
        <w:r w:rsidRPr="00955C1D">
          <w:t xml:space="preserve">Systém pro požadovaný typ poplatku, zjistí jeho částku na základě </w:t>
        </w:r>
      </w:ins>
      <w:ins w:id="10626" w:author="Irová Zuzana" w:date="2025-04-14T12:14:00Z" w16du:dateUtc="2025-04-14T10:14:00Z">
        <w:r w:rsidR="00103DC5">
          <w:t xml:space="preserve">kombinace atributů </w:t>
        </w:r>
      </w:ins>
    </w:p>
    <w:p w14:paraId="2C6D5664" w14:textId="77777777" w:rsidR="00B34DF7" w:rsidRDefault="00E45DF1">
      <w:pPr>
        <w:pStyle w:val="NormalIndent"/>
        <w:numPr>
          <w:ilvl w:val="0"/>
          <w:numId w:val="563"/>
        </w:numPr>
        <w:rPr>
          <w:ins w:id="10627" w:author="Irová Zuzana" w:date="2025-04-14T12:16:00Z" w16du:dateUtc="2025-04-14T10:16:00Z"/>
          <w:highlight w:val="cyan"/>
        </w:rPr>
        <w:pPrChange w:id="10628" w:author="Irová Zuzana" w:date="2025-06-06T15:16:00Z" w16du:dateUtc="2025-06-06T13:16:00Z">
          <w:pPr>
            <w:pStyle w:val="NormalIndent"/>
          </w:pPr>
        </w:pPrChange>
      </w:pPr>
      <w:ins w:id="10629" w:author="Irová Zuzana" w:date="2025-04-14T11:41:00Z" w16du:dateUtc="2025-04-14T09:41:00Z">
        <w:r w:rsidRPr="00955C1D">
          <w:t xml:space="preserve">Bill issuer, </w:t>
        </w:r>
        <w:r w:rsidRPr="00103DC5">
          <w:rPr>
            <w:highlight w:val="cyan"/>
            <w:rPrChange w:id="10630" w:author="Irová Zuzana" w:date="2025-04-14T12:14:00Z" w16du:dateUtc="2025-04-14T10:14:00Z">
              <w:rPr/>
            </w:rPrChange>
          </w:rPr>
          <w:t xml:space="preserve">Bill issuer currency, Bill issuer VAT registration country, </w:t>
        </w:r>
      </w:ins>
    </w:p>
    <w:p w14:paraId="64276548" w14:textId="77777777" w:rsidR="00B34DF7" w:rsidRDefault="00E45DF1">
      <w:pPr>
        <w:pStyle w:val="NormalIndent"/>
        <w:numPr>
          <w:ilvl w:val="0"/>
          <w:numId w:val="563"/>
        </w:numPr>
        <w:rPr>
          <w:ins w:id="10631" w:author="Irová Zuzana" w:date="2025-04-14T12:16:00Z" w16du:dateUtc="2025-04-14T10:16:00Z"/>
        </w:rPr>
        <w:pPrChange w:id="10632" w:author="Irová Zuzana" w:date="2025-06-06T15:16:00Z" w16du:dateUtc="2025-06-06T13:16:00Z">
          <w:pPr>
            <w:pStyle w:val="NormalIndent"/>
          </w:pPr>
        </w:pPrChange>
      </w:pPr>
      <w:ins w:id="10633" w:author="Irová Zuzana" w:date="2025-04-14T11:41:00Z" w16du:dateUtc="2025-04-14T09:41:00Z">
        <w:r w:rsidRPr="00103DC5">
          <w:rPr>
            <w:highlight w:val="cyan"/>
            <w:rPrChange w:id="10634" w:author="Irová Zuzana" w:date="2025-04-14T12:14:00Z" w16du:dateUtc="2025-04-14T10:14:00Z">
              <w:rPr/>
            </w:rPrChange>
          </w:rPr>
          <w:t>VAT registration country z</w:t>
        </w:r>
        <w:r w:rsidRPr="00103DC5">
          <w:rPr>
            <w:rFonts w:hint="cs"/>
            <w:highlight w:val="cyan"/>
            <w:rPrChange w:id="10635" w:author="Irová Zuzana" w:date="2025-04-14T12:14:00Z" w16du:dateUtc="2025-04-14T10:14:00Z">
              <w:rPr>
                <w:rFonts w:hint="cs"/>
              </w:rPr>
            </w:rPrChange>
          </w:rPr>
          <w:t>á</w:t>
        </w:r>
        <w:r w:rsidRPr="00103DC5">
          <w:rPr>
            <w:highlight w:val="cyan"/>
            <w:rPrChange w:id="10636" w:author="Irová Zuzana" w:date="2025-04-14T12:14:00Z" w16du:dateUtc="2025-04-14T10:14:00Z">
              <w:rPr/>
            </w:rPrChange>
          </w:rPr>
          <w:t>kazn</w:t>
        </w:r>
        <w:r w:rsidRPr="00103DC5">
          <w:rPr>
            <w:rFonts w:hint="cs"/>
            <w:highlight w:val="cyan"/>
            <w:rPrChange w:id="10637" w:author="Irová Zuzana" w:date="2025-04-14T12:14:00Z" w16du:dateUtc="2025-04-14T10:14:00Z">
              <w:rPr>
                <w:rFonts w:hint="cs"/>
              </w:rPr>
            </w:rPrChange>
          </w:rPr>
          <w:t>í</w:t>
        </w:r>
        <w:r w:rsidRPr="00103DC5">
          <w:rPr>
            <w:highlight w:val="cyan"/>
            <w:rPrChange w:id="10638" w:author="Irová Zuzana" w:date="2025-04-14T12:14:00Z" w16du:dateUtc="2025-04-14T10:14:00Z">
              <w:rPr/>
            </w:rPrChange>
          </w:rPr>
          <w:t>ka, VAT registration country z</w:t>
        </w:r>
        <w:r w:rsidRPr="00103DC5">
          <w:rPr>
            <w:rFonts w:hint="cs"/>
            <w:highlight w:val="cyan"/>
            <w:rPrChange w:id="10639" w:author="Irová Zuzana" w:date="2025-04-14T12:14:00Z" w16du:dateUtc="2025-04-14T10:14:00Z">
              <w:rPr>
                <w:rFonts w:hint="cs"/>
              </w:rPr>
            </w:rPrChange>
          </w:rPr>
          <w:t>á</w:t>
        </w:r>
        <w:r w:rsidRPr="00103DC5">
          <w:rPr>
            <w:highlight w:val="cyan"/>
            <w:rPrChange w:id="10640" w:author="Irová Zuzana" w:date="2025-04-14T12:14:00Z" w16du:dateUtc="2025-04-14T10:14:00Z">
              <w:rPr/>
            </w:rPrChange>
          </w:rPr>
          <w:t>kazn</w:t>
        </w:r>
        <w:r w:rsidRPr="00103DC5">
          <w:rPr>
            <w:rFonts w:hint="cs"/>
            <w:highlight w:val="cyan"/>
            <w:rPrChange w:id="10641" w:author="Irová Zuzana" w:date="2025-04-14T12:14:00Z" w16du:dateUtc="2025-04-14T10:14:00Z">
              <w:rPr>
                <w:rFonts w:hint="cs"/>
              </w:rPr>
            </w:rPrChange>
          </w:rPr>
          <w:t>í</w:t>
        </w:r>
        <w:r w:rsidRPr="00103DC5">
          <w:rPr>
            <w:highlight w:val="cyan"/>
            <w:rPrChange w:id="10642" w:author="Irová Zuzana" w:date="2025-04-14T12:14:00Z" w16du:dateUtc="2025-04-14T10:14:00Z">
              <w:rPr/>
            </w:rPrChange>
          </w:rPr>
          <w:t>ka</w:t>
        </w:r>
        <w:r w:rsidRPr="00955C1D">
          <w:t xml:space="preserve">, </w:t>
        </w:r>
      </w:ins>
    </w:p>
    <w:p w14:paraId="47269347" w14:textId="19DEAFF3" w:rsidR="00156F3D" w:rsidRDefault="00E45DF1">
      <w:pPr>
        <w:pStyle w:val="NormalIndent"/>
        <w:numPr>
          <w:ilvl w:val="0"/>
          <w:numId w:val="563"/>
        </w:numPr>
        <w:rPr>
          <w:ins w:id="10643" w:author="Irová Zuzana" w:date="2025-04-14T12:16:00Z" w16du:dateUtc="2025-04-14T10:16:00Z"/>
        </w:rPr>
        <w:pPrChange w:id="10644" w:author="Irová Zuzana" w:date="2025-06-06T15:16:00Z" w16du:dateUtc="2025-06-06T13:16:00Z">
          <w:pPr>
            <w:pStyle w:val="NormalIndent"/>
          </w:pPr>
        </w:pPrChange>
      </w:pPr>
      <w:ins w:id="10645" w:author="Irová Zuzana" w:date="2025-04-14T11:41:00Z" w16du:dateUtc="2025-04-14T09:41:00Z">
        <w:r w:rsidRPr="00955C1D">
          <w:t xml:space="preserve">Product type = </w:t>
        </w:r>
      </w:ins>
      <w:ins w:id="10646" w:author="Irová Zuzana" w:date="2025-04-14T12:14:00Z" w16du:dateUtc="2025-04-14T10:14:00Z">
        <w:r w:rsidR="00103DC5">
          <w:t>Dunning fee</w:t>
        </w:r>
      </w:ins>
      <w:ins w:id="10647" w:author="Irová Zuzana" w:date="2025-04-14T11:41:00Z" w16du:dateUtc="2025-04-14T09:41:00Z">
        <w:r w:rsidRPr="00955C1D">
          <w:t xml:space="preserve"> + hodnota event atributu typu </w:t>
        </w:r>
        <w:r>
          <w:t xml:space="preserve">= </w:t>
        </w:r>
      </w:ins>
      <w:ins w:id="10648" w:author="Irová Zuzana" w:date="2025-04-14T12:14:00Z" w16du:dateUtc="2025-04-14T10:14:00Z">
        <w:r w:rsidR="00657A49">
          <w:t>Chargeable service</w:t>
        </w:r>
      </w:ins>
      <w:ins w:id="10649" w:author="Irová Zuzana" w:date="2025-04-14T11:41:00Z" w16du:dateUtc="2025-04-14T09:41:00Z">
        <w:r w:rsidRPr="00955C1D">
          <w:t xml:space="preserve"> ze vstupu</w:t>
        </w:r>
        <w:r>
          <w:t xml:space="preserve"> (i.e. </w:t>
        </w:r>
      </w:ins>
      <w:ins w:id="10650" w:author="Irová Zuzana" w:date="2025-04-14T12:14:00Z" w16du:dateUtc="2025-04-14T10:14:00Z">
        <w:r w:rsidR="00657A49">
          <w:t>Offence fee nebo MEV fee</w:t>
        </w:r>
      </w:ins>
      <w:ins w:id="10651" w:author="Irová Zuzana" w:date="2025-04-14T11:41:00Z" w16du:dateUtc="2025-04-14T09:41:00Z">
        <w:r>
          <w:t>)</w:t>
        </w:r>
      </w:ins>
      <w:ins w:id="10652" w:author="Irová Zuzana" w:date="2025-04-14T12:15:00Z" w16du:dateUtc="2025-04-14T10:15:00Z">
        <w:r w:rsidR="00657A49">
          <w:t>,</w:t>
        </w:r>
      </w:ins>
    </w:p>
    <w:p w14:paraId="7896BCEB" w14:textId="28F7C4AE" w:rsidR="00E45DF1" w:rsidRPr="00955C1D" w:rsidRDefault="00E45DF1">
      <w:pPr>
        <w:pStyle w:val="NormalIndent"/>
        <w:rPr>
          <w:ins w:id="10653" w:author="Irová Zuzana" w:date="2025-04-14T11:41:00Z" w16du:dateUtc="2025-04-14T09:41:00Z"/>
        </w:rPr>
      </w:pPr>
      <w:ins w:id="10654" w:author="Irová Zuzana" w:date="2025-04-14T11:41:00Z" w16du:dateUtc="2025-04-14T09:41:00Z">
        <w:r w:rsidRPr="00955C1D">
          <w:t xml:space="preserve">za použití </w:t>
        </w:r>
      </w:ins>
      <w:ins w:id="10655" w:author="Irová Zuzana" w:date="2025-04-14T12:15:00Z" w16du:dateUtc="2025-04-14T10:15:00Z">
        <w:r w:rsidR="00657A49">
          <w:t>systémové funkce</w:t>
        </w:r>
      </w:ins>
      <w:ins w:id="10656" w:author="Irová Zuzana" w:date="2025-04-14T11:41:00Z" w16du:dateUtc="2025-04-14T09:41:00Z">
        <w:r w:rsidRPr="00955C1D">
          <w:t xml:space="preserve"> Oceň produkt (SYS.PCRE.1.4</w:t>
        </w:r>
      </w:ins>
      <w:ins w:id="10657" w:author="Irová Zuzana" w:date="2025-04-14T12:15:00Z" w16du:dateUtc="2025-04-14T10:15:00Z">
        <w:r w:rsidR="00657A49">
          <w:t>.HR</w:t>
        </w:r>
      </w:ins>
      <w:ins w:id="10658" w:author="Irová Zuzana" w:date="2025-04-14T11:41:00Z" w16du:dateUtc="2025-04-14T09:41:00Z">
        <w:r w:rsidRPr="00955C1D">
          <w:t>).</w:t>
        </w:r>
      </w:ins>
    </w:p>
    <w:p w14:paraId="4DC9A710" w14:textId="602913E1" w:rsidR="00E45DF1" w:rsidRPr="00E75FAC" w:rsidRDefault="00857BF7">
      <w:pPr>
        <w:pStyle w:val="NormalIndent"/>
        <w:rPr>
          <w:ins w:id="10659" w:author="Irová Zuzana" w:date="2025-04-14T12:19:00Z" w16du:dateUtc="2025-04-14T10:19:00Z"/>
        </w:rPr>
      </w:pPr>
      <w:ins w:id="10660" w:author="Irová Zuzana" w:date="2025-04-14T12:19:00Z" w16du:dateUtc="2025-04-14T10:19:00Z">
        <w:r>
          <w:lastRenderedPageBreak/>
          <w:t xml:space="preserve">Postup pokračuje krokem </w:t>
        </w:r>
        <w:r w:rsidRPr="005C6590">
          <w:rPr>
            <w:b/>
            <w:bCs/>
          </w:rPr>
          <w:t>Společný postup pro všechny poplatky</w:t>
        </w:r>
      </w:ins>
      <w:ins w:id="10661" w:author="Irová Zuzana" w:date="2025-04-28T15:10:00Z" w16du:dateUtc="2025-04-28T13:10:00Z">
        <w:r w:rsidR="00E75FAC">
          <w:rPr>
            <w:b/>
            <w:bCs/>
          </w:rPr>
          <w:t xml:space="preserve"> </w:t>
        </w:r>
        <w:r w:rsidR="00E75FAC" w:rsidRPr="00E75FAC">
          <w:rPr>
            <w:rPrChange w:id="10662" w:author="Irová Zuzana" w:date="2025-04-28T15:10:00Z" w16du:dateUtc="2025-04-28T13:10:00Z">
              <w:rPr>
                <w:b/>
                <w:bCs/>
              </w:rPr>
            </w:rPrChange>
          </w:rPr>
          <w:t xml:space="preserve">s </w:t>
        </w:r>
      </w:ins>
      <w:ins w:id="10663" w:author="Irová Zuzana" w:date="2025-04-28T15:10:00Z">
        <w:r w:rsidR="00E75FAC" w:rsidRPr="00E75FAC">
          <w:rPr>
            <w:rPrChange w:id="10664" w:author="Irová Zuzana" w:date="2025-04-28T15:10:00Z" w16du:dateUtc="2025-04-28T13:10:00Z">
              <w:rPr>
                <w:b/>
                <w:bCs/>
              </w:rPr>
            </w:rPrChange>
          </w:rPr>
          <w:t>Number of units = po</w:t>
        </w:r>
        <w:r w:rsidR="00E75FAC" w:rsidRPr="00E75FAC">
          <w:rPr>
            <w:rFonts w:hint="cs"/>
            <w:rPrChange w:id="10665" w:author="Irová Zuzana" w:date="2025-04-28T15:10:00Z" w16du:dateUtc="2025-04-28T13:10:00Z">
              <w:rPr>
                <w:rFonts w:hint="cs"/>
                <w:b/>
                <w:bCs/>
              </w:rPr>
            </w:rPrChange>
          </w:rPr>
          <w:t>č</w:t>
        </w:r>
        <w:r w:rsidR="00E75FAC" w:rsidRPr="00E75FAC">
          <w:rPr>
            <w:rPrChange w:id="10666" w:author="Irová Zuzana" w:date="2025-04-28T15:10:00Z" w16du:dateUtc="2025-04-28T13:10:00Z">
              <w:rPr>
                <w:b/>
                <w:bCs/>
              </w:rPr>
            </w:rPrChange>
          </w:rPr>
          <w:t>et Offences dan</w:t>
        </w:r>
        <w:r w:rsidR="00E75FAC" w:rsidRPr="00E75FAC">
          <w:rPr>
            <w:rFonts w:hint="cs"/>
            <w:rPrChange w:id="10667" w:author="Irová Zuzana" w:date="2025-04-28T15:10:00Z" w16du:dateUtc="2025-04-28T13:10:00Z">
              <w:rPr>
                <w:rFonts w:hint="cs"/>
                <w:b/>
                <w:bCs/>
              </w:rPr>
            </w:rPrChange>
          </w:rPr>
          <w:t>é</w:t>
        </w:r>
        <w:r w:rsidR="00E75FAC" w:rsidRPr="00E75FAC">
          <w:rPr>
            <w:rPrChange w:id="10668" w:author="Irová Zuzana" w:date="2025-04-28T15:10:00Z" w16du:dateUtc="2025-04-28T13:10:00Z">
              <w:rPr>
                <w:b/>
                <w:bCs/>
              </w:rPr>
            </w:rPrChange>
          </w:rPr>
          <w:t>ho Bill issuer</w:t>
        </w:r>
      </w:ins>
      <w:ins w:id="10669" w:author="Irová Zuzana" w:date="2025-04-14T12:19:00Z" w16du:dateUtc="2025-04-14T10:19:00Z">
        <w:r w:rsidRPr="00E75FAC">
          <w:t>.</w:t>
        </w:r>
      </w:ins>
    </w:p>
    <w:p w14:paraId="0828711E" w14:textId="77777777" w:rsidR="00857BF7" w:rsidRPr="00955C1D" w:rsidRDefault="00857BF7">
      <w:pPr>
        <w:pStyle w:val="NormalIndent"/>
        <w:rPr>
          <w:ins w:id="10670" w:author="Irová Zuzana" w:date="2025-04-14T11:41:00Z" w16du:dateUtc="2025-04-14T09:41:00Z"/>
        </w:rPr>
      </w:pPr>
    </w:p>
    <w:p w14:paraId="4C1AE75B" w14:textId="77777777" w:rsidR="00E45DF1" w:rsidRPr="00376FC6" w:rsidRDefault="00E45DF1">
      <w:pPr>
        <w:pStyle w:val="Flowheading"/>
        <w:rPr>
          <w:ins w:id="10671" w:author="Irová Zuzana" w:date="2025-04-14T11:41:00Z" w16du:dateUtc="2025-04-14T09:41:00Z"/>
          <w:highlight w:val="cyan"/>
          <w:rPrChange w:id="10672" w:author="Irová Zuzana" w:date="2025-04-14T12:21:00Z" w16du:dateUtc="2025-04-14T10:21:00Z">
            <w:rPr>
              <w:ins w:id="10673" w:author="Irová Zuzana" w:date="2025-04-14T11:41:00Z" w16du:dateUtc="2025-04-14T09:41:00Z"/>
            </w:rPr>
          </w:rPrChange>
        </w:rPr>
      </w:pPr>
      <w:ins w:id="10674" w:author="Irová Zuzana" w:date="2025-04-14T11:41:00Z" w16du:dateUtc="2025-04-14T09:41:00Z">
        <w:r w:rsidRPr="00376FC6">
          <w:rPr>
            <w:highlight w:val="cyan"/>
            <w:rPrChange w:id="10675" w:author="Irová Zuzana" w:date="2025-04-14T12:21:00Z" w16du:dateUtc="2025-04-14T10:21:00Z">
              <w:rPr/>
            </w:rPrChange>
          </w:rPr>
          <w:t>Poplatek za zasl</w:t>
        </w:r>
        <w:r w:rsidRPr="00376FC6">
          <w:rPr>
            <w:rFonts w:hint="cs"/>
            <w:highlight w:val="cyan"/>
            <w:rPrChange w:id="10676" w:author="Irová Zuzana" w:date="2025-04-14T12:21:00Z" w16du:dateUtc="2025-04-14T10:21:00Z">
              <w:rPr>
                <w:rFonts w:hint="cs"/>
              </w:rPr>
            </w:rPrChange>
          </w:rPr>
          <w:t>á</w:t>
        </w:r>
        <w:r w:rsidRPr="00376FC6">
          <w:rPr>
            <w:highlight w:val="cyan"/>
            <w:rPrChange w:id="10677" w:author="Irová Zuzana" w:date="2025-04-14T12:21:00Z" w16du:dateUtc="2025-04-14T10:21:00Z">
              <w:rPr/>
            </w:rPrChange>
          </w:rPr>
          <w:t>n</w:t>
        </w:r>
        <w:r w:rsidRPr="00376FC6">
          <w:rPr>
            <w:rFonts w:hint="cs"/>
            <w:highlight w:val="cyan"/>
            <w:rPrChange w:id="10678" w:author="Irová Zuzana" w:date="2025-04-14T12:21:00Z" w16du:dateUtc="2025-04-14T10:21:00Z">
              <w:rPr>
                <w:rFonts w:hint="cs"/>
              </w:rPr>
            </w:rPrChange>
          </w:rPr>
          <w:t>í</w:t>
        </w:r>
        <w:r w:rsidRPr="00376FC6">
          <w:rPr>
            <w:highlight w:val="cyan"/>
            <w:rPrChange w:id="10679" w:author="Irová Zuzana" w:date="2025-04-14T12:21:00Z" w16du:dateUtc="2025-04-14T10:21:00Z">
              <w:rPr/>
            </w:rPrChange>
          </w:rPr>
          <w:t xml:space="preserve"> OBU</w:t>
        </w:r>
      </w:ins>
    </w:p>
    <w:p w14:paraId="5FFBDAF1" w14:textId="77777777" w:rsidR="00857BF7" w:rsidRPr="00376FC6" w:rsidRDefault="00857BF7">
      <w:pPr>
        <w:pStyle w:val="NormalIndent"/>
        <w:rPr>
          <w:ins w:id="10680" w:author="Irová Zuzana" w:date="2025-04-14T12:18:00Z" w16du:dateUtc="2025-04-14T10:18:00Z"/>
          <w:highlight w:val="cyan"/>
          <w:rPrChange w:id="10681" w:author="Irová Zuzana" w:date="2025-04-14T12:21:00Z" w16du:dateUtc="2025-04-14T10:21:00Z">
            <w:rPr>
              <w:ins w:id="10682" w:author="Irová Zuzana" w:date="2025-04-14T12:18:00Z" w16du:dateUtc="2025-04-14T10:18:00Z"/>
            </w:rPr>
          </w:rPrChange>
        </w:rPr>
      </w:pPr>
      <w:ins w:id="10683" w:author="Irová Zuzana" w:date="2025-04-14T12:18:00Z" w16du:dateUtc="2025-04-14T10:18:00Z">
        <w:r w:rsidRPr="00376FC6">
          <w:rPr>
            <w:highlight w:val="cyan"/>
            <w:rPrChange w:id="10684" w:author="Irová Zuzana" w:date="2025-04-14T12:21:00Z" w16du:dateUtc="2025-04-14T10:21:00Z">
              <w:rPr/>
            </w:rPrChange>
          </w:rPr>
          <w:t>Syst</w:t>
        </w:r>
        <w:r w:rsidRPr="00376FC6">
          <w:rPr>
            <w:rFonts w:hint="cs"/>
            <w:highlight w:val="cyan"/>
            <w:rPrChange w:id="10685" w:author="Irová Zuzana" w:date="2025-04-14T12:21:00Z" w16du:dateUtc="2025-04-14T10:21:00Z">
              <w:rPr>
                <w:rFonts w:hint="cs"/>
              </w:rPr>
            </w:rPrChange>
          </w:rPr>
          <w:t>é</w:t>
        </w:r>
        <w:r w:rsidRPr="00376FC6">
          <w:rPr>
            <w:highlight w:val="cyan"/>
            <w:rPrChange w:id="10686" w:author="Irová Zuzana" w:date="2025-04-14T12:21:00Z" w16du:dateUtc="2025-04-14T10:21:00Z">
              <w:rPr/>
            </w:rPrChange>
          </w:rPr>
          <w:t>m pro po</w:t>
        </w:r>
        <w:r w:rsidRPr="00376FC6">
          <w:rPr>
            <w:rFonts w:hint="cs"/>
            <w:highlight w:val="cyan"/>
            <w:rPrChange w:id="10687" w:author="Irová Zuzana" w:date="2025-04-14T12:21:00Z" w16du:dateUtc="2025-04-14T10:21:00Z">
              <w:rPr>
                <w:rFonts w:hint="cs"/>
              </w:rPr>
            </w:rPrChange>
          </w:rPr>
          <w:t>ž</w:t>
        </w:r>
        <w:r w:rsidRPr="00376FC6">
          <w:rPr>
            <w:highlight w:val="cyan"/>
            <w:rPrChange w:id="10688" w:author="Irová Zuzana" w:date="2025-04-14T12:21:00Z" w16du:dateUtc="2025-04-14T10:21:00Z">
              <w:rPr/>
            </w:rPrChange>
          </w:rPr>
          <w:t>adovan</w:t>
        </w:r>
        <w:r w:rsidRPr="00376FC6">
          <w:rPr>
            <w:rFonts w:hint="cs"/>
            <w:highlight w:val="cyan"/>
            <w:rPrChange w:id="10689" w:author="Irová Zuzana" w:date="2025-04-14T12:21:00Z" w16du:dateUtc="2025-04-14T10:21:00Z">
              <w:rPr>
                <w:rFonts w:hint="cs"/>
              </w:rPr>
            </w:rPrChange>
          </w:rPr>
          <w:t>ý</w:t>
        </w:r>
        <w:r w:rsidRPr="00376FC6">
          <w:rPr>
            <w:highlight w:val="cyan"/>
            <w:rPrChange w:id="10690" w:author="Irová Zuzana" w:date="2025-04-14T12:21:00Z" w16du:dateUtc="2025-04-14T10:21:00Z">
              <w:rPr/>
            </w:rPrChange>
          </w:rPr>
          <w:t xml:space="preserve"> typ poplatku, zjist</w:t>
        </w:r>
        <w:r w:rsidRPr="00376FC6">
          <w:rPr>
            <w:rFonts w:hint="cs"/>
            <w:highlight w:val="cyan"/>
            <w:rPrChange w:id="10691" w:author="Irová Zuzana" w:date="2025-04-14T12:21:00Z" w16du:dateUtc="2025-04-14T10:21:00Z">
              <w:rPr>
                <w:rFonts w:hint="cs"/>
              </w:rPr>
            </w:rPrChange>
          </w:rPr>
          <w:t>í</w:t>
        </w:r>
        <w:r w:rsidRPr="00376FC6">
          <w:rPr>
            <w:highlight w:val="cyan"/>
            <w:rPrChange w:id="10692" w:author="Irová Zuzana" w:date="2025-04-14T12:21:00Z" w16du:dateUtc="2025-04-14T10:21:00Z">
              <w:rPr/>
            </w:rPrChange>
          </w:rPr>
          <w:t xml:space="preserve"> jeho </w:t>
        </w:r>
        <w:r w:rsidRPr="00376FC6">
          <w:rPr>
            <w:rFonts w:hint="cs"/>
            <w:highlight w:val="cyan"/>
            <w:rPrChange w:id="10693" w:author="Irová Zuzana" w:date="2025-04-14T12:21:00Z" w16du:dateUtc="2025-04-14T10:21:00Z">
              <w:rPr>
                <w:rFonts w:hint="cs"/>
              </w:rPr>
            </w:rPrChange>
          </w:rPr>
          <w:t>čá</w:t>
        </w:r>
        <w:r w:rsidRPr="00376FC6">
          <w:rPr>
            <w:highlight w:val="cyan"/>
            <w:rPrChange w:id="10694" w:author="Irová Zuzana" w:date="2025-04-14T12:21:00Z" w16du:dateUtc="2025-04-14T10:21:00Z">
              <w:rPr/>
            </w:rPrChange>
          </w:rPr>
          <w:t>stku na z</w:t>
        </w:r>
        <w:r w:rsidRPr="00376FC6">
          <w:rPr>
            <w:rFonts w:hint="cs"/>
            <w:highlight w:val="cyan"/>
            <w:rPrChange w:id="10695" w:author="Irová Zuzana" w:date="2025-04-14T12:21:00Z" w16du:dateUtc="2025-04-14T10:21:00Z">
              <w:rPr>
                <w:rFonts w:hint="cs"/>
              </w:rPr>
            </w:rPrChange>
          </w:rPr>
          <w:t>á</w:t>
        </w:r>
        <w:r w:rsidRPr="00376FC6">
          <w:rPr>
            <w:highlight w:val="cyan"/>
            <w:rPrChange w:id="10696" w:author="Irová Zuzana" w:date="2025-04-14T12:21:00Z" w16du:dateUtc="2025-04-14T10:21:00Z">
              <w:rPr/>
            </w:rPrChange>
          </w:rPr>
          <w:t>klad</w:t>
        </w:r>
        <w:r w:rsidRPr="00376FC6">
          <w:rPr>
            <w:rFonts w:hint="cs"/>
            <w:highlight w:val="cyan"/>
            <w:rPrChange w:id="10697" w:author="Irová Zuzana" w:date="2025-04-14T12:21:00Z" w16du:dateUtc="2025-04-14T10:21:00Z">
              <w:rPr>
                <w:rFonts w:hint="cs"/>
              </w:rPr>
            </w:rPrChange>
          </w:rPr>
          <w:t>ě</w:t>
        </w:r>
        <w:r w:rsidRPr="00376FC6">
          <w:rPr>
            <w:highlight w:val="cyan"/>
            <w:rPrChange w:id="10698" w:author="Irová Zuzana" w:date="2025-04-14T12:21:00Z" w16du:dateUtc="2025-04-14T10:21:00Z">
              <w:rPr/>
            </w:rPrChange>
          </w:rPr>
          <w:t xml:space="preserve"> kombinace atribut</w:t>
        </w:r>
        <w:r w:rsidRPr="00376FC6">
          <w:rPr>
            <w:rFonts w:hint="cs"/>
            <w:highlight w:val="cyan"/>
            <w:rPrChange w:id="10699" w:author="Irová Zuzana" w:date="2025-04-14T12:21:00Z" w16du:dateUtc="2025-04-14T10:21:00Z">
              <w:rPr>
                <w:rFonts w:hint="cs"/>
              </w:rPr>
            </w:rPrChange>
          </w:rPr>
          <w:t>ů</w:t>
        </w:r>
        <w:r w:rsidRPr="00376FC6">
          <w:rPr>
            <w:highlight w:val="cyan"/>
            <w:rPrChange w:id="10700" w:author="Irová Zuzana" w:date="2025-04-14T12:21:00Z" w16du:dateUtc="2025-04-14T10:21:00Z">
              <w:rPr/>
            </w:rPrChange>
          </w:rPr>
          <w:t xml:space="preserve"> </w:t>
        </w:r>
      </w:ins>
    </w:p>
    <w:p w14:paraId="5C0B29B0" w14:textId="77777777" w:rsidR="00857BF7" w:rsidRPr="00376FC6" w:rsidRDefault="00857BF7">
      <w:pPr>
        <w:pStyle w:val="NormalIndent"/>
        <w:numPr>
          <w:ilvl w:val="0"/>
          <w:numId w:val="563"/>
        </w:numPr>
        <w:rPr>
          <w:ins w:id="10701" w:author="Irová Zuzana" w:date="2025-04-14T12:18:00Z" w16du:dateUtc="2025-04-14T10:18:00Z"/>
          <w:highlight w:val="cyan"/>
        </w:rPr>
      </w:pPr>
      <w:ins w:id="10702" w:author="Irová Zuzana" w:date="2025-04-14T12:18:00Z" w16du:dateUtc="2025-04-14T10:18:00Z">
        <w:r w:rsidRPr="00376FC6">
          <w:rPr>
            <w:highlight w:val="cyan"/>
            <w:rPrChange w:id="10703" w:author="Irová Zuzana" w:date="2025-04-14T12:21:00Z" w16du:dateUtc="2025-04-14T10:21:00Z">
              <w:rPr/>
            </w:rPrChange>
          </w:rPr>
          <w:t xml:space="preserve">Bill issuer, </w:t>
        </w:r>
        <w:r w:rsidRPr="00376FC6">
          <w:rPr>
            <w:highlight w:val="cyan"/>
          </w:rPr>
          <w:t xml:space="preserve">Bill issuer currency, Bill issuer VAT registration country, </w:t>
        </w:r>
      </w:ins>
    </w:p>
    <w:p w14:paraId="334B327C" w14:textId="77777777" w:rsidR="00857BF7" w:rsidRPr="00376FC6" w:rsidRDefault="00857BF7">
      <w:pPr>
        <w:pStyle w:val="NormalIndent"/>
        <w:numPr>
          <w:ilvl w:val="0"/>
          <w:numId w:val="563"/>
        </w:numPr>
        <w:rPr>
          <w:ins w:id="10704" w:author="Irová Zuzana" w:date="2025-04-14T12:18:00Z" w16du:dateUtc="2025-04-14T10:18:00Z"/>
          <w:highlight w:val="cyan"/>
          <w:rPrChange w:id="10705" w:author="Irová Zuzana" w:date="2025-04-14T12:21:00Z" w16du:dateUtc="2025-04-14T10:21:00Z">
            <w:rPr>
              <w:ins w:id="10706" w:author="Irová Zuzana" w:date="2025-04-14T12:18:00Z" w16du:dateUtc="2025-04-14T10:18:00Z"/>
            </w:rPr>
          </w:rPrChange>
        </w:rPr>
      </w:pPr>
      <w:ins w:id="10707" w:author="Irová Zuzana" w:date="2025-04-14T12:18:00Z" w16du:dateUtc="2025-04-14T10:18:00Z">
        <w:r w:rsidRPr="00376FC6">
          <w:rPr>
            <w:highlight w:val="cyan"/>
          </w:rPr>
          <w:t>VAT registration country zákazníka, VAT registration country zákazníka</w:t>
        </w:r>
        <w:r w:rsidRPr="00376FC6">
          <w:rPr>
            <w:highlight w:val="cyan"/>
            <w:rPrChange w:id="10708" w:author="Irová Zuzana" w:date="2025-04-14T12:21:00Z" w16du:dateUtc="2025-04-14T10:21:00Z">
              <w:rPr/>
            </w:rPrChange>
          </w:rPr>
          <w:t xml:space="preserve">, </w:t>
        </w:r>
      </w:ins>
    </w:p>
    <w:p w14:paraId="71427053" w14:textId="7781ED61" w:rsidR="00857BF7" w:rsidRPr="00376FC6" w:rsidRDefault="00857BF7">
      <w:pPr>
        <w:pStyle w:val="NormalIndent"/>
        <w:numPr>
          <w:ilvl w:val="0"/>
          <w:numId w:val="563"/>
        </w:numPr>
        <w:rPr>
          <w:ins w:id="10709" w:author="Irová Zuzana" w:date="2025-04-14T12:18:00Z" w16du:dateUtc="2025-04-14T10:18:00Z"/>
          <w:highlight w:val="cyan"/>
          <w:rPrChange w:id="10710" w:author="Irová Zuzana" w:date="2025-04-14T12:21:00Z" w16du:dateUtc="2025-04-14T10:21:00Z">
            <w:rPr>
              <w:ins w:id="10711" w:author="Irová Zuzana" w:date="2025-04-14T12:18:00Z" w16du:dateUtc="2025-04-14T10:18:00Z"/>
            </w:rPr>
          </w:rPrChange>
        </w:rPr>
      </w:pPr>
      <w:ins w:id="10712" w:author="Irová Zuzana" w:date="2025-04-14T12:18:00Z" w16du:dateUtc="2025-04-14T10:18:00Z">
        <w:r w:rsidRPr="00376FC6">
          <w:rPr>
            <w:highlight w:val="cyan"/>
            <w:rPrChange w:id="10713" w:author="Irová Zuzana" w:date="2025-04-14T12:21:00Z" w16du:dateUtc="2025-04-14T10:21:00Z">
              <w:rPr/>
            </w:rPrChange>
          </w:rPr>
          <w:t xml:space="preserve">Product type = </w:t>
        </w:r>
      </w:ins>
      <w:ins w:id="10714" w:author="Irová Zuzana" w:date="2025-04-14T12:23:00Z" w16du:dateUtc="2025-04-14T10:23:00Z">
        <w:r w:rsidR="00E01E63">
          <w:rPr>
            <w:highlight w:val="cyan"/>
          </w:rPr>
          <w:t>Chargeable service</w:t>
        </w:r>
      </w:ins>
      <w:ins w:id="10715" w:author="Irová Zuzana" w:date="2025-04-14T12:18:00Z" w16du:dateUtc="2025-04-14T10:18:00Z">
        <w:r w:rsidRPr="00376FC6">
          <w:rPr>
            <w:highlight w:val="cyan"/>
            <w:rPrChange w:id="10716" w:author="Irová Zuzana" w:date="2025-04-14T12:21:00Z" w16du:dateUtc="2025-04-14T10:21:00Z">
              <w:rPr/>
            </w:rPrChange>
          </w:rPr>
          <w:t xml:space="preserve"> + hodnota event atributu typu = Chargeable service ze vstupu (i.e. </w:t>
        </w:r>
      </w:ins>
      <w:ins w:id="10717" w:author="Irová Zuzana" w:date="2025-04-14T12:23:00Z" w16du:dateUtc="2025-04-14T10:23:00Z">
        <w:r w:rsidR="00DA2690">
          <w:rPr>
            <w:highlight w:val="cyan"/>
          </w:rPr>
          <w:t>OBU sending</w:t>
        </w:r>
        <w:r w:rsidR="003A57CA">
          <w:rPr>
            <w:highlight w:val="cyan"/>
          </w:rPr>
          <w:t xml:space="preserve"> fee</w:t>
        </w:r>
      </w:ins>
      <w:ins w:id="10718" w:author="Irová Zuzana" w:date="2025-04-14T12:18:00Z" w16du:dateUtc="2025-04-14T10:18:00Z">
        <w:r w:rsidRPr="00376FC6">
          <w:rPr>
            <w:highlight w:val="cyan"/>
            <w:rPrChange w:id="10719" w:author="Irová Zuzana" w:date="2025-04-14T12:21:00Z" w16du:dateUtc="2025-04-14T10:21:00Z">
              <w:rPr/>
            </w:rPrChange>
          </w:rPr>
          <w:t xml:space="preserve">), </w:t>
        </w:r>
      </w:ins>
    </w:p>
    <w:p w14:paraId="3F2A6008" w14:textId="4D3808DA" w:rsidR="00E45DF1" w:rsidRPr="00EB3E4A" w:rsidRDefault="00E45DF1">
      <w:pPr>
        <w:pStyle w:val="NormalIndent"/>
        <w:rPr>
          <w:ins w:id="10720" w:author="Irová Zuzana" w:date="2025-04-14T11:41:00Z" w16du:dateUtc="2025-04-14T09:41:00Z"/>
          <w:highlight w:val="cyan"/>
          <w:rPrChange w:id="10721" w:author="Irová Zuzana" w:date="2025-04-14T12:24:00Z" w16du:dateUtc="2025-04-14T10:24:00Z">
            <w:rPr>
              <w:ins w:id="10722" w:author="Irová Zuzana" w:date="2025-04-14T11:41:00Z" w16du:dateUtc="2025-04-14T09:41:00Z"/>
            </w:rPr>
          </w:rPrChange>
        </w:rPr>
      </w:pPr>
      <w:ins w:id="10723" w:author="Irová Zuzana" w:date="2025-04-14T11:41:00Z" w16du:dateUtc="2025-04-14T09:41:00Z">
        <w:r w:rsidRPr="00EB3E4A">
          <w:rPr>
            <w:highlight w:val="cyan"/>
            <w:rPrChange w:id="10724" w:author="Irová Zuzana" w:date="2025-04-14T12:24:00Z" w16du:dateUtc="2025-04-14T10:24:00Z">
              <w:rPr/>
            </w:rPrChange>
          </w:rPr>
          <w:t>za pou</w:t>
        </w:r>
        <w:r w:rsidRPr="00EB3E4A">
          <w:rPr>
            <w:rFonts w:hint="cs"/>
            <w:highlight w:val="cyan"/>
            <w:rPrChange w:id="10725" w:author="Irová Zuzana" w:date="2025-04-14T12:24:00Z" w16du:dateUtc="2025-04-14T10:24:00Z">
              <w:rPr>
                <w:rFonts w:hint="cs"/>
              </w:rPr>
            </w:rPrChange>
          </w:rPr>
          <w:t>ž</w:t>
        </w:r>
        <w:r w:rsidRPr="00EB3E4A">
          <w:rPr>
            <w:highlight w:val="cyan"/>
            <w:rPrChange w:id="10726" w:author="Irová Zuzana" w:date="2025-04-14T12:24:00Z" w16du:dateUtc="2025-04-14T10:24:00Z">
              <w:rPr/>
            </w:rPrChange>
          </w:rPr>
          <w:t>it</w:t>
        </w:r>
        <w:r w:rsidRPr="00EB3E4A">
          <w:rPr>
            <w:rFonts w:hint="cs"/>
            <w:highlight w:val="cyan"/>
            <w:rPrChange w:id="10727" w:author="Irová Zuzana" w:date="2025-04-14T12:24:00Z" w16du:dateUtc="2025-04-14T10:24:00Z">
              <w:rPr>
                <w:rFonts w:hint="cs"/>
              </w:rPr>
            </w:rPrChange>
          </w:rPr>
          <w:t>í</w:t>
        </w:r>
        <w:r w:rsidRPr="00EB3E4A">
          <w:rPr>
            <w:highlight w:val="cyan"/>
            <w:rPrChange w:id="10728" w:author="Irová Zuzana" w:date="2025-04-14T12:24:00Z" w16du:dateUtc="2025-04-14T10:24:00Z">
              <w:rPr/>
            </w:rPrChange>
          </w:rPr>
          <w:t xml:space="preserve"> p</w:t>
        </w:r>
        <w:r w:rsidRPr="00EB3E4A">
          <w:rPr>
            <w:rFonts w:hint="cs"/>
            <w:highlight w:val="cyan"/>
            <w:rPrChange w:id="10729" w:author="Irová Zuzana" w:date="2025-04-14T12:24:00Z" w16du:dateUtc="2025-04-14T10:24:00Z">
              <w:rPr>
                <w:rFonts w:hint="cs"/>
              </w:rPr>
            </w:rPrChange>
          </w:rPr>
          <w:t>ří</w:t>
        </w:r>
        <w:r w:rsidRPr="00EB3E4A">
          <w:rPr>
            <w:highlight w:val="cyan"/>
            <w:rPrChange w:id="10730" w:author="Irová Zuzana" w:date="2025-04-14T12:24:00Z" w16du:dateUtc="2025-04-14T10:24:00Z">
              <w:rPr/>
            </w:rPrChange>
          </w:rPr>
          <w:t>padu u</w:t>
        </w:r>
        <w:r w:rsidRPr="00EB3E4A">
          <w:rPr>
            <w:rFonts w:hint="cs"/>
            <w:highlight w:val="cyan"/>
            <w:rPrChange w:id="10731" w:author="Irová Zuzana" w:date="2025-04-14T12:24:00Z" w16du:dateUtc="2025-04-14T10:24:00Z">
              <w:rPr>
                <w:rFonts w:hint="cs"/>
              </w:rPr>
            </w:rPrChange>
          </w:rPr>
          <w:t>ž</w:t>
        </w:r>
        <w:r w:rsidRPr="00EB3E4A">
          <w:rPr>
            <w:highlight w:val="cyan"/>
            <w:rPrChange w:id="10732" w:author="Irová Zuzana" w:date="2025-04-14T12:24:00Z" w16du:dateUtc="2025-04-14T10:24:00Z">
              <w:rPr/>
            </w:rPrChange>
          </w:rPr>
          <w:t>it</w:t>
        </w:r>
        <w:r w:rsidRPr="00EB3E4A">
          <w:rPr>
            <w:rFonts w:hint="cs"/>
            <w:highlight w:val="cyan"/>
            <w:rPrChange w:id="10733" w:author="Irová Zuzana" w:date="2025-04-14T12:24:00Z" w16du:dateUtc="2025-04-14T10:24:00Z">
              <w:rPr>
                <w:rFonts w:hint="cs"/>
              </w:rPr>
            </w:rPrChange>
          </w:rPr>
          <w:t>í</w:t>
        </w:r>
        <w:r w:rsidRPr="00EB3E4A">
          <w:rPr>
            <w:highlight w:val="cyan"/>
            <w:rPrChange w:id="10734" w:author="Irová Zuzana" w:date="2025-04-14T12:24:00Z" w16du:dateUtc="2025-04-14T10:24:00Z">
              <w:rPr/>
            </w:rPrChange>
          </w:rPr>
          <w:t xml:space="preserve"> Oce</w:t>
        </w:r>
        <w:r w:rsidRPr="00EB3E4A">
          <w:rPr>
            <w:rFonts w:hint="cs"/>
            <w:highlight w:val="cyan"/>
            <w:rPrChange w:id="10735" w:author="Irová Zuzana" w:date="2025-04-14T12:24:00Z" w16du:dateUtc="2025-04-14T10:24:00Z">
              <w:rPr>
                <w:rFonts w:hint="cs"/>
              </w:rPr>
            </w:rPrChange>
          </w:rPr>
          <w:t>ň</w:t>
        </w:r>
        <w:r w:rsidRPr="00EB3E4A">
          <w:rPr>
            <w:highlight w:val="cyan"/>
            <w:rPrChange w:id="10736" w:author="Irová Zuzana" w:date="2025-04-14T12:24:00Z" w16du:dateUtc="2025-04-14T10:24:00Z">
              <w:rPr/>
            </w:rPrChange>
          </w:rPr>
          <w:t xml:space="preserve"> produkt (SYS.PCRE.1.4).</w:t>
        </w:r>
      </w:ins>
    </w:p>
    <w:p w14:paraId="3E48EEC5" w14:textId="3CAD70D8" w:rsidR="00EB3E4A" w:rsidRDefault="00EB3E4A">
      <w:pPr>
        <w:pStyle w:val="NormalIndent"/>
        <w:rPr>
          <w:ins w:id="10737" w:author="Irová Zuzana" w:date="2025-04-14T12:24:00Z" w16du:dateUtc="2025-04-14T10:24:00Z"/>
        </w:rPr>
      </w:pPr>
      <w:ins w:id="10738" w:author="Irová Zuzana" w:date="2025-04-14T12:24:00Z" w16du:dateUtc="2025-04-14T10:24:00Z">
        <w:r w:rsidRPr="00EB3E4A">
          <w:rPr>
            <w:highlight w:val="cyan"/>
            <w:rPrChange w:id="10739" w:author="Irová Zuzana" w:date="2025-04-14T12:24:00Z" w16du:dateUtc="2025-04-14T10:24:00Z">
              <w:rPr/>
            </w:rPrChange>
          </w:rPr>
          <w:t>Postup pokra</w:t>
        </w:r>
        <w:r w:rsidRPr="00EB3E4A">
          <w:rPr>
            <w:rFonts w:hint="cs"/>
            <w:highlight w:val="cyan"/>
            <w:rPrChange w:id="10740" w:author="Irová Zuzana" w:date="2025-04-14T12:24:00Z" w16du:dateUtc="2025-04-14T10:24:00Z">
              <w:rPr>
                <w:rFonts w:hint="cs"/>
              </w:rPr>
            </w:rPrChange>
          </w:rPr>
          <w:t>č</w:t>
        </w:r>
        <w:r w:rsidRPr="00EB3E4A">
          <w:rPr>
            <w:highlight w:val="cyan"/>
            <w:rPrChange w:id="10741" w:author="Irová Zuzana" w:date="2025-04-14T12:24:00Z" w16du:dateUtc="2025-04-14T10:24:00Z">
              <w:rPr/>
            </w:rPrChange>
          </w:rPr>
          <w:t xml:space="preserve">uje krokem </w:t>
        </w:r>
        <w:r w:rsidRPr="00EB3E4A">
          <w:rPr>
            <w:b/>
            <w:bCs/>
            <w:highlight w:val="cyan"/>
            <w:rPrChange w:id="10742" w:author="Irová Zuzana" w:date="2025-04-14T12:24:00Z" w16du:dateUtc="2025-04-14T10:24:00Z">
              <w:rPr>
                <w:b/>
                <w:bCs/>
              </w:rPr>
            </w:rPrChange>
          </w:rPr>
          <w:t>Spole</w:t>
        </w:r>
        <w:r w:rsidRPr="00EB3E4A">
          <w:rPr>
            <w:rFonts w:hint="cs"/>
            <w:b/>
            <w:bCs/>
            <w:highlight w:val="cyan"/>
            <w:rPrChange w:id="10743" w:author="Irová Zuzana" w:date="2025-04-14T12:24:00Z" w16du:dateUtc="2025-04-14T10:24:00Z">
              <w:rPr>
                <w:rFonts w:hint="cs"/>
                <w:b/>
                <w:bCs/>
              </w:rPr>
            </w:rPrChange>
          </w:rPr>
          <w:t>č</w:t>
        </w:r>
        <w:r w:rsidRPr="00EB3E4A">
          <w:rPr>
            <w:b/>
            <w:bCs/>
            <w:highlight w:val="cyan"/>
            <w:rPrChange w:id="10744" w:author="Irová Zuzana" w:date="2025-04-14T12:24:00Z" w16du:dateUtc="2025-04-14T10:24:00Z">
              <w:rPr>
                <w:b/>
                <w:bCs/>
              </w:rPr>
            </w:rPrChange>
          </w:rPr>
          <w:t>n</w:t>
        </w:r>
        <w:r w:rsidRPr="00EB3E4A">
          <w:rPr>
            <w:rFonts w:hint="cs"/>
            <w:b/>
            <w:bCs/>
            <w:highlight w:val="cyan"/>
            <w:rPrChange w:id="10745" w:author="Irová Zuzana" w:date="2025-04-14T12:24:00Z" w16du:dateUtc="2025-04-14T10:24:00Z">
              <w:rPr>
                <w:rFonts w:hint="cs"/>
                <w:b/>
                <w:bCs/>
              </w:rPr>
            </w:rPrChange>
          </w:rPr>
          <w:t>ý</w:t>
        </w:r>
        <w:r w:rsidRPr="00EB3E4A">
          <w:rPr>
            <w:b/>
            <w:bCs/>
            <w:highlight w:val="cyan"/>
            <w:rPrChange w:id="10746" w:author="Irová Zuzana" w:date="2025-04-14T12:24:00Z" w16du:dateUtc="2025-04-14T10:24:00Z">
              <w:rPr>
                <w:b/>
                <w:bCs/>
              </w:rPr>
            </w:rPrChange>
          </w:rPr>
          <w:t xml:space="preserve"> postup pro v</w:t>
        </w:r>
        <w:r w:rsidRPr="00EB3E4A">
          <w:rPr>
            <w:rFonts w:hint="cs"/>
            <w:b/>
            <w:bCs/>
            <w:highlight w:val="cyan"/>
            <w:rPrChange w:id="10747" w:author="Irová Zuzana" w:date="2025-04-14T12:24:00Z" w16du:dateUtc="2025-04-14T10:24:00Z">
              <w:rPr>
                <w:rFonts w:hint="cs"/>
                <w:b/>
                <w:bCs/>
              </w:rPr>
            </w:rPrChange>
          </w:rPr>
          <w:t>š</w:t>
        </w:r>
        <w:r w:rsidRPr="00EB3E4A">
          <w:rPr>
            <w:b/>
            <w:bCs/>
            <w:highlight w:val="cyan"/>
            <w:rPrChange w:id="10748" w:author="Irová Zuzana" w:date="2025-04-14T12:24:00Z" w16du:dateUtc="2025-04-14T10:24:00Z">
              <w:rPr>
                <w:b/>
                <w:bCs/>
              </w:rPr>
            </w:rPrChange>
          </w:rPr>
          <w:t>echny poplatky</w:t>
        </w:r>
      </w:ins>
      <w:ins w:id="10749" w:author="Irová Zuzana" w:date="2025-04-28T15:09:00Z" w16du:dateUtc="2025-04-28T13:09:00Z">
        <w:r w:rsidR="00E75FAC">
          <w:rPr>
            <w:b/>
            <w:bCs/>
            <w:highlight w:val="cyan"/>
          </w:rPr>
          <w:t xml:space="preserve"> </w:t>
        </w:r>
        <w:r w:rsidR="00E75FAC">
          <w:rPr>
            <w:highlight w:val="cyan"/>
          </w:rPr>
          <w:t>s</w:t>
        </w:r>
      </w:ins>
      <w:ins w:id="10750" w:author="Irová Zuzana" w:date="2025-04-28T15:10:00Z" w16du:dateUtc="2025-04-28T13:10:00Z">
        <w:r w:rsidR="00E75FAC">
          <w:rPr>
            <w:highlight w:val="cyan"/>
          </w:rPr>
          <w:t xml:space="preserve"> </w:t>
        </w:r>
        <w:r w:rsidR="00E75FAC" w:rsidRPr="00112DB0">
          <w:rPr>
            <w:highlight w:val="cyan"/>
          </w:rPr>
          <w:t>Number of units = spočítaný počet zásilek</w:t>
        </w:r>
      </w:ins>
      <w:ins w:id="10751" w:author="Irová Zuzana" w:date="2025-04-14T12:24:00Z" w16du:dateUtc="2025-04-14T10:24:00Z">
        <w:r w:rsidRPr="00EB3E4A">
          <w:rPr>
            <w:highlight w:val="cyan"/>
            <w:rPrChange w:id="10752" w:author="Irová Zuzana" w:date="2025-04-14T12:24:00Z" w16du:dateUtc="2025-04-14T10:24:00Z">
              <w:rPr/>
            </w:rPrChange>
          </w:rPr>
          <w:t>.</w:t>
        </w:r>
      </w:ins>
    </w:p>
    <w:p w14:paraId="57B2E1CE" w14:textId="12EF0A23" w:rsidR="00E45DF1" w:rsidRDefault="00E45DF1">
      <w:pPr>
        <w:pStyle w:val="NormalIndent"/>
        <w:rPr>
          <w:ins w:id="10753" w:author="Irová Zuzana" w:date="2025-04-14T11:41:00Z" w16du:dateUtc="2025-04-14T09:41:00Z"/>
        </w:rPr>
      </w:pPr>
    </w:p>
    <w:p w14:paraId="048D7FF2" w14:textId="77777777" w:rsidR="00E45DF1" w:rsidRPr="00955C1D" w:rsidRDefault="00E45DF1">
      <w:pPr>
        <w:pStyle w:val="NormalIndent"/>
        <w:rPr>
          <w:ins w:id="10754" w:author="Irová Zuzana" w:date="2025-04-14T11:41:00Z" w16du:dateUtc="2025-04-14T09:41:00Z"/>
        </w:rPr>
      </w:pPr>
    </w:p>
    <w:p w14:paraId="43720DCD" w14:textId="77777777" w:rsidR="00E45DF1" w:rsidRPr="00955C1D" w:rsidRDefault="00E45DF1">
      <w:pPr>
        <w:pStyle w:val="Flowheading"/>
        <w:rPr>
          <w:ins w:id="10755" w:author="Irová Zuzana" w:date="2025-04-14T11:41:00Z" w16du:dateUtc="2025-04-14T09:41:00Z"/>
        </w:rPr>
      </w:pPr>
      <w:ins w:id="10756" w:author="Irová Zuzana" w:date="2025-04-14T11:41:00Z" w16du:dateUtc="2025-04-14T09:41:00Z">
        <w:r w:rsidRPr="00955C1D">
          <w:t>Společný postup pro všechny poplatky</w:t>
        </w:r>
      </w:ins>
    </w:p>
    <w:p w14:paraId="098855BB" w14:textId="77777777" w:rsidR="00E45DF1" w:rsidRPr="00955C1D" w:rsidRDefault="00E45DF1">
      <w:pPr>
        <w:pStyle w:val="NormalIndent"/>
        <w:rPr>
          <w:ins w:id="10757" w:author="Irová Zuzana" w:date="2025-04-14T11:41:00Z" w16du:dateUtc="2025-04-14T09:41:00Z"/>
        </w:rPr>
      </w:pPr>
      <w:ins w:id="10758" w:author="Irová Zuzana" w:date="2025-04-14T11:41:00Z" w16du:dateUtc="2025-04-14T09:41:00Z">
        <w:r w:rsidRPr="00955C1D">
          <w:t xml:space="preserve">Pokud je poplatek = 0 a konfigurační klíč BE_AggregateZeroServiceTransactions = no, postup pro daný poplatek končí (nevytvoří se RSE a bill item pro tento poplatek). </w:t>
        </w:r>
      </w:ins>
    </w:p>
    <w:p w14:paraId="4E4D9BC2" w14:textId="77777777" w:rsidR="00E45DF1" w:rsidRPr="00955C1D" w:rsidRDefault="00E45DF1">
      <w:pPr>
        <w:pStyle w:val="NormalIndent"/>
        <w:rPr>
          <w:ins w:id="10759" w:author="Irová Zuzana" w:date="2025-04-14T11:41:00Z" w16du:dateUtc="2025-04-14T09:41:00Z"/>
        </w:rPr>
      </w:pPr>
    </w:p>
    <w:p w14:paraId="125D3D7E" w14:textId="24624270" w:rsidR="00E45DF1" w:rsidRPr="00955C1D" w:rsidRDefault="00E45DF1">
      <w:pPr>
        <w:pStyle w:val="NormalIndent"/>
        <w:rPr>
          <w:ins w:id="10760" w:author="Irová Zuzana" w:date="2025-04-14T11:41:00Z" w16du:dateUtc="2025-04-14T09:41:00Z"/>
        </w:rPr>
      </w:pPr>
      <w:ins w:id="10761" w:author="Irová Zuzana" w:date="2025-04-14T11:41:00Z" w16du:dateUtc="2025-04-14T09:41:00Z">
        <w:r w:rsidRPr="00955C1D">
          <w:t>Systém vytvoří Rated service event pro každý typ poplatku</w:t>
        </w:r>
        <w:r>
          <w:t xml:space="preserve"> ze vstupu</w:t>
        </w:r>
        <w:r w:rsidRPr="00955C1D">
          <w:t>:</w:t>
        </w:r>
      </w:ins>
    </w:p>
    <w:p w14:paraId="1E0CC059" w14:textId="77777777" w:rsidR="00E45DF1" w:rsidRPr="00BA7CD1" w:rsidRDefault="00E45DF1" w:rsidP="00C40C63">
      <w:pPr>
        <w:pStyle w:val="ListFS1"/>
        <w:rPr>
          <w:ins w:id="10762" w:author="Irová Zuzana" w:date="2025-04-14T11:41:00Z" w16du:dateUtc="2025-04-14T09:41:00Z"/>
        </w:rPr>
      </w:pPr>
      <w:ins w:id="10763" w:author="Irová Zuzana" w:date="2025-04-14T11:41:00Z" w16du:dateUtc="2025-04-14T09:41:00Z">
        <w:r w:rsidRPr="00BA7CD1">
          <w:t>Event time = sysdate</w:t>
        </w:r>
      </w:ins>
    </w:p>
    <w:p w14:paraId="6A3BEB4C" w14:textId="77777777" w:rsidR="00E45DF1" w:rsidRPr="00BA7CD1" w:rsidRDefault="00E45DF1" w:rsidP="00C40C63">
      <w:pPr>
        <w:pStyle w:val="ListFS1"/>
        <w:rPr>
          <w:ins w:id="10764" w:author="Irová Zuzana" w:date="2025-04-14T11:41:00Z" w16du:dateUtc="2025-04-14T09:41:00Z"/>
        </w:rPr>
      </w:pPr>
      <w:ins w:id="10765" w:author="Irová Zuzana" w:date="2025-04-14T11:41:00Z" w16du:dateUtc="2025-04-14T09:41:00Z">
        <w:r w:rsidRPr="00BA7CD1">
          <w:t>Type = Rating</w:t>
        </w:r>
      </w:ins>
    </w:p>
    <w:p w14:paraId="17BEC211" w14:textId="59F6C69E" w:rsidR="00E45DF1" w:rsidRPr="00BA7CD1" w:rsidRDefault="00E45DF1" w:rsidP="00C40C63">
      <w:pPr>
        <w:pStyle w:val="ListFS1"/>
        <w:rPr>
          <w:ins w:id="10766" w:author="Irová Zuzana" w:date="2025-04-14T11:41:00Z" w16du:dateUtc="2025-04-14T09:41:00Z"/>
        </w:rPr>
      </w:pPr>
      <w:ins w:id="10767" w:author="Irová Zuzana" w:date="2025-04-14T11:41:00Z" w16du:dateUtc="2025-04-14T09:41:00Z">
        <w:r w:rsidRPr="00BA7CD1">
          <w:t xml:space="preserve">Product type = </w:t>
        </w:r>
      </w:ins>
      <w:ins w:id="10768" w:author="Irová Zuzana" w:date="2025-04-14T12:27:00Z" w16du:dateUtc="2025-04-14T10:27:00Z">
        <w:r w:rsidR="001557D0" w:rsidRPr="00BA7CD1">
          <w:t xml:space="preserve">ze vstupu </w:t>
        </w:r>
        <w:r w:rsidR="001557D0">
          <w:t>(</w:t>
        </w:r>
      </w:ins>
      <w:ins w:id="10769" w:author="Irová Zuzana" w:date="2025-04-14T11:41:00Z" w16du:dateUtc="2025-04-14T09:41:00Z">
        <w:r w:rsidRPr="00BA7CD1">
          <w:t>PCRE.Product type)</w:t>
        </w:r>
      </w:ins>
    </w:p>
    <w:p w14:paraId="41D8183D" w14:textId="1BCA6DA0" w:rsidR="00724234" w:rsidRDefault="00724234" w:rsidP="00C40C63">
      <w:pPr>
        <w:pStyle w:val="ListFS1"/>
        <w:rPr>
          <w:ins w:id="10770" w:author="Irová Zuzana" w:date="2025-04-17T11:22:00Z" w16du:dateUtc="2025-04-17T09:22:00Z"/>
        </w:rPr>
      </w:pPr>
      <w:ins w:id="10771" w:author="Irová Zuzana" w:date="2025-04-17T11:22:00Z" w16du:dateUtc="2025-04-17T09:22:00Z">
        <w:r w:rsidRPr="00F7122E">
          <w:t>Bas</w:t>
        </w:r>
      </w:ins>
      <w:ins w:id="10772" w:author="Irová Zuzana" w:date="2025-04-28T16:43:00Z" w16du:dateUtc="2025-04-28T14:43:00Z">
        <w:r w:rsidR="008669BB">
          <w:t>ic</w:t>
        </w:r>
      </w:ins>
      <w:ins w:id="10773" w:author="Irová Zuzana" w:date="2025-04-17T11:22:00Z" w16du:dateUtc="2025-04-17T09:22:00Z">
        <w:r w:rsidRPr="00F7122E">
          <w:t xml:space="preserve"> unit price =</w:t>
        </w:r>
        <w:r>
          <w:t xml:space="preserve"> z </w:t>
        </w:r>
        <w:r w:rsidRPr="00BA7CD1">
          <w:t>PCRE</w:t>
        </w:r>
        <w:r>
          <w:t xml:space="preserve"> Bas</w:t>
        </w:r>
      </w:ins>
      <w:ins w:id="10774" w:author="Irová Zuzana" w:date="2025-04-28T16:43:00Z" w16du:dateUtc="2025-04-28T14:43:00Z">
        <w:r w:rsidR="008669BB">
          <w:t>ic</w:t>
        </w:r>
      </w:ins>
      <w:ins w:id="10775" w:author="Irová Zuzana" w:date="2025-04-17T11:23:00Z" w16du:dateUtc="2025-04-17T09:23:00Z">
        <w:r w:rsidR="000B27AB">
          <w:t xml:space="preserve"> </w:t>
        </w:r>
      </w:ins>
      <w:ins w:id="10776" w:author="Irová Zuzana" w:date="2025-04-17T11:22:00Z" w16du:dateUtc="2025-04-17T09:22:00Z">
        <w:r>
          <w:t>unit price</w:t>
        </w:r>
      </w:ins>
    </w:p>
    <w:p w14:paraId="0C27B888" w14:textId="20ED11FF" w:rsidR="00E45DF1" w:rsidRDefault="00E45DF1" w:rsidP="00C40C63">
      <w:pPr>
        <w:pStyle w:val="ListFS1"/>
        <w:rPr>
          <w:ins w:id="10777" w:author="Irová Zuzana" w:date="2025-04-14T12:26:00Z" w16du:dateUtc="2025-04-14T10:26:00Z"/>
        </w:rPr>
      </w:pPr>
      <w:ins w:id="10778" w:author="Irová Zuzana" w:date="2025-04-14T11:41:00Z" w16du:dateUtc="2025-04-14T09:41:00Z">
        <w:r w:rsidRPr="00BA7CD1">
          <w:t xml:space="preserve">Unit price = </w:t>
        </w:r>
      </w:ins>
      <w:ins w:id="10779" w:author="Irová Zuzana" w:date="2025-04-14T12:26:00Z" w16du:dateUtc="2025-04-14T10:26:00Z">
        <w:r w:rsidR="001557D0">
          <w:t xml:space="preserve">z </w:t>
        </w:r>
      </w:ins>
      <w:ins w:id="10780" w:author="Irová Zuzana" w:date="2025-04-14T11:41:00Z" w16du:dateUtc="2025-04-14T09:41:00Z">
        <w:r w:rsidRPr="00BA7CD1">
          <w:t>PCRE</w:t>
        </w:r>
      </w:ins>
      <w:ins w:id="10781" w:author="Irová Zuzana" w:date="2025-04-14T12:26:00Z" w16du:dateUtc="2025-04-14T10:26:00Z">
        <w:r w:rsidR="001557D0">
          <w:t xml:space="preserve"> Unit price</w:t>
        </w:r>
      </w:ins>
      <w:ins w:id="10782" w:author="Irová Zuzana" w:date="2025-04-14T11:41:00Z" w16du:dateUtc="2025-04-14T09:41:00Z">
        <w:r w:rsidRPr="00BA7CD1">
          <w:t xml:space="preserve"> </w:t>
        </w:r>
      </w:ins>
    </w:p>
    <w:p w14:paraId="04DC6E1D" w14:textId="69831BFE" w:rsidR="001557D0" w:rsidRPr="00BA7CD1" w:rsidRDefault="001557D0" w:rsidP="00C40C63">
      <w:pPr>
        <w:pStyle w:val="ListFS1"/>
        <w:rPr>
          <w:ins w:id="10783" w:author="Irová Zuzana" w:date="2025-04-14T11:41:00Z" w16du:dateUtc="2025-04-14T09:41:00Z"/>
        </w:rPr>
      </w:pPr>
      <w:ins w:id="10784" w:author="Irová Zuzana" w:date="2025-04-14T12:26:00Z" w16du:dateUtc="2025-04-14T10:26:00Z">
        <w:r w:rsidRPr="00BA7CD1">
          <w:t xml:space="preserve">Unit price </w:t>
        </w:r>
        <w:r>
          <w:t>VAT</w:t>
        </w:r>
        <w:r w:rsidRPr="00BA7CD1">
          <w:t xml:space="preserve">= </w:t>
        </w:r>
        <w:r>
          <w:t xml:space="preserve">z </w:t>
        </w:r>
        <w:r w:rsidRPr="00BA7CD1">
          <w:t>PCRE</w:t>
        </w:r>
        <w:r>
          <w:t xml:space="preserve"> Unit price</w:t>
        </w:r>
        <w:r w:rsidRPr="00BA7CD1">
          <w:t xml:space="preserve"> </w:t>
        </w:r>
        <w:r>
          <w:t>VAT</w:t>
        </w:r>
      </w:ins>
    </w:p>
    <w:p w14:paraId="6ADEEF47" w14:textId="5B9F9BA1" w:rsidR="00E45DF1" w:rsidRPr="00BA7CD1" w:rsidRDefault="001557D0" w:rsidP="00C40C63">
      <w:pPr>
        <w:pStyle w:val="ListFS1"/>
        <w:rPr>
          <w:ins w:id="10785" w:author="Irová Zuzana" w:date="2025-04-14T11:41:00Z" w16du:dateUtc="2025-04-14T09:41:00Z"/>
        </w:rPr>
      </w:pPr>
      <w:ins w:id="10786" w:author="Irová Zuzana" w:date="2025-04-14T12:26:00Z" w16du:dateUtc="2025-04-14T10:26:00Z">
        <w:r>
          <w:t>Bas</w:t>
        </w:r>
      </w:ins>
      <w:ins w:id="10787" w:author="Irová Zuzana" w:date="2025-04-28T16:43:00Z" w16du:dateUtc="2025-04-28T14:43:00Z">
        <w:r w:rsidR="008669BB">
          <w:t>ic</w:t>
        </w:r>
      </w:ins>
      <w:ins w:id="10788" w:author="Irová Zuzana" w:date="2025-04-14T12:26:00Z" w16du:dateUtc="2025-04-14T10:26:00Z">
        <w:r>
          <w:t xml:space="preserve"> u</w:t>
        </w:r>
      </w:ins>
      <w:ins w:id="10789" w:author="Irová Zuzana" w:date="2025-04-14T11:41:00Z" w16du:dateUtc="2025-04-14T09:41:00Z">
        <w:r w:rsidR="00E45DF1" w:rsidRPr="00BA7CD1">
          <w:t xml:space="preserve">nit price definition method = </w:t>
        </w:r>
      </w:ins>
      <w:ins w:id="10790" w:author="Irová Zuzana" w:date="2025-04-14T12:27:00Z" w16du:dateUtc="2025-04-14T10:27:00Z">
        <w:r>
          <w:t xml:space="preserve">z </w:t>
        </w:r>
      </w:ins>
      <w:ins w:id="10791" w:author="Irová Zuzana" w:date="2025-04-14T11:41:00Z" w16du:dateUtc="2025-04-14T09:41:00Z">
        <w:r w:rsidR="00E45DF1" w:rsidRPr="00BA7CD1">
          <w:t>PCRE.product type.</w:t>
        </w:r>
      </w:ins>
      <w:ins w:id="10792" w:author="Irová Zuzana" w:date="2025-04-14T12:26:00Z" w16du:dateUtc="2025-04-14T10:26:00Z">
        <w:r>
          <w:t>bas</w:t>
        </w:r>
      </w:ins>
      <w:ins w:id="10793" w:author="Irová Zuzana" w:date="2025-04-28T16:43:00Z" w16du:dateUtc="2025-04-28T14:43:00Z">
        <w:r w:rsidR="008669BB">
          <w:t xml:space="preserve">ic </w:t>
        </w:r>
      </w:ins>
      <w:ins w:id="10794" w:author="Irová Zuzana" w:date="2025-04-14T11:41:00Z" w16du:dateUtc="2025-04-14T09:41:00Z">
        <w:r w:rsidR="00E45DF1" w:rsidRPr="00BA7CD1">
          <w:t>unit price definition method</w:t>
        </w:r>
      </w:ins>
    </w:p>
    <w:p w14:paraId="058E67A4" w14:textId="04116B96" w:rsidR="00E45DF1" w:rsidRPr="00BA7CD1" w:rsidRDefault="00E45DF1" w:rsidP="00C40C63">
      <w:pPr>
        <w:pStyle w:val="ListFS1"/>
        <w:rPr>
          <w:ins w:id="10795" w:author="Irová Zuzana" w:date="2025-04-14T11:41:00Z" w16du:dateUtc="2025-04-14T09:41:00Z"/>
        </w:rPr>
      </w:pPr>
      <w:ins w:id="10796" w:author="Irová Zuzana" w:date="2025-04-14T11:41:00Z" w16du:dateUtc="2025-04-14T09:41:00Z">
        <w:r w:rsidRPr="00BA7CD1">
          <w:t xml:space="preserve">Number of units = </w:t>
        </w:r>
      </w:ins>
      <w:ins w:id="10797" w:author="Irová Zuzana" w:date="2025-04-14T12:22:00Z" w16du:dateUtc="2025-04-14T10:22:00Z">
        <w:r w:rsidR="0021615B">
          <w:t>počet jednotek ze vstupu</w:t>
        </w:r>
      </w:ins>
    </w:p>
    <w:p w14:paraId="432AA0F8" w14:textId="77777777" w:rsidR="00E45DF1" w:rsidRPr="00BA7CD1" w:rsidRDefault="00E45DF1" w:rsidP="00C40C63">
      <w:pPr>
        <w:pStyle w:val="ListFS1"/>
        <w:rPr>
          <w:ins w:id="10798" w:author="Irová Zuzana" w:date="2025-04-14T11:41:00Z" w16du:dateUtc="2025-04-14T09:41:00Z"/>
        </w:rPr>
      </w:pPr>
      <w:ins w:id="10799" w:author="Irová Zuzana" w:date="2025-04-14T11:41:00Z" w16du:dateUtc="2025-04-14T09:41:00Z">
        <w:r w:rsidRPr="00BA7CD1">
          <w:t>Metric unit = Piece</w:t>
        </w:r>
      </w:ins>
    </w:p>
    <w:p w14:paraId="556E323E" w14:textId="11800999" w:rsidR="00E45DF1" w:rsidRPr="00BA7CD1" w:rsidRDefault="00E45DF1" w:rsidP="00C40C63">
      <w:pPr>
        <w:pStyle w:val="ListFS1"/>
        <w:rPr>
          <w:ins w:id="10800" w:author="Irová Zuzana" w:date="2025-04-14T11:41:00Z" w16du:dateUtc="2025-04-14T09:41:00Z"/>
        </w:rPr>
      </w:pPr>
      <w:ins w:id="10801" w:author="Irová Zuzana" w:date="2025-04-14T11:41:00Z" w16du:dateUtc="2025-04-14T09:41:00Z">
        <w:r w:rsidRPr="00BA7CD1">
          <w:t xml:space="preserve">Tax rate = </w:t>
        </w:r>
      </w:ins>
      <w:ins w:id="10802" w:author="Irová Zuzana" w:date="2025-04-14T12:27:00Z" w16du:dateUtc="2025-04-14T10:27:00Z">
        <w:r w:rsidR="004B4C29">
          <w:t xml:space="preserve">z </w:t>
        </w:r>
      </w:ins>
      <w:ins w:id="10803" w:author="Irová Zuzana" w:date="2025-04-14T11:41:00Z" w16du:dateUtc="2025-04-14T09:41:00Z">
        <w:r w:rsidRPr="00BA7CD1">
          <w:t xml:space="preserve">PCRE.tax rate </w:t>
        </w:r>
      </w:ins>
    </w:p>
    <w:p w14:paraId="7F8A60CB" w14:textId="6643E591" w:rsidR="00E45DF1" w:rsidRPr="00BA7CD1" w:rsidRDefault="00E45DF1" w:rsidP="00C40C63">
      <w:pPr>
        <w:pStyle w:val="ListFS1"/>
        <w:rPr>
          <w:ins w:id="10804" w:author="Irová Zuzana" w:date="2025-04-14T11:41:00Z" w16du:dateUtc="2025-04-14T09:41:00Z"/>
        </w:rPr>
      </w:pPr>
      <w:ins w:id="10805" w:author="Irová Zuzana" w:date="2025-04-14T11:41:00Z" w16du:dateUtc="2025-04-14T09:41:00Z">
        <w:r w:rsidRPr="00BA7CD1">
          <w:lastRenderedPageBreak/>
          <w:t xml:space="preserve">Price amount = částka poplatku bez daně = </w:t>
        </w:r>
      </w:ins>
      <w:ins w:id="10806" w:author="Irová Zuzana" w:date="2025-04-14T12:27:00Z" w16du:dateUtc="2025-04-14T10:27:00Z">
        <w:r w:rsidR="004B4C29">
          <w:t>z PCRE Price amount</w:t>
        </w:r>
      </w:ins>
      <w:ins w:id="10807" w:author="Irová Zuzana" w:date="2025-05-13T12:50:00Z" w16du:dateUtc="2025-05-13T10:50:00Z">
        <w:r w:rsidR="005D4477">
          <w:t xml:space="preserve"> * </w:t>
        </w:r>
      </w:ins>
      <w:ins w:id="10808" w:author="Irová Zuzana" w:date="2025-05-13T12:51:00Z" w16du:dateUtc="2025-05-13T10:51:00Z">
        <w:r w:rsidR="00AF1A31">
          <w:t>Number of units</w:t>
        </w:r>
      </w:ins>
    </w:p>
    <w:p w14:paraId="7AB037A4" w14:textId="7D7EF048" w:rsidR="00E45DF1" w:rsidRPr="00BA7CD1" w:rsidRDefault="00E45DF1" w:rsidP="00C40C63">
      <w:pPr>
        <w:pStyle w:val="ListFS1"/>
        <w:rPr>
          <w:ins w:id="10809" w:author="Irová Zuzana" w:date="2025-04-14T11:41:00Z" w16du:dateUtc="2025-04-14T09:41:00Z"/>
        </w:rPr>
      </w:pPr>
      <w:ins w:id="10810" w:author="Irová Zuzana" w:date="2025-04-14T11:41:00Z" w16du:dateUtc="2025-04-14T09:41:00Z">
        <w:r w:rsidRPr="00BA7CD1">
          <w:t xml:space="preserve">Price amount VAT = částka poplatku s daní </w:t>
        </w:r>
      </w:ins>
      <w:ins w:id="10811" w:author="Irová Zuzana" w:date="2025-04-14T12:25:00Z" w16du:dateUtc="2025-04-14T10:25:00Z">
        <w:r w:rsidR="004E3B93">
          <w:t xml:space="preserve">= </w:t>
        </w:r>
      </w:ins>
      <w:ins w:id="10812" w:author="Irová Zuzana" w:date="2025-04-14T12:27:00Z" w16du:dateUtc="2025-04-14T10:27:00Z">
        <w:r w:rsidR="004B4C29">
          <w:t xml:space="preserve">z PCRE Price amount </w:t>
        </w:r>
      </w:ins>
      <w:ins w:id="10813" w:author="Irová Zuzana" w:date="2025-04-14T12:25:00Z" w16du:dateUtc="2025-04-14T10:25:00Z">
        <w:r w:rsidR="004E3B93">
          <w:t>VAT</w:t>
        </w:r>
      </w:ins>
      <w:ins w:id="10814" w:author="Irová Zuzana" w:date="2025-04-14T11:41:00Z" w16du:dateUtc="2025-04-14T09:41:00Z">
        <w:r w:rsidRPr="00BA7CD1">
          <w:t xml:space="preserve"> </w:t>
        </w:r>
      </w:ins>
      <w:ins w:id="10815" w:author="Irová Zuzana" w:date="2025-05-13T12:50:00Z" w16du:dateUtc="2025-05-13T10:50:00Z">
        <w:r w:rsidR="005D4477">
          <w:t>* Number of units</w:t>
        </w:r>
      </w:ins>
    </w:p>
    <w:p w14:paraId="7F157D5E" w14:textId="3216EA9B" w:rsidR="00E45DF1" w:rsidRPr="00BA7CD1" w:rsidRDefault="00E45DF1" w:rsidP="00C40C63">
      <w:pPr>
        <w:pStyle w:val="ListFS1"/>
        <w:rPr>
          <w:ins w:id="10816" w:author="Irová Zuzana" w:date="2025-04-14T11:41:00Z" w16du:dateUtc="2025-04-14T09:41:00Z"/>
        </w:rPr>
      </w:pPr>
      <w:ins w:id="10817" w:author="Irová Zuzana" w:date="2025-04-14T11:41:00Z" w16du:dateUtc="2025-04-14T09:41:00Z">
        <w:r w:rsidRPr="00BA7CD1">
          <w:t xml:space="preserve">Billing service = </w:t>
        </w:r>
      </w:ins>
      <w:ins w:id="10818" w:author="Irová Zuzana" w:date="2025-04-14T12:28:00Z" w16du:dateUtc="2025-04-14T10:28:00Z">
        <w:r w:rsidR="004B4C29">
          <w:t xml:space="preserve">z </w:t>
        </w:r>
      </w:ins>
      <w:ins w:id="10819" w:author="Irová Zuzana" w:date="2025-04-14T11:41:00Z" w16du:dateUtc="2025-04-14T09:41:00Z">
        <w:r w:rsidRPr="00BA7CD1">
          <w:t>PCRE.billing service</w:t>
        </w:r>
      </w:ins>
    </w:p>
    <w:p w14:paraId="0367A237" w14:textId="77777777" w:rsidR="004B4C29" w:rsidRDefault="004B4C29" w:rsidP="00C40C63">
      <w:pPr>
        <w:pStyle w:val="ListFS1"/>
        <w:rPr>
          <w:ins w:id="10820" w:author="Irová Zuzana" w:date="2025-04-14T12:28:00Z" w16du:dateUtc="2025-04-14T10:28:00Z"/>
        </w:rPr>
      </w:pPr>
      <w:ins w:id="10821" w:author="Irová Zuzana" w:date="2025-04-14T12:28:00Z" w16du:dateUtc="2025-04-14T10:28:00Z">
        <w:r>
          <w:t xml:space="preserve">Subject type = </w:t>
        </w:r>
      </w:ins>
    </w:p>
    <w:p w14:paraId="145AE9ED" w14:textId="0B0BB94C" w:rsidR="004B4C29" w:rsidRDefault="004B4C29">
      <w:pPr>
        <w:pStyle w:val="ListFS2"/>
        <w:rPr>
          <w:ins w:id="10822" w:author="Irová Zuzana" w:date="2025-04-14T12:28:00Z" w16du:dateUtc="2025-04-14T10:28:00Z"/>
        </w:rPr>
        <w:pPrChange w:id="10823" w:author="Irová Zuzana" w:date="2025-06-06T15:16:00Z" w16du:dateUtc="2025-06-06T13:16:00Z">
          <w:pPr>
            <w:pStyle w:val="ListFS1"/>
          </w:pPr>
        </w:pPrChange>
      </w:pPr>
      <w:ins w:id="10824" w:author="Irová Zuzana" w:date="2025-04-14T12:28:00Z" w16du:dateUtc="2025-04-14T10:28:00Z">
        <w:r>
          <w:t xml:space="preserve">Account, pokud na vstupu Account info, </w:t>
        </w:r>
      </w:ins>
    </w:p>
    <w:p w14:paraId="62260C9A" w14:textId="40B57335" w:rsidR="004B4C29" w:rsidRDefault="004B4C29">
      <w:pPr>
        <w:pStyle w:val="ListFS2"/>
        <w:rPr>
          <w:ins w:id="10825" w:author="Irová Zuzana" w:date="2025-04-14T12:28:00Z" w16du:dateUtc="2025-04-14T10:28:00Z"/>
        </w:rPr>
        <w:pPrChange w:id="10826" w:author="Irová Zuzana" w:date="2025-06-06T15:16:00Z" w16du:dateUtc="2025-06-06T13:16:00Z">
          <w:pPr>
            <w:pStyle w:val="ListFS1"/>
          </w:pPr>
        </w:pPrChange>
      </w:pPr>
      <w:ins w:id="10827" w:author="Irová Zuzana" w:date="2025-04-14T12:29:00Z" w16du:dateUtc="2025-04-14T10:29:00Z">
        <w:r>
          <w:t>j</w:t>
        </w:r>
      </w:ins>
      <w:ins w:id="10828" w:author="Irová Zuzana" w:date="2025-04-14T12:28:00Z" w16du:dateUtc="2025-04-14T10:28:00Z">
        <w:r>
          <w:t>inak No subje</w:t>
        </w:r>
      </w:ins>
      <w:ins w:id="10829" w:author="Irová Zuzana" w:date="2025-04-14T12:29:00Z" w16du:dateUtc="2025-04-14T10:29:00Z">
        <w:r>
          <w:t>c</w:t>
        </w:r>
      </w:ins>
      <w:ins w:id="10830" w:author="Irová Zuzana" w:date="2025-04-14T12:28:00Z" w16du:dateUtc="2025-04-14T10:28:00Z">
        <w:r>
          <w:t>t</w:t>
        </w:r>
      </w:ins>
    </w:p>
    <w:p w14:paraId="56CF6F8D" w14:textId="77777777" w:rsidR="00DF2B64" w:rsidRDefault="00F2139F" w:rsidP="00C40C63">
      <w:pPr>
        <w:pStyle w:val="ListFS1"/>
        <w:rPr>
          <w:ins w:id="10831" w:author="Irová Zuzana" w:date="2025-04-14T12:29:00Z" w16du:dateUtc="2025-04-14T10:29:00Z"/>
        </w:rPr>
      </w:pPr>
      <w:ins w:id="10832" w:author="Irová Zuzana" w:date="2025-04-14T12:29:00Z" w16du:dateUtc="2025-04-14T10:29:00Z">
        <w:r>
          <w:t>Subject number</w:t>
        </w:r>
      </w:ins>
      <w:ins w:id="10833" w:author="Irová Zuzana" w:date="2025-04-14T11:41:00Z" w16du:dateUtc="2025-04-14T09:41:00Z">
        <w:r w:rsidR="00E45DF1" w:rsidRPr="00BA7CD1">
          <w:t xml:space="preserve"> = </w:t>
        </w:r>
      </w:ins>
    </w:p>
    <w:p w14:paraId="76778844" w14:textId="599DF635" w:rsidR="00E45DF1" w:rsidRDefault="00DF2B64">
      <w:pPr>
        <w:pStyle w:val="ListFS2"/>
        <w:rPr>
          <w:ins w:id="10834" w:author="Irová Zuzana" w:date="2025-04-14T12:29:00Z" w16du:dateUtc="2025-04-14T10:29:00Z"/>
        </w:rPr>
      </w:pPr>
      <w:ins w:id="10835" w:author="Irová Zuzana" w:date="2025-04-14T12:29:00Z" w16du:dateUtc="2025-04-14T10:29:00Z">
        <w:r w:rsidRPr="00BA7CD1">
          <w:t>ze vstupu</w:t>
        </w:r>
        <w:r>
          <w:t xml:space="preserve"> V</w:t>
        </w:r>
      </w:ins>
      <w:ins w:id="10836" w:author="Irová Zuzana" w:date="2025-04-14T11:41:00Z" w16du:dateUtc="2025-04-14T09:41:00Z">
        <w:r w:rsidR="00E45DF1" w:rsidRPr="00BA7CD1">
          <w:t>CM.account</w:t>
        </w:r>
      </w:ins>
      <w:ins w:id="10837" w:author="Irová Zuzana" w:date="2025-04-14T12:29:00Z" w16du:dateUtc="2025-04-14T10:29:00Z">
        <w:r>
          <w:t>,</w:t>
        </w:r>
      </w:ins>
      <w:ins w:id="10838" w:author="Irová Zuzana" w:date="2025-04-14T11:41:00Z" w16du:dateUtc="2025-04-14T09:41:00Z">
        <w:r w:rsidR="00E45DF1" w:rsidRPr="00BA7CD1">
          <w:t xml:space="preserve"> </w:t>
        </w:r>
      </w:ins>
      <w:ins w:id="10839" w:author="Irová Zuzana" w:date="2025-04-14T12:30:00Z" w16du:dateUtc="2025-04-14T10:30:00Z">
        <w:r w:rsidR="00490B3F">
          <w:t>pokud Subject type = Account,</w:t>
        </w:r>
      </w:ins>
    </w:p>
    <w:p w14:paraId="44DBEE7A" w14:textId="44F6B8E9" w:rsidR="00DF2B64" w:rsidRPr="00BA7CD1" w:rsidRDefault="00DF2B64">
      <w:pPr>
        <w:pStyle w:val="ListFS2"/>
        <w:rPr>
          <w:ins w:id="10840" w:author="Irová Zuzana" w:date="2025-04-14T11:41:00Z" w16du:dateUtc="2025-04-14T09:41:00Z"/>
        </w:rPr>
        <w:pPrChange w:id="10841" w:author="Irová Zuzana" w:date="2025-06-06T15:16:00Z" w16du:dateUtc="2025-06-06T13:16:00Z">
          <w:pPr>
            <w:pStyle w:val="ListFS1"/>
          </w:pPr>
        </w:pPrChange>
      </w:pPr>
      <w:ins w:id="10842" w:author="Irová Zuzana" w:date="2025-04-14T12:29:00Z" w16du:dateUtc="2025-04-14T10:29:00Z">
        <w:r>
          <w:t>jinak Null</w:t>
        </w:r>
      </w:ins>
    </w:p>
    <w:p w14:paraId="1B93F558" w14:textId="77777777" w:rsidR="00E45DF1" w:rsidRPr="00BA7CD1" w:rsidRDefault="00E45DF1" w:rsidP="00C40C63">
      <w:pPr>
        <w:pStyle w:val="ListFS1"/>
        <w:rPr>
          <w:ins w:id="10843" w:author="Irová Zuzana" w:date="2025-04-14T11:41:00Z" w16du:dateUtc="2025-04-14T09:41:00Z"/>
        </w:rPr>
      </w:pPr>
      <w:ins w:id="10844" w:author="Irová Zuzana" w:date="2025-04-14T11:41:00Z" w16du:dateUtc="2025-04-14T09:41:00Z">
        <w:r w:rsidRPr="00BA7CD1">
          <w:t>Cancellable = true</w:t>
        </w:r>
      </w:ins>
    </w:p>
    <w:p w14:paraId="16380424" w14:textId="77777777" w:rsidR="00E45DF1" w:rsidRPr="00BA7CD1" w:rsidRDefault="00E45DF1" w:rsidP="00C40C63">
      <w:pPr>
        <w:pStyle w:val="ListFS1"/>
        <w:rPr>
          <w:ins w:id="10845" w:author="Irová Zuzana" w:date="2025-04-14T11:41:00Z" w16du:dateUtc="2025-04-14T09:41:00Z"/>
        </w:rPr>
      </w:pPr>
      <w:ins w:id="10846" w:author="Irová Zuzana" w:date="2025-04-14T11:41:00Z" w16du:dateUtc="2025-04-14T09:41:00Z">
        <w:r w:rsidRPr="00BA7CD1">
          <w:t>Number of units corrected = 0</w:t>
        </w:r>
      </w:ins>
    </w:p>
    <w:p w14:paraId="3BCAB5C4" w14:textId="77777777" w:rsidR="00BC6B4B" w:rsidRDefault="00BC6B4B" w:rsidP="00C40C63">
      <w:pPr>
        <w:pStyle w:val="ListFS1"/>
        <w:rPr>
          <w:ins w:id="10847" w:author="Irová Zuzana" w:date="2025-04-17T11:22:00Z" w16du:dateUtc="2025-04-17T09:22:00Z"/>
        </w:rPr>
      </w:pPr>
      <w:ins w:id="10848" w:author="Irová Zuzana" w:date="2025-04-17T11:22:00Z" w16du:dateUtc="2025-04-17T09:22:00Z">
        <w:r>
          <w:t xml:space="preserve">FCI partner = FCI karty v případě platby tankovací kartou </w:t>
        </w:r>
      </w:ins>
    </w:p>
    <w:p w14:paraId="6AABFED6" w14:textId="77777777" w:rsidR="00BC6B4B" w:rsidRDefault="00BC6B4B" w:rsidP="00C40C63">
      <w:pPr>
        <w:pStyle w:val="ListFS1"/>
        <w:rPr>
          <w:ins w:id="10849" w:author="Irová Zuzana" w:date="2025-04-17T11:22:00Z" w16du:dateUtc="2025-04-17T09:22:00Z"/>
        </w:rPr>
      </w:pPr>
      <w:ins w:id="10850" w:author="Irová Zuzana" w:date="2025-04-17T11:22:00Z" w16du:dateUtc="2025-04-17T09:22:00Z">
        <w:r>
          <w:t>Fleet Card Number = Číslo tankovací karty v případě platby tankovací kartou</w:t>
        </w:r>
      </w:ins>
    </w:p>
    <w:p w14:paraId="109554FF" w14:textId="635C4164" w:rsidR="00BC6B4B" w:rsidRPr="00B0369D" w:rsidRDefault="00BC6B4B" w:rsidP="00C40C63">
      <w:pPr>
        <w:pStyle w:val="ListFS1"/>
        <w:rPr>
          <w:ins w:id="10851" w:author="Irová Zuzana" w:date="2025-04-14T11:41:00Z" w16du:dateUtc="2025-04-14T09:41:00Z"/>
          <w:highlight w:val="cyan"/>
          <w:lang w:val="cs-CZ"/>
          <w:rPrChange w:id="10852" w:author="Irová Zuzana" w:date="2025-04-14T12:47:00Z" w16du:dateUtc="2025-04-14T10:47:00Z">
            <w:rPr>
              <w:ins w:id="10853" w:author="Irová Zuzana" w:date="2025-04-14T11:41:00Z" w16du:dateUtc="2025-04-14T09:41:00Z"/>
            </w:rPr>
          </w:rPrChange>
        </w:rPr>
      </w:pPr>
      <w:ins w:id="10854" w:author="Irová Zuzana" w:date="2025-04-17T11:22:00Z" w16du:dateUtc="2025-04-17T09:22:00Z">
        <w:r>
          <w:t>Fleet Card Id = Id tankovací karty v případě platby tankovací kartou</w:t>
        </w:r>
      </w:ins>
    </w:p>
    <w:p w14:paraId="1829CCEC" w14:textId="77777777" w:rsidR="00F7122E" w:rsidRDefault="00F7122E">
      <w:pPr>
        <w:pStyle w:val="NormalIndent"/>
        <w:rPr>
          <w:ins w:id="10855" w:author="Irová Zuzana" w:date="2025-04-17T11:20:00Z" w16du:dateUtc="2025-04-17T09:20:00Z"/>
        </w:rPr>
      </w:pPr>
    </w:p>
    <w:p w14:paraId="67AC0DC2" w14:textId="77777777" w:rsidR="00E45DF1" w:rsidRPr="00955C1D" w:rsidRDefault="00E45DF1">
      <w:pPr>
        <w:pStyle w:val="NormalIndent"/>
        <w:rPr>
          <w:ins w:id="10856" w:author="Irová Zuzana" w:date="2025-04-14T11:41:00Z" w16du:dateUtc="2025-04-14T09:41:00Z"/>
        </w:rPr>
      </w:pPr>
    </w:p>
    <w:p w14:paraId="76011201" w14:textId="77777777" w:rsidR="00E45DF1" w:rsidRPr="00955C1D" w:rsidRDefault="00E45DF1">
      <w:pPr>
        <w:pStyle w:val="NormalIndent"/>
        <w:rPr>
          <w:ins w:id="10857" w:author="Irová Zuzana" w:date="2025-04-14T11:41:00Z" w16du:dateUtc="2025-04-14T09:41:00Z"/>
        </w:rPr>
      </w:pPr>
      <w:ins w:id="10858" w:author="Irová Zuzana" w:date="2025-04-14T11:41:00Z" w16du:dateUtc="2025-04-14T09:41:00Z">
        <w:r w:rsidRPr="00955C1D">
          <w:rPr>
            <w:lang w:eastAsia="cs-CZ"/>
          </w:rPr>
          <w:t>Postup končí</w:t>
        </w:r>
      </w:ins>
    </w:p>
    <w:p w14:paraId="221CAC72" w14:textId="77777777" w:rsidR="00E45DF1" w:rsidRPr="00BF06C4" w:rsidRDefault="00E45DF1" w:rsidP="00E45DF1">
      <w:pPr>
        <w:pStyle w:val="Revision"/>
        <w:ind w:left="2061"/>
        <w:rPr>
          <w:ins w:id="10859" w:author="Irová Zuzana" w:date="2025-04-14T11:41:00Z" w16du:dateUtc="2025-04-14T09:41:00Z"/>
          <w:noProof/>
          <w:lang w:val="en-GB"/>
        </w:rPr>
      </w:pPr>
    </w:p>
    <w:p w14:paraId="41106376" w14:textId="77777777" w:rsidR="00E45DF1" w:rsidRPr="00955C1D" w:rsidRDefault="00E45DF1" w:rsidP="00E45DF1">
      <w:pPr>
        <w:pStyle w:val="Heading4"/>
        <w:spacing w:after="120" w:line="276" w:lineRule="auto"/>
        <w:rPr>
          <w:ins w:id="10860" w:author="Irová Zuzana" w:date="2025-04-14T11:41:00Z" w16du:dateUtc="2025-04-14T09:41:00Z"/>
          <w:rFonts w:hint="eastAsia"/>
        </w:rPr>
      </w:pPr>
      <w:ins w:id="10861" w:author="Irová Zuzana" w:date="2025-04-14T11:41:00Z" w16du:dateUtc="2025-04-14T09:41:00Z">
        <w:r w:rsidRPr="00955C1D">
          <w:t>Alternativní postupy</w:t>
        </w:r>
      </w:ins>
    </w:p>
    <w:p w14:paraId="2CC47BBD" w14:textId="77777777" w:rsidR="00E45DF1" w:rsidRPr="00955C1D" w:rsidRDefault="00E45DF1">
      <w:pPr>
        <w:pStyle w:val="NormalIndent"/>
        <w:rPr>
          <w:ins w:id="10862" w:author="Irová Zuzana" w:date="2025-04-14T11:41:00Z" w16du:dateUtc="2025-04-14T09:41:00Z"/>
        </w:rPr>
      </w:pPr>
      <w:ins w:id="10863" w:author="Irová Zuzana" w:date="2025-04-14T11:41:00Z" w16du:dateUtc="2025-04-14T09:41:00Z">
        <w:r w:rsidRPr="00955C1D">
          <w:t>Žádné</w:t>
        </w:r>
      </w:ins>
    </w:p>
    <w:p w14:paraId="08CBBB49" w14:textId="77777777" w:rsidR="00E45DF1" w:rsidRPr="00955C1D" w:rsidRDefault="00E45DF1" w:rsidP="00E45DF1">
      <w:pPr>
        <w:pStyle w:val="Heading4"/>
        <w:spacing w:after="120" w:line="276" w:lineRule="auto"/>
        <w:rPr>
          <w:ins w:id="10864" w:author="Irová Zuzana" w:date="2025-04-14T11:41:00Z" w16du:dateUtc="2025-04-14T09:41:00Z"/>
          <w:rFonts w:hint="eastAsia"/>
        </w:rPr>
      </w:pPr>
      <w:ins w:id="10865" w:author="Irová Zuzana" w:date="2025-04-14T11:41:00Z" w16du:dateUtc="2025-04-14T09:41:00Z">
        <w:r w:rsidRPr="00955C1D">
          <w:t>Chybové postupy</w:t>
        </w:r>
      </w:ins>
    </w:p>
    <w:p w14:paraId="0ADC86C9" w14:textId="77777777" w:rsidR="00E45DF1" w:rsidRPr="00955C1D" w:rsidRDefault="00E45DF1">
      <w:pPr>
        <w:pStyle w:val="NormalIndent"/>
        <w:rPr>
          <w:ins w:id="10866" w:author="Irová Zuzana" w:date="2025-04-14T11:41:00Z" w16du:dateUtc="2025-04-14T09:41:00Z"/>
        </w:rPr>
      </w:pPr>
      <w:ins w:id="10867" w:author="Irová Zuzana" w:date="2025-04-14T11:41:00Z" w16du:dateUtc="2025-04-14T09:41:00Z">
        <w:r w:rsidRPr="00955C1D">
          <w:t>Žádné</w:t>
        </w:r>
      </w:ins>
    </w:p>
    <w:p w14:paraId="492B8763" w14:textId="77777777" w:rsidR="00E45DF1" w:rsidRPr="00955C1D" w:rsidRDefault="00E45DF1" w:rsidP="00E45DF1">
      <w:pPr>
        <w:pStyle w:val="Heading4"/>
        <w:spacing w:after="120" w:line="276" w:lineRule="auto"/>
        <w:rPr>
          <w:ins w:id="10868" w:author="Irová Zuzana" w:date="2025-04-14T11:41:00Z" w16du:dateUtc="2025-04-14T09:41:00Z"/>
          <w:rFonts w:hint="eastAsia"/>
        </w:rPr>
      </w:pPr>
      <w:ins w:id="10869" w:author="Irová Zuzana" w:date="2025-04-14T11:41:00Z" w16du:dateUtc="2025-04-14T09:41:00Z">
        <w:r w:rsidRPr="00955C1D">
          <w:t>Poznámky</w:t>
        </w:r>
      </w:ins>
    </w:p>
    <w:p w14:paraId="25F5CDEA" w14:textId="77777777" w:rsidR="00E45DF1" w:rsidRPr="00955C1D" w:rsidRDefault="00E45DF1">
      <w:pPr>
        <w:pStyle w:val="NormalIndent"/>
        <w:rPr>
          <w:ins w:id="10870" w:author="Irová Zuzana" w:date="2025-04-14T11:41:00Z" w16du:dateUtc="2025-04-14T09:41:00Z"/>
        </w:rPr>
      </w:pPr>
      <w:ins w:id="10871" w:author="Irová Zuzana" w:date="2025-04-14T11:41:00Z" w16du:dateUtc="2025-04-14T09:41:00Z">
        <w:r w:rsidRPr="00955C1D">
          <w:t>Žádné</w:t>
        </w:r>
      </w:ins>
    </w:p>
    <w:p w14:paraId="61E94187" w14:textId="77777777" w:rsidR="00E45DF1" w:rsidRPr="00955C1D" w:rsidRDefault="00E45DF1">
      <w:pPr>
        <w:pStyle w:val="NormalIndent"/>
        <w:rPr>
          <w:ins w:id="10872" w:author="Irová Zuzana" w:date="2025-04-14T11:41:00Z" w16du:dateUtc="2025-04-14T09:41:00Z"/>
        </w:rPr>
      </w:pPr>
    </w:p>
    <w:p w14:paraId="05C9EEE6" w14:textId="77777777" w:rsidR="00E45DF1" w:rsidRDefault="00E45DF1">
      <w:pPr>
        <w:pStyle w:val="NormalIndent"/>
        <w:rPr>
          <w:ins w:id="10873" w:author="Irová Zuzana" w:date="2025-02-21T16:16:00Z" w16du:dateUtc="2025-02-21T15:16:00Z"/>
        </w:rPr>
      </w:pPr>
    </w:p>
    <w:p w14:paraId="585C2E63" w14:textId="712FF56C" w:rsidR="003935B2" w:rsidRPr="00BF06C4" w:rsidRDefault="003935B2" w:rsidP="003935B2">
      <w:pPr>
        <w:pStyle w:val="Heading3"/>
        <w:spacing w:before="200" w:after="0" w:line="276" w:lineRule="auto"/>
        <w:rPr>
          <w:ins w:id="10874" w:author="Irová Zuzana" w:date="2025-02-21T16:16:00Z" w16du:dateUtc="2025-02-21T15:16:00Z"/>
          <w:rFonts w:hint="eastAsia"/>
        </w:rPr>
      </w:pPr>
      <w:bookmarkStart w:id="10875" w:name="_Toc201568912"/>
      <w:ins w:id="10876" w:author="Irová Zuzana" w:date="2025-02-21T16:17:00Z" w16du:dateUtc="2025-02-21T15:17:00Z">
        <w:r>
          <w:lastRenderedPageBreak/>
          <w:t>Za</w:t>
        </w:r>
        <w:r w:rsidR="0011232A">
          <w:t xml:space="preserve">greguj oceněné události do fakturační dávky </w:t>
        </w:r>
      </w:ins>
      <w:ins w:id="10877" w:author="Irová Zuzana" w:date="2025-02-21T16:16:00Z" w16du:dateUtc="2025-02-21T15:16:00Z">
        <w:r w:rsidRPr="00BF06C4">
          <w:t>(SYS.BAR.0.</w:t>
        </w:r>
      </w:ins>
      <w:ins w:id="10878" w:author="Irová Zuzana" w:date="2025-02-21T16:19:00Z" w16du:dateUtc="2025-02-21T15:19:00Z">
        <w:r w:rsidR="0091139E">
          <w:t>12</w:t>
        </w:r>
      </w:ins>
      <w:ins w:id="10879" w:author="Irová Zuzana" w:date="2025-02-21T16:16:00Z" w16du:dateUtc="2025-02-21T15:16:00Z">
        <w:r>
          <w:t>.HR</w:t>
        </w:r>
        <w:r w:rsidRPr="00BF06C4">
          <w:t>)</w:t>
        </w:r>
        <w:bookmarkEnd w:id="10875"/>
        <w:r w:rsidRPr="00BF06C4">
          <w:t xml:space="preserve"> </w:t>
        </w:r>
      </w:ins>
    </w:p>
    <w:p w14:paraId="636C7324" w14:textId="77777777" w:rsidR="003935B2" w:rsidRPr="00BF06C4" w:rsidRDefault="003935B2" w:rsidP="003935B2">
      <w:pPr>
        <w:pStyle w:val="Heading4"/>
        <w:spacing w:after="120" w:line="276" w:lineRule="auto"/>
        <w:rPr>
          <w:ins w:id="10880" w:author="Irová Zuzana" w:date="2025-02-21T16:16:00Z" w16du:dateUtc="2025-02-21T15:16:00Z"/>
          <w:rFonts w:hint="eastAsia"/>
        </w:rPr>
      </w:pPr>
      <w:ins w:id="10881" w:author="Irová Zuzana" w:date="2025-02-21T16:16:00Z" w16du:dateUtc="2025-02-21T15:16:00Z">
        <w:r w:rsidRPr="00BF06C4">
          <w:t>Cíl</w:t>
        </w:r>
      </w:ins>
    </w:p>
    <w:p w14:paraId="528A0A7D" w14:textId="055BDC8F" w:rsidR="003935B2" w:rsidRPr="00955C1D" w:rsidRDefault="003935B2">
      <w:pPr>
        <w:pStyle w:val="NormalIndent"/>
        <w:rPr>
          <w:ins w:id="10882" w:author="Irová Zuzana" w:date="2025-02-21T16:16:00Z" w16du:dateUtc="2025-02-21T15:16:00Z"/>
        </w:rPr>
      </w:pPr>
      <w:ins w:id="10883" w:author="Irová Zuzana" w:date="2025-02-21T16:16:00Z" w16du:dateUtc="2025-02-21T15:16:00Z">
        <w:r w:rsidRPr="00955C1D">
          <w:t xml:space="preserve">Cílem tohoto případu užití je </w:t>
        </w:r>
      </w:ins>
      <w:ins w:id="10884" w:author="Irová Zuzana" w:date="2025-02-21T16:19:00Z" w16du:dateUtc="2025-02-21T15:19:00Z">
        <w:r w:rsidR="00FD16D4">
          <w:t>zagregovat vytvořené Oceněné mýtné ud</w:t>
        </w:r>
      </w:ins>
      <w:ins w:id="10885" w:author="Irová Zuzana" w:date="2025-02-21T16:20:00Z" w16du:dateUtc="2025-02-21T15:20:00Z">
        <w:r w:rsidR="00FD16D4">
          <w:t xml:space="preserve">álosti </w:t>
        </w:r>
        <w:r w:rsidR="008F016B">
          <w:t xml:space="preserve">(Rated Toll Events) </w:t>
        </w:r>
        <w:r w:rsidR="00FD16D4">
          <w:t xml:space="preserve">do Fakturační dávky (Bill </w:t>
        </w:r>
        <w:r w:rsidR="008F016B">
          <w:t>S</w:t>
        </w:r>
        <w:r w:rsidR="00FD16D4">
          <w:t>esssion)</w:t>
        </w:r>
      </w:ins>
      <w:ins w:id="10886" w:author="Irová Zuzana" w:date="2025-02-21T16:16:00Z" w16du:dateUtc="2025-02-21T15:16:00Z">
        <w:r w:rsidRPr="00955C1D">
          <w:t xml:space="preserve">. </w:t>
        </w:r>
      </w:ins>
    </w:p>
    <w:p w14:paraId="14C13228" w14:textId="72EF569B" w:rsidR="003935B2" w:rsidRPr="00955C1D" w:rsidRDefault="003935B2">
      <w:pPr>
        <w:pStyle w:val="NormalIndent"/>
        <w:rPr>
          <w:ins w:id="10887" w:author="Irová Zuzana" w:date="2025-02-21T16:16:00Z" w16du:dateUtc="2025-02-21T15:16:00Z"/>
        </w:rPr>
      </w:pPr>
    </w:p>
    <w:p w14:paraId="52ADECB7" w14:textId="77777777" w:rsidR="003935B2" w:rsidRPr="00BF06C4" w:rsidRDefault="003935B2" w:rsidP="003935B2">
      <w:pPr>
        <w:pStyle w:val="Heading4"/>
        <w:spacing w:after="120" w:line="276" w:lineRule="auto"/>
        <w:rPr>
          <w:ins w:id="10888" w:author="Irová Zuzana" w:date="2025-02-21T16:16:00Z" w16du:dateUtc="2025-02-21T15:16:00Z"/>
          <w:rFonts w:hint="eastAsia"/>
        </w:rPr>
      </w:pPr>
      <w:ins w:id="10889" w:author="Irová Zuzana" w:date="2025-02-21T16:16:00Z" w16du:dateUtc="2025-02-21T15:16:00Z">
        <w:r w:rsidRPr="00BF06C4">
          <w:t>Spuštění případu</w:t>
        </w:r>
      </w:ins>
    </w:p>
    <w:p w14:paraId="14B88F96" w14:textId="77777777" w:rsidR="00A200C9" w:rsidRDefault="00A200C9" w:rsidP="00A200C9">
      <w:pPr>
        <w:ind w:left="2059"/>
        <w:rPr>
          <w:ins w:id="10890" w:author="Irová Zuzana" w:date="2025-02-21T16:20:00Z" w16du:dateUtc="2025-02-21T15:20:00Z"/>
        </w:rPr>
      </w:pPr>
      <w:ins w:id="10891" w:author="Irová Zuzana" w:date="2025-02-21T16:20:00Z" w16du:dateUtc="2025-02-21T15:20:00Z">
        <w:r w:rsidRPr="00955C1D">
          <w:t>Je vloženou součástí případu užití:</w:t>
        </w:r>
      </w:ins>
    </w:p>
    <w:p w14:paraId="2571B6C7" w14:textId="6DF3673B" w:rsidR="00A200C9" w:rsidRPr="007E76DA" w:rsidRDefault="00A200C9">
      <w:pPr>
        <w:pStyle w:val="ListFS1"/>
        <w:rPr>
          <w:ins w:id="10892" w:author="Irová Zuzana" w:date="2025-02-21T16:21:00Z" w16du:dateUtc="2025-02-21T15:21:00Z"/>
        </w:rPr>
        <w:pPrChange w:id="10893" w:author="Irová Zuzana" w:date="2025-06-06T15:37:00Z" w16du:dateUtc="2025-06-06T13:37:00Z">
          <w:pPr>
            <w:ind w:left="2059"/>
          </w:pPr>
        </w:pPrChange>
      </w:pPr>
      <w:ins w:id="10894" w:author="Irová Zuzana" w:date="2025-02-21T16:21:00Z">
        <w:r w:rsidRPr="00212B99">
          <w:t>Ulož oceněnou mýtnou transakci (SYS.BAR.1.8.HR)</w:t>
        </w:r>
      </w:ins>
    </w:p>
    <w:p w14:paraId="1950A3FE" w14:textId="6A273F78" w:rsidR="00A200C9" w:rsidRPr="00212B99" w:rsidRDefault="00A200C9">
      <w:pPr>
        <w:pStyle w:val="ListFS1"/>
        <w:rPr>
          <w:ins w:id="10895" w:author="Irová Zuzana" w:date="2025-02-21T16:20:00Z" w16du:dateUtc="2025-02-21T15:20:00Z"/>
        </w:rPr>
        <w:pPrChange w:id="10896" w:author="Irová Zuzana" w:date="2025-06-06T15:37:00Z" w16du:dateUtc="2025-06-06T13:37:00Z">
          <w:pPr>
            <w:ind w:left="2059"/>
          </w:pPr>
        </w:pPrChange>
      </w:pPr>
      <w:ins w:id="10897" w:author="Irová Zuzana" w:date="2025-02-21T16:21:00Z">
        <w:r w:rsidRPr="00212B99">
          <w:t>Zaplať mýtnou transakci tokenem (SYS.BAR.1.10.HR)</w:t>
        </w:r>
      </w:ins>
    </w:p>
    <w:p w14:paraId="755F0D8E" w14:textId="495D209A" w:rsidR="003935B2" w:rsidRPr="00955C1D" w:rsidRDefault="003935B2">
      <w:pPr>
        <w:pStyle w:val="NormalIndent"/>
        <w:rPr>
          <w:ins w:id="10898" w:author="Irová Zuzana" w:date="2025-02-21T16:16:00Z" w16du:dateUtc="2025-02-21T15:16:00Z"/>
        </w:rPr>
      </w:pPr>
    </w:p>
    <w:p w14:paraId="5A980210" w14:textId="77777777" w:rsidR="003935B2" w:rsidRPr="00BF06C4" w:rsidRDefault="003935B2" w:rsidP="003935B2">
      <w:pPr>
        <w:pStyle w:val="Heading4"/>
        <w:spacing w:after="120" w:line="276" w:lineRule="auto"/>
        <w:rPr>
          <w:ins w:id="10899" w:author="Irová Zuzana" w:date="2025-02-21T16:16:00Z" w16du:dateUtc="2025-02-21T15:16:00Z"/>
          <w:rFonts w:hint="eastAsia"/>
        </w:rPr>
      </w:pPr>
      <w:ins w:id="10900" w:author="Irová Zuzana" w:date="2025-02-21T16:16:00Z" w16du:dateUtc="2025-02-21T15:16:00Z">
        <w:r w:rsidRPr="00BF06C4">
          <w:t>Podmínky spuštění</w:t>
        </w:r>
      </w:ins>
    </w:p>
    <w:p w14:paraId="5DDB42B9" w14:textId="6165F31D" w:rsidR="00E66C22" w:rsidRDefault="00E66C22">
      <w:pPr>
        <w:pStyle w:val="NormalIndent"/>
        <w:rPr>
          <w:ins w:id="10901" w:author="Irová Zuzana" w:date="2025-02-21T16:24:00Z" w16du:dateUtc="2025-02-21T15:24:00Z"/>
        </w:rPr>
      </w:pPr>
      <w:ins w:id="10902" w:author="Irová Zuzana" w:date="2025-02-21T16:24:00Z" w16du:dateUtc="2025-02-21T15:24:00Z">
        <w:r>
          <w:t xml:space="preserve">Jde o Toll Transaction s </w:t>
        </w:r>
        <w:r w:rsidRPr="00E66C22">
          <w:t xml:space="preserve">Registration type = EETS, Exempted, Exempted not compliant nebo Exempted trip, nebo jde o Post-paid card registration type po úspěšné platbě kartou </w:t>
        </w:r>
      </w:ins>
    </w:p>
    <w:p w14:paraId="1493F4DC" w14:textId="1B95D363" w:rsidR="003935B2" w:rsidRPr="00CD1066" w:rsidRDefault="00B649B6">
      <w:pPr>
        <w:pStyle w:val="NormalIndent"/>
        <w:rPr>
          <w:ins w:id="10903" w:author="Irová Zuzana" w:date="2025-02-21T16:16:00Z" w16du:dateUtc="2025-02-21T15:16:00Z"/>
          <w:rFonts w:hint="eastAsia"/>
          <w:rPrChange w:id="10904" w:author="Irová Zuzana" w:date="2025-02-21T16:21:00Z" w16du:dateUtc="2025-02-21T15:21:00Z">
            <w:rPr>
              <w:ins w:id="10905" w:author="Irová Zuzana" w:date="2025-02-21T16:16:00Z" w16du:dateUtc="2025-02-21T15:16:00Z"/>
              <w:rStyle w:val="Emphasis"/>
              <w:rFonts w:asciiTheme="majorHAnsi" w:eastAsiaTheme="majorEastAsia" w:hAnsiTheme="majorHAnsi" w:cstheme="majorBidi" w:hint="eastAsia"/>
              <w:bCs/>
              <w:i w:val="0"/>
              <w:iCs w:val="0"/>
              <w:sz w:val="24"/>
            </w:rPr>
          </w:rPrChange>
        </w:rPr>
      </w:pPr>
      <w:ins w:id="10906" w:author="Irová Zuzana" w:date="2025-02-21T16:22:00Z" w16du:dateUtc="2025-02-21T15:22:00Z">
        <w:r>
          <w:t>Rated toll event ještě není agregován do Bill session.</w:t>
        </w:r>
      </w:ins>
    </w:p>
    <w:p w14:paraId="0B25559F" w14:textId="77777777" w:rsidR="003935B2" w:rsidRPr="00BF06C4" w:rsidRDefault="003935B2" w:rsidP="003935B2">
      <w:pPr>
        <w:pStyle w:val="Heading4"/>
        <w:spacing w:after="120" w:line="276" w:lineRule="auto"/>
        <w:rPr>
          <w:ins w:id="10907" w:author="Irová Zuzana" w:date="2025-02-21T16:16:00Z" w16du:dateUtc="2025-02-21T15:16:00Z"/>
          <w:rFonts w:hint="eastAsia"/>
        </w:rPr>
      </w:pPr>
      <w:ins w:id="10908" w:author="Irová Zuzana" w:date="2025-02-21T16:16:00Z" w16du:dateUtc="2025-02-21T15:16:00Z">
        <w:r w:rsidRPr="00BF06C4">
          <w:t>Popis</w:t>
        </w:r>
      </w:ins>
    </w:p>
    <w:p w14:paraId="516ED5F5" w14:textId="77777777" w:rsidR="008906E5" w:rsidRDefault="008906E5">
      <w:pPr>
        <w:pStyle w:val="NormalIndent"/>
        <w:rPr>
          <w:ins w:id="10909" w:author="Irová Zuzana" w:date="2025-02-21T16:23:00Z" w16du:dateUtc="2025-02-21T15:23:00Z"/>
        </w:rPr>
      </w:pPr>
      <w:ins w:id="10910" w:author="Irová Zuzana" w:date="2025-02-21T16:23:00Z" w16du:dateUtc="2025-02-21T15:23:00Z">
        <w:r>
          <w:t>Systém na základě nastavení VCM.Exemption partner</w:t>
        </w:r>
        <w:r w:rsidRPr="00427679">
          <w:rPr>
            <w:rPrChange w:id="10911" w:author="Irová Zuzana" w:date="2025-02-21T16:33:00Z" w16du:dateUtc="2025-02-21T15:33:00Z">
              <w:rPr>
                <w:highlight w:val="cyan"/>
              </w:rPr>
            </w:rPrChange>
          </w:rPr>
          <w:t>, VCM.Account</w:t>
        </w:r>
        <w:r>
          <w:t xml:space="preserve"> nebo ECM.EETS Provider, vyhledá Bill session, která odpovídá podmínkám:</w:t>
        </w:r>
      </w:ins>
    </w:p>
    <w:p w14:paraId="2412E987" w14:textId="77777777" w:rsidR="008906E5" w:rsidRDefault="008906E5">
      <w:pPr>
        <w:pStyle w:val="ListFS1"/>
        <w:rPr>
          <w:ins w:id="10912" w:author="Irová Zuzana" w:date="2025-02-21T16:23:00Z" w16du:dateUtc="2025-02-21T15:23:00Z"/>
        </w:rPr>
        <w:pPrChange w:id="10913" w:author="Irová Zuzana" w:date="2025-06-06T15:37:00Z" w16du:dateUtc="2025-06-06T13:37:00Z">
          <w:pPr>
            <w:pStyle w:val="ListFS1"/>
            <w:numPr>
              <w:numId w:val="554"/>
            </w:numPr>
            <w:ind w:left="360" w:hanging="360"/>
          </w:pPr>
        </w:pPrChange>
      </w:pPr>
      <w:ins w:id="10914" w:author="Irová Zuzana" w:date="2025-02-21T16:23:00Z" w16du:dateUtc="2025-02-21T15:23:00Z">
        <w:r>
          <w:t>Pro Subject type = Account a Registration type = Post-paid invoice:</w:t>
        </w:r>
      </w:ins>
    </w:p>
    <w:p w14:paraId="0495AB80" w14:textId="77777777" w:rsidR="008906E5" w:rsidRDefault="008906E5">
      <w:pPr>
        <w:pStyle w:val="ListFS2"/>
        <w:rPr>
          <w:ins w:id="10915" w:author="Irová Zuzana" w:date="2025-02-21T16:23:00Z" w16du:dateUtc="2025-02-21T15:23:00Z"/>
        </w:rPr>
      </w:pPr>
      <w:ins w:id="10916" w:author="Irová Zuzana" w:date="2025-02-21T16:23:00Z" w16du:dateUtc="2025-02-21T15:23:00Z">
        <w:r>
          <w:t>Toll transaction.event time spadá do intervalu Bill session</w:t>
        </w:r>
      </w:ins>
    </w:p>
    <w:p w14:paraId="7CE0FD9A" w14:textId="77777777" w:rsidR="008906E5" w:rsidRDefault="008906E5">
      <w:pPr>
        <w:pStyle w:val="ListFS2"/>
        <w:rPr>
          <w:ins w:id="10917" w:author="Irová Zuzana" w:date="2025-02-21T16:34:00Z" w16du:dateUtc="2025-02-21T15:34:00Z"/>
        </w:rPr>
      </w:pPr>
      <w:ins w:id="10918" w:author="Irová Zuzana" w:date="2025-02-21T16:23:00Z" w16du:dateUtc="2025-02-21T15:23:00Z">
        <w:r>
          <w:t>Bill session.bill session aggregation type = Post-paid invoice</w:t>
        </w:r>
      </w:ins>
    </w:p>
    <w:p w14:paraId="4EE57876" w14:textId="063E91B8" w:rsidR="006E5CD5" w:rsidRDefault="006E5CD5">
      <w:pPr>
        <w:pStyle w:val="ListFS2"/>
        <w:rPr>
          <w:ins w:id="10919" w:author="Irová Zuzana" w:date="2025-02-21T16:23:00Z" w16du:dateUtc="2025-02-21T15:23:00Z"/>
        </w:rPr>
      </w:pPr>
      <w:ins w:id="10920" w:author="Irová Zuzana" w:date="2025-02-21T16:34:00Z" w16du:dateUtc="2025-02-21T15:34:00Z">
        <w:r>
          <w:t>VCM.Account.bill cycle platný v době event time = Bill session.bill cycle</w:t>
        </w:r>
      </w:ins>
    </w:p>
    <w:p w14:paraId="5E6DEE4F" w14:textId="77777777" w:rsidR="008906E5" w:rsidRDefault="008906E5">
      <w:pPr>
        <w:pStyle w:val="ListFS2"/>
        <w:rPr>
          <w:ins w:id="10921" w:author="Irová Zuzana" w:date="2025-02-21T16:23:00Z" w16du:dateUtc="2025-02-21T15:23:00Z"/>
        </w:rPr>
      </w:pPr>
      <w:ins w:id="10922" w:author="Irová Zuzana" w:date="2025-02-21T16:23:00Z" w16du:dateUtc="2025-02-21T15:23:00Z">
        <w:r>
          <w:t>Bill session content type = Toll</w:t>
        </w:r>
      </w:ins>
    </w:p>
    <w:p w14:paraId="3A5C4629" w14:textId="77777777" w:rsidR="008906E5" w:rsidRDefault="008906E5">
      <w:pPr>
        <w:pStyle w:val="ListFS1"/>
        <w:rPr>
          <w:ins w:id="10923" w:author="Irová Zuzana" w:date="2025-02-21T16:23:00Z" w16du:dateUtc="2025-02-21T15:23:00Z"/>
        </w:rPr>
        <w:pPrChange w:id="10924" w:author="Irová Zuzana" w:date="2025-06-06T15:37:00Z" w16du:dateUtc="2025-06-06T13:37:00Z">
          <w:pPr>
            <w:pStyle w:val="ListFS1"/>
            <w:numPr>
              <w:numId w:val="554"/>
            </w:numPr>
            <w:ind w:left="360" w:hanging="360"/>
          </w:pPr>
        </w:pPrChange>
      </w:pPr>
      <w:ins w:id="10925" w:author="Irová Zuzana" w:date="2025-02-21T16:23:00Z" w16du:dateUtc="2025-02-21T15:23:00Z">
        <w:r>
          <w:t>Pro Subject type = Account a Registration type = Post-paid card (po úspěšné platbě):</w:t>
        </w:r>
      </w:ins>
    </w:p>
    <w:p w14:paraId="00FC573C" w14:textId="77777777" w:rsidR="008906E5" w:rsidRDefault="008906E5">
      <w:pPr>
        <w:pStyle w:val="ListFS2"/>
        <w:rPr>
          <w:ins w:id="10926" w:author="Irová Zuzana" w:date="2025-02-21T16:23:00Z" w16du:dateUtc="2025-02-21T15:23:00Z"/>
        </w:rPr>
      </w:pPr>
      <w:ins w:id="10927" w:author="Irová Zuzana" w:date="2025-02-21T16:23:00Z" w16du:dateUtc="2025-02-21T15:23:00Z">
        <w:r>
          <w:t>Toll transaction.event time spadá do intervalu Bill session</w:t>
        </w:r>
      </w:ins>
    </w:p>
    <w:p w14:paraId="6BAB3F15" w14:textId="77777777" w:rsidR="008906E5" w:rsidRDefault="008906E5">
      <w:pPr>
        <w:pStyle w:val="ListFS2"/>
        <w:rPr>
          <w:ins w:id="10928" w:author="Irová Zuzana" w:date="2025-02-21T16:34:00Z" w16du:dateUtc="2025-02-21T15:34:00Z"/>
        </w:rPr>
      </w:pPr>
      <w:ins w:id="10929" w:author="Irová Zuzana" w:date="2025-02-21T16:23:00Z" w16du:dateUtc="2025-02-21T15:23:00Z">
        <w:r>
          <w:lastRenderedPageBreak/>
          <w:t>Bill session.bill session aggregation type = Post-paid card</w:t>
        </w:r>
      </w:ins>
    </w:p>
    <w:p w14:paraId="53D8C5C8" w14:textId="66F2D06B" w:rsidR="00BF320C" w:rsidRDefault="00BF320C">
      <w:pPr>
        <w:pStyle w:val="ListFS2"/>
        <w:rPr>
          <w:ins w:id="10930" w:author="Irová Zuzana" w:date="2025-02-21T16:23:00Z" w16du:dateUtc="2025-02-21T15:23:00Z"/>
        </w:rPr>
      </w:pPr>
      <w:ins w:id="10931" w:author="Irová Zuzana" w:date="2025-02-21T16:34:00Z" w16du:dateUtc="2025-02-21T15:34:00Z">
        <w:r>
          <w:t>VCM.Account.bill cycle platný v době event time = Bill session.bill cycle</w:t>
        </w:r>
      </w:ins>
    </w:p>
    <w:p w14:paraId="23A001DE" w14:textId="77777777" w:rsidR="008906E5" w:rsidRDefault="008906E5">
      <w:pPr>
        <w:pStyle w:val="ListFS2"/>
        <w:rPr>
          <w:ins w:id="10932" w:author="Irová Zuzana" w:date="2025-02-21T16:23:00Z" w16du:dateUtc="2025-02-21T15:23:00Z"/>
        </w:rPr>
      </w:pPr>
      <w:ins w:id="10933" w:author="Irová Zuzana" w:date="2025-02-21T16:23:00Z" w16du:dateUtc="2025-02-21T15:23:00Z">
        <w:r>
          <w:t>Bill session content type = Toll</w:t>
        </w:r>
      </w:ins>
    </w:p>
    <w:p w14:paraId="4C745C9E" w14:textId="77777777" w:rsidR="008906E5" w:rsidRDefault="008906E5">
      <w:pPr>
        <w:pStyle w:val="ListFS1"/>
        <w:rPr>
          <w:ins w:id="10934" w:author="Irová Zuzana" w:date="2025-02-21T16:23:00Z" w16du:dateUtc="2025-02-21T15:23:00Z"/>
        </w:rPr>
        <w:pPrChange w:id="10935" w:author="Irová Zuzana" w:date="2025-06-06T15:37:00Z" w16du:dateUtc="2025-06-06T13:37:00Z">
          <w:pPr>
            <w:pStyle w:val="ListFS1"/>
            <w:numPr>
              <w:numId w:val="554"/>
            </w:numPr>
            <w:ind w:left="360" w:hanging="360"/>
          </w:pPr>
        </w:pPrChange>
      </w:pPr>
      <w:ins w:id="10936" w:author="Irová Zuzana" w:date="2025-02-21T16:23:00Z" w16du:dateUtc="2025-02-21T15:23:00Z">
        <w:r>
          <w:t>Pro Subject type = EETS Provider:</w:t>
        </w:r>
      </w:ins>
    </w:p>
    <w:p w14:paraId="2711F15E" w14:textId="77777777" w:rsidR="008906E5" w:rsidRDefault="008906E5">
      <w:pPr>
        <w:pStyle w:val="ListFS2"/>
        <w:rPr>
          <w:ins w:id="10937" w:author="Irová Zuzana" w:date="2025-02-21T16:23:00Z" w16du:dateUtc="2025-02-21T15:23:00Z"/>
        </w:rPr>
      </w:pPr>
      <w:ins w:id="10938" w:author="Irová Zuzana" w:date="2025-02-21T16:23:00Z" w16du:dateUtc="2025-02-21T15:23:00Z">
        <w:r>
          <w:t>Toll transaction.event time  spadá do intervalu Bill session</w:t>
        </w:r>
      </w:ins>
    </w:p>
    <w:p w14:paraId="76656010" w14:textId="77777777" w:rsidR="008906E5" w:rsidRDefault="008906E5">
      <w:pPr>
        <w:pStyle w:val="ListFS2"/>
        <w:rPr>
          <w:ins w:id="10939" w:author="Irová Zuzana" w:date="2025-02-21T16:23:00Z" w16du:dateUtc="2025-02-21T15:23:00Z"/>
        </w:rPr>
      </w:pPr>
      <w:ins w:id="10940" w:author="Irová Zuzana" w:date="2025-02-21T16:23:00Z" w16du:dateUtc="2025-02-21T15:23:00Z">
        <w:r>
          <w:t>Bill session.bill session aggregation type = EETS Provider</w:t>
        </w:r>
      </w:ins>
    </w:p>
    <w:p w14:paraId="2A233981" w14:textId="77777777" w:rsidR="008906E5" w:rsidRDefault="008906E5">
      <w:pPr>
        <w:pStyle w:val="ListFS2"/>
        <w:rPr>
          <w:ins w:id="10941" w:author="Irová Zuzana" w:date="2025-02-21T16:23:00Z" w16du:dateUtc="2025-02-21T15:23:00Z"/>
        </w:rPr>
      </w:pPr>
      <w:ins w:id="10942" w:author="Irová Zuzana" w:date="2025-02-21T16:23:00Z" w16du:dateUtc="2025-02-21T15:23:00Z">
        <w:r>
          <w:t>ECM.EETS Provider.bill cycle platný v době event time = Bill session.bill cycle</w:t>
        </w:r>
      </w:ins>
    </w:p>
    <w:p w14:paraId="2461CEB9" w14:textId="77777777" w:rsidR="008906E5" w:rsidRDefault="008906E5">
      <w:pPr>
        <w:pStyle w:val="ListFS2"/>
        <w:rPr>
          <w:ins w:id="10943" w:author="Irová Zuzana" w:date="2025-02-21T16:23:00Z" w16du:dateUtc="2025-02-21T15:23:00Z"/>
        </w:rPr>
      </w:pPr>
      <w:ins w:id="10944" w:author="Irová Zuzana" w:date="2025-02-21T16:23:00Z" w16du:dateUtc="2025-02-21T15:23:00Z">
        <w:r>
          <w:t>Bill session content type= Toll</w:t>
        </w:r>
      </w:ins>
    </w:p>
    <w:p w14:paraId="57446646" w14:textId="77777777" w:rsidR="008906E5" w:rsidRDefault="008906E5">
      <w:pPr>
        <w:pStyle w:val="ListFS1"/>
        <w:rPr>
          <w:ins w:id="10945" w:author="Irová Zuzana" w:date="2025-02-21T16:23:00Z" w16du:dateUtc="2025-02-21T15:23:00Z"/>
        </w:rPr>
        <w:pPrChange w:id="10946" w:author="Irová Zuzana" w:date="2025-06-06T15:37:00Z" w16du:dateUtc="2025-06-06T13:37:00Z">
          <w:pPr>
            <w:pStyle w:val="ListFS1"/>
            <w:numPr>
              <w:numId w:val="554"/>
            </w:numPr>
            <w:ind w:left="360" w:hanging="360"/>
          </w:pPr>
        </w:pPrChange>
      </w:pPr>
      <w:ins w:id="10947" w:author="Irová Zuzana" w:date="2025-02-21T16:23:00Z" w16du:dateUtc="2025-02-21T15:23:00Z">
        <w:r>
          <w:t>Pro Subject type = Exemption partner:</w:t>
        </w:r>
      </w:ins>
    </w:p>
    <w:p w14:paraId="761467D0" w14:textId="77777777" w:rsidR="008906E5" w:rsidRDefault="008906E5">
      <w:pPr>
        <w:pStyle w:val="ListFS2"/>
        <w:rPr>
          <w:ins w:id="10948" w:author="Irová Zuzana" w:date="2025-02-21T16:23:00Z" w16du:dateUtc="2025-02-21T15:23:00Z"/>
        </w:rPr>
      </w:pPr>
      <w:ins w:id="10949" w:author="Irová Zuzana" w:date="2025-02-21T16:23:00Z" w16du:dateUtc="2025-02-21T15:23:00Z">
        <w:r>
          <w:t>Toll transaction.event time spadá do intervalu Bill session</w:t>
        </w:r>
      </w:ins>
    </w:p>
    <w:p w14:paraId="07DF9558" w14:textId="77777777" w:rsidR="008906E5" w:rsidRDefault="008906E5">
      <w:pPr>
        <w:pStyle w:val="ListFS2"/>
        <w:rPr>
          <w:ins w:id="10950" w:author="Irová Zuzana" w:date="2025-02-21T16:23:00Z" w16du:dateUtc="2025-02-21T15:23:00Z"/>
        </w:rPr>
      </w:pPr>
      <w:ins w:id="10951" w:author="Irová Zuzana" w:date="2025-02-21T16:23:00Z" w16du:dateUtc="2025-02-21T15:23:00Z">
        <w:r>
          <w:t>Bill session.bill session aggregation type = Exemption partner</w:t>
        </w:r>
      </w:ins>
    </w:p>
    <w:p w14:paraId="27711155" w14:textId="77777777" w:rsidR="008906E5" w:rsidRDefault="008906E5">
      <w:pPr>
        <w:pStyle w:val="ListFS2"/>
        <w:rPr>
          <w:ins w:id="10952" w:author="Irová Zuzana" w:date="2025-02-21T16:23:00Z" w16du:dateUtc="2025-02-21T15:23:00Z"/>
        </w:rPr>
      </w:pPr>
      <w:ins w:id="10953" w:author="Irová Zuzana" w:date="2025-02-21T16:23:00Z" w16du:dateUtc="2025-02-21T15:23:00Z">
        <w:r>
          <w:t>VCM.Exemption partner.bill cycle platný v době event time = Bill session.bill cycle</w:t>
        </w:r>
      </w:ins>
    </w:p>
    <w:p w14:paraId="37B2C4D8" w14:textId="77777777" w:rsidR="008906E5" w:rsidRDefault="008906E5">
      <w:pPr>
        <w:pStyle w:val="ListFS2"/>
        <w:rPr>
          <w:ins w:id="10954" w:author="Irová Zuzana" w:date="2025-02-21T16:23:00Z" w16du:dateUtc="2025-02-21T15:23:00Z"/>
        </w:rPr>
      </w:pPr>
      <w:ins w:id="10955" w:author="Irová Zuzana" w:date="2025-02-21T16:23:00Z" w16du:dateUtc="2025-02-21T15:23:00Z">
        <w:r>
          <w:t>Bill session content type= Toll</w:t>
        </w:r>
      </w:ins>
    </w:p>
    <w:p w14:paraId="60365993" w14:textId="77777777" w:rsidR="008906E5" w:rsidRDefault="008906E5">
      <w:pPr>
        <w:pStyle w:val="ListFS1"/>
        <w:rPr>
          <w:ins w:id="10956" w:author="Irová Zuzana" w:date="2025-02-21T16:23:00Z" w16du:dateUtc="2025-02-21T15:23:00Z"/>
        </w:rPr>
        <w:pPrChange w:id="10957" w:author="Irová Zuzana" w:date="2025-06-06T15:16:00Z" w16du:dateUtc="2025-06-06T13:16:00Z">
          <w:pPr>
            <w:pStyle w:val="ListFS1"/>
            <w:numPr>
              <w:numId w:val="0"/>
            </w:numPr>
            <w:tabs>
              <w:tab w:val="left" w:pos="720"/>
            </w:tabs>
            <w:ind w:left="2694" w:firstLine="0"/>
          </w:pPr>
        </w:pPrChange>
      </w:pPr>
    </w:p>
    <w:p w14:paraId="201744B4" w14:textId="77777777" w:rsidR="008906E5" w:rsidRDefault="008906E5">
      <w:pPr>
        <w:pStyle w:val="NormalIndent"/>
        <w:rPr>
          <w:ins w:id="10958" w:author="Irová Zuzana" w:date="2025-02-21T16:23:00Z" w16du:dateUtc="2025-02-21T15:23:00Z"/>
        </w:rPr>
      </w:pPr>
      <w:ins w:id="10959" w:author="Irová Zuzana" w:date="2025-02-21T16:23:00Z" w16du:dateUtc="2025-02-21T15:23:00Z">
        <w:r>
          <w:t>Pokud Bill session neexistuje, Systém odpovídající session s content type = Toll vytvoří a nastaví její platnost (např. podle původní bill session, do které opoždená nebo opravná položka patřila) tak aby :</w:t>
        </w:r>
      </w:ins>
    </w:p>
    <w:p w14:paraId="37B3813C" w14:textId="77777777" w:rsidR="008906E5" w:rsidRDefault="008906E5">
      <w:pPr>
        <w:pStyle w:val="ListFS2"/>
        <w:rPr>
          <w:ins w:id="10960" w:author="Irová Zuzana" w:date="2025-02-21T16:23:00Z" w16du:dateUtc="2025-02-21T15:23:00Z"/>
        </w:rPr>
      </w:pPr>
      <w:ins w:id="10961" w:author="Irová Zuzana" w:date="2025-02-21T16:23:00Z" w16du:dateUtc="2025-02-21T15:23:00Z">
        <w:r>
          <w:t>Pro opožděné oceněné mýtné události (události vzniklé v již vyfakturovaném období, které přišly do Systému až po uzávěrce fakturační dávky do které patří podle data mýtné transakce) Systém vytvoří novou pravidelnou fakturační dávku s typem = Delayed.</w:t>
        </w:r>
      </w:ins>
    </w:p>
    <w:p w14:paraId="7C71BE73" w14:textId="77777777" w:rsidR="008906E5" w:rsidRDefault="008906E5">
      <w:pPr>
        <w:pStyle w:val="ListFS2"/>
        <w:rPr>
          <w:ins w:id="10962" w:author="Irová Zuzana" w:date="2025-02-21T16:23:00Z" w16du:dateUtc="2025-02-21T15:23:00Z"/>
        </w:rPr>
      </w:pPr>
      <w:ins w:id="10963" w:author="Irová Zuzana" w:date="2025-02-21T16:23:00Z" w16du:dateUtc="2025-02-21T15:23:00Z">
        <w:r>
          <w:t>Opětovně oceněné nebo rušené mýtné události (rerating chybně oceněných událostí), Systém vytvoří novou pravidelnou fakturační dávku s typem = Rerated.</w:t>
        </w:r>
      </w:ins>
    </w:p>
    <w:p w14:paraId="32A431F2" w14:textId="77777777" w:rsidR="008906E5" w:rsidRDefault="008906E5">
      <w:pPr>
        <w:pStyle w:val="NormalIndent"/>
        <w:rPr>
          <w:ins w:id="10964" w:author="Irová Zuzana" w:date="2025-02-21T16:23:00Z" w16du:dateUtc="2025-02-21T15:23:00Z"/>
        </w:rPr>
      </w:pPr>
      <w:ins w:id="10965" w:author="Irová Zuzana" w:date="2025-02-21T16:23:00Z" w16du:dateUtc="2025-02-21T15:23:00Z">
        <w:r>
          <w:t>Systém updatuje atributy na Toll Transaction:</w:t>
        </w:r>
      </w:ins>
    </w:p>
    <w:p w14:paraId="4FEE0537" w14:textId="77777777" w:rsidR="008906E5" w:rsidRDefault="008906E5">
      <w:pPr>
        <w:pStyle w:val="ListFS1"/>
        <w:rPr>
          <w:ins w:id="10966" w:author="Irová Zuzana" w:date="2025-02-21T16:23:00Z" w16du:dateUtc="2025-02-21T15:23:00Z"/>
        </w:rPr>
        <w:pPrChange w:id="10967" w:author="Irová Zuzana" w:date="2025-06-06T15:37:00Z" w16du:dateUtc="2025-06-06T13:37:00Z">
          <w:pPr>
            <w:pStyle w:val="ListFS1"/>
            <w:numPr>
              <w:numId w:val="554"/>
            </w:numPr>
            <w:ind w:left="360" w:hanging="360"/>
          </w:pPr>
        </w:pPrChange>
      </w:pPr>
      <w:ins w:id="10968" w:author="Irová Zuzana" w:date="2025-02-21T16:23:00Z" w16du:dateUtc="2025-02-21T15:23:00Z">
        <w:r>
          <w:t>Agregation time = sysdate time</w:t>
        </w:r>
      </w:ins>
    </w:p>
    <w:p w14:paraId="794AFBFF" w14:textId="77777777" w:rsidR="008906E5" w:rsidRDefault="008906E5">
      <w:pPr>
        <w:pStyle w:val="NormalIndent"/>
        <w:rPr>
          <w:ins w:id="10969" w:author="Irová Zuzana" w:date="2025-02-21T16:23:00Z" w16du:dateUtc="2025-02-21T15:23:00Z"/>
        </w:rPr>
      </w:pPr>
      <w:ins w:id="10970" w:author="Irová Zuzana" w:date="2025-02-21T16:23:00Z" w16du:dateUtc="2025-02-21T15:23:00Z">
        <w:r>
          <w:t>Systém přiřadí oceněné mýtné události k Bill ve stavu Bill issue status = In progress podle:</w:t>
        </w:r>
      </w:ins>
    </w:p>
    <w:p w14:paraId="4CB270DA" w14:textId="77777777" w:rsidR="008906E5" w:rsidRDefault="008906E5">
      <w:pPr>
        <w:pStyle w:val="ListFS1"/>
        <w:rPr>
          <w:ins w:id="10971" w:author="Irová Zuzana" w:date="2025-02-21T16:23:00Z" w16du:dateUtc="2025-02-21T15:23:00Z"/>
        </w:rPr>
        <w:pPrChange w:id="10972" w:author="Irová Zuzana" w:date="2025-06-06T15:37:00Z" w16du:dateUtc="2025-06-06T13:37:00Z">
          <w:pPr>
            <w:pStyle w:val="ListFS1"/>
            <w:numPr>
              <w:numId w:val="554"/>
            </w:numPr>
            <w:ind w:left="360" w:hanging="360"/>
          </w:pPr>
        </w:pPrChange>
      </w:pPr>
      <w:ins w:id="10973" w:author="Irová Zuzana" w:date="2025-02-21T16:23:00Z" w16du:dateUtc="2025-02-21T15:23:00Z">
        <w:r>
          <w:t xml:space="preserve">Bill issuer, </w:t>
        </w:r>
      </w:ins>
    </w:p>
    <w:p w14:paraId="43F3CB5A" w14:textId="77777777" w:rsidR="008906E5" w:rsidRDefault="008906E5">
      <w:pPr>
        <w:pStyle w:val="ListFS1"/>
        <w:rPr>
          <w:ins w:id="10974" w:author="Irová Zuzana" w:date="2025-02-21T16:23:00Z" w16du:dateUtc="2025-02-21T15:23:00Z"/>
        </w:rPr>
        <w:pPrChange w:id="10975" w:author="Irová Zuzana" w:date="2025-06-06T15:37:00Z" w16du:dateUtc="2025-06-06T13:37:00Z">
          <w:pPr>
            <w:pStyle w:val="ListFS1"/>
            <w:numPr>
              <w:numId w:val="554"/>
            </w:numPr>
            <w:ind w:left="360" w:hanging="360"/>
          </w:pPr>
        </w:pPrChange>
      </w:pPr>
      <w:ins w:id="10976" w:author="Irová Zuzana" w:date="2025-02-21T16:23:00Z" w16du:dateUtc="2025-02-21T15:23:00Z">
        <w:r>
          <w:t xml:space="preserve">Account nebo EETS Provider nebo Exemption partner, </w:t>
        </w:r>
      </w:ins>
    </w:p>
    <w:p w14:paraId="284CFF9E" w14:textId="6BC3197F" w:rsidR="008906E5" w:rsidRDefault="00570256">
      <w:pPr>
        <w:pStyle w:val="ListFS1"/>
        <w:rPr>
          <w:ins w:id="10977" w:author="Irová Zuzana" w:date="2025-02-21T16:23:00Z" w16du:dateUtc="2025-02-21T15:23:00Z"/>
        </w:rPr>
        <w:pPrChange w:id="10978" w:author="Irová Zuzana" w:date="2025-06-06T15:37:00Z" w16du:dateUtc="2025-06-06T13:37:00Z">
          <w:pPr>
            <w:pStyle w:val="ListFS1"/>
            <w:numPr>
              <w:numId w:val="554"/>
            </w:numPr>
            <w:ind w:left="360" w:hanging="360"/>
          </w:pPr>
        </w:pPrChange>
      </w:pPr>
      <w:ins w:id="10979" w:author="Irová Zuzana" w:date="2025-02-21T16:37:00Z" w16du:dateUtc="2025-02-21T15:37:00Z">
        <w:r>
          <w:t xml:space="preserve">a </w:t>
        </w:r>
      </w:ins>
      <w:ins w:id="10980" w:author="Irová Zuzana" w:date="2025-02-21T16:23:00Z" w16du:dateUtc="2025-02-21T15:23:00Z">
        <w:r w:rsidR="008906E5">
          <w:t>Bill Session.</w:t>
        </w:r>
      </w:ins>
    </w:p>
    <w:p w14:paraId="2CF70EF7" w14:textId="77777777" w:rsidR="008906E5" w:rsidRDefault="008906E5">
      <w:pPr>
        <w:pStyle w:val="NormalIndent"/>
        <w:rPr>
          <w:ins w:id="10981" w:author="Irová Zuzana" w:date="2025-02-21T16:23:00Z" w16du:dateUtc="2025-02-21T15:23:00Z"/>
        </w:rPr>
      </w:pPr>
      <w:ins w:id="10982" w:author="Irová Zuzana" w:date="2025-02-21T16:23:00Z" w16du:dateUtc="2025-02-21T15:23:00Z">
        <w:r>
          <w:t>Pokud Bill neexistuje, Systém vytvoří nový Bill:</w:t>
        </w:r>
      </w:ins>
    </w:p>
    <w:p w14:paraId="1D05E6E9" w14:textId="77777777" w:rsidR="008906E5" w:rsidRDefault="008906E5">
      <w:pPr>
        <w:pStyle w:val="ListFS2"/>
        <w:rPr>
          <w:ins w:id="10983" w:author="Irová Zuzana" w:date="2025-02-21T16:23:00Z" w16du:dateUtc="2025-02-21T15:23:00Z"/>
        </w:rPr>
        <w:pPrChange w:id="10984" w:author="Irová Zuzana" w:date="2025-06-06T15:16:00Z" w16du:dateUtc="2025-06-06T13:16:00Z">
          <w:pPr>
            <w:pStyle w:val="ListFS2"/>
            <w:numPr>
              <w:numId w:val="555"/>
            </w:numPr>
            <w:ind w:left="2781" w:hanging="360"/>
          </w:pPr>
        </w:pPrChange>
      </w:pPr>
      <w:ins w:id="10985" w:author="Irová Zuzana" w:date="2025-02-21T16:23:00Z" w16du:dateUtc="2025-02-21T15:23:00Z">
        <w:r>
          <w:lastRenderedPageBreak/>
          <w:t xml:space="preserve">Bill type = </w:t>
        </w:r>
      </w:ins>
    </w:p>
    <w:p w14:paraId="06782F92" w14:textId="22F17C3F" w:rsidR="008906E5" w:rsidRDefault="008906E5">
      <w:pPr>
        <w:pStyle w:val="ListFS3"/>
        <w:rPr>
          <w:ins w:id="10986" w:author="Irová Zuzana" w:date="2025-02-21T16:23:00Z" w16du:dateUtc="2025-02-21T15:23:00Z"/>
        </w:rPr>
        <w:pPrChange w:id="10987" w:author="Irová Zuzana" w:date="2025-06-06T15:16:00Z" w16du:dateUtc="2025-06-06T13:16:00Z">
          <w:pPr>
            <w:pStyle w:val="ListFS3"/>
            <w:numPr>
              <w:numId w:val="556"/>
            </w:numPr>
            <w:ind w:left="3960"/>
          </w:pPr>
        </w:pPrChange>
      </w:pPr>
      <w:ins w:id="10988" w:author="Irová Zuzana" w:date="2025-02-21T16:23:00Z" w16du:dateUtc="2025-02-21T15:23:00Z">
        <w:r>
          <w:t xml:space="preserve">Customer bill, pokud Bill session.bill session aggregation type = Post-paid card nebo Post-paid invoice </w:t>
        </w:r>
      </w:ins>
    </w:p>
    <w:p w14:paraId="4BC5ACFC" w14:textId="77777777" w:rsidR="008906E5" w:rsidRDefault="008906E5">
      <w:pPr>
        <w:pStyle w:val="ListFS3"/>
        <w:rPr>
          <w:ins w:id="10989" w:author="Irová Zuzana" w:date="2025-02-21T16:23:00Z" w16du:dateUtc="2025-02-21T15:23:00Z"/>
        </w:rPr>
        <w:pPrChange w:id="10990" w:author="Irová Zuzana" w:date="2025-06-06T15:16:00Z" w16du:dateUtc="2025-06-06T13:16:00Z">
          <w:pPr>
            <w:pStyle w:val="ListFS3"/>
            <w:numPr>
              <w:numId w:val="556"/>
            </w:numPr>
            <w:ind w:left="3960"/>
          </w:pPr>
        </w:pPrChange>
      </w:pPr>
      <w:ins w:id="10991" w:author="Irová Zuzana" w:date="2025-02-21T16:23:00Z" w16du:dateUtc="2025-02-21T15:23:00Z">
        <w:r>
          <w:t>EETS Provider bill, pokud Subjekt type = EETS Provider</w:t>
        </w:r>
      </w:ins>
    </w:p>
    <w:p w14:paraId="798A1B2E" w14:textId="77777777" w:rsidR="008906E5" w:rsidRDefault="008906E5">
      <w:pPr>
        <w:pStyle w:val="ListFS3"/>
        <w:rPr>
          <w:ins w:id="10992" w:author="Irová Zuzana" w:date="2025-02-21T16:23:00Z" w16du:dateUtc="2025-02-21T15:23:00Z"/>
        </w:rPr>
        <w:pPrChange w:id="10993" w:author="Irová Zuzana" w:date="2025-06-06T15:16:00Z" w16du:dateUtc="2025-06-06T13:16:00Z">
          <w:pPr>
            <w:pStyle w:val="ListFS3"/>
            <w:numPr>
              <w:numId w:val="556"/>
            </w:numPr>
            <w:ind w:left="3960"/>
          </w:pPr>
        </w:pPrChange>
      </w:pPr>
      <w:ins w:id="10994" w:author="Irová Zuzana" w:date="2025-02-21T16:23:00Z" w16du:dateUtc="2025-02-21T15:23:00Z">
        <w:r>
          <w:t xml:space="preserve">Exemption partner bill, pokud Subjekt type = </w:t>
        </w:r>
        <w:r>
          <w:rPr>
            <w:lang w:val="cs-CZ"/>
          </w:rPr>
          <w:t>Exemption partner</w:t>
        </w:r>
      </w:ins>
    </w:p>
    <w:p w14:paraId="4241B988" w14:textId="77777777" w:rsidR="008906E5" w:rsidRDefault="008906E5">
      <w:pPr>
        <w:pStyle w:val="ListFS2"/>
        <w:rPr>
          <w:ins w:id="10995" w:author="Irová Zuzana" w:date="2025-02-21T16:23:00Z" w16du:dateUtc="2025-02-21T15:23:00Z"/>
        </w:rPr>
      </w:pPr>
      <w:ins w:id="10996" w:author="Irová Zuzana" w:date="2025-02-21T16:23:00Z" w16du:dateUtc="2025-02-21T15:23:00Z">
        <w:r>
          <w:t>Bill recurrence type = Periodical bill</w:t>
        </w:r>
      </w:ins>
    </w:p>
    <w:p w14:paraId="6E778021" w14:textId="77777777" w:rsidR="008906E5" w:rsidRDefault="008906E5">
      <w:pPr>
        <w:pStyle w:val="ListFS2"/>
        <w:rPr>
          <w:ins w:id="10997" w:author="Irová Zuzana" w:date="2025-02-21T16:23:00Z" w16du:dateUtc="2025-02-21T15:23:00Z"/>
        </w:rPr>
      </w:pPr>
      <w:ins w:id="10998" w:author="Irová Zuzana" w:date="2025-02-21T16:23:00Z" w16du:dateUtc="2025-02-21T15:23:00Z">
        <w:r>
          <w:t>Bill category = Toll</w:t>
        </w:r>
      </w:ins>
    </w:p>
    <w:p w14:paraId="797B5723" w14:textId="77777777" w:rsidR="008906E5" w:rsidRDefault="008906E5">
      <w:pPr>
        <w:pStyle w:val="ListFS2"/>
        <w:rPr>
          <w:ins w:id="10999" w:author="Irová Zuzana" w:date="2025-02-21T16:23:00Z" w16du:dateUtc="2025-02-21T15:23:00Z"/>
        </w:rPr>
      </w:pPr>
      <w:ins w:id="11000" w:author="Irová Zuzana" w:date="2025-02-21T16:23:00Z" w16du:dateUtc="2025-02-21T15:23:00Z">
        <w:r>
          <w:t>Bill issue status = In progress</w:t>
        </w:r>
      </w:ins>
    </w:p>
    <w:p w14:paraId="0BCAE250" w14:textId="77777777" w:rsidR="008906E5" w:rsidRDefault="008906E5">
      <w:pPr>
        <w:pStyle w:val="ListFS2"/>
        <w:rPr>
          <w:ins w:id="11001" w:author="Irová Zuzana" w:date="2025-02-21T16:23:00Z" w16du:dateUtc="2025-02-21T15:23:00Z"/>
        </w:rPr>
      </w:pPr>
      <w:ins w:id="11002" w:author="Irová Zuzana" w:date="2025-02-21T16:23:00Z" w16du:dateUtc="2025-02-21T15:23:00Z">
        <w:r>
          <w:t xml:space="preserve">Bill payment status = </w:t>
        </w:r>
      </w:ins>
    </w:p>
    <w:p w14:paraId="0158CFA3" w14:textId="77777777" w:rsidR="008906E5" w:rsidRDefault="008906E5">
      <w:pPr>
        <w:pStyle w:val="ListFS3"/>
        <w:rPr>
          <w:ins w:id="11003" w:author="Irová Zuzana" w:date="2025-02-21T16:23:00Z" w16du:dateUtc="2025-02-21T15:23:00Z"/>
        </w:rPr>
        <w:pPrChange w:id="11004" w:author="Irová Zuzana" w:date="2025-06-06T15:16:00Z" w16du:dateUtc="2025-06-06T13:16:00Z">
          <w:pPr>
            <w:pStyle w:val="ListFS3"/>
            <w:numPr>
              <w:numId w:val="556"/>
            </w:numPr>
            <w:ind w:left="3960"/>
          </w:pPr>
        </w:pPrChange>
      </w:pPr>
      <w:ins w:id="11005" w:author="Irová Zuzana" w:date="2025-02-21T16:23:00Z" w16du:dateUtc="2025-02-21T15:23:00Z">
        <w:r>
          <w:t>Payment not needed, pokud jde o Bill session.bill session aggregation type = Post-paid card (tj. po úspěšné platbě kartou (SYS.BAR.1.10.HR)</w:t>
        </w:r>
      </w:ins>
    </w:p>
    <w:p w14:paraId="47225903" w14:textId="77777777" w:rsidR="008906E5" w:rsidRDefault="008906E5">
      <w:pPr>
        <w:pStyle w:val="ListFS3"/>
        <w:rPr>
          <w:ins w:id="11006" w:author="Irová Zuzana" w:date="2025-02-21T16:23:00Z" w16du:dateUtc="2025-02-21T15:23:00Z"/>
        </w:rPr>
        <w:pPrChange w:id="11007" w:author="Irová Zuzana" w:date="2025-06-06T15:16:00Z" w16du:dateUtc="2025-06-06T13:16:00Z">
          <w:pPr>
            <w:pStyle w:val="ListFS3"/>
            <w:numPr>
              <w:numId w:val="556"/>
            </w:numPr>
            <w:ind w:left="3960"/>
          </w:pPr>
        </w:pPrChange>
      </w:pPr>
      <w:ins w:id="11008" w:author="Irová Zuzana" w:date="2025-02-21T16:23:00Z" w16du:dateUtc="2025-02-21T15:23:00Z">
        <w:r>
          <w:t>jinak Unpaid</w:t>
        </w:r>
      </w:ins>
    </w:p>
    <w:p w14:paraId="0BBD95CC" w14:textId="77777777" w:rsidR="008906E5" w:rsidRDefault="008906E5">
      <w:pPr>
        <w:pStyle w:val="ListFS2"/>
        <w:rPr>
          <w:ins w:id="11009" w:author="Irová Zuzana" w:date="2025-02-21T16:23:00Z" w16du:dateUtc="2025-02-21T15:23:00Z"/>
        </w:rPr>
      </w:pPr>
      <w:ins w:id="11010" w:author="Irová Zuzana" w:date="2025-02-21T16:23:00Z" w16du:dateUtc="2025-02-21T15:23:00Z">
        <w:r>
          <w:t>Subject type = Toll transaction.Subject type</w:t>
        </w:r>
      </w:ins>
    </w:p>
    <w:p w14:paraId="0328598D" w14:textId="77777777" w:rsidR="008906E5" w:rsidRDefault="008906E5">
      <w:pPr>
        <w:pStyle w:val="ListFS2"/>
        <w:rPr>
          <w:ins w:id="11011" w:author="Irová Zuzana" w:date="2025-02-21T16:23:00Z" w16du:dateUtc="2025-02-21T15:23:00Z"/>
        </w:rPr>
      </w:pPr>
      <w:ins w:id="11012" w:author="Irová Zuzana" w:date="2025-02-21T16:23:00Z" w16du:dateUtc="2025-02-21T15:23:00Z">
        <w:r>
          <w:t>Subject number = Toll transaction.Subject type</w:t>
        </w:r>
      </w:ins>
    </w:p>
    <w:p w14:paraId="3E0030AB" w14:textId="4D7DE792" w:rsidR="008906E5" w:rsidRDefault="008906E5">
      <w:pPr>
        <w:pStyle w:val="ListFS2"/>
        <w:rPr>
          <w:ins w:id="11013" w:author="Irová Zuzana" w:date="2025-02-21T16:23:00Z" w16du:dateUtc="2025-02-21T15:23:00Z"/>
        </w:rPr>
      </w:pPr>
      <w:ins w:id="11014" w:author="Irová Zuzana" w:date="2025-02-21T16:23:00Z" w16du:dateUtc="2025-02-21T15:23:00Z">
        <w:r>
          <w:t xml:space="preserve">Bill issuer bank account = </w:t>
        </w:r>
      </w:ins>
      <w:ins w:id="11015" w:author="Irová Zuzana" w:date="2025-02-21T16:36:00Z" w16du:dateUtc="2025-02-21T15:36:00Z">
        <w:r w:rsidR="005D24A5">
          <w:t>null</w:t>
        </w:r>
      </w:ins>
    </w:p>
    <w:p w14:paraId="2857DDAD" w14:textId="77777777" w:rsidR="008906E5" w:rsidRDefault="008906E5">
      <w:pPr>
        <w:pStyle w:val="ListFS2"/>
        <w:rPr>
          <w:ins w:id="11016" w:author="Irová Zuzana" w:date="2025-02-21T16:23:00Z" w16du:dateUtc="2025-02-21T15:23:00Z"/>
        </w:rPr>
      </w:pPr>
      <w:ins w:id="11017" w:author="Irová Zuzana" w:date="2025-02-21T16:23:00Z" w16du:dateUtc="2025-02-21T15:23:00Z">
        <w:r>
          <w:t xml:space="preserve">Bill issuer = Toll transaction.Bill issuer </w:t>
        </w:r>
      </w:ins>
    </w:p>
    <w:p w14:paraId="4DE00040" w14:textId="77777777" w:rsidR="008906E5" w:rsidRDefault="008906E5">
      <w:pPr>
        <w:pStyle w:val="NormalIndent"/>
        <w:rPr>
          <w:ins w:id="11018" w:author="Irová Zuzana" w:date="2025-02-21T16:23:00Z" w16du:dateUtc="2025-02-21T15:23:00Z"/>
        </w:rPr>
      </w:pPr>
    </w:p>
    <w:p w14:paraId="25767F41" w14:textId="77777777" w:rsidR="008906E5" w:rsidRDefault="008906E5">
      <w:pPr>
        <w:pStyle w:val="NormalIndent"/>
        <w:rPr>
          <w:ins w:id="11019" w:author="Irová Zuzana" w:date="2025-02-21T16:23:00Z" w16du:dateUtc="2025-02-21T15:23:00Z"/>
        </w:rPr>
      </w:pPr>
      <w:ins w:id="11020" w:author="Irová Zuzana" w:date="2025-02-21T16:23:00Z" w16du:dateUtc="2025-02-21T15:23:00Z">
        <w:r>
          <w:t>Systém seskupí oceněné mýtné události podle:</w:t>
        </w:r>
      </w:ins>
    </w:p>
    <w:p w14:paraId="4DFC9896" w14:textId="77777777" w:rsidR="008906E5" w:rsidRDefault="008906E5">
      <w:pPr>
        <w:pStyle w:val="ListFS1"/>
        <w:rPr>
          <w:ins w:id="11021" w:author="Irová Zuzana" w:date="2025-02-21T16:23:00Z" w16du:dateUtc="2025-02-21T15:23:00Z"/>
        </w:rPr>
        <w:pPrChange w:id="11022" w:author="Irová Zuzana" w:date="2025-06-06T15:37:00Z" w16du:dateUtc="2025-06-06T13:37:00Z">
          <w:pPr>
            <w:pStyle w:val="ListFS1"/>
            <w:numPr>
              <w:numId w:val="554"/>
            </w:numPr>
            <w:spacing w:before="0" w:after="200" w:line="276" w:lineRule="auto"/>
            <w:ind w:left="2693" w:hanging="360"/>
          </w:pPr>
        </w:pPrChange>
      </w:pPr>
      <w:ins w:id="11023" w:author="Irová Zuzana" w:date="2025-02-21T16:23:00Z" w16du:dateUtc="2025-02-21T15:23:00Z">
        <w:r>
          <w:t xml:space="preserve">Subject number (tj. Account nebo Exemption partner nebo EETS Provider), </w:t>
        </w:r>
      </w:ins>
    </w:p>
    <w:p w14:paraId="6E768044" w14:textId="77777777" w:rsidR="008906E5" w:rsidRDefault="008906E5">
      <w:pPr>
        <w:pStyle w:val="ListFS1"/>
        <w:rPr>
          <w:ins w:id="11024" w:author="Irová Zuzana" w:date="2025-02-21T16:23:00Z" w16du:dateUtc="2025-02-21T15:23:00Z"/>
        </w:rPr>
        <w:pPrChange w:id="11025" w:author="Irová Zuzana" w:date="2025-06-06T15:37:00Z" w16du:dateUtc="2025-06-06T13:37:00Z">
          <w:pPr>
            <w:pStyle w:val="ListFS1"/>
            <w:numPr>
              <w:numId w:val="554"/>
            </w:numPr>
            <w:spacing w:before="0" w:after="200" w:line="276" w:lineRule="auto"/>
            <w:ind w:left="2693" w:hanging="360"/>
          </w:pPr>
        </w:pPrChange>
      </w:pPr>
      <w:ins w:id="11026" w:author="Irová Zuzana" w:date="2025-02-21T16:23:00Z" w16du:dateUtc="2025-02-21T15:23:00Z">
        <w:r>
          <w:t>Bill id</w:t>
        </w:r>
      </w:ins>
    </w:p>
    <w:p w14:paraId="53239F5F" w14:textId="77777777" w:rsidR="008906E5" w:rsidRDefault="008906E5">
      <w:pPr>
        <w:pStyle w:val="ListFS1"/>
        <w:rPr>
          <w:ins w:id="11027" w:author="Irová Zuzana" w:date="2025-02-21T16:23:00Z" w16du:dateUtc="2025-02-21T15:23:00Z"/>
        </w:rPr>
        <w:pPrChange w:id="11028" w:author="Irová Zuzana" w:date="2025-06-06T15:37:00Z" w16du:dateUtc="2025-06-06T13:37:00Z">
          <w:pPr>
            <w:pStyle w:val="ListFS1"/>
            <w:numPr>
              <w:numId w:val="554"/>
            </w:numPr>
            <w:spacing w:before="0" w:after="200" w:line="276" w:lineRule="auto"/>
            <w:ind w:left="2693" w:hanging="360"/>
          </w:pPr>
        </w:pPrChange>
      </w:pPr>
      <w:ins w:id="11029" w:author="Irová Zuzana" w:date="2025-02-21T16:23:00Z" w16du:dateUtc="2025-02-21T15:23:00Z">
        <w:r>
          <w:t xml:space="preserve">Billing service, </w:t>
        </w:r>
      </w:ins>
    </w:p>
    <w:p w14:paraId="18A5E44B" w14:textId="5C1D6414" w:rsidR="008906E5" w:rsidRDefault="008906E5" w:rsidP="00C40C63">
      <w:pPr>
        <w:pStyle w:val="ListFS1"/>
        <w:rPr>
          <w:ins w:id="11030" w:author="Irová Zuzana" w:date="2025-06-06T19:43:00Z" w16du:dateUtc="2025-06-06T17:43:00Z"/>
        </w:rPr>
      </w:pPr>
      <w:ins w:id="11031" w:author="Irová Zuzana" w:date="2025-02-21T16:23:00Z" w16du:dateUtc="2025-02-21T15:23:00Z">
        <w:r>
          <w:t>Unit price</w:t>
        </w:r>
      </w:ins>
      <w:ins w:id="11032" w:author="Irová Zuzana" w:date="2025-02-21T16:37:00Z" w16du:dateUtc="2025-02-21T15:37:00Z">
        <w:r w:rsidR="00570256">
          <w:t xml:space="preserve"> VAT</w:t>
        </w:r>
      </w:ins>
      <w:ins w:id="11033" w:author="Irová Zuzana" w:date="2025-02-21T16:23:00Z" w16du:dateUtc="2025-02-21T15:23:00Z">
        <w:r>
          <w:t>,</w:t>
        </w:r>
      </w:ins>
    </w:p>
    <w:p w14:paraId="0E505626" w14:textId="5A38CC2D" w:rsidR="0000726F" w:rsidRDefault="0000726F">
      <w:pPr>
        <w:pStyle w:val="ListFS1"/>
        <w:rPr>
          <w:ins w:id="11034" w:author="Irová Zuzana" w:date="2025-02-21T16:23:00Z" w16du:dateUtc="2025-02-21T15:23:00Z"/>
        </w:rPr>
        <w:pPrChange w:id="11035" w:author="Irová Zuzana" w:date="2025-06-06T15:37:00Z" w16du:dateUtc="2025-06-06T13:37:00Z">
          <w:pPr>
            <w:pStyle w:val="ListFS1"/>
            <w:numPr>
              <w:numId w:val="554"/>
            </w:numPr>
            <w:spacing w:before="0" w:after="200" w:line="276" w:lineRule="auto"/>
            <w:ind w:left="2693" w:hanging="360"/>
          </w:pPr>
        </w:pPrChange>
      </w:pPr>
      <w:ins w:id="11036" w:author="Irová Zuzana" w:date="2025-06-06T19:43:00Z" w16du:dateUtc="2025-06-06T17:43:00Z">
        <w:r>
          <w:t>Unit price,</w:t>
        </w:r>
      </w:ins>
    </w:p>
    <w:p w14:paraId="2F33D07D" w14:textId="77777777" w:rsidR="008906E5" w:rsidRDefault="008906E5">
      <w:pPr>
        <w:pStyle w:val="ListFS1"/>
        <w:rPr>
          <w:ins w:id="11037" w:author="Irová Zuzana" w:date="2025-02-21T16:23:00Z" w16du:dateUtc="2025-02-21T15:23:00Z"/>
        </w:rPr>
        <w:pPrChange w:id="11038" w:author="Irová Zuzana" w:date="2025-06-06T15:37:00Z" w16du:dateUtc="2025-06-06T13:37:00Z">
          <w:pPr>
            <w:pStyle w:val="ListFS1"/>
            <w:numPr>
              <w:numId w:val="554"/>
            </w:numPr>
            <w:spacing w:before="0" w:after="200" w:line="276" w:lineRule="auto"/>
            <w:ind w:left="2693" w:hanging="360"/>
          </w:pPr>
        </w:pPrChange>
      </w:pPr>
      <w:ins w:id="11039" w:author="Irová Zuzana" w:date="2025-02-21T16:23:00Z" w16du:dateUtc="2025-02-21T15:23:00Z">
        <w:r>
          <w:t xml:space="preserve">Tax rate, </w:t>
        </w:r>
      </w:ins>
    </w:p>
    <w:p w14:paraId="71D20A92" w14:textId="77777777" w:rsidR="008906E5" w:rsidRDefault="008906E5">
      <w:pPr>
        <w:pStyle w:val="ListFS1"/>
        <w:rPr>
          <w:ins w:id="11040" w:author="Irová Zuzana" w:date="2025-02-21T16:23:00Z" w16du:dateUtc="2025-02-21T15:23:00Z"/>
        </w:rPr>
        <w:pPrChange w:id="11041" w:author="Irová Zuzana" w:date="2025-06-06T15:37:00Z" w16du:dateUtc="2025-06-06T13:37:00Z">
          <w:pPr>
            <w:pStyle w:val="ListFS1"/>
            <w:numPr>
              <w:numId w:val="554"/>
            </w:numPr>
            <w:spacing w:before="0" w:after="200" w:line="276" w:lineRule="auto"/>
            <w:ind w:left="2693" w:hanging="360"/>
          </w:pPr>
        </w:pPrChange>
      </w:pPr>
      <w:ins w:id="11042" w:author="Irová Zuzana" w:date="2025-02-21T16:23:00Z" w16du:dateUtc="2025-02-21T15:23:00Z">
        <w:r>
          <w:t xml:space="preserve">Discount rate, </w:t>
        </w:r>
      </w:ins>
    </w:p>
    <w:p w14:paraId="21EC87F7" w14:textId="25140781" w:rsidR="008906E5" w:rsidRDefault="008906E5">
      <w:pPr>
        <w:pStyle w:val="ListFS1"/>
        <w:rPr>
          <w:ins w:id="11043" w:author="Irová Zuzana" w:date="2025-02-21T16:23:00Z" w16du:dateUtc="2025-02-21T15:23:00Z"/>
        </w:rPr>
        <w:pPrChange w:id="11044" w:author="Irová Zuzana" w:date="2025-06-06T15:37:00Z" w16du:dateUtc="2025-06-06T13:37:00Z">
          <w:pPr>
            <w:pStyle w:val="ListFS1"/>
            <w:numPr>
              <w:numId w:val="554"/>
            </w:numPr>
            <w:spacing w:before="0" w:after="200" w:line="276" w:lineRule="auto"/>
            <w:ind w:left="2693" w:hanging="360"/>
          </w:pPr>
        </w:pPrChange>
      </w:pPr>
      <w:ins w:id="11045" w:author="Irová Zuzana" w:date="2025-02-21T16:23:00Z" w16du:dateUtc="2025-02-21T15:23:00Z">
        <w:r>
          <w:t>Card number (</w:t>
        </w:r>
      </w:ins>
      <w:ins w:id="11046" w:author="Irová Zuzana" w:date="2025-02-21T16:37:00Z" w16du:dateUtc="2025-02-21T15:37:00Z">
        <w:r w:rsidR="00570256">
          <w:t xml:space="preserve">jen </w:t>
        </w:r>
      </w:ins>
      <w:ins w:id="11047" w:author="Irová Zuzana" w:date="2025-02-21T16:23:00Z" w16du:dateUtc="2025-02-21T15:23:00Z">
        <w:r>
          <w:t>pro Bill session.bill session aggregation type = Post-paid card)</w:t>
        </w:r>
      </w:ins>
      <w:ins w:id="11048" w:author="Irová Zuzana" w:date="2025-06-06T19:43:00Z" w16du:dateUtc="2025-06-06T17:43:00Z">
        <w:r w:rsidR="0000726F">
          <w:t>,</w:t>
        </w:r>
      </w:ins>
    </w:p>
    <w:p w14:paraId="0A28CB34" w14:textId="73BEEA6E" w:rsidR="008906E5" w:rsidRDefault="008906E5">
      <w:pPr>
        <w:pStyle w:val="ListFS1"/>
        <w:rPr>
          <w:ins w:id="11049" w:author="Irová Zuzana" w:date="2025-02-21T16:23:00Z" w16du:dateUtc="2025-02-21T15:23:00Z"/>
        </w:rPr>
        <w:pPrChange w:id="11050" w:author="Irová Zuzana" w:date="2025-06-06T15:37:00Z" w16du:dateUtc="2025-06-06T13:37:00Z">
          <w:pPr>
            <w:pStyle w:val="ListFS1"/>
            <w:numPr>
              <w:numId w:val="554"/>
            </w:numPr>
            <w:spacing w:before="0" w:after="200" w:line="276" w:lineRule="auto"/>
            <w:ind w:left="2693" w:hanging="360"/>
          </w:pPr>
        </w:pPrChange>
      </w:pPr>
      <w:ins w:id="11051" w:author="Irová Zuzana" w:date="2025-02-21T16:23:00Z" w16du:dateUtc="2025-02-21T15:23:00Z">
        <w:r>
          <w:t>Charge type</w:t>
        </w:r>
      </w:ins>
      <w:ins w:id="11052" w:author="Irová Zuzana" w:date="2025-06-06T19:43:00Z" w16du:dateUtc="2025-06-06T17:43:00Z">
        <w:r w:rsidR="0000726F">
          <w:t>,</w:t>
        </w:r>
      </w:ins>
    </w:p>
    <w:p w14:paraId="5A082D68" w14:textId="77777777" w:rsidR="008906E5" w:rsidRDefault="008906E5">
      <w:pPr>
        <w:pStyle w:val="ListFS1"/>
        <w:rPr>
          <w:ins w:id="11053" w:author="Irová Zuzana" w:date="2025-02-21T16:23:00Z" w16du:dateUtc="2025-02-21T15:23:00Z"/>
        </w:rPr>
        <w:pPrChange w:id="11054" w:author="Irová Zuzana" w:date="2025-06-06T15:37:00Z" w16du:dateUtc="2025-06-06T13:37:00Z">
          <w:pPr>
            <w:pStyle w:val="ListFS1"/>
            <w:numPr>
              <w:numId w:val="554"/>
            </w:numPr>
            <w:spacing w:before="0" w:after="200" w:line="276" w:lineRule="auto"/>
            <w:ind w:left="2693" w:hanging="360"/>
          </w:pPr>
        </w:pPrChange>
      </w:pPr>
      <w:ins w:id="11055" w:author="Irová Zuzana" w:date="2025-02-21T16:23:00Z" w16du:dateUtc="2025-02-21T15:23:00Z">
        <w:r>
          <w:t>a Bill Session.</w:t>
        </w:r>
      </w:ins>
    </w:p>
    <w:p w14:paraId="06C2CC5F" w14:textId="77777777" w:rsidR="008906E5" w:rsidRDefault="008906E5">
      <w:pPr>
        <w:pStyle w:val="NormalIndent"/>
        <w:rPr>
          <w:ins w:id="11056" w:author="Irová Zuzana" w:date="2025-02-21T16:23:00Z" w16du:dateUtc="2025-02-21T15:23:00Z"/>
        </w:rPr>
      </w:pPr>
      <w:ins w:id="11057" w:author="Irová Zuzana" w:date="2025-02-21T16:23:00Z" w16du:dateUtc="2025-02-21T15:23:00Z">
        <w:r>
          <w:t>Systém pro každou skupinu z předchozího kroku aktualizuje odpovídající Bill item:</w:t>
        </w:r>
      </w:ins>
    </w:p>
    <w:p w14:paraId="7A2706F7" w14:textId="77777777" w:rsidR="008906E5" w:rsidRDefault="008906E5">
      <w:pPr>
        <w:pStyle w:val="ListFS2"/>
        <w:rPr>
          <w:ins w:id="11058" w:author="Irová Zuzana" w:date="2025-02-21T16:23:00Z" w16du:dateUtc="2025-02-21T15:23:00Z"/>
        </w:rPr>
        <w:pPrChange w:id="11059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060" w:author="Irová Zuzana" w:date="2025-02-21T16:23:00Z" w16du:dateUtc="2025-02-21T15:23:00Z">
        <w:r>
          <w:t xml:space="preserve">Price amount navýší o sumu všech Price amount z jednotlivých seskupených Rated toll event, </w:t>
        </w:r>
      </w:ins>
    </w:p>
    <w:p w14:paraId="4643233F" w14:textId="77777777" w:rsidR="008906E5" w:rsidRDefault="008906E5">
      <w:pPr>
        <w:pStyle w:val="ListFS2"/>
        <w:rPr>
          <w:ins w:id="11061" w:author="Irová Zuzana" w:date="2025-02-21T16:23:00Z" w16du:dateUtc="2025-02-21T15:23:00Z"/>
        </w:rPr>
        <w:pPrChange w:id="11062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063" w:author="Irová Zuzana" w:date="2025-02-21T16:23:00Z" w16du:dateUtc="2025-02-21T15:23:00Z">
        <w:r>
          <w:t>Price amount VAT navýší o sumu všech Price amount VAT z jednotlivých seskupených Rated toll event,</w:t>
        </w:r>
      </w:ins>
    </w:p>
    <w:p w14:paraId="18AC08EC" w14:textId="77777777" w:rsidR="008906E5" w:rsidRDefault="008906E5">
      <w:pPr>
        <w:pStyle w:val="ListFS2"/>
        <w:rPr>
          <w:ins w:id="11064" w:author="Irová Zuzana" w:date="2025-02-21T16:23:00Z" w16du:dateUtc="2025-02-21T15:23:00Z"/>
        </w:rPr>
        <w:pPrChange w:id="11065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066" w:author="Irová Zuzana" w:date="2025-02-21T16:23:00Z" w16du:dateUtc="2025-02-21T15:23:00Z">
        <w:r>
          <w:lastRenderedPageBreak/>
          <w:t>Discount amount navýší o sumu všech Discount amount z jednotlivých seskupených Rated toll event</w:t>
        </w:r>
      </w:ins>
    </w:p>
    <w:p w14:paraId="1ADF01D4" w14:textId="77777777" w:rsidR="008906E5" w:rsidRDefault="008906E5">
      <w:pPr>
        <w:pStyle w:val="ListFS2"/>
        <w:rPr>
          <w:ins w:id="11067" w:author="Irová Zuzana" w:date="2025-02-21T16:23:00Z" w16du:dateUtc="2025-02-21T15:23:00Z"/>
        </w:rPr>
        <w:pPrChange w:id="11068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069" w:author="Irová Zuzana" w:date="2025-02-21T16:23:00Z" w16du:dateUtc="2025-02-21T15:23:00Z">
        <w:r>
          <w:t>Discount amount VAT navýší o sumu všech Discount amount z jednotlivých seskupených Rated toll event</w:t>
        </w:r>
      </w:ins>
    </w:p>
    <w:p w14:paraId="7855EF6A" w14:textId="77777777" w:rsidR="008906E5" w:rsidRDefault="008906E5">
      <w:pPr>
        <w:pStyle w:val="ListFS2"/>
        <w:rPr>
          <w:ins w:id="11070" w:author="Irová Zuzana" w:date="2025-02-21T16:23:00Z" w16du:dateUtc="2025-02-21T15:23:00Z"/>
        </w:rPr>
        <w:pPrChange w:id="11071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072" w:author="Irová Zuzana" w:date="2025-02-21T16:23:00Z" w16du:dateUtc="2025-02-21T15:23:00Z">
        <w:r>
          <w:t xml:space="preserve">Number of units navýší o sumu všech Number of units z jednotlivých seskupených Rated Toll Events. </w:t>
        </w:r>
      </w:ins>
    </w:p>
    <w:p w14:paraId="13CEA7B4" w14:textId="77777777" w:rsidR="008906E5" w:rsidRDefault="008906E5">
      <w:pPr>
        <w:pStyle w:val="ListFS1"/>
        <w:rPr>
          <w:ins w:id="11073" w:author="Irová Zuzana" w:date="2025-02-21T16:23:00Z" w16du:dateUtc="2025-02-21T15:23:00Z"/>
        </w:rPr>
        <w:pPrChange w:id="11074" w:author="Irová Zuzana" w:date="2025-06-06T15:37:00Z" w16du:dateUtc="2025-06-06T13:37:00Z">
          <w:pPr>
            <w:pStyle w:val="ListFS1"/>
            <w:numPr>
              <w:numId w:val="554"/>
            </w:numPr>
            <w:tabs>
              <w:tab w:val="left" w:pos="720"/>
            </w:tabs>
            <w:spacing w:before="0" w:after="200" w:line="276" w:lineRule="auto"/>
            <w:ind w:left="2693" w:hanging="360"/>
          </w:pPr>
        </w:pPrChange>
      </w:pPr>
      <w:ins w:id="11075" w:author="Irová Zuzana" w:date="2025-02-21T16:23:00Z" w16du:dateUtc="2025-02-21T15:23:00Z">
        <w:r>
          <w:t>Pokud Bill item neexistuje, Systém ho vytvoří:</w:t>
        </w:r>
      </w:ins>
    </w:p>
    <w:p w14:paraId="7A0450F8" w14:textId="77777777" w:rsidR="008906E5" w:rsidRDefault="008906E5">
      <w:pPr>
        <w:pStyle w:val="ListFS2"/>
        <w:rPr>
          <w:ins w:id="11076" w:author="Irová Zuzana" w:date="2025-02-21T16:23:00Z" w16du:dateUtc="2025-02-21T15:23:00Z"/>
        </w:rPr>
        <w:pPrChange w:id="11077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078" w:author="Irová Zuzana" w:date="2025-02-21T16:23:00Z" w16du:dateUtc="2025-02-21T15:23:00Z">
        <w:r>
          <w:t>Bill item category = Toll event.</w:t>
        </w:r>
      </w:ins>
    </w:p>
    <w:p w14:paraId="12A33D39" w14:textId="77777777" w:rsidR="008906E5" w:rsidRDefault="008906E5">
      <w:pPr>
        <w:pStyle w:val="ListFS2"/>
        <w:rPr>
          <w:ins w:id="11079" w:author="Irová Zuzana" w:date="2025-02-21T16:23:00Z" w16du:dateUtc="2025-02-21T15:23:00Z"/>
        </w:rPr>
        <w:pPrChange w:id="11080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081" w:author="Irová Zuzana" w:date="2025-02-21T16:23:00Z" w16du:dateUtc="2025-02-21T15:23:00Z">
        <w:r>
          <w:t>Product type = podle hodnoty z PCRE</w:t>
        </w:r>
      </w:ins>
    </w:p>
    <w:p w14:paraId="1B706264" w14:textId="77777777" w:rsidR="008906E5" w:rsidRDefault="008906E5">
      <w:pPr>
        <w:pStyle w:val="ListFS2"/>
        <w:rPr>
          <w:ins w:id="11082" w:author="Irová Zuzana" w:date="2025-02-21T16:23:00Z" w16du:dateUtc="2025-02-21T15:23:00Z"/>
        </w:rPr>
        <w:pPrChange w:id="11083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084" w:author="Irová Zuzana" w:date="2025-02-21T16:23:00Z" w16du:dateUtc="2025-02-21T15:23:00Z">
        <w:r>
          <w:t>Bill item type = podle Toll transaction type, pokud</w:t>
        </w:r>
      </w:ins>
    </w:p>
    <w:p w14:paraId="417B5006" w14:textId="77777777" w:rsidR="008906E5" w:rsidRDefault="008906E5">
      <w:pPr>
        <w:pStyle w:val="ListFS3"/>
        <w:numPr>
          <w:ilvl w:val="2"/>
          <w:numId w:val="555"/>
        </w:numPr>
        <w:rPr>
          <w:ins w:id="11085" w:author="Irová Zuzana" w:date="2025-02-21T16:23:00Z" w16du:dateUtc="2025-02-21T15:23:00Z"/>
        </w:rPr>
        <w:pPrChange w:id="11086" w:author="Irová Zuzana" w:date="2025-06-06T15:16:00Z" w16du:dateUtc="2025-06-06T13:16:00Z">
          <w:pPr>
            <w:pStyle w:val="ListFS3"/>
            <w:numPr>
              <w:ilvl w:val="2"/>
              <w:numId w:val="555"/>
            </w:numPr>
            <w:spacing w:after="200" w:line="276" w:lineRule="auto"/>
            <w:ind w:left="4000"/>
          </w:pPr>
        </w:pPrChange>
      </w:pPr>
      <w:ins w:id="11087" w:author="Irová Zuzana" w:date="2025-02-21T16:23:00Z" w16du:dateUtc="2025-02-21T15:23:00Z">
        <w:r>
          <w:t xml:space="preserve">je Toll transaction type = Rating </w:t>
        </w:r>
      </w:ins>
    </w:p>
    <w:p w14:paraId="32B9CAC6" w14:textId="77777777" w:rsidR="008906E5" w:rsidRDefault="008906E5">
      <w:pPr>
        <w:pStyle w:val="ListFS3"/>
        <w:numPr>
          <w:ilvl w:val="3"/>
          <w:numId w:val="555"/>
        </w:numPr>
        <w:rPr>
          <w:ins w:id="11088" w:author="Irová Zuzana" w:date="2025-02-21T16:23:00Z" w16du:dateUtc="2025-02-21T15:23:00Z"/>
        </w:rPr>
        <w:pPrChange w:id="11089" w:author="Irová Zuzana" w:date="2025-06-06T15:16:00Z" w16du:dateUtc="2025-06-06T13:16:00Z">
          <w:pPr>
            <w:pStyle w:val="ListFS3"/>
            <w:numPr>
              <w:ilvl w:val="3"/>
              <w:numId w:val="555"/>
            </w:numPr>
            <w:spacing w:after="200" w:line="276" w:lineRule="auto"/>
            <w:ind w:left="4221"/>
          </w:pPr>
        </w:pPrChange>
      </w:pPr>
      <w:ins w:id="11090" w:author="Irová Zuzana" w:date="2025-02-21T16:23:00Z" w16du:dateUtc="2025-02-21T15:23:00Z">
        <w:r>
          <w:t xml:space="preserve">a pokud je v aktuální session, pak Regular bill item, </w:t>
        </w:r>
      </w:ins>
    </w:p>
    <w:p w14:paraId="1CA4EA8B" w14:textId="77777777" w:rsidR="008906E5" w:rsidRDefault="008906E5">
      <w:pPr>
        <w:pStyle w:val="ListFS3"/>
        <w:numPr>
          <w:ilvl w:val="3"/>
          <w:numId w:val="555"/>
        </w:numPr>
        <w:rPr>
          <w:ins w:id="11091" w:author="Irová Zuzana" w:date="2025-02-21T16:23:00Z" w16du:dateUtc="2025-02-21T15:23:00Z"/>
        </w:rPr>
        <w:pPrChange w:id="11092" w:author="Irová Zuzana" w:date="2025-06-06T15:16:00Z" w16du:dateUtc="2025-06-06T13:16:00Z">
          <w:pPr>
            <w:pStyle w:val="ListFS3"/>
            <w:numPr>
              <w:ilvl w:val="3"/>
              <w:numId w:val="555"/>
            </w:numPr>
            <w:spacing w:after="200" w:line="276" w:lineRule="auto"/>
            <w:ind w:left="4221"/>
          </w:pPr>
        </w:pPrChange>
      </w:pPr>
      <w:ins w:id="11093" w:author="Irová Zuzana" w:date="2025-02-21T16:23:00Z" w16du:dateUtc="2025-02-21T15:23:00Z">
        <w:r>
          <w:t xml:space="preserve">a pokud není v aktuální session a Price amount &gt;=0, pak Corrective bill item – credit, </w:t>
        </w:r>
      </w:ins>
    </w:p>
    <w:p w14:paraId="7DC69D73" w14:textId="77777777" w:rsidR="008906E5" w:rsidRDefault="008906E5">
      <w:pPr>
        <w:pStyle w:val="ListFS3"/>
        <w:numPr>
          <w:ilvl w:val="3"/>
          <w:numId w:val="555"/>
        </w:numPr>
        <w:rPr>
          <w:ins w:id="11094" w:author="Irová Zuzana" w:date="2025-02-21T16:23:00Z" w16du:dateUtc="2025-02-21T15:23:00Z"/>
        </w:rPr>
        <w:pPrChange w:id="11095" w:author="Irová Zuzana" w:date="2025-06-06T15:16:00Z" w16du:dateUtc="2025-06-06T13:16:00Z">
          <w:pPr>
            <w:pStyle w:val="ListFS3"/>
            <w:numPr>
              <w:ilvl w:val="3"/>
              <w:numId w:val="555"/>
            </w:numPr>
            <w:spacing w:after="200" w:line="276" w:lineRule="auto"/>
            <w:ind w:left="4221"/>
          </w:pPr>
        </w:pPrChange>
      </w:pPr>
      <w:ins w:id="11096" w:author="Irová Zuzana" w:date="2025-02-21T16:23:00Z" w16du:dateUtc="2025-02-21T15:23:00Z">
        <w:r>
          <w:t>a pokud není v aktuální session a Price amount &lt; 0, pak Corrective bill item – debit</w:t>
        </w:r>
      </w:ins>
    </w:p>
    <w:p w14:paraId="47934581" w14:textId="77777777" w:rsidR="008906E5" w:rsidRDefault="008906E5">
      <w:pPr>
        <w:pStyle w:val="ListFS3"/>
        <w:numPr>
          <w:ilvl w:val="2"/>
          <w:numId w:val="555"/>
        </w:numPr>
        <w:rPr>
          <w:ins w:id="11097" w:author="Irová Zuzana" w:date="2025-02-21T16:23:00Z" w16du:dateUtc="2025-02-21T15:23:00Z"/>
        </w:rPr>
        <w:pPrChange w:id="11098" w:author="Irová Zuzana" w:date="2025-06-06T15:16:00Z" w16du:dateUtc="2025-06-06T13:16:00Z">
          <w:pPr>
            <w:pStyle w:val="ListFS3"/>
            <w:numPr>
              <w:ilvl w:val="2"/>
              <w:numId w:val="555"/>
            </w:numPr>
            <w:spacing w:after="200" w:line="276" w:lineRule="auto"/>
            <w:ind w:left="4000"/>
          </w:pPr>
        </w:pPrChange>
      </w:pPr>
      <w:ins w:id="11099" w:author="Irová Zuzana" w:date="2025-02-21T16:23:00Z" w16du:dateUtc="2025-02-21T15:23:00Z">
        <w:r>
          <w:t>je Toll transaction type = Cancelling, pak Corrective bill item – credit</w:t>
        </w:r>
      </w:ins>
    </w:p>
    <w:p w14:paraId="77DE4219" w14:textId="77777777" w:rsidR="008906E5" w:rsidRDefault="008906E5">
      <w:pPr>
        <w:pStyle w:val="ListFS3"/>
        <w:numPr>
          <w:ilvl w:val="2"/>
          <w:numId w:val="555"/>
        </w:numPr>
        <w:rPr>
          <w:ins w:id="11100" w:author="Irová Zuzana" w:date="2025-02-21T16:23:00Z" w16du:dateUtc="2025-02-21T15:23:00Z"/>
        </w:rPr>
        <w:pPrChange w:id="11101" w:author="Irová Zuzana" w:date="2025-06-06T15:16:00Z" w16du:dateUtc="2025-06-06T13:16:00Z">
          <w:pPr>
            <w:pStyle w:val="ListFS3"/>
            <w:numPr>
              <w:ilvl w:val="2"/>
              <w:numId w:val="555"/>
            </w:numPr>
            <w:spacing w:after="200" w:line="276" w:lineRule="auto"/>
            <w:ind w:left="4000"/>
          </w:pPr>
        </w:pPrChange>
      </w:pPr>
      <w:ins w:id="11102" w:author="Irová Zuzana" w:date="2025-02-21T16:23:00Z" w16du:dateUtc="2025-02-21T15:23:00Z">
        <w:r>
          <w:t xml:space="preserve">je Toll transaction type = ReRating a pokud Price amount &gt;=0, pak Corrective bill item - debit, jinak Corrective bill item – credit </w:t>
        </w:r>
      </w:ins>
    </w:p>
    <w:p w14:paraId="249AA9ED" w14:textId="77777777" w:rsidR="008906E5" w:rsidRDefault="008906E5">
      <w:pPr>
        <w:pStyle w:val="ListFS2"/>
        <w:rPr>
          <w:ins w:id="11103" w:author="Irová Zuzana" w:date="2025-02-21T16:23:00Z" w16du:dateUtc="2025-02-21T15:23:00Z"/>
        </w:rPr>
        <w:pPrChange w:id="11104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105" w:author="Irová Zuzana" w:date="2025-02-21T16:23:00Z" w16du:dateUtc="2025-02-21T15:23:00Z">
        <w:r>
          <w:t xml:space="preserve">Price amount = podle RTE.price amount </w:t>
        </w:r>
      </w:ins>
    </w:p>
    <w:p w14:paraId="5C75B1DA" w14:textId="77777777" w:rsidR="008906E5" w:rsidRDefault="008906E5">
      <w:pPr>
        <w:pStyle w:val="ListFS2"/>
        <w:rPr>
          <w:ins w:id="11106" w:author="Irová Zuzana" w:date="2025-02-21T16:23:00Z" w16du:dateUtc="2025-02-21T15:23:00Z"/>
        </w:rPr>
        <w:pPrChange w:id="11107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108" w:author="Irová Zuzana" w:date="2025-02-21T16:23:00Z" w16du:dateUtc="2025-02-21T15:23:00Z">
        <w:r>
          <w:t xml:space="preserve">Price amount VAT = podle RTE.price amount VAT </w:t>
        </w:r>
      </w:ins>
    </w:p>
    <w:p w14:paraId="2A34E059" w14:textId="77777777" w:rsidR="008906E5" w:rsidRDefault="008906E5">
      <w:pPr>
        <w:pStyle w:val="ListFS2"/>
        <w:rPr>
          <w:ins w:id="11109" w:author="Irová Zuzana" w:date="2025-02-21T16:23:00Z" w16du:dateUtc="2025-02-21T15:23:00Z"/>
        </w:rPr>
        <w:pPrChange w:id="11110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111" w:author="Irová Zuzana" w:date="2025-02-21T16:23:00Z" w16du:dateUtc="2025-02-21T15:23:00Z">
        <w:r>
          <w:t>Unit price = podle RTE.unit price</w:t>
        </w:r>
      </w:ins>
    </w:p>
    <w:p w14:paraId="498F7C3D" w14:textId="77777777" w:rsidR="008906E5" w:rsidRDefault="008906E5">
      <w:pPr>
        <w:pStyle w:val="ListFS2"/>
        <w:rPr>
          <w:ins w:id="11112" w:author="Irová Zuzana" w:date="2025-02-21T16:23:00Z" w16du:dateUtc="2025-02-21T15:23:00Z"/>
        </w:rPr>
        <w:pPrChange w:id="11113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114" w:author="Irová Zuzana" w:date="2025-02-21T16:23:00Z" w16du:dateUtc="2025-02-21T15:23:00Z">
        <w:r>
          <w:t>Unit price VAT = podle RTE.unit price VAT</w:t>
        </w:r>
      </w:ins>
    </w:p>
    <w:p w14:paraId="209E1C0F" w14:textId="77777777" w:rsidR="008906E5" w:rsidRDefault="008906E5">
      <w:pPr>
        <w:pStyle w:val="ListFS2"/>
        <w:rPr>
          <w:ins w:id="11115" w:author="Irová Zuzana" w:date="2025-02-21T16:23:00Z" w16du:dateUtc="2025-02-21T15:23:00Z"/>
        </w:rPr>
        <w:pPrChange w:id="11116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117" w:author="Irová Zuzana" w:date="2025-02-21T16:23:00Z" w16du:dateUtc="2025-02-21T15:23:00Z">
        <w:r>
          <w:t xml:space="preserve">Number of units = podle RTE.number of units </w:t>
        </w:r>
      </w:ins>
    </w:p>
    <w:p w14:paraId="6CA73480" w14:textId="77777777" w:rsidR="008906E5" w:rsidRDefault="008906E5">
      <w:pPr>
        <w:pStyle w:val="ListFS2"/>
        <w:rPr>
          <w:ins w:id="11118" w:author="Irová Zuzana" w:date="2025-02-21T16:23:00Z" w16du:dateUtc="2025-02-21T15:23:00Z"/>
        </w:rPr>
        <w:pPrChange w:id="11119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120" w:author="Irová Zuzana" w:date="2025-02-21T16:23:00Z" w16du:dateUtc="2025-02-21T15:23:00Z">
        <w:r>
          <w:t>Metric unit = podle RTE.metric unit</w:t>
        </w:r>
      </w:ins>
    </w:p>
    <w:p w14:paraId="65961686" w14:textId="77777777" w:rsidR="008906E5" w:rsidRDefault="008906E5">
      <w:pPr>
        <w:pStyle w:val="ListFS2"/>
        <w:rPr>
          <w:ins w:id="11121" w:author="Irová Zuzana" w:date="2025-02-21T16:23:00Z" w16du:dateUtc="2025-02-21T15:23:00Z"/>
        </w:rPr>
        <w:pPrChange w:id="11122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123" w:author="Irová Zuzana" w:date="2025-02-21T16:23:00Z" w16du:dateUtc="2025-02-21T15:23:00Z">
        <w:r>
          <w:t xml:space="preserve">Discount amount = podle RTE.discount amount </w:t>
        </w:r>
      </w:ins>
    </w:p>
    <w:p w14:paraId="49EAEE9E" w14:textId="77777777" w:rsidR="008906E5" w:rsidRDefault="008906E5">
      <w:pPr>
        <w:pStyle w:val="ListFS2"/>
        <w:rPr>
          <w:ins w:id="11124" w:author="Irová Zuzana" w:date="2025-02-21T16:23:00Z" w16du:dateUtc="2025-02-21T15:23:00Z"/>
        </w:rPr>
        <w:pPrChange w:id="11125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126" w:author="Irová Zuzana" w:date="2025-02-21T16:23:00Z" w16du:dateUtc="2025-02-21T15:23:00Z">
        <w:r>
          <w:t>Discount amount VAT= podle RTE.discount amount VAT</w:t>
        </w:r>
      </w:ins>
    </w:p>
    <w:p w14:paraId="54D0F85E" w14:textId="77777777" w:rsidR="008906E5" w:rsidRDefault="008906E5">
      <w:pPr>
        <w:pStyle w:val="ListFS2"/>
        <w:rPr>
          <w:ins w:id="11127" w:author="Irová Zuzana" w:date="2025-02-21T16:23:00Z" w16du:dateUtc="2025-02-21T15:23:00Z"/>
        </w:rPr>
        <w:pPrChange w:id="11128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129" w:author="Irová Zuzana" w:date="2025-02-21T16:23:00Z" w16du:dateUtc="2025-02-21T15:23:00Z">
        <w:r>
          <w:t>Discount rate = podle RTE.discount rate</w:t>
        </w:r>
      </w:ins>
    </w:p>
    <w:p w14:paraId="6FD5073C" w14:textId="77777777" w:rsidR="008906E5" w:rsidRDefault="008906E5">
      <w:pPr>
        <w:pStyle w:val="ListFS2"/>
        <w:rPr>
          <w:ins w:id="11130" w:author="Irová Zuzana" w:date="2025-02-21T16:23:00Z" w16du:dateUtc="2025-02-21T15:23:00Z"/>
        </w:rPr>
        <w:pPrChange w:id="11131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132" w:author="Irová Zuzana" w:date="2025-02-21T16:23:00Z" w16du:dateUtc="2025-02-21T15:23:00Z">
        <w:r>
          <w:t>Tax rate = podle RTE.tax rate</w:t>
        </w:r>
      </w:ins>
    </w:p>
    <w:p w14:paraId="5A8387E0" w14:textId="77777777" w:rsidR="008906E5" w:rsidRDefault="008906E5">
      <w:pPr>
        <w:pStyle w:val="ListFS2"/>
        <w:rPr>
          <w:ins w:id="11133" w:author="Irová Zuzana" w:date="2025-02-21T16:23:00Z" w16du:dateUtc="2025-02-21T15:23:00Z"/>
        </w:rPr>
        <w:pPrChange w:id="11134" w:author="Irová Zuzana" w:date="2025-06-06T15:16:00Z" w16du:dateUtc="2025-06-06T13:16:00Z">
          <w:pPr>
            <w:pStyle w:val="ListFS2"/>
            <w:spacing w:after="200"/>
            <w:ind w:left="3240"/>
          </w:pPr>
        </w:pPrChange>
      </w:pPr>
      <w:ins w:id="11135" w:author="Irová Zuzana" w:date="2025-02-21T16:23:00Z" w16du:dateUtc="2025-02-21T15:23:00Z">
        <w:r>
          <w:t>Billing service = podle RTE.billing service</w:t>
        </w:r>
      </w:ins>
    </w:p>
    <w:p w14:paraId="01622C4B" w14:textId="77777777" w:rsidR="003935B2" w:rsidRPr="00955C1D" w:rsidRDefault="003935B2">
      <w:pPr>
        <w:pStyle w:val="NormalIndent"/>
        <w:rPr>
          <w:ins w:id="11136" w:author="Irová Zuzana" w:date="2025-02-21T16:16:00Z" w16du:dateUtc="2025-02-21T15:16:00Z"/>
        </w:rPr>
      </w:pPr>
      <w:ins w:id="11137" w:author="Irová Zuzana" w:date="2025-02-21T16:16:00Z" w16du:dateUtc="2025-02-21T15:16:00Z">
        <w:r w:rsidRPr="00955C1D">
          <w:t>Postup končí.</w:t>
        </w:r>
      </w:ins>
    </w:p>
    <w:p w14:paraId="2E49EF6C" w14:textId="77777777" w:rsidR="003935B2" w:rsidRPr="00BF06C4" w:rsidRDefault="003935B2" w:rsidP="003935B2">
      <w:pPr>
        <w:pStyle w:val="Heading4"/>
        <w:spacing w:after="120" w:line="276" w:lineRule="auto"/>
        <w:rPr>
          <w:ins w:id="11138" w:author="Irová Zuzana" w:date="2025-02-21T16:16:00Z" w16du:dateUtc="2025-02-21T15:16:00Z"/>
          <w:rFonts w:hint="eastAsia"/>
        </w:rPr>
      </w:pPr>
      <w:ins w:id="11139" w:author="Irová Zuzana" w:date="2025-02-21T16:16:00Z" w16du:dateUtc="2025-02-21T15:16:00Z">
        <w:r w:rsidRPr="00BF06C4">
          <w:t>Alternativní postupy</w:t>
        </w:r>
      </w:ins>
    </w:p>
    <w:p w14:paraId="6572C239" w14:textId="77777777" w:rsidR="003935B2" w:rsidRPr="00955C1D" w:rsidRDefault="003935B2">
      <w:pPr>
        <w:pStyle w:val="NormalIndent"/>
        <w:rPr>
          <w:ins w:id="11140" w:author="Irová Zuzana" w:date="2025-02-21T16:16:00Z" w16du:dateUtc="2025-02-21T15:16:00Z"/>
        </w:rPr>
      </w:pPr>
      <w:ins w:id="11141" w:author="Irová Zuzana" w:date="2025-02-21T16:16:00Z" w16du:dateUtc="2025-02-21T15:16:00Z">
        <w:r w:rsidRPr="00955C1D">
          <w:t>Nejsou</w:t>
        </w:r>
      </w:ins>
    </w:p>
    <w:p w14:paraId="7E91EEB1" w14:textId="77777777" w:rsidR="003935B2" w:rsidRPr="00955C1D" w:rsidRDefault="003935B2">
      <w:pPr>
        <w:pStyle w:val="NormalIndent"/>
        <w:rPr>
          <w:ins w:id="11142" w:author="Irová Zuzana" w:date="2025-02-21T16:16:00Z" w16du:dateUtc="2025-02-21T15:16:00Z"/>
        </w:rPr>
      </w:pPr>
    </w:p>
    <w:p w14:paraId="3F7EE6B3" w14:textId="77777777" w:rsidR="003935B2" w:rsidRPr="00BF06C4" w:rsidRDefault="003935B2" w:rsidP="003935B2">
      <w:pPr>
        <w:pStyle w:val="Heading4"/>
        <w:spacing w:after="120" w:line="276" w:lineRule="auto"/>
        <w:rPr>
          <w:ins w:id="11143" w:author="Irová Zuzana" w:date="2025-02-21T16:16:00Z" w16du:dateUtc="2025-02-21T15:16:00Z"/>
          <w:rFonts w:hint="eastAsia"/>
        </w:rPr>
      </w:pPr>
      <w:ins w:id="11144" w:author="Irová Zuzana" w:date="2025-02-21T16:16:00Z" w16du:dateUtc="2025-02-21T15:16:00Z">
        <w:r w:rsidRPr="00BF06C4">
          <w:lastRenderedPageBreak/>
          <w:t>Chybové postupy</w:t>
        </w:r>
      </w:ins>
    </w:p>
    <w:p w14:paraId="0265382C" w14:textId="35A802AD" w:rsidR="003935B2" w:rsidRPr="00955C1D" w:rsidRDefault="00595145">
      <w:pPr>
        <w:pStyle w:val="NormalIndent"/>
        <w:rPr>
          <w:ins w:id="11145" w:author="Irová Zuzana" w:date="2025-02-21T16:16:00Z" w16du:dateUtc="2025-02-21T15:16:00Z"/>
        </w:rPr>
      </w:pPr>
      <w:ins w:id="11146" w:author="Irová Zuzana" w:date="2025-02-21T16:38:00Z" w16du:dateUtc="2025-02-21T15:38:00Z">
        <w:r>
          <w:t xml:space="preserve">Pokud Systém nenašel </w:t>
        </w:r>
      </w:ins>
      <w:ins w:id="11147" w:author="Irová Zuzana" w:date="2025-02-21T16:39:00Z" w16du:dateUtc="2025-02-21T15:39:00Z">
        <w:r w:rsidR="000837B0">
          <w:t xml:space="preserve">Bill session a nejde o opoždenou nebo </w:t>
        </w:r>
      </w:ins>
      <w:ins w:id="11148" w:author="Irová Zuzana" w:date="2025-02-21T16:41:00Z" w16du:dateUtc="2025-02-21T15:41:00Z">
        <w:r w:rsidR="00296BFA">
          <w:t>opětovně oceněnou nebo rušenou mýtnou událost</w:t>
        </w:r>
      </w:ins>
      <w:ins w:id="11149" w:author="Irová Zuzana" w:date="2025-02-21T16:39:00Z" w16du:dateUtc="2025-02-21T15:39:00Z">
        <w:r w:rsidR="000837B0">
          <w:t xml:space="preserve">, Systém </w:t>
        </w:r>
        <w:r w:rsidR="000837B0" w:rsidRPr="00296BFA">
          <w:rPr>
            <w:highlight w:val="yellow"/>
            <w:rPrChange w:id="11150" w:author="Irová Zuzana" w:date="2025-02-21T16:42:00Z" w16du:dateUtc="2025-02-21T15:42:00Z">
              <w:rPr/>
            </w:rPrChange>
          </w:rPr>
          <w:t>zaloguje chybu a</w:t>
        </w:r>
        <w:r w:rsidR="000837B0">
          <w:t xml:space="preserve"> nastaví stav Toll transaction na Rejected</w:t>
        </w:r>
      </w:ins>
      <w:ins w:id="11151" w:author="Irová Zuzana" w:date="2025-02-21T16:40:00Z" w16du:dateUtc="2025-02-21T15:40:00Z">
        <w:r w:rsidR="0098160E">
          <w:t>.</w:t>
        </w:r>
      </w:ins>
      <w:ins w:id="11152" w:author="Irová Zuzana" w:date="2025-02-21T16:38:00Z" w16du:dateUtc="2025-02-21T15:38:00Z">
        <w:r>
          <w:t xml:space="preserve"> </w:t>
        </w:r>
      </w:ins>
    </w:p>
    <w:p w14:paraId="0028ACFB" w14:textId="77777777" w:rsidR="003935B2" w:rsidRPr="00BF06C4" w:rsidRDefault="003935B2" w:rsidP="003935B2">
      <w:pPr>
        <w:pStyle w:val="Heading4"/>
        <w:spacing w:after="120" w:line="276" w:lineRule="auto"/>
        <w:rPr>
          <w:ins w:id="11153" w:author="Irová Zuzana" w:date="2025-02-21T16:16:00Z" w16du:dateUtc="2025-02-21T15:16:00Z"/>
          <w:rFonts w:hint="eastAsia"/>
        </w:rPr>
      </w:pPr>
      <w:ins w:id="11154" w:author="Irová Zuzana" w:date="2025-02-21T16:16:00Z" w16du:dateUtc="2025-02-21T15:16:00Z">
        <w:r w:rsidRPr="00BF06C4">
          <w:t>Poznámky</w:t>
        </w:r>
      </w:ins>
    </w:p>
    <w:p w14:paraId="3380C71E" w14:textId="77777777" w:rsidR="003935B2" w:rsidRPr="00955C1D" w:rsidRDefault="003935B2">
      <w:pPr>
        <w:pStyle w:val="NormalIndent"/>
        <w:rPr>
          <w:ins w:id="11155" w:author="Irová Zuzana" w:date="2025-02-21T16:16:00Z" w16du:dateUtc="2025-02-21T15:16:00Z"/>
        </w:rPr>
      </w:pPr>
      <w:ins w:id="11156" w:author="Irová Zuzana" w:date="2025-02-21T16:16:00Z" w16du:dateUtc="2025-02-21T15:16:00Z">
        <w:r w:rsidRPr="00955C1D">
          <w:t>Nejsou</w:t>
        </w:r>
      </w:ins>
    </w:p>
    <w:p w14:paraId="6E63A1A2" w14:textId="77777777" w:rsidR="003935B2" w:rsidRDefault="003935B2">
      <w:pPr>
        <w:pStyle w:val="NormalIndent"/>
        <w:rPr>
          <w:ins w:id="11157" w:author="Irová Zuzana" w:date="2025-03-31T12:48:00Z" w16du:dateUtc="2025-03-31T10:48:00Z"/>
        </w:rPr>
      </w:pPr>
    </w:p>
    <w:p w14:paraId="3832A543" w14:textId="579F5245" w:rsidR="00BF7282" w:rsidRPr="00033A7D" w:rsidRDefault="00BF7282" w:rsidP="00BF7282">
      <w:pPr>
        <w:pStyle w:val="Heading3"/>
        <w:rPr>
          <w:ins w:id="11158" w:author="Irová Zuzana" w:date="2025-03-31T12:48:00Z" w16du:dateUtc="2025-03-31T10:48:00Z"/>
          <w:rFonts w:hint="eastAsia"/>
        </w:rPr>
      </w:pPr>
      <w:bookmarkStart w:id="11159" w:name="_Toc201568913"/>
      <w:ins w:id="11160" w:author="Irová Zuzana" w:date="2025-03-31T12:49:00Z" w16du:dateUtc="2025-03-31T10:49:00Z">
        <w:r w:rsidRPr="00033A7D">
          <w:t>Vytvoř výzvy na úhradu za přestupky (SYS.BAR.0.13.HR)</w:t>
        </w:r>
      </w:ins>
      <w:bookmarkEnd w:id="11159"/>
    </w:p>
    <w:p w14:paraId="09FACFDD" w14:textId="77777777" w:rsidR="00BF7282" w:rsidRPr="00E12C16" w:rsidRDefault="00BF7282" w:rsidP="00BF7282">
      <w:pPr>
        <w:pStyle w:val="Heading4"/>
        <w:spacing w:after="120" w:line="276" w:lineRule="auto"/>
        <w:rPr>
          <w:ins w:id="11161" w:author="Irová Zuzana" w:date="2025-03-31T12:48:00Z" w16du:dateUtc="2025-03-31T10:48:00Z"/>
          <w:rFonts w:hint="eastAsia"/>
        </w:rPr>
      </w:pPr>
      <w:ins w:id="11162" w:author="Irová Zuzana" w:date="2025-03-31T12:48:00Z" w16du:dateUtc="2025-03-31T10:48:00Z">
        <w:r w:rsidRPr="00E12C16">
          <w:t>Cíl</w:t>
        </w:r>
      </w:ins>
    </w:p>
    <w:p w14:paraId="76050090" w14:textId="4734B245" w:rsidR="00BF7282" w:rsidRPr="00E12C16" w:rsidRDefault="00BF7282">
      <w:pPr>
        <w:pStyle w:val="NormalIndent"/>
        <w:rPr>
          <w:ins w:id="11163" w:author="Irová Zuzana" w:date="2025-03-31T12:48:00Z" w16du:dateUtc="2025-03-31T10:48:00Z"/>
        </w:rPr>
      </w:pPr>
      <w:ins w:id="11164" w:author="Irová Zuzana" w:date="2025-03-31T12:48:00Z" w16du:dateUtc="2025-03-31T10:48:00Z">
        <w:r w:rsidRPr="00E12C16">
          <w:t xml:space="preserve">Cílem tohoto případu užití je vygenerování </w:t>
        </w:r>
      </w:ins>
      <w:ins w:id="11165" w:author="Irová Zuzana" w:date="2025-03-31T12:49:00Z" w16du:dateUtc="2025-03-31T10:49:00Z">
        <w:r>
          <w:t>výz</w:t>
        </w:r>
        <w:r w:rsidR="005114AB">
          <w:t xml:space="preserve">ev na úhradu za mýtné transakce, od jejichž zprocesování uběhlo déle než </w:t>
        </w:r>
      </w:ins>
      <w:ins w:id="11166" w:author="Irová Zuzana" w:date="2025-03-31T12:50:00Z" w16du:dateUtc="2025-03-31T10:50:00Z">
        <w:r w:rsidR="000457BC">
          <w:t>určitá doba</w:t>
        </w:r>
      </w:ins>
      <w:ins w:id="11167" w:author="Irová Zuzana" w:date="2025-03-31T12:48:00Z" w16du:dateUtc="2025-03-31T10:48:00Z">
        <w:r>
          <w:t xml:space="preserve">. </w:t>
        </w:r>
      </w:ins>
    </w:p>
    <w:p w14:paraId="38F385C1" w14:textId="77777777" w:rsidR="00BF7282" w:rsidRPr="00E12C16" w:rsidRDefault="00BF7282" w:rsidP="00BF7282">
      <w:pPr>
        <w:pStyle w:val="Heading4"/>
        <w:spacing w:after="120" w:line="276" w:lineRule="auto"/>
        <w:rPr>
          <w:ins w:id="11168" w:author="Irová Zuzana" w:date="2025-03-31T12:48:00Z" w16du:dateUtc="2025-03-31T10:48:00Z"/>
          <w:rFonts w:hint="eastAsia"/>
        </w:rPr>
      </w:pPr>
      <w:ins w:id="11169" w:author="Irová Zuzana" w:date="2025-03-31T12:48:00Z" w16du:dateUtc="2025-03-31T10:48:00Z">
        <w:r>
          <w:t>S</w:t>
        </w:r>
        <w:r w:rsidRPr="00E12C16">
          <w:t>puštění</w:t>
        </w:r>
        <w:r>
          <w:t xml:space="preserve"> případu</w:t>
        </w:r>
      </w:ins>
    </w:p>
    <w:p w14:paraId="2A955E2B" w14:textId="14E25A5D" w:rsidR="00BF7282" w:rsidRPr="000D11D5" w:rsidRDefault="000457BC">
      <w:pPr>
        <w:pStyle w:val="NormalIndent"/>
        <w:rPr>
          <w:ins w:id="11170" w:author="Irová Zuzana" w:date="2025-03-31T12:48:00Z" w16du:dateUtc="2025-03-31T10:48:00Z"/>
          <w:lang w:val="en-GB"/>
        </w:rPr>
        <w:pPrChange w:id="11171" w:author="Irová Zuzana" w:date="2025-06-06T15:16:00Z" w16du:dateUtc="2025-06-06T13:16:00Z">
          <w:pPr>
            <w:pStyle w:val="ListFS2"/>
          </w:pPr>
        </w:pPrChange>
      </w:pPr>
      <w:ins w:id="11172" w:author="Irová Zuzana" w:date="2025-03-31T12:50:00Z" w16du:dateUtc="2025-03-31T10:50:00Z">
        <w:r w:rsidRPr="000457BC">
          <w:t>V pravidelných intervalech na základě naplánované operace</w:t>
        </w:r>
        <w:r>
          <w:t xml:space="preserve"> </w:t>
        </w:r>
        <w:r w:rsidRPr="00D03825">
          <w:t>BEm.</w:t>
        </w:r>
      </w:ins>
      <w:ins w:id="11173" w:author="Irová Zuzana" w:date="2025-03-31T12:51:00Z" w16du:dateUtc="2025-03-31T10:51:00Z">
        <w:r w:rsidR="00512CFC">
          <w:t>Offence</w:t>
        </w:r>
      </w:ins>
      <w:ins w:id="11174" w:author="Irová Zuzana" w:date="2025-03-31T12:50:00Z" w16du:dateUtc="2025-03-31T10:50:00Z">
        <w:r>
          <w:t>RfP</w:t>
        </w:r>
      </w:ins>
      <w:ins w:id="11175" w:author="Irová Zuzana" w:date="2025-03-31T12:51:00Z" w16du:dateUtc="2025-03-31T10:51:00Z">
        <w:r w:rsidR="00512CFC">
          <w:t>.</w:t>
        </w:r>
      </w:ins>
    </w:p>
    <w:p w14:paraId="3F4A4EEB" w14:textId="77777777" w:rsidR="00BF7282" w:rsidRPr="005725E3" w:rsidRDefault="00BF7282" w:rsidP="00BF7282">
      <w:pPr>
        <w:pStyle w:val="Heading4"/>
        <w:spacing w:after="120" w:line="276" w:lineRule="auto"/>
        <w:rPr>
          <w:ins w:id="11176" w:author="Irová Zuzana" w:date="2025-03-31T12:48:00Z" w16du:dateUtc="2025-03-31T10:48:00Z"/>
          <w:rFonts w:hint="eastAsia"/>
          <w:lang w:val="en-US"/>
        </w:rPr>
      </w:pPr>
      <w:ins w:id="11177" w:author="Irová Zuzana" w:date="2025-03-31T12:48:00Z" w16du:dateUtc="2025-03-31T10:48:00Z">
        <w:r w:rsidRPr="005725E3">
          <w:rPr>
            <w:lang w:val="en-US"/>
          </w:rPr>
          <w:t>Podmínky spuštění</w:t>
        </w:r>
      </w:ins>
    </w:p>
    <w:p w14:paraId="5D4910ED" w14:textId="6BD53331" w:rsidR="00BF7282" w:rsidRPr="00E12C16" w:rsidRDefault="00EA6FFB">
      <w:pPr>
        <w:pStyle w:val="NormalIndent"/>
        <w:rPr>
          <w:ins w:id="11178" w:author="Irová Zuzana" w:date="2025-03-31T12:48:00Z" w16du:dateUtc="2025-03-31T10:48:00Z"/>
        </w:rPr>
      </w:pPr>
      <w:ins w:id="11179" w:author="Irová Zuzana" w:date="2025-03-31T12:53:00Z" w16du:dateUtc="2025-03-31T10:53:00Z">
        <w:r>
          <w:t>Nejsou.</w:t>
        </w:r>
      </w:ins>
    </w:p>
    <w:p w14:paraId="571B356E" w14:textId="77777777" w:rsidR="00BF7282" w:rsidRPr="00E12C16" w:rsidRDefault="00BF7282" w:rsidP="00BF7282">
      <w:pPr>
        <w:pStyle w:val="Heading4"/>
        <w:spacing w:after="120" w:line="276" w:lineRule="auto"/>
        <w:rPr>
          <w:ins w:id="11180" w:author="Irová Zuzana" w:date="2025-03-31T12:48:00Z" w16du:dateUtc="2025-03-31T10:48:00Z"/>
          <w:rFonts w:hint="eastAsia"/>
        </w:rPr>
      </w:pPr>
      <w:ins w:id="11181" w:author="Irová Zuzana" w:date="2025-03-31T12:48:00Z" w16du:dateUtc="2025-03-31T10:48:00Z">
        <w:r w:rsidRPr="00E12C16">
          <w:t>Normální postup</w:t>
        </w:r>
      </w:ins>
    </w:p>
    <w:p w14:paraId="0EC0F1B5" w14:textId="0F5A4BE9" w:rsidR="00CD37FC" w:rsidRDefault="00CD37FC">
      <w:pPr>
        <w:pStyle w:val="NormalIndent"/>
        <w:rPr>
          <w:ins w:id="11182" w:author="Irová Zuzana" w:date="2025-03-31T12:53:00Z" w16du:dateUtc="2025-03-31T10:53:00Z"/>
        </w:rPr>
      </w:pPr>
      <w:ins w:id="11183" w:author="Irová Zuzana" w:date="2025-03-31T12:53:00Z" w16du:dateUtc="2025-03-31T10:53:00Z">
        <w:r>
          <w:t>Systém vyhledá přestupky</w:t>
        </w:r>
      </w:ins>
      <w:ins w:id="11184" w:author="Irová Zuzana" w:date="2025-03-31T12:54:00Z" w16du:dateUtc="2025-03-31T10:54:00Z">
        <w:r w:rsidR="00557B37">
          <w:t xml:space="preserve">, </w:t>
        </w:r>
      </w:ins>
      <w:ins w:id="11185" w:author="Irová Zuzana" w:date="2025-03-31T12:55:00Z" w16du:dateUtc="2025-03-31T10:55:00Z">
        <w:r w:rsidR="00694750">
          <w:t xml:space="preserve">od jejichž </w:t>
        </w:r>
      </w:ins>
      <w:ins w:id="11186" w:author="Irová Zuzana" w:date="2025-04-14T19:39:00Z" w16du:dateUtc="2025-04-14T17:39:00Z">
        <w:r w:rsidR="003F2D90">
          <w:t>přepnutí do stavu Offence</w:t>
        </w:r>
      </w:ins>
      <w:ins w:id="11187" w:author="Irová Zuzana" w:date="2025-03-31T13:09:00Z" w16du:dateUtc="2025-03-31T11:09:00Z">
        <w:r w:rsidR="006D7DC8">
          <w:t xml:space="preserve"> </w:t>
        </w:r>
      </w:ins>
      <w:ins w:id="11188" w:author="Irová Zuzana" w:date="2025-03-31T12:55:00Z" w16du:dateUtc="2025-03-31T10:55:00Z">
        <w:r w:rsidR="00694750">
          <w:t xml:space="preserve">uběhlo déle </w:t>
        </w:r>
      </w:ins>
      <w:ins w:id="11189" w:author="Irová Zuzana" w:date="2025-03-31T12:53:00Z" w16du:dateUtc="2025-03-31T10:53:00Z">
        <w:r>
          <w:t>než je časové období nakonfigurované v</w:t>
        </w:r>
      </w:ins>
      <w:ins w:id="11190" w:author="Irová Zuzana" w:date="2025-04-14T19:40:00Z" w16du:dateUtc="2025-04-14T17:40:00Z">
        <w:r w:rsidR="002F1D08">
          <w:t xml:space="preserve"> daném </w:t>
        </w:r>
      </w:ins>
      <w:ins w:id="11191" w:author="Irová Zuzana" w:date="2025-03-31T12:53:00Z" w16du:dateUtc="2025-03-31T10:53:00Z">
        <w:r>
          <w:t>konfiguračním klíči</w:t>
        </w:r>
      </w:ins>
      <w:ins w:id="11192" w:author="Irová Zuzana" w:date="2025-03-31T12:55:00Z" w16du:dateUtc="2025-03-31T10:55:00Z">
        <w:r w:rsidR="00FE24F4">
          <w:t xml:space="preserve"> (tj</w:t>
        </w:r>
      </w:ins>
      <w:ins w:id="11193" w:author="Irová Zuzana" w:date="2025-03-31T13:09:00Z" w16du:dateUtc="2025-03-31T11:09:00Z">
        <w:r w:rsidR="006D7DC8">
          <w:t>.</w:t>
        </w:r>
      </w:ins>
      <w:ins w:id="11194" w:author="Irová Zuzana" w:date="2025-03-31T12:55:00Z" w16du:dateUtc="2025-03-31T10:55:00Z">
        <w:r w:rsidR="00FE24F4">
          <w:t xml:space="preserve"> </w:t>
        </w:r>
      </w:ins>
      <w:ins w:id="11195" w:author="Irová Zuzana" w:date="2025-03-31T12:55:00Z">
        <w:r w:rsidR="00FE24F4" w:rsidRPr="00FE24F4">
          <w:t>(Unpaid Toll Transactions, které jsou ve stavu Offence</w:t>
        </w:r>
      </w:ins>
      <w:ins w:id="11196" w:author="Irová Zuzana" w:date="2025-03-31T13:10:00Z" w16du:dateUtc="2025-03-31T11:10:00Z">
        <w:r w:rsidR="004F5C7A">
          <w:t xml:space="preserve">, kdy rozdíl dnů mezi Sysdate </w:t>
        </w:r>
      </w:ins>
      <w:ins w:id="11197" w:author="Irová Zuzana" w:date="2025-03-31T13:12:00Z" w16du:dateUtc="2025-03-31T11:12:00Z">
        <w:r w:rsidR="0027302A">
          <w:t xml:space="preserve">a </w:t>
        </w:r>
      </w:ins>
      <w:ins w:id="11198" w:author="Irová Zuzana" w:date="2025-03-31T13:10:00Z" w16du:dateUtc="2025-03-31T11:10:00Z">
        <w:r w:rsidR="004F5C7A">
          <w:t>UTT.</w:t>
        </w:r>
      </w:ins>
      <w:ins w:id="11199" w:author="Irová Zuzana" w:date="2025-04-14T19:40:00Z" w16du:dateUtc="2025-04-14T17:40:00Z">
        <w:r w:rsidR="006F378D">
          <w:t>Offence</w:t>
        </w:r>
      </w:ins>
      <w:ins w:id="11200" w:author="Irová Zuzana" w:date="2025-03-31T12:57:00Z" w16du:dateUtc="2025-03-31T10:57:00Z">
        <w:r w:rsidR="00153047" w:rsidRPr="00153047">
          <w:t xml:space="preserve"> time</w:t>
        </w:r>
        <w:r w:rsidR="00153047">
          <w:t xml:space="preserve"> </w:t>
        </w:r>
      </w:ins>
      <w:ins w:id="11201" w:author="Irová Zuzana" w:date="2025-03-31T13:11:00Z" w16du:dateUtc="2025-03-31T11:11:00Z">
        <w:r w:rsidR="00A26EA6">
          <w:rPr>
            <w:lang w:val="en-US"/>
          </w:rPr>
          <w:t>&gt;</w:t>
        </w:r>
        <w:r w:rsidR="00A26EA6">
          <w:t>=</w:t>
        </w:r>
      </w:ins>
      <w:ins w:id="11202" w:author="Irová Zuzana" w:date="2025-03-31T12:57:00Z" w16du:dateUtc="2025-03-31T10:57:00Z">
        <w:r w:rsidR="00BF27A0">
          <w:rPr>
            <w:lang w:val="en-US"/>
          </w:rPr>
          <w:t xml:space="preserve"> </w:t>
        </w:r>
      </w:ins>
      <w:ins w:id="11203" w:author="Irová Zuzana" w:date="2025-03-31T13:10:00Z" w16du:dateUtc="2025-03-31T11:10:00Z">
        <w:r w:rsidR="006D7DC8" w:rsidRPr="006D7DC8">
          <w:rPr>
            <w:lang w:val="en-US"/>
          </w:rPr>
          <w:t>BE_DaysPriorOffencesRfPCreation</w:t>
        </w:r>
      </w:ins>
      <w:ins w:id="11204" w:author="Irová Zuzana" w:date="2025-03-31T12:55:00Z">
        <w:r w:rsidR="00FE24F4" w:rsidRPr="00FE24F4">
          <w:t>)</w:t>
        </w:r>
      </w:ins>
      <w:ins w:id="11205" w:author="Irová Zuzana" w:date="2025-03-31T12:53:00Z" w16du:dateUtc="2025-03-31T10:53:00Z">
        <w:r>
          <w:t>.</w:t>
        </w:r>
      </w:ins>
    </w:p>
    <w:p w14:paraId="1B055D76" w14:textId="77777777" w:rsidR="00CD37FC" w:rsidRDefault="00CD37FC">
      <w:pPr>
        <w:pStyle w:val="NormalIndent"/>
        <w:rPr>
          <w:ins w:id="11206" w:author="Irová Zuzana" w:date="2025-03-31T12:53:00Z" w16du:dateUtc="2025-03-31T10:53:00Z"/>
        </w:rPr>
      </w:pPr>
    </w:p>
    <w:p w14:paraId="5F25C019" w14:textId="77777777" w:rsidR="00832DF4" w:rsidRDefault="00CD37FC">
      <w:pPr>
        <w:pStyle w:val="NormalIndent"/>
        <w:rPr>
          <w:ins w:id="11207" w:author="Irová Zuzana" w:date="2025-04-14T13:00:00Z" w16du:dateUtc="2025-04-14T11:00:00Z"/>
        </w:rPr>
      </w:pPr>
      <w:ins w:id="11208" w:author="Irová Zuzana" w:date="2025-03-31T12:53:00Z" w16du:dateUtc="2025-03-31T10:53:00Z">
        <w:r>
          <w:t>Systém seskup</w:t>
        </w:r>
      </w:ins>
      <w:ins w:id="11209" w:author="Irová Zuzana" w:date="2025-03-31T13:12:00Z" w16du:dateUtc="2025-03-31T11:12:00Z">
        <w:r w:rsidR="003E7116">
          <w:t>í</w:t>
        </w:r>
      </w:ins>
      <w:ins w:id="11210" w:author="Irová Zuzana" w:date="2025-03-31T12:53:00Z" w16du:dateUtc="2025-03-31T10:53:00Z">
        <w:r>
          <w:t xml:space="preserve"> nalezené nezaplacené mýtné transakce podle</w:t>
        </w:r>
      </w:ins>
      <w:ins w:id="11211" w:author="Irová Zuzana" w:date="2025-04-14T13:00:00Z" w16du:dateUtc="2025-04-14T11:00:00Z">
        <w:r w:rsidR="00832DF4">
          <w:t>:</w:t>
        </w:r>
      </w:ins>
    </w:p>
    <w:p w14:paraId="29DF3C33" w14:textId="77777777" w:rsidR="00DA200E" w:rsidRDefault="00551CE2">
      <w:pPr>
        <w:pStyle w:val="ListFS1"/>
        <w:rPr>
          <w:ins w:id="11212" w:author="Irová Zuzana" w:date="2025-04-14T13:00:00Z" w16du:dateUtc="2025-04-14T11:00:00Z"/>
        </w:rPr>
        <w:pPrChange w:id="11213" w:author="Irová Zuzana" w:date="2025-06-06T15:37:00Z" w16du:dateUtc="2025-06-06T13:37:00Z">
          <w:pPr>
            <w:pStyle w:val="NormalIndent"/>
          </w:pPr>
        </w:pPrChange>
      </w:pPr>
      <w:ins w:id="11214" w:author="Irová Zuzana" w:date="2025-03-31T13:18:00Z" w16du:dateUtc="2025-03-31T11:18:00Z">
        <w:r>
          <w:t xml:space="preserve">Registration number, </w:t>
        </w:r>
      </w:ins>
    </w:p>
    <w:p w14:paraId="4B8259C0" w14:textId="77777777" w:rsidR="00DA200E" w:rsidRDefault="00551CE2">
      <w:pPr>
        <w:pStyle w:val="ListFS1"/>
        <w:rPr>
          <w:ins w:id="11215" w:author="Irová Zuzana" w:date="2025-04-14T13:00:00Z" w16du:dateUtc="2025-04-14T11:00:00Z"/>
        </w:rPr>
        <w:pPrChange w:id="11216" w:author="Irová Zuzana" w:date="2025-06-06T15:37:00Z" w16du:dateUtc="2025-06-06T13:37:00Z">
          <w:pPr>
            <w:pStyle w:val="NormalIndent"/>
          </w:pPr>
        </w:pPrChange>
      </w:pPr>
      <w:ins w:id="11217" w:author="Irová Zuzana" w:date="2025-03-31T13:18:00Z" w16du:dateUtc="2025-03-31T11:18:00Z">
        <w:r>
          <w:t>Registrat</w:t>
        </w:r>
      </w:ins>
      <w:ins w:id="11218" w:author="Irová Zuzana" w:date="2025-03-31T13:19:00Z" w16du:dateUtc="2025-03-31T11:19:00Z">
        <w:r>
          <w:t>ion country</w:t>
        </w:r>
      </w:ins>
      <w:ins w:id="11219" w:author="Irová Zuzana" w:date="2025-03-31T12:53:00Z" w16du:dateUtc="2025-03-31T10:53:00Z">
        <w:r w:rsidR="00CD37FC">
          <w:t xml:space="preserve">, </w:t>
        </w:r>
      </w:ins>
    </w:p>
    <w:p w14:paraId="37DF2DE4" w14:textId="6A41CD51" w:rsidR="00CD37FC" w:rsidRDefault="00547F56">
      <w:pPr>
        <w:pStyle w:val="ListFS1"/>
        <w:rPr>
          <w:ins w:id="11220" w:author="Irová Zuzana" w:date="2025-03-31T12:53:00Z" w16du:dateUtc="2025-03-31T10:53:00Z"/>
        </w:rPr>
        <w:pPrChange w:id="11221" w:author="Irová Zuzana" w:date="2025-06-06T15:37:00Z" w16du:dateUtc="2025-06-06T13:37:00Z">
          <w:pPr>
            <w:pStyle w:val="NormalIndent"/>
          </w:pPr>
        </w:pPrChange>
      </w:pPr>
      <w:ins w:id="11222" w:author="Irová Zuzana" w:date="2025-03-31T13:13:00Z" w16du:dateUtc="2025-03-31T11:13:00Z">
        <w:r>
          <w:t>Account</w:t>
        </w:r>
      </w:ins>
      <w:ins w:id="11223" w:author="Irová Zuzana" w:date="2025-03-31T12:53:00Z" w16du:dateUtc="2025-03-31T10:53:00Z">
        <w:r w:rsidR="00CD37FC">
          <w:t xml:space="preserve"> (pokud je znám</w:t>
        </w:r>
      </w:ins>
      <w:ins w:id="11224" w:author="Irová Zuzana" w:date="2025-03-31T13:17:00Z" w16du:dateUtc="2025-03-31T11:17:00Z">
        <w:r w:rsidR="00446530">
          <w:t>, jinak null</w:t>
        </w:r>
      </w:ins>
      <w:ins w:id="11225" w:author="Irová Zuzana" w:date="2025-03-31T12:53:00Z" w16du:dateUtc="2025-03-31T10:53:00Z">
        <w:r w:rsidR="00CD37FC">
          <w:t>).</w:t>
        </w:r>
      </w:ins>
    </w:p>
    <w:p w14:paraId="07F05C3F" w14:textId="2956F186" w:rsidR="00CD37FC" w:rsidRDefault="00CD37FC">
      <w:pPr>
        <w:pStyle w:val="NormalIndent"/>
        <w:rPr>
          <w:ins w:id="11226" w:author="Irová Zuzana" w:date="2025-03-31T12:53:00Z" w16du:dateUtc="2025-03-31T10:53:00Z"/>
        </w:rPr>
      </w:pPr>
      <w:ins w:id="11227" w:author="Irová Zuzana" w:date="2025-03-31T12:53:00Z" w16du:dateUtc="2025-03-31T10:53:00Z">
        <w:r>
          <w:lastRenderedPageBreak/>
          <w:t xml:space="preserve">V případě, že je skupina </w:t>
        </w:r>
      </w:ins>
      <w:ins w:id="11228" w:author="Irová Zuzana" w:date="2025-03-31T13:18:00Z" w16du:dateUtc="2025-03-31T11:18:00Z">
        <w:r w:rsidR="00446530">
          <w:t>UTT</w:t>
        </w:r>
      </w:ins>
      <w:ins w:id="11229" w:author="Irová Zuzana" w:date="2025-03-31T12:53:00Z" w16du:dateUtc="2025-03-31T10:53:00Z">
        <w:r>
          <w:t xml:space="preserve"> bez účtu (tj. patří neregistrovanému provozovateli vozidla</w:t>
        </w:r>
      </w:ins>
      <w:ins w:id="11230" w:author="Irová Zuzana" w:date="2025-05-22T14:33:00Z" w16du:dateUtc="2025-05-22T12:33:00Z">
        <w:r w:rsidR="00DB40BB">
          <w:t xml:space="preserve">; </w:t>
        </w:r>
        <w:r w:rsidR="002276F1">
          <w:t xml:space="preserve">tj. </w:t>
        </w:r>
        <w:r w:rsidR="00DB40BB">
          <w:t>Subject type = Not registered</w:t>
        </w:r>
      </w:ins>
      <w:ins w:id="11231" w:author="Irová Zuzana" w:date="2025-03-31T12:53:00Z" w16du:dateUtc="2025-03-31T10:53:00Z">
        <w:r>
          <w:t xml:space="preserve">), </w:t>
        </w:r>
      </w:ins>
      <w:ins w:id="11232" w:author="Irová Zuzana" w:date="2025-04-14T19:20:00Z" w16du:dateUtc="2025-04-14T17:20:00Z">
        <w:r w:rsidR="00527765">
          <w:t>nebo</w:t>
        </w:r>
      </w:ins>
      <w:ins w:id="11233" w:author="Irová Zuzana" w:date="2025-04-14T19:41:00Z" w16du:dateUtc="2025-04-14T17:41:00Z">
        <w:r w:rsidR="009E470C">
          <w:t xml:space="preserve"> </w:t>
        </w:r>
      </w:ins>
      <w:ins w:id="11234" w:author="Irová Zuzana" w:date="2025-04-14T19:19:00Z" w16du:dateUtc="2025-04-14T17:19:00Z">
        <w:r w:rsidR="003054A7">
          <w:t xml:space="preserve">že je skupina UTT </w:t>
        </w:r>
        <w:r w:rsidR="00E57F78">
          <w:t xml:space="preserve">s účtem, ale patřící </w:t>
        </w:r>
      </w:ins>
      <w:ins w:id="11235" w:author="Irová Zuzana" w:date="2025-04-14T19:18:00Z" w16du:dateUtc="2025-04-14T17:18:00Z">
        <w:r w:rsidR="008C671D">
          <w:t>a</w:t>
        </w:r>
      </w:ins>
      <w:ins w:id="11236" w:author="Irová Zuzana" w:date="2025-04-14T19:16:00Z" w16du:dateUtc="2025-04-14T17:16:00Z">
        <w:r w:rsidR="00D444B8">
          <w:t>nonymní</w:t>
        </w:r>
      </w:ins>
      <w:ins w:id="11237" w:author="Irová Zuzana" w:date="2025-04-14T19:18:00Z" w16du:dateUtc="2025-04-14T17:18:00Z">
        <w:r w:rsidR="008C671D">
          <w:t xml:space="preserve">mu </w:t>
        </w:r>
      </w:ins>
      <w:ins w:id="11238" w:author="Irová Zuzana" w:date="2025-04-14T19:16:00Z" w16du:dateUtc="2025-04-14T17:16:00Z">
        <w:r w:rsidR="00D444B8">
          <w:t>zákazník</w:t>
        </w:r>
      </w:ins>
      <w:ins w:id="11239" w:author="Irová Zuzana" w:date="2025-04-14T19:19:00Z" w16du:dateUtc="2025-04-14T17:19:00Z">
        <w:r w:rsidR="00E57F78">
          <w:t>u</w:t>
        </w:r>
      </w:ins>
      <w:ins w:id="11240" w:author="Irová Zuzana" w:date="2025-05-22T14:33:00Z" w16du:dateUtc="2025-05-22T12:33:00Z">
        <w:r w:rsidR="00DB40BB">
          <w:t xml:space="preserve"> (tj. </w:t>
        </w:r>
      </w:ins>
      <w:ins w:id="11241" w:author="Irová Zuzana" w:date="2025-05-22T14:39:00Z" w16du:dateUtc="2025-05-22T12:39:00Z">
        <w:r w:rsidR="002C0A8B">
          <w:t>VCM.Customer.</w:t>
        </w:r>
        <w:r w:rsidR="00D1466D">
          <w:t>anonymous registration = true)</w:t>
        </w:r>
      </w:ins>
      <w:ins w:id="11242" w:author="Irová Zuzana" w:date="2025-04-14T19:16:00Z" w16du:dateUtc="2025-04-14T17:16:00Z">
        <w:r w:rsidR="00D444B8">
          <w:t xml:space="preserve">, </w:t>
        </w:r>
      </w:ins>
      <w:ins w:id="11243" w:author="Irová Zuzana" w:date="2025-03-31T13:14:00Z" w16du:dateUtc="2025-03-31T11:14:00Z">
        <w:r w:rsidR="0036318D">
          <w:t>S</w:t>
        </w:r>
      </w:ins>
      <w:ins w:id="11244" w:author="Irová Zuzana" w:date="2025-03-31T12:53:00Z" w16du:dateUtc="2025-03-31T10:53:00Z">
        <w:r>
          <w:t xml:space="preserve">ystém se </w:t>
        </w:r>
      </w:ins>
      <w:ins w:id="11245" w:author="Irová Zuzana" w:date="2025-03-31T13:14:00Z" w16du:dateUtc="2025-03-31T11:14:00Z">
        <w:r w:rsidR="0036318D">
          <w:t>pokusí</w:t>
        </w:r>
      </w:ins>
      <w:ins w:id="11246" w:author="Irová Zuzana" w:date="2025-03-31T12:53:00Z" w16du:dateUtc="2025-03-31T10:53:00Z">
        <w:r>
          <w:t xml:space="preserve"> získat kontaktní adresu provozovatele vozidla z veřejných rejstříků na základě registrační značky vozidla a země</w:t>
        </w:r>
      </w:ins>
      <w:ins w:id="11247" w:author="Irová Zuzana" w:date="2025-03-31T13:20:00Z" w16du:dateUtc="2025-03-31T11:20:00Z">
        <w:r w:rsidR="00E145E8">
          <w:t xml:space="preserve"> registrace</w:t>
        </w:r>
      </w:ins>
      <w:ins w:id="11248" w:author="Irová Zuzana" w:date="2025-05-15T14:48:00Z" w16du:dateUtc="2025-05-15T12:48:00Z">
        <w:r w:rsidR="00780949">
          <w:t xml:space="preserve">, za použití systémové funkce </w:t>
        </w:r>
        <w:r w:rsidR="00D96F12">
          <w:t xml:space="preserve">Získej data z EUCARIS </w:t>
        </w:r>
        <w:r w:rsidR="00780949">
          <w:t>(</w:t>
        </w:r>
        <w:r w:rsidR="00780949" w:rsidRPr="00780949">
          <w:t>SYS.TDP.9.1</w:t>
        </w:r>
        <w:r w:rsidR="00780949">
          <w:t>)</w:t>
        </w:r>
      </w:ins>
      <w:ins w:id="11249" w:author="Irová Zuzana" w:date="2025-04-14T13:16:00Z" w16du:dateUtc="2025-04-14T11:16:00Z">
        <w:r w:rsidR="00F771F5">
          <w:t>:</w:t>
        </w:r>
      </w:ins>
    </w:p>
    <w:p w14:paraId="2B0F9D40" w14:textId="69AF0146" w:rsidR="00CD37FC" w:rsidRDefault="00CD37FC">
      <w:pPr>
        <w:pStyle w:val="ListFS1"/>
        <w:rPr>
          <w:ins w:id="11250" w:author="Irová Zuzana" w:date="2025-03-31T12:53:00Z" w16du:dateUtc="2025-03-31T10:53:00Z"/>
        </w:rPr>
        <w:pPrChange w:id="11251" w:author="Irová Zuzana" w:date="2025-06-06T15:37:00Z" w16du:dateUtc="2025-06-06T13:37:00Z">
          <w:pPr>
            <w:pStyle w:val="NormalIndent"/>
          </w:pPr>
        </w:pPrChange>
      </w:pPr>
      <w:ins w:id="11252" w:author="Irová Zuzana" w:date="2025-03-31T12:53:00Z" w16du:dateUtc="2025-03-31T10:53:00Z">
        <w:r>
          <w:t xml:space="preserve">V případě, že nebyla nalezena žádná kontaktní adresa, </w:t>
        </w:r>
      </w:ins>
      <w:ins w:id="11253" w:author="Irová Zuzana" w:date="2025-03-31T13:20:00Z" w16du:dateUtc="2025-03-31T11:20:00Z">
        <w:r w:rsidR="00E145E8">
          <w:t>S</w:t>
        </w:r>
      </w:ins>
      <w:ins w:id="11254" w:author="Irová Zuzana" w:date="2025-03-31T12:53:00Z" w16du:dateUtc="2025-03-31T10:53:00Z">
        <w:r>
          <w:t>ystém takové</w:t>
        </w:r>
      </w:ins>
      <w:ins w:id="11255" w:author="Irová Zuzana" w:date="2025-04-14T19:41:00Z" w16du:dateUtc="2025-04-14T17:41:00Z">
        <w:r w:rsidR="00825945">
          <w:t>to</w:t>
        </w:r>
      </w:ins>
      <w:ins w:id="11256" w:author="Irová Zuzana" w:date="2025-03-31T12:53:00Z" w16du:dateUtc="2025-03-31T10:53:00Z">
        <w:r>
          <w:t xml:space="preserve"> </w:t>
        </w:r>
      </w:ins>
      <w:ins w:id="11257" w:author="Irová Zuzana" w:date="2025-03-31T13:20:00Z" w16du:dateUtc="2025-03-31T11:20:00Z">
        <w:r w:rsidR="00E145E8">
          <w:t xml:space="preserve">nezaplacené mýtné </w:t>
        </w:r>
      </w:ins>
      <w:ins w:id="11258" w:author="Irová Zuzana" w:date="2025-03-31T12:53:00Z" w16du:dateUtc="2025-03-31T10:53:00Z">
        <w:r>
          <w:t xml:space="preserve">transakce odfiltruje a tento proces </w:t>
        </w:r>
      </w:ins>
      <w:ins w:id="11259" w:author="Irová Zuzana" w:date="2025-05-13T13:03:00Z" w16du:dateUtc="2025-05-13T11:03:00Z">
        <w:r w:rsidR="001E63E7">
          <w:t xml:space="preserve">generování </w:t>
        </w:r>
      </w:ins>
      <w:ins w:id="11260" w:author="Irová Zuzana" w:date="2025-06-06T23:09:00Z" w16du:dateUtc="2025-06-06T21:09:00Z">
        <w:r w:rsidR="00D343DB">
          <w:t xml:space="preserve">Offence </w:t>
        </w:r>
      </w:ins>
      <w:ins w:id="11261" w:author="Irová Zuzana" w:date="2025-05-13T13:03:00Z" w16du:dateUtc="2025-05-13T11:03:00Z">
        <w:r w:rsidR="001E63E7">
          <w:t xml:space="preserve">RfP </w:t>
        </w:r>
      </w:ins>
      <w:ins w:id="11262" w:author="Irová Zuzana" w:date="2025-03-31T12:53:00Z" w16du:dateUtc="2025-03-31T10:53:00Z">
        <w:r>
          <w:t>pro ně</w:t>
        </w:r>
      </w:ins>
      <w:ins w:id="11263" w:author="Irová Zuzana" w:date="2025-05-13T13:03:00Z" w16du:dateUtc="2025-05-13T11:03:00Z">
        <w:r w:rsidR="00624A4A">
          <w:t>,</w:t>
        </w:r>
      </w:ins>
      <w:ins w:id="11264" w:author="Irová Zuzana" w:date="2025-03-31T12:53:00Z" w16du:dateUtc="2025-03-31T10:53:00Z">
        <w:r>
          <w:t xml:space="preserve"> </w:t>
        </w:r>
      </w:ins>
      <w:ins w:id="11265" w:author="Irová Zuzana" w:date="2025-05-13T13:03:00Z" w16du:dateUtc="2025-05-13T11:03:00Z">
        <w:r w:rsidR="00624A4A">
          <w:t xml:space="preserve">pro tento běh, </w:t>
        </w:r>
      </w:ins>
      <w:ins w:id="11266" w:author="Irová Zuzana" w:date="2025-03-31T12:53:00Z" w16du:dateUtc="2025-03-31T10:53:00Z">
        <w:r>
          <w:t>končí.</w:t>
        </w:r>
      </w:ins>
    </w:p>
    <w:p w14:paraId="11107B37" w14:textId="0E7EBDDA" w:rsidR="00CD37FC" w:rsidRDefault="00826FAD">
      <w:pPr>
        <w:pStyle w:val="ListFS1"/>
        <w:rPr>
          <w:ins w:id="11267" w:author="Irová Zuzana" w:date="2025-04-14T13:16:00Z" w16du:dateUtc="2025-04-14T11:16:00Z"/>
        </w:rPr>
        <w:pPrChange w:id="11268" w:author="Irová Zuzana" w:date="2025-06-06T15:37:00Z" w16du:dateUtc="2025-06-06T13:37:00Z">
          <w:pPr>
            <w:pStyle w:val="NormalIndent"/>
          </w:pPr>
        </w:pPrChange>
      </w:pPr>
      <w:ins w:id="11269" w:author="Irová Zuzana" w:date="2025-03-31T13:31:00Z" w16du:dateUtc="2025-03-31T11:31:00Z">
        <w:r>
          <w:t xml:space="preserve">V případě, že </w:t>
        </w:r>
      </w:ins>
      <w:ins w:id="11270" w:author="Irová Zuzana" w:date="2025-04-14T13:16:00Z" w16du:dateUtc="2025-04-14T11:16:00Z">
        <w:r w:rsidR="00F771F5">
          <w:t>byla</w:t>
        </w:r>
      </w:ins>
      <w:ins w:id="11271" w:author="Irová Zuzana" w:date="2025-03-31T13:31:00Z" w16du:dateUtc="2025-03-31T11:31:00Z">
        <w:r>
          <w:t xml:space="preserve"> </w:t>
        </w:r>
        <w:r w:rsidR="00EC030F">
          <w:t xml:space="preserve">nalezena kontaktní adresa, Systém ji použije </w:t>
        </w:r>
      </w:ins>
      <w:ins w:id="11272" w:author="Irová Zuzana" w:date="2025-03-31T13:32:00Z" w16du:dateUtc="2025-03-31T11:32:00Z">
        <w:r w:rsidR="00676D2F">
          <w:t xml:space="preserve">pro vygenerování </w:t>
        </w:r>
      </w:ins>
      <w:ins w:id="11273" w:author="Irová Zuzana" w:date="2025-06-06T23:09:00Z" w16du:dateUtc="2025-06-06T21:09:00Z">
        <w:r w:rsidR="00D343DB">
          <w:t xml:space="preserve">Offence </w:t>
        </w:r>
      </w:ins>
      <w:ins w:id="11274" w:author="Irová Zuzana" w:date="2025-03-31T13:32:00Z" w16du:dateUtc="2025-03-31T11:32:00Z">
        <w:r w:rsidR="00BD477B">
          <w:t>RfP</w:t>
        </w:r>
      </w:ins>
      <w:ins w:id="11275" w:author="Irová Zuzana" w:date="2025-04-14T12:58:00Z" w16du:dateUtc="2025-04-14T10:58:00Z">
        <w:r w:rsidR="00A25B61">
          <w:t xml:space="preserve"> jako fakturační adresu</w:t>
        </w:r>
      </w:ins>
      <w:ins w:id="11276" w:author="Irová Zuzana" w:date="2025-03-31T13:32:00Z" w16du:dateUtc="2025-03-31T11:32:00Z">
        <w:r w:rsidR="00BD477B">
          <w:t>.</w:t>
        </w:r>
      </w:ins>
    </w:p>
    <w:p w14:paraId="7B171B5B" w14:textId="77777777" w:rsidR="00F771F5" w:rsidRDefault="00F771F5">
      <w:pPr>
        <w:pStyle w:val="NormalIndent"/>
        <w:rPr>
          <w:ins w:id="11277" w:author="Irová Zuzana" w:date="2025-03-31T12:53:00Z" w16du:dateUtc="2025-03-31T10:53:00Z"/>
        </w:rPr>
      </w:pPr>
    </w:p>
    <w:p w14:paraId="6AC410F9" w14:textId="0A9A7185" w:rsidR="00D73504" w:rsidRDefault="001048A7">
      <w:pPr>
        <w:pStyle w:val="NormalIndent"/>
        <w:rPr>
          <w:ins w:id="11278" w:author="Irová Zuzana" w:date="2025-04-14T11:45:00Z" w16du:dateUtc="2025-04-14T09:45:00Z"/>
        </w:rPr>
      </w:pPr>
      <w:ins w:id="11279" w:author="Irová Zuzana" w:date="2025-04-14T13:02:00Z" w16du:dateUtc="2025-04-14T11:02:00Z">
        <w:r>
          <w:t>Systém</w:t>
        </w:r>
      </w:ins>
      <w:ins w:id="11280" w:author="Irová Zuzana" w:date="2025-04-14T13:07:00Z" w16du:dateUtc="2025-04-14T11:07:00Z">
        <w:r w:rsidR="00F34D92">
          <w:t xml:space="preserve"> </w:t>
        </w:r>
        <w:r w:rsidR="00AB3F15">
          <w:t xml:space="preserve">rozdělí seskupené UTT </w:t>
        </w:r>
        <w:r w:rsidR="0048463B">
          <w:t xml:space="preserve">podle </w:t>
        </w:r>
        <w:r w:rsidR="00051BA3">
          <w:t>Bill isser</w:t>
        </w:r>
      </w:ins>
      <w:ins w:id="11281" w:author="Irová Zuzana" w:date="2025-05-22T14:41:00Z" w16du:dateUtc="2025-05-22T12:41:00Z">
        <w:r w:rsidR="007136C4">
          <w:t xml:space="preserve"> a zjistí počet </w:t>
        </w:r>
        <w:r w:rsidR="00797D4F">
          <w:t>přestupků</w:t>
        </w:r>
      </w:ins>
      <w:ins w:id="11282" w:author="Irová Zuzana" w:date="2025-04-14T13:08:00Z" w16du:dateUtc="2025-04-14T11:08:00Z">
        <w:r w:rsidR="00E75EAF">
          <w:t>.</w:t>
        </w:r>
      </w:ins>
    </w:p>
    <w:p w14:paraId="46A3D9CD" w14:textId="77777777" w:rsidR="00FF67E8" w:rsidRDefault="00FF67E8">
      <w:pPr>
        <w:pStyle w:val="NormalIndent"/>
        <w:rPr>
          <w:ins w:id="11283" w:author="Irová Zuzana" w:date="2025-03-31T12:53:00Z" w16du:dateUtc="2025-03-31T10:53:00Z"/>
        </w:rPr>
      </w:pPr>
    </w:p>
    <w:p w14:paraId="714F4917" w14:textId="2B23FB6C" w:rsidR="00CD37FC" w:rsidRDefault="00CD37FC">
      <w:pPr>
        <w:pStyle w:val="NormalIndent"/>
        <w:rPr>
          <w:ins w:id="11284" w:author="Irová Zuzana" w:date="2025-04-14T12:59:00Z" w16du:dateUtc="2025-04-14T10:59:00Z"/>
        </w:rPr>
      </w:pPr>
      <w:ins w:id="11285" w:author="Irová Zuzana" w:date="2025-03-31T12:53:00Z" w16du:dateUtc="2025-03-31T10:53:00Z">
        <w:r>
          <w:t xml:space="preserve">Systém </w:t>
        </w:r>
      </w:ins>
      <w:ins w:id="11286" w:author="Irová Zuzana" w:date="2025-04-14T13:21:00Z" w16du:dateUtc="2025-04-14T11:21:00Z">
        <w:r w:rsidR="00277303">
          <w:t>vy</w:t>
        </w:r>
      </w:ins>
      <w:ins w:id="11287" w:author="Irová Zuzana" w:date="2025-03-31T12:53:00Z" w16du:dateUtc="2025-03-31T10:53:00Z">
        <w:r>
          <w:t>generuje RfP</w:t>
        </w:r>
      </w:ins>
      <w:ins w:id="11288" w:author="Irová Zuzana" w:date="2025-04-14T13:21:00Z" w16du:dateUtc="2025-04-14T11:21:00Z">
        <w:r w:rsidR="00277303">
          <w:t xml:space="preserve"> (</w:t>
        </w:r>
      </w:ins>
      <w:ins w:id="11289" w:author="Irová Zuzana" w:date="2025-04-14T13:22:00Z" w16du:dateUtc="2025-04-14T11:22:00Z">
        <w:r w:rsidR="00403E7B">
          <w:t xml:space="preserve">HR business nazývá </w:t>
        </w:r>
      </w:ins>
      <w:ins w:id="11290" w:author="Irová Zuzana" w:date="2025-04-14T13:21:00Z" w16du:dateUtc="2025-04-14T11:21:00Z">
        <w:r w:rsidR="00277303">
          <w:t>Formal Notice</w:t>
        </w:r>
      </w:ins>
      <w:ins w:id="11291" w:author="Irová Zuzana" w:date="2025-03-31T12:53:00Z" w16du:dateUtc="2025-03-31T10:53:00Z">
        <w:r>
          <w:t xml:space="preserve">) pro každou skupinu </w:t>
        </w:r>
      </w:ins>
      <w:ins w:id="11292" w:author="Irová Zuzana" w:date="2025-04-14T13:22:00Z" w16du:dateUtc="2025-04-14T11:22:00Z">
        <w:r w:rsidR="00450B88">
          <w:t>Unpaid Toll Transac</w:t>
        </w:r>
      </w:ins>
      <w:ins w:id="11293" w:author="Irová Zuzana" w:date="2025-04-14T13:23:00Z" w16du:dateUtc="2025-04-14T11:23:00Z">
        <w:r w:rsidR="00450B88">
          <w:t>tions</w:t>
        </w:r>
      </w:ins>
      <w:ins w:id="11294" w:author="Irová Zuzana" w:date="2025-03-31T12:53:00Z" w16du:dateUtc="2025-03-31T10:53:00Z">
        <w:r>
          <w:t xml:space="preserve"> (tj. pokud má účet vozidlo se 3 neuhrazenými mýtnými transakcemi, z nichž každá patří jinému </w:t>
        </w:r>
      </w:ins>
      <w:ins w:id="11295" w:author="Irová Zuzana" w:date="2025-04-14T13:23:00Z" w16du:dateUtc="2025-04-14T11:23:00Z">
        <w:r w:rsidR="00D55DE5">
          <w:t>Bill issuer</w:t>
        </w:r>
      </w:ins>
      <w:ins w:id="11296" w:author="Irová Zuzana" w:date="2025-03-31T12:53:00Z" w16du:dateUtc="2025-03-31T10:53:00Z">
        <w:r>
          <w:t>,</w:t>
        </w:r>
      </w:ins>
      <w:ins w:id="11297" w:author="Irová Zuzana" w:date="2025-04-03T17:04:00Z" w16du:dateUtc="2025-04-03T15:04:00Z">
        <w:r w:rsidR="00871BF9">
          <w:t xml:space="preserve"> </w:t>
        </w:r>
      </w:ins>
      <w:ins w:id="11298" w:author="Irová Zuzana" w:date="2025-03-31T12:53:00Z" w16du:dateUtc="2025-03-31T10:53:00Z">
        <w:r>
          <w:t xml:space="preserve">vygenerují se 3 </w:t>
        </w:r>
      </w:ins>
      <w:ins w:id="11299" w:author="Irová Zuzana" w:date="2025-06-06T23:09:00Z" w16du:dateUtc="2025-06-06T21:09:00Z">
        <w:r w:rsidR="00D343DB">
          <w:t xml:space="preserve">Offence </w:t>
        </w:r>
      </w:ins>
      <w:ins w:id="11300" w:author="Irová Zuzana" w:date="2025-04-14T13:23:00Z" w16du:dateUtc="2025-04-14T11:23:00Z">
        <w:r w:rsidR="007E287B">
          <w:t>RfP</w:t>
        </w:r>
      </w:ins>
      <w:ins w:id="11301" w:author="Irová Zuzana" w:date="2025-06-06T23:09:00Z" w16du:dateUtc="2025-06-06T21:09:00Z">
        <w:r w:rsidR="00D343DB">
          <w:t>s</w:t>
        </w:r>
      </w:ins>
      <w:ins w:id="11302" w:author="Irová Zuzana" w:date="2025-03-31T12:53:00Z" w16du:dateUtc="2025-03-31T10:53:00Z">
        <w:r>
          <w:t xml:space="preserve"> – jedno pro každého </w:t>
        </w:r>
      </w:ins>
      <w:ins w:id="11303" w:author="Irová Zuzana" w:date="2025-04-14T13:23:00Z" w16du:dateUtc="2025-04-14T11:23:00Z">
        <w:r w:rsidR="007E287B">
          <w:t>Bill issuer</w:t>
        </w:r>
      </w:ins>
      <w:ins w:id="11304" w:author="Irová Zuzana" w:date="2025-03-31T12:53:00Z" w16du:dateUtc="2025-03-31T10:53:00Z">
        <w:r>
          <w:t xml:space="preserve">, přičemž každé obsahuje odpovídající </w:t>
        </w:r>
      </w:ins>
      <w:ins w:id="11305" w:author="Irová Zuzana" w:date="2025-04-14T13:24:00Z" w16du:dateUtc="2025-04-14T11:24:00Z">
        <w:r w:rsidR="007E287B">
          <w:t>UTT</w:t>
        </w:r>
      </w:ins>
      <w:ins w:id="11306" w:author="Irová Zuzana" w:date="2025-03-31T12:53:00Z" w16du:dateUtc="2025-03-31T10:53:00Z">
        <w:r>
          <w:t xml:space="preserve"> a odpovídající administrativní poplatek)</w:t>
        </w:r>
      </w:ins>
      <w:ins w:id="11307" w:author="Irová Zuzana" w:date="2025-04-14T12:59:00Z" w16du:dateUtc="2025-04-14T10:59:00Z">
        <w:r w:rsidR="00A25B61">
          <w:t>:</w:t>
        </w:r>
      </w:ins>
    </w:p>
    <w:p w14:paraId="5FA7F7E9" w14:textId="6ECC57DC" w:rsidR="00665964" w:rsidRDefault="00665964">
      <w:pPr>
        <w:pStyle w:val="ListFS1"/>
        <w:rPr>
          <w:ins w:id="11308" w:author="Irová Zuzana" w:date="2025-04-14T12:59:00Z" w16du:dateUtc="2025-04-14T10:59:00Z"/>
        </w:rPr>
        <w:pPrChange w:id="11309" w:author="Irová Zuzana" w:date="2025-06-06T15:37:00Z" w16du:dateUtc="2025-06-06T13:37:00Z">
          <w:pPr>
            <w:pStyle w:val="NormalIndent"/>
          </w:pPr>
        </w:pPrChange>
      </w:pPr>
      <w:ins w:id="11310" w:author="Irová Zuzana" w:date="2025-04-14T12:59:00Z" w16du:dateUtc="2025-04-14T10:59:00Z">
        <w:r w:rsidRPr="00D4783A">
          <w:t>Systém zjistí BIBA na základě Bill issuer a Reason = Offence.</w:t>
        </w:r>
      </w:ins>
      <w:ins w:id="11311" w:author="Irová Zuzana" w:date="2025-04-14T19:42:00Z" w16du:dateUtc="2025-04-14T17:42:00Z">
        <w:r w:rsidR="00B66D89">
          <w:br/>
        </w:r>
      </w:ins>
    </w:p>
    <w:p w14:paraId="1C140479" w14:textId="77777777" w:rsidR="00A073A0" w:rsidRDefault="00A073A0" w:rsidP="00C40C63">
      <w:pPr>
        <w:pStyle w:val="ListFS1"/>
        <w:rPr>
          <w:ins w:id="11312" w:author="Irová Zuzana" w:date="2025-05-22T14:47:00Z" w16du:dateUtc="2025-05-22T12:47:00Z"/>
        </w:rPr>
      </w:pPr>
      <w:ins w:id="11313" w:author="Irová Zuzana" w:date="2025-05-22T14:47:00Z" w16du:dateUtc="2025-05-22T12:47:00Z">
        <w:r w:rsidRPr="000C5E1F">
          <w:t>Systém naúčtuje administrativní poplatek za každou nezaplacenou mýtnou transakci Bill issuera, za použití systémové funkce užití Naúčtuj jednorázový poplatek (SYS.BAR.0.7.HR).</w:t>
        </w:r>
      </w:ins>
    </w:p>
    <w:p w14:paraId="46FC4696" w14:textId="77777777" w:rsidR="00A073A0" w:rsidRPr="00BC7F56" w:rsidRDefault="00A073A0" w:rsidP="00C40C63">
      <w:pPr>
        <w:pStyle w:val="ListFS1"/>
        <w:rPr>
          <w:ins w:id="11314" w:author="Irová Zuzana" w:date="2025-05-22T14:47:00Z" w16du:dateUtc="2025-05-22T12:47:00Z"/>
        </w:rPr>
      </w:pPr>
      <w:ins w:id="11315" w:author="Irová Zuzana" w:date="2025-05-22T14:47:00Z" w16du:dateUtc="2025-05-22T12:47:00Z">
        <w:r w:rsidRPr="00BC7F56">
          <w:t xml:space="preserve">Systém seskupí oceněné události </w:t>
        </w:r>
        <w:r>
          <w:t xml:space="preserve">za </w:t>
        </w:r>
        <w:r w:rsidRPr="000C5E1F">
          <w:t xml:space="preserve">administrativní poplatek </w:t>
        </w:r>
        <w:r w:rsidRPr="00BC7F56">
          <w:t>podle</w:t>
        </w:r>
        <w:r>
          <w:t xml:space="preserve"> atributů </w:t>
        </w:r>
        <w:r w:rsidRPr="00955C1D">
          <w:t xml:space="preserve">Rated </w:t>
        </w:r>
        <w:r>
          <w:t>S</w:t>
        </w:r>
        <w:r w:rsidRPr="00955C1D">
          <w:t xml:space="preserve">ervice </w:t>
        </w:r>
        <w:r>
          <w:t>E</w:t>
        </w:r>
        <w:r w:rsidRPr="00955C1D">
          <w:t>vents</w:t>
        </w:r>
        <w:r w:rsidRPr="00BC7F56">
          <w:t>:</w:t>
        </w:r>
      </w:ins>
    </w:p>
    <w:p w14:paraId="4A4EF019" w14:textId="77777777" w:rsidR="006E0DD8" w:rsidRDefault="006E0DD8" w:rsidP="006E0DD8">
      <w:pPr>
        <w:pStyle w:val="ListFS2"/>
        <w:rPr>
          <w:ins w:id="11316" w:author="Irová Zuzana" w:date="2025-06-06T19:54:00Z" w16du:dateUtc="2025-06-06T17:54:00Z"/>
        </w:rPr>
      </w:pPr>
      <w:ins w:id="11317" w:author="Irová Zuzana" w:date="2025-06-06T19:54:00Z" w16du:dateUtc="2025-06-06T17:54:00Z">
        <w:r>
          <w:t xml:space="preserve">Subject number (tj. Account nebo null), </w:t>
        </w:r>
      </w:ins>
    </w:p>
    <w:p w14:paraId="515DBDFB" w14:textId="77777777" w:rsidR="006E0DD8" w:rsidRDefault="006E0DD8" w:rsidP="006E0DD8">
      <w:pPr>
        <w:pStyle w:val="ListFS2"/>
        <w:rPr>
          <w:ins w:id="11318" w:author="Irová Zuzana" w:date="2025-06-06T19:54:00Z" w16du:dateUtc="2025-06-06T17:54:00Z"/>
        </w:rPr>
      </w:pPr>
      <w:ins w:id="11319" w:author="Irová Zuzana" w:date="2025-06-06T19:54:00Z" w16du:dateUtc="2025-06-06T17:54:00Z">
        <w:r>
          <w:t xml:space="preserve">Billing service, </w:t>
        </w:r>
      </w:ins>
    </w:p>
    <w:p w14:paraId="144E2A4A" w14:textId="77777777" w:rsidR="006E0DD8" w:rsidRDefault="006E0DD8" w:rsidP="006E0DD8">
      <w:pPr>
        <w:pStyle w:val="ListFS2"/>
        <w:rPr>
          <w:ins w:id="11320" w:author="Irová Zuzana" w:date="2025-06-06T19:54:00Z" w16du:dateUtc="2025-06-06T17:54:00Z"/>
        </w:rPr>
      </w:pPr>
      <w:ins w:id="11321" w:author="Irová Zuzana" w:date="2025-06-06T19:54:00Z" w16du:dateUtc="2025-06-06T17:54:00Z">
        <w:r>
          <w:t>Unit price VAT,</w:t>
        </w:r>
      </w:ins>
    </w:p>
    <w:p w14:paraId="15B92623" w14:textId="77777777" w:rsidR="006E0DD8" w:rsidRDefault="006E0DD8" w:rsidP="006E0DD8">
      <w:pPr>
        <w:pStyle w:val="ListFS2"/>
        <w:rPr>
          <w:ins w:id="11322" w:author="Irová Zuzana" w:date="2025-06-06T19:54:00Z" w16du:dateUtc="2025-06-06T17:54:00Z"/>
        </w:rPr>
      </w:pPr>
      <w:ins w:id="11323" w:author="Irová Zuzana" w:date="2025-06-06T19:54:00Z" w16du:dateUtc="2025-06-06T17:54:00Z">
        <w:r>
          <w:t>Unit price,</w:t>
        </w:r>
      </w:ins>
    </w:p>
    <w:p w14:paraId="7AF8CA9A" w14:textId="77777777" w:rsidR="006E0DD8" w:rsidRDefault="006E0DD8" w:rsidP="006E0DD8">
      <w:pPr>
        <w:pStyle w:val="ListFS2"/>
        <w:rPr>
          <w:ins w:id="11324" w:author="Irová Zuzana" w:date="2025-06-06T19:54:00Z" w16du:dateUtc="2025-06-06T17:54:00Z"/>
        </w:rPr>
      </w:pPr>
      <w:ins w:id="11325" w:author="Irová Zuzana" w:date="2025-06-06T19:54:00Z" w16du:dateUtc="2025-06-06T17:54:00Z">
        <w:r>
          <w:t xml:space="preserve">Tax rate, </w:t>
        </w:r>
      </w:ins>
    </w:p>
    <w:p w14:paraId="3581777F" w14:textId="77777777" w:rsidR="006E0DD8" w:rsidRDefault="006E0DD8" w:rsidP="006E0DD8">
      <w:pPr>
        <w:pStyle w:val="ListFS2"/>
        <w:rPr>
          <w:ins w:id="11326" w:author="Irová Zuzana" w:date="2025-06-06T19:54:00Z" w16du:dateUtc="2025-06-06T17:54:00Z"/>
        </w:rPr>
      </w:pPr>
      <w:ins w:id="11327" w:author="Irová Zuzana" w:date="2025-06-06T19:54:00Z" w16du:dateUtc="2025-06-06T17:54:00Z">
        <w:r>
          <w:t xml:space="preserve">Product type, </w:t>
        </w:r>
      </w:ins>
    </w:p>
    <w:p w14:paraId="42D21F39" w14:textId="77777777" w:rsidR="006E0DD8" w:rsidRDefault="006E0DD8" w:rsidP="006E0DD8">
      <w:pPr>
        <w:pStyle w:val="ListFS2"/>
        <w:rPr>
          <w:ins w:id="11328" w:author="Irová Zuzana" w:date="2025-06-06T19:54:00Z" w16du:dateUtc="2025-06-06T17:54:00Z"/>
        </w:rPr>
      </w:pPr>
      <w:ins w:id="11329" w:author="Irová Zuzana" w:date="2025-06-06T19:54:00Z" w16du:dateUtc="2025-06-06T17:54:00Z">
        <w:r>
          <w:t>Basic unit price definition method,</w:t>
        </w:r>
      </w:ins>
    </w:p>
    <w:p w14:paraId="6757F34C" w14:textId="503E5A73" w:rsidR="00A073A0" w:rsidRPr="00BC7F56" w:rsidRDefault="006E0DD8" w:rsidP="005C533A">
      <w:pPr>
        <w:pStyle w:val="ListFS2"/>
        <w:rPr>
          <w:ins w:id="11330" w:author="Irová Zuzana" w:date="2025-05-22T14:47:00Z" w16du:dateUtc="2025-05-22T12:47:00Z"/>
        </w:rPr>
      </w:pPr>
      <w:ins w:id="11331" w:author="Irová Zuzana" w:date="2025-06-06T19:54:00Z" w16du:dateUtc="2025-06-06T17:54:00Z">
        <w:r>
          <w:t>Discount rate.</w:t>
        </w:r>
      </w:ins>
    </w:p>
    <w:p w14:paraId="341D8653" w14:textId="77777777" w:rsidR="00A073A0" w:rsidRDefault="00A073A0" w:rsidP="00C40C63">
      <w:pPr>
        <w:pStyle w:val="ListFS1"/>
        <w:rPr>
          <w:ins w:id="11332" w:author="Irová Zuzana" w:date="2025-05-22T14:47:00Z" w16du:dateUtc="2025-05-22T12:47:00Z"/>
        </w:rPr>
      </w:pPr>
      <w:ins w:id="11333" w:author="Irová Zuzana" w:date="2025-05-22T14:47:00Z" w16du:dateUtc="2025-05-22T12:47:00Z">
        <w:r>
          <w:t xml:space="preserve">A pro každou kombinaci vytvoří Bill Item s parametry: </w:t>
        </w:r>
      </w:ins>
    </w:p>
    <w:p w14:paraId="6BB6DE37" w14:textId="77777777" w:rsidR="00A073A0" w:rsidRPr="00E721C5" w:rsidRDefault="00A073A0">
      <w:pPr>
        <w:pStyle w:val="ListFS2"/>
        <w:rPr>
          <w:ins w:id="11334" w:author="Irová Zuzana" w:date="2025-05-22T14:47:00Z" w16du:dateUtc="2025-05-22T12:47:00Z"/>
        </w:rPr>
      </w:pPr>
      <w:ins w:id="11335" w:author="Irová Zuzana" w:date="2025-05-22T14:47:00Z" w16du:dateUtc="2025-05-22T12:47:00Z">
        <w:r w:rsidRPr="00E721C5">
          <w:t xml:space="preserve">Bill item category = </w:t>
        </w:r>
        <w:r w:rsidRPr="00FD1AC1">
          <w:rPr>
            <w:sz w:val="18"/>
            <w:szCs w:val="18"/>
          </w:rPr>
          <w:t>Dunning fee</w:t>
        </w:r>
      </w:ins>
    </w:p>
    <w:p w14:paraId="6177C96F" w14:textId="77777777" w:rsidR="00A073A0" w:rsidRPr="00E721C5" w:rsidRDefault="00A073A0">
      <w:pPr>
        <w:pStyle w:val="ListFS2"/>
        <w:rPr>
          <w:ins w:id="11336" w:author="Irová Zuzana" w:date="2025-05-22T14:47:00Z" w16du:dateUtc="2025-05-22T12:47:00Z"/>
        </w:rPr>
      </w:pPr>
      <w:ins w:id="11337" w:author="Irová Zuzana" w:date="2025-05-22T14:47:00Z" w16du:dateUtc="2025-05-22T12:47:00Z">
        <w:r w:rsidRPr="00E721C5">
          <w:t xml:space="preserve">Bill item type = Regular bill item </w:t>
        </w:r>
      </w:ins>
    </w:p>
    <w:p w14:paraId="4B777F11" w14:textId="77777777" w:rsidR="00A073A0" w:rsidRPr="00EE2EC8" w:rsidRDefault="00A073A0">
      <w:pPr>
        <w:pStyle w:val="ListFS2"/>
        <w:rPr>
          <w:ins w:id="11338" w:author="Irová Zuzana" w:date="2025-05-22T14:47:00Z" w16du:dateUtc="2025-05-22T12:47:00Z"/>
        </w:rPr>
      </w:pPr>
      <w:ins w:id="11339" w:author="Irová Zuzana" w:date="2025-05-22T14:47:00Z" w16du:dateUtc="2025-05-22T12:47:00Z">
        <w:r w:rsidRPr="00EE2EC8">
          <w:lastRenderedPageBreak/>
          <w:t xml:space="preserve">Unit price = </w:t>
        </w:r>
        <w:r>
          <w:t>U</w:t>
        </w:r>
        <w:r w:rsidRPr="00E721C5">
          <w:t>nit price z RSE</w:t>
        </w:r>
      </w:ins>
    </w:p>
    <w:p w14:paraId="42527D8D" w14:textId="77777777" w:rsidR="00A073A0" w:rsidRPr="00EE2EC8" w:rsidRDefault="00A073A0">
      <w:pPr>
        <w:pStyle w:val="ListFS2"/>
        <w:rPr>
          <w:ins w:id="11340" w:author="Irová Zuzana" w:date="2025-05-22T14:47:00Z" w16du:dateUtc="2025-05-22T12:47:00Z"/>
        </w:rPr>
      </w:pPr>
      <w:ins w:id="11341" w:author="Irová Zuzana" w:date="2025-05-22T14:47:00Z" w16du:dateUtc="2025-05-22T12:47:00Z">
        <w:r w:rsidRPr="00EE2EC8">
          <w:t xml:space="preserve">Unit price </w:t>
        </w:r>
        <w:r>
          <w:t xml:space="preserve">VAT </w:t>
        </w:r>
        <w:r w:rsidRPr="00EE2EC8">
          <w:t xml:space="preserve">= </w:t>
        </w:r>
        <w:r>
          <w:t>U</w:t>
        </w:r>
        <w:r w:rsidRPr="00E721C5">
          <w:t xml:space="preserve">nit price </w:t>
        </w:r>
        <w:r>
          <w:t xml:space="preserve">VAT </w:t>
        </w:r>
        <w:r w:rsidRPr="00E721C5">
          <w:t>z RSE</w:t>
        </w:r>
      </w:ins>
    </w:p>
    <w:p w14:paraId="71A763E9" w14:textId="77777777" w:rsidR="00A073A0" w:rsidRPr="00E721C5" w:rsidRDefault="00A073A0">
      <w:pPr>
        <w:pStyle w:val="ListFS2"/>
        <w:rPr>
          <w:ins w:id="11342" w:author="Irová Zuzana" w:date="2025-05-22T14:47:00Z" w16du:dateUtc="2025-05-22T12:47:00Z"/>
        </w:rPr>
      </w:pPr>
      <w:ins w:id="11343" w:author="Irová Zuzana" w:date="2025-05-22T14:47:00Z" w16du:dateUtc="2025-05-22T12:47:00Z">
        <w:r w:rsidRPr="00E721C5">
          <w:t>Number of units = součet z Number of units RSE</w:t>
        </w:r>
      </w:ins>
    </w:p>
    <w:p w14:paraId="3DB0CBBE" w14:textId="77777777" w:rsidR="00A073A0" w:rsidRPr="00E721C5" w:rsidRDefault="00A073A0">
      <w:pPr>
        <w:pStyle w:val="ListFS2"/>
        <w:rPr>
          <w:ins w:id="11344" w:author="Irová Zuzana" w:date="2025-05-22T14:47:00Z" w16du:dateUtc="2025-05-22T12:47:00Z"/>
        </w:rPr>
      </w:pPr>
      <w:ins w:id="11345" w:author="Irová Zuzana" w:date="2025-05-22T14:47:00Z" w16du:dateUtc="2025-05-22T12:47:00Z">
        <w:r w:rsidRPr="00E721C5">
          <w:t>Metric unit = Piece</w:t>
        </w:r>
      </w:ins>
    </w:p>
    <w:p w14:paraId="428519A8" w14:textId="77777777" w:rsidR="00A073A0" w:rsidRPr="00E721C5" w:rsidRDefault="00A073A0">
      <w:pPr>
        <w:pStyle w:val="ListFS2"/>
        <w:rPr>
          <w:ins w:id="11346" w:author="Irová Zuzana" w:date="2025-05-22T14:47:00Z" w16du:dateUtc="2025-05-22T12:47:00Z"/>
        </w:rPr>
      </w:pPr>
      <w:ins w:id="11347" w:author="Irová Zuzana" w:date="2025-05-22T14:47:00Z" w16du:dateUtc="2025-05-22T12:47:00Z">
        <w:r w:rsidRPr="00E721C5">
          <w:t>Tax rate = Tax rate z RSE</w:t>
        </w:r>
      </w:ins>
    </w:p>
    <w:p w14:paraId="07360F83" w14:textId="77777777" w:rsidR="00A073A0" w:rsidRPr="00E721C5" w:rsidRDefault="00A073A0">
      <w:pPr>
        <w:pStyle w:val="ListFS2"/>
        <w:rPr>
          <w:ins w:id="11348" w:author="Irová Zuzana" w:date="2025-05-22T14:47:00Z" w16du:dateUtc="2025-05-22T12:47:00Z"/>
        </w:rPr>
      </w:pPr>
      <w:ins w:id="11349" w:author="Irová Zuzana" w:date="2025-05-22T14:47:00Z" w16du:dateUtc="2025-05-22T12:47:00Z">
        <w:r w:rsidRPr="00E721C5">
          <w:t>Price amount = částka poplatk</w:t>
        </w:r>
        <w:r>
          <w:t>ů</w:t>
        </w:r>
        <w:r w:rsidRPr="00E721C5">
          <w:t xml:space="preserve"> bez daně</w:t>
        </w:r>
        <w:r>
          <w:t xml:space="preserve">, tj. </w:t>
        </w:r>
        <w:r w:rsidRPr="00E721C5">
          <w:t>součet z</w:t>
        </w:r>
        <w:r>
          <w:t> Price amount z RSE</w:t>
        </w:r>
      </w:ins>
    </w:p>
    <w:p w14:paraId="3FFDC106" w14:textId="77777777" w:rsidR="00A073A0" w:rsidRPr="00E721C5" w:rsidRDefault="00A073A0">
      <w:pPr>
        <w:pStyle w:val="ListFS2"/>
        <w:rPr>
          <w:ins w:id="11350" w:author="Irová Zuzana" w:date="2025-05-22T14:47:00Z" w16du:dateUtc="2025-05-22T12:47:00Z"/>
        </w:rPr>
      </w:pPr>
      <w:ins w:id="11351" w:author="Irová Zuzana" w:date="2025-05-22T14:47:00Z" w16du:dateUtc="2025-05-22T12:47:00Z">
        <w:r w:rsidRPr="00E721C5">
          <w:t>Price amount VAT = částka poplatk</w:t>
        </w:r>
        <w:r>
          <w:t>ů</w:t>
        </w:r>
        <w:r w:rsidRPr="00E721C5">
          <w:t xml:space="preserve"> s</w:t>
        </w:r>
        <w:r>
          <w:t> </w:t>
        </w:r>
        <w:r w:rsidRPr="00E721C5">
          <w:t>daní</w:t>
        </w:r>
        <w:r>
          <w:t xml:space="preserve">, tj. </w:t>
        </w:r>
        <w:r w:rsidRPr="00E721C5">
          <w:t>součet z</w:t>
        </w:r>
        <w:r>
          <w:t> Price amount VAT z RSE</w:t>
        </w:r>
      </w:ins>
    </w:p>
    <w:p w14:paraId="04E2D202" w14:textId="77777777" w:rsidR="00A073A0" w:rsidRPr="00E721C5" w:rsidRDefault="00A073A0">
      <w:pPr>
        <w:pStyle w:val="ListFS2"/>
        <w:rPr>
          <w:ins w:id="11352" w:author="Irová Zuzana" w:date="2025-05-22T14:47:00Z" w16du:dateUtc="2025-05-22T12:47:00Z"/>
        </w:rPr>
      </w:pPr>
      <w:ins w:id="11353" w:author="Irová Zuzana" w:date="2025-05-22T14:47:00Z" w16du:dateUtc="2025-05-22T12:47:00Z">
        <w:r w:rsidRPr="00E721C5">
          <w:t>Billing service = Billing service z RSE</w:t>
        </w:r>
      </w:ins>
    </w:p>
    <w:p w14:paraId="44A0735C" w14:textId="77777777" w:rsidR="00010A41" w:rsidRDefault="00010A41">
      <w:pPr>
        <w:pStyle w:val="NormalIndent"/>
        <w:rPr>
          <w:ins w:id="11354" w:author="Irová Zuzana" w:date="2025-05-22T14:47:00Z" w16du:dateUtc="2025-05-22T12:47:00Z"/>
        </w:rPr>
        <w:pPrChange w:id="11355" w:author="Irová Zuzana" w:date="2025-06-06T17:20:00Z" w16du:dateUtc="2025-06-06T15:20:00Z">
          <w:pPr>
            <w:pStyle w:val="ListFS1"/>
          </w:pPr>
        </w:pPrChange>
      </w:pPr>
    </w:p>
    <w:p w14:paraId="49DE8C99" w14:textId="1420AD2E" w:rsidR="00665964" w:rsidRDefault="00665964">
      <w:pPr>
        <w:pStyle w:val="ListFS1"/>
        <w:rPr>
          <w:ins w:id="11356" w:author="Irová Zuzana" w:date="2025-04-14T12:59:00Z" w16du:dateUtc="2025-04-14T10:59:00Z"/>
        </w:rPr>
        <w:pPrChange w:id="11357" w:author="Irová Zuzana" w:date="2025-06-06T15:37:00Z" w16du:dateUtc="2025-06-06T13:37:00Z">
          <w:pPr>
            <w:pStyle w:val="NormalIndent"/>
          </w:pPr>
        </w:pPrChange>
      </w:pPr>
      <w:ins w:id="11358" w:author="Irová Zuzana" w:date="2025-04-14T12:59:00Z" w16du:dateUtc="2025-04-14T10:59:00Z">
        <w:r>
          <w:t xml:space="preserve">Systém </w:t>
        </w:r>
      </w:ins>
      <w:ins w:id="11359" w:author="Irová Zuzana" w:date="2025-04-14T13:41:00Z" w16du:dateUtc="2025-04-14T11:41:00Z">
        <w:r w:rsidR="00633FB4">
          <w:t xml:space="preserve">pro každou skupinu </w:t>
        </w:r>
        <w:r w:rsidR="002E4363">
          <w:t xml:space="preserve">Unpaid </w:t>
        </w:r>
      </w:ins>
      <w:ins w:id="11360" w:author="Irová Zuzana" w:date="2025-04-14T13:42:00Z" w16du:dateUtc="2025-04-14T11:42:00Z">
        <w:r w:rsidR="002E4363">
          <w:t>Toll Transactions a jejich</w:t>
        </w:r>
      </w:ins>
      <w:ins w:id="11361" w:author="Irová Zuzana" w:date="2025-04-14T12:59:00Z" w16du:dateUtc="2025-04-14T10:59:00Z">
        <w:r>
          <w:t xml:space="preserve"> Rated Toll Events vytvoří Bill Items:</w:t>
        </w:r>
      </w:ins>
    </w:p>
    <w:p w14:paraId="054B941A" w14:textId="77777777" w:rsidR="00665964" w:rsidRPr="00962265" w:rsidRDefault="00665964">
      <w:pPr>
        <w:pStyle w:val="ListFS2"/>
        <w:rPr>
          <w:ins w:id="11362" w:author="Irová Zuzana" w:date="2025-04-14T12:59:00Z" w16du:dateUtc="2025-04-14T10:59:00Z"/>
        </w:rPr>
        <w:pPrChange w:id="11363" w:author="Irová Zuzana" w:date="2025-06-06T15:16:00Z" w16du:dateUtc="2025-06-06T13:16:00Z">
          <w:pPr>
            <w:pStyle w:val="ListFS1"/>
          </w:pPr>
        </w:pPrChange>
      </w:pPr>
      <w:ins w:id="11364" w:author="Irová Zuzana" w:date="2025-04-14T12:59:00Z" w16du:dateUtc="2025-04-14T10:59:00Z">
        <w:r w:rsidRPr="00962265">
          <w:rPr>
            <w:lang w:val="en-GB" w:eastAsia="cs-CZ"/>
          </w:rPr>
          <w:t>Systém seskupí oceněné mýtné události podle:</w:t>
        </w:r>
      </w:ins>
    </w:p>
    <w:p w14:paraId="3F7D6C82" w14:textId="77777777" w:rsidR="00665964" w:rsidRPr="00962265" w:rsidRDefault="00665964">
      <w:pPr>
        <w:pStyle w:val="ListFS3"/>
        <w:rPr>
          <w:ins w:id="11365" w:author="Irová Zuzana" w:date="2025-04-14T12:59:00Z" w16du:dateUtc="2025-04-14T10:59:00Z"/>
        </w:rPr>
        <w:pPrChange w:id="11366" w:author="Irová Zuzana" w:date="2025-06-06T15:16:00Z" w16du:dateUtc="2025-06-06T13:16:00Z">
          <w:pPr>
            <w:pStyle w:val="ListFS2"/>
          </w:pPr>
        </w:pPrChange>
      </w:pPr>
      <w:ins w:id="11367" w:author="Irová Zuzana" w:date="2025-04-14T12:59:00Z" w16du:dateUtc="2025-04-14T10:59:00Z">
        <w:r w:rsidRPr="00962265">
          <w:t>Subject number (tj. Account</w:t>
        </w:r>
        <w:r>
          <w:t xml:space="preserve"> nebo null</w:t>
        </w:r>
        <w:r w:rsidRPr="00962265">
          <w:t xml:space="preserve">), </w:t>
        </w:r>
      </w:ins>
    </w:p>
    <w:p w14:paraId="49B88082" w14:textId="77777777" w:rsidR="00665964" w:rsidRPr="00962265" w:rsidRDefault="00665964">
      <w:pPr>
        <w:pStyle w:val="ListFS3"/>
        <w:rPr>
          <w:ins w:id="11368" w:author="Irová Zuzana" w:date="2025-04-14T12:59:00Z" w16du:dateUtc="2025-04-14T10:59:00Z"/>
        </w:rPr>
        <w:pPrChange w:id="11369" w:author="Irová Zuzana" w:date="2025-06-06T15:16:00Z" w16du:dateUtc="2025-06-06T13:16:00Z">
          <w:pPr>
            <w:pStyle w:val="ListFS2"/>
          </w:pPr>
        </w:pPrChange>
      </w:pPr>
      <w:ins w:id="11370" w:author="Irová Zuzana" w:date="2025-04-14T12:59:00Z" w16du:dateUtc="2025-04-14T10:59:00Z">
        <w:r w:rsidRPr="00962265">
          <w:t xml:space="preserve">Billing service, </w:t>
        </w:r>
      </w:ins>
    </w:p>
    <w:p w14:paraId="4626C76E" w14:textId="77777777" w:rsidR="00665964" w:rsidRDefault="00665964">
      <w:pPr>
        <w:pStyle w:val="ListFS3"/>
        <w:rPr>
          <w:ins w:id="11371" w:author="Irová Zuzana" w:date="2025-06-06T19:44:00Z" w16du:dateUtc="2025-06-06T17:44:00Z"/>
        </w:rPr>
      </w:pPr>
      <w:ins w:id="11372" w:author="Irová Zuzana" w:date="2025-04-14T12:59:00Z" w16du:dateUtc="2025-04-14T10:59:00Z">
        <w:r w:rsidRPr="00962265">
          <w:t>Unit price VAT,</w:t>
        </w:r>
      </w:ins>
    </w:p>
    <w:p w14:paraId="22D21AD8" w14:textId="1A8200B5" w:rsidR="00A4460B" w:rsidRPr="00962265" w:rsidRDefault="00A4460B">
      <w:pPr>
        <w:pStyle w:val="ListFS3"/>
        <w:rPr>
          <w:ins w:id="11373" w:author="Irová Zuzana" w:date="2025-04-14T12:59:00Z" w16du:dateUtc="2025-04-14T10:59:00Z"/>
        </w:rPr>
        <w:pPrChange w:id="11374" w:author="Irová Zuzana" w:date="2025-06-06T15:16:00Z" w16du:dateUtc="2025-06-06T13:16:00Z">
          <w:pPr>
            <w:pStyle w:val="ListFS2"/>
          </w:pPr>
        </w:pPrChange>
      </w:pPr>
      <w:ins w:id="11375" w:author="Irová Zuzana" w:date="2025-06-06T19:44:00Z" w16du:dateUtc="2025-06-06T17:44:00Z">
        <w:r>
          <w:t>Unit price,</w:t>
        </w:r>
      </w:ins>
    </w:p>
    <w:p w14:paraId="58BD9662" w14:textId="77777777" w:rsidR="00665964" w:rsidRPr="00962265" w:rsidRDefault="00665964">
      <w:pPr>
        <w:pStyle w:val="ListFS3"/>
        <w:rPr>
          <w:ins w:id="11376" w:author="Irová Zuzana" w:date="2025-04-14T12:59:00Z" w16du:dateUtc="2025-04-14T10:59:00Z"/>
        </w:rPr>
        <w:pPrChange w:id="11377" w:author="Irová Zuzana" w:date="2025-06-06T15:16:00Z" w16du:dateUtc="2025-06-06T13:16:00Z">
          <w:pPr>
            <w:pStyle w:val="ListFS2"/>
          </w:pPr>
        </w:pPrChange>
      </w:pPr>
      <w:ins w:id="11378" w:author="Irová Zuzana" w:date="2025-04-14T12:59:00Z" w16du:dateUtc="2025-04-14T10:59:00Z">
        <w:r w:rsidRPr="00962265">
          <w:t xml:space="preserve">Tax rate, </w:t>
        </w:r>
      </w:ins>
    </w:p>
    <w:p w14:paraId="7C3F1C1E" w14:textId="77777777" w:rsidR="00665964" w:rsidRDefault="00665964">
      <w:pPr>
        <w:pStyle w:val="ListFS3"/>
        <w:rPr>
          <w:ins w:id="11379" w:author="Irová Zuzana" w:date="2025-06-06T19:48:00Z" w16du:dateUtc="2025-06-06T17:48:00Z"/>
        </w:rPr>
      </w:pPr>
      <w:ins w:id="11380" w:author="Irová Zuzana" w:date="2025-04-14T12:59:00Z" w16du:dateUtc="2025-04-14T10:59:00Z">
        <w:r w:rsidRPr="00962265">
          <w:t xml:space="preserve">Discount rate, </w:t>
        </w:r>
      </w:ins>
    </w:p>
    <w:p w14:paraId="3ABB2C00" w14:textId="5EB3EB1D" w:rsidR="00DD5D4F" w:rsidRPr="00962265" w:rsidRDefault="00D80854">
      <w:pPr>
        <w:pStyle w:val="ListFS3"/>
        <w:rPr>
          <w:ins w:id="11381" w:author="Irová Zuzana" w:date="2025-04-14T12:59:00Z" w16du:dateUtc="2025-04-14T10:59:00Z"/>
        </w:rPr>
        <w:pPrChange w:id="11382" w:author="Irová Zuzana" w:date="2025-06-06T15:16:00Z" w16du:dateUtc="2025-06-06T13:16:00Z">
          <w:pPr>
            <w:pStyle w:val="ListFS2"/>
          </w:pPr>
        </w:pPrChange>
      </w:pPr>
      <w:ins w:id="11383" w:author="Irová Zuzana" w:date="2025-06-06T19:49:00Z" w16du:dateUtc="2025-06-06T17:49:00Z">
        <w:r>
          <w:t xml:space="preserve">Basic </w:t>
        </w:r>
      </w:ins>
      <w:ins w:id="11384" w:author="Irová Zuzana" w:date="2025-06-06T19:48:00Z" w16du:dateUtc="2025-06-06T17:48:00Z">
        <w:r w:rsidR="00DD5D4F">
          <w:t>unit price definition method</w:t>
        </w:r>
      </w:ins>
      <w:ins w:id="11385" w:author="Irová Zuzana" w:date="2025-06-06T19:49:00Z" w16du:dateUtc="2025-06-06T17:49:00Z">
        <w:r>
          <w:t>,</w:t>
        </w:r>
      </w:ins>
    </w:p>
    <w:p w14:paraId="0DE179DC" w14:textId="1BEE0880" w:rsidR="00153558" w:rsidRDefault="00665964">
      <w:pPr>
        <w:pStyle w:val="ListFS3"/>
        <w:rPr>
          <w:ins w:id="11386" w:author="Irová Zuzana" w:date="2025-06-06T17:20:00Z" w16du:dateUtc="2025-06-06T15:20:00Z"/>
        </w:rPr>
      </w:pPr>
      <w:ins w:id="11387" w:author="Irová Zuzana" w:date="2025-04-14T12:59:00Z" w16du:dateUtc="2025-04-14T10:59:00Z">
        <w:r w:rsidRPr="00962265">
          <w:t>Charge type</w:t>
        </w:r>
      </w:ins>
      <w:ins w:id="11388" w:author="Irová Zuzana" w:date="2025-06-06T19:44:00Z" w16du:dateUtc="2025-06-06T17:44:00Z">
        <w:r w:rsidR="009C3784">
          <w:t>,</w:t>
        </w:r>
      </w:ins>
    </w:p>
    <w:p w14:paraId="1208FB93" w14:textId="77777777" w:rsidR="00665964" w:rsidRPr="00962265" w:rsidRDefault="00665964">
      <w:pPr>
        <w:pStyle w:val="ListFS2"/>
        <w:rPr>
          <w:ins w:id="11389" w:author="Irová Zuzana" w:date="2025-04-14T12:59:00Z" w16du:dateUtc="2025-04-14T10:59:00Z"/>
        </w:rPr>
        <w:pPrChange w:id="11390" w:author="Irová Zuzana" w:date="2025-06-06T15:16:00Z" w16du:dateUtc="2025-06-06T13:16:00Z">
          <w:pPr>
            <w:pStyle w:val="ListFS1"/>
          </w:pPr>
        </w:pPrChange>
      </w:pPr>
      <w:ins w:id="11391" w:author="Irová Zuzana" w:date="2025-04-14T12:59:00Z" w16du:dateUtc="2025-04-14T10:59:00Z">
        <w:r w:rsidRPr="00962265">
          <w:t>Systém pro každou skupinu vytvoří Bill item s atributy:</w:t>
        </w:r>
      </w:ins>
    </w:p>
    <w:p w14:paraId="7DA7E082" w14:textId="77777777" w:rsidR="00665964" w:rsidRPr="00962265" w:rsidRDefault="00665964">
      <w:pPr>
        <w:pStyle w:val="ListFS3"/>
        <w:rPr>
          <w:ins w:id="11392" w:author="Irová Zuzana" w:date="2025-04-14T12:59:00Z" w16du:dateUtc="2025-04-14T10:59:00Z"/>
        </w:rPr>
        <w:pPrChange w:id="11393" w:author="Irová Zuzana" w:date="2025-06-06T15:16:00Z" w16du:dateUtc="2025-06-06T13:16:00Z">
          <w:pPr>
            <w:pStyle w:val="ListFS2"/>
          </w:pPr>
        </w:pPrChange>
      </w:pPr>
      <w:ins w:id="11394" w:author="Irová Zuzana" w:date="2025-04-14T12:59:00Z" w16du:dateUtc="2025-04-14T10:59:00Z">
        <w:r w:rsidRPr="00962265">
          <w:t>Bill item category = Toll event</w:t>
        </w:r>
      </w:ins>
    </w:p>
    <w:p w14:paraId="2C5CDE94" w14:textId="77777777" w:rsidR="00665964" w:rsidRPr="00962265" w:rsidRDefault="00665964">
      <w:pPr>
        <w:pStyle w:val="ListFS3"/>
        <w:rPr>
          <w:ins w:id="11395" w:author="Irová Zuzana" w:date="2025-04-14T12:59:00Z" w16du:dateUtc="2025-04-14T10:59:00Z"/>
        </w:rPr>
        <w:pPrChange w:id="11396" w:author="Irová Zuzana" w:date="2025-06-06T15:16:00Z" w16du:dateUtc="2025-06-06T13:16:00Z">
          <w:pPr>
            <w:pStyle w:val="ListFS2"/>
          </w:pPr>
        </w:pPrChange>
      </w:pPr>
      <w:ins w:id="11397" w:author="Irová Zuzana" w:date="2025-04-14T12:59:00Z" w16du:dateUtc="2025-04-14T10:59:00Z">
        <w:r w:rsidRPr="00962265">
          <w:t xml:space="preserve">Product type = </w:t>
        </w:r>
        <w:r>
          <w:t>Toll</w:t>
        </w:r>
      </w:ins>
    </w:p>
    <w:p w14:paraId="01D39748" w14:textId="7491BFEC" w:rsidR="00665964" w:rsidRPr="00962265" w:rsidRDefault="00665964">
      <w:pPr>
        <w:pStyle w:val="ListFS3"/>
        <w:rPr>
          <w:ins w:id="11398" w:author="Irová Zuzana" w:date="2025-04-14T12:59:00Z" w16du:dateUtc="2025-04-14T10:59:00Z"/>
        </w:rPr>
        <w:pPrChange w:id="11399" w:author="Irová Zuzana" w:date="2025-06-06T15:16:00Z" w16du:dateUtc="2025-06-06T13:16:00Z">
          <w:pPr>
            <w:pStyle w:val="ListFS2"/>
          </w:pPr>
        </w:pPrChange>
      </w:pPr>
      <w:ins w:id="11400" w:author="Irová Zuzana" w:date="2025-04-14T12:59:00Z" w16du:dateUtc="2025-04-14T10:59:00Z">
        <w:r w:rsidRPr="00962265">
          <w:t>Bill item type = R</w:t>
        </w:r>
      </w:ins>
      <w:ins w:id="11401" w:author="Irová Zuzana" w:date="2025-06-06T19:46:00Z" w16du:dateUtc="2025-06-06T17:46:00Z">
        <w:r w:rsidR="00DA52EC">
          <w:t>egular</w:t>
        </w:r>
      </w:ins>
      <w:ins w:id="11402" w:author="Irová Zuzana" w:date="2025-04-14T12:59:00Z" w16du:dateUtc="2025-04-14T10:59:00Z">
        <w:r w:rsidRPr="00962265">
          <w:t xml:space="preserve"> </w:t>
        </w:r>
      </w:ins>
    </w:p>
    <w:p w14:paraId="2D5F4B85" w14:textId="77777777" w:rsidR="00665964" w:rsidRPr="00962265" w:rsidRDefault="00665964">
      <w:pPr>
        <w:pStyle w:val="ListFS3"/>
        <w:rPr>
          <w:ins w:id="11403" w:author="Irová Zuzana" w:date="2025-04-14T12:59:00Z" w16du:dateUtc="2025-04-14T10:59:00Z"/>
        </w:rPr>
        <w:pPrChange w:id="11404" w:author="Irová Zuzana" w:date="2025-06-06T15:16:00Z" w16du:dateUtc="2025-06-06T13:16:00Z">
          <w:pPr>
            <w:pStyle w:val="ListFS2"/>
          </w:pPr>
        </w:pPrChange>
      </w:pPr>
      <w:ins w:id="11405" w:author="Irová Zuzana" w:date="2025-04-14T12:59:00Z" w16du:dateUtc="2025-04-14T10:59:00Z">
        <w:r w:rsidRPr="00962265">
          <w:t xml:space="preserve">Price amount = součet seskupených RTE.price amount </w:t>
        </w:r>
      </w:ins>
    </w:p>
    <w:p w14:paraId="3BE10729" w14:textId="77777777" w:rsidR="00665964" w:rsidRPr="00962265" w:rsidRDefault="00665964">
      <w:pPr>
        <w:pStyle w:val="ListFS3"/>
        <w:rPr>
          <w:ins w:id="11406" w:author="Irová Zuzana" w:date="2025-04-14T12:59:00Z" w16du:dateUtc="2025-04-14T10:59:00Z"/>
        </w:rPr>
        <w:pPrChange w:id="11407" w:author="Irová Zuzana" w:date="2025-06-06T15:16:00Z" w16du:dateUtc="2025-06-06T13:16:00Z">
          <w:pPr>
            <w:pStyle w:val="ListFS2"/>
          </w:pPr>
        </w:pPrChange>
      </w:pPr>
      <w:ins w:id="11408" w:author="Irová Zuzana" w:date="2025-04-14T12:59:00Z" w16du:dateUtc="2025-04-14T10:59:00Z">
        <w:r w:rsidRPr="00962265">
          <w:t xml:space="preserve">Price amount VAT = součet seskupených RTE.price amount VAT </w:t>
        </w:r>
      </w:ins>
    </w:p>
    <w:p w14:paraId="42DC7235" w14:textId="77777777" w:rsidR="00665964" w:rsidRPr="00962265" w:rsidRDefault="00665964">
      <w:pPr>
        <w:pStyle w:val="ListFS3"/>
        <w:rPr>
          <w:ins w:id="11409" w:author="Irová Zuzana" w:date="2025-04-14T12:59:00Z" w16du:dateUtc="2025-04-14T10:59:00Z"/>
        </w:rPr>
        <w:pPrChange w:id="11410" w:author="Irová Zuzana" w:date="2025-06-06T15:16:00Z" w16du:dateUtc="2025-06-06T13:16:00Z">
          <w:pPr>
            <w:pStyle w:val="ListFS2"/>
          </w:pPr>
        </w:pPrChange>
      </w:pPr>
      <w:ins w:id="11411" w:author="Irová Zuzana" w:date="2025-04-14T12:59:00Z" w16du:dateUtc="2025-04-14T10:59:00Z">
        <w:r w:rsidRPr="00962265">
          <w:t>Unit price = podle RTE.unit price</w:t>
        </w:r>
      </w:ins>
    </w:p>
    <w:p w14:paraId="1E162B94" w14:textId="77777777" w:rsidR="00665964" w:rsidRPr="00962265" w:rsidRDefault="00665964">
      <w:pPr>
        <w:pStyle w:val="ListFS3"/>
        <w:rPr>
          <w:ins w:id="11412" w:author="Irová Zuzana" w:date="2025-04-14T12:59:00Z" w16du:dateUtc="2025-04-14T10:59:00Z"/>
        </w:rPr>
        <w:pPrChange w:id="11413" w:author="Irová Zuzana" w:date="2025-06-06T15:16:00Z" w16du:dateUtc="2025-06-06T13:16:00Z">
          <w:pPr>
            <w:pStyle w:val="ListFS2"/>
          </w:pPr>
        </w:pPrChange>
      </w:pPr>
      <w:ins w:id="11414" w:author="Irová Zuzana" w:date="2025-04-14T12:59:00Z" w16du:dateUtc="2025-04-14T10:59:00Z">
        <w:r w:rsidRPr="00962265">
          <w:t>Unit price VAT = podle RTE.unit price VAT</w:t>
        </w:r>
      </w:ins>
    </w:p>
    <w:p w14:paraId="53929BD0" w14:textId="77777777" w:rsidR="00665964" w:rsidRPr="00962265" w:rsidRDefault="00665964">
      <w:pPr>
        <w:pStyle w:val="ListFS3"/>
        <w:rPr>
          <w:ins w:id="11415" w:author="Irová Zuzana" w:date="2025-04-14T12:59:00Z" w16du:dateUtc="2025-04-14T10:59:00Z"/>
        </w:rPr>
        <w:pPrChange w:id="11416" w:author="Irová Zuzana" w:date="2025-06-06T15:16:00Z" w16du:dateUtc="2025-06-06T13:16:00Z">
          <w:pPr>
            <w:pStyle w:val="ListFS2"/>
          </w:pPr>
        </w:pPrChange>
      </w:pPr>
      <w:ins w:id="11417" w:author="Irová Zuzana" w:date="2025-04-14T12:59:00Z" w16du:dateUtc="2025-04-14T10:59:00Z">
        <w:r w:rsidRPr="00962265">
          <w:t xml:space="preserve">Number of units = součet seskupených RTE.number of units </w:t>
        </w:r>
      </w:ins>
    </w:p>
    <w:p w14:paraId="3A706C9B" w14:textId="77777777" w:rsidR="00665964" w:rsidRPr="00962265" w:rsidRDefault="00665964">
      <w:pPr>
        <w:pStyle w:val="ListFS3"/>
        <w:rPr>
          <w:ins w:id="11418" w:author="Irová Zuzana" w:date="2025-04-14T12:59:00Z" w16du:dateUtc="2025-04-14T10:59:00Z"/>
        </w:rPr>
        <w:pPrChange w:id="11419" w:author="Irová Zuzana" w:date="2025-06-06T15:16:00Z" w16du:dateUtc="2025-06-06T13:16:00Z">
          <w:pPr>
            <w:pStyle w:val="ListFS2"/>
          </w:pPr>
        </w:pPrChange>
      </w:pPr>
      <w:ins w:id="11420" w:author="Irová Zuzana" w:date="2025-04-14T12:59:00Z" w16du:dateUtc="2025-04-14T10:59:00Z">
        <w:r w:rsidRPr="00962265">
          <w:t>Metric unit = podle RTE.metric unit</w:t>
        </w:r>
      </w:ins>
    </w:p>
    <w:p w14:paraId="06033B52" w14:textId="77777777" w:rsidR="00665964" w:rsidRPr="00962265" w:rsidRDefault="00665964">
      <w:pPr>
        <w:pStyle w:val="ListFS3"/>
        <w:rPr>
          <w:ins w:id="11421" w:author="Irová Zuzana" w:date="2025-04-14T12:59:00Z" w16du:dateUtc="2025-04-14T10:59:00Z"/>
        </w:rPr>
        <w:pPrChange w:id="11422" w:author="Irová Zuzana" w:date="2025-06-06T15:16:00Z" w16du:dateUtc="2025-06-06T13:16:00Z">
          <w:pPr>
            <w:pStyle w:val="ListFS2"/>
          </w:pPr>
        </w:pPrChange>
      </w:pPr>
      <w:ins w:id="11423" w:author="Irová Zuzana" w:date="2025-04-14T12:59:00Z" w16du:dateUtc="2025-04-14T10:59:00Z">
        <w:r w:rsidRPr="00962265">
          <w:t xml:space="preserve">Discount amount = součet seskupených RTE.discount amount </w:t>
        </w:r>
      </w:ins>
    </w:p>
    <w:p w14:paraId="4507776E" w14:textId="77777777" w:rsidR="00665964" w:rsidRPr="00962265" w:rsidRDefault="00665964">
      <w:pPr>
        <w:pStyle w:val="ListFS3"/>
        <w:rPr>
          <w:ins w:id="11424" w:author="Irová Zuzana" w:date="2025-04-14T12:59:00Z" w16du:dateUtc="2025-04-14T10:59:00Z"/>
        </w:rPr>
        <w:pPrChange w:id="11425" w:author="Irová Zuzana" w:date="2025-06-06T15:16:00Z" w16du:dateUtc="2025-06-06T13:16:00Z">
          <w:pPr>
            <w:pStyle w:val="ListFS2"/>
          </w:pPr>
        </w:pPrChange>
      </w:pPr>
      <w:ins w:id="11426" w:author="Irová Zuzana" w:date="2025-04-14T12:59:00Z" w16du:dateUtc="2025-04-14T10:59:00Z">
        <w:r w:rsidRPr="00962265">
          <w:t>Discount amount VAT= součet seskupených RTE.discount amount VAT</w:t>
        </w:r>
      </w:ins>
    </w:p>
    <w:p w14:paraId="4A7D8B1B" w14:textId="77777777" w:rsidR="00665964" w:rsidRPr="00962265" w:rsidRDefault="00665964">
      <w:pPr>
        <w:pStyle w:val="ListFS3"/>
        <w:rPr>
          <w:ins w:id="11427" w:author="Irová Zuzana" w:date="2025-04-14T12:59:00Z" w16du:dateUtc="2025-04-14T10:59:00Z"/>
        </w:rPr>
        <w:pPrChange w:id="11428" w:author="Irová Zuzana" w:date="2025-06-06T15:16:00Z" w16du:dateUtc="2025-06-06T13:16:00Z">
          <w:pPr>
            <w:pStyle w:val="ListFS2"/>
          </w:pPr>
        </w:pPrChange>
      </w:pPr>
      <w:ins w:id="11429" w:author="Irová Zuzana" w:date="2025-04-14T12:59:00Z" w16du:dateUtc="2025-04-14T10:59:00Z">
        <w:r w:rsidRPr="00962265">
          <w:t>Discount rate = podle RTE.discount rate</w:t>
        </w:r>
      </w:ins>
    </w:p>
    <w:p w14:paraId="4D4E63F9" w14:textId="77777777" w:rsidR="00665964" w:rsidRPr="00962265" w:rsidRDefault="00665964">
      <w:pPr>
        <w:pStyle w:val="ListFS3"/>
        <w:rPr>
          <w:ins w:id="11430" w:author="Irová Zuzana" w:date="2025-04-14T12:59:00Z" w16du:dateUtc="2025-04-14T10:59:00Z"/>
        </w:rPr>
        <w:pPrChange w:id="11431" w:author="Irová Zuzana" w:date="2025-06-06T15:16:00Z" w16du:dateUtc="2025-06-06T13:16:00Z">
          <w:pPr>
            <w:pStyle w:val="ListFS2"/>
          </w:pPr>
        </w:pPrChange>
      </w:pPr>
      <w:ins w:id="11432" w:author="Irová Zuzana" w:date="2025-04-14T12:59:00Z" w16du:dateUtc="2025-04-14T10:59:00Z">
        <w:r w:rsidRPr="00962265">
          <w:t>Tax rate = podle RTE.tax rate</w:t>
        </w:r>
      </w:ins>
    </w:p>
    <w:p w14:paraId="535E2724" w14:textId="77777777" w:rsidR="00665964" w:rsidRDefault="00665964">
      <w:pPr>
        <w:pStyle w:val="ListFS3"/>
        <w:rPr>
          <w:ins w:id="11433" w:author="Irová Zuzana" w:date="2025-06-06T17:21:00Z" w16du:dateUtc="2025-06-06T15:21:00Z"/>
        </w:rPr>
      </w:pPr>
      <w:ins w:id="11434" w:author="Irová Zuzana" w:date="2025-04-14T12:59:00Z" w16du:dateUtc="2025-04-14T10:59:00Z">
        <w:r w:rsidRPr="00962265">
          <w:t>Billing service = podle RTE.billing service</w:t>
        </w:r>
      </w:ins>
    </w:p>
    <w:p w14:paraId="367A1105" w14:textId="77777777" w:rsidR="00665964" w:rsidRPr="00962265" w:rsidRDefault="00665964">
      <w:pPr>
        <w:pStyle w:val="NormalIndent"/>
        <w:rPr>
          <w:ins w:id="11435" w:author="Irová Zuzana" w:date="2025-04-14T12:59:00Z" w16du:dateUtc="2025-04-14T10:59:00Z"/>
        </w:rPr>
      </w:pPr>
    </w:p>
    <w:p w14:paraId="48B403BF" w14:textId="77777777" w:rsidR="00665964" w:rsidRDefault="00665964">
      <w:pPr>
        <w:pStyle w:val="NormalIndent"/>
        <w:rPr>
          <w:ins w:id="11436" w:author="Irová Zuzana" w:date="2025-04-14T12:59:00Z" w16du:dateUtc="2025-04-14T10:59:00Z"/>
        </w:rPr>
      </w:pPr>
      <w:ins w:id="11437" w:author="Irová Zuzana" w:date="2025-04-14T12:59:00Z" w16du:dateUtc="2025-04-14T10:59:00Z">
        <w:r>
          <w:t xml:space="preserve">Systém vytvoří vytvoří Bill s parametry: </w:t>
        </w:r>
      </w:ins>
    </w:p>
    <w:p w14:paraId="3D00A069" w14:textId="77777777" w:rsidR="00665964" w:rsidRPr="00E721C5" w:rsidRDefault="00665964" w:rsidP="00C40C63">
      <w:pPr>
        <w:pStyle w:val="ListFS1"/>
        <w:rPr>
          <w:ins w:id="11438" w:author="Irová Zuzana" w:date="2025-04-14T12:59:00Z" w16du:dateUtc="2025-04-14T10:59:00Z"/>
        </w:rPr>
      </w:pPr>
      <w:ins w:id="11439" w:author="Irová Zuzana" w:date="2025-04-14T12:59:00Z" w16du:dateUtc="2025-04-14T10:59:00Z">
        <w:r w:rsidRPr="00E721C5">
          <w:t>Bill number = Unikátní číslo faktury podle schématu z Číslování faktur v závislosti na Bill type, Bill issue type, Bill category a Bill issuer.</w:t>
        </w:r>
      </w:ins>
    </w:p>
    <w:p w14:paraId="5C16B6CE" w14:textId="5A8E7985" w:rsidR="00665964" w:rsidRPr="00E721C5" w:rsidRDefault="00665964" w:rsidP="00C40C63">
      <w:pPr>
        <w:pStyle w:val="ListFS1"/>
        <w:rPr>
          <w:ins w:id="11440" w:author="Irová Zuzana" w:date="2025-04-14T12:59:00Z" w16du:dateUtc="2025-04-14T10:59:00Z"/>
        </w:rPr>
      </w:pPr>
      <w:ins w:id="11441" w:author="Irová Zuzana" w:date="2025-04-14T12:59:00Z" w16du:dateUtc="2025-04-14T10:59:00Z">
        <w:r w:rsidRPr="00E721C5">
          <w:t xml:space="preserve">Bill type = </w:t>
        </w:r>
      </w:ins>
      <w:ins w:id="11442" w:author="Irová Zuzana" w:date="2025-05-23T14:24:00Z" w16du:dateUtc="2025-05-23T12:24:00Z">
        <w:r w:rsidR="008A3532">
          <w:t xml:space="preserve">Request for </w:t>
        </w:r>
        <w:r w:rsidR="00C579EE">
          <w:t>payment (Offence RfP)</w:t>
        </w:r>
      </w:ins>
    </w:p>
    <w:p w14:paraId="53C71BC0" w14:textId="3072A022" w:rsidR="00665964" w:rsidRPr="00E721C5" w:rsidRDefault="00665964">
      <w:pPr>
        <w:pStyle w:val="ListFS1"/>
        <w:rPr>
          <w:ins w:id="11443" w:author="Irová Zuzana" w:date="2025-04-14T12:59:00Z" w16du:dateUtc="2025-04-14T10:59:00Z"/>
        </w:rPr>
        <w:pPrChange w:id="11444" w:author="Irová Zuzana" w:date="2025-06-06T15:37:00Z" w16du:dateUtc="2025-06-06T13:37:00Z">
          <w:pPr>
            <w:pStyle w:val="ListFS2"/>
          </w:pPr>
        </w:pPrChange>
      </w:pPr>
      <w:ins w:id="11445" w:author="Irová Zuzana" w:date="2025-04-14T12:59:00Z" w16du:dateUtc="2025-04-14T10:59:00Z">
        <w:r w:rsidRPr="035B6425">
          <w:t xml:space="preserve">Bill </w:t>
        </w:r>
        <w:r w:rsidRPr="00987B43">
          <w:t>issue</w:t>
        </w:r>
        <w:r w:rsidRPr="035B6425">
          <w:t xml:space="preserve"> type = Regular bill</w:t>
        </w:r>
      </w:ins>
    </w:p>
    <w:p w14:paraId="1880867E" w14:textId="77777777" w:rsidR="00665964" w:rsidRPr="00E721C5" w:rsidRDefault="00665964" w:rsidP="00C40C63">
      <w:pPr>
        <w:pStyle w:val="ListFS1"/>
        <w:rPr>
          <w:ins w:id="11446" w:author="Irová Zuzana" w:date="2025-04-14T12:59:00Z" w16du:dateUtc="2025-04-14T10:59:00Z"/>
        </w:rPr>
      </w:pPr>
      <w:ins w:id="11447" w:author="Irová Zuzana" w:date="2025-04-14T12:59:00Z" w16du:dateUtc="2025-04-14T10:59:00Z">
        <w:r w:rsidRPr="00E721C5">
          <w:t xml:space="preserve">Bill recurrence type = One-time bill </w:t>
        </w:r>
      </w:ins>
    </w:p>
    <w:p w14:paraId="7DA24D3A" w14:textId="31238262" w:rsidR="00665964" w:rsidRPr="00987B43" w:rsidRDefault="00665964">
      <w:pPr>
        <w:pStyle w:val="ListFS1"/>
        <w:rPr>
          <w:ins w:id="11448" w:author="Irová Zuzana" w:date="2025-04-14T12:59:00Z" w16du:dateUtc="2025-04-14T10:59:00Z"/>
          <w:rPrChange w:id="11449" w:author="Irová Zuzana" w:date="2025-04-16T15:20:00Z" w16du:dateUtc="2025-04-16T13:20:00Z">
            <w:rPr>
              <w:ins w:id="11450" w:author="Irová Zuzana" w:date="2025-04-14T12:59:00Z" w16du:dateUtc="2025-04-14T10:59:00Z"/>
              <w:highlight w:val="yellow"/>
            </w:rPr>
          </w:rPrChange>
        </w:rPr>
        <w:pPrChange w:id="11451" w:author="Irová Zuzana" w:date="2025-06-06T15:37:00Z" w16du:dateUtc="2025-06-06T13:37:00Z">
          <w:pPr>
            <w:pStyle w:val="ListFS2"/>
          </w:pPr>
        </w:pPrChange>
      </w:pPr>
      <w:ins w:id="11452" w:author="Irová Zuzana" w:date="2025-04-14T12:59:00Z" w16du:dateUtc="2025-04-14T10:59:00Z">
        <w:r w:rsidRPr="00987B43">
          <w:rPr>
            <w:rPrChange w:id="11453" w:author="Irová Zuzana" w:date="2025-04-16T15:20:00Z" w16du:dateUtc="2025-04-16T13:20:00Z">
              <w:rPr>
                <w:highlight w:val="yellow"/>
              </w:rPr>
            </w:rPrChange>
          </w:rPr>
          <w:t>Bill category = Offence</w:t>
        </w:r>
      </w:ins>
    </w:p>
    <w:p w14:paraId="5679B7AF" w14:textId="77777777" w:rsidR="00665964" w:rsidRPr="00E721C5" w:rsidRDefault="00665964" w:rsidP="00C40C63">
      <w:pPr>
        <w:pStyle w:val="ListFS1"/>
        <w:rPr>
          <w:ins w:id="11454" w:author="Irová Zuzana" w:date="2025-04-14T12:59:00Z" w16du:dateUtc="2025-04-14T10:59:00Z"/>
        </w:rPr>
      </w:pPr>
      <w:ins w:id="11455" w:author="Irová Zuzana" w:date="2025-04-14T12:59:00Z" w16du:dateUtc="2025-04-14T10:59:00Z">
        <w:r w:rsidRPr="00FB169F">
          <w:t>Bill issue</w:t>
        </w:r>
        <w:r w:rsidRPr="00E721C5">
          <w:t xml:space="preserve"> status = Issued</w:t>
        </w:r>
      </w:ins>
    </w:p>
    <w:p w14:paraId="16889A1B" w14:textId="09D44E5F" w:rsidR="00665964" w:rsidRPr="00E721C5" w:rsidRDefault="00665964" w:rsidP="00C40C63">
      <w:pPr>
        <w:pStyle w:val="ListFS1"/>
        <w:rPr>
          <w:ins w:id="11456" w:author="Irová Zuzana" w:date="2025-04-14T12:59:00Z" w16du:dateUtc="2025-04-14T10:59:00Z"/>
        </w:rPr>
      </w:pPr>
      <w:ins w:id="11457" w:author="Irová Zuzana" w:date="2025-04-14T12:59:00Z" w16du:dateUtc="2025-04-14T10:59:00Z">
        <w:r w:rsidRPr="00E721C5">
          <w:t xml:space="preserve">Bill payment status = </w:t>
        </w:r>
      </w:ins>
      <w:ins w:id="11458" w:author="Irová Zuzana" w:date="2025-04-14T19:22:00Z" w16du:dateUtc="2025-04-14T17:22:00Z">
        <w:r w:rsidR="00675E27">
          <w:t>Unpaid</w:t>
        </w:r>
      </w:ins>
      <w:ins w:id="11459" w:author="Irová Zuzana" w:date="2025-04-14T12:59:00Z" w16du:dateUtc="2025-04-14T10:59:00Z">
        <w:r w:rsidRPr="00E721C5">
          <w:t xml:space="preserve"> </w:t>
        </w:r>
      </w:ins>
    </w:p>
    <w:p w14:paraId="118CB602" w14:textId="77777777" w:rsidR="00665964" w:rsidRPr="00E721C5" w:rsidRDefault="00665964" w:rsidP="00C40C63">
      <w:pPr>
        <w:pStyle w:val="ListFS1"/>
        <w:rPr>
          <w:ins w:id="11460" w:author="Irová Zuzana" w:date="2025-04-14T12:59:00Z" w16du:dateUtc="2025-04-14T10:59:00Z"/>
        </w:rPr>
      </w:pPr>
      <w:ins w:id="11461" w:author="Irová Zuzana" w:date="2025-04-14T12:59:00Z" w16du:dateUtc="2025-04-14T10:59:00Z">
        <w:r w:rsidRPr="00E721C5">
          <w:t>Comment = null</w:t>
        </w:r>
      </w:ins>
    </w:p>
    <w:p w14:paraId="5E2F270B" w14:textId="2C359A7C" w:rsidR="00665964" w:rsidRPr="00E721C5" w:rsidRDefault="00665964" w:rsidP="00C40C63">
      <w:pPr>
        <w:pStyle w:val="ListFS1"/>
        <w:rPr>
          <w:ins w:id="11462" w:author="Irová Zuzana" w:date="2025-04-14T12:59:00Z" w16du:dateUtc="2025-04-14T10:59:00Z"/>
        </w:rPr>
      </w:pPr>
      <w:ins w:id="11463" w:author="Irová Zuzana" w:date="2025-04-14T12:59:00Z" w16du:dateUtc="2025-04-14T10:59:00Z">
        <w:r w:rsidRPr="00E721C5">
          <w:t>Bill amount = součet bill items.</w:t>
        </w:r>
      </w:ins>
      <w:ins w:id="11464" w:author="Irová Zuzana" w:date="2025-06-06T21:56:00Z" w16du:dateUtc="2025-06-06T19:56:00Z">
        <w:r w:rsidR="00522EBB">
          <w:t>price amount</w:t>
        </w:r>
      </w:ins>
      <w:ins w:id="11465" w:author="Irová Zuzana" w:date="2025-04-14T12:59:00Z" w16du:dateUtc="2025-04-14T10:59:00Z">
        <w:r w:rsidRPr="00E721C5">
          <w:t xml:space="preserve"> </w:t>
        </w:r>
      </w:ins>
      <w:ins w:id="11466" w:author="Irová Zuzana" w:date="2025-06-06T21:56:00Z" w16du:dateUtc="2025-06-06T19:56:00Z">
        <w:r w:rsidR="006003C7">
          <w:t>VAT</w:t>
        </w:r>
      </w:ins>
    </w:p>
    <w:p w14:paraId="51F9B34D" w14:textId="5DE04F6F" w:rsidR="00665964" w:rsidRPr="00E721C5" w:rsidRDefault="00665964" w:rsidP="00C40C63">
      <w:pPr>
        <w:pStyle w:val="ListFS1"/>
        <w:rPr>
          <w:ins w:id="11467" w:author="Irová Zuzana" w:date="2025-04-14T12:59:00Z" w16du:dateUtc="2025-04-14T10:59:00Z"/>
        </w:rPr>
      </w:pPr>
      <w:ins w:id="11468" w:author="Irová Zuzana" w:date="2025-04-14T12:59:00Z" w16du:dateUtc="2025-04-14T10:59:00Z">
        <w:r w:rsidRPr="00E721C5">
          <w:t xml:space="preserve">Tax amount = </w:t>
        </w:r>
      </w:ins>
      <w:ins w:id="11469" w:author="Irová Zuzana" w:date="2025-06-06T21:56:00Z" w16du:dateUtc="2025-06-06T19:56:00Z">
        <w:r w:rsidR="00522EBB">
          <w:t>null</w:t>
        </w:r>
      </w:ins>
      <w:ins w:id="11470" w:author="Irová Zuzana" w:date="2025-04-14T12:59:00Z" w16du:dateUtc="2025-04-14T10:59:00Z">
        <w:r w:rsidRPr="00E721C5">
          <w:t xml:space="preserve"> </w:t>
        </w:r>
      </w:ins>
    </w:p>
    <w:p w14:paraId="736076CC" w14:textId="266B3B04" w:rsidR="00665964" w:rsidRPr="00E721C5" w:rsidRDefault="00665964" w:rsidP="00C40C63">
      <w:pPr>
        <w:pStyle w:val="ListFS1"/>
        <w:rPr>
          <w:ins w:id="11471" w:author="Irová Zuzana" w:date="2025-04-14T12:59:00Z" w16du:dateUtc="2025-04-14T10:59:00Z"/>
        </w:rPr>
      </w:pPr>
      <w:ins w:id="11472" w:author="Irová Zuzana" w:date="2025-04-14T12:59:00Z" w16du:dateUtc="2025-04-14T10:59:00Z">
        <w:r w:rsidRPr="00E721C5">
          <w:t xml:space="preserve">Total amount = </w:t>
        </w:r>
      </w:ins>
      <w:ins w:id="11473" w:author="Irová Zuzana" w:date="2025-06-06T21:56:00Z" w16du:dateUtc="2025-06-06T19:56:00Z">
        <w:r w:rsidR="006003C7" w:rsidRPr="00E721C5">
          <w:t>součet bill items.</w:t>
        </w:r>
        <w:r w:rsidR="006003C7">
          <w:t>price amount</w:t>
        </w:r>
        <w:r w:rsidR="006003C7" w:rsidRPr="00E721C5">
          <w:t xml:space="preserve"> </w:t>
        </w:r>
        <w:r w:rsidR="006003C7">
          <w:t>VAT</w:t>
        </w:r>
      </w:ins>
    </w:p>
    <w:p w14:paraId="56BA6A8B" w14:textId="77777777" w:rsidR="00665964" w:rsidRPr="000566F0" w:rsidRDefault="00665964" w:rsidP="00C40C63">
      <w:pPr>
        <w:pStyle w:val="ListFS1"/>
        <w:rPr>
          <w:ins w:id="11474" w:author="Irová Zuzana" w:date="2025-04-14T12:59:00Z" w16du:dateUtc="2025-04-14T10:59:00Z"/>
        </w:rPr>
      </w:pPr>
      <w:ins w:id="11475" w:author="Irová Zuzana" w:date="2025-04-14T12:59:00Z" w16du:dateUtc="2025-04-14T10:59:00Z">
        <w:r w:rsidRPr="00E721C5">
          <w:t xml:space="preserve">Date of issue = </w:t>
        </w:r>
        <w:r w:rsidRPr="000566F0">
          <w:t>aktuální datum</w:t>
        </w:r>
      </w:ins>
    </w:p>
    <w:p w14:paraId="489628D8" w14:textId="77777777" w:rsidR="00665964" w:rsidRPr="00962265" w:rsidRDefault="00665964" w:rsidP="00C40C63">
      <w:pPr>
        <w:pStyle w:val="ListFS1"/>
        <w:rPr>
          <w:ins w:id="11476" w:author="Irová Zuzana" w:date="2025-04-14T12:59:00Z" w16du:dateUtc="2025-04-14T10:59:00Z"/>
        </w:rPr>
      </w:pPr>
      <w:ins w:id="11477" w:author="Irová Zuzana" w:date="2025-04-14T12:59:00Z" w16du:dateUtc="2025-04-14T10:59:00Z">
        <w:r w:rsidRPr="00962265">
          <w:t xml:space="preserve">Due date = sysdate </w:t>
        </w:r>
      </w:ins>
    </w:p>
    <w:p w14:paraId="43A9B1D9" w14:textId="77777777" w:rsidR="00665964" w:rsidRPr="00962265" w:rsidRDefault="00665964" w:rsidP="00C40C63">
      <w:pPr>
        <w:pStyle w:val="ListFS1"/>
        <w:rPr>
          <w:ins w:id="11478" w:author="Irová Zuzana" w:date="2025-04-14T12:59:00Z" w16du:dateUtc="2025-04-14T10:59:00Z"/>
          <w:highlight w:val="yellow"/>
        </w:rPr>
      </w:pPr>
      <w:ins w:id="11479" w:author="Irová Zuzana" w:date="2025-04-14T12:59:00Z" w16du:dateUtc="2025-04-14T10:59:00Z">
        <w:r w:rsidRPr="00962265">
          <w:rPr>
            <w:highlight w:val="yellow"/>
          </w:rPr>
          <w:t>Date of beginning = aktuální datum</w:t>
        </w:r>
      </w:ins>
    </w:p>
    <w:p w14:paraId="6018A154" w14:textId="77777777" w:rsidR="00665964" w:rsidRPr="00962265" w:rsidRDefault="00665964" w:rsidP="00C40C63">
      <w:pPr>
        <w:pStyle w:val="ListFS1"/>
        <w:rPr>
          <w:ins w:id="11480" w:author="Irová Zuzana" w:date="2025-04-14T12:59:00Z" w16du:dateUtc="2025-04-14T10:59:00Z"/>
          <w:highlight w:val="yellow"/>
        </w:rPr>
      </w:pPr>
      <w:ins w:id="11481" w:author="Irová Zuzana" w:date="2025-04-14T12:59:00Z" w16du:dateUtc="2025-04-14T10:59:00Z">
        <w:r w:rsidRPr="00962265">
          <w:rPr>
            <w:highlight w:val="yellow"/>
          </w:rPr>
          <w:t>Date of end = aktuální datum</w:t>
        </w:r>
      </w:ins>
    </w:p>
    <w:p w14:paraId="2BF20901" w14:textId="77777777" w:rsidR="00665964" w:rsidRPr="00E721C5" w:rsidRDefault="00665964" w:rsidP="00C40C63">
      <w:pPr>
        <w:pStyle w:val="ListFS1"/>
        <w:rPr>
          <w:ins w:id="11482" w:author="Irová Zuzana" w:date="2025-04-14T12:59:00Z" w16du:dateUtc="2025-04-14T10:59:00Z"/>
        </w:rPr>
      </w:pPr>
      <w:ins w:id="11483" w:author="Irová Zuzana" w:date="2025-04-14T12:59:00Z" w16du:dateUtc="2025-04-14T10:59:00Z">
        <w:r w:rsidRPr="00E721C5">
          <w:t>Matched amount = 0</w:t>
        </w:r>
      </w:ins>
    </w:p>
    <w:p w14:paraId="4467B9FA" w14:textId="77777777" w:rsidR="00665964" w:rsidRPr="00DB57FC" w:rsidRDefault="00665964" w:rsidP="00C40C63">
      <w:pPr>
        <w:pStyle w:val="ListFS1"/>
        <w:rPr>
          <w:ins w:id="11484" w:author="Irová Zuzana" w:date="2025-04-14T12:59:00Z" w16du:dateUtc="2025-04-14T10:59:00Z"/>
        </w:rPr>
      </w:pPr>
      <w:ins w:id="11485" w:author="Irová Zuzana" w:date="2025-04-14T12:59:00Z" w16du:dateUtc="2025-04-14T10:59:00Z">
        <w:r w:rsidRPr="00DB57FC">
          <w:t>Subject type = Toll transaction.Subject type</w:t>
        </w:r>
      </w:ins>
    </w:p>
    <w:p w14:paraId="5A569159" w14:textId="6166B01E" w:rsidR="00665964" w:rsidRPr="00DB57FC" w:rsidRDefault="00665964" w:rsidP="00C40C63">
      <w:pPr>
        <w:pStyle w:val="ListFS1"/>
        <w:rPr>
          <w:ins w:id="11486" w:author="Irová Zuzana" w:date="2025-04-14T12:59:00Z" w16du:dateUtc="2025-04-14T10:59:00Z"/>
        </w:rPr>
      </w:pPr>
      <w:ins w:id="11487" w:author="Irová Zuzana" w:date="2025-04-14T12:59:00Z" w16du:dateUtc="2025-04-14T10:59:00Z">
        <w:r w:rsidRPr="00DB57FC">
          <w:t xml:space="preserve">Subject number = Toll transaction.Subject </w:t>
        </w:r>
      </w:ins>
      <w:ins w:id="11488" w:author="Irová Zuzana" w:date="2025-04-14T19:23:00Z" w16du:dateUtc="2025-04-14T17:23:00Z">
        <w:r w:rsidR="00353458">
          <w:t>number</w:t>
        </w:r>
      </w:ins>
    </w:p>
    <w:p w14:paraId="4612E1E4" w14:textId="77777777" w:rsidR="00665964" w:rsidRPr="00DB57FC" w:rsidRDefault="00665964" w:rsidP="00C40C63">
      <w:pPr>
        <w:pStyle w:val="ListFS1"/>
        <w:rPr>
          <w:ins w:id="11489" w:author="Irová Zuzana" w:date="2025-04-14T12:59:00Z" w16du:dateUtc="2025-04-14T10:59:00Z"/>
        </w:rPr>
      </w:pPr>
      <w:ins w:id="11490" w:author="Irová Zuzana" w:date="2025-04-14T12:59:00Z" w16du:dateUtc="2025-04-14T10:59:00Z">
        <w:r w:rsidRPr="00DB57FC">
          <w:t>Bill issuer bank account = zjištěná BIBA</w:t>
        </w:r>
      </w:ins>
    </w:p>
    <w:p w14:paraId="5D70CA82" w14:textId="77777777" w:rsidR="00665964" w:rsidRDefault="00665964" w:rsidP="00C40C63">
      <w:pPr>
        <w:pStyle w:val="ListFS1"/>
        <w:rPr>
          <w:ins w:id="11491" w:author="Irová Zuzana" w:date="2025-04-14T12:59:00Z" w16du:dateUtc="2025-04-14T10:59:00Z"/>
        </w:rPr>
      </w:pPr>
      <w:ins w:id="11492" w:author="Irová Zuzana" w:date="2025-04-14T12:59:00Z" w16du:dateUtc="2025-04-14T10:59:00Z">
        <w:r w:rsidRPr="00DB57FC">
          <w:t>Bill issuer = Toll transaction.Bill issuer</w:t>
        </w:r>
      </w:ins>
    </w:p>
    <w:p w14:paraId="4B15BF88" w14:textId="77777777" w:rsidR="00665964" w:rsidRDefault="00665964">
      <w:pPr>
        <w:pStyle w:val="NormalIndent"/>
        <w:rPr>
          <w:ins w:id="11493" w:author="Irová Zuzana" w:date="2025-04-14T12:59:00Z" w16du:dateUtc="2025-04-14T10:59:00Z"/>
          <w:highlight w:val="yellow"/>
        </w:rPr>
      </w:pPr>
    </w:p>
    <w:p w14:paraId="19A1C51D" w14:textId="2CAF88E2" w:rsidR="00665964" w:rsidRDefault="00665964">
      <w:pPr>
        <w:pStyle w:val="NormalIndent"/>
        <w:rPr>
          <w:ins w:id="11494" w:author="Irová Zuzana" w:date="2025-04-14T12:59:00Z" w16du:dateUtc="2025-04-14T10:59:00Z"/>
        </w:rPr>
      </w:pPr>
      <w:ins w:id="11495" w:author="Irová Zuzana" w:date="2025-04-14T12:59:00Z" w16du:dateUtc="2025-04-14T10:59:00Z">
        <w:r w:rsidRPr="000D11D5">
          <w:rPr>
            <w:highlight w:val="yellow"/>
          </w:rPr>
          <w:t>Systém zjistí jazyk faktury Účtu (tj. ze Account.Preferred document language nebo EETS Provider.Preferred document language).</w:t>
        </w:r>
      </w:ins>
    </w:p>
    <w:p w14:paraId="03EB11B4" w14:textId="07EBFD76" w:rsidR="00665964" w:rsidRDefault="00665964">
      <w:pPr>
        <w:pStyle w:val="NormalIndent"/>
        <w:rPr>
          <w:ins w:id="11496" w:author="Irová Zuzana" w:date="2025-04-14T12:59:00Z" w16du:dateUtc="2025-04-14T10:59:00Z"/>
        </w:rPr>
      </w:pPr>
      <w:ins w:id="11497" w:author="Irová Zuzana" w:date="2025-04-14T12:59:00Z" w16du:dateUtc="2025-04-14T10:59:00Z">
        <w:r w:rsidRPr="00A240A7">
          <w:t>Systém</w:t>
        </w:r>
        <w:r w:rsidRPr="007F7826">
          <w:t xml:space="preserve">, s ohledem na </w:t>
        </w:r>
        <w:r w:rsidRPr="000D11D5">
          <w:rPr>
            <w:highlight w:val="cyan"/>
          </w:rPr>
          <w:t xml:space="preserve">zjištěný preferovaný jazyk, </w:t>
        </w:r>
        <w:r w:rsidRPr="00A240A7">
          <w:t xml:space="preserve">vygeneruje dokument </w:t>
        </w:r>
        <w:r>
          <w:t xml:space="preserve">faktury v pdf formátu </w:t>
        </w:r>
      </w:ins>
      <w:ins w:id="11498" w:author="Irová Zuzana" w:date="2025-04-16T15:20:00Z">
        <w:r w:rsidR="00466865" w:rsidRPr="00466865">
          <w:t xml:space="preserve">Výzva </w:t>
        </w:r>
      </w:ins>
      <w:ins w:id="11499" w:author="Irová Zuzana" w:date="2025-05-23T20:57:00Z" w16du:dateUtc="2025-05-23T18:57:00Z">
        <w:r w:rsidR="00FF0078">
          <w:t>k úhradě za přestupky</w:t>
        </w:r>
      </w:ins>
      <w:ins w:id="11500" w:author="Irová Zuzana" w:date="2025-04-16T15:20:00Z">
        <w:r w:rsidR="00466865" w:rsidRPr="00466865">
          <w:t xml:space="preserve"> </w:t>
        </w:r>
      </w:ins>
      <w:ins w:id="11501" w:author="Irová Zuzana" w:date="2025-04-14T12:59:00Z" w16du:dateUtc="2025-04-14T10:59:00Z">
        <w:r w:rsidRPr="00652DAB">
          <w:t>(</w:t>
        </w:r>
      </w:ins>
      <w:ins w:id="11502" w:author="Irová Zuzana" w:date="2025-05-23T20:52:00Z" w16du:dateUtc="2025-05-23T18:52:00Z">
        <w:r w:rsidR="007F090F">
          <w:t>DOC.BE</w:t>
        </w:r>
      </w:ins>
      <w:ins w:id="11503" w:author="Irová Zuzana" w:date="2025-04-14T12:59:00Z" w16du:dateUtc="2025-04-14T10:59:00Z">
        <w:r w:rsidRPr="00652DAB">
          <w:t>.</w:t>
        </w:r>
      </w:ins>
      <w:ins w:id="11504" w:author="Irová Zuzana" w:date="2025-04-16T15:20:00Z" w16du:dateUtc="2025-04-16T13:20:00Z">
        <w:r w:rsidR="00C94766">
          <w:t>22</w:t>
        </w:r>
      </w:ins>
      <w:ins w:id="11505" w:author="Irová Zuzana" w:date="2025-04-14T12:59:00Z" w16du:dateUtc="2025-04-14T10:59:00Z">
        <w:r w:rsidRPr="00652DAB">
          <w:t>.HR)</w:t>
        </w:r>
        <w:r>
          <w:t xml:space="preserve">, </w:t>
        </w:r>
        <w:r w:rsidRPr="00B309EE">
          <w:t xml:space="preserve">s využitím </w:t>
        </w:r>
        <w:r w:rsidRPr="009D2564">
          <w:t>případu užití Vytvoř a ulož dokument (SYS.DFRP.1.1)</w:t>
        </w:r>
        <w:r w:rsidRPr="00A240A7">
          <w:t xml:space="preserve">. </w:t>
        </w:r>
      </w:ins>
    </w:p>
    <w:p w14:paraId="6C12CD93" w14:textId="77777777" w:rsidR="00665964" w:rsidRDefault="00665964">
      <w:pPr>
        <w:pStyle w:val="NormalIndent"/>
        <w:rPr>
          <w:ins w:id="11506" w:author="Irová Zuzana" w:date="2025-04-14T12:59:00Z" w16du:dateUtc="2025-04-14T10:59:00Z"/>
          <w:rStyle w:val="fabric-text-color-mark"/>
        </w:rPr>
      </w:pPr>
    </w:p>
    <w:p w14:paraId="09A35A36" w14:textId="77777777" w:rsidR="00665964" w:rsidRDefault="00665964">
      <w:pPr>
        <w:pStyle w:val="NormalIndent"/>
        <w:rPr>
          <w:ins w:id="11507" w:author="Irová Zuzana" w:date="2025-04-14T12:59:00Z" w16du:dateUtc="2025-04-14T10:59:00Z"/>
        </w:rPr>
      </w:pPr>
      <w:ins w:id="11508" w:author="Irová Zuzana" w:date="2025-04-14T12:59:00Z" w16du:dateUtc="2025-04-14T10:59:00Z">
        <w:r w:rsidRPr="00A240A7">
          <w:t xml:space="preserve">Systém updatuje </w:t>
        </w:r>
        <w:r>
          <w:t xml:space="preserve">na </w:t>
        </w:r>
        <w:r w:rsidRPr="00A240A7">
          <w:t>Bill</w:t>
        </w:r>
        <w:r>
          <w:t>.</w:t>
        </w:r>
        <w:r w:rsidRPr="00A240A7">
          <w:t>Bill document = identifikátor vygenerovaného PDF dokumentu faktury.</w:t>
        </w:r>
      </w:ins>
    </w:p>
    <w:p w14:paraId="09B3DB04" w14:textId="77777777" w:rsidR="00CD37FC" w:rsidRDefault="00CD37FC">
      <w:pPr>
        <w:pStyle w:val="NormalIndent"/>
        <w:rPr>
          <w:ins w:id="11509" w:author="Irová Zuzana" w:date="2025-03-31T12:53:00Z" w16du:dateUtc="2025-03-31T10:53:00Z"/>
        </w:rPr>
      </w:pPr>
    </w:p>
    <w:p w14:paraId="136944EA" w14:textId="6C5B178C" w:rsidR="00BF7282" w:rsidRDefault="00CD37FC">
      <w:pPr>
        <w:pStyle w:val="NormalIndent"/>
        <w:rPr>
          <w:ins w:id="11510" w:author="Irová Zuzana" w:date="2025-03-31T12:48:00Z" w16du:dateUtc="2025-03-31T10:48:00Z"/>
        </w:rPr>
      </w:pPr>
      <w:ins w:id="11511" w:author="Irová Zuzana" w:date="2025-03-31T12:53:00Z" w16du:dateUtc="2025-03-31T10:53:00Z">
        <w:r>
          <w:t xml:space="preserve">Systém změní stav </w:t>
        </w:r>
      </w:ins>
      <w:ins w:id="11512" w:author="Irová Zuzana" w:date="2025-04-14T11:46:00Z" w16du:dateUtc="2025-04-14T09:46:00Z">
        <w:r w:rsidR="001D7BEB">
          <w:t>Un</w:t>
        </w:r>
      </w:ins>
      <w:ins w:id="11513" w:author="Irová Zuzana" w:date="2025-05-22T14:54:00Z" w16du:dateUtc="2025-05-22T12:54:00Z">
        <w:r w:rsidR="00812DA1">
          <w:t>pa</w:t>
        </w:r>
      </w:ins>
      <w:ins w:id="11514" w:author="Irová Zuzana" w:date="2025-04-14T11:46:00Z" w16du:dateUtc="2025-04-14T09:46:00Z">
        <w:r w:rsidR="001D7BEB">
          <w:t>id Toll Transactions</w:t>
        </w:r>
      </w:ins>
      <w:ins w:id="11515" w:author="Irová Zuzana" w:date="2025-03-31T12:53:00Z" w16du:dateUtc="2025-03-31T10:53:00Z">
        <w:r>
          <w:t>, které byly zahrnuty do Formálního oznámení, na „RfP</w:t>
        </w:r>
      </w:ins>
      <w:ins w:id="11516" w:author="Irová Zuzana" w:date="2025-04-14T11:46:00Z" w16du:dateUtc="2025-04-14T09:46:00Z">
        <w:r w:rsidR="001D7BEB">
          <w:t xml:space="preserve"> generated</w:t>
        </w:r>
      </w:ins>
      <w:ins w:id="11517" w:author="Irová Zuzana" w:date="2025-03-31T12:53:00Z" w16du:dateUtc="2025-03-31T10:53:00Z">
        <w:r>
          <w:t xml:space="preserve">“ (nebudou se již samostatně zobrazovat na </w:t>
        </w:r>
      </w:ins>
      <w:ins w:id="11518" w:author="Irová Zuzana" w:date="2025-04-14T11:46:00Z" w16du:dateUtc="2025-04-14T09:46:00Z">
        <w:r w:rsidR="001D7BEB">
          <w:t xml:space="preserve">Offence portálu </w:t>
        </w:r>
      </w:ins>
      <w:ins w:id="11519" w:author="Irová Zuzana" w:date="2025-03-31T12:53:00Z" w16du:dateUtc="2025-03-31T10:53:00Z">
        <w:r>
          <w:t xml:space="preserve">jako </w:t>
        </w:r>
      </w:ins>
      <w:ins w:id="11520" w:author="Irová Zuzana" w:date="2025-04-14T11:46:00Z" w16du:dateUtc="2025-04-14T09:46:00Z">
        <w:r w:rsidR="001D7BEB">
          <w:t>samostatné Offences</w:t>
        </w:r>
      </w:ins>
      <w:ins w:id="11521" w:author="Irová Zuzana" w:date="2025-04-14T19:28:00Z" w16du:dateUtc="2025-04-14T17:28:00Z">
        <w:r w:rsidR="009235EC">
          <w:t>.</w:t>
        </w:r>
      </w:ins>
    </w:p>
    <w:p w14:paraId="025AA873" w14:textId="77777777" w:rsidR="009235EC" w:rsidRDefault="009235EC">
      <w:pPr>
        <w:pStyle w:val="NormalIndent"/>
        <w:rPr>
          <w:ins w:id="11522" w:author="Irová Zuzana" w:date="2025-04-14T19:28:00Z" w16du:dateUtc="2025-04-14T17:28:00Z"/>
        </w:rPr>
      </w:pPr>
    </w:p>
    <w:p w14:paraId="488579FB" w14:textId="2A5B0EFC" w:rsidR="00BF7282" w:rsidRDefault="00BF7282">
      <w:pPr>
        <w:pStyle w:val="NormalIndent"/>
        <w:rPr>
          <w:ins w:id="11523" w:author="Irová Zuzana" w:date="2025-03-31T12:48:00Z" w16du:dateUtc="2025-03-31T10:48:00Z"/>
        </w:rPr>
      </w:pPr>
      <w:ins w:id="11524" w:author="Irová Zuzana" w:date="2025-03-31T12:48:00Z" w16du:dateUtc="2025-03-31T10:48:00Z">
        <w:r>
          <w:t>Postup končí.</w:t>
        </w:r>
      </w:ins>
    </w:p>
    <w:p w14:paraId="43A57C22" w14:textId="77777777" w:rsidR="00BF7282" w:rsidRPr="00E12C16" w:rsidRDefault="00BF7282" w:rsidP="00BF7282">
      <w:pPr>
        <w:pStyle w:val="Revision"/>
        <w:ind w:left="2061"/>
        <w:rPr>
          <w:ins w:id="11525" w:author="Irová Zuzana" w:date="2025-03-31T12:48:00Z" w16du:dateUtc="2025-03-31T10:48:00Z"/>
        </w:rPr>
      </w:pPr>
    </w:p>
    <w:p w14:paraId="3E97F80C" w14:textId="77777777" w:rsidR="00BF7282" w:rsidRPr="00E12C16" w:rsidRDefault="00BF7282" w:rsidP="00BF7282">
      <w:pPr>
        <w:pStyle w:val="Heading4"/>
        <w:spacing w:after="120" w:line="276" w:lineRule="auto"/>
        <w:rPr>
          <w:ins w:id="11526" w:author="Irová Zuzana" w:date="2025-03-31T12:48:00Z" w16du:dateUtc="2025-03-31T10:48:00Z"/>
          <w:rFonts w:hint="eastAsia"/>
        </w:rPr>
      </w:pPr>
      <w:ins w:id="11527" w:author="Irová Zuzana" w:date="2025-03-31T12:48:00Z" w16du:dateUtc="2025-03-31T10:48:00Z">
        <w:r w:rsidRPr="00E12C16">
          <w:t>Alternativní postupy</w:t>
        </w:r>
      </w:ins>
    </w:p>
    <w:p w14:paraId="6713BA13" w14:textId="77777777" w:rsidR="00BF7282" w:rsidRPr="00CD0A42" w:rsidRDefault="00BF7282">
      <w:pPr>
        <w:pStyle w:val="NormalIndent"/>
        <w:rPr>
          <w:ins w:id="11528" w:author="Irová Zuzana" w:date="2025-03-31T12:48:00Z" w16du:dateUtc="2025-03-31T10:48:00Z"/>
        </w:rPr>
      </w:pPr>
      <w:ins w:id="11529" w:author="Irová Zuzana" w:date="2025-03-31T12:48:00Z" w16du:dateUtc="2025-03-31T10:48:00Z">
        <w:r>
          <w:t>Nejsou</w:t>
        </w:r>
      </w:ins>
    </w:p>
    <w:p w14:paraId="7AD6634F" w14:textId="77777777" w:rsidR="00BF7282" w:rsidRPr="00E12C16" w:rsidRDefault="00BF7282" w:rsidP="00BF7282">
      <w:pPr>
        <w:pStyle w:val="Heading4"/>
        <w:spacing w:after="120" w:line="276" w:lineRule="auto"/>
        <w:rPr>
          <w:ins w:id="11530" w:author="Irová Zuzana" w:date="2025-03-31T12:48:00Z" w16du:dateUtc="2025-03-31T10:48:00Z"/>
          <w:rFonts w:hint="eastAsia"/>
        </w:rPr>
      </w:pPr>
      <w:ins w:id="11531" w:author="Irová Zuzana" w:date="2025-03-31T12:48:00Z" w16du:dateUtc="2025-03-31T10:48:00Z">
        <w:r w:rsidRPr="00E12C16">
          <w:t>Chybové postupy</w:t>
        </w:r>
      </w:ins>
    </w:p>
    <w:p w14:paraId="0DACC9EF" w14:textId="77777777" w:rsidR="00BF7282" w:rsidRPr="00E12C16" w:rsidRDefault="00BF7282">
      <w:pPr>
        <w:pStyle w:val="NormalIndent"/>
        <w:rPr>
          <w:ins w:id="11532" w:author="Irová Zuzana" w:date="2025-03-31T12:48:00Z" w16du:dateUtc="2025-03-31T10:48:00Z"/>
        </w:rPr>
      </w:pPr>
      <w:ins w:id="11533" w:author="Irová Zuzana" w:date="2025-03-31T12:48:00Z" w16du:dateUtc="2025-03-31T10:48:00Z">
        <w:r>
          <w:t>Nejsou</w:t>
        </w:r>
      </w:ins>
    </w:p>
    <w:p w14:paraId="38CB8F98" w14:textId="77777777" w:rsidR="00BF7282" w:rsidRPr="00E12C16" w:rsidRDefault="00BF7282" w:rsidP="00BF7282">
      <w:pPr>
        <w:pStyle w:val="Heading4"/>
        <w:spacing w:after="120" w:line="276" w:lineRule="auto"/>
        <w:rPr>
          <w:ins w:id="11534" w:author="Irová Zuzana" w:date="2025-03-31T12:48:00Z" w16du:dateUtc="2025-03-31T10:48:00Z"/>
          <w:rFonts w:hint="eastAsia"/>
        </w:rPr>
      </w:pPr>
      <w:ins w:id="11535" w:author="Irová Zuzana" w:date="2025-03-31T12:48:00Z" w16du:dateUtc="2025-03-31T10:48:00Z">
        <w:r w:rsidRPr="00E12C16">
          <w:t>Poznámky</w:t>
        </w:r>
      </w:ins>
    </w:p>
    <w:p w14:paraId="745095C7" w14:textId="77777777" w:rsidR="00BF7282" w:rsidRPr="00E12C16" w:rsidRDefault="00BF7282">
      <w:pPr>
        <w:pStyle w:val="NormalIndent"/>
        <w:rPr>
          <w:ins w:id="11536" w:author="Irová Zuzana" w:date="2025-03-31T12:48:00Z" w16du:dateUtc="2025-03-31T10:48:00Z"/>
        </w:rPr>
      </w:pPr>
      <w:ins w:id="11537" w:author="Irová Zuzana" w:date="2025-03-31T12:48:00Z" w16du:dateUtc="2025-03-31T10:48:00Z">
        <w:r>
          <w:t>Nejsou</w:t>
        </w:r>
      </w:ins>
    </w:p>
    <w:p w14:paraId="528EF225" w14:textId="77777777" w:rsidR="00BF7282" w:rsidRDefault="00BF7282">
      <w:pPr>
        <w:pStyle w:val="NormalIndent"/>
        <w:rPr>
          <w:ins w:id="11538" w:author="Irová Zuzana" w:date="2025-03-31T12:48:00Z" w16du:dateUtc="2025-03-31T10:48:00Z"/>
        </w:rPr>
      </w:pPr>
    </w:p>
    <w:p w14:paraId="50EC6336" w14:textId="77777777" w:rsidR="00BF7282" w:rsidRDefault="00BF7282">
      <w:pPr>
        <w:pStyle w:val="NormalIndent"/>
        <w:rPr>
          <w:ins w:id="11539" w:author="Irová Zuzana" w:date="2025-03-31T12:48:00Z" w16du:dateUtc="2025-03-31T10:48:00Z"/>
        </w:rPr>
      </w:pPr>
    </w:p>
    <w:p w14:paraId="2775338A" w14:textId="77777777" w:rsidR="00BF7282" w:rsidRPr="00955C1D" w:rsidRDefault="00BF7282">
      <w:pPr>
        <w:pStyle w:val="NormalIndent"/>
        <w:rPr>
          <w:ins w:id="11540" w:author="Irová Zuzana" w:date="2025-02-21T16:16:00Z" w16du:dateUtc="2025-02-21T15:16:00Z"/>
        </w:rPr>
      </w:pPr>
    </w:p>
    <w:p w14:paraId="14D1FA7D" w14:textId="4B1D2445" w:rsidR="0006352B" w:rsidRPr="00B65DBA" w:rsidRDefault="0006352B" w:rsidP="0006352B">
      <w:pPr>
        <w:pStyle w:val="Heading3"/>
        <w:rPr>
          <w:ins w:id="11541" w:author="Irová Zuzana" w:date="2025-03-31T09:19:00Z" w16du:dateUtc="2025-03-31T07:19:00Z"/>
          <w:rFonts w:hint="eastAsia"/>
          <w:rPrChange w:id="11542" w:author="Irová Zuzana" w:date="2025-03-31T10:04:00Z" w16du:dateUtc="2025-03-31T08:04:00Z">
            <w:rPr>
              <w:ins w:id="11543" w:author="Irová Zuzana" w:date="2025-03-31T09:19:00Z" w16du:dateUtc="2025-03-31T07:19:00Z"/>
              <w:rFonts w:hint="eastAsia"/>
              <w:highlight w:val="yellow"/>
            </w:rPr>
          </w:rPrChange>
        </w:rPr>
      </w:pPr>
      <w:bookmarkStart w:id="11544" w:name="_Toc201568914"/>
      <w:ins w:id="11545" w:author="Irová Zuzana" w:date="2025-03-31T09:19:00Z" w16du:dateUtc="2025-03-31T07:19:00Z">
        <w:r w:rsidRPr="00B65DBA">
          <w:rPr>
            <w:rFonts w:hint="eastAsia"/>
            <w:rPrChange w:id="11546" w:author="Irová Zuzana" w:date="2025-03-31T10:04:00Z" w16du:dateUtc="2025-03-31T08:04:00Z">
              <w:rPr>
                <w:rFonts w:hint="eastAsia"/>
                <w:highlight w:val="yellow"/>
              </w:rPr>
            </w:rPrChange>
          </w:rPr>
          <w:t xml:space="preserve">Vytvoř jednorázovou fakturu za </w:t>
        </w:r>
      </w:ins>
      <w:ins w:id="11547" w:author="Irová Zuzana" w:date="2025-03-31T09:20:00Z" w16du:dateUtc="2025-03-31T07:20:00Z">
        <w:r w:rsidRPr="00B65DBA">
          <w:rPr>
            <w:rFonts w:hint="eastAsia"/>
            <w:rPrChange w:id="11548" w:author="Irová Zuzana" w:date="2025-03-31T10:04:00Z" w16du:dateUtc="2025-03-31T08:04:00Z">
              <w:rPr>
                <w:rFonts w:hint="eastAsia"/>
                <w:highlight w:val="yellow"/>
              </w:rPr>
            </w:rPrChange>
          </w:rPr>
          <w:t>mýto</w:t>
        </w:r>
      </w:ins>
      <w:ins w:id="11549" w:author="Irová Zuzana" w:date="2025-03-31T09:19:00Z" w16du:dateUtc="2025-03-31T07:19:00Z">
        <w:r w:rsidRPr="00B65DBA">
          <w:rPr>
            <w:rFonts w:hint="eastAsia"/>
            <w:rPrChange w:id="11550" w:author="Irová Zuzana" w:date="2025-03-31T10:04:00Z" w16du:dateUtc="2025-03-31T08:04:00Z">
              <w:rPr>
                <w:rFonts w:hint="eastAsia"/>
                <w:highlight w:val="yellow"/>
              </w:rPr>
            </w:rPrChange>
          </w:rPr>
          <w:t xml:space="preserve"> (SYS.BAR.0.14.HR)</w:t>
        </w:r>
        <w:bookmarkEnd w:id="11544"/>
      </w:ins>
    </w:p>
    <w:p w14:paraId="5683466E" w14:textId="77777777" w:rsidR="0006352B" w:rsidRPr="00E12C16" w:rsidRDefault="0006352B" w:rsidP="0006352B">
      <w:pPr>
        <w:pStyle w:val="Heading4"/>
        <w:spacing w:after="120" w:line="276" w:lineRule="auto"/>
        <w:rPr>
          <w:ins w:id="11551" w:author="Irová Zuzana" w:date="2025-03-31T09:19:00Z" w16du:dateUtc="2025-03-31T07:19:00Z"/>
          <w:rFonts w:hint="eastAsia"/>
        </w:rPr>
      </w:pPr>
      <w:ins w:id="11552" w:author="Irová Zuzana" w:date="2025-03-31T09:19:00Z" w16du:dateUtc="2025-03-31T07:19:00Z">
        <w:r w:rsidRPr="00E12C16">
          <w:t>Cíl</w:t>
        </w:r>
      </w:ins>
    </w:p>
    <w:p w14:paraId="0531CC92" w14:textId="0D85A69F" w:rsidR="0006352B" w:rsidRPr="00E12C16" w:rsidRDefault="0006352B">
      <w:pPr>
        <w:pStyle w:val="NormalIndent"/>
        <w:rPr>
          <w:ins w:id="11553" w:author="Irová Zuzana" w:date="2025-03-31T09:19:00Z" w16du:dateUtc="2025-03-31T07:19:00Z"/>
        </w:rPr>
      </w:pPr>
      <w:ins w:id="11554" w:author="Irová Zuzana" w:date="2025-03-31T09:19:00Z" w16du:dateUtc="2025-03-31T07:19:00Z">
        <w:r w:rsidRPr="00E12C16">
          <w:t xml:space="preserve">Cílem tohoto případu užití je vygenerování </w:t>
        </w:r>
        <w:r>
          <w:t xml:space="preserve">jednorázové faktury za zaplacené Přestupky nebo Výzvy za zaplacení za přestupky. </w:t>
        </w:r>
      </w:ins>
    </w:p>
    <w:p w14:paraId="6281B203" w14:textId="77777777" w:rsidR="0006352B" w:rsidRPr="00E12C16" w:rsidRDefault="0006352B" w:rsidP="0006352B">
      <w:pPr>
        <w:pStyle w:val="Heading4"/>
        <w:spacing w:after="120" w:line="276" w:lineRule="auto"/>
        <w:rPr>
          <w:ins w:id="11555" w:author="Irová Zuzana" w:date="2025-03-31T09:19:00Z" w16du:dateUtc="2025-03-31T07:19:00Z"/>
          <w:rFonts w:hint="eastAsia"/>
        </w:rPr>
      </w:pPr>
      <w:ins w:id="11556" w:author="Irová Zuzana" w:date="2025-03-31T09:19:00Z" w16du:dateUtc="2025-03-31T07:19:00Z">
        <w:r>
          <w:t>S</w:t>
        </w:r>
        <w:r w:rsidRPr="00E12C16">
          <w:t>puštění</w:t>
        </w:r>
        <w:r>
          <w:t xml:space="preserve"> případu</w:t>
        </w:r>
      </w:ins>
    </w:p>
    <w:p w14:paraId="2497070A" w14:textId="77777777" w:rsidR="0006352B" w:rsidRDefault="0006352B">
      <w:pPr>
        <w:pStyle w:val="NormalIndent"/>
        <w:rPr>
          <w:ins w:id="11557" w:author="Irová Zuzana" w:date="2025-03-31T09:19:00Z" w16du:dateUtc="2025-03-31T07:19:00Z"/>
        </w:rPr>
      </w:pPr>
      <w:ins w:id="11558" w:author="Irová Zuzana" w:date="2025-03-31T09:19:00Z" w16du:dateUtc="2025-03-31T07:19:00Z">
        <w:r w:rsidRPr="005725E3">
          <w:t>Případ užití je vloženou součástí případů užití:</w:t>
        </w:r>
      </w:ins>
    </w:p>
    <w:p w14:paraId="50F5DE54" w14:textId="77777777" w:rsidR="0006352B" w:rsidRPr="00B65DBA" w:rsidRDefault="0006352B" w:rsidP="00C40C63">
      <w:pPr>
        <w:pStyle w:val="ListFS1"/>
        <w:rPr>
          <w:ins w:id="11559" w:author="Irová Zuzana" w:date="2025-03-31T09:19:00Z" w16du:dateUtc="2025-03-31T07:19:00Z"/>
          <w:rPrChange w:id="11560" w:author="Irová Zuzana" w:date="2025-03-31T10:04:00Z" w16du:dateUtc="2025-03-31T08:04:00Z">
            <w:rPr>
              <w:ins w:id="11561" w:author="Irová Zuzana" w:date="2025-03-31T09:19:00Z" w16du:dateUtc="2025-03-31T07:19:00Z"/>
              <w:highlight w:val="yellow"/>
            </w:rPr>
          </w:rPrChange>
        </w:rPr>
      </w:pPr>
      <w:ins w:id="11562" w:author="Irová Zuzana" w:date="2025-03-31T09:19:00Z" w16du:dateUtc="2025-03-31T07:19:00Z">
        <w:r w:rsidRPr="00B65DBA">
          <w:rPr>
            <w:rPrChange w:id="11563" w:author="Irová Zuzana" w:date="2025-03-31T10:04:00Z" w16du:dateUtc="2025-03-31T08:04:00Z">
              <w:rPr>
                <w:highlight w:val="yellow"/>
              </w:rPr>
            </w:rPrChange>
          </w:rPr>
          <w:t>Offence</w:t>
        </w:r>
      </w:ins>
    </w:p>
    <w:p w14:paraId="035F123D" w14:textId="06EE7805" w:rsidR="0006352B" w:rsidRPr="00B65DBA" w:rsidRDefault="0006352B">
      <w:pPr>
        <w:pStyle w:val="ListFS2"/>
        <w:rPr>
          <w:ins w:id="11564" w:author="Irová Zuzana" w:date="2025-03-31T09:19:00Z" w16du:dateUtc="2025-03-31T07:19:00Z"/>
          <w:lang w:val="en-GB"/>
          <w:rPrChange w:id="11565" w:author="Irová Zuzana" w:date="2025-03-31T10:04:00Z" w16du:dateUtc="2025-03-31T08:04:00Z">
            <w:rPr>
              <w:ins w:id="11566" w:author="Irová Zuzana" w:date="2025-03-31T09:19:00Z" w16du:dateUtc="2025-03-31T07:19:00Z"/>
              <w:highlight w:val="yellow"/>
              <w:lang w:val="en-GB"/>
            </w:rPr>
          </w:rPrChange>
        </w:rPr>
      </w:pPr>
      <w:ins w:id="11567" w:author="Irová Zuzana" w:date="2025-03-31T09:19:00Z" w16du:dateUtc="2025-03-31T07:19:00Z">
        <w:r w:rsidRPr="00B65DBA">
          <w:rPr>
            <w:rPrChange w:id="11568" w:author="Irová Zuzana" w:date="2025-03-31T10:04:00Z" w16du:dateUtc="2025-03-31T08:04:00Z">
              <w:rPr>
                <w:highlight w:val="yellow"/>
              </w:rPr>
            </w:rPrChange>
          </w:rPr>
          <w:t>Uhra</w:t>
        </w:r>
        <w:r w:rsidRPr="00B65DBA">
          <w:rPr>
            <w:rFonts w:hint="cs"/>
            <w:rPrChange w:id="11569" w:author="Irová Zuzana" w:date="2025-03-31T10:04:00Z" w16du:dateUtc="2025-03-31T08:04:00Z">
              <w:rPr>
                <w:rFonts w:hint="cs"/>
                <w:highlight w:val="yellow"/>
              </w:rPr>
            </w:rPrChange>
          </w:rPr>
          <w:t>ď</w:t>
        </w:r>
        <w:r w:rsidRPr="00B65DBA">
          <w:rPr>
            <w:rPrChange w:id="11570" w:author="Irová Zuzana" w:date="2025-03-31T10:04:00Z" w16du:dateUtc="2025-03-31T08:04:00Z">
              <w:rPr>
                <w:highlight w:val="yellow"/>
              </w:rPr>
            </w:rPrChange>
          </w:rPr>
          <w:t xml:space="preserve"> p</w:t>
        </w:r>
        <w:r w:rsidRPr="00B65DBA">
          <w:rPr>
            <w:rFonts w:hint="cs"/>
            <w:rPrChange w:id="11571" w:author="Irová Zuzana" w:date="2025-03-31T10:04:00Z" w16du:dateUtc="2025-03-31T08:04:00Z">
              <w:rPr>
                <w:rFonts w:hint="cs"/>
                <w:highlight w:val="yellow"/>
              </w:rPr>
            </w:rPrChange>
          </w:rPr>
          <w:t>ř</w:t>
        </w:r>
        <w:r w:rsidRPr="00B65DBA">
          <w:rPr>
            <w:rPrChange w:id="11572" w:author="Irová Zuzana" w:date="2025-03-31T10:04:00Z" w16du:dateUtc="2025-03-31T08:04:00Z">
              <w:rPr>
                <w:highlight w:val="yellow"/>
              </w:rPr>
            </w:rPrChange>
          </w:rPr>
          <w:t>estupek (UC.BAR.</w:t>
        </w:r>
      </w:ins>
      <w:ins w:id="11573" w:author="Irová Zuzana" w:date="2025-05-22T20:04:00Z" w16du:dateUtc="2025-05-22T18:04:00Z">
        <w:r w:rsidR="003B7444">
          <w:t>0.20.HR</w:t>
        </w:r>
      </w:ins>
      <w:ins w:id="11574" w:author="Irová Zuzana" w:date="2025-03-31T09:19:00Z" w16du:dateUtc="2025-03-31T07:19:00Z">
        <w:r w:rsidRPr="00B65DBA">
          <w:rPr>
            <w:rPrChange w:id="11575" w:author="Irová Zuzana" w:date="2025-03-31T10:04:00Z" w16du:dateUtc="2025-03-31T08:04:00Z">
              <w:rPr>
                <w:highlight w:val="yellow"/>
              </w:rPr>
            </w:rPrChange>
          </w:rPr>
          <w:t>)</w:t>
        </w:r>
      </w:ins>
    </w:p>
    <w:p w14:paraId="2952F01E" w14:textId="77777777" w:rsidR="0006352B" w:rsidRPr="005725E3" w:rsidRDefault="0006352B" w:rsidP="0006352B">
      <w:pPr>
        <w:pStyle w:val="Heading4"/>
        <w:spacing w:after="120" w:line="276" w:lineRule="auto"/>
        <w:rPr>
          <w:ins w:id="11576" w:author="Irová Zuzana" w:date="2025-03-31T09:19:00Z" w16du:dateUtc="2025-03-31T07:19:00Z"/>
          <w:rFonts w:hint="eastAsia"/>
          <w:lang w:val="en-US"/>
        </w:rPr>
      </w:pPr>
      <w:ins w:id="11577" w:author="Irová Zuzana" w:date="2025-03-31T09:19:00Z" w16du:dateUtc="2025-03-31T07:19:00Z">
        <w:r w:rsidRPr="005725E3">
          <w:rPr>
            <w:lang w:val="en-US"/>
          </w:rPr>
          <w:t>Podmínky spuštění</w:t>
        </w:r>
      </w:ins>
    </w:p>
    <w:p w14:paraId="7C5C2219" w14:textId="2F225DE1" w:rsidR="0006352B" w:rsidRDefault="0004774B">
      <w:pPr>
        <w:pStyle w:val="NormalIndent"/>
        <w:rPr>
          <w:ins w:id="11578" w:author="Irová Zuzana" w:date="2025-03-31T10:06:00Z" w16du:dateUtc="2025-03-31T08:06:00Z"/>
        </w:rPr>
      </w:pPr>
      <w:ins w:id="11579" w:author="Irová Zuzana" w:date="2025-03-31T11:09:00Z" w16du:dateUtc="2025-03-31T09:09:00Z">
        <w:r>
          <w:t>J</w:t>
        </w:r>
      </w:ins>
      <w:ins w:id="11580" w:author="Irová Zuzana" w:date="2025-03-31T09:19:00Z" w16du:dateUtc="2025-03-31T07:19:00Z">
        <w:r w:rsidR="0006352B" w:rsidRPr="0004774B">
          <w:rPr>
            <w:rPrChange w:id="11581" w:author="Irová Zuzana" w:date="2025-03-31T11:09:00Z" w16du:dateUtc="2025-03-31T09:09:00Z">
              <w:rPr>
                <w:highlight w:val="yellow"/>
              </w:rPr>
            </w:rPrChange>
          </w:rPr>
          <w:t>e zn</w:t>
        </w:r>
        <w:r w:rsidR="0006352B" w:rsidRPr="0004774B">
          <w:rPr>
            <w:rFonts w:hint="cs"/>
            <w:rPrChange w:id="11582" w:author="Irová Zuzana" w:date="2025-03-31T11:09:00Z" w16du:dateUtc="2025-03-31T09:09:00Z">
              <w:rPr>
                <w:rFonts w:hint="cs"/>
                <w:highlight w:val="yellow"/>
              </w:rPr>
            </w:rPrChange>
          </w:rPr>
          <w:t>á</w:t>
        </w:r>
        <w:r w:rsidR="0006352B" w:rsidRPr="0004774B">
          <w:rPr>
            <w:rPrChange w:id="11583" w:author="Irová Zuzana" w:date="2025-03-31T11:09:00Z" w16du:dateUtc="2025-03-31T09:09:00Z">
              <w:rPr>
                <w:highlight w:val="yellow"/>
              </w:rPr>
            </w:rPrChange>
          </w:rPr>
          <w:t>m v</w:t>
        </w:r>
        <w:r w:rsidR="0006352B" w:rsidRPr="0004774B">
          <w:rPr>
            <w:rFonts w:hint="cs"/>
            <w:rPrChange w:id="11584" w:author="Irová Zuzana" w:date="2025-03-31T11:09:00Z" w16du:dateUtc="2025-03-31T09:09:00Z">
              <w:rPr>
                <w:rFonts w:hint="cs"/>
                <w:highlight w:val="yellow"/>
              </w:rPr>
            </w:rPrChange>
          </w:rPr>
          <w:t>ýč</w:t>
        </w:r>
        <w:r w:rsidR="0006352B" w:rsidRPr="0004774B">
          <w:rPr>
            <w:rPrChange w:id="11585" w:author="Irová Zuzana" w:date="2025-03-31T11:09:00Z" w16du:dateUtc="2025-03-31T09:09:00Z">
              <w:rPr>
                <w:highlight w:val="yellow"/>
              </w:rPr>
            </w:rPrChange>
          </w:rPr>
          <w:t xml:space="preserve">et </w:t>
        </w:r>
      </w:ins>
      <w:ins w:id="11586" w:author="Irová Zuzana" w:date="2025-03-31T11:37:00Z" w16du:dateUtc="2025-03-31T09:37:00Z">
        <w:r w:rsidR="00CC0D6B">
          <w:t>zaplacených</w:t>
        </w:r>
      </w:ins>
      <w:ins w:id="11587" w:author="Irová Zuzana" w:date="2025-03-31T09:19:00Z" w16du:dateUtc="2025-03-31T07:19:00Z">
        <w:r w:rsidR="0006352B" w:rsidRPr="0004774B">
          <w:rPr>
            <w:rPrChange w:id="11588" w:author="Irová Zuzana" w:date="2025-03-31T11:09:00Z" w16du:dateUtc="2025-03-31T09:09:00Z">
              <w:rPr>
                <w:highlight w:val="yellow"/>
              </w:rPr>
            </w:rPrChange>
          </w:rPr>
          <w:t xml:space="preserve"> Toll Transactions, jejich Rated Toll Events a p</w:t>
        </w:r>
        <w:r w:rsidR="0006352B" w:rsidRPr="0004774B">
          <w:rPr>
            <w:rFonts w:hint="cs"/>
            <w:rPrChange w:id="11589" w:author="Irová Zuzana" w:date="2025-03-31T11:09:00Z" w16du:dateUtc="2025-03-31T09:09:00Z">
              <w:rPr>
                <w:rFonts w:hint="cs"/>
                <w:highlight w:val="yellow"/>
              </w:rPr>
            </w:rPrChange>
          </w:rPr>
          <w:t>ří</w:t>
        </w:r>
        <w:r w:rsidR="0006352B" w:rsidRPr="0004774B">
          <w:rPr>
            <w:rPrChange w:id="11590" w:author="Irová Zuzana" w:date="2025-03-31T11:09:00Z" w16du:dateUtc="2025-03-31T09:09:00Z">
              <w:rPr>
                <w:highlight w:val="yellow"/>
              </w:rPr>
            </w:rPrChange>
          </w:rPr>
          <w:t>padn</w:t>
        </w:r>
        <w:r w:rsidR="0006352B" w:rsidRPr="0004774B">
          <w:rPr>
            <w:rFonts w:hint="cs"/>
            <w:rPrChange w:id="11591" w:author="Irová Zuzana" w:date="2025-03-31T11:09:00Z" w16du:dateUtc="2025-03-31T09:09:00Z">
              <w:rPr>
                <w:rFonts w:hint="cs"/>
                <w:highlight w:val="yellow"/>
              </w:rPr>
            </w:rPrChange>
          </w:rPr>
          <w:t>ě</w:t>
        </w:r>
        <w:r w:rsidR="0006352B" w:rsidRPr="0004774B">
          <w:rPr>
            <w:rPrChange w:id="11592" w:author="Irová Zuzana" w:date="2025-03-31T11:09:00Z" w16du:dateUtc="2025-03-31T09:09:00Z">
              <w:rPr>
                <w:highlight w:val="yellow"/>
              </w:rPr>
            </w:rPrChange>
          </w:rPr>
          <w:t xml:space="preserve"> v</w:t>
        </w:r>
        <w:r w:rsidR="0006352B" w:rsidRPr="0004774B">
          <w:rPr>
            <w:rFonts w:hint="cs"/>
            <w:rPrChange w:id="11593" w:author="Irová Zuzana" w:date="2025-03-31T11:09:00Z" w16du:dateUtc="2025-03-31T09:09:00Z">
              <w:rPr>
                <w:rFonts w:hint="cs"/>
                <w:highlight w:val="yellow"/>
              </w:rPr>
            </w:rPrChange>
          </w:rPr>
          <w:t>ýč</w:t>
        </w:r>
        <w:r w:rsidR="0006352B" w:rsidRPr="0004774B">
          <w:rPr>
            <w:rPrChange w:id="11594" w:author="Irová Zuzana" w:date="2025-03-31T11:09:00Z" w16du:dateUtc="2025-03-31T09:09:00Z">
              <w:rPr>
                <w:highlight w:val="yellow"/>
              </w:rPr>
            </w:rPrChange>
          </w:rPr>
          <w:t>et Request for Payment</w:t>
        </w:r>
      </w:ins>
      <w:ins w:id="11595" w:author="Irová Zuzana" w:date="2025-03-31T10:06:00Z" w16du:dateUtc="2025-03-31T08:06:00Z">
        <w:r w:rsidR="005C17ED" w:rsidRPr="0004774B">
          <w:rPr>
            <w:rPrChange w:id="11596" w:author="Irová Zuzana" w:date="2025-03-31T11:09:00Z" w16du:dateUtc="2025-03-31T09:09:00Z">
              <w:rPr>
                <w:highlight w:val="yellow"/>
              </w:rPr>
            </w:rPrChange>
          </w:rPr>
          <w:t>s</w:t>
        </w:r>
      </w:ins>
      <w:ins w:id="11597" w:author="Irová Zuzana" w:date="2025-03-31T11:09:00Z" w16du:dateUtc="2025-03-31T09:09:00Z">
        <w:r>
          <w:t xml:space="preserve"> (a tudíž výčet jejich </w:t>
        </w:r>
      </w:ins>
      <w:ins w:id="11598" w:author="Irová Zuzana" w:date="2025-03-31T11:37:00Z" w16du:dateUtc="2025-03-31T09:37:00Z">
        <w:r w:rsidR="00B71D4B">
          <w:t>zaplacených</w:t>
        </w:r>
      </w:ins>
      <w:ins w:id="11599" w:author="Irová Zuzana" w:date="2025-03-31T11:09:00Z" w16du:dateUtc="2025-03-31T09:09:00Z">
        <w:r w:rsidRPr="000D11D5">
          <w:t xml:space="preserve"> Toll Transactions</w:t>
        </w:r>
      </w:ins>
      <w:ins w:id="11600" w:author="Irová Zuzana" w:date="2025-03-31T11:37:00Z" w16du:dateUtc="2025-03-31T09:37:00Z">
        <w:r w:rsidR="00B71D4B">
          <w:t xml:space="preserve"> a</w:t>
        </w:r>
      </w:ins>
      <w:ins w:id="11601" w:author="Irová Zuzana" w:date="2025-03-31T11:09:00Z" w16du:dateUtc="2025-03-31T09:09:00Z">
        <w:r w:rsidRPr="000D11D5">
          <w:t xml:space="preserve"> jejich Rated Toll Events</w:t>
        </w:r>
        <w:r w:rsidR="001E3431">
          <w:t>)</w:t>
        </w:r>
      </w:ins>
      <w:ins w:id="11602" w:author="Irová Zuzana" w:date="2025-03-31T09:19:00Z" w16du:dateUtc="2025-03-31T07:19:00Z">
        <w:r w:rsidR="0006352B" w:rsidRPr="0004774B">
          <w:rPr>
            <w:rPrChange w:id="11603" w:author="Irová Zuzana" w:date="2025-03-31T11:09:00Z" w16du:dateUtc="2025-03-31T09:09:00Z">
              <w:rPr>
                <w:highlight w:val="yellow"/>
              </w:rPr>
            </w:rPrChange>
          </w:rPr>
          <w:t>.</w:t>
        </w:r>
      </w:ins>
    </w:p>
    <w:p w14:paraId="759516CF" w14:textId="572B31B7" w:rsidR="0006352B" w:rsidRPr="00E12C16" w:rsidRDefault="005C17ED">
      <w:pPr>
        <w:pStyle w:val="NormalIndent"/>
        <w:rPr>
          <w:ins w:id="11604" w:author="Irová Zuzana" w:date="2025-03-31T09:19:00Z" w16du:dateUtc="2025-03-31T07:19:00Z"/>
        </w:rPr>
      </w:pPr>
      <w:ins w:id="11605" w:author="Irová Zuzana" w:date="2025-03-31T10:06:00Z" w16du:dateUtc="2025-03-31T08:06:00Z">
        <w:r>
          <w:t xml:space="preserve">Je znám Account nebo </w:t>
        </w:r>
      </w:ins>
      <w:ins w:id="11606" w:author="Irová Zuzana" w:date="2025-03-31T11:08:00Z" w16du:dateUtc="2025-03-31T09:08:00Z">
        <w:r w:rsidR="003B16DA">
          <w:t>Registrační značka vozidla</w:t>
        </w:r>
        <w:r w:rsidR="0004774B">
          <w:t>,</w:t>
        </w:r>
        <w:r w:rsidR="0004774B" w:rsidRPr="0004774B">
          <w:t xml:space="preserve"> </w:t>
        </w:r>
        <w:r w:rsidR="0004774B">
          <w:t xml:space="preserve">případně POS a informace o platbě.  </w:t>
        </w:r>
      </w:ins>
    </w:p>
    <w:p w14:paraId="7398FB9B" w14:textId="77777777" w:rsidR="0006352B" w:rsidRPr="00E12C16" w:rsidRDefault="0006352B" w:rsidP="0006352B">
      <w:pPr>
        <w:pStyle w:val="Heading4"/>
        <w:spacing w:after="120" w:line="276" w:lineRule="auto"/>
        <w:rPr>
          <w:ins w:id="11607" w:author="Irová Zuzana" w:date="2025-03-31T09:19:00Z" w16du:dateUtc="2025-03-31T07:19:00Z"/>
          <w:rFonts w:hint="eastAsia"/>
        </w:rPr>
      </w:pPr>
      <w:ins w:id="11608" w:author="Irová Zuzana" w:date="2025-03-31T09:19:00Z" w16du:dateUtc="2025-03-31T07:19:00Z">
        <w:r w:rsidRPr="00E12C16">
          <w:lastRenderedPageBreak/>
          <w:t>Normální postup</w:t>
        </w:r>
      </w:ins>
    </w:p>
    <w:p w14:paraId="5C007949" w14:textId="69BBAC70" w:rsidR="0006352B" w:rsidRDefault="0006352B">
      <w:pPr>
        <w:pStyle w:val="NormalIndent"/>
        <w:rPr>
          <w:ins w:id="11609" w:author="Irová Zuzana" w:date="2025-03-31T11:11:00Z" w16du:dateUtc="2025-03-31T09:11:00Z"/>
        </w:rPr>
      </w:pPr>
      <w:ins w:id="11610" w:author="Irová Zuzana" w:date="2025-03-31T09:19:00Z" w16du:dateUtc="2025-03-31T07:19:00Z">
        <w:r w:rsidRPr="000C563A">
          <w:t>Systém zjistí BIBA</w:t>
        </w:r>
        <w:r w:rsidRPr="000C563A">
          <w:rPr>
            <w:rPrChange w:id="11611" w:author="Irová Zuzana" w:date="2025-06-06T17:25:00Z" w16du:dateUtc="2025-06-06T15:25:00Z">
              <w:rPr>
                <w:highlight w:val="yellow"/>
              </w:rPr>
            </w:rPrChange>
          </w:rPr>
          <w:t xml:space="preserve"> na z</w:t>
        </w:r>
        <w:r w:rsidRPr="000C563A">
          <w:rPr>
            <w:rFonts w:hint="cs"/>
            <w:rPrChange w:id="11612" w:author="Irová Zuzana" w:date="2025-06-06T17:25:00Z" w16du:dateUtc="2025-06-06T15:25:00Z">
              <w:rPr>
                <w:rFonts w:hint="cs"/>
                <w:highlight w:val="yellow"/>
              </w:rPr>
            </w:rPrChange>
          </w:rPr>
          <w:t>á</w:t>
        </w:r>
        <w:r w:rsidRPr="000C563A">
          <w:rPr>
            <w:rPrChange w:id="11613" w:author="Irová Zuzana" w:date="2025-06-06T17:25:00Z" w16du:dateUtc="2025-06-06T15:25:00Z">
              <w:rPr>
                <w:highlight w:val="yellow"/>
              </w:rPr>
            </w:rPrChange>
          </w:rPr>
          <w:t>klad</w:t>
        </w:r>
        <w:r w:rsidRPr="000C563A">
          <w:rPr>
            <w:rFonts w:hint="cs"/>
            <w:rPrChange w:id="11614" w:author="Irová Zuzana" w:date="2025-06-06T17:25:00Z" w16du:dateUtc="2025-06-06T15:25:00Z">
              <w:rPr>
                <w:rFonts w:hint="cs"/>
                <w:highlight w:val="yellow"/>
              </w:rPr>
            </w:rPrChange>
          </w:rPr>
          <w:t>ě</w:t>
        </w:r>
        <w:r w:rsidRPr="000C563A">
          <w:rPr>
            <w:rPrChange w:id="11615" w:author="Irová Zuzana" w:date="2025-06-06T17:25:00Z" w16du:dateUtc="2025-06-06T15:25:00Z">
              <w:rPr>
                <w:highlight w:val="yellow"/>
              </w:rPr>
            </w:rPrChange>
          </w:rPr>
          <w:t xml:space="preserve"> Bill issuer a Reason = Offence</w:t>
        </w:r>
      </w:ins>
      <w:ins w:id="11616" w:author="Irová Zuzana" w:date="2025-03-31T11:10:00Z" w16du:dateUtc="2025-03-31T09:10:00Z">
        <w:r w:rsidR="0055000F" w:rsidRPr="000C563A">
          <w:t>.</w:t>
        </w:r>
      </w:ins>
    </w:p>
    <w:p w14:paraId="3DEDCCA5" w14:textId="77777777" w:rsidR="00D97FB2" w:rsidRDefault="00D97FB2">
      <w:pPr>
        <w:pStyle w:val="NormalIndent"/>
        <w:rPr>
          <w:ins w:id="11617" w:author="Irová Zuzana" w:date="2025-06-06T22:02:00Z" w16du:dateUtc="2025-06-06T20:02:00Z"/>
        </w:rPr>
      </w:pPr>
    </w:p>
    <w:p w14:paraId="73CA5185" w14:textId="6EC56384" w:rsidR="00D32E77" w:rsidRDefault="00EB38BE">
      <w:pPr>
        <w:pStyle w:val="NormalIndent"/>
        <w:rPr>
          <w:ins w:id="11618" w:author="Irová Zuzana" w:date="2025-06-06T22:08:00Z" w16du:dateUtc="2025-06-06T20:08:00Z"/>
        </w:rPr>
      </w:pPr>
      <w:ins w:id="11619" w:author="Irová Zuzana" w:date="2025-03-31T11:11:00Z" w16du:dateUtc="2025-03-31T09:11:00Z">
        <w:r>
          <w:t xml:space="preserve">Systém </w:t>
        </w:r>
      </w:ins>
      <w:ins w:id="11620" w:author="Irová Zuzana" w:date="2025-06-06T21:58:00Z" w16du:dateUtc="2025-06-06T19:58:00Z">
        <w:r w:rsidR="00F210C5">
          <w:t>dohledá</w:t>
        </w:r>
      </w:ins>
      <w:ins w:id="11621" w:author="Irová Zuzana" w:date="2025-03-31T11:12:00Z" w16du:dateUtc="2025-03-31T09:12:00Z">
        <w:r>
          <w:t xml:space="preserve"> Rated Toll Events zaplacených Toll Transactions</w:t>
        </w:r>
        <w:r w:rsidR="00382414">
          <w:t xml:space="preserve"> </w:t>
        </w:r>
      </w:ins>
      <w:ins w:id="11622" w:author="Irová Zuzana" w:date="2025-06-06T22:27:00Z" w16du:dateUtc="2025-06-06T20:27:00Z">
        <w:r w:rsidR="00877109">
          <w:t xml:space="preserve">a </w:t>
        </w:r>
      </w:ins>
      <w:ins w:id="11623" w:author="Irová Zuzana" w:date="2025-03-31T11:14:00Z" w16du:dateUtc="2025-03-31T09:14:00Z">
        <w:r w:rsidR="000A4EFA">
          <w:t>T</w:t>
        </w:r>
      </w:ins>
      <w:ins w:id="11624" w:author="Irová Zuzana" w:date="2025-06-06T22:31:00Z" w16du:dateUtc="2025-06-06T20:31:00Z">
        <w:r w:rsidR="00215147">
          <w:t xml:space="preserve">oll </w:t>
        </w:r>
      </w:ins>
      <w:ins w:id="11625" w:author="Irová Zuzana" w:date="2025-03-31T11:14:00Z" w16du:dateUtc="2025-03-31T09:14:00Z">
        <w:r w:rsidR="000A4EFA">
          <w:t>T</w:t>
        </w:r>
      </w:ins>
      <w:ins w:id="11626" w:author="Irová Zuzana" w:date="2025-06-06T22:31:00Z" w16du:dateUtc="2025-06-06T20:31:00Z">
        <w:r w:rsidR="00215147">
          <w:t>ransactions</w:t>
        </w:r>
      </w:ins>
      <w:ins w:id="11627" w:author="Irová Zuzana" w:date="2025-03-31T11:14:00Z" w16du:dateUtc="2025-03-31T09:14:00Z">
        <w:r w:rsidR="000A4EFA">
          <w:t xml:space="preserve"> ze zaplacených </w:t>
        </w:r>
      </w:ins>
      <w:ins w:id="11628" w:author="Irová Zuzana" w:date="2025-06-06T23:09:00Z" w16du:dateUtc="2025-06-06T21:09:00Z">
        <w:r w:rsidR="00FD2ACF">
          <w:t xml:space="preserve">Offence </w:t>
        </w:r>
      </w:ins>
      <w:ins w:id="11629" w:author="Irová Zuzana" w:date="2025-03-31T11:14:00Z" w16du:dateUtc="2025-03-31T09:14:00Z">
        <w:r w:rsidR="000A4EFA">
          <w:t>RfP</w:t>
        </w:r>
      </w:ins>
      <w:ins w:id="11630" w:author="Irová Zuzana" w:date="2025-06-06T22:31:00Z" w16du:dateUtc="2025-06-06T20:31:00Z">
        <w:r w:rsidR="00C56B19">
          <w:t>s</w:t>
        </w:r>
      </w:ins>
      <w:ins w:id="11631" w:author="Irová Zuzana" w:date="2025-06-06T22:08:00Z" w16du:dateUtc="2025-06-06T20:08:00Z">
        <w:r w:rsidR="00D32E77">
          <w:t>:</w:t>
        </w:r>
      </w:ins>
    </w:p>
    <w:p w14:paraId="725EAF3B" w14:textId="40D8C9BA" w:rsidR="00513FD4" w:rsidRDefault="00D32E77">
      <w:pPr>
        <w:pStyle w:val="ListFS1"/>
        <w:rPr>
          <w:ins w:id="11632" w:author="Irová Zuzana" w:date="2025-06-06T21:58:00Z" w16du:dateUtc="2025-06-06T19:58:00Z"/>
        </w:rPr>
        <w:pPrChange w:id="11633" w:author="Irová Zuzana" w:date="2025-06-06T22:09:00Z" w16du:dateUtc="2025-06-06T20:09:00Z">
          <w:pPr>
            <w:pStyle w:val="NormalIndent"/>
          </w:pPr>
        </w:pPrChange>
      </w:pPr>
      <w:ins w:id="11634" w:author="Irová Zuzana" w:date="2025-06-06T22:08:00Z" w16du:dateUtc="2025-06-06T20:08:00Z">
        <w:r>
          <w:t xml:space="preserve">Systém </w:t>
        </w:r>
      </w:ins>
      <w:ins w:id="11635" w:author="Irová Zuzana" w:date="2025-03-31T11:12:00Z" w16du:dateUtc="2025-03-31T09:12:00Z">
        <w:r w:rsidR="00D84CD0">
          <w:t>vytvoří</w:t>
        </w:r>
      </w:ins>
      <w:ins w:id="11636" w:author="Irová Zuzana" w:date="2025-06-06T21:57:00Z" w16du:dateUtc="2025-06-06T19:57:00Z">
        <w:r w:rsidR="00F57CAE">
          <w:t xml:space="preserve"> kopie </w:t>
        </w:r>
      </w:ins>
      <w:ins w:id="11637" w:author="Irová Zuzana" w:date="2025-06-06T21:58:00Z" w16du:dateUtc="2025-06-06T19:58:00Z">
        <w:r w:rsidR="00513FD4">
          <w:t>Rated Toll Events</w:t>
        </w:r>
      </w:ins>
      <w:ins w:id="11638" w:author="Irová Zuzana" w:date="2025-06-06T22:09:00Z" w16du:dateUtc="2025-06-06T20:09:00Z">
        <w:r w:rsidR="00265E67">
          <w:t xml:space="preserve"> </w:t>
        </w:r>
      </w:ins>
      <w:ins w:id="11639" w:author="Irová Zuzana" w:date="2025-06-06T22:27:00Z" w16du:dateUtc="2025-06-06T20:27:00Z">
        <w:r w:rsidR="001E2CFE">
          <w:t xml:space="preserve">z </w:t>
        </w:r>
      </w:ins>
      <w:ins w:id="11640" w:author="Irová Zuzana" w:date="2025-06-06T23:10:00Z" w16du:dateUtc="2025-06-06T21:10:00Z">
        <w:r w:rsidR="00FD2ACF">
          <w:t xml:space="preserve">Offence </w:t>
        </w:r>
      </w:ins>
      <w:ins w:id="11641" w:author="Irová Zuzana" w:date="2025-06-06T22:27:00Z" w16du:dateUtc="2025-06-06T20:27:00Z">
        <w:r w:rsidR="001E2CFE">
          <w:t xml:space="preserve">RfPs </w:t>
        </w:r>
      </w:ins>
      <w:ins w:id="11642" w:author="Irová Zuzana" w:date="2025-06-06T22:09:00Z" w16du:dateUtc="2025-06-06T20:09:00Z">
        <w:r w:rsidR="00265E67">
          <w:t xml:space="preserve">a vyplní na </w:t>
        </w:r>
        <w:r w:rsidR="00D55C58">
          <w:t>nich</w:t>
        </w:r>
        <w:r w:rsidR="00265E67">
          <w:t xml:space="preserve"> referenci na původni RTE</w:t>
        </w:r>
      </w:ins>
      <w:ins w:id="11643" w:author="Irová Zuzana" w:date="2025-06-06T21:58:00Z" w16du:dateUtc="2025-06-06T19:58:00Z">
        <w:r w:rsidR="00513FD4">
          <w:t>.</w:t>
        </w:r>
      </w:ins>
    </w:p>
    <w:p w14:paraId="10FC9920" w14:textId="03FD737A" w:rsidR="00900179" w:rsidRDefault="000A6D46">
      <w:pPr>
        <w:pStyle w:val="ListFS1"/>
        <w:rPr>
          <w:ins w:id="11644" w:author="Irová Zuzana" w:date="2025-06-06T22:00:00Z" w16du:dateUtc="2025-06-06T20:00:00Z"/>
        </w:rPr>
        <w:pPrChange w:id="11645" w:author="Irová Zuzana" w:date="2025-06-06T22:09:00Z" w16du:dateUtc="2025-06-06T20:09:00Z">
          <w:pPr>
            <w:pStyle w:val="NormalIndent"/>
          </w:pPr>
        </w:pPrChange>
      </w:pPr>
      <w:ins w:id="11646" w:author="Irová Zuzana" w:date="2025-03-31T11:24:00Z" w16du:dateUtc="2025-03-31T09:24:00Z">
        <w:r w:rsidRPr="257A44F4">
          <w:t xml:space="preserve">Systém </w:t>
        </w:r>
      </w:ins>
      <w:ins w:id="11647" w:author="Irová Zuzana" w:date="2025-06-06T21:59:00Z" w16du:dateUtc="2025-06-06T19:59:00Z">
        <w:r w:rsidR="00941C98">
          <w:t xml:space="preserve">na původních </w:t>
        </w:r>
      </w:ins>
      <w:ins w:id="11648" w:author="Irová Zuzana" w:date="2025-03-31T11:24:00Z" w16du:dateUtc="2025-03-31T09:24:00Z">
        <w:r w:rsidRPr="257A44F4">
          <w:t xml:space="preserve">Rated Toll Events </w:t>
        </w:r>
      </w:ins>
      <w:ins w:id="11649" w:author="Irová Zuzana" w:date="2025-06-06T22:00:00Z" w16du:dateUtc="2025-06-06T20:00:00Z">
        <w:r w:rsidR="00941C98">
          <w:t>nastaví příznak Replaced = true</w:t>
        </w:r>
      </w:ins>
      <w:ins w:id="11650" w:author="Irová Zuzana" w:date="2025-06-06T22:31:00Z" w16du:dateUtc="2025-06-06T20:31:00Z">
        <w:r w:rsidR="00C56B19">
          <w:t>, aby bylo zřejmé že jejich vazba na Toll Transaction je již nep</w:t>
        </w:r>
      </w:ins>
      <w:ins w:id="11651" w:author="Irová Zuzana" w:date="2025-06-06T22:32:00Z" w16du:dateUtc="2025-06-06T20:32:00Z">
        <w:r w:rsidR="00C56B19">
          <w:t>latná</w:t>
        </w:r>
      </w:ins>
      <w:ins w:id="11652" w:author="Irová Zuzana" w:date="2025-03-31T11:25:00Z" w16du:dateUtc="2025-03-31T09:25:00Z">
        <w:r w:rsidR="00900179" w:rsidRPr="257A44F4">
          <w:t>.</w:t>
        </w:r>
      </w:ins>
    </w:p>
    <w:p w14:paraId="1D5EFCDB" w14:textId="2191D664" w:rsidR="000A4EFA" w:rsidRPr="00683CFC" w:rsidRDefault="000A4EFA">
      <w:pPr>
        <w:pStyle w:val="ListFS1"/>
        <w:rPr>
          <w:ins w:id="11653" w:author="Irová Zuzana" w:date="2025-03-31T11:15:00Z"/>
          <w:rPrChange w:id="11654" w:author="Irová Zuzana" w:date="2025-03-31T11:15:00Z" w16du:dateUtc="2025-03-31T09:15:00Z">
            <w:rPr>
              <w:ins w:id="11655" w:author="Irová Zuzana" w:date="2025-03-31T11:15:00Z"/>
              <w:highlight w:val="yellow"/>
            </w:rPr>
          </w:rPrChange>
        </w:rPr>
        <w:pPrChange w:id="11656" w:author="Irová Zuzana" w:date="2025-06-06T22:09:00Z" w16du:dateUtc="2025-06-06T20:09:00Z">
          <w:pPr>
            <w:pStyle w:val="NormalIndent"/>
          </w:pPr>
        </w:pPrChange>
      </w:pPr>
      <w:ins w:id="11657" w:author="Irová Zuzana" w:date="2025-03-31T11:15:00Z">
        <w:r w:rsidRPr="257A44F4">
          <w:rPr>
            <w:rPrChange w:id="11658" w:author="Irová Zuzana" w:date="2025-03-31T11:15:00Z" w16du:dateUtc="2025-03-31T09:15:00Z">
              <w:rPr>
                <w:highlight w:val="yellow"/>
              </w:rPr>
            </w:rPrChange>
          </w:rPr>
          <w:t>Syst</w:t>
        </w:r>
        <w:r w:rsidRPr="257A44F4">
          <w:rPr>
            <w:rFonts w:hint="cs"/>
            <w:rPrChange w:id="11659" w:author="Irová Zuzana" w:date="2025-03-31T11:15:00Z" w16du:dateUtc="2025-03-31T09:15:00Z">
              <w:rPr>
                <w:rFonts w:hint="cs"/>
                <w:highlight w:val="yellow"/>
              </w:rPr>
            </w:rPrChange>
          </w:rPr>
          <w:t>é</w:t>
        </w:r>
        <w:r w:rsidRPr="257A44F4">
          <w:rPr>
            <w:rPrChange w:id="11660" w:author="Irová Zuzana" w:date="2025-03-31T11:15:00Z" w16du:dateUtc="2025-03-31T09:15:00Z">
              <w:rPr>
                <w:highlight w:val="yellow"/>
              </w:rPr>
            </w:rPrChange>
          </w:rPr>
          <w:t>m seskup</w:t>
        </w:r>
        <w:r w:rsidRPr="257A44F4">
          <w:rPr>
            <w:rFonts w:hint="cs"/>
            <w:rPrChange w:id="11661" w:author="Irová Zuzana" w:date="2025-03-31T11:15:00Z" w16du:dateUtc="2025-03-31T09:15:00Z">
              <w:rPr>
                <w:rFonts w:hint="cs"/>
                <w:highlight w:val="yellow"/>
              </w:rPr>
            </w:rPrChange>
          </w:rPr>
          <w:t>í</w:t>
        </w:r>
        <w:r w:rsidRPr="257A44F4">
          <w:rPr>
            <w:rPrChange w:id="11662" w:author="Irová Zuzana" w:date="2025-03-31T11:15:00Z" w16du:dateUtc="2025-03-31T09:15:00Z">
              <w:rPr>
                <w:highlight w:val="yellow"/>
              </w:rPr>
            </w:rPrChange>
          </w:rPr>
          <w:t xml:space="preserve"> </w:t>
        </w:r>
      </w:ins>
      <w:ins w:id="11663" w:author="Irová Zuzana" w:date="2025-06-06T22:28:00Z" w16du:dateUtc="2025-06-06T20:28:00Z">
        <w:r w:rsidR="00936D13">
          <w:t xml:space="preserve">dohledané </w:t>
        </w:r>
        <w:r w:rsidR="00936D13" w:rsidRPr="00DE773E">
          <w:t xml:space="preserve">oceněné mýtné události </w:t>
        </w:r>
        <w:r w:rsidR="00936D13">
          <w:t xml:space="preserve">ze zaplacených TT a </w:t>
        </w:r>
      </w:ins>
      <w:ins w:id="11664" w:author="Irová Zuzana" w:date="2025-06-06T22:00:00Z" w16du:dateUtc="2025-06-06T20:00:00Z">
        <w:r w:rsidR="00941C98">
          <w:t xml:space="preserve">zkopírované </w:t>
        </w:r>
      </w:ins>
      <w:ins w:id="11665" w:author="Irová Zuzana" w:date="2025-03-31T11:15:00Z">
        <w:r w:rsidRPr="257A44F4">
          <w:rPr>
            <w:rPrChange w:id="11666" w:author="Irová Zuzana" w:date="2025-03-31T11:15:00Z" w16du:dateUtc="2025-03-31T09:15:00Z">
              <w:rPr>
                <w:highlight w:val="yellow"/>
              </w:rPr>
            </w:rPrChange>
          </w:rPr>
          <w:t>ocen</w:t>
        </w:r>
        <w:r w:rsidRPr="257A44F4">
          <w:rPr>
            <w:rFonts w:hint="cs"/>
            <w:rPrChange w:id="11667" w:author="Irová Zuzana" w:date="2025-03-31T11:15:00Z" w16du:dateUtc="2025-03-31T09:15:00Z">
              <w:rPr>
                <w:rFonts w:hint="cs"/>
                <w:highlight w:val="yellow"/>
              </w:rPr>
            </w:rPrChange>
          </w:rPr>
          <w:t>ě</w:t>
        </w:r>
        <w:r w:rsidRPr="257A44F4">
          <w:rPr>
            <w:rPrChange w:id="11668" w:author="Irová Zuzana" w:date="2025-03-31T11:15:00Z" w16du:dateUtc="2025-03-31T09:15:00Z">
              <w:rPr>
                <w:highlight w:val="yellow"/>
              </w:rPr>
            </w:rPrChange>
          </w:rPr>
          <w:t>n</w:t>
        </w:r>
        <w:r w:rsidRPr="257A44F4">
          <w:rPr>
            <w:rFonts w:hint="cs"/>
            <w:rPrChange w:id="11669" w:author="Irová Zuzana" w:date="2025-03-31T11:15:00Z" w16du:dateUtc="2025-03-31T09:15:00Z">
              <w:rPr>
                <w:rFonts w:hint="cs"/>
                <w:highlight w:val="yellow"/>
              </w:rPr>
            </w:rPrChange>
          </w:rPr>
          <w:t>é</w:t>
        </w:r>
        <w:r w:rsidRPr="257A44F4">
          <w:rPr>
            <w:rPrChange w:id="11670" w:author="Irová Zuzana" w:date="2025-03-31T11:15:00Z" w16du:dateUtc="2025-03-31T09:15:00Z">
              <w:rPr>
                <w:highlight w:val="yellow"/>
              </w:rPr>
            </w:rPrChange>
          </w:rPr>
          <w:t xml:space="preserve"> m</w:t>
        </w:r>
        <w:r w:rsidRPr="257A44F4">
          <w:rPr>
            <w:rFonts w:hint="cs"/>
            <w:rPrChange w:id="11671" w:author="Irová Zuzana" w:date="2025-03-31T11:15:00Z" w16du:dateUtc="2025-03-31T09:15:00Z">
              <w:rPr>
                <w:rFonts w:hint="cs"/>
                <w:highlight w:val="yellow"/>
              </w:rPr>
            </w:rPrChange>
          </w:rPr>
          <w:t>ý</w:t>
        </w:r>
        <w:r w:rsidRPr="257A44F4">
          <w:rPr>
            <w:rPrChange w:id="11672" w:author="Irová Zuzana" w:date="2025-03-31T11:15:00Z" w16du:dateUtc="2025-03-31T09:15:00Z">
              <w:rPr>
                <w:highlight w:val="yellow"/>
              </w:rPr>
            </w:rPrChange>
          </w:rPr>
          <w:t>tn</w:t>
        </w:r>
        <w:r w:rsidRPr="257A44F4">
          <w:rPr>
            <w:rFonts w:hint="cs"/>
            <w:rPrChange w:id="11673" w:author="Irová Zuzana" w:date="2025-03-31T11:15:00Z" w16du:dateUtc="2025-03-31T09:15:00Z">
              <w:rPr>
                <w:rFonts w:hint="cs"/>
                <w:highlight w:val="yellow"/>
              </w:rPr>
            </w:rPrChange>
          </w:rPr>
          <w:t>é</w:t>
        </w:r>
        <w:r w:rsidRPr="257A44F4">
          <w:rPr>
            <w:rPrChange w:id="11674" w:author="Irová Zuzana" w:date="2025-03-31T11:15:00Z" w16du:dateUtc="2025-03-31T09:15:00Z">
              <w:rPr>
                <w:highlight w:val="yellow"/>
              </w:rPr>
            </w:rPrChange>
          </w:rPr>
          <w:t xml:space="preserve"> ud</w:t>
        </w:r>
        <w:r w:rsidRPr="257A44F4">
          <w:rPr>
            <w:rFonts w:hint="cs"/>
            <w:rPrChange w:id="11675" w:author="Irová Zuzana" w:date="2025-03-31T11:15:00Z" w16du:dateUtc="2025-03-31T09:15:00Z">
              <w:rPr>
                <w:rFonts w:hint="cs"/>
                <w:highlight w:val="yellow"/>
              </w:rPr>
            </w:rPrChange>
          </w:rPr>
          <w:t>á</w:t>
        </w:r>
        <w:r w:rsidRPr="257A44F4">
          <w:rPr>
            <w:rPrChange w:id="11676" w:author="Irová Zuzana" w:date="2025-03-31T11:15:00Z" w16du:dateUtc="2025-03-31T09:15:00Z">
              <w:rPr>
                <w:highlight w:val="yellow"/>
              </w:rPr>
            </w:rPrChange>
          </w:rPr>
          <w:t>losti podle:</w:t>
        </w:r>
      </w:ins>
    </w:p>
    <w:p w14:paraId="60172976" w14:textId="56C02ABC" w:rsidR="000A4EFA" w:rsidRPr="000A4EFA" w:rsidRDefault="000A4EFA">
      <w:pPr>
        <w:pStyle w:val="ListFS2"/>
        <w:rPr>
          <w:ins w:id="11677" w:author="Irová Zuzana" w:date="2025-03-31T11:15:00Z"/>
          <w:lang w:val="en-GB"/>
          <w:rPrChange w:id="11678" w:author="Irová Zuzana" w:date="2025-03-31T11:15:00Z" w16du:dateUtc="2025-03-31T09:15:00Z">
            <w:rPr>
              <w:ins w:id="11679" w:author="Irová Zuzana" w:date="2025-03-31T11:15:00Z"/>
              <w:highlight w:val="yellow"/>
              <w:lang w:val="en-GB"/>
            </w:rPr>
          </w:rPrChange>
        </w:rPr>
        <w:pPrChange w:id="11680" w:author="Irová Zuzana" w:date="2025-06-06T15:16:00Z" w16du:dateUtc="2025-06-06T13:16:00Z">
          <w:pPr>
            <w:pStyle w:val="NormalIndent"/>
          </w:pPr>
        </w:pPrChange>
      </w:pPr>
      <w:ins w:id="11681" w:author="Irová Zuzana" w:date="2025-03-31T11:15:00Z">
        <w:r w:rsidRPr="000A4EFA">
          <w:rPr>
            <w:lang w:val="en-GB"/>
            <w:rPrChange w:id="11682" w:author="Irová Zuzana" w:date="2025-03-31T11:15:00Z" w16du:dateUtc="2025-03-31T09:15:00Z">
              <w:rPr>
                <w:highlight w:val="yellow"/>
                <w:lang w:val="en-GB"/>
              </w:rPr>
            </w:rPrChange>
          </w:rPr>
          <w:t>Subject number (tj. Account</w:t>
        </w:r>
      </w:ins>
      <w:ins w:id="11683" w:author="Irová Zuzana" w:date="2025-03-31T11:15:00Z" w16du:dateUtc="2025-03-31T09:15:00Z">
        <w:r w:rsidR="00C74CBA">
          <w:rPr>
            <w:lang w:val="en-GB"/>
          </w:rPr>
          <w:t xml:space="preserve"> nebo null</w:t>
        </w:r>
      </w:ins>
      <w:ins w:id="11684" w:author="Irová Zuzana" w:date="2025-03-31T11:15:00Z">
        <w:r w:rsidRPr="000A4EFA">
          <w:rPr>
            <w:lang w:val="en-GB"/>
            <w:rPrChange w:id="11685" w:author="Irová Zuzana" w:date="2025-03-31T11:15:00Z" w16du:dateUtc="2025-03-31T09:15:00Z">
              <w:rPr>
                <w:highlight w:val="yellow"/>
                <w:lang w:val="en-GB"/>
              </w:rPr>
            </w:rPrChange>
          </w:rPr>
          <w:t xml:space="preserve">), </w:t>
        </w:r>
      </w:ins>
    </w:p>
    <w:p w14:paraId="1FE66A4C" w14:textId="77777777" w:rsidR="000A4EFA" w:rsidRPr="000A4EFA" w:rsidRDefault="000A4EFA">
      <w:pPr>
        <w:pStyle w:val="ListFS2"/>
        <w:rPr>
          <w:ins w:id="11686" w:author="Irová Zuzana" w:date="2025-03-31T11:15:00Z"/>
          <w:lang w:val="en-GB"/>
          <w:rPrChange w:id="11687" w:author="Irová Zuzana" w:date="2025-03-31T11:15:00Z" w16du:dateUtc="2025-03-31T09:15:00Z">
            <w:rPr>
              <w:ins w:id="11688" w:author="Irová Zuzana" w:date="2025-03-31T11:15:00Z"/>
              <w:highlight w:val="yellow"/>
              <w:lang w:val="en-GB"/>
            </w:rPr>
          </w:rPrChange>
        </w:rPr>
        <w:pPrChange w:id="11689" w:author="Irová Zuzana" w:date="2025-06-06T15:16:00Z" w16du:dateUtc="2025-06-06T13:16:00Z">
          <w:pPr>
            <w:pStyle w:val="NormalIndent"/>
          </w:pPr>
        </w:pPrChange>
      </w:pPr>
      <w:ins w:id="11690" w:author="Irová Zuzana" w:date="2025-03-31T11:15:00Z">
        <w:r w:rsidRPr="000A4EFA">
          <w:rPr>
            <w:lang w:val="en-GB"/>
            <w:rPrChange w:id="11691" w:author="Irová Zuzana" w:date="2025-03-31T11:15:00Z" w16du:dateUtc="2025-03-31T09:15:00Z">
              <w:rPr>
                <w:highlight w:val="yellow"/>
                <w:lang w:val="en-GB"/>
              </w:rPr>
            </w:rPrChange>
          </w:rPr>
          <w:t xml:space="preserve">Billing service, </w:t>
        </w:r>
      </w:ins>
    </w:p>
    <w:p w14:paraId="6588BAF3" w14:textId="77777777" w:rsidR="000A4EFA" w:rsidRDefault="000A4EFA">
      <w:pPr>
        <w:pStyle w:val="ListFS2"/>
        <w:rPr>
          <w:ins w:id="11692" w:author="Irová Zuzana" w:date="2025-06-06T19:44:00Z" w16du:dateUtc="2025-06-06T17:44:00Z"/>
          <w:lang w:val="en-GB"/>
        </w:rPr>
      </w:pPr>
      <w:ins w:id="11693" w:author="Irová Zuzana" w:date="2025-03-31T11:15:00Z">
        <w:r w:rsidRPr="000A4EFA">
          <w:rPr>
            <w:lang w:val="en-GB"/>
            <w:rPrChange w:id="11694" w:author="Irová Zuzana" w:date="2025-03-31T11:15:00Z" w16du:dateUtc="2025-03-31T09:15:00Z">
              <w:rPr>
                <w:rFonts w:cs="Times New Roman"/>
                <w:szCs w:val="24"/>
                <w:highlight w:val="yellow"/>
                <w:lang w:val="en-GB" w:eastAsia="en-GB"/>
              </w:rPr>
            </w:rPrChange>
          </w:rPr>
          <w:t>Unit price VAT,</w:t>
        </w:r>
      </w:ins>
    </w:p>
    <w:p w14:paraId="69039C83" w14:textId="013847CF" w:rsidR="009C3784" w:rsidRPr="000A4EFA" w:rsidRDefault="009C3784">
      <w:pPr>
        <w:pStyle w:val="ListFS2"/>
        <w:rPr>
          <w:ins w:id="11695" w:author="Irová Zuzana" w:date="2025-03-31T11:15:00Z"/>
          <w:lang w:val="en-GB"/>
          <w:rPrChange w:id="11696" w:author="Irová Zuzana" w:date="2025-03-31T11:15:00Z" w16du:dateUtc="2025-03-31T09:15:00Z">
            <w:rPr>
              <w:ins w:id="11697" w:author="Irová Zuzana" w:date="2025-03-31T11:15:00Z"/>
              <w:highlight w:val="yellow"/>
              <w:lang w:val="en-GB"/>
            </w:rPr>
          </w:rPrChange>
        </w:rPr>
        <w:pPrChange w:id="11698" w:author="Irová Zuzana" w:date="2025-06-06T15:16:00Z" w16du:dateUtc="2025-06-06T13:16:00Z">
          <w:pPr>
            <w:pStyle w:val="NormalIndent"/>
          </w:pPr>
        </w:pPrChange>
      </w:pPr>
      <w:ins w:id="11699" w:author="Irová Zuzana" w:date="2025-06-06T19:44:00Z" w16du:dateUtc="2025-06-06T17:44:00Z">
        <w:r>
          <w:rPr>
            <w:lang w:val="en-GB"/>
          </w:rPr>
          <w:t>Unit price,</w:t>
        </w:r>
      </w:ins>
    </w:p>
    <w:p w14:paraId="4978F835" w14:textId="77777777" w:rsidR="000A4EFA" w:rsidRPr="000A4EFA" w:rsidRDefault="000A4EFA">
      <w:pPr>
        <w:pStyle w:val="ListFS2"/>
        <w:rPr>
          <w:ins w:id="11700" w:author="Irová Zuzana" w:date="2025-03-31T11:15:00Z"/>
          <w:lang w:val="en-GB"/>
          <w:rPrChange w:id="11701" w:author="Irová Zuzana" w:date="2025-03-31T11:15:00Z" w16du:dateUtc="2025-03-31T09:15:00Z">
            <w:rPr>
              <w:ins w:id="11702" w:author="Irová Zuzana" w:date="2025-03-31T11:15:00Z"/>
              <w:highlight w:val="yellow"/>
              <w:lang w:val="en-GB"/>
            </w:rPr>
          </w:rPrChange>
        </w:rPr>
        <w:pPrChange w:id="11703" w:author="Irová Zuzana" w:date="2025-06-06T15:16:00Z" w16du:dateUtc="2025-06-06T13:16:00Z">
          <w:pPr>
            <w:pStyle w:val="NormalIndent"/>
          </w:pPr>
        </w:pPrChange>
      </w:pPr>
      <w:ins w:id="11704" w:author="Irová Zuzana" w:date="2025-03-31T11:15:00Z">
        <w:r w:rsidRPr="000A4EFA">
          <w:rPr>
            <w:lang w:val="en-GB"/>
            <w:rPrChange w:id="11705" w:author="Irová Zuzana" w:date="2025-03-31T11:15:00Z" w16du:dateUtc="2025-03-31T09:15:00Z">
              <w:rPr>
                <w:highlight w:val="yellow"/>
                <w:lang w:val="en-GB"/>
              </w:rPr>
            </w:rPrChange>
          </w:rPr>
          <w:t xml:space="preserve">Tax rate, </w:t>
        </w:r>
      </w:ins>
    </w:p>
    <w:p w14:paraId="40D6F3BA" w14:textId="77777777" w:rsidR="000A4EFA" w:rsidRPr="000A4EFA" w:rsidRDefault="000A4EFA">
      <w:pPr>
        <w:pStyle w:val="ListFS2"/>
        <w:rPr>
          <w:ins w:id="11706" w:author="Irová Zuzana" w:date="2025-03-31T11:15:00Z"/>
          <w:lang w:val="en-GB"/>
          <w:rPrChange w:id="11707" w:author="Irová Zuzana" w:date="2025-03-31T11:15:00Z" w16du:dateUtc="2025-03-31T09:15:00Z">
            <w:rPr>
              <w:ins w:id="11708" w:author="Irová Zuzana" w:date="2025-03-31T11:15:00Z"/>
              <w:highlight w:val="yellow"/>
              <w:lang w:val="en-GB"/>
            </w:rPr>
          </w:rPrChange>
        </w:rPr>
        <w:pPrChange w:id="11709" w:author="Irová Zuzana" w:date="2025-06-06T15:16:00Z" w16du:dateUtc="2025-06-06T13:16:00Z">
          <w:pPr>
            <w:pStyle w:val="NormalIndent"/>
          </w:pPr>
        </w:pPrChange>
      </w:pPr>
      <w:ins w:id="11710" w:author="Irová Zuzana" w:date="2025-03-31T11:15:00Z">
        <w:r w:rsidRPr="000A4EFA">
          <w:rPr>
            <w:lang w:val="en-GB"/>
            <w:rPrChange w:id="11711" w:author="Irová Zuzana" w:date="2025-03-31T11:15:00Z" w16du:dateUtc="2025-03-31T09:15:00Z">
              <w:rPr>
                <w:highlight w:val="yellow"/>
                <w:lang w:val="en-GB"/>
              </w:rPr>
            </w:rPrChange>
          </w:rPr>
          <w:t xml:space="preserve">Discount rate, </w:t>
        </w:r>
      </w:ins>
    </w:p>
    <w:p w14:paraId="554BDEA8" w14:textId="77777777" w:rsidR="00AA50C7" w:rsidRPr="00AA50C7" w:rsidRDefault="00AA50C7" w:rsidP="00AA50C7">
      <w:pPr>
        <w:pStyle w:val="ListFS2"/>
        <w:rPr>
          <w:ins w:id="11712" w:author="Irová Zuzana" w:date="2025-06-06T19:49:00Z" w16du:dateUtc="2025-06-06T17:49:00Z"/>
          <w:lang w:val="en-GB"/>
        </w:rPr>
      </w:pPr>
      <w:ins w:id="11713" w:author="Irová Zuzana" w:date="2025-06-06T19:49:00Z" w16du:dateUtc="2025-06-06T17:49:00Z">
        <w:r w:rsidRPr="00AA50C7">
          <w:rPr>
            <w:lang w:val="en-GB"/>
          </w:rPr>
          <w:t>Basic unit price definition method,</w:t>
        </w:r>
      </w:ins>
    </w:p>
    <w:p w14:paraId="6C2D6671" w14:textId="21CBA941" w:rsidR="000A4EFA" w:rsidRPr="000A4EFA" w:rsidRDefault="000A4EFA">
      <w:pPr>
        <w:pStyle w:val="ListFS2"/>
        <w:rPr>
          <w:ins w:id="11714" w:author="Irová Zuzana" w:date="2025-03-31T11:15:00Z"/>
          <w:lang w:val="en-GB"/>
          <w:rPrChange w:id="11715" w:author="Irová Zuzana" w:date="2025-03-31T11:15:00Z" w16du:dateUtc="2025-03-31T09:15:00Z">
            <w:rPr>
              <w:ins w:id="11716" w:author="Irová Zuzana" w:date="2025-03-31T11:15:00Z"/>
              <w:highlight w:val="yellow"/>
              <w:lang w:val="en-GB"/>
            </w:rPr>
          </w:rPrChange>
        </w:rPr>
        <w:pPrChange w:id="11717" w:author="Irová Zuzana" w:date="2025-06-06T20:07:00Z" w16du:dateUtc="2025-06-06T18:07:00Z">
          <w:pPr>
            <w:pStyle w:val="NormalIndent"/>
          </w:pPr>
        </w:pPrChange>
      </w:pPr>
      <w:ins w:id="11718" w:author="Irová Zuzana" w:date="2025-03-31T11:15:00Z">
        <w:r w:rsidRPr="000A4EFA">
          <w:rPr>
            <w:lang w:val="en-GB"/>
            <w:rPrChange w:id="11719" w:author="Irová Zuzana" w:date="2025-03-31T11:15:00Z" w16du:dateUtc="2025-03-31T09:15:00Z">
              <w:rPr>
                <w:highlight w:val="yellow"/>
                <w:lang w:val="en-GB"/>
              </w:rPr>
            </w:rPrChange>
          </w:rPr>
          <w:t>Charge type</w:t>
        </w:r>
      </w:ins>
      <w:ins w:id="11720" w:author="Irová Zuzana" w:date="2025-03-31T11:16:00Z" w16du:dateUtc="2025-03-31T09:16:00Z">
        <w:r w:rsidR="000F021D">
          <w:rPr>
            <w:lang w:val="en-GB"/>
          </w:rPr>
          <w:t>.</w:t>
        </w:r>
      </w:ins>
    </w:p>
    <w:p w14:paraId="010007BC" w14:textId="6C0819DF" w:rsidR="00D84CD0" w:rsidRPr="002246D7" w:rsidRDefault="000F021D">
      <w:pPr>
        <w:pStyle w:val="ListFS1"/>
        <w:rPr>
          <w:ins w:id="11721" w:author="Irová Zuzana" w:date="2025-03-31T11:16:00Z" w16du:dateUtc="2025-03-31T09:16:00Z"/>
          <w:rPrChange w:id="11722" w:author="Irová Zuzana" w:date="2025-03-31T11:19:00Z" w16du:dateUtc="2025-03-31T09:19:00Z">
            <w:rPr>
              <w:ins w:id="11723" w:author="Irová Zuzana" w:date="2025-03-31T11:16:00Z" w16du:dateUtc="2025-03-31T09:16:00Z"/>
              <w:highlight w:val="yellow"/>
            </w:rPr>
          </w:rPrChange>
        </w:rPr>
        <w:pPrChange w:id="11724" w:author="Irová Zuzana" w:date="2025-06-06T15:37:00Z" w16du:dateUtc="2025-06-06T13:37:00Z">
          <w:pPr>
            <w:pStyle w:val="NormalIndent"/>
          </w:pPr>
        </w:pPrChange>
      </w:pPr>
      <w:ins w:id="11725" w:author="Irová Zuzana" w:date="2025-03-31T11:16:00Z" w16du:dateUtc="2025-03-31T09:16:00Z">
        <w:r w:rsidRPr="002246D7">
          <w:rPr>
            <w:rPrChange w:id="11726" w:author="Irová Zuzana" w:date="2025-03-31T11:19:00Z" w16du:dateUtc="2025-03-31T09:19:00Z">
              <w:rPr>
                <w:highlight w:val="yellow"/>
              </w:rPr>
            </w:rPrChange>
          </w:rPr>
          <w:t>Syst</w:t>
        </w:r>
        <w:r w:rsidRPr="002246D7">
          <w:rPr>
            <w:rFonts w:hint="cs"/>
            <w:rPrChange w:id="11727" w:author="Irová Zuzana" w:date="2025-03-31T11:19:00Z" w16du:dateUtc="2025-03-31T09:19:00Z">
              <w:rPr>
                <w:rFonts w:hint="cs"/>
                <w:highlight w:val="yellow"/>
              </w:rPr>
            </w:rPrChange>
          </w:rPr>
          <w:t>é</w:t>
        </w:r>
        <w:r w:rsidRPr="002246D7">
          <w:rPr>
            <w:rPrChange w:id="11728" w:author="Irová Zuzana" w:date="2025-03-31T11:19:00Z" w16du:dateUtc="2025-03-31T09:19:00Z">
              <w:rPr>
                <w:highlight w:val="yellow"/>
              </w:rPr>
            </w:rPrChange>
          </w:rPr>
          <w:t>m pro ka</w:t>
        </w:r>
        <w:r w:rsidRPr="002246D7">
          <w:rPr>
            <w:rFonts w:hint="cs"/>
            <w:rPrChange w:id="11729" w:author="Irová Zuzana" w:date="2025-03-31T11:19:00Z" w16du:dateUtc="2025-03-31T09:19:00Z">
              <w:rPr>
                <w:rFonts w:hint="cs"/>
                <w:highlight w:val="yellow"/>
              </w:rPr>
            </w:rPrChange>
          </w:rPr>
          <w:t>ž</w:t>
        </w:r>
        <w:r w:rsidRPr="002246D7">
          <w:rPr>
            <w:rPrChange w:id="11730" w:author="Irová Zuzana" w:date="2025-03-31T11:19:00Z" w16du:dateUtc="2025-03-31T09:19:00Z">
              <w:rPr>
                <w:highlight w:val="yellow"/>
              </w:rPr>
            </w:rPrChange>
          </w:rPr>
          <w:t>dou skupinu vytvo</w:t>
        </w:r>
        <w:r w:rsidRPr="002246D7">
          <w:rPr>
            <w:rFonts w:hint="cs"/>
            <w:rPrChange w:id="11731" w:author="Irová Zuzana" w:date="2025-03-31T11:19:00Z" w16du:dateUtc="2025-03-31T09:19:00Z">
              <w:rPr>
                <w:rFonts w:hint="cs"/>
                <w:highlight w:val="yellow"/>
              </w:rPr>
            </w:rPrChange>
          </w:rPr>
          <w:t>ří</w:t>
        </w:r>
        <w:r w:rsidRPr="002246D7">
          <w:rPr>
            <w:rPrChange w:id="11732" w:author="Irová Zuzana" w:date="2025-03-31T11:19:00Z" w16du:dateUtc="2025-03-31T09:19:00Z">
              <w:rPr>
                <w:highlight w:val="yellow"/>
              </w:rPr>
            </w:rPrChange>
          </w:rPr>
          <w:t xml:space="preserve"> Bill item s</w:t>
        </w:r>
        <w:r w:rsidRPr="002246D7">
          <w:rPr>
            <w:rFonts w:hint="cs"/>
            <w:rPrChange w:id="11733" w:author="Irová Zuzana" w:date="2025-03-31T11:19:00Z" w16du:dateUtc="2025-03-31T09:19:00Z">
              <w:rPr>
                <w:rFonts w:hint="cs"/>
                <w:highlight w:val="yellow"/>
              </w:rPr>
            </w:rPrChange>
          </w:rPr>
          <w:t> </w:t>
        </w:r>
        <w:r w:rsidRPr="002246D7">
          <w:rPr>
            <w:rPrChange w:id="11734" w:author="Irová Zuzana" w:date="2025-03-31T11:19:00Z" w16du:dateUtc="2025-03-31T09:19:00Z">
              <w:rPr>
                <w:highlight w:val="yellow"/>
              </w:rPr>
            </w:rPrChange>
          </w:rPr>
          <w:t>atributy:</w:t>
        </w:r>
      </w:ins>
    </w:p>
    <w:p w14:paraId="2EF331AA" w14:textId="11B6C6AC" w:rsidR="000F021D" w:rsidRPr="002246D7" w:rsidRDefault="000F021D">
      <w:pPr>
        <w:pStyle w:val="ListFS2"/>
        <w:rPr>
          <w:ins w:id="11735" w:author="Irová Zuzana" w:date="2025-03-31T11:16:00Z"/>
          <w:rPrChange w:id="11736" w:author="Irová Zuzana" w:date="2025-03-31T11:19:00Z" w16du:dateUtc="2025-03-31T09:19:00Z">
            <w:rPr>
              <w:ins w:id="11737" w:author="Irová Zuzana" w:date="2025-03-31T11:16:00Z"/>
              <w:highlight w:val="yellow"/>
            </w:rPr>
          </w:rPrChange>
        </w:rPr>
        <w:pPrChange w:id="11738" w:author="Irová Zuzana" w:date="2025-06-06T15:16:00Z" w16du:dateUtc="2025-06-06T13:16:00Z">
          <w:pPr>
            <w:pStyle w:val="NormalIndent"/>
          </w:pPr>
        </w:pPrChange>
      </w:pPr>
      <w:ins w:id="11739" w:author="Irová Zuzana" w:date="2025-03-31T11:16:00Z">
        <w:r w:rsidRPr="002246D7">
          <w:rPr>
            <w:rPrChange w:id="11740" w:author="Irová Zuzana" w:date="2025-03-31T11:19:00Z" w16du:dateUtc="2025-03-31T09:19:00Z">
              <w:rPr>
                <w:highlight w:val="yellow"/>
              </w:rPr>
            </w:rPrChange>
          </w:rPr>
          <w:t>Bill item category = Toll event</w:t>
        </w:r>
      </w:ins>
    </w:p>
    <w:p w14:paraId="42C50459" w14:textId="7511A8F0" w:rsidR="000F021D" w:rsidRPr="002246D7" w:rsidRDefault="000F021D">
      <w:pPr>
        <w:pStyle w:val="ListFS2"/>
        <w:rPr>
          <w:ins w:id="11741" w:author="Irová Zuzana" w:date="2025-03-31T11:16:00Z"/>
          <w:rPrChange w:id="11742" w:author="Irová Zuzana" w:date="2025-03-31T11:19:00Z" w16du:dateUtc="2025-03-31T09:19:00Z">
            <w:rPr>
              <w:ins w:id="11743" w:author="Irová Zuzana" w:date="2025-03-31T11:16:00Z"/>
              <w:highlight w:val="yellow"/>
            </w:rPr>
          </w:rPrChange>
        </w:rPr>
        <w:pPrChange w:id="11744" w:author="Irová Zuzana" w:date="2025-06-06T15:16:00Z" w16du:dateUtc="2025-06-06T13:16:00Z">
          <w:pPr>
            <w:pStyle w:val="NormalIndent"/>
          </w:pPr>
        </w:pPrChange>
      </w:pPr>
      <w:ins w:id="11745" w:author="Irová Zuzana" w:date="2025-03-31T11:16:00Z">
        <w:r w:rsidRPr="002246D7">
          <w:rPr>
            <w:rPrChange w:id="11746" w:author="Irová Zuzana" w:date="2025-03-31T11:19:00Z" w16du:dateUtc="2025-03-31T09:19:00Z">
              <w:rPr>
                <w:highlight w:val="yellow"/>
              </w:rPr>
            </w:rPrChange>
          </w:rPr>
          <w:t xml:space="preserve">Product type = </w:t>
        </w:r>
      </w:ins>
      <w:ins w:id="11747" w:author="Irová Zuzana" w:date="2025-03-31T11:30:00Z" w16du:dateUtc="2025-03-31T09:30:00Z">
        <w:r w:rsidR="00A97AA0">
          <w:t>Toll</w:t>
        </w:r>
      </w:ins>
    </w:p>
    <w:p w14:paraId="35212939" w14:textId="6545F3E7" w:rsidR="000F021D" w:rsidRPr="002246D7" w:rsidRDefault="000F021D">
      <w:pPr>
        <w:pStyle w:val="ListFS2"/>
        <w:rPr>
          <w:ins w:id="11748" w:author="Irová Zuzana" w:date="2025-03-31T11:16:00Z"/>
          <w:lang w:val="en-GB"/>
          <w:rPrChange w:id="11749" w:author="Irová Zuzana" w:date="2025-03-31T11:19:00Z" w16du:dateUtc="2025-03-31T09:19:00Z">
            <w:rPr>
              <w:ins w:id="11750" w:author="Irová Zuzana" w:date="2025-03-31T11:16:00Z"/>
              <w:highlight w:val="yellow"/>
              <w:lang w:val="en-GB"/>
            </w:rPr>
          </w:rPrChange>
        </w:rPr>
        <w:pPrChange w:id="11751" w:author="Irová Zuzana" w:date="2025-06-06T15:16:00Z" w16du:dateUtc="2025-06-06T13:16:00Z">
          <w:pPr>
            <w:pStyle w:val="NormalIndent"/>
            <w:numPr>
              <w:ilvl w:val="2"/>
              <w:numId w:val="561"/>
            </w:numPr>
            <w:ind w:left="3501" w:hanging="360"/>
          </w:pPr>
        </w:pPrChange>
      </w:pPr>
      <w:ins w:id="11752" w:author="Irová Zuzana" w:date="2025-03-31T11:16:00Z">
        <w:r w:rsidRPr="002246D7">
          <w:rPr>
            <w:rPrChange w:id="11753" w:author="Irová Zuzana" w:date="2025-03-31T11:19:00Z" w16du:dateUtc="2025-03-31T09:19:00Z">
              <w:rPr>
                <w:highlight w:val="yellow"/>
              </w:rPr>
            </w:rPrChange>
          </w:rPr>
          <w:t xml:space="preserve">Bill item type = </w:t>
        </w:r>
      </w:ins>
      <w:ins w:id="11754" w:author="Irová Zuzana" w:date="2025-06-06T19:46:00Z" w16du:dateUtc="2025-06-06T17:46:00Z">
        <w:r w:rsidR="00880B75">
          <w:rPr>
            <w:lang w:val="en-GB"/>
          </w:rPr>
          <w:t>Regular</w:t>
        </w:r>
      </w:ins>
      <w:ins w:id="11755" w:author="Irová Zuzana" w:date="2025-03-31T11:16:00Z">
        <w:r w:rsidRPr="002246D7">
          <w:rPr>
            <w:lang w:val="en-GB"/>
            <w:rPrChange w:id="11756" w:author="Irová Zuzana" w:date="2025-03-31T11:19:00Z" w16du:dateUtc="2025-03-31T09:19:00Z">
              <w:rPr>
                <w:highlight w:val="yellow"/>
                <w:lang w:val="en-GB"/>
              </w:rPr>
            </w:rPrChange>
          </w:rPr>
          <w:t xml:space="preserve"> </w:t>
        </w:r>
      </w:ins>
    </w:p>
    <w:p w14:paraId="3AE7F2F1" w14:textId="7907BFD0" w:rsidR="000F021D" w:rsidRPr="002246D7" w:rsidRDefault="000F021D">
      <w:pPr>
        <w:pStyle w:val="ListFS2"/>
        <w:rPr>
          <w:ins w:id="11757" w:author="Irová Zuzana" w:date="2025-03-31T11:16:00Z"/>
          <w:rPrChange w:id="11758" w:author="Irová Zuzana" w:date="2025-03-31T11:19:00Z" w16du:dateUtc="2025-03-31T09:19:00Z">
            <w:rPr>
              <w:ins w:id="11759" w:author="Irová Zuzana" w:date="2025-03-31T11:16:00Z"/>
              <w:highlight w:val="yellow"/>
            </w:rPr>
          </w:rPrChange>
        </w:rPr>
        <w:pPrChange w:id="11760" w:author="Irová Zuzana" w:date="2025-06-06T15:16:00Z" w16du:dateUtc="2025-06-06T13:16:00Z">
          <w:pPr>
            <w:pStyle w:val="NormalIndent"/>
          </w:pPr>
        </w:pPrChange>
      </w:pPr>
      <w:ins w:id="11761" w:author="Irová Zuzana" w:date="2025-03-31T11:16:00Z">
        <w:r w:rsidRPr="002246D7">
          <w:rPr>
            <w:rPrChange w:id="11762" w:author="Irová Zuzana" w:date="2025-03-31T11:19:00Z" w16du:dateUtc="2025-03-31T09:19:00Z">
              <w:rPr>
                <w:highlight w:val="yellow"/>
              </w:rPr>
            </w:rPrChange>
          </w:rPr>
          <w:t xml:space="preserve">Price amount = </w:t>
        </w:r>
      </w:ins>
      <w:ins w:id="11763" w:author="Irová Zuzana" w:date="2025-03-31T11:18:00Z" w16du:dateUtc="2025-03-31T09:18:00Z">
        <w:r w:rsidR="004D1327" w:rsidRPr="002246D7">
          <w:rPr>
            <w:rPrChange w:id="11764" w:author="Irová Zuzana" w:date="2025-03-31T11:19:00Z" w16du:dateUtc="2025-03-31T09:19:00Z">
              <w:rPr>
                <w:highlight w:val="yellow"/>
              </w:rPr>
            </w:rPrChange>
          </w:rPr>
          <w:t>sou</w:t>
        </w:r>
        <w:r w:rsidR="004D1327" w:rsidRPr="002246D7">
          <w:rPr>
            <w:rFonts w:hint="cs"/>
            <w:rPrChange w:id="11765" w:author="Irová Zuzana" w:date="2025-03-31T11:19:00Z" w16du:dateUtc="2025-03-31T09:19:00Z">
              <w:rPr>
                <w:rFonts w:hint="cs"/>
                <w:highlight w:val="yellow"/>
              </w:rPr>
            </w:rPrChange>
          </w:rPr>
          <w:t>č</w:t>
        </w:r>
        <w:r w:rsidR="004D1327" w:rsidRPr="002246D7">
          <w:rPr>
            <w:rPrChange w:id="11766" w:author="Irová Zuzana" w:date="2025-03-31T11:19:00Z" w16du:dateUtc="2025-03-31T09:19:00Z">
              <w:rPr>
                <w:highlight w:val="yellow"/>
              </w:rPr>
            </w:rPrChange>
          </w:rPr>
          <w:t>et seskupen</w:t>
        </w:r>
        <w:r w:rsidR="004D1327" w:rsidRPr="002246D7">
          <w:rPr>
            <w:rFonts w:hint="cs"/>
            <w:rPrChange w:id="11767" w:author="Irová Zuzana" w:date="2025-03-31T11:19:00Z" w16du:dateUtc="2025-03-31T09:19:00Z">
              <w:rPr>
                <w:rFonts w:hint="cs"/>
                <w:highlight w:val="yellow"/>
              </w:rPr>
            </w:rPrChange>
          </w:rPr>
          <w:t>ý</w:t>
        </w:r>
        <w:r w:rsidR="004D1327" w:rsidRPr="002246D7">
          <w:rPr>
            <w:rPrChange w:id="11768" w:author="Irová Zuzana" w:date="2025-03-31T11:19:00Z" w16du:dateUtc="2025-03-31T09:19:00Z">
              <w:rPr>
                <w:highlight w:val="yellow"/>
              </w:rPr>
            </w:rPrChange>
          </w:rPr>
          <w:t>ch</w:t>
        </w:r>
      </w:ins>
      <w:ins w:id="11769" w:author="Irová Zuzana" w:date="2025-03-31T11:16:00Z">
        <w:r w:rsidRPr="002246D7">
          <w:rPr>
            <w:rPrChange w:id="11770" w:author="Irová Zuzana" w:date="2025-03-31T11:19:00Z" w16du:dateUtc="2025-03-31T09:19:00Z">
              <w:rPr>
                <w:highlight w:val="yellow"/>
              </w:rPr>
            </w:rPrChange>
          </w:rPr>
          <w:t xml:space="preserve"> RTE.price amount </w:t>
        </w:r>
      </w:ins>
    </w:p>
    <w:p w14:paraId="6F5FD819" w14:textId="1592DCF6" w:rsidR="000F021D" w:rsidRPr="002246D7" w:rsidRDefault="000F021D">
      <w:pPr>
        <w:pStyle w:val="ListFS2"/>
        <w:rPr>
          <w:ins w:id="11771" w:author="Irová Zuzana" w:date="2025-03-31T11:16:00Z"/>
          <w:rPrChange w:id="11772" w:author="Irová Zuzana" w:date="2025-03-31T11:19:00Z" w16du:dateUtc="2025-03-31T09:19:00Z">
            <w:rPr>
              <w:ins w:id="11773" w:author="Irová Zuzana" w:date="2025-03-31T11:16:00Z"/>
              <w:highlight w:val="yellow"/>
            </w:rPr>
          </w:rPrChange>
        </w:rPr>
        <w:pPrChange w:id="11774" w:author="Irová Zuzana" w:date="2025-06-06T15:16:00Z" w16du:dateUtc="2025-06-06T13:16:00Z">
          <w:pPr>
            <w:pStyle w:val="NormalIndent"/>
          </w:pPr>
        </w:pPrChange>
      </w:pPr>
      <w:ins w:id="11775" w:author="Irová Zuzana" w:date="2025-03-31T11:16:00Z">
        <w:r w:rsidRPr="002246D7">
          <w:rPr>
            <w:rPrChange w:id="11776" w:author="Irová Zuzana" w:date="2025-03-31T11:19:00Z" w16du:dateUtc="2025-03-31T09:19:00Z">
              <w:rPr>
                <w:highlight w:val="yellow"/>
              </w:rPr>
            </w:rPrChange>
          </w:rPr>
          <w:t xml:space="preserve">Price amount VAT = </w:t>
        </w:r>
      </w:ins>
      <w:ins w:id="11777" w:author="Irová Zuzana" w:date="2025-03-31T11:18:00Z" w16du:dateUtc="2025-03-31T09:18:00Z">
        <w:r w:rsidR="004D1327" w:rsidRPr="002246D7">
          <w:rPr>
            <w:rPrChange w:id="11778" w:author="Irová Zuzana" w:date="2025-03-31T11:19:00Z" w16du:dateUtc="2025-03-31T09:19:00Z">
              <w:rPr>
                <w:highlight w:val="yellow"/>
              </w:rPr>
            </w:rPrChange>
          </w:rPr>
          <w:t>sou</w:t>
        </w:r>
        <w:r w:rsidR="004D1327" w:rsidRPr="002246D7">
          <w:rPr>
            <w:rFonts w:hint="cs"/>
            <w:rPrChange w:id="11779" w:author="Irová Zuzana" w:date="2025-03-31T11:19:00Z" w16du:dateUtc="2025-03-31T09:19:00Z">
              <w:rPr>
                <w:rFonts w:hint="cs"/>
                <w:highlight w:val="yellow"/>
              </w:rPr>
            </w:rPrChange>
          </w:rPr>
          <w:t>č</w:t>
        </w:r>
        <w:r w:rsidR="004D1327" w:rsidRPr="002246D7">
          <w:rPr>
            <w:rPrChange w:id="11780" w:author="Irová Zuzana" w:date="2025-03-31T11:19:00Z" w16du:dateUtc="2025-03-31T09:19:00Z">
              <w:rPr>
                <w:highlight w:val="yellow"/>
              </w:rPr>
            </w:rPrChange>
          </w:rPr>
          <w:t>et seskupen</w:t>
        </w:r>
        <w:r w:rsidR="004D1327" w:rsidRPr="002246D7">
          <w:rPr>
            <w:rFonts w:hint="cs"/>
            <w:rPrChange w:id="11781" w:author="Irová Zuzana" w:date="2025-03-31T11:19:00Z" w16du:dateUtc="2025-03-31T09:19:00Z">
              <w:rPr>
                <w:rFonts w:hint="cs"/>
                <w:highlight w:val="yellow"/>
              </w:rPr>
            </w:rPrChange>
          </w:rPr>
          <w:t>ý</w:t>
        </w:r>
        <w:r w:rsidR="004D1327" w:rsidRPr="002246D7">
          <w:rPr>
            <w:rPrChange w:id="11782" w:author="Irová Zuzana" w:date="2025-03-31T11:19:00Z" w16du:dateUtc="2025-03-31T09:19:00Z">
              <w:rPr>
                <w:highlight w:val="yellow"/>
              </w:rPr>
            </w:rPrChange>
          </w:rPr>
          <w:t xml:space="preserve">ch </w:t>
        </w:r>
      </w:ins>
      <w:ins w:id="11783" w:author="Irová Zuzana" w:date="2025-03-31T11:16:00Z">
        <w:r w:rsidRPr="002246D7">
          <w:rPr>
            <w:rPrChange w:id="11784" w:author="Irová Zuzana" w:date="2025-03-31T11:19:00Z" w16du:dateUtc="2025-03-31T09:19:00Z">
              <w:rPr>
                <w:highlight w:val="yellow"/>
              </w:rPr>
            </w:rPrChange>
          </w:rPr>
          <w:t xml:space="preserve">RTE.price amount VAT </w:t>
        </w:r>
      </w:ins>
    </w:p>
    <w:p w14:paraId="4AF21B09" w14:textId="77777777" w:rsidR="000F021D" w:rsidRPr="002246D7" w:rsidRDefault="000F021D">
      <w:pPr>
        <w:pStyle w:val="ListFS2"/>
        <w:rPr>
          <w:ins w:id="11785" w:author="Irová Zuzana" w:date="2025-03-31T11:16:00Z"/>
          <w:rPrChange w:id="11786" w:author="Irová Zuzana" w:date="2025-03-31T11:19:00Z" w16du:dateUtc="2025-03-31T09:19:00Z">
            <w:rPr>
              <w:ins w:id="11787" w:author="Irová Zuzana" w:date="2025-03-31T11:16:00Z"/>
              <w:highlight w:val="yellow"/>
            </w:rPr>
          </w:rPrChange>
        </w:rPr>
        <w:pPrChange w:id="11788" w:author="Irová Zuzana" w:date="2025-06-06T15:16:00Z" w16du:dateUtc="2025-06-06T13:16:00Z">
          <w:pPr>
            <w:pStyle w:val="NormalIndent"/>
          </w:pPr>
        </w:pPrChange>
      </w:pPr>
      <w:ins w:id="11789" w:author="Irová Zuzana" w:date="2025-03-31T11:16:00Z">
        <w:r w:rsidRPr="002246D7">
          <w:rPr>
            <w:rPrChange w:id="11790" w:author="Irová Zuzana" w:date="2025-03-31T11:19:00Z" w16du:dateUtc="2025-03-31T09:19:00Z">
              <w:rPr>
                <w:highlight w:val="yellow"/>
              </w:rPr>
            </w:rPrChange>
          </w:rPr>
          <w:t>Unit price = podle RTE.unit price</w:t>
        </w:r>
      </w:ins>
    </w:p>
    <w:p w14:paraId="45040E19" w14:textId="77777777" w:rsidR="000F021D" w:rsidRPr="002246D7" w:rsidRDefault="000F021D">
      <w:pPr>
        <w:pStyle w:val="ListFS2"/>
        <w:rPr>
          <w:ins w:id="11791" w:author="Irová Zuzana" w:date="2025-03-31T11:16:00Z"/>
          <w:rPrChange w:id="11792" w:author="Irová Zuzana" w:date="2025-03-31T11:19:00Z" w16du:dateUtc="2025-03-31T09:19:00Z">
            <w:rPr>
              <w:ins w:id="11793" w:author="Irová Zuzana" w:date="2025-03-31T11:16:00Z"/>
              <w:highlight w:val="yellow"/>
            </w:rPr>
          </w:rPrChange>
        </w:rPr>
        <w:pPrChange w:id="11794" w:author="Irová Zuzana" w:date="2025-06-06T15:16:00Z" w16du:dateUtc="2025-06-06T13:16:00Z">
          <w:pPr>
            <w:pStyle w:val="NormalIndent"/>
          </w:pPr>
        </w:pPrChange>
      </w:pPr>
      <w:ins w:id="11795" w:author="Irová Zuzana" w:date="2025-03-31T11:16:00Z">
        <w:r w:rsidRPr="002246D7">
          <w:rPr>
            <w:rPrChange w:id="11796" w:author="Irová Zuzana" w:date="2025-03-31T11:19:00Z" w16du:dateUtc="2025-03-31T09:19:00Z">
              <w:rPr>
                <w:highlight w:val="yellow"/>
              </w:rPr>
            </w:rPrChange>
          </w:rPr>
          <w:t>Unit price VAT = podle RTE.unit price VAT</w:t>
        </w:r>
      </w:ins>
    </w:p>
    <w:p w14:paraId="479DA927" w14:textId="7C25A986" w:rsidR="000F021D" w:rsidRPr="002246D7" w:rsidRDefault="000F021D">
      <w:pPr>
        <w:pStyle w:val="ListFS2"/>
        <w:rPr>
          <w:ins w:id="11797" w:author="Irová Zuzana" w:date="2025-03-31T11:16:00Z"/>
          <w:rPrChange w:id="11798" w:author="Irová Zuzana" w:date="2025-03-31T11:19:00Z" w16du:dateUtc="2025-03-31T09:19:00Z">
            <w:rPr>
              <w:ins w:id="11799" w:author="Irová Zuzana" w:date="2025-03-31T11:16:00Z"/>
              <w:highlight w:val="yellow"/>
            </w:rPr>
          </w:rPrChange>
        </w:rPr>
        <w:pPrChange w:id="11800" w:author="Irová Zuzana" w:date="2025-06-06T15:16:00Z" w16du:dateUtc="2025-06-06T13:16:00Z">
          <w:pPr>
            <w:pStyle w:val="NormalIndent"/>
          </w:pPr>
        </w:pPrChange>
      </w:pPr>
      <w:ins w:id="11801" w:author="Irová Zuzana" w:date="2025-03-31T11:16:00Z">
        <w:r w:rsidRPr="002246D7">
          <w:rPr>
            <w:rPrChange w:id="11802" w:author="Irová Zuzana" w:date="2025-03-31T11:19:00Z" w16du:dateUtc="2025-03-31T09:19:00Z">
              <w:rPr>
                <w:highlight w:val="yellow"/>
              </w:rPr>
            </w:rPrChange>
          </w:rPr>
          <w:t xml:space="preserve">Number of units = </w:t>
        </w:r>
      </w:ins>
      <w:ins w:id="11803" w:author="Irová Zuzana" w:date="2025-03-31T11:19:00Z" w16du:dateUtc="2025-03-31T09:19:00Z">
        <w:r w:rsidR="002246D7" w:rsidRPr="002246D7">
          <w:rPr>
            <w:rPrChange w:id="11804" w:author="Irová Zuzana" w:date="2025-03-31T11:19:00Z" w16du:dateUtc="2025-03-31T09:19:00Z">
              <w:rPr>
                <w:highlight w:val="yellow"/>
              </w:rPr>
            </w:rPrChange>
          </w:rPr>
          <w:t>sou</w:t>
        </w:r>
        <w:r w:rsidR="002246D7" w:rsidRPr="002246D7">
          <w:rPr>
            <w:rFonts w:hint="cs"/>
            <w:rPrChange w:id="11805" w:author="Irová Zuzana" w:date="2025-03-31T11:19:00Z" w16du:dateUtc="2025-03-31T09:19:00Z">
              <w:rPr>
                <w:rFonts w:hint="cs"/>
                <w:highlight w:val="yellow"/>
              </w:rPr>
            </w:rPrChange>
          </w:rPr>
          <w:t>č</w:t>
        </w:r>
        <w:r w:rsidR="002246D7" w:rsidRPr="002246D7">
          <w:rPr>
            <w:rPrChange w:id="11806" w:author="Irová Zuzana" w:date="2025-03-31T11:19:00Z" w16du:dateUtc="2025-03-31T09:19:00Z">
              <w:rPr>
                <w:highlight w:val="yellow"/>
              </w:rPr>
            </w:rPrChange>
          </w:rPr>
          <w:t>et seskupen</w:t>
        </w:r>
        <w:r w:rsidR="002246D7" w:rsidRPr="002246D7">
          <w:rPr>
            <w:rFonts w:hint="cs"/>
            <w:rPrChange w:id="11807" w:author="Irová Zuzana" w:date="2025-03-31T11:19:00Z" w16du:dateUtc="2025-03-31T09:19:00Z">
              <w:rPr>
                <w:rFonts w:hint="cs"/>
                <w:highlight w:val="yellow"/>
              </w:rPr>
            </w:rPrChange>
          </w:rPr>
          <w:t>ý</w:t>
        </w:r>
        <w:r w:rsidR="002246D7" w:rsidRPr="002246D7">
          <w:rPr>
            <w:rPrChange w:id="11808" w:author="Irová Zuzana" w:date="2025-03-31T11:19:00Z" w16du:dateUtc="2025-03-31T09:19:00Z">
              <w:rPr>
                <w:highlight w:val="yellow"/>
              </w:rPr>
            </w:rPrChange>
          </w:rPr>
          <w:t xml:space="preserve">ch </w:t>
        </w:r>
      </w:ins>
      <w:ins w:id="11809" w:author="Irová Zuzana" w:date="2025-03-31T11:16:00Z">
        <w:r w:rsidRPr="002246D7">
          <w:rPr>
            <w:rPrChange w:id="11810" w:author="Irová Zuzana" w:date="2025-03-31T11:19:00Z" w16du:dateUtc="2025-03-31T09:19:00Z">
              <w:rPr>
                <w:highlight w:val="yellow"/>
              </w:rPr>
            </w:rPrChange>
          </w:rPr>
          <w:t xml:space="preserve">RTE.number of units </w:t>
        </w:r>
      </w:ins>
    </w:p>
    <w:p w14:paraId="066F0F5E" w14:textId="77777777" w:rsidR="000F021D" w:rsidRPr="002246D7" w:rsidRDefault="000F021D">
      <w:pPr>
        <w:pStyle w:val="ListFS2"/>
        <w:rPr>
          <w:ins w:id="11811" w:author="Irová Zuzana" w:date="2025-03-31T11:16:00Z"/>
          <w:rPrChange w:id="11812" w:author="Irová Zuzana" w:date="2025-03-31T11:19:00Z" w16du:dateUtc="2025-03-31T09:19:00Z">
            <w:rPr>
              <w:ins w:id="11813" w:author="Irová Zuzana" w:date="2025-03-31T11:16:00Z"/>
              <w:highlight w:val="yellow"/>
            </w:rPr>
          </w:rPrChange>
        </w:rPr>
        <w:pPrChange w:id="11814" w:author="Irová Zuzana" w:date="2025-06-06T15:16:00Z" w16du:dateUtc="2025-06-06T13:16:00Z">
          <w:pPr>
            <w:pStyle w:val="NormalIndent"/>
          </w:pPr>
        </w:pPrChange>
      </w:pPr>
      <w:ins w:id="11815" w:author="Irová Zuzana" w:date="2025-03-31T11:16:00Z">
        <w:r w:rsidRPr="002246D7">
          <w:rPr>
            <w:rPrChange w:id="11816" w:author="Irová Zuzana" w:date="2025-03-31T11:19:00Z" w16du:dateUtc="2025-03-31T09:19:00Z">
              <w:rPr>
                <w:highlight w:val="yellow"/>
              </w:rPr>
            </w:rPrChange>
          </w:rPr>
          <w:t>Metric unit = podle RTE.metric unit</w:t>
        </w:r>
      </w:ins>
    </w:p>
    <w:p w14:paraId="6DAD4696" w14:textId="01E89D60" w:rsidR="000F021D" w:rsidRPr="002246D7" w:rsidRDefault="000F021D">
      <w:pPr>
        <w:pStyle w:val="ListFS2"/>
        <w:rPr>
          <w:ins w:id="11817" w:author="Irová Zuzana" w:date="2025-03-31T11:16:00Z"/>
          <w:rPrChange w:id="11818" w:author="Irová Zuzana" w:date="2025-03-31T11:19:00Z" w16du:dateUtc="2025-03-31T09:19:00Z">
            <w:rPr>
              <w:ins w:id="11819" w:author="Irová Zuzana" w:date="2025-03-31T11:16:00Z"/>
              <w:highlight w:val="yellow"/>
            </w:rPr>
          </w:rPrChange>
        </w:rPr>
        <w:pPrChange w:id="11820" w:author="Irová Zuzana" w:date="2025-06-06T15:16:00Z" w16du:dateUtc="2025-06-06T13:16:00Z">
          <w:pPr>
            <w:pStyle w:val="NormalIndent"/>
          </w:pPr>
        </w:pPrChange>
      </w:pPr>
      <w:ins w:id="11821" w:author="Irová Zuzana" w:date="2025-03-31T11:16:00Z">
        <w:r w:rsidRPr="002246D7">
          <w:rPr>
            <w:rPrChange w:id="11822" w:author="Irová Zuzana" w:date="2025-03-31T11:19:00Z" w16du:dateUtc="2025-03-31T09:19:00Z">
              <w:rPr>
                <w:highlight w:val="yellow"/>
              </w:rPr>
            </w:rPrChange>
          </w:rPr>
          <w:t xml:space="preserve">Discount amount = </w:t>
        </w:r>
      </w:ins>
      <w:ins w:id="11823" w:author="Irová Zuzana" w:date="2025-03-31T11:19:00Z" w16du:dateUtc="2025-03-31T09:19:00Z">
        <w:r w:rsidR="002246D7" w:rsidRPr="002246D7">
          <w:rPr>
            <w:rPrChange w:id="11824" w:author="Irová Zuzana" w:date="2025-03-31T11:19:00Z" w16du:dateUtc="2025-03-31T09:19:00Z">
              <w:rPr>
                <w:highlight w:val="yellow"/>
              </w:rPr>
            </w:rPrChange>
          </w:rPr>
          <w:t>sou</w:t>
        </w:r>
        <w:r w:rsidR="002246D7" w:rsidRPr="002246D7">
          <w:rPr>
            <w:rFonts w:hint="cs"/>
            <w:rPrChange w:id="11825" w:author="Irová Zuzana" w:date="2025-03-31T11:19:00Z" w16du:dateUtc="2025-03-31T09:19:00Z">
              <w:rPr>
                <w:rFonts w:hint="cs"/>
                <w:highlight w:val="yellow"/>
              </w:rPr>
            </w:rPrChange>
          </w:rPr>
          <w:t>č</w:t>
        </w:r>
        <w:r w:rsidR="002246D7" w:rsidRPr="002246D7">
          <w:rPr>
            <w:rPrChange w:id="11826" w:author="Irová Zuzana" w:date="2025-03-31T11:19:00Z" w16du:dateUtc="2025-03-31T09:19:00Z">
              <w:rPr>
                <w:highlight w:val="yellow"/>
              </w:rPr>
            </w:rPrChange>
          </w:rPr>
          <w:t>et seskupen</w:t>
        </w:r>
        <w:r w:rsidR="002246D7" w:rsidRPr="002246D7">
          <w:rPr>
            <w:rFonts w:hint="cs"/>
            <w:rPrChange w:id="11827" w:author="Irová Zuzana" w:date="2025-03-31T11:19:00Z" w16du:dateUtc="2025-03-31T09:19:00Z">
              <w:rPr>
                <w:rFonts w:hint="cs"/>
                <w:highlight w:val="yellow"/>
              </w:rPr>
            </w:rPrChange>
          </w:rPr>
          <w:t>ý</w:t>
        </w:r>
        <w:r w:rsidR="002246D7" w:rsidRPr="002246D7">
          <w:rPr>
            <w:rPrChange w:id="11828" w:author="Irová Zuzana" w:date="2025-03-31T11:19:00Z" w16du:dateUtc="2025-03-31T09:19:00Z">
              <w:rPr>
                <w:highlight w:val="yellow"/>
              </w:rPr>
            </w:rPrChange>
          </w:rPr>
          <w:t xml:space="preserve">ch </w:t>
        </w:r>
      </w:ins>
      <w:ins w:id="11829" w:author="Irová Zuzana" w:date="2025-03-31T11:16:00Z">
        <w:r w:rsidRPr="002246D7">
          <w:rPr>
            <w:rPrChange w:id="11830" w:author="Irová Zuzana" w:date="2025-03-31T11:19:00Z" w16du:dateUtc="2025-03-31T09:19:00Z">
              <w:rPr>
                <w:highlight w:val="yellow"/>
              </w:rPr>
            </w:rPrChange>
          </w:rPr>
          <w:t xml:space="preserve">RTE.discount amount </w:t>
        </w:r>
      </w:ins>
    </w:p>
    <w:p w14:paraId="2B79E699" w14:textId="02E4A546" w:rsidR="000F021D" w:rsidRPr="002246D7" w:rsidRDefault="000F021D">
      <w:pPr>
        <w:pStyle w:val="ListFS2"/>
        <w:rPr>
          <w:ins w:id="11831" w:author="Irová Zuzana" w:date="2025-03-31T11:16:00Z"/>
          <w:rPrChange w:id="11832" w:author="Irová Zuzana" w:date="2025-03-31T11:19:00Z" w16du:dateUtc="2025-03-31T09:19:00Z">
            <w:rPr>
              <w:ins w:id="11833" w:author="Irová Zuzana" w:date="2025-03-31T11:16:00Z"/>
              <w:highlight w:val="yellow"/>
            </w:rPr>
          </w:rPrChange>
        </w:rPr>
        <w:pPrChange w:id="11834" w:author="Irová Zuzana" w:date="2025-06-06T15:16:00Z" w16du:dateUtc="2025-06-06T13:16:00Z">
          <w:pPr>
            <w:pStyle w:val="NormalIndent"/>
          </w:pPr>
        </w:pPrChange>
      </w:pPr>
      <w:ins w:id="11835" w:author="Irová Zuzana" w:date="2025-03-31T11:16:00Z">
        <w:r w:rsidRPr="002246D7">
          <w:rPr>
            <w:rPrChange w:id="11836" w:author="Irová Zuzana" w:date="2025-03-31T11:19:00Z" w16du:dateUtc="2025-03-31T09:19:00Z">
              <w:rPr>
                <w:highlight w:val="yellow"/>
              </w:rPr>
            </w:rPrChange>
          </w:rPr>
          <w:t xml:space="preserve">Discount amount VAT= </w:t>
        </w:r>
      </w:ins>
      <w:ins w:id="11837" w:author="Irová Zuzana" w:date="2025-03-31T11:19:00Z" w16du:dateUtc="2025-03-31T09:19:00Z">
        <w:r w:rsidR="002246D7" w:rsidRPr="002246D7">
          <w:rPr>
            <w:rPrChange w:id="11838" w:author="Irová Zuzana" w:date="2025-03-31T11:19:00Z" w16du:dateUtc="2025-03-31T09:19:00Z">
              <w:rPr>
                <w:highlight w:val="yellow"/>
              </w:rPr>
            </w:rPrChange>
          </w:rPr>
          <w:t>sou</w:t>
        </w:r>
        <w:r w:rsidR="002246D7" w:rsidRPr="002246D7">
          <w:rPr>
            <w:rFonts w:hint="cs"/>
            <w:rPrChange w:id="11839" w:author="Irová Zuzana" w:date="2025-03-31T11:19:00Z" w16du:dateUtc="2025-03-31T09:19:00Z">
              <w:rPr>
                <w:rFonts w:hint="cs"/>
                <w:highlight w:val="yellow"/>
              </w:rPr>
            </w:rPrChange>
          </w:rPr>
          <w:t>č</w:t>
        </w:r>
        <w:r w:rsidR="002246D7" w:rsidRPr="002246D7">
          <w:rPr>
            <w:rPrChange w:id="11840" w:author="Irová Zuzana" w:date="2025-03-31T11:19:00Z" w16du:dateUtc="2025-03-31T09:19:00Z">
              <w:rPr>
                <w:highlight w:val="yellow"/>
              </w:rPr>
            </w:rPrChange>
          </w:rPr>
          <w:t>et seskupen</w:t>
        </w:r>
        <w:r w:rsidR="002246D7" w:rsidRPr="002246D7">
          <w:rPr>
            <w:rFonts w:hint="cs"/>
            <w:rPrChange w:id="11841" w:author="Irová Zuzana" w:date="2025-03-31T11:19:00Z" w16du:dateUtc="2025-03-31T09:19:00Z">
              <w:rPr>
                <w:rFonts w:hint="cs"/>
                <w:highlight w:val="yellow"/>
              </w:rPr>
            </w:rPrChange>
          </w:rPr>
          <w:t>ý</w:t>
        </w:r>
        <w:r w:rsidR="002246D7" w:rsidRPr="002246D7">
          <w:rPr>
            <w:rPrChange w:id="11842" w:author="Irová Zuzana" w:date="2025-03-31T11:19:00Z" w16du:dateUtc="2025-03-31T09:19:00Z">
              <w:rPr>
                <w:highlight w:val="yellow"/>
              </w:rPr>
            </w:rPrChange>
          </w:rPr>
          <w:t xml:space="preserve">ch </w:t>
        </w:r>
      </w:ins>
      <w:ins w:id="11843" w:author="Irová Zuzana" w:date="2025-03-31T11:16:00Z">
        <w:r w:rsidRPr="002246D7">
          <w:rPr>
            <w:rPrChange w:id="11844" w:author="Irová Zuzana" w:date="2025-03-31T11:19:00Z" w16du:dateUtc="2025-03-31T09:19:00Z">
              <w:rPr>
                <w:highlight w:val="yellow"/>
              </w:rPr>
            </w:rPrChange>
          </w:rPr>
          <w:t>RTE.discount amount VAT</w:t>
        </w:r>
      </w:ins>
    </w:p>
    <w:p w14:paraId="7E904A07" w14:textId="77777777" w:rsidR="000F021D" w:rsidRPr="002246D7" w:rsidRDefault="000F021D">
      <w:pPr>
        <w:pStyle w:val="ListFS2"/>
        <w:rPr>
          <w:ins w:id="11845" w:author="Irová Zuzana" w:date="2025-03-31T11:16:00Z"/>
          <w:rPrChange w:id="11846" w:author="Irová Zuzana" w:date="2025-03-31T11:19:00Z" w16du:dateUtc="2025-03-31T09:19:00Z">
            <w:rPr>
              <w:ins w:id="11847" w:author="Irová Zuzana" w:date="2025-03-31T11:16:00Z"/>
              <w:highlight w:val="yellow"/>
            </w:rPr>
          </w:rPrChange>
        </w:rPr>
        <w:pPrChange w:id="11848" w:author="Irová Zuzana" w:date="2025-06-06T15:16:00Z" w16du:dateUtc="2025-06-06T13:16:00Z">
          <w:pPr>
            <w:pStyle w:val="NormalIndent"/>
          </w:pPr>
        </w:pPrChange>
      </w:pPr>
      <w:ins w:id="11849" w:author="Irová Zuzana" w:date="2025-03-31T11:16:00Z">
        <w:r w:rsidRPr="002246D7">
          <w:rPr>
            <w:rPrChange w:id="11850" w:author="Irová Zuzana" w:date="2025-03-31T11:19:00Z" w16du:dateUtc="2025-03-31T09:19:00Z">
              <w:rPr>
                <w:highlight w:val="yellow"/>
              </w:rPr>
            </w:rPrChange>
          </w:rPr>
          <w:t>Discount rate = podle RTE.discount rate</w:t>
        </w:r>
      </w:ins>
    </w:p>
    <w:p w14:paraId="0074F591" w14:textId="77777777" w:rsidR="000F021D" w:rsidRPr="002246D7" w:rsidRDefault="000F021D">
      <w:pPr>
        <w:pStyle w:val="ListFS2"/>
        <w:rPr>
          <w:ins w:id="11851" w:author="Irová Zuzana" w:date="2025-03-31T11:16:00Z"/>
          <w:rPrChange w:id="11852" w:author="Irová Zuzana" w:date="2025-03-31T11:19:00Z" w16du:dateUtc="2025-03-31T09:19:00Z">
            <w:rPr>
              <w:ins w:id="11853" w:author="Irová Zuzana" w:date="2025-03-31T11:16:00Z"/>
              <w:highlight w:val="yellow"/>
            </w:rPr>
          </w:rPrChange>
        </w:rPr>
        <w:pPrChange w:id="11854" w:author="Irová Zuzana" w:date="2025-06-06T15:16:00Z" w16du:dateUtc="2025-06-06T13:16:00Z">
          <w:pPr>
            <w:pStyle w:val="NormalIndent"/>
          </w:pPr>
        </w:pPrChange>
      </w:pPr>
      <w:ins w:id="11855" w:author="Irová Zuzana" w:date="2025-03-31T11:16:00Z">
        <w:r w:rsidRPr="002246D7">
          <w:rPr>
            <w:rPrChange w:id="11856" w:author="Irová Zuzana" w:date="2025-03-31T11:19:00Z" w16du:dateUtc="2025-03-31T09:19:00Z">
              <w:rPr>
                <w:highlight w:val="yellow"/>
              </w:rPr>
            </w:rPrChange>
          </w:rPr>
          <w:t>Tax rate = podle RTE.tax rate</w:t>
        </w:r>
      </w:ins>
    </w:p>
    <w:p w14:paraId="21FD7B71" w14:textId="77777777" w:rsidR="000F021D" w:rsidRDefault="000F021D">
      <w:pPr>
        <w:pStyle w:val="ListFS2"/>
        <w:rPr>
          <w:ins w:id="11857" w:author="Irová Zuzana" w:date="2025-03-31T11:22:00Z" w16du:dateUtc="2025-03-31T09:22:00Z"/>
        </w:rPr>
      </w:pPr>
      <w:ins w:id="11858" w:author="Irová Zuzana" w:date="2025-03-31T11:16:00Z">
        <w:r w:rsidRPr="002246D7">
          <w:rPr>
            <w:rPrChange w:id="11859" w:author="Irová Zuzana" w:date="2025-03-31T11:19:00Z" w16du:dateUtc="2025-03-31T09:19:00Z">
              <w:rPr>
                <w:highlight w:val="yellow"/>
              </w:rPr>
            </w:rPrChange>
          </w:rPr>
          <w:t>Billing service = podle RTE.billing service</w:t>
        </w:r>
      </w:ins>
    </w:p>
    <w:p w14:paraId="36C22ABE" w14:textId="410DF7AC" w:rsidR="002E6738" w:rsidRPr="00347029" w:rsidRDefault="002E6738">
      <w:pPr>
        <w:pStyle w:val="ListFS2"/>
        <w:rPr>
          <w:ins w:id="11860" w:author="Irová Zuzana" w:date="2025-03-31T11:16:00Z"/>
          <w:highlight w:val="yellow"/>
        </w:rPr>
        <w:pPrChange w:id="11861" w:author="Irová Zuzana" w:date="2025-06-06T15:16:00Z" w16du:dateUtc="2025-06-06T13:16:00Z">
          <w:pPr>
            <w:pStyle w:val="NormalIndent"/>
          </w:pPr>
        </w:pPrChange>
      </w:pPr>
      <w:ins w:id="11862" w:author="Irová Zuzana" w:date="2025-03-31T11:22:00Z" w16du:dateUtc="2025-03-31T09:22:00Z">
        <w:r w:rsidRPr="00347029">
          <w:rPr>
            <w:highlight w:val="yellow"/>
            <w:rPrChange w:id="11863" w:author="Irová Zuzana" w:date="2025-06-06T20:07:00Z" w16du:dateUtc="2025-06-06T18:07:00Z">
              <w:rPr/>
            </w:rPrChange>
          </w:rPr>
          <w:t xml:space="preserve">Card number = </w:t>
        </w:r>
        <w:r w:rsidR="00503251" w:rsidRPr="00347029">
          <w:rPr>
            <w:highlight w:val="yellow"/>
            <w:rPrChange w:id="11864" w:author="Irová Zuzana" w:date="2025-06-06T20:07:00Z" w16du:dateUtc="2025-06-06T18:07:00Z">
              <w:rPr/>
            </w:rPrChange>
          </w:rPr>
          <w:t>maskovan</w:t>
        </w:r>
        <w:r w:rsidR="00503251" w:rsidRPr="00347029">
          <w:rPr>
            <w:rFonts w:hint="cs"/>
            <w:highlight w:val="yellow"/>
            <w:rPrChange w:id="11865" w:author="Irová Zuzana" w:date="2025-06-06T20:07:00Z" w16du:dateUtc="2025-06-06T18:07:00Z">
              <w:rPr>
                <w:rFonts w:hint="cs"/>
              </w:rPr>
            </w:rPrChange>
          </w:rPr>
          <w:t>é</w:t>
        </w:r>
        <w:r w:rsidR="00503251" w:rsidRPr="00347029">
          <w:rPr>
            <w:highlight w:val="yellow"/>
            <w:rPrChange w:id="11866" w:author="Irová Zuzana" w:date="2025-06-06T20:07:00Z" w16du:dateUtc="2025-06-06T18:07:00Z">
              <w:rPr/>
            </w:rPrChange>
          </w:rPr>
          <w:t xml:space="preserve"> </w:t>
        </w:r>
        <w:r w:rsidR="00503251" w:rsidRPr="00347029">
          <w:rPr>
            <w:rFonts w:hint="cs"/>
            <w:highlight w:val="yellow"/>
            <w:rPrChange w:id="11867" w:author="Irová Zuzana" w:date="2025-06-06T20:07:00Z" w16du:dateUtc="2025-06-06T18:07:00Z">
              <w:rPr>
                <w:rFonts w:hint="cs"/>
              </w:rPr>
            </w:rPrChange>
          </w:rPr>
          <w:t>čí</w:t>
        </w:r>
        <w:r w:rsidR="00503251" w:rsidRPr="00347029">
          <w:rPr>
            <w:highlight w:val="yellow"/>
            <w:rPrChange w:id="11868" w:author="Irová Zuzana" w:date="2025-06-06T20:07:00Z" w16du:dateUtc="2025-06-06T18:07:00Z">
              <w:rPr/>
            </w:rPrChange>
          </w:rPr>
          <w:t>slo platebn</w:t>
        </w:r>
        <w:r w:rsidR="00503251" w:rsidRPr="00347029">
          <w:rPr>
            <w:rFonts w:hint="cs"/>
            <w:highlight w:val="yellow"/>
            <w:rPrChange w:id="11869" w:author="Irová Zuzana" w:date="2025-06-06T20:07:00Z" w16du:dateUtc="2025-06-06T18:07:00Z">
              <w:rPr>
                <w:rFonts w:hint="cs"/>
              </w:rPr>
            </w:rPrChange>
          </w:rPr>
          <w:t>í</w:t>
        </w:r>
        <w:r w:rsidR="00503251" w:rsidRPr="00347029">
          <w:rPr>
            <w:highlight w:val="yellow"/>
            <w:rPrChange w:id="11870" w:author="Irová Zuzana" w:date="2025-06-06T20:07:00Z" w16du:dateUtc="2025-06-06T18:07:00Z">
              <w:rPr/>
            </w:rPrChange>
          </w:rPr>
          <w:t xml:space="preserve"> karty pou</w:t>
        </w:r>
        <w:r w:rsidR="00503251" w:rsidRPr="00347029">
          <w:rPr>
            <w:rFonts w:hint="cs"/>
            <w:highlight w:val="yellow"/>
            <w:rPrChange w:id="11871" w:author="Irová Zuzana" w:date="2025-06-06T20:07:00Z" w16du:dateUtc="2025-06-06T18:07:00Z">
              <w:rPr>
                <w:rFonts w:hint="cs"/>
              </w:rPr>
            </w:rPrChange>
          </w:rPr>
          <w:t>ž</w:t>
        </w:r>
        <w:r w:rsidR="00503251" w:rsidRPr="00347029">
          <w:rPr>
            <w:highlight w:val="yellow"/>
            <w:rPrChange w:id="11872" w:author="Irová Zuzana" w:date="2025-06-06T20:07:00Z" w16du:dateUtc="2025-06-06T18:07:00Z">
              <w:rPr/>
            </w:rPrChange>
          </w:rPr>
          <w:t>it</w:t>
        </w:r>
        <w:r w:rsidR="00503251" w:rsidRPr="00347029">
          <w:rPr>
            <w:rFonts w:hint="cs"/>
            <w:highlight w:val="yellow"/>
            <w:rPrChange w:id="11873" w:author="Irová Zuzana" w:date="2025-06-06T20:07:00Z" w16du:dateUtc="2025-06-06T18:07:00Z">
              <w:rPr>
                <w:rFonts w:hint="cs"/>
              </w:rPr>
            </w:rPrChange>
          </w:rPr>
          <w:t>é</w:t>
        </w:r>
        <w:r w:rsidR="00503251" w:rsidRPr="00347029">
          <w:rPr>
            <w:highlight w:val="yellow"/>
            <w:rPrChange w:id="11874" w:author="Irová Zuzana" w:date="2025-06-06T20:07:00Z" w16du:dateUtc="2025-06-06T18:07:00Z">
              <w:rPr/>
            </w:rPrChange>
          </w:rPr>
          <w:t xml:space="preserve"> pro platbu (pokud je na vstupu)</w:t>
        </w:r>
      </w:ins>
    </w:p>
    <w:p w14:paraId="731E28A5" w14:textId="77777777" w:rsidR="000F021D" w:rsidRPr="003C1C1C" w:rsidRDefault="000F021D">
      <w:pPr>
        <w:pStyle w:val="NormalIndent"/>
        <w:rPr>
          <w:ins w:id="11875" w:author="Irová Zuzana" w:date="2025-03-31T11:26:00Z" w16du:dateUtc="2025-03-31T09:26:00Z"/>
          <w:rPrChange w:id="11876" w:author="Irová Zuzana" w:date="2025-03-31T11:29:00Z" w16du:dateUtc="2025-03-31T09:29:00Z">
            <w:rPr>
              <w:ins w:id="11877" w:author="Irová Zuzana" w:date="2025-03-31T11:26:00Z" w16du:dateUtc="2025-03-31T09:26:00Z"/>
              <w:highlight w:val="yellow"/>
            </w:rPr>
          </w:rPrChange>
        </w:rPr>
      </w:pPr>
    </w:p>
    <w:p w14:paraId="49125801" w14:textId="45C63ACD" w:rsidR="00813E42" w:rsidRPr="003C1C1C" w:rsidRDefault="001F36D7">
      <w:pPr>
        <w:pStyle w:val="NormalIndent"/>
        <w:rPr>
          <w:ins w:id="11878" w:author="Irová Zuzana" w:date="2025-03-31T11:27:00Z" w16du:dateUtc="2025-03-31T09:27:00Z"/>
          <w:rPrChange w:id="11879" w:author="Irová Zuzana" w:date="2025-03-31T11:29:00Z" w16du:dateUtc="2025-03-31T09:29:00Z">
            <w:rPr>
              <w:ins w:id="11880" w:author="Irová Zuzana" w:date="2025-03-31T11:27:00Z" w16du:dateUtc="2025-03-31T09:27:00Z"/>
              <w:highlight w:val="yellow"/>
            </w:rPr>
          </w:rPrChange>
        </w:rPr>
      </w:pPr>
      <w:ins w:id="11881" w:author="Irová Zuzana" w:date="2025-03-31T11:26:00Z" w16du:dateUtc="2025-03-31T09:26:00Z">
        <w:r w:rsidRPr="003C1C1C">
          <w:rPr>
            <w:rPrChange w:id="11882" w:author="Irová Zuzana" w:date="2025-03-31T11:29:00Z" w16du:dateUtc="2025-03-31T09:29:00Z">
              <w:rPr>
                <w:highlight w:val="yellow"/>
              </w:rPr>
            </w:rPrChange>
          </w:rPr>
          <w:lastRenderedPageBreak/>
          <w:t>Pokud jde o zaplacen</w:t>
        </w:r>
        <w:r w:rsidRPr="003C1C1C">
          <w:rPr>
            <w:rFonts w:hint="cs"/>
            <w:rPrChange w:id="11883" w:author="Irová Zuzana" w:date="2025-03-31T11:29:00Z" w16du:dateUtc="2025-03-31T09:29:00Z">
              <w:rPr>
                <w:rFonts w:hint="cs"/>
                <w:highlight w:val="yellow"/>
              </w:rPr>
            </w:rPrChange>
          </w:rPr>
          <w:t>í</w:t>
        </w:r>
        <w:r w:rsidRPr="003C1C1C">
          <w:rPr>
            <w:rPrChange w:id="11884" w:author="Irová Zuzana" w:date="2025-03-31T11:29:00Z" w16du:dateUtc="2025-03-31T09:29:00Z">
              <w:rPr>
                <w:highlight w:val="yellow"/>
              </w:rPr>
            </w:rPrChange>
          </w:rPr>
          <w:t xml:space="preserve"> </w:t>
        </w:r>
      </w:ins>
      <w:ins w:id="11885" w:author="Irová Zuzana" w:date="2025-06-06T23:10:00Z" w16du:dateUtc="2025-06-06T21:10:00Z">
        <w:r w:rsidR="00FD2ACF">
          <w:t xml:space="preserve">Offence </w:t>
        </w:r>
      </w:ins>
      <w:ins w:id="11886" w:author="Irová Zuzana" w:date="2025-03-31T11:26:00Z" w16du:dateUtc="2025-03-31T09:26:00Z">
        <w:r w:rsidRPr="003C1C1C">
          <w:rPr>
            <w:rPrChange w:id="11887" w:author="Irová Zuzana" w:date="2025-03-31T11:29:00Z" w16du:dateUtc="2025-03-31T09:29:00Z">
              <w:rPr>
                <w:highlight w:val="yellow"/>
              </w:rPr>
            </w:rPrChange>
          </w:rPr>
          <w:t>RfPs s</w:t>
        </w:r>
        <w:r w:rsidR="004E3D9C" w:rsidRPr="003C1C1C">
          <w:rPr>
            <w:rFonts w:hint="cs"/>
            <w:rPrChange w:id="11888" w:author="Irová Zuzana" w:date="2025-03-31T11:29:00Z" w16du:dateUtc="2025-03-31T09:29:00Z">
              <w:rPr>
                <w:rFonts w:hint="cs"/>
                <w:highlight w:val="yellow"/>
              </w:rPr>
            </w:rPrChange>
          </w:rPr>
          <w:t> </w:t>
        </w:r>
        <w:r w:rsidR="004E3D9C" w:rsidRPr="003C1C1C">
          <w:rPr>
            <w:rPrChange w:id="11889" w:author="Irová Zuzana" w:date="2025-03-31T11:29:00Z" w16du:dateUtc="2025-03-31T09:29:00Z">
              <w:rPr>
                <w:highlight w:val="yellow"/>
              </w:rPr>
            </w:rPrChange>
          </w:rPr>
          <w:t>na</w:t>
        </w:r>
        <w:r w:rsidR="004E3D9C" w:rsidRPr="003C1C1C">
          <w:rPr>
            <w:rFonts w:hint="cs"/>
            <w:rPrChange w:id="11890" w:author="Irová Zuzana" w:date="2025-03-31T11:29:00Z" w16du:dateUtc="2025-03-31T09:29:00Z">
              <w:rPr>
                <w:rFonts w:hint="cs"/>
                <w:highlight w:val="yellow"/>
              </w:rPr>
            </w:rPrChange>
          </w:rPr>
          <w:t>úč</w:t>
        </w:r>
        <w:r w:rsidR="004E3D9C" w:rsidRPr="003C1C1C">
          <w:rPr>
            <w:rPrChange w:id="11891" w:author="Irová Zuzana" w:date="2025-03-31T11:29:00Z" w16du:dateUtc="2025-03-31T09:29:00Z">
              <w:rPr>
                <w:highlight w:val="yellow"/>
              </w:rPr>
            </w:rPrChange>
          </w:rPr>
          <w:t>tovan</w:t>
        </w:r>
        <w:r w:rsidR="004E3D9C" w:rsidRPr="003C1C1C">
          <w:rPr>
            <w:rFonts w:hint="cs"/>
            <w:rPrChange w:id="11892" w:author="Irová Zuzana" w:date="2025-03-31T11:29:00Z" w16du:dateUtc="2025-03-31T09:29:00Z">
              <w:rPr>
                <w:rFonts w:hint="cs"/>
                <w:highlight w:val="yellow"/>
              </w:rPr>
            </w:rPrChange>
          </w:rPr>
          <w:t>ý</w:t>
        </w:r>
        <w:r w:rsidR="004E3D9C" w:rsidRPr="003C1C1C">
          <w:rPr>
            <w:rPrChange w:id="11893" w:author="Irová Zuzana" w:date="2025-03-31T11:29:00Z" w16du:dateUtc="2025-03-31T09:29:00Z">
              <w:rPr>
                <w:highlight w:val="yellow"/>
              </w:rPr>
            </w:rPrChange>
          </w:rPr>
          <w:t>mi administrativn</w:t>
        </w:r>
        <w:r w:rsidR="004E3D9C" w:rsidRPr="003C1C1C">
          <w:rPr>
            <w:rFonts w:hint="cs"/>
            <w:rPrChange w:id="11894" w:author="Irová Zuzana" w:date="2025-03-31T11:29:00Z" w16du:dateUtc="2025-03-31T09:29:00Z">
              <w:rPr>
                <w:rFonts w:hint="cs"/>
                <w:highlight w:val="yellow"/>
              </w:rPr>
            </w:rPrChange>
          </w:rPr>
          <w:t>í</w:t>
        </w:r>
        <w:r w:rsidR="004E3D9C" w:rsidRPr="003C1C1C">
          <w:rPr>
            <w:rPrChange w:id="11895" w:author="Irová Zuzana" w:date="2025-03-31T11:29:00Z" w16du:dateUtc="2025-03-31T09:29:00Z">
              <w:rPr>
                <w:highlight w:val="yellow"/>
              </w:rPr>
            </w:rPrChange>
          </w:rPr>
          <w:t>mi poplatky</w:t>
        </w:r>
      </w:ins>
      <w:ins w:id="11896" w:author="Irová Zuzana" w:date="2025-03-31T11:27:00Z" w16du:dateUtc="2025-03-31T09:27:00Z">
        <w:r w:rsidR="00813E42" w:rsidRPr="003C1C1C">
          <w:rPr>
            <w:rPrChange w:id="11897" w:author="Irová Zuzana" w:date="2025-03-31T11:29:00Z" w16du:dateUtc="2025-03-31T09:29:00Z">
              <w:rPr>
                <w:highlight w:val="yellow"/>
              </w:rPr>
            </w:rPrChange>
          </w:rPr>
          <w:t>:</w:t>
        </w:r>
      </w:ins>
    </w:p>
    <w:p w14:paraId="77F5961A" w14:textId="3AFAF6C4" w:rsidR="00266436" w:rsidRDefault="003A7F64" w:rsidP="00C40C63">
      <w:pPr>
        <w:pStyle w:val="ListFS1"/>
        <w:rPr>
          <w:ins w:id="11898" w:author="Irová Zuzana" w:date="2025-06-06T22:03:00Z" w16du:dateUtc="2025-06-06T20:03:00Z"/>
        </w:rPr>
      </w:pPr>
      <w:ins w:id="11899" w:author="Irová Zuzana" w:date="2025-03-31T11:26:00Z" w16du:dateUtc="2025-03-31T09:26:00Z">
        <w:r w:rsidRPr="003C1C1C">
          <w:rPr>
            <w:rPrChange w:id="11900" w:author="Irová Zuzana" w:date="2025-03-31T11:29:00Z" w16du:dateUtc="2025-03-31T09:29:00Z">
              <w:rPr>
                <w:rFonts w:cs="Times New Roman"/>
                <w:szCs w:val="24"/>
                <w:highlight w:val="yellow"/>
                <w:lang w:eastAsia="en-GB"/>
              </w:rPr>
            </w:rPrChange>
          </w:rPr>
          <w:t>Syst</w:t>
        </w:r>
        <w:r w:rsidRPr="003C1C1C">
          <w:rPr>
            <w:rFonts w:hint="cs"/>
            <w:rPrChange w:id="11901" w:author="Irová Zuzana" w:date="2025-03-31T11:29:00Z" w16du:dateUtc="2025-03-31T09:29:00Z">
              <w:rPr>
                <w:rFonts w:cs="Times New Roman" w:hint="cs"/>
                <w:szCs w:val="24"/>
                <w:highlight w:val="yellow"/>
                <w:lang w:eastAsia="en-GB"/>
              </w:rPr>
            </w:rPrChange>
          </w:rPr>
          <w:t>é</w:t>
        </w:r>
        <w:r w:rsidRPr="003C1C1C">
          <w:rPr>
            <w:rPrChange w:id="11902" w:author="Irová Zuzana" w:date="2025-03-31T11:29:00Z" w16du:dateUtc="2025-03-31T09:29:00Z">
              <w:rPr>
                <w:rFonts w:cs="Times New Roman"/>
                <w:szCs w:val="24"/>
                <w:highlight w:val="yellow"/>
                <w:lang w:eastAsia="en-GB"/>
              </w:rPr>
            </w:rPrChange>
          </w:rPr>
          <w:t xml:space="preserve">m </w:t>
        </w:r>
      </w:ins>
      <w:ins w:id="11903" w:author="Irová Zuzana" w:date="2025-06-06T22:03:00Z" w16du:dateUtc="2025-06-06T20:03:00Z">
        <w:r w:rsidR="00BA3D4D">
          <w:t xml:space="preserve">zkopíruje </w:t>
        </w:r>
      </w:ins>
      <w:ins w:id="11904" w:author="Irová Zuzana" w:date="2025-03-31T11:27:00Z" w16du:dateUtc="2025-03-31T09:27:00Z">
        <w:r w:rsidR="00813E42" w:rsidRPr="003C1C1C">
          <w:rPr>
            <w:rPrChange w:id="11905" w:author="Irová Zuzana" w:date="2025-03-31T11:29:00Z" w16du:dateUtc="2025-03-31T09:29:00Z">
              <w:rPr>
                <w:rFonts w:cs="Times New Roman"/>
                <w:szCs w:val="24"/>
                <w:highlight w:val="yellow"/>
                <w:lang w:eastAsia="en-GB"/>
              </w:rPr>
            </w:rPrChange>
          </w:rPr>
          <w:t xml:space="preserve">Rated Service Events </w:t>
        </w:r>
      </w:ins>
      <w:ins w:id="11906" w:author="Irová Zuzana" w:date="2025-06-06T22:29:00Z" w16du:dateUtc="2025-06-06T20:29:00Z">
        <w:r w:rsidR="00B76765">
          <w:t xml:space="preserve">z </w:t>
        </w:r>
      </w:ins>
      <w:ins w:id="11907" w:author="Irová Zuzana" w:date="2025-06-06T23:10:00Z" w16du:dateUtc="2025-06-06T21:10:00Z">
        <w:r w:rsidR="00FD2ACF">
          <w:t xml:space="preserve">Offence </w:t>
        </w:r>
      </w:ins>
      <w:ins w:id="11908" w:author="Irová Zuzana" w:date="2025-03-31T11:27:00Z" w16du:dateUtc="2025-03-31T09:27:00Z">
        <w:r w:rsidR="00813E42" w:rsidRPr="003C1C1C">
          <w:rPr>
            <w:rPrChange w:id="11909" w:author="Irová Zuzana" w:date="2025-03-31T11:29:00Z" w16du:dateUtc="2025-03-31T09:29:00Z">
              <w:rPr>
                <w:rFonts w:cs="Times New Roman"/>
                <w:szCs w:val="24"/>
                <w:highlight w:val="yellow"/>
                <w:lang w:eastAsia="en-GB"/>
              </w:rPr>
            </w:rPrChange>
          </w:rPr>
          <w:t>RfPs</w:t>
        </w:r>
      </w:ins>
      <w:ins w:id="11910" w:author="Irová Zuzana" w:date="2025-06-06T22:10:00Z" w16du:dateUtc="2025-06-06T20:10:00Z">
        <w:r w:rsidR="00D55C58">
          <w:t xml:space="preserve"> a </w:t>
        </w:r>
        <w:r w:rsidR="00F50394">
          <w:t>vyplní na nových R</w:t>
        </w:r>
      </w:ins>
      <w:ins w:id="11911" w:author="Irová Zuzana" w:date="2025-06-06T22:11:00Z" w16du:dateUtc="2025-06-06T20:11:00Z">
        <w:r w:rsidR="00F50394">
          <w:t>S</w:t>
        </w:r>
      </w:ins>
      <w:ins w:id="11912" w:author="Irová Zuzana" w:date="2025-06-06T22:10:00Z" w16du:dateUtc="2025-06-06T20:10:00Z">
        <w:r w:rsidR="00F50394">
          <w:t>E referenci na původni R</w:t>
        </w:r>
      </w:ins>
      <w:ins w:id="11913" w:author="Irová Zuzana" w:date="2025-06-06T22:11:00Z" w16du:dateUtc="2025-06-06T20:11:00Z">
        <w:r w:rsidR="00F50394">
          <w:t>S</w:t>
        </w:r>
      </w:ins>
      <w:ins w:id="11914" w:author="Irová Zuzana" w:date="2025-06-06T22:10:00Z" w16du:dateUtc="2025-06-06T20:10:00Z">
        <w:r w:rsidR="00F50394">
          <w:t>E</w:t>
        </w:r>
      </w:ins>
      <w:ins w:id="11915" w:author="Irová Zuzana" w:date="2025-06-06T22:11:00Z" w16du:dateUtc="2025-06-06T20:11:00Z">
        <w:r w:rsidR="00F50394">
          <w:t>.</w:t>
        </w:r>
      </w:ins>
    </w:p>
    <w:p w14:paraId="287213A3" w14:textId="673ECE84" w:rsidR="00CD57AC" w:rsidRPr="003C1C1C" w:rsidRDefault="00CD57AC" w:rsidP="00C40C63">
      <w:pPr>
        <w:pStyle w:val="ListFS1"/>
        <w:rPr>
          <w:ins w:id="11916" w:author="Irová Zuzana" w:date="2025-03-31T11:28:00Z" w16du:dateUtc="2025-03-31T09:28:00Z"/>
        </w:rPr>
      </w:pPr>
      <w:ins w:id="11917" w:author="Irová Zuzana" w:date="2025-03-31T11:28:00Z" w16du:dateUtc="2025-03-31T09:28:00Z">
        <w:r w:rsidRPr="003C1C1C">
          <w:t>Systém seskupí oceněné události podle:</w:t>
        </w:r>
      </w:ins>
    </w:p>
    <w:p w14:paraId="3B682104" w14:textId="77777777" w:rsidR="00CD57AC" w:rsidRPr="000D11D5" w:rsidRDefault="00CD57AC">
      <w:pPr>
        <w:pStyle w:val="ListFS2"/>
        <w:rPr>
          <w:ins w:id="11918" w:author="Irová Zuzana" w:date="2025-03-31T11:28:00Z" w16du:dateUtc="2025-03-31T09:28:00Z"/>
          <w:lang w:val="en-GB"/>
        </w:rPr>
      </w:pPr>
      <w:ins w:id="11919" w:author="Irová Zuzana" w:date="2025-03-31T11:28:00Z" w16du:dateUtc="2025-03-31T09:28:00Z">
        <w:r w:rsidRPr="000D11D5">
          <w:rPr>
            <w:lang w:val="en-GB"/>
          </w:rPr>
          <w:t>Subject number (tj. Account</w:t>
        </w:r>
        <w:r>
          <w:rPr>
            <w:lang w:val="en-GB"/>
          </w:rPr>
          <w:t xml:space="preserve"> nebo null</w:t>
        </w:r>
        <w:r w:rsidRPr="000D11D5">
          <w:rPr>
            <w:lang w:val="en-GB"/>
          </w:rPr>
          <w:t xml:space="preserve">), </w:t>
        </w:r>
      </w:ins>
    </w:p>
    <w:p w14:paraId="24C77743" w14:textId="77777777" w:rsidR="00CD57AC" w:rsidRPr="000D11D5" w:rsidRDefault="00CD57AC">
      <w:pPr>
        <w:pStyle w:val="ListFS2"/>
        <w:rPr>
          <w:ins w:id="11920" w:author="Irová Zuzana" w:date="2025-03-31T11:28:00Z" w16du:dateUtc="2025-03-31T09:28:00Z"/>
          <w:lang w:val="en-GB"/>
        </w:rPr>
      </w:pPr>
      <w:ins w:id="11921" w:author="Irová Zuzana" w:date="2025-03-31T11:28:00Z" w16du:dateUtc="2025-03-31T09:28:00Z">
        <w:r w:rsidRPr="000D11D5">
          <w:rPr>
            <w:lang w:val="en-GB"/>
          </w:rPr>
          <w:t xml:space="preserve">Billing service, </w:t>
        </w:r>
      </w:ins>
    </w:p>
    <w:p w14:paraId="133712E5" w14:textId="77777777" w:rsidR="00CD57AC" w:rsidRDefault="00CD57AC">
      <w:pPr>
        <w:pStyle w:val="ListFS2"/>
        <w:rPr>
          <w:ins w:id="11922" w:author="Irová Zuzana" w:date="2025-06-06T19:42:00Z" w16du:dateUtc="2025-06-06T17:42:00Z"/>
          <w:lang w:val="en-GB"/>
        </w:rPr>
      </w:pPr>
      <w:ins w:id="11923" w:author="Irová Zuzana" w:date="2025-03-31T11:28:00Z" w16du:dateUtc="2025-03-31T09:28:00Z">
        <w:r w:rsidRPr="000D11D5">
          <w:rPr>
            <w:lang w:val="en-GB"/>
          </w:rPr>
          <w:t>Unit price VAT,</w:t>
        </w:r>
      </w:ins>
    </w:p>
    <w:p w14:paraId="56ACDFA3" w14:textId="4F3A39FA" w:rsidR="009E6E78" w:rsidRPr="000D11D5" w:rsidRDefault="009E6E78">
      <w:pPr>
        <w:pStyle w:val="ListFS2"/>
        <w:rPr>
          <w:ins w:id="11924" w:author="Irová Zuzana" w:date="2025-03-31T11:28:00Z" w16du:dateUtc="2025-03-31T09:28:00Z"/>
          <w:lang w:val="en-GB"/>
        </w:rPr>
      </w:pPr>
      <w:ins w:id="11925" w:author="Irová Zuzana" w:date="2025-06-06T19:42:00Z" w16du:dateUtc="2025-06-06T17:42:00Z">
        <w:r>
          <w:rPr>
            <w:lang w:val="en-GB"/>
          </w:rPr>
          <w:t>Unit price,</w:t>
        </w:r>
      </w:ins>
    </w:p>
    <w:p w14:paraId="3E0F3AD1" w14:textId="0CB027CC" w:rsidR="00BB383A" w:rsidRDefault="00CD57AC">
      <w:pPr>
        <w:pStyle w:val="ListFS2"/>
        <w:rPr>
          <w:ins w:id="11926" w:author="Irová Zuzana" w:date="2025-03-31T11:33:00Z" w16du:dateUtc="2025-03-31T09:33:00Z"/>
          <w:lang w:val="en-GB"/>
        </w:rPr>
      </w:pPr>
      <w:ins w:id="11927" w:author="Irová Zuzana" w:date="2025-03-31T11:28:00Z" w16du:dateUtc="2025-03-31T09:28:00Z">
        <w:r w:rsidRPr="000D11D5">
          <w:rPr>
            <w:lang w:val="en-GB"/>
          </w:rPr>
          <w:t>Tax rate</w:t>
        </w:r>
      </w:ins>
      <w:ins w:id="11928" w:author="Irová Zuzana" w:date="2025-03-31T11:33:00Z" w16du:dateUtc="2025-03-31T09:33:00Z">
        <w:r w:rsidR="00BB383A">
          <w:rPr>
            <w:lang w:val="en-GB"/>
          </w:rPr>
          <w:t>,</w:t>
        </w:r>
        <w:r w:rsidR="005C732E" w:rsidRPr="005C732E">
          <w:rPr>
            <w:lang w:val="en-GB"/>
          </w:rPr>
          <w:t xml:space="preserve"> </w:t>
        </w:r>
      </w:ins>
    </w:p>
    <w:p w14:paraId="597B72DC" w14:textId="77777777" w:rsidR="00CB6B6C" w:rsidRPr="00CB6B6C" w:rsidRDefault="00CB6B6C" w:rsidP="00CB6B6C">
      <w:pPr>
        <w:pStyle w:val="ListFS2"/>
        <w:rPr>
          <w:ins w:id="11929" w:author="Irová Zuzana" w:date="2025-06-06T19:51:00Z" w16du:dateUtc="2025-06-06T17:51:00Z"/>
          <w:lang w:val="en-GB"/>
        </w:rPr>
      </w:pPr>
      <w:ins w:id="11930" w:author="Irová Zuzana" w:date="2025-06-06T19:51:00Z" w16du:dateUtc="2025-06-06T17:51:00Z">
        <w:r w:rsidRPr="00CB6B6C">
          <w:rPr>
            <w:lang w:val="en-GB"/>
          </w:rPr>
          <w:t xml:space="preserve">Product type, </w:t>
        </w:r>
      </w:ins>
    </w:p>
    <w:p w14:paraId="6FF256BC" w14:textId="77777777" w:rsidR="00CB6B6C" w:rsidRPr="00CB6B6C" w:rsidRDefault="00CB6B6C" w:rsidP="00CB6B6C">
      <w:pPr>
        <w:pStyle w:val="ListFS2"/>
        <w:rPr>
          <w:ins w:id="11931" w:author="Irová Zuzana" w:date="2025-06-06T19:51:00Z" w16du:dateUtc="2025-06-06T17:51:00Z"/>
          <w:lang w:val="en-GB"/>
        </w:rPr>
      </w:pPr>
      <w:ins w:id="11932" w:author="Irová Zuzana" w:date="2025-06-06T19:51:00Z" w16du:dateUtc="2025-06-06T17:51:00Z">
        <w:r w:rsidRPr="00CB6B6C">
          <w:rPr>
            <w:lang w:val="en-GB"/>
          </w:rPr>
          <w:t>Basic unit price definition method,</w:t>
        </w:r>
      </w:ins>
    </w:p>
    <w:p w14:paraId="761C4FCF" w14:textId="77777777" w:rsidR="004232AE" w:rsidRDefault="005C732E">
      <w:pPr>
        <w:pStyle w:val="ListFS2"/>
        <w:rPr>
          <w:ins w:id="11933" w:author="Irová Zuzana" w:date="2025-06-06T20:04:00Z" w16du:dateUtc="2025-06-06T18:04:00Z"/>
          <w:lang w:val="en-GB"/>
        </w:rPr>
      </w:pPr>
      <w:ins w:id="11934" w:author="Irová Zuzana" w:date="2025-03-31T11:33:00Z" w16du:dateUtc="2025-03-31T09:33:00Z">
        <w:r w:rsidRPr="00BB383A">
          <w:rPr>
            <w:lang w:val="en-GB"/>
          </w:rPr>
          <w:t>Discount rate</w:t>
        </w:r>
      </w:ins>
      <w:ins w:id="11935" w:author="Irová Zuzana" w:date="2025-06-06T20:04:00Z" w16du:dateUtc="2025-06-06T18:04:00Z">
        <w:r w:rsidR="004232AE">
          <w:rPr>
            <w:lang w:val="en-GB"/>
          </w:rPr>
          <w:t>,</w:t>
        </w:r>
      </w:ins>
    </w:p>
    <w:p w14:paraId="0B964CBE" w14:textId="77777777" w:rsidR="00CD57AC" w:rsidRPr="000D11D5" w:rsidRDefault="00CD57AC" w:rsidP="00C40C63">
      <w:pPr>
        <w:pStyle w:val="ListFS1"/>
        <w:rPr>
          <w:ins w:id="11936" w:author="Irová Zuzana" w:date="2025-03-31T11:28:00Z" w16du:dateUtc="2025-03-31T09:28:00Z"/>
        </w:rPr>
      </w:pPr>
      <w:ins w:id="11937" w:author="Irová Zuzana" w:date="2025-03-31T11:28:00Z" w16du:dateUtc="2025-03-31T09:28:00Z">
        <w:r w:rsidRPr="000D11D5">
          <w:t>Systém pro každou skupinu vytvoří Bill item s atributy:</w:t>
        </w:r>
      </w:ins>
    </w:p>
    <w:p w14:paraId="200ABDF0" w14:textId="39C6649E" w:rsidR="00CD57AC" w:rsidRPr="000D11D5" w:rsidRDefault="00CD57AC">
      <w:pPr>
        <w:pStyle w:val="ListFS2"/>
        <w:rPr>
          <w:ins w:id="11938" w:author="Irová Zuzana" w:date="2025-03-31T11:28:00Z" w16du:dateUtc="2025-03-31T09:28:00Z"/>
        </w:rPr>
      </w:pPr>
      <w:ins w:id="11939" w:author="Irová Zuzana" w:date="2025-03-31T11:28:00Z" w16du:dateUtc="2025-03-31T09:28:00Z">
        <w:r w:rsidRPr="000D11D5">
          <w:t xml:space="preserve">Bill item category = </w:t>
        </w:r>
      </w:ins>
      <w:ins w:id="11940" w:author="Irová Zuzana" w:date="2025-03-31T11:30:00Z" w16du:dateUtc="2025-03-31T09:30:00Z">
        <w:r w:rsidR="00087456">
          <w:t>Dunning fee</w:t>
        </w:r>
      </w:ins>
      <w:ins w:id="11941" w:author="Irová Zuzana" w:date="2025-03-31T11:28:00Z" w16du:dateUtc="2025-03-31T09:28:00Z">
        <w:r w:rsidRPr="000D11D5">
          <w:t>.</w:t>
        </w:r>
      </w:ins>
    </w:p>
    <w:p w14:paraId="57255A68" w14:textId="288C53BD" w:rsidR="00CD57AC" w:rsidRPr="000D11D5" w:rsidRDefault="00CD57AC">
      <w:pPr>
        <w:pStyle w:val="ListFS2"/>
        <w:rPr>
          <w:ins w:id="11942" w:author="Irová Zuzana" w:date="2025-03-31T11:28:00Z" w16du:dateUtc="2025-03-31T09:28:00Z"/>
        </w:rPr>
      </w:pPr>
      <w:ins w:id="11943" w:author="Irová Zuzana" w:date="2025-03-31T11:28:00Z" w16du:dateUtc="2025-03-31T09:28:00Z">
        <w:r w:rsidRPr="000D11D5">
          <w:t xml:space="preserve">Product type = podle </w:t>
        </w:r>
      </w:ins>
      <w:ins w:id="11944" w:author="Irová Zuzana" w:date="2025-03-31T11:32:00Z" w16du:dateUtc="2025-03-31T09:32:00Z">
        <w:r w:rsidR="005C732E">
          <w:t>RSE</w:t>
        </w:r>
      </w:ins>
    </w:p>
    <w:p w14:paraId="4F0A26CA" w14:textId="1E767F94" w:rsidR="00CD57AC" w:rsidRPr="000D11D5" w:rsidRDefault="00CD57AC">
      <w:pPr>
        <w:pStyle w:val="ListFS2"/>
        <w:rPr>
          <w:ins w:id="11945" w:author="Irová Zuzana" w:date="2025-03-31T11:28:00Z" w16du:dateUtc="2025-03-31T09:28:00Z"/>
          <w:lang w:val="en-GB"/>
        </w:rPr>
      </w:pPr>
      <w:ins w:id="11946" w:author="Irová Zuzana" w:date="2025-03-31T11:28:00Z" w16du:dateUtc="2025-03-31T09:28:00Z">
        <w:r w:rsidRPr="000D11D5">
          <w:t xml:space="preserve">Bill item type = </w:t>
        </w:r>
        <w:r w:rsidRPr="000D11D5">
          <w:rPr>
            <w:lang w:val="en-GB"/>
          </w:rPr>
          <w:t>R</w:t>
        </w:r>
      </w:ins>
      <w:ins w:id="11947" w:author="Irová Zuzana" w:date="2025-06-06T19:46:00Z" w16du:dateUtc="2025-06-06T17:46:00Z">
        <w:r w:rsidR="00880B75">
          <w:rPr>
            <w:lang w:val="en-GB"/>
          </w:rPr>
          <w:t>egular</w:t>
        </w:r>
      </w:ins>
      <w:ins w:id="11948" w:author="Irová Zuzana" w:date="2025-03-31T11:28:00Z" w16du:dateUtc="2025-03-31T09:28:00Z">
        <w:r w:rsidRPr="000D11D5">
          <w:rPr>
            <w:lang w:val="en-GB"/>
          </w:rPr>
          <w:t xml:space="preserve"> </w:t>
        </w:r>
      </w:ins>
    </w:p>
    <w:p w14:paraId="537EF982" w14:textId="48CEAEDC" w:rsidR="00CD57AC" w:rsidRPr="000D11D5" w:rsidRDefault="00CD57AC">
      <w:pPr>
        <w:pStyle w:val="ListFS2"/>
        <w:rPr>
          <w:ins w:id="11949" w:author="Irová Zuzana" w:date="2025-03-31T11:28:00Z" w16du:dateUtc="2025-03-31T09:28:00Z"/>
        </w:rPr>
      </w:pPr>
      <w:ins w:id="11950" w:author="Irová Zuzana" w:date="2025-03-31T11:28:00Z" w16du:dateUtc="2025-03-31T09:28:00Z">
        <w:r w:rsidRPr="000D11D5">
          <w:t>Price amount = součet seskupených R</w:t>
        </w:r>
      </w:ins>
      <w:ins w:id="11951" w:author="Irová Zuzana" w:date="2025-03-31T11:32:00Z" w16du:dateUtc="2025-03-31T09:32:00Z">
        <w:r w:rsidR="005C732E">
          <w:t>S</w:t>
        </w:r>
      </w:ins>
      <w:ins w:id="11952" w:author="Irová Zuzana" w:date="2025-03-31T11:28:00Z" w16du:dateUtc="2025-03-31T09:28:00Z">
        <w:r w:rsidRPr="000D11D5">
          <w:t xml:space="preserve">E.price amount </w:t>
        </w:r>
      </w:ins>
    </w:p>
    <w:p w14:paraId="4936E02B" w14:textId="04D517CE" w:rsidR="00CD57AC" w:rsidRPr="000D11D5" w:rsidRDefault="00CD57AC">
      <w:pPr>
        <w:pStyle w:val="ListFS2"/>
        <w:rPr>
          <w:ins w:id="11953" w:author="Irová Zuzana" w:date="2025-03-31T11:28:00Z" w16du:dateUtc="2025-03-31T09:28:00Z"/>
        </w:rPr>
      </w:pPr>
      <w:ins w:id="11954" w:author="Irová Zuzana" w:date="2025-03-31T11:28:00Z" w16du:dateUtc="2025-03-31T09:28:00Z">
        <w:r w:rsidRPr="000D11D5">
          <w:t>Price amount VAT = součet seskupených R</w:t>
        </w:r>
      </w:ins>
      <w:ins w:id="11955" w:author="Irová Zuzana" w:date="2025-03-31T11:32:00Z" w16du:dateUtc="2025-03-31T09:32:00Z">
        <w:r w:rsidR="005C732E">
          <w:t>S</w:t>
        </w:r>
      </w:ins>
      <w:ins w:id="11956" w:author="Irová Zuzana" w:date="2025-03-31T11:28:00Z" w16du:dateUtc="2025-03-31T09:28:00Z">
        <w:r w:rsidRPr="000D11D5">
          <w:t xml:space="preserve">E.price amount VAT </w:t>
        </w:r>
      </w:ins>
    </w:p>
    <w:p w14:paraId="5942B9B2" w14:textId="0D558FD5" w:rsidR="00CD57AC" w:rsidRPr="000D11D5" w:rsidRDefault="00CD57AC">
      <w:pPr>
        <w:pStyle w:val="ListFS2"/>
        <w:rPr>
          <w:ins w:id="11957" w:author="Irová Zuzana" w:date="2025-03-31T11:28:00Z" w16du:dateUtc="2025-03-31T09:28:00Z"/>
        </w:rPr>
      </w:pPr>
      <w:ins w:id="11958" w:author="Irová Zuzana" w:date="2025-03-31T11:28:00Z" w16du:dateUtc="2025-03-31T09:28:00Z">
        <w:r w:rsidRPr="000D11D5">
          <w:t>Unit price = podle R</w:t>
        </w:r>
      </w:ins>
      <w:ins w:id="11959" w:author="Irová Zuzana" w:date="2025-03-31T11:33:00Z" w16du:dateUtc="2025-03-31T09:33:00Z">
        <w:r w:rsidR="00BB383A">
          <w:t>S</w:t>
        </w:r>
      </w:ins>
      <w:ins w:id="11960" w:author="Irová Zuzana" w:date="2025-03-31T11:28:00Z" w16du:dateUtc="2025-03-31T09:28:00Z">
        <w:r w:rsidRPr="000D11D5">
          <w:t>E.unit price</w:t>
        </w:r>
      </w:ins>
    </w:p>
    <w:p w14:paraId="6FDAC6F7" w14:textId="54D99F4F" w:rsidR="00CD57AC" w:rsidRPr="000D11D5" w:rsidRDefault="00CD57AC">
      <w:pPr>
        <w:pStyle w:val="ListFS2"/>
        <w:rPr>
          <w:ins w:id="11961" w:author="Irová Zuzana" w:date="2025-03-31T11:28:00Z" w16du:dateUtc="2025-03-31T09:28:00Z"/>
        </w:rPr>
      </w:pPr>
      <w:ins w:id="11962" w:author="Irová Zuzana" w:date="2025-03-31T11:28:00Z" w16du:dateUtc="2025-03-31T09:28:00Z">
        <w:r w:rsidRPr="000D11D5">
          <w:t>Unit price VAT = podle R</w:t>
        </w:r>
      </w:ins>
      <w:ins w:id="11963" w:author="Irová Zuzana" w:date="2025-03-31T11:33:00Z" w16du:dateUtc="2025-03-31T09:33:00Z">
        <w:r w:rsidR="002E5F95">
          <w:t>S</w:t>
        </w:r>
      </w:ins>
      <w:ins w:id="11964" w:author="Irová Zuzana" w:date="2025-03-31T11:28:00Z" w16du:dateUtc="2025-03-31T09:28:00Z">
        <w:r w:rsidRPr="000D11D5">
          <w:t>E.unit price VAT</w:t>
        </w:r>
      </w:ins>
    </w:p>
    <w:p w14:paraId="370FE1C0" w14:textId="3BE70C0F" w:rsidR="00CD57AC" w:rsidRPr="000D11D5" w:rsidRDefault="00CD57AC">
      <w:pPr>
        <w:pStyle w:val="ListFS2"/>
        <w:rPr>
          <w:ins w:id="11965" w:author="Irová Zuzana" w:date="2025-03-31T11:28:00Z" w16du:dateUtc="2025-03-31T09:28:00Z"/>
        </w:rPr>
      </w:pPr>
      <w:ins w:id="11966" w:author="Irová Zuzana" w:date="2025-03-31T11:28:00Z" w16du:dateUtc="2025-03-31T09:28:00Z">
        <w:r w:rsidRPr="000D11D5">
          <w:t>Number of units = součet seskupených R</w:t>
        </w:r>
      </w:ins>
      <w:ins w:id="11967" w:author="Irová Zuzana" w:date="2025-03-31T11:32:00Z" w16du:dateUtc="2025-03-31T09:32:00Z">
        <w:r w:rsidR="005C732E">
          <w:t>S</w:t>
        </w:r>
      </w:ins>
      <w:ins w:id="11968" w:author="Irová Zuzana" w:date="2025-03-31T11:28:00Z" w16du:dateUtc="2025-03-31T09:28:00Z">
        <w:r w:rsidRPr="000D11D5">
          <w:t xml:space="preserve">E.number of units </w:t>
        </w:r>
      </w:ins>
    </w:p>
    <w:p w14:paraId="77544B81" w14:textId="09CD23F0" w:rsidR="00CD57AC" w:rsidRPr="000D11D5" w:rsidRDefault="00CD57AC">
      <w:pPr>
        <w:pStyle w:val="ListFS2"/>
        <w:rPr>
          <w:ins w:id="11969" w:author="Irová Zuzana" w:date="2025-03-31T11:28:00Z" w16du:dateUtc="2025-03-31T09:28:00Z"/>
        </w:rPr>
      </w:pPr>
      <w:ins w:id="11970" w:author="Irová Zuzana" w:date="2025-03-31T11:28:00Z" w16du:dateUtc="2025-03-31T09:28:00Z">
        <w:r w:rsidRPr="000D11D5">
          <w:t>Metric unit = podle R</w:t>
        </w:r>
      </w:ins>
      <w:ins w:id="11971" w:author="Irová Zuzana" w:date="2025-03-31T11:33:00Z" w16du:dateUtc="2025-03-31T09:33:00Z">
        <w:r w:rsidR="002E5F95">
          <w:t>S</w:t>
        </w:r>
      </w:ins>
      <w:ins w:id="11972" w:author="Irová Zuzana" w:date="2025-03-31T11:28:00Z" w16du:dateUtc="2025-03-31T09:28:00Z">
        <w:r w:rsidRPr="000D11D5">
          <w:t>E.metric unit</w:t>
        </w:r>
      </w:ins>
    </w:p>
    <w:p w14:paraId="77E17C03" w14:textId="01C6F6EC" w:rsidR="00CD57AC" w:rsidRPr="000D11D5" w:rsidRDefault="00CD57AC">
      <w:pPr>
        <w:pStyle w:val="ListFS2"/>
        <w:rPr>
          <w:ins w:id="11973" w:author="Irová Zuzana" w:date="2025-03-31T11:28:00Z" w16du:dateUtc="2025-03-31T09:28:00Z"/>
        </w:rPr>
      </w:pPr>
      <w:ins w:id="11974" w:author="Irová Zuzana" w:date="2025-03-31T11:28:00Z" w16du:dateUtc="2025-03-31T09:28:00Z">
        <w:r w:rsidRPr="000D11D5">
          <w:t>Discount amount = součet seskupených R</w:t>
        </w:r>
      </w:ins>
      <w:ins w:id="11975" w:author="Irová Zuzana" w:date="2025-03-31T11:32:00Z" w16du:dateUtc="2025-03-31T09:32:00Z">
        <w:r w:rsidR="005C732E">
          <w:t>S</w:t>
        </w:r>
      </w:ins>
      <w:ins w:id="11976" w:author="Irová Zuzana" w:date="2025-03-31T11:28:00Z" w16du:dateUtc="2025-03-31T09:28:00Z">
        <w:r w:rsidRPr="000D11D5">
          <w:t xml:space="preserve">E.discount amount </w:t>
        </w:r>
      </w:ins>
    </w:p>
    <w:p w14:paraId="205F6B83" w14:textId="46281233" w:rsidR="00CD57AC" w:rsidRPr="000D11D5" w:rsidRDefault="00CD57AC">
      <w:pPr>
        <w:pStyle w:val="ListFS2"/>
        <w:rPr>
          <w:ins w:id="11977" w:author="Irová Zuzana" w:date="2025-03-31T11:28:00Z" w16du:dateUtc="2025-03-31T09:28:00Z"/>
        </w:rPr>
      </w:pPr>
      <w:ins w:id="11978" w:author="Irová Zuzana" w:date="2025-03-31T11:28:00Z" w16du:dateUtc="2025-03-31T09:28:00Z">
        <w:r w:rsidRPr="000D11D5">
          <w:t>Discount amount VAT= součet seskupených R</w:t>
        </w:r>
      </w:ins>
      <w:ins w:id="11979" w:author="Irová Zuzana" w:date="2025-03-31T11:32:00Z" w16du:dateUtc="2025-03-31T09:32:00Z">
        <w:r w:rsidR="005C732E">
          <w:t>S</w:t>
        </w:r>
      </w:ins>
      <w:ins w:id="11980" w:author="Irová Zuzana" w:date="2025-03-31T11:28:00Z" w16du:dateUtc="2025-03-31T09:28:00Z">
        <w:r w:rsidRPr="000D11D5">
          <w:t>E.discount amount VAT</w:t>
        </w:r>
      </w:ins>
    </w:p>
    <w:p w14:paraId="07AC5423" w14:textId="1614C979" w:rsidR="00CD57AC" w:rsidRPr="000D11D5" w:rsidRDefault="00CD57AC">
      <w:pPr>
        <w:pStyle w:val="ListFS2"/>
        <w:rPr>
          <w:ins w:id="11981" w:author="Irová Zuzana" w:date="2025-03-31T11:28:00Z" w16du:dateUtc="2025-03-31T09:28:00Z"/>
        </w:rPr>
      </w:pPr>
      <w:ins w:id="11982" w:author="Irová Zuzana" w:date="2025-03-31T11:28:00Z" w16du:dateUtc="2025-03-31T09:28:00Z">
        <w:r w:rsidRPr="000D11D5">
          <w:t>Discount rate = podle R</w:t>
        </w:r>
      </w:ins>
      <w:ins w:id="11983" w:author="Irová Zuzana" w:date="2025-03-31T11:32:00Z" w16du:dateUtc="2025-03-31T09:32:00Z">
        <w:r w:rsidR="005C732E">
          <w:t>S</w:t>
        </w:r>
      </w:ins>
      <w:ins w:id="11984" w:author="Irová Zuzana" w:date="2025-03-31T11:28:00Z" w16du:dateUtc="2025-03-31T09:28:00Z">
        <w:r w:rsidRPr="000D11D5">
          <w:t>E.discount rate</w:t>
        </w:r>
      </w:ins>
    </w:p>
    <w:p w14:paraId="79248A7E" w14:textId="46A6C779" w:rsidR="00CD57AC" w:rsidRPr="000D11D5" w:rsidRDefault="00CD57AC">
      <w:pPr>
        <w:pStyle w:val="ListFS2"/>
        <w:rPr>
          <w:ins w:id="11985" w:author="Irová Zuzana" w:date="2025-03-31T11:28:00Z" w16du:dateUtc="2025-03-31T09:28:00Z"/>
        </w:rPr>
      </w:pPr>
      <w:ins w:id="11986" w:author="Irová Zuzana" w:date="2025-03-31T11:28:00Z" w16du:dateUtc="2025-03-31T09:28:00Z">
        <w:r w:rsidRPr="000D11D5">
          <w:t>Tax rate = podle R</w:t>
        </w:r>
      </w:ins>
      <w:ins w:id="11987" w:author="Irová Zuzana" w:date="2025-03-31T11:32:00Z" w16du:dateUtc="2025-03-31T09:32:00Z">
        <w:r w:rsidR="005C732E">
          <w:t>S</w:t>
        </w:r>
      </w:ins>
      <w:ins w:id="11988" w:author="Irová Zuzana" w:date="2025-03-31T11:28:00Z" w16du:dateUtc="2025-03-31T09:28:00Z">
        <w:r w:rsidRPr="000D11D5">
          <w:t>E.tax rate</w:t>
        </w:r>
      </w:ins>
    </w:p>
    <w:p w14:paraId="09E2046E" w14:textId="421C046E" w:rsidR="00CD57AC" w:rsidRDefault="00CD57AC">
      <w:pPr>
        <w:pStyle w:val="ListFS2"/>
        <w:rPr>
          <w:ins w:id="11989" w:author="Irová Zuzana" w:date="2025-03-31T11:28:00Z" w16du:dateUtc="2025-03-31T09:28:00Z"/>
        </w:rPr>
      </w:pPr>
      <w:ins w:id="11990" w:author="Irová Zuzana" w:date="2025-03-31T11:28:00Z" w16du:dateUtc="2025-03-31T09:28:00Z">
        <w:r w:rsidRPr="000D11D5">
          <w:t>Billing service = podle R</w:t>
        </w:r>
      </w:ins>
      <w:ins w:id="11991" w:author="Irová Zuzana" w:date="2025-03-31T11:33:00Z" w16du:dateUtc="2025-03-31T09:33:00Z">
        <w:r w:rsidR="002E5F95">
          <w:t>S</w:t>
        </w:r>
      </w:ins>
      <w:ins w:id="11992" w:author="Irová Zuzana" w:date="2025-03-31T11:28:00Z" w16du:dateUtc="2025-03-31T09:28:00Z">
        <w:r w:rsidRPr="000D11D5">
          <w:t>E.billing service</w:t>
        </w:r>
      </w:ins>
    </w:p>
    <w:p w14:paraId="3ED09ECB" w14:textId="77777777" w:rsidR="00CD57AC" w:rsidRPr="00347029" w:rsidRDefault="00CD57AC">
      <w:pPr>
        <w:pStyle w:val="ListFS2"/>
        <w:rPr>
          <w:ins w:id="11993" w:author="Irová Zuzana" w:date="2025-03-31T11:28:00Z" w16du:dateUtc="2025-03-31T09:28:00Z"/>
          <w:highlight w:val="yellow"/>
          <w:rPrChange w:id="11994" w:author="Irová Zuzana" w:date="2025-06-06T20:07:00Z" w16du:dateUtc="2025-06-06T18:07:00Z">
            <w:rPr>
              <w:ins w:id="11995" w:author="Irová Zuzana" w:date="2025-03-31T11:28:00Z" w16du:dateUtc="2025-03-31T09:28:00Z"/>
            </w:rPr>
          </w:rPrChange>
        </w:rPr>
      </w:pPr>
      <w:ins w:id="11996" w:author="Irová Zuzana" w:date="2025-03-31T11:28:00Z" w16du:dateUtc="2025-03-31T09:28:00Z">
        <w:r w:rsidRPr="00347029">
          <w:rPr>
            <w:highlight w:val="yellow"/>
            <w:rPrChange w:id="11997" w:author="Irová Zuzana" w:date="2025-06-06T20:07:00Z" w16du:dateUtc="2025-06-06T18:07:00Z">
              <w:rPr/>
            </w:rPrChange>
          </w:rPr>
          <w:t>Card number = maskovan</w:t>
        </w:r>
        <w:r w:rsidRPr="00347029">
          <w:rPr>
            <w:rFonts w:hint="cs"/>
            <w:highlight w:val="yellow"/>
            <w:rPrChange w:id="11998" w:author="Irová Zuzana" w:date="2025-06-06T20:07:00Z" w16du:dateUtc="2025-06-06T18:07:00Z">
              <w:rPr>
                <w:rFonts w:hint="cs"/>
              </w:rPr>
            </w:rPrChange>
          </w:rPr>
          <w:t>é</w:t>
        </w:r>
        <w:r w:rsidRPr="00347029">
          <w:rPr>
            <w:highlight w:val="yellow"/>
            <w:rPrChange w:id="11999" w:author="Irová Zuzana" w:date="2025-06-06T20:07:00Z" w16du:dateUtc="2025-06-06T18:07:00Z">
              <w:rPr/>
            </w:rPrChange>
          </w:rPr>
          <w:t xml:space="preserve"> </w:t>
        </w:r>
        <w:r w:rsidRPr="00347029">
          <w:rPr>
            <w:rFonts w:hint="cs"/>
            <w:highlight w:val="yellow"/>
            <w:rPrChange w:id="12000" w:author="Irová Zuzana" w:date="2025-06-06T20:07:00Z" w16du:dateUtc="2025-06-06T18:07:00Z">
              <w:rPr>
                <w:rFonts w:hint="cs"/>
              </w:rPr>
            </w:rPrChange>
          </w:rPr>
          <w:t>čí</w:t>
        </w:r>
        <w:r w:rsidRPr="00347029">
          <w:rPr>
            <w:highlight w:val="yellow"/>
            <w:rPrChange w:id="12001" w:author="Irová Zuzana" w:date="2025-06-06T20:07:00Z" w16du:dateUtc="2025-06-06T18:07:00Z">
              <w:rPr/>
            </w:rPrChange>
          </w:rPr>
          <w:t>slo platebn</w:t>
        </w:r>
        <w:r w:rsidRPr="00347029">
          <w:rPr>
            <w:rFonts w:hint="cs"/>
            <w:highlight w:val="yellow"/>
            <w:rPrChange w:id="12002" w:author="Irová Zuzana" w:date="2025-06-06T20:07:00Z" w16du:dateUtc="2025-06-06T18:07:00Z">
              <w:rPr>
                <w:rFonts w:hint="cs"/>
              </w:rPr>
            </w:rPrChange>
          </w:rPr>
          <w:t>í</w:t>
        </w:r>
        <w:r w:rsidRPr="00347029">
          <w:rPr>
            <w:highlight w:val="yellow"/>
            <w:rPrChange w:id="12003" w:author="Irová Zuzana" w:date="2025-06-06T20:07:00Z" w16du:dateUtc="2025-06-06T18:07:00Z">
              <w:rPr/>
            </w:rPrChange>
          </w:rPr>
          <w:t xml:space="preserve"> karty pou</w:t>
        </w:r>
        <w:r w:rsidRPr="00347029">
          <w:rPr>
            <w:rFonts w:hint="cs"/>
            <w:highlight w:val="yellow"/>
            <w:rPrChange w:id="12004" w:author="Irová Zuzana" w:date="2025-06-06T20:07:00Z" w16du:dateUtc="2025-06-06T18:07:00Z">
              <w:rPr>
                <w:rFonts w:hint="cs"/>
              </w:rPr>
            </w:rPrChange>
          </w:rPr>
          <w:t>ž</w:t>
        </w:r>
        <w:r w:rsidRPr="00347029">
          <w:rPr>
            <w:highlight w:val="yellow"/>
            <w:rPrChange w:id="12005" w:author="Irová Zuzana" w:date="2025-06-06T20:07:00Z" w16du:dateUtc="2025-06-06T18:07:00Z">
              <w:rPr/>
            </w:rPrChange>
          </w:rPr>
          <w:t>it</w:t>
        </w:r>
        <w:r w:rsidRPr="00347029">
          <w:rPr>
            <w:rFonts w:hint="cs"/>
            <w:highlight w:val="yellow"/>
            <w:rPrChange w:id="12006" w:author="Irová Zuzana" w:date="2025-06-06T20:07:00Z" w16du:dateUtc="2025-06-06T18:07:00Z">
              <w:rPr>
                <w:rFonts w:hint="cs"/>
              </w:rPr>
            </w:rPrChange>
          </w:rPr>
          <w:t>é</w:t>
        </w:r>
        <w:r w:rsidRPr="00347029">
          <w:rPr>
            <w:highlight w:val="yellow"/>
            <w:rPrChange w:id="12007" w:author="Irová Zuzana" w:date="2025-06-06T20:07:00Z" w16du:dateUtc="2025-06-06T18:07:00Z">
              <w:rPr/>
            </w:rPrChange>
          </w:rPr>
          <w:t xml:space="preserve"> pro platbu (pokud je na vstupu)</w:t>
        </w:r>
      </w:ins>
    </w:p>
    <w:p w14:paraId="2796A8A7" w14:textId="77777777" w:rsidR="001F36D7" w:rsidRPr="00347029" w:rsidRDefault="001F36D7">
      <w:pPr>
        <w:pStyle w:val="NormalIndent"/>
        <w:rPr>
          <w:ins w:id="12008" w:author="Irová Zuzana" w:date="2025-03-31T11:23:00Z" w16du:dateUtc="2025-03-31T09:23:00Z"/>
          <w:highlight w:val="yellow"/>
        </w:rPr>
      </w:pPr>
    </w:p>
    <w:p w14:paraId="62AB2608" w14:textId="3859BE7F" w:rsidR="0006352B" w:rsidRDefault="0006352B">
      <w:pPr>
        <w:pStyle w:val="NormalIndent"/>
        <w:rPr>
          <w:ins w:id="12009" w:author="Irová Zuzana" w:date="2025-03-31T09:19:00Z" w16du:dateUtc="2025-03-31T07:19:00Z"/>
        </w:rPr>
      </w:pPr>
      <w:ins w:id="12010" w:author="Irová Zuzana" w:date="2025-03-31T09:19:00Z" w16du:dateUtc="2025-03-31T07:19:00Z">
        <w:r>
          <w:t xml:space="preserve">Systém pro </w:t>
        </w:r>
      </w:ins>
      <w:ins w:id="12011" w:author="Irová Zuzana" w:date="2025-03-31T11:41:00Z" w16du:dateUtc="2025-03-31T09:41:00Z">
        <w:r w:rsidR="000E5F6A">
          <w:t xml:space="preserve">každou </w:t>
        </w:r>
      </w:ins>
      <w:ins w:id="12012" w:author="Irová Zuzana" w:date="2025-03-31T09:19:00Z" w16du:dateUtc="2025-03-31T07:19:00Z">
        <w:r>
          <w:t>tax rate vytvoří tax bill item:</w:t>
        </w:r>
      </w:ins>
    </w:p>
    <w:p w14:paraId="5ADEF7AB" w14:textId="77777777" w:rsidR="0006352B" w:rsidRPr="00E721C5" w:rsidRDefault="0006352B" w:rsidP="00C40C63">
      <w:pPr>
        <w:pStyle w:val="ListFS1"/>
        <w:rPr>
          <w:ins w:id="12013" w:author="Irová Zuzana" w:date="2025-03-31T09:19:00Z" w16du:dateUtc="2025-03-31T07:19:00Z"/>
        </w:rPr>
      </w:pPr>
      <w:ins w:id="12014" w:author="Irová Zuzana" w:date="2025-03-31T09:19:00Z" w16du:dateUtc="2025-03-31T07:19:00Z">
        <w:r w:rsidRPr="00E721C5">
          <w:t>Bill item category = Tax</w:t>
        </w:r>
      </w:ins>
    </w:p>
    <w:p w14:paraId="36D03124" w14:textId="77777777" w:rsidR="0006352B" w:rsidRPr="00E721C5" w:rsidRDefault="0006352B" w:rsidP="00C40C63">
      <w:pPr>
        <w:pStyle w:val="ListFS1"/>
        <w:rPr>
          <w:ins w:id="12015" w:author="Irová Zuzana" w:date="2025-03-31T09:19:00Z" w16du:dateUtc="2025-03-31T07:19:00Z"/>
        </w:rPr>
      </w:pPr>
      <w:ins w:id="12016" w:author="Irová Zuzana" w:date="2025-03-31T09:19:00Z" w16du:dateUtc="2025-03-31T07:19:00Z">
        <w:r w:rsidRPr="00E721C5">
          <w:lastRenderedPageBreak/>
          <w:t>Bill item type = Regular bill item</w:t>
        </w:r>
      </w:ins>
    </w:p>
    <w:p w14:paraId="6BF9F9A2" w14:textId="77777777" w:rsidR="0006352B" w:rsidRPr="00E721C5" w:rsidRDefault="0006352B" w:rsidP="00C40C63">
      <w:pPr>
        <w:pStyle w:val="ListFS1"/>
        <w:rPr>
          <w:ins w:id="12017" w:author="Irová Zuzana" w:date="2025-03-31T09:19:00Z" w16du:dateUtc="2025-03-31T07:19:00Z"/>
        </w:rPr>
      </w:pPr>
      <w:ins w:id="12018" w:author="Irová Zuzana" w:date="2025-03-31T09:19:00Z" w16du:dateUtc="2025-03-31T07:19:00Z">
        <w:r w:rsidRPr="00E721C5">
          <w:t>Number of units = null</w:t>
        </w:r>
      </w:ins>
    </w:p>
    <w:p w14:paraId="6FEAA799" w14:textId="77777777" w:rsidR="0006352B" w:rsidRPr="00E721C5" w:rsidRDefault="0006352B" w:rsidP="00C40C63">
      <w:pPr>
        <w:pStyle w:val="ListFS1"/>
        <w:rPr>
          <w:ins w:id="12019" w:author="Irová Zuzana" w:date="2025-03-31T09:19:00Z" w16du:dateUtc="2025-03-31T07:19:00Z"/>
        </w:rPr>
      </w:pPr>
      <w:ins w:id="12020" w:author="Irová Zuzana" w:date="2025-03-31T09:19:00Z" w16du:dateUtc="2025-03-31T07:19:00Z">
        <w:r w:rsidRPr="00E721C5">
          <w:t>Metric unit = null</w:t>
        </w:r>
      </w:ins>
    </w:p>
    <w:p w14:paraId="182C7A37" w14:textId="77777777" w:rsidR="0006352B" w:rsidRPr="00E721C5" w:rsidRDefault="0006352B" w:rsidP="00C40C63">
      <w:pPr>
        <w:pStyle w:val="ListFS1"/>
        <w:rPr>
          <w:ins w:id="12021" w:author="Irová Zuzana" w:date="2025-03-31T09:19:00Z" w16du:dateUtc="2025-03-31T07:19:00Z"/>
        </w:rPr>
      </w:pPr>
      <w:ins w:id="12022" w:author="Irová Zuzana" w:date="2025-03-31T09:19:00Z" w16du:dateUtc="2025-03-31T07:19:00Z">
        <w:r w:rsidRPr="00E721C5">
          <w:t xml:space="preserve">Tax rate = sazba daně (v procentech) </w:t>
        </w:r>
      </w:ins>
    </w:p>
    <w:p w14:paraId="7D595D87" w14:textId="77777777" w:rsidR="0006352B" w:rsidRPr="003D3B6F" w:rsidRDefault="0006352B" w:rsidP="00C40C63">
      <w:pPr>
        <w:pStyle w:val="ListFS1"/>
        <w:rPr>
          <w:ins w:id="12023" w:author="Irová Zuzana" w:date="2025-03-31T09:19:00Z" w16du:dateUtc="2025-03-31T07:19:00Z"/>
          <w:highlight w:val="yellow"/>
          <w:rPrChange w:id="12024" w:author="Irová Zuzana" w:date="2025-03-31T11:42:00Z" w16du:dateUtc="2025-03-31T09:42:00Z">
            <w:rPr>
              <w:ins w:id="12025" w:author="Irová Zuzana" w:date="2025-03-31T09:19:00Z" w16du:dateUtc="2025-03-31T07:19:00Z"/>
            </w:rPr>
          </w:rPrChange>
        </w:rPr>
      </w:pPr>
      <w:ins w:id="12026" w:author="Irová Zuzana" w:date="2025-03-31T09:19:00Z" w16du:dateUtc="2025-03-31T07:19:00Z">
        <w:r w:rsidRPr="003D3B6F">
          <w:rPr>
            <w:highlight w:val="yellow"/>
            <w:rPrChange w:id="12027" w:author="Irová Zuzana" w:date="2025-03-31T11:42:00Z" w16du:dateUtc="2025-03-31T09:42:00Z">
              <w:rPr/>
            </w:rPrChange>
          </w:rPr>
          <w:t>Price amount = celkov</w:t>
        </w:r>
        <w:r w:rsidRPr="003D3B6F">
          <w:rPr>
            <w:rFonts w:hint="cs"/>
            <w:highlight w:val="yellow"/>
            <w:rPrChange w:id="12028" w:author="Irová Zuzana" w:date="2025-03-31T11:42:00Z" w16du:dateUtc="2025-03-31T09:42:00Z">
              <w:rPr>
                <w:rFonts w:hint="cs"/>
              </w:rPr>
            </w:rPrChange>
          </w:rPr>
          <w:t>á</w:t>
        </w:r>
        <w:r w:rsidRPr="003D3B6F">
          <w:rPr>
            <w:highlight w:val="yellow"/>
            <w:rPrChange w:id="12029" w:author="Irová Zuzana" w:date="2025-03-31T11:42:00Z" w16du:dateUtc="2025-03-31T09:42:00Z">
              <w:rPr/>
            </w:rPrChange>
          </w:rPr>
          <w:t xml:space="preserve"> da</w:t>
        </w:r>
        <w:r w:rsidRPr="003D3B6F">
          <w:rPr>
            <w:rFonts w:hint="cs"/>
            <w:highlight w:val="yellow"/>
            <w:rPrChange w:id="12030" w:author="Irová Zuzana" w:date="2025-03-31T11:42:00Z" w16du:dateUtc="2025-03-31T09:42:00Z">
              <w:rPr>
                <w:rFonts w:hint="cs"/>
              </w:rPr>
            </w:rPrChange>
          </w:rPr>
          <w:t>ň</w:t>
        </w:r>
        <w:r w:rsidRPr="003D3B6F">
          <w:rPr>
            <w:highlight w:val="yellow"/>
            <w:rPrChange w:id="12031" w:author="Irová Zuzana" w:date="2025-03-31T11:42:00Z" w16du:dateUtc="2025-03-31T09:42:00Z">
              <w:rPr/>
            </w:rPrChange>
          </w:rPr>
          <w:t xml:space="preserve"> za bill itemy s</w:t>
        </w:r>
        <w:r w:rsidRPr="003D3B6F">
          <w:rPr>
            <w:rFonts w:hint="cs"/>
            <w:highlight w:val="yellow"/>
            <w:rPrChange w:id="12032" w:author="Irová Zuzana" w:date="2025-03-31T11:42:00Z" w16du:dateUtc="2025-03-31T09:42:00Z">
              <w:rPr>
                <w:rFonts w:hint="cs"/>
              </w:rPr>
            </w:rPrChange>
          </w:rPr>
          <w:t> </w:t>
        </w:r>
        <w:r w:rsidRPr="003D3B6F">
          <w:rPr>
            <w:highlight w:val="yellow"/>
            <w:rPrChange w:id="12033" w:author="Irová Zuzana" w:date="2025-03-31T11:42:00Z" w16du:dateUtc="2025-03-31T09:42:00Z">
              <w:rPr/>
            </w:rPrChange>
          </w:rPr>
          <w:t>danou tax rate (Tax base * Tax rate a zaokrouhlen</w:t>
        </w:r>
        <w:r w:rsidRPr="003D3B6F">
          <w:rPr>
            <w:rFonts w:hint="cs"/>
            <w:highlight w:val="yellow"/>
            <w:rPrChange w:id="12034" w:author="Irová Zuzana" w:date="2025-03-31T11:42:00Z" w16du:dateUtc="2025-03-31T09:42:00Z">
              <w:rPr>
                <w:rFonts w:hint="cs"/>
              </w:rPr>
            </w:rPrChange>
          </w:rPr>
          <w:t>í</w:t>
        </w:r>
        <w:r w:rsidRPr="003D3B6F">
          <w:rPr>
            <w:highlight w:val="yellow"/>
            <w:rPrChange w:id="12035" w:author="Irová Zuzana" w:date="2025-03-31T11:42:00Z" w16du:dateUtc="2025-03-31T09:42:00Z">
              <w:rPr/>
            </w:rPrChange>
          </w:rPr>
          <w:t xml:space="preserve"> na dv</w:t>
        </w:r>
        <w:r w:rsidRPr="003D3B6F">
          <w:rPr>
            <w:rFonts w:hint="cs"/>
            <w:highlight w:val="yellow"/>
            <w:rPrChange w:id="12036" w:author="Irová Zuzana" w:date="2025-03-31T11:42:00Z" w16du:dateUtc="2025-03-31T09:42:00Z">
              <w:rPr>
                <w:rFonts w:hint="cs"/>
              </w:rPr>
            </w:rPrChange>
          </w:rPr>
          <w:t>ě</w:t>
        </w:r>
        <w:r w:rsidRPr="003D3B6F">
          <w:rPr>
            <w:highlight w:val="yellow"/>
            <w:rPrChange w:id="12037" w:author="Irová Zuzana" w:date="2025-03-31T11:42:00Z" w16du:dateUtc="2025-03-31T09:42:00Z">
              <w:rPr/>
            </w:rPrChange>
          </w:rPr>
          <w:t xml:space="preserve"> desetinn</w:t>
        </w:r>
        <w:r w:rsidRPr="003D3B6F">
          <w:rPr>
            <w:rFonts w:hint="cs"/>
            <w:highlight w:val="yellow"/>
            <w:rPrChange w:id="12038" w:author="Irová Zuzana" w:date="2025-03-31T11:42:00Z" w16du:dateUtc="2025-03-31T09:42:00Z">
              <w:rPr>
                <w:rFonts w:hint="cs"/>
              </w:rPr>
            </w:rPrChange>
          </w:rPr>
          <w:t>á</w:t>
        </w:r>
        <w:r w:rsidRPr="003D3B6F">
          <w:rPr>
            <w:highlight w:val="yellow"/>
            <w:rPrChange w:id="12039" w:author="Irová Zuzana" w:date="2025-03-31T11:42:00Z" w16du:dateUtc="2025-03-31T09:42:00Z">
              <w:rPr/>
            </w:rPrChange>
          </w:rPr>
          <w:t xml:space="preserve"> m</w:t>
        </w:r>
        <w:r w:rsidRPr="003D3B6F">
          <w:rPr>
            <w:rFonts w:hint="cs"/>
            <w:highlight w:val="yellow"/>
            <w:rPrChange w:id="12040" w:author="Irová Zuzana" w:date="2025-03-31T11:42:00Z" w16du:dateUtc="2025-03-31T09:42:00Z">
              <w:rPr>
                <w:rFonts w:hint="cs"/>
              </w:rPr>
            </w:rPrChange>
          </w:rPr>
          <w:t>í</w:t>
        </w:r>
        <w:r w:rsidRPr="003D3B6F">
          <w:rPr>
            <w:highlight w:val="yellow"/>
            <w:rPrChange w:id="12041" w:author="Irová Zuzana" w:date="2025-03-31T11:42:00Z" w16du:dateUtc="2025-03-31T09:42:00Z">
              <w:rPr/>
            </w:rPrChange>
          </w:rPr>
          <w:t>sta)</w:t>
        </w:r>
      </w:ins>
    </w:p>
    <w:p w14:paraId="6866042B" w14:textId="77777777" w:rsidR="0006352B" w:rsidRPr="003D3B6F" w:rsidRDefault="0006352B" w:rsidP="00C40C63">
      <w:pPr>
        <w:pStyle w:val="ListFS1"/>
        <w:rPr>
          <w:ins w:id="12042" w:author="Irová Zuzana" w:date="2025-03-31T09:19:00Z" w16du:dateUtc="2025-03-31T07:19:00Z"/>
          <w:highlight w:val="yellow"/>
          <w:rPrChange w:id="12043" w:author="Irová Zuzana" w:date="2025-03-31T11:42:00Z" w16du:dateUtc="2025-03-31T09:42:00Z">
            <w:rPr>
              <w:ins w:id="12044" w:author="Irová Zuzana" w:date="2025-03-31T09:19:00Z" w16du:dateUtc="2025-03-31T07:19:00Z"/>
            </w:rPr>
          </w:rPrChange>
        </w:rPr>
      </w:pPr>
      <w:ins w:id="12045" w:author="Irová Zuzana" w:date="2025-03-31T09:19:00Z" w16du:dateUtc="2025-03-31T07:19:00Z">
        <w:r w:rsidRPr="003D3B6F">
          <w:rPr>
            <w:highlight w:val="yellow"/>
            <w:rPrChange w:id="12046" w:author="Irová Zuzana" w:date="2025-03-31T11:42:00Z" w16du:dateUtc="2025-03-31T09:42:00Z">
              <w:rPr/>
            </w:rPrChange>
          </w:rPr>
          <w:t>Tax base = celkov</w:t>
        </w:r>
        <w:r w:rsidRPr="003D3B6F">
          <w:rPr>
            <w:rFonts w:hint="cs"/>
            <w:highlight w:val="yellow"/>
            <w:rPrChange w:id="12047" w:author="Irová Zuzana" w:date="2025-03-31T11:42:00Z" w16du:dateUtc="2025-03-31T09:42:00Z">
              <w:rPr>
                <w:rFonts w:hint="cs"/>
              </w:rPr>
            </w:rPrChange>
          </w:rPr>
          <w:t>á</w:t>
        </w:r>
        <w:r w:rsidRPr="003D3B6F">
          <w:rPr>
            <w:highlight w:val="yellow"/>
            <w:rPrChange w:id="12048" w:author="Irová Zuzana" w:date="2025-03-31T11:42:00Z" w16du:dateUtc="2025-03-31T09:42:00Z">
              <w:rPr/>
            </w:rPrChange>
          </w:rPr>
          <w:t xml:space="preserve"> </w:t>
        </w:r>
        <w:r w:rsidRPr="003D3B6F">
          <w:rPr>
            <w:rFonts w:hint="cs"/>
            <w:highlight w:val="yellow"/>
            <w:rPrChange w:id="12049" w:author="Irová Zuzana" w:date="2025-03-31T11:42:00Z" w16du:dateUtc="2025-03-31T09:42:00Z">
              <w:rPr>
                <w:rFonts w:hint="cs"/>
              </w:rPr>
            </w:rPrChange>
          </w:rPr>
          <w:t>čá</w:t>
        </w:r>
        <w:r w:rsidRPr="003D3B6F">
          <w:rPr>
            <w:highlight w:val="yellow"/>
            <w:rPrChange w:id="12050" w:author="Irová Zuzana" w:date="2025-03-31T11:42:00Z" w16du:dateUtc="2025-03-31T09:42:00Z">
              <w:rPr/>
            </w:rPrChange>
          </w:rPr>
          <w:t>stka bez dan</w:t>
        </w:r>
        <w:r w:rsidRPr="003D3B6F">
          <w:rPr>
            <w:rFonts w:hint="cs"/>
            <w:highlight w:val="yellow"/>
            <w:rPrChange w:id="12051" w:author="Irová Zuzana" w:date="2025-03-31T11:42:00Z" w16du:dateUtc="2025-03-31T09:42:00Z">
              <w:rPr>
                <w:rFonts w:hint="cs"/>
              </w:rPr>
            </w:rPrChange>
          </w:rPr>
          <w:t>ě</w:t>
        </w:r>
        <w:r w:rsidRPr="003D3B6F">
          <w:rPr>
            <w:highlight w:val="yellow"/>
            <w:rPrChange w:id="12052" w:author="Irová Zuzana" w:date="2025-03-31T11:42:00Z" w16du:dateUtc="2025-03-31T09:42:00Z">
              <w:rPr/>
            </w:rPrChange>
          </w:rPr>
          <w:t xml:space="preserve"> s</w:t>
        </w:r>
        <w:r w:rsidRPr="003D3B6F">
          <w:rPr>
            <w:rFonts w:hint="cs"/>
            <w:highlight w:val="yellow"/>
            <w:rPrChange w:id="12053" w:author="Irová Zuzana" w:date="2025-03-31T11:42:00Z" w16du:dateUtc="2025-03-31T09:42:00Z">
              <w:rPr>
                <w:rFonts w:hint="cs"/>
              </w:rPr>
            </w:rPrChange>
          </w:rPr>
          <w:t> </w:t>
        </w:r>
        <w:r w:rsidRPr="003D3B6F">
          <w:rPr>
            <w:highlight w:val="yellow"/>
            <w:rPrChange w:id="12054" w:author="Irová Zuzana" w:date="2025-03-31T11:42:00Z" w16du:dateUtc="2025-03-31T09:42:00Z">
              <w:rPr/>
            </w:rPrChange>
          </w:rPr>
          <w:t>danou tax rate (suma Price amount p</w:t>
        </w:r>
        <w:r w:rsidRPr="003D3B6F">
          <w:rPr>
            <w:rFonts w:hint="cs"/>
            <w:highlight w:val="yellow"/>
            <w:rPrChange w:id="12055" w:author="Irová Zuzana" w:date="2025-03-31T11:42:00Z" w16du:dateUtc="2025-03-31T09:42:00Z">
              <w:rPr>
                <w:rFonts w:hint="cs"/>
              </w:rPr>
            </w:rPrChange>
          </w:rPr>
          <w:t>ří</w:t>
        </w:r>
        <w:r w:rsidRPr="003D3B6F">
          <w:rPr>
            <w:highlight w:val="yellow"/>
            <w:rPrChange w:id="12056" w:author="Irová Zuzana" w:date="2025-03-31T11:42:00Z" w16du:dateUtc="2025-03-31T09:42:00Z">
              <w:rPr/>
            </w:rPrChange>
          </w:rPr>
          <w:t>slu</w:t>
        </w:r>
        <w:r w:rsidRPr="003D3B6F">
          <w:rPr>
            <w:rFonts w:hint="cs"/>
            <w:highlight w:val="yellow"/>
            <w:rPrChange w:id="12057" w:author="Irová Zuzana" w:date="2025-03-31T11:42:00Z" w16du:dateUtc="2025-03-31T09:42:00Z">
              <w:rPr>
                <w:rFonts w:hint="cs"/>
              </w:rPr>
            </w:rPrChange>
          </w:rPr>
          <w:t>š</w:t>
        </w:r>
        <w:r w:rsidRPr="003D3B6F">
          <w:rPr>
            <w:highlight w:val="yellow"/>
            <w:rPrChange w:id="12058" w:author="Irová Zuzana" w:date="2025-03-31T11:42:00Z" w16du:dateUtc="2025-03-31T09:42:00Z">
              <w:rPr/>
            </w:rPrChange>
          </w:rPr>
          <w:t>n</w:t>
        </w:r>
        <w:r w:rsidRPr="003D3B6F">
          <w:rPr>
            <w:rFonts w:hint="cs"/>
            <w:highlight w:val="yellow"/>
            <w:rPrChange w:id="12059" w:author="Irová Zuzana" w:date="2025-03-31T11:42:00Z" w16du:dateUtc="2025-03-31T09:42:00Z">
              <w:rPr>
                <w:rFonts w:hint="cs"/>
              </w:rPr>
            </w:rPrChange>
          </w:rPr>
          <w:t>ý</w:t>
        </w:r>
        <w:r w:rsidRPr="003D3B6F">
          <w:rPr>
            <w:highlight w:val="yellow"/>
            <w:rPrChange w:id="12060" w:author="Irová Zuzana" w:date="2025-03-31T11:42:00Z" w16du:dateUtc="2025-03-31T09:42:00Z">
              <w:rPr/>
            </w:rPrChange>
          </w:rPr>
          <w:t>ch neda</w:t>
        </w:r>
        <w:r w:rsidRPr="003D3B6F">
          <w:rPr>
            <w:rFonts w:hint="cs"/>
            <w:highlight w:val="yellow"/>
            <w:rPrChange w:id="12061" w:author="Irová Zuzana" w:date="2025-03-31T11:42:00Z" w16du:dateUtc="2025-03-31T09:42:00Z">
              <w:rPr>
                <w:rFonts w:hint="cs"/>
              </w:rPr>
            </w:rPrChange>
          </w:rPr>
          <w:t>ň</w:t>
        </w:r>
        <w:r w:rsidRPr="003D3B6F">
          <w:rPr>
            <w:highlight w:val="yellow"/>
            <w:rPrChange w:id="12062" w:author="Irová Zuzana" w:date="2025-03-31T11:42:00Z" w16du:dateUtc="2025-03-31T09:42:00Z">
              <w:rPr/>
            </w:rPrChange>
          </w:rPr>
          <w:t>ov</w:t>
        </w:r>
        <w:r w:rsidRPr="003D3B6F">
          <w:rPr>
            <w:rFonts w:hint="cs"/>
            <w:highlight w:val="yellow"/>
            <w:rPrChange w:id="12063" w:author="Irová Zuzana" w:date="2025-03-31T11:42:00Z" w16du:dateUtc="2025-03-31T09:42:00Z">
              <w:rPr>
                <w:rFonts w:hint="cs"/>
              </w:rPr>
            </w:rPrChange>
          </w:rPr>
          <w:t>ý</w:t>
        </w:r>
        <w:r w:rsidRPr="003D3B6F">
          <w:rPr>
            <w:highlight w:val="yellow"/>
            <w:rPrChange w:id="12064" w:author="Irová Zuzana" w:date="2025-03-31T11:42:00Z" w16du:dateUtc="2025-03-31T09:42:00Z">
              <w:rPr/>
            </w:rPrChange>
          </w:rPr>
          <w:t>ch bill items a zaokrouhlen</w:t>
        </w:r>
        <w:r w:rsidRPr="003D3B6F">
          <w:rPr>
            <w:rFonts w:hint="cs"/>
            <w:highlight w:val="yellow"/>
            <w:rPrChange w:id="12065" w:author="Irová Zuzana" w:date="2025-03-31T11:42:00Z" w16du:dateUtc="2025-03-31T09:42:00Z">
              <w:rPr>
                <w:rFonts w:hint="cs"/>
              </w:rPr>
            </w:rPrChange>
          </w:rPr>
          <w:t>í</w:t>
        </w:r>
        <w:r w:rsidRPr="003D3B6F">
          <w:rPr>
            <w:highlight w:val="yellow"/>
            <w:rPrChange w:id="12066" w:author="Irová Zuzana" w:date="2025-03-31T11:42:00Z" w16du:dateUtc="2025-03-31T09:42:00Z">
              <w:rPr/>
            </w:rPrChange>
          </w:rPr>
          <w:t xml:space="preserve"> na dv</w:t>
        </w:r>
        <w:r w:rsidRPr="003D3B6F">
          <w:rPr>
            <w:rFonts w:hint="cs"/>
            <w:highlight w:val="yellow"/>
            <w:rPrChange w:id="12067" w:author="Irová Zuzana" w:date="2025-03-31T11:42:00Z" w16du:dateUtc="2025-03-31T09:42:00Z">
              <w:rPr>
                <w:rFonts w:hint="cs"/>
              </w:rPr>
            </w:rPrChange>
          </w:rPr>
          <w:t>ě</w:t>
        </w:r>
        <w:r w:rsidRPr="003D3B6F">
          <w:rPr>
            <w:highlight w:val="yellow"/>
            <w:rPrChange w:id="12068" w:author="Irová Zuzana" w:date="2025-03-31T11:42:00Z" w16du:dateUtc="2025-03-31T09:42:00Z">
              <w:rPr/>
            </w:rPrChange>
          </w:rPr>
          <w:t xml:space="preserve"> desetinn</w:t>
        </w:r>
        <w:r w:rsidRPr="003D3B6F">
          <w:rPr>
            <w:rFonts w:hint="cs"/>
            <w:highlight w:val="yellow"/>
            <w:rPrChange w:id="12069" w:author="Irová Zuzana" w:date="2025-03-31T11:42:00Z" w16du:dateUtc="2025-03-31T09:42:00Z">
              <w:rPr>
                <w:rFonts w:hint="cs"/>
              </w:rPr>
            </w:rPrChange>
          </w:rPr>
          <w:t>á</w:t>
        </w:r>
        <w:r w:rsidRPr="003D3B6F">
          <w:rPr>
            <w:highlight w:val="yellow"/>
            <w:rPrChange w:id="12070" w:author="Irová Zuzana" w:date="2025-03-31T11:42:00Z" w16du:dateUtc="2025-03-31T09:42:00Z">
              <w:rPr/>
            </w:rPrChange>
          </w:rPr>
          <w:t xml:space="preserve"> m</w:t>
        </w:r>
        <w:r w:rsidRPr="003D3B6F">
          <w:rPr>
            <w:rFonts w:hint="cs"/>
            <w:highlight w:val="yellow"/>
            <w:rPrChange w:id="12071" w:author="Irová Zuzana" w:date="2025-03-31T11:42:00Z" w16du:dateUtc="2025-03-31T09:42:00Z">
              <w:rPr>
                <w:rFonts w:hint="cs"/>
              </w:rPr>
            </w:rPrChange>
          </w:rPr>
          <w:t>í</w:t>
        </w:r>
        <w:r w:rsidRPr="003D3B6F">
          <w:rPr>
            <w:highlight w:val="yellow"/>
            <w:rPrChange w:id="12072" w:author="Irová Zuzana" w:date="2025-03-31T11:42:00Z" w16du:dateUtc="2025-03-31T09:42:00Z">
              <w:rPr/>
            </w:rPrChange>
          </w:rPr>
          <w:t>sta)</w:t>
        </w:r>
      </w:ins>
    </w:p>
    <w:p w14:paraId="16D0BB31" w14:textId="77777777" w:rsidR="0006352B" w:rsidRDefault="0006352B">
      <w:pPr>
        <w:pStyle w:val="NormalIndent"/>
        <w:rPr>
          <w:ins w:id="12073" w:author="Irová Zuzana" w:date="2025-03-31T09:19:00Z" w16du:dateUtc="2025-03-31T07:19:00Z"/>
        </w:rPr>
      </w:pPr>
    </w:p>
    <w:p w14:paraId="60AA0C68" w14:textId="77777777" w:rsidR="0006352B" w:rsidRPr="00756CA5" w:rsidRDefault="0006352B">
      <w:pPr>
        <w:pStyle w:val="NormalIndent"/>
        <w:rPr>
          <w:ins w:id="12074" w:author="Irová Zuzana" w:date="2025-03-31T09:19:00Z" w16du:dateUtc="2025-03-31T07:19:00Z"/>
        </w:rPr>
      </w:pPr>
      <w:ins w:id="12075" w:author="Irová Zuzana" w:date="2025-03-31T09:19:00Z" w16du:dateUtc="2025-03-31T07:19:00Z">
        <w:r w:rsidRPr="000D11D5">
          <w:t xml:space="preserve">Systém zjistí pro každou </w:t>
        </w:r>
        <w:r w:rsidRPr="00756CA5">
          <w:t>sazbu daně, zda není potřeba Rounding adjustment:</w:t>
        </w:r>
      </w:ins>
    </w:p>
    <w:p w14:paraId="76AAE82A" w14:textId="77777777" w:rsidR="0006352B" w:rsidRPr="00756CA5" w:rsidRDefault="0006352B">
      <w:pPr>
        <w:pStyle w:val="ListFS1"/>
        <w:rPr>
          <w:ins w:id="12076" w:author="Irová Zuzana" w:date="2025-03-31T09:19:00Z" w16du:dateUtc="2025-03-31T07:19:00Z"/>
        </w:rPr>
        <w:pPrChange w:id="12077" w:author="Irová Zuzana" w:date="2025-06-06T15:37:00Z" w16du:dateUtc="2025-06-06T13:37:00Z">
          <w:pPr>
            <w:pStyle w:val="ListFS1"/>
            <w:numPr>
              <w:numId w:val="0"/>
            </w:numPr>
            <w:ind w:left="0" w:firstLine="0"/>
          </w:pPr>
        </w:pPrChange>
      </w:pPr>
      <w:ins w:id="12078" w:author="Irová Zuzana" w:date="2025-03-31T09:19:00Z" w16du:dateUtc="2025-03-31T07:19:00Z">
        <w:r w:rsidRPr="00756CA5">
          <w:t>Pokud rozdíl, daňové bill item.tax base a absolutní hodnoty součtu nedaňových bill item.price amount, není roven nule, Rounding adjustment bill iem se vytvoří s výsledkem rozdílu jako bill item.price amount</w:t>
        </w:r>
      </w:ins>
    </w:p>
    <w:p w14:paraId="1599932A" w14:textId="77777777" w:rsidR="0006352B" w:rsidRPr="00683CFC" w:rsidRDefault="0006352B">
      <w:pPr>
        <w:pStyle w:val="ListFS1"/>
        <w:rPr>
          <w:ins w:id="12079" w:author="Irová Zuzana" w:date="2025-03-31T09:19:00Z" w16du:dateUtc="2025-03-31T07:19:00Z"/>
        </w:rPr>
        <w:pPrChange w:id="12080" w:author="Irová Zuzana" w:date="2025-06-06T15:37:00Z" w16du:dateUtc="2025-06-06T13:37:00Z">
          <w:pPr>
            <w:pStyle w:val="ListFS1"/>
            <w:numPr>
              <w:numId w:val="0"/>
            </w:numPr>
            <w:ind w:left="0" w:firstLine="0"/>
          </w:pPr>
        </w:pPrChange>
      </w:pPr>
      <w:ins w:id="12081" w:author="Irová Zuzana" w:date="2025-03-31T09:19:00Z" w16du:dateUtc="2025-03-31T07:19:00Z">
        <w:r w:rsidRPr="00756CA5">
          <w:t>Pokud rozdíl, (součtu daňové</w:t>
        </w:r>
        <w:r w:rsidRPr="257A44F4">
          <w:t xml:space="preserve"> bill item.tax base a daňové bill item.price amount) a součtu nedaňových bill item.price amount VAT, není roven nule, Rounding adjustment bill iem se vytvoří, s výsledkem rozdílu jako bill item.price amount VAT</w:t>
        </w:r>
      </w:ins>
    </w:p>
    <w:p w14:paraId="3FAF6822" w14:textId="77777777" w:rsidR="0006352B" w:rsidRPr="000D11D5" w:rsidRDefault="0006352B">
      <w:pPr>
        <w:pStyle w:val="ListFS2"/>
        <w:rPr>
          <w:ins w:id="12082" w:author="Irová Zuzana" w:date="2025-03-31T09:19:00Z" w16du:dateUtc="2025-03-31T07:19:00Z"/>
        </w:rPr>
      </w:pPr>
      <w:ins w:id="12083" w:author="Irová Zuzana" w:date="2025-03-31T09:19:00Z" w16du:dateUtc="2025-03-31T07:19:00Z">
        <w:r w:rsidRPr="000D11D5">
          <w:t>Systém vytvoří korekční bill item s parametry:</w:t>
        </w:r>
      </w:ins>
    </w:p>
    <w:p w14:paraId="473AAAD5" w14:textId="77777777" w:rsidR="0006352B" w:rsidRPr="000D11D5" w:rsidRDefault="0006352B">
      <w:pPr>
        <w:pStyle w:val="ListFS3"/>
        <w:rPr>
          <w:ins w:id="12084" w:author="Irová Zuzana" w:date="2025-03-31T09:19:00Z" w16du:dateUtc="2025-03-31T07:19:00Z"/>
        </w:rPr>
        <w:pPrChange w:id="12085" w:author="Irová Zuzana" w:date="2025-06-06T15:16:00Z" w16du:dateUtc="2025-06-06T13:16:00Z">
          <w:pPr>
            <w:pStyle w:val="ListFS2"/>
          </w:pPr>
        </w:pPrChange>
      </w:pPr>
      <w:ins w:id="12086" w:author="Irová Zuzana" w:date="2025-03-31T09:19:00Z" w16du:dateUtc="2025-03-31T07:19:00Z">
        <w:r w:rsidRPr="000D11D5">
          <w:t xml:space="preserve">Bill item category = Rounding adjustment </w:t>
        </w:r>
      </w:ins>
    </w:p>
    <w:p w14:paraId="30B875FC" w14:textId="77777777" w:rsidR="0006352B" w:rsidRPr="000D11D5" w:rsidRDefault="0006352B">
      <w:pPr>
        <w:pStyle w:val="ListFS3"/>
        <w:rPr>
          <w:ins w:id="12087" w:author="Irová Zuzana" w:date="2025-03-31T09:19:00Z" w16du:dateUtc="2025-03-31T07:19:00Z"/>
        </w:rPr>
        <w:pPrChange w:id="12088" w:author="Irová Zuzana" w:date="2025-06-06T15:16:00Z" w16du:dateUtc="2025-06-06T13:16:00Z">
          <w:pPr>
            <w:pStyle w:val="ListFS2"/>
          </w:pPr>
        </w:pPrChange>
      </w:pPr>
      <w:ins w:id="12089" w:author="Irová Zuzana" w:date="2025-03-31T09:19:00Z" w16du:dateUtc="2025-03-31T07:19:00Z">
        <w:r w:rsidRPr="000D11D5">
          <w:t>Product type = null</w:t>
        </w:r>
      </w:ins>
    </w:p>
    <w:p w14:paraId="2F931EC3" w14:textId="77777777" w:rsidR="0006352B" w:rsidRPr="000D11D5" w:rsidRDefault="0006352B">
      <w:pPr>
        <w:pStyle w:val="ListFS3"/>
        <w:rPr>
          <w:ins w:id="12090" w:author="Irová Zuzana" w:date="2025-03-31T09:19:00Z" w16du:dateUtc="2025-03-31T07:19:00Z"/>
        </w:rPr>
        <w:pPrChange w:id="12091" w:author="Irová Zuzana" w:date="2025-06-06T15:16:00Z" w16du:dateUtc="2025-06-06T13:16:00Z">
          <w:pPr>
            <w:pStyle w:val="ListFS2"/>
          </w:pPr>
        </w:pPrChange>
      </w:pPr>
      <w:ins w:id="12092" w:author="Irová Zuzana" w:date="2025-03-31T09:19:00Z" w16du:dateUtc="2025-03-31T07:19:00Z">
        <w:r w:rsidRPr="000D11D5">
          <w:t xml:space="preserve">Bill item type = </w:t>
        </w:r>
      </w:ins>
    </w:p>
    <w:p w14:paraId="3A0FECFE" w14:textId="77777777" w:rsidR="0006352B" w:rsidRPr="000D11D5" w:rsidRDefault="0006352B">
      <w:pPr>
        <w:pStyle w:val="ListFS3"/>
        <w:numPr>
          <w:ilvl w:val="6"/>
          <w:numId w:val="211"/>
        </w:numPr>
        <w:rPr>
          <w:ins w:id="12093" w:author="Irová Zuzana" w:date="2025-03-31T09:19:00Z" w16du:dateUtc="2025-03-31T07:19:00Z"/>
        </w:rPr>
        <w:pPrChange w:id="12094" w:author="Irová Zuzana" w:date="2025-06-06T15:16:00Z" w16du:dateUtc="2025-06-06T13:16:00Z">
          <w:pPr>
            <w:pStyle w:val="ListFS3"/>
          </w:pPr>
        </w:pPrChange>
      </w:pPr>
      <w:ins w:id="12095" w:author="Irová Zuzana" w:date="2025-03-31T09:19:00Z" w16du:dateUtc="2025-03-31T07:19:00Z">
        <w:r w:rsidRPr="000D11D5">
          <w:t xml:space="preserve">pokud vypočtený rozdíl je větší než 0, pak Corrective bill item – credit, </w:t>
        </w:r>
      </w:ins>
    </w:p>
    <w:p w14:paraId="10039110" w14:textId="77777777" w:rsidR="0006352B" w:rsidRPr="000D11D5" w:rsidRDefault="0006352B">
      <w:pPr>
        <w:pStyle w:val="ListFS3"/>
        <w:numPr>
          <w:ilvl w:val="6"/>
          <w:numId w:val="211"/>
        </w:numPr>
        <w:rPr>
          <w:ins w:id="12096" w:author="Irová Zuzana" w:date="2025-03-31T09:19:00Z" w16du:dateUtc="2025-03-31T07:19:00Z"/>
        </w:rPr>
        <w:pPrChange w:id="12097" w:author="Irová Zuzana" w:date="2025-06-06T15:16:00Z" w16du:dateUtc="2025-06-06T13:16:00Z">
          <w:pPr>
            <w:pStyle w:val="ListFS3"/>
          </w:pPr>
        </w:pPrChange>
      </w:pPr>
      <w:ins w:id="12098" w:author="Irová Zuzana" w:date="2025-03-31T09:19:00Z" w16du:dateUtc="2025-03-31T07:19:00Z">
        <w:r w:rsidRPr="000D11D5">
          <w:t xml:space="preserve">jinak Corrective bill item – debit </w:t>
        </w:r>
      </w:ins>
    </w:p>
    <w:p w14:paraId="73E0BC8B" w14:textId="77777777" w:rsidR="0006352B" w:rsidRPr="000D11D5" w:rsidRDefault="0006352B">
      <w:pPr>
        <w:pStyle w:val="ListFS3"/>
        <w:rPr>
          <w:ins w:id="12099" w:author="Irová Zuzana" w:date="2025-03-31T09:19:00Z" w16du:dateUtc="2025-03-31T07:19:00Z"/>
        </w:rPr>
        <w:pPrChange w:id="12100" w:author="Irová Zuzana" w:date="2025-06-06T15:16:00Z" w16du:dateUtc="2025-06-06T13:16:00Z">
          <w:pPr>
            <w:pStyle w:val="ListFS2"/>
          </w:pPr>
        </w:pPrChange>
      </w:pPr>
      <w:ins w:id="12101" w:author="Irová Zuzana" w:date="2025-03-31T09:19:00Z" w16du:dateUtc="2025-03-31T07:19:00Z">
        <w:r>
          <w:t>Basic u</w:t>
        </w:r>
        <w:r w:rsidRPr="000D11D5">
          <w:t>nit price = absolutní hodnota vypočteného rozdílu</w:t>
        </w:r>
      </w:ins>
    </w:p>
    <w:p w14:paraId="0FAE275F" w14:textId="77777777" w:rsidR="0006352B" w:rsidRPr="000D11D5" w:rsidRDefault="0006352B">
      <w:pPr>
        <w:pStyle w:val="ListFS3"/>
        <w:rPr>
          <w:ins w:id="12102" w:author="Irová Zuzana" w:date="2025-03-31T09:19:00Z" w16du:dateUtc="2025-03-31T07:19:00Z"/>
        </w:rPr>
        <w:pPrChange w:id="12103" w:author="Irová Zuzana" w:date="2025-06-06T15:16:00Z" w16du:dateUtc="2025-06-06T13:16:00Z">
          <w:pPr>
            <w:pStyle w:val="ListFS2"/>
          </w:pPr>
        </w:pPrChange>
      </w:pPr>
      <w:ins w:id="12104" w:author="Irová Zuzana" w:date="2025-03-31T09:19:00Z" w16du:dateUtc="2025-03-31T07:19:00Z">
        <w:r>
          <w:t>Basic u</w:t>
        </w:r>
        <w:r w:rsidRPr="000D11D5">
          <w:t>nit price definition method = None</w:t>
        </w:r>
      </w:ins>
    </w:p>
    <w:p w14:paraId="27291931" w14:textId="77777777" w:rsidR="0006352B" w:rsidRDefault="0006352B">
      <w:pPr>
        <w:pStyle w:val="ListFS3"/>
        <w:rPr>
          <w:ins w:id="12105" w:author="Irová Zuzana" w:date="2025-03-31T09:19:00Z" w16du:dateUtc="2025-03-31T07:19:00Z"/>
        </w:rPr>
        <w:pPrChange w:id="12106" w:author="Irová Zuzana" w:date="2025-06-06T15:16:00Z" w16du:dateUtc="2025-06-06T13:16:00Z">
          <w:pPr>
            <w:pStyle w:val="ListFS2"/>
          </w:pPr>
        </w:pPrChange>
      </w:pPr>
      <w:ins w:id="12107" w:author="Irová Zuzana" w:date="2025-03-31T09:19:00Z" w16du:dateUtc="2025-03-31T07:19:00Z">
        <w:r>
          <w:t>Unit price = Price amount</w:t>
        </w:r>
      </w:ins>
    </w:p>
    <w:p w14:paraId="6EB830AF" w14:textId="77777777" w:rsidR="0006352B" w:rsidRDefault="0006352B">
      <w:pPr>
        <w:pStyle w:val="ListFS3"/>
        <w:rPr>
          <w:ins w:id="12108" w:author="Irová Zuzana" w:date="2025-03-31T09:19:00Z" w16du:dateUtc="2025-03-31T07:19:00Z"/>
        </w:rPr>
        <w:pPrChange w:id="12109" w:author="Irová Zuzana" w:date="2025-06-06T15:16:00Z" w16du:dateUtc="2025-06-06T13:16:00Z">
          <w:pPr>
            <w:pStyle w:val="ListFS2"/>
          </w:pPr>
        </w:pPrChange>
      </w:pPr>
      <w:ins w:id="12110" w:author="Irová Zuzana" w:date="2025-03-31T09:19:00Z" w16du:dateUtc="2025-03-31T07:19:00Z">
        <w:r>
          <w:t>Unit price VAT = Price amount VAT</w:t>
        </w:r>
      </w:ins>
    </w:p>
    <w:p w14:paraId="2B309925" w14:textId="77777777" w:rsidR="0006352B" w:rsidRPr="000D11D5" w:rsidRDefault="0006352B">
      <w:pPr>
        <w:pStyle w:val="ListFS3"/>
        <w:rPr>
          <w:ins w:id="12111" w:author="Irová Zuzana" w:date="2025-03-31T09:19:00Z" w16du:dateUtc="2025-03-31T07:19:00Z"/>
        </w:rPr>
        <w:pPrChange w:id="12112" w:author="Irová Zuzana" w:date="2025-06-06T15:16:00Z" w16du:dateUtc="2025-06-06T13:16:00Z">
          <w:pPr>
            <w:pStyle w:val="ListFS2"/>
          </w:pPr>
        </w:pPrChange>
      </w:pPr>
      <w:ins w:id="12113" w:author="Irová Zuzana" w:date="2025-03-31T09:19:00Z" w16du:dateUtc="2025-03-31T07:19:00Z">
        <w:r w:rsidRPr="000D11D5">
          <w:t xml:space="preserve">Number of units = 1 </w:t>
        </w:r>
      </w:ins>
    </w:p>
    <w:p w14:paraId="026FE5C1" w14:textId="77777777" w:rsidR="0006352B" w:rsidRPr="000D11D5" w:rsidRDefault="0006352B">
      <w:pPr>
        <w:pStyle w:val="ListFS3"/>
        <w:rPr>
          <w:ins w:id="12114" w:author="Irová Zuzana" w:date="2025-03-31T09:19:00Z" w16du:dateUtc="2025-03-31T07:19:00Z"/>
        </w:rPr>
        <w:pPrChange w:id="12115" w:author="Irová Zuzana" w:date="2025-06-06T15:16:00Z" w16du:dateUtc="2025-06-06T13:16:00Z">
          <w:pPr>
            <w:pStyle w:val="ListFS2"/>
          </w:pPr>
        </w:pPrChange>
      </w:pPr>
      <w:ins w:id="12116" w:author="Irová Zuzana" w:date="2025-03-31T09:19:00Z" w16du:dateUtc="2025-03-31T07:19:00Z">
        <w:r w:rsidRPr="000D11D5">
          <w:t>Metric unit = Piece</w:t>
        </w:r>
      </w:ins>
    </w:p>
    <w:p w14:paraId="19CDD144" w14:textId="77777777" w:rsidR="0006352B" w:rsidRPr="000D11D5" w:rsidRDefault="0006352B">
      <w:pPr>
        <w:pStyle w:val="ListFS3"/>
        <w:rPr>
          <w:ins w:id="12117" w:author="Irová Zuzana" w:date="2025-03-31T09:19:00Z" w16du:dateUtc="2025-03-31T07:19:00Z"/>
        </w:rPr>
        <w:pPrChange w:id="12118" w:author="Irová Zuzana" w:date="2025-06-06T15:16:00Z" w16du:dateUtc="2025-06-06T13:16:00Z">
          <w:pPr>
            <w:pStyle w:val="ListFS2"/>
          </w:pPr>
        </w:pPrChange>
      </w:pPr>
      <w:ins w:id="12119" w:author="Irová Zuzana" w:date="2025-03-31T09:19:00Z" w16du:dateUtc="2025-03-31T07:19:00Z">
        <w:r w:rsidRPr="000D11D5">
          <w:t xml:space="preserve">Tax rate = null </w:t>
        </w:r>
      </w:ins>
    </w:p>
    <w:p w14:paraId="07E1E15F" w14:textId="77777777" w:rsidR="0006352B" w:rsidRPr="000D11D5" w:rsidRDefault="0006352B">
      <w:pPr>
        <w:pStyle w:val="ListFS3"/>
        <w:rPr>
          <w:ins w:id="12120" w:author="Irová Zuzana" w:date="2025-03-31T09:19:00Z" w16du:dateUtc="2025-03-31T07:19:00Z"/>
        </w:rPr>
        <w:pPrChange w:id="12121" w:author="Irová Zuzana" w:date="2025-06-06T15:16:00Z" w16du:dateUtc="2025-06-06T13:16:00Z">
          <w:pPr>
            <w:pStyle w:val="ListFS2"/>
          </w:pPr>
        </w:pPrChange>
      </w:pPr>
      <w:ins w:id="12122" w:author="Irová Zuzana" w:date="2025-03-31T09:19:00Z" w16du:dateUtc="2025-03-31T07:19:00Z">
        <w:r w:rsidRPr="000D11D5">
          <w:t>Price amount = podle výsledku výpočtu, buď absolutní hodnota rozdílu, jinak null</w:t>
        </w:r>
      </w:ins>
    </w:p>
    <w:p w14:paraId="7F8F9E73" w14:textId="77777777" w:rsidR="0006352B" w:rsidRPr="000D11D5" w:rsidRDefault="0006352B">
      <w:pPr>
        <w:pStyle w:val="ListFS3"/>
        <w:rPr>
          <w:ins w:id="12123" w:author="Irová Zuzana" w:date="2025-03-31T09:19:00Z" w16du:dateUtc="2025-03-31T07:19:00Z"/>
        </w:rPr>
        <w:pPrChange w:id="12124" w:author="Irová Zuzana" w:date="2025-06-06T15:16:00Z" w16du:dateUtc="2025-06-06T13:16:00Z">
          <w:pPr>
            <w:pStyle w:val="ListFS2"/>
          </w:pPr>
        </w:pPrChange>
      </w:pPr>
      <w:ins w:id="12125" w:author="Irová Zuzana" w:date="2025-03-31T09:19:00Z" w16du:dateUtc="2025-03-31T07:19:00Z">
        <w:r w:rsidRPr="000D11D5">
          <w:t>Price amount VAT = podle výsledku výpočtu, buď absolutní hodnota rozdílu, jinak null</w:t>
        </w:r>
      </w:ins>
    </w:p>
    <w:p w14:paraId="00C0E9BC" w14:textId="77777777" w:rsidR="0006352B" w:rsidRPr="000D11D5" w:rsidRDefault="0006352B">
      <w:pPr>
        <w:pStyle w:val="ListFS3"/>
        <w:rPr>
          <w:ins w:id="12126" w:author="Irová Zuzana" w:date="2025-03-31T09:19:00Z" w16du:dateUtc="2025-03-31T07:19:00Z"/>
        </w:rPr>
        <w:pPrChange w:id="12127" w:author="Irová Zuzana" w:date="2025-06-06T15:16:00Z" w16du:dateUtc="2025-06-06T13:16:00Z">
          <w:pPr>
            <w:pStyle w:val="ListFS2"/>
          </w:pPr>
        </w:pPrChange>
      </w:pPr>
      <w:ins w:id="12128" w:author="Irová Zuzana" w:date="2025-03-31T09:19:00Z" w16du:dateUtc="2025-03-31T07:19:00Z">
        <w:r w:rsidRPr="000D11D5">
          <w:t>Billing service = Systém zjistí billing service z PCRE na základě Billing service.abbreviation = ADJ-ROUNDING</w:t>
        </w:r>
        <w:r w:rsidRPr="000D11D5" w:rsidDel="00C803CD">
          <w:t xml:space="preserve"> </w:t>
        </w:r>
      </w:ins>
    </w:p>
    <w:p w14:paraId="03D37D35" w14:textId="77777777" w:rsidR="0006352B" w:rsidRDefault="0006352B">
      <w:pPr>
        <w:pStyle w:val="NormalIndent"/>
        <w:rPr>
          <w:ins w:id="12129" w:author="Irová Zuzana" w:date="2025-03-31T12:14:00Z" w16du:dateUtc="2025-03-31T10:14:00Z"/>
        </w:rPr>
      </w:pPr>
    </w:p>
    <w:p w14:paraId="1EBA7CE8" w14:textId="39D05DE0" w:rsidR="00E57690" w:rsidRPr="00E57690" w:rsidRDefault="003F6A9D">
      <w:pPr>
        <w:pStyle w:val="NormalIndent"/>
        <w:rPr>
          <w:ins w:id="12130" w:author="Irová Zuzana" w:date="2025-03-31T12:36:00Z" w16du:dateUtc="2025-03-31T10:36:00Z"/>
        </w:rPr>
      </w:pPr>
      <w:ins w:id="12131" w:author="Irová Zuzana" w:date="2025-05-23T16:28:00Z" w16du:dateUtc="2025-05-23T14:28:00Z">
        <w:r>
          <w:t xml:space="preserve">V případě, </w:t>
        </w:r>
        <w:r w:rsidRPr="00D63080">
          <w:t xml:space="preserve">že </w:t>
        </w:r>
        <w:r>
          <w:t xml:space="preserve">se jedná o zaplacení skupiny UTT </w:t>
        </w:r>
      </w:ins>
      <w:ins w:id="12132" w:author="Irová Zuzana" w:date="2025-05-23T16:29:00Z" w16du:dateUtc="2025-05-23T14:29:00Z">
        <w:r w:rsidR="00695888">
          <w:t>nebo Offence RfP</w:t>
        </w:r>
        <w:r w:rsidR="004F7DBC">
          <w:t>, kter</w:t>
        </w:r>
      </w:ins>
      <w:ins w:id="12133" w:author="Irová Zuzana" w:date="2025-05-23T16:30:00Z" w16du:dateUtc="2025-05-23T14:30:00Z">
        <w:r w:rsidR="003078DC">
          <w:t>é</w:t>
        </w:r>
      </w:ins>
      <w:ins w:id="12134" w:author="Irová Zuzana" w:date="2025-05-23T16:29:00Z" w16du:dateUtc="2025-05-23T14:29:00Z">
        <w:r w:rsidR="004F7DBC">
          <w:t xml:space="preserve"> </w:t>
        </w:r>
      </w:ins>
      <w:ins w:id="12135" w:author="Irová Zuzana" w:date="2025-05-23T17:26:00Z" w16du:dateUtc="2025-05-23T15:26:00Z">
        <w:r w:rsidR="00AF3D47">
          <w:t xml:space="preserve">všechny </w:t>
        </w:r>
      </w:ins>
      <w:ins w:id="12136" w:author="Irová Zuzana" w:date="2025-05-23T16:29:00Z" w16du:dateUtc="2025-05-23T14:29:00Z">
        <w:r w:rsidR="004F7DBC">
          <w:t>jsou</w:t>
        </w:r>
        <w:r w:rsidR="00695888">
          <w:t xml:space="preserve"> </w:t>
        </w:r>
      </w:ins>
      <w:ins w:id="12137" w:author="Irová Zuzana" w:date="2025-05-23T16:28:00Z" w16du:dateUtc="2025-05-23T14:28:00Z">
        <w:r>
          <w:t xml:space="preserve">bez účtu (tj. patří neregistrovanému provozovateli vozidla; tj. Subject type = Not registered), nebo patřící anonymnímu zákazníku (tj. VCM.Customer.anonymous registration = true), Systém se pokusí získat kontaktní adresu provozovatele vozidla z </w:t>
        </w:r>
        <w:r>
          <w:lastRenderedPageBreak/>
          <w:t>veřejných rejstříků na základě registrační značky vozidla a země registrace, za použití systémové funkce Získej data z EUCARIS (</w:t>
        </w:r>
        <w:r w:rsidRPr="00780949">
          <w:t>SYS.TDP.9.1</w:t>
        </w:r>
        <w:r>
          <w:t>)</w:t>
        </w:r>
      </w:ins>
      <w:ins w:id="12138" w:author="Irová Zuzana" w:date="2025-03-31T12:36:00Z" w16du:dateUtc="2025-03-31T10:36:00Z">
        <w:r w:rsidR="00E57690" w:rsidRPr="00E57690">
          <w:t>:</w:t>
        </w:r>
      </w:ins>
    </w:p>
    <w:p w14:paraId="6A52B560" w14:textId="77777777" w:rsidR="00E57690" w:rsidRPr="00683CFC" w:rsidRDefault="00E57690">
      <w:pPr>
        <w:pStyle w:val="ListFS1"/>
        <w:rPr>
          <w:ins w:id="12139" w:author="Irová Zuzana" w:date="2025-03-31T12:37:00Z" w16du:dateUtc="2025-03-31T10:37:00Z"/>
        </w:rPr>
        <w:pPrChange w:id="12140" w:author="Irová Zuzana" w:date="2025-06-06T15:37:00Z" w16du:dateUtc="2025-06-06T13:37:00Z">
          <w:pPr>
            <w:pStyle w:val="ListFS1"/>
            <w:numPr>
              <w:numId w:val="0"/>
            </w:numPr>
            <w:ind w:left="0" w:firstLine="0"/>
          </w:pPr>
        </w:pPrChange>
      </w:pPr>
      <w:ins w:id="12141" w:author="Irová Zuzana" w:date="2025-03-31T12:36:00Z" w16du:dateUtc="2025-03-31T10:36:00Z">
        <w:r w:rsidRPr="257A44F4">
          <w:t xml:space="preserve">Pokud se podařily kontaktní údaje získat, použijí se pro generování dokumentu faktury. </w:t>
        </w:r>
      </w:ins>
    </w:p>
    <w:p w14:paraId="7356828E" w14:textId="420DF8A4" w:rsidR="00E57690" w:rsidRPr="00683CFC" w:rsidRDefault="00E57690">
      <w:pPr>
        <w:pStyle w:val="ListFS1"/>
        <w:rPr>
          <w:ins w:id="12142" w:author="Irová Zuzana" w:date="2025-03-31T12:36:00Z" w16du:dateUtc="2025-03-31T10:36:00Z"/>
          <w:rPrChange w:id="12143" w:author="Irová Zuzana" w:date="2025-03-31T12:37:00Z" w16du:dateUtc="2025-03-31T10:37:00Z">
            <w:rPr>
              <w:ins w:id="12144" w:author="Irová Zuzana" w:date="2025-03-31T12:36:00Z" w16du:dateUtc="2025-03-31T10:36:00Z"/>
              <w:highlight w:val="yellow"/>
            </w:rPr>
          </w:rPrChange>
        </w:rPr>
        <w:pPrChange w:id="12145" w:author="Irová Zuzana" w:date="2025-06-06T15:37:00Z" w16du:dateUtc="2025-06-06T13:37:00Z">
          <w:pPr>
            <w:pStyle w:val="NormalIndent"/>
          </w:pPr>
        </w:pPrChange>
      </w:pPr>
      <w:ins w:id="12146" w:author="Irová Zuzana" w:date="2025-03-31T12:36:00Z" w16du:dateUtc="2025-03-31T10:36:00Z">
        <w:r w:rsidRPr="00D9520D">
          <w:t>Pokud se nepodařily získat, Systém vygeneruje zjednodušenou fakturu bez kontaktních údajů.</w:t>
        </w:r>
      </w:ins>
    </w:p>
    <w:p w14:paraId="76D57AA4" w14:textId="77777777" w:rsidR="00E57690" w:rsidRDefault="00E57690">
      <w:pPr>
        <w:pStyle w:val="NormalIndent"/>
        <w:rPr>
          <w:ins w:id="12147" w:author="Irová Zuzana" w:date="2025-03-31T12:36:00Z" w16du:dateUtc="2025-03-31T10:36:00Z"/>
        </w:rPr>
      </w:pPr>
    </w:p>
    <w:p w14:paraId="63771EAA" w14:textId="1687E7D4" w:rsidR="0006352B" w:rsidRDefault="0006352B">
      <w:pPr>
        <w:pStyle w:val="NormalIndent"/>
        <w:rPr>
          <w:ins w:id="12148" w:author="Irová Zuzana" w:date="2025-03-31T09:19:00Z" w16du:dateUtc="2025-03-31T07:19:00Z"/>
        </w:rPr>
      </w:pPr>
      <w:ins w:id="12149" w:author="Irová Zuzana" w:date="2025-03-31T09:19:00Z" w16du:dateUtc="2025-03-31T07:19:00Z">
        <w:r>
          <w:t xml:space="preserve">Systém vytvoří vytvoří Bill s parametry: </w:t>
        </w:r>
      </w:ins>
    </w:p>
    <w:p w14:paraId="6BE03EDF" w14:textId="77777777" w:rsidR="0006352B" w:rsidRPr="00E721C5" w:rsidRDefault="0006352B" w:rsidP="00C40C63">
      <w:pPr>
        <w:pStyle w:val="ListFS1"/>
        <w:rPr>
          <w:ins w:id="12150" w:author="Irová Zuzana" w:date="2025-03-31T09:19:00Z" w16du:dateUtc="2025-03-31T07:19:00Z"/>
        </w:rPr>
      </w:pPr>
      <w:ins w:id="12151" w:author="Irová Zuzana" w:date="2025-03-31T09:19:00Z" w16du:dateUtc="2025-03-31T07:19:00Z">
        <w:r w:rsidRPr="00E721C5">
          <w:t>Bill number = Unikátní číslo faktury podle schématu z Číslování faktur v závislosti na Bill type, Bill issue type, Bill category a Bill issuer.</w:t>
        </w:r>
      </w:ins>
    </w:p>
    <w:p w14:paraId="4D7E25A4" w14:textId="77777777" w:rsidR="0082368D" w:rsidRDefault="0082368D">
      <w:pPr>
        <w:pStyle w:val="ListFS1"/>
        <w:rPr>
          <w:ins w:id="12152" w:author="Irová Zuzana" w:date="2025-05-23T20:49:00Z" w16du:dateUtc="2025-05-23T18:49:00Z"/>
        </w:rPr>
        <w:pPrChange w:id="12153" w:author="Irová Zuzana" w:date="2025-06-06T15:37:00Z" w16du:dateUtc="2025-06-06T13:37:00Z">
          <w:pPr>
            <w:pStyle w:val="ListFS2"/>
            <w:numPr>
              <w:numId w:val="169"/>
            </w:numPr>
            <w:ind w:left="1080" w:hanging="360"/>
          </w:pPr>
        </w:pPrChange>
      </w:pPr>
      <w:ins w:id="12154" w:author="Irová Zuzana" w:date="2025-05-23T20:49:00Z" w16du:dateUtc="2025-05-23T18:49:00Z">
        <w:r>
          <w:t>Fiscal verification number = vygeneruje se Fiskální verifikační číslo ze sekvence pro číslování faktur (BNF77) s Business Premises BO, určeným podle user profile</w:t>
        </w:r>
      </w:ins>
    </w:p>
    <w:p w14:paraId="7B76E6E1" w14:textId="77777777" w:rsidR="0082368D" w:rsidRDefault="0082368D">
      <w:pPr>
        <w:pStyle w:val="ListFS1"/>
        <w:rPr>
          <w:ins w:id="12155" w:author="Irová Zuzana" w:date="2025-05-23T20:49:00Z" w16du:dateUtc="2025-05-23T18:49:00Z"/>
        </w:rPr>
        <w:pPrChange w:id="12156" w:author="Irová Zuzana" w:date="2025-06-06T15:37:00Z" w16du:dateUtc="2025-06-06T13:37:00Z">
          <w:pPr>
            <w:pStyle w:val="ListFS2"/>
            <w:numPr>
              <w:numId w:val="169"/>
            </w:numPr>
            <w:ind w:left="1080" w:hanging="360"/>
          </w:pPr>
        </w:pPrChange>
      </w:pPr>
      <w:ins w:id="12157" w:author="Irová Zuzana" w:date="2025-05-23T20:49:00Z" w16du:dateUtc="2025-05-23T18:49:00Z">
        <w:r>
          <w:t>ZKI = vyplní se Ochranný kód vystavitele faktury (</w:t>
        </w:r>
        <w:r w:rsidRPr="00C86E8C">
          <w:rPr>
            <w:rFonts w:cs="Tahoma"/>
            <w:lang w:eastAsia="sk-SK"/>
          </w:rPr>
          <w:t>Issuer's Protection Code</w:t>
        </w:r>
        <w:r>
          <w:rPr>
            <w:rFonts w:cs="Tahoma"/>
            <w:lang w:eastAsia="sk-SK"/>
          </w:rPr>
          <w:t>)</w:t>
        </w:r>
      </w:ins>
    </w:p>
    <w:p w14:paraId="610F63B6" w14:textId="7A68562B" w:rsidR="0006352B" w:rsidRPr="00E721C5" w:rsidRDefault="0006352B">
      <w:pPr>
        <w:pStyle w:val="ListFS1"/>
        <w:rPr>
          <w:ins w:id="12158" w:author="Irová Zuzana" w:date="2025-03-31T09:19:00Z" w16du:dateUtc="2025-03-31T07:19:00Z"/>
        </w:rPr>
        <w:pPrChange w:id="12159" w:author="Irová Zuzana" w:date="2025-06-06T15:37:00Z" w16du:dateUtc="2025-06-06T13:37:00Z">
          <w:pPr>
            <w:pStyle w:val="ListFS2"/>
          </w:pPr>
        </w:pPrChange>
      </w:pPr>
      <w:ins w:id="12160" w:author="Irová Zuzana" w:date="2025-03-31T09:19:00Z" w16du:dateUtc="2025-03-31T07:19:00Z">
        <w:r w:rsidRPr="00E721C5">
          <w:t>Bill type = Customer bill</w:t>
        </w:r>
      </w:ins>
    </w:p>
    <w:p w14:paraId="338F3AE7" w14:textId="77777777" w:rsidR="00D74A78" w:rsidRDefault="0006352B" w:rsidP="00C40C63">
      <w:pPr>
        <w:pStyle w:val="ListFS1"/>
        <w:rPr>
          <w:ins w:id="12161" w:author="Irová Zuzana" w:date="2025-03-31T12:39:00Z" w16du:dateUtc="2025-03-31T10:39:00Z"/>
        </w:rPr>
      </w:pPr>
      <w:ins w:id="12162" w:author="Irová Zuzana" w:date="2025-03-31T09:19:00Z" w16du:dateUtc="2025-03-31T07:19:00Z">
        <w:r w:rsidRPr="00E721C5">
          <w:t xml:space="preserve">Bill issue type = </w:t>
        </w:r>
      </w:ins>
    </w:p>
    <w:p w14:paraId="763D3FE0" w14:textId="3164B01B" w:rsidR="0006352B" w:rsidRDefault="0006352B">
      <w:pPr>
        <w:pStyle w:val="ListFS2"/>
        <w:rPr>
          <w:ins w:id="12163" w:author="Irová Zuzana" w:date="2025-03-31T12:40:00Z" w16du:dateUtc="2025-03-31T10:40:00Z"/>
        </w:rPr>
        <w:pPrChange w:id="12164" w:author="Irová Zuzana" w:date="2025-06-06T15:16:00Z" w16du:dateUtc="2025-06-06T13:16:00Z">
          <w:pPr>
            <w:pStyle w:val="ListFS1"/>
          </w:pPr>
        </w:pPrChange>
      </w:pPr>
      <w:ins w:id="12165" w:author="Irová Zuzana" w:date="2025-03-31T09:19:00Z" w16du:dateUtc="2025-03-31T07:19:00Z">
        <w:r w:rsidRPr="00E721C5">
          <w:t>Regular bill</w:t>
        </w:r>
      </w:ins>
      <w:ins w:id="12166" w:author="Irová Zuzana" w:date="2025-03-31T12:40:00Z" w16du:dateUtc="2025-03-31T10:40:00Z">
        <w:r w:rsidR="000D3011">
          <w:t>,</w:t>
        </w:r>
      </w:ins>
      <w:ins w:id="12167" w:author="Irová Zuzana" w:date="2025-03-31T09:19:00Z" w16du:dateUtc="2025-03-31T07:19:00Z">
        <w:r w:rsidRPr="00E721C5">
          <w:t xml:space="preserve"> </w:t>
        </w:r>
      </w:ins>
      <w:ins w:id="12168" w:author="Irová Zuzana" w:date="2025-03-31T12:39:00Z" w16du:dateUtc="2025-03-31T10:39:00Z">
        <w:r w:rsidR="000D3011">
          <w:t>pokud je známa adresa pro fakturaci</w:t>
        </w:r>
      </w:ins>
    </w:p>
    <w:p w14:paraId="7655F40E" w14:textId="058F31B4" w:rsidR="000D3011" w:rsidRPr="00DF7215" w:rsidRDefault="000D3011">
      <w:pPr>
        <w:pStyle w:val="ListFS2"/>
        <w:rPr>
          <w:ins w:id="12169" w:author="Irová Zuzana" w:date="2025-03-31T09:19:00Z" w16du:dateUtc="2025-03-31T07:19:00Z"/>
          <w:highlight w:val="yellow"/>
          <w:rPrChange w:id="12170" w:author="Irová Zuzana" w:date="2025-04-17T15:10:00Z" w16du:dateUtc="2025-04-17T13:10:00Z">
            <w:rPr>
              <w:ins w:id="12171" w:author="Irová Zuzana" w:date="2025-03-31T09:19:00Z" w16du:dateUtc="2025-03-31T07:19:00Z"/>
            </w:rPr>
          </w:rPrChange>
        </w:rPr>
        <w:pPrChange w:id="12172" w:author="Irová Zuzana" w:date="2025-06-06T15:16:00Z" w16du:dateUtc="2025-06-06T13:16:00Z">
          <w:pPr>
            <w:pStyle w:val="ListFS1"/>
          </w:pPr>
        </w:pPrChange>
      </w:pPr>
      <w:ins w:id="12173" w:author="Irová Zuzana" w:date="2025-03-31T12:40:00Z" w16du:dateUtc="2025-03-31T10:40:00Z">
        <w:r w:rsidRPr="00DF7215">
          <w:rPr>
            <w:highlight w:val="yellow"/>
            <w:rPrChange w:id="12174" w:author="Irová Zuzana" w:date="2025-04-17T15:10:00Z" w16du:dateUtc="2025-04-17T13:10:00Z">
              <w:rPr/>
            </w:rPrChange>
          </w:rPr>
          <w:t>jinak Simplified bill</w:t>
        </w:r>
      </w:ins>
    </w:p>
    <w:p w14:paraId="26C86358" w14:textId="77777777" w:rsidR="0006352B" w:rsidRPr="00E721C5" w:rsidRDefault="0006352B" w:rsidP="00C40C63">
      <w:pPr>
        <w:pStyle w:val="ListFS1"/>
        <w:rPr>
          <w:ins w:id="12175" w:author="Irová Zuzana" w:date="2025-03-31T09:19:00Z" w16du:dateUtc="2025-03-31T07:19:00Z"/>
        </w:rPr>
      </w:pPr>
      <w:ins w:id="12176" w:author="Irová Zuzana" w:date="2025-03-31T09:19:00Z" w16du:dateUtc="2025-03-31T07:19:00Z">
        <w:r w:rsidRPr="00E721C5">
          <w:t xml:space="preserve">Bill recurrence type = One-time bill </w:t>
        </w:r>
      </w:ins>
    </w:p>
    <w:p w14:paraId="70980141" w14:textId="77777777" w:rsidR="0006352B" w:rsidRPr="00756CA5" w:rsidRDefault="0006352B" w:rsidP="00C40C63">
      <w:pPr>
        <w:pStyle w:val="ListFS1"/>
        <w:rPr>
          <w:ins w:id="12177" w:author="Irová Zuzana" w:date="2025-03-31T09:19:00Z" w16du:dateUtc="2025-03-31T07:19:00Z"/>
        </w:rPr>
      </w:pPr>
      <w:ins w:id="12178" w:author="Irová Zuzana" w:date="2025-03-31T09:19:00Z" w16du:dateUtc="2025-03-31T07:19:00Z">
        <w:r w:rsidRPr="00756CA5">
          <w:t xml:space="preserve">Bill category = </w:t>
        </w:r>
      </w:ins>
    </w:p>
    <w:p w14:paraId="48BEDEF8" w14:textId="77777777" w:rsidR="00AC6083" w:rsidRPr="00756CA5" w:rsidRDefault="00AC6083">
      <w:pPr>
        <w:pStyle w:val="ListFS2"/>
        <w:rPr>
          <w:ins w:id="12179" w:author="Irová Zuzana" w:date="2025-03-31T12:14:00Z" w16du:dateUtc="2025-03-31T10:14:00Z"/>
        </w:rPr>
      </w:pPr>
      <w:ins w:id="12180" w:author="Irová Zuzana" w:date="2025-03-31T12:14:00Z" w16du:dateUtc="2025-03-31T10:14:00Z">
        <w:r w:rsidRPr="00756CA5">
          <w:t>Offence, pokud faktura obsahuje RTE a RSE,</w:t>
        </w:r>
      </w:ins>
    </w:p>
    <w:p w14:paraId="3C2DD8DC" w14:textId="5D7CACEE" w:rsidR="0006352B" w:rsidRPr="00756CA5" w:rsidRDefault="00AC6083">
      <w:pPr>
        <w:pStyle w:val="ListFS2"/>
        <w:rPr>
          <w:ins w:id="12181" w:author="Irová Zuzana" w:date="2025-03-31T09:19:00Z" w16du:dateUtc="2025-03-31T07:19:00Z"/>
          <w:rPrChange w:id="12182" w:author="Irová Zuzana" w:date="2025-05-20T15:46:00Z" w16du:dateUtc="2025-05-20T13:46:00Z">
            <w:rPr>
              <w:ins w:id="12183" w:author="Irová Zuzana" w:date="2025-03-31T09:19:00Z" w16du:dateUtc="2025-03-31T07:19:00Z"/>
              <w:highlight w:val="cyan"/>
            </w:rPr>
          </w:rPrChange>
        </w:rPr>
      </w:pPr>
      <w:ins w:id="12184" w:author="Irová Zuzana" w:date="2025-03-31T12:14:00Z" w16du:dateUtc="2025-03-31T10:14:00Z">
        <w:r w:rsidRPr="00756CA5">
          <w:t>jinak Toll</w:t>
        </w:r>
      </w:ins>
    </w:p>
    <w:p w14:paraId="45E54CE8" w14:textId="77777777" w:rsidR="0006352B" w:rsidRPr="00E721C5" w:rsidRDefault="0006352B" w:rsidP="00C40C63">
      <w:pPr>
        <w:pStyle w:val="ListFS1"/>
        <w:rPr>
          <w:ins w:id="12185" w:author="Irová Zuzana" w:date="2025-03-31T09:19:00Z" w16du:dateUtc="2025-03-31T07:19:00Z"/>
        </w:rPr>
      </w:pPr>
      <w:ins w:id="12186" w:author="Irová Zuzana" w:date="2025-03-31T09:19:00Z" w16du:dateUtc="2025-03-31T07:19:00Z">
        <w:r w:rsidRPr="00FB169F">
          <w:t>Bill issue</w:t>
        </w:r>
        <w:r w:rsidRPr="00E721C5">
          <w:t xml:space="preserve"> status = Issued</w:t>
        </w:r>
      </w:ins>
    </w:p>
    <w:p w14:paraId="08C44A15" w14:textId="36E3386D" w:rsidR="0006352B" w:rsidRPr="00E721C5" w:rsidRDefault="0006352B" w:rsidP="00C40C63">
      <w:pPr>
        <w:pStyle w:val="ListFS1"/>
        <w:rPr>
          <w:ins w:id="12187" w:author="Irová Zuzana" w:date="2025-03-31T09:19:00Z" w16du:dateUtc="2025-03-31T07:19:00Z"/>
        </w:rPr>
      </w:pPr>
      <w:ins w:id="12188" w:author="Irová Zuzana" w:date="2025-03-31T09:19:00Z" w16du:dateUtc="2025-03-31T07:19:00Z">
        <w:r w:rsidRPr="00E721C5">
          <w:t xml:space="preserve">Bill payment status = </w:t>
        </w:r>
      </w:ins>
      <w:ins w:id="12189" w:author="Irová Zuzana" w:date="2025-04-17T15:11:00Z" w16du:dateUtc="2025-04-17T13:11:00Z">
        <w:r w:rsidR="00F22B02">
          <w:t>Unpaid</w:t>
        </w:r>
      </w:ins>
      <w:ins w:id="12190" w:author="Irová Zuzana" w:date="2025-03-31T09:19:00Z" w16du:dateUtc="2025-03-31T07:19:00Z">
        <w:r w:rsidRPr="00E721C5">
          <w:t xml:space="preserve"> </w:t>
        </w:r>
      </w:ins>
    </w:p>
    <w:p w14:paraId="6D5ACD62" w14:textId="77777777" w:rsidR="0006352B" w:rsidRPr="00E721C5" w:rsidRDefault="0006352B" w:rsidP="00C40C63">
      <w:pPr>
        <w:pStyle w:val="ListFS1"/>
        <w:rPr>
          <w:ins w:id="12191" w:author="Irová Zuzana" w:date="2025-03-31T09:19:00Z" w16du:dateUtc="2025-03-31T07:19:00Z"/>
        </w:rPr>
      </w:pPr>
      <w:ins w:id="12192" w:author="Irová Zuzana" w:date="2025-03-31T09:19:00Z" w16du:dateUtc="2025-03-31T07:19:00Z">
        <w:r w:rsidRPr="00E721C5">
          <w:t>Comment = null</w:t>
        </w:r>
      </w:ins>
    </w:p>
    <w:p w14:paraId="4F862CED" w14:textId="77777777" w:rsidR="0006352B" w:rsidRPr="00E721C5" w:rsidRDefault="0006352B" w:rsidP="00C40C63">
      <w:pPr>
        <w:pStyle w:val="ListFS1"/>
        <w:rPr>
          <w:ins w:id="12193" w:author="Irová Zuzana" w:date="2025-03-31T09:19:00Z" w16du:dateUtc="2025-03-31T07:19:00Z"/>
        </w:rPr>
      </w:pPr>
      <w:ins w:id="12194" w:author="Irová Zuzana" w:date="2025-03-31T09:19:00Z" w16du:dateUtc="2025-03-31T07:19:00Z">
        <w:r w:rsidRPr="00E721C5">
          <w:t xml:space="preserve">Bill amount = součet daňových bill items.tax base </w:t>
        </w:r>
      </w:ins>
    </w:p>
    <w:p w14:paraId="6976518B" w14:textId="77777777" w:rsidR="0006352B" w:rsidRPr="00E721C5" w:rsidRDefault="0006352B" w:rsidP="00C40C63">
      <w:pPr>
        <w:pStyle w:val="ListFS1"/>
        <w:rPr>
          <w:ins w:id="12195" w:author="Irová Zuzana" w:date="2025-03-31T09:19:00Z" w16du:dateUtc="2025-03-31T07:19:00Z"/>
        </w:rPr>
      </w:pPr>
      <w:ins w:id="12196" w:author="Irová Zuzana" w:date="2025-03-31T09:19:00Z" w16du:dateUtc="2025-03-31T07:19:00Z">
        <w:r w:rsidRPr="00E721C5">
          <w:t xml:space="preserve">Tax amount = součet daňových bill items.price amount </w:t>
        </w:r>
      </w:ins>
    </w:p>
    <w:p w14:paraId="7B232C57" w14:textId="1631457F" w:rsidR="0006352B" w:rsidRPr="00E721C5" w:rsidRDefault="0006352B" w:rsidP="00C40C63">
      <w:pPr>
        <w:pStyle w:val="ListFS1"/>
        <w:rPr>
          <w:ins w:id="12197" w:author="Irová Zuzana" w:date="2025-03-31T09:19:00Z" w16du:dateUtc="2025-03-31T07:19:00Z"/>
        </w:rPr>
      </w:pPr>
      <w:ins w:id="12198" w:author="Irová Zuzana" w:date="2025-03-31T09:19:00Z" w16du:dateUtc="2025-03-31T07:19:00Z">
        <w:r w:rsidRPr="00E721C5">
          <w:t xml:space="preserve">Total amount = součet Bill amount a Tax amount </w:t>
        </w:r>
      </w:ins>
      <w:ins w:id="12199" w:author="Irová Zuzana" w:date="2025-06-06T22:15:00Z" w16du:dateUtc="2025-06-06T20:15:00Z">
        <w:r w:rsidR="002100F1">
          <w:t>(mělo by se rovnat součtu plateb</w:t>
        </w:r>
        <w:r w:rsidR="007B0B5E">
          <w:t>, použitých na úhradu)</w:t>
        </w:r>
      </w:ins>
    </w:p>
    <w:p w14:paraId="0F69068F" w14:textId="77777777" w:rsidR="0006352B" w:rsidRPr="000566F0" w:rsidRDefault="0006352B" w:rsidP="00C40C63">
      <w:pPr>
        <w:pStyle w:val="ListFS1"/>
        <w:rPr>
          <w:ins w:id="12200" w:author="Irová Zuzana" w:date="2025-03-31T09:19:00Z" w16du:dateUtc="2025-03-31T07:19:00Z"/>
        </w:rPr>
      </w:pPr>
      <w:ins w:id="12201" w:author="Irová Zuzana" w:date="2025-03-31T09:19:00Z" w16du:dateUtc="2025-03-31T07:19:00Z">
        <w:r w:rsidRPr="00E721C5">
          <w:t xml:space="preserve">Date of issue = </w:t>
        </w:r>
        <w:r w:rsidRPr="000566F0">
          <w:t>aktuální datum</w:t>
        </w:r>
      </w:ins>
    </w:p>
    <w:p w14:paraId="4B2D66A7" w14:textId="5974B125" w:rsidR="0006352B" w:rsidRPr="000566F0" w:rsidRDefault="0006352B" w:rsidP="00C40C63">
      <w:pPr>
        <w:pStyle w:val="ListFS1"/>
        <w:rPr>
          <w:ins w:id="12202" w:author="Irová Zuzana" w:date="2025-03-31T09:19:00Z" w16du:dateUtc="2025-03-31T07:19:00Z"/>
          <w:rPrChange w:id="12203" w:author="Irová Zuzana" w:date="2025-03-31T12:17:00Z" w16du:dateUtc="2025-03-31T10:17:00Z">
            <w:rPr>
              <w:ins w:id="12204" w:author="Irová Zuzana" w:date="2025-03-31T09:19:00Z" w16du:dateUtc="2025-03-31T07:19:00Z"/>
              <w:highlight w:val="yellow"/>
            </w:rPr>
          </w:rPrChange>
        </w:rPr>
      </w:pPr>
      <w:ins w:id="12205" w:author="Irová Zuzana" w:date="2025-03-31T09:19:00Z" w16du:dateUtc="2025-03-31T07:19:00Z">
        <w:r w:rsidRPr="000566F0">
          <w:rPr>
            <w:rPrChange w:id="12206" w:author="Irová Zuzana" w:date="2025-03-31T12:17:00Z" w16du:dateUtc="2025-03-31T10:17:00Z">
              <w:rPr>
                <w:highlight w:val="yellow"/>
              </w:rPr>
            </w:rPrChange>
          </w:rPr>
          <w:t xml:space="preserve">Due date = </w:t>
        </w:r>
      </w:ins>
      <w:ins w:id="12207" w:author="Irová Zuzana" w:date="2025-03-31T12:17:00Z" w16du:dateUtc="2025-03-31T10:17:00Z">
        <w:r w:rsidR="000566F0" w:rsidRPr="000566F0">
          <w:rPr>
            <w:rPrChange w:id="12208" w:author="Irová Zuzana" w:date="2025-03-31T12:17:00Z" w16du:dateUtc="2025-03-31T10:17:00Z">
              <w:rPr>
                <w:highlight w:val="yellow"/>
              </w:rPr>
            </w:rPrChange>
          </w:rPr>
          <w:t>sysdate</w:t>
        </w:r>
      </w:ins>
      <w:ins w:id="12209" w:author="Irová Zuzana" w:date="2025-03-31T09:19:00Z" w16du:dateUtc="2025-03-31T07:19:00Z">
        <w:r w:rsidRPr="000566F0">
          <w:rPr>
            <w:rPrChange w:id="12210" w:author="Irová Zuzana" w:date="2025-03-31T12:17:00Z" w16du:dateUtc="2025-03-31T10:17:00Z">
              <w:rPr>
                <w:highlight w:val="yellow"/>
              </w:rPr>
            </w:rPrChange>
          </w:rPr>
          <w:t xml:space="preserve"> </w:t>
        </w:r>
      </w:ins>
    </w:p>
    <w:p w14:paraId="27C7F22E" w14:textId="77777777" w:rsidR="0006352B" w:rsidRPr="000566F0" w:rsidRDefault="0006352B" w:rsidP="00C40C63">
      <w:pPr>
        <w:pStyle w:val="ListFS1"/>
        <w:rPr>
          <w:ins w:id="12211" w:author="Irová Zuzana" w:date="2025-03-31T09:19:00Z" w16du:dateUtc="2025-03-31T07:19:00Z"/>
          <w:highlight w:val="yellow"/>
          <w:rPrChange w:id="12212" w:author="Irová Zuzana" w:date="2025-03-31T12:17:00Z" w16du:dateUtc="2025-03-31T10:17:00Z">
            <w:rPr>
              <w:ins w:id="12213" w:author="Irová Zuzana" w:date="2025-03-31T09:19:00Z" w16du:dateUtc="2025-03-31T07:19:00Z"/>
            </w:rPr>
          </w:rPrChange>
        </w:rPr>
      </w:pPr>
      <w:ins w:id="12214" w:author="Irová Zuzana" w:date="2025-03-31T09:19:00Z" w16du:dateUtc="2025-03-31T07:19:00Z">
        <w:r w:rsidRPr="000566F0">
          <w:rPr>
            <w:highlight w:val="yellow"/>
            <w:rPrChange w:id="12215" w:author="Irová Zuzana" w:date="2025-03-31T12:17:00Z" w16du:dateUtc="2025-03-31T10:17:00Z">
              <w:rPr/>
            </w:rPrChange>
          </w:rPr>
          <w:t>Date of beginning = aktu</w:t>
        </w:r>
        <w:r w:rsidRPr="000566F0">
          <w:rPr>
            <w:rFonts w:hint="cs"/>
            <w:highlight w:val="yellow"/>
            <w:rPrChange w:id="12216" w:author="Irová Zuzana" w:date="2025-03-31T12:17:00Z" w16du:dateUtc="2025-03-31T10:17:00Z">
              <w:rPr>
                <w:rFonts w:hint="cs"/>
              </w:rPr>
            </w:rPrChange>
          </w:rPr>
          <w:t>á</w:t>
        </w:r>
        <w:r w:rsidRPr="000566F0">
          <w:rPr>
            <w:highlight w:val="yellow"/>
            <w:rPrChange w:id="12217" w:author="Irová Zuzana" w:date="2025-03-31T12:17:00Z" w16du:dateUtc="2025-03-31T10:17:00Z">
              <w:rPr/>
            </w:rPrChange>
          </w:rPr>
          <w:t>ln</w:t>
        </w:r>
        <w:r w:rsidRPr="000566F0">
          <w:rPr>
            <w:rFonts w:hint="cs"/>
            <w:highlight w:val="yellow"/>
            <w:rPrChange w:id="12218" w:author="Irová Zuzana" w:date="2025-03-31T12:17:00Z" w16du:dateUtc="2025-03-31T10:17:00Z">
              <w:rPr>
                <w:rFonts w:hint="cs"/>
              </w:rPr>
            </w:rPrChange>
          </w:rPr>
          <w:t>í</w:t>
        </w:r>
        <w:r w:rsidRPr="000566F0">
          <w:rPr>
            <w:highlight w:val="yellow"/>
            <w:rPrChange w:id="12219" w:author="Irová Zuzana" w:date="2025-03-31T12:17:00Z" w16du:dateUtc="2025-03-31T10:17:00Z">
              <w:rPr/>
            </w:rPrChange>
          </w:rPr>
          <w:t xml:space="preserve"> datum</w:t>
        </w:r>
      </w:ins>
    </w:p>
    <w:p w14:paraId="3CA29C90" w14:textId="77777777" w:rsidR="0006352B" w:rsidRPr="000566F0" w:rsidRDefault="0006352B" w:rsidP="00C40C63">
      <w:pPr>
        <w:pStyle w:val="ListFS1"/>
        <w:rPr>
          <w:ins w:id="12220" w:author="Irová Zuzana" w:date="2025-03-31T09:19:00Z" w16du:dateUtc="2025-03-31T07:19:00Z"/>
          <w:highlight w:val="yellow"/>
          <w:rPrChange w:id="12221" w:author="Irová Zuzana" w:date="2025-03-31T12:17:00Z" w16du:dateUtc="2025-03-31T10:17:00Z">
            <w:rPr>
              <w:ins w:id="12222" w:author="Irová Zuzana" w:date="2025-03-31T09:19:00Z" w16du:dateUtc="2025-03-31T07:19:00Z"/>
            </w:rPr>
          </w:rPrChange>
        </w:rPr>
      </w:pPr>
      <w:ins w:id="12223" w:author="Irová Zuzana" w:date="2025-03-31T09:19:00Z" w16du:dateUtc="2025-03-31T07:19:00Z">
        <w:r w:rsidRPr="000566F0">
          <w:rPr>
            <w:highlight w:val="yellow"/>
            <w:rPrChange w:id="12224" w:author="Irová Zuzana" w:date="2025-03-31T12:17:00Z" w16du:dateUtc="2025-03-31T10:17:00Z">
              <w:rPr/>
            </w:rPrChange>
          </w:rPr>
          <w:t>Date of end = aktu</w:t>
        </w:r>
        <w:r w:rsidRPr="000566F0">
          <w:rPr>
            <w:rFonts w:hint="cs"/>
            <w:highlight w:val="yellow"/>
            <w:rPrChange w:id="12225" w:author="Irová Zuzana" w:date="2025-03-31T12:17:00Z" w16du:dateUtc="2025-03-31T10:17:00Z">
              <w:rPr>
                <w:rFonts w:hint="cs"/>
              </w:rPr>
            </w:rPrChange>
          </w:rPr>
          <w:t>á</w:t>
        </w:r>
        <w:r w:rsidRPr="000566F0">
          <w:rPr>
            <w:highlight w:val="yellow"/>
            <w:rPrChange w:id="12226" w:author="Irová Zuzana" w:date="2025-03-31T12:17:00Z" w16du:dateUtc="2025-03-31T10:17:00Z">
              <w:rPr/>
            </w:rPrChange>
          </w:rPr>
          <w:t>ln</w:t>
        </w:r>
        <w:r w:rsidRPr="000566F0">
          <w:rPr>
            <w:rFonts w:hint="cs"/>
            <w:highlight w:val="yellow"/>
            <w:rPrChange w:id="12227" w:author="Irová Zuzana" w:date="2025-03-31T12:17:00Z" w16du:dateUtc="2025-03-31T10:17:00Z">
              <w:rPr>
                <w:rFonts w:hint="cs"/>
              </w:rPr>
            </w:rPrChange>
          </w:rPr>
          <w:t>í</w:t>
        </w:r>
        <w:r w:rsidRPr="000566F0">
          <w:rPr>
            <w:highlight w:val="yellow"/>
            <w:rPrChange w:id="12228" w:author="Irová Zuzana" w:date="2025-03-31T12:17:00Z" w16du:dateUtc="2025-03-31T10:17:00Z">
              <w:rPr/>
            </w:rPrChange>
          </w:rPr>
          <w:t xml:space="preserve"> datum</w:t>
        </w:r>
      </w:ins>
    </w:p>
    <w:p w14:paraId="1E2BCE14" w14:textId="77777777" w:rsidR="0006352B" w:rsidRPr="00E721C5" w:rsidRDefault="0006352B" w:rsidP="00C40C63">
      <w:pPr>
        <w:pStyle w:val="ListFS1"/>
        <w:rPr>
          <w:ins w:id="12229" w:author="Irová Zuzana" w:date="2025-03-31T09:19:00Z" w16du:dateUtc="2025-03-31T07:19:00Z"/>
        </w:rPr>
      </w:pPr>
      <w:ins w:id="12230" w:author="Irová Zuzana" w:date="2025-03-31T09:19:00Z" w16du:dateUtc="2025-03-31T07:19:00Z">
        <w:r w:rsidRPr="00E721C5">
          <w:t>Matched amount = 0</w:t>
        </w:r>
      </w:ins>
    </w:p>
    <w:p w14:paraId="48FEA46A" w14:textId="3067F2F6" w:rsidR="00DB57FC" w:rsidRPr="00DB57FC" w:rsidRDefault="00DB57FC">
      <w:pPr>
        <w:pStyle w:val="ListFS1"/>
        <w:rPr>
          <w:ins w:id="12231" w:author="Irová Zuzana" w:date="2025-03-31T12:18:00Z" w16du:dateUtc="2025-03-31T10:18:00Z"/>
        </w:rPr>
        <w:pPrChange w:id="12232" w:author="Irová Zuzana" w:date="2025-06-06T15:37:00Z" w16du:dateUtc="2025-06-06T13:37:00Z">
          <w:pPr>
            <w:pStyle w:val="NormalIndent"/>
          </w:pPr>
        </w:pPrChange>
      </w:pPr>
      <w:ins w:id="12233" w:author="Irová Zuzana" w:date="2025-03-31T12:18:00Z" w16du:dateUtc="2025-03-31T10:18:00Z">
        <w:r w:rsidRPr="00DB57FC">
          <w:lastRenderedPageBreak/>
          <w:t>Subject type = Toll transaction.Subject type</w:t>
        </w:r>
      </w:ins>
      <w:ins w:id="12234" w:author="Irová Zuzana" w:date="2025-06-06T22:06:00Z" w16du:dateUtc="2025-06-06T20:06:00Z">
        <w:r w:rsidR="00782870">
          <w:t xml:space="preserve"> (pokud </w:t>
        </w:r>
      </w:ins>
      <w:ins w:id="12235" w:author="Irová Zuzana" w:date="2025-06-06T22:07:00Z" w16du:dateUtc="2025-06-06T20:07:00Z">
        <w:r w:rsidR="00B006F3">
          <w:t>alespoň jedno</w:t>
        </w:r>
      </w:ins>
      <w:ins w:id="12236" w:author="Irová Zuzana" w:date="2025-06-06T22:06:00Z" w16du:dateUtc="2025-06-06T20:06:00Z">
        <w:r w:rsidR="00782870">
          <w:t xml:space="preserve"> TT</w:t>
        </w:r>
      </w:ins>
      <w:ins w:id="12237" w:author="Irová Zuzana" w:date="2025-06-06T22:07:00Z" w16du:dateUtc="2025-06-06T20:07:00Z">
        <w:r w:rsidR="00B006F3">
          <w:t xml:space="preserve"> má subject type Account, použije se jako subject </w:t>
        </w:r>
        <w:r w:rsidR="005E1375">
          <w:t>faktury)</w:t>
        </w:r>
      </w:ins>
    </w:p>
    <w:p w14:paraId="6BF6525E" w14:textId="06D09F51" w:rsidR="00DB57FC" w:rsidRPr="00DB57FC" w:rsidRDefault="00DB57FC">
      <w:pPr>
        <w:pStyle w:val="ListFS1"/>
        <w:rPr>
          <w:ins w:id="12238" w:author="Irová Zuzana" w:date="2025-03-31T12:18:00Z" w16du:dateUtc="2025-03-31T10:18:00Z"/>
        </w:rPr>
        <w:pPrChange w:id="12239" w:author="Irová Zuzana" w:date="2025-06-06T15:37:00Z" w16du:dateUtc="2025-06-06T13:37:00Z">
          <w:pPr>
            <w:pStyle w:val="NormalIndent"/>
          </w:pPr>
        </w:pPrChange>
      </w:pPr>
      <w:ins w:id="12240" w:author="Irová Zuzana" w:date="2025-03-31T12:18:00Z" w16du:dateUtc="2025-03-31T10:18:00Z">
        <w:r w:rsidRPr="00DB57FC">
          <w:t xml:space="preserve">Subject number = Toll transaction.Subject </w:t>
        </w:r>
      </w:ins>
      <w:ins w:id="12241" w:author="Irová Zuzana" w:date="2025-06-06T22:08:00Z" w16du:dateUtc="2025-06-06T20:08:00Z">
        <w:r w:rsidR="005E1375">
          <w:t>number (pokud alespoň jedno TT má subject type Account, použije se jako subject faktury)</w:t>
        </w:r>
      </w:ins>
    </w:p>
    <w:p w14:paraId="63C2D483" w14:textId="77777777" w:rsidR="00DB57FC" w:rsidRPr="00DB57FC" w:rsidRDefault="00DB57FC">
      <w:pPr>
        <w:pStyle w:val="ListFS1"/>
        <w:rPr>
          <w:ins w:id="12242" w:author="Irová Zuzana" w:date="2025-03-31T12:18:00Z" w16du:dateUtc="2025-03-31T10:18:00Z"/>
        </w:rPr>
        <w:pPrChange w:id="12243" w:author="Irová Zuzana" w:date="2025-06-06T15:37:00Z" w16du:dateUtc="2025-06-06T13:37:00Z">
          <w:pPr>
            <w:pStyle w:val="NormalIndent"/>
          </w:pPr>
        </w:pPrChange>
      </w:pPr>
      <w:ins w:id="12244" w:author="Irová Zuzana" w:date="2025-03-31T12:18:00Z" w16du:dateUtc="2025-03-31T10:18:00Z">
        <w:r w:rsidRPr="00DB57FC">
          <w:t>Bill issuer bank account = zjištěná BIBA</w:t>
        </w:r>
      </w:ins>
    </w:p>
    <w:p w14:paraId="07A62DF1" w14:textId="445F82E0" w:rsidR="0006352B" w:rsidRDefault="00DB57FC">
      <w:pPr>
        <w:pStyle w:val="ListFS1"/>
        <w:rPr>
          <w:ins w:id="12245" w:author="Irová Zuzana" w:date="2025-03-31T09:19:00Z" w16du:dateUtc="2025-03-31T07:19:00Z"/>
        </w:rPr>
        <w:pPrChange w:id="12246" w:author="Irová Zuzana" w:date="2025-06-06T15:37:00Z" w16du:dateUtc="2025-06-06T13:37:00Z">
          <w:pPr>
            <w:pStyle w:val="NormalIndent"/>
          </w:pPr>
        </w:pPrChange>
      </w:pPr>
      <w:ins w:id="12247" w:author="Irová Zuzana" w:date="2025-03-31T12:18:00Z" w16du:dateUtc="2025-03-31T10:18:00Z">
        <w:r w:rsidRPr="00DB57FC">
          <w:t>Bill issuer = Toll transaction.Bill issuer</w:t>
        </w:r>
      </w:ins>
    </w:p>
    <w:p w14:paraId="26FC85B8" w14:textId="77777777" w:rsidR="00DB57FC" w:rsidRDefault="00DB57FC">
      <w:pPr>
        <w:pStyle w:val="NormalIndent"/>
        <w:rPr>
          <w:ins w:id="12248" w:author="Irová Zuzana" w:date="2025-03-31T12:28:00Z" w16du:dateUtc="2025-03-31T10:28:00Z"/>
          <w:highlight w:val="yellow"/>
        </w:rPr>
      </w:pPr>
    </w:p>
    <w:p w14:paraId="694E29F1" w14:textId="6609FE52" w:rsidR="008343D5" w:rsidDel="00057768" w:rsidRDefault="00057768">
      <w:pPr>
        <w:pStyle w:val="NormalIndent"/>
        <w:rPr>
          <w:ins w:id="12249" w:author="Irová Zuzana" w:date="2025-03-31T12:28:00Z" w16du:dateUtc="2025-03-31T10:28:00Z"/>
          <w:del w:id="12250" w:author="Irová Zuzana" w:date="2025-03-31T12:28:00Z" w16du:dateUtc="2025-03-31T10:28:00Z"/>
        </w:rPr>
      </w:pPr>
      <w:ins w:id="12251" w:author="Irová Zuzana" w:date="2025-03-31T12:28:00Z">
        <w:r w:rsidRPr="00057768">
          <w:t>Pokud jde o zaplacení RfPs</w:t>
        </w:r>
      </w:ins>
      <w:ins w:id="12252" w:author="Irová Zuzana" w:date="2025-03-31T12:28:00Z" w16du:dateUtc="2025-03-31T10:28:00Z">
        <w:r>
          <w:t xml:space="preserve"> </w:t>
        </w:r>
        <w:del w:id="12253" w:author="Irová Zuzana" w:date="2025-03-31T12:28:00Z" w16du:dateUtc="2025-03-31T10:28:00Z">
          <w:r w:rsidR="008343D5" w:rsidDel="00057768">
            <w:delText>, Systém provede stejné kroky jako u úhrady přestupků, navíc ale provede tyto kroky:</w:delText>
          </w:r>
        </w:del>
      </w:ins>
    </w:p>
    <w:p w14:paraId="0D3EEDE0" w14:textId="77777777" w:rsidR="00EA40C2" w:rsidRDefault="00EA40C2">
      <w:pPr>
        <w:pStyle w:val="NormalIndent"/>
        <w:rPr>
          <w:ins w:id="12254" w:author="Irová Zuzana" w:date="2025-03-31T12:29:00Z" w16du:dateUtc="2025-03-31T10:29:00Z"/>
          <w:lang w:val="pl-PL"/>
        </w:rPr>
        <w:pPrChange w:id="12255" w:author="Irová Zuzana" w:date="2025-06-06T15:16:00Z" w16du:dateUtc="2025-06-06T13:16:00Z">
          <w:pPr>
            <w:pStyle w:val="NormalIndent"/>
            <w:ind w:left="0"/>
          </w:pPr>
        </w:pPrChange>
      </w:pPr>
      <w:ins w:id="12256" w:author="Irová Zuzana" w:date="2025-03-31T12:29:00Z" w16du:dateUtc="2025-03-31T10:29:00Z">
        <w:r>
          <w:rPr>
            <w:lang w:val="pl-PL"/>
          </w:rPr>
          <w:t>:</w:t>
        </w:r>
      </w:ins>
    </w:p>
    <w:p w14:paraId="76ABEC32" w14:textId="34008E6B" w:rsidR="008343D5" w:rsidRPr="00683CFC" w:rsidRDefault="00EA40C2">
      <w:pPr>
        <w:pStyle w:val="NormalIndent"/>
        <w:rPr>
          <w:ins w:id="12257" w:author="Irová Zuzana" w:date="2025-03-31T12:28:00Z" w16du:dateUtc="2025-03-31T10:28:00Z"/>
        </w:rPr>
        <w:pPrChange w:id="12258" w:author="Irová Zuzana" w:date="2025-06-06T15:16:00Z" w16du:dateUtc="2025-06-06T13:16:00Z">
          <w:pPr>
            <w:pStyle w:val="ListFS1"/>
            <w:numPr>
              <w:numId w:val="0"/>
            </w:numPr>
            <w:ind w:left="0" w:firstLine="0"/>
          </w:pPr>
        </w:pPrChange>
      </w:pPr>
      <w:ins w:id="12259" w:author="Irová Zuzana" w:date="2025-03-31T12:29:00Z" w16du:dateUtc="2025-03-31T10:29:00Z">
        <w:r w:rsidRPr="257A44F4">
          <w:t xml:space="preserve">Systém </w:t>
        </w:r>
      </w:ins>
      <w:ins w:id="12260" w:author="Irová Zuzana" w:date="2025-03-31T12:28:00Z" w16du:dateUtc="2025-03-31T10:28:00Z">
        <w:r w:rsidR="008343D5" w:rsidRPr="257A44F4">
          <w:t>přenastaví na zaplacených Výzvách na úhradu:</w:t>
        </w:r>
      </w:ins>
    </w:p>
    <w:p w14:paraId="3C913EB6" w14:textId="77777777" w:rsidR="008343D5" w:rsidRDefault="008343D5">
      <w:pPr>
        <w:pStyle w:val="ListFS2"/>
        <w:rPr>
          <w:ins w:id="12261" w:author="Irová Zuzana" w:date="2025-03-31T12:28:00Z" w16du:dateUtc="2025-03-31T10:28:00Z"/>
        </w:rPr>
      </w:pPr>
      <w:ins w:id="12262" w:author="Irová Zuzana" w:date="2025-03-31T12:28:00Z" w16du:dateUtc="2025-03-31T10:28:00Z">
        <w:r w:rsidRPr="00122FD1">
          <w:t xml:space="preserve">Bill issue status </w:t>
        </w:r>
        <w:r>
          <w:t>= Replaced</w:t>
        </w:r>
      </w:ins>
    </w:p>
    <w:p w14:paraId="2B1FB265" w14:textId="193B5D28" w:rsidR="008343D5" w:rsidRPr="000D11D5" w:rsidRDefault="008343D5">
      <w:pPr>
        <w:pStyle w:val="ListFS2"/>
        <w:rPr>
          <w:ins w:id="12263" w:author="Irová Zuzana" w:date="2025-03-31T12:28:00Z" w16du:dateUtc="2025-03-31T10:28:00Z"/>
          <w:lang w:val="en-GB"/>
        </w:rPr>
      </w:pPr>
      <w:ins w:id="12264" w:author="Irová Zuzana" w:date="2025-03-31T12:28:00Z" w16du:dateUtc="2025-03-31T10:28:00Z">
        <w:r>
          <w:t>Replaced by bill = reference na novou fakturu</w:t>
        </w:r>
      </w:ins>
      <w:ins w:id="12265" w:author="Irová Zuzana" w:date="2025-06-06T22:57:00Z" w16du:dateUtc="2025-06-06T20:57:00Z">
        <w:r w:rsidR="00F16CB7">
          <w:t>.</w:t>
        </w:r>
      </w:ins>
    </w:p>
    <w:p w14:paraId="643E4602" w14:textId="77777777" w:rsidR="008343D5" w:rsidRDefault="008343D5">
      <w:pPr>
        <w:pStyle w:val="NormalIndent"/>
        <w:rPr>
          <w:ins w:id="12266" w:author="Irová Zuzana" w:date="2025-05-20T14:24:00Z" w16du:dateUtc="2025-05-20T12:24:00Z"/>
          <w:highlight w:val="yellow"/>
        </w:rPr>
      </w:pPr>
    </w:p>
    <w:p w14:paraId="3CA6F02D" w14:textId="60F26DA8" w:rsidR="00482E69" w:rsidRDefault="00482E69">
      <w:pPr>
        <w:pStyle w:val="NormalIndent"/>
        <w:rPr>
          <w:ins w:id="12267" w:author="Irová Zuzana" w:date="2025-05-20T14:24:00Z" w16du:dateUtc="2025-05-20T12:24:00Z"/>
          <w:noProof/>
        </w:rPr>
      </w:pPr>
      <w:ins w:id="12268" w:author="Irová Zuzana" w:date="2025-05-20T14:24:00Z" w16du:dateUtc="2025-05-20T12:24:00Z">
        <w:r>
          <w:rPr>
            <w:noProof/>
          </w:rPr>
          <w:t xml:space="preserve">Systém informace o faktuře v XML formátu odešle do ePorezna na fiskalizaci (Rozhraní ePorezna (fiskalizace) (INT.BAR.31.HR).  </w:t>
        </w:r>
      </w:ins>
    </w:p>
    <w:p w14:paraId="6B58CF3A" w14:textId="163ADAF9" w:rsidR="00482E69" w:rsidRDefault="00482E69">
      <w:pPr>
        <w:pStyle w:val="NormalIndent"/>
        <w:rPr>
          <w:ins w:id="12269" w:author="Irová Zuzana" w:date="2025-05-20T14:24:00Z" w16du:dateUtc="2025-05-20T12:24:00Z"/>
          <w:noProof/>
        </w:rPr>
      </w:pPr>
      <w:ins w:id="12270" w:author="Irová Zuzana" w:date="2025-05-20T14:24:00Z" w16du:dateUtc="2025-05-20T12:24:00Z">
        <w:r>
          <w:rPr>
            <w:noProof/>
          </w:rPr>
          <w:t xml:space="preserve">Systém propíše </w:t>
        </w:r>
      </w:ins>
      <w:ins w:id="12271" w:author="Irová Zuzana" w:date="2025-05-23T18:04:00Z">
        <w:r w:rsidR="00C0333E" w:rsidRPr="00C0333E">
          <w:rPr>
            <w:noProof/>
          </w:rPr>
          <w:t xml:space="preserve">Unique Invoice Identifier </w:t>
        </w:r>
      </w:ins>
      <w:ins w:id="12272" w:author="Irová Zuzana" w:date="2025-05-20T14:24:00Z" w16du:dateUtc="2025-05-20T12:24:00Z">
        <w:r>
          <w:rPr>
            <w:noProof/>
          </w:rPr>
          <w:t>(JIR) z ePorezna odpovědi do Bill.JIR atributu.</w:t>
        </w:r>
      </w:ins>
    </w:p>
    <w:p w14:paraId="736C48B0" w14:textId="77777777" w:rsidR="00482E69" w:rsidRDefault="00482E69">
      <w:pPr>
        <w:pStyle w:val="NormalIndent"/>
        <w:rPr>
          <w:ins w:id="12273" w:author="Irová Zuzana" w:date="2025-03-31T12:34:00Z" w16du:dateUtc="2025-03-31T10:34:00Z"/>
          <w:highlight w:val="yellow"/>
        </w:rPr>
      </w:pPr>
    </w:p>
    <w:p w14:paraId="0D3D314C" w14:textId="13FB33BD" w:rsidR="0006352B" w:rsidRDefault="0006352B">
      <w:pPr>
        <w:pStyle w:val="NormalIndent"/>
        <w:rPr>
          <w:ins w:id="12274" w:author="Irová Zuzana" w:date="2025-03-31T09:19:00Z" w16du:dateUtc="2025-03-31T07:19:00Z"/>
        </w:rPr>
      </w:pPr>
      <w:ins w:id="12275" w:author="Irová Zuzana" w:date="2025-03-31T09:19:00Z" w16du:dateUtc="2025-03-31T07:19:00Z">
        <w:r w:rsidRPr="000D11D5">
          <w:rPr>
            <w:highlight w:val="yellow"/>
          </w:rPr>
          <w:t>Systém zjistí jazyk faktury Účtu nebo Poskytovatele EETS</w:t>
        </w:r>
        <w:r w:rsidRPr="000D11D5" w:rsidDel="005F73AC">
          <w:rPr>
            <w:highlight w:val="yellow"/>
          </w:rPr>
          <w:t xml:space="preserve"> </w:t>
        </w:r>
        <w:r w:rsidRPr="000D11D5">
          <w:rPr>
            <w:highlight w:val="yellow"/>
          </w:rPr>
          <w:t>(tj. ze Account.Preferred document language nebo EETS Provider.Preferred document language).</w:t>
        </w:r>
      </w:ins>
    </w:p>
    <w:p w14:paraId="7F98F3AB" w14:textId="0D1C10F1" w:rsidR="0006352B" w:rsidRPr="003C4736" w:rsidRDefault="0006352B">
      <w:pPr>
        <w:pStyle w:val="NormalIndent"/>
        <w:rPr>
          <w:ins w:id="12276" w:author="Irová Zuzana" w:date="2025-03-31T09:19:00Z" w16du:dateUtc="2025-03-31T07:19:00Z"/>
        </w:rPr>
      </w:pPr>
      <w:ins w:id="12277" w:author="Irová Zuzana" w:date="2025-03-31T09:19:00Z" w16du:dateUtc="2025-03-31T07:19:00Z">
        <w:r w:rsidRPr="003C4736">
          <w:t>Pokud se případ užití spustil na POS (MEV, Kiosk, POS)</w:t>
        </w:r>
        <w:r>
          <w:t xml:space="preserve">, </w:t>
        </w:r>
        <w:r w:rsidRPr="003C4736">
          <w:t xml:space="preserve">Systém zjistí, zda se má dokument generovat ve variantě (DOC.BE.x) v případě A4 formátu </w:t>
        </w:r>
        <w:r w:rsidRPr="000D11D5">
          <w:t>nebo (DOC.BE.</w:t>
        </w:r>
      </w:ins>
      <w:ins w:id="12278" w:author="Irová Zuzana" w:date="2025-05-23T20:52:00Z" w16du:dateUtc="2025-05-23T18:52:00Z">
        <w:r w:rsidR="00E90037">
          <w:t>x</w:t>
        </w:r>
      </w:ins>
      <w:ins w:id="12279" w:author="Irová Zuzana" w:date="2025-03-31T09:19:00Z" w16du:dateUtc="2025-03-31T07:19:00Z">
        <w:r w:rsidRPr="000D11D5">
          <w:rPr>
            <w:b/>
            <w:bCs/>
          </w:rPr>
          <w:t>B</w:t>
        </w:r>
        <w:r w:rsidRPr="000D11D5">
          <w:t>) v případě thermo tisku na POS</w:t>
        </w:r>
        <w:r w:rsidRPr="003C4736">
          <w:t xml:space="preserve"> (podle POS.Printer type).</w:t>
        </w:r>
      </w:ins>
    </w:p>
    <w:p w14:paraId="3C0A4264" w14:textId="458E646A" w:rsidR="0006352B" w:rsidRDefault="0006352B">
      <w:pPr>
        <w:pStyle w:val="NormalIndent"/>
        <w:rPr>
          <w:ins w:id="12280" w:author="Irová Zuzana" w:date="2025-03-31T09:19:00Z" w16du:dateUtc="2025-03-31T07:19:00Z"/>
        </w:rPr>
      </w:pPr>
      <w:ins w:id="12281" w:author="Irová Zuzana" w:date="2025-03-31T09:19:00Z" w16du:dateUtc="2025-03-31T07:19:00Z">
        <w:r w:rsidRPr="00A240A7">
          <w:t>Systém</w:t>
        </w:r>
        <w:r w:rsidRPr="007F7826">
          <w:t xml:space="preserve">, s ohledem na </w:t>
        </w:r>
        <w:r w:rsidRPr="000D11D5">
          <w:rPr>
            <w:highlight w:val="cyan"/>
          </w:rPr>
          <w:t xml:space="preserve">zjištěný preferovaný jazyk, </w:t>
        </w:r>
        <w:r w:rsidRPr="00652DAB">
          <w:t>na zjištěnou variantu dokumentu</w:t>
        </w:r>
        <w:r>
          <w:t xml:space="preserve">, </w:t>
        </w:r>
        <w:r w:rsidRPr="00A240A7">
          <w:t xml:space="preserve">vygeneruje dokument </w:t>
        </w:r>
        <w:r>
          <w:t>faktury v pdf formátu</w:t>
        </w:r>
      </w:ins>
      <w:ins w:id="12282" w:author="Irová Zuzana" w:date="2025-03-31T12:20:00Z" w16du:dateUtc="2025-03-31T10:20:00Z">
        <w:r w:rsidR="00941278">
          <w:t xml:space="preserve"> </w:t>
        </w:r>
      </w:ins>
      <w:ins w:id="12283" w:author="Irová Zuzana" w:date="2025-03-31T12:21:00Z" w16du:dateUtc="2025-03-31T10:21:00Z">
        <w:r w:rsidR="00C97D3E" w:rsidRPr="00652DAB">
          <w:t xml:space="preserve">Faktura za </w:t>
        </w:r>
      </w:ins>
      <w:ins w:id="12284" w:author="Irová Zuzana" w:date="2025-03-31T12:22:00Z" w16du:dateUtc="2025-03-31T10:22:00Z">
        <w:r w:rsidR="00C97D3E">
          <w:t>mýtné</w:t>
        </w:r>
      </w:ins>
      <w:ins w:id="12285" w:author="Irová Zuzana" w:date="2025-03-31T12:21:00Z" w16du:dateUtc="2025-03-31T10:21:00Z">
        <w:r w:rsidR="00C97D3E" w:rsidRPr="00652DAB">
          <w:t xml:space="preserve"> (</w:t>
        </w:r>
      </w:ins>
      <w:ins w:id="12286" w:author="Irová Zuzana" w:date="2025-05-23T20:52:00Z" w16du:dateUtc="2025-05-23T18:52:00Z">
        <w:r w:rsidR="007F090F">
          <w:t>DOC.BE</w:t>
        </w:r>
      </w:ins>
      <w:ins w:id="12287" w:author="Irová Zuzana" w:date="2025-03-31T12:21:00Z" w16du:dateUtc="2025-03-31T10:21:00Z">
        <w:r w:rsidR="00C97D3E" w:rsidRPr="00652DAB">
          <w:t>.1</w:t>
        </w:r>
      </w:ins>
      <w:ins w:id="12288" w:author="Irová Zuzana" w:date="2025-03-31T12:22:00Z" w16du:dateUtc="2025-03-31T10:22:00Z">
        <w:r w:rsidR="00C97D3E">
          <w:t>0</w:t>
        </w:r>
      </w:ins>
      <w:ins w:id="12289" w:author="Irová Zuzana" w:date="2025-03-31T12:21:00Z" w16du:dateUtc="2025-03-31T10:21:00Z">
        <w:r w:rsidR="00C97D3E" w:rsidRPr="00652DAB">
          <w:t xml:space="preserve">.HR) v případě A4 formátu </w:t>
        </w:r>
        <w:r w:rsidR="00C97D3E" w:rsidRPr="00754E8C">
          <w:t>nebo (</w:t>
        </w:r>
      </w:ins>
      <w:ins w:id="12290" w:author="Irová Zuzana" w:date="2025-05-23T20:52:00Z" w16du:dateUtc="2025-05-23T18:52:00Z">
        <w:r w:rsidR="007F090F" w:rsidRPr="00754E8C">
          <w:t>DOC.BE</w:t>
        </w:r>
      </w:ins>
      <w:ins w:id="12291" w:author="Irová Zuzana" w:date="2025-03-31T12:21:00Z" w16du:dateUtc="2025-03-31T10:21:00Z">
        <w:r w:rsidR="00C97D3E" w:rsidRPr="00754E8C">
          <w:t>.1</w:t>
        </w:r>
      </w:ins>
      <w:ins w:id="12292" w:author="Irová Zuzana" w:date="2025-03-31T12:22:00Z" w16du:dateUtc="2025-03-31T10:22:00Z">
        <w:r w:rsidR="00C97D3E" w:rsidRPr="00754E8C">
          <w:t>0</w:t>
        </w:r>
      </w:ins>
      <w:ins w:id="12293" w:author="Irová Zuzana" w:date="2025-03-31T12:21:00Z" w16du:dateUtc="2025-03-31T10:21:00Z">
        <w:r w:rsidR="00C97D3E" w:rsidRPr="00754E8C">
          <w:t>B.HR) v případě thermo tisku</w:t>
        </w:r>
      </w:ins>
      <w:ins w:id="12294" w:author="Irová Zuzana" w:date="2025-03-31T12:22:00Z" w16du:dateUtc="2025-03-31T10:22:00Z">
        <w:r w:rsidR="00C97D3E" w:rsidRPr="00754E8C">
          <w:t>,</w:t>
        </w:r>
        <w:r w:rsidR="00C97D3E">
          <w:t xml:space="preserve"> </w:t>
        </w:r>
      </w:ins>
      <w:ins w:id="12295" w:author="Irová Zuzana" w:date="2025-03-31T09:19:00Z" w16du:dateUtc="2025-03-31T07:19:00Z">
        <w:r w:rsidRPr="00B309EE">
          <w:t xml:space="preserve">s využitím </w:t>
        </w:r>
        <w:r w:rsidRPr="009D2564">
          <w:t>případu užití Vytvoř a ulož dokument (SYS.DFRP.1.1)</w:t>
        </w:r>
        <w:r w:rsidRPr="00A240A7">
          <w:t xml:space="preserve">. </w:t>
        </w:r>
      </w:ins>
    </w:p>
    <w:p w14:paraId="70A1DD21" w14:textId="77777777" w:rsidR="0006352B" w:rsidRDefault="0006352B">
      <w:pPr>
        <w:pStyle w:val="NormalIndent"/>
        <w:rPr>
          <w:ins w:id="12296" w:author="Irová Zuzana" w:date="2025-03-31T09:19:00Z" w16du:dateUtc="2025-03-31T07:19:00Z"/>
          <w:rStyle w:val="fabric-text-color-mark"/>
        </w:rPr>
      </w:pPr>
    </w:p>
    <w:p w14:paraId="0CAD1CEC" w14:textId="30C061EF" w:rsidR="0006352B" w:rsidRPr="006A45C5" w:rsidRDefault="0006352B">
      <w:pPr>
        <w:pStyle w:val="NormalIndent"/>
        <w:rPr>
          <w:ins w:id="12297" w:author="Irová Zuzana" w:date="2025-03-31T09:19:00Z" w16du:dateUtc="2025-03-31T07:19:00Z"/>
        </w:rPr>
      </w:pPr>
      <w:ins w:id="12298" w:author="Irová Zuzana" w:date="2025-03-31T09:19:00Z" w16du:dateUtc="2025-03-31T07:19:00Z">
        <w:r w:rsidRPr="00EC2744">
          <w:rPr>
            <w:rStyle w:val="fabric-text-color-mark"/>
          </w:rPr>
          <w:t>Systém</w:t>
        </w:r>
        <w:r w:rsidRPr="006A45C5">
          <w:rPr>
            <w:rStyle w:val="fabric-text-color-mark"/>
          </w:rPr>
          <w:t xml:space="preserve"> zjistí, zda se má faktura vygenerovat také v xml formátu jako elektronická faktura (tj. </w:t>
        </w:r>
        <w:r>
          <w:rPr>
            <w:rStyle w:val="fabric-text-color-mark"/>
          </w:rPr>
          <w:t>pokud</w:t>
        </w:r>
        <w:r w:rsidRPr="006A45C5">
          <w:rPr>
            <w:rStyle w:val="fabric-text-color-mark"/>
          </w:rPr>
          <w:t xml:space="preserve"> CM.Account.Preferred electronic invoice format = </w:t>
        </w:r>
        <w:r>
          <w:rPr>
            <w:rStyle w:val="fabric-text-color-mark"/>
          </w:rPr>
          <w:t>FINA</w:t>
        </w:r>
        <w:r w:rsidRPr="007F6D35">
          <w:rPr>
            <w:rStyle w:val="fabric-text-color-mark"/>
          </w:rPr>
          <w:t>).</w:t>
        </w:r>
      </w:ins>
    </w:p>
    <w:p w14:paraId="683B4CCB" w14:textId="35CDC06B" w:rsidR="0006352B" w:rsidRPr="00683CFC" w:rsidRDefault="0006352B">
      <w:pPr>
        <w:pStyle w:val="NormalIndent"/>
        <w:rPr>
          <w:ins w:id="12299" w:author="Irová Zuzana" w:date="2025-03-31T09:19:00Z" w16du:dateUtc="2025-03-31T07:19:00Z"/>
          <w:rPrChange w:id="12300" w:author="Muller Miroslav" w:date="2025-05-20T10:39:00Z" w16du:dateUtc="2025-05-20T08:39:00Z">
            <w:rPr>
              <w:ins w:id="12301" w:author="Irová Zuzana" w:date="2025-03-31T09:19:00Z" w16du:dateUtc="2025-03-31T07:19:00Z"/>
              <w:lang w:val="en-GB"/>
            </w:rPr>
          </w:rPrChange>
        </w:rPr>
      </w:pPr>
      <w:ins w:id="12302" w:author="Irová Zuzana" w:date="2025-03-31T09:19:00Z" w16du:dateUtc="2025-03-31T07:19:00Z">
        <w:r>
          <w:t>V případě požadovaného XML formátu, Systém navíc vygeneruje eFakturu (DOC.BE.21.</w:t>
        </w:r>
      </w:ins>
      <w:ins w:id="12303" w:author="Irová Zuzana" w:date="2025-05-22T20:04:00Z" w16du:dateUtc="2025-05-22T18:04:00Z">
        <w:r w:rsidR="00112770">
          <w:t>HR</w:t>
        </w:r>
      </w:ins>
      <w:ins w:id="12304" w:author="Irová Zuzana" w:date="2025-03-31T09:19:00Z" w16du:dateUtc="2025-03-31T07:19:00Z">
        <w:r>
          <w:t xml:space="preserve">). Systém dokument uloží </w:t>
        </w:r>
        <w:r w:rsidRPr="003D6999">
          <w:t xml:space="preserve">s využitím případu užití </w:t>
        </w:r>
        <w:r w:rsidRPr="0078332A">
          <w:t>Ulož externí dokument (SYS.DFRP.1.4)</w:t>
        </w:r>
        <w:r>
          <w:t>.</w:t>
        </w:r>
      </w:ins>
    </w:p>
    <w:p w14:paraId="45FDF764" w14:textId="77777777" w:rsidR="0006352B" w:rsidRDefault="0006352B">
      <w:pPr>
        <w:pStyle w:val="NormalIndent"/>
        <w:rPr>
          <w:ins w:id="12305" w:author="Irová Zuzana" w:date="2025-03-31T09:19:00Z" w16du:dateUtc="2025-03-31T07:19:00Z"/>
        </w:rPr>
      </w:pPr>
    </w:p>
    <w:p w14:paraId="3B088388" w14:textId="77777777" w:rsidR="0006352B" w:rsidRDefault="0006352B">
      <w:pPr>
        <w:pStyle w:val="NormalIndent"/>
        <w:rPr>
          <w:ins w:id="12306" w:author="Irová Zuzana" w:date="2025-03-31T09:19:00Z" w16du:dateUtc="2025-03-31T07:19:00Z"/>
        </w:rPr>
      </w:pPr>
      <w:ins w:id="12307" w:author="Irová Zuzana" w:date="2025-03-31T09:19:00Z" w16du:dateUtc="2025-03-31T07:19:00Z">
        <w:r w:rsidRPr="00A240A7">
          <w:t xml:space="preserve">Systém updatuje </w:t>
        </w:r>
        <w:r>
          <w:t xml:space="preserve">na </w:t>
        </w:r>
        <w:r w:rsidRPr="00A240A7">
          <w:t>Bill</w:t>
        </w:r>
        <w:r>
          <w:t>.</w:t>
        </w:r>
        <w:r w:rsidRPr="00A240A7">
          <w:t>Bill document = identifikátor vygenerovaného PDF dokumentu faktury.</w:t>
        </w:r>
      </w:ins>
    </w:p>
    <w:p w14:paraId="50AAC7D4" w14:textId="77777777" w:rsidR="0006352B" w:rsidRPr="00683CFC" w:rsidRDefault="0006352B">
      <w:pPr>
        <w:pStyle w:val="NormalIndent"/>
        <w:rPr>
          <w:ins w:id="12308" w:author="Irová Zuzana" w:date="2025-03-31T12:30:00Z" w16du:dateUtc="2025-03-31T10:30:00Z"/>
          <w:rPrChange w:id="12309" w:author="Muller Miroslav" w:date="2025-05-20T10:39:00Z" w16du:dateUtc="2025-05-20T08:39:00Z">
            <w:rPr>
              <w:ins w:id="12310" w:author="Irová Zuzana" w:date="2025-03-31T12:30:00Z" w16du:dateUtc="2025-03-31T10:30:00Z"/>
              <w:lang w:val="en-US"/>
            </w:rPr>
          </w:rPrChange>
        </w:rPr>
      </w:pPr>
      <w:ins w:id="12311" w:author="Irová Zuzana" w:date="2025-03-31T09:19:00Z" w16du:dateUtc="2025-03-31T07:19:00Z">
        <w:r w:rsidRPr="257A44F4">
          <w:rPr>
            <w:lang w:val="en-US"/>
          </w:rPr>
          <w:lastRenderedPageBreak/>
          <w:t xml:space="preserve">Systém případně updatuje Bill.E-Bill document = identifikátor vytvořeného XML dokumentu faktury. </w:t>
        </w:r>
      </w:ins>
    </w:p>
    <w:p w14:paraId="787C8204" w14:textId="77777777" w:rsidR="00C42F86" w:rsidRPr="00683CFC" w:rsidRDefault="00C42F86">
      <w:pPr>
        <w:pStyle w:val="NormalIndent"/>
        <w:rPr>
          <w:ins w:id="12312" w:author="Irová Zuzana" w:date="2025-03-31T09:19:00Z" w16du:dateUtc="2025-03-31T07:19:00Z"/>
          <w:rPrChange w:id="12313" w:author="Muller Miroslav" w:date="2025-05-20T10:39:00Z" w16du:dateUtc="2025-05-20T08:39:00Z">
            <w:rPr>
              <w:ins w:id="12314" w:author="Irová Zuzana" w:date="2025-03-31T09:19:00Z" w16du:dateUtc="2025-03-31T07:19:00Z"/>
              <w:lang w:val="en-US"/>
            </w:rPr>
          </w:rPrChange>
        </w:rPr>
      </w:pPr>
    </w:p>
    <w:p w14:paraId="00F1A48A" w14:textId="25B99123" w:rsidR="0006352B" w:rsidRDefault="0006352B">
      <w:pPr>
        <w:pStyle w:val="NormalIndent"/>
        <w:rPr>
          <w:ins w:id="12315" w:author="Irová Zuzana" w:date="2025-03-31T09:19:00Z" w16du:dateUtc="2025-03-31T07:19:00Z"/>
        </w:rPr>
      </w:pPr>
      <w:ins w:id="12316" w:author="Irová Zuzana" w:date="2025-03-31T09:19:00Z" w16du:dateUtc="2025-03-31T07:19:00Z">
        <w:r w:rsidRPr="00B70E24">
          <w:t>Pokud vygenerování faktury proběhlo na POS</w:t>
        </w:r>
        <w:r>
          <w:t xml:space="preserve"> </w:t>
        </w:r>
        <w:r w:rsidRPr="003C4736">
          <w:t>(MEV, Kiosk, POS)</w:t>
        </w:r>
        <w:r w:rsidRPr="00B70E24">
          <w:t xml:space="preserve">, Systém </w:t>
        </w:r>
      </w:ins>
      <w:ins w:id="12317" w:author="Irová Zuzana" w:date="2025-05-16T17:06:00Z" w16du:dateUtc="2025-05-16T15:06:00Z">
        <w:r w:rsidR="00C151A1">
          <w:t xml:space="preserve">pdf </w:t>
        </w:r>
      </w:ins>
      <w:ins w:id="12318" w:author="Irová Zuzana" w:date="2025-03-31T09:19:00Z" w16du:dateUtc="2025-03-31T07:19:00Z">
        <w:r w:rsidRPr="00B70E24">
          <w:t>dokument nabídne ke stažení.</w:t>
        </w:r>
      </w:ins>
    </w:p>
    <w:p w14:paraId="514202A5" w14:textId="3E907186" w:rsidR="0006352B" w:rsidRDefault="0006352B">
      <w:pPr>
        <w:pStyle w:val="NormalIndent"/>
        <w:rPr>
          <w:ins w:id="12319" w:author="Irová Zuzana" w:date="2025-03-31T12:30:00Z" w16du:dateUtc="2025-03-31T10:30:00Z"/>
        </w:rPr>
      </w:pPr>
      <w:ins w:id="12320" w:author="Irová Zuzana" w:date="2025-03-31T09:19:00Z" w16du:dateUtc="2025-03-31T07:19:00Z">
        <w:r>
          <w:t xml:space="preserve">Systém odešle pdf a případně XML verzi faktury na zákazníkův email společně s  notifikací </w:t>
        </w:r>
        <w:r w:rsidRPr="00004308">
          <w:t xml:space="preserve">Oznámení o vystavení </w:t>
        </w:r>
        <w:r>
          <w:t>faktury</w:t>
        </w:r>
        <w:r w:rsidRPr="00004308">
          <w:t xml:space="preserve"> (NTF.BAR.</w:t>
        </w:r>
        <w:r>
          <w:t>21</w:t>
        </w:r>
      </w:ins>
      <w:ins w:id="12321" w:author="Irová Zuzana" w:date="2025-03-31T12:25:00Z" w16du:dateUtc="2025-03-31T10:25:00Z">
        <w:r w:rsidR="00487BC5">
          <w:t>.HR</w:t>
        </w:r>
      </w:ins>
      <w:ins w:id="12322" w:author="Irová Zuzana" w:date="2025-03-31T09:19:00Z" w16du:dateUtc="2025-03-31T07:19:00Z">
        <w:r w:rsidRPr="00004308">
          <w:t>)</w:t>
        </w:r>
        <w:r>
          <w:t>.</w:t>
        </w:r>
      </w:ins>
    </w:p>
    <w:p w14:paraId="7E47C5A0" w14:textId="77777777" w:rsidR="00C42F86" w:rsidRDefault="00C42F86">
      <w:pPr>
        <w:pStyle w:val="NormalIndent"/>
        <w:rPr>
          <w:ins w:id="12323" w:author="Irová Zuzana" w:date="2025-03-31T12:26:00Z" w16du:dateUtc="2025-03-31T10:26:00Z"/>
        </w:rPr>
      </w:pPr>
    </w:p>
    <w:p w14:paraId="68E434BD" w14:textId="77777777" w:rsidR="00487BC5" w:rsidRDefault="00487BC5">
      <w:pPr>
        <w:pStyle w:val="NormalIndent"/>
        <w:rPr>
          <w:ins w:id="12324" w:author="Irová Zuzana" w:date="2025-03-31T12:26:00Z" w16du:dateUtc="2025-03-31T10:26:00Z"/>
        </w:rPr>
      </w:pPr>
      <w:ins w:id="12325" w:author="Irová Zuzana" w:date="2025-03-31T12:26:00Z" w16du:dateUtc="2025-03-31T10:26:00Z">
        <w:r>
          <w:t xml:space="preserve">Systém případně odešle XML verzi faktury přes eFINA přes </w:t>
        </w:r>
        <w:r w:rsidRPr="00DE4BE0">
          <w:t>Rozhraní eFINA (elektronická faktura) (INT.BAR.32.HR)</w:t>
        </w:r>
        <w:r>
          <w:t>.</w:t>
        </w:r>
      </w:ins>
    </w:p>
    <w:p w14:paraId="05285487" w14:textId="15C834EB" w:rsidR="00487BC5" w:rsidRDefault="00487BC5">
      <w:pPr>
        <w:pStyle w:val="NormalIndent"/>
        <w:rPr>
          <w:ins w:id="12326" w:author="Irová Zuzana" w:date="2025-03-31T09:19:00Z" w16du:dateUtc="2025-03-31T07:19:00Z"/>
        </w:rPr>
      </w:pPr>
      <w:ins w:id="12327" w:author="Irová Zuzana" w:date="2025-03-31T12:26:00Z" w16du:dateUtc="2025-03-31T10:26:00Z">
        <w:r>
          <w:t>Postup končí.</w:t>
        </w:r>
      </w:ins>
    </w:p>
    <w:p w14:paraId="6C6C5CD7" w14:textId="77777777" w:rsidR="0006352B" w:rsidRPr="00E12C16" w:rsidRDefault="0006352B" w:rsidP="0006352B">
      <w:pPr>
        <w:pStyle w:val="Revision"/>
        <w:ind w:left="2061"/>
        <w:rPr>
          <w:ins w:id="12328" w:author="Irová Zuzana" w:date="2025-03-31T09:19:00Z" w16du:dateUtc="2025-03-31T07:19:00Z"/>
        </w:rPr>
      </w:pPr>
    </w:p>
    <w:p w14:paraId="143294CD" w14:textId="77777777" w:rsidR="0006352B" w:rsidRPr="00E12C16" w:rsidRDefault="0006352B" w:rsidP="0006352B">
      <w:pPr>
        <w:pStyle w:val="Heading4"/>
        <w:spacing w:after="120" w:line="276" w:lineRule="auto"/>
        <w:rPr>
          <w:ins w:id="12329" w:author="Irová Zuzana" w:date="2025-03-31T09:19:00Z" w16du:dateUtc="2025-03-31T07:19:00Z"/>
          <w:rFonts w:hint="eastAsia"/>
        </w:rPr>
      </w:pPr>
      <w:ins w:id="12330" w:author="Irová Zuzana" w:date="2025-03-31T09:19:00Z" w16du:dateUtc="2025-03-31T07:19:00Z">
        <w:r w:rsidRPr="00E12C16">
          <w:t>Alternativní postupy</w:t>
        </w:r>
      </w:ins>
    </w:p>
    <w:p w14:paraId="73833724" w14:textId="77777777" w:rsidR="0006352B" w:rsidRPr="00CD0A42" w:rsidRDefault="0006352B">
      <w:pPr>
        <w:pStyle w:val="NormalIndent"/>
        <w:rPr>
          <w:ins w:id="12331" w:author="Irová Zuzana" w:date="2025-03-31T09:19:00Z" w16du:dateUtc="2025-03-31T07:19:00Z"/>
        </w:rPr>
      </w:pPr>
      <w:ins w:id="12332" w:author="Irová Zuzana" w:date="2025-03-31T09:19:00Z" w16du:dateUtc="2025-03-31T07:19:00Z">
        <w:r>
          <w:t>Nejsou</w:t>
        </w:r>
      </w:ins>
    </w:p>
    <w:p w14:paraId="0BE7428A" w14:textId="77777777" w:rsidR="0006352B" w:rsidRPr="00E12C16" w:rsidRDefault="0006352B" w:rsidP="0006352B">
      <w:pPr>
        <w:pStyle w:val="Heading4"/>
        <w:spacing w:after="120" w:line="276" w:lineRule="auto"/>
        <w:rPr>
          <w:ins w:id="12333" w:author="Irová Zuzana" w:date="2025-03-31T09:19:00Z" w16du:dateUtc="2025-03-31T07:19:00Z"/>
          <w:rFonts w:hint="eastAsia"/>
        </w:rPr>
      </w:pPr>
      <w:ins w:id="12334" w:author="Irová Zuzana" w:date="2025-03-31T09:19:00Z" w16du:dateUtc="2025-03-31T07:19:00Z">
        <w:r w:rsidRPr="00E12C16">
          <w:t>Chybové postupy</w:t>
        </w:r>
      </w:ins>
    </w:p>
    <w:p w14:paraId="41F04F52" w14:textId="77777777" w:rsidR="0006352B" w:rsidRPr="00E12C16" w:rsidRDefault="0006352B">
      <w:pPr>
        <w:pStyle w:val="NormalIndent"/>
        <w:rPr>
          <w:ins w:id="12335" w:author="Irová Zuzana" w:date="2025-03-31T09:19:00Z" w16du:dateUtc="2025-03-31T07:19:00Z"/>
        </w:rPr>
      </w:pPr>
      <w:ins w:id="12336" w:author="Irová Zuzana" w:date="2025-03-31T09:19:00Z" w16du:dateUtc="2025-03-31T07:19:00Z">
        <w:r>
          <w:t>Nejsou</w:t>
        </w:r>
      </w:ins>
    </w:p>
    <w:p w14:paraId="3B1FD68E" w14:textId="77777777" w:rsidR="0006352B" w:rsidRPr="00E12C16" w:rsidRDefault="0006352B" w:rsidP="0006352B">
      <w:pPr>
        <w:pStyle w:val="Heading4"/>
        <w:spacing w:after="120" w:line="276" w:lineRule="auto"/>
        <w:rPr>
          <w:ins w:id="12337" w:author="Irová Zuzana" w:date="2025-03-31T09:19:00Z" w16du:dateUtc="2025-03-31T07:19:00Z"/>
          <w:rFonts w:hint="eastAsia"/>
        </w:rPr>
      </w:pPr>
      <w:ins w:id="12338" w:author="Irová Zuzana" w:date="2025-03-31T09:19:00Z" w16du:dateUtc="2025-03-31T07:19:00Z">
        <w:r w:rsidRPr="00E12C16">
          <w:t>Poznámky</w:t>
        </w:r>
      </w:ins>
    </w:p>
    <w:p w14:paraId="4F76D04A" w14:textId="77777777" w:rsidR="0006352B" w:rsidRPr="00E12C16" w:rsidRDefault="0006352B">
      <w:pPr>
        <w:pStyle w:val="NormalIndent"/>
        <w:rPr>
          <w:ins w:id="12339" w:author="Irová Zuzana" w:date="2025-03-31T09:19:00Z" w16du:dateUtc="2025-03-31T07:19:00Z"/>
        </w:rPr>
      </w:pPr>
      <w:ins w:id="12340" w:author="Irová Zuzana" w:date="2025-03-31T09:19:00Z" w16du:dateUtc="2025-03-31T07:19:00Z">
        <w:r>
          <w:t>Nejsou</w:t>
        </w:r>
      </w:ins>
    </w:p>
    <w:p w14:paraId="1C218465" w14:textId="77777777" w:rsidR="0006352B" w:rsidRDefault="0006352B">
      <w:pPr>
        <w:pStyle w:val="NormalIndent"/>
        <w:rPr>
          <w:ins w:id="12341" w:author="Irová Zuzana" w:date="2025-03-31T09:19:00Z" w16du:dateUtc="2025-03-31T07:19:00Z"/>
        </w:rPr>
      </w:pPr>
    </w:p>
    <w:p w14:paraId="475E3949" w14:textId="77777777" w:rsidR="003935B2" w:rsidRDefault="003935B2">
      <w:pPr>
        <w:pStyle w:val="NormalIndent"/>
        <w:rPr>
          <w:ins w:id="12342" w:author="Irová Zuzana" w:date="2025-02-21T16:16:00Z" w16du:dateUtc="2025-02-21T15:16:00Z"/>
        </w:rPr>
      </w:pPr>
    </w:p>
    <w:p w14:paraId="4F9E889D" w14:textId="77777777" w:rsidR="003935B2" w:rsidRPr="00955C1D" w:rsidRDefault="003935B2">
      <w:pPr>
        <w:pStyle w:val="NormalIndent"/>
      </w:pPr>
    </w:p>
    <w:p w14:paraId="4B8A9608" w14:textId="77777777" w:rsidR="00CD0A42" w:rsidRDefault="00CD0A42" w:rsidP="00CD0A42">
      <w:pPr>
        <w:pStyle w:val="Heading2"/>
        <w:spacing w:before="200" w:line="276" w:lineRule="auto"/>
        <w:rPr>
          <w:rFonts w:hint="eastAsia"/>
          <w:lang w:eastAsia="cs-CZ"/>
        </w:rPr>
      </w:pPr>
      <w:bookmarkStart w:id="12343" w:name="_Toc201568915"/>
      <w:r>
        <w:rPr>
          <w:lang w:eastAsia="cs-CZ"/>
        </w:rPr>
        <w:lastRenderedPageBreak/>
        <w:t>Zpracování mýtných transakcí</w:t>
      </w:r>
      <w:bookmarkEnd w:id="12343"/>
    </w:p>
    <w:p w14:paraId="1EAA8CD8" w14:textId="20CD2079" w:rsidR="00CD0A42" w:rsidRPr="006C427D" w:rsidRDefault="00A73B92" w:rsidP="00CD0A42">
      <w:pPr>
        <w:pStyle w:val="Heading3"/>
        <w:numPr>
          <w:ilvl w:val="2"/>
          <w:numId w:val="142"/>
        </w:numPr>
        <w:spacing w:before="200" w:after="0" w:line="276" w:lineRule="auto"/>
        <w:rPr>
          <w:rFonts w:hint="eastAsia"/>
        </w:rPr>
      </w:pPr>
      <w:bookmarkStart w:id="12344" w:name="_Toc201568916"/>
      <w:r>
        <w:t xml:space="preserve">Ulož </w:t>
      </w:r>
      <w:r w:rsidR="00B12F5F">
        <w:t xml:space="preserve">oceněnou </w:t>
      </w:r>
      <w:r>
        <w:t>mýtnou transakci</w:t>
      </w:r>
      <w:r w:rsidR="00CD0A42" w:rsidRPr="006C427D">
        <w:t xml:space="preserve"> (SYS.BAR.1.8.HR)</w:t>
      </w:r>
      <w:bookmarkEnd w:id="12344"/>
      <w:r w:rsidR="00CD0A42" w:rsidRPr="006C427D">
        <w:t xml:space="preserve"> </w:t>
      </w:r>
    </w:p>
    <w:p w14:paraId="0FEA0F71" w14:textId="77777777" w:rsidR="00CD0A42" w:rsidRPr="00BF06C4" w:rsidRDefault="00CD0A42" w:rsidP="00CD0A42">
      <w:pPr>
        <w:pStyle w:val="Heading4"/>
        <w:spacing w:after="120" w:line="276" w:lineRule="auto"/>
        <w:rPr>
          <w:rFonts w:hint="eastAsia"/>
        </w:rPr>
      </w:pPr>
      <w:r w:rsidRPr="00BF06C4">
        <w:t>Cíl</w:t>
      </w:r>
    </w:p>
    <w:p w14:paraId="215F14C8" w14:textId="6001E5DF" w:rsidR="00CD0A42" w:rsidRPr="00955C1D" w:rsidRDefault="00CD0A42">
      <w:pPr>
        <w:pStyle w:val="NormalIndent"/>
      </w:pPr>
      <w:r w:rsidRPr="00955C1D">
        <w:t xml:space="preserve">Cílem tohoto případu užití je </w:t>
      </w:r>
      <w:r>
        <w:t xml:space="preserve">pro </w:t>
      </w:r>
      <w:r w:rsidRPr="001201C8">
        <w:t>oceněn</w:t>
      </w:r>
      <w:r w:rsidR="00AA2306">
        <w:t xml:space="preserve">ý průjezd mýtnou trasou </w:t>
      </w:r>
      <w:r>
        <w:t xml:space="preserve">vytvořit </w:t>
      </w:r>
      <w:r w:rsidR="00AA2306">
        <w:t xml:space="preserve">mýtnou transakci </w:t>
      </w:r>
      <w:r w:rsidR="00FD13C3">
        <w:t>(unpaid Toll Transaction nebo Toll Transaction)</w:t>
      </w:r>
      <w:r w:rsidR="007610DE">
        <w:t xml:space="preserve">, </w:t>
      </w:r>
      <w:r w:rsidR="00AA2306">
        <w:t>odpovídající</w:t>
      </w:r>
      <w:r>
        <w:t xml:space="preserve"> </w:t>
      </w:r>
      <w:r w:rsidR="00FD13C3">
        <w:t>oceněnou mýtnou událost (</w:t>
      </w:r>
      <w:r>
        <w:t>Rated toll event</w:t>
      </w:r>
      <w:r w:rsidR="00FD13C3">
        <w:t>)</w:t>
      </w:r>
      <w:r w:rsidR="007610DE">
        <w:t xml:space="preserve"> a případně je zagregovat do Bill session</w:t>
      </w:r>
      <w:r>
        <w:t>.</w:t>
      </w:r>
    </w:p>
    <w:p w14:paraId="084E6F8B" w14:textId="77777777" w:rsidR="00582106" w:rsidRDefault="00582106" w:rsidP="00582106">
      <w:pPr>
        <w:pStyle w:val="Heading4"/>
        <w:spacing w:after="120" w:line="276" w:lineRule="auto"/>
        <w:rPr>
          <w:rFonts w:hint="eastAsia"/>
        </w:rPr>
      </w:pPr>
      <w:r>
        <w:t>Spuštění případu</w:t>
      </w:r>
    </w:p>
    <w:p w14:paraId="791D5CA7" w14:textId="410BEC58" w:rsidR="001C7A20" w:rsidRPr="005725E3" w:rsidRDefault="42DF8D3C">
      <w:pPr>
        <w:pStyle w:val="NormalIndent"/>
      </w:pPr>
      <w:r>
        <w:t>Případ užití je vloženou součástí následujících případů užití:</w:t>
      </w:r>
    </w:p>
    <w:p w14:paraId="427B0DE6" w14:textId="2C439426" w:rsidR="009872FF" w:rsidRPr="008D1D1C" w:rsidRDefault="42DF8D3C">
      <w:pPr>
        <w:pStyle w:val="ListFS1"/>
        <w:pPrChange w:id="12345" w:author="Irová Zuzana" w:date="2025-06-06T15:16:00Z" w16du:dateUtc="2025-06-06T13:16:00Z">
          <w:pPr>
            <w:pStyle w:val="ListFS1"/>
            <w:numPr>
              <w:numId w:val="0"/>
            </w:numPr>
            <w:ind w:left="0" w:firstLine="0"/>
          </w:pPr>
        </w:pPrChange>
      </w:pPr>
      <w:bookmarkStart w:id="12346" w:name="_Toc189815403"/>
      <w:r w:rsidRPr="008D1D1C">
        <w:t>Odešli oceněnou mýtnou transakci (SYS.VTP.2.5)</w:t>
      </w:r>
      <w:bookmarkEnd w:id="12346"/>
    </w:p>
    <w:p w14:paraId="57ACEF02" w14:textId="77777777" w:rsidR="00CD0A42" w:rsidRPr="00BF06C4" w:rsidRDefault="00CD0A42" w:rsidP="00CD0A42">
      <w:pPr>
        <w:pStyle w:val="Heading4"/>
        <w:spacing w:after="120" w:line="276" w:lineRule="auto"/>
        <w:rPr>
          <w:rFonts w:hint="eastAsia"/>
        </w:rPr>
      </w:pPr>
      <w:r w:rsidRPr="00BF06C4">
        <w:t>Podmínky spuštění</w:t>
      </w:r>
    </w:p>
    <w:p w14:paraId="49D3211E" w14:textId="2FEE8888" w:rsidR="00F94ADA" w:rsidRDefault="004774DC">
      <w:pPr>
        <w:pStyle w:val="NormalIndent"/>
      </w:pPr>
      <w:r>
        <w:t>Toll Trip</w:t>
      </w:r>
      <w:r w:rsidR="00CD0A42">
        <w:t xml:space="preserve"> </w:t>
      </w:r>
      <w:r w:rsidR="00781651">
        <w:t>Record</w:t>
      </w:r>
      <w:r w:rsidR="00007B3F">
        <w:t xml:space="preserve"> byl oceněn</w:t>
      </w:r>
      <w:r w:rsidR="00F94ADA">
        <w:t>.</w:t>
      </w:r>
    </w:p>
    <w:p w14:paraId="60190A52" w14:textId="19FA554B" w:rsidR="00805B31" w:rsidRDefault="00805B31">
      <w:pPr>
        <w:pStyle w:val="NormalIndent"/>
      </w:pPr>
      <w:r>
        <w:t xml:space="preserve">Pro oceněný Toll Trip Record </w:t>
      </w:r>
      <w:r w:rsidR="00E15A90">
        <w:t xml:space="preserve">s Registration type </w:t>
      </w:r>
      <w:r w:rsidR="00E15A90" w:rsidRPr="5D923C7E">
        <w:t xml:space="preserve">&lt;&gt; </w:t>
      </w:r>
      <w:r w:rsidR="00E15A90">
        <w:t xml:space="preserve">Not registered, </w:t>
      </w:r>
      <w:r>
        <w:t xml:space="preserve">vždy na vstupu bude </w:t>
      </w:r>
      <w:r w:rsidR="00E15A90">
        <w:t>bu</w:t>
      </w:r>
      <w:r w:rsidR="009455A6">
        <w:t xml:space="preserve">ď identifikace </w:t>
      </w:r>
      <w:r w:rsidR="00ED1DAC">
        <w:t>VCM.</w:t>
      </w:r>
      <w:r w:rsidR="009455A6">
        <w:t>Account</w:t>
      </w:r>
      <w:r w:rsidR="00932FAF">
        <w:t xml:space="preserve"> nebo</w:t>
      </w:r>
      <w:r w:rsidR="009455A6">
        <w:t xml:space="preserve"> </w:t>
      </w:r>
      <w:r w:rsidR="00ED1DAC">
        <w:t>ECM.</w:t>
      </w:r>
      <w:r w:rsidR="009455A6">
        <w:t>EETS Provider</w:t>
      </w:r>
      <w:r w:rsidR="00932FAF">
        <w:t xml:space="preserve"> nebo</w:t>
      </w:r>
      <w:r w:rsidR="009455A6">
        <w:t xml:space="preserve"> </w:t>
      </w:r>
      <w:r w:rsidR="00ED1DAC">
        <w:t>VCM.</w:t>
      </w:r>
      <w:r w:rsidR="00131A9D">
        <w:t xml:space="preserve">Exemption </w:t>
      </w:r>
      <w:r w:rsidR="009455A6">
        <w:t>partner</w:t>
      </w:r>
      <w:r w:rsidR="00131A9D">
        <w:t xml:space="preserve"> </w:t>
      </w:r>
      <w:r w:rsidR="009455A6" w:rsidRPr="00014C03">
        <w:rPr>
          <w:highlight w:val="cyan"/>
        </w:rPr>
        <w:t xml:space="preserve">nebo </w:t>
      </w:r>
      <w:r w:rsidR="00ED1DAC">
        <w:rPr>
          <w:highlight w:val="cyan"/>
        </w:rPr>
        <w:t>VCM.</w:t>
      </w:r>
      <w:r w:rsidR="00131A9D" w:rsidRPr="00014C03">
        <w:rPr>
          <w:highlight w:val="cyan"/>
        </w:rPr>
        <w:t>Fleet card i</w:t>
      </w:r>
      <w:r w:rsidR="00932FAF" w:rsidRPr="00014C03">
        <w:rPr>
          <w:highlight w:val="cyan"/>
        </w:rPr>
        <w:t>ssuer</w:t>
      </w:r>
      <w:r w:rsidR="00932FAF">
        <w:t>.</w:t>
      </w:r>
    </w:p>
    <w:p w14:paraId="5AE695C1" w14:textId="2E91B5E9" w:rsidR="00371D75" w:rsidRDefault="0036404D">
      <w:pPr>
        <w:pStyle w:val="NormalIndent"/>
      </w:pPr>
      <w:r>
        <w:t xml:space="preserve">Poznámka: </w:t>
      </w:r>
      <w:r w:rsidR="00F9366F">
        <w:t xml:space="preserve">U Toll Trip Record s Exempted trip registration type, </w:t>
      </w:r>
      <w:r w:rsidR="00306185">
        <w:t xml:space="preserve">bude </w:t>
      </w:r>
      <w:r w:rsidR="00A75359">
        <w:t xml:space="preserve">na vstupu </w:t>
      </w:r>
      <w:r w:rsidR="00306185">
        <w:t xml:space="preserve">buď jedna </w:t>
      </w:r>
      <w:r w:rsidR="00A75359">
        <w:t>transakce</w:t>
      </w:r>
      <w:r w:rsidR="00A011C1">
        <w:t xml:space="preserve"> nebo </w:t>
      </w:r>
      <w:r w:rsidR="00A75359">
        <w:t>dvě</w:t>
      </w:r>
      <w:r w:rsidR="00A011C1">
        <w:t xml:space="preserve"> transakc</w:t>
      </w:r>
      <w:r w:rsidR="00A75359">
        <w:t>e</w:t>
      </w:r>
      <w:r w:rsidR="00A011C1">
        <w:t xml:space="preserve">, </w:t>
      </w:r>
      <w:r w:rsidR="00352EE9">
        <w:t xml:space="preserve">pokud </w:t>
      </w:r>
      <w:r w:rsidR="00F9366F">
        <w:t xml:space="preserve">byla zjištěna </w:t>
      </w:r>
      <w:r w:rsidR="00352EE9">
        <w:t xml:space="preserve">jiná kategorie </w:t>
      </w:r>
      <w:r w:rsidR="00A75359">
        <w:t xml:space="preserve">vozidla </w:t>
      </w:r>
      <w:r w:rsidR="00352EE9">
        <w:t>než na kterou se vztahuje osvobození</w:t>
      </w:r>
      <w:r w:rsidR="00141B20">
        <w:t>. V případě dvou transakcí, obě budou odkazovat na jeden VTP.Toll Trip Record</w:t>
      </w:r>
      <w:r w:rsidR="00371D75">
        <w:t>:</w:t>
      </w:r>
    </w:p>
    <w:p w14:paraId="24CB071A" w14:textId="508D4732" w:rsidR="00371D75" w:rsidRDefault="00371D75" w:rsidP="00C40C63">
      <w:pPr>
        <w:pStyle w:val="ListFS1"/>
      </w:pPr>
      <w:r>
        <w:t>v</w:t>
      </w:r>
      <w:r w:rsidR="00A75359">
        <w:t>ždy se pošle</w:t>
      </w:r>
      <w:r w:rsidR="00A44859">
        <w:t xml:space="preserve"> </w:t>
      </w:r>
      <w:r w:rsidR="00E86832">
        <w:t xml:space="preserve">na uložení </w:t>
      </w:r>
      <w:r w:rsidR="00A44859">
        <w:t>transakc</w:t>
      </w:r>
      <w:r w:rsidR="00866CD2">
        <w:t>e</w:t>
      </w:r>
      <w:r w:rsidR="00A44859">
        <w:t xml:space="preserve"> s Exempted trip registration type, </w:t>
      </w:r>
    </w:p>
    <w:p w14:paraId="4D03522A" w14:textId="49EDB74A" w:rsidR="00F9366F" w:rsidRPr="00BF06C4" w:rsidRDefault="00A44859" w:rsidP="00C40C63">
      <w:pPr>
        <w:pStyle w:val="ListFS1"/>
        <w:rPr>
          <w:rStyle w:val="Emphasis"/>
          <w:rFonts w:asciiTheme="majorHAnsi" w:eastAsiaTheme="majorEastAsia" w:hAnsiTheme="majorHAnsi" w:cstheme="majorBidi" w:hint="eastAsia"/>
          <w:bCs/>
          <w:i w:val="0"/>
          <w:iCs w:val="0"/>
          <w:sz w:val="24"/>
        </w:rPr>
      </w:pPr>
      <w:r>
        <w:t xml:space="preserve">případně také </w:t>
      </w:r>
      <w:r w:rsidR="00866CD2">
        <w:t>transakce</w:t>
      </w:r>
      <w:r>
        <w:t xml:space="preserve"> s registration type</w:t>
      </w:r>
      <w:r w:rsidR="00C0240F">
        <w:t xml:space="preserve"> určenou podle vozidla (tj. EETS, Pre-paid, Post-paid invoice, Post-paid card, Not registered)</w:t>
      </w:r>
      <w:r w:rsidR="002568F0">
        <w:t xml:space="preserve"> na částku nad rámec částky osvobozeného průjezdu.</w:t>
      </w:r>
    </w:p>
    <w:p w14:paraId="3723FD36" w14:textId="77777777" w:rsidR="00CD0A42" w:rsidRDefault="00CD0A42" w:rsidP="00CD0A42">
      <w:pPr>
        <w:pStyle w:val="Heading4"/>
        <w:spacing w:after="120" w:line="276" w:lineRule="auto"/>
        <w:rPr>
          <w:rFonts w:hint="eastAsia"/>
        </w:rPr>
      </w:pPr>
      <w:r w:rsidRPr="00BF06C4">
        <w:t>Popis</w:t>
      </w:r>
    </w:p>
    <w:p w14:paraId="397A7B63" w14:textId="3B7A1CF8" w:rsidR="00B13F39" w:rsidRDefault="00B13F39">
      <w:pPr>
        <w:pStyle w:val="Flowheading"/>
      </w:pPr>
      <w:r>
        <w:t>Pre-paid registration type</w:t>
      </w:r>
    </w:p>
    <w:p w14:paraId="7530B397" w14:textId="77777777" w:rsidR="00E86832" w:rsidRDefault="00E86832">
      <w:pPr>
        <w:pStyle w:val="NormalIndent"/>
      </w:pPr>
      <w:r>
        <w:t xml:space="preserve">U Toll Trip Record s Pre-paid registration type, vždy na vstupu bude informace (Toll Trip Record.is covered by Pre-paid balance), zda byla celková částka za průjezd stržena z Pre-paid balance nebo bylo zjištěno, že zůstatek není dostatečný.  </w:t>
      </w:r>
    </w:p>
    <w:p w14:paraId="42462639" w14:textId="5C875B77" w:rsidR="00A731C7" w:rsidRDefault="001814E4">
      <w:pPr>
        <w:pStyle w:val="NormalIndent"/>
      </w:pPr>
      <w:r>
        <w:rPr>
          <w:lang w:eastAsia="en-US"/>
        </w:rPr>
        <w:t>Pokud byla</w:t>
      </w:r>
      <w:r w:rsidR="00413B56" w:rsidRPr="00413B56">
        <w:t xml:space="preserve"> </w:t>
      </w:r>
      <w:r w:rsidR="00413B56">
        <w:t>celková částka za průjezd stržena z Pre-paid balance</w:t>
      </w:r>
      <w:r w:rsidR="002D04E0">
        <w:t xml:space="preserve"> (tj. </w:t>
      </w:r>
      <w:r w:rsidR="00705966">
        <w:t>Toll Trip Record</w:t>
      </w:r>
      <w:r w:rsidR="00A0741E">
        <w:t>.</w:t>
      </w:r>
      <w:r w:rsidR="003636C7">
        <w:t xml:space="preserve">is covered by Pre-paid balance </w:t>
      </w:r>
      <w:r w:rsidR="002D04E0">
        <w:t>= true)</w:t>
      </w:r>
      <w:r w:rsidR="00413B56">
        <w:t>, Systém vytvoří Toll transaction a odpovídající Rated toll event</w:t>
      </w:r>
      <w:r w:rsidR="00656C06">
        <w:t xml:space="preserve"> a postup končí</w:t>
      </w:r>
      <w:r w:rsidR="00333BF9">
        <w:t>.</w:t>
      </w:r>
    </w:p>
    <w:p w14:paraId="48007FB0" w14:textId="1EB3D334" w:rsidR="000275A9" w:rsidRDefault="00A731C7">
      <w:pPr>
        <w:pStyle w:val="NormalIndent"/>
      </w:pPr>
      <w:r>
        <w:t>Pokud nebyla celková částka za průjezd stržena z Pre-paid balance</w:t>
      </w:r>
      <w:r w:rsidR="006F5F08">
        <w:t xml:space="preserve">, protože </w:t>
      </w:r>
      <w:r w:rsidR="00413B56">
        <w:t xml:space="preserve">zůstatek </w:t>
      </w:r>
      <w:r w:rsidR="006F5F08">
        <w:t>nebyl</w:t>
      </w:r>
      <w:r w:rsidR="00413B56">
        <w:t xml:space="preserve"> dostatečný</w:t>
      </w:r>
      <w:r w:rsidR="002B2FB6">
        <w:t xml:space="preserve"> (tj. </w:t>
      </w:r>
      <w:r w:rsidR="00A0741E">
        <w:t>Toll Trip Record.</w:t>
      </w:r>
      <w:r w:rsidR="003C2352">
        <w:t xml:space="preserve">is covered by Pre-paid balance </w:t>
      </w:r>
      <w:r w:rsidR="002B2FB6">
        <w:t>=false)</w:t>
      </w:r>
      <w:r w:rsidR="006F5F08">
        <w:t xml:space="preserve">, </w:t>
      </w:r>
    </w:p>
    <w:p w14:paraId="626E964D" w14:textId="09882BAF" w:rsidR="00D46B01" w:rsidRDefault="006F5F08" w:rsidP="00C40C63">
      <w:pPr>
        <w:pStyle w:val="ListFS1"/>
      </w:pPr>
      <w:r>
        <w:lastRenderedPageBreak/>
        <w:t xml:space="preserve">Systém vytvoří Unpaid Toll Transaction </w:t>
      </w:r>
      <w:r w:rsidR="00330250">
        <w:t xml:space="preserve">ve stavu Offence </w:t>
      </w:r>
      <w:r>
        <w:t>a odpovídající Rated Toll Event</w:t>
      </w:r>
      <w:r w:rsidR="00D46B01">
        <w:t>.</w:t>
      </w:r>
    </w:p>
    <w:p w14:paraId="05FDC192" w14:textId="4A491584" w:rsidR="001814E4" w:rsidRDefault="00D46B01" w:rsidP="00C40C63">
      <w:pPr>
        <w:pStyle w:val="ListFS1"/>
        <w:rPr>
          <w:ins w:id="12347" w:author="Irová Zuzana" w:date="2025-06-06T11:50:00Z" w16du:dateUtc="2025-06-06T09:50:00Z"/>
        </w:rPr>
      </w:pPr>
      <w:r>
        <w:t xml:space="preserve">Systém </w:t>
      </w:r>
      <w:r w:rsidR="00CF6EF7">
        <w:t xml:space="preserve">informuje zákazníka o neúspěšném zaplacení </w:t>
      </w:r>
      <w:r w:rsidR="00425658">
        <w:t>mýtné transakce pomocí</w:t>
      </w:r>
      <w:r w:rsidR="000C3ACB">
        <w:t xml:space="preserve"> notifikac</w:t>
      </w:r>
      <w:r w:rsidR="00EC2E8E">
        <w:t>e</w:t>
      </w:r>
      <w:r w:rsidR="000C3ACB">
        <w:t xml:space="preserve"> (</w:t>
      </w:r>
      <w:r w:rsidR="002F2AFF" w:rsidRPr="00A425E3">
        <w:rPr>
          <w:b/>
          <w:bCs/>
        </w:rPr>
        <w:t>NTF.</w:t>
      </w:r>
      <w:r w:rsidR="002F2AFF">
        <w:t>BAR</w:t>
      </w:r>
      <w:r w:rsidR="002F2AFF" w:rsidRPr="00A425E3">
        <w:rPr>
          <w:b/>
          <w:bCs/>
        </w:rPr>
        <w:t>.</w:t>
      </w:r>
      <w:r w:rsidR="00B474B6">
        <w:t>13</w:t>
      </w:r>
      <w:r w:rsidR="002F2AFF">
        <w:t xml:space="preserve">.HR nebo </w:t>
      </w:r>
      <w:r w:rsidR="002F2AFF" w:rsidRPr="00A425E3">
        <w:rPr>
          <w:b/>
          <w:bCs/>
        </w:rPr>
        <w:t>NTF.</w:t>
      </w:r>
      <w:r w:rsidR="002F2AFF">
        <w:t>BAR</w:t>
      </w:r>
      <w:r w:rsidR="002F2AFF" w:rsidRPr="00A425E3">
        <w:rPr>
          <w:b/>
          <w:bCs/>
        </w:rPr>
        <w:t>.</w:t>
      </w:r>
      <w:r w:rsidR="0077142C">
        <w:t>1</w:t>
      </w:r>
      <w:r w:rsidR="002F2AFF">
        <w:t>4.HR</w:t>
      </w:r>
      <w:r w:rsidR="000C3ACB">
        <w:t xml:space="preserve">) a </w:t>
      </w:r>
      <w:r w:rsidR="00656C06">
        <w:t>postup končí.</w:t>
      </w:r>
    </w:p>
    <w:p w14:paraId="7E33BC0D" w14:textId="015CEDBF" w:rsidR="008C4293" w:rsidRDefault="008C4293" w:rsidP="00C40C63">
      <w:pPr>
        <w:pStyle w:val="ListFS1"/>
      </w:pPr>
      <w:ins w:id="12348" w:author="Irová Zuzana" w:date="2025-06-06T11:50:00Z" w16du:dateUtc="2025-06-06T09:50:00Z">
        <w:r>
          <w:t>Systém přidá vozidlo na Alert list</w:t>
        </w:r>
      </w:ins>
    </w:p>
    <w:p w14:paraId="7C6C347C" w14:textId="70CB35E7" w:rsidR="00F307E6" w:rsidRDefault="00F307E6">
      <w:pPr>
        <w:pStyle w:val="ListFS1"/>
        <w:pPrChange w:id="12349" w:author="Irová Zuzana" w:date="2025-06-06T15:37:00Z" w16du:dateUtc="2025-06-06T13:37:00Z">
          <w:pPr>
            <w:pStyle w:val="ListBullet"/>
          </w:pPr>
        </w:pPrChange>
      </w:pPr>
      <w:r w:rsidRPr="00260FBF">
        <w:rPr>
          <w:highlight w:val="yellow"/>
        </w:rPr>
        <w:t>Agregace</w:t>
      </w:r>
      <w:r w:rsidR="007F6A41" w:rsidRPr="008D1D1C">
        <w:rPr>
          <w:highlight w:val="yellow"/>
        </w:rPr>
        <w:t>/</w:t>
      </w:r>
      <w:r w:rsidRPr="007F6A41">
        <w:rPr>
          <w:highlight w:val="yellow"/>
        </w:rPr>
        <w:t xml:space="preserve">DI </w:t>
      </w:r>
      <w:r w:rsidRPr="00260FBF">
        <w:rPr>
          <w:highlight w:val="yellow"/>
        </w:rPr>
        <w:t>to ERP?</w:t>
      </w:r>
    </w:p>
    <w:p w14:paraId="50AA0EE8" w14:textId="77777777" w:rsidR="00EC2E8E" w:rsidRDefault="00EC2E8E">
      <w:pPr>
        <w:pStyle w:val="NormalIndent"/>
      </w:pPr>
    </w:p>
    <w:p w14:paraId="359BD86A" w14:textId="084B125A" w:rsidR="00A94891" w:rsidRDefault="00A94891">
      <w:pPr>
        <w:pStyle w:val="Flowheading"/>
      </w:pPr>
      <w:r>
        <w:t xml:space="preserve">Post-paid </w:t>
      </w:r>
      <w:r w:rsidR="002C2E66">
        <w:t xml:space="preserve">card </w:t>
      </w:r>
      <w:r>
        <w:t>registration type</w:t>
      </w:r>
    </w:p>
    <w:p w14:paraId="05BD1237" w14:textId="3BE1DBCF" w:rsidR="00A94891" w:rsidRDefault="00A94891">
      <w:pPr>
        <w:pStyle w:val="NormalIndent"/>
      </w:pPr>
      <w:r>
        <w:t xml:space="preserve">Systém vytvoří Unpaid Toll Transaction </w:t>
      </w:r>
      <w:r w:rsidR="00330250">
        <w:t xml:space="preserve">ve stavu </w:t>
      </w:r>
      <w:r w:rsidR="003E5361">
        <w:t>Ready for processing</w:t>
      </w:r>
      <w:del w:id="12350" w:author="Irová Zuzana" w:date="2025-06-16T12:43:00Z" w16du:dateUtc="2025-06-16T10:43:00Z">
        <w:r w:rsidR="00330250" w:rsidDel="00DB767C">
          <w:delText xml:space="preserve"> </w:delText>
        </w:r>
        <w:r w:rsidDel="00DB767C">
          <w:delText>a</w:delText>
        </w:r>
      </w:del>
      <w:ins w:id="12351" w:author="Irová Zuzana" w:date="2025-06-16T12:43:00Z" w16du:dateUtc="2025-06-16T10:43:00Z">
        <w:r w:rsidR="00DB767C">
          <w:t>,</w:t>
        </w:r>
      </w:ins>
      <w:r>
        <w:t xml:space="preserve"> odpovídající Rated Toll Event</w:t>
      </w:r>
      <w:r w:rsidR="00656C06" w:rsidRPr="00656C06">
        <w:t xml:space="preserve"> </w:t>
      </w:r>
      <w:ins w:id="12352" w:author="Irová Zuzana" w:date="2025-06-16T12:43:00Z" w16du:dateUtc="2025-06-16T10:43:00Z">
        <w:r w:rsidR="00DB767C">
          <w:t>a odpovíd</w:t>
        </w:r>
      </w:ins>
      <w:ins w:id="12353" w:author="Irová Zuzana" w:date="2025-06-16T12:44:00Z" w16du:dateUtc="2025-06-16T10:44:00Z">
        <w:r w:rsidR="00DB767C">
          <w:t xml:space="preserve">ající </w:t>
        </w:r>
      </w:ins>
      <w:ins w:id="12354" w:author="Irová Zuzana" w:date="2025-06-16T12:48:00Z" w16du:dateUtc="2025-06-16T10:48:00Z">
        <w:r w:rsidR="00057905">
          <w:t>C</w:t>
        </w:r>
      </w:ins>
      <w:ins w:id="12355" w:author="Irová Zuzana" w:date="2025-06-16T12:44:00Z" w16du:dateUtc="2025-06-16T10:44:00Z">
        <w:r w:rsidR="00B8456C">
          <w:t xml:space="preserve">ard </w:t>
        </w:r>
      </w:ins>
      <w:ins w:id="12356" w:author="Irová Zuzana" w:date="2025-06-16T12:48:00Z" w16du:dateUtc="2025-06-16T10:48:00Z">
        <w:r w:rsidR="00057905">
          <w:t>Payment R</w:t>
        </w:r>
      </w:ins>
      <w:ins w:id="12357" w:author="Irová Zuzana" w:date="2025-06-16T12:44:00Z" w16du:dateUtc="2025-06-16T10:44:00Z">
        <w:r w:rsidR="00B8456C">
          <w:t xml:space="preserve">equest, </w:t>
        </w:r>
      </w:ins>
      <w:r w:rsidR="00656C06">
        <w:t>a postup končí</w:t>
      </w:r>
      <w:r>
        <w:t>.</w:t>
      </w:r>
    </w:p>
    <w:p w14:paraId="0E858FAA" w14:textId="3F9D7F47" w:rsidR="002A76DD" w:rsidRDefault="002A76DD">
      <w:pPr>
        <w:pStyle w:val="NormalIndent"/>
      </w:pPr>
      <w:r>
        <w:t xml:space="preserve">Poznámka: </w:t>
      </w:r>
      <w:r w:rsidR="00656C06">
        <w:t>Následně p</w:t>
      </w:r>
      <w:r>
        <w:t>roces pokračuje zaplacením mýtn</w:t>
      </w:r>
      <w:r w:rsidR="009A641C">
        <w:t>é</w:t>
      </w:r>
      <w:r>
        <w:t xml:space="preserve"> transakce za užití systémové fun</w:t>
      </w:r>
      <w:r w:rsidR="00AB60CA">
        <w:t>kce Zaplať mýtnou transakci (SYS.BAR.1.</w:t>
      </w:r>
      <w:r w:rsidR="007A431B">
        <w:t>10</w:t>
      </w:r>
      <w:r w:rsidR="009A641C">
        <w:t>.HR)</w:t>
      </w:r>
    </w:p>
    <w:p w14:paraId="52F1C89D" w14:textId="77777777" w:rsidR="00804349" w:rsidRDefault="00804349">
      <w:pPr>
        <w:pStyle w:val="NormalIndent"/>
      </w:pPr>
    </w:p>
    <w:p w14:paraId="7E7F6B74" w14:textId="0E9F910B" w:rsidR="00053378" w:rsidRDefault="00053378">
      <w:pPr>
        <w:pStyle w:val="Flowheading"/>
      </w:pPr>
      <w:r>
        <w:t xml:space="preserve">Post-paid </w:t>
      </w:r>
      <w:r w:rsidR="007E508F">
        <w:t>invoice</w:t>
      </w:r>
      <w:r>
        <w:t xml:space="preserve"> registration type</w:t>
      </w:r>
    </w:p>
    <w:p w14:paraId="794A35E0" w14:textId="77777777" w:rsidR="00053378" w:rsidRDefault="00053378">
      <w:pPr>
        <w:pStyle w:val="NormalIndent"/>
      </w:pPr>
      <w:r>
        <w:t xml:space="preserve">Systém vytvoří Toll transaction a odpovídající Rated toll event. </w:t>
      </w:r>
    </w:p>
    <w:p w14:paraId="2F01D294" w14:textId="74528797" w:rsidR="00053378" w:rsidRDefault="00053378">
      <w:pPr>
        <w:pStyle w:val="NormalIndent"/>
      </w:pPr>
      <w:r>
        <w:t>Systém zagreguje Rate</w:t>
      </w:r>
      <w:r w:rsidR="007E508F">
        <w:t>d</w:t>
      </w:r>
      <w:r>
        <w:t xml:space="preserve"> toll event do Bill session</w:t>
      </w:r>
      <w:r w:rsidRPr="006B4466">
        <w:t xml:space="preserve"> </w:t>
      </w:r>
      <w:r w:rsidR="00192816">
        <w:t>pro Post-paid</w:t>
      </w:r>
      <w:r w:rsidR="004957D1">
        <w:t xml:space="preserve">, kdy Bill bude </w:t>
      </w:r>
      <w:r w:rsidR="005C36E7" w:rsidRPr="5D923C7E">
        <w:t>s Bill payment status = Unpaid</w:t>
      </w:r>
      <w:r w:rsidR="00192816">
        <w:t xml:space="preserve"> </w:t>
      </w:r>
      <w:r w:rsidR="002065A2">
        <w:t xml:space="preserve">za použití systémové funkce </w:t>
      </w:r>
      <w:r w:rsidR="002065A2" w:rsidRPr="002065A2">
        <w:t>Zagreguj oceněné události do fakturační dávky (SYS.BAR.0.12.HR)</w:t>
      </w:r>
      <w:r w:rsidR="00311021">
        <w:t xml:space="preserve"> </w:t>
      </w:r>
      <w:r>
        <w:t xml:space="preserve">a postup končí. </w:t>
      </w:r>
    </w:p>
    <w:p w14:paraId="234AEDFC" w14:textId="77777777" w:rsidR="00EC2E8E" w:rsidRDefault="00EC2E8E">
      <w:pPr>
        <w:pStyle w:val="NormalIndent"/>
      </w:pPr>
    </w:p>
    <w:p w14:paraId="70CF8E96" w14:textId="5129E5E6" w:rsidR="00466C5C" w:rsidRDefault="00466C5C">
      <w:pPr>
        <w:pStyle w:val="Flowheading"/>
      </w:pPr>
      <w:r>
        <w:t>EETS registration type</w:t>
      </w:r>
    </w:p>
    <w:p w14:paraId="659E04C7" w14:textId="21EC467B" w:rsidR="00466C5C" w:rsidRDefault="00466C5C">
      <w:pPr>
        <w:pStyle w:val="NormalIndent"/>
      </w:pPr>
      <w:r>
        <w:t xml:space="preserve">Systém vytvoří Toll transaction a odpovídající Rated toll event. </w:t>
      </w:r>
    </w:p>
    <w:p w14:paraId="1E851CFB" w14:textId="44837939" w:rsidR="00656C06" w:rsidRDefault="00656C06">
      <w:pPr>
        <w:pStyle w:val="NormalIndent"/>
      </w:pPr>
      <w:r>
        <w:t>Systém zagreguje Rate</w:t>
      </w:r>
      <w:r w:rsidR="005278A4">
        <w:t>d</w:t>
      </w:r>
      <w:r>
        <w:t xml:space="preserve"> toll event do Bill session</w:t>
      </w:r>
      <w:r w:rsidR="006B4466" w:rsidRPr="006B4466">
        <w:t xml:space="preserve"> </w:t>
      </w:r>
      <w:r w:rsidR="004415BB">
        <w:t xml:space="preserve">pro EETS </w:t>
      </w:r>
      <w:r w:rsidR="00311021">
        <w:t xml:space="preserve">za použití systémové funkce </w:t>
      </w:r>
      <w:r w:rsidR="00311021" w:rsidRPr="002065A2">
        <w:t>Zagreguj oceněné události do fakturační dávky (SYS.BAR.0.12.HR)</w:t>
      </w:r>
      <w:r w:rsidR="00311021">
        <w:t xml:space="preserve"> </w:t>
      </w:r>
      <w:r w:rsidR="006B4466">
        <w:t>a postup končí</w:t>
      </w:r>
      <w:r>
        <w:t xml:space="preserve">. </w:t>
      </w:r>
    </w:p>
    <w:p w14:paraId="5AA51B45" w14:textId="6F42E59F" w:rsidR="006B4466" w:rsidRDefault="006B4466">
      <w:pPr>
        <w:pStyle w:val="NormalIndent"/>
      </w:pPr>
      <w:r>
        <w:t>Poznámka: Následně proces pokračuje vytvořením Billing details za užití sys</w:t>
      </w:r>
      <w:r w:rsidR="00330250">
        <w:t>t</w:t>
      </w:r>
      <w:r>
        <w:t>émové funkce Vytvoř billing details (SYS.BAR.1.9.HR).</w:t>
      </w:r>
    </w:p>
    <w:p w14:paraId="6A56DE14" w14:textId="77777777" w:rsidR="00EC2E8E" w:rsidRDefault="00EC2E8E">
      <w:pPr>
        <w:pStyle w:val="NormalIndent"/>
      </w:pPr>
    </w:p>
    <w:p w14:paraId="119D140E" w14:textId="56800688" w:rsidR="00532D3A" w:rsidRPr="00532D3A" w:rsidRDefault="006C2E6B">
      <w:pPr>
        <w:pStyle w:val="Flowheading"/>
      </w:pPr>
      <w:r>
        <w:t>Not registered</w:t>
      </w:r>
      <w:r w:rsidR="00532D3A" w:rsidRPr="00532D3A">
        <w:t xml:space="preserve"> registration type</w:t>
      </w:r>
    </w:p>
    <w:p w14:paraId="5CC8D49E" w14:textId="55F5A5C3" w:rsidR="00532D3A" w:rsidRDefault="00532D3A">
      <w:pPr>
        <w:pStyle w:val="NormalIndent"/>
      </w:pPr>
      <w:r w:rsidRPr="00532D3A">
        <w:t xml:space="preserve">Systém vytvoří Unpaid Toll Transaction </w:t>
      </w:r>
      <w:r w:rsidR="00330250">
        <w:t xml:space="preserve">ve stavu Offence </w:t>
      </w:r>
      <w:r w:rsidRPr="00532D3A">
        <w:t>a odpovídající Rated Toll Event</w:t>
      </w:r>
      <w:r w:rsidR="006C2E6B" w:rsidRPr="006C2E6B">
        <w:t xml:space="preserve"> a postup končí</w:t>
      </w:r>
      <w:r w:rsidRPr="00532D3A">
        <w:t>.</w:t>
      </w:r>
    </w:p>
    <w:p w14:paraId="68B87086" w14:textId="77777777" w:rsidR="00EC2E8E" w:rsidRPr="00532D3A" w:rsidRDefault="00EC2E8E">
      <w:pPr>
        <w:pStyle w:val="NormalIndent"/>
      </w:pPr>
    </w:p>
    <w:p w14:paraId="6BBB76B0" w14:textId="10054ECB" w:rsidR="000E26BE" w:rsidRPr="00014C03" w:rsidRDefault="00BC0446">
      <w:pPr>
        <w:pStyle w:val="Flowheading"/>
      </w:pPr>
      <w:r w:rsidRPr="00014C03">
        <w:t>Exempted</w:t>
      </w:r>
      <w:r w:rsidR="000E26BE" w:rsidRPr="00014C03">
        <w:t xml:space="preserve"> registration type</w:t>
      </w:r>
    </w:p>
    <w:p w14:paraId="11C51DD9" w14:textId="77777777" w:rsidR="000E26BE" w:rsidRPr="00014C03" w:rsidRDefault="000E26BE">
      <w:pPr>
        <w:pStyle w:val="NormalIndent"/>
      </w:pPr>
      <w:r w:rsidRPr="00014C03">
        <w:t xml:space="preserve">Systém vytvoří Toll transaction a odpovídající Rated toll event. </w:t>
      </w:r>
    </w:p>
    <w:p w14:paraId="5216D47D" w14:textId="4539746C" w:rsidR="000E26BE" w:rsidRDefault="000E26BE">
      <w:pPr>
        <w:pStyle w:val="NormalIndent"/>
      </w:pPr>
      <w:r w:rsidRPr="00014C03">
        <w:t xml:space="preserve">Systém zagreguje Ratel toll event do Bill session </w:t>
      </w:r>
      <w:r w:rsidR="00192816">
        <w:t xml:space="preserve">pro </w:t>
      </w:r>
      <w:r w:rsidR="009A0B89">
        <w:t xml:space="preserve">Exemption </w:t>
      </w:r>
      <w:r w:rsidR="005772AE">
        <w:t>partner</w:t>
      </w:r>
      <w:r w:rsidR="009A0B89">
        <w:t xml:space="preserve"> </w:t>
      </w:r>
      <w:r w:rsidR="00CC1C17">
        <w:t xml:space="preserve">se </w:t>
      </w:r>
      <w:r w:rsidR="009A0B89">
        <w:t>subjekt</w:t>
      </w:r>
      <w:r w:rsidR="00CC1C17">
        <w:t>em</w:t>
      </w:r>
      <w:r w:rsidR="009A0B89">
        <w:t xml:space="preserve"> </w:t>
      </w:r>
      <w:r w:rsidR="009A0B89" w:rsidRPr="009A0B89">
        <w:t xml:space="preserve">= </w:t>
      </w:r>
      <w:r w:rsidR="00D45EA6">
        <w:t xml:space="preserve">Exemption </w:t>
      </w:r>
      <w:r w:rsidR="009A0B89" w:rsidRPr="009A0B89">
        <w:t>partner odpovídající dané</w:t>
      </w:r>
      <w:r w:rsidR="009A0B89">
        <w:t xml:space="preserve"> kategorii </w:t>
      </w:r>
      <w:r w:rsidR="000C5E9E">
        <w:t>o</w:t>
      </w:r>
      <w:r w:rsidR="009A0B89" w:rsidRPr="009A0B89">
        <w:t>svobození</w:t>
      </w:r>
      <w:r w:rsidR="00311021">
        <w:t xml:space="preserve"> za použití systémové funkce </w:t>
      </w:r>
      <w:r w:rsidR="00311021" w:rsidRPr="002065A2">
        <w:t>Zagreguj oceněné události do fakturační dávky (SYS.BAR.0.12.HR)</w:t>
      </w:r>
      <w:r w:rsidRPr="00014C03">
        <w:t>.</w:t>
      </w:r>
      <w:r>
        <w:t xml:space="preserve"> </w:t>
      </w:r>
    </w:p>
    <w:p w14:paraId="6245DD05" w14:textId="7BBEDEEB" w:rsidR="00A5244C" w:rsidRDefault="00A5244C">
      <w:pPr>
        <w:pStyle w:val="NormalIndent"/>
      </w:pPr>
      <w:r>
        <w:t>Pozn</w:t>
      </w:r>
      <w:r w:rsidR="00EC7F01">
        <w:t>ámka</w:t>
      </w:r>
      <w:r w:rsidR="00762AAF">
        <w:t xml:space="preserve"> 1</w:t>
      </w:r>
      <w:r w:rsidR="00EC7F01">
        <w:t xml:space="preserve">: Pokud žádný </w:t>
      </w:r>
      <w:r w:rsidR="00A975A0">
        <w:t>VCM.</w:t>
      </w:r>
      <w:r w:rsidR="00D45EA6">
        <w:t xml:space="preserve">Exemption </w:t>
      </w:r>
      <w:r w:rsidR="00D45EA6" w:rsidRPr="009A0B89">
        <w:t xml:space="preserve">partner </w:t>
      </w:r>
      <w:r w:rsidR="00EC7F01">
        <w:t xml:space="preserve">nebude definován pro </w:t>
      </w:r>
      <w:r w:rsidR="00533B15">
        <w:t>dané osvobození, pak nikdo osvobození nebude kompenzovat a takovéto oceněné Toll TripRecords se do BAR ani nepošlou.</w:t>
      </w:r>
    </w:p>
    <w:p w14:paraId="72EC6236" w14:textId="2D3B23AF" w:rsidR="00762AAF" w:rsidRDefault="00762AAF">
      <w:pPr>
        <w:pStyle w:val="NormalIndent"/>
      </w:pPr>
      <w:r>
        <w:t>Poznámka 2: Subjektem Toll Transaction bude Exemption partner, ale bude vyplněna reference na Vehicle nebo EETS Vehicle, aby bylo zřejmé, kdo mýtnou trasu projel.</w:t>
      </w:r>
    </w:p>
    <w:p w14:paraId="2D387C35" w14:textId="77777777" w:rsidR="00762AAF" w:rsidRDefault="00762AAF">
      <w:pPr>
        <w:pStyle w:val="NormalIndent"/>
      </w:pPr>
    </w:p>
    <w:p w14:paraId="1A6925F0" w14:textId="77777777" w:rsidR="006B4466" w:rsidRDefault="006B4466">
      <w:pPr>
        <w:pStyle w:val="NormalIndent"/>
      </w:pPr>
    </w:p>
    <w:p w14:paraId="2580BBE9" w14:textId="072667BE" w:rsidR="00EC2E8E" w:rsidRPr="00A86E69" w:rsidRDefault="005830A9">
      <w:pPr>
        <w:pStyle w:val="NormalIndent"/>
      </w:pPr>
      <w:r w:rsidRPr="00014C03">
        <w:t xml:space="preserve">Exempted </w:t>
      </w:r>
      <w:r w:rsidRPr="008D1D1C">
        <w:rPr>
          <w:b/>
          <w:bCs/>
        </w:rPr>
        <w:t>trip</w:t>
      </w:r>
      <w:r w:rsidRPr="00014C03">
        <w:t xml:space="preserve"> </w:t>
      </w:r>
      <w:r w:rsidR="00EC2E8E" w:rsidRPr="00014C03">
        <w:t>registration type</w:t>
      </w:r>
    </w:p>
    <w:p w14:paraId="3C7016AA" w14:textId="1C148335" w:rsidR="00DA0678" w:rsidRPr="00A86E69" w:rsidRDefault="00C1236C">
      <w:pPr>
        <w:pStyle w:val="NormalIndent"/>
      </w:pPr>
      <w:r w:rsidRPr="00A86E69">
        <w:t>S</w:t>
      </w:r>
      <w:r w:rsidR="00DA0678" w:rsidRPr="00A86E69">
        <w:t>ystém vytvoří Toll Transaction</w:t>
      </w:r>
      <w:r w:rsidRPr="00A86E69">
        <w:t xml:space="preserve"> a odpovídající</w:t>
      </w:r>
      <w:r w:rsidR="00DA0678" w:rsidRPr="00A86E69">
        <w:t xml:space="preserve"> Rated Toll Event.</w:t>
      </w:r>
    </w:p>
    <w:p w14:paraId="44F7BF65" w14:textId="0AD8F830" w:rsidR="00DA0678" w:rsidRDefault="00C1236C">
      <w:pPr>
        <w:pStyle w:val="NormalIndent"/>
      </w:pPr>
      <w:r w:rsidRPr="00A86E69">
        <w:t>System zag</w:t>
      </w:r>
      <w:r w:rsidR="00DA0678" w:rsidRPr="00A86E69">
        <w:t xml:space="preserve">reguje </w:t>
      </w:r>
      <w:r w:rsidRPr="00A86E69">
        <w:t>Rated Toll Event</w:t>
      </w:r>
      <w:r w:rsidR="00DA0678" w:rsidRPr="00A86E69">
        <w:t xml:space="preserve"> do </w:t>
      </w:r>
      <w:r w:rsidR="00C52EB7" w:rsidRPr="00A86E69">
        <w:t>B</w:t>
      </w:r>
      <w:r w:rsidR="00DA0678" w:rsidRPr="00A86E69">
        <w:t xml:space="preserve">ill session </w:t>
      </w:r>
      <w:r w:rsidR="00693232" w:rsidRPr="00A86E69">
        <w:t xml:space="preserve">pro </w:t>
      </w:r>
      <w:r w:rsidR="00693232" w:rsidRPr="00014C03">
        <w:t xml:space="preserve">Exemption </w:t>
      </w:r>
      <w:r w:rsidR="007F4B02">
        <w:t>partner</w:t>
      </w:r>
      <w:r w:rsidR="00693232" w:rsidRPr="00A86E69">
        <w:t xml:space="preserve"> se subjektem = </w:t>
      </w:r>
      <w:r w:rsidR="00C8374A">
        <w:t xml:space="preserve">Exemption </w:t>
      </w:r>
      <w:r w:rsidR="00C8374A" w:rsidRPr="009A0B89">
        <w:t xml:space="preserve">partner </w:t>
      </w:r>
      <w:r w:rsidR="00693232" w:rsidRPr="00014C03">
        <w:t>odpovídající dané</w:t>
      </w:r>
      <w:r w:rsidR="001D0FAF">
        <w:t xml:space="preserve"> kategorii</w:t>
      </w:r>
      <w:r w:rsidR="00693232" w:rsidRPr="00014C03">
        <w:t xml:space="preserve"> </w:t>
      </w:r>
      <w:r w:rsidR="00C8374A">
        <w:t>o</w:t>
      </w:r>
      <w:r w:rsidR="00693232" w:rsidRPr="00014C03">
        <w:t>svobození</w:t>
      </w:r>
      <w:r w:rsidR="00120632">
        <w:t xml:space="preserve"> za použití systémové funkce </w:t>
      </w:r>
      <w:r w:rsidR="00120632" w:rsidRPr="002065A2">
        <w:t>Zagreguj oceněné události do fakturační dávky (SYS.BAR.0.12.HR)</w:t>
      </w:r>
      <w:r w:rsidRPr="00A86E69">
        <w:t xml:space="preserve"> </w:t>
      </w:r>
      <w:r w:rsidRPr="00014C03">
        <w:t>a postup končí.</w:t>
      </w:r>
    </w:p>
    <w:p w14:paraId="70097C61" w14:textId="0AA05A66" w:rsidR="007E1668" w:rsidRDefault="007E1668">
      <w:pPr>
        <w:pStyle w:val="NormalIndent"/>
      </w:pPr>
      <w:r>
        <w:t>Poznámka: Subjektem Toll Transaction bude Exemption partner, ale bude vypl</w:t>
      </w:r>
      <w:r w:rsidR="008724C7">
        <w:t xml:space="preserve">něna reference na Vehicle nebo EETS Vehicle, aby bylo zřejmé, kdo </w:t>
      </w:r>
      <w:r w:rsidR="003267AD">
        <w:t>mýtnou trasu projel.</w:t>
      </w:r>
    </w:p>
    <w:p w14:paraId="31C59F42" w14:textId="77777777" w:rsidR="000C40FD" w:rsidRDefault="000C40FD">
      <w:pPr>
        <w:pStyle w:val="ListFS1"/>
        <w:pPrChange w:id="12358" w:author="Irová Zuzana" w:date="2025-06-06T15:16:00Z" w16du:dateUtc="2025-06-06T13:16:00Z">
          <w:pPr>
            <w:pStyle w:val="ListFS1"/>
            <w:numPr>
              <w:numId w:val="0"/>
            </w:numPr>
            <w:ind w:left="0" w:firstLine="0"/>
          </w:pPr>
        </w:pPrChange>
      </w:pPr>
    </w:p>
    <w:p w14:paraId="097B71A8" w14:textId="126EC888" w:rsidR="00BA2808" w:rsidRPr="00014C03" w:rsidRDefault="00BA2808">
      <w:pPr>
        <w:pStyle w:val="Flowheading"/>
        <w:rPr>
          <w:highlight w:val="cyan"/>
        </w:rPr>
      </w:pPr>
      <w:r w:rsidRPr="00014C03">
        <w:rPr>
          <w:highlight w:val="cyan"/>
        </w:rPr>
        <w:t>Exempted not compliant registration type</w:t>
      </w:r>
    </w:p>
    <w:p w14:paraId="5FC3EE1B" w14:textId="77777777" w:rsidR="00BA2808" w:rsidRPr="00014C03" w:rsidRDefault="00BA2808">
      <w:pPr>
        <w:pStyle w:val="NormalIndent"/>
        <w:rPr>
          <w:highlight w:val="cyan"/>
        </w:rPr>
      </w:pPr>
      <w:r w:rsidRPr="00014C03">
        <w:rPr>
          <w:highlight w:val="cyan"/>
        </w:rPr>
        <w:t xml:space="preserve">Systém vytvoří Toll transaction a odpovídající Rated toll event. </w:t>
      </w:r>
    </w:p>
    <w:p w14:paraId="7A9264DC" w14:textId="18CEA6A0" w:rsidR="00BA2808" w:rsidRPr="008D1D1C" w:rsidRDefault="00BA2808">
      <w:pPr>
        <w:pStyle w:val="NormalIndent"/>
        <w:rPr>
          <w:highlight w:val="cyan"/>
        </w:rPr>
      </w:pPr>
      <w:r w:rsidRPr="00014C03">
        <w:rPr>
          <w:highlight w:val="cyan"/>
        </w:rPr>
        <w:t xml:space="preserve">Systém zagreguje Ratel toll event do Bill session pro Exemption </w:t>
      </w:r>
      <w:r w:rsidR="007F4B02">
        <w:rPr>
          <w:highlight w:val="cyan"/>
        </w:rPr>
        <w:t>partner</w:t>
      </w:r>
      <w:r w:rsidRPr="00014C03">
        <w:rPr>
          <w:highlight w:val="cyan"/>
        </w:rPr>
        <w:t xml:space="preserve"> se subjektem = </w:t>
      </w:r>
      <w:r w:rsidR="00C8374A" w:rsidRPr="00C8374A">
        <w:rPr>
          <w:highlight w:val="cyan"/>
        </w:rPr>
        <w:t xml:space="preserve">Exemption partner </w:t>
      </w:r>
      <w:r w:rsidRPr="00E717CC">
        <w:rPr>
          <w:highlight w:val="cyan"/>
        </w:rPr>
        <w:t xml:space="preserve">odpovídající dané kategorii </w:t>
      </w:r>
      <w:r w:rsidR="00C8374A" w:rsidRPr="00E717CC">
        <w:rPr>
          <w:highlight w:val="cyan"/>
        </w:rPr>
        <w:t>o</w:t>
      </w:r>
      <w:r w:rsidRPr="00E717CC">
        <w:rPr>
          <w:highlight w:val="cyan"/>
        </w:rPr>
        <w:t>svobození</w:t>
      </w:r>
      <w:r w:rsidR="00C8374A" w:rsidRPr="00E717CC">
        <w:rPr>
          <w:highlight w:val="cyan"/>
        </w:rPr>
        <w:t>,</w:t>
      </w:r>
      <w:r w:rsidR="002D7E72" w:rsidRPr="00E717CC">
        <w:rPr>
          <w:highlight w:val="cyan"/>
        </w:rPr>
        <w:t xml:space="preserve"> nebo do Bill session pro Post-paid se subjektem = Account</w:t>
      </w:r>
      <w:r w:rsidR="00F67B84" w:rsidRPr="00E717CC">
        <w:rPr>
          <w:highlight w:val="cyan"/>
        </w:rPr>
        <w:t xml:space="preserve"> (</w:t>
      </w:r>
      <w:r w:rsidR="003E09B8" w:rsidRPr="00E717CC">
        <w:rPr>
          <w:highlight w:val="cyan"/>
        </w:rPr>
        <w:t xml:space="preserve">tj. </w:t>
      </w:r>
      <w:commentRangeStart w:id="12359"/>
      <w:r w:rsidR="00F67B84" w:rsidRPr="00E717CC">
        <w:rPr>
          <w:highlight w:val="cyan"/>
        </w:rPr>
        <w:t>podle příslušnosti vozidla</w:t>
      </w:r>
      <w:commentRangeEnd w:id="12359"/>
      <w:r w:rsidR="007E70C3" w:rsidRPr="00E717CC">
        <w:rPr>
          <w:rStyle w:val="CommentReference"/>
          <w:sz w:val="20"/>
          <w:szCs w:val="24"/>
          <w:highlight w:val="cyan"/>
        </w:rPr>
        <w:commentReference w:id="12359"/>
      </w:r>
      <w:r w:rsidR="00F67B84" w:rsidRPr="00E717CC">
        <w:rPr>
          <w:highlight w:val="cyan"/>
        </w:rPr>
        <w:t>)</w:t>
      </w:r>
      <w:r w:rsidR="00120632" w:rsidRPr="00E717CC">
        <w:rPr>
          <w:highlight w:val="cyan"/>
        </w:rPr>
        <w:t xml:space="preserve"> </w:t>
      </w:r>
      <w:r w:rsidR="00120632" w:rsidRPr="008D1D1C">
        <w:rPr>
          <w:highlight w:val="cyan"/>
        </w:rPr>
        <w:t>za použití systémové funkce Zagreguj oceněné události do fakturační dávky (SYS.BAR.0.12.HR)</w:t>
      </w:r>
      <w:r w:rsidRPr="00E717CC">
        <w:rPr>
          <w:highlight w:val="cyan"/>
        </w:rPr>
        <w:t>.</w:t>
      </w:r>
      <w:r w:rsidRPr="008D1D1C">
        <w:rPr>
          <w:highlight w:val="cyan"/>
        </w:rPr>
        <w:t xml:space="preserve"> </w:t>
      </w:r>
    </w:p>
    <w:p w14:paraId="01E75BBD" w14:textId="77777777" w:rsidR="00762AAF" w:rsidRDefault="00762AAF">
      <w:pPr>
        <w:pStyle w:val="NormalIndent"/>
        <w:rPr>
          <w:highlight w:val="cyan"/>
        </w:rPr>
      </w:pPr>
      <w:r w:rsidRPr="008D1D1C">
        <w:rPr>
          <w:highlight w:val="cyan"/>
        </w:rPr>
        <w:t>Poznámka: Subjektem Toll Transaction bude Exemption partner, ale bude vyplněna reference na Vehicle nebo EETS Vehicle, aby bylo zřejmé, kdo mýtnou trasu projel.</w:t>
      </w:r>
    </w:p>
    <w:p w14:paraId="21C9C628" w14:textId="77777777" w:rsidR="00762AAF" w:rsidRDefault="00762AAF">
      <w:pPr>
        <w:pStyle w:val="NormalIndent"/>
      </w:pPr>
    </w:p>
    <w:p w14:paraId="20DFE588" w14:textId="77777777" w:rsidR="000C40FD" w:rsidRPr="00A86E69" w:rsidRDefault="000C40FD">
      <w:pPr>
        <w:pStyle w:val="ListFS1"/>
        <w:pPrChange w:id="12360" w:author="Irová Zuzana" w:date="2025-06-06T15:16:00Z" w16du:dateUtc="2025-06-06T13:16:00Z">
          <w:pPr>
            <w:pStyle w:val="ListFS1"/>
            <w:numPr>
              <w:numId w:val="0"/>
            </w:numPr>
            <w:ind w:left="0" w:firstLine="0"/>
          </w:pPr>
        </w:pPrChange>
      </w:pPr>
    </w:p>
    <w:p w14:paraId="7A2A42E5" w14:textId="4E6EBF44" w:rsidR="00466C5C" w:rsidRDefault="00CC58B6">
      <w:pPr>
        <w:pStyle w:val="NormalIndent"/>
      </w:pPr>
      <w:r>
        <w:lastRenderedPageBreak/>
        <w:t>-------------------------------------------------------------------------</w:t>
      </w:r>
      <w:r w:rsidR="001D4FB3">
        <w:t>-------------------------------------</w:t>
      </w:r>
      <w:r>
        <w:t>---------</w:t>
      </w:r>
    </w:p>
    <w:p w14:paraId="3D85725E" w14:textId="77777777" w:rsidR="00FF2F48" w:rsidRDefault="00FF2F48">
      <w:pPr>
        <w:pStyle w:val="NormalIndent"/>
      </w:pPr>
    </w:p>
    <w:p w14:paraId="02405FCF" w14:textId="77777777" w:rsidR="00B979DE" w:rsidRDefault="003644AD">
      <w:pPr>
        <w:pStyle w:val="Flowheading"/>
      </w:pPr>
      <w:r w:rsidRPr="000B7E0C">
        <w:t xml:space="preserve">Vytvoření </w:t>
      </w:r>
      <w:r w:rsidR="00356EF7" w:rsidRPr="000B7E0C">
        <w:t>Unpaid Toll Transaction</w:t>
      </w:r>
      <w:r w:rsidR="009D5607">
        <w:t xml:space="preserve"> a Rated Toll Event</w:t>
      </w:r>
      <w:r w:rsidR="00A558F0">
        <w:t xml:space="preserve">, </w:t>
      </w:r>
    </w:p>
    <w:p w14:paraId="53CE1202" w14:textId="587087C9" w:rsidR="00A94891" w:rsidRDefault="00A558F0">
      <w:pPr>
        <w:pStyle w:val="NormalIndent"/>
      </w:pPr>
      <w:r w:rsidRPr="000B7E0C">
        <w:t xml:space="preserve">pokud jde o </w:t>
      </w:r>
      <w:r>
        <w:t>R</w:t>
      </w:r>
      <w:r w:rsidRPr="000B7E0C">
        <w:t>egistration type = Post-paid</w:t>
      </w:r>
      <w:r w:rsidR="00B0374D">
        <w:t xml:space="preserve"> card</w:t>
      </w:r>
      <w:r w:rsidRPr="000B7E0C">
        <w:t>, Pre-paid (v případě nedostatečného zůstatku) nebo Not registered</w:t>
      </w:r>
      <w:r w:rsidR="00356EF7" w:rsidRPr="00A558F0">
        <w:t>:</w:t>
      </w:r>
    </w:p>
    <w:p w14:paraId="1552F80C" w14:textId="34AAC038" w:rsidR="00C406E1" w:rsidRDefault="00C406E1">
      <w:pPr>
        <w:pStyle w:val="NormalIndent"/>
      </w:pPr>
      <w:r>
        <w:t xml:space="preserve">Systém </w:t>
      </w:r>
      <w:r w:rsidR="00356EF7">
        <w:t>na základě údajů ze vstupu vytvoří Unpaid Toll Transaction:</w:t>
      </w:r>
    </w:p>
    <w:p w14:paraId="2B02B043" w14:textId="0BC93A86" w:rsidR="00C406E1" w:rsidRPr="00E721C5" w:rsidRDefault="00C406E1">
      <w:pPr>
        <w:pStyle w:val="ListFS2"/>
      </w:pPr>
      <w:r w:rsidRPr="00E721C5">
        <w:t xml:space="preserve">Toll </w:t>
      </w:r>
      <w:r w:rsidR="00A44A69">
        <w:t>transaction</w:t>
      </w:r>
      <w:r w:rsidRPr="00E721C5">
        <w:t xml:space="preserve"> type = ze vstupu</w:t>
      </w:r>
    </w:p>
    <w:p w14:paraId="2130D442" w14:textId="77777777" w:rsidR="00C406E1" w:rsidRPr="00E721C5" w:rsidRDefault="00C406E1">
      <w:pPr>
        <w:pStyle w:val="ListFS3"/>
      </w:pPr>
      <w:r w:rsidRPr="00E721C5">
        <w:t>0 = Rating (send)</w:t>
      </w:r>
    </w:p>
    <w:p w14:paraId="694B9A40" w14:textId="77777777" w:rsidR="00C406E1" w:rsidRPr="000B7E0C" w:rsidRDefault="00C406E1">
      <w:pPr>
        <w:pStyle w:val="ListFS3"/>
        <w:rPr>
          <w:highlight w:val="cyan"/>
        </w:rPr>
      </w:pPr>
      <w:r w:rsidRPr="000B7E0C">
        <w:rPr>
          <w:highlight w:val="cyan"/>
        </w:rPr>
        <w:t>1 = Cancelling (revoke)</w:t>
      </w:r>
    </w:p>
    <w:p w14:paraId="146984E2" w14:textId="77777777" w:rsidR="00C406E1" w:rsidRPr="000B7E0C" w:rsidRDefault="00C406E1">
      <w:pPr>
        <w:pStyle w:val="ListFS3"/>
        <w:rPr>
          <w:highlight w:val="cyan"/>
        </w:rPr>
      </w:pPr>
      <w:r w:rsidRPr="000B7E0C">
        <w:rPr>
          <w:highlight w:val="cyan"/>
        </w:rPr>
        <w:t>3 = Rerating (adjust)</w:t>
      </w:r>
    </w:p>
    <w:p w14:paraId="51F0E19F" w14:textId="66FBF2B2" w:rsidR="00C406E1" w:rsidRDefault="00A44A69">
      <w:pPr>
        <w:pStyle w:val="ListFS2"/>
      </w:pPr>
      <w:r>
        <w:t>Unpaid t</w:t>
      </w:r>
      <w:r w:rsidR="00C406E1" w:rsidRPr="00E721C5">
        <w:t xml:space="preserve">oll </w:t>
      </w:r>
      <w:r>
        <w:t>transaction</w:t>
      </w:r>
      <w:r w:rsidRPr="00E721C5">
        <w:t xml:space="preserve"> </w:t>
      </w:r>
      <w:r w:rsidR="00C406E1" w:rsidRPr="00E721C5">
        <w:t xml:space="preserve">status = </w:t>
      </w:r>
    </w:p>
    <w:p w14:paraId="3DBD592D" w14:textId="315A8E7E" w:rsidR="007504F9" w:rsidRPr="000B7E0C" w:rsidRDefault="007A6914">
      <w:pPr>
        <w:pStyle w:val="ListFS3"/>
      </w:pPr>
      <w:r w:rsidRPr="007A6914">
        <w:t>Ready for processing</w:t>
      </w:r>
      <w:r w:rsidR="007504F9">
        <w:t xml:space="preserve">, v případě že jde o </w:t>
      </w:r>
      <w:r w:rsidR="00A166B4">
        <w:t xml:space="preserve">Post-paid </w:t>
      </w:r>
      <w:r w:rsidR="0064679B">
        <w:t xml:space="preserve">card </w:t>
      </w:r>
      <w:r w:rsidR="00A166B4">
        <w:t xml:space="preserve">registration type </w:t>
      </w:r>
    </w:p>
    <w:p w14:paraId="45B4CA2D" w14:textId="61F29735" w:rsidR="00635472" w:rsidRPr="00E721C5" w:rsidRDefault="007A6914">
      <w:pPr>
        <w:pStyle w:val="ListFS3"/>
      </w:pPr>
      <w:r w:rsidRPr="007A6914">
        <w:t>Offence</w:t>
      </w:r>
      <w:r w:rsidR="00A10BFC">
        <w:t>,</w:t>
      </w:r>
      <w:r w:rsidR="00A10BFC" w:rsidRPr="00A10BFC">
        <w:t xml:space="preserve"> </w:t>
      </w:r>
      <w:r w:rsidR="00A10BFC">
        <w:t>v případě že jde o Pre-paid bez dostatečného zůstatku</w:t>
      </w:r>
      <w:r w:rsidR="0064679B">
        <w:t>,</w:t>
      </w:r>
      <w:r w:rsidR="00A10BFC">
        <w:t xml:space="preserve"> nebo Not registered registration type</w:t>
      </w:r>
      <w:r w:rsidRPr="007A6914">
        <w:t xml:space="preserve"> </w:t>
      </w:r>
    </w:p>
    <w:p w14:paraId="74F7E0E4" w14:textId="77777777" w:rsidR="00C406E1" w:rsidRPr="00E721C5" w:rsidRDefault="00C406E1">
      <w:pPr>
        <w:pStyle w:val="ListFS2"/>
      </w:pPr>
      <w:r w:rsidRPr="00E721C5">
        <w:t>Vehicle category = ze vstupu</w:t>
      </w:r>
    </w:p>
    <w:p w14:paraId="45DBBE9A" w14:textId="77777777" w:rsidR="00C406E1" w:rsidRPr="00E721C5" w:rsidRDefault="00C406E1">
      <w:pPr>
        <w:pStyle w:val="ListFS2"/>
      </w:pPr>
      <w:r w:rsidRPr="00E721C5">
        <w:t>Emission class = ze vstupu</w:t>
      </w:r>
    </w:p>
    <w:p w14:paraId="1A2BE986" w14:textId="77777777" w:rsidR="00C406E1" w:rsidRPr="00E721C5" w:rsidRDefault="00C406E1">
      <w:pPr>
        <w:pStyle w:val="ListFS2"/>
      </w:pPr>
      <w:r w:rsidRPr="00E721C5">
        <w:t>Emission class CO2= ze vstupu</w:t>
      </w:r>
    </w:p>
    <w:p w14:paraId="21AA806A" w14:textId="77777777" w:rsidR="00C406E1" w:rsidRPr="00C67212" w:rsidRDefault="00C406E1">
      <w:pPr>
        <w:pStyle w:val="ListFS2"/>
      </w:pPr>
      <w:r w:rsidRPr="00E721C5">
        <w:t xml:space="preserve">Registration </w:t>
      </w:r>
      <w:r w:rsidRPr="00C67212">
        <w:t>number = ze vstupu</w:t>
      </w:r>
    </w:p>
    <w:p w14:paraId="250D27F8" w14:textId="77777777" w:rsidR="00C406E1" w:rsidRPr="00C67212" w:rsidRDefault="00C406E1">
      <w:pPr>
        <w:pStyle w:val="ListFS2"/>
      </w:pPr>
      <w:r w:rsidRPr="00C67212">
        <w:t>Registration country = ze vstupu</w:t>
      </w:r>
    </w:p>
    <w:p w14:paraId="4EDABA2F" w14:textId="77777777" w:rsidR="00C406E1" w:rsidRPr="008D1D1C" w:rsidRDefault="00C406E1">
      <w:pPr>
        <w:pStyle w:val="ListFS2"/>
      </w:pPr>
      <w:r w:rsidRPr="008D1D1C">
        <w:t>OBU serial number = ze vstupu</w:t>
      </w:r>
    </w:p>
    <w:p w14:paraId="64C47B98" w14:textId="77777777" w:rsidR="00A00D8D" w:rsidRDefault="00120632">
      <w:pPr>
        <w:pStyle w:val="ListFS2"/>
      </w:pPr>
      <w:r w:rsidRPr="00120632">
        <w:t xml:space="preserve">OBU assignment status </w:t>
      </w:r>
      <w:r w:rsidR="00A00D8D">
        <w:t>= ze vstupu</w:t>
      </w:r>
    </w:p>
    <w:p w14:paraId="38258DFE" w14:textId="7F4A69A9" w:rsidR="00C406E1" w:rsidRPr="00E721C5" w:rsidRDefault="00C406E1">
      <w:pPr>
        <w:pStyle w:val="ListFS2"/>
      </w:pPr>
      <w:r w:rsidRPr="00E721C5">
        <w:t>Event time = ze vstupu</w:t>
      </w:r>
    </w:p>
    <w:p w14:paraId="306D6C4D" w14:textId="6EABC54C" w:rsidR="00A03321" w:rsidRDefault="00A03321">
      <w:pPr>
        <w:pStyle w:val="ListFS2"/>
      </w:pPr>
      <w:r>
        <w:t>Offence</w:t>
      </w:r>
      <w:r w:rsidRPr="00153047">
        <w:t xml:space="preserve"> time</w:t>
      </w:r>
      <w:r>
        <w:t xml:space="preserve"> = sysdate</w:t>
      </w:r>
      <w:r w:rsidR="001B71E9">
        <w:t xml:space="preserve"> time pokud status je Offence, jinak null</w:t>
      </w:r>
    </w:p>
    <w:p w14:paraId="13C518DA" w14:textId="4CDC09B6" w:rsidR="00C406E1" w:rsidRDefault="000355C7">
      <w:pPr>
        <w:pStyle w:val="ListFS2"/>
      </w:pPr>
      <w:r>
        <w:t>Creation</w:t>
      </w:r>
      <w:r w:rsidR="00C406E1" w:rsidRPr="00E721C5">
        <w:t xml:space="preserve"> time = sysdate time</w:t>
      </w:r>
    </w:p>
    <w:p w14:paraId="38732A67" w14:textId="51834CD5" w:rsidR="000355C7" w:rsidRPr="00E721C5" w:rsidRDefault="000355C7">
      <w:pPr>
        <w:pStyle w:val="ListFS2"/>
      </w:pPr>
      <w:r>
        <w:t>Agregation time = null</w:t>
      </w:r>
    </w:p>
    <w:p w14:paraId="7A0D090F" w14:textId="77777777" w:rsidR="00D536AC" w:rsidRDefault="00D536AC">
      <w:pPr>
        <w:pStyle w:val="ListFS2"/>
      </w:pPr>
      <w:r>
        <w:t xml:space="preserve">Discount applied = pokud </w:t>
      </w:r>
      <w:r w:rsidRPr="00756BF3">
        <w:t xml:space="preserve">Unpaid toll transaction status </w:t>
      </w:r>
      <w:r>
        <w:t>= Offence, pak false, jinak true.</w:t>
      </w:r>
    </w:p>
    <w:p w14:paraId="1EAAEE70" w14:textId="7962A83C" w:rsidR="00732F41" w:rsidRDefault="00732F41">
      <w:pPr>
        <w:pStyle w:val="ListFS2"/>
      </w:pPr>
      <w:r>
        <w:t>Transaction amount = suma (Rated Toll Event.Price amount</w:t>
      </w:r>
      <w:r w:rsidR="00F47433">
        <w:t>)</w:t>
      </w:r>
    </w:p>
    <w:p w14:paraId="07DF4932" w14:textId="6F8BF950" w:rsidR="00756BF3" w:rsidRDefault="00756BF3">
      <w:pPr>
        <w:pStyle w:val="ListFS2"/>
      </w:pPr>
      <w:r>
        <w:t xml:space="preserve">Transaction amount VAT = </w:t>
      </w:r>
      <w:r w:rsidR="007F1A4E">
        <w:t xml:space="preserve"> </w:t>
      </w:r>
      <w:r>
        <w:t>suma (Rated Toll Event.Price amount VAT)</w:t>
      </w:r>
    </w:p>
    <w:p w14:paraId="060D8119" w14:textId="7AE5E755" w:rsidR="00732F41" w:rsidRDefault="00732F41">
      <w:pPr>
        <w:pStyle w:val="ListFS2"/>
      </w:pPr>
      <w:r>
        <w:t xml:space="preserve">Transaction discount amount = </w:t>
      </w:r>
    </w:p>
    <w:p w14:paraId="4F1E4CEF" w14:textId="454CA528" w:rsidR="00732F41" w:rsidRDefault="00732F41">
      <w:pPr>
        <w:pStyle w:val="ListFS3"/>
      </w:pPr>
      <w:r>
        <w:t>pokud Discount applied = false</w:t>
      </w:r>
      <w:r w:rsidR="00663252">
        <w:t xml:space="preserve"> a alespoň jeden Rated toll event.Discount rate </w:t>
      </w:r>
      <w:r w:rsidR="00663252">
        <w:rPr>
          <w:lang w:val="en-US"/>
        </w:rPr>
        <w:t>&lt;&gt;0</w:t>
      </w:r>
      <w:r w:rsidR="00D87919">
        <w:rPr>
          <w:lang w:val="en-US"/>
        </w:rPr>
        <w:t xml:space="preserve">, pak 0, jinak null. </w:t>
      </w:r>
    </w:p>
    <w:p w14:paraId="587A5725" w14:textId="1F87ADBD" w:rsidR="00732F41" w:rsidRDefault="002938D8">
      <w:pPr>
        <w:pStyle w:val="ListFS3"/>
      </w:pPr>
      <w:r>
        <w:t>pokud Discount applied = true</w:t>
      </w:r>
      <w:r w:rsidR="000C37A1">
        <w:t>,</w:t>
      </w:r>
      <w:r>
        <w:t xml:space="preserve"> je to </w:t>
      </w:r>
      <w:r w:rsidR="000C37A1">
        <w:t xml:space="preserve">součet </w:t>
      </w:r>
      <w:r>
        <w:t>slev (tj. suma (Rated Toll Event.Discount amount</w:t>
      </w:r>
      <w:r>
        <w:rPr>
          <w:lang w:val="cs-CZ"/>
        </w:rPr>
        <w:t>)</w:t>
      </w:r>
      <w:r w:rsidR="00732F41">
        <w:t>)</w:t>
      </w:r>
    </w:p>
    <w:p w14:paraId="686E1CFA" w14:textId="6C3CFDDA" w:rsidR="00732F41" w:rsidRDefault="00732F41">
      <w:pPr>
        <w:pStyle w:val="ListFS2"/>
      </w:pPr>
      <w:r>
        <w:t xml:space="preserve">Transaction discount amount VAT = </w:t>
      </w:r>
    </w:p>
    <w:p w14:paraId="635A8A4B" w14:textId="57F30226" w:rsidR="00732F41" w:rsidRDefault="00732F41">
      <w:pPr>
        <w:pStyle w:val="ListFS3"/>
      </w:pPr>
      <w:r>
        <w:lastRenderedPageBreak/>
        <w:t>pokud Discount applied = false</w:t>
      </w:r>
      <w:r w:rsidR="00D87919">
        <w:t xml:space="preserve"> a alespoň jeden Rated toll event.Discount rate </w:t>
      </w:r>
      <w:r w:rsidR="00D87919">
        <w:rPr>
          <w:lang w:val="en-US"/>
        </w:rPr>
        <w:t>&lt;&gt;0, pak 0, jinak null</w:t>
      </w:r>
      <w:r w:rsidR="006F5587">
        <w:rPr>
          <w:lang w:val="en-US"/>
        </w:rPr>
        <w:t>.</w:t>
      </w:r>
    </w:p>
    <w:p w14:paraId="23785988" w14:textId="1CB63834" w:rsidR="00732F41" w:rsidRDefault="006F5587">
      <w:pPr>
        <w:pStyle w:val="ListFS3"/>
      </w:pPr>
      <w:r>
        <w:t xml:space="preserve">pokud Discount applied = </w:t>
      </w:r>
      <w:r w:rsidR="000C37A1">
        <w:t xml:space="preserve">true, je to součet slev </w:t>
      </w:r>
      <w:r w:rsidR="00732F41">
        <w:t>s daní (tj. suma (Rated Toll Event.</w:t>
      </w:r>
      <w:r w:rsidR="002938D8">
        <w:t>Discount</w:t>
      </w:r>
      <w:r w:rsidR="00732F41">
        <w:t xml:space="preserve"> amount VAT))</w:t>
      </w:r>
    </w:p>
    <w:p w14:paraId="46D2F248" w14:textId="5C89A372" w:rsidR="00605FAD" w:rsidRDefault="00605FAD">
      <w:pPr>
        <w:pStyle w:val="ListFS2"/>
      </w:pPr>
      <w:r>
        <w:t>Transaction discount rate = Rated Toll Event.Discount rate (z první RTE)</w:t>
      </w:r>
    </w:p>
    <w:p w14:paraId="6CA2F4AB" w14:textId="2F30A276" w:rsidR="00C406E1" w:rsidRPr="00E721C5" w:rsidRDefault="00C406E1">
      <w:pPr>
        <w:pStyle w:val="ListFS2"/>
      </w:pPr>
      <w:r w:rsidRPr="00E721C5">
        <w:t>Vehicle = ze vstupu</w:t>
      </w:r>
    </w:p>
    <w:p w14:paraId="6104575C" w14:textId="77777777" w:rsidR="00C406E1" w:rsidRPr="00E721C5" w:rsidRDefault="00C406E1">
      <w:pPr>
        <w:pStyle w:val="ListFS2"/>
      </w:pPr>
      <w:r w:rsidRPr="00E721C5">
        <w:t>EETS vehicle = ze vstupu</w:t>
      </w:r>
    </w:p>
    <w:p w14:paraId="0F57CCEA" w14:textId="7A2073EC" w:rsidR="0050441F" w:rsidRDefault="0053110D">
      <w:pPr>
        <w:pStyle w:val="ListFS2"/>
      </w:pPr>
      <w:r>
        <w:t>Subject type = ze vstupu</w:t>
      </w:r>
    </w:p>
    <w:p w14:paraId="09B10916" w14:textId="5ECBBE49" w:rsidR="0053110D" w:rsidRPr="00E721C5" w:rsidRDefault="0053110D">
      <w:pPr>
        <w:pStyle w:val="ListFS2"/>
      </w:pPr>
      <w:r>
        <w:t>Subject number</w:t>
      </w:r>
      <w:r w:rsidR="0050441F">
        <w:t xml:space="preserve"> = ze vstupu</w:t>
      </w:r>
    </w:p>
    <w:p w14:paraId="028AE1B9" w14:textId="5078CB58" w:rsidR="00C406E1" w:rsidRDefault="00C406E1">
      <w:pPr>
        <w:pStyle w:val="ListFS2"/>
      </w:pPr>
      <w:r w:rsidRPr="00E721C5">
        <w:t xml:space="preserve">Original toll </w:t>
      </w:r>
      <w:r w:rsidR="00B1687D">
        <w:t>transaction</w:t>
      </w:r>
      <w:r w:rsidRPr="00E721C5">
        <w:t xml:space="preserve"> = ze vstupu</w:t>
      </w:r>
    </w:p>
    <w:p w14:paraId="1AAF913E" w14:textId="4F0BD51A" w:rsidR="007159CE" w:rsidRDefault="002B1533">
      <w:pPr>
        <w:pStyle w:val="ListFS2"/>
      </w:pPr>
      <w:r w:rsidRPr="002B1533">
        <w:t>Cancelled</w:t>
      </w:r>
      <w:r>
        <w:t xml:space="preserve"> </w:t>
      </w:r>
      <w:r w:rsidRPr="00E721C5">
        <w:t xml:space="preserve">= </w:t>
      </w:r>
      <w:r w:rsidR="005101D2">
        <w:t>false</w:t>
      </w:r>
    </w:p>
    <w:p w14:paraId="418ED751" w14:textId="7A04F342" w:rsidR="002B1533" w:rsidRDefault="002B1533">
      <w:pPr>
        <w:pStyle w:val="ListFS2"/>
      </w:pPr>
      <w:r w:rsidRPr="002B1533">
        <w:t>Registration type</w:t>
      </w:r>
      <w:r>
        <w:t xml:space="preserve"> </w:t>
      </w:r>
      <w:r w:rsidRPr="00E721C5">
        <w:t xml:space="preserve">= </w:t>
      </w:r>
      <w:r w:rsidR="00565BC3">
        <w:t>ze vstupu</w:t>
      </w:r>
    </w:p>
    <w:p w14:paraId="6DD169A4" w14:textId="3F5B7BA2" w:rsidR="002C5138" w:rsidRDefault="004220DE">
      <w:pPr>
        <w:pStyle w:val="ListFS3"/>
      </w:pPr>
      <w:r>
        <w:t xml:space="preserve">Post-paid </w:t>
      </w:r>
      <w:r w:rsidR="00B9057F">
        <w:t>card</w:t>
      </w:r>
    </w:p>
    <w:p w14:paraId="2A8BF85F" w14:textId="451DDE50" w:rsidR="002C5138" w:rsidRDefault="004220DE">
      <w:pPr>
        <w:pStyle w:val="ListFS3"/>
      </w:pPr>
      <w:r>
        <w:t xml:space="preserve">Pre-paid </w:t>
      </w:r>
      <w:r w:rsidR="002C5138">
        <w:t xml:space="preserve">(v případě nedostatečného zůstatku) </w:t>
      </w:r>
    </w:p>
    <w:p w14:paraId="1B9ACFF2" w14:textId="512C4626" w:rsidR="004220DE" w:rsidRDefault="002C5138">
      <w:pPr>
        <w:pStyle w:val="ListFS3"/>
      </w:pPr>
      <w:r>
        <w:t>Not registered</w:t>
      </w:r>
    </w:p>
    <w:p w14:paraId="5FD04DAD" w14:textId="046B0F89" w:rsidR="002B1533" w:rsidRDefault="002B1533">
      <w:pPr>
        <w:pStyle w:val="ListFS2"/>
      </w:pPr>
      <w:r w:rsidRPr="002B1533">
        <w:t>Toll trip record</w:t>
      </w:r>
      <w:r>
        <w:t xml:space="preserve"> </w:t>
      </w:r>
      <w:r w:rsidRPr="00E721C5">
        <w:t>= ze vstupu</w:t>
      </w:r>
    </w:p>
    <w:p w14:paraId="186C864D" w14:textId="664CF654" w:rsidR="002B1533" w:rsidRPr="00C67212" w:rsidRDefault="002B1533">
      <w:pPr>
        <w:pStyle w:val="ListFS2"/>
      </w:pPr>
      <w:r w:rsidRPr="00C67212">
        <w:t>Toll</w:t>
      </w:r>
      <w:r w:rsidRPr="5D923C7E">
        <w:t xml:space="preserve"> trip </w:t>
      </w:r>
      <w:r w:rsidRPr="00C67212">
        <w:t>= ze vstupu</w:t>
      </w:r>
    </w:p>
    <w:p w14:paraId="44481C06" w14:textId="25EAC4E5" w:rsidR="00E2405E" w:rsidRPr="000B7E0C" w:rsidRDefault="00E2405E">
      <w:pPr>
        <w:pStyle w:val="ListFS2"/>
      </w:pPr>
      <w:r w:rsidRPr="00C67212">
        <w:t>Bill issuer = ze vstupu</w:t>
      </w:r>
      <w:r w:rsidR="00E02652" w:rsidRPr="00C67212">
        <w:t xml:space="preserve"> (tj. System operator)</w:t>
      </w:r>
    </w:p>
    <w:p w14:paraId="570E871A" w14:textId="77777777" w:rsidR="00C406E1" w:rsidRDefault="00C406E1">
      <w:pPr>
        <w:pStyle w:val="NormalIndent"/>
      </w:pPr>
    </w:p>
    <w:p w14:paraId="75CCDA3D" w14:textId="77777777" w:rsidR="00050A4B" w:rsidRDefault="00050A4B">
      <w:pPr>
        <w:pStyle w:val="NormalIndent"/>
      </w:pPr>
      <w:r>
        <w:t>Systém pro každou oceněnou složku mýta události zpoplatnění vytvoří Rated toll event:</w:t>
      </w:r>
    </w:p>
    <w:p w14:paraId="4EDD432E" w14:textId="77777777" w:rsidR="00050A4B" w:rsidRPr="00E721C5" w:rsidRDefault="00050A4B">
      <w:pPr>
        <w:pStyle w:val="ListFS2"/>
      </w:pPr>
      <w:r w:rsidRPr="00E721C5">
        <w:t>Charge type = ze vstupu</w:t>
      </w:r>
    </w:p>
    <w:p w14:paraId="19355743" w14:textId="56FE8D51" w:rsidR="004A2553" w:rsidRDefault="004A2553">
      <w:pPr>
        <w:pStyle w:val="ListFS2"/>
      </w:pPr>
      <w:r>
        <w:t>Basic unit price</w:t>
      </w:r>
      <w:r w:rsidR="00E87EC3">
        <w:t xml:space="preserve"> </w:t>
      </w:r>
      <w:r w:rsidR="00E87EC3" w:rsidRPr="00E721C5">
        <w:t>= ze vstupu</w:t>
      </w:r>
    </w:p>
    <w:p w14:paraId="10D70EB2" w14:textId="6E139B71" w:rsidR="004A2553" w:rsidRDefault="004A2553">
      <w:pPr>
        <w:pStyle w:val="ListFS2"/>
      </w:pPr>
      <w:r>
        <w:t>Basic unit price definition method</w:t>
      </w:r>
      <w:r w:rsidR="00E87EC3">
        <w:t xml:space="preserve"> </w:t>
      </w:r>
      <w:r w:rsidR="00E87EC3" w:rsidRPr="00E721C5">
        <w:t>= ze vstupu</w:t>
      </w:r>
    </w:p>
    <w:p w14:paraId="196720A4" w14:textId="4141B55A" w:rsidR="00050A4B" w:rsidRDefault="00050A4B">
      <w:pPr>
        <w:pStyle w:val="ListFS2"/>
      </w:pPr>
      <w:r w:rsidRPr="00E721C5">
        <w:t>Unit price = ze vstupu</w:t>
      </w:r>
    </w:p>
    <w:p w14:paraId="6ADEEF65" w14:textId="20688CC0" w:rsidR="004A2553" w:rsidRPr="00E721C5" w:rsidRDefault="004A2553">
      <w:pPr>
        <w:pStyle w:val="ListFS2"/>
      </w:pPr>
      <w:r>
        <w:t xml:space="preserve">Unit price VAT </w:t>
      </w:r>
      <w:r w:rsidR="00E87EC3" w:rsidRPr="00E721C5">
        <w:t>= ze vstupu</w:t>
      </w:r>
    </w:p>
    <w:p w14:paraId="245C00C2" w14:textId="77777777" w:rsidR="00050A4B" w:rsidRPr="00E721C5" w:rsidRDefault="00050A4B">
      <w:pPr>
        <w:pStyle w:val="ListFS2"/>
      </w:pPr>
      <w:r w:rsidRPr="00E721C5">
        <w:t>Number of units = ze vstupu</w:t>
      </w:r>
    </w:p>
    <w:p w14:paraId="7895C965" w14:textId="77777777" w:rsidR="00050A4B" w:rsidRPr="00E721C5" w:rsidRDefault="00050A4B">
      <w:pPr>
        <w:pStyle w:val="ListFS2"/>
      </w:pPr>
      <w:r w:rsidRPr="00E721C5">
        <w:t>Metric unit = ze vstupu</w:t>
      </w:r>
    </w:p>
    <w:p w14:paraId="255C2D5E" w14:textId="13FB381D" w:rsidR="00050A4B" w:rsidRDefault="00050A4B">
      <w:pPr>
        <w:pStyle w:val="ListFS2"/>
      </w:pPr>
      <w:r w:rsidRPr="00E721C5">
        <w:t xml:space="preserve">Price amount = </w:t>
      </w:r>
    </w:p>
    <w:p w14:paraId="50C74E07" w14:textId="2A6EE3B4" w:rsidR="000E4D9C" w:rsidRDefault="00543FC3">
      <w:pPr>
        <w:pStyle w:val="ListFS3"/>
      </w:pPr>
      <w:r>
        <w:t>p</w:t>
      </w:r>
      <w:r w:rsidR="000E4D9C">
        <w:t>okud Discount applied = false, pak Price amount ze</w:t>
      </w:r>
      <w:r w:rsidR="003D4AEE">
        <w:t xml:space="preserve"> vstupu,</w:t>
      </w:r>
    </w:p>
    <w:p w14:paraId="7DBD984C" w14:textId="05C2A9E2" w:rsidR="003D4AEE" w:rsidRPr="00E721C5" w:rsidRDefault="003D4AEE">
      <w:pPr>
        <w:pStyle w:val="ListFS3"/>
      </w:pPr>
      <w:r>
        <w:t>jinak Price amount ze vstupu – Discount amount</w:t>
      </w:r>
    </w:p>
    <w:p w14:paraId="5C45246C" w14:textId="27A47911" w:rsidR="00050A4B" w:rsidRDefault="00050A4B">
      <w:pPr>
        <w:pStyle w:val="ListFS2"/>
      </w:pPr>
      <w:r w:rsidRPr="00E721C5">
        <w:t xml:space="preserve">Price amount VAT = </w:t>
      </w:r>
    </w:p>
    <w:p w14:paraId="71F64BF1" w14:textId="3D7C2BAF" w:rsidR="00543FC3" w:rsidRDefault="00543FC3">
      <w:pPr>
        <w:pStyle w:val="ListFS3"/>
      </w:pPr>
      <w:r>
        <w:t>pokud Discount applied = false, pak Price amount VAT ze vstupu,</w:t>
      </w:r>
    </w:p>
    <w:p w14:paraId="3976D04E" w14:textId="5569A25A" w:rsidR="00543FC3" w:rsidRPr="00E721C5" w:rsidRDefault="00543FC3">
      <w:pPr>
        <w:pStyle w:val="ListFS3"/>
      </w:pPr>
      <w:r>
        <w:t>jinak Price amount VAT ze vstupu – Discount amount</w:t>
      </w:r>
      <w:r w:rsidR="00790662">
        <w:t xml:space="preserve"> VAT</w:t>
      </w:r>
    </w:p>
    <w:p w14:paraId="639322B1" w14:textId="77777777" w:rsidR="00050A4B" w:rsidRPr="00E721C5" w:rsidRDefault="00050A4B">
      <w:pPr>
        <w:pStyle w:val="ListFS2"/>
      </w:pPr>
      <w:r w:rsidRPr="00E721C5">
        <w:t>Tax rate = ze vstupu</w:t>
      </w:r>
    </w:p>
    <w:p w14:paraId="7F9B6D97" w14:textId="77777777" w:rsidR="00050A4B" w:rsidRPr="00E721C5" w:rsidRDefault="00050A4B">
      <w:pPr>
        <w:pStyle w:val="ListFS2"/>
      </w:pPr>
      <w:r w:rsidRPr="00E721C5">
        <w:t>Discount amount = ze vstupu</w:t>
      </w:r>
    </w:p>
    <w:p w14:paraId="41201215" w14:textId="556833E5" w:rsidR="004A2553" w:rsidRPr="00E721C5" w:rsidRDefault="004A2553">
      <w:pPr>
        <w:pStyle w:val="ListFS2"/>
      </w:pPr>
      <w:r w:rsidRPr="00E721C5">
        <w:t>Discount amount</w:t>
      </w:r>
      <w:r>
        <w:t xml:space="preserve"> VAT</w:t>
      </w:r>
      <w:r w:rsidRPr="00E721C5">
        <w:t xml:space="preserve"> = ze vstupu</w:t>
      </w:r>
    </w:p>
    <w:p w14:paraId="08C8242F" w14:textId="77777777" w:rsidR="00050A4B" w:rsidRPr="00E721C5" w:rsidRDefault="00050A4B">
      <w:pPr>
        <w:pStyle w:val="ListFS2"/>
      </w:pPr>
      <w:r w:rsidRPr="00E721C5">
        <w:t>Discount rate = ze vstupu</w:t>
      </w:r>
    </w:p>
    <w:p w14:paraId="42430BCB" w14:textId="77777777" w:rsidR="00050A4B" w:rsidRPr="00E721C5" w:rsidRDefault="00050A4B">
      <w:pPr>
        <w:pStyle w:val="ListFS2"/>
      </w:pPr>
      <w:r w:rsidRPr="00E721C5">
        <w:t>Billing service = ze vstupu</w:t>
      </w:r>
    </w:p>
    <w:p w14:paraId="212842CA" w14:textId="0CDCB63B" w:rsidR="00050A4B" w:rsidRPr="00014C03" w:rsidRDefault="00B953AB">
      <w:pPr>
        <w:pStyle w:val="ListFS2"/>
      </w:pPr>
      <w:r>
        <w:t>Unpaid t</w:t>
      </w:r>
      <w:r w:rsidR="00050A4B" w:rsidRPr="00014C03">
        <w:t xml:space="preserve">oll </w:t>
      </w:r>
      <w:r w:rsidR="004B763C" w:rsidRPr="00014C03">
        <w:t>transaction</w:t>
      </w:r>
      <w:r w:rsidR="00050A4B" w:rsidRPr="00014C03">
        <w:t xml:space="preserve"> = reference na </w:t>
      </w:r>
      <w:r w:rsidR="004B763C" w:rsidRPr="00014C03">
        <w:t>Unpaid Toll Transaction</w:t>
      </w:r>
    </w:p>
    <w:p w14:paraId="3D2B68FB" w14:textId="77777777" w:rsidR="00050A4B" w:rsidRDefault="00050A4B">
      <w:pPr>
        <w:pStyle w:val="NormalIndent"/>
        <w:rPr>
          <w:ins w:id="12361" w:author="Irová Zuzana" w:date="2025-06-16T12:47:00Z" w16du:dateUtc="2025-06-16T10:47:00Z"/>
        </w:rPr>
      </w:pPr>
    </w:p>
    <w:p w14:paraId="11050A47" w14:textId="3CFEF12A" w:rsidR="00B80D68" w:rsidRDefault="00B80D68" w:rsidP="00B80D68">
      <w:pPr>
        <w:pStyle w:val="Flowheading"/>
        <w:rPr>
          <w:ins w:id="12362" w:author="Irová Zuzana" w:date="2025-06-16T12:47:00Z" w16du:dateUtc="2025-06-16T10:47:00Z"/>
        </w:rPr>
      </w:pPr>
      <w:ins w:id="12363" w:author="Irová Zuzana" w:date="2025-06-16T12:47:00Z" w16du:dateUtc="2025-06-16T10:47:00Z">
        <w:r w:rsidRPr="000B7E0C">
          <w:lastRenderedPageBreak/>
          <w:t xml:space="preserve">Vytvoření </w:t>
        </w:r>
      </w:ins>
      <w:ins w:id="12364" w:author="Irová Zuzana" w:date="2025-06-16T12:48:00Z" w16du:dateUtc="2025-06-16T10:48:00Z">
        <w:r w:rsidR="00F6478D">
          <w:t>Card Payment Request</w:t>
        </w:r>
      </w:ins>
      <w:ins w:id="12365" w:author="Irová Zuzana" w:date="2025-06-16T12:47:00Z" w16du:dateUtc="2025-06-16T10:47:00Z">
        <w:r>
          <w:t xml:space="preserve">, </w:t>
        </w:r>
      </w:ins>
    </w:p>
    <w:p w14:paraId="15A1DA3F" w14:textId="5AED639B" w:rsidR="00F6478D" w:rsidRDefault="00F6478D" w:rsidP="00F6478D">
      <w:pPr>
        <w:pStyle w:val="NormalIndent"/>
        <w:rPr>
          <w:ins w:id="12366" w:author="Irová Zuzana" w:date="2025-06-16T12:48:00Z" w16du:dateUtc="2025-06-16T10:48:00Z"/>
        </w:rPr>
      </w:pPr>
      <w:ins w:id="12367" w:author="Irová Zuzana" w:date="2025-06-16T12:48:00Z" w16du:dateUtc="2025-06-16T10:48:00Z">
        <w:r w:rsidRPr="000B7E0C">
          <w:t xml:space="preserve">pokud jde o </w:t>
        </w:r>
        <w:r>
          <w:t>R</w:t>
        </w:r>
        <w:r w:rsidRPr="000B7E0C">
          <w:t>egistration type = Post-paid</w:t>
        </w:r>
        <w:r>
          <w:t xml:space="preserve"> card</w:t>
        </w:r>
        <w:r w:rsidRPr="00A558F0">
          <w:t>:</w:t>
        </w:r>
      </w:ins>
    </w:p>
    <w:p w14:paraId="6D568610" w14:textId="26D2FE2E" w:rsidR="00F6478D" w:rsidRDefault="00F6478D" w:rsidP="00210055">
      <w:pPr>
        <w:pStyle w:val="ListFS2"/>
        <w:numPr>
          <w:ilvl w:val="0"/>
          <w:numId w:val="0"/>
        </w:numPr>
        <w:spacing w:after="120"/>
        <w:ind w:left="1701"/>
        <w:contextualSpacing w:val="0"/>
        <w:jc w:val="both"/>
        <w:rPr>
          <w:ins w:id="12368" w:author="Irová Zuzana" w:date="2025-06-16T12:49:00Z" w16du:dateUtc="2025-06-16T10:49:00Z"/>
        </w:rPr>
        <w:pPrChange w:id="12369" w:author="Irová Zuzana" w:date="2025-06-16T12:49:00Z" w16du:dateUtc="2025-06-16T10:49:00Z">
          <w:pPr>
            <w:pStyle w:val="ListFS2"/>
          </w:pPr>
        </w:pPrChange>
      </w:pPr>
      <w:ins w:id="12370" w:author="Irová Zuzana" w:date="2025-06-16T12:48:00Z" w16du:dateUtc="2025-06-16T10:48:00Z">
        <w:r>
          <w:t xml:space="preserve">Systém vytvoří </w:t>
        </w:r>
      </w:ins>
      <w:ins w:id="12371" w:author="Irová Zuzana" w:date="2025-06-16T12:49:00Z" w16du:dateUtc="2025-06-16T10:49:00Z">
        <w:r>
          <w:t>Card Payment request:</w:t>
        </w:r>
      </w:ins>
    </w:p>
    <w:p w14:paraId="2B61FAC4" w14:textId="77777777" w:rsidR="00F6478D" w:rsidRDefault="00F6478D" w:rsidP="00F6478D">
      <w:pPr>
        <w:pStyle w:val="ListFS3"/>
        <w:rPr>
          <w:ins w:id="12372" w:author="Irová Zuzana" w:date="2025-06-16T12:49:00Z" w16du:dateUtc="2025-06-16T10:49:00Z"/>
        </w:rPr>
      </w:pPr>
      <w:ins w:id="12373" w:author="Irová Zuzana" w:date="2025-06-16T12:49:00Z" w16du:dateUtc="2025-06-16T10:49:00Z">
        <w:r w:rsidRPr="00BB5AD6">
          <w:t>Attempt count = 0</w:t>
        </w:r>
      </w:ins>
    </w:p>
    <w:p w14:paraId="68DDFADB" w14:textId="77777777" w:rsidR="00F6478D" w:rsidRDefault="00F6478D" w:rsidP="00F6478D">
      <w:pPr>
        <w:pStyle w:val="ListFS3"/>
        <w:rPr>
          <w:ins w:id="12374" w:author="Irová Zuzana" w:date="2025-06-16T13:16:00Z" w16du:dateUtc="2025-06-16T11:16:00Z"/>
        </w:rPr>
      </w:pPr>
      <w:ins w:id="12375" w:author="Irová Zuzana" w:date="2025-06-16T12:49:00Z" w16du:dateUtc="2025-06-16T10:49:00Z">
        <w:r w:rsidRPr="009E2283">
          <w:t>Created on = aktuální datum a čas</w:t>
        </w:r>
      </w:ins>
    </w:p>
    <w:p w14:paraId="575CC4FF" w14:textId="0C4F42F7" w:rsidR="00F213A7" w:rsidRDefault="00F213A7" w:rsidP="00F6478D">
      <w:pPr>
        <w:pStyle w:val="ListFS3"/>
        <w:rPr>
          <w:ins w:id="12376" w:author="Irová Zuzana" w:date="2025-06-16T12:49:00Z" w16du:dateUtc="2025-06-16T10:49:00Z"/>
        </w:rPr>
      </w:pPr>
      <w:ins w:id="12377" w:author="Irová Zuzana" w:date="2025-06-16T13:16:00Z" w16du:dateUtc="2025-06-16T11:16:00Z">
        <w:r>
          <w:t xml:space="preserve">Process on = </w:t>
        </w:r>
      </w:ins>
      <w:ins w:id="12378" w:author="Irová Zuzana" w:date="2025-06-16T13:17:00Z" w16du:dateUtc="2025-06-16T11:17:00Z">
        <w:r>
          <w:t>budoucí datum a čas, kdy se má záznam zprocesovat</w:t>
        </w:r>
      </w:ins>
    </w:p>
    <w:p w14:paraId="26ED929B" w14:textId="6797FA24" w:rsidR="00F6478D" w:rsidRDefault="00F6478D" w:rsidP="00F6478D">
      <w:pPr>
        <w:pStyle w:val="ListFS3"/>
        <w:rPr>
          <w:ins w:id="12379" w:author="Irová Zuzana" w:date="2025-06-16T12:49:00Z" w16du:dateUtc="2025-06-16T10:49:00Z"/>
        </w:rPr>
      </w:pPr>
      <w:ins w:id="12380" w:author="Irová Zuzana" w:date="2025-06-16T12:49:00Z" w16du:dateUtc="2025-06-16T10:49:00Z">
        <w:r>
          <w:t xml:space="preserve">Unpaid toll transaction = reference na </w:t>
        </w:r>
        <w:r w:rsidR="001E3769">
          <w:t>nově vytvořený</w:t>
        </w:r>
        <w:r>
          <w:t xml:space="preserve"> Unpaid toll transaction</w:t>
        </w:r>
      </w:ins>
    </w:p>
    <w:p w14:paraId="15E937CD" w14:textId="77777777" w:rsidR="00B80D68" w:rsidRDefault="00B80D68">
      <w:pPr>
        <w:pStyle w:val="NormalIndent"/>
      </w:pPr>
    </w:p>
    <w:p w14:paraId="2B0050F7" w14:textId="77777777" w:rsidR="00B979DE" w:rsidRDefault="0012670D">
      <w:pPr>
        <w:pStyle w:val="Flowheading"/>
      </w:pPr>
      <w:r w:rsidRPr="000B7E0C">
        <w:t>Vytvoření a odeslání notifikace</w:t>
      </w:r>
      <w:r w:rsidR="00A558F0">
        <w:t>,</w:t>
      </w:r>
      <w:r w:rsidR="00A558F0" w:rsidRPr="00A558F0">
        <w:t xml:space="preserve"> </w:t>
      </w:r>
    </w:p>
    <w:p w14:paraId="0C8A01F6" w14:textId="01367063" w:rsidR="009D5607" w:rsidRPr="000B7E0C" w:rsidRDefault="00A558F0">
      <w:pPr>
        <w:pStyle w:val="NormalIndent"/>
        <w:rPr>
          <w:b/>
          <w:bCs/>
        </w:rPr>
      </w:pPr>
      <w:r w:rsidRPr="00260FBF">
        <w:t xml:space="preserve">pokud jde o </w:t>
      </w:r>
      <w:r>
        <w:t>R</w:t>
      </w:r>
      <w:r w:rsidRPr="00260FBF">
        <w:t>egistration type = Pre-paid v případě nedostatečného zůstatku</w:t>
      </w:r>
      <w:ins w:id="12381" w:author="Irová Zuzana" w:date="2025-06-06T11:54:00Z" w16du:dateUtc="2025-06-06T09:54:00Z">
        <w:r w:rsidR="00375DEF">
          <w:t>.</w:t>
        </w:r>
      </w:ins>
      <w:del w:id="12382" w:author="Irová Zuzana" w:date="2025-06-06T11:54:00Z" w16du:dateUtc="2025-06-06T09:54:00Z">
        <w:r w:rsidRPr="00A558F0" w:rsidDel="00375DEF">
          <w:delText>:</w:delText>
        </w:r>
      </w:del>
    </w:p>
    <w:p w14:paraId="1EF3C6F5" w14:textId="2157CD9F" w:rsidR="009A6929" w:rsidRDefault="00361D98">
      <w:pPr>
        <w:pStyle w:val="NormalIndent"/>
      </w:pPr>
      <w:del w:id="12383" w:author="Irová Zuzana" w:date="2025-06-06T11:54:00Z" w16du:dateUtc="2025-06-06T09:54:00Z">
        <w:r w:rsidDel="00375DEF">
          <w:delText xml:space="preserve">V případě, že jde o Pre-paid registration type s nedostatečným zůstatkem, </w:delText>
        </w:r>
      </w:del>
      <w:r w:rsidR="00EC784C">
        <w:t>Systém zjistí zda existuje vyplněný kontakt</w:t>
      </w:r>
      <w:r w:rsidR="004E1E2A">
        <w:t xml:space="preserve"> </w:t>
      </w:r>
      <w:r w:rsidR="00BC1B08">
        <w:t>(</w:t>
      </w:r>
      <w:r w:rsidR="004E1E2A">
        <w:t xml:space="preserve">na </w:t>
      </w:r>
      <w:r w:rsidR="004E1E2A" w:rsidRPr="004E1E2A">
        <w:t xml:space="preserve">VT Vehicle, pokud tam není tak </w:t>
      </w:r>
      <w:r w:rsidR="004E1E2A">
        <w:t>na</w:t>
      </w:r>
      <w:r w:rsidR="004E1E2A" w:rsidRPr="004E1E2A">
        <w:t xml:space="preserve"> VT Account, pokud tam neni tak </w:t>
      </w:r>
      <w:r w:rsidR="004E1E2A">
        <w:t>na</w:t>
      </w:r>
      <w:r w:rsidR="004E1E2A" w:rsidRPr="004E1E2A">
        <w:t xml:space="preserve"> VT Customer</w:t>
      </w:r>
      <w:r w:rsidR="004E1E2A">
        <w:t>)</w:t>
      </w:r>
      <w:r w:rsidR="00EC784C">
        <w:t xml:space="preserve">. Pokud je </w:t>
      </w:r>
      <w:r w:rsidR="006A7A43">
        <w:t>vyplněn</w:t>
      </w:r>
      <w:r w:rsidR="009A6929">
        <w:t>:</w:t>
      </w:r>
    </w:p>
    <w:p w14:paraId="5CFDE882" w14:textId="6BC5546B" w:rsidR="00B65965" w:rsidRPr="00990948" w:rsidRDefault="00B65965" w:rsidP="00C40C63">
      <w:pPr>
        <w:pStyle w:val="ListFS1"/>
      </w:pPr>
      <w:r>
        <w:t>E-mail address, Systém vygeneruje emailovou notifikaci (</w:t>
      </w:r>
      <w:r w:rsidRPr="00014C03">
        <w:t>NTF.</w:t>
      </w:r>
      <w:r w:rsidRPr="00990948">
        <w:t>BAR</w:t>
      </w:r>
      <w:r w:rsidRPr="00014C03">
        <w:t>.</w:t>
      </w:r>
      <w:r w:rsidR="004D4A40">
        <w:t>1</w:t>
      </w:r>
      <w:r w:rsidRPr="00990948">
        <w:t>3.HR) a odešle ji.</w:t>
      </w:r>
    </w:p>
    <w:p w14:paraId="7E67FC58" w14:textId="0C448582" w:rsidR="0012670D" w:rsidRPr="00014C03" w:rsidRDefault="009A6929" w:rsidP="00C40C63">
      <w:pPr>
        <w:pStyle w:val="ListFS1"/>
        <w:rPr>
          <w:highlight w:val="cyan"/>
        </w:rPr>
      </w:pPr>
      <w:r w:rsidRPr="00014C03">
        <w:rPr>
          <w:highlight w:val="cyan"/>
        </w:rPr>
        <w:t xml:space="preserve">Phone number, </w:t>
      </w:r>
      <w:r w:rsidR="000F5D02" w:rsidRPr="00014C03">
        <w:rPr>
          <w:highlight w:val="cyan"/>
        </w:rPr>
        <w:t xml:space="preserve">Systém vygeneruje </w:t>
      </w:r>
      <w:r w:rsidRPr="00014C03">
        <w:rPr>
          <w:highlight w:val="cyan"/>
        </w:rPr>
        <w:t xml:space="preserve">SMS </w:t>
      </w:r>
      <w:r w:rsidR="000F5D02" w:rsidRPr="00014C03">
        <w:rPr>
          <w:highlight w:val="cyan"/>
        </w:rPr>
        <w:t xml:space="preserve">notifikaci </w:t>
      </w:r>
      <w:r w:rsidR="00B65965" w:rsidRPr="00014C03">
        <w:rPr>
          <w:highlight w:val="cyan"/>
        </w:rPr>
        <w:t>(NTF.BAR.</w:t>
      </w:r>
      <w:r w:rsidR="004D4A40">
        <w:rPr>
          <w:highlight w:val="cyan"/>
        </w:rPr>
        <w:t>1</w:t>
      </w:r>
      <w:r w:rsidR="00B65965" w:rsidRPr="00014C03">
        <w:rPr>
          <w:highlight w:val="cyan"/>
        </w:rPr>
        <w:t xml:space="preserve">4.HR) </w:t>
      </w:r>
      <w:r w:rsidRPr="00014C03">
        <w:rPr>
          <w:highlight w:val="cyan"/>
        </w:rPr>
        <w:t>a odešle ji</w:t>
      </w:r>
      <w:r w:rsidR="00B65965" w:rsidRPr="00014C03">
        <w:rPr>
          <w:highlight w:val="cyan"/>
        </w:rPr>
        <w:t>.</w:t>
      </w:r>
    </w:p>
    <w:p w14:paraId="64B23C99" w14:textId="77777777" w:rsidR="00283507" w:rsidRDefault="00283507">
      <w:pPr>
        <w:pStyle w:val="NormalIndent"/>
        <w:rPr>
          <w:ins w:id="12384" w:author="Irová Zuzana" w:date="2025-06-06T11:51:00Z" w16du:dateUtc="2025-06-06T09:51:00Z"/>
        </w:rPr>
      </w:pPr>
    </w:p>
    <w:p w14:paraId="16EF43DA" w14:textId="45790A12" w:rsidR="00E72F33" w:rsidRDefault="00E72F33">
      <w:pPr>
        <w:pStyle w:val="Flowheading"/>
        <w:rPr>
          <w:ins w:id="12385" w:author="Irová Zuzana" w:date="2025-06-06T11:52:00Z" w16du:dateUtc="2025-06-06T09:52:00Z"/>
        </w:rPr>
        <w:pPrChange w:id="12386" w:author="Irová Zuzana" w:date="2025-06-06T15:16:00Z" w16du:dateUtc="2025-06-06T13:16:00Z">
          <w:pPr>
            <w:pStyle w:val="NormalIndent"/>
          </w:pPr>
        </w:pPrChange>
      </w:pPr>
      <w:ins w:id="12387" w:author="Irová Zuzana" w:date="2025-06-06T11:52:00Z" w16du:dateUtc="2025-06-06T09:52:00Z">
        <w:r>
          <w:t>Přidání na Alert list</w:t>
        </w:r>
        <w:r w:rsidR="00AE155D">
          <w:t>,</w:t>
        </w:r>
      </w:ins>
    </w:p>
    <w:p w14:paraId="6776BDEF" w14:textId="38270B96" w:rsidR="00AE155D" w:rsidRDefault="00AE155D">
      <w:pPr>
        <w:pStyle w:val="NormalIndent"/>
        <w:rPr>
          <w:ins w:id="12388" w:author="Irová Zuzana" w:date="2025-06-06T11:53:00Z" w16du:dateUtc="2025-06-06T09:53:00Z"/>
        </w:rPr>
      </w:pPr>
      <w:ins w:id="12389" w:author="Irová Zuzana" w:date="2025-06-06T11:53:00Z" w16du:dateUtc="2025-06-06T09:53:00Z">
        <w:r w:rsidRPr="00260FBF">
          <w:t xml:space="preserve">pokud jde o </w:t>
        </w:r>
        <w:r>
          <w:t>R</w:t>
        </w:r>
        <w:r w:rsidRPr="00260FBF">
          <w:t>egistration type = Pre-paid v případě nedostatečného zůstatku</w:t>
        </w:r>
      </w:ins>
      <w:ins w:id="12390" w:author="Irová Zuzana" w:date="2025-06-06T11:54:00Z" w16du:dateUtc="2025-06-06T09:54:00Z">
        <w:r w:rsidR="00D85A48">
          <w:t xml:space="preserve"> (tj. jakmile se UTT přenastaví do stavu Offence)</w:t>
        </w:r>
        <w:r w:rsidR="003F4804">
          <w:t>.</w:t>
        </w:r>
      </w:ins>
    </w:p>
    <w:p w14:paraId="01748BCF" w14:textId="47598688" w:rsidR="00E72F33" w:rsidRPr="00E72F33" w:rsidRDefault="00E72F33">
      <w:pPr>
        <w:pStyle w:val="NormalIndent"/>
        <w:rPr>
          <w:ins w:id="12391" w:author="Irová Zuzana" w:date="2025-06-06T11:52:00Z"/>
          <w:rPrChange w:id="12392" w:author="Irová Zuzana" w:date="2025-06-06T11:52:00Z" w16du:dateUtc="2025-06-06T09:52:00Z">
            <w:rPr>
              <w:ins w:id="12393" w:author="Irová Zuzana" w:date="2025-06-06T11:52:00Z"/>
              <w:b/>
              <w:bCs/>
            </w:rPr>
          </w:rPrChange>
        </w:rPr>
      </w:pPr>
      <w:ins w:id="12394" w:author="Irová Zuzana" w:date="2025-06-06T11:52:00Z">
        <w:r w:rsidRPr="00E72F33">
          <w:rPr>
            <w:rPrChange w:id="12395" w:author="Irová Zuzana" w:date="2025-06-06T11:52:00Z" w16du:dateUtc="2025-06-06T09:52:00Z">
              <w:rPr>
                <w:b/>
                <w:bCs/>
              </w:rPr>
            </w:rPrChange>
          </w:rPr>
          <w:t>Syst</w:t>
        </w:r>
        <w:r w:rsidRPr="00E72F33">
          <w:rPr>
            <w:rFonts w:hint="cs"/>
            <w:rPrChange w:id="12396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é</w:t>
        </w:r>
        <w:r w:rsidRPr="00E72F33">
          <w:rPr>
            <w:rPrChange w:id="12397" w:author="Irová Zuzana" w:date="2025-06-06T11:52:00Z" w16du:dateUtc="2025-06-06T09:52:00Z">
              <w:rPr>
                <w:b/>
                <w:bCs/>
              </w:rPr>
            </w:rPrChange>
          </w:rPr>
          <w:t>m na z</w:t>
        </w:r>
        <w:r w:rsidRPr="00E72F33">
          <w:rPr>
            <w:rFonts w:hint="cs"/>
            <w:rPrChange w:id="12398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á</w:t>
        </w:r>
        <w:r w:rsidRPr="00E72F33">
          <w:rPr>
            <w:rPrChange w:id="12399" w:author="Irová Zuzana" w:date="2025-06-06T11:52:00Z" w16du:dateUtc="2025-06-06T09:52:00Z">
              <w:rPr>
                <w:b/>
                <w:bCs/>
              </w:rPr>
            </w:rPrChange>
          </w:rPr>
          <w:t>klad</w:t>
        </w:r>
        <w:r w:rsidRPr="00E72F33">
          <w:rPr>
            <w:rFonts w:hint="cs"/>
            <w:rPrChange w:id="12400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ě</w:t>
        </w:r>
        <w:r w:rsidRPr="00E72F33">
          <w:rPr>
            <w:rPrChange w:id="12401" w:author="Irová Zuzana" w:date="2025-06-06T11:52:00Z" w16du:dateUtc="2025-06-06T09:52:00Z">
              <w:rPr>
                <w:b/>
                <w:bCs/>
              </w:rPr>
            </w:rPrChange>
          </w:rPr>
          <w:t xml:space="preserve"> nezaplacen</w:t>
        </w:r>
        <w:r w:rsidRPr="00E72F33">
          <w:rPr>
            <w:rFonts w:hint="cs"/>
            <w:rPrChange w:id="12402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é</w:t>
        </w:r>
        <w:r w:rsidRPr="00E72F33">
          <w:rPr>
            <w:rPrChange w:id="12403" w:author="Irová Zuzana" w:date="2025-06-06T11:52:00Z" w16du:dateUtc="2025-06-06T09:52:00Z">
              <w:rPr>
                <w:b/>
                <w:bCs/>
              </w:rPr>
            </w:rPrChange>
          </w:rPr>
          <w:t xml:space="preserve"> m</w:t>
        </w:r>
        <w:r w:rsidRPr="00E72F33">
          <w:rPr>
            <w:rFonts w:hint="cs"/>
            <w:rPrChange w:id="12404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ý</w:t>
        </w:r>
        <w:r w:rsidRPr="00E72F33">
          <w:rPr>
            <w:rPrChange w:id="12405" w:author="Irová Zuzana" w:date="2025-06-06T11:52:00Z" w16du:dateUtc="2025-06-06T09:52:00Z">
              <w:rPr>
                <w:b/>
                <w:bCs/>
              </w:rPr>
            </w:rPrChange>
          </w:rPr>
          <w:t>tn</w:t>
        </w:r>
        <w:r w:rsidRPr="00E72F33">
          <w:rPr>
            <w:rFonts w:hint="cs"/>
            <w:rPrChange w:id="12406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é</w:t>
        </w:r>
        <w:r w:rsidRPr="00E72F33">
          <w:rPr>
            <w:rPrChange w:id="12407" w:author="Irová Zuzana" w:date="2025-06-06T11:52:00Z" w16du:dateUtc="2025-06-06T09:52:00Z">
              <w:rPr>
                <w:b/>
                <w:bCs/>
              </w:rPr>
            </w:rPrChange>
          </w:rPr>
          <w:t xml:space="preserve"> transakce vytvo</w:t>
        </w:r>
        <w:r w:rsidRPr="00E72F33">
          <w:rPr>
            <w:rFonts w:hint="cs"/>
            <w:rPrChange w:id="12408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ří</w:t>
        </w:r>
        <w:r w:rsidRPr="00E72F33">
          <w:rPr>
            <w:rPrChange w:id="12409" w:author="Irová Zuzana" w:date="2025-06-06T11:52:00Z" w16du:dateUtc="2025-06-06T09:52:00Z">
              <w:rPr>
                <w:b/>
                <w:bCs/>
              </w:rPr>
            </w:rPrChange>
          </w:rPr>
          <w:t xml:space="preserve"> nebo </w:t>
        </w:r>
      </w:ins>
      <w:ins w:id="12410" w:author="Irová Zuzana" w:date="2025-06-06T12:19:00Z" w16du:dateUtc="2025-06-06T10:19:00Z">
        <w:r w:rsidR="0068036C">
          <w:t>updatuje</w:t>
        </w:r>
      </w:ins>
      <w:ins w:id="12411" w:author="Irová Zuzana" w:date="2025-06-06T11:52:00Z">
        <w:r w:rsidRPr="00E72F33">
          <w:rPr>
            <w:rPrChange w:id="12412" w:author="Irová Zuzana" w:date="2025-06-06T11:52:00Z" w16du:dateUtc="2025-06-06T09:52:00Z">
              <w:rPr>
                <w:b/>
                <w:bCs/>
              </w:rPr>
            </w:rPrChange>
          </w:rPr>
          <w:t xml:space="preserve"> z</w:t>
        </w:r>
        <w:r w:rsidRPr="00E72F33">
          <w:rPr>
            <w:rFonts w:hint="cs"/>
            <w:rPrChange w:id="12413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á</w:t>
        </w:r>
        <w:r w:rsidRPr="00E72F33">
          <w:rPr>
            <w:rPrChange w:id="12414" w:author="Irová Zuzana" w:date="2025-06-06T11:52:00Z" w16du:dateUtc="2025-06-06T09:52:00Z">
              <w:rPr>
                <w:b/>
                <w:bCs/>
              </w:rPr>
            </w:rPrChange>
          </w:rPr>
          <w:t>znam na Alert listu pro dan</w:t>
        </w:r>
        <w:r w:rsidRPr="00E72F33">
          <w:rPr>
            <w:rFonts w:hint="cs"/>
            <w:rPrChange w:id="12415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é</w:t>
        </w:r>
        <w:r w:rsidRPr="00E72F33">
          <w:rPr>
            <w:rPrChange w:id="12416" w:author="Irová Zuzana" w:date="2025-06-06T11:52:00Z" w16du:dateUtc="2025-06-06T09:52:00Z">
              <w:rPr>
                <w:b/>
                <w:bCs/>
              </w:rPr>
            </w:rPrChange>
          </w:rPr>
          <w:t xml:space="preserve"> SPZ</w:t>
        </w:r>
      </w:ins>
      <w:ins w:id="12417" w:author="Irová Zuzana" w:date="2025-06-06T12:20:00Z" w16du:dateUtc="2025-06-06T10:20:00Z">
        <w:r w:rsidR="0014612A">
          <w:t xml:space="preserve">, navýší </w:t>
        </w:r>
      </w:ins>
      <w:ins w:id="12418" w:author="Irová Zuzana" w:date="2025-06-06T12:20:00Z">
        <w:r w:rsidR="0014612A" w:rsidRPr="0014612A">
          <w:t>Total due amount</w:t>
        </w:r>
      </w:ins>
      <w:ins w:id="12419" w:author="Irová Zuzana" w:date="2025-06-06T11:52:00Z">
        <w:r w:rsidRPr="00E72F33">
          <w:rPr>
            <w:rPrChange w:id="12420" w:author="Irová Zuzana" w:date="2025-06-06T11:52:00Z" w16du:dateUtc="2025-06-06T09:52:00Z">
              <w:rPr>
                <w:b/>
                <w:bCs/>
              </w:rPr>
            </w:rPrChange>
          </w:rPr>
          <w:t xml:space="preserve"> o celkovou nezaplacenou </w:t>
        </w:r>
        <w:r w:rsidRPr="00E72F33">
          <w:rPr>
            <w:rFonts w:hint="cs"/>
            <w:rPrChange w:id="12421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čá</w:t>
        </w:r>
        <w:r w:rsidRPr="00E72F33">
          <w:rPr>
            <w:rPrChange w:id="12422" w:author="Irová Zuzana" w:date="2025-06-06T11:52:00Z" w16du:dateUtc="2025-06-06T09:52:00Z">
              <w:rPr>
                <w:b/>
                <w:bCs/>
              </w:rPr>
            </w:rPrChange>
          </w:rPr>
          <w:t xml:space="preserve">stku transakce a </w:t>
        </w:r>
      </w:ins>
      <w:ins w:id="12423" w:author="Irová Zuzana" w:date="2025-06-06T12:20:00Z">
        <w:r w:rsidR="0014612A" w:rsidRPr="0014612A">
          <w:t>Offence count</w:t>
        </w:r>
      </w:ins>
      <w:ins w:id="12424" w:author="Irová Zuzana" w:date="2025-06-06T12:20:00Z" w16du:dateUtc="2025-06-06T10:20:00Z">
        <w:r w:rsidR="0014612A">
          <w:t xml:space="preserve"> </w:t>
        </w:r>
      </w:ins>
      <w:ins w:id="12425" w:author="Irová Zuzana" w:date="2025-06-06T11:52:00Z">
        <w:r w:rsidRPr="00E72F33">
          <w:rPr>
            <w:rPrChange w:id="12426" w:author="Irová Zuzana" w:date="2025-06-06T11:52:00Z" w16du:dateUtc="2025-06-06T09:52:00Z">
              <w:rPr>
                <w:b/>
                <w:bCs/>
              </w:rPr>
            </w:rPrChange>
          </w:rPr>
          <w:t>nav</w:t>
        </w:r>
        <w:r w:rsidRPr="00E72F33">
          <w:rPr>
            <w:rFonts w:hint="cs"/>
            <w:rPrChange w:id="12427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ýší</w:t>
        </w:r>
        <w:r w:rsidRPr="00E72F33">
          <w:rPr>
            <w:rPrChange w:id="12428" w:author="Irová Zuzana" w:date="2025-06-06T11:52:00Z" w16du:dateUtc="2025-06-06T09:52:00Z">
              <w:rPr>
                <w:b/>
                <w:bCs/>
              </w:rPr>
            </w:rPrChange>
          </w:rPr>
          <w:t xml:space="preserve"> o 1 p</w:t>
        </w:r>
        <w:r w:rsidRPr="00E72F33">
          <w:rPr>
            <w:rFonts w:hint="cs"/>
            <w:rPrChange w:id="12429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ř</w:t>
        </w:r>
        <w:r w:rsidRPr="00E72F33">
          <w:rPr>
            <w:rPrChange w:id="12430" w:author="Irová Zuzana" w:date="2025-06-06T11:52:00Z" w16du:dateUtc="2025-06-06T09:52:00Z">
              <w:rPr>
                <w:b/>
                <w:bCs/>
              </w:rPr>
            </w:rPrChange>
          </w:rPr>
          <w:t>estupek, za pou</w:t>
        </w:r>
        <w:r w:rsidRPr="00E72F33">
          <w:rPr>
            <w:rFonts w:hint="cs"/>
            <w:rPrChange w:id="12431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ž</w:t>
        </w:r>
        <w:r w:rsidRPr="00E72F33">
          <w:rPr>
            <w:rPrChange w:id="12432" w:author="Irová Zuzana" w:date="2025-06-06T11:52:00Z" w16du:dateUtc="2025-06-06T09:52:00Z">
              <w:rPr>
                <w:b/>
                <w:bCs/>
              </w:rPr>
            </w:rPrChange>
          </w:rPr>
          <w:t>it</w:t>
        </w:r>
        <w:r w:rsidRPr="00E72F33">
          <w:rPr>
            <w:rFonts w:hint="cs"/>
            <w:rPrChange w:id="12433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í</w:t>
        </w:r>
        <w:r w:rsidRPr="00E72F33">
          <w:rPr>
            <w:rPrChange w:id="12434" w:author="Irová Zuzana" w:date="2025-06-06T11:52:00Z" w16du:dateUtc="2025-06-06T09:52:00Z">
              <w:rPr>
                <w:b/>
                <w:bCs/>
              </w:rPr>
            </w:rPrChange>
          </w:rPr>
          <w:t xml:space="preserve"> syst</w:t>
        </w:r>
        <w:r w:rsidRPr="00E72F33">
          <w:rPr>
            <w:rFonts w:hint="cs"/>
            <w:rPrChange w:id="12435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é</w:t>
        </w:r>
        <w:r w:rsidRPr="00E72F33">
          <w:rPr>
            <w:rPrChange w:id="12436" w:author="Irová Zuzana" w:date="2025-06-06T11:52:00Z" w16du:dateUtc="2025-06-06T09:52:00Z">
              <w:rPr>
                <w:b/>
                <w:bCs/>
              </w:rPr>
            </w:rPrChange>
          </w:rPr>
          <w:t>mov</w:t>
        </w:r>
        <w:r w:rsidRPr="00E72F33">
          <w:rPr>
            <w:rFonts w:hint="cs"/>
            <w:rPrChange w:id="12437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é</w:t>
        </w:r>
        <w:r w:rsidRPr="00E72F33">
          <w:rPr>
            <w:rPrChange w:id="12438" w:author="Irová Zuzana" w:date="2025-06-06T11:52:00Z" w16du:dateUtc="2025-06-06T09:52:00Z">
              <w:rPr>
                <w:b/>
                <w:bCs/>
              </w:rPr>
            </w:rPrChange>
          </w:rPr>
          <w:t xml:space="preserve"> funkce Zaeviduj Offence na Alert list (SYS.TDP.5.6): </w:t>
        </w:r>
      </w:ins>
    </w:p>
    <w:p w14:paraId="6F24429D" w14:textId="77777777" w:rsidR="00E72F33" w:rsidRPr="00E72F33" w:rsidRDefault="00E72F33">
      <w:pPr>
        <w:pStyle w:val="NormalIndent"/>
        <w:numPr>
          <w:ilvl w:val="0"/>
          <w:numId w:val="571"/>
        </w:numPr>
        <w:rPr>
          <w:ins w:id="12439" w:author="Irová Zuzana" w:date="2025-06-06T11:52:00Z"/>
          <w:rPrChange w:id="12440" w:author="Irová Zuzana" w:date="2025-06-06T11:52:00Z" w16du:dateUtc="2025-06-06T09:52:00Z">
            <w:rPr>
              <w:ins w:id="12441" w:author="Irová Zuzana" w:date="2025-06-06T11:52:00Z"/>
              <w:b/>
              <w:bCs/>
              <w:lang w:val="en-GB"/>
            </w:rPr>
          </w:rPrChange>
        </w:rPr>
        <w:pPrChange w:id="12442" w:author="Irová Zuzana" w:date="2025-06-06T15:16:00Z" w16du:dateUtc="2025-06-06T13:16:00Z">
          <w:pPr>
            <w:pStyle w:val="NormalIndent"/>
          </w:pPr>
        </w:pPrChange>
      </w:pPr>
      <w:ins w:id="12443" w:author="Irová Zuzana" w:date="2025-06-06T11:52:00Z">
        <w:r w:rsidRPr="00E72F33">
          <w:rPr>
            <w:rPrChange w:id="12444" w:author="Irová Zuzana" w:date="2025-06-06T11:52:00Z" w16du:dateUtc="2025-06-06T09:52:00Z">
              <w:rPr>
                <w:b/>
                <w:bCs/>
                <w:lang w:val="en-GB"/>
              </w:rPr>
            </w:rPrChange>
          </w:rPr>
          <w:t>UTT.Registration number a UTT.Registration country</w:t>
        </w:r>
      </w:ins>
    </w:p>
    <w:p w14:paraId="5D1C66A3" w14:textId="77777777" w:rsidR="00E72F33" w:rsidRPr="00E72F33" w:rsidRDefault="00E72F33">
      <w:pPr>
        <w:pStyle w:val="NormalIndent"/>
        <w:numPr>
          <w:ilvl w:val="0"/>
          <w:numId w:val="571"/>
        </w:numPr>
        <w:rPr>
          <w:ins w:id="12445" w:author="Irová Zuzana" w:date="2025-06-06T11:52:00Z"/>
          <w:rPrChange w:id="12446" w:author="Irová Zuzana" w:date="2025-06-06T11:52:00Z" w16du:dateUtc="2025-06-06T09:52:00Z">
            <w:rPr>
              <w:ins w:id="12447" w:author="Irová Zuzana" w:date="2025-06-06T11:52:00Z"/>
              <w:b/>
              <w:bCs/>
              <w:lang w:val="en-GB"/>
            </w:rPr>
          </w:rPrChange>
        </w:rPr>
        <w:pPrChange w:id="12448" w:author="Irová Zuzana" w:date="2025-06-06T15:16:00Z" w16du:dateUtc="2025-06-06T13:16:00Z">
          <w:pPr>
            <w:pStyle w:val="NormalIndent"/>
          </w:pPr>
        </w:pPrChange>
      </w:pPr>
      <w:ins w:id="12449" w:author="Irová Zuzana" w:date="2025-06-06T11:52:00Z">
        <w:r w:rsidRPr="00E72F33">
          <w:rPr>
            <w:rPrChange w:id="12450" w:author="Irová Zuzana" w:date="2025-06-06T11:52:00Z" w16du:dateUtc="2025-06-06T09:52:00Z">
              <w:rPr>
                <w:b/>
                <w:bCs/>
                <w:lang w:val="en-GB"/>
              </w:rPr>
            </w:rPrChange>
          </w:rPr>
          <w:t>Bill.Bill issuer</w:t>
        </w:r>
      </w:ins>
    </w:p>
    <w:p w14:paraId="259A6C49" w14:textId="77777777" w:rsidR="00E72F33" w:rsidRPr="00E72F33" w:rsidRDefault="00E72F33">
      <w:pPr>
        <w:pStyle w:val="NormalIndent"/>
        <w:numPr>
          <w:ilvl w:val="0"/>
          <w:numId w:val="571"/>
        </w:numPr>
        <w:rPr>
          <w:ins w:id="12451" w:author="Irová Zuzana" w:date="2025-06-06T11:52:00Z"/>
          <w:rPrChange w:id="12452" w:author="Irová Zuzana" w:date="2025-06-06T11:52:00Z" w16du:dateUtc="2025-06-06T09:52:00Z">
            <w:rPr>
              <w:ins w:id="12453" w:author="Irová Zuzana" w:date="2025-06-06T11:52:00Z"/>
              <w:b/>
              <w:bCs/>
              <w:lang w:val="en-GB"/>
            </w:rPr>
          </w:rPrChange>
        </w:rPr>
        <w:pPrChange w:id="12454" w:author="Irová Zuzana" w:date="2025-06-06T15:16:00Z" w16du:dateUtc="2025-06-06T13:16:00Z">
          <w:pPr>
            <w:pStyle w:val="NormalIndent"/>
          </w:pPr>
        </w:pPrChange>
      </w:pPr>
      <w:ins w:id="12455" w:author="Irová Zuzana" w:date="2025-06-06T11:52:00Z">
        <w:r w:rsidRPr="00E72F33">
          <w:rPr>
            <w:rPrChange w:id="12456" w:author="Irová Zuzana" w:date="2025-06-06T11:52:00Z" w16du:dateUtc="2025-06-06T09:52:00Z">
              <w:rPr>
                <w:b/>
                <w:bCs/>
                <w:lang w:val="en-GB"/>
              </w:rPr>
            </w:rPrChange>
          </w:rPr>
          <w:t>Unpaid toll transaction.Transaction amount VAT</w:t>
        </w:r>
      </w:ins>
    </w:p>
    <w:p w14:paraId="3038E3AB" w14:textId="77777777" w:rsidR="00E72F33" w:rsidRPr="00E72F33" w:rsidRDefault="00E72F33">
      <w:pPr>
        <w:pStyle w:val="NormalIndent"/>
        <w:numPr>
          <w:ilvl w:val="0"/>
          <w:numId w:val="571"/>
        </w:numPr>
        <w:rPr>
          <w:ins w:id="12457" w:author="Irová Zuzana" w:date="2025-06-06T11:52:00Z"/>
          <w:rPrChange w:id="12458" w:author="Irová Zuzana" w:date="2025-06-06T11:52:00Z" w16du:dateUtc="2025-06-06T09:52:00Z">
            <w:rPr>
              <w:ins w:id="12459" w:author="Irová Zuzana" w:date="2025-06-06T11:52:00Z"/>
              <w:b/>
              <w:bCs/>
              <w:lang w:val="en-GB"/>
            </w:rPr>
          </w:rPrChange>
        </w:rPr>
        <w:pPrChange w:id="12460" w:author="Irová Zuzana" w:date="2025-06-06T15:16:00Z" w16du:dateUtc="2025-06-06T13:16:00Z">
          <w:pPr>
            <w:pStyle w:val="NormalIndent"/>
          </w:pPr>
        </w:pPrChange>
      </w:pPr>
      <w:ins w:id="12461" w:author="Irová Zuzana" w:date="2025-06-06T11:52:00Z">
        <w:r w:rsidRPr="00E72F33">
          <w:rPr>
            <w:rPrChange w:id="12462" w:author="Irová Zuzana" w:date="2025-06-06T11:52:00Z" w16du:dateUtc="2025-06-06T09:52:00Z">
              <w:rPr>
                <w:b/>
                <w:bCs/>
              </w:rPr>
            </w:rPrChange>
          </w:rPr>
          <w:t>1 (tj. nav</w:t>
        </w:r>
        <w:r w:rsidRPr="00E72F33">
          <w:rPr>
            <w:rFonts w:hint="cs"/>
            <w:rPrChange w:id="12463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ýší</w:t>
        </w:r>
        <w:r w:rsidRPr="00E72F33">
          <w:rPr>
            <w:rPrChange w:id="12464" w:author="Irová Zuzana" w:date="2025-06-06T11:52:00Z" w16du:dateUtc="2025-06-06T09:52:00Z">
              <w:rPr>
                <w:b/>
                <w:bCs/>
              </w:rPr>
            </w:rPrChange>
          </w:rPr>
          <w:t xml:space="preserve"> po</w:t>
        </w:r>
        <w:r w:rsidRPr="00E72F33">
          <w:rPr>
            <w:rFonts w:hint="cs"/>
            <w:rPrChange w:id="12465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č</w:t>
        </w:r>
        <w:r w:rsidRPr="00E72F33">
          <w:rPr>
            <w:rPrChange w:id="12466" w:author="Irová Zuzana" w:date="2025-06-06T11:52:00Z" w16du:dateUtc="2025-06-06T09:52:00Z">
              <w:rPr>
                <w:b/>
                <w:bCs/>
              </w:rPr>
            </w:rPrChange>
          </w:rPr>
          <w:t>et p</w:t>
        </w:r>
        <w:r w:rsidRPr="00E72F33">
          <w:rPr>
            <w:rFonts w:hint="cs"/>
            <w:rPrChange w:id="12467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ř</w:t>
        </w:r>
        <w:r w:rsidRPr="00E72F33">
          <w:rPr>
            <w:rPrChange w:id="12468" w:author="Irová Zuzana" w:date="2025-06-06T11:52:00Z" w16du:dateUtc="2025-06-06T09:52:00Z">
              <w:rPr>
                <w:b/>
                <w:bCs/>
              </w:rPr>
            </w:rPrChange>
          </w:rPr>
          <w:t>estupk</w:t>
        </w:r>
        <w:r w:rsidRPr="00E72F33">
          <w:rPr>
            <w:rFonts w:hint="cs"/>
            <w:rPrChange w:id="12469" w:author="Irová Zuzana" w:date="2025-06-06T11:52:00Z" w16du:dateUtc="2025-06-06T09:52:00Z">
              <w:rPr>
                <w:rFonts w:hint="cs"/>
                <w:b/>
                <w:bCs/>
              </w:rPr>
            </w:rPrChange>
          </w:rPr>
          <w:t>ů</w:t>
        </w:r>
        <w:r w:rsidRPr="00E72F33">
          <w:rPr>
            <w:rPrChange w:id="12470" w:author="Irová Zuzana" w:date="2025-06-06T11:52:00Z" w16du:dateUtc="2025-06-06T09:52:00Z">
              <w:rPr>
                <w:b/>
                <w:bCs/>
              </w:rPr>
            </w:rPrChange>
          </w:rPr>
          <w:t xml:space="preserve"> +1)</w:t>
        </w:r>
      </w:ins>
    </w:p>
    <w:p w14:paraId="150DFA5F" w14:textId="77777777" w:rsidR="00D05D47" w:rsidRDefault="00D05D47">
      <w:pPr>
        <w:pStyle w:val="NormalIndent"/>
        <w:rPr>
          <w:ins w:id="12471" w:author="Irová Zuzana" w:date="2025-06-06T11:51:00Z" w16du:dateUtc="2025-06-06T09:51:00Z"/>
        </w:rPr>
      </w:pPr>
    </w:p>
    <w:p w14:paraId="772AF11E" w14:textId="77777777" w:rsidR="00D05D47" w:rsidRDefault="00D05D47">
      <w:pPr>
        <w:pStyle w:val="NormalIndent"/>
      </w:pPr>
    </w:p>
    <w:p w14:paraId="6262A31D" w14:textId="77777777" w:rsidR="00C00970" w:rsidRDefault="00840D79">
      <w:pPr>
        <w:pStyle w:val="Flowheading"/>
      </w:pPr>
      <w:r w:rsidRPr="00260FBF">
        <w:t>Vytvoření Toll Transaction</w:t>
      </w:r>
      <w:r>
        <w:t xml:space="preserve"> a Rated Toll Event</w:t>
      </w:r>
      <w:r w:rsidR="00A558F0">
        <w:t>,</w:t>
      </w:r>
      <w:r w:rsidR="00A558F0" w:rsidRPr="00A558F0">
        <w:t xml:space="preserve"> </w:t>
      </w:r>
    </w:p>
    <w:p w14:paraId="7F29C64A" w14:textId="0C0950C7" w:rsidR="00840D79" w:rsidRDefault="00A558F0">
      <w:pPr>
        <w:pStyle w:val="NormalIndent"/>
      </w:pPr>
      <w:r w:rsidRPr="00260FBF">
        <w:t xml:space="preserve">pokud jde o </w:t>
      </w:r>
      <w:r>
        <w:t>R</w:t>
      </w:r>
      <w:r w:rsidRPr="00260FBF">
        <w:t xml:space="preserve">egistration type = </w:t>
      </w:r>
      <w:r>
        <w:t xml:space="preserve">EETS, Exempted, </w:t>
      </w:r>
      <w:r w:rsidR="00C86664" w:rsidRPr="00014C03">
        <w:rPr>
          <w:highlight w:val="cyan"/>
        </w:rPr>
        <w:t>Exempted not compliant,</w:t>
      </w:r>
      <w:r w:rsidR="00C86664" w:rsidRPr="00C86664">
        <w:t xml:space="preserve"> </w:t>
      </w:r>
      <w:r>
        <w:t>Exempted trip</w:t>
      </w:r>
      <w:r w:rsidR="00EC784C">
        <w:t>, Post-paid invoice</w:t>
      </w:r>
      <w:r>
        <w:t xml:space="preserve"> </w:t>
      </w:r>
      <w:r w:rsidR="00244729">
        <w:t>nebo Pre-paid s dostatečným zůstatkem</w:t>
      </w:r>
      <w:r w:rsidR="00840D79">
        <w:t>:</w:t>
      </w:r>
    </w:p>
    <w:p w14:paraId="00A901B8" w14:textId="2462F06A" w:rsidR="00840D79" w:rsidRDefault="00840D79">
      <w:pPr>
        <w:pStyle w:val="NormalIndent"/>
      </w:pPr>
      <w:r>
        <w:t>Systém na základě údajů ze vstupu vytvoří Toll Transaction:</w:t>
      </w:r>
    </w:p>
    <w:p w14:paraId="6EB3A2DE" w14:textId="77777777" w:rsidR="00840D79" w:rsidRPr="00E721C5" w:rsidRDefault="00840D79">
      <w:pPr>
        <w:pStyle w:val="ListFS2"/>
      </w:pPr>
      <w:r w:rsidRPr="00E721C5">
        <w:t xml:space="preserve">Toll </w:t>
      </w:r>
      <w:r>
        <w:t>transaction</w:t>
      </w:r>
      <w:r w:rsidRPr="00E721C5">
        <w:t xml:space="preserve"> type = ze vstupu</w:t>
      </w:r>
    </w:p>
    <w:p w14:paraId="7C7C133C" w14:textId="77777777" w:rsidR="00840D79" w:rsidRPr="00E721C5" w:rsidRDefault="00840D79">
      <w:pPr>
        <w:pStyle w:val="ListFS3"/>
      </w:pPr>
      <w:r w:rsidRPr="00E721C5">
        <w:t>0 = Rating (send)</w:t>
      </w:r>
    </w:p>
    <w:p w14:paraId="3EFAE274" w14:textId="77777777" w:rsidR="00840D79" w:rsidRPr="00260FBF" w:rsidRDefault="00840D79">
      <w:pPr>
        <w:pStyle w:val="ListFS3"/>
        <w:rPr>
          <w:highlight w:val="cyan"/>
        </w:rPr>
      </w:pPr>
      <w:r w:rsidRPr="00260FBF">
        <w:rPr>
          <w:highlight w:val="cyan"/>
        </w:rPr>
        <w:t>1 = Cancelling (revoke)</w:t>
      </w:r>
    </w:p>
    <w:p w14:paraId="39CE4725" w14:textId="77777777" w:rsidR="00840D79" w:rsidRPr="00260FBF" w:rsidRDefault="00840D79">
      <w:pPr>
        <w:pStyle w:val="ListFS3"/>
        <w:rPr>
          <w:highlight w:val="cyan"/>
        </w:rPr>
      </w:pPr>
      <w:r w:rsidRPr="00260FBF">
        <w:rPr>
          <w:highlight w:val="cyan"/>
        </w:rPr>
        <w:t>3 = Rerating (adjust)</w:t>
      </w:r>
    </w:p>
    <w:p w14:paraId="398C2976" w14:textId="46BCEC7B" w:rsidR="00840D79" w:rsidRDefault="00F44B77">
      <w:pPr>
        <w:pStyle w:val="ListFS2"/>
      </w:pPr>
      <w:r>
        <w:t>T</w:t>
      </w:r>
      <w:r w:rsidR="00840D79" w:rsidRPr="00E721C5">
        <w:t xml:space="preserve">oll </w:t>
      </w:r>
      <w:r w:rsidR="00840D79">
        <w:t>transaction</w:t>
      </w:r>
      <w:r w:rsidR="00840D79" w:rsidRPr="00E721C5">
        <w:t xml:space="preserve"> status = </w:t>
      </w:r>
      <w:r w:rsidR="00092488">
        <w:t>Processed</w:t>
      </w:r>
    </w:p>
    <w:p w14:paraId="150822E7" w14:textId="77777777" w:rsidR="00840D79" w:rsidRPr="00244729" w:rsidRDefault="00840D79">
      <w:pPr>
        <w:pStyle w:val="ListFS2"/>
      </w:pPr>
      <w:r w:rsidRPr="00244729">
        <w:t>Vehicle category = ze vstupu</w:t>
      </w:r>
    </w:p>
    <w:p w14:paraId="66C5F138" w14:textId="77777777" w:rsidR="00840D79" w:rsidRPr="00244729" w:rsidRDefault="00840D79">
      <w:pPr>
        <w:pStyle w:val="ListFS2"/>
      </w:pPr>
      <w:r w:rsidRPr="00244729">
        <w:t>Emission class = ze vstupu</w:t>
      </w:r>
    </w:p>
    <w:p w14:paraId="52C3E375" w14:textId="77777777" w:rsidR="00840D79" w:rsidRPr="00244729" w:rsidRDefault="00840D79">
      <w:pPr>
        <w:pStyle w:val="ListFS2"/>
      </w:pPr>
      <w:r w:rsidRPr="00244729">
        <w:t>Emission class CO2= ze vstupu</w:t>
      </w:r>
    </w:p>
    <w:p w14:paraId="3FF9F1D8" w14:textId="77777777" w:rsidR="00840D79" w:rsidRPr="00244729" w:rsidRDefault="00840D79">
      <w:pPr>
        <w:pStyle w:val="ListFS2"/>
      </w:pPr>
      <w:r w:rsidRPr="00244729">
        <w:t>Registration number = ze vstupu</w:t>
      </w:r>
    </w:p>
    <w:p w14:paraId="72BFCC59" w14:textId="77777777" w:rsidR="00840D79" w:rsidRPr="00BB08D1" w:rsidRDefault="00840D79">
      <w:pPr>
        <w:pStyle w:val="ListFS2"/>
      </w:pPr>
      <w:r w:rsidRPr="00BB08D1">
        <w:t>Registration country = ze vstupu</w:t>
      </w:r>
    </w:p>
    <w:p w14:paraId="70344133" w14:textId="77777777" w:rsidR="00840D79" w:rsidRPr="008D1D1C" w:rsidRDefault="00840D79">
      <w:pPr>
        <w:pStyle w:val="ListFS2"/>
      </w:pPr>
      <w:r w:rsidRPr="008D1D1C">
        <w:t>OBU serial number = ze vstupu</w:t>
      </w:r>
    </w:p>
    <w:p w14:paraId="5FE6C923" w14:textId="77777777" w:rsidR="00A00D8D" w:rsidRPr="00BB08D1" w:rsidRDefault="00A00D8D">
      <w:pPr>
        <w:pStyle w:val="ListFS2"/>
      </w:pPr>
      <w:r w:rsidRPr="00BB08D1">
        <w:t>OBU assignment status = ze vstupu</w:t>
      </w:r>
    </w:p>
    <w:p w14:paraId="1FB641E2" w14:textId="77777777" w:rsidR="00840D79" w:rsidRPr="00E721C5" w:rsidRDefault="00840D79">
      <w:pPr>
        <w:pStyle w:val="ListFS2"/>
      </w:pPr>
      <w:r w:rsidRPr="00E721C5">
        <w:t>Event time = ze vstupu</w:t>
      </w:r>
    </w:p>
    <w:p w14:paraId="6DF05CD5" w14:textId="77777777" w:rsidR="00A4296E" w:rsidRDefault="00A4296E">
      <w:pPr>
        <w:pStyle w:val="ListFS2"/>
      </w:pPr>
      <w:r>
        <w:t>Creation time = sysdate time</w:t>
      </w:r>
    </w:p>
    <w:p w14:paraId="3926393C" w14:textId="77777777" w:rsidR="00A4296E" w:rsidRDefault="00A4296E">
      <w:pPr>
        <w:pStyle w:val="ListFS2"/>
      </w:pPr>
      <w:r>
        <w:t>Agregation time = null</w:t>
      </w:r>
    </w:p>
    <w:p w14:paraId="683FDAB9" w14:textId="07AF40A5" w:rsidR="00EC3E62" w:rsidRDefault="00EC3E62">
      <w:pPr>
        <w:pStyle w:val="ListFS2"/>
      </w:pPr>
      <w:r>
        <w:t>Unpaid toll transaction creat</w:t>
      </w:r>
      <w:r w:rsidR="00C1347B">
        <w:t>ion time = null</w:t>
      </w:r>
    </w:p>
    <w:p w14:paraId="0019B2F4" w14:textId="2ED12059" w:rsidR="009667D9" w:rsidRDefault="009667D9">
      <w:pPr>
        <w:pStyle w:val="ListFS2"/>
      </w:pPr>
      <w:r>
        <w:t>Discount applied = true</w:t>
      </w:r>
    </w:p>
    <w:p w14:paraId="74F2D9A8" w14:textId="77777777" w:rsidR="009667D9" w:rsidRDefault="009667D9">
      <w:pPr>
        <w:pStyle w:val="ListFS2"/>
      </w:pPr>
      <w:r>
        <w:t>Transaction amount = suma (Rated Toll Event.Price amount)</w:t>
      </w:r>
    </w:p>
    <w:p w14:paraId="239509E1" w14:textId="77777777" w:rsidR="009667D9" w:rsidRDefault="009667D9">
      <w:pPr>
        <w:pStyle w:val="ListFS2"/>
      </w:pPr>
      <w:r>
        <w:t>Transaction amount VAT =  suma (Rated Toll Event.Price amount VAT)</w:t>
      </w:r>
    </w:p>
    <w:p w14:paraId="3E06CD72" w14:textId="53E652D5" w:rsidR="009667D9" w:rsidRDefault="009667D9">
      <w:pPr>
        <w:pStyle w:val="ListFS2"/>
      </w:pPr>
      <w:r>
        <w:t>Transaction discount amount = suma (Rated Toll Event.Discount amount</w:t>
      </w:r>
      <w:r w:rsidR="000C37A1">
        <w:t>)</w:t>
      </w:r>
    </w:p>
    <w:p w14:paraId="7BBB63BC" w14:textId="20B155A3" w:rsidR="009667D9" w:rsidRDefault="009667D9">
      <w:pPr>
        <w:pStyle w:val="ListFS2"/>
      </w:pPr>
      <w:r>
        <w:t>Transaction discount amount VAT = suma (Rated Toll Event.Discount amount VAT)</w:t>
      </w:r>
    </w:p>
    <w:p w14:paraId="5F189554" w14:textId="77777777" w:rsidR="00A25939" w:rsidRDefault="009667D9">
      <w:pPr>
        <w:pStyle w:val="ListFS2"/>
      </w:pPr>
      <w:r>
        <w:t>Transaction discount rate = Rated Toll Event.Discount rate (z první RTE)</w:t>
      </w:r>
    </w:p>
    <w:p w14:paraId="3E16A68D" w14:textId="2D52DDED" w:rsidR="00840D79" w:rsidRPr="00E721C5" w:rsidRDefault="00840D79">
      <w:pPr>
        <w:pStyle w:val="ListFS2"/>
      </w:pPr>
      <w:r w:rsidRPr="00E721C5">
        <w:t>Vehicle = ze vstupu</w:t>
      </w:r>
    </w:p>
    <w:p w14:paraId="42BE26B9" w14:textId="77777777" w:rsidR="00840D79" w:rsidRPr="00E721C5" w:rsidRDefault="00840D79">
      <w:pPr>
        <w:pStyle w:val="ListFS2"/>
      </w:pPr>
      <w:r w:rsidRPr="00E721C5">
        <w:t>EETS vehicle = ze vstupu</w:t>
      </w:r>
    </w:p>
    <w:p w14:paraId="35EF5896" w14:textId="77777777" w:rsidR="00990948" w:rsidRDefault="00990948">
      <w:pPr>
        <w:pStyle w:val="ListFS2"/>
      </w:pPr>
      <w:r>
        <w:t>Subject type = ze vstupu</w:t>
      </w:r>
    </w:p>
    <w:p w14:paraId="3A26479D" w14:textId="77777777" w:rsidR="00990948" w:rsidRDefault="00990948">
      <w:pPr>
        <w:pStyle w:val="ListFS2"/>
      </w:pPr>
      <w:r>
        <w:t>Subject number = ze vstupu</w:t>
      </w:r>
    </w:p>
    <w:p w14:paraId="0380F3BD" w14:textId="7EF0CA7F" w:rsidR="00840D79" w:rsidRDefault="00840D79">
      <w:pPr>
        <w:pStyle w:val="ListFS2"/>
      </w:pPr>
      <w:r w:rsidRPr="00E721C5">
        <w:t xml:space="preserve">Original toll </w:t>
      </w:r>
      <w:r w:rsidR="00B1687D">
        <w:t>transaction</w:t>
      </w:r>
      <w:r w:rsidRPr="00E721C5">
        <w:t xml:space="preserve"> = ze vstupu</w:t>
      </w:r>
    </w:p>
    <w:p w14:paraId="05134007" w14:textId="7C48B358" w:rsidR="00840D79" w:rsidRDefault="00840D79">
      <w:pPr>
        <w:pStyle w:val="ListFS2"/>
      </w:pPr>
      <w:r w:rsidRPr="002B1533">
        <w:t>Cancelled</w:t>
      </w:r>
      <w:r>
        <w:t xml:space="preserve"> </w:t>
      </w:r>
      <w:r w:rsidRPr="00E721C5">
        <w:t xml:space="preserve">= </w:t>
      </w:r>
      <w:r w:rsidR="00D6490D">
        <w:t>false</w:t>
      </w:r>
    </w:p>
    <w:p w14:paraId="4E8C0005" w14:textId="2039C0C7" w:rsidR="00840D79" w:rsidRDefault="00840D79">
      <w:pPr>
        <w:pStyle w:val="ListFS2"/>
      </w:pPr>
      <w:r w:rsidRPr="002B1533">
        <w:t>Registration type</w:t>
      </w:r>
      <w:r>
        <w:t xml:space="preserve"> </w:t>
      </w:r>
      <w:r w:rsidRPr="00E721C5">
        <w:t xml:space="preserve">= </w:t>
      </w:r>
      <w:r w:rsidR="009D5607">
        <w:t>ze vstupu</w:t>
      </w:r>
    </w:p>
    <w:p w14:paraId="6BE9917C" w14:textId="4D9436E4" w:rsidR="00840D79" w:rsidRDefault="009D5607">
      <w:pPr>
        <w:pStyle w:val="ListFS3"/>
      </w:pPr>
      <w:r>
        <w:t>EETS</w:t>
      </w:r>
      <w:r w:rsidR="00840D79">
        <w:t xml:space="preserve"> </w:t>
      </w:r>
    </w:p>
    <w:p w14:paraId="7A7F41CC" w14:textId="1CEC50A6" w:rsidR="00840D79" w:rsidRDefault="00840D79">
      <w:pPr>
        <w:pStyle w:val="ListFS3"/>
      </w:pPr>
      <w:r>
        <w:t xml:space="preserve">Pre-paid (v případě dostatečného zůstatku) </w:t>
      </w:r>
    </w:p>
    <w:p w14:paraId="7F0C23C5" w14:textId="097B5F20" w:rsidR="00840D79" w:rsidRDefault="009D5607">
      <w:pPr>
        <w:pStyle w:val="ListFS3"/>
      </w:pPr>
      <w:r>
        <w:t>Exempted</w:t>
      </w:r>
    </w:p>
    <w:p w14:paraId="6BD84DE0" w14:textId="55A66E79" w:rsidR="00C86664" w:rsidRPr="00014C03" w:rsidRDefault="00C86664">
      <w:pPr>
        <w:pStyle w:val="ListFS3"/>
        <w:rPr>
          <w:highlight w:val="cyan"/>
        </w:rPr>
      </w:pPr>
      <w:r w:rsidRPr="00014C03">
        <w:rPr>
          <w:highlight w:val="cyan"/>
        </w:rPr>
        <w:t>Exempted not compliant</w:t>
      </w:r>
    </w:p>
    <w:p w14:paraId="77CC5020" w14:textId="58BC0AB2" w:rsidR="009D5607" w:rsidRDefault="009D5607">
      <w:pPr>
        <w:pStyle w:val="ListFS3"/>
      </w:pPr>
      <w:r>
        <w:t>Exempted trip</w:t>
      </w:r>
    </w:p>
    <w:p w14:paraId="0FC535BB" w14:textId="77777777" w:rsidR="00840D79" w:rsidRDefault="00840D79">
      <w:pPr>
        <w:pStyle w:val="ListFS2"/>
      </w:pPr>
      <w:r w:rsidRPr="002B1533">
        <w:lastRenderedPageBreak/>
        <w:t>Toll trip record</w:t>
      </w:r>
      <w:r>
        <w:t xml:space="preserve"> </w:t>
      </w:r>
      <w:r w:rsidRPr="00E721C5">
        <w:t>= ze vstupu</w:t>
      </w:r>
    </w:p>
    <w:p w14:paraId="1BAAEF79" w14:textId="77777777" w:rsidR="00840D79" w:rsidRDefault="00840D79">
      <w:pPr>
        <w:pStyle w:val="ListFS2"/>
      </w:pPr>
      <w:r w:rsidRPr="002B1533">
        <w:t>Toll</w:t>
      </w:r>
      <w:r w:rsidRPr="5D923C7E">
        <w:t xml:space="preserve"> trip </w:t>
      </w:r>
      <w:r w:rsidRPr="00E721C5">
        <w:t>= ze vstupu</w:t>
      </w:r>
    </w:p>
    <w:p w14:paraId="116B9B9F" w14:textId="672C4BA6" w:rsidR="00E02652" w:rsidRPr="00244729" w:rsidRDefault="00E02652">
      <w:pPr>
        <w:pStyle w:val="ListFS2"/>
      </w:pPr>
      <w:r w:rsidRPr="000B7E0C">
        <w:t>Bill issuer = ze vstupu (tj. System operator)</w:t>
      </w:r>
    </w:p>
    <w:p w14:paraId="493FB5ED" w14:textId="77777777" w:rsidR="000E314C" w:rsidRPr="00E721C5" w:rsidRDefault="000E314C">
      <w:pPr>
        <w:pStyle w:val="ListFS2"/>
        <w:pPrChange w:id="12472" w:author="Irová Zuzana" w:date="2025-06-06T15:16:00Z" w16du:dateUtc="2025-06-06T13:16:00Z">
          <w:pPr>
            <w:pStyle w:val="ListFS2"/>
            <w:numPr>
              <w:ilvl w:val="0"/>
              <w:numId w:val="0"/>
            </w:numPr>
            <w:ind w:left="0" w:firstLine="0"/>
          </w:pPr>
        </w:pPrChange>
      </w:pPr>
    </w:p>
    <w:p w14:paraId="360FD696" w14:textId="77777777" w:rsidR="00C406E1" w:rsidRDefault="00C406E1">
      <w:pPr>
        <w:pStyle w:val="NormalIndent"/>
      </w:pPr>
    </w:p>
    <w:p w14:paraId="18A81961" w14:textId="77777777" w:rsidR="00C406E1" w:rsidRDefault="00C406E1">
      <w:pPr>
        <w:pStyle w:val="NormalIndent"/>
      </w:pPr>
      <w:r>
        <w:t>Systém pro každou oceněnou složku mýta události zpoplatnění vytvoří Rated toll event:</w:t>
      </w:r>
    </w:p>
    <w:p w14:paraId="03E24C66" w14:textId="77777777" w:rsidR="00C406E1" w:rsidRPr="00E721C5" w:rsidRDefault="00C406E1">
      <w:pPr>
        <w:pStyle w:val="ListFS2"/>
      </w:pPr>
      <w:r w:rsidRPr="00E721C5">
        <w:t>Charge type = ze vstupu</w:t>
      </w:r>
    </w:p>
    <w:p w14:paraId="50F62BA1" w14:textId="77777777" w:rsidR="00B75562" w:rsidRDefault="00B75562">
      <w:pPr>
        <w:pStyle w:val="ListFS2"/>
      </w:pPr>
      <w:r>
        <w:t xml:space="preserve">Basic unit price </w:t>
      </w:r>
      <w:r w:rsidRPr="00E721C5">
        <w:t>= ze vstupu</w:t>
      </w:r>
    </w:p>
    <w:p w14:paraId="0EF4B31B" w14:textId="77777777" w:rsidR="00B75562" w:rsidRDefault="00B75562">
      <w:pPr>
        <w:pStyle w:val="ListFS2"/>
      </w:pPr>
      <w:r>
        <w:t xml:space="preserve">Basic unit price definition method </w:t>
      </w:r>
      <w:r w:rsidRPr="00E721C5">
        <w:t>= ze vstupu</w:t>
      </w:r>
    </w:p>
    <w:p w14:paraId="5C87D0B3" w14:textId="77777777" w:rsidR="00B75562" w:rsidRDefault="00B75562">
      <w:pPr>
        <w:pStyle w:val="ListFS2"/>
      </w:pPr>
      <w:r w:rsidRPr="00E721C5">
        <w:t>Unit price = ze vstupu</w:t>
      </w:r>
    </w:p>
    <w:p w14:paraId="615E3E37" w14:textId="77777777" w:rsidR="00B75562" w:rsidRPr="00E721C5" w:rsidRDefault="00B75562">
      <w:pPr>
        <w:pStyle w:val="ListFS2"/>
      </w:pPr>
      <w:r>
        <w:t xml:space="preserve">Unit price VAT </w:t>
      </w:r>
      <w:r w:rsidRPr="00E721C5">
        <w:t>= ze vstupu</w:t>
      </w:r>
    </w:p>
    <w:p w14:paraId="6DDC7251" w14:textId="77777777" w:rsidR="00C406E1" w:rsidRPr="00E721C5" w:rsidRDefault="00C406E1">
      <w:pPr>
        <w:pStyle w:val="ListFS2"/>
      </w:pPr>
      <w:r w:rsidRPr="00E721C5">
        <w:t>Number of units = ze vstupu</w:t>
      </w:r>
    </w:p>
    <w:p w14:paraId="3D1A8DC7" w14:textId="77777777" w:rsidR="00C406E1" w:rsidRPr="00E721C5" w:rsidRDefault="00C406E1">
      <w:pPr>
        <w:pStyle w:val="ListFS2"/>
      </w:pPr>
      <w:r w:rsidRPr="00E721C5">
        <w:t>Metric unit = ze vstupu</w:t>
      </w:r>
    </w:p>
    <w:p w14:paraId="3EBDEAFA" w14:textId="20C7CE13" w:rsidR="00C406E1" w:rsidRPr="00E721C5" w:rsidRDefault="00C406E1">
      <w:pPr>
        <w:pStyle w:val="ListFS2"/>
      </w:pPr>
      <w:r w:rsidRPr="00E721C5">
        <w:t xml:space="preserve">Price amount = </w:t>
      </w:r>
      <w:r w:rsidR="00451A5A">
        <w:t xml:space="preserve">Price amount </w:t>
      </w:r>
      <w:r w:rsidRPr="00E721C5">
        <w:t>ze vstupu</w:t>
      </w:r>
      <w:r w:rsidR="00451A5A">
        <w:t xml:space="preserve"> – Discount amount</w:t>
      </w:r>
    </w:p>
    <w:p w14:paraId="16EC50F0" w14:textId="25935D7E" w:rsidR="00C406E1" w:rsidRPr="00E721C5" w:rsidRDefault="00C406E1">
      <w:pPr>
        <w:pStyle w:val="ListFS2"/>
      </w:pPr>
      <w:r w:rsidRPr="00E721C5">
        <w:t xml:space="preserve">Price amount VAT = </w:t>
      </w:r>
      <w:r w:rsidR="00451A5A">
        <w:t xml:space="preserve">Price amount VAT </w:t>
      </w:r>
      <w:r w:rsidR="00451A5A" w:rsidRPr="00E721C5">
        <w:t>ze vstupu</w:t>
      </w:r>
      <w:r w:rsidR="00451A5A">
        <w:t xml:space="preserve"> – Discount amount VAT</w:t>
      </w:r>
    </w:p>
    <w:p w14:paraId="02E9D20B" w14:textId="77777777" w:rsidR="00C406E1" w:rsidRPr="00E721C5" w:rsidRDefault="00C406E1">
      <w:pPr>
        <w:pStyle w:val="ListFS2"/>
      </w:pPr>
      <w:r w:rsidRPr="00E721C5">
        <w:t>Tax rate = ze vstupu</w:t>
      </w:r>
    </w:p>
    <w:p w14:paraId="2ACEAC3E" w14:textId="77777777" w:rsidR="00C406E1" w:rsidRPr="00E721C5" w:rsidRDefault="00C406E1">
      <w:pPr>
        <w:pStyle w:val="ListFS2"/>
      </w:pPr>
      <w:r w:rsidRPr="00E721C5">
        <w:t>Discount amount = ze vstupu</w:t>
      </w:r>
    </w:p>
    <w:p w14:paraId="420E72A4" w14:textId="433E1ED5" w:rsidR="00B75562" w:rsidRPr="00E721C5" w:rsidRDefault="00B75562">
      <w:pPr>
        <w:pStyle w:val="ListFS2"/>
      </w:pPr>
      <w:r w:rsidRPr="00E721C5">
        <w:t xml:space="preserve">Discount amount </w:t>
      </w:r>
      <w:r>
        <w:t xml:space="preserve">VAT </w:t>
      </w:r>
      <w:r w:rsidRPr="00E721C5">
        <w:t>= ze vstupu</w:t>
      </w:r>
    </w:p>
    <w:p w14:paraId="55B28730" w14:textId="77777777" w:rsidR="00C406E1" w:rsidRPr="00E721C5" w:rsidRDefault="00C406E1">
      <w:pPr>
        <w:pStyle w:val="ListFS2"/>
      </w:pPr>
      <w:r w:rsidRPr="00E721C5">
        <w:t>Discount rate = ze vstupu</w:t>
      </w:r>
    </w:p>
    <w:p w14:paraId="777CE689" w14:textId="77777777" w:rsidR="00C406E1" w:rsidRPr="00E721C5" w:rsidRDefault="00C406E1">
      <w:pPr>
        <w:pStyle w:val="ListFS2"/>
      </w:pPr>
      <w:r w:rsidRPr="00E721C5">
        <w:t>Billing service = ze vstupu</w:t>
      </w:r>
    </w:p>
    <w:p w14:paraId="0DA50D6F" w14:textId="2A6A32A6" w:rsidR="00C406E1" w:rsidRDefault="004B763C">
      <w:pPr>
        <w:pStyle w:val="ListFS2"/>
      </w:pPr>
      <w:r w:rsidRPr="00E721C5">
        <w:t xml:space="preserve">Toll </w:t>
      </w:r>
      <w:r>
        <w:t>transaction</w:t>
      </w:r>
      <w:r w:rsidRPr="00E721C5">
        <w:t xml:space="preserve"> = reference na </w:t>
      </w:r>
      <w:r>
        <w:t>Toll Transaction</w:t>
      </w:r>
    </w:p>
    <w:p w14:paraId="08FA580B" w14:textId="77777777" w:rsidR="00C406E1" w:rsidRDefault="00C406E1">
      <w:pPr>
        <w:pStyle w:val="NormalIndent"/>
      </w:pPr>
    </w:p>
    <w:p w14:paraId="78E55E00" w14:textId="77777777" w:rsidR="00C406E1" w:rsidRDefault="00C406E1">
      <w:pPr>
        <w:pStyle w:val="NormalIndent"/>
      </w:pPr>
      <w:r w:rsidRPr="00955C1D">
        <w:t>Postup končí.</w:t>
      </w:r>
    </w:p>
    <w:p w14:paraId="775C1670" w14:textId="77777777" w:rsidR="006A5F13" w:rsidRPr="00955C1D" w:rsidRDefault="006A5F13">
      <w:pPr>
        <w:pStyle w:val="NormalIndent"/>
      </w:pPr>
    </w:p>
    <w:p w14:paraId="12541815" w14:textId="77777777" w:rsidR="00C406E1" w:rsidRDefault="00C406E1" w:rsidP="00C406E1">
      <w:pPr>
        <w:pStyle w:val="Heading4"/>
        <w:spacing w:after="120" w:line="276" w:lineRule="auto"/>
        <w:rPr>
          <w:rFonts w:hint="eastAsia"/>
        </w:rPr>
      </w:pPr>
      <w:r w:rsidRPr="00BF06C4">
        <w:t>Alternativní postupy</w:t>
      </w:r>
    </w:p>
    <w:p w14:paraId="08A8384B" w14:textId="77777777" w:rsidR="00C406E1" w:rsidRPr="00014C03" w:rsidRDefault="00C406E1">
      <w:pPr>
        <w:pStyle w:val="Flowheading"/>
        <w:rPr>
          <w:highlight w:val="cyan"/>
        </w:rPr>
      </w:pPr>
      <w:r w:rsidRPr="00014C03">
        <w:rPr>
          <w:highlight w:val="cyan"/>
        </w:rPr>
        <w:t>Původní záznamy pro re-rating nebo cancelling se nenašly</w:t>
      </w:r>
    </w:p>
    <w:p w14:paraId="2C12471F" w14:textId="77777777" w:rsidR="00C406E1" w:rsidRDefault="00C406E1">
      <w:pPr>
        <w:pStyle w:val="NormalIndent"/>
        <w:rPr>
          <w:highlight w:val="cyan"/>
        </w:rPr>
      </w:pPr>
      <w:r w:rsidRPr="00014C03">
        <w:rPr>
          <w:highlight w:val="cyan"/>
        </w:rPr>
        <w:t>Pokud pro re-rating nebo cancelling události Systém nenajde původní záznamy, tak se tyto záznamy odloží.</w:t>
      </w:r>
    </w:p>
    <w:p w14:paraId="543F2B3B" w14:textId="77777777" w:rsidR="00C406E1" w:rsidRPr="006760BF" w:rsidRDefault="00C406E1">
      <w:pPr>
        <w:pStyle w:val="Flowheading"/>
      </w:pPr>
      <w:r w:rsidRPr="00B70E24">
        <w:lastRenderedPageBreak/>
        <w:t xml:space="preserve">Nulové </w:t>
      </w:r>
      <w:r w:rsidRPr="006760BF">
        <w:t xml:space="preserve">Rated Toll Events </w:t>
      </w:r>
      <w:r w:rsidRPr="00B70E24">
        <w:t xml:space="preserve">na fakturách </w:t>
      </w:r>
    </w:p>
    <w:p w14:paraId="166A4E67" w14:textId="65AB9949" w:rsidR="00C406E1" w:rsidRPr="006760BF" w:rsidRDefault="00C406E1">
      <w:pPr>
        <w:pStyle w:val="NormalIndent"/>
        <w:pPrChange w:id="12473" w:author="Irová Zuzana" w:date="2025-06-06T15:16:00Z" w16du:dateUtc="2025-06-06T13:16:00Z">
          <w:pPr>
            <w:pStyle w:val="NormalIndent"/>
            <w:contextualSpacing/>
          </w:pPr>
        </w:pPrChange>
      </w:pPr>
      <w:r w:rsidRPr="00B70E24">
        <w:t>Pokud jde o nulový</w:t>
      </w:r>
      <w:r w:rsidRPr="006760BF">
        <w:t xml:space="preserve"> Rated Toll Event </w:t>
      </w:r>
      <w:r w:rsidR="00E12904">
        <w:t>(Price amount VAT = 0 a zároveň Discount rate</w:t>
      </w:r>
      <w:r w:rsidR="00EF58B0">
        <w:t xml:space="preserve"> = null) </w:t>
      </w:r>
      <w:r w:rsidRPr="00B70E24">
        <w:t xml:space="preserve">a konfigurační klíč = </w:t>
      </w:r>
      <w:r w:rsidRPr="000B53C2">
        <w:t>BE_AggregateZeroTollTransactions</w:t>
      </w:r>
      <w:r>
        <w:t xml:space="preserve"> = false</w:t>
      </w:r>
      <w:r w:rsidRPr="00B70E24">
        <w:t xml:space="preserve">, RTE se neagreguje do </w:t>
      </w:r>
      <w:r w:rsidRPr="006760BF">
        <w:t>Bill Item</w:t>
      </w:r>
      <w:r w:rsidRPr="00B70E24">
        <w:t xml:space="preserve"> a Bill session</w:t>
      </w:r>
      <w:r w:rsidRPr="006760BF">
        <w:t>.</w:t>
      </w:r>
    </w:p>
    <w:p w14:paraId="074E8257" w14:textId="77777777" w:rsidR="00C406E1" w:rsidRPr="008E0363" w:rsidRDefault="00C406E1">
      <w:pPr>
        <w:pStyle w:val="NormalIndent"/>
        <w:pPrChange w:id="12474" w:author="Irová Zuzana" w:date="2025-06-06T15:16:00Z" w16du:dateUtc="2025-06-06T13:16:00Z">
          <w:pPr>
            <w:pStyle w:val="NormalIndent"/>
            <w:contextualSpacing/>
          </w:pPr>
        </w:pPrChange>
      </w:pPr>
      <w:r w:rsidRPr="006760BF">
        <w:t>Postup končí</w:t>
      </w:r>
    </w:p>
    <w:p w14:paraId="69EAEA91" w14:textId="77777777" w:rsidR="00C406E1" w:rsidRPr="00955C1D" w:rsidRDefault="00C406E1">
      <w:pPr>
        <w:pStyle w:val="NormalIndent"/>
      </w:pPr>
    </w:p>
    <w:p w14:paraId="7435A7E5" w14:textId="77777777" w:rsidR="00C406E1" w:rsidRPr="00BF06C4" w:rsidRDefault="00C406E1" w:rsidP="00C406E1">
      <w:pPr>
        <w:pStyle w:val="Heading4"/>
        <w:spacing w:after="120" w:line="276" w:lineRule="auto"/>
        <w:rPr>
          <w:rFonts w:hint="eastAsia"/>
        </w:rPr>
      </w:pPr>
      <w:r w:rsidRPr="00BF06C4">
        <w:t>Chybové postupy</w:t>
      </w:r>
    </w:p>
    <w:p w14:paraId="4976F99F" w14:textId="11A9182C" w:rsidR="00C406E1" w:rsidRPr="002A7664" w:rsidRDefault="00CC79F3">
      <w:pPr>
        <w:pStyle w:val="NormalIndent"/>
      </w:pPr>
      <w:r>
        <w:t>Nejsou</w:t>
      </w:r>
    </w:p>
    <w:p w14:paraId="7453254C" w14:textId="77777777" w:rsidR="00C406E1" w:rsidRPr="00BF06C4" w:rsidRDefault="00C406E1" w:rsidP="00C406E1">
      <w:pPr>
        <w:pStyle w:val="Heading4"/>
        <w:spacing w:after="120" w:line="276" w:lineRule="auto"/>
        <w:rPr>
          <w:rFonts w:hint="eastAsia"/>
        </w:rPr>
      </w:pPr>
      <w:r w:rsidRPr="00BF06C4">
        <w:t>Poznámky</w:t>
      </w:r>
    </w:p>
    <w:p w14:paraId="34CABAF6" w14:textId="77777777" w:rsidR="00C406E1" w:rsidRDefault="00C406E1">
      <w:pPr>
        <w:pStyle w:val="NormalIndent"/>
      </w:pPr>
      <w:r>
        <w:t>Nejsou.</w:t>
      </w:r>
    </w:p>
    <w:p w14:paraId="60734E00" w14:textId="77777777" w:rsidR="00C406E1" w:rsidRDefault="00C406E1">
      <w:pPr>
        <w:pStyle w:val="NormalIndent"/>
      </w:pPr>
    </w:p>
    <w:p w14:paraId="42843FA6" w14:textId="5AF3518A" w:rsidR="00C406E1" w:rsidRDefault="00C406E1" w:rsidP="00C406E1">
      <w:pPr>
        <w:pStyle w:val="Heading3"/>
        <w:rPr>
          <w:ins w:id="12475" w:author="Irová Zuzana" w:date="2025-01-20T22:17:00Z" w16du:dateUtc="2025-01-20T21:17:00Z"/>
          <w:rFonts w:hint="eastAsia"/>
        </w:rPr>
      </w:pPr>
      <w:bookmarkStart w:id="12476" w:name="_Toc201568917"/>
      <w:ins w:id="12477" w:author="Irová Zuzana" w:date="2025-01-20T22:17:00Z" w16du:dateUtc="2025-01-20T21:17:00Z">
        <w:r>
          <w:t>Vytvoř billing details (SYS.BAR.1.9.</w:t>
        </w:r>
      </w:ins>
      <w:ins w:id="12478" w:author="Irová Zuzana" w:date="2025-01-23T16:10:00Z" w16du:dateUtc="2025-01-23T15:10:00Z">
        <w:r w:rsidR="00E50B7A">
          <w:t>HR</w:t>
        </w:r>
      </w:ins>
      <w:ins w:id="12479" w:author="Irová Zuzana" w:date="2025-01-20T22:17:00Z" w16du:dateUtc="2025-01-20T21:17:00Z">
        <w:r>
          <w:t>)</w:t>
        </w:r>
        <w:bookmarkEnd w:id="12476"/>
      </w:ins>
    </w:p>
    <w:p w14:paraId="668AA17D" w14:textId="77777777" w:rsidR="00C406E1" w:rsidRDefault="00C406E1" w:rsidP="00C406E1">
      <w:pPr>
        <w:pStyle w:val="Heading4"/>
        <w:spacing w:after="120" w:line="276" w:lineRule="auto"/>
        <w:rPr>
          <w:ins w:id="12480" w:author="Irová Zuzana" w:date="2025-01-20T22:17:00Z" w16du:dateUtc="2025-01-20T21:17:00Z"/>
          <w:rFonts w:hint="eastAsia"/>
        </w:rPr>
      </w:pPr>
      <w:ins w:id="12481" w:author="Irová Zuzana" w:date="2025-01-20T22:17:00Z" w16du:dateUtc="2025-01-20T21:17:00Z">
        <w:r>
          <w:t>Cíl</w:t>
        </w:r>
      </w:ins>
    </w:p>
    <w:p w14:paraId="6F621E9C" w14:textId="4AB1AE0B" w:rsidR="00C406E1" w:rsidRDefault="00C406E1">
      <w:pPr>
        <w:pStyle w:val="NormalIndent"/>
        <w:rPr>
          <w:ins w:id="12482" w:author="Irová Zuzana" w:date="2025-01-20T22:17:00Z" w16du:dateUtc="2025-01-20T21:17:00Z"/>
        </w:rPr>
      </w:pPr>
      <w:ins w:id="12483" w:author="Irová Zuzana" w:date="2025-01-20T22:17:00Z" w16du:dateUtc="2025-01-20T21:17:00Z">
        <w:r w:rsidRPr="00BA22F8">
          <w:t xml:space="preserve">Cílem tohoto případu užití je </w:t>
        </w:r>
        <w:r>
          <w:t>na základě vytvořených</w:t>
        </w:r>
        <w:r w:rsidRPr="00BA22F8">
          <w:t xml:space="preserve"> Toll </w:t>
        </w:r>
      </w:ins>
      <w:ins w:id="12484" w:author="Irová Zuzana" w:date="2025-01-23T16:10:00Z" w16du:dateUtc="2025-01-23T15:10:00Z">
        <w:r w:rsidR="003F24EA">
          <w:t>Transaction</w:t>
        </w:r>
      </w:ins>
      <w:ins w:id="12485" w:author="Irová Zuzana" w:date="2025-03-05T14:03:00Z" w16du:dateUtc="2025-03-05T13:03:00Z">
        <w:r w:rsidR="001119EC">
          <w:t>s</w:t>
        </w:r>
      </w:ins>
      <w:ins w:id="12486" w:author="Irová Zuzana" w:date="2025-01-20T22:17:00Z" w16du:dateUtc="2025-01-20T21:17:00Z">
        <w:r w:rsidRPr="00BA22F8">
          <w:t xml:space="preserve"> a Rated toll event</w:t>
        </w:r>
        <w:r>
          <w:t>s vytvořit Billing Details</w:t>
        </w:r>
      </w:ins>
      <w:ins w:id="12487" w:author="Irová Zuzana" w:date="2025-03-05T14:03:00Z" w16du:dateUtc="2025-03-05T13:03:00Z">
        <w:r w:rsidR="001119EC">
          <w:t xml:space="preserve"> za kaž</w:t>
        </w:r>
      </w:ins>
      <w:ins w:id="12488" w:author="Irová Zuzana" w:date="2025-03-05T14:04:00Z" w16du:dateUtc="2025-03-05T13:04:00Z">
        <w:r w:rsidR="001119EC">
          <w:t>dého Bill issuer</w:t>
        </w:r>
      </w:ins>
      <w:ins w:id="12489" w:author="Irová Zuzana" w:date="2025-01-20T22:17:00Z" w16du:dateUtc="2025-01-20T21:17:00Z">
        <w:r>
          <w:t xml:space="preserve"> a zaslat je příslušnýcm Poskytovatelům mýtných služeb. </w:t>
        </w:r>
        <w:r w:rsidRPr="00BA22F8">
          <w:t xml:space="preserve"> </w:t>
        </w:r>
      </w:ins>
    </w:p>
    <w:p w14:paraId="17C11E3C" w14:textId="77777777" w:rsidR="00635F5C" w:rsidRDefault="00635F5C" w:rsidP="00635F5C">
      <w:pPr>
        <w:pStyle w:val="Heading4"/>
        <w:numPr>
          <w:ilvl w:val="3"/>
          <w:numId w:val="142"/>
        </w:numPr>
        <w:rPr>
          <w:ins w:id="12490" w:author="Irová Zuzana" w:date="2025-03-20T12:20:00Z" w16du:dateUtc="2025-03-20T11:20:00Z"/>
          <w:rFonts w:hint="eastAsia"/>
        </w:rPr>
      </w:pPr>
      <w:ins w:id="12491" w:author="Irová Zuzana" w:date="2025-03-20T12:20:00Z" w16du:dateUtc="2025-03-20T11:20:00Z">
        <w:r w:rsidRPr="00825210">
          <w:t>Spuštění</w:t>
        </w:r>
        <w:r>
          <w:t xml:space="preserve"> případu</w:t>
        </w:r>
      </w:ins>
    </w:p>
    <w:p w14:paraId="66B1AD26" w14:textId="0DF2B9E4" w:rsidR="00635F5C" w:rsidRPr="00AA32B2" w:rsidRDefault="00635F5C">
      <w:pPr>
        <w:pStyle w:val="NormalIndent"/>
        <w:rPr>
          <w:ins w:id="12492" w:author="Irová Zuzana" w:date="2025-03-20T12:20:00Z" w16du:dateUtc="2025-03-20T11:20:00Z"/>
        </w:rPr>
      </w:pPr>
      <w:ins w:id="12493" w:author="Irová Zuzana" w:date="2025-03-20T12:20:00Z" w16du:dateUtc="2025-03-20T11:20:00Z">
        <w:r w:rsidRPr="00AA32B2">
          <w:t xml:space="preserve">V pravidelných intervalech na základě naplánované </w:t>
        </w:r>
      </w:ins>
      <w:ins w:id="12494" w:author="Irová Zuzana" w:date="2025-03-31T12:47:00Z" w16du:dateUtc="2025-03-31T10:47:00Z">
        <w:r w:rsidR="00FC00C7">
          <w:t xml:space="preserve">operace </w:t>
        </w:r>
      </w:ins>
      <w:ins w:id="12495" w:author="Irová Zuzana" w:date="2025-03-20T12:20:00Z" w16du:dateUtc="2025-03-20T11:20:00Z">
        <w:r w:rsidRPr="00D03825">
          <w:t>BEm.ExportBillingDetailsHr</w:t>
        </w:r>
        <w:r>
          <w:t>.</w:t>
        </w:r>
      </w:ins>
    </w:p>
    <w:p w14:paraId="223D3D96" w14:textId="77777777" w:rsidR="00C406E1" w:rsidRDefault="00C406E1" w:rsidP="00C406E1">
      <w:pPr>
        <w:pStyle w:val="Heading4"/>
        <w:spacing w:after="120" w:line="276" w:lineRule="auto"/>
        <w:rPr>
          <w:ins w:id="12496" w:author="Irová Zuzana" w:date="2025-01-20T22:17:00Z" w16du:dateUtc="2025-01-20T21:17:00Z"/>
          <w:rFonts w:hint="eastAsia"/>
        </w:rPr>
      </w:pPr>
      <w:ins w:id="12497" w:author="Irová Zuzana" w:date="2025-01-20T22:17:00Z" w16du:dateUtc="2025-01-20T21:17:00Z">
        <w:r>
          <w:t>Podmínky spuštění</w:t>
        </w:r>
      </w:ins>
    </w:p>
    <w:p w14:paraId="22706129" w14:textId="443C9E57" w:rsidR="00C406E1" w:rsidRDefault="00EA6FFB">
      <w:pPr>
        <w:pStyle w:val="NormalIndent"/>
        <w:rPr>
          <w:ins w:id="12498" w:author="Irová Zuzana" w:date="2025-01-20T22:17:00Z" w16du:dateUtc="2025-01-20T21:17:00Z"/>
        </w:rPr>
      </w:pPr>
      <w:ins w:id="12499" w:author="Irová Zuzana" w:date="2025-03-31T12:52:00Z" w16du:dateUtc="2025-03-31T10:52:00Z">
        <w:r>
          <w:t>Nejsou.</w:t>
        </w:r>
      </w:ins>
    </w:p>
    <w:p w14:paraId="4C4C282D" w14:textId="77777777" w:rsidR="00C406E1" w:rsidRDefault="00C406E1" w:rsidP="00C406E1">
      <w:pPr>
        <w:pStyle w:val="Heading4"/>
        <w:spacing w:after="120" w:line="276" w:lineRule="auto"/>
        <w:rPr>
          <w:ins w:id="12500" w:author="Irová Zuzana" w:date="2025-01-20T22:17:00Z" w16du:dateUtc="2025-01-20T21:17:00Z"/>
          <w:rFonts w:hint="eastAsia"/>
        </w:rPr>
      </w:pPr>
      <w:ins w:id="12501" w:author="Irová Zuzana" w:date="2025-01-20T22:17:00Z" w16du:dateUtc="2025-01-20T21:17:00Z">
        <w:r>
          <w:t>Popis</w:t>
        </w:r>
      </w:ins>
    </w:p>
    <w:p w14:paraId="20AE2EBA" w14:textId="6CD19110" w:rsidR="00C406E1" w:rsidRDefault="00C406E1">
      <w:pPr>
        <w:pStyle w:val="NormalIndent"/>
        <w:rPr>
          <w:ins w:id="12502" w:author="Irová Zuzana" w:date="2025-03-05T10:02:00Z" w16du:dateUtc="2025-03-05T09:02:00Z"/>
        </w:rPr>
      </w:pPr>
      <w:ins w:id="12503" w:author="Irová Zuzana" w:date="2025-01-20T22:17:00Z" w16du:dateUtc="2025-01-20T21:17:00Z">
        <w:r>
          <w:t xml:space="preserve">Systém pro každého Pokytovatele mýtných služeb najde všechny Toll </w:t>
        </w:r>
      </w:ins>
      <w:ins w:id="12504" w:author="Irová Zuzana" w:date="2025-01-23T16:11:00Z" w16du:dateUtc="2025-01-23T15:11:00Z">
        <w:r w:rsidR="006A6EDA">
          <w:t>Transaction</w:t>
        </w:r>
      </w:ins>
      <w:ins w:id="12505" w:author="Irová Zuzana" w:date="2025-01-20T22:17:00Z" w16du:dateUtc="2025-01-20T21:17:00Z">
        <w:r>
          <w:t>, které ješte nebyly zahrnuty do Billing Details a pak je pro každého Poskytovatele mýtných služeb postupně zpracovává.</w:t>
        </w:r>
      </w:ins>
    </w:p>
    <w:p w14:paraId="4436B291" w14:textId="51F6B2C2" w:rsidR="00D71189" w:rsidRDefault="00F95278">
      <w:pPr>
        <w:pStyle w:val="NormalIndent"/>
        <w:rPr>
          <w:ins w:id="12506" w:author="Irová Zuzana" w:date="2025-03-05T15:13:00Z" w16du:dateUtc="2025-03-05T14:13:00Z"/>
        </w:rPr>
      </w:pPr>
      <w:ins w:id="12507" w:author="Irová Zuzana" w:date="2025-03-05T10:02:00Z" w16du:dateUtc="2025-03-05T09:02:00Z">
        <w:r>
          <w:t>Syst</w:t>
        </w:r>
        <w:r w:rsidR="007A4FA3">
          <w:t xml:space="preserve">ém seskupí Toll transactions podle Bill issuer, </w:t>
        </w:r>
      </w:ins>
      <w:ins w:id="12508" w:author="Irová Zuzana" w:date="2025-03-05T14:04:00Z" w16du:dateUtc="2025-03-05T13:04:00Z">
        <w:r w:rsidR="00416CA4">
          <w:t xml:space="preserve">aby se </w:t>
        </w:r>
        <w:r w:rsidR="003067E8">
          <w:t>vytv</w:t>
        </w:r>
      </w:ins>
      <w:ins w:id="12509" w:author="Irová Zuzana" w:date="2025-03-05T14:05:00Z" w16du:dateUtc="2025-03-05T13:05:00Z">
        <w:r w:rsidR="003067E8">
          <w:t>ořily</w:t>
        </w:r>
      </w:ins>
      <w:ins w:id="12510" w:author="Irová Zuzana" w:date="2025-03-05T10:02:00Z" w16du:dateUtc="2025-03-05T09:02:00Z">
        <w:r w:rsidR="007A4FA3">
          <w:t xml:space="preserve"> Billing Details za každéh</w:t>
        </w:r>
      </w:ins>
      <w:ins w:id="12511" w:author="Irová Zuzana" w:date="2025-03-05T10:03:00Z" w16du:dateUtc="2025-03-05T09:03:00Z">
        <w:r w:rsidR="007A4FA3">
          <w:t>o Bill issuer zvl</w:t>
        </w:r>
        <w:r w:rsidR="00251E1F">
          <w:t>ášť</w:t>
        </w:r>
      </w:ins>
      <w:ins w:id="12512" w:author="Irová Zuzana" w:date="2025-03-05T15:13:00Z" w16du:dateUtc="2025-03-05T14:13:00Z">
        <w:r w:rsidR="00EA1640">
          <w:t xml:space="preserve"> (= </w:t>
        </w:r>
        <w:r w:rsidR="00EA1640" w:rsidRPr="00EA1640">
          <w:t>apduOriginator</w:t>
        </w:r>
        <w:r w:rsidR="00EA1640">
          <w:t>).</w:t>
        </w:r>
      </w:ins>
    </w:p>
    <w:p w14:paraId="708674F4" w14:textId="65CFA56C" w:rsidR="00C2371C" w:rsidRDefault="00C2371C">
      <w:pPr>
        <w:pStyle w:val="NormalIndent"/>
        <w:rPr>
          <w:ins w:id="12513" w:author="Irová Zuzana" w:date="2025-01-20T22:17:00Z" w16du:dateUtc="2025-01-20T21:17:00Z"/>
        </w:rPr>
      </w:pPr>
      <w:ins w:id="12514" w:author="Irová Zuzana" w:date="2025-03-05T15:13:00Z" w16du:dateUtc="2025-03-05T14:13:00Z">
        <w:r>
          <w:t xml:space="preserve">Jako </w:t>
        </w:r>
      </w:ins>
      <w:ins w:id="12515" w:author="Irová Zuzana" w:date="2025-03-05T15:14:00Z" w16du:dateUtc="2025-03-05T14:14:00Z">
        <w:r w:rsidRPr="00C2371C">
          <w:t>informationSenderId</w:t>
        </w:r>
        <w:r>
          <w:t xml:space="preserve"> bude uveden System operator s příznakem System owner = true (tj. HAC).</w:t>
        </w:r>
      </w:ins>
    </w:p>
    <w:p w14:paraId="55434A05" w14:textId="6EB81EA5" w:rsidR="00C406E1" w:rsidRDefault="00C406E1">
      <w:pPr>
        <w:pStyle w:val="NormalIndent"/>
        <w:rPr>
          <w:ins w:id="12516" w:author="Irová Zuzana" w:date="2025-01-20T22:17:00Z" w16du:dateUtc="2025-01-20T21:17:00Z"/>
        </w:rPr>
      </w:pPr>
      <w:ins w:id="12517" w:author="Irová Zuzana" w:date="2025-01-20T22:17:00Z" w16du:dateUtc="2025-01-20T21:17:00Z">
        <w:r>
          <w:lastRenderedPageBreak/>
          <w:t>Systém pro apci sekci vygeneruje apduIdentifier ze sekvence outgoingApduIdentifierSequence.</w:t>
        </w:r>
      </w:ins>
    </w:p>
    <w:p w14:paraId="117B815A" w14:textId="77777777" w:rsidR="00C406E1" w:rsidRDefault="00C406E1">
      <w:pPr>
        <w:pStyle w:val="NormalIndent"/>
        <w:rPr>
          <w:ins w:id="12518" w:author="Irová Zuzana" w:date="2025-01-20T22:17:00Z" w16du:dateUtc="2025-01-20T21:17:00Z"/>
        </w:rPr>
      </w:pPr>
    </w:p>
    <w:p w14:paraId="4A1E23E0" w14:textId="538FC76B" w:rsidR="00C406E1" w:rsidRDefault="00C406E1">
      <w:pPr>
        <w:pStyle w:val="NormalIndent"/>
        <w:rPr>
          <w:ins w:id="12519" w:author="Irová Zuzana" w:date="2025-01-20T22:17:00Z" w16du:dateUtc="2025-01-20T21:17:00Z"/>
        </w:rPr>
      </w:pPr>
      <w:ins w:id="12520" w:author="Irová Zuzana" w:date="2025-01-20T22:17:00Z" w16du:dateUtc="2025-01-20T21:17:00Z">
        <w:r>
          <w:t xml:space="preserve">Systém dohledá odpovídající Rated Toll Events k nalezeným Toll </w:t>
        </w:r>
      </w:ins>
      <w:ins w:id="12521" w:author="Irová Zuzana" w:date="2025-01-23T16:11:00Z" w16du:dateUtc="2025-01-23T15:11:00Z">
        <w:r w:rsidR="006A6EDA">
          <w:t>Transaction</w:t>
        </w:r>
      </w:ins>
      <w:ins w:id="12522" w:author="Irová Zuzana" w:date="2025-01-23T16:12:00Z" w16du:dateUtc="2025-01-23T15:12:00Z">
        <w:r w:rsidR="006A6EDA">
          <w:t>s</w:t>
        </w:r>
      </w:ins>
      <w:ins w:id="12523" w:author="Irová Zuzana" w:date="2025-01-20T22:17:00Z" w16du:dateUtc="2025-01-20T21:17:00Z">
        <w:r>
          <w:t>.</w:t>
        </w:r>
      </w:ins>
    </w:p>
    <w:p w14:paraId="01531B7A" w14:textId="25951379" w:rsidR="00C406E1" w:rsidRDefault="00C406E1">
      <w:pPr>
        <w:pStyle w:val="NormalIndent"/>
        <w:rPr>
          <w:ins w:id="12524" w:author="Irová Zuzana" w:date="2025-01-20T22:17:00Z" w16du:dateUtc="2025-01-20T21:17:00Z"/>
        </w:rPr>
      </w:pPr>
      <w:ins w:id="12525" w:author="Irová Zuzana" w:date="2025-01-20T22:17:00Z" w16du:dateUtc="2025-01-20T21:17:00Z">
        <w:r>
          <w:t xml:space="preserve">Systém pro každou Toll </w:t>
        </w:r>
      </w:ins>
      <w:ins w:id="12526" w:author="Irová Zuzana" w:date="2025-01-23T16:12:00Z" w16du:dateUtc="2025-01-23T15:12:00Z">
        <w:r w:rsidR="006A6EDA">
          <w:t>Transaction</w:t>
        </w:r>
        <w:r w:rsidR="006A6EDA" w:rsidRPr="00BA22F8">
          <w:t xml:space="preserve"> </w:t>
        </w:r>
      </w:ins>
      <w:ins w:id="12527" w:author="Irová Zuzana" w:date="2025-01-20T22:17:00Z" w16du:dateUtc="2025-01-20T21:17:00Z">
        <w:r>
          <w:t>vytvoří jeden BillingDetailsAdu element, pro který vygeneruje aduIdentifier ze sekvence outgoingAduIdentifierSequence.</w:t>
        </w:r>
      </w:ins>
    </w:p>
    <w:p w14:paraId="4C9614BF" w14:textId="77777777" w:rsidR="00C406E1" w:rsidRPr="004C3C26" w:rsidRDefault="00C406E1">
      <w:pPr>
        <w:pStyle w:val="NormalIndent"/>
        <w:rPr>
          <w:ins w:id="12528" w:author="Irová Zuzana" w:date="2025-01-20T22:17:00Z" w16du:dateUtc="2025-01-20T21:17:00Z"/>
          <w:rPrChange w:id="12529" w:author="Irová Zuzana" w:date="2025-02-21T14:24:00Z" w16du:dateUtc="2025-02-21T13:24:00Z">
            <w:rPr>
              <w:ins w:id="12530" w:author="Irová Zuzana" w:date="2025-01-20T22:17:00Z" w16du:dateUtc="2025-01-20T21:17:00Z"/>
              <w:highlight w:val="yellow"/>
            </w:rPr>
          </w:rPrChange>
        </w:rPr>
      </w:pPr>
      <w:ins w:id="12531" w:author="Irová Zuzana" w:date="2025-01-20T22:17:00Z" w16du:dateUtc="2025-01-20T21:17:00Z">
        <w:r w:rsidRPr="004C3C26">
          <w:rPr>
            <w:rPrChange w:id="12532" w:author="Irová Zuzana" w:date="2025-02-21T14:24:00Z" w16du:dateUtc="2025-02-21T13:24:00Z">
              <w:rPr>
                <w:highlight w:val="yellow"/>
              </w:rPr>
            </w:rPrChange>
          </w:rPr>
          <w:t>Syst</w:t>
        </w:r>
        <w:r w:rsidRPr="004C3C26">
          <w:rPr>
            <w:rFonts w:hint="cs"/>
            <w:rPrChange w:id="12533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é</w:t>
        </w:r>
        <w:r w:rsidRPr="004C3C26">
          <w:rPr>
            <w:rPrChange w:id="12534" w:author="Irová Zuzana" w:date="2025-02-21T14:24:00Z" w16du:dateUtc="2025-02-21T13:24:00Z">
              <w:rPr>
                <w:highlight w:val="yellow"/>
              </w:rPr>
            </w:rPrChange>
          </w:rPr>
          <w:t>m spo</w:t>
        </w:r>
        <w:r w:rsidRPr="004C3C26">
          <w:rPr>
            <w:rFonts w:hint="cs"/>
            <w:rPrChange w:id="12535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čí</w:t>
        </w:r>
        <w:r w:rsidRPr="004C3C26">
          <w:rPr>
            <w:rPrChange w:id="12536" w:author="Irová Zuzana" w:date="2025-02-21T14:24:00Z" w16du:dateUtc="2025-02-21T13:24:00Z">
              <w:rPr>
                <w:highlight w:val="yellow"/>
              </w:rPr>
            </w:rPrChange>
          </w:rPr>
          <w:t>t</w:t>
        </w:r>
        <w:r w:rsidRPr="004C3C26">
          <w:rPr>
            <w:rFonts w:hint="cs"/>
            <w:rPrChange w:id="12537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á</w:t>
        </w:r>
        <w:r w:rsidRPr="004C3C26">
          <w:rPr>
            <w:rPrChange w:id="12538" w:author="Irová Zuzana" w:date="2025-02-21T14:24:00Z" w16du:dateUtc="2025-02-21T13:24:00Z">
              <w:rPr>
                <w:highlight w:val="yellow"/>
              </w:rPr>
            </w:rPrChange>
          </w:rPr>
          <w:t xml:space="preserve"> na z</w:t>
        </w:r>
        <w:r w:rsidRPr="004C3C26">
          <w:rPr>
            <w:rFonts w:hint="cs"/>
            <w:rPrChange w:id="12539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á</w:t>
        </w:r>
        <w:r w:rsidRPr="004C3C26">
          <w:rPr>
            <w:rPrChange w:id="12540" w:author="Irová Zuzana" w:date="2025-02-21T14:24:00Z" w16du:dateUtc="2025-02-21T13:24:00Z">
              <w:rPr>
                <w:highlight w:val="yellow"/>
              </w:rPr>
            </w:rPrChange>
          </w:rPr>
          <w:t>klad</w:t>
        </w:r>
        <w:r w:rsidRPr="004C3C26">
          <w:rPr>
            <w:rFonts w:hint="cs"/>
            <w:rPrChange w:id="12541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ě</w:t>
        </w:r>
        <w:r w:rsidRPr="004C3C26">
          <w:rPr>
            <w:rPrChange w:id="12542" w:author="Irová Zuzana" w:date="2025-02-21T14:24:00Z" w16du:dateUtc="2025-02-21T13:24:00Z">
              <w:rPr>
                <w:highlight w:val="yellow"/>
              </w:rPr>
            </w:rPrChange>
          </w:rPr>
          <w:t xml:space="preserve"> nalezen</w:t>
        </w:r>
        <w:r w:rsidRPr="004C3C26">
          <w:rPr>
            <w:rFonts w:hint="cs"/>
            <w:rPrChange w:id="12543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ý</w:t>
        </w:r>
        <w:r w:rsidRPr="004C3C26">
          <w:rPr>
            <w:rPrChange w:id="12544" w:author="Irová Zuzana" w:date="2025-02-21T14:24:00Z" w16du:dateUtc="2025-02-21T13:24:00Z">
              <w:rPr>
                <w:highlight w:val="yellow"/>
              </w:rPr>
            </w:rPrChange>
          </w:rPr>
          <w:t>ch ocen</w:t>
        </w:r>
        <w:r w:rsidRPr="004C3C26">
          <w:rPr>
            <w:rFonts w:hint="cs"/>
            <w:rPrChange w:id="12545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ě</w:t>
        </w:r>
        <w:r w:rsidRPr="004C3C26">
          <w:rPr>
            <w:rPrChange w:id="12546" w:author="Irová Zuzana" w:date="2025-02-21T14:24:00Z" w16du:dateUtc="2025-02-21T13:24:00Z">
              <w:rPr>
                <w:highlight w:val="yellow"/>
              </w:rPr>
            </w:rPrChange>
          </w:rPr>
          <w:t>n</w:t>
        </w:r>
        <w:r w:rsidRPr="004C3C26">
          <w:rPr>
            <w:rFonts w:hint="cs"/>
            <w:rPrChange w:id="12547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ý</w:t>
        </w:r>
        <w:r w:rsidRPr="004C3C26">
          <w:rPr>
            <w:rPrChange w:id="12548" w:author="Irová Zuzana" w:date="2025-02-21T14:24:00Z" w16du:dateUtc="2025-02-21T13:24:00Z">
              <w:rPr>
                <w:highlight w:val="yellow"/>
              </w:rPr>
            </w:rPrChange>
          </w:rPr>
          <w:t>ch ud</w:t>
        </w:r>
        <w:r w:rsidRPr="004C3C26">
          <w:rPr>
            <w:rFonts w:hint="cs"/>
            <w:rPrChange w:id="12549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á</w:t>
        </w:r>
        <w:r w:rsidRPr="004C3C26">
          <w:rPr>
            <w:rPrChange w:id="12550" w:author="Irová Zuzana" w:date="2025-02-21T14:24:00Z" w16du:dateUtc="2025-02-21T13:24:00Z">
              <w:rPr>
                <w:highlight w:val="yellow"/>
              </w:rPr>
            </w:rPrChange>
          </w:rPr>
          <w:t>lost</w:t>
        </w:r>
        <w:r w:rsidRPr="004C3C26">
          <w:rPr>
            <w:rFonts w:hint="cs"/>
            <w:rPrChange w:id="12551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í</w:t>
        </w:r>
        <w:r w:rsidRPr="004C3C26">
          <w:rPr>
            <w:rPrChange w:id="12552" w:author="Irová Zuzana" w:date="2025-02-21T14:24:00Z" w16du:dateUtc="2025-02-21T13:24:00Z">
              <w:rPr>
                <w:highlight w:val="yellow"/>
              </w:rPr>
            </w:rPrChange>
          </w:rPr>
          <w:t>:</w:t>
        </w:r>
      </w:ins>
    </w:p>
    <w:p w14:paraId="6E08B809" w14:textId="1F460B64" w:rsidR="00C406E1" w:rsidRPr="004C3C26" w:rsidRDefault="00C406E1">
      <w:pPr>
        <w:pStyle w:val="ListFS1"/>
        <w:rPr>
          <w:ins w:id="12553" w:author="Irová Zuzana" w:date="2025-01-20T22:17:00Z" w16du:dateUtc="2025-01-20T21:17:00Z"/>
          <w:rPrChange w:id="12554" w:author="Irová Zuzana" w:date="2025-02-21T14:24:00Z" w16du:dateUtc="2025-02-21T13:24:00Z">
            <w:rPr>
              <w:ins w:id="12555" w:author="Irová Zuzana" w:date="2025-01-20T22:17:00Z" w16du:dateUtc="2025-01-20T21:17:00Z"/>
              <w:highlight w:val="yellow"/>
            </w:rPr>
          </w:rPrChange>
        </w:rPr>
        <w:pPrChange w:id="12556" w:author="Irová Zuzana" w:date="2025-06-06T15:37:00Z" w16du:dateUtc="2025-06-06T13:37:00Z">
          <w:pPr>
            <w:pStyle w:val="ListFS1"/>
            <w:numPr>
              <w:numId w:val="168"/>
            </w:numPr>
            <w:ind w:left="360" w:hanging="360"/>
          </w:pPr>
        </w:pPrChange>
      </w:pPr>
      <w:ins w:id="12557" w:author="Irová Zuzana" w:date="2025-01-20T22:17:00Z" w16du:dateUtc="2025-01-20T21:17:00Z">
        <w:r w:rsidRPr="004C3C26">
          <w:rPr>
            <w:rPrChange w:id="12558" w:author="Irová Zuzana" w:date="2025-02-21T14:24:00Z" w16du:dateUtc="2025-02-21T13:24:00Z">
              <w:rPr>
                <w:highlight w:val="yellow"/>
              </w:rPr>
            </w:rPrChange>
          </w:rPr>
          <w:t>billingDetailAmount.PaymentFeeAmount = SUM (Rated toll events.price amount)</w:t>
        </w:r>
      </w:ins>
    </w:p>
    <w:p w14:paraId="5F893358" w14:textId="77777777" w:rsidR="00C406E1" w:rsidRPr="004C3C26" w:rsidRDefault="00C406E1">
      <w:pPr>
        <w:pStyle w:val="ListFS1"/>
        <w:rPr>
          <w:ins w:id="12559" w:author="Irová Zuzana" w:date="2025-01-20T22:17:00Z" w16du:dateUtc="2025-01-20T21:17:00Z"/>
          <w:rPrChange w:id="12560" w:author="Irová Zuzana" w:date="2025-02-21T14:24:00Z" w16du:dateUtc="2025-02-21T13:24:00Z">
            <w:rPr>
              <w:ins w:id="12561" w:author="Irová Zuzana" w:date="2025-01-20T22:17:00Z" w16du:dateUtc="2025-01-20T21:17:00Z"/>
              <w:highlight w:val="yellow"/>
            </w:rPr>
          </w:rPrChange>
        </w:rPr>
        <w:pPrChange w:id="12562" w:author="Irová Zuzana" w:date="2025-06-06T15:37:00Z" w16du:dateUtc="2025-06-06T13:37:00Z">
          <w:pPr>
            <w:pStyle w:val="ListFS1"/>
            <w:numPr>
              <w:numId w:val="168"/>
            </w:numPr>
            <w:ind w:left="360" w:hanging="360"/>
          </w:pPr>
        </w:pPrChange>
      </w:pPr>
      <w:ins w:id="12563" w:author="Irová Zuzana" w:date="2025-01-20T22:17:00Z" w16du:dateUtc="2025-01-20T21:17:00Z">
        <w:r w:rsidRPr="004C3C26">
          <w:rPr>
            <w:rPrChange w:id="12564" w:author="Irová Zuzana" w:date="2025-02-21T14:24:00Z" w16du:dateUtc="2025-02-21T13:24:00Z">
              <w:rPr>
                <w:highlight w:val="yellow"/>
              </w:rPr>
            </w:rPrChange>
          </w:rPr>
          <w:t>billingDetailAmount.VatRate = VAT rate z prvn</w:t>
        </w:r>
        <w:r w:rsidRPr="004C3C26">
          <w:rPr>
            <w:rFonts w:hint="cs"/>
            <w:rPrChange w:id="12565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í</w:t>
        </w:r>
        <w:r w:rsidRPr="004C3C26">
          <w:rPr>
            <w:rPrChange w:id="12566" w:author="Irová Zuzana" w:date="2025-02-21T14:24:00Z" w16du:dateUtc="2025-02-21T13:24:00Z">
              <w:rPr>
                <w:highlight w:val="yellow"/>
              </w:rPr>
            </w:rPrChange>
          </w:rPr>
          <w:t xml:space="preserve"> RTE </w:t>
        </w:r>
      </w:ins>
    </w:p>
    <w:p w14:paraId="2D3A1125" w14:textId="46E25C06" w:rsidR="00C406E1" w:rsidRPr="004C3C26" w:rsidRDefault="00C406E1">
      <w:pPr>
        <w:pStyle w:val="NormalIndent"/>
        <w:rPr>
          <w:ins w:id="12567" w:author="Irová Zuzana" w:date="2025-01-20T22:17:00Z" w16du:dateUtc="2025-01-20T21:17:00Z"/>
          <w:rPrChange w:id="12568" w:author="Irová Zuzana" w:date="2025-02-21T14:24:00Z" w16du:dateUtc="2025-02-21T13:24:00Z">
            <w:rPr>
              <w:ins w:id="12569" w:author="Irová Zuzana" w:date="2025-01-20T22:17:00Z" w16du:dateUtc="2025-01-20T21:17:00Z"/>
              <w:highlight w:val="yellow"/>
            </w:rPr>
          </w:rPrChange>
        </w:rPr>
      </w:pPr>
      <w:del w:id="12570" w:author="Irová Zuzana" w:date="2025-02-04T22:37:00Z" w16du:dateUtc="2025-02-04T21:37:00Z">
        <w:r w:rsidRPr="004C3C26" w:rsidDel="00B1687D">
          <w:rPr>
            <w:rPrChange w:id="12571" w:author="Irová Zuzana" w:date="2025-02-21T14:24:00Z" w16du:dateUtc="2025-02-21T13:24:00Z">
              <w:rPr>
                <w:highlight w:val="yellow"/>
              </w:rPr>
            </w:rPrChange>
          </w:rPr>
          <w:delText>declaration</w:delText>
        </w:r>
      </w:del>
      <w:ins w:id="12572" w:author="Irová Zuzana" w:date="2025-01-20T22:17:00Z" w16du:dateUtc="2025-01-20T21:17:00Z">
        <w:r w:rsidRPr="004C3C26">
          <w:rPr>
            <w:rPrChange w:id="12573" w:author="Irová Zuzana" w:date="2025-02-21T14:24:00Z" w16du:dateUtc="2025-02-21T13:24:00Z">
              <w:rPr>
                <w:highlight w:val="yellow"/>
              </w:rPr>
            </w:rPrChange>
          </w:rPr>
          <w:t xml:space="preserve">Pokud jde o Toll </w:t>
        </w:r>
      </w:ins>
      <w:ins w:id="12574" w:author="Irová Zuzana" w:date="2025-01-23T16:21:00Z">
        <w:r w:rsidR="0004074D" w:rsidRPr="004C3C26">
          <w:rPr>
            <w:rPrChange w:id="12575" w:author="Irová Zuzana" w:date="2025-02-21T14:24:00Z" w16du:dateUtc="2025-02-21T13:24:00Z">
              <w:rPr>
                <w:highlight w:val="yellow"/>
              </w:rPr>
            </w:rPrChange>
          </w:rPr>
          <w:t xml:space="preserve">Transaction </w:t>
        </w:r>
      </w:ins>
      <w:ins w:id="12576" w:author="Irová Zuzana" w:date="2025-01-20T22:17:00Z" w16du:dateUtc="2025-01-20T21:17:00Z">
        <w:r w:rsidRPr="004C3C26">
          <w:rPr>
            <w:rPrChange w:id="12577" w:author="Irová Zuzana" w:date="2025-02-21T14:24:00Z" w16du:dateUtc="2025-02-21T13:24:00Z">
              <w:rPr>
                <w:highlight w:val="yellow"/>
              </w:rPr>
            </w:rPrChange>
          </w:rPr>
          <w:t>typu Rerating nebo Cancelling, Syst</w:t>
        </w:r>
        <w:r w:rsidRPr="004C3C26">
          <w:rPr>
            <w:rFonts w:hint="cs"/>
            <w:rPrChange w:id="12578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é</w:t>
        </w:r>
        <w:r w:rsidRPr="004C3C26">
          <w:rPr>
            <w:rPrChange w:id="12579" w:author="Irová Zuzana" w:date="2025-02-21T14:24:00Z" w16du:dateUtc="2025-02-21T13:24:00Z">
              <w:rPr>
                <w:highlight w:val="yellow"/>
              </w:rPr>
            </w:rPrChange>
          </w:rPr>
          <w:t>m do sekce billingDetailsAdu/relatedBillingDetails uvede referenci na p</w:t>
        </w:r>
        <w:r w:rsidRPr="004C3C26">
          <w:rPr>
            <w:rFonts w:hint="cs"/>
            <w:rPrChange w:id="12580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ů</w:t>
        </w:r>
        <w:r w:rsidRPr="004C3C26">
          <w:rPr>
            <w:rPrChange w:id="12581" w:author="Irová Zuzana" w:date="2025-02-21T14:24:00Z" w16du:dateUtc="2025-02-21T13:24:00Z">
              <w:rPr>
                <w:highlight w:val="yellow"/>
              </w:rPr>
            </w:rPrChange>
          </w:rPr>
          <w:t>vodn</w:t>
        </w:r>
        <w:r w:rsidRPr="004C3C26">
          <w:rPr>
            <w:rFonts w:hint="cs"/>
            <w:rPrChange w:id="12582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í</w:t>
        </w:r>
        <w:r w:rsidRPr="004C3C26">
          <w:rPr>
            <w:rPrChange w:id="12583" w:author="Irová Zuzana" w:date="2025-02-21T14:24:00Z" w16du:dateUtc="2025-02-21T13:24:00Z">
              <w:rPr>
                <w:highlight w:val="yellow"/>
              </w:rPr>
            </w:rPrChange>
          </w:rPr>
          <w:t xml:space="preserve"> billing details (Toll </w:t>
        </w:r>
      </w:ins>
      <w:ins w:id="12584" w:author="Irová Zuzana" w:date="2025-01-23T16:21:00Z">
        <w:r w:rsidR="00B651DD" w:rsidRPr="004C3C26">
          <w:rPr>
            <w:rPrChange w:id="12585" w:author="Irová Zuzana" w:date="2025-02-21T14:24:00Z" w16du:dateUtc="2025-02-21T13:24:00Z">
              <w:rPr>
                <w:highlight w:val="yellow"/>
              </w:rPr>
            </w:rPrChange>
          </w:rPr>
          <w:t>Transaction</w:t>
        </w:r>
      </w:ins>
      <w:ins w:id="12586" w:author="Irová Zuzana" w:date="2025-01-20T22:17:00Z" w16du:dateUtc="2025-01-20T21:17:00Z">
        <w:r w:rsidRPr="004C3C26">
          <w:rPr>
            <w:rPrChange w:id="12587" w:author="Irová Zuzana" w:date="2025-02-21T14:24:00Z" w16du:dateUtc="2025-02-21T13:24:00Z">
              <w:rPr>
                <w:highlight w:val="yellow"/>
              </w:rPr>
            </w:rPrChange>
          </w:rPr>
          <w:t>.</w:t>
        </w:r>
        <w:r w:rsidRPr="5D923C7E">
          <w:rPr>
            <w:rFonts w:cstheme="minorBidi"/>
            <w:sz w:val="18"/>
            <w:szCs w:val="18"/>
            <w:lang w:eastAsia="cs-CZ"/>
            <w:rPrChange w:id="12588" w:author="Irová Zuzana" w:date="2025-02-21T14:24:00Z" w16du:dateUtc="2025-02-21T13:24:00Z">
              <w:rPr>
                <w:rFonts w:cstheme="minorHAnsi"/>
                <w:sz w:val="18"/>
                <w:szCs w:val="18"/>
                <w:highlight w:val="yellow"/>
                <w:lang w:eastAsia="cs-CZ"/>
              </w:rPr>
            </w:rPrChange>
          </w:rPr>
          <w:t xml:space="preserve">EETS </w:t>
        </w:r>
        <w:r w:rsidRPr="004C3C26">
          <w:rPr>
            <w:rPrChange w:id="12589" w:author="Irová Zuzana" w:date="2025-02-21T14:24:00Z" w16du:dateUtc="2025-02-21T13:24:00Z">
              <w:rPr>
                <w:highlight w:val="yellow"/>
              </w:rPr>
            </w:rPrChange>
          </w:rPr>
          <w:t xml:space="preserve">Export Billing details </w:t>
        </w:r>
      </w:ins>
      <w:ins w:id="12590" w:author="Irová Zuzana" w:date="2025-01-23T16:22:00Z" w16du:dateUtc="2025-01-23T15:22:00Z">
        <w:r w:rsidR="00AE4A75" w:rsidRPr="004C3C26">
          <w:rPr>
            <w:rPrChange w:id="12591" w:author="Irová Zuzana" w:date="2025-02-21T14:24:00Z" w16du:dateUtc="2025-02-21T13:24:00Z">
              <w:rPr>
                <w:highlight w:val="yellow"/>
              </w:rPr>
            </w:rPrChange>
          </w:rPr>
          <w:t xml:space="preserve">pro </w:t>
        </w:r>
      </w:ins>
      <w:ins w:id="12592" w:author="Irová Zuzana" w:date="2025-01-20T22:17:00Z" w16du:dateUtc="2025-01-20T21:17:00Z">
        <w:r w:rsidRPr="004C3C26">
          <w:rPr>
            <w:rPrChange w:id="12593" w:author="Irová Zuzana" w:date="2025-02-21T14:24:00Z" w16du:dateUtc="2025-02-21T13:24:00Z">
              <w:rPr>
                <w:highlight w:val="yellow"/>
              </w:rPr>
            </w:rPrChange>
          </w:rPr>
          <w:t xml:space="preserve">Toll </w:t>
        </w:r>
      </w:ins>
      <w:ins w:id="12594" w:author="Irová Zuzana" w:date="2025-01-23T16:22:00Z">
        <w:r w:rsidR="00AE4A75" w:rsidRPr="004C3C26">
          <w:rPr>
            <w:rPrChange w:id="12595" w:author="Irová Zuzana" w:date="2025-02-21T14:24:00Z" w16du:dateUtc="2025-02-21T13:24:00Z">
              <w:rPr>
                <w:highlight w:val="yellow"/>
              </w:rPr>
            </w:rPrChange>
          </w:rPr>
          <w:t xml:space="preserve">Transaction </w:t>
        </w:r>
      </w:ins>
      <w:ins w:id="12596" w:author="Irová Zuzana" w:date="2025-01-20T22:17:00Z" w16du:dateUtc="2025-01-20T21:17:00Z">
        <w:r w:rsidRPr="004C3C26">
          <w:rPr>
            <w:rPrChange w:id="12597" w:author="Irová Zuzana" w:date="2025-02-21T14:24:00Z" w16du:dateUtc="2025-02-21T13:24:00Z">
              <w:rPr>
                <w:highlight w:val="yellow"/>
              </w:rPr>
            </w:rPrChange>
          </w:rPr>
          <w:t xml:space="preserve">number z Toll </w:t>
        </w:r>
      </w:ins>
      <w:ins w:id="12598" w:author="Irová Zuzana" w:date="2025-01-23T16:22:00Z">
        <w:r w:rsidR="00AE4A75" w:rsidRPr="004C3C26">
          <w:rPr>
            <w:rPrChange w:id="12599" w:author="Irová Zuzana" w:date="2025-02-21T14:24:00Z" w16du:dateUtc="2025-02-21T13:24:00Z">
              <w:rPr>
                <w:highlight w:val="yellow"/>
              </w:rPr>
            </w:rPrChange>
          </w:rPr>
          <w:t>Transaction</w:t>
        </w:r>
      </w:ins>
      <w:ins w:id="12600" w:author="Irová Zuzana" w:date="2025-01-20T22:17:00Z" w16du:dateUtc="2025-01-20T21:17:00Z">
        <w:r w:rsidRPr="004C3C26">
          <w:rPr>
            <w:rPrChange w:id="12601" w:author="Irová Zuzana" w:date="2025-02-21T14:24:00Z" w16du:dateUtc="2025-02-21T13:24:00Z">
              <w:rPr>
                <w:highlight w:val="yellow"/>
              </w:rPr>
            </w:rPrChange>
          </w:rPr>
          <w:t>, kter</w:t>
        </w:r>
        <w:r w:rsidRPr="004C3C26">
          <w:rPr>
            <w:rFonts w:hint="cs"/>
            <w:rPrChange w:id="12602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á</w:t>
        </w:r>
        <w:r w:rsidRPr="004C3C26">
          <w:rPr>
            <w:rPrChange w:id="12603" w:author="Irová Zuzana" w:date="2025-02-21T14:24:00Z" w16du:dateUtc="2025-02-21T13:24:00Z">
              <w:rPr>
                <w:highlight w:val="yellow"/>
              </w:rPr>
            </w:rPrChange>
          </w:rPr>
          <w:t xml:space="preserve"> je uvedena jako Toll </w:t>
        </w:r>
      </w:ins>
      <w:ins w:id="12604" w:author="Irová Zuzana" w:date="2025-01-23T16:22:00Z">
        <w:r w:rsidR="00AE4A75" w:rsidRPr="004C3C26">
          <w:rPr>
            <w:rPrChange w:id="12605" w:author="Irová Zuzana" w:date="2025-02-21T14:24:00Z" w16du:dateUtc="2025-02-21T13:24:00Z">
              <w:rPr>
                <w:highlight w:val="yellow"/>
              </w:rPr>
            </w:rPrChange>
          </w:rPr>
          <w:t>Transaction</w:t>
        </w:r>
      </w:ins>
      <w:ins w:id="12606" w:author="Irová Zuzana" w:date="2025-01-20T22:17:00Z" w16du:dateUtc="2025-01-20T21:17:00Z">
        <w:r w:rsidRPr="004C3C26">
          <w:rPr>
            <w:rPrChange w:id="12607" w:author="Irová Zuzana" w:date="2025-02-21T14:24:00Z" w16du:dateUtc="2025-02-21T13:24:00Z">
              <w:rPr>
                <w:highlight w:val="yellow"/>
              </w:rPr>
            </w:rPrChange>
          </w:rPr>
          <w:t xml:space="preserve">.Original toll </w:t>
        </w:r>
      </w:ins>
      <w:ins w:id="12608" w:author="Irová Zuzana" w:date="2025-01-23T16:24:00Z" w16du:dateUtc="2025-01-23T15:24:00Z">
        <w:r w:rsidR="005A0D7A" w:rsidRPr="004C3C26">
          <w:rPr>
            <w:rPrChange w:id="12609" w:author="Irová Zuzana" w:date="2025-02-21T14:24:00Z" w16du:dateUtc="2025-02-21T13:24:00Z">
              <w:rPr>
                <w:highlight w:val="yellow"/>
              </w:rPr>
            </w:rPrChange>
          </w:rPr>
          <w:t>transaction</w:t>
        </w:r>
      </w:ins>
      <w:ins w:id="12610" w:author="Irová Zuzana" w:date="2025-01-20T22:17:00Z" w16du:dateUtc="2025-01-20T21:17:00Z">
        <w:r w:rsidRPr="004C3C26">
          <w:rPr>
            <w:rPrChange w:id="12611" w:author="Irová Zuzana" w:date="2025-02-21T14:24:00Z" w16du:dateUtc="2025-02-21T13:24:00Z">
              <w:rPr>
                <w:highlight w:val="yellow"/>
              </w:rPr>
            </w:rPrChange>
          </w:rPr>
          <w:t xml:space="preserve">). </w:t>
        </w:r>
      </w:ins>
    </w:p>
    <w:p w14:paraId="27B09009" w14:textId="1979F2E1" w:rsidR="00C406E1" w:rsidRPr="004C3C26" w:rsidRDefault="00C406E1">
      <w:pPr>
        <w:pStyle w:val="NormalIndent"/>
        <w:rPr>
          <w:ins w:id="12612" w:author="Irová Zuzana" w:date="2025-01-20T22:17:00Z" w16du:dateUtc="2025-01-20T21:17:00Z"/>
          <w:rPrChange w:id="12613" w:author="Irová Zuzana" w:date="2025-02-21T14:24:00Z" w16du:dateUtc="2025-02-21T13:24:00Z">
            <w:rPr>
              <w:ins w:id="12614" w:author="Irová Zuzana" w:date="2025-01-20T22:17:00Z" w16du:dateUtc="2025-01-20T21:17:00Z"/>
              <w:highlight w:val="yellow"/>
            </w:rPr>
          </w:rPrChange>
        </w:rPr>
      </w:pPr>
      <w:ins w:id="12615" w:author="Irová Zuzana" w:date="2025-01-20T22:17:00Z" w16du:dateUtc="2025-01-20T21:17:00Z">
        <w:r w:rsidRPr="004C3C26">
          <w:rPr>
            <w:rPrChange w:id="12616" w:author="Irová Zuzana" w:date="2025-02-21T14:24:00Z" w16du:dateUtc="2025-02-21T13:24:00Z">
              <w:rPr>
                <w:highlight w:val="yellow"/>
              </w:rPr>
            </w:rPrChange>
          </w:rPr>
          <w:t>Syst</w:t>
        </w:r>
        <w:r w:rsidRPr="004C3C26">
          <w:rPr>
            <w:rFonts w:hint="cs"/>
            <w:rPrChange w:id="12617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é</w:t>
        </w:r>
        <w:r w:rsidRPr="004C3C26">
          <w:rPr>
            <w:rPrChange w:id="12618" w:author="Irová Zuzana" w:date="2025-02-21T14:24:00Z" w16du:dateUtc="2025-02-21T13:24:00Z">
              <w:rPr>
                <w:highlight w:val="yellow"/>
              </w:rPr>
            </w:rPrChange>
          </w:rPr>
          <w:t>m pro ka</w:t>
        </w:r>
        <w:r w:rsidRPr="004C3C26">
          <w:rPr>
            <w:rFonts w:hint="cs"/>
            <w:rPrChange w:id="12619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ž</w:t>
        </w:r>
        <w:r w:rsidRPr="004C3C26">
          <w:rPr>
            <w:rPrChange w:id="12620" w:author="Irová Zuzana" w:date="2025-02-21T14:24:00Z" w16du:dateUtc="2025-02-21T13:24:00Z">
              <w:rPr>
                <w:highlight w:val="yellow"/>
              </w:rPr>
            </w:rPrChange>
          </w:rPr>
          <w:t xml:space="preserve">dou Toll </w:t>
        </w:r>
      </w:ins>
      <w:ins w:id="12621" w:author="Irová Zuzana" w:date="2025-01-23T16:22:00Z">
        <w:r w:rsidR="00AE4A75" w:rsidRPr="004C3C26">
          <w:rPr>
            <w:rPrChange w:id="12622" w:author="Irová Zuzana" w:date="2025-02-21T14:24:00Z" w16du:dateUtc="2025-02-21T13:24:00Z">
              <w:rPr>
                <w:highlight w:val="yellow"/>
              </w:rPr>
            </w:rPrChange>
          </w:rPr>
          <w:t xml:space="preserve">Transaction </w:t>
        </w:r>
      </w:ins>
      <w:ins w:id="12623" w:author="Irová Zuzana" w:date="2025-01-20T22:17:00Z" w16du:dateUtc="2025-01-20T21:17:00Z">
        <w:r w:rsidRPr="004C3C26">
          <w:rPr>
            <w:rPrChange w:id="12624" w:author="Irová Zuzana" w:date="2025-02-21T14:24:00Z" w16du:dateUtc="2025-02-21T13:24:00Z">
              <w:rPr>
                <w:highlight w:val="yellow"/>
              </w:rPr>
            </w:rPrChange>
          </w:rPr>
          <w:t>ze skupiny vytvo</w:t>
        </w:r>
        <w:r w:rsidRPr="004C3C26">
          <w:rPr>
            <w:rFonts w:hint="cs"/>
            <w:rPrChange w:id="12625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ří</w:t>
        </w:r>
        <w:r w:rsidRPr="004C3C26">
          <w:rPr>
            <w:rPrChange w:id="12626" w:author="Irová Zuzana" w:date="2025-02-21T14:24:00Z" w16du:dateUtc="2025-02-21T13:24:00Z">
              <w:rPr>
                <w:highlight w:val="yellow"/>
              </w:rPr>
            </w:rPrChange>
          </w:rPr>
          <w:t xml:space="preserve"> usageList, kter</w:t>
        </w:r>
        <w:r w:rsidRPr="004C3C26">
          <w:rPr>
            <w:rFonts w:hint="cs"/>
            <w:rPrChange w:id="12627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ý</w:t>
        </w:r>
        <w:r w:rsidRPr="004C3C26">
          <w:rPr>
            <w:rPrChange w:id="12628" w:author="Irová Zuzana" w:date="2025-02-21T14:24:00Z" w16du:dateUtc="2025-02-21T13:24:00Z">
              <w:rPr>
                <w:highlight w:val="yellow"/>
              </w:rPr>
            </w:rPrChange>
          </w:rPr>
          <w:t xml:space="preserve"> vypln</w:t>
        </w:r>
        <w:r w:rsidRPr="004C3C26">
          <w:rPr>
            <w:rFonts w:hint="cs"/>
            <w:rPrChange w:id="12629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í</w:t>
        </w:r>
        <w:r w:rsidRPr="004C3C26">
          <w:rPr>
            <w:rPrChange w:id="12630" w:author="Irová Zuzana" w:date="2025-02-21T14:24:00Z" w16du:dateUtc="2025-02-21T13:24:00Z">
              <w:rPr>
                <w:highlight w:val="yellow"/>
              </w:rPr>
            </w:rPrChange>
          </w:rPr>
          <w:t xml:space="preserve"> n</w:t>
        </w:r>
        <w:r w:rsidRPr="004C3C26">
          <w:rPr>
            <w:rFonts w:hint="cs"/>
            <w:rPrChange w:id="12631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á</w:t>
        </w:r>
        <w:r w:rsidRPr="004C3C26">
          <w:rPr>
            <w:rPrChange w:id="12632" w:author="Irová Zuzana" w:date="2025-02-21T14:24:00Z" w16du:dateUtc="2025-02-21T13:24:00Z">
              <w:rPr>
                <w:highlight w:val="yellow"/>
              </w:rPr>
            </w:rPrChange>
          </w:rPr>
          <w:t>sledovn</w:t>
        </w:r>
        <w:r w:rsidRPr="004C3C26">
          <w:rPr>
            <w:rFonts w:hint="cs"/>
            <w:rPrChange w:id="12633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ě</w:t>
        </w:r>
        <w:r w:rsidRPr="004C3C26">
          <w:rPr>
            <w:rPrChange w:id="12634" w:author="Irová Zuzana" w:date="2025-02-21T14:24:00Z" w16du:dateUtc="2025-02-21T13:24:00Z">
              <w:rPr>
                <w:highlight w:val="yellow"/>
              </w:rPr>
            </w:rPrChange>
          </w:rPr>
          <w:t>:</w:t>
        </w:r>
      </w:ins>
    </w:p>
    <w:p w14:paraId="3B9269B5" w14:textId="2296C6E1" w:rsidR="00C406E1" w:rsidRPr="004C3C26" w:rsidRDefault="00C406E1">
      <w:pPr>
        <w:pStyle w:val="ListFS2"/>
        <w:rPr>
          <w:ins w:id="12635" w:author="Irová Zuzana" w:date="2025-01-20T22:17:00Z" w16du:dateUtc="2025-01-20T21:17:00Z"/>
          <w:rPrChange w:id="12636" w:author="Irová Zuzana" w:date="2025-02-21T14:24:00Z" w16du:dateUtc="2025-02-21T13:24:00Z">
            <w:rPr>
              <w:ins w:id="12637" w:author="Irová Zuzana" w:date="2025-01-20T22:17:00Z" w16du:dateUtc="2025-01-20T21:17:00Z"/>
              <w:highlight w:val="yellow"/>
            </w:rPr>
          </w:rPrChange>
        </w:rPr>
        <w:pPrChange w:id="12638" w:author="Irová Zuzana" w:date="2025-06-06T15:16:00Z" w16du:dateUtc="2025-06-06T13:16:00Z">
          <w:pPr>
            <w:pStyle w:val="ListFS2"/>
            <w:spacing w:after="200"/>
          </w:pPr>
        </w:pPrChange>
      </w:pPr>
      <w:ins w:id="12639" w:author="Irová Zuzana" w:date="2025-01-20T22:17:00Z" w16du:dateUtc="2025-01-20T21:17:00Z">
        <w:r w:rsidRPr="004C3C26">
          <w:rPr>
            <w:rPrChange w:id="12640" w:author="Irová Zuzana" w:date="2025-02-21T14:24:00Z" w16du:dateUtc="2025-02-21T13:24:00Z">
              <w:rPr>
                <w:highlight w:val="yellow"/>
              </w:rPr>
            </w:rPrChange>
          </w:rPr>
          <w:t>v sekci usageListEntry:</w:t>
        </w:r>
      </w:ins>
    </w:p>
    <w:p w14:paraId="7AEE26AF" w14:textId="77777777" w:rsidR="00C406E1" w:rsidRPr="004C3C26" w:rsidRDefault="00C406E1">
      <w:pPr>
        <w:pStyle w:val="ListFS1"/>
        <w:rPr>
          <w:ins w:id="12641" w:author="Irová Zuzana" w:date="2025-01-20T22:17:00Z" w16du:dateUtc="2025-01-20T21:17:00Z"/>
          <w:rPrChange w:id="12642" w:author="Irová Zuzana" w:date="2025-02-21T14:24:00Z" w16du:dateUtc="2025-02-21T13:24:00Z">
            <w:rPr>
              <w:ins w:id="12643" w:author="Irová Zuzana" w:date="2025-01-20T22:17:00Z" w16du:dateUtc="2025-01-20T21:17:00Z"/>
              <w:highlight w:val="yellow"/>
            </w:rPr>
          </w:rPrChange>
        </w:rPr>
        <w:pPrChange w:id="12644" w:author="Irová Zuzana" w:date="2025-06-06T15:37:00Z" w16du:dateUtc="2025-06-06T13:37:00Z">
          <w:pPr>
            <w:pStyle w:val="ListFS1"/>
            <w:numPr>
              <w:numId w:val="168"/>
            </w:numPr>
            <w:ind w:left="360" w:hanging="360"/>
          </w:pPr>
        </w:pPrChange>
      </w:pPr>
      <w:ins w:id="12645" w:author="Irová Zuzana" w:date="2025-01-20T22:17:00Z" w16du:dateUtc="2025-01-20T21:17:00Z">
        <w:r w:rsidRPr="004C3C26">
          <w:rPr>
            <w:rPrChange w:id="12646" w:author="Irová Zuzana" w:date="2025-02-21T14:24:00Z" w16du:dateUtc="2025-02-21T13:24:00Z">
              <w:rPr>
                <w:highlight w:val="yellow"/>
              </w:rPr>
            </w:rPrChange>
          </w:rPr>
          <w:t>forSectionedRoads uvede:</w:t>
        </w:r>
      </w:ins>
    </w:p>
    <w:p w14:paraId="1D4EF0ED" w14:textId="30FE31B3" w:rsidR="00C406E1" w:rsidRPr="004C3C26" w:rsidRDefault="00C406E1">
      <w:pPr>
        <w:pStyle w:val="ListFS2"/>
        <w:rPr>
          <w:ins w:id="12647" w:author="Irová Zuzana" w:date="2025-01-20T22:17:00Z" w16du:dateUtc="2025-01-20T21:17:00Z"/>
          <w:rPrChange w:id="12648" w:author="Irová Zuzana" w:date="2025-02-21T14:24:00Z" w16du:dateUtc="2025-02-21T13:24:00Z">
            <w:rPr>
              <w:ins w:id="12649" w:author="Irová Zuzana" w:date="2025-01-20T22:17:00Z" w16du:dateUtc="2025-01-20T21:17:00Z"/>
              <w:highlight w:val="yellow"/>
            </w:rPr>
          </w:rPrChange>
        </w:rPr>
      </w:pPr>
      <w:ins w:id="12650" w:author="Irová Zuzana" w:date="2025-01-20T22:17:00Z" w16du:dateUtc="2025-01-20T21:17:00Z">
        <w:r w:rsidRPr="004C3C26">
          <w:rPr>
            <w:rPrChange w:id="12651" w:author="Irová Zuzana" w:date="2025-02-21T14:24:00Z" w16du:dateUtc="2025-02-21T13:24:00Z">
              <w:rPr>
                <w:highlight w:val="yellow"/>
              </w:rPr>
            </w:rPrChange>
          </w:rPr>
          <w:t xml:space="preserve">Toll </w:t>
        </w:r>
      </w:ins>
      <w:ins w:id="12652" w:author="Irová Zuzana" w:date="2025-01-23T16:24:00Z" w16du:dateUtc="2025-01-23T15:24:00Z">
        <w:r w:rsidR="005A0D7A" w:rsidRPr="004C3C26">
          <w:rPr>
            <w:rPrChange w:id="12653" w:author="Irová Zuzana" w:date="2025-02-21T14:24:00Z" w16du:dateUtc="2025-02-21T13:24:00Z">
              <w:rPr>
                <w:highlight w:val="yellow"/>
              </w:rPr>
            </w:rPrChange>
          </w:rPr>
          <w:t>Transaction</w:t>
        </w:r>
      </w:ins>
      <w:ins w:id="12654" w:author="Irová Zuzana" w:date="2025-01-20T22:17:00Z" w16du:dateUtc="2025-01-20T21:17:00Z">
        <w:r w:rsidRPr="004C3C26">
          <w:rPr>
            <w:rPrChange w:id="12655" w:author="Irová Zuzana" w:date="2025-02-21T14:24:00Z" w16du:dateUtc="2025-02-21T13:24:00Z">
              <w:rPr>
                <w:highlight w:val="yellow"/>
              </w:rPr>
            </w:rPrChange>
          </w:rPr>
          <w:t xml:space="preserve">.Invoice agregation number, </w:t>
        </w:r>
      </w:ins>
    </w:p>
    <w:p w14:paraId="787D768E" w14:textId="18699991" w:rsidR="00C406E1" w:rsidRPr="004C3C26" w:rsidRDefault="00C406E1">
      <w:pPr>
        <w:pStyle w:val="ListFS2"/>
        <w:rPr>
          <w:ins w:id="12656" w:author="Irová Zuzana" w:date="2025-01-20T22:17:00Z" w16du:dateUtc="2025-01-20T21:17:00Z"/>
          <w:rPrChange w:id="12657" w:author="Irová Zuzana" w:date="2025-02-21T14:24:00Z" w16du:dateUtc="2025-02-21T13:24:00Z">
            <w:rPr>
              <w:ins w:id="12658" w:author="Irová Zuzana" w:date="2025-01-20T22:17:00Z" w16du:dateUtc="2025-01-20T21:17:00Z"/>
              <w:highlight w:val="yellow"/>
            </w:rPr>
          </w:rPrChange>
        </w:rPr>
      </w:pPr>
      <w:ins w:id="12659" w:author="Irová Zuzana" w:date="2025-01-20T22:17:00Z" w16du:dateUtc="2025-01-20T21:17:00Z">
        <w:r w:rsidRPr="004C3C26">
          <w:rPr>
            <w:rPrChange w:id="12660" w:author="Irová Zuzana" w:date="2025-02-21T14:24:00Z" w16du:dateUtc="2025-02-21T13:24:00Z">
              <w:rPr>
                <w:highlight w:val="yellow"/>
              </w:rPr>
            </w:rPrChange>
          </w:rPr>
          <w:t>podsekci usedSections, kde ve uvede:</w:t>
        </w:r>
      </w:ins>
    </w:p>
    <w:p w14:paraId="003A2A37" w14:textId="2F62D513" w:rsidR="00C406E1" w:rsidRPr="004C3C26" w:rsidRDefault="001A69B7">
      <w:pPr>
        <w:pStyle w:val="ListFS3"/>
        <w:rPr>
          <w:ins w:id="12661" w:author="Irová Zuzana" w:date="2025-01-20T22:17:00Z" w16du:dateUtc="2025-01-20T21:17:00Z"/>
          <w:rPrChange w:id="12662" w:author="Irová Zuzana" w:date="2025-02-21T14:24:00Z" w16du:dateUtc="2025-02-21T13:24:00Z">
            <w:rPr>
              <w:ins w:id="12663" w:author="Irová Zuzana" w:date="2025-01-20T22:17:00Z" w16du:dateUtc="2025-01-20T21:17:00Z"/>
              <w:highlight w:val="yellow"/>
            </w:rPr>
          </w:rPrChange>
        </w:rPr>
        <w:pPrChange w:id="12664" w:author="Irová Zuzana" w:date="2025-06-06T15:16:00Z" w16du:dateUtc="2025-06-06T13:16:00Z">
          <w:pPr>
            <w:pStyle w:val="ListFS2"/>
          </w:pPr>
        </w:pPrChange>
      </w:pPr>
      <w:ins w:id="12665" w:author="Irová Zuzana" w:date="2025-02-21T14:35:00Z" w16du:dateUtc="2025-02-21T13:35:00Z">
        <w:r w:rsidRPr="001A69B7">
          <w:t>tollContext</w:t>
        </w:r>
        <w:r>
          <w:t xml:space="preserve"> = </w:t>
        </w:r>
      </w:ins>
      <w:ins w:id="12666" w:author="Irová Zuzana" w:date="2025-03-05T15:15:00Z" w16du:dateUtc="2025-03-05T14:15:00Z">
        <w:r w:rsidR="00B4707F">
          <w:t>Bill issuer</w:t>
        </w:r>
      </w:ins>
      <w:ins w:id="12667" w:author="Irová Zuzana" w:date="2025-02-21T14:33:00Z" w16du:dateUtc="2025-02-21T13:33:00Z">
        <w:r w:rsidR="00173AC3">
          <w:t xml:space="preserve"> = </w:t>
        </w:r>
        <w:r w:rsidR="0091360A" w:rsidRPr="0091360A">
          <w:t>VCM.System operator,</w:t>
        </w:r>
      </w:ins>
    </w:p>
    <w:p w14:paraId="52722093" w14:textId="5B7482A8" w:rsidR="00C406E1" w:rsidRPr="004C3C26" w:rsidRDefault="00DF5FFB">
      <w:pPr>
        <w:pStyle w:val="ListFS3"/>
        <w:rPr>
          <w:ins w:id="12668" w:author="Irová Zuzana" w:date="2025-01-20T22:17:00Z" w16du:dateUtc="2025-01-20T21:17:00Z"/>
          <w:rPrChange w:id="12669" w:author="Irová Zuzana" w:date="2025-02-21T14:24:00Z" w16du:dateUtc="2025-02-21T13:24:00Z">
            <w:rPr>
              <w:ins w:id="12670" w:author="Irová Zuzana" w:date="2025-01-20T22:17:00Z" w16du:dateUtc="2025-01-20T21:17:00Z"/>
              <w:highlight w:val="yellow"/>
            </w:rPr>
          </w:rPrChange>
        </w:rPr>
      </w:pPr>
      <w:ins w:id="12671" w:author="Irová Zuzana" w:date="2025-02-21T14:35:00Z" w16du:dateUtc="2025-02-21T13:35:00Z">
        <w:r w:rsidRPr="00DF5FFB">
          <w:t>chargeObjectDesignation</w:t>
        </w:r>
        <w:r>
          <w:t xml:space="preserve"> = </w:t>
        </w:r>
      </w:ins>
      <w:ins w:id="12672" w:author="Irová Zuzana" w:date="2025-01-20T22:17:00Z" w16du:dateUtc="2025-01-20T21:17:00Z">
        <w:r w:rsidR="00C406E1" w:rsidRPr="004C3C26">
          <w:rPr>
            <w:rPrChange w:id="12673" w:author="Irová Zuzana" w:date="2025-02-21T14:24:00Z" w16du:dateUtc="2025-02-21T13:24:00Z">
              <w:rPr>
                <w:highlight w:val="yellow"/>
              </w:rPr>
            </w:rPrChange>
          </w:rPr>
          <w:t xml:space="preserve">Toll </w:t>
        </w:r>
      </w:ins>
      <w:ins w:id="12674" w:author="Irová Zuzana" w:date="2025-01-23T16:24:00Z" w16du:dateUtc="2025-01-23T15:24:00Z">
        <w:r w:rsidR="005A0D7A" w:rsidRPr="004C3C26">
          <w:rPr>
            <w:rPrChange w:id="12675" w:author="Irová Zuzana" w:date="2025-02-21T14:24:00Z" w16du:dateUtc="2025-02-21T13:24:00Z">
              <w:rPr>
                <w:highlight w:val="yellow"/>
              </w:rPr>
            </w:rPrChange>
          </w:rPr>
          <w:t>Transaction</w:t>
        </w:r>
      </w:ins>
      <w:ins w:id="12676" w:author="Irová Zuzana" w:date="2025-01-20T22:17:00Z" w16du:dateUtc="2025-01-20T21:17:00Z">
        <w:r w:rsidR="00C406E1" w:rsidRPr="004C3C26">
          <w:rPr>
            <w:rPrChange w:id="12677" w:author="Irová Zuzana" w:date="2025-02-21T14:24:00Z" w16du:dateUtc="2025-02-21T13:24:00Z">
              <w:rPr>
                <w:highlight w:val="yellow"/>
              </w:rPr>
            </w:rPrChange>
          </w:rPr>
          <w:t xml:space="preserve">.Toll </w:t>
        </w:r>
        <w:del w:id="12678" w:author="Irová Zuzana" w:date="2025-02-21T14:34:00Z" w16du:dateUtc="2025-02-21T13:34:00Z">
          <w:r w:rsidR="00C406E1" w:rsidRPr="004C3C26" w:rsidDel="0091360A">
            <w:rPr>
              <w:rPrChange w:id="12679" w:author="Irová Zuzana" w:date="2025-02-21T14:24:00Z" w16du:dateUtc="2025-02-21T13:24:00Z">
                <w:rPr>
                  <w:highlight w:val="yellow"/>
                </w:rPr>
              </w:rPrChange>
            </w:rPr>
            <w:delText>segment name</w:delText>
          </w:r>
        </w:del>
      </w:ins>
      <w:ins w:id="12680" w:author="Irová Zuzana" w:date="2025-02-21T14:34:00Z" w16du:dateUtc="2025-02-21T13:34:00Z">
        <w:r w:rsidR="0091360A">
          <w:t xml:space="preserve">trip (ID podle Context data </w:t>
        </w:r>
        <w:r w:rsidR="00777052">
          <w:t>zaslaných TSP),</w:t>
        </w:r>
      </w:ins>
      <w:ins w:id="12681" w:author="Irová Zuzana" w:date="2025-01-20T22:17:00Z" w16du:dateUtc="2025-01-20T21:17:00Z">
        <w:del w:id="12682" w:author="Irová Zuzana" w:date="2025-02-21T14:34:00Z" w16du:dateUtc="2025-02-21T13:34:00Z">
          <w:r w:rsidR="00C406E1" w:rsidRPr="004C3C26" w:rsidDel="00777052">
            <w:rPr>
              <w:rPrChange w:id="12683" w:author="Irová Zuzana" w:date="2025-02-21T14:24:00Z" w16du:dateUtc="2025-02-21T13:24:00Z">
                <w:rPr>
                  <w:highlight w:val="yellow"/>
                </w:rPr>
              </w:rPrChange>
            </w:rPr>
            <w:delText>.</w:delText>
          </w:r>
        </w:del>
        <w:r w:rsidR="00C406E1" w:rsidRPr="004C3C26">
          <w:rPr>
            <w:rPrChange w:id="12684" w:author="Irová Zuzana" w:date="2025-02-21T14:24:00Z" w16du:dateUtc="2025-02-21T13:24:00Z">
              <w:rPr>
                <w:highlight w:val="yellow"/>
              </w:rPr>
            </w:rPrChange>
          </w:rPr>
          <w:t xml:space="preserve"> </w:t>
        </w:r>
      </w:ins>
    </w:p>
    <w:p w14:paraId="7F5881C4" w14:textId="2C5425F7" w:rsidR="00C406E1" w:rsidRPr="004C3C26" w:rsidRDefault="00726629">
      <w:pPr>
        <w:pStyle w:val="ListFS3"/>
        <w:rPr>
          <w:ins w:id="12685" w:author="Irová Zuzana" w:date="2025-01-20T22:17:00Z" w16du:dateUtc="2025-01-20T21:17:00Z"/>
          <w:rPrChange w:id="12686" w:author="Irová Zuzana" w:date="2025-02-21T14:24:00Z" w16du:dateUtc="2025-02-21T13:24:00Z">
            <w:rPr>
              <w:ins w:id="12687" w:author="Irová Zuzana" w:date="2025-01-20T22:17:00Z" w16du:dateUtc="2025-01-20T21:17:00Z"/>
              <w:highlight w:val="yellow"/>
            </w:rPr>
          </w:rPrChange>
        </w:rPr>
      </w:pPr>
      <w:ins w:id="12688" w:author="Irová Zuzana" w:date="2025-02-21T14:36:00Z" w16du:dateUtc="2025-02-21T13:36:00Z">
        <w:r w:rsidRPr="00726629">
          <w:t>appliedLocationClass</w:t>
        </w:r>
        <w:r>
          <w:t xml:space="preserve"> = </w:t>
        </w:r>
      </w:ins>
      <w:ins w:id="12689" w:author="Irová Zuzana" w:date="2025-03-05T15:15:00Z" w16du:dateUtc="2025-03-05T14:15:00Z">
        <w:r w:rsidR="00613695">
          <w:t>0</w:t>
        </w:r>
      </w:ins>
      <w:ins w:id="12690" w:author="Irová Zuzana" w:date="2025-01-20T22:17:00Z" w16du:dateUtc="2025-01-20T21:17:00Z">
        <w:del w:id="12691" w:author="Irová Zuzana" w:date="2025-02-21T14:36:00Z" w16du:dateUtc="2025-02-21T13:36:00Z">
          <w:r w:rsidR="00C406E1" w:rsidRPr="004C3C26" w:rsidDel="00726629">
            <w:rPr>
              <w:rPrChange w:id="12692" w:author="Irová Zuzana" w:date="2025-02-21T14:24:00Z" w16du:dateUtc="2025-02-21T13:24:00Z">
                <w:rPr>
                  <w:highlight w:val="yellow"/>
                </w:rPr>
              </w:rPrChange>
            </w:rPr>
            <w:delText xml:space="preserve"> toll event.number of units (v metrech). Pro Charge type Toll uvede number of units bez konverze</w:delText>
          </w:r>
        </w:del>
        <w:del w:id="12693" w:author="Irova Zuzana" w:date="2025-03-28T11:45:00Z" w16du:dateUtc="2025-03-28T10:45:00Z">
          <w:r w:rsidR="00C406E1" w:rsidRPr="004C3C26" w:rsidDel="004718C5">
            <w:rPr>
              <w:rPrChange w:id="12694" w:author="Irová Zuzana" w:date="2025-02-21T14:24:00Z" w16du:dateUtc="2025-02-21T13:24:00Z">
                <w:rPr>
                  <w:highlight w:val="yellow"/>
                </w:rPr>
              </w:rPrChange>
            </w:rPr>
            <w:delText>.</w:delText>
          </w:r>
        </w:del>
      </w:ins>
    </w:p>
    <w:p w14:paraId="017726AE" w14:textId="39AD036E" w:rsidR="00C406E1" w:rsidRPr="004C3C26" w:rsidRDefault="00372024">
      <w:pPr>
        <w:pStyle w:val="ListFS3"/>
        <w:rPr>
          <w:ins w:id="12695" w:author="Irová Zuzana" w:date="2025-01-20T22:17:00Z" w16du:dateUtc="2025-01-20T21:17:00Z"/>
          <w:rPrChange w:id="12696" w:author="Irová Zuzana" w:date="2025-02-21T14:24:00Z" w16du:dateUtc="2025-02-21T13:24:00Z">
            <w:rPr>
              <w:ins w:id="12697" w:author="Irová Zuzana" w:date="2025-01-20T22:17:00Z" w16du:dateUtc="2025-01-20T21:17:00Z"/>
              <w:highlight w:val="yellow"/>
            </w:rPr>
          </w:rPrChange>
        </w:rPr>
      </w:pPr>
      <w:ins w:id="12698" w:author="Irová Zuzana" w:date="2025-02-21T14:36:00Z" w16du:dateUtc="2025-02-21T13:36:00Z">
        <w:r w:rsidRPr="00372024">
          <w:t>tollEventTime</w:t>
        </w:r>
        <w:r>
          <w:t xml:space="preserve"> = </w:t>
        </w:r>
      </w:ins>
      <w:ins w:id="12699" w:author="Irová Zuzana" w:date="2025-01-20T22:17:00Z" w16du:dateUtc="2025-01-20T21:17:00Z">
        <w:r w:rsidR="00C406E1" w:rsidRPr="004C3C26">
          <w:rPr>
            <w:rPrChange w:id="12700" w:author="Irová Zuzana" w:date="2025-02-21T14:24:00Z" w16du:dateUtc="2025-02-21T13:24:00Z">
              <w:rPr>
                <w:highlight w:val="yellow"/>
              </w:rPr>
            </w:rPrChange>
          </w:rPr>
          <w:t xml:space="preserve">Toll </w:t>
        </w:r>
      </w:ins>
      <w:ins w:id="12701" w:author="Irová Zuzana" w:date="2025-01-23T16:24:00Z" w16du:dateUtc="2025-01-23T15:24:00Z">
        <w:r w:rsidR="005A0D7A" w:rsidRPr="004C3C26">
          <w:rPr>
            <w:rPrChange w:id="12702" w:author="Irová Zuzana" w:date="2025-02-21T14:24:00Z" w16du:dateUtc="2025-02-21T13:24:00Z">
              <w:rPr>
                <w:highlight w:val="yellow"/>
              </w:rPr>
            </w:rPrChange>
          </w:rPr>
          <w:t>Transaction</w:t>
        </w:r>
      </w:ins>
      <w:ins w:id="12703" w:author="Irová Zuzana" w:date="2025-01-20T22:17:00Z" w16du:dateUtc="2025-01-20T21:17:00Z">
        <w:r w:rsidR="00C406E1" w:rsidRPr="004C3C26">
          <w:rPr>
            <w:rPrChange w:id="12704" w:author="Irová Zuzana" w:date="2025-02-21T14:24:00Z" w16du:dateUtc="2025-02-21T13:24:00Z">
              <w:rPr>
                <w:highlight w:val="yellow"/>
              </w:rPr>
            </w:rPrChange>
          </w:rPr>
          <w:t xml:space="preserve">.Event time </w:t>
        </w:r>
      </w:ins>
    </w:p>
    <w:p w14:paraId="53139908" w14:textId="77777777" w:rsidR="00C406E1" w:rsidRPr="004C3C26" w:rsidRDefault="00C406E1">
      <w:pPr>
        <w:pStyle w:val="ListFS3"/>
        <w:rPr>
          <w:ins w:id="12705" w:author="Irová Zuzana" w:date="2025-01-20T22:17:00Z" w16du:dateUtc="2025-01-20T21:17:00Z"/>
          <w:rPrChange w:id="12706" w:author="Irová Zuzana" w:date="2025-02-21T14:24:00Z" w16du:dateUtc="2025-02-21T13:24:00Z">
            <w:rPr>
              <w:ins w:id="12707" w:author="Irová Zuzana" w:date="2025-01-20T22:17:00Z" w16du:dateUtc="2025-01-20T21:17:00Z"/>
              <w:highlight w:val="yellow"/>
            </w:rPr>
          </w:rPrChange>
        </w:rPr>
      </w:pPr>
      <w:ins w:id="12708" w:author="Irová Zuzana" w:date="2025-01-20T22:17:00Z" w16du:dateUtc="2025-01-20T21:17:00Z">
        <w:r w:rsidRPr="004C3C26">
          <w:rPr>
            <w:rPrChange w:id="12709" w:author="Irová Zuzana" w:date="2025-02-21T14:24:00Z" w16du:dateUtc="2025-02-21T13:24:00Z">
              <w:rPr>
                <w:highlight w:val="yellow"/>
              </w:rPr>
            </w:rPrChange>
          </w:rPr>
          <w:t xml:space="preserve">podsekci usedSectionFee, kde uvede Price amount a VAT rate z Rated toll event s Charge type = Infrastructure nebo </w:t>
        </w:r>
        <w:commentRangeStart w:id="12710"/>
        <w:r w:rsidRPr="004C3C26">
          <w:rPr>
            <w:rPrChange w:id="12711" w:author="Irová Zuzana" w:date="2025-02-21T14:24:00Z" w16du:dateUtc="2025-02-21T13:24:00Z">
              <w:rPr>
                <w:highlight w:val="yellow"/>
              </w:rPr>
            </w:rPrChange>
          </w:rPr>
          <w:t>Toll</w:t>
        </w:r>
        <w:commentRangeEnd w:id="12710"/>
        <w:r w:rsidRPr="004C3C26">
          <w:rPr>
            <w:rStyle w:val="CommentReference"/>
            <w:sz w:val="20"/>
            <w:szCs w:val="22"/>
            <w:rPrChange w:id="12712" w:author="Irová Zuzana" w:date="2025-02-21T14:24:00Z" w16du:dateUtc="2025-02-21T13:24:00Z">
              <w:rPr>
                <w:rStyle w:val="CommentReference"/>
                <w:highlight w:val="yellow"/>
                <w:lang w:val="cs-CZ" w:eastAsia="en-US"/>
              </w:rPr>
            </w:rPrChange>
          </w:rPr>
          <w:commentReference w:id="12710"/>
        </w:r>
        <w:r w:rsidRPr="004C3C26">
          <w:rPr>
            <w:rPrChange w:id="12713" w:author="Irová Zuzana" w:date="2025-02-21T14:24:00Z" w16du:dateUtc="2025-02-21T13:24:00Z">
              <w:rPr>
                <w:highlight w:val="yellow"/>
              </w:rPr>
            </w:rPrChange>
          </w:rPr>
          <w:t>.</w:t>
        </w:r>
      </w:ins>
    </w:p>
    <w:p w14:paraId="31E2AE1C" w14:textId="55C6FF10" w:rsidR="00C406E1" w:rsidRPr="004C3C26" w:rsidRDefault="00C406E1">
      <w:pPr>
        <w:pStyle w:val="ListFS3"/>
        <w:rPr>
          <w:ins w:id="12714" w:author="Irová Zuzana" w:date="2025-01-20T22:17:00Z" w16du:dateUtc="2025-01-20T21:17:00Z"/>
          <w:rPrChange w:id="12715" w:author="Irová Zuzana" w:date="2025-02-21T14:24:00Z" w16du:dateUtc="2025-02-21T13:24:00Z">
            <w:rPr>
              <w:ins w:id="12716" w:author="Irová Zuzana" w:date="2025-01-20T22:17:00Z" w16du:dateUtc="2025-01-20T21:17:00Z"/>
              <w:highlight w:val="yellow"/>
            </w:rPr>
          </w:rPrChange>
        </w:rPr>
      </w:pPr>
      <w:ins w:id="12717" w:author="Irová Zuzana" w:date="2025-01-20T22:17:00Z" w16du:dateUtc="2025-01-20T21:17:00Z">
        <w:r w:rsidRPr="004C3C26">
          <w:rPr>
            <w:rPrChange w:id="12718" w:author="Irová Zuzana" w:date="2025-02-21T14:24:00Z" w16du:dateUtc="2025-02-21T13:24:00Z">
              <w:rPr>
                <w:highlight w:val="yellow"/>
              </w:rPr>
            </w:rPrChange>
          </w:rPr>
          <w:t>podsekci used</w:t>
        </w:r>
      </w:ins>
      <w:ins w:id="12719" w:author="Irová Zuzana" w:date="2025-02-21T14:45:00Z" w16du:dateUtc="2025-02-21T13:45:00Z">
        <w:r w:rsidR="00506BC0">
          <w:t>S</w:t>
        </w:r>
      </w:ins>
      <w:ins w:id="12720" w:author="Irová Zuzana" w:date="2025-01-20T22:17:00Z" w16du:dateUtc="2025-01-20T21:17:00Z">
        <w:del w:id="12721" w:author="Irová Zuzana" w:date="2025-02-21T14:45:00Z" w16du:dateUtc="2025-02-21T13:45:00Z">
          <w:r w:rsidRPr="004C3C26" w:rsidDel="00506BC0">
            <w:rPr>
              <w:rPrChange w:id="12722" w:author="Irová Zuzana" w:date="2025-02-21T14:24:00Z" w16du:dateUtc="2025-02-21T13:24:00Z">
                <w:rPr>
                  <w:highlight w:val="yellow"/>
                </w:rPr>
              </w:rPrChange>
            </w:rPr>
            <w:delText>s</w:delText>
          </w:r>
        </w:del>
        <w:r w:rsidRPr="004C3C26">
          <w:rPr>
            <w:rPrChange w:id="12723" w:author="Irová Zuzana" w:date="2025-02-21T14:24:00Z" w16du:dateUtc="2025-02-21T13:24:00Z">
              <w:rPr>
                <w:highlight w:val="yellow"/>
              </w:rPr>
            </w:rPrChange>
          </w:rPr>
          <w:t>ectionExternalCosts, kde uvede Price amount a VAT rate z Rated toll event s:</w:t>
        </w:r>
      </w:ins>
    </w:p>
    <w:p w14:paraId="603E442F" w14:textId="77777777" w:rsidR="00C406E1" w:rsidRPr="004C3C26" w:rsidRDefault="00C406E1">
      <w:pPr>
        <w:pStyle w:val="ListFS3"/>
        <w:numPr>
          <w:ilvl w:val="3"/>
          <w:numId w:val="136"/>
        </w:numPr>
        <w:rPr>
          <w:ins w:id="12724" w:author="Irová Zuzana" w:date="2025-01-20T22:17:00Z" w16du:dateUtc="2025-01-20T21:17:00Z"/>
          <w:rPrChange w:id="12725" w:author="Irová Zuzana" w:date="2025-02-21T14:24:00Z" w16du:dateUtc="2025-02-21T13:24:00Z">
            <w:rPr>
              <w:ins w:id="12726" w:author="Irová Zuzana" w:date="2025-01-20T22:17:00Z" w16du:dateUtc="2025-01-20T21:17:00Z"/>
              <w:highlight w:val="yellow"/>
            </w:rPr>
          </w:rPrChange>
        </w:rPr>
        <w:pPrChange w:id="12727" w:author="Irová Zuzana" w:date="2025-06-06T15:16:00Z" w16du:dateUtc="2025-06-06T13:16:00Z">
          <w:pPr>
            <w:pStyle w:val="ListFS3"/>
            <w:numPr>
              <w:ilvl w:val="3"/>
              <w:numId w:val="136"/>
            </w:numPr>
            <w:spacing w:after="200" w:line="276" w:lineRule="auto"/>
            <w:ind w:left="4221"/>
          </w:pPr>
        </w:pPrChange>
      </w:pPr>
      <w:ins w:id="12728" w:author="Irová Zuzana" w:date="2025-01-20T22:17:00Z" w16du:dateUtc="2025-01-20T21:17:00Z">
        <w:r w:rsidRPr="004C3C26">
          <w:rPr>
            <w:rPrChange w:id="12729" w:author="Irová Zuzana" w:date="2025-02-21T14:24:00Z" w16du:dateUtc="2025-02-21T13:24:00Z">
              <w:rPr>
                <w:highlight w:val="yellow"/>
              </w:rPr>
            </w:rPrChange>
          </w:rPr>
          <w:t xml:space="preserve">Charge type = Pollution v podsekci externalCostsAir, </w:t>
        </w:r>
      </w:ins>
    </w:p>
    <w:p w14:paraId="4FCA9B03" w14:textId="77777777" w:rsidR="00C406E1" w:rsidRPr="004C3C26" w:rsidRDefault="00C406E1">
      <w:pPr>
        <w:pStyle w:val="ListFS3"/>
        <w:numPr>
          <w:ilvl w:val="3"/>
          <w:numId w:val="136"/>
        </w:numPr>
        <w:rPr>
          <w:ins w:id="12730" w:author="Irová Zuzana" w:date="2025-01-20T22:17:00Z" w16du:dateUtc="2025-01-20T21:17:00Z"/>
          <w:rPrChange w:id="12731" w:author="Irová Zuzana" w:date="2025-02-21T14:24:00Z" w16du:dateUtc="2025-02-21T13:24:00Z">
            <w:rPr>
              <w:ins w:id="12732" w:author="Irová Zuzana" w:date="2025-01-20T22:17:00Z" w16du:dateUtc="2025-01-20T21:17:00Z"/>
              <w:highlight w:val="yellow"/>
            </w:rPr>
          </w:rPrChange>
        </w:rPr>
        <w:pPrChange w:id="12733" w:author="Irová Zuzana" w:date="2025-06-06T15:16:00Z" w16du:dateUtc="2025-06-06T13:16:00Z">
          <w:pPr>
            <w:pStyle w:val="ListFS3"/>
            <w:numPr>
              <w:ilvl w:val="3"/>
              <w:numId w:val="136"/>
            </w:numPr>
            <w:spacing w:after="200" w:line="276" w:lineRule="auto"/>
            <w:ind w:left="4221"/>
          </w:pPr>
        </w:pPrChange>
      </w:pPr>
      <w:ins w:id="12734" w:author="Irová Zuzana" w:date="2025-01-20T22:17:00Z" w16du:dateUtc="2025-01-20T21:17:00Z">
        <w:r w:rsidRPr="004C3C26">
          <w:rPr>
            <w:rPrChange w:id="12735" w:author="Irová Zuzana" w:date="2025-02-21T14:24:00Z" w16du:dateUtc="2025-02-21T13:24:00Z">
              <w:rPr>
                <w:highlight w:val="yellow"/>
              </w:rPr>
            </w:rPrChange>
          </w:rPr>
          <w:t>Charge type = Emission CO2 v podsekci externalCostsCo2.</w:t>
        </w:r>
      </w:ins>
    </w:p>
    <w:p w14:paraId="6DDB1298" w14:textId="3A0AE55C" w:rsidR="00D157C8" w:rsidRDefault="005762D1">
      <w:pPr>
        <w:pStyle w:val="ListFS2"/>
        <w:rPr>
          <w:ins w:id="12736" w:author="Irová Zuzana" w:date="2025-02-21T14:48:00Z" w16du:dateUtc="2025-02-21T13:48:00Z"/>
          <w:highlight w:val="yellow"/>
        </w:rPr>
      </w:pPr>
      <w:ins w:id="12737" w:author="Irová Zuzana" w:date="2025-02-21T14:56:00Z" w16du:dateUtc="2025-02-21T13:56:00Z">
        <w:r>
          <w:t>pod</w:t>
        </w:r>
      </w:ins>
      <w:ins w:id="12738" w:author="Irová Zuzana" w:date="2025-02-21T14:48:00Z" w16du:dateUtc="2025-02-21T13:48:00Z">
        <w:r w:rsidR="00D157C8">
          <w:t>sekci</w:t>
        </w:r>
        <w:r w:rsidR="00D157C8" w:rsidRPr="00D157C8">
          <w:t xml:space="preserve"> appliedTariffTableVersion</w:t>
        </w:r>
      </w:ins>
      <w:ins w:id="12739" w:author="Irová Zuzana" w:date="2025-02-21T14:56:00Z" w16du:dateUtc="2025-02-21T13:56:00Z">
        <w:r>
          <w:t xml:space="preserve"> = </w:t>
        </w:r>
        <w:r w:rsidRPr="005762D1">
          <w:rPr>
            <w:highlight w:val="yellow"/>
            <w:rPrChange w:id="12740" w:author="Irová Zuzana" w:date="2025-02-21T14:56:00Z" w16du:dateUtc="2025-02-21T13:56:00Z">
              <w:rPr/>
            </w:rPrChange>
          </w:rPr>
          <w:t>TBD</w:t>
        </w:r>
      </w:ins>
      <w:ins w:id="12741" w:author="Irová Zuzana" w:date="2025-03-05T15:23:00Z" w16du:dateUtc="2025-03-05T14:23:00Z">
        <w:r w:rsidR="000E35C7">
          <w:rPr>
            <w:highlight w:val="yellow"/>
          </w:rPr>
          <w:t xml:space="preserve"> (pro začátek budeme plnit = 1)</w:t>
        </w:r>
      </w:ins>
    </w:p>
    <w:p w14:paraId="2AA9970F" w14:textId="209756AA" w:rsidR="00C406E1" w:rsidRPr="004C3C26" w:rsidRDefault="005762D1">
      <w:pPr>
        <w:pStyle w:val="ListFS2"/>
        <w:rPr>
          <w:ins w:id="12742" w:author="Irová Zuzana" w:date="2025-01-20T22:17:00Z" w16du:dateUtc="2025-01-20T21:17:00Z"/>
          <w:rPrChange w:id="12743" w:author="Irová Zuzana" w:date="2025-02-21T14:24:00Z" w16du:dateUtc="2025-02-21T13:24:00Z">
            <w:rPr>
              <w:ins w:id="12744" w:author="Irová Zuzana" w:date="2025-01-20T22:17:00Z" w16du:dateUtc="2025-01-20T21:17:00Z"/>
              <w:highlight w:val="yellow"/>
            </w:rPr>
          </w:rPrChange>
        </w:rPr>
      </w:pPr>
      <w:ins w:id="12745" w:author="Irová Zuzana" w:date="2025-02-21T14:56:00Z" w16du:dateUtc="2025-02-21T13:56:00Z">
        <w:r>
          <w:lastRenderedPageBreak/>
          <w:t>pod</w:t>
        </w:r>
      </w:ins>
      <w:ins w:id="12746" w:author="Irová Zuzana" w:date="2025-01-20T22:17:00Z" w16du:dateUtc="2025-01-20T21:17:00Z">
        <w:r w:rsidR="00C406E1" w:rsidRPr="004C3C26">
          <w:rPr>
            <w:rPrChange w:id="12747" w:author="Irová Zuzana" w:date="2025-02-21T14:24:00Z" w16du:dateUtc="2025-02-21T13:24:00Z">
              <w:rPr>
                <w:highlight w:val="yellow"/>
              </w:rPr>
            </w:rPrChange>
          </w:rPr>
          <w:t>sekci appliedLocalVehicleClass, kde uvede:</w:t>
        </w:r>
      </w:ins>
    </w:p>
    <w:p w14:paraId="4714F38A" w14:textId="6FC66CE8" w:rsidR="00C406E1" w:rsidRPr="004C3C26" w:rsidRDefault="00370EDE">
      <w:pPr>
        <w:pStyle w:val="ListFS3"/>
        <w:rPr>
          <w:ins w:id="12748" w:author="Irová Zuzana" w:date="2025-01-20T22:17:00Z" w16du:dateUtc="2025-01-20T21:17:00Z"/>
          <w:rPrChange w:id="12749" w:author="Irová Zuzana" w:date="2025-02-21T14:24:00Z" w16du:dateUtc="2025-02-21T13:24:00Z">
            <w:rPr>
              <w:ins w:id="12750" w:author="Irová Zuzana" w:date="2025-01-20T22:17:00Z" w16du:dateUtc="2025-01-20T21:17:00Z"/>
              <w:highlight w:val="yellow"/>
            </w:rPr>
          </w:rPrChange>
        </w:rPr>
      </w:pPr>
      <w:ins w:id="12751" w:author="Irová Zuzana" w:date="2025-02-21T14:51:00Z" w16du:dateUtc="2025-02-21T13:51:00Z">
        <w:r w:rsidRPr="00370EDE">
          <w:t>appliedLocalVehicleClass</w:t>
        </w:r>
        <w:r>
          <w:t xml:space="preserve">Id = </w:t>
        </w:r>
      </w:ins>
      <w:ins w:id="12752" w:author="Irová Zuzana" w:date="2025-01-20T22:17:00Z" w16du:dateUtc="2025-01-20T21:17:00Z">
        <w:r w:rsidR="00C406E1" w:rsidRPr="004C3C26">
          <w:rPr>
            <w:rPrChange w:id="12753" w:author="Irová Zuzana" w:date="2025-02-21T14:24:00Z" w16du:dateUtc="2025-02-21T13:24:00Z">
              <w:rPr>
                <w:highlight w:val="yellow"/>
              </w:rPr>
            </w:rPrChange>
          </w:rPr>
          <w:t xml:space="preserve">Toll </w:t>
        </w:r>
      </w:ins>
      <w:ins w:id="12754" w:author="Irová Zuzana" w:date="2025-01-23T16:24:00Z" w16du:dateUtc="2025-01-23T15:24:00Z">
        <w:r w:rsidR="005A0D7A" w:rsidRPr="004C3C26">
          <w:rPr>
            <w:rPrChange w:id="12755" w:author="Irová Zuzana" w:date="2025-02-21T14:24:00Z" w16du:dateUtc="2025-02-21T13:24:00Z">
              <w:rPr>
                <w:highlight w:val="yellow"/>
              </w:rPr>
            </w:rPrChange>
          </w:rPr>
          <w:t>Transaction</w:t>
        </w:r>
      </w:ins>
      <w:ins w:id="12756" w:author="Irová Zuzana" w:date="2025-01-20T22:17:00Z" w16du:dateUtc="2025-01-20T21:17:00Z">
        <w:r w:rsidR="00C406E1" w:rsidRPr="004C3C26">
          <w:rPr>
            <w:rPrChange w:id="12757" w:author="Irová Zuzana" w:date="2025-02-21T14:24:00Z" w16du:dateUtc="2025-02-21T13:24:00Z">
              <w:rPr>
                <w:highlight w:val="yellow"/>
              </w:rPr>
            </w:rPrChange>
          </w:rPr>
          <w:t>.Vehicle category</w:t>
        </w:r>
      </w:ins>
    </w:p>
    <w:p w14:paraId="09CFCDDA" w14:textId="210F1E85" w:rsidR="00C406E1" w:rsidRPr="004C3C26" w:rsidRDefault="005762D1">
      <w:pPr>
        <w:pStyle w:val="ListFS2"/>
        <w:rPr>
          <w:ins w:id="12758" w:author="Irová Zuzana" w:date="2025-01-20T22:17:00Z" w16du:dateUtc="2025-01-20T21:17:00Z"/>
          <w:rPrChange w:id="12759" w:author="Irová Zuzana" w:date="2025-02-21T14:24:00Z" w16du:dateUtc="2025-02-21T13:24:00Z">
            <w:rPr>
              <w:ins w:id="12760" w:author="Irová Zuzana" w:date="2025-01-20T22:17:00Z" w16du:dateUtc="2025-01-20T21:17:00Z"/>
              <w:highlight w:val="yellow"/>
            </w:rPr>
          </w:rPrChange>
        </w:rPr>
      </w:pPr>
      <w:ins w:id="12761" w:author="Irová Zuzana" w:date="2025-02-21T14:56:00Z" w16du:dateUtc="2025-02-21T13:56:00Z">
        <w:r>
          <w:t>pod</w:t>
        </w:r>
      </w:ins>
      <w:ins w:id="12762" w:author="Irová Zuzana" w:date="2025-01-20T22:17:00Z" w16du:dateUtc="2025-01-20T21:17:00Z">
        <w:r w:rsidR="00C406E1" w:rsidRPr="004C3C26">
          <w:rPr>
            <w:rPrChange w:id="12763" w:author="Irová Zuzana" w:date="2025-02-21T14:24:00Z" w16du:dateUtc="2025-02-21T13:24:00Z">
              <w:rPr>
                <w:highlight w:val="yellow"/>
              </w:rPr>
            </w:rPrChange>
          </w:rPr>
          <w:t>sekci vehicleDescription, kde uvede:</w:t>
        </w:r>
      </w:ins>
    </w:p>
    <w:p w14:paraId="0418DA13" w14:textId="4EB6311E" w:rsidR="00C406E1" w:rsidRPr="004C3C26" w:rsidDel="0000111C" w:rsidRDefault="00C406E1">
      <w:pPr>
        <w:pStyle w:val="ListFS3"/>
        <w:rPr>
          <w:ins w:id="12764" w:author="Irová Zuzana" w:date="2025-01-20T22:17:00Z" w16du:dateUtc="2025-01-20T21:17:00Z"/>
          <w:del w:id="12765" w:author="Irová Zuzana" w:date="2025-02-21T14:49:00Z" w16du:dateUtc="2025-02-21T13:49:00Z"/>
          <w:rPrChange w:id="12766" w:author="Irová Zuzana" w:date="2025-02-21T14:24:00Z" w16du:dateUtc="2025-02-21T13:24:00Z">
            <w:rPr>
              <w:ins w:id="12767" w:author="Irová Zuzana" w:date="2025-01-20T22:17:00Z" w16du:dateUtc="2025-01-20T21:17:00Z"/>
              <w:del w:id="12768" w:author="Irová Zuzana" w:date="2025-02-21T14:49:00Z" w16du:dateUtc="2025-02-21T13:49:00Z"/>
              <w:highlight w:val="yellow"/>
            </w:rPr>
          </w:rPrChange>
        </w:rPr>
      </w:pPr>
      <w:ins w:id="12769" w:author="Irová Zuzana" w:date="2025-01-20T22:17:00Z" w16du:dateUtc="2025-01-20T21:17:00Z">
        <w:del w:id="12770" w:author="Irová Zuzana" w:date="2025-02-21T14:49:00Z" w16du:dateUtc="2025-02-21T13:49:00Z">
          <w:r w:rsidRPr="004C3C26" w:rsidDel="0000111C">
            <w:rPr>
              <w:rPrChange w:id="12771" w:author="Irová Zuzana" w:date="2025-02-21T14:24:00Z" w16du:dateUtc="2025-02-21T13:24:00Z">
                <w:rPr>
                  <w:highlight w:val="yellow"/>
                </w:rPr>
              </w:rPrChange>
            </w:rPr>
            <w:delText xml:space="preserve">Toll </w:delText>
          </w:r>
        </w:del>
      </w:ins>
      <w:ins w:id="12772" w:author="Irová Zuzana" w:date="2025-01-23T16:24:00Z" w16du:dateUtc="2025-01-23T15:24:00Z">
        <w:del w:id="12773" w:author="Irová Zuzana" w:date="2025-02-21T14:49:00Z" w16du:dateUtc="2025-02-21T13:49:00Z">
          <w:r w:rsidR="005A0D7A" w:rsidRPr="004C3C26" w:rsidDel="0000111C">
            <w:rPr>
              <w:rPrChange w:id="12774" w:author="Irová Zuzana" w:date="2025-02-21T14:24:00Z" w16du:dateUtc="2025-02-21T13:24:00Z">
                <w:rPr>
                  <w:highlight w:val="yellow"/>
                </w:rPr>
              </w:rPrChange>
            </w:rPr>
            <w:delText>Transaction</w:delText>
          </w:r>
        </w:del>
      </w:ins>
      <w:ins w:id="12775" w:author="Irová Zuzana" w:date="2025-01-20T22:17:00Z" w16du:dateUtc="2025-01-20T21:17:00Z">
        <w:del w:id="12776" w:author="Irová Zuzana" w:date="2025-02-21T14:49:00Z" w16du:dateUtc="2025-02-21T13:49:00Z">
          <w:r w:rsidRPr="004C3C26" w:rsidDel="0000111C">
            <w:rPr>
              <w:rPrChange w:id="12777" w:author="Irová Zuzana" w:date="2025-02-21T14:24:00Z" w16du:dateUtc="2025-02-21T13:24:00Z">
                <w:rPr>
                  <w:highlight w:val="yellow"/>
                </w:rPr>
              </w:rPrChange>
            </w:rPr>
            <w:delText>.Trailer axles count</w:delText>
          </w:r>
        </w:del>
      </w:ins>
    </w:p>
    <w:p w14:paraId="4872AF05" w14:textId="20155F8F" w:rsidR="00C406E1" w:rsidRPr="004C3C26" w:rsidDel="0000111C" w:rsidRDefault="00C406E1">
      <w:pPr>
        <w:pStyle w:val="ListFS3"/>
        <w:rPr>
          <w:ins w:id="12778" w:author="Irová Zuzana" w:date="2025-01-20T22:17:00Z" w16du:dateUtc="2025-01-20T21:17:00Z"/>
          <w:del w:id="12779" w:author="Irová Zuzana" w:date="2025-02-21T14:49:00Z" w16du:dateUtc="2025-02-21T13:49:00Z"/>
          <w:rPrChange w:id="12780" w:author="Irová Zuzana" w:date="2025-02-21T14:24:00Z" w16du:dateUtc="2025-02-21T13:24:00Z">
            <w:rPr>
              <w:ins w:id="12781" w:author="Irová Zuzana" w:date="2025-01-20T22:17:00Z" w16du:dateUtc="2025-01-20T21:17:00Z"/>
              <w:del w:id="12782" w:author="Irová Zuzana" w:date="2025-02-21T14:49:00Z" w16du:dateUtc="2025-02-21T13:49:00Z"/>
              <w:highlight w:val="yellow"/>
            </w:rPr>
          </w:rPrChange>
        </w:rPr>
      </w:pPr>
      <w:ins w:id="12783" w:author="Irová Zuzana" w:date="2025-01-20T22:17:00Z" w16du:dateUtc="2025-01-20T21:17:00Z">
        <w:del w:id="12784" w:author="Irová Zuzana" w:date="2025-02-21T14:49:00Z" w16du:dateUtc="2025-02-21T13:49:00Z">
          <w:r w:rsidRPr="004C3C26" w:rsidDel="0000111C">
            <w:rPr>
              <w:rPrChange w:id="12785" w:author="Irová Zuzana" w:date="2025-02-21T14:24:00Z" w16du:dateUtc="2025-02-21T13:24:00Z">
                <w:rPr>
                  <w:highlight w:val="yellow"/>
                </w:rPr>
              </w:rPrChange>
            </w:rPr>
            <w:delText xml:space="preserve">Toll </w:delText>
          </w:r>
        </w:del>
      </w:ins>
      <w:ins w:id="12786" w:author="Irová Zuzana" w:date="2025-01-23T16:24:00Z" w16du:dateUtc="2025-01-23T15:24:00Z">
        <w:del w:id="12787" w:author="Irová Zuzana" w:date="2025-02-21T14:49:00Z" w16du:dateUtc="2025-02-21T13:49:00Z">
          <w:r w:rsidR="005A0D7A" w:rsidRPr="004C3C26" w:rsidDel="0000111C">
            <w:rPr>
              <w:rPrChange w:id="12788" w:author="Irová Zuzana" w:date="2025-02-21T14:24:00Z" w16du:dateUtc="2025-02-21T13:24:00Z">
                <w:rPr>
                  <w:highlight w:val="yellow"/>
                </w:rPr>
              </w:rPrChange>
            </w:rPr>
            <w:delText>Transaction</w:delText>
          </w:r>
        </w:del>
      </w:ins>
      <w:ins w:id="12789" w:author="Irová Zuzana" w:date="2025-01-20T22:17:00Z" w16du:dateUtc="2025-01-20T21:17:00Z">
        <w:del w:id="12790" w:author="Irová Zuzana" w:date="2025-02-21T14:49:00Z" w16du:dateUtc="2025-02-21T13:49:00Z">
          <w:r w:rsidRPr="004C3C26" w:rsidDel="0000111C">
            <w:rPr>
              <w:rPrChange w:id="12791" w:author="Irová Zuzana" w:date="2025-02-21T14:24:00Z" w16du:dateUtc="2025-02-21T13:24:00Z">
                <w:rPr>
                  <w:highlight w:val="yellow"/>
                </w:rPr>
              </w:rPrChange>
            </w:rPr>
            <w:delText>.Tractor axles count</w:delText>
          </w:r>
        </w:del>
      </w:ins>
    </w:p>
    <w:p w14:paraId="72B11B6B" w14:textId="1112BD5E" w:rsidR="00C406E1" w:rsidRPr="004C3C26" w:rsidRDefault="00CE214F">
      <w:pPr>
        <w:pStyle w:val="ListFS3"/>
        <w:rPr>
          <w:ins w:id="12792" w:author="Irová Zuzana" w:date="2025-01-20T22:17:00Z" w16du:dateUtc="2025-01-20T21:17:00Z"/>
          <w:rPrChange w:id="12793" w:author="Irová Zuzana" w:date="2025-02-21T14:24:00Z" w16du:dateUtc="2025-02-21T13:24:00Z">
            <w:rPr>
              <w:ins w:id="12794" w:author="Irová Zuzana" w:date="2025-01-20T22:17:00Z" w16du:dateUtc="2025-01-20T21:17:00Z"/>
              <w:highlight w:val="yellow"/>
            </w:rPr>
          </w:rPrChange>
        </w:rPr>
      </w:pPr>
      <w:ins w:id="12795" w:author="Irová Zuzana" w:date="2025-02-21T14:50:00Z" w16du:dateUtc="2025-02-21T13:50:00Z">
        <w:r w:rsidRPr="00CE214F">
          <w:t>environmentalCharacteristics</w:t>
        </w:r>
        <w:r>
          <w:t xml:space="preserve"> = </w:t>
        </w:r>
      </w:ins>
      <w:ins w:id="12796" w:author="Irová Zuzana" w:date="2025-01-20T22:17:00Z" w16du:dateUtc="2025-01-20T21:17:00Z">
        <w:r w:rsidR="00C406E1" w:rsidRPr="004C3C26">
          <w:rPr>
            <w:rPrChange w:id="12797" w:author="Irová Zuzana" w:date="2025-02-21T14:24:00Z" w16du:dateUtc="2025-02-21T13:24:00Z">
              <w:rPr>
                <w:highlight w:val="yellow"/>
              </w:rPr>
            </w:rPrChange>
          </w:rPr>
          <w:t xml:space="preserve">Toll </w:t>
        </w:r>
      </w:ins>
      <w:ins w:id="12798" w:author="Irová Zuzana" w:date="2025-01-23T16:24:00Z" w16du:dateUtc="2025-01-23T15:24:00Z">
        <w:r w:rsidR="005A0D7A" w:rsidRPr="004C3C26">
          <w:rPr>
            <w:rPrChange w:id="12799" w:author="Irová Zuzana" w:date="2025-02-21T14:24:00Z" w16du:dateUtc="2025-02-21T13:24:00Z">
              <w:rPr>
                <w:highlight w:val="yellow"/>
              </w:rPr>
            </w:rPrChange>
          </w:rPr>
          <w:t>Transaction</w:t>
        </w:r>
      </w:ins>
      <w:ins w:id="12800" w:author="Irová Zuzana" w:date="2025-01-20T22:17:00Z" w16du:dateUtc="2025-01-20T21:17:00Z">
        <w:r w:rsidR="00C406E1" w:rsidRPr="004C3C26">
          <w:rPr>
            <w:rPrChange w:id="12801" w:author="Irová Zuzana" w:date="2025-02-21T14:24:00Z" w16du:dateUtc="2025-02-21T13:24:00Z">
              <w:rPr>
                <w:highlight w:val="yellow"/>
              </w:rPr>
            </w:rPrChange>
          </w:rPr>
          <w:t>.Emission class</w:t>
        </w:r>
      </w:ins>
    </w:p>
    <w:p w14:paraId="0F75D874" w14:textId="151F823B" w:rsidR="00C406E1" w:rsidRDefault="00C24685">
      <w:pPr>
        <w:pStyle w:val="ListFS3"/>
        <w:rPr>
          <w:ins w:id="12802" w:author="Irová Zuzana" w:date="2025-02-21T14:56:00Z" w16du:dateUtc="2025-02-21T13:56:00Z"/>
        </w:rPr>
      </w:pPr>
      <w:ins w:id="12803" w:author="Irová Zuzana" w:date="2025-02-21T14:52:00Z" w16du:dateUtc="2025-02-21T13:52:00Z">
        <w:r w:rsidRPr="00C24685">
          <w:t>futureCharacteristics</w:t>
        </w:r>
        <w:r>
          <w:t xml:space="preserve"> = </w:t>
        </w:r>
      </w:ins>
      <w:ins w:id="12804" w:author="Irová Zuzana" w:date="2025-01-20T22:17:00Z" w16du:dateUtc="2025-01-20T21:17:00Z">
        <w:r w:rsidR="00C406E1" w:rsidRPr="004C3C26">
          <w:rPr>
            <w:rPrChange w:id="12805" w:author="Irová Zuzana" w:date="2025-02-21T14:24:00Z" w16du:dateUtc="2025-02-21T13:24:00Z">
              <w:rPr>
                <w:highlight w:val="yellow"/>
              </w:rPr>
            </w:rPrChange>
          </w:rPr>
          <w:t xml:space="preserve">Toll </w:t>
        </w:r>
      </w:ins>
      <w:ins w:id="12806" w:author="Irová Zuzana" w:date="2025-01-23T16:24:00Z" w16du:dateUtc="2025-01-23T15:24:00Z">
        <w:r w:rsidR="005A0D7A" w:rsidRPr="004C3C26">
          <w:rPr>
            <w:rPrChange w:id="12807" w:author="Irová Zuzana" w:date="2025-02-21T14:24:00Z" w16du:dateUtc="2025-02-21T13:24:00Z">
              <w:rPr>
                <w:highlight w:val="yellow"/>
              </w:rPr>
            </w:rPrChange>
          </w:rPr>
          <w:t>Transaction</w:t>
        </w:r>
      </w:ins>
      <w:ins w:id="12808" w:author="Irová Zuzana" w:date="2025-01-20T22:17:00Z" w16du:dateUtc="2025-01-20T21:17:00Z">
        <w:r w:rsidR="00C406E1" w:rsidRPr="004C3C26">
          <w:rPr>
            <w:rPrChange w:id="12809" w:author="Irová Zuzana" w:date="2025-02-21T14:24:00Z" w16du:dateUtc="2025-02-21T13:24:00Z">
              <w:rPr>
                <w:highlight w:val="yellow"/>
              </w:rPr>
            </w:rPrChange>
          </w:rPr>
          <w:t>.Emission class CO2</w:t>
        </w:r>
      </w:ins>
    </w:p>
    <w:p w14:paraId="001D0654" w14:textId="7876A68B" w:rsidR="00087C1D" w:rsidRDefault="005762D1">
      <w:pPr>
        <w:pStyle w:val="ListFS2"/>
        <w:rPr>
          <w:ins w:id="12810" w:author="Irová Zuzana" w:date="2025-02-21T14:56:00Z" w16du:dateUtc="2025-02-21T13:56:00Z"/>
        </w:rPr>
      </w:pPr>
      <w:ins w:id="12811" w:author="Irová Zuzana" w:date="2025-02-21T14:56:00Z" w16du:dateUtc="2025-02-21T13:56:00Z">
        <w:r w:rsidRPr="005762D1">
          <w:t>usageFee</w:t>
        </w:r>
      </w:ins>
      <w:ins w:id="12812" w:author="Irová Zuzana" w:date="2025-02-21T14:57:00Z" w16du:dateUtc="2025-02-21T13:57:00Z">
        <w:r w:rsidR="001C2FEB">
          <w:t xml:space="preserve"> = </w:t>
        </w:r>
        <w:r w:rsidR="001C2FEB" w:rsidRPr="00AA7F25">
          <w:t>usedSectionFee</w:t>
        </w:r>
      </w:ins>
    </w:p>
    <w:p w14:paraId="265CFCF5" w14:textId="6AA290B0" w:rsidR="005762D1" w:rsidRPr="004C3C26" w:rsidRDefault="005762D1">
      <w:pPr>
        <w:pStyle w:val="ListFS2"/>
        <w:rPr>
          <w:ins w:id="12813" w:author="Irová Zuzana" w:date="2025-01-20T22:17:00Z" w16du:dateUtc="2025-01-20T21:17:00Z"/>
          <w:rPrChange w:id="12814" w:author="Irová Zuzana" w:date="2025-02-21T14:24:00Z" w16du:dateUtc="2025-02-21T13:24:00Z">
            <w:rPr>
              <w:ins w:id="12815" w:author="Irová Zuzana" w:date="2025-01-20T22:17:00Z" w16du:dateUtc="2025-01-20T21:17:00Z"/>
              <w:highlight w:val="yellow"/>
            </w:rPr>
          </w:rPrChange>
        </w:rPr>
        <w:pPrChange w:id="12816" w:author="Irová Zuzana" w:date="2025-06-06T15:16:00Z" w16du:dateUtc="2025-06-06T13:16:00Z">
          <w:pPr>
            <w:pStyle w:val="ListFS3"/>
          </w:pPr>
        </w:pPrChange>
      </w:pPr>
      <w:ins w:id="12817" w:author="Irová Zuzana" w:date="2025-02-21T14:57:00Z" w16du:dateUtc="2025-02-21T13:57:00Z">
        <w:r w:rsidRPr="005762D1">
          <w:t>usageExternalCosts</w:t>
        </w:r>
      </w:ins>
      <w:ins w:id="12818" w:author="Irová Zuzana" w:date="2025-02-21T14:58:00Z" w16du:dateUtc="2025-02-21T13:58:00Z">
        <w:r w:rsidR="001C2FEB">
          <w:t xml:space="preserve"> = korespondující us</w:t>
        </w:r>
        <w:r w:rsidR="001C2FEB" w:rsidRPr="00AA7F25">
          <w:t>ed</w:t>
        </w:r>
        <w:r w:rsidR="001C2FEB">
          <w:t>S</w:t>
        </w:r>
        <w:r w:rsidR="001C2FEB" w:rsidRPr="00AA7F25">
          <w:t>ectionExternalCosts</w:t>
        </w:r>
      </w:ins>
    </w:p>
    <w:p w14:paraId="406FDCFC" w14:textId="249D3803" w:rsidR="00C406E1" w:rsidRPr="00087C1D" w:rsidRDefault="00C406E1">
      <w:pPr>
        <w:pStyle w:val="ListFS1"/>
        <w:rPr>
          <w:ins w:id="12819" w:author="Irová Zuzana" w:date="2025-01-20T22:17:00Z" w16du:dateUtc="2025-01-20T21:17:00Z"/>
          <w:rPrChange w:id="12820" w:author="Irová Zuzana" w:date="2025-02-21T14:55:00Z" w16du:dateUtc="2025-02-21T13:55:00Z">
            <w:rPr>
              <w:ins w:id="12821" w:author="Irová Zuzana" w:date="2025-01-20T22:17:00Z" w16du:dateUtc="2025-01-20T21:17:00Z"/>
              <w:highlight w:val="yellow"/>
            </w:rPr>
          </w:rPrChange>
        </w:rPr>
        <w:pPrChange w:id="12822" w:author="Irová Zuzana" w:date="2025-06-06T15:37:00Z" w16du:dateUtc="2025-06-06T13:37:00Z">
          <w:pPr>
            <w:pStyle w:val="ListFS2"/>
          </w:pPr>
        </w:pPrChange>
      </w:pPr>
      <w:ins w:id="12823" w:author="Irová Zuzana" w:date="2025-01-20T22:17:00Z" w16du:dateUtc="2025-01-20T21:17:00Z">
        <w:r w:rsidRPr="5CC4B342">
          <w:rPr>
            <w:rPrChange w:id="12824" w:author="Irová Zuzana" w:date="2025-02-21T14:55:00Z" w16du:dateUtc="2025-02-21T13:55:00Z">
              <w:rPr>
                <w:highlight w:val="yellow"/>
              </w:rPr>
            </w:rPrChange>
          </w:rPr>
          <w:t xml:space="preserve">v sekci </w:t>
        </w:r>
        <w:r w:rsidRPr="003E1F98">
          <w:rPr>
            <w:rPrChange w:id="12825" w:author="Irova Zuzana" w:date="2025-03-28T11:46:00Z" w16du:dateUtc="2025-03-28T10:46:00Z">
              <w:rPr>
                <w:highlight w:val="yellow"/>
              </w:rPr>
            </w:rPrChange>
          </w:rPr>
          <w:t>includedDiscounts</w:t>
        </w:r>
        <w:r w:rsidRPr="5CC4B342">
          <w:rPr>
            <w:rPrChange w:id="12826" w:author="Irová Zuzana" w:date="2025-02-21T14:55:00Z" w16du:dateUtc="2025-02-21T13:55:00Z">
              <w:rPr>
                <w:highlight w:val="yellow"/>
              </w:rPr>
            </w:rPrChange>
          </w:rPr>
          <w:t xml:space="preserve"> uvede Discount rate, VAT rate a</w:t>
        </w:r>
      </w:ins>
      <w:ins w:id="12827" w:author="Irová Zuzana" w:date="2025-01-23T16:28:00Z" w16du:dateUtc="2025-01-23T15:28:00Z">
        <w:r w:rsidR="00123DF0" w:rsidRPr="5CC4B342">
          <w:rPr>
            <w:rPrChange w:id="12828" w:author="Irová Zuzana" w:date="2025-02-21T14:55:00Z" w16du:dateUtc="2025-02-21T13:55:00Z">
              <w:rPr>
                <w:highlight w:val="yellow"/>
              </w:rPr>
            </w:rPrChange>
          </w:rPr>
          <w:t xml:space="preserve"> </w:t>
        </w:r>
      </w:ins>
      <w:ins w:id="12829" w:author="Irová Zuzana" w:date="2025-01-20T22:17:00Z" w16du:dateUtc="2025-01-20T21:17:00Z">
        <w:r w:rsidRPr="5CC4B342">
          <w:rPr>
            <w:rPrChange w:id="12830" w:author="Irová Zuzana" w:date="2025-02-21T14:55:00Z" w16du:dateUtc="2025-02-21T13:55:00Z">
              <w:rPr>
                <w:highlight w:val="yellow"/>
              </w:rPr>
            </w:rPrChange>
          </w:rPr>
          <w:t>Discount amount pro ostatn</w:t>
        </w:r>
        <w:r w:rsidRPr="5CC4B342">
          <w:rPr>
            <w:rFonts w:hint="cs"/>
            <w:rPrChange w:id="12831" w:author="Irová Zuzana" w:date="2025-02-21T14:55:00Z" w16du:dateUtc="2025-02-21T13:55:00Z">
              <w:rPr>
                <w:rFonts w:hint="cs"/>
                <w:highlight w:val="yellow"/>
              </w:rPr>
            </w:rPrChange>
          </w:rPr>
          <w:t>í</w:t>
        </w:r>
        <w:r w:rsidRPr="5CC4B342">
          <w:rPr>
            <w:rPrChange w:id="12832" w:author="Irová Zuzana" w:date="2025-02-21T14:55:00Z" w16du:dateUtc="2025-02-21T13:55:00Z">
              <w:rPr>
                <w:highlight w:val="yellow"/>
              </w:rPr>
            </w:rPrChange>
          </w:rPr>
          <w:t xml:space="preserve"> Rated toll events s nenulovou Discount rate.</w:t>
        </w:r>
      </w:ins>
    </w:p>
    <w:p w14:paraId="1E7D900F" w14:textId="6051AD9F" w:rsidR="00C406E1" w:rsidRPr="004C3C26" w:rsidRDefault="00C406E1">
      <w:pPr>
        <w:pStyle w:val="NormalIndent"/>
        <w:rPr>
          <w:ins w:id="12833" w:author="Irová Zuzana" w:date="2025-01-20T22:17:00Z" w16du:dateUtc="2025-01-20T21:17:00Z"/>
          <w:rPrChange w:id="12834" w:author="Irová Zuzana" w:date="2025-02-21T14:24:00Z" w16du:dateUtc="2025-02-21T13:24:00Z">
            <w:rPr>
              <w:ins w:id="12835" w:author="Irová Zuzana" w:date="2025-01-20T22:17:00Z" w16du:dateUtc="2025-01-20T21:17:00Z"/>
              <w:highlight w:val="yellow"/>
            </w:rPr>
          </w:rPrChange>
        </w:rPr>
      </w:pPr>
      <w:ins w:id="12836" w:author="Irová Zuzana" w:date="2025-01-20T22:17:00Z" w16du:dateUtc="2025-01-20T21:17:00Z">
        <w:r w:rsidRPr="004C3C26">
          <w:rPr>
            <w:rPrChange w:id="12837" w:author="Irová Zuzana" w:date="2025-02-21T14:24:00Z" w16du:dateUtc="2025-02-21T13:24:00Z">
              <w:rPr>
                <w:highlight w:val="yellow"/>
              </w:rPr>
            </w:rPrChange>
          </w:rPr>
          <w:t>Syst</w:t>
        </w:r>
        <w:r w:rsidRPr="004C3C26">
          <w:rPr>
            <w:rFonts w:hint="cs"/>
            <w:rPrChange w:id="12838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é</w:t>
        </w:r>
        <w:r w:rsidRPr="004C3C26">
          <w:rPr>
            <w:rPrChange w:id="12839" w:author="Irová Zuzana" w:date="2025-02-21T14:24:00Z" w16du:dateUtc="2025-02-21T13:24:00Z">
              <w:rPr>
                <w:highlight w:val="yellow"/>
              </w:rPr>
            </w:rPrChange>
          </w:rPr>
          <w:t>m vytvo</w:t>
        </w:r>
        <w:r w:rsidRPr="004C3C26">
          <w:rPr>
            <w:rFonts w:hint="cs"/>
            <w:rPrChange w:id="12840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ří</w:t>
        </w:r>
        <w:r w:rsidRPr="004C3C26">
          <w:rPr>
            <w:rPrChange w:id="12841" w:author="Irová Zuzana" w:date="2025-02-21T14:24:00Z" w16du:dateUtc="2025-02-21T13:24:00Z">
              <w:rPr>
                <w:highlight w:val="yellow"/>
              </w:rPr>
            </w:rPrChange>
          </w:rPr>
          <w:t xml:space="preserve"> zpr</w:t>
        </w:r>
        <w:r w:rsidRPr="004C3C26">
          <w:rPr>
            <w:rFonts w:hint="cs"/>
            <w:rPrChange w:id="12842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á</w:t>
        </w:r>
        <w:r w:rsidRPr="004C3C26">
          <w:rPr>
            <w:rPrChange w:id="12843" w:author="Irová Zuzana" w:date="2025-02-21T14:24:00Z" w16du:dateUtc="2025-02-21T13:24:00Z">
              <w:rPr>
                <w:highlight w:val="yellow"/>
              </w:rPr>
            </w:rPrChange>
          </w:rPr>
          <w:t>vu Billing details (DEX.BAR.2</w:t>
        </w:r>
      </w:ins>
      <w:ins w:id="12844" w:author="Irová Zuzana" w:date="2025-01-23T16:30:00Z" w16du:dateUtc="2025-01-23T15:30:00Z">
        <w:r w:rsidR="00CD52BD" w:rsidRPr="004C3C26">
          <w:rPr>
            <w:rPrChange w:id="12845" w:author="Irová Zuzana" w:date="2025-02-21T14:24:00Z" w16du:dateUtc="2025-02-21T13:24:00Z">
              <w:rPr>
                <w:highlight w:val="yellow"/>
              </w:rPr>
            </w:rPrChange>
          </w:rPr>
          <w:t>9</w:t>
        </w:r>
      </w:ins>
      <w:ins w:id="12846" w:author="Irová Zuzana" w:date="2025-01-20T22:17:00Z" w16du:dateUtc="2025-01-20T21:17:00Z">
        <w:r w:rsidRPr="004C3C26">
          <w:rPr>
            <w:rPrChange w:id="12847" w:author="Irová Zuzana" w:date="2025-02-21T14:24:00Z" w16du:dateUtc="2025-02-21T13:24:00Z">
              <w:rPr>
                <w:highlight w:val="yellow"/>
              </w:rPr>
            </w:rPrChange>
          </w:rPr>
          <w:t>.</w:t>
        </w:r>
      </w:ins>
      <w:ins w:id="12848" w:author="Irová Zuzana" w:date="2025-01-23T16:28:00Z" w16du:dateUtc="2025-01-23T15:28:00Z">
        <w:r w:rsidR="00E447A2" w:rsidRPr="004C3C26">
          <w:rPr>
            <w:rPrChange w:id="12849" w:author="Irová Zuzana" w:date="2025-02-21T14:24:00Z" w16du:dateUtc="2025-02-21T13:24:00Z">
              <w:rPr>
                <w:highlight w:val="yellow"/>
              </w:rPr>
            </w:rPrChange>
          </w:rPr>
          <w:t>HR</w:t>
        </w:r>
      </w:ins>
      <w:ins w:id="12850" w:author="Irová Zuzana" w:date="2025-01-20T22:17:00Z" w16du:dateUtc="2025-01-20T21:17:00Z">
        <w:r w:rsidRPr="004C3C26">
          <w:rPr>
            <w:rPrChange w:id="12851" w:author="Irová Zuzana" w:date="2025-02-21T14:24:00Z" w16du:dateUtc="2025-02-21T13:24:00Z">
              <w:rPr>
                <w:highlight w:val="yellow"/>
              </w:rPr>
            </w:rPrChange>
          </w:rPr>
          <w:t>).</w:t>
        </w:r>
      </w:ins>
    </w:p>
    <w:p w14:paraId="520C4120" w14:textId="769BFF32" w:rsidR="00C406E1" w:rsidRPr="004C3C26" w:rsidRDefault="00C406E1">
      <w:pPr>
        <w:pStyle w:val="NormalIndent"/>
        <w:rPr>
          <w:ins w:id="12852" w:author="Irová Zuzana" w:date="2025-01-20T22:17:00Z" w16du:dateUtc="2025-01-20T21:17:00Z"/>
          <w:rPrChange w:id="12853" w:author="Irová Zuzana" w:date="2025-02-21T14:24:00Z" w16du:dateUtc="2025-02-21T13:24:00Z">
            <w:rPr>
              <w:ins w:id="12854" w:author="Irová Zuzana" w:date="2025-01-20T22:17:00Z" w16du:dateUtc="2025-01-20T21:17:00Z"/>
              <w:highlight w:val="yellow"/>
            </w:rPr>
          </w:rPrChange>
        </w:rPr>
      </w:pPr>
      <w:ins w:id="12855" w:author="Irová Zuzana" w:date="2025-01-20T22:17:00Z" w16du:dateUtc="2025-01-20T21:17:00Z">
        <w:r w:rsidRPr="004C3C26">
          <w:rPr>
            <w:rPrChange w:id="12856" w:author="Irová Zuzana" w:date="2025-02-21T14:24:00Z" w16du:dateUtc="2025-02-21T13:24:00Z">
              <w:rPr>
                <w:highlight w:val="yellow"/>
              </w:rPr>
            </w:rPrChange>
          </w:rPr>
          <w:t>Syst</w:t>
        </w:r>
        <w:r w:rsidRPr="004C3C26">
          <w:rPr>
            <w:rFonts w:hint="cs"/>
            <w:rPrChange w:id="12857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é</w:t>
        </w:r>
        <w:r w:rsidRPr="004C3C26">
          <w:rPr>
            <w:rPrChange w:id="12858" w:author="Irová Zuzana" w:date="2025-02-21T14:24:00Z" w16du:dateUtc="2025-02-21T13:24:00Z">
              <w:rPr>
                <w:highlight w:val="yellow"/>
              </w:rPr>
            </w:rPrChange>
          </w:rPr>
          <w:t>m vyexportuje Billing details za pou</w:t>
        </w:r>
        <w:r w:rsidRPr="004C3C26">
          <w:rPr>
            <w:rFonts w:hint="cs"/>
            <w:rPrChange w:id="12859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ž</w:t>
        </w:r>
        <w:r w:rsidRPr="004C3C26">
          <w:rPr>
            <w:rPrChange w:id="12860" w:author="Irová Zuzana" w:date="2025-02-21T14:24:00Z" w16du:dateUtc="2025-02-21T13:24:00Z">
              <w:rPr>
                <w:highlight w:val="yellow"/>
              </w:rPr>
            </w:rPrChange>
          </w:rPr>
          <w:t>it</w:t>
        </w:r>
        <w:r w:rsidRPr="004C3C26">
          <w:rPr>
            <w:rFonts w:hint="cs"/>
            <w:rPrChange w:id="12861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í</w:t>
        </w:r>
        <w:r w:rsidRPr="004C3C26">
          <w:rPr>
            <w:rPrChange w:id="12862" w:author="Irová Zuzana" w:date="2025-02-21T14:24:00Z" w16du:dateUtc="2025-02-21T13:24:00Z">
              <w:rPr>
                <w:highlight w:val="yellow"/>
              </w:rPr>
            </w:rPrChange>
          </w:rPr>
          <w:t xml:space="preserve"> rozhran</w:t>
        </w:r>
        <w:r w:rsidRPr="004C3C26">
          <w:rPr>
            <w:rFonts w:hint="cs"/>
            <w:rPrChange w:id="12863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í</w:t>
        </w:r>
        <w:r w:rsidRPr="004C3C26">
          <w:rPr>
            <w:rPrChange w:id="12864" w:author="Irová Zuzana" w:date="2025-02-21T14:24:00Z" w16du:dateUtc="2025-02-21T13:24:00Z">
              <w:rPr>
                <w:highlight w:val="yellow"/>
              </w:rPr>
            </w:rPrChange>
          </w:rPr>
          <w:t xml:space="preserve"> (INT.BAR.2</w:t>
        </w:r>
      </w:ins>
      <w:ins w:id="12865" w:author="Irová Zuzana" w:date="2025-01-23T16:31:00Z" w16du:dateUtc="2025-01-23T15:31:00Z">
        <w:r w:rsidR="00CD52BD" w:rsidRPr="004C3C26">
          <w:rPr>
            <w:rPrChange w:id="12866" w:author="Irová Zuzana" w:date="2025-02-21T14:24:00Z" w16du:dateUtc="2025-02-21T13:24:00Z">
              <w:rPr>
                <w:highlight w:val="yellow"/>
              </w:rPr>
            </w:rPrChange>
          </w:rPr>
          <w:t>6</w:t>
        </w:r>
      </w:ins>
      <w:ins w:id="12867" w:author="Irová Zuzana" w:date="2025-01-20T22:17:00Z" w16du:dateUtc="2025-01-20T21:17:00Z">
        <w:r w:rsidRPr="004C3C26">
          <w:rPr>
            <w:rPrChange w:id="12868" w:author="Irová Zuzana" w:date="2025-02-21T14:24:00Z" w16du:dateUtc="2025-02-21T13:24:00Z">
              <w:rPr>
                <w:highlight w:val="yellow"/>
              </w:rPr>
            </w:rPrChange>
          </w:rPr>
          <w:t>.</w:t>
        </w:r>
      </w:ins>
      <w:ins w:id="12869" w:author="Irová Zuzana" w:date="2025-01-23T16:28:00Z" w16du:dateUtc="2025-01-23T15:28:00Z">
        <w:r w:rsidR="00E447A2" w:rsidRPr="004C3C26">
          <w:rPr>
            <w:rPrChange w:id="12870" w:author="Irová Zuzana" w:date="2025-02-21T14:24:00Z" w16du:dateUtc="2025-02-21T13:24:00Z">
              <w:rPr>
                <w:highlight w:val="yellow"/>
              </w:rPr>
            </w:rPrChange>
          </w:rPr>
          <w:t>HR</w:t>
        </w:r>
      </w:ins>
      <w:ins w:id="12871" w:author="Irová Zuzana" w:date="2025-01-20T22:17:00Z" w16du:dateUtc="2025-01-20T21:17:00Z">
        <w:r w:rsidRPr="004C3C26">
          <w:rPr>
            <w:rPrChange w:id="12872" w:author="Irová Zuzana" w:date="2025-02-21T14:24:00Z" w16du:dateUtc="2025-02-21T13:24:00Z">
              <w:rPr>
                <w:highlight w:val="yellow"/>
              </w:rPr>
            </w:rPrChange>
          </w:rPr>
          <w:t>).</w:t>
        </w:r>
      </w:ins>
    </w:p>
    <w:p w14:paraId="3B2B52E0" w14:textId="1C0A1F38" w:rsidR="00C406E1" w:rsidRPr="004C3C26" w:rsidRDefault="00C406E1">
      <w:pPr>
        <w:pStyle w:val="NormalIndent"/>
        <w:rPr>
          <w:ins w:id="12873" w:author="Irová Zuzana" w:date="2025-01-20T22:17:00Z" w16du:dateUtc="2025-01-20T21:17:00Z"/>
          <w:rPrChange w:id="12874" w:author="Irová Zuzana" w:date="2025-02-21T14:24:00Z" w16du:dateUtc="2025-02-21T13:24:00Z">
            <w:rPr>
              <w:ins w:id="12875" w:author="Irová Zuzana" w:date="2025-01-20T22:17:00Z" w16du:dateUtc="2025-01-20T21:17:00Z"/>
              <w:highlight w:val="yellow"/>
            </w:rPr>
          </w:rPrChange>
        </w:rPr>
      </w:pPr>
      <w:ins w:id="12876" w:author="Irová Zuzana" w:date="2025-01-20T22:17:00Z" w16du:dateUtc="2025-01-20T21:17:00Z">
        <w:r w:rsidRPr="004C3C26">
          <w:rPr>
            <w:rPrChange w:id="12877" w:author="Irová Zuzana" w:date="2025-02-21T14:24:00Z" w16du:dateUtc="2025-02-21T13:24:00Z">
              <w:rPr>
                <w:highlight w:val="yellow"/>
              </w:rPr>
            </w:rPrChange>
          </w:rPr>
          <w:t>Syst</w:t>
        </w:r>
        <w:r w:rsidRPr="004C3C26">
          <w:rPr>
            <w:rFonts w:hint="cs"/>
            <w:rPrChange w:id="12878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é</w:t>
        </w:r>
        <w:r w:rsidRPr="004C3C26">
          <w:rPr>
            <w:rPrChange w:id="12879" w:author="Irová Zuzana" w:date="2025-02-21T14:24:00Z" w16du:dateUtc="2025-02-21T13:24:00Z">
              <w:rPr>
                <w:highlight w:val="yellow"/>
              </w:rPr>
            </w:rPrChange>
          </w:rPr>
          <w:t>m na p</w:t>
        </w:r>
        <w:r w:rsidRPr="004C3C26">
          <w:rPr>
            <w:rFonts w:hint="cs"/>
            <w:rPrChange w:id="12880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ří</w:t>
        </w:r>
        <w:r w:rsidRPr="004C3C26">
          <w:rPr>
            <w:rPrChange w:id="12881" w:author="Irová Zuzana" w:date="2025-02-21T14:24:00Z" w16du:dateUtc="2025-02-21T13:24:00Z">
              <w:rPr>
                <w:highlight w:val="yellow"/>
              </w:rPr>
            </w:rPrChange>
          </w:rPr>
          <w:t>slu</w:t>
        </w:r>
        <w:r w:rsidRPr="004C3C26">
          <w:rPr>
            <w:rFonts w:hint="cs"/>
            <w:rPrChange w:id="12882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š</w:t>
        </w:r>
        <w:r w:rsidRPr="004C3C26">
          <w:rPr>
            <w:rPrChange w:id="12883" w:author="Irová Zuzana" w:date="2025-02-21T14:24:00Z" w16du:dateUtc="2025-02-21T13:24:00Z">
              <w:rPr>
                <w:highlight w:val="yellow"/>
              </w:rPr>
            </w:rPrChange>
          </w:rPr>
          <w:t>n</w:t>
        </w:r>
        <w:r w:rsidRPr="004C3C26">
          <w:rPr>
            <w:rFonts w:hint="cs"/>
            <w:rPrChange w:id="12884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é</w:t>
        </w:r>
        <w:r w:rsidRPr="004C3C26">
          <w:rPr>
            <w:rPrChange w:id="12885" w:author="Irová Zuzana" w:date="2025-02-21T14:24:00Z" w16du:dateUtc="2025-02-21T13:24:00Z">
              <w:rPr>
                <w:highlight w:val="yellow"/>
              </w:rPr>
            </w:rPrChange>
          </w:rPr>
          <w:t xml:space="preserve"> Toll </w:t>
        </w:r>
      </w:ins>
      <w:ins w:id="12886" w:author="Irová Zuzana" w:date="2025-01-23T16:24:00Z" w16du:dateUtc="2025-01-23T15:24:00Z">
        <w:r w:rsidR="005A0D7A" w:rsidRPr="004C3C26">
          <w:rPr>
            <w:rPrChange w:id="12887" w:author="Irová Zuzana" w:date="2025-02-21T14:24:00Z" w16du:dateUtc="2025-02-21T13:24:00Z">
              <w:rPr>
                <w:highlight w:val="yellow"/>
              </w:rPr>
            </w:rPrChange>
          </w:rPr>
          <w:t>Transaction</w:t>
        </w:r>
      </w:ins>
      <w:ins w:id="12888" w:author="Irová Zuzana" w:date="2025-01-20T22:17:00Z" w16du:dateUtc="2025-01-20T21:17:00Z">
        <w:r w:rsidRPr="004C3C26">
          <w:rPr>
            <w:rPrChange w:id="12889" w:author="Irová Zuzana" w:date="2025-02-21T14:24:00Z" w16du:dateUtc="2025-02-21T13:24:00Z">
              <w:rPr>
                <w:highlight w:val="yellow"/>
              </w:rPr>
            </w:rPrChange>
          </w:rPr>
          <w:t xml:space="preserve"> na z</w:t>
        </w:r>
        <w:r w:rsidRPr="004C3C26">
          <w:rPr>
            <w:rFonts w:hint="cs"/>
            <w:rPrChange w:id="12890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á</w:t>
        </w:r>
        <w:r w:rsidRPr="004C3C26">
          <w:rPr>
            <w:rPrChange w:id="12891" w:author="Irová Zuzana" w:date="2025-02-21T14:24:00Z" w16du:dateUtc="2025-02-21T13:24:00Z">
              <w:rPr>
                <w:highlight w:val="yellow"/>
              </w:rPr>
            </w:rPrChange>
          </w:rPr>
          <w:t>klad</w:t>
        </w:r>
        <w:r w:rsidRPr="004C3C26">
          <w:rPr>
            <w:rFonts w:hint="cs"/>
            <w:rPrChange w:id="12892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ě</w:t>
        </w:r>
        <w:r w:rsidRPr="004C3C26">
          <w:rPr>
            <w:rPrChange w:id="12893" w:author="Irová Zuzana" w:date="2025-02-21T14:24:00Z" w16du:dateUtc="2025-02-21T13:24:00Z">
              <w:rPr>
                <w:highlight w:val="yellow"/>
              </w:rPr>
            </w:rPrChange>
          </w:rPr>
          <w:t xml:space="preserve"> proveden</w:t>
        </w:r>
        <w:r w:rsidRPr="004C3C26">
          <w:rPr>
            <w:rFonts w:hint="cs"/>
            <w:rPrChange w:id="12894" w:author="Irová Zuzana" w:date="2025-02-21T14:24:00Z" w16du:dateUtc="2025-02-21T13:24:00Z">
              <w:rPr>
                <w:rFonts w:hint="cs"/>
                <w:highlight w:val="yellow"/>
              </w:rPr>
            </w:rPrChange>
          </w:rPr>
          <w:t>é</w:t>
        </w:r>
        <w:r w:rsidRPr="004C3C26">
          <w:rPr>
            <w:rPrChange w:id="12895" w:author="Irová Zuzana" w:date="2025-02-21T14:24:00Z" w16du:dateUtc="2025-02-21T13:24:00Z">
              <w:rPr>
                <w:highlight w:val="yellow"/>
              </w:rPr>
            </w:rPrChange>
          </w:rPr>
          <w:t>ho exportu updatuje atributy:</w:t>
        </w:r>
      </w:ins>
    </w:p>
    <w:p w14:paraId="08172495" w14:textId="69EBAF94" w:rsidR="00C406E1" w:rsidRPr="004C3C26" w:rsidRDefault="00C406E1">
      <w:pPr>
        <w:pStyle w:val="ListFS1"/>
        <w:rPr>
          <w:ins w:id="12896" w:author="Irová Zuzana" w:date="2025-01-20T22:17:00Z" w16du:dateUtc="2025-01-20T21:17:00Z"/>
          <w:rPrChange w:id="12897" w:author="Irová Zuzana" w:date="2025-02-21T14:24:00Z" w16du:dateUtc="2025-02-21T13:24:00Z">
            <w:rPr>
              <w:ins w:id="12898" w:author="Irová Zuzana" w:date="2025-01-20T22:17:00Z" w16du:dateUtc="2025-01-20T21:17:00Z"/>
              <w:highlight w:val="yellow"/>
            </w:rPr>
          </w:rPrChange>
        </w:rPr>
        <w:pPrChange w:id="12899" w:author="Irová Zuzana" w:date="2025-06-06T15:37:00Z" w16du:dateUtc="2025-06-06T13:37:00Z">
          <w:pPr>
            <w:pStyle w:val="ListFS1"/>
            <w:numPr>
              <w:numId w:val="168"/>
            </w:numPr>
            <w:ind w:left="360" w:hanging="360"/>
          </w:pPr>
        </w:pPrChange>
      </w:pPr>
      <w:ins w:id="12900" w:author="Irová Zuzana" w:date="2025-01-20T22:17:00Z" w16du:dateUtc="2025-01-20T21:17:00Z">
        <w:r w:rsidRPr="004C3C26">
          <w:rPr>
            <w:rFonts w:cstheme="minorHAnsi"/>
            <w:sz w:val="18"/>
            <w:szCs w:val="18"/>
            <w:rPrChange w:id="12901" w:author="Irová Zuzana" w:date="2025-02-21T14:24:00Z" w16du:dateUtc="2025-02-21T13:24:00Z">
              <w:rPr>
                <w:rFonts w:cstheme="minorHAnsi"/>
                <w:sz w:val="18"/>
                <w:szCs w:val="18"/>
                <w:highlight w:val="yellow"/>
              </w:rPr>
            </w:rPrChange>
          </w:rPr>
          <w:t xml:space="preserve">EETS </w:t>
        </w:r>
        <w:r w:rsidRPr="004C3C26">
          <w:rPr>
            <w:rPrChange w:id="12902" w:author="Irová Zuzana" w:date="2025-02-21T14:24:00Z" w16du:dateUtc="2025-02-21T13:24:00Z">
              <w:rPr>
                <w:highlight w:val="yellow"/>
              </w:rPr>
            </w:rPrChange>
          </w:rPr>
          <w:t xml:space="preserve">Export Billing details Toll </w:t>
        </w:r>
      </w:ins>
      <w:ins w:id="12903" w:author="Irová Zuzana" w:date="2025-01-23T16:25:00Z" w16du:dateUtc="2025-01-23T15:25:00Z">
        <w:r w:rsidR="005A0D7A" w:rsidRPr="004C3C26">
          <w:rPr>
            <w:rPrChange w:id="12904" w:author="Irová Zuzana" w:date="2025-02-21T14:24:00Z" w16du:dateUtc="2025-02-21T13:24:00Z">
              <w:rPr>
                <w:highlight w:val="yellow"/>
              </w:rPr>
            </w:rPrChange>
          </w:rPr>
          <w:t>transaction</w:t>
        </w:r>
      </w:ins>
      <w:ins w:id="12905" w:author="Irová Zuzana" w:date="2025-01-20T22:17:00Z" w16du:dateUtc="2025-01-20T21:17:00Z">
        <w:r w:rsidRPr="004C3C26">
          <w:rPr>
            <w:rPrChange w:id="12906" w:author="Irová Zuzana" w:date="2025-02-21T14:24:00Z" w16du:dateUtc="2025-02-21T13:24:00Z">
              <w:rPr>
                <w:highlight w:val="yellow"/>
              </w:rPr>
            </w:rPrChange>
          </w:rPr>
          <w:t xml:space="preserve"> number = z billingDetailsAdus.aduIdentifier </w:t>
        </w:r>
      </w:ins>
    </w:p>
    <w:p w14:paraId="7AE32D5C" w14:textId="77777777" w:rsidR="00C406E1" w:rsidRPr="004C3C26" w:rsidRDefault="00C406E1">
      <w:pPr>
        <w:pStyle w:val="ListFS1"/>
        <w:rPr>
          <w:ins w:id="12907" w:author="Irová Zuzana" w:date="2025-01-20T22:17:00Z" w16du:dateUtc="2025-01-20T21:17:00Z"/>
          <w:rPrChange w:id="12908" w:author="Irová Zuzana" w:date="2025-02-21T14:24:00Z" w16du:dateUtc="2025-02-21T13:24:00Z">
            <w:rPr>
              <w:ins w:id="12909" w:author="Irová Zuzana" w:date="2025-01-20T22:17:00Z" w16du:dateUtc="2025-01-20T21:17:00Z"/>
              <w:highlight w:val="yellow"/>
            </w:rPr>
          </w:rPrChange>
        </w:rPr>
        <w:pPrChange w:id="12910" w:author="Irová Zuzana" w:date="2025-06-06T15:37:00Z" w16du:dateUtc="2025-06-06T13:37:00Z">
          <w:pPr>
            <w:pStyle w:val="ListFS1"/>
            <w:numPr>
              <w:numId w:val="168"/>
            </w:numPr>
            <w:ind w:left="360" w:hanging="360"/>
          </w:pPr>
        </w:pPrChange>
      </w:pPr>
      <w:ins w:id="12911" w:author="Irová Zuzana" w:date="2025-01-20T22:17:00Z" w16du:dateUtc="2025-01-20T21:17:00Z">
        <w:r w:rsidRPr="004C3C26">
          <w:rPr>
            <w:rPrChange w:id="12912" w:author="Irová Zuzana" w:date="2025-02-21T14:24:00Z" w16du:dateUtc="2025-02-21T13:24:00Z">
              <w:rPr>
                <w:highlight w:val="yellow"/>
              </w:rPr>
            </w:rPrChange>
          </w:rPr>
          <w:t>Export date</w:t>
        </w:r>
      </w:ins>
    </w:p>
    <w:p w14:paraId="78501C54" w14:textId="77777777" w:rsidR="00C406E1" w:rsidRPr="004C3C26" w:rsidRDefault="00C406E1">
      <w:pPr>
        <w:pStyle w:val="ListFS1"/>
        <w:rPr>
          <w:ins w:id="12913" w:author="Irová Zuzana" w:date="2025-01-20T22:17:00Z" w16du:dateUtc="2025-01-20T21:17:00Z"/>
          <w:rPrChange w:id="12914" w:author="Irová Zuzana" w:date="2025-02-21T14:24:00Z" w16du:dateUtc="2025-02-21T13:24:00Z">
            <w:rPr>
              <w:ins w:id="12915" w:author="Irová Zuzana" w:date="2025-01-20T22:17:00Z" w16du:dateUtc="2025-01-20T21:17:00Z"/>
              <w:highlight w:val="yellow"/>
            </w:rPr>
          </w:rPrChange>
        </w:rPr>
        <w:pPrChange w:id="12916" w:author="Irová Zuzana" w:date="2025-06-06T15:37:00Z" w16du:dateUtc="2025-06-06T13:37:00Z">
          <w:pPr>
            <w:pStyle w:val="ListFS1"/>
            <w:numPr>
              <w:numId w:val="168"/>
            </w:numPr>
            <w:ind w:left="360" w:hanging="360"/>
          </w:pPr>
        </w:pPrChange>
      </w:pPr>
      <w:ins w:id="12917" w:author="Irová Zuzana" w:date="2025-01-20T22:17:00Z" w16du:dateUtc="2025-01-20T21:17:00Z">
        <w:r w:rsidRPr="004C3C26">
          <w:rPr>
            <w:rPrChange w:id="12918" w:author="Irová Zuzana" w:date="2025-02-21T14:24:00Z" w16du:dateUtc="2025-02-21T13:24:00Z">
              <w:rPr>
                <w:highlight w:val="yellow"/>
              </w:rPr>
            </w:rPrChange>
          </w:rPr>
          <w:t>Export log</w:t>
        </w:r>
      </w:ins>
    </w:p>
    <w:p w14:paraId="345BB0BC" w14:textId="77777777" w:rsidR="00C406E1" w:rsidRPr="004C3C26" w:rsidRDefault="00C406E1">
      <w:pPr>
        <w:pStyle w:val="ListFS1"/>
        <w:rPr>
          <w:ins w:id="12919" w:author="Irová Zuzana" w:date="2025-01-20T22:17:00Z" w16du:dateUtc="2025-01-20T21:17:00Z"/>
          <w:rPrChange w:id="12920" w:author="Irová Zuzana" w:date="2025-02-21T14:24:00Z" w16du:dateUtc="2025-02-21T13:24:00Z">
            <w:rPr>
              <w:ins w:id="12921" w:author="Irová Zuzana" w:date="2025-01-20T22:17:00Z" w16du:dateUtc="2025-01-20T21:17:00Z"/>
              <w:highlight w:val="yellow"/>
            </w:rPr>
          </w:rPrChange>
        </w:rPr>
        <w:pPrChange w:id="12922" w:author="Irová Zuzana" w:date="2025-06-06T15:37:00Z" w16du:dateUtc="2025-06-06T13:37:00Z">
          <w:pPr>
            <w:pStyle w:val="ListFS1"/>
            <w:numPr>
              <w:numId w:val="168"/>
            </w:numPr>
            <w:ind w:left="360" w:hanging="360"/>
          </w:pPr>
        </w:pPrChange>
      </w:pPr>
      <w:ins w:id="12923" w:author="Irová Zuzana" w:date="2025-01-20T22:17:00Z" w16du:dateUtc="2025-01-20T21:17:00Z">
        <w:r w:rsidRPr="004C3C26">
          <w:rPr>
            <w:rPrChange w:id="12924" w:author="Irová Zuzana" w:date="2025-02-21T14:24:00Z" w16du:dateUtc="2025-02-21T13:24:00Z">
              <w:rPr>
                <w:highlight w:val="yellow"/>
              </w:rPr>
            </w:rPrChange>
          </w:rPr>
          <w:t>EETS Toll declaration ID = null</w:t>
        </w:r>
      </w:ins>
    </w:p>
    <w:p w14:paraId="3C97FDA1" w14:textId="77777777" w:rsidR="00C406E1" w:rsidRDefault="00C406E1">
      <w:pPr>
        <w:pStyle w:val="NormalIndent"/>
        <w:rPr>
          <w:ins w:id="12925" w:author="Irová Zuzana" w:date="2025-01-20T22:17:00Z" w16du:dateUtc="2025-01-20T21:17:00Z"/>
        </w:rPr>
      </w:pPr>
    </w:p>
    <w:p w14:paraId="2DE9E175" w14:textId="17C524C8" w:rsidR="00C406E1" w:rsidRDefault="00C406E1">
      <w:pPr>
        <w:pStyle w:val="NormalIndent"/>
        <w:rPr>
          <w:ins w:id="12926" w:author="Irová Zuzana" w:date="2025-01-20T22:17:00Z" w16du:dateUtc="2025-01-20T21:17:00Z"/>
        </w:rPr>
      </w:pPr>
      <w:ins w:id="12927" w:author="Irová Zuzana" w:date="2025-01-20T22:17:00Z" w16du:dateUtc="2025-01-20T21:17:00Z">
        <w:r>
          <w:t xml:space="preserve">Systém pokračuje se stejným nebo dalším Poskytovatelem mýtných služeb dokud existují další Toll </w:t>
        </w:r>
      </w:ins>
      <w:ins w:id="12928" w:author="Irová Zuzana" w:date="2025-01-23T16:29:00Z">
        <w:r w:rsidR="00492387" w:rsidRPr="00492387">
          <w:t>Transaction</w:t>
        </w:r>
        <w:r w:rsidR="00492387">
          <w:t>s</w:t>
        </w:r>
        <w:r w:rsidR="00492387" w:rsidRPr="00492387">
          <w:t xml:space="preserve"> </w:t>
        </w:r>
      </w:ins>
      <w:ins w:id="12929" w:author="Irová Zuzana" w:date="2025-01-20T22:17:00Z" w16du:dateUtc="2025-01-20T21:17:00Z">
        <w:r>
          <w:t xml:space="preserve">na zpracování.  </w:t>
        </w:r>
      </w:ins>
    </w:p>
    <w:p w14:paraId="007B026D" w14:textId="77777777" w:rsidR="00C406E1" w:rsidRDefault="00C406E1">
      <w:pPr>
        <w:pStyle w:val="NormalIndent"/>
        <w:rPr>
          <w:ins w:id="12930" w:author="Irová Zuzana" w:date="2025-01-20T22:17:00Z" w16du:dateUtc="2025-01-20T21:17:00Z"/>
        </w:rPr>
      </w:pPr>
      <w:ins w:id="12931" w:author="Irová Zuzana" w:date="2025-01-20T22:17:00Z" w16du:dateUtc="2025-01-20T21:17:00Z">
        <w:r>
          <w:t>Postup končí.</w:t>
        </w:r>
      </w:ins>
    </w:p>
    <w:p w14:paraId="0A18B690" w14:textId="77777777" w:rsidR="00C406E1" w:rsidRDefault="00C406E1">
      <w:pPr>
        <w:pStyle w:val="NormalIndent"/>
        <w:rPr>
          <w:ins w:id="12932" w:author="Irová Zuzana" w:date="2025-01-20T22:17:00Z" w16du:dateUtc="2025-01-20T21:17:00Z"/>
        </w:rPr>
      </w:pPr>
    </w:p>
    <w:p w14:paraId="7120772C" w14:textId="77777777" w:rsidR="00C406E1" w:rsidRDefault="00C406E1" w:rsidP="00C406E1">
      <w:pPr>
        <w:pStyle w:val="Heading4"/>
        <w:spacing w:after="120" w:line="276" w:lineRule="auto"/>
        <w:rPr>
          <w:ins w:id="12933" w:author="Irová Zuzana" w:date="2025-01-20T22:17:00Z" w16du:dateUtc="2025-01-20T21:17:00Z"/>
          <w:rFonts w:hint="eastAsia"/>
        </w:rPr>
      </w:pPr>
      <w:ins w:id="12934" w:author="Irová Zuzana" w:date="2025-01-20T22:17:00Z" w16du:dateUtc="2025-01-20T21:17:00Z">
        <w:r w:rsidRPr="00BF06C4">
          <w:t>Alternativní postupy</w:t>
        </w:r>
      </w:ins>
    </w:p>
    <w:p w14:paraId="0588B58E" w14:textId="77777777" w:rsidR="00C406E1" w:rsidRPr="00955C1D" w:rsidRDefault="00C406E1">
      <w:pPr>
        <w:pStyle w:val="NormalIndent"/>
        <w:rPr>
          <w:ins w:id="12935" w:author="Irová Zuzana" w:date="2025-01-20T22:17:00Z" w16du:dateUtc="2025-01-20T21:17:00Z"/>
        </w:rPr>
      </w:pPr>
      <w:ins w:id="12936" w:author="Irová Zuzana" w:date="2025-01-20T22:17:00Z" w16du:dateUtc="2025-01-20T21:17:00Z">
        <w:r>
          <w:t>Nejsou</w:t>
        </w:r>
      </w:ins>
    </w:p>
    <w:p w14:paraId="68A9CD4B" w14:textId="77777777" w:rsidR="00C406E1" w:rsidRPr="00BF06C4" w:rsidRDefault="00C406E1" w:rsidP="00C406E1">
      <w:pPr>
        <w:pStyle w:val="Heading4"/>
        <w:spacing w:after="120" w:line="276" w:lineRule="auto"/>
        <w:rPr>
          <w:ins w:id="12937" w:author="Irová Zuzana" w:date="2025-01-20T22:17:00Z" w16du:dateUtc="2025-01-20T21:17:00Z"/>
          <w:rFonts w:hint="eastAsia"/>
        </w:rPr>
      </w:pPr>
      <w:ins w:id="12938" w:author="Irová Zuzana" w:date="2025-01-20T22:17:00Z" w16du:dateUtc="2025-01-20T21:17:00Z">
        <w:r w:rsidRPr="00BF06C4">
          <w:t>Chybové postupy</w:t>
        </w:r>
      </w:ins>
    </w:p>
    <w:p w14:paraId="5535A5BD" w14:textId="77777777" w:rsidR="00C406E1" w:rsidRPr="002A7664" w:rsidRDefault="00C406E1">
      <w:pPr>
        <w:pStyle w:val="NormalIndent"/>
        <w:rPr>
          <w:ins w:id="12939" w:author="Irová Zuzana" w:date="2025-01-20T22:17:00Z" w16du:dateUtc="2025-01-20T21:17:00Z"/>
        </w:rPr>
      </w:pPr>
      <w:ins w:id="12940" w:author="Irová Zuzana" w:date="2025-01-20T22:17:00Z" w16du:dateUtc="2025-01-20T21:17:00Z">
        <w:r>
          <w:t>Nejsou</w:t>
        </w:r>
      </w:ins>
    </w:p>
    <w:p w14:paraId="0624284B" w14:textId="77777777" w:rsidR="00C406E1" w:rsidRPr="00BF06C4" w:rsidRDefault="00C406E1" w:rsidP="00C406E1">
      <w:pPr>
        <w:pStyle w:val="Heading4"/>
        <w:spacing w:after="120" w:line="276" w:lineRule="auto"/>
        <w:rPr>
          <w:ins w:id="12941" w:author="Irová Zuzana" w:date="2025-01-20T22:17:00Z" w16du:dateUtc="2025-01-20T21:17:00Z"/>
          <w:rFonts w:hint="eastAsia"/>
        </w:rPr>
      </w:pPr>
      <w:ins w:id="12942" w:author="Irová Zuzana" w:date="2025-01-20T22:17:00Z" w16du:dateUtc="2025-01-20T21:17:00Z">
        <w:r w:rsidRPr="00BF06C4">
          <w:t>Poznámky</w:t>
        </w:r>
      </w:ins>
    </w:p>
    <w:p w14:paraId="342A768D" w14:textId="36E39A61" w:rsidR="00C406E1" w:rsidRDefault="00C406E1">
      <w:pPr>
        <w:pStyle w:val="NormalIndent"/>
        <w:rPr>
          <w:ins w:id="12943" w:author="Irová Zuzana" w:date="2025-01-20T22:17:00Z" w16du:dateUtc="2025-01-20T21:17:00Z"/>
        </w:rPr>
      </w:pPr>
      <w:ins w:id="12944" w:author="Irová Zuzana" w:date="2025-01-20T22:17:00Z" w16du:dateUtc="2025-01-20T21:17:00Z">
        <w:r>
          <w:t xml:space="preserve">Poznámka 1: Pokud jde o Rerating nebo Cancelling Toll </w:t>
        </w:r>
      </w:ins>
      <w:del w:id="12945" w:author="Irová Zuzana" w:date="2025-02-04T22:37:00Z" w16du:dateUtc="2025-02-04T21:37:00Z">
        <w:r w:rsidDel="00B1687D">
          <w:delText>declaration</w:delText>
        </w:r>
      </w:del>
      <w:ins w:id="12946" w:author="Irová Zuzana" w:date="2025-02-04T22:37:00Z" w16du:dateUtc="2025-02-04T21:37:00Z">
        <w:r w:rsidR="00B1687D">
          <w:t>transaction</w:t>
        </w:r>
      </w:ins>
      <w:ins w:id="12947" w:author="Irová Zuzana" w:date="2025-01-20T22:17:00Z" w16du:dateUtc="2025-01-20T21:17:00Z">
        <w:r>
          <w:t xml:space="preserve">s (případně i při souběhu s původní Toll </w:t>
        </w:r>
      </w:ins>
      <w:del w:id="12948" w:author="Irová Zuzana" w:date="2025-02-04T22:37:00Z" w16du:dateUtc="2025-02-04T21:37:00Z">
        <w:r w:rsidDel="00B1687D">
          <w:delText>declaration</w:delText>
        </w:r>
      </w:del>
      <w:ins w:id="12949" w:author="Irová Zuzana" w:date="2025-02-04T22:37:00Z" w16du:dateUtc="2025-02-04T21:37:00Z">
        <w:r w:rsidR="00B1687D">
          <w:t>transaction</w:t>
        </w:r>
      </w:ins>
      <w:ins w:id="12950" w:author="Irová Zuzana" w:date="2025-01-20T22:17:00Z" w16du:dateUtc="2025-01-20T21:17:00Z">
        <w:r>
          <w:t xml:space="preserve">), tak údaje Toll </w:t>
        </w:r>
      </w:ins>
      <w:del w:id="12951" w:author="Irová Zuzana" w:date="2025-02-04T22:37:00Z" w16du:dateUtc="2025-02-04T21:37:00Z">
        <w:r w:rsidDel="00B1687D">
          <w:delText>declaration</w:delText>
        </w:r>
      </w:del>
      <w:ins w:id="12952" w:author="Irová Zuzana" w:date="2025-02-04T22:37:00Z" w16du:dateUtc="2025-02-04T21:37:00Z">
        <w:r w:rsidR="00B1687D">
          <w:t>transaction</w:t>
        </w:r>
      </w:ins>
      <w:ins w:id="12953" w:author="Irová Zuzana" w:date="2025-01-20T22:17:00Z" w16du:dateUtc="2025-01-20T21:17:00Z">
        <w:r>
          <w:t>s musí být v Billing details uvedené v pořadí Rating, Cancelling a Rerating.</w:t>
        </w:r>
      </w:ins>
    </w:p>
    <w:p w14:paraId="5C12C6A1" w14:textId="3F7CE2DA" w:rsidR="00C406E1" w:rsidRDefault="00C406E1">
      <w:pPr>
        <w:pStyle w:val="NormalIndent"/>
        <w:rPr>
          <w:ins w:id="12954" w:author="Irová Zuzana" w:date="2025-01-20T22:17:00Z" w16du:dateUtc="2025-01-20T21:17:00Z"/>
        </w:rPr>
      </w:pPr>
      <w:ins w:id="12955" w:author="Irová Zuzana" w:date="2025-01-20T22:17:00Z" w16du:dateUtc="2025-01-20T21:17:00Z">
        <w:r>
          <w:lastRenderedPageBreak/>
          <w:t xml:space="preserve">Poznámka 2: Prázdý export Billing details teď nebude podporován, dokud se nezjistí způsob, jak takové BD vytvářet. </w:t>
        </w:r>
      </w:ins>
    </w:p>
    <w:p w14:paraId="575AEC4C" w14:textId="77777777" w:rsidR="00C406E1" w:rsidRPr="00955C1D" w:rsidRDefault="00C406E1">
      <w:pPr>
        <w:pStyle w:val="NormalIndent"/>
        <w:rPr>
          <w:ins w:id="12956" w:author="Irová Zuzana" w:date="2025-01-20T22:17:00Z" w16du:dateUtc="2025-01-20T21:17:00Z"/>
        </w:rPr>
      </w:pPr>
    </w:p>
    <w:p w14:paraId="515767D9" w14:textId="546F7480" w:rsidR="00FA2097" w:rsidRDefault="002E4CF4" w:rsidP="00FA2097">
      <w:pPr>
        <w:pStyle w:val="Heading3"/>
        <w:rPr>
          <w:rFonts w:hint="eastAsia"/>
        </w:rPr>
      </w:pPr>
      <w:bookmarkStart w:id="12957" w:name="_Toc201568918"/>
      <w:r>
        <w:t>Zaplať mýtnou transakci</w:t>
      </w:r>
      <w:r w:rsidR="00FA2097">
        <w:t xml:space="preserve"> </w:t>
      </w:r>
      <w:r w:rsidR="00BD5D09">
        <w:t xml:space="preserve">tokenem </w:t>
      </w:r>
      <w:r w:rsidR="00FA2097">
        <w:t>(SYS.BAR.1.</w:t>
      </w:r>
      <w:r>
        <w:t>10</w:t>
      </w:r>
      <w:r w:rsidR="00FA2097">
        <w:t>.HR)</w:t>
      </w:r>
      <w:bookmarkEnd w:id="12957"/>
    </w:p>
    <w:p w14:paraId="2137E2D9" w14:textId="77777777" w:rsidR="00FA2097" w:rsidRDefault="00FA2097" w:rsidP="00FA2097">
      <w:pPr>
        <w:pStyle w:val="Heading4"/>
        <w:spacing w:after="120" w:line="276" w:lineRule="auto"/>
        <w:rPr>
          <w:rFonts w:hint="eastAsia"/>
        </w:rPr>
      </w:pPr>
      <w:r>
        <w:t>Cíl</w:t>
      </w:r>
    </w:p>
    <w:p w14:paraId="780671B3" w14:textId="24B88C69" w:rsidR="00FA2097" w:rsidRDefault="00FA2097">
      <w:pPr>
        <w:pStyle w:val="NormalIndent"/>
      </w:pPr>
      <w:r w:rsidRPr="00BA22F8">
        <w:t xml:space="preserve">Cílem tohoto případu užití je </w:t>
      </w:r>
      <w:r w:rsidR="005930CE">
        <w:t>uhradit uloženou Unpaid Toll Transaction</w:t>
      </w:r>
      <w:r>
        <w:t xml:space="preserve">. </w:t>
      </w:r>
      <w:r w:rsidRPr="00BA22F8">
        <w:t xml:space="preserve"> </w:t>
      </w:r>
    </w:p>
    <w:p w14:paraId="121CEBD3" w14:textId="77777777" w:rsidR="00635F5C" w:rsidRDefault="00635F5C" w:rsidP="00635F5C">
      <w:pPr>
        <w:pStyle w:val="Heading4"/>
        <w:numPr>
          <w:ilvl w:val="3"/>
          <w:numId w:val="142"/>
        </w:numPr>
        <w:spacing w:after="120" w:line="276" w:lineRule="auto"/>
        <w:rPr>
          <w:ins w:id="12958" w:author="Irová Zuzana" w:date="2025-03-20T12:20:00Z" w16du:dateUtc="2025-03-20T11:20:00Z"/>
          <w:rFonts w:hint="eastAsia"/>
        </w:rPr>
      </w:pPr>
      <w:ins w:id="12959" w:author="Irová Zuzana" w:date="2025-03-20T12:20:00Z" w16du:dateUtc="2025-03-20T11:20:00Z">
        <w:r>
          <w:t>Spuštění případu</w:t>
        </w:r>
      </w:ins>
    </w:p>
    <w:p w14:paraId="7A8FB89E" w14:textId="77777777" w:rsidR="00635F5C" w:rsidRPr="00AA32B2" w:rsidRDefault="00635F5C">
      <w:pPr>
        <w:pStyle w:val="NormalIndent"/>
        <w:rPr>
          <w:ins w:id="12960" w:author="Irová Zuzana" w:date="2025-03-20T12:20:00Z" w16du:dateUtc="2025-03-20T11:20:00Z"/>
        </w:rPr>
        <w:pPrChange w:id="12961" w:author="Irová Zuzana" w:date="2025-06-06T15:16:00Z" w16du:dateUtc="2025-06-06T13:16:00Z">
          <w:pPr>
            <w:pStyle w:val="NormalIndent"/>
            <w:jc w:val="left"/>
          </w:pPr>
        </w:pPrChange>
      </w:pPr>
      <w:ins w:id="12962" w:author="Irová Zuzana" w:date="2025-03-20T12:20:00Z" w16du:dateUtc="2025-03-20T11:20:00Z">
        <w:r w:rsidRPr="00AA32B2">
          <w:t xml:space="preserve">V pravidelných intervalech na základě </w:t>
        </w:r>
        <w:r w:rsidRPr="00F73EA7">
          <w:rPr>
            <w:highlight w:val="yellow"/>
          </w:rPr>
          <w:t xml:space="preserve">naplánované </w:t>
        </w:r>
        <w:r>
          <w:rPr>
            <w:highlight w:val="yellow"/>
          </w:rPr>
          <w:t xml:space="preserve">operace </w:t>
        </w:r>
        <w:r>
          <w:t>BEm.ExecuteTokenPaymentPolling.</w:t>
        </w:r>
      </w:ins>
    </w:p>
    <w:p w14:paraId="2A44DC2F" w14:textId="77777777" w:rsidR="00FA2097" w:rsidRDefault="00FA2097" w:rsidP="00FA2097">
      <w:pPr>
        <w:pStyle w:val="Heading4"/>
        <w:spacing w:after="120" w:line="276" w:lineRule="auto"/>
        <w:rPr>
          <w:rFonts w:hint="eastAsia"/>
        </w:rPr>
      </w:pPr>
      <w:r>
        <w:t>Podmínky spuštění</w:t>
      </w:r>
    </w:p>
    <w:p w14:paraId="2EBFD02A" w14:textId="7C22E925" w:rsidR="00FA2097" w:rsidRDefault="00FA2097">
      <w:pPr>
        <w:pStyle w:val="NormalIndent"/>
      </w:pPr>
      <w:r w:rsidRPr="00476435">
        <w:t xml:space="preserve">Systém </w:t>
      </w:r>
      <w:r>
        <w:t xml:space="preserve">vytvořil </w:t>
      </w:r>
      <w:r w:rsidR="005930CE">
        <w:t xml:space="preserve">Unpaid </w:t>
      </w:r>
      <w:r>
        <w:t>Toll Transaction</w:t>
      </w:r>
      <w:r w:rsidR="005930CE">
        <w:t xml:space="preserve"> ve stavu </w:t>
      </w:r>
      <w:r w:rsidR="00A85A68">
        <w:t>Ready for processing</w:t>
      </w:r>
      <w:r>
        <w:t xml:space="preserve">, v rámci případu užití Ulož </w:t>
      </w:r>
      <w:r w:rsidR="0032289D" w:rsidRPr="0032289D">
        <w:t xml:space="preserve">oceněnou </w:t>
      </w:r>
      <w:r>
        <w:t>mýtnou transakci</w:t>
      </w:r>
      <w:r w:rsidRPr="00422F22">
        <w:t xml:space="preserve"> (SYS.BAR.1.</w:t>
      </w:r>
      <w:r>
        <w:t>8</w:t>
      </w:r>
      <w:r w:rsidRPr="00422F22">
        <w:t>.</w:t>
      </w:r>
      <w:r>
        <w:t>HR</w:t>
      </w:r>
      <w:r w:rsidRPr="00422F22">
        <w:t>)</w:t>
      </w:r>
      <w:r>
        <w:t>.</w:t>
      </w:r>
    </w:p>
    <w:p w14:paraId="3464116D" w14:textId="6BBC1524" w:rsidR="00AA32B2" w:rsidDel="00635F5C" w:rsidRDefault="00AA32B2" w:rsidP="00AA32B2">
      <w:pPr>
        <w:pStyle w:val="Heading4"/>
        <w:numPr>
          <w:ilvl w:val="3"/>
          <w:numId w:val="142"/>
        </w:numPr>
        <w:spacing w:after="120" w:line="276" w:lineRule="auto"/>
        <w:rPr>
          <w:del w:id="12963" w:author="Irová Zuzana" w:date="2025-03-20T12:20:00Z" w16du:dateUtc="2025-03-20T11:20:00Z"/>
          <w:rFonts w:hint="eastAsia"/>
        </w:rPr>
      </w:pPr>
      <w:del w:id="12964" w:author="Irová Zuzana" w:date="2025-03-20T12:20:00Z" w16du:dateUtc="2025-03-20T11:20:00Z">
        <w:r w:rsidDel="00635F5C">
          <w:delText>Spuštění případu</w:delText>
        </w:r>
      </w:del>
    </w:p>
    <w:p w14:paraId="06CAA70C" w14:textId="6F6BB573" w:rsidR="00AA32B2" w:rsidRPr="00AA32B2" w:rsidDel="00635F5C" w:rsidRDefault="00AA32B2">
      <w:pPr>
        <w:pStyle w:val="NormalIndent"/>
        <w:jc w:val="left"/>
        <w:rPr>
          <w:del w:id="12965" w:author="Irová Zuzana" w:date="2025-03-20T12:20:00Z" w16du:dateUtc="2025-03-20T11:20:00Z"/>
        </w:rPr>
        <w:pPrChange w:id="12966" w:author="Irová Zuzana" w:date="2025-03-12T13:53:00Z" w16du:dateUtc="2025-03-12T12:53:00Z">
          <w:pPr>
            <w:pStyle w:val="NormalIndent"/>
          </w:pPr>
        </w:pPrChange>
      </w:pPr>
      <w:del w:id="12967" w:author="Irová Zuzana" w:date="2025-03-20T12:20:00Z" w16du:dateUtc="2025-03-20T11:20:00Z">
        <w:r w:rsidRPr="00AA32B2" w:rsidDel="00635F5C">
          <w:delText xml:space="preserve">V pravidelných intervalech na základě </w:delText>
        </w:r>
        <w:r w:rsidRPr="00F73EA7" w:rsidDel="00635F5C">
          <w:rPr>
            <w:highlight w:val="yellow"/>
          </w:rPr>
          <w:delText xml:space="preserve">naplánované </w:delText>
        </w:r>
        <w:r w:rsidR="00BE6D6E" w:rsidDel="00635F5C">
          <w:rPr>
            <w:highlight w:val="yellow"/>
          </w:rPr>
          <w:delText xml:space="preserve">operace </w:delText>
        </w:r>
      </w:del>
      <w:del w:id="12968" w:author="Irová Zuzana" w:date="2025-03-12T13:52:00Z" w16du:dateUtc="2025-03-12T12:52:00Z">
        <w:r w:rsidR="00EE2B0F" w:rsidRPr="00F73EA7" w:rsidDel="00EB3BC4">
          <w:rPr>
            <w:rFonts w:cstheme="minorBidi"/>
            <w:sz w:val="18"/>
            <w:szCs w:val="18"/>
            <w:highlight w:val="yellow"/>
          </w:rPr>
          <w:delText>BEm.PayByToken</w:delText>
        </w:r>
      </w:del>
      <w:del w:id="12969" w:author="Irová Zuzana" w:date="2025-03-12T13:53:00Z" w16du:dateUtc="2025-03-12T12:53:00Z">
        <w:r w:rsidDel="00CC45E7">
          <w:delText>.</w:delText>
        </w:r>
      </w:del>
    </w:p>
    <w:p w14:paraId="0FA1B3FA" w14:textId="72165F0E" w:rsidR="00FA2097" w:rsidRDefault="00FA2097" w:rsidP="00AA32B2">
      <w:pPr>
        <w:pStyle w:val="Heading4"/>
        <w:spacing w:after="120" w:line="276" w:lineRule="auto"/>
        <w:rPr>
          <w:rFonts w:hint="eastAsia"/>
        </w:rPr>
      </w:pPr>
      <w:r>
        <w:t>Popis</w:t>
      </w:r>
    </w:p>
    <w:p w14:paraId="1A502798" w14:textId="647D8DE1" w:rsidR="001665E7" w:rsidRDefault="00FA2097">
      <w:pPr>
        <w:pStyle w:val="NormalIndent"/>
      </w:pPr>
      <w:r w:rsidRPr="00790253">
        <w:rPr>
          <w:rPrChange w:id="12970" w:author="Muller Miroslav" w:date="2025-03-17T11:13:00Z" w16du:dateUtc="2025-03-17T10:13:00Z">
            <w:rPr>
              <w:lang w:val="en-US"/>
            </w:rPr>
          </w:rPrChange>
        </w:rPr>
        <w:t>Syst</w:t>
      </w:r>
      <w:r w:rsidRPr="00790253">
        <w:rPr>
          <w:rFonts w:hint="cs"/>
          <w:rPrChange w:id="12971" w:author="Muller Miroslav" w:date="2025-03-17T11:13:00Z" w16du:dateUtc="2025-03-17T10:13:00Z">
            <w:rPr>
              <w:rFonts w:hint="cs"/>
              <w:lang w:val="en-US"/>
            </w:rPr>
          </w:rPrChange>
        </w:rPr>
        <w:t>é</w:t>
      </w:r>
      <w:r w:rsidRPr="00790253">
        <w:rPr>
          <w:rPrChange w:id="12972" w:author="Muller Miroslav" w:date="2025-03-17T11:13:00Z" w16du:dateUtc="2025-03-17T10:13:00Z">
            <w:rPr>
              <w:lang w:val="en-US"/>
            </w:rPr>
          </w:rPrChange>
        </w:rPr>
        <w:t xml:space="preserve">m </w:t>
      </w:r>
      <w:r w:rsidR="00623F01" w:rsidRPr="00790253">
        <w:rPr>
          <w:rPrChange w:id="12973" w:author="Muller Miroslav" w:date="2025-03-17T11:13:00Z" w16du:dateUtc="2025-03-17T10:13:00Z">
            <w:rPr>
              <w:lang w:val="en-US"/>
            </w:rPr>
          </w:rPrChange>
        </w:rPr>
        <w:t>dohled</w:t>
      </w:r>
      <w:r w:rsidR="00623F01" w:rsidRPr="00790253">
        <w:rPr>
          <w:rFonts w:hint="cs"/>
          <w:rPrChange w:id="12974" w:author="Muller Miroslav" w:date="2025-03-17T11:13:00Z" w16du:dateUtc="2025-03-17T10:13:00Z">
            <w:rPr>
              <w:rFonts w:hint="cs"/>
              <w:lang w:val="en-US"/>
            </w:rPr>
          </w:rPrChange>
        </w:rPr>
        <w:t>á</w:t>
      </w:r>
      <w:r w:rsidR="007A6668" w:rsidRPr="00790253">
        <w:rPr>
          <w:rPrChange w:id="12975" w:author="Muller Miroslav" w:date="2025-03-17T11:13:00Z" w16du:dateUtc="2025-03-17T10:13:00Z">
            <w:rPr>
              <w:lang w:val="en-US"/>
            </w:rPr>
          </w:rPrChange>
        </w:rPr>
        <w:t xml:space="preserve"> Un</w:t>
      </w:r>
      <w:ins w:id="12976" w:author="Irová Zuzana" w:date="2025-05-22T14:54:00Z" w16du:dateUtc="2025-05-22T12:54:00Z">
        <w:r w:rsidR="00812DA1">
          <w:t>pa</w:t>
        </w:r>
      </w:ins>
      <w:del w:id="12977" w:author="Irová Zuzana" w:date="2025-05-22T14:54:00Z" w16du:dateUtc="2025-05-22T12:54:00Z">
        <w:r w:rsidR="007A6668" w:rsidRPr="00790253" w:rsidDel="00812DA1">
          <w:rPr>
            <w:rPrChange w:id="12978" w:author="Muller Miroslav" w:date="2025-03-17T11:13:00Z" w16du:dateUtc="2025-03-17T10:13:00Z">
              <w:rPr>
                <w:lang w:val="en-US"/>
              </w:rPr>
            </w:rPrChange>
          </w:rPr>
          <w:delText>apa</w:delText>
        </w:r>
      </w:del>
      <w:r w:rsidR="007A6668" w:rsidRPr="00790253">
        <w:rPr>
          <w:rPrChange w:id="12979" w:author="Muller Miroslav" w:date="2025-03-17T11:13:00Z" w16du:dateUtc="2025-03-17T10:13:00Z">
            <w:rPr>
              <w:lang w:val="en-US"/>
            </w:rPr>
          </w:rPrChange>
        </w:rPr>
        <w:t>id Toll Transactions ve stav</w:t>
      </w:r>
      <w:r w:rsidR="00E746AF" w:rsidRPr="00790253">
        <w:rPr>
          <w:rPrChange w:id="12980" w:author="Muller Miroslav" w:date="2025-03-17T11:13:00Z" w16du:dateUtc="2025-03-17T10:13:00Z">
            <w:rPr>
              <w:lang w:val="en-US"/>
            </w:rPr>
          </w:rPrChange>
        </w:rPr>
        <w:t>u</w:t>
      </w:r>
      <w:r w:rsidR="007A6668" w:rsidRPr="00790253">
        <w:rPr>
          <w:rPrChange w:id="12981" w:author="Muller Miroslav" w:date="2025-03-17T11:13:00Z" w16du:dateUtc="2025-03-17T10:13:00Z">
            <w:rPr>
              <w:lang w:val="en-US"/>
            </w:rPr>
          </w:rPrChange>
        </w:rPr>
        <w:t xml:space="preserve"> Ready for processing </w:t>
      </w:r>
      <w:r w:rsidR="00623F01" w:rsidRPr="00790253">
        <w:rPr>
          <w:rPrChange w:id="12982" w:author="Muller Miroslav" w:date="2025-03-17T11:13:00Z" w16du:dateUtc="2025-03-17T10:13:00Z">
            <w:rPr>
              <w:lang w:val="en-US"/>
            </w:rPr>
          </w:rPrChange>
        </w:rPr>
        <w:t>a se</w:t>
      </w:r>
      <w:r w:rsidR="00623F01" w:rsidRPr="00790253">
        <w:rPr>
          <w:rFonts w:hint="cs"/>
          <w:rPrChange w:id="12983" w:author="Muller Miroslav" w:date="2025-03-17T11:13:00Z" w16du:dateUtc="2025-03-17T10:13:00Z">
            <w:rPr>
              <w:rFonts w:hint="cs"/>
              <w:lang w:val="en-US"/>
            </w:rPr>
          </w:rPrChange>
        </w:rPr>
        <w:t>ř</w:t>
      </w:r>
      <w:r w:rsidR="00623F01" w:rsidRPr="00790253">
        <w:rPr>
          <w:rPrChange w:id="12984" w:author="Muller Miroslav" w:date="2025-03-17T11:13:00Z" w16du:dateUtc="2025-03-17T10:13:00Z">
            <w:rPr>
              <w:lang w:val="en-US"/>
            </w:rPr>
          </w:rPrChange>
        </w:rPr>
        <w:t>ad</w:t>
      </w:r>
      <w:r w:rsidR="00623F01" w:rsidRPr="00790253">
        <w:rPr>
          <w:rFonts w:hint="cs"/>
          <w:rPrChange w:id="12985" w:author="Muller Miroslav" w:date="2025-03-17T11:13:00Z" w16du:dateUtc="2025-03-17T10:13:00Z">
            <w:rPr>
              <w:rFonts w:hint="cs"/>
              <w:lang w:val="en-US"/>
            </w:rPr>
          </w:rPrChange>
        </w:rPr>
        <w:t>í</w:t>
      </w:r>
      <w:r w:rsidR="00623F01" w:rsidRPr="00790253">
        <w:rPr>
          <w:rPrChange w:id="12986" w:author="Muller Miroslav" w:date="2025-03-17T11:13:00Z" w16du:dateUtc="2025-03-17T10:13:00Z">
            <w:rPr>
              <w:lang w:val="en-US"/>
            </w:rPr>
          </w:rPrChange>
        </w:rPr>
        <w:t xml:space="preserve"> je </w:t>
      </w:r>
      <w:r w:rsidR="00DC790C" w:rsidRPr="00790253">
        <w:rPr>
          <w:rPrChange w:id="12987" w:author="Muller Miroslav" w:date="2025-03-17T11:13:00Z" w16du:dateUtc="2025-03-17T10:13:00Z">
            <w:rPr>
              <w:lang w:val="en-US"/>
            </w:rPr>
          </w:rPrChange>
        </w:rPr>
        <w:t xml:space="preserve">podle </w:t>
      </w:r>
      <w:r w:rsidR="00150C85" w:rsidRPr="00790253">
        <w:rPr>
          <w:rPrChange w:id="12988" w:author="Muller Miroslav" w:date="2025-03-17T11:13:00Z" w16du:dateUtc="2025-03-17T10:13:00Z">
            <w:rPr>
              <w:lang w:val="en-US"/>
            </w:rPr>
          </w:rPrChange>
        </w:rPr>
        <w:t>podle po</w:t>
      </w:r>
      <w:r w:rsidR="00150C85" w:rsidRPr="00790253">
        <w:rPr>
          <w:rFonts w:hint="cs"/>
          <w:rPrChange w:id="12989" w:author="Muller Miroslav" w:date="2025-03-17T11:13:00Z" w16du:dateUtc="2025-03-17T10:13:00Z">
            <w:rPr>
              <w:rFonts w:hint="cs"/>
              <w:lang w:val="en-US"/>
            </w:rPr>
          </w:rPrChange>
        </w:rPr>
        <w:t>č</w:t>
      </w:r>
      <w:r w:rsidR="00150C85" w:rsidRPr="00790253">
        <w:rPr>
          <w:rPrChange w:id="12990" w:author="Muller Miroslav" w:date="2025-03-17T11:13:00Z" w16du:dateUtc="2025-03-17T10:13:00Z">
            <w:rPr>
              <w:lang w:val="en-US"/>
            </w:rPr>
          </w:rPrChange>
        </w:rPr>
        <w:t>tu ji</w:t>
      </w:r>
      <w:r w:rsidR="00150C85" w:rsidRPr="00790253">
        <w:rPr>
          <w:rFonts w:hint="cs"/>
          <w:rPrChange w:id="12991" w:author="Muller Miroslav" w:date="2025-03-17T11:13:00Z" w16du:dateUtc="2025-03-17T10:13:00Z">
            <w:rPr>
              <w:rFonts w:hint="cs"/>
              <w:lang w:val="en-US"/>
            </w:rPr>
          </w:rPrChange>
        </w:rPr>
        <w:t>ž</w:t>
      </w:r>
      <w:r w:rsidR="00150C85" w:rsidRPr="00790253">
        <w:rPr>
          <w:rPrChange w:id="12992" w:author="Muller Miroslav" w:date="2025-03-17T11:13:00Z" w16du:dateUtc="2025-03-17T10:13:00Z">
            <w:rPr>
              <w:lang w:val="en-US"/>
            </w:rPr>
          </w:rPrChange>
        </w:rPr>
        <w:t xml:space="preserve"> proveden</w:t>
      </w:r>
      <w:r w:rsidR="00150C85" w:rsidRPr="00790253">
        <w:rPr>
          <w:rFonts w:hint="cs"/>
          <w:rPrChange w:id="12993" w:author="Muller Miroslav" w:date="2025-03-17T11:13:00Z" w16du:dateUtc="2025-03-17T10:13:00Z">
            <w:rPr>
              <w:rFonts w:hint="cs"/>
              <w:lang w:val="en-US"/>
            </w:rPr>
          </w:rPrChange>
        </w:rPr>
        <w:t>ý</w:t>
      </w:r>
      <w:r w:rsidR="00150C85" w:rsidRPr="00790253">
        <w:rPr>
          <w:rPrChange w:id="12994" w:author="Muller Miroslav" w:date="2025-03-17T11:13:00Z" w16du:dateUtc="2025-03-17T10:13:00Z">
            <w:rPr>
              <w:lang w:val="en-US"/>
            </w:rPr>
          </w:rPrChange>
        </w:rPr>
        <w:t>ch pokus</w:t>
      </w:r>
      <w:r w:rsidR="00150C85" w:rsidRPr="00790253">
        <w:rPr>
          <w:rFonts w:hint="cs"/>
          <w:rPrChange w:id="12995" w:author="Muller Miroslav" w:date="2025-03-17T11:13:00Z" w16du:dateUtc="2025-03-17T10:13:00Z">
            <w:rPr>
              <w:rFonts w:hint="cs"/>
              <w:lang w:val="en-US"/>
            </w:rPr>
          </w:rPrChange>
        </w:rPr>
        <w:t>ů</w:t>
      </w:r>
      <w:r w:rsidR="00150C85" w:rsidRPr="00790253">
        <w:rPr>
          <w:rPrChange w:id="12996" w:author="Muller Miroslav" w:date="2025-03-17T11:13:00Z" w16du:dateUtc="2025-03-17T10:13:00Z">
            <w:rPr>
              <w:lang w:val="en-US"/>
            </w:rPr>
          </w:rPrChange>
        </w:rPr>
        <w:t xml:space="preserve"> o zaplacen</w:t>
      </w:r>
      <w:r w:rsidR="00150C85" w:rsidRPr="00790253">
        <w:rPr>
          <w:rFonts w:hint="cs"/>
          <w:rPrChange w:id="12997" w:author="Muller Miroslav" w:date="2025-03-17T11:13:00Z" w16du:dateUtc="2025-03-17T10:13:00Z">
            <w:rPr>
              <w:rFonts w:hint="cs"/>
              <w:lang w:val="en-US"/>
            </w:rPr>
          </w:rPrChange>
        </w:rPr>
        <w:t>í</w:t>
      </w:r>
      <w:r w:rsidR="00BA463B" w:rsidRPr="00790253">
        <w:rPr>
          <w:rPrChange w:id="12998" w:author="Muller Miroslav" w:date="2025-03-17T11:13:00Z" w16du:dateUtc="2025-03-17T10:13:00Z">
            <w:rPr>
              <w:lang w:val="en-US"/>
            </w:rPr>
          </w:rPrChange>
        </w:rPr>
        <w:t xml:space="preserve"> </w:t>
      </w:r>
      <w:ins w:id="12999" w:author="Irová Zuzana" w:date="2025-06-16T18:44:00Z" w16du:dateUtc="2025-06-16T16:44:00Z">
        <w:r w:rsidR="00916D52">
          <w:t>(</w:t>
        </w:r>
        <w:r w:rsidR="008E0150">
          <w:t xml:space="preserve">Card Payment Request.Attempt count) </w:t>
        </w:r>
      </w:ins>
      <w:r w:rsidR="00BA463B" w:rsidRPr="00790253">
        <w:rPr>
          <w:rPrChange w:id="13000" w:author="Muller Miroslav" w:date="2025-03-17T11:13:00Z" w16du:dateUtc="2025-03-17T10:13:00Z">
            <w:rPr>
              <w:lang w:val="en-US"/>
            </w:rPr>
          </w:rPrChange>
        </w:rPr>
        <w:t>od nejmen</w:t>
      </w:r>
      <w:r w:rsidR="00BA463B" w:rsidRPr="00790253">
        <w:rPr>
          <w:rFonts w:hint="cs"/>
          <w:rPrChange w:id="13001" w:author="Muller Miroslav" w:date="2025-03-17T11:13:00Z" w16du:dateUtc="2025-03-17T10:13:00Z">
            <w:rPr>
              <w:rFonts w:hint="cs"/>
              <w:lang w:val="en-US"/>
            </w:rPr>
          </w:rPrChange>
        </w:rPr>
        <w:t>ší</w:t>
      </w:r>
      <w:r w:rsidR="00BA463B" w:rsidRPr="00790253">
        <w:rPr>
          <w:rPrChange w:id="13002" w:author="Muller Miroslav" w:date="2025-03-17T11:13:00Z" w16du:dateUtc="2025-03-17T10:13:00Z">
            <w:rPr>
              <w:lang w:val="en-US"/>
            </w:rPr>
          </w:rPrChange>
        </w:rPr>
        <w:t>ho k nejv</w:t>
      </w:r>
      <w:r w:rsidR="00BA463B" w:rsidRPr="00790253">
        <w:rPr>
          <w:rFonts w:hint="cs"/>
          <w:rPrChange w:id="13003" w:author="Muller Miroslav" w:date="2025-03-17T11:13:00Z" w16du:dateUtc="2025-03-17T10:13:00Z">
            <w:rPr>
              <w:rFonts w:hint="cs"/>
              <w:lang w:val="en-US"/>
            </w:rPr>
          </w:rPrChange>
        </w:rPr>
        <w:t>ě</w:t>
      </w:r>
      <w:r w:rsidR="00BA463B" w:rsidRPr="00790253">
        <w:rPr>
          <w:rPrChange w:id="13004" w:author="Muller Miroslav" w:date="2025-03-17T11:13:00Z" w16du:dateUtc="2025-03-17T10:13:00Z">
            <w:rPr>
              <w:lang w:val="en-US"/>
            </w:rPr>
          </w:rPrChange>
        </w:rPr>
        <w:t>t</w:t>
      </w:r>
      <w:r w:rsidR="00BA463B" w:rsidRPr="00790253">
        <w:rPr>
          <w:rFonts w:hint="cs"/>
          <w:rPrChange w:id="13005" w:author="Muller Miroslav" w:date="2025-03-17T11:13:00Z" w16du:dateUtc="2025-03-17T10:13:00Z">
            <w:rPr>
              <w:rFonts w:hint="cs"/>
              <w:lang w:val="en-US"/>
            </w:rPr>
          </w:rPrChange>
        </w:rPr>
        <w:t>ší</w:t>
      </w:r>
      <w:r w:rsidR="00BA463B" w:rsidRPr="00790253">
        <w:rPr>
          <w:rPrChange w:id="13006" w:author="Muller Miroslav" w:date="2025-03-17T11:13:00Z" w16du:dateUtc="2025-03-17T10:13:00Z">
            <w:rPr>
              <w:lang w:val="en-US"/>
            </w:rPr>
          </w:rPrChange>
        </w:rPr>
        <w:t>mu</w:t>
      </w:r>
      <w:r w:rsidR="001F6792" w:rsidRPr="00790253">
        <w:rPr>
          <w:rPrChange w:id="13007" w:author="Muller Miroslav" w:date="2025-03-17T11:13:00Z" w16du:dateUtc="2025-03-17T10:13:00Z">
            <w:rPr>
              <w:lang w:val="en-US"/>
            </w:rPr>
          </w:rPrChange>
        </w:rPr>
        <w:t>,</w:t>
      </w:r>
      <w:r w:rsidR="00150C85" w:rsidRPr="00790253">
        <w:rPr>
          <w:rPrChange w:id="13008" w:author="Muller Miroslav" w:date="2025-03-17T11:13:00Z" w16du:dateUtc="2025-03-17T10:13:00Z">
            <w:rPr>
              <w:lang w:val="en-US"/>
            </w:rPr>
          </w:rPrChange>
        </w:rPr>
        <w:t xml:space="preserve"> </w:t>
      </w:r>
      <w:r w:rsidR="00472078" w:rsidRPr="00790253">
        <w:rPr>
          <w:rPrChange w:id="13009" w:author="Muller Miroslav" w:date="2025-03-17T11:13:00Z" w16du:dateUtc="2025-03-17T10:13:00Z">
            <w:rPr>
              <w:lang w:val="en-US"/>
            </w:rPr>
          </w:rPrChange>
        </w:rPr>
        <w:t xml:space="preserve">a </w:t>
      </w:r>
      <w:r w:rsidR="006B113A" w:rsidRPr="00790253">
        <w:rPr>
          <w:rPrChange w:id="13010" w:author="Muller Miroslav" w:date="2025-03-17T11:13:00Z" w16du:dateUtc="2025-03-17T10:13:00Z">
            <w:rPr>
              <w:lang w:val="en-US"/>
            </w:rPr>
          </w:rPrChange>
        </w:rPr>
        <w:t>n</w:t>
      </w:r>
      <w:r w:rsidR="006B113A" w:rsidRPr="00790253">
        <w:rPr>
          <w:rFonts w:hint="cs"/>
          <w:rPrChange w:id="13011" w:author="Muller Miroslav" w:date="2025-03-17T11:13:00Z" w16du:dateUtc="2025-03-17T10:13:00Z">
            <w:rPr>
              <w:rFonts w:hint="cs"/>
              <w:lang w:val="en-US"/>
            </w:rPr>
          </w:rPrChange>
        </w:rPr>
        <w:t>á</w:t>
      </w:r>
      <w:r w:rsidR="006B113A" w:rsidRPr="00790253">
        <w:rPr>
          <w:rPrChange w:id="13012" w:author="Muller Miroslav" w:date="2025-03-17T11:13:00Z" w16du:dateUtc="2025-03-17T10:13:00Z">
            <w:rPr>
              <w:lang w:val="en-US"/>
            </w:rPr>
          </w:rPrChange>
        </w:rPr>
        <w:t>sledn</w:t>
      </w:r>
      <w:r w:rsidR="006B113A" w:rsidRPr="00790253">
        <w:rPr>
          <w:rFonts w:hint="cs"/>
          <w:rPrChange w:id="13013" w:author="Muller Miroslav" w:date="2025-03-17T11:13:00Z" w16du:dateUtc="2025-03-17T10:13:00Z">
            <w:rPr>
              <w:rFonts w:hint="cs"/>
              <w:lang w:val="en-US"/>
            </w:rPr>
          </w:rPrChange>
        </w:rPr>
        <w:t>ě</w:t>
      </w:r>
      <w:r w:rsidR="006B113A" w:rsidRPr="00790253">
        <w:rPr>
          <w:rPrChange w:id="13014" w:author="Muller Miroslav" w:date="2025-03-17T11:13:00Z" w16du:dateUtc="2025-03-17T10:13:00Z">
            <w:rPr>
              <w:lang w:val="en-US"/>
            </w:rPr>
          </w:rPrChange>
        </w:rPr>
        <w:t xml:space="preserve"> </w:t>
      </w:r>
      <w:r w:rsidR="008168D9" w:rsidRPr="00790253">
        <w:rPr>
          <w:rPrChange w:id="13015" w:author="Muller Miroslav" w:date="2025-03-17T11:13:00Z" w16du:dateUtc="2025-03-17T10:13:00Z">
            <w:rPr>
              <w:lang w:val="en-US"/>
            </w:rPr>
          </w:rPrChange>
        </w:rPr>
        <w:t xml:space="preserve">je </w:t>
      </w:r>
      <w:r w:rsidR="00BA463B" w:rsidRPr="00790253">
        <w:rPr>
          <w:rPrChange w:id="13016" w:author="Muller Miroslav" w:date="2025-03-17T11:13:00Z" w16du:dateUtc="2025-03-17T10:13:00Z">
            <w:rPr>
              <w:lang w:val="en-US"/>
            </w:rPr>
          </w:rPrChange>
        </w:rPr>
        <w:t>se</w:t>
      </w:r>
      <w:r w:rsidR="00BA463B" w:rsidRPr="00790253">
        <w:rPr>
          <w:rFonts w:hint="cs"/>
          <w:rPrChange w:id="13017" w:author="Muller Miroslav" w:date="2025-03-17T11:13:00Z" w16du:dateUtc="2025-03-17T10:13:00Z">
            <w:rPr>
              <w:rFonts w:hint="cs"/>
              <w:lang w:val="en-US"/>
            </w:rPr>
          </w:rPrChange>
        </w:rPr>
        <w:t>ř</w:t>
      </w:r>
      <w:r w:rsidR="00BA463B" w:rsidRPr="00790253">
        <w:rPr>
          <w:rPrChange w:id="13018" w:author="Muller Miroslav" w:date="2025-03-17T11:13:00Z" w16du:dateUtc="2025-03-17T10:13:00Z">
            <w:rPr>
              <w:lang w:val="en-US"/>
            </w:rPr>
          </w:rPrChange>
        </w:rPr>
        <w:t>a</w:t>
      </w:r>
      <w:r w:rsidR="008168D9" w:rsidRPr="00790253">
        <w:rPr>
          <w:rPrChange w:id="13019" w:author="Muller Miroslav" w:date="2025-03-17T11:13:00Z" w16du:dateUtc="2025-03-17T10:13:00Z">
            <w:rPr>
              <w:lang w:val="en-US"/>
            </w:rPr>
          </w:rPrChange>
        </w:rPr>
        <w:t>d</w:t>
      </w:r>
      <w:r w:rsidR="008168D9" w:rsidRPr="00790253">
        <w:rPr>
          <w:rFonts w:hint="cs"/>
          <w:rPrChange w:id="13020" w:author="Muller Miroslav" w:date="2025-03-17T11:13:00Z" w16du:dateUtc="2025-03-17T10:13:00Z">
            <w:rPr>
              <w:rFonts w:hint="cs"/>
              <w:lang w:val="en-US"/>
            </w:rPr>
          </w:rPrChange>
        </w:rPr>
        <w:t>í</w:t>
      </w:r>
      <w:r w:rsidR="00BA463B" w:rsidRPr="00790253">
        <w:rPr>
          <w:rPrChange w:id="13021" w:author="Muller Miroslav" w:date="2025-03-17T11:13:00Z" w16du:dateUtc="2025-03-17T10:13:00Z">
            <w:rPr>
              <w:lang w:val="en-US"/>
            </w:rPr>
          </w:rPrChange>
        </w:rPr>
        <w:t xml:space="preserve"> </w:t>
      </w:r>
      <w:r w:rsidR="00472078" w:rsidRPr="00790253">
        <w:rPr>
          <w:rPrChange w:id="13022" w:author="Muller Miroslav" w:date="2025-03-17T11:13:00Z" w16du:dateUtc="2025-03-17T10:13:00Z">
            <w:rPr>
              <w:lang w:val="en-US"/>
            </w:rPr>
          </w:rPrChange>
        </w:rPr>
        <w:t xml:space="preserve">podle </w:t>
      </w:r>
      <w:ins w:id="13023" w:author="Irová Zuzana" w:date="2025-06-16T18:44:00Z" w16du:dateUtc="2025-06-16T16:44:00Z">
        <w:r w:rsidR="008E0150">
          <w:t>UTT.</w:t>
        </w:r>
      </w:ins>
      <w:r w:rsidR="00472078" w:rsidRPr="00790253">
        <w:rPr>
          <w:rPrChange w:id="13024" w:author="Muller Miroslav" w:date="2025-03-17T11:13:00Z" w16du:dateUtc="2025-03-17T10:13:00Z">
            <w:rPr>
              <w:lang w:val="en-US"/>
            </w:rPr>
          </w:rPrChange>
        </w:rPr>
        <w:t>Event time od nejstar</w:t>
      </w:r>
      <w:r w:rsidR="00472078" w:rsidRPr="00790253">
        <w:rPr>
          <w:rFonts w:hint="cs"/>
          <w:rPrChange w:id="13025" w:author="Muller Miroslav" w:date="2025-03-17T11:13:00Z" w16du:dateUtc="2025-03-17T10:13:00Z">
            <w:rPr>
              <w:rFonts w:hint="cs"/>
              <w:lang w:val="en-US"/>
            </w:rPr>
          </w:rPrChange>
        </w:rPr>
        <w:t>ší</w:t>
      </w:r>
      <w:r w:rsidR="001A4241" w:rsidRPr="00790253">
        <w:rPr>
          <w:rPrChange w:id="13026" w:author="Muller Miroslav" w:date="2025-03-17T11:13:00Z" w16du:dateUtc="2025-03-17T10:13:00Z">
            <w:rPr>
              <w:lang w:val="en-US"/>
            </w:rPr>
          </w:rPrChange>
        </w:rPr>
        <w:t>ho</w:t>
      </w:r>
      <w:r w:rsidR="00472078" w:rsidRPr="00790253">
        <w:rPr>
          <w:rPrChange w:id="13027" w:author="Muller Miroslav" w:date="2025-03-17T11:13:00Z" w16du:dateUtc="2025-03-17T10:13:00Z">
            <w:rPr>
              <w:lang w:val="en-US"/>
            </w:rPr>
          </w:rPrChange>
        </w:rPr>
        <w:t xml:space="preserve"> </w:t>
      </w:r>
      <w:r w:rsidR="001A4241" w:rsidRPr="00790253">
        <w:rPr>
          <w:rPrChange w:id="13028" w:author="Muller Miroslav" w:date="2025-03-17T11:13:00Z" w16du:dateUtc="2025-03-17T10:13:00Z">
            <w:rPr>
              <w:lang w:val="en-US"/>
            </w:rPr>
          </w:rPrChange>
        </w:rPr>
        <w:t>k nejnov</w:t>
      </w:r>
      <w:r w:rsidR="001A4241" w:rsidRPr="00790253">
        <w:rPr>
          <w:rFonts w:hint="cs"/>
          <w:rPrChange w:id="13029" w:author="Muller Miroslav" w:date="2025-03-17T11:13:00Z" w16du:dateUtc="2025-03-17T10:13:00Z">
            <w:rPr>
              <w:rFonts w:hint="cs"/>
              <w:lang w:val="en-US"/>
            </w:rPr>
          </w:rPrChange>
        </w:rPr>
        <w:t>ě</w:t>
      </w:r>
      <w:r w:rsidR="001A4241" w:rsidRPr="00790253">
        <w:rPr>
          <w:rPrChange w:id="13030" w:author="Muller Miroslav" w:date="2025-03-17T11:13:00Z" w16du:dateUtc="2025-03-17T10:13:00Z">
            <w:rPr>
              <w:lang w:val="en-US"/>
            </w:rPr>
          </w:rPrChange>
        </w:rPr>
        <w:t>j</w:t>
      </w:r>
      <w:r w:rsidR="001A4241" w:rsidRPr="00790253">
        <w:rPr>
          <w:rFonts w:hint="cs"/>
          <w:rPrChange w:id="13031" w:author="Muller Miroslav" w:date="2025-03-17T11:13:00Z" w16du:dateUtc="2025-03-17T10:13:00Z">
            <w:rPr>
              <w:rFonts w:hint="cs"/>
              <w:lang w:val="en-US"/>
            </w:rPr>
          </w:rPrChange>
        </w:rPr>
        <w:t>ší</w:t>
      </w:r>
      <w:r w:rsidR="001A4241" w:rsidRPr="00790253">
        <w:rPr>
          <w:rPrChange w:id="13032" w:author="Muller Miroslav" w:date="2025-03-17T11:13:00Z" w16du:dateUtc="2025-03-17T10:13:00Z">
            <w:rPr>
              <w:lang w:val="en-US"/>
            </w:rPr>
          </w:rPrChange>
        </w:rPr>
        <w:t xml:space="preserve">mu </w:t>
      </w:r>
      <w:r w:rsidR="00150C85" w:rsidRPr="00790253">
        <w:rPr>
          <w:rPrChange w:id="13033" w:author="Muller Miroslav" w:date="2025-03-17T11:13:00Z" w16du:dateUtc="2025-03-17T10:13:00Z">
            <w:rPr>
              <w:lang w:val="en-US"/>
            </w:rPr>
          </w:rPrChange>
        </w:rPr>
        <w:t>(</w:t>
      </w:r>
      <w:r w:rsidR="001F6792" w:rsidRPr="00790253">
        <w:rPr>
          <w:rPrChange w:id="13034" w:author="Muller Miroslav" w:date="2025-03-17T11:13:00Z" w16du:dateUtc="2025-03-17T10:13:00Z">
            <w:rPr>
              <w:lang w:val="en-US"/>
            </w:rPr>
          </w:rPrChange>
        </w:rPr>
        <w:t>budou se zpracov</w:t>
      </w:r>
      <w:r w:rsidR="001F6792" w:rsidRPr="00790253">
        <w:rPr>
          <w:rFonts w:hint="cs"/>
          <w:rPrChange w:id="13035" w:author="Muller Miroslav" w:date="2025-03-17T11:13:00Z" w16du:dateUtc="2025-03-17T10:13:00Z">
            <w:rPr>
              <w:rFonts w:hint="cs"/>
              <w:lang w:val="en-US"/>
            </w:rPr>
          </w:rPrChange>
        </w:rPr>
        <w:t>á</w:t>
      </w:r>
      <w:r w:rsidR="001F6792" w:rsidRPr="00790253">
        <w:rPr>
          <w:rPrChange w:id="13036" w:author="Muller Miroslav" w:date="2025-03-17T11:13:00Z" w16du:dateUtc="2025-03-17T10:13:00Z">
            <w:rPr>
              <w:lang w:val="en-US"/>
            </w:rPr>
          </w:rPrChange>
        </w:rPr>
        <w:t>vat prvn</w:t>
      </w:r>
      <w:r w:rsidR="001F6792" w:rsidRPr="00790253">
        <w:rPr>
          <w:rFonts w:hint="cs"/>
          <w:rPrChange w:id="13037" w:author="Muller Miroslav" w:date="2025-03-17T11:13:00Z" w16du:dateUtc="2025-03-17T10:13:00Z">
            <w:rPr>
              <w:rFonts w:hint="cs"/>
              <w:lang w:val="en-US"/>
            </w:rPr>
          </w:rPrChange>
        </w:rPr>
        <w:t>ě</w:t>
      </w:r>
      <w:r w:rsidR="001F6792" w:rsidRPr="00790253">
        <w:rPr>
          <w:rPrChange w:id="13038" w:author="Muller Miroslav" w:date="2025-03-17T11:13:00Z" w16du:dateUtc="2025-03-17T10:13:00Z">
            <w:rPr>
              <w:lang w:val="en-US"/>
            </w:rPr>
          </w:rPrChange>
        </w:rPr>
        <w:t xml:space="preserve"> ty, kter</w:t>
      </w:r>
      <w:r w:rsidR="001F6792" w:rsidRPr="00790253">
        <w:rPr>
          <w:rFonts w:hint="cs"/>
          <w:rPrChange w:id="13039" w:author="Muller Miroslav" w:date="2025-03-17T11:13:00Z" w16du:dateUtc="2025-03-17T10:13:00Z">
            <w:rPr>
              <w:rFonts w:hint="cs"/>
              <w:lang w:val="en-US"/>
            </w:rPr>
          </w:rPrChange>
        </w:rPr>
        <w:t>é</w:t>
      </w:r>
      <w:r w:rsidR="001F6792" w:rsidRPr="00790253">
        <w:rPr>
          <w:rPrChange w:id="13040" w:author="Muller Miroslav" w:date="2025-03-17T11:13:00Z" w16du:dateUtc="2025-03-17T10:13:00Z">
            <w:rPr>
              <w:lang w:val="en-US"/>
            </w:rPr>
          </w:rPrChange>
        </w:rPr>
        <w:t xml:space="preserve"> je</w:t>
      </w:r>
      <w:r w:rsidR="001F6792" w:rsidRPr="00790253">
        <w:rPr>
          <w:rFonts w:hint="cs"/>
          <w:rPrChange w:id="13041" w:author="Muller Miroslav" w:date="2025-03-17T11:13:00Z" w16du:dateUtc="2025-03-17T10:13:00Z">
            <w:rPr>
              <w:rFonts w:hint="cs"/>
              <w:lang w:val="en-US"/>
            </w:rPr>
          </w:rPrChange>
        </w:rPr>
        <w:t>š</w:t>
      </w:r>
      <w:r w:rsidR="001F6792" w:rsidRPr="00790253">
        <w:rPr>
          <w:rPrChange w:id="13042" w:author="Muller Miroslav" w:date="2025-03-17T11:13:00Z" w16du:dateUtc="2025-03-17T10:13:00Z">
            <w:rPr>
              <w:lang w:val="en-US"/>
            </w:rPr>
          </w:rPrChange>
        </w:rPr>
        <w:t>t</w:t>
      </w:r>
      <w:r w:rsidR="001F6792" w:rsidRPr="00790253">
        <w:rPr>
          <w:rFonts w:hint="cs"/>
          <w:rPrChange w:id="13043" w:author="Muller Miroslav" w:date="2025-03-17T11:13:00Z" w16du:dateUtc="2025-03-17T10:13:00Z">
            <w:rPr>
              <w:rFonts w:hint="cs"/>
              <w:lang w:val="en-US"/>
            </w:rPr>
          </w:rPrChange>
        </w:rPr>
        <w:t>ě</w:t>
      </w:r>
      <w:r w:rsidR="001F6792" w:rsidRPr="00790253">
        <w:rPr>
          <w:rPrChange w:id="13044" w:author="Muller Miroslav" w:date="2025-03-17T11:13:00Z" w16du:dateUtc="2025-03-17T10:13:00Z">
            <w:rPr>
              <w:lang w:val="en-US"/>
            </w:rPr>
          </w:rPrChange>
        </w:rPr>
        <w:t xml:space="preserve"> nemaj</w:t>
      </w:r>
      <w:r w:rsidR="001F6792" w:rsidRPr="00790253">
        <w:rPr>
          <w:rFonts w:hint="cs"/>
          <w:rPrChange w:id="13045" w:author="Muller Miroslav" w:date="2025-03-17T11:13:00Z" w16du:dateUtc="2025-03-17T10:13:00Z">
            <w:rPr>
              <w:rFonts w:hint="cs"/>
              <w:lang w:val="en-US"/>
            </w:rPr>
          </w:rPrChange>
        </w:rPr>
        <w:t>í</w:t>
      </w:r>
      <w:r w:rsidR="001F6792" w:rsidRPr="00790253">
        <w:rPr>
          <w:rPrChange w:id="13046" w:author="Muller Miroslav" w:date="2025-03-17T11:13:00Z" w16du:dateUtc="2025-03-17T10:13:00Z">
            <w:rPr>
              <w:lang w:val="en-US"/>
            </w:rPr>
          </w:rPrChange>
        </w:rPr>
        <w:t xml:space="preserve"> pokus o zaplacen</w:t>
      </w:r>
      <w:r w:rsidR="001F6792" w:rsidRPr="00790253">
        <w:rPr>
          <w:rFonts w:hint="cs"/>
          <w:rPrChange w:id="13047" w:author="Muller Miroslav" w:date="2025-03-17T11:13:00Z" w16du:dateUtc="2025-03-17T10:13:00Z">
            <w:rPr>
              <w:rFonts w:hint="cs"/>
              <w:lang w:val="en-US"/>
            </w:rPr>
          </w:rPrChange>
        </w:rPr>
        <w:t>í</w:t>
      </w:r>
      <w:r w:rsidR="001F6792" w:rsidRPr="00790253">
        <w:rPr>
          <w:rPrChange w:id="13048" w:author="Muller Miroslav" w:date="2025-03-17T11:13:00Z" w16du:dateUtc="2025-03-17T10:13:00Z">
            <w:rPr>
              <w:lang w:val="en-US"/>
            </w:rPr>
          </w:rPrChange>
        </w:rPr>
        <w:t>, pak ty kter</w:t>
      </w:r>
      <w:r w:rsidR="001F6792" w:rsidRPr="00790253">
        <w:rPr>
          <w:rFonts w:hint="cs"/>
          <w:rPrChange w:id="13049" w:author="Muller Miroslav" w:date="2025-03-17T11:13:00Z" w16du:dateUtc="2025-03-17T10:13:00Z">
            <w:rPr>
              <w:rFonts w:hint="cs"/>
              <w:lang w:val="en-US"/>
            </w:rPr>
          </w:rPrChange>
        </w:rPr>
        <w:t>é</w:t>
      </w:r>
      <w:r w:rsidR="001F6792" w:rsidRPr="00790253">
        <w:rPr>
          <w:rPrChange w:id="13050" w:author="Muller Miroslav" w:date="2025-03-17T11:13:00Z" w16du:dateUtc="2025-03-17T10:13:00Z">
            <w:rPr>
              <w:lang w:val="en-US"/>
            </w:rPr>
          </w:rPrChange>
        </w:rPr>
        <w:t xml:space="preserve"> u</w:t>
      </w:r>
      <w:r w:rsidR="001F6792" w:rsidRPr="00790253">
        <w:rPr>
          <w:rFonts w:hint="cs"/>
          <w:rPrChange w:id="13051" w:author="Muller Miroslav" w:date="2025-03-17T11:13:00Z" w16du:dateUtc="2025-03-17T10:13:00Z">
            <w:rPr>
              <w:rFonts w:hint="cs"/>
              <w:lang w:val="en-US"/>
            </w:rPr>
          </w:rPrChange>
        </w:rPr>
        <w:t>ž</w:t>
      </w:r>
      <w:r w:rsidR="001F6792" w:rsidRPr="00790253">
        <w:rPr>
          <w:rPrChange w:id="13052" w:author="Muller Miroslav" w:date="2025-03-17T11:13:00Z" w16du:dateUtc="2025-03-17T10:13:00Z">
            <w:rPr>
              <w:lang w:val="en-US"/>
            </w:rPr>
          </w:rPrChange>
        </w:rPr>
        <w:t xml:space="preserve"> pokus maj</w:t>
      </w:r>
      <w:r w:rsidR="001F6792" w:rsidRPr="00790253">
        <w:rPr>
          <w:rFonts w:hint="cs"/>
          <w:rPrChange w:id="13053" w:author="Muller Miroslav" w:date="2025-03-17T11:13:00Z" w16du:dateUtc="2025-03-17T10:13:00Z">
            <w:rPr>
              <w:rFonts w:hint="cs"/>
              <w:lang w:val="en-US"/>
            </w:rPr>
          </w:rPrChange>
        </w:rPr>
        <w:t>í</w:t>
      </w:r>
      <w:r w:rsidR="001F6792" w:rsidRPr="00790253">
        <w:rPr>
          <w:rPrChange w:id="13054" w:author="Muller Miroslav" w:date="2025-03-17T11:13:00Z" w16du:dateUtc="2025-03-17T10:13:00Z">
            <w:rPr>
              <w:lang w:val="en-US"/>
            </w:rPr>
          </w:rPrChange>
        </w:rPr>
        <w:t>, atd., v p</w:t>
      </w:r>
      <w:r w:rsidR="001F6792" w:rsidRPr="00790253">
        <w:rPr>
          <w:rFonts w:hint="cs"/>
          <w:rPrChange w:id="13055" w:author="Muller Miroslav" w:date="2025-03-17T11:13:00Z" w16du:dateUtc="2025-03-17T10:13:00Z">
            <w:rPr>
              <w:rFonts w:hint="cs"/>
              <w:lang w:val="en-US"/>
            </w:rPr>
          </w:rPrChange>
        </w:rPr>
        <w:t>ří</w:t>
      </w:r>
      <w:r w:rsidR="001F6792" w:rsidRPr="00790253">
        <w:rPr>
          <w:rPrChange w:id="13056" w:author="Muller Miroslav" w:date="2025-03-17T11:13:00Z" w16du:dateUtc="2025-03-17T10:13:00Z">
            <w:rPr>
              <w:lang w:val="en-US"/>
            </w:rPr>
          </w:rPrChange>
        </w:rPr>
        <w:t>pad</w:t>
      </w:r>
      <w:r w:rsidR="001F6792" w:rsidRPr="00790253">
        <w:rPr>
          <w:rFonts w:hint="cs"/>
          <w:rPrChange w:id="13057" w:author="Muller Miroslav" w:date="2025-03-17T11:13:00Z" w16du:dateUtc="2025-03-17T10:13:00Z">
            <w:rPr>
              <w:rFonts w:hint="cs"/>
              <w:lang w:val="en-US"/>
            </w:rPr>
          </w:rPrChange>
        </w:rPr>
        <w:t>ě</w:t>
      </w:r>
      <w:r w:rsidR="001F6792" w:rsidRPr="00790253">
        <w:rPr>
          <w:rPrChange w:id="13058" w:author="Muller Miroslav" w:date="2025-03-17T11:13:00Z" w16du:dateUtc="2025-03-17T10:13:00Z">
            <w:rPr>
              <w:lang w:val="en-US"/>
            </w:rPr>
          </w:rPrChange>
        </w:rPr>
        <w:t xml:space="preserve"> shodn</w:t>
      </w:r>
      <w:r w:rsidR="001F6792" w:rsidRPr="00790253">
        <w:rPr>
          <w:rFonts w:hint="cs"/>
          <w:rPrChange w:id="13059" w:author="Muller Miroslav" w:date="2025-03-17T11:13:00Z" w16du:dateUtc="2025-03-17T10:13:00Z">
            <w:rPr>
              <w:rFonts w:hint="cs"/>
              <w:lang w:val="en-US"/>
            </w:rPr>
          </w:rPrChange>
        </w:rPr>
        <w:t>é</w:t>
      </w:r>
      <w:r w:rsidR="001F6792" w:rsidRPr="00790253">
        <w:rPr>
          <w:rPrChange w:id="13060" w:author="Muller Miroslav" w:date="2025-03-17T11:13:00Z" w16du:dateUtc="2025-03-17T10:13:00Z">
            <w:rPr>
              <w:lang w:val="en-US"/>
            </w:rPr>
          </w:rPrChange>
        </w:rPr>
        <w:t>ho po</w:t>
      </w:r>
      <w:r w:rsidR="001F6792" w:rsidRPr="00790253">
        <w:rPr>
          <w:rFonts w:hint="cs"/>
          <w:rPrChange w:id="13061" w:author="Muller Miroslav" w:date="2025-03-17T11:13:00Z" w16du:dateUtc="2025-03-17T10:13:00Z">
            <w:rPr>
              <w:rFonts w:hint="cs"/>
              <w:lang w:val="en-US"/>
            </w:rPr>
          </w:rPrChange>
        </w:rPr>
        <w:t>č</w:t>
      </w:r>
      <w:r w:rsidR="001F6792" w:rsidRPr="00790253">
        <w:rPr>
          <w:rPrChange w:id="13062" w:author="Muller Miroslav" w:date="2025-03-17T11:13:00Z" w16du:dateUtc="2025-03-17T10:13:00Z">
            <w:rPr>
              <w:lang w:val="en-US"/>
            </w:rPr>
          </w:rPrChange>
        </w:rPr>
        <w:t>tu pokus</w:t>
      </w:r>
      <w:r w:rsidR="001F6792" w:rsidRPr="00790253">
        <w:rPr>
          <w:rFonts w:hint="cs"/>
          <w:rPrChange w:id="13063" w:author="Muller Miroslav" w:date="2025-03-17T11:13:00Z" w16du:dateUtc="2025-03-17T10:13:00Z">
            <w:rPr>
              <w:rFonts w:hint="cs"/>
              <w:lang w:val="en-US"/>
            </w:rPr>
          </w:rPrChange>
        </w:rPr>
        <w:t>ů</w:t>
      </w:r>
      <w:r w:rsidR="001F6792" w:rsidRPr="00790253">
        <w:rPr>
          <w:rPrChange w:id="13064" w:author="Muller Miroslav" w:date="2025-03-17T11:13:00Z" w16du:dateUtc="2025-03-17T10:13:00Z">
            <w:rPr>
              <w:lang w:val="en-US"/>
            </w:rPr>
          </w:rPrChange>
        </w:rPr>
        <w:t xml:space="preserve"> </w:t>
      </w:r>
      <w:r w:rsidR="009235BE" w:rsidRPr="00790253">
        <w:rPr>
          <w:rPrChange w:id="13065" w:author="Muller Miroslav" w:date="2025-03-17T11:13:00Z" w16du:dateUtc="2025-03-17T10:13:00Z">
            <w:rPr>
              <w:lang w:val="en-US"/>
            </w:rPr>
          </w:rPrChange>
        </w:rPr>
        <w:t xml:space="preserve">budou </w:t>
      </w:r>
      <w:r w:rsidR="00DF35D5" w:rsidRPr="00790253">
        <w:rPr>
          <w:rPrChange w:id="13066" w:author="Muller Miroslav" w:date="2025-03-17T11:13:00Z" w16du:dateUtc="2025-03-17T10:13:00Z">
            <w:rPr>
              <w:lang w:val="en-US"/>
            </w:rPr>
          </w:rPrChange>
        </w:rPr>
        <w:t>zpracov</w:t>
      </w:r>
      <w:r w:rsidR="00DF35D5" w:rsidRPr="00790253">
        <w:rPr>
          <w:rFonts w:hint="cs"/>
          <w:rPrChange w:id="13067" w:author="Muller Miroslav" w:date="2025-03-17T11:13:00Z" w16du:dateUtc="2025-03-17T10:13:00Z">
            <w:rPr>
              <w:rFonts w:hint="cs"/>
              <w:lang w:val="en-US"/>
            </w:rPr>
          </w:rPrChange>
        </w:rPr>
        <w:t>á</w:t>
      </w:r>
      <w:r w:rsidR="00DF35D5" w:rsidRPr="00790253">
        <w:rPr>
          <w:rPrChange w:id="13068" w:author="Muller Miroslav" w:date="2025-03-17T11:13:00Z" w16du:dateUtc="2025-03-17T10:13:00Z">
            <w:rPr>
              <w:lang w:val="en-US"/>
            </w:rPr>
          </w:rPrChange>
        </w:rPr>
        <w:t>v</w:t>
      </w:r>
      <w:r w:rsidR="00DF35D5" w:rsidRPr="00790253">
        <w:rPr>
          <w:rFonts w:hint="cs"/>
          <w:rPrChange w:id="13069" w:author="Muller Miroslav" w:date="2025-03-17T11:13:00Z" w16du:dateUtc="2025-03-17T10:13:00Z">
            <w:rPr>
              <w:rFonts w:hint="cs"/>
              <w:lang w:val="en-US"/>
            </w:rPr>
          </w:rPrChange>
        </w:rPr>
        <w:t>á</w:t>
      </w:r>
      <w:r w:rsidR="00DF35D5" w:rsidRPr="00790253">
        <w:rPr>
          <w:rPrChange w:id="13070" w:author="Muller Miroslav" w:date="2025-03-17T11:13:00Z" w16du:dateUtc="2025-03-17T10:13:00Z">
            <w:rPr>
              <w:lang w:val="en-US"/>
            </w:rPr>
          </w:rPrChange>
        </w:rPr>
        <w:t>ny</w:t>
      </w:r>
      <w:r w:rsidR="001F6792" w:rsidRPr="00790253">
        <w:rPr>
          <w:rPrChange w:id="13071" w:author="Muller Miroslav" w:date="2025-03-17T11:13:00Z" w16du:dateUtc="2025-03-17T10:13:00Z">
            <w:rPr>
              <w:lang w:val="en-US"/>
            </w:rPr>
          </w:rPrChange>
        </w:rPr>
        <w:t xml:space="preserve"> </w:t>
      </w:r>
      <w:r w:rsidR="001A4241" w:rsidRPr="00790253">
        <w:rPr>
          <w:rPrChange w:id="13072" w:author="Muller Miroslav" w:date="2025-03-17T11:13:00Z" w16du:dateUtc="2025-03-17T10:13:00Z">
            <w:rPr>
              <w:lang w:val="en-US"/>
            </w:rPr>
          </w:rPrChange>
        </w:rPr>
        <w:t>od nejstar</w:t>
      </w:r>
      <w:r w:rsidR="001A4241" w:rsidRPr="00790253">
        <w:rPr>
          <w:rFonts w:hint="cs"/>
          <w:rPrChange w:id="13073" w:author="Muller Miroslav" w:date="2025-03-17T11:13:00Z" w16du:dateUtc="2025-03-17T10:13:00Z">
            <w:rPr>
              <w:rFonts w:hint="cs"/>
              <w:lang w:val="en-US"/>
            </w:rPr>
          </w:rPrChange>
        </w:rPr>
        <w:t>ší</w:t>
      </w:r>
      <w:r w:rsidR="001A4241" w:rsidRPr="00790253">
        <w:rPr>
          <w:rPrChange w:id="13074" w:author="Muller Miroslav" w:date="2025-03-17T11:13:00Z" w16du:dateUtc="2025-03-17T10:13:00Z">
            <w:rPr>
              <w:lang w:val="en-US"/>
            </w:rPr>
          </w:rPrChange>
        </w:rPr>
        <w:t>ho</w:t>
      </w:r>
      <w:r w:rsidR="00150C85" w:rsidRPr="00790253">
        <w:rPr>
          <w:rPrChange w:id="13075" w:author="Muller Miroslav" w:date="2025-03-17T11:13:00Z" w16du:dateUtc="2025-03-17T10:13:00Z">
            <w:rPr>
              <w:lang w:val="en-US"/>
            </w:rPr>
          </w:rPrChange>
        </w:rPr>
        <w:t>)</w:t>
      </w:r>
      <w:r w:rsidR="001665E7" w:rsidRPr="00790253">
        <w:rPr>
          <w:rPrChange w:id="13076" w:author="Muller Miroslav" w:date="2025-03-17T11:13:00Z" w16du:dateUtc="2025-03-17T10:13:00Z">
            <w:rPr>
              <w:lang w:val="en-US"/>
            </w:rPr>
          </w:rPrChange>
        </w:rPr>
        <w:t>.</w:t>
      </w:r>
    </w:p>
    <w:p w14:paraId="1D1DA9AA" w14:textId="34C1E4C7" w:rsidR="00C3113B" w:rsidRDefault="001665E7">
      <w:pPr>
        <w:pStyle w:val="NormalIndent"/>
      </w:pPr>
      <w:r>
        <w:t xml:space="preserve">Systém </w:t>
      </w:r>
      <w:r w:rsidR="00C3113B">
        <w:t xml:space="preserve">pak </w:t>
      </w:r>
      <w:r w:rsidR="0040529B">
        <w:t>zpracovává</w:t>
      </w:r>
      <w:r w:rsidR="00C3113B">
        <w:t xml:space="preserve"> jeden Unpaid Toll Transaction po druhé</w:t>
      </w:r>
      <w:r w:rsidR="00065118">
        <w:t>m</w:t>
      </w:r>
      <w:del w:id="13077" w:author="Irová Zuzana" w:date="2025-06-16T13:18:00Z" w16du:dateUtc="2025-06-16T11:18:00Z">
        <w:r w:rsidR="00A7474D" w:rsidDel="005F1304">
          <w:delText xml:space="preserve"> a mění jim stav na </w:delText>
        </w:r>
        <w:r w:rsidR="00A7474D" w:rsidRPr="00A7474D" w:rsidDel="005F1304">
          <w:delText xml:space="preserve">In </w:delText>
        </w:r>
        <w:r w:rsidR="003648CD" w:rsidDel="005F1304">
          <w:delText>progress</w:delText>
        </w:r>
      </w:del>
      <w:r w:rsidR="00C3113B">
        <w:t>.</w:t>
      </w:r>
    </w:p>
    <w:p w14:paraId="7D5EF258" w14:textId="15FFEFB6" w:rsidR="00EB6E8E" w:rsidRDefault="00EB6E8E">
      <w:pPr>
        <w:pStyle w:val="NormalIndent"/>
      </w:pPr>
      <w:r>
        <w:t xml:space="preserve">Systém zjistí zda </w:t>
      </w:r>
      <w:ins w:id="13078" w:author="Irová Zuzana" w:date="2025-06-16T13:20:00Z" w16du:dateUtc="2025-06-16T11:20:00Z">
        <w:r w:rsidR="00334FE7">
          <w:t xml:space="preserve">již </w:t>
        </w:r>
      </w:ins>
      <w:del w:id="13079" w:author="Irová Zuzana" w:date="2025-06-16T13:18:00Z" w16du:dateUtc="2025-06-16T11:18:00Z">
        <w:r w:rsidDel="005F1304">
          <w:delText xml:space="preserve">již </w:delText>
        </w:r>
      </w:del>
      <w:r>
        <w:t xml:space="preserve">existuje </w:t>
      </w:r>
      <w:ins w:id="13080" w:author="Irová Zuzana" w:date="2025-06-16T13:20:00Z" w16du:dateUtc="2025-06-16T11:20:00Z">
        <w:r w:rsidR="00334FE7">
          <w:t xml:space="preserve">Payment session pro </w:t>
        </w:r>
      </w:ins>
      <w:del w:id="13081" w:author="Irová Zuzana" w:date="2025-06-16T13:20:00Z" w16du:dateUtc="2025-06-16T11:20:00Z">
        <w:r w:rsidDel="00334FE7">
          <w:delText xml:space="preserve">záznam v </w:delText>
        </w:r>
      </w:del>
      <w:r>
        <w:t xml:space="preserve">Card Payment </w:t>
      </w:r>
      <w:ins w:id="13082" w:author="Irová Zuzana" w:date="2025-03-12T13:46:00Z" w16du:dateUtc="2025-03-12T12:46:00Z">
        <w:r w:rsidR="00063411">
          <w:t>R</w:t>
        </w:r>
      </w:ins>
      <w:del w:id="13083" w:author="Irová Zuzana" w:date="2025-03-12T13:46:00Z" w16du:dateUtc="2025-03-12T12:46:00Z">
        <w:r w:rsidDel="00063411">
          <w:delText>r</w:delText>
        </w:r>
      </w:del>
      <w:r>
        <w:t>equest pro zpracovávaný Unpaid Toll Transaction:</w:t>
      </w:r>
    </w:p>
    <w:p w14:paraId="3E840CFC" w14:textId="625CC562" w:rsidR="00EB6E8E" w:rsidDel="0056749D" w:rsidRDefault="00EB6E8E" w:rsidP="00C40C63">
      <w:pPr>
        <w:pStyle w:val="ListFS1"/>
        <w:rPr>
          <w:del w:id="13084" w:author="Irová Zuzana" w:date="2025-06-16T16:25:00Z" w16du:dateUtc="2025-06-16T14:25:00Z"/>
        </w:rPr>
      </w:pPr>
      <w:del w:id="13085" w:author="Irová Zuzana" w:date="2025-06-16T16:25:00Z" w16du:dateUtc="2025-06-16T14:25:00Z">
        <w:r w:rsidDel="0056749D">
          <w:delText xml:space="preserve">Pokud </w:delText>
        </w:r>
      </w:del>
      <w:del w:id="13086" w:author="Irová Zuzana" w:date="2025-03-12T13:46:00Z" w16du:dateUtc="2025-03-12T12:46:00Z">
        <w:r w:rsidDel="006D7AD6">
          <w:delText xml:space="preserve">záznam v </w:delText>
        </w:r>
      </w:del>
      <w:del w:id="13087" w:author="Irová Zuzana" w:date="2025-06-16T13:20:00Z" w16du:dateUtc="2025-06-16T11:20:00Z">
        <w:r w:rsidDel="0093035F">
          <w:delText xml:space="preserve">Card Payment </w:delText>
        </w:r>
      </w:del>
      <w:del w:id="13088" w:author="Irová Zuzana" w:date="2025-03-12T13:46:00Z" w16du:dateUtc="2025-03-12T12:46:00Z">
        <w:r w:rsidDel="006D7AD6">
          <w:delText xml:space="preserve">request </w:delText>
        </w:r>
      </w:del>
      <w:del w:id="13089" w:author="Irová Zuzana" w:date="2025-06-16T13:26:00Z" w16du:dateUtc="2025-06-16T11:26:00Z">
        <w:r w:rsidDel="00AF44BF">
          <w:delText xml:space="preserve">ještě </w:delText>
        </w:r>
      </w:del>
      <w:del w:id="13090" w:author="Irová Zuzana" w:date="2025-06-16T16:25:00Z" w16du:dateUtc="2025-06-16T14:25:00Z">
        <w:r w:rsidDel="0056749D">
          <w:delText xml:space="preserve">neexistuje, </w:delText>
        </w:r>
        <w:r w:rsidRPr="009E2283" w:rsidDel="0056749D">
          <w:delText>Systém vytvoří</w:delText>
        </w:r>
        <w:r w:rsidDel="0056749D">
          <w:delText>:</w:delText>
        </w:r>
      </w:del>
    </w:p>
    <w:p w14:paraId="0809A946" w14:textId="77777777" w:rsidR="00FA6811" w:rsidDel="00F6478D" w:rsidRDefault="00FA6811">
      <w:pPr>
        <w:pStyle w:val="ListFS2"/>
        <w:rPr>
          <w:del w:id="13091" w:author="Irová Zuzana" w:date="2025-06-16T12:49:00Z" w16du:dateUtc="2025-06-16T10:49:00Z"/>
        </w:rPr>
      </w:pPr>
      <w:del w:id="13092" w:author="Irová Zuzana" w:date="2025-06-16T12:49:00Z" w16du:dateUtc="2025-06-16T10:49:00Z">
        <w:r w:rsidDel="00F6478D">
          <w:delText>Card Payment request:</w:delText>
        </w:r>
      </w:del>
    </w:p>
    <w:p w14:paraId="0727B5D4" w14:textId="14B2B869" w:rsidR="00AE7F02" w:rsidDel="00F6478D" w:rsidRDefault="00FA6811">
      <w:pPr>
        <w:pStyle w:val="ListFS3"/>
        <w:rPr>
          <w:del w:id="13093" w:author="Irová Zuzana" w:date="2025-06-16T12:49:00Z" w16du:dateUtc="2025-06-16T10:49:00Z"/>
        </w:rPr>
      </w:pPr>
      <w:del w:id="13094" w:author="Irová Zuzana" w:date="2025-06-16T12:49:00Z" w16du:dateUtc="2025-06-16T10:49:00Z">
        <w:r w:rsidRPr="00BB5AD6" w:rsidDel="00F6478D">
          <w:delText>Attempt count = 0</w:delText>
        </w:r>
      </w:del>
    </w:p>
    <w:p w14:paraId="698FF40D" w14:textId="77777777" w:rsidR="00FA6811" w:rsidDel="00F6478D" w:rsidRDefault="00FA6811">
      <w:pPr>
        <w:pStyle w:val="ListFS3"/>
        <w:rPr>
          <w:del w:id="13095" w:author="Irová Zuzana" w:date="2025-06-16T12:49:00Z" w16du:dateUtc="2025-06-16T10:49:00Z"/>
        </w:rPr>
      </w:pPr>
      <w:del w:id="13096" w:author="Irová Zuzana" w:date="2025-06-16T12:49:00Z" w16du:dateUtc="2025-06-16T10:49:00Z">
        <w:r w:rsidDel="00F6478D">
          <w:delText>Unpaid toll transaction = reference na zpracovávanou Unpaid toll transaction</w:delText>
        </w:r>
      </w:del>
    </w:p>
    <w:p w14:paraId="529276B4" w14:textId="313433DD" w:rsidR="00FA6811" w:rsidDel="00FA6811" w:rsidRDefault="00FA6811">
      <w:pPr>
        <w:pStyle w:val="ListFS2"/>
        <w:rPr>
          <w:del w:id="13097" w:author="Irová Zuzana" w:date="2025-03-12T13:44:00Z" w16du:dateUtc="2025-03-12T12:44:00Z"/>
        </w:rPr>
        <w:pPrChange w:id="13098" w:author="Irová Zuzana" w:date="2025-06-06T15:16:00Z" w16du:dateUtc="2025-06-06T13:16:00Z">
          <w:pPr>
            <w:pStyle w:val="ListFS3"/>
          </w:pPr>
        </w:pPrChange>
      </w:pPr>
      <w:del w:id="13099" w:author="Irová Zuzana" w:date="2025-03-12T13:44:00Z" w16du:dateUtc="2025-03-12T12:44:00Z">
        <w:r w:rsidDel="00FA6811">
          <w:delText>Payment session = reference na právě vytvořenou Payment session</w:delText>
        </w:r>
      </w:del>
    </w:p>
    <w:p w14:paraId="6AF2F27D" w14:textId="679D977D" w:rsidR="00EB6E8E" w:rsidRPr="009E2283" w:rsidDel="0056749D" w:rsidRDefault="00EB6E8E">
      <w:pPr>
        <w:pStyle w:val="ListFS2"/>
        <w:rPr>
          <w:del w:id="13100" w:author="Irová Zuzana" w:date="2025-06-16T16:25:00Z" w16du:dateUtc="2025-06-16T14:25:00Z"/>
        </w:rPr>
      </w:pPr>
      <w:del w:id="13101" w:author="Irová Zuzana" w:date="2025-06-16T16:25:00Z" w16du:dateUtc="2025-06-16T14:25:00Z">
        <w:r w:rsidDel="0056749D">
          <w:delText>Payment session</w:delText>
        </w:r>
        <w:r w:rsidRPr="009E2283" w:rsidDel="0056749D">
          <w:delText>:</w:delText>
        </w:r>
      </w:del>
    </w:p>
    <w:p w14:paraId="054DA88A" w14:textId="77777777" w:rsidR="00EB6E8E" w:rsidRPr="009E2283" w:rsidDel="0056749D" w:rsidRDefault="00EB6E8E">
      <w:pPr>
        <w:pStyle w:val="ListFS3"/>
        <w:rPr>
          <w:del w:id="13102" w:author="Irová Zuzana" w:date="2025-06-16T16:25:00Z" w16du:dateUtc="2025-06-16T14:25:00Z"/>
        </w:rPr>
      </w:pPr>
      <w:del w:id="13103" w:author="Irová Zuzana" w:date="2025-06-16T16:25:00Z" w16du:dateUtc="2025-06-16T14:25:00Z">
        <w:r w:rsidRPr="009E2283" w:rsidDel="0056749D">
          <w:delText>Online payment identifier =</w:delText>
        </w:r>
        <w:r w:rsidDel="0056749D">
          <w:delText>unikátní</w:delText>
        </w:r>
        <w:r w:rsidRPr="009E2283" w:rsidDel="0056749D">
          <w:delText xml:space="preserve"> identifikátor platební transakce přiřazený </w:delText>
        </w:r>
        <w:r w:rsidDel="0056749D">
          <w:delText>Systémem (guid generovaný z CO)</w:delText>
        </w:r>
      </w:del>
    </w:p>
    <w:p w14:paraId="0F4764D1" w14:textId="77777777" w:rsidR="00EB6E8E" w:rsidRPr="009E2283" w:rsidDel="0056749D" w:rsidRDefault="00EB6E8E">
      <w:pPr>
        <w:pStyle w:val="ListFS3"/>
        <w:rPr>
          <w:del w:id="13104" w:author="Irová Zuzana" w:date="2025-06-16T16:25:00Z" w16du:dateUtc="2025-06-16T14:25:00Z"/>
        </w:rPr>
      </w:pPr>
      <w:del w:id="13105" w:author="Irová Zuzana" w:date="2025-06-16T16:25:00Z" w16du:dateUtc="2025-06-16T14:25:00Z">
        <w:r w:rsidRPr="009E2283" w:rsidDel="0056749D">
          <w:delText xml:space="preserve">Payment session type = </w:delText>
        </w:r>
        <w:r w:rsidDel="0056749D">
          <w:delText>Toll</w:delText>
        </w:r>
      </w:del>
    </w:p>
    <w:p w14:paraId="40F35F9F" w14:textId="77777777" w:rsidR="00EB6E8E" w:rsidRPr="009E2283" w:rsidDel="0056749D" w:rsidRDefault="00EB6E8E">
      <w:pPr>
        <w:pStyle w:val="ListFS3"/>
        <w:rPr>
          <w:del w:id="13106" w:author="Irová Zuzana" w:date="2025-06-16T16:25:00Z" w16du:dateUtc="2025-06-16T14:25:00Z"/>
        </w:rPr>
      </w:pPr>
      <w:del w:id="13107" w:author="Irová Zuzana" w:date="2025-06-16T16:25:00Z" w16du:dateUtc="2025-06-16T14:25:00Z">
        <w:r w:rsidRPr="009E2283" w:rsidDel="0056749D">
          <w:delText>Payment session status = New</w:delText>
        </w:r>
      </w:del>
    </w:p>
    <w:p w14:paraId="53A82B5B" w14:textId="77777777" w:rsidR="00EB6E8E" w:rsidRPr="009E2283" w:rsidDel="0056749D" w:rsidRDefault="00EB6E8E">
      <w:pPr>
        <w:pStyle w:val="ListFS3"/>
        <w:rPr>
          <w:del w:id="13108" w:author="Irová Zuzana" w:date="2025-06-16T16:25:00Z" w16du:dateUtc="2025-06-16T14:25:00Z"/>
        </w:rPr>
      </w:pPr>
      <w:del w:id="13109" w:author="Irová Zuzana" w:date="2025-06-16T16:25:00Z" w16du:dateUtc="2025-06-16T14:25:00Z">
        <w:r w:rsidRPr="009E2283" w:rsidDel="0056749D">
          <w:delText xml:space="preserve">Payment amount = částka platby </w:delText>
        </w:r>
      </w:del>
    </w:p>
    <w:p w14:paraId="4E697371" w14:textId="77777777" w:rsidR="00EB6E8E" w:rsidRPr="009E2283" w:rsidDel="0056749D" w:rsidRDefault="00EB6E8E">
      <w:pPr>
        <w:pStyle w:val="ListFS3"/>
        <w:rPr>
          <w:del w:id="13110" w:author="Irová Zuzana" w:date="2025-06-16T16:25:00Z" w16du:dateUtc="2025-06-16T14:25:00Z"/>
        </w:rPr>
      </w:pPr>
      <w:del w:id="13111" w:author="Irová Zuzana" w:date="2025-06-16T16:25:00Z" w16du:dateUtc="2025-06-16T14:25:00Z">
        <w:r w:rsidRPr="009E2283" w:rsidDel="0056749D">
          <w:delText>Variable symbol = vygenerovaný ze sekvence pro variabilní symboly (PNFVS)</w:delText>
        </w:r>
      </w:del>
    </w:p>
    <w:p w14:paraId="3E7E907D" w14:textId="20C56C95" w:rsidR="00EB6E8E" w:rsidRPr="009E2283" w:rsidDel="00A45FEE" w:rsidRDefault="00EB6E8E">
      <w:pPr>
        <w:pStyle w:val="ListFS3"/>
        <w:rPr>
          <w:del w:id="13112" w:author="Irová Zuzana" w:date="2025-06-16T13:44:00Z" w16du:dateUtc="2025-06-16T11:44:00Z"/>
        </w:rPr>
      </w:pPr>
      <w:del w:id="13113" w:author="Irová Zuzana" w:date="2025-06-16T16:25:00Z" w16du:dateUtc="2025-06-16T14:25:00Z">
        <w:r w:rsidRPr="009E2283" w:rsidDel="0056749D">
          <w:delText xml:space="preserve">Internet banking channel = </w:delText>
        </w:r>
      </w:del>
      <w:del w:id="13114" w:author="Irová Zuzana" w:date="2025-06-16T11:06:00Z" w16du:dateUtc="2025-06-16T09:06:00Z">
        <w:r w:rsidRPr="00BB5AD6" w:rsidDel="00871850">
          <w:delText>Token</w:delText>
        </w:r>
        <w:r w:rsidRPr="009E2283" w:rsidDel="00871850">
          <w:delText xml:space="preserve"> </w:delText>
        </w:r>
      </w:del>
    </w:p>
    <w:p w14:paraId="7FBE361F" w14:textId="14D06EF9" w:rsidR="00FA6811" w:rsidDel="0056749D" w:rsidRDefault="00EB6E8E">
      <w:pPr>
        <w:pStyle w:val="ListFS3"/>
        <w:rPr>
          <w:del w:id="13115" w:author="Irová Zuzana" w:date="2025-06-16T16:25:00Z" w16du:dateUtc="2025-06-16T14:25:00Z"/>
        </w:rPr>
      </w:pPr>
      <w:del w:id="13116" w:author="Irová Zuzana" w:date="2025-06-16T16:25:00Z" w16du:dateUtc="2025-06-16T14:25:00Z">
        <w:r w:rsidRPr="009E2283" w:rsidDel="0056749D">
          <w:delText>Created on = aktuální datum a čas</w:delText>
        </w:r>
      </w:del>
    </w:p>
    <w:p w14:paraId="1E5CB256" w14:textId="56FE75B0" w:rsidR="00EB6E8E" w:rsidDel="0093035F" w:rsidRDefault="00EB6E8E">
      <w:pPr>
        <w:pStyle w:val="ListFS2"/>
        <w:rPr>
          <w:del w:id="13117" w:author="Irová Zuzana" w:date="2025-06-16T13:21:00Z" w16du:dateUtc="2025-06-16T11:21:00Z"/>
        </w:rPr>
      </w:pPr>
      <w:del w:id="13118" w:author="Irová Zuzana" w:date="2025-06-16T13:21:00Z" w16du:dateUtc="2025-06-16T11:21:00Z">
        <w:r w:rsidDel="0093035F">
          <w:delText>Card Payment request:</w:delText>
        </w:r>
      </w:del>
    </w:p>
    <w:p w14:paraId="653256BF" w14:textId="43CB4AC5" w:rsidR="00EB6E8E" w:rsidDel="0093035F" w:rsidRDefault="00EB6E8E">
      <w:pPr>
        <w:pStyle w:val="ListFS3"/>
        <w:rPr>
          <w:del w:id="13119" w:author="Irová Zuzana" w:date="2025-06-16T13:21:00Z" w16du:dateUtc="2025-06-16T11:21:00Z"/>
        </w:rPr>
      </w:pPr>
      <w:del w:id="13120" w:author="Irová Zuzana" w:date="2025-06-16T13:21:00Z" w16du:dateUtc="2025-06-16T11:21:00Z">
        <w:r w:rsidRPr="00BB5AD6" w:rsidDel="0093035F">
          <w:delText>Attempt count = 0</w:delText>
        </w:r>
      </w:del>
    </w:p>
    <w:p w14:paraId="5736BE7E" w14:textId="4A7AFD36" w:rsidR="00EB6E8E" w:rsidDel="0093035F" w:rsidRDefault="00EB6E8E">
      <w:pPr>
        <w:pStyle w:val="ListFS3"/>
        <w:rPr>
          <w:del w:id="13121" w:author="Irová Zuzana" w:date="2025-06-16T13:21:00Z" w16du:dateUtc="2025-06-16T11:21:00Z"/>
        </w:rPr>
      </w:pPr>
      <w:del w:id="13122" w:author="Irová Zuzana" w:date="2025-06-16T13:21:00Z" w16du:dateUtc="2025-06-16T11:21:00Z">
        <w:r w:rsidDel="0093035F">
          <w:delText>Unpaid toll transaction = reference na zpracovávanou Unpaid toll transaction</w:delText>
        </w:r>
      </w:del>
    </w:p>
    <w:p w14:paraId="6A36D132" w14:textId="17B14DFD" w:rsidR="00EB6E8E" w:rsidDel="0093035F" w:rsidRDefault="00EB6E8E">
      <w:pPr>
        <w:pStyle w:val="ListFS3"/>
        <w:rPr>
          <w:del w:id="13123" w:author="Irová Zuzana" w:date="2025-06-16T13:21:00Z" w16du:dateUtc="2025-06-16T11:21:00Z"/>
        </w:rPr>
      </w:pPr>
      <w:del w:id="13124" w:author="Irová Zuzana" w:date="2025-06-16T13:21:00Z" w16du:dateUtc="2025-06-16T11:21:00Z">
        <w:r w:rsidDel="0093035F">
          <w:delText>Payment session = reference na právě vytvořenou Payment session</w:delText>
        </w:r>
      </w:del>
    </w:p>
    <w:p w14:paraId="54045ACE" w14:textId="77777777" w:rsidR="00EB6E8E" w:rsidRPr="00BB5AD6" w:rsidDel="0093035F" w:rsidRDefault="00EB6E8E">
      <w:pPr>
        <w:pStyle w:val="ListFS2"/>
        <w:rPr>
          <w:del w:id="13125" w:author="Irová Zuzana" w:date="2025-06-16T13:21:00Z" w16du:dateUtc="2025-06-16T11:21:00Z"/>
        </w:rPr>
        <w:pPrChange w:id="13126" w:author="Irová Zuzana" w:date="2025-06-06T15:16:00Z" w16du:dateUtc="2025-06-06T13:16:00Z">
          <w:pPr>
            <w:pStyle w:val="ListFS2"/>
            <w:numPr>
              <w:ilvl w:val="0"/>
              <w:numId w:val="0"/>
            </w:numPr>
            <w:ind w:left="0" w:firstLine="0"/>
          </w:pPr>
        </w:pPrChange>
      </w:pPr>
    </w:p>
    <w:p w14:paraId="2DAFF41A" w14:textId="6E904AB7" w:rsidR="0038076C" w:rsidRDefault="00EB6E8E">
      <w:pPr>
        <w:pStyle w:val="ListFS1"/>
        <w:rPr>
          <w:ins w:id="13127" w:author="Irová Zuzana" w:date="2025-06-16T17:22:00Z" w16du:dateUtc="2025-06-16T15:22:00Z"/>
        </w:rPr>
      </w:pPr>
      <w:r>
        <w:t xml:space="preserve">Pokud </w:t>
      </w:r>
      <w:ins w:id="13128" w:author="Irová Zuzana" w:date="2025-06-16T13:45:00Z" w16du:dateUtc="2025-06-16T11:45:00Z">
        <w:r w:rsidR="00B34086">
          <w:t xml:space="preserve">aktivní </w:t>
        </w:r>
      </w:ins>
      <w:del w:id="13129" w:author="Irová Zuzana" w:date="2025-03-12T13:46:00Z" w16du:dateUtc="2025-03-12T12:46:00Z">
        <w:r w:rsidDel="006D7AD6">
          <w:delText xml:space="preserve">záznam v </w:delText>
        </w:r>
      </w:del>
      <w:ins w:id="13130" w:author="Irová Zuzana" w:date="2025-06-16T13:21:00Z" w16du:dateUtc="2025-06-16T11:21:00Z">
        <w:r w:rsidR="0093035F">
          <w:t xml:space="preserve">Payment session </w:t>
        </w:r>
      </w:ins>
      <w:del w:id="13131" w:author="Irová Zuzana" w:date="2025-06-16T13:21:00Z" w16du:dateUtc="2025-06-16T11:21:00Z">
        <w:r w:rsidDel="0093035F">
          <w:delText xml:space="preserve">Card Payment </w:delText>
        </w:r>
      </w:del>
      <w:del w:id="13132" w:author="Irová Zuzana" w:date="2025-03-12T13:46:00Z" w16du:dateUtc="2025-03-12T12:46:00Z">
        <w:r w:rsidDel="006D7AD6">
          <w:delText xml:space="preserve">request </w:delText>
        </w:r>
      </w:del>
      <w:r>
        <w:t>již existuje</w:t>
      </w:r>
      <w:ins w:id="13133" w:author="Irová Zuzana" w:date="2025-06-16T13:45:00Z" w16du:dateUtc="2025-06-16T11:45:00Z">
        <w:r w:rsidR="00B34086">
          <w:t xml:space="preserve"> (tj. buď Payment session existuje a je ve stavu New nebo In progress)</w:t>
        </w:r>
      </w:ins>
      <w:ins w:id="13134" w:author="Irová Zuzana" w:date="2025-06-16T17:25:00Z" w16du:dateUtc="2025-06-16T15:25:00Z">
        <w:r w:rsidR="00B926EF">
          <w:t>:</w:t>
        </w:r>
      </w:ins>
    </w:p>
    <w:p w14:paraId="2EAE85D9" w14:textId="0051F376" w:rsidR="00346238" w:rsidRDefault="00362E16" w:rsidP="00B926EF">
      <w:pPr>
        <w:pStyle w:val="ListFS2"/>
        <w:rPr>
          <w:ins w:id="13135" w:author="Irová Zuzana" w:date="2025-06-16T17:25:00Z" w16du:dateUtc="2025-06-16T15:25:00Z"/>
        </w:rPr>
      </w:pPr>
      <w:ins w:id="13136" w:author="Irová Zuzana" w:date="2025-06-16T17:22:00Z" w16du:dateUtc="2025-06-16T15:22:00Z">
        <w:r>
          <w:t xml:space="preserve">a </w:t>
        </w:r>
      </w:ins>
      <w:ins w:id="13137" w:author="Irová Zuzana" w:date="2025-06-16T17:23:00Z" w16du:dateUtc="2025-06-16T15:23:00Z">
        <w:r>
          <w:t xml:space="preserve">na Payment session není vyplněn Card token, Systém jej </w:t>
        </w:r>
        <w:r w:rsidR="00346238">
          <w:t xml:space="preserve">prvně získá – </w:t>
        </w:r>
      </w:ins>
      <w:ins w:id="13138" w:author="Irová Zuzana" w:date="2025-06-16T17:24:00Z" w16du:dateUtc="2025-06-16T15:24:00Z">
        <w:r w:rsidR="00B926EF">
          <w:t>postup pokračuje od kroku získání T</w:t>
        </w:r>
      </w:ins>
      <w:ins w:id="13139" w:author="Irová Zuzana" w:date="2025-06-16T17:23:00Z" w16du:dateUtc="2025-06-16T15:23:00Z">
        <w:r w:rsidR="00346238">
          <w:t xml:space="preserve">okenu </w:t>
        </w:r>
      </w:ins>
      <w:ins w:id="13140" w:author="Irová Zuzana" w:date="2025-06-17T10:34:00Z" w16du:dateUtc="2025-06-17T08:34:00Z">
        <w:r w:rsidR="002E6085">
          <w:t xml:space="preserve">v postupu </w:t>
        </w:r>
      </w:ins>
      <w:ins w:id="13141" w:author="Irová Zuzana" w:date="2025-06-16T17:23:00Z" w16du:dateUtc="2025-06-16T15:23:00Z">
        <w:r w:rsidR="00346238">
          <w:t>př</w:t>
        </w:r>
      </w:ins>
      <w:ins w:id="13142" w:author="Irová Zuzana" w:date="2025-06-16T17:24:00Z" w16du:dateUtc="2025-06-16T15:24:00Z">
        <w:r w:rsidR="008E0320">
          <w:t>i vytvoření nové Payment session</w:t>
        </w:r>
      </w:ins>
      <w:ins w:id="13143" w:author="Irová Zuzana" w:date="2025-06-16T17:25:00Z" w16du:dateUtc="2025-06-16T15:25:00Z">
        <w:r w:rsidR="00B926EF">
          <w:t>,</w:t>
        </w:r>
      </w:ins>
    </w:p>
    <w:p w14:paraId="52A7D807" w14:textId="61E074D3" w:rsidR="005E3DFD" w:rsidRDefault="00B926EF" w:rsidP="005E3DFD">
      <w:pPr>
        <w:pStyle w:val="ListFS2"/>
        <w:numPr>
          <w:ilvl w:val="1"/>
          <w:numId w:val="574"/>
        </w:numPr>
        <w:ind w:left="2778" w:hanging="357"/>
        <w:rPr>
          <w:ins w:id="13144" w:author="Irová Zuzana" w:date="2025-06-16T19:39:00Z" w16du:dateUtc="2025-06-16T17:39:00Z"/>
        </w:rPr>
      </w:pPr>
      <w:ins w:id="13145" w:author="Irová Zuzana" w:date="2025-06-16T17:25:00Z" w16du:dateUtc="2025-06-16T15:25:00Z">
        <w:r>
          <w:lastRenderedPageBreak/>
          <w:t xml:space="preserve">a na Payment session je vyplněn Card token, </w:t>
        </w:r>
      </w:ins>
      <w:ins w:id="13146" w:author="Irová Zuzana" w:date="2025-06-16T19:39:00Z" w16du:dateUtc="2025-06-16T17:39:00Z">
        <w:r w:rsidR="005E3DFD">
          <w:t>Systém zjistí stav transakce na CorvusPay bráně, a podle získaného Respons</w:t>
        </w:r>
        <w:r w:rsidR="00F27CA2">
          <w:t>e</w:t>
        </w:r>
        <w:r w:rsidR="005E3DFD">
          <w:t xml:space="preserve"> code a konfigurace </w:t>
        </w:r>
      </w:ins>
      <w:ins w:id="13147" w:author="Irová Zuzana" w:date="2025-06-23T09:43:00Z" w16du:dateUtc="2025-06-23T07:43:00Z">
        <w:r w:rsidR="00B0232D">
          <w:t>(</w:t>
        </w:r>
      </w:ins>
      <w:ins w:id="13148" w:author="Irová Zuzana" w:date="2025-06-23T09:43:00Z">
        <w:r w:rsidR="002F673E" w:rsidRPr="002F673E">
          <w:t xml:space="preserve">CorvusPay Response Code </w:t>
        </w:r>
      </w:ins>
      <w:ins w:id="13149" w:author="Irová Zuzana" w:date="2025-06-23T09:44:00Z" w16du:dateUtc="2025-06-23T07:44:00Z">
        <w:r w:rsidR="00B0232D">
          <w:t xml:space="preserve">a </w:t>
        </w:r>
      </w:ins>
      <w:ins w:id="13150" w:author="Irová Zuzana" w:date="2025-06-16T19:39:00Z" w16du:dateUtc="2025-06-16T17:39:00Z">
        <w:r w:rsidR="005E3DFD" w:rsidRPr="002418B0">
          <w:rPr>
            <w:rPrChange w:id="13151" w:author="Irová Zuzana" w:date="2025-06-23T09:44:00Z" w16du:dateUtc="2025-06-23T07:44:00Z">
              <w:rPr>
                <w:highlight w:val="yellow"/>
              </w:rPr>
            </w:rPrChange>
          </w:rPr>
          <w:t xml:space="preserve">Process </w:t>
        </w:r>
      </w:ins>
      <w:ins w:id="13152" w:author="Irová Zuzana" w:date="2025-06-23T09:44:00Z" w16du:dateUtc="2025-06-23T07:44:00Z">
        <w:r w:rsidR="002418B0" w:rsidRPr="002418B0">
          <w:rPr>
            <w:rPrChange w:id="13153" w:author="Irová Zuzana" w:date="2025-06-23T09:44:00Z" w16du:dateUtc="2025-06-23T07:44:00Z">
              <w:rPr>
                <w:highlight w:val="yellow"/>
              </w:rPr>
            </w:rPrChange>
          </w:rPr>
          <w:t>S</w:t>
        </w:r>
      </w:ins>
      <w:ins w:id="13154" w:author="Irová Zuzana" w:date="2025-06-16T19:39:00Z" w16du:dateUtc="2025-06-16T17:39:00Z">
        <w:r w:rsidR="005E3DFD" w:rsidRPr="002418B0">
          <w:rPr>
            <w:rPrChange w:id="13155" w:author="Irová Zuzana" w:date="2025-06-23T09:44:00Z" w16du:dateUtc="2025-06-23T07:44:00Z">
              <w:rPr>
                <w:highlight w:val="yellow"/>
              </w:rPr>
            </w:rPrChange>
          </w:rPr>
          <w:t xml:space="preserve">tep </w:t>
        </w:r>
      </w:ins>
      <w:ins w:id="13156" w:author="Irová Zuzana" w:date="2025-06-23T09:44:00Z" w16du:dateUtc="2025-06-23T07:44:00Z">
        <w:r w:rsidR="002418B0" w:rsidRPr="002418B0">
          <w:rPr>
            <w:rPrChange w:id="13157" w:author="Irová Zuzana" w:date="2025-06-23T09:44:00Z" w16du:dateUtc="2025-06-23T07:44:00Z">
              <w:rPr>
                <w:highlight w:val="yellow"/>
              </w:rPr>
            </w:rPrChange>
          </w:rPr>
          <w:t>S</w:t>
        </w:r>
      </w:ins>
      <w:ins w:id="13158" w:author="Irová Zuzana" w:date="2025-06-16T19:39:00Z" w16du:dateUtc="2025-06-16T17:39:00Z">
        <w:r w:rsidR="005E3DFD" w:rsidRPr="002418B0">
          <w:rPr>
            <w:rPrChange w:id="13159" w:author="Irová Zuzana" w:date="2025-06-23T09:44:00Z" w16du:dateUtc="2025-06-23T07:44:00Z">
              <w:rPr>
                <w:highlight w:val="yellow"/>
              </w:rPr>
            </w:rPrChange>
          </w:rPr>
          <w:t>cheduling</w:t>
        </w:r>
      </w:ins>
      <w:ins w:id="13160" w:author="Irová Zuzana" w:date="2025-06-23T09:44:00Z" w16du:dateUtc="2025-06-23T07:44:00Z">
        <w:r w:rsidR="002418B0" w:rsidRPr="002418B0">
          <w:t>)</w:t>
        </w:r>
      </w:ins>
      <w:ins w:id="13161" w:author="Irová Zuzana" w:date="2025-06-16T19:39:00Z" w16du:dateUtc="2025-06-16T17:39:00Z">
        <w:r w:rsidR="005E3DFD">
          <w:t xml:space="preserve"> zjistí, zda jde o:</w:t>
        </w:r>
      </w:ins>
    </w:p>
    <w:p w14:paraId="0C175FA9" w14:textId="77777777" w:rsidR="005E3DFD" w:rsidRDefault="005E3DFD" w:rsidP="005E3DFD">
      <w:pPr>
        <w:pStyle w:val="ListFS3"/>
        <w:numPr>
          <w:ilvl w:val="5"/>
          <w:numId w:val="575"/>
        </w:numPr>
        <w:ind w:left="3780"/>
        <w:rPr>
          <w:ins w:id="13162" w:author="Irová Zuzana" w:date="2025-06-16T19:39:00Z" w16du:dateUtc="2025-06-16T17:39:00Z"/>
        </w:rPr>
      </w:pPr>
      <w:ins w:id="13163" w:author="Irová Zuzana" w:date="2025-06-16T19:39:00Z" w16du:dateUtc="2025-06-16T17:39:00Z">
        <w:r>
          <w:t>zamítnutou transakci, pak postup pokračuje Chybovým postupem = Zamítnutí transakce,</w:t>
        </w:r>
      </w:ins>
    </w:p>
    <w:p w14:paraId="77BD8512" w14:textId="77777777" w:rsidR="005E3DFD" w:rsidRDefault="005E3DFD" w:rsidP="005E3DFD">
      <w:pPr>
        <w:pStyle w:val="ListFS3"/>
        <w:numPr>
          <w:ilvl w:val="5"/>
          <w:numId w:val="575"/>
        </w:numPr>
        <w:ind w:left="3780"/>
        <w:rPr>
          <w:ins w:id="13164" w:author="Irová Zuzana" w:date="2025-06-16T19:39:00Z" w16du:dateUtc="2025-06-16T17:39:00Z"/>
          <w:highlight w:val="yellow"/>
        </w:rPr>
      </w:pPr>
      <w:ins w:id="13165" w:author="Irová Zuzana" w:date="2025-06-16T19:39:00Z" w16du:dateUtc="2025-06-16T17:39:00Z">
        <w:r>
          <w:t xml:space="preserve">transakce ještě není zprocesována, pak </w:t>
        </w:r>
        <w:r>
          <w:rPr>
            <w:highlight w:val="yellow"/>
          </w:rPr>
          <w:t>Systém:</w:t>
        </w:r>
      </w:ins>
    </w:p>
    <w:p w14:paraId="3CA709F6" w14:textId="77777777" w:rsidR="005E3DFD" w:rsidRDefault="005E3DFD" w:rsidP="005E3DFD">
      <w:pPr>
        <w:pStyle w:val="ListFS3"/>
        <w:numPr>
          <w:ilvl w:val="6"/>
          <w:numId w:val="575"/>
        </w:numPr>
        <w:rPr>
          <w:ins w:id="13166" w:author="Irová Zuzana" w:date="2025-06-16T19:39:00Z" w16du:dateUtc="2025-06-16T17:39:00Z"/>
          <w:highlight w:val="yellow"/>
        </w:rPr>
      </w:pPr>
      <w:ins w:id="13167" w:author="Irová Zuzana" w:date="2025-06-16T19:39:00Z" w16du:dateUtc="2025-06-16T17:39:00Z">
        <w:r>
          <w:rPr>
            <w:highlight w:val="yellow"/>
          </w:rPr>
          <w:t>na Payment session updatuje Transaction result podle odpovědi z brány, Request time a Process count o 1</w:t>
        </w:r>
      </w:ins>
    </w:p>
    <w:p w14:paraId="6F35F71C" w14:textId="77777777" w:rsidR="005E3DFD" w:rsidRDefault="005E3DFD" w:rsidP="005E3DFD">
      <w:pPr>
        <w:pStyle w:val="ListFS3"/>
        <w:numPr>
          <w:ilvl w:val="6"/>
          <w:numId w:val="575"/>
        </w:numPr>
        <w:rPr>
          <w:ins w:id="13168" w:author="Irová Zuzana" w:date="2025-06-16T19:39:00Z" w16du:dateUtc="2025-06-16T17:39:00Z"/>
          <w:highlight w:val="yellow"/>
        </w:rPr>
      </w:pPr>
      <w:ins w:id="13169" w:author="Irová Zuzana" w:date="2025-06-16T19:39:00Z" w16du:dateUtc="2025-06-16T17:39:00Z">
        <w:r>
          <w:rPr>
            <w:highlight w:val="yellow"/>
          </w:rPr>
          <w:t>na Card payment request updatuje Process on podle konfigurace Process step scheduling a aktuální hodnoty Payment session.Process count,</w:t>
        </w:r>
      </w:ins>
    </w:p>
    <w:p w14:paraId="0455D7B9" w14:textId="544B496E" w:rsidR="005E3DFD" w:rsidRDefault="005E3DFD" w:rsidP="005E3DFD">
      <w:pPr>
        <w:pStyle w:val="ListFS3"/>
        <w:numPr>
          <w:ilvl w:val="5"/>
          <w:numId w:val="575"/>
        </w:numPr>
        <w:ind w:left="3780"/>
        <w:rPr>
          <w:ins w:id="13170" w:author="Irová Zuzana" w:date="2025-06-16T19:39:00Z" w16du:dateUtc="2025-06-16T17:39:00Z"/>
          <w:szCs w:val="24"/>
          <w:lang w:eastAsia="en-GB"/>
        </w:rPr>
      </w:pPr>
      <w:ins w:id="13171" w:author="Irová Zuzana" w:date="2025-06-16T19:39:00Z" w16du:dateUtc="2025-06-16T17:39:00Z">
        <w:r>
          <w:t>transakce je zamítnuta</w:t>
        </w:r>
        <w:r w:rsidR="00F27CA2">
          <w:t>,</w:t>
        </w:r>
        <w:r>
          <w:t xml:space="preserve"> ale může se zopakovat, pak postup pokračuje Alternativním postupem = Zamítnutá transakce s možným opakováním. </w:t>
        </w:r>
      </w:ins>
    </w:p>
    <w:p w14:paraId="223EE4A2" w14:textId="33823A3D" w:rsidR="00EB6E8E" w:rsidDel="008F286D" w:rsidRDefault="00EB6E8E" w:rsidP="00E14628">
      <w:pPr>
        <w:pStyle w:val="ListFS2"/>
        <w:rPr>
          <w:del w:id="13172" w:author="Irová Zuzana" w:date="2025-06-16T13:48:00Z" w16du:dateUtc="2025-06-16T11:48:00Z"/>
        </w:rPr>
        <w:pPrChange w:id="13173" w:author="Irová Zuzana" w:date="2025-06-16T19:29:00Z" w16du:dateUtc="2025-06-16T17:29:00Z">
          <w:pPr>
            <w:pStyle w:val="ListFS1"/>
          </w:pPr>
        </w:pPrChange>
      </w:pPr>
      <w:del w:id="13174" w:author="Irová Zuzana" w:date="2025-06-16T17:25:00Z" w16du:dateUtc="2025-06-16T15:25:00Z">
        <w:r w:rsidDel="00B926EF">
          <w:delText xml:space="preserve">, </w:delText>
        </w:r>
      </w:del>
      <w:del w:id="13175" w:author="Irová Zuzana" w:date="2025-06-16T19:29:00Z" w16du:dateUtc="2025-06-16T17:29:00Z">
        <w:r w:rsidDel="00E14628">
          <w:delText>Systém</w:delText>
        </w:r>
      </w:del>
      <w:del w:id="13176" w:author="Irová Zuzana" w:date="2025-06-16T13:48:00Z" w16du:dateUtc="2025-06-16T11:48:00Z">
        <w:r w:rsidDel="008F286D">
          <w:delText>:</w:delText>
        </w:r>
      </w:del>
    </w:p>
    <w:p w14:paraId="72E93F2D" w14:textId="32F554A3" w:rsidR="00E86E7A" w:rsidRDefault="00EB6E8E" w:rsidP="00B926EF">
      <w:pPr>
        <w:pStyle w:val="ListFS3"/>
        <w:pPrChange w:id="13177" w:author="Irová Zuzana" w:date="2025-06-16T17:25:00Z" w16du:dateUtc="2025-06-16T15:25:00Z">
          <w:pPr>
            <w:pStyle w:val="ListFS2"/>
          </w:pPr>
        </w:pPrChange>
      </w:pPr>
      <w:del w:id="13178" w:author="Irová Zuzana" w:date="2025-06-16T13:22:00Z" w16du:dateUtc="2025-06-16T11:22:00Z">
        <w:r w:rsidDel="00B073B9">
          <w:delText xml:space="preserve">vytvoří novou Payment session viz atributy výše </w:delText>
        </w:r>
      </w:del>
      <w:ins w:id="13179" w:author="Irová Zuzana" w:date="2025-06-16T16:23:00Z" w16du:dateUtc="2025-06-16T14:23:00Z">
        <w:r w:rsidR="001174F5">
          <w:t xml:space="preserve">transakce </w:t>
        </w:r>
      </w:ins>
      <w:ins w:id="13180" w:author="Irová Zuzana" w:date="2025-06-17T10:35:00Z" w16du:dateUtc="2025-06-17T08:35:00Z">
        <w:r w:rsidR="006E4EB9">
          <w:t xml:space="preserve">je </w:t>
        </w:r>
      </w:ins>
      <w:ins w:id="13181" w:author="Irová Zuzana" w:date="2025-06-16T19:20:00Z" w16du:dateUtc="2025-06-16T17:20:00Z">
        <w:r w:rsidR="00CD4CAC">
          <w:t>schválená</w:t>
        </w:r>
      </w:ins>
      <w:ins w:id="13182" w:author="Irová Zuzana" w:date="2025-06-16T17:37:00Z" w16du:dateUtc="2025-06-16T15:37:00Z">
        <w:r w:rsidR="00E014D9">
          <w:t>,</w:t>
        </w:r>
      </w:ins>
      <w:ins w:id="13183" w:author="Irová Zuzana" w:date="2025-06-16T16:23:00Z" w16du:dateUtc="2025-06-16T14:23:00Z">
        <w:r w:rsidR="009936B5">
          <w:t xml:space="preserve"> </w:t>
        </w:r>
      </w:ins>
      <w:ins w:id="13184" w:author="Irová Zuzana" w:date="2025-06-16T17:37:00Z" w16du:dateUtc="2025-06-16T15:37:00Z">
        <w:r w:rsidR="00E014D9">
          <w:t>postup</w:t>
        </w:r>
      </w:ins>
      <w:ins w:id="13185" w:author="Irová Zuzana" w:date="2025-06-16T16:24:00Z" w16du:dateUtc="2025-06-16T14:24:00Z">
        <w:r w:rsidR="000172EC">
          <w:t xml:space="preserve"> pokračuje společným postupem, pro případ úspěšné</w:t>
        </w:r>
        <w:r w:rsidR="002E21CD">
          <w:t>ho dokončení platební transakce.</w:t>
        </w:r>
      </w:ins>
    </w:p>
    <w:p w14:paraId="1B3E131C" w14:textId="7EAB17B8" w:rsidR="0056749D" w:rsidRDefault="0056749D" w:rsidP="0056749D">
      <w:pPr>
        <w:pStyle w:val="ListFS1"/>
        <w:rPr>
          <w:ins w:id="13186" w:author="Irová Zuzana" w:date="2025-06-16T16:25:00Z" w16du:dateUtc="2025-06-16T14:25:00Z"/>
        </w:rPr>
      </w:pPr>
      <w:ins w:id="13187" w:author="Irová Zuzana" w:date="2025-06-16T16:25:00Z" w16du:dateUtc="2025-06-16T14:25:00Z">
        <w:r>
          <w:t>Pokud aktivní Payment session neexistuje (tj. buď Payment session neexistuje nebo existuje a není ve stavu New nebo In progress):</w:t>
        </w:r>
      </w:ins>
    </w:p>
    <w:p w14:paraId="376FEC0B" w14:textId="382D22F4" w:rsidR="0056749D" w:rsidRPr="009E2283" w:rsidRDefault="0056749D" w:rsidP="0056749D">
      <w:pPr>
        <w:pStyle w:val="ListFS2"/>
        <w:rPr>
          <w:ins w:id="13188" w:author="Irová Zuzana" w:date="2025-06-16T16:25:00Z" w16du:dateUtc="2025-06-16T14:25:00Z"/>
        </w:rPr>
      </w:pPr>
      <w:ins w:id="13189" w:author="Irová Zuzana" w:date="2025-06-16T16:25:00Z" w16du:dateUtc="2025-06-16T14:25:00Z">
        <w:r w:rsidRPr="009E2283">
          <w:t>Systém vytvoří</w:t>
        </w:r>
        <w:r>
          <w:t xml:space="preserve"> Payment session</w:t>
        </w:r>
        <w:r w:rsidRPr="009E2283">
          <w:t>:</w:t>
        </w:r>
      </w:ins>
    </w:p>
    <w:p w14:paraId="5BBF37CA" w14:textId="77777777" w:rsidR="0056749D" w:rsidRPr="009E2283" w:rsidRDefault="0056749D" w:rsidP="0056749D">
      <w:pPr>
        <w:pStyle w:val="ListFS3"/>
        <w:rPr>
          <w:ins w:id="13190" w:author="Irová Zuzana" w:date="2025-06-16T16:25:00Z" w16du:dateUtc="2025-06-16T14:25:00Z"/>
        </w:rPr>
      </w:pPr>
      <w:ins w:id="13191" w:author="Irová Zuzana" w:date="2025-06-16T16:25:00Z" w16du:dateUtc="2025-06-16T14:25:00Z">
        <w:r w:rsidRPr="009E2283">
          <w:t>Online payment identifier =</w:t>
        </w:r>
        <w:r>
          <w:t>unikátní</w:t>
        </w:r>
        <w:r w:rsidRPr="009E2283">
          <w:t xml:space="preserve"> identifikátor platební transakce přiřazený </w:t>
        </w:r>
        <w:r>
          <w:t>Systémem (guid generovaný z CO)</w:t>
        </w:r>
      </w:ins>
    </w:p>
    <w:p w14:paraId="51CC1966" w14:textId="77777777" w:rsidR="0056749D" w:rsidRPr="009E2283" w:rsidRDefault="0056749D" w:rsidP="0056749D">
      <w:pPr>
        <w:pStyle w:val="ListFS3"/>
        <w:rPr>
          <w:ins w:id="13192" w:author="Irová Zuzana" w:date="2025-06-16T16:25:00Z" w16du:dateUtc="2025-06-16T14:25:00Z"/>
        </w:rPr>
      </w:pPr>
      <w:ins w:id="13193" w:author="Irová Zuzana" w:date="2025-06-16T16:25:00Z" w16du:dateUtc="2025-06-16T14:25:00Z">
        <w:r w:rsidRPr="009E2283">
          <w:t xml:space="preserve">Payment session type = </w:t>
        </w:r>
        <w:r>
          <w:t>Toll</w:t>
        </w:r>
      </w:ins>
    </w:p>
    <w:p w14:paraId="1DF72FCE" w14:textId="77777777" w:rsidR="0056749D" w:rsidRPr="009E2283" w:rsidRDefault="0056749D" w:rsidP="0056749D">
      <w:pPr>
        <w:pStyle w:val="ListFS3"/>
        <w:rPr>
          <w:ins w:id="13194" w:author="Irová Zuzana" w:date="2025-06-16T16:25:00Z" w16du:dateUtc="2025-06-16T14:25:00Z"/>
        </w:rPr>
      </w:pPr>
      <w:ins w:id="13195" w:author="Irová Zuzana" w:date="2025-06-16T16:25:00Z" w16du:dateUtc="2025-06-16T14:25:00Z">
        <w:r w:rsidRPr="009E2283">
          <w:t>Payment session status = New</w:t>
        </w:r>
      </w:ins>
    </w:p>
    <w:p w14:paraId="2EF1ABD5" w14:textId="77777777" w:rsidR="0056749D" w:rsidRPr="009E2283" w:rsidRDefault="0056749D" w:rsidP="0056749D">
      <w:pPr>
        <w:pStyle w:val="ListFS3"/>
        <w:rPr>
          <w:ins w:id="13196" w:author="Irová Zuzana" w:date="2025-06-16T16:25:00Z" w16du:dateUtc="2025-06-16T14:25:00Z"/>
        </w:rPr>
      </w:pPr>
      <w:ins w:id="13197" w:author="Irová Zuzana" w:date="2025-06-16T16:25:00Z" w16du:dateUtc="2025-06-16T14:25:00Z">
        <w:r w:rsidRPr="009E2283">
          <w:t xml:space="preserve">Payment amount = částka platby </w:t>
        </w:r>
      </w:ins>
    </w:p>
    <w:p w14:paraId="0859D47D" w14:textId="77777777" w:rsidR="0056749D" w:rsidRPr="009E2283" w:rsidRDefault="0056749D" w:rsidP="0056749D">
      <w:pPr>
        <w:pStyle w:val="ListFS3"/>
        <w:rPr>
          <w:ins w:id="13198" w:author="Irová Zuzana" w:date="2025-06-16T16:25:00Z" w16du:dateUtc="2025-06-16T14:25:00Z"/>
        </w:rPr>
      </w:pPr>
      <w:ins w:id="13199" w:author="Irová Zuzana" w:date="2025-06-16T16:25:00Z" w16du:dateUtc="2025-06-16T14:25:00Z">
        <w:r w:rsidRPr="009E2283">
          <w:t>Variable symbol = vygenerovaný ze sekvence pro variabilní symboly (PNFVS)</w:t>
        </w:r>
      </w:ins>
    </w:p>
    <w:p w14:paraId="7939652C" w14:textId="77777777" w:rsidR="0056749D" w:rsidRDefault="0056749D" w:rsidP="0056749D">
      <w:pPr>
        <w:pStyle w:val="ListFS3"/>
        <w:rPr>
          <w:ins w:id="13200" w:author="Irová Zuzana" w:date="2025-06-16T16:25:00Z" w16du:dateUtc="2025-06-16T14:25:00Z"/>
        </w:rPr>
      </w:pPr>
      <w:ins w:id="13201" w:author="Irová Zuzana" w:date="2025-06-16T16:25:00Z" w16du:dateUtc="2025-06-16T14:25:00Z">
        <w:r w:rsidRPr="009E2283">
          <w:t xml:space="preserve">Internet banking channel = </w:t>
        </w:r>
      </w:ins>
    </w:p>
    <w:p w14:paraId="29EB37CE" w14:textId="77777777" w:rsidR="0056749D" w:rsidRPr="0059285D" w:rsidRDefault="0056749D" w:rsidP="0056749D">
      <w:pPr>
        <w:pStyle w:val="ListFS3"/>
        <w:numPr>
          <w:ilvl w:val="6"/>
          <w:numId w:val="211"/>
        </w:numPr>
        <w:rPr>
          <w:ins w:id="13202" w:author="Irová Zuzana" w:date="2025-06-16T16:25:00Z" w16du:dateUtc="2025-06-16T14:25:00Z"/>
        </w:rPr>
      </w:pPr>
      <w:ins w:id="13203" w:author="Irová Zuzana" w:date="2025-06-16T16:25:00Z" w16du:dateUtc="2025-06-16T14:25:00Z">
        <w:r>
          <w:t xml:space="preserve">pokud </w:t>
        </w:r>
        <w:r w:rsidRPr="00600528">
          <w:rPr>
            <w:lang w:val="cs-CZ"/>
          </w:rPr>
          <w:t>Card Payment Request</w:t>
        </w:r>
        <w:r>
          <w:rPr>
            <w:lang w:val="cs-CZ"/>
          </w:rPr>
          <w:t>.count = 0, pak Corvus System api (synchro api pro první pokus)</w:t>
        </w:r>
      </w:ins>
    </w:p>
    <w:p w14:paraId="3FC8A630" w14:textId="77777777" w:rsidR="0056749D" w:rsidRPr="0059285D" w:rsidRDefault="0056749D" w:rsidP="0056749D">
      <w:pPr>
        <w:pStyle w:val="ListFS3"/>
        <w:numPr>
          <w:ilvl w:val="6"/>
          <w:numId w:val="211"/>
        </w:numPr>
        <w:rPr>
          <w:ins w:id="13204" w:author="Irová Zuzana" w:date="2025-06-16T16:25:00Z" w16du:dateUtc="2025-06-16T14:25:00Z"/>
        </w:rPr>
      </w:pPr>
      <w:ins w:id="13205" w:author="Irová Zuzana" w:date="2025-06-16T16:25:00Z" w16du:dateUtc="2025-06-16T14:25:00Z">
        <w:r>
          <w:rPr>
            <w:lang w:val="cs-CZ"/>
          </w:rPr>
          <w:t xml:space="preserve">pokud </w:t>
        </w:r>
        <w:r w:rsidRPr="00600528">
          <w:rPr>
            <w:lang w:val="cs-CZ"/>
          </w:rPr>
          <w:t>Card Payment Request</w:t>
        </w:r>
        <w:r>
          <w:rPr>
            <w:lang w:val="cs-CZ"/>
          </w:rPr>
          <w:t>.count &gt;0, pak Corvus Tokenize api (asynchro api pro každý další pokus)</w:t>
        </w:r>
      </w:ins>
    </w:p>
    <w:p w14:paraId="0F9C5CCD" w14:textId="77777777" w:rsidR="0056749D" w:rsidRDefault="0056749D" w:rsidP="0056749D">
      <w:pPr>
        <w:pStyle w:val="ListFS3"/>
        <w:rPr>
          <w:ins w:id="13206" w:author="Irová Zuzana" w:date="2025-06-16T16:25:00Z" w16du:dateUtc="2025-06-16T14:25:00Z"/>
        </w:rPr>
      </w:pPr>
      <w:ins w:id="13207" w:author="Irová Zuzana" w:date="2025-06-16T16:25:00Z" w16du:dateUtc="2025-06-16T14:25:00Z">
        <w:r w:rsidRPr="009E2283">
          <w:t>Created on = aktuální datum a čas</w:t>
        </w:r>
      </w:ins>
    </w:p>
    <w:p w14:paraId="7CA0E462" w14:textId="77777777" w:rsidR="0056749D" w:rsidRDefault="0056749D" w:rsidP="0056749D">
      <w:pPr>
        <w:pStyle w:val="ListFS3"/>
        <w:rPr>
          <w:ins w:id="13208" w:author="Irová Zuzana" w:date="2025-06-16T16:25:00Z" w16du:dateUtc="2025-06-16T14:25:00Z"/>
        </w:rPr>
      </w:pPr>
      <w:ins w:id="13209" w:author="Irová Zuzana" w:date="2025-06-16T16:25:00Z" w16du:dateUtc="2025-06-16T14:25:00Z">
        <w:r>
          <w:t>Card payment request = reference na odpovídající Card Payment Request</w:t>
        </w:r>
      </w:ins>
    </w:p>
    <w:p w14:paraId="461C8367" w14:textId="270C2328" w:rsidR="00EB6E8E" w:rsidDel="00AD4F38" w:rsidRDefault="00EB6E8E">
      <w:pPr>
        <w:pStyle w:val="ListFS2"/>
        <w:rPr>
          <w:del w:id="13210" w:author="Irová Zuzana" w:date="2025-03-12T13:47:00Z" w16du:dateUtc="2025-03-12T12:47:00Z"/>
        </w:rPr>
      </w:pPr>
      <w:del w:id="13211" w:author="Irová Zuzana" w:date="2025-03-12T13:47:00Z" w16du:dateUtc="2025-03-12T12:47:00Z">
        <w:r w:rsidDel="00AD4F38">
          <w:delText>vytvoří nový záznam Card payment request s atributy:</w:delText>
        </w:r>
      </w:del>
    </w:p>
    <w:p w14:paraId="4EE9D5D7" w14:textId="0A1DB4F6" w:rsidR="00EB6E8E" w:rsidDel="00AD4F38" w:rsidRDefault="00EB6E8E" w:rsidP="0056749D">
      <w:pPr>
        <w:pStyle w:val="ListFS2"/>
        <w:rPr>
          <w:del w:id="13212" w:author="Irová Zuzana" w:date="2025-03-12T13:47:00Z" w16du:dateUtc="2025-03-12T12:47:00Z"/>
        </w:rPr>
        <w:pPrChange w:id="13213" w:author="Irová Zuzana" w:date="2025-06-16T16:25:00Z" w16du:dateUtc="2025-06-16T14:25:00Z">
          <w:pPr>
            <w:pStyle w:val="ListFS3"/>
          </w:pPr>
        </w:pPrChange>
      </w:pPr>
      <w:del w:id="13214" w:author="Irová Zuzana" w:date="2025-03-12T13:47:00Z" w16du:dateUtc="2025-03-12T12:47:00Z">
        <w:r w:rsidRPr="007E3E55" w:rsidDel="00AD4F38">
          <w:delText xml:space="preserve">Attempt count = </w:delText>
        </w:r>
        <w:r w:rsidDel="00AD4F38">
          <w:delText>hodnota z posledního vytvořeného Card Payment Request</w:delText>
        </w:r>
      </w:del>
    </w:p>
    <w:p w14:paraId="7BBD879F" w14:textId="057C74D9" w:rsidR="00EB6E8E" w:rsidDel="00AD4F38" w:rsidRDefault="00EB6E8E" w:rsidP="0056749D">
      <w:pPr>
        <w:pStyle w:val="ListFS2"/>
        <w:rPr>
          <w:del w:id="13215" w:author="Irová Zuzana" w:date="2025-03-12T13:47:00Z" w16du:dateUtc="2025-03-12T12:47:00Z"/>
        </w:rPr>
        <w:pPrChange w:id="13216" w:author="Irová Zuzana" w:date="2025-06-16T16:25:00Z" w16du:dateUtc="2025-06-16T14:25:00Z">
          <w:pPr>
            <w:pStyle w:val="ListFS3"/>
          </w:pPr>
        </w:pPrChange>
      </w:pPr>
      <w:del w:id="13217" w:author="Irová Zuzana" w:date="2025-03-12T13:47:00Z" w16du:dateUtc="2025-03-12T12:47:00Z">
        <w:r w:rsidDel="00AD4F38">
          <w:delText>Unpaid toll transaction = reference na zpracovávanou Unpaid toll transaction</w:delText>
        </w:r>
      </w:del>
    </w:p>
    <w:p w14:paraId="3108DBE5" w14:textId="6D2594E3" w:rsidR="00EB6E8E" w:rsidDel="00AD4F38" w:rsidRDefault="00EB6E8E" w:rsidP="0056749D">
      <w:pPr>
        <w:pStyle w:val="ListFS2"/>
        <w:rPr>
          <w:del w:id="13218" w:author="Irová Zuzana" w:date="2025-03-12T13:47:00Z" w16du:dateUtc="2025-03-12T12:47:00Z"/>
        </w:rPr>
        <w:pPrChange w:id="13219" w:author="Irová Zuzana" w:date="2025-06-16T16:25:00Z" w16du:dateUtc="2025-06-16T14:25:00Z">
          <w:pPr>
            <w:pStyle w:val="ListFS3"/>
          </w:pPr>
        </w:pPrChange>
      </w:pPr>
      <w:del w:id="13220" w:author="Irová Zuzana" w:date="2025-03-12T13:47:00Z" w16du:dateUtc="2025-03-12T12:47:00Z">
        <w:r w:rsidDel="00AD4F38">
          <w:delText>Payment session = reference na právě vytvořenou Payment session</w:delText>
        </w:r>
      </w:del>
    </w:p>
    <w:p w14:paraId="558A3B59" w14:textId="6936CBF0" w:rsidR="00380760" w:rsidRDefault="00380760" w:rsidP="00782883">
      <w:pPr>
        <w:pStyle w:val="ListFS2"/>
        <w:pPrChange w:id="13221" w:author="Irová Zuzana" w:date="2025-06-16T16:28:00Z" w16du:dateUtc="2025-06-16T14:28:00Z">
          <w:pPr>
            <w:pStyle w:val="NormalIndent"/>
          </w:pPr>
        </w:pPrChange>
      </w:pPr>
      <w:r>
        <w:t>Systém zjistí Payment card, kterou má k platbě použít (</w:t>
      </w:r>
      <w:r w:rsidR="00CA5E44">
        <w:t xml:space="preserve">první </w:t>
      </w:r>
      <w:r>
        <w:t>Payment card</w:t>
      </w:r>
      <w:r w:rsidRPr="00EB70C4">
        <w:t>, kter</w:t>
      </w:r>
      <w:r>
        <w:t>á</w:t>
      </w:r>
      <w:r w:rsidRPr="00EB70C4">
        <w:t xml:space="preserve"> existuje ve směru od Vehicle k</w:t>
      </w:r>
      <w:r>
        <w:t> </w:t>
      </w:r>
      <w:r w:rsidRPr="00EB70C4">
        <w:t>Account</w:t>
      </w:r>
      <w:r>
        <w:t>)</w:t>
      </w:r>
      <w:r w:rsidR="00EF1374">
        <w:t xml:space="preserve">. </w:t>
      </w:r>
    </w:p>
    <w:p w14:paraId="2A511139" w14:textId="50AD59C5" w:rsidR="000F5854" w:rsidRDefault="00803F97" w:rsidP="00782883">
      <w:pPr>
        <w:pStyle w:val="ListFS2"/>
        <w:pPrChange w:id="13222" w:author="Irová Zuzana" w:date="2025-06-16T16:28:00Z" w16du:dateUtc="2025-06-16T14:28:00Z">
          <w:pPr>
            <w:pStyle w:val="NormalIndent"/>
          </w:pPr>
        </w:pPrChange>
      </w:pPr>
      <w:r w:rsidRPr="009E2283">
        <w:t>Systém</w:t>
      </w:r>
      <w:r>
        <w:t xml:space="preserve"> </w:t>
      </w:r>
      <w:r w:rsidR="00D20BA8">
        <w:t>updatuje</w:t>
      </w:r>
      <w:r w:rsidR="000F5854">
        <w:t xml:space="preserve"> na Payment session:</w:t>
      </w:r>
    </w:p>
    <w:p w14:paraId="0642CC6C" w14:textId="77777777" w:rsidR="000F5854" w:rsidRPr="000B7E0C" w:rsidRDefault="000F5854" w:rsidP="00782883">
      <w:pPr>
        <w:pStyle w:val="ListFS3"/>
        <w:pPrChange w:id="13223" w:author="Irová Zuzana" w:date="2025-06-16T16:28:00Z" w16du:dateUtc="2025-06-16T14:28:00Z">
          <w:pPr>
            <w:pStyle w:val="ListFS1"/>
          </w:pPr>
        </w:pPrChange>
      </w:pPr>
      <w:r w:rsidRPr="001E5B65">
        <w:t>Card number</w:t>
      </w:r>
      <w:r>
        <w:t xml:space="preserve"> = z VCM.Payment card.Masked card number (z </w:t>
      </w:r>
      <w:r w:rsidRPr="00EB70C4">
        <w:t xml:space="preserve">první </w:t>
      </w:r>
      <w:r>
        <w:t>Payment card</w:t>
      </w:r>
      <w:r w:rsidRPr="00EB70C4">
        <w:t>, kter</w:t>
      </w:r>
      <w:r>
        <w:t>á</w:t>
      </w:r>
      <w:r w:rsidRPr="00EB70C4">
        <w:t xml:space="preserve"> existuje ve směru od Vehicle k</w:t>
      </w:r>
      <w:r>
        <w:t> </w:t>
      </w:r>
      <w:r w:rsidRPr="00EB70C4">
        <w:t>Account</w:t>
      </w:r>
      <w:r>
        <w:t>)</w:t>
      </w:r>
    </w:p>
    <w:p w14:paraId="4BA8F81E" w14:textId="77777777" w:rsidR="000F5854" w:rsidRPr="00F73EA7" w:rsidRDefault="000F5854" w:rsidP="00782883">
      <w:pPr>
        <w:pStyle w:val="ListFS3"/>
        <w:pPrChange w:id="13224" w:author="Irová Zuzana" w:date="2025-06-16T16:28:00Z" w16du:dateUtc="2025-06-16T14:28:00Z">
          <w:pPr>
            <w:pStyle w:val="ListFS1"/>
          </w:pPr>
        </w:pPrChange>
      </w:pPr>
      <w:r w:rsidRPr="001E5B65">
        <w:rPr>
          <w:lang w:val="sk-SK"/>
        </w:rPr>
        <w:t>Card</w:t>
      </w:r>
      <w:r w:rsidRPr="001E5B65">
        <w:rPr>
          <w:lang w:val="en-US"/>
        </w:rPr>
        <w:t xml:space="preserve"> token</w:t>
      </w:r>
      <w:r>
        <w:rPr>
          <w:lang w:val="en-US"/>
        </w:rPr>
        <w:t xml:space="preserve"> = </w:t>
      </w:r>
      <w:r>
        <w:t xml:space="preserve">z VCM.Payment card.Payment card token (z </w:t>
      </w:r>
      <w:r w:rsidRPr="00EB70C4">
        <w:t xml:space="preserve">první </w:t>
      </w:r>
      <w:r>
        <w:t>Payment card</w:t>
      </w:r>
      <w:r w:rsidRPr="00EB70C4">
        <w:t>, kter</w:t>
      </w:r>
      <w:r>
        <w:t>á</w:t>
      </w:r>
      <w:r w:rsidRPr="00EB70C4">
        <w:t xml:space="preserve"> existuje ve směru od Vehicle k</w:t>
      </w:r>
      <w:r>
        <w:t> </w:t>
      </w:r>
      <w:r w:rsidRPr="00EB70C4">
        <w:t>Account</w:t>
      </w:r>
      <w:r>
        <w:t>)</w:t>
      </w:r>
    </w:p>
    <w:p w14:paraId="2AE41D3E" w14:textId="7B1374B1" w:rsidR="003405EC" w:rsidRDefault="00102942" w:rsidP="00E865D4">
      <w:pPr>
        <w:pStyle w:val="ListFS2"/>
        <w:pPrChange w:id="13225" w:author="Irová Zuzana" w:date="2025-06-16T16:29:00Z" w16du:dateUtc="2025-06-16T14:29:00Z">
          <w:pPr>
            <w:pStyle w:val="NormalIndent"/>
          </w:pPr>
        </w:pPrChange>
      </w:pPr>
      <w:r w:rsidRPr="257A44F4">
        <w:lastRenderedPageBreak/>
        <w:t xml:space="preserve">Systém </w:t>
      </w:r>
      <w:r w:rsidR="006947A0" w:rsidRPr="257A44F4">
        <w:t xml:space="preserve">vyvolá </w:t>
      </w:r>
      <w:ins w:id="13226" w:author="Irová Zuzana" w:date="2025-06-16T16:29:00Z" w16du:dateUtc="2025-06-16T14:29:00Z">
        <w:r w:rsidR="00ED67CC">
          <w:t xml:space="preserve">synchroní </w:t>
        </w:r>
        <w:r w:rsidR="00391E6F">
          <w:t xml:space="preserve">(pokud jde o první pokus) </w:t>
        </w:r>
      </w:ins>
      <w:ins w:id="13227" w:author="Irová Zuzana" w:date="2025-06-16T16:30:00Z" w16du:dateUtc="2025-06-16T14:30:00Z">
        <w:r w:rsidR="00391E6F">
          <w:t xml:space="preserve">nebo asynchronní </w:t>
        </w:r>
      </w:ins>
      <w:r w:rsidR="006947A0" w:rsidRPr="257A44F4">
        <w:t>komunikaci s</w:t>
      </w:r>
      <w:r w:rsidR="00CA7E60" w:rsidRPr="257A44F4">
        <w:t xml:space="preserve"> CorvusPay </w:t>
      </w:r>
      <w:r w:rsidR="006947A0" w:rsidRPr="257A44F4">
        <w:t>platební bránou (rozhraní INT.BAR.27.HR)</w:t>
      </w:r>
      <w:r w:rsidR="001735E1" w:rsidRPr="257A44F4">
        <w:t xml:space="preserve">, kdy </w:t>
      </w:r>
      <w:r w:rsidR="006947A0" w:rsidRPr="257A44F4">
        <w:t xml:space="preserve">inicializuje platební transakci </w:t>
      </w:r>
      <w:r w:rsidR="00E33C87" w:rsidRPr="257A44F4">
        <w:t>za pomocí tokenu</w:t>
      </w:r>
      <w:r w:rsidR="00213734" w:rsidRPr="257A44F4">
        <w:t xml:space="preserve"> a </w:t>
      </w:r>
      <w:r w:rsidR="00B40DF5" w:rsidRPr="257A44F4">
        <w:t xml:space="preserve">identifikace </w:t>
      </w:r>
      <w:r w:rsidR="00213734" w:rsidRPr="257A44F4">
        <w:t>cílové</w:t>
      </w:r>
      <w:r w:rsidR="00B40DF5" w:rsidRPr="257A44F4">
        <w:t>ho</w:t>
      </w:r>
      <w:r w:rsidR="00262BC5" w:rsidRPr="257A44F4">
        <w:t xml:space="preserve"> příjemc</w:t>
      </w:r>
      <w:r w:rsidR="00B40DF5" w:rsidRPr="257A44F4">
        <w:t>e</w:t>
      </w:r>
      <w:r w:rsidR="00262BC5" w:rsidRPr="257A44F4">
        <w:t xml:space="preserve"> </w:t>
      </w:r>
      <w:r w:rsidR="00A2014E" w:rsidRPr="257A44F4">
        <w:t xml:space="preserve">platby </w:t>
      </w:r>
      <w:r w:rsidR="00262BC5" w:rsidRPr="257A44F4">
        <w:t>(</w:t>
      </w:r>
      <w:r w:rsidR="00A2014E" w:rsidRPr="257A44F4">
        <w:t xml:space="preserve">tj. </w:t>
      </w:r>
      <w:r w:rsidR="00262BC5" w:rsidRPr="257A44F4">
        <w:t>Unpaid Toll Transaction.Bill issuer)</w:t>
      </w:r>
      <w:r w:rsidR="006947A0" w:rsidRPr="257A44F4">
        <w:t>. Systém do platební brány pošle částku platby, měnu platby,</w:t>
      </w:r>
      <w:r w:rsidR="00E33C87" w:rsidRPr="257A44F4">
        <w:t xml:space="preserve"> token, </w:t>
      </w:r>
      <w:r w:rsidR="00502609" w:rsidRPr="257A44F4">
        <w:rPr>
          <w:highlight w:val="yellow"/>
        </w:rPr>
        <w:t>Bill issuer</w:t>
      </w:r>
      <w:r w:rsidR="00140F6E" w:rsidRPr="257A44F4">
        <w:rPr>
          <w:highlight w:val="yellow"/>
        </w:rPr>
        <w:t xml:space="preserve"> (jako store_id)</w:t>
      </w:r>
      <w:r w:rsidR="00262BC5" w:rsidRPr="257A44F4">
        <w:rPr>
          <w:highlight w:val="yellow"/>
        </w:rPr>
        <w:t>?</w:t>
      </w:r>
      <w:r w:rsidRPr="257A44F4">
        <w:t>:</w:t>
      </w:r>
    </w:p>
    <w:p w14:paraId="7B450C17" w14:textId="7DCD8F07" w:rsidR="0029423E" w:rsidDel="00005803" w:rsidRDefault="005F5395">
      <w:pPr>
        <w:pStyle w:val="ListFS3"/>
        <w:rPr>
          <w:del w:id="13228" w:author="Irová Zuzana" w:date="2025-06-16T16:38:00Z" w16du:dateUtc="2025-06-16T14:38:00Z"/>
        </w:rPr>
        <w:pPrChange w:id="13229" w:author="Irová Zuzana" w:date="2025-06-16T16:31:00Z" w16du:dateUtc="2025-06-16T14:31:00Z">
          <w:pPr>
            <w:pStyle w:val="NormalIndent"/>
          </w:pPr>
        </w:pPrChange>
      </w:pPr>
      <w:r>
        <w:t xml:space="preserve">Pokud </w:t>
      </w:r>
      <w:ins w:id="13230" w:author="Irová Zuzana" w:date="2025-06-16T16:31:00Z" w16du:dateUtc="2025-06-16T14:31:00Z">
        <w:r w:rsidR="00FB7DB8">
          <w:t xml:space="preserve">jde o asynchronní komunikaci a </w:t>
        </w:r>
      </w:ins>
      <w:r>
        <w:t xml:space="preserve">Systém obdržel kladnou odpověď o </w:t>
      </w:r>
      <w:r w:rsidR="00785DC2">
        <w:t xml:space="preserve">přijetí a </w:t>
      </w:r>
      <w:r>
        <w:t xml:space="preserve">zařazení transakce do fronty na zpracování na straně CorvusPay, změní stav Payment session na In </w:t>
      </w:r>
      <w:r w:rsidR="003648CD">
        <w:t>progress</w:t>
      </w:r>
      <w:ins w:id="13231" w:author="Irová Zuzana" w:date="2025-06-16T16:31:00Z" w16du:dateUtc="2025-06-16T14:31:00Z">
        <w:r w:rsidR="001D5CA5">
          <w:t xml:space="preserve"> a nastaví Process count = 0</w:t>
        </w:r>
      </w:ins>
      <w:ins w:id="13232" w:author="Irová Zuzana" w:date="2025-06-16T17:36:00Z" w16du:dateUtc="2025-06-16T15:36:00Z">
        <w:r w:rsidR="00C82E0B">
          <w:t xml:space="preserve"> a postup končí. Poznámka: </w:t>
        </w:r>
      </w:ins>
      <w:del w:id="13233" w:author="Irová Zuzana" w:date="2025-06-16T17:36:00Z" w16du:dateUtc="2025-06-16T15:36:00Z">
        <w:r w:rsidDel="00C82E0B">
          <w:delText>.</w:delText>
        </w:r>
      </w:del>
    </w:p>
    <w:p w14:paraId="4BBD97F6" w14:textId="1E3B62F4" w:rsidR="005F5395" w:rsidRDefault="005F5395">
      <w:pPr>
        <w:pStyle w:val="ListFS3"/>
        <w:pPrChange w:id="13234" w:author="Irová Zuzana" w:date="2025-06-16T16:38:00Z" w16du:dateUtc="2025-06-16T14:38:00Z">
          <w:pPr>
            <w:pStyle w:val="NormalIndent"/>
          </w:pPr>
        </w:pPrChange>
      </w:pPr>
      <w:r>
        <w:t xml:space="preserve">Systém </w:t>
      </w:r>
      <w:r w:rsidR="0021010C">
        <w:t xml:space="preserve">se </w:t>
      </w:r>
      <w:ins w:id="13235" w:author="Irová Zuzana" w:date="2025-06-16T16:38:00Z" w16du:dateUtc="2025-06-16T14:38:00Z">
        <w:r w:rsidR="00005803">
          <w:t xml:space="preserve">následně </w:t>
        </w:r>
      </w:ins>
      <w:r>
        <w:t xml:space="preserve">periodicky dotazuje </w:t>
      </w:r>
      <w:r w:rsidR="0021010C">
        <w:t xml:space="preserve">CorvusPay </w:t>
      </w:r>
      <w:r>
        <w:t xml:space="preserve">na stav transakce </w:t>
      </w:r>
      <w:r w:rsidR="0021010C">
        <w:t>a následně</w:t>
      </w:r>
      <w:r>
        <w:t xml:space="preserve"> </w:t>
      </w:r>
      <w:r w:rsidR="006361DD">
        <w:t xml:space="preserve">pokaždé </w:t>
      </w:r>
      <w:r>
        <w:t xml:space="preserve">updatuje </w:t>
      </w:r>
      <w:r w:rsidR="00EA38E7">
        <w:t xml:space="preserve">na Payment session </w:t>
      </w:r>
      <w:r>
        <w:t xml:space="preserve">atribut </w:t>
      </w:r>
      <w:r w:rsidR="00EA38E7" w:rsidRPr="00EA38E7">
        <w:t xml:space="preserve">Status </w:t>
      </w:r>
      <w:r w:rsidR="0021010C">
        <w:t>r</w:t>
      </w:r>
      <w:r w:rsidR="00EA38E7" w:rsidRPr="00EA38E7">
        <w:t xml:space="preserve">equest </w:t>
      </w:r>
      <w:r w:rsidR="0021010C">
        <w:t>time</w:t>
      </w:r>
      <w:ins w:id="13236" w:author="Irová Zuzana" w:date="2025-06-16T16:39:00Z" w16du:dateUtc="2025-06-16T14:39:00Z">
        <w:r w:rsidR="00C27D27">
          <w:t xml:space="preserve"> a Process count</w:t>
        </w:r>
      </w:ins>
      <w:ins w:id="13237" w:author="Irová Zuzana" w:date="2025-06-16T19:48:00Z" w16du:dateUtc="2025-06-16T17:48:00Z">
        <w:r w:rsidR="000F7B19">
          <w:t xml:space="preserve"> dokud nedostane </w:t>
        </w:r>
      </w:ins>
      <w:ins w:id="13238" w:author="Irová Zuzana" w:date="2025-06-16T19:49:00Z" w16du:dateUtc="2025-06-16T17:49:00Z">
        <w:r w:rsidR="000F7B19">
          <w:t xml:space="preserve">finální </w:t>
        </w:r>
      </w:ins>
      <w:ins w:id="13239" w:author="Irová Zuzana" w:date="2025-06-16T19:48:00Z" w16du:dateUtc="2025-06-16T17:48:00Z">
        <w:r w:rsidR="000F7B19">
          <w:t>Response code</w:t>
        </w:r>
      </w:ins>
      <w:r w:rsidR="0021010C">
        <w:t>.</w:t>
      </w:r>
      <w:r w:rsidR="00EA38E7" w:rsidRPr="00EA38E7">
        <w:t xml:space="preserve"> </w:t>
      </w:r>
    </w:p>
    <w:p w14:paraId="4D350B6B" w14:textId="63D1D41B" w:rsidR="009311E9" w:rsidRDefault="009311E9" w:rsidP="009311E9">
      <w:pPr>
        <w:pStyle w:val="ListFS3"/>
        <w:rPr>
          <w:ins w:id="13240" w:author="Irová Zuzana" w:date="2025-06-16T19:50:00Z" w16du:dateUtc="2025-06-16T17:50:00Z"/>
        </w:rPr>
        <w:pPrChange w:id="13241" w:author="Irová Zuzana" w:date="2025-06-16T19:50:00Z" w16du:dateUtc="2025-06-16T17:50:00Z">
          <w:pPr>
            <w:pStyle w:val="ListFS2"/>
            <w:numPr>
              <w:numId w:val="574"/>
            </w:numPr>
          </w:pPr>
        </w:pPrChange>
      </w:pPr>
      <w:ins w:id="13242" w:author="Irová Zuzana" w:date="2025-06-16T19:50:00Z" w16du:dateUtc="2025-06-16T17:50:00Z">
        <w:r>
          <w:t xml:space="preserve">Jinak Systém na základě získaného Response code </w:t>
        </w:r>
      </w:ins>
      <w:ins w:id="13243" w:author="Irová Zuzana" w:date="2025-06-16T20:26:00Z" w16du:dateUtc="2025-06-16T18:26:00Z">
        <w:r w:rsidR="00950CED">
          <w:t xml:space="preserve">z platební brány </w:t>
        </w:r>
      </w:ins>
      <w:ins w:id="13244" w:author="Irová Zuzana" w:date="2025-06-16T19:50:00Z" w16du:dateUtc="2025-06-16T17:50:00Z">
        <w:r>
          <w:t xml:space="preserve">a konfigurace </w:t>
        </w:r>
      </w:ins>
      <w:ins w:id="13245" w:author="Irová Zuzana" w:date="2025-06-23T09:44:00Z" w16du:dateUtc="2025-06-23T07:44:00Z">
        <w:r w:rsidR="002418B0">
          <w:t>(</w:t>
        </w:r>
        <w:r w:rsidR="002418B0" w:rsidRPr="002F673E">
          <w:t xml:space="preserve">CorvusPay Response Code </w:t>
        </w:r>
        <w:r w:rsidR="002418B0">
          <w:t xml:space="preserve">a </w:t>
        </w:r>
        <w:r w:rsidR="002418B0" w:rsidRPr="00FD03DB">
          <w:t>Process Step Scheduling</w:t>
        </w:r>
        <w:r w:rsidR="002418B0" w:rsidRPr="002418B0">
          <w:t>)</w:t>
        </w:r>
        <w:r w:rsidR="002418B0">
          <w:t xml:space="preserve"> </w:t>
        </w:r>
      </w:ins>
      <w:ins w:id="13246" w:author="Irová Zuzana" w:date="2025-06-16T19:50:00Z" w16du:dateUtc="2025-06-16T17:50:00Z">
        <w:r>
          <w:t>zjistí, zda jde o:</w:t>
        </w:r>
      </w:ins>
    </w:p>
    <w:p w14:paraId="0703E1A4" w14:textId="77777777" w:rsidR="009311E9" w:rsidRDefault="009311E9" w:rsidP="009311E9">
      <w:pPr>
        <w:pStyle w:val="ListFS3"/>
        <w:numPr>
          <w:ilvl w:val="6"/>
          <w:numId w:val="575"/>
        </w:numPr>
        <w:rPr>
          <w:ins w:id="13247" w:author="Irová Zuzana" w:date="2025-06-16T19:50:00Z" w16du:dateUtc="2025-06-16T17:50:00Z"/>
        </w:rPr>
        <w:pPrChange w:id="13248" w:author="Irová Zuzana" w:date="2025-06-16T19:51:00Z" w16du:dateUtc="2025-06-16T17:51:00Z">
          <w:pPr>
            <w:pStyle w:val="ListFS3"/>
            <w:numPr>
              <w:numId w:val="575"/>
            </w:numPr>
          </w:pPr>
        </w:pPrChange>
      </w:pPr>
      <w:ins w:id="13249" w:author="Irová Zuzana" w:date="2025-06-16T19:50:00Z" w16du:dateUtc="2025-06-16T17:50:00Z">
        <w:r>
          <w:t>zamítnutou transakci, pak postup pokračuje Chybovým postupem = Zamítnutí transakce,</w:t>
        </w:r>
      </w:ins>
    </w:p>
    <w:p w14:paraId="056EF6EB" w14:textId="58B8CAEF" w:rsidR="009311E9" w:rsidRPr="009311E9" w:rsidRDefault="009311E9" w:rsidP="009311E9">
      <w:pPr>
        <w:pStyle w:val="ListFS3"/>
        <w:numPr>
          <w:ilvl w:val="6"/>
          <w:numId w:val="211"/>
        </w:numPr>
        <w:rPr>
          <w:ins w:id="13250" w:author="Irová Zuzana" w:date="2025-06-16T19:50:00Z" w16du:dateUtc="2025-06-16T17:50:00Z"/>
          <w:rPrChange w:id="13251" w:author="Irová Zuzana" w:date="2025-06-16T19:51:00Z" w16du:dateUtc="2025-06-16T17:51:00Z">
            <w:rPr>
              <w:ins w:id="13252" w:author="Irová Zuzana" w:date="2025-06-16T19:50:00Z" w16du:dateUtc="2025-06-16T17:50:00Z"/>
              <w:szCs w:val="24"/>
              <w:lang w:eastAsia="en-GB"/>
            </w:rPr>
          </w:rPrChange>
        </w:rPr>
        <w:pPrChange w:id="13253" w:author="Irová Zuzana" w:date="2025-06-16T19:51:00Z" w16du:dateUtc="2025-06-16T17:51:00Z">
          <w:pPr>
            <w:pStyle w:val="ListFS3"/>
            <w:numPr>
              <w:numId w:val="575"/>
            </w:numPr>
          </w:pPr>
        </w:pPrChange>
      </w:pPr>
      <w:ins w:id="13254" w:author="Irová Zuzana" w:date="2025-06-16T19:52:00Z" w16du:dateUtc="2025-06-16T17:52:00Z">
        <w:r>
          <w:t>zamítnutou transakci</w:t>
        </w:r>
      </w:ins>
      <w:ins w:id="13255" w:author="Irová Zuzana" w:date="2025-06-16T19:50:00Z" w16du:dateUtc="2025-06-16T17:50:00Z">
        <w:r w:rsidRPr="009311E9">
          <w:t xml:space="preserve">, ale může se zopakovat, pak postup pokračuje Alternativním postupem = Zamítnutá transakce s možným opakováním. </w:t>
        </w:r>
      </w:ins>
    </w:p>
    <w:p w14:paraId="0D034F98" w14:textId="423A68AB" w:rsidR="009311E9" w:rsidRDefault="009311E9" w:rsidP="009311E9">
      <w:pPr>
        <w:pStyle w:val="ListFS3"/>
        <w:numPr>
          <w:ilvl w:val="6"/>
          <w:numId w:val="211"/>
        </w:numPr>
        <w:rPr>
          <w:ins w:id="13256" w:author="Irová Zuzana" w:date="2025-06-16T19:50:00Z" w16du:dateUtc="2025-06-16T17:50:00Z"/>
        </w:rPr>
        <w:pPrChange w:id="13257" w:author="Irová Zuzana" w:date="2025-06-16T19:51:00Z" w16du:dateUtc="2025-06-16T17:51:00Z">
          <w:pPr>
            <w:pStyle w:val="ListFS3"/>
          </w:pPr>
        </w:pPrChange>
      </w:pPr>
      <w:ins w:id="13258" w:author="Irová Zuzana" w:date="2025-06-16T19:52:00Z" w16du:dateUtc="2025-06-16T17:52:00Z">
        <w:r>
          <w:t xml:space="preserve">schválenou </w:t>
        </w:r>
      </w:ins>
      <w:ins w:id="13259" w:author="Irová Zuzana" w:date="2025-06-16T19:50:00Z" w16du:dateUtc="2025-06-16T17:50:00Z">
        <w:r w:rsidRPr="009311E9">
          <w:t>transakc</w:t>
        </w:r>
      </w:ins>
      <w:ins w:id="13260" w:author="Irová Zuzana" w:date="2025-06-16T19:52:00Z" w16du:dateUtc="2025-06-16T17:52:00Z">
        <w:r>
          <w:t>i</w:t>
        </w:r>
      </w:ins>
      <w:ins w:id="13261" w:author="Irová Zuzana" w:date="2025-06-16T19:50:00Z" w16du:dateUtc="2025-06-16T17:50:00Z">
        <w:r w:rsidRPr="009311E9">
          <w:t>, postup pokračuje společným postupem</w:t>
        </w:r>
        <w:r>
          <w:t>, pro případ úspěšného dokončení platební transakce.</w:t>
        </w:r>
      </w:ins>
    </w:p>
    <w:p w14:paraId="758769E0" w14:textId="531132DD" w:rsidR="00E014D9" w:rsidRDefault="00E014D9" w:rsidP="00F51752">
      <w:pPr>
        <w:pStyle w:val="ListFS3"/>
        <w:numPr>
          <w:ilvl w:val="0"/>
          <w:numId w:val="0"/>
        </w:numPr>
        <w:ind w:left="3780"/>
        <w:pPrChange w:id="13262" w:author="Irová Zuzana" w:date="2025-06-16T20:28:00Z" w16du:dateUtc="2025-06-16T18:28:00Z">
          <w:pPr>
            <w:pStyle w:val="NormalIndent"/>
          </w:pPr>
        </w:pPrChange>
      </w:pPr>
    </w:p>
    <w:p w14:paraId="16A19FC7" w14:textId="61963DA4" w:rsidR="00027B6A" w:rsidRDefault="009E2283">
      <w:pPr>
        <w:pStyle w:val="NormalIndent"/>
      </w:pPr>
      <w:r w:rsidRPr="009E2283">
        <w:t xml:space="preserve">V případě úspěšného dokončení </w:t>
      </w:r>
      <w:ins w:id="13263" w:author="Irová Zuzana" w:date="2025-06-16T16:24:00Z" w16du:dateUtc="2025-06-16T14:24:00Z">
        <w:r w:rsidR="002E21CD">
          <w:t xml:space="preserve">platební </w:t>
        </w:r>
      </w:ins>
      <w:r w:rsidR="006905AB">
        <w:t>transakce</w:t>
      </w:r>
      <w:r w:rsidR="008F237E">
        <w:t>,</w:t>
      </w:r>
      <w:r w:rsidRPr="009E2283">
        <w:t xml:space="preserve"> Systém</w:t>
      </w:r>
      <w:r w:rsidR="00027B6A">
        <w:t>:</w:t>
      </w:r>
    </w:p>
    <w:p w14:paraId="19193426" w14:textId="712453D0" w:rsidR="009E2283" w:rsidRPr="009E2283" w:rsidRDefault="00027B6A" w:rsidP="00C40C63">
      <w:pPr>
        <w:pStyle w:val="ListFS1"/>
      </w:pPr>
      <w:r w:rsidRPr="009E2283">
        <w:t>na Payment sessio</w:t>
      </w:r>
      <w:r>
        <w:t xml:space="preserve">n </w:t>
      </w:r>
      <w:r w:rsidR="009E2283" w:rsidRPr="009E2283">
        <w:t>uloží do Result code návratový kód z platební brány</w:t>
      </w:r>
      <w:ins w:id="13264" w:author="Irová Zuzana" w:date="2025-06-16T20:29:00Z" w16du:dateUtc="2025-06-16T18:29:00Z">
        <w:r w:rsidR="00ED5FFF">
          <w:t>,</w:t>
        </w:r>
      </w:ins>
      <w:del w:id="13265" w:author="Irová Zuzana" w:date="2025-06-16T20:29:00Z" w16du:dateUtc="2025-06-16T18:29:00Z">
        <w:r w:rsidR="009E2283" w:rsidRPr="009E2283" w:rsidDel="00ED5FFF">
          <w:delText xml:space="preserve"> </w:delText>
        </w:r>
      </w:del>
    </w:p>
    <w:p w14:paraId="76F26154" w14:textId="77777777" w:rsidR="009E2283" w:rsidRPr="009E2283" w:rsidRDefault="009E2283" w:rsidP="00C40C63">
      <w:pPr>
        <w:pStyle w:val="ListFS1"/>
      </w:pPr>
      <w:r w:rsidRPr="009E2283">
        <w:t>změní Payment session status na Realized.</w:t>
      </w:r>
    </w:p>
    <w:p w14:paraId="289D8920" w14:textId="77777777" w:rsidR="003E0427" w:rsidRPr="009E2283" w:rsidRDefault="003E0427">
      <w:pPr>
        <w:pStyle w:val="NormalIndent"/>
      </w:pPr>
    </w:p>
    <w:p w14:paraId="275CA07E" w14:textId="7387D9F5" w:rsidR="009E2283" w:rsidRPr="009E2283" w:rsidRDefault="009E2283">
      <w:pPr>
        <w:pStyle w:val="NormalIndent"/>
      </w:pPr>
      <w:r w:rsidRPr="009E2283">
        <w:t>Systém vytvoří Payment s parametry:</w:t>
      </w:r>
    </w:p>
    <w:p w14:paraId="2785CAD5" w14:textId="77777777" w:rsidR="009E2283" w:rsidRPr="006905AB" w:rsidRDefault="009E2283" w:rsidP="00C40C63">
      <w:pPr>
        <w:pStyle w:val="ListFS1"/>
      </w:pPr>
      <w:r w:rsidRPr="009E2283">
        <w:t xml:space="preserve">Payment number = Unikátní číslo </w:t>
      </w:r>
      <w:r w:rsidRPr="006905AB">
        <w:t xml:space="preserve">platby podle číslovacího schématu. </w:t>
      </w:r>
    </w:p>
    <w:p w14:paraId="52C304AD" w14:textId="046B3E32" w:rsidR="009E2283" w:rsidRPr="006905AB" w:rsidRDefault="009E2283" w:rsidP="00C40C63">
      <w:pPr>
        <w:pStyle w:val="ListFS1"/>
      </w:pPr>
      <w:r w:rsidRPr="006905AB">
        <w:t xml:space="preserve">Payment type = </w:t>
      </w:r>
      <w:del w:id="13266" w:author="Irová Zuzana" w:date="2025-04-17T12:40:00Z" w16du:dateUtc="2025-04-17T10:40:00Z">
        <w:r w:rsidR="00253E0C" w:rsidRPr="006905AB" w:rsidDel="00136298">
          <w:delText>Toll</w:delText>
        </w:r>
        <w:r w:rsidRPr="006905AB" w:rsidDel="00136298">
          <w:delText xml:space="preserve"> </w:delText>
        </w:r>
      </w:del>
      <w:ins w:id="13267" w:author="Irová Zuzana" w:date="2025-06-17T14:53:00Z" w16du:dateUtc="2025-06-17T12:53:00Z">
        <w:r w:rsidR="00CD390D">
          <w:t>Toll</w:t>
        </w:r>
      </w:ins>
      <w:ins w:id="13268" w:author="Irová Zuzana" w:date="2025-04-17T12:40:00Z" w16du:dateUtc="2025-04-17T10:40:00Z">
        <w:r w:rsidR="00136298" w:rsidRPr="006905AB">
          <w:t xml:space="preserve"> </w:t>
        </w:r>
      </w:ins>
      <w:r w:rsidRPr="006905AB">
        <w:t>payment</w:t>
      </w:r>
    </w:p>
    <w:p w14:paraId="6D5C5237" w14:textId="571179F2" w:rsidR="009E2283" w:rsidRPr="006905AB" w:rsidRDefault="009E2283" w:rsidP="00C40C63">
      <w:pPr>
        <w:pStyle w:val="ListFS1"/>
      </w:pPr>
      <w:r w:rsidRPr="006905AB">
        <w:t>Payment method = Bank card payment</w:t>
      </w:r>
    </w:p>
    <w:p w14:paraId="35A47E40" w14:textId="77777777" w:rsidR="009E2283" w:rsidRPr="009E2283" w:rsidRDefault="009E2283" w:rsidP="00C40C63">
      <w:pPr>
        <w:pStyle w:val="ListFS1"/>
      </w:pPr>
      <w:r w:rsidRPr="009E2283">
        <w:t>Payment category = Credit payment</w:t>
      </w:r>
    </w:p>
    <w:p w14:paraId="028C3299" w14:textId="77777777" w:rsidR="009E2283" w:rsidRPr="009E2283" w:rsidRDefault="009E2283" w:rsidP="00C40C63">
      <w:pPr>
        <w:pStyle w:val="ListFS1"/>
      </w:pPr>
      <w:r w:rsidRPr="009E2283">
        <w:t>Payment status = Realized</w:t>
      </w:r>
    </w:p>
    <w:p w14:paraId="577DC6C9" w14:textId="77777777" w:rsidR="009E2283" w:rsidRPr="009E2283" w:rsidRDefault="009E2283" w:rsidP="00C40C63">
      <w:pPr>
        <w:pStyle w:val="ListFS1"/>
      </w:pPr>
      <w:r w:rsidRPr="009E2283">
        <w:t>Matching status = Recognized – matching not needed</w:t>
      </w:r>
    </w:p>
    <w:p w14:paraId="0F3FF780" w14:textId="2A8C965F" w:rsidR="009E2283" w:rsidRPr="009E2283" w:rsidRDefault="009E2283" w:rsidP="00C40C63">
      <w:pPr>
        <w:pStyle w:val="ListFS1"/>
      </w:pPr>
      <w:r w:rsidRPr="009E2283">
        <w:lastRenderedPageBreak/>
        <w:t>Variable symbol = Variable symbol z Payment session</w:t>
      </w:r>
    </w:p>
    <w:p w14:paraId="240691E3" w14:textId="1ABBB28B" w:rsidR="009E2283" w:rsidRPr="009E2283" w:rsidRDefault="009E2283" w:rsidP="00C40C63">
      <w:pPr>
        <w:pStyle w:val="ListFS1"/>
      </w:pPr>
      <w:r w:rsidRPr="009E2283">
        <w:t>Specific symbol = Subject number</w:t>
      </w:r>
      <w:r w:rsidR="006905AB">
        <w:t xml:space="preserve"> z </w:t>
      </w:r>
      <w:r w:rsidR="006905AB" w:rsidRPr="006905AB">
        <w:t xml:space="preserve">Unpaid Toll Transaction </w:t>
      </w:r>
    </w:p>
    <w:p w14:paraId="2B1787A2" w14:textId="6E71946D" w:rsidR="009E2283" w:rsidRPr="009E2283" w:rsidRDefault="009E2283" w:rsidP="00C40C63">
      <w:pPr>
        <w:pStyle w:val="ListFS1"/>
      </w:pPr>
      <w:r w:rsidRPr="009E2283">
        <w:t xml:space="preserve">Payment amount = částka </w:t>
      </w:r>
      <w:r w:rsidR="00FF2F48">
        <w:t>platby</w:t>
      </w:r>
      <w:r w:rsidRPr="009E2283">
        <w:t xml:space="preserve"> </w:t>
      </w:r>
    </w:p>
    <w:p w14:paraId="6390324B" w14:textId="77777777" w:rsidR="009E2283" w:rsidRPr="009E2283" w:rsidRDefault="009E2283" w:rsidP="00C40C63">
      <w:pPr>
        <w:pStyle w:val="ListFS1"/>
      </w:pPr>
      <w:r w:rsidRPr="009E2283">
        <w:t xml:space="preserve">Date of payment = aktuální datum </w:t>
      </w:r>
    </w:p>
    <w:p w14:paraId="2DE665CD" w14:textId="77777777" w:rsidR="009E2283" w:rsidRPr="009E2283" w:rsidRDefault="009E2283" w:rsidP="00C40C63">
      <w:pPr>
        <w:pStyle w:val="ListFS1"/>
      </w:pPr>
      <w:r w:rsidRPr="009E2283">
        <w:t>Date of collection = aktuální datum</w:t>
      </w:r>
    </w:p>
    <w:p w14:paraId="7ADC3B4B" w14:textId="77777777" w:rsidR="009E2283" w:rsidRPr="009E2283" w:rsidRDefault="009E2283" w:rsidP="00C40C63">
      <w:pPr>
        <w:pStyle w:val="ListFS1"/>
      </w:pPr>
      <w:r w:rsidRPr="009E2283">
        <w:t>Comment = null</w:t>
      </w:r>
    </w:p>
    <w:p w14:paraId="6DDB9392" w14:textId="751A99A6" w:rsidR="009E2283" w:rsidRPr="009E2283" w:rsidRDefault="009E2283" w:rsidP="00C40C63">
      <w:pPr>
        <w:pStyle w:val="ListFS1"/>
      </w:pPr>
      <w:r w:rsidRPr="009E2283">
        <w:t xml:space="preserve">Subject type = </w:t>
      </w:r>
      <w:r w:rsidR="006905AB">
        <w:t xml:space="preserve">z </w:t>
      </w:r>
      <w:r w:rsidR="006905AB" w:rsidRPr="006905AB">
        <w:t xml:space="preserve">Unpaid Toll Transaction </w:t>
      </w:r>
      <w:r w:rsidR="00BE3140">
        <w:t>(</w:t>
      </w:r>
      <w:r w:rsidRPr="009E2283">
        <w:t>Account</w:t>
      </w:r>
      <w:r w:rsidR="00BE3140">
        <w:t>)</w:t>
      </w:r>
    </w:p>
    <w:p w14:paraId="1BB93476" w14:textId="28F78538" w:rsidR="009E2283" w:rsidRPr="009E2283" w:rsidRDefault="009E2283" w:rsidP="00C40C63">
      <w:pPr>
        <w:pStyle w:val="ListFS1"/>
      </w:pPr>
      <w:r w:rsidRPr="009E2283">
        <w:t xml:space="preserve">Subject number = </w:t>
      </w:r>
      <w:r w:rsidR="00BE3140">
        <w:t xml:space="preserve">z </w:t>
      </w:r>
      <w:r w:rsidR="00BE3140" w:rsidRPr="006905AB">
        <w:t xml:space="preserve">Unpaid Toll Transaction </w:t>
      </w:r>
      <w:r w:rsidR="00BE3140">
        <w:t>(</w:t>
      </w:r>
      <w:r w:rsidRPr="009E2283">
        <w:t>Account.number</w:t>
      </w:r>
      <w:r w:rsidR="00BE3140">
        <w:t>)</w:t>
      </w:r>
    </w:p>
    <w:p w14:paraId="484BB84A" w14:textId="7E8E5D27" w:rsidR="009E2283" w:rsidRPr="009E2283" w:rsidRDefault="009E2283" w:rsidP="00C40C63">
      <w:pPr>
        <w:pStyle w:val="ListFS1"/>
      </w:pPr>
      <w:r w:rsidRPr="009E2283">
        <w:t>Bill issuer bank account = zjištěné číslo bankovního účtu Bill issuera (BIBA)</w:t>
      </w:r>
      <w:r w:rsidR="0000362A">
        <w:t xml:space="preserve"> pro </w:t>
      </w:r>
      <w:r w:rsidR="00713FD5">
        <w:t>Reason = toll</w:t>
      </w:r>
    </w:p>
    <w:p w14:paraId="1BE9C92D" w14:textId="715C635D" w:rsidR="009E2283" w:rsidRPr="009E2283" w:rsidRDefault="009E2283" w:rsidP="00C40C63">
      <w:pPr>
        <w:pStyle w:val="ListFS1"/>
      </w:pPr>
      <w:r w:rsidRPr="009E2283">
        <w:t xml:space="preserve">Bill issuer = </w:t>
      </w:r>
      <w:r w:rsidR="00BE3140">
        <w:t xml:space="preserve">z </w:t>
      </w:r>
      <w:r w:rsidR="00BE3140" w:rsidRPr="006905AB">
        <w:t>Unpaid Toll Transaction</w:t>
      </w:r>
    </w:p>
    <w:p w14:paraId="72D7721A" w14:textId="77777777" w:rsidR="009E2283" w:rsidRDefault="009E2283">
      <w:pPr>
        <w:pStyle w:val="NormalIndent"/>
      </w:pPr>
    </w:p>
    <w:p w14:paraId="3E13FA14" w14:textId="3CFAC5B4" w:rsidR="00FB33C5" w:rsidRDefault="006D5A15">
      <w:pPr>
        <w:pStyle w:val="NormalIndent"/>
      </w:pPr>
      <w:r>
        <w:t>Systém na základě Unpaid Toll Transaction vytvoří odpovídající Toll Transaction</w:t>
      </w:r>
      <w:r w:rsidR="00FB33C5" w:rsidRPr="00FB33C5">
        <w:t xml:space="preserve"> </w:t>
      </w:r>
      <w:r w:rsidR="00FB33C5">
        <w:t>ve s</w:t>
      </w:r>
      <w:r w:rsidR="00AE58A9">
        <w:t>t</w:t>
      </w:r>
      <w:r w:rsidR="00FB33C5">
        <w:t xml:space="preserve">avu Processed, kdy se zkopírují hodnoty odpovídajících atributů </w:t>
      </w:r>
      <w:r w:rsidR="00FB33C5" w:rsidRPr="00FB33C5">
        <w:t>z Unpaid Toll Transaction</w:t>
      </w:r>
      <w:r w:rsidR="00FB33C5">
        <w:t>.</w:t>
      </w:r>
    </w:p>
    <w:p w14:paraId="49F6ED1A" w14:textId="19A5A204" w:rsidR="00795829" w:rsidRDefault="00FB33C5">
      <w:pPr>
        <w:pStyle w:val="NormalIndent"/>
      </w:pPr>
      <w:r>
        <w:t>Systém převěsí</w:t>
      </w:r>
      <w:r w:rsidR="00DF5DEB">
        <w:t xml:space="preserve"> na </w:t>
      </w:r>
      <w:r w:rsidR="00DF5DEB" w:rsidRPr="00FB33C5">
        <w:t>Toll Transaction</w:t>
      </w:r>
      <w:r w:rsidR="00DF5DEB">
        <w:t xml:space="preserve"> </w:t>
      </w:r>
      <w:r>
        <w:t>odpovídající Rated Toll Events</w:t>
      </w:r>
      <w:r w:rsidR="00795829">
        <w:t>.</w:t>
      </w:r>
    </w:p>
    <w:p w14:paraId="1777AD72" w14:textId="26F45BC1" w:rsidR="00FB33C5" w:rsidRDefault="00795829">
      <w:pPr>
        <w:pStyle w:val="NormalIndent"/>
      </w:pPr>
      <w:r>
        <w:t xml:space="preserve">Systém </w:t>
      </w:r>
      <w:r w:rsidR="00FB33C5">
        <w:t>updatuje atributy</w:t>
      </w:r>
      <w:r w:rsidR="00CB0870">
        <w:t xml:space="preserve"> Toll Transaction</w:t>
      </w:r>
      <w:r w:rsidR="00FB33C5">
        <w:t>:</w:t>
      </w:r>
    </w:p>
    <w:p w14:paraId="657F5775" w14:textId="2EF369A2" w:rsidR="00FB33C5" w:rsidRDefault="00490517" w:rsidP="00C40C63">
      <w:pPr>
        <w:pStyle w:val="ListFS1"/>
      </w:pPr>
      <w:r w:rsidRPr="00490517">
        <w:t>Unpaid Toll Transaction creation time</w:t>
      </w:r>
      <w:del w:id="13269" w:author="Irová Zuzana" w:date="2025-04-22T11:31:00Z" w16du:dateUtc="2025-04-22T09:31:00Z">
        <w:r w:rsidRPr="00490517" w:rsidDel="001577E4">
          <w:delText xml:space="preserve"> </w:delText>
        </w:r>
      </w:del>
      <w:r w:rsidR="00FB33C5">
        <w:t xml:space="preserve"> = </w:t>
      </w:r>
      <w:r w:rsidR="00FB33C5" w:rsidRPr="00FB33C5">
        <w:t>z Unpaid Toll Transaction</w:t>
      </w:r>
      <w:r w:rsidR="00FB33C5">
        <w:t>.creation time</w:t>
      </w:r>
    </w:p>
    <w:p w14:paraId="345E52D7" w14:textId="4B283C66" w:rsidR="00DF5DEB" w:rsidRDefault="00DF5DEB" w:rsidP="00C40C63">
      <w:pPr>
        <w:pStyle w:val="ListFS1"/>
      </w:pPr>
      <w:r>
        <w:t xml:space="preserve">Payment = </w:t>
      </w:r>
      <w:r w:rsidRPr="00BC30C3">
        <w:t>referenci na realizovanou platbu</w:t>
      </w:r>
    </w:p>
    <w:p w14:paraId="6D14DAD1" w14:textId="3A49BFE7" w:rsidR="00522C24" w:rsidRDefault="00837F7E">
      <w:pPr>
        <w:pStyle w:val="NormalIndent"/>
      </w:pPr>
      <w:r>
        <w:t>Systém zruší Unapid Toll Transaction.</w:t>
      </w:r>
    </w:p>
    <w:p w14:paraId="57F01869" w14:textId="0F34888F" w:rsidR="003E0427" w:rsidRPr="009E2283" w:rsidRDefault="00190EBE">
      <w:pPr>
        <w:pStyle w:val="NormalIndent"/>
      </w:pPr>
      <w:r>
        <w:t xml:space="preserve">Systém zagreguje Rated toll Event do Bill session, za použití systémové </w:t>
      </w:r>
      <w:r w:rsidR="00E40A22" w:rsidRPr="00E40A22">
        <w:t>Zagreguj oceněné události do fakturační dávky (SYS.BAR.0.12.HR)</w:t>
      </w:r>
      <w:r w:rsidR="00C5055F">
        <w:t>.</w:t>
      </w:r>
    </w:p>
    <w:p w14:paraId="504EA481" w14:textId="77777777" w:rsidR="00FA2097" w:rsidRDefault="00FA2097">
      <w:pPr>
        <w:pStyle w:val="NormalIndent"/>
      </w:pPr>
      <w:r>
        <w:t>Postup končí.</w:t>
      </w:r>
    </w:p>
    <w:p w14:paraId="7409D3B5" w14:textId="77777777" w:rsidR="00FA2097" w:rsidRDefault="00FA2097">
      <w:pPr>
        <w:pStyle w:val="NormalIndent"/>
      </w:pPr>
    </w:p>
    <w:p w14:paraId="380BC7B5" w14:textId="77777777" w:rsidR="00FA2097" w:rsidRDefault="00FA2097" w:rsidP="00FA2097">
      <w:pPr>
        <w:pStyle w:val="Heading4"/>
        <w:spacing w:after="120" w:line="276" w:lineRule="auto"/>
        <w:rPr>
          <w:rFonts w:hint="eastAsia"/>
        </w:rPr>
      </w:pPr>
      <w:r w:rsidRPr="00BF06C4">
        <w:t>Alternativní postupy</w:t>
      </w:r>
    </w:p>
    <w:p w14:paraId="36F93575" w14:textId="6C3AFB17" w:rsidR="00FA2097" w:rsidRDefault="00E14628" w:rsidP="00E14628">
      <w:pPr>
        <w:pStyle w:val="Flowheading"/>
        <w:rPr>
          <w:ins w:id="13270" w:author="Irová Zuzana" w:date="2025-06-16T19:28:00Z" w16du:dateUtc="2025-06-16T17:28:00Z"/>
        </w:rPr>
      </w:pPr>
      <w:ins w:id="13271" w:author="Irová Zuzana" w:date="2025-06-16T19:28:00Z" w16du:dateUtc="2025-06-16T17:28:00Z">
        <w:r>
          <w:t>Zamítnutá transakce s možným opakováním</w:t>
        </w:r>
        <w:r w:rsidDel="00E14628">
          <w:t xml:space="preserve"> </w:t>
        </w:r>
      </w:ins>
      <w:del w:id="13272" w:author="Irová Zuzana" w:date="2025-06-16T19:28:00Z" w16du:dateUtc="2025-06-16T17:28:00Z">
        <w:r w:rsidR="00FA2097" w:rsidDel="00E14628">
          <w:delText>Nejsou</w:delText>
        </w:r>
      </w:del>
    </w:p>
    <w:p w14:paraId="607D19D4" w14:textId="26A79D9E" w:rsidR="004B531C" w:rsidRDefault="00E14628" w:rsidP="004B531C">
      <w:pPr>
        <w:pStyle w:val="NormalIndent"/>
        <w:rPr>
          <w:ins w:id="13273" w:author="Irová Zuzana" w:date="2025-06-16T19:31:00Z" w16du:dateUtc="2025-06-16T17:31:00Z"/>
        </w:rPr>
      </w:pPr>
      <w:ins w:id="13274" w:author="Irová Zuzana" w:date="2025-06-16T19:29:00Z" w16du:dateUtc="2025-06-16T17:29:00Z">
        <w:r>
          <w:t xml:space="preserve">Pokud Systém </w:t>
        </w:r>
      </w:ins>
      <w:ins w:id="13275" w:author="Irová Zuzana" w:date="2025-06-16T19:30:00Z" w16du:dateUtc="2025-06-16T17:30:00Z">
        <w:r>
          <w:t xml:space="preserve">při zjišťování </w:t>
        </w:r>
      </w:ins>
      <w:ins w:id="13276" w:author="Irová Zuzana" w:date="2025-06-16T19:29:00Z" w16du:dateUtc="2025-06-16T17:29:00Z">
        <w:r>
          <w:t>stav</w:t>
        </w:r>
      </w:ins>
      <w:ins w:id="13277" w:author="Irová Zuzana" w:date="2025-06-16T19:30:00Z" w16du:dateUtc="2025-06-16T17:30:00Z">
        <w:r>
          <w:t>u</w:t>
        </w:r>
      </w:ins>
      <w:ins w:id="13278" w:author="Irová Zuzana" w:date="2025-06-16T19:29:00Z" w16du:dateUtc="2025-06-16T17:29:00Z">
        <w:r>
          <w:t xml:space="preserve"> transakce na CorvusPay bráně</w:t>
        </w:r>
      </w:ins>
      <w:ins w:id="13279" w:author="Irová Zuzana" w:date="2025-06-16T19:30:00Z" w16du:dateUtc="2025-06-16T17:30:00Z">
        <w:r>
          <w:t xml:space="preserve"> dostal </w:t>
        </w:r>
      </w:ins>
      <w:ins w:id="13280" w:author="Irová Zuzana" w:date="2025-06-16T19:29:00Z" w16du:dateUtc="2025-06-16T17:29:00Z">
        <w:r>
          <w:t>Response code</w:t>
        </w:r>
      </w:ins>
      <w:ins w:id="13281" w:author="Irová Zuzana" w:date="2025-06-16T19:30:00Z" w16du:dateUtc="2025-06-16T17:30:00Z">
        <w:r>
          <w:t xml:space="preserve">, který podle </w:t>
        </w:r>
      </w:ins>
      <w:ins w:id="13282" w:author="Irová Zuzana" w:date="2025-06-16T19:29:00Z" w16du:dateUtc="2025-06-16T17:29:00Z">
        <w:r>
          <w:t xml:space="preserve">konfigurace </w:t>
        </w:r>
      </w:ins>
      <w:ins w:id="13283" w:author="Irová Zuzana" w:date="2025-06-23T09:44:00Z" w16du:dateUtc="2025-06-23T07:44:00Z">
        <w:r w:rsidR="00DF37C5">
          <w:t>(</w:t>
        </w:r>
        <w:r w:rsidR="00DF37C5" w:rsidRPr="002F673E">
          <w:t xml:space="preserve">CorvusPay Response Code </w:t>
        </w:r>
        <w:r w:rsidR="00DF37C5">
          <w:t xml:space="preserve">a </w:t>
        </w:r>
        <w:r w:rsidR="00DF37C5" w:rsidRPr="00FD03DB">
          <w:t>Process Step Scheduling</w:t>
        </w:r>
        <w:r w:rsidR="00DF37C5" w:rsidRPr="002418B0">
          <w:t>)</w:t>
        </w:r>
        <w:r w:rsidR="00DF37C5">
          <w:t xml:space="preserve"> </w:t>
        </w:r>
      </w:ins>
      <w:ins w:id="13284" w:author="Irová Zuzana" w:date="2025-06-16T19:30:00Z" w16du:dateUtc="2025-06-16T17:30:00Z">
        <w:r>
          <w:t xml:space="preserve">znamená, že </w:t>
        </w:r>
      </w:ins>
      <w:ins w:id="13285" w:author="Irová Zuzana" w:date="2025-06-16T19:29:00Z" w16du:dateUtc="2025-06-16T17:29:00Z">
        <w:r>
          <w:t>transakce je zamítnuta</w:t>
        </w:r>
      </w:ins>
      <w:ins w:id="13286" w:author="Irová Zuzana" w:date="2025-06-16T19:30:00Z" w16du:dateUtc="2025-06-16T17:30:00Z">
        <w:r>
          <w:t>,</w:t>
        </w:r>
      </w:ins>
      <w:ins w:id="13287" w:author="Irová Zuzana" w:date="2025-06-16T19:29:00Z" w16du:dateUtc="2025-06-16T17:29:00Z">
        <w:r>
          <w:t xml:space="preserve"> ale může se zopakovat</w:t>
        </w:r>
      </w:ins>
      <w:ins w:id="13288" w:author="Irová Zuzana" w:date="2025-06-16T19:31:00Z" w16du:dateUtc="2025-06-16T17:31:00Z">
        <w:r>
          <w:t xml:space="preserve">, pak </w:t>
        </w:r>
        <w:r w:rsidR="004B531C">
          <w:t>Systém:</w:t>
        </w:r>
      </w:ins>
    </w:p>
    <w:p w14:paraId="769C7217" w14:textId="77777777" w:rsidR="00D93190" w:rsidRDefault="00464E4C" w:rsidP="00464E4C">
      <w:pPr>
        <w:pStyle w:val="ListFS1"/>
        <w:rPr>
          <w:ins w:id="13289" w:author="Irová Zuzana" w:date="2025-06-16T19:36:00Z" w16du:dateUtc="2025-06-16T17:36:00Z"/>
        </w:rPr>
      </w:pPr>
      <w:ins w:id="13290" w:author="Irová Zuzana" w:date="2025-06-16T19:32:00Z" w16du:dateUtc="2025-06-16T17:32:00Z">
        <w:r>
          <w:t xml:space="preserve">na Payment session updatuje </w:t>
        </w:r>
      </w:ins>
    </w:p>
    <w:p w14:paraId="4EE58D4E" w14:textId="77777777" w:rsidR="00D93190" w:rsidRDefault="00464E4C" w:rsidP="00D93190">
      <w:pPr>
        <w:pStyle w:val="ListFS2"/>
        <w:rPr>
          <w:ins w:id="13291" w:author="Irová Zuzana" w:date="2025-06-16T19:36:00Z" w16du:dateUtc="2025-06-16T17:36:00Z"/>
        </w:rPr>
      </w:pPr>
      <w:ins w:id="13292" w:author="Irová Zuzana" w:date="2025-06-16T19:32:00Z" w16du:dateUtc="2025-06-16T17:32:00Z">
        <w:r>
          <w:t xml:space="preserve">Status = Rejected by bank, </w:t>
        </w:r>
      </w:ins>
    </w:p>
    <w:p w14:paraId="48FBF260" w14:textId="318A27D4" w:rsidR="00D93190" w:rsidRDefault="00ED5FFF" w:rsidP="00D93190">
      <w:pPr>
        <w:pStyle w:val="ListFS2"/>
        <w:rPr>
          <w:ins w:id="13293" w:author="Irová Zuzana" w:date="2025-06-16T19:36:00Z" w16du:dateUtc="2025-06-16T17:36:00Z"/>
        </w:rPr>
      </w:pPr>
      <w:ins w:id="13294" w:author="Irová Zuzana" w:date="2025-06-16T20:29:00Z" w16du:dateUtc="2025-06-16T18:29:00Z">
        <w:r w:rsidRPr="009E2283">
          <w:t xml:space="preserve">Result code </w:t>
        </w:r>
      </w:ins>
      <w:ins w:id="13295" w:author="Irová Zuzana" w:date="2025-06-16T19:32:00Z" w16du:dateUtc="2025-06-16T17:32:00Z">
        <w:r w:rsidR="00464E4C">
          <w:t xml:space="preserve">podle odpovědi z brány, </w:t>
        </w:r>
      </w:ins>
    </w:p>
    <w:p w14:paraId="7C932B80" w14:textId="74363425" w:rsidR="00D93190" w:rsidRDefault="00464E4C" w:rsidP="00D93190">
      <w:pPr>
        <w:pStyle w:val="ListFS2"/>
        <w:rPr>
          <w:ins w:id="13296" w:author="Irová Zuzana" w:date="2025-06-16T19:36:00Z" w16du:dateUtc="2025-06-16T17:36:00Z"/>
        </w:rPr>
      </w:pPr>
      <w:ins w:id="13297" w:author="Irová Zuzana" w:date="2025-06-16T19:32:00Z" w16du:dateUtc="2025-06-16T17:32:00Z">
        <w:r>
          <w:t xml:space="preserve">Status request time </w:t>
        </w:r>
      </w:ins>
      <w:ins w:id="13298" w:author="Irová Zuzana" w:date="2025-06-16T19:36:00Z" w16du:dateUtc="2025-06-16T17:36:00Z">
        <w:r w:rsidR="00D93190">
          <w:t>podle posledního dotazu</w:t>
        </w:r>
      </w:ins>
    </w:p>
    <w:p w14:paraId="3721B70B" w14:textId="1C33716D" w:rsidR="00464E4C" w:rsidRDefault="00464E4C" w:rsidP="00D93190">
      <w:pPr>
        <w:pStyle w:val="ListFS2"/>
        <w:rPr>
          <w:ins w:id="13299" w:author="Irová Zuzana" w:date="2025-06-16T19:32:00Z" w16du:dateUtc="2025-06-16T17:32:00Z"/>
        </w:rPr>
        <w:pPrChange w:id="13300" w:author="Irová Zuzana" w:date="2025-06-16T19:36:00Z" w16du:dateUtc="2025-06-16T17:36:00Z">
          <w:pPr>
            <w:pStyle w:val="NormalIndent"/>
          </w:pPr>
        </w:pPrChange>
      </w:pPr>
      <w:ins w:id="13301" w:author="Irová Zuzana" w:date="2025-06-16T19:32:00Z" w16du:dateUtc="2025-06-16T17:32:00Z">
        <w:r>
          <w:t>Process count navýší o 1,</w:t>
        </w:r>
      </w:ins>
    </w:p>
    <w:p w14:paraId="1B08E4B8" w14:textId="77777777" w:rsidR="00B22570" w:rsidRDefault="00464E4C" w:rsidP="00464E4C">
      <w:pPr>
        <w:pStyle w:val="ListFS1"/>
        <w:rPr>
          <w:ins w:id="13302" w:author="Irová Zuzana" w:date="2025-06-16T19:36:00Z" w16du:dateUtc="2025-06-16T17:36:00Z"/>
        </w:rPr>
      </w:pPr>
      <w:ins w:id="13303" w:author="Irová Zuzana" w:date="2025-06-16T19:32:00Z" w16du:dateUtc="2025-06-16T17:32:00Z">
        <w:r>
          <w:lastRenderedPageBreak/>
          <w:t xml:space="preserve">na Card payment request </w:t>
        </w:r>
      </w:ins>
    </w:p>
    <w:p w14:paraId="6B7751DB" w14:textId="77777777" w:rsidR="00B22570" w:rsidRDefault="00464E4C" w:rsidP="00B22570">
      <w:pPr>
        <w:pStyle w:val="ListFS2"/>
        <w:rPr>
          <w:ins w:id="13304" w:author="Irová Zuzana" w:date="2025-06-16T19:36:00Z" w16du:dateUtc="2025-06-16T17:36:00Z"/>
        </w:rPr>
      </w:pPr>
      <w:ins w:id="13305" w:author="Irová Zuzana" w:date="2025-06-16T19:32:00Z" w16du:dateUtc="2025-06-16T17:32:00Z">
        <w:r>
          <w:t xml:space="preserve">navýší Attempt count o 1, </w:t>
        </w:r>
      </w:ins>
    </w:p>
    <w:p w14:paraId="237802C8" w14:textId="08E8F122" w:rsidR="00464E4C" w:rsidRDefault="00464E4C" w:rsidP="00B22570">
      <w:pPr>
        <w:pStyle w:val="ListFS2"/>
        <w:rPr>
          <w:ins w:id="13306" w:author="Irová Zuzana" w:date="2025-06-16T19:32:00Z" w16du:dateUtc="2025-06-16T17:32:00Z"/>
        </w:rPr>
        <w:pPrChange w:id="13307" w:author="Irová Zuzana" w:date="2025-06-16T19:36:00Z" w16du:dateUtc="2025-06-16T17:36:00Z">
          <w:pPr>
            <w:pStyle w:val="NormalIndent"/>
          </w:pPr>
        </w:pPrChange>
      </w:pPr>
      <w:ins w:id="13308" w:author="Irová Zuzana" w:date="2025-06-16T19:32:00Z" w16du:dateUtc="2025-06-16T17:32:00Z">
        <w:r>
          <w:t>Process on updatuje podle konfigurace Process step scheduling a aktuální hodnoty Attempt count,</w:t>
        </w:r>
      </w:ins>
    </w:p>
    <w:p w14:paraId="7BE76F83" w14:textId="17F0E63B" w:rsidR="004B531C" w:rsidRDefault="00464E4C" w:rsidP="00464E4C">
      <w:pPr>
        <w:pStyle w:val="ListFS1"/>
        <w:rPr>
          <w:ins w:id="13309" w:author="Irová Zuzana" w:date="2025-06-16T19:31:00Z" w16du:dateUtc="2025-06-16T17:31:00Z"/>
        </w:rPr>
        <w:pPrChange w:id="13310" w:author="Irová Zuzana" w:date="2025-06-16T19:33:00Z" w16du:dateUtc="2025-06-16T17:33:00Z">
          <w:pPr>
            <w:pStyle w:val="NormalIndent"/>
          </w:pPr>
        </w:pPrChange>
      </w:pPr>
      <w:ins w:id="13311" w:author="Irová Zuzana" w:date="2025-06-16T19:32:00Z" w16du:dateUtc="2025-06-16T17:32:00Z">
        <w:r>
          <w:t>vyhodnotí, zda počet platebních pokusů dosáhl nakonfigurovaného maxima (tj. Card Payment Request.attempt count &gt; BE_maximalCountOfPaymentAttempts)</w:t>
        </w:r>
      </w:ins>
      <w:ins w:id="13312" w:author="Irová Zuzana" w:date="2025-06-16T19:33:00Z" w16du:dateUtc="2025-06-16T17:33:00Z">
        <w:r w:rsidR="00290BAE">
          <w:t xml:space="preserve">: </w:t>
        </w:r>
      </w:ins>
    </w:p>
    <w:p w14:paraId="78ADF3E4" w14:textId="77777777" w:rsidR="004B531C" w:rsidRDefault="004B531C" w:rsidP="00290BAE">
      <w:pPr>
        <w:pStyle w:val="ListFS2"/>
        <w:rPr>
          <w:ins w:id="13313" w:author="Irová Zuzana" w:date="2025-06-16T19:31:00Z" w16du:dateUtc="2025-06-16T17:31:00Z"/>
        </w:rPr>
        <w:pPrChange w:id="13314" w:author="Irová Zuzana" w:date="2025-06-16T19:33:00Z" w16du:dateUtc="2025-06-16T17:33:00Z">
          <w:pPr>
            <w:pStyle w:val="ListFS1"/>
            <w:numPr>
              <w:numId w:val="573"/>
            </w:numPr>
          </w:pPr>
        </w:pPrChange>
      </w:pPr>
      <w:ins w:id="13315" w:author="Irová Zuzana" w:date="2025-06-16T19:31:00Z" w16du:dateUtc="2025-06-16T17:31:00Z">
        <w:r>
          <w:t>Pokud maximum bylo dosaženo:</w:t>
        </w:r>
      </w:ins>
    </w:p>
    <w:p w14:paraId="4472630B" w14:textId="77777777" w:rsidR="004B531C" w:rsidRDefault="004B531C" w:rsidP="00290BAE">
      <w:pPr>
        <w:pStyle w:val="ListFS3"/>
        <w:rPr>
          <w:ins w:id="13316" w:author="Irová Zuzana" w:date="2025-06-16T19:31:00Z" w16du:dateUtc="2025-06-16T17:31:00Z"/>
        </w:rPr>
        <w:pPrChange w:id="13317" w:author="Irová Zuzana" w:date="2025-06-16T19:34:00Z" w16du:dateUtc="2025-06-16T17:34:00Z">
          <w:pPr>
            <w:pStyle w:val="ListFS2"/>
            <w:numPr>
              <w:numId w:val="574"/>
            </w:numPr>
          </w:pPr>
        </w:pPrChange>
      </w:pPr>
      <w:ins w:id="13318" w:author="Irová Zuzana" w:date="2025-06-16T19:31:00Z" w16du:dateUtc="2025-06-16T17:31:00Z">
        <w:r>
          <w:t>Systém updatuje Card Payment Request:</w:t>
        </w:r>
      </w:ins>
    </w:p>
    <w:p w14:paraId="734E8884" w14:textId="77777777" w:rsidR="004B531C" w:rsidRDefault="004B531C" w:rsidP="00290BAE">
      <w:pPr>
        <w:pStyle w:val="ListFS3"/>
        <w:numPr>
          <w:ilvl w:val="6"/>
          <w:numId w:val="211"/>
        </w:numPr>
        <w:rPr>
          <w:ins w:id="13319" w:author="Irová Zuzana" w:date="2025-06-16T19:31:00Z" w16du:dateUtc="2025-06-16T17:31:00Z"/>
        </w:rPr>
        <w:pPrChange w:id="13320" w:author="Irová Zuzana" w:date="2025-06-16T19:34:00Z" w16du:dateUtc="2025-06-16T17:34:00Z">
          <w:pPr>
            <w:pStyle w:val="ListFS3"/>
            <w:numPr>
              <w:numId w:val="575"/>
            </w:numPr>
          </w:pPr>
        </w:pPrChange>
      </w:pPr>
      <w:ins w:id="13321" w:author="Irová Zuzana" w:date="2025-06-16T19:31:00Z" w16du:dateUtc="2025-06-16T17:31:00Z">
        <w:r>
          <w:t>Deleted on = sysdate</w:t>
        </w:r>
      </w:ins>
    </w:p>
    <w:p w14:paraId="26D822E5" w14:textId="77777777" w:rsidR="004B531C" w:rsidRDefault="004B531C" w:rsidP="00290BAE">
      <w:pPr>
        <w:pStyle w:val="ListFS3"/>
        <w:rPr>
          <w:ins w:id="13322" w:author="Irová Zuzana" w:date="2025-06-16T19:31:00Z" w16du:dateUtc="2025-06-16T17:31:00Z"/>
        </w:rPr>
        <w:pPrChange w:id="13323" w:author="Irová Zuzana" w:date="2025-06-16T19:34:00Z" w16du:dateUtc="2025-06-16T17:34:00Z">
          <w:pPr>
            <w:pStyle w:val="ListFS2"/>
            <w:numPr>
              <w:numId w:val="574"/>
            </w:numPr>
          </w:pPr>
        </w:pPrChange>
      </w:pPr>
      <w:ins w:id="13324" w:author="Irová Zuzana" w:date="2025-06-16T19:31:00Z" w16du:dateUtc="2025-06-16T17:31:00Z">
        <w:r>
          <w:t>Systém na Rated Toll event:</w:t>
        </w:r>
      </w:ins>
    </w:p>
    <w:p w14:paraId="4CBF773E" w14:textId="77777777" w:rsidR="004B531C" w:rsidRDefault="004B531C" w:rsidP="00290BAE">
      <w:pPr>
        <w:pStyle w:val="ListFS3"/>
        <w:numPr>
          <w:ilvl w:val="6"/>
          <w:numId w:val="211"/>
        </w:numPr>
        <w:rPr>
          <w:ins w:id="13325" w:author="Irová Zuzana" w:date="2025-06-16T19:31:00Z" w16du:dateUtc="2025-06-16T17:31:00Z"/>
        </w:rPr>
        <w:pPrChange w:id="13326" w:author="Irová Zuzana" w:date="2025-06-16T19:34:00Z" w16du:dateUtc="2025-06-16T17:34:00Z">
          <w:pPr>
            <w:pStyle w:val="ListFS3"/>
            <w:numPr>
              <w:numId w:val="575"/>
            </w:numPr>
          </w:pPr>
        </w:pPrChange>
      </w:pPr>
      <w:ins w:id="13327" w:author="Irová Zuzana" w:date="2025-06-16T19:31:00Z" w16du:dateUtc="2025-06-16T17:31:00Z">
        <w:r>
          <w:t>z Rated Toll Event.Price amount VAT odečte Discount amount VAT,</w:t>
        </w:r>
      </w:ins>
    </w:p>
    <w:p w14:paraId="684E6D5F" w14:textId="77777777" w:rsidR="004B531C" w:rsidRDefault="004B531C" w:rsidP="00290BAE">
      <w:pPr>
        <w:pStyle w:val="ListFS3"/>
        <w:numPr>
          <w:ilvl w:val="6"/>
          <w:numId w:val="211"/>
        </w:numPr>
        <w:rPr>
          <w:ins w:id="13328" w:author="Irová Zuzana" w:date="2025-06-16T19:31:00Z" w16du:dateUtc="2025-06-16T17:31:00Z"/>
        </w:rPr>
        <w:pPrChange w:id="13329" w:author="Irová Zuzana" w:date="2025-06-16T19:34:00Z" w16du:dateUtc="2025-06-16T17:34:00Z">
          <w:pPr>
            <w:pStyle w:val="ListFS3"/>
            <w:numPr>
              <w:numId w:val="575"/>
            </w:numPr>
          </w:pPr>
        </w:pPrChange>
      </w:pPr>
      <w:ins w:id="13330" w:author="Irová Zuzana" w:date="2025-06-16T19:31:00Z" w16du:dateUtc="2025-06-16T17:31:00Z">
        <w:r>
          <w:t>z Rated Toll Event.Price amount odečte Discount amount,</w:t>
        </w:r>
      </w:ins>
    </w:p>
    <w:p w14:paraId="23C6CC46" w14:textId="77777777" w:rsidR="004B531C" w:rsidRDefault="004B531C" w:rsidP="00290BAE">
      <w:pPr>
        <w:pStyle w:val="ListFS3"/>
        <w:rPr>
          <w:ins w:id="13331" w:author="Irová Zuzana" w:date="2025-06-16T19:31:00Z" w16du:dateUtc="2025-06-16T17:31:00Z"/>
        </w:rPr>
        <w:pPrChange w:id="13332" w:author="Irová Zuzana" w:date="2025-06-16T19:34:00Z" w16du:dateUtc="2025-06-16T17:34:00Z">
          <w:pPr>
            <w:pStyle w:val="ListFS2"/>
            <w:numPr>
              <w:numId w:val="574"/>
            </w:numPr>
          </w:pPr>
        </w:pPrChange>
      </w:pPr>
      <w:ins w:id="13333" w:author="Irová Zuzana" w:date="2025-06-16T19:31:00Z" w16du:dateUtc="2025-06-16T17:31:00Z">
        <w:r>
          <w:t>Systém na Unpaid Toll Transaction:</w:t>
        </w:r>
      </w:ins>
    </w:p>
    <w:p w14:paraId="1C976F73" w14:textId="77777777" w:rsidR="004B531C" w:rsidRDefault="004B531C" w:rsidP="00290BAE">
      <w:pPr>
        <w:pStyle w:val="ListFS3"/>
        <w:numPr>
          <w:ilvl w:val="6"/>
          <w:numId w:val="211"/>
        </w:numPr>
        <w:rPr>
          <w:ins w:id="13334" w:author="Irová Zuzana" w:date="2025-06-16T19:31:00Z" w16du:dateUtc="2025-06-16T17:31:00Z"/>
        </w:rPr>
        <w:pPrChange w:id="13335" w:author="Irová Zuzana" w:date="2025-06-16T19:34:00Z" w16du:dateUtc="2025-06-16T17:34:00Z">
          <w:pPr>
            <w:pStyle w:val="ListFS3"/>
            <w:numPr>
              <w:numId w:val="575"/>
            </w:numPr>
          </w:pPr>
        </w:pPrChange>
      </w:pPr>
      <w:ins w:id="13336" w:author="Irová Zuzana" w:date="2025-06-16T19:31:00Z" w16du:dateUtc="2025-06-16T17:31:00Z">
        <w:r>
          <w:t xml:space="preserve">změní stav na Offence </w:t>
        </w:r>
      </w:ins>
    </w:p>
    <w:p w14:paraId="789B5655" w14:textId="77777777" w:rsidR="004B531C" w:rsidRDefault="004B531C" w:rsidP="00290BAE">
      <w:pPr>
        <w:pStyle w:val="ListFS3"/>
        <w:numPr>
          <w:ilvl w:val="6"/>
          <w:numId w:val="211"/>
        </w:numPr>
        <w:rPr>
          <w:ins w:id="13337" w:author="Irová Zuzana" w:date="2025-06-16T19:31:00Z" w16du:dateUtc="2025-06-16T17:31:00Z"/>
        </w:rPr>
        <w:pPrChange w:id="13338" w:author="Irová Zuzana" w:date="2025-06-16T19:34:00Z" w16du:dateUtc="2025-06-16T17:34:00Z">
          <w:pPr>
            <w:pStyle w:val="ListFS3"/>
            <w:numPr>
              <w:numId w:val="575"/>
            </w:numPr>
          </w:pPr>
        </w:pPrChange>
      </w:pPr>
      <w:ins w:id="13339" w:author="Irová Zuzana" w:date="2025-06-16T19:31:00Z" w16du:dateUtc="2025-06-16T17:31:00Z">
        <w:r>
          <w:t>uloží datum Offence time</w:t>
        </w:r>
      </w:ins>
    </w:p>
    <w:p w14:paraId="7A4BE69F" w14:textId="77777777" w:rsidR="004B531C" w:rsidRDefault="004B531C" w:rsidP="00290BAE">
      <w:pPr>
        <w:pStyle w:val="ListFS3"/>
        <w:numPr>
          <w:ilvl w:val="6"/>
          <w:numId w:val="211"/>
        </w:numPr>
        <w:rPr>
          <w:ins w:id="13340" w:author="Irová Zuzana" w:date="2025-06-16T19:31:00Z" w16du:dateUtc="2025-06-16T17:31:00Z"/>
        </w:rPr>
        <w:pPrChange w:id="13341" w:author="Irová Zuzana" w:date="2025-06-16T19:34:00Z" w16du:dateUtc="2025-06-16T17:34:00Z">
          <w:pPr>
            <w:pStyle w:val="ListFS3"/>
            <w:numPr>
              <w:numId w:val="575"/>
            </w:numPr>
          </w:pPr>
        </w:pPrChange>
      </w:pPr>
      <w:ins w:id="13342" w:author="Irová Zuzana" w:date="2025-06-16T19:31:00Z" w16du:dateUtc="2025-06-16T17:31:00Z">
        <w:r>
          <w:t>dopočítá Transaction amount VAT = suma (Rated Toll Event.Price amount VAT)</w:t>
        </w:r>
      </w:ins>
    </w:p>
    <w:p w14:paraId="4CDB69C2" w14:textId="77777777" w:rsidR="004B531C" w:rsidRDefault="004B531C" w:rsidP="00290BAE">
      <w:pPr>
        <w:pStyle w:val="ListFS3"/>
        <w:numPr>
          <w:ilvl w:val="6"/>
          <w:numId w:val="211"/>
        </w:numPr>
        <w:rPr>
          <w:ins w:id="13343" w:author="Irová Zuzana" w:date="2025-06-16T19:31:00Z" w16du:dateUtc="2025-06-16T17:31:00Z"/>
        </w:rPr>
        <w:pPrChange w:id="13344" w:author="Irová Zuzana" w:date="2025-06-16T19:34:00Z" w16du:dateUtc="2025-06-16T17:34:00Z">
          <w:pPr>
            <w:pStyle w:val="ListFS3"/>
            <w:numPr>
              <w:numId w:val="575"/>
            </w:numPr>
          </w:pPr>
        </w:pPrChange>
      </w:pPr>
      <w:ins w:id="13345" w:author="Irová Zuzana" w:date="2025-06-16T19:31:00Z" w16du:dateUtc="2025-06-16T17:31:00Z">
        <w:r>
          <w:t>dopočítá Transaction amount = suma (Rated Toll Event.Price amount),</w:t>
        </w:r>
      </w:ins>
    </w:p>
    <w:p w14:paraId="18750508" w14:textId="77777777" w:rsidR="004B531C" w:rsidRDefault="004B531C" w:rsidP="00290BAE">
      <w:pPr>
        <w:pStyle w:val="ListFS3"/>
        <w:rPr>
          <w:ins w:id="13346" w:author="Irová Zuzana" w:date="2025-06-16T19:31:00Z" w16du:dateUtc="2025-06-16T17:31:00Z"/>
        </w:rPr>
        <w:pPrChange w:id="13347" w:author="Irová Zuzana" w:date="2025-06-16T19:34:00Z" w16du:dateUtc="2025-06-16T17:34:00Z">
          <w:pPr>
            <w:pStyle w:val="ListFS2"/>
            <w:numPr>
              <w:numId w:val="574"/>
            </w:numPr>
          </w:pPr>
        </w:pPrChange>
      </w:pPr>
      <w:ins w:id="13348" w:author="Irová Zuzana" w:date="2025-06-16T19:31:00Z" w16du:dateUtc="2025-06-16T17:31:00Z">
        <w:r>
          <w:t xml:space="preserve">Systém informuje Alert list: Systém na základě nezaplacené mýtné transakce vytvoří nebo updatuje záznam na Alert listu pro dané SPZ, navýší Total due amount o celkovou nezaplacenou částku transakce a Offence count navýší o 1 přestupek, za použití systémové funkce Zaeviduj Offence na Alert list (SYS.TDP.5.6): </w:t>
        </w:r>
      </w:ins>
    </w:p>
    <w:p w14:paraId="5C4EB74E" w14:textId="77777777" w:rsidR="004B531C" w:rsidRDefault="004B531C" w:rsidP="00290BAE">
      <w:pPr>
        <w:pStyle w:val="ListFS3"/>
        <w:numPr>
          <w:ilvl w:val="6"/>
          <w:numId w:val="211"/>
        </w:numPr>
        <w:rPr>
          <w:ins w:id="13349" w:author="Irová Zuzana" w:date="2025-06-16T19:31:00Z" w16du:dateUtc="2025-06-16T17:31:00Z"/>
        </w:rPr>
        <w:pPrChange w:id="13350" w:author="Irová Zuzana" w:date="2025-06-16T19:34:00Z" w16du:dateUtc="2025-06-16T17:34:00Z">
          <w:pPr>
            <w:pStyle w:val="ListFS3"/>
            <w:numPr>
              <w:numId w:val="575"/>
            </w:numPr>
          </w:pPr>
        </w:pPrChange>
      </w:pPr>
      <w:ins w:id="13351" w:author="Irová Zuzana" w:date="2025-06-16T19:31:00Z" w16du:dateUtc="2025-06-16T17:31:00Z">
        <w:r>
          <w:t>UTT.Registration number a UTT.Registration country</w:t>
        </w:r>
      </w:ins>
    </w:p>
    <w:p w14:paraId="52DB1C67" w14:textId="77777777" w:rsidR="004B531C" w:rsidRDefault="004B531C" w:rsidP="00290BAE">
      <w:pPr>
        <w:pStyle w:val="ListFS3"/>
        <w:numPr>
          <w:ilvl w:val="6"/>
          <w:numId w:val="211"/>
        </w:numPr>
        <w:rPr>
          <w:ins w:id="13352" w:author="Irová Zuzana" w:date="2025-06-16T19:31:00Z" w16du:dateUtc="2025-06-16T17:31:00Z"/>
        </w:rPr>
        <w:pPrChange w:id="13353" w:author="Irová Zuzana" w:date="2025-06-16T19:34:00Z" w16du:dateUtc="2025-06-16T17:34:00Z">
          <w:pPr>
            <w:pStyle w:val="ListFS3"/>
            <w:numPr>
              <w:numId w:val="575"/>
            </w:numPr>
          </w:pPr>
        </w:pPrChange>
      </w:pPr>
      <w:ins w:id="13354" w:author="Irová Zuzana" w:date="2025-06-16T19:31:00Z" w16du:dateUtc="2025-06-16T17:31:00Z">
        <w:r>
          <w:t>Bill.Bill issuer</w:t>
        </w:r>
      </w:ins>
    </w:p>
    <w:p w14:paraId="3ADD78EE" w14:textId="78360725" w:rsidR="004B531C" w:rsidRDefault="00290BAE" w:rsidP="00290BAE">
      <w:pPr>
        <w:pStyle w:val="ListFS3"/>
        <w:numPr>
          <w:ilvl w:val="6"/>
          <w:numId w:val="211"/>
        </w:numPr>
        <w:rPr>
          <w:ins w:id="13355" w:author="Irová Zuzana" w:date="2025-06-16T19:31:00Z" w16du:dateUtc="2025-06-16T17:31:00Z"/>
        </w:rPr>
        <w:pPrChange w:id="13356" w:author="Irová Zuzana" w:date="2025-06-16T19:34:00Z" w16du:dateUtc="2025-06-16T17:34:00Z">
          <w:pPr>
            <w:pStyle w:val="ListFS3"/>
            <w:numPr>
              <w:numId w:val="575"/>
            </w:numPr>
          </w:pPr>
        </w:pPrChange>
      </w:pPr>
      <w:ins w:id="13357" w:author="Irová Zuzana" w:date="2025-06-16T19:35:00Z" w16du:dateUtc="2025-06-16T17:35:00Z">
        <w:r>
          <w:t xml:space="preserve"> + </w:t>
        </w:r>
      </w:ins>
      <w:ins w:id="13358" w:author="Irová Zuzana" w:date="2025-06-16T19:31:00Z" w16du:dateUtc="2025-06-16T17:31:00Z">
        <w:r w:rsidR="004B531C">
          <w:t>Unpaid toll transaction.Transaction amount VAT</w:t>
        </w:r>
      </w:ins>
    </w:p>
    <w:p w14:paraId="5D75104F" w14:textId="1FD8ABA0" w:rsidR="004B531C" w:rsidRDefault="00290BAE" w:rsidP="00290BAE">
      <w:pPr>
        <w:pStyle w:val="ListFS3"/>
        <w:numPr>
          <w:ilvl w:val="6"/>
          <w:numId w:val="211"/>
        </w:numPr>
        <w:rPr>
          <w:ins w:id="13359" w:author="Irová Zuzana" w:date="2025-06-16T19:31:00Z" w16du:dateUtc="2025-06-16T17:31:00Z"/>
        </w:rPr>
        <w:pPrChange w:id="13360" w:author="Irová Zuzana" w:date="2025-06-16T19:34:00Z" w16du:dateUtc="2025-06-16T17:34:00Z">
          <w:pPr>
            <w:pStyle w:val="ListFS3"/>
            <w:numPr>
              <w:numId w:val="575"/>
            </w:numPr>
          </w:pPr>
        </w:pPrChange>
      </w:pPr>
      <w:ins w:id="13361" w:author="Irová Zuzana" w:date="2025-06-16T19:35:00Z" w16du:dateUtc="2025-06-16T17:35:00Z">
        <w:r>
          <w:t xml:space="preserve">+ </w:t>
        </w:r>
      </w:ins>
      <w:ins w:id="13362" w:author="Irová Zuzana" w:date="2025-06-16T19:31:00Z" w16du:dateUtc="2025-06-16T17:31:00Z">
        <w:r w:rsidR="004B531C">
          <w:t xml:space="preserve">1 </w:t>
        </w:r>
      </w:ins>
      <w:ins w:id="13363" w:author="Irová Zuzana" w:date="2025-06-16T19:35:00Z" w16du:dateUtc="2025-06-16T17:35:00Z">
        <w:r>
          <w:t xml:space="preserve">offence </w:t>
        </w:r>
      </w:ins>
      <w:ins w:id="13364" w:author="Irová Zuzana" w:date="2025-06-16T19:31:00Z" w16du:dateUtc="2025-06-16T17:31:00Z">
        <w:r w:rsidR="004B531C">
          <w:t>(tj. navýší počet přestupků +1)</w:t>
        </w:r>
      </w:ins>
    </w:p>
    <w:p w14:paraId="6EFF9C56" w14:textId="77777777" w:rsidR="004B531C" w:rsidRDefault="004B531C" w:rsidP="00290BAE">
      <w:pPr>
        <w:pStyle w:val="ListFS3"/>
        <w:rPr>
          <w:ins w:id="13365" w:author="Irová Zuzana" w:date="2025-06-16T19:31:00Z" w16du:dateUtc="2025-06-16T17:31:00Z"/>
        </w:rPr>
        <w:pPrChange w:id="13366" w:author="Irová Zuzana" w:date="2025-06-16T19:34:00Z" w16du:dateUtc="2025-06-16T17:34:00Z">
          <w:pPr>
            <w:pStyle w:val="ListFS2"/>
            <w:numPr>
              <w:numId w:val="574"/>
            </w:numPr>
          </w:pPr>
        </w:pPrChange>
      </w:pPr>
      <w:ins w:id="13367" w:author="Irová Zuzana" w:date="2025-06-16T19:31:00Z" w16du:dateUtc="2025-06-16T17:31:00Z">
        <w:r>
          <w:t>Systém zjistí zda existuje vyplněný kontakt (na VT Vehicle, pokud tam není tak na VT Account, pokud tam neni tak na VT Customer). Pokud je vyplněn:</w:t>
        </w:r>
      </w:ins>
    </w:p>
    <w:p w14:paraId="5F1D6FD3" w14:textId="77777777" w:rsidR="004B531C" w:rsidRDefault="004B531C" w:rsidP="00DE33D2">
      <w:pPr>
        <w:pStyle w:val="ListFS3"/>
        <w:numPr>
          <w:ilvl w:val="6"/>
          <w:numId w:val="211"/>
        </w:numPr>
        <w:rPr>
          <w:ins w:id="13368" w:author="Irová Zuzana" w:date="2025-06-16T19:31:00Z" w16du:dateUtc="2025-06-16T17:31:00Z"/>
        </w:rPr>
        <w:pPrChange w:id="13369" w:author="Irová Zuzana" w:date="2025-06-16T19:35:00Z" w16du:dateUtc="2025-06-16T17:35:00Z">
          <w:pPr>
            <w:pStyle w:val="ListFS3"/>
            <w:numPr>
              <w:numId w:val="575"/>
            </w:numPr>
          </w:pPr>
        </w:pPrChange>
      </w:pPr>
      <w:ins w:id="13370" w:author="Irová Zuzana" w:date="2025-06-16T19:31:00Z" w16du:dateUtc="2025-06-16T17:31:00Z">
        <w:r>
          <w:t>E-mail address, Systém vygeneruje emailovou notifikaci (NTF.BAR.13.HR) a odešle ji.</w:t>
        </w:r>
      </w:ins>
    </w:p>
    <w:p w14:paraId="0757D0BD" w14:textId="77777777" w:rsidR="004B531C" w:rsidRDefault="004B531C" w:rsidP="00DE33D2">
      <w:pPr>
        <w:pStyle w:val="ListFS3"/>
        <w:numPr>
          <w:ilvl w:val="6"/>
          <w:numId w:val="211"/>
        </w:numPr>
        <w:rPr>
          <w:ins w:id="13371" w:author="Irová Zuzana" w:date="2025-06-16T19:31:00Z" w16du:dateUtc="2025-06-16T17:31:00Z"/>
        </w:rPr>
        <w:pPrChange w:id="13372" w:author="Irová Zuzana" w:date="2025-06-16T19:35:00Z" w16du:dateUtc="2025-06-16T17:35:00Z">
          <w:pPr>
            <w:pStyle w:val="ListFS3"/>
            <w:numPr>
              <w:numId w:val="575"/>
            </w:numPr>
          </w:pPr>
        </w:pPrChange>
      </w:pPr>
      <w:ins w:id="13373" w:author="Irová Zuzana" w:date="2025-06-16T19:31:00Z" w16du:dateUtc="2025-06-16T17:31:00Z">
        <w:r>
          <w:lastRenderedPageBreak/>
          <w:t>Phone number, Systém vygeneruje SMS notifikaci (NTF.BAR.14.HR) a odešle ji.</w:t>
        </w:r>
      </w:ins>
    </w:p>
    <w:p w14:paraId="4EEFA964" w14:textId="77777777" w:rsidR="004B531C" w:rsidRDefault="004B531C" w:rsidP="00DE33D2">
      <w:pPr>
        <w:pStyle w:val="ListFS2"/>
        <w:rPr>
          <w:ins w:id="13374" w:author="Irová Zuzana" w:date="2025-06-16T19:31:00Z" w16du:dateUtc="2025-06-16T17:31:00Z"/>
        </w:rPr>
        <w:pPrChange w:id="13375" w:author="Irová Zuzana" w:date="2025-06-16T19:35:00Z" w16du:dateUtc="2025-06-16T17:35:00Z">
          <w:pPr>
            <w:pStyle w:val="ListFS1"/>
            <w:numPr>
              <w:numId w:val="573"/>
            </w:numPr>
          </w:pPr>
        </w:pPrChange>
      </w:pPr>
      <w:ins w:id="13376" w:author="Irová Zuzana" w:date="2025-06-16T19:31:00Z" w16du:dateUtc="2025-06-16T17:31:00Z">
        <w:r>
          <w:t>Pokud počet platebních pokusů nedosáhl nakonfigurovaného maxima:</w:t>
        </w:r>
      </w:ins>
    </w:p>
    <w:p w14:paraId="5B424D26" w14:textId="77777777" w:rsidR="004B531C" w:rsidRDefault="004B531C" w:rsidP="00DE33D2">
      <w:pPr>
        <w:pStyle w:val="ListFS3"/>
        <w:rPr>
          <w:ins w:id="13377" w:author="Irová Zuzana" w:date="2025-06-16T19:31:00Z" w16du:dateUtc="2025-06-16T17:31:00Z"/>
        </w:rPr>
        <w:pPrChange w:id="13378" w:author="Irová Zuzana" w:date="2025-06-16T19:35:00Z" w16du:dateUtc="2025-06-16T17:35:00Z">
          <w:pPr>
            <w:pStyle w:val="ListFS2"/>
            <w:numPr>
              <w:numId w:val="574"/>
            </w:numPr>
          </w:pPr>
        </w:pPrChange>
      </w:pPr>
      <w:ins w:id="13379" w:author="Irová Zuzana" w:date="2025-06-16T19:31:00Z" w16du:dateUtc="2025-06-16T17:31:00Z">
        <w:r>
          <w:t xml:space="preserve">Systém vytvoří novou Payment session:  </w:t>
        </w:r>
      </w:ins>
    </w:p>
    <w:p w14:paraId="19969342" w14:textId="77777777" w:rsidR="004B531C" w:rsidRDefault="004B531C" w:rsidP="00DE33D2">
      <w:pPr>
        <w:pStyle w:val="ListFS3"/>
        <w:numPr>
          <w:ilvl w:val="6"/>
          <w:numId w:val="575"/>
        </w:numPr>
        <w:rPr>
          <w:ins w:id="13380" w:author="Irová Zuzana" w:date="2025-06-16T19:31:00Z" w16du:dateUtc="2025-06-16T17:31:00Z"/>
        </w:rPr>
        <w:pPrChange w:id="13381" w:author="Irová Zuzana" w:date="2025-06-16T19:35:00Z" w16du:dateUtc="2025-06-16T17:35:00Z">
          <w:pPr>
            <w:pStyle w:val="ListFS3"/>
            <w:numPr>
              <w:numId w:val="575"/>
            </w:numPr>
          </w:pPr>
        </w:pPrChange>
      </w:pPr>
      <w:ins w:id="13382" w:author="Irová Zuzana" w:date="2025-06-16T19:31:00Z" w16du:dateUtc="2025-06-16T17:31:00Z">
        <w:r>
          <w:t>Online payment identifier =unikátní identifikátor platební transakce přiřazený Systémem (guid generovaný z CO)</w:t>
        </w:r>
      </w:ins>
    </w:p>
    <w:p w14:paraId="409C0665" w14:textId="77777777" w:rsidR="004B531C" w:rsidRDefault="004B531C" w:rsidP="00DE33D2">
      <w:pPr>
        <w:pStyle w:val="ListFS3"/>
        <w:numPr>
          <w:ilvl w:val="6"/>
          <w:numId w:val="575"/>
        </w:numPr>
        <w:rPr>
          <w:ins w:id="13383" w:author="Irová Zuzana" w:date="2025-06-16T19:31:00Z" w16du:dateUtc="2025-06-16T17:31:00Z"/>
        </w:rPr>
        <w:pPrChange w:id="13384" w:author="Irová Zuzana" w:date="2025-06-16T19:35:00Z" w16du:dateUtc="2025-06-16T17:35:00Z">
          <w:pPr>
            <w:pStyle w:val="ListFS3"/>
            <w:numPr>
              <w:numId w:val="575"/>
            </w:numPr>
          </w:pPr>
        </w:pPrChange>
      </w:pPr>
      <w:ins w:id="13385" w:author="Irová Zuzana" w:date="2025-06-16T19:31:00Z" w16du:dateUtc="2025-06-16T17:31:00Z">
        <w:r>
          <w:t>Payment session type = Toll</w:t>
        </w:r>
      </w:ins>
    </w:p>
    <w:p w14:paraId="3CAE2C1B" w14:textId="77777777" w:rsidR="004B531C" w:rsidRDefault="004B531C" w:rsidP="00DE33D2">
      <w:pPr>
        <w:pStyle w:val="ListFS3"/>
        <w:numPr>
          <w:ilvl w:val="6"/>
          <w:numId w:val="575"/>
        </w:numPr>
        <w:rPr>
          <w:ins w:id="13386" w:author="Irová Zuzana" w:date="2025-06-16T19:31:00Z" w16du:dateUtc="2025-06-16T17:31:00Z"/>
        </w:rPr>
        <w:pPrChange w:id="13387" w:author="Irová Zuzana" w:date="2025-06-16T19:35:00Z" w16du:dateUtc="2025-06-16T17:35:00Z">
          <w:pPr>
            <w:pStyle w:val="ListFS3"/>
            <w:numPr>
              <w:numId w:val="575"/>
            </w:numPr>
          </w:pPr>
        </w:pPrChange>
      </w:pPr>
      <w:ins w:id="13388" w:author="Irová Zuzana" w:date="2025-06-16T19:31:00Z" w16du:dateUtc="2025-06-16T17:31:00Z">
        <w:r>
          <w:t>Payment session status = New</w:t>
        </w:r>
      </w:ins>
    </w:p>
    <w:p w14:paraId="00DED25E" w14:textId="77777777" w:rsidR="004B531C" w:rsidRDefault="004B531C" w:rsidP="00DE33D2">
      <w:pPr>
        <w:pStyle w:val="ListFS3"/>
        <w:numPr>
          <w:ilvl w:val="6"/>
          <w:numId w:val="575"/>
        </w:numPr>
        <w:rPr>
          <w:ins w:id="13389" w:author="Irová Zuzana" w:date="2025-06-16T19:31:00Z" w16du:dateUtc="2025-06-16T17:31:00Z"/>
        </w:rPr>
        <w:pPrChange w:id="13390" w:author="Irová Zuzana" w:date="2025-06-16T19:35:00Z" w16du:dateUtc="2025-06-16T17:35:00Z">
          <w:pPr>
            <w:pStyle w:val="ListFS3"/>
            <w:numPr>
              <w:numId w:val="575"/>
            </w:numPr>
          </w:pPr>
        </w:pPrChange>
      </w:pPr>
      <w:ins w:id="13391" w:author="Irová Zuzana" w:date="2025-06-16T19:31:00Z" w16du:dateUtc="2025-06-16T17:31:00Z">
        <w:r>
          <w:t xml:space="preserve">Payment amount = částka platby </w:t>
        </w:r>
      </w:ins>
    </w:p>
    <w:p w14:paraId="7F39095B" w14:textId="77777777" w:rsidR="004B531C" w:rsidRDefault="004B531C" w:rsidP="00DE33D2">
      <w:pPr>
        <w:pStyle w:val="ListFS3"/>
        <w:numPr>
          <w:ilvl w:val="6"/>
          <w:numId w:val="575"/>
        </w:numPr>
        <w:rPr>
          <w:ins w:id="13392" w:author="Irová Zuzana" w:date="2025-06-16T19:31:00Z" w16du:dateUtc="2025-06-16T17:31:00Z"/>
        </w:rPr>
        <w:pPrChange w:id="13393" w:author="Irová Zuzana" w:date="2025-06-16T19:35:00Z" w16du:dateUtc="2025-06-16T17:35:00Z">
          <w:pPr>
            <w:pStyle w:val="ListFS3"/>
            <w:numPr>
              <w:numId w:val="575"/>
            </w:numPr>
          </w:pPr>
        </w:pPrChange>
      </w:pPr>
      <w:ins w:id="13394" w:author="Irová Zuzana" w:date="2025-06-16T19:31:00Z" w16du:dateUtc="2025-06-16T17:31:00Z">
        <w:r>
          <w:t>Variable symbol = vygenerovaný ze sekvence pro variabilní symboly (PNFVS)</w:t>
        </w:r>
      </w:ins>
    </w:p>
    <w:p w14:paraId="4A28E484" w14:textId="77777777" w:rsidR="004B531C" w:rsidRDefault="004B531C" w:rsidP="00DE33D2">
      <w:pPr>
        <w:pStyle w:val="ListFS3"/>
        <w:numPr>
          <w:ilvl w:val="6"/>
          <w:numId w:val="575"/>
        </w:numPr>
        <w:rPr>
          <w:ins w:id="13395" w:author="Irová Zuzana" w:date="2025-06-16T19:31:00Z" w16du:dateUtc="2025-06-16T17:31:00Z"/>
        </w:rPr>
        <w:pPrChange w:id="13396" w:author="Irová Zuzana" w:date="2025-06-16T19:35:00Z" w16du:dateUtc="2025-06-16T17:35:00Z">
          <w:pPr>
            <w:pStyle w:val="ListFS3"/>
            <w:numPr>
              <w:numId w:val="575"/>
            </w:numPr>
          </w:pPr>
        </w:pPrChange>
      </w:pPr>
      <w:ins w:id="13397" w:author="Irová Zuzana" w:date="2025-06-16T19:31:00Z" w16du:dateUtc="2025-06-16T17:31:00Z">
        <w:r>
          <w:t>Internet banking channel = CorvusPay Tokenize api (asynchro api pro každý další pokus)</w:t>
        </w:r>
      </w:ins>
    </w:p>
    <w:p w14:paraId="1DD37618" w14:textId="77777777" w:rsidR="004B531C" w:rsidRDefault="004B531C" w:rsidP="00DE33D2">
      <w:pPr>
        <w:pStyle w:val="ListFS3"/>
        <w:numPr>
          <w:ilvl w:val="6"/>
          <w:numId w:val="575"/>
        </w:numPr>
        <w:rPr>
          <w:ins w:id="13398" w:author="Irová Zuzana" w:date="2025-06-16T19:31:00Z" w16du:dateUtc="2025-06-16T17:31:00Z"/>
        </w:rPr>
        <w:pPrChange w:id="13399" w:author="Irová Zuzana" w:date="2025-06-16T19:35:00Z" w16du:dateUtc="2025-06-16T17:35:00Z">
          <w:pPr>
            <w:pStyle w:val="ListFS3"/>
            <w:numPr>
              <w:numId w:val="575"/>
            </w:numPr>
          </w:pPr>
        </w:pPrChange>
      </w:pPr>
      <w:ins w:id="13400" w:author="Irová Zuzana" w:date="2025-06-16T19:31:00Z" w16du:dateUtc="2025-06-16T17:31:00Z">
        <w:r>
          <w:t>Created on = aktuální datum a čas</w:t>
        </w:r>
      </w:ins>
    </w:p>
    <w:p w14:paraId="54663DE6" w14:textId="77777777" w:rsidR="004B531C" w:rsidRDefault="004B531C" w:rsidP="00DE33D2">
      <w:pPr>
        <w:pStyle w:val="ListFS3"/>
        <w:numPr>
          <w:ilvl w:val="6"/>
          <w:numId w:val="575"/>
        </w:numPr>
        <w:rPr>
          <w:ins w:id="13401" w:author="Irová Zuzana" w:date="2025-06-16T19:31:00Z" w16du:dateUtc="2025-06-16T17:31:00Z"/>
        </w:rPr>
        <w:pPrChange w:id="13402" w:author="Irová Zuzana" w:date="2025-06-16T19:35:00Z" w16du:dateUtc="2025-06-16T17:35:00Z">
          <w:pPr>
            <w:pStyle w:val="ListFS3"/>
            <w:numPr>
              <w:numId w:val="575"/>
            </w:numPr>
          </w:pPr>
        </w:pPrChange>
      </w:pPr>
      <w:ins w:id="13403" w:author="Irová Zuzana" w:date="2025-06-16T19:31:00Z" w16du:dateUtc="2025-06-16T17:31:00Z">
        <w:r>
          <w:t>Card payment request = reference na odpovídající Card Payment Request</w:t>
        </w:r>
      </w:ins>
    </w:p>
    <w:p w14:paraId="71618FD2" w14:textId="77777777" w:rsidR="004B531C" w:rsidRDefault="004B531C" w:rsidP="00DE33D2">
      <w:pPr>
        <w:pStyle w:val="ListFS3"/>
        <w:rPr>
          <w:ins w:id="13404" w:author="Irová Zuzana" w:date="2025-06-16T19:31:00Z" w16du:dateUtc="2025-06-16T17:31:00Z"/>
        </w:rPr>
        <w:pPrChange w:id="13405" w:author="Irová Zuzana" w:date="2025-06-16T19:35:00Z" w16du:dateUtc="2025-06-16T17:35:00Z">
          <w:pPr>
            <w:pStyle w:val="ListFS2"/>
            <w:numPr>
              <w:numId w:val="574"/>
            </w:numPr>
          </w:pPr>
        </w:pPrChange>
      </w:pPr>
      <w:ins w:id="13406" w:author="Irová Zuzana" w:date="2025-06-16T19:31:00Z" w16du:dateUtc="2025-06-16T17:31:00Z">
        <w:r>
          <w:t>Systém updatuje Card Payment Request.process on = sysdate.</w:t>
        </w:r>
      </w:ins>
    </w:p>
    <w:p w14:paraId="7E2A1FCC" w14:textId="77777777" w:rsidR="00E14628" w:rsidRPr="00E14628" w:rsidRDefault="00E14628" w:rsidP="00E14628">
      <w:pPr>
        <w:pStyle w:val="NormalIndent"/>
        <w:rPr>
          <w:lang w:eastAsia="en-US"/>
          <w:rPrChange w:id="13407" w:author="Irová Zuzana" w:date="2025-06-16T19:28:00Z" w16du:dateUtc="2025-06-16T17:28:00Z">
            <w:rPr/>
          </w:rPrChange>
        </w:rPr>
      </w:pPr>
    </w:p>
    <w:p w14:paraId="1184A704" w14:textId="77777777" w:rsidR="00FA2097" w:rsidRPr="00BF06C4" w:rsidRDefault="00FA2097" w:rsidP="00FA2097">
      <w:pPr>
        <w:pStyle w:val="Heading4"/>
        <w:spacing w:after="120" w:line="276" w:lineRule="auto"/>
        <w:rPr>
          <w:rFonts w:hint="eastAsia"/>
        </w:rPr>
      </w:pPr>
      <w:r w:rsidRPr="00BF06C4">
        <w:t>Chybové postupy</w:t>
      </w:r>
    </w:p>
    <w:p w14:paraId="2A44BAAD" w14:textId="460B8236" w:rsidR="00A230CE" w:rsidRPr="00A230CE" w:rsidRDefault="00A230CE">
      <w:pPr>
        <w:pStyle w:val="Flowheading"/>
      </w:pPr>
      <w:r>
        <w:t>Chybějící platná</w:t>
      </w:r>
      <w:r w:rsidRPr="00A230CE">
        <w:t xml:space="preserve"> Payment card</w:t>
      </w:r>
    </w:p>
    <w:p w14:paraId="29BA4056" w14:textId="0B7AD08F" w:rsidR="00A230CE" w:rsidRDefault="00A230CE">
      <w:pPr>
        <w:pStyle w:val="NormalIndent"/>
        <w:rPr>
          <w:ins w:id="13408" w:author="Irová Zuzana" w:date="2025-06-16T16:45:00Z" w16du:dateUtc="2025-06-16T14:45:00Z"/>
        </w:rPr>
      </w:pPr>
      <w:r w:rsidRPr="00A230CE">
        <w:rPr>
          <w:lang w:val="en-GB"/>
        </w:rPr>
        <w:t xml:space="preserve">Pokud se žádná platná Payment card </w:t>
      </w:r>
      <w:ins w:id="13409" w:author="Irová Zuzana" w:date="2025-06-17T10:38:00Z" w16du:dateUtc="2025-06-17T08:38:00Z">
        <w:r w:rsidR="00BE11C1">
          <w:rPr>
            <w:lang w:val="en-GB"/>
          </w:rPr>
          <w:t xml:space="preserve">na </w:t>
        </w:r>
        <w:r w:rsidR="002420FD">
          <w:rPr>
            <w:lang w:val="en-GB"/>
          </w:rPr>
          <w:t>Vehicle</w:t>
        </w:r>
        <w:r w:rsidR="00BE11C1">
          <w:rPr>
            <w:lang w:val="en-GB"/>
          </w:rPr>
          <w:t xml:space="preserve"> nebo </w:t>
        </w:r>
        <w:r w:rsidR="002420FD">
          <w:rPr>
            <w:lang w:val="en-GB"/>
          </w:rPr>
          <w:t xml:space="preserve">Account </w:t>
        </w:r>
      </w:ins>
      <w:r w:rsidRPr="00A230CE">
        <w:rPr>
          <w:lang w:val="en-GB"/>
        </w:rPr>
        <w:t xml:space="preserve">nenašla, </w:t>
      </w:r>
      <w:ins w:id="13410" w:author="Irová Zuzana" w:date="2025-06-16T16:43:00Z" w16du:dateUtc="2025-06-16T14:43:00Z">
        <w:r w:rsidR="00E44EBE" w:rsidRPr="00A230CE">
          <w:t>Systém nastaví Payment session status na Rejected a uloží do Result code chybový kód značící chybějící kartu</w:t>
        </w:r>
        <w:r w:rsidR="0087198F">
          <w:t xml:space="preserve">. Systém </w:t>
        </w:r>
        <w:r w:rsidR="007A2EFD">
          <w:t>na Card Pay</w:t>
        </w:r>
      </w:ins>
      <w:ins w:id="13411" w:author="Irová Zuzana" w:date="2025-06-16T17:05:00Z" w16du:dateUtc="2025-06-16T15:05:00Z">
        <w:r w:rsidR="00735B93">
          <w:t>me</w:t>
        </w:r>
      </w:ins>
      <w:ins w:id="13412" w:author="Irová Zuzana" w:date="2025-06-16T16:43:00Z" w16du:dateUtc="2025-06-16T14:43:00Z">
        <w:r w:rsidR="007A2EFD">
          <w:t xml:space="preserve">nt </w:t>
        </w:r>
      </w:ins>
      <w:ins w:id="13413" w:author="Irová Zuzana" w:date="2025-06-16T16:44:00Z" w16du:dateUtc="2025-06-16T14:44:00Z">
        <w:r w:rsidR="007A2EFD">
          <w:t>Request updatuje Attempt count o 1</w:t>
        </w:r>
      </w:ins>
      <w:ins w:id="13414" w:author="Irová Zuzana" w:date="2025-06-16T17:07:00Z" w16du:dateUtc="2025-06-16T15:07:00Z">
        <w:r w:rsidR="008F26E2">
          <w:t>.</w:t>
        </w:r>
      </w:ins>
    </w:p>
    <w:p w14:paraId="4CE4F9CE" w14:textId="5BE65870" w:rsidR="008B1806" w:rsidRPr="00A230CE" w:rsidDel="00290CBD" w:rsidRDefault="008B1806">
      <w:pPr>
        <w:pStyle w:val="NormalIndent"/>
        <w:rPr>
          <w:del w:id="13415" w:author="Irová Zuzana" w:date="2025-06-16T16:45:00Z" w16du:dateUtc="2025-06-16T14:45:00Z"/>
          <w:lang w:val="en-GB"/>
        </w:rPr>
      </w:pPr>
    </w:p>
    <w:p w14:paraId="429665DB" w14:textId="5B771E12" w:rsidR="00685ED7" w:rsidDel="005E72EF" w:rsidRDefault="00A230CE" w:rsidP="005E72EF">
      <w:pPr>
        <w:pStyle w:val="ListFS1"/>
        <w:rPr>
          <w:del w:id="13416" w:author="Irová Zuzana" w:date="2025-06-16T16:48:00Z" w16du:dateUtc="2025-06-16T14:48:00Z"/>
        </w:rPr>
      </w:pPr>
      <w:del w:id="13417" w:author="Irová Zuzana" w:date="2025-06-16T16:45:00Z" w16du:dateUtc="2025-06-16T14:45:00Z">
        <w:r w:rsidRPr="00A230CE" w:rsidDel="00290CBD">
          <w:delText xml:space="preserve">a pokud </w:delText>
        </w:r>
      </w:del>
      <w:del w:id="13418" w:author="Irová Zuzana" w:date="2025-06-16T19:21:00Z" w16du:dateUtc="2025-06-16T17:21:00Z">
        <w:r w:rsidRPr="00A230CE" w:rsidDel="007B29E4">
          <w:delText xml:space="preserve">počet platebních pokusů dosáhl nakonfigurovaného maxima (tj. Card Payment Request.attempt count </w:delText>
        </w:r>
      </w:del>
      <w:del w:id="13419" w:author="Irová Zuzana" w:date="2025-06-16T16:47:00Z" w16du:dateUtc="2025-06-16T14:47:00Z">
        <w:r w:rsidRPr="00A230CE" w:rsidDel="00244525">
          <w:delText xml:space="preserve">+ 1 </w:delText>
        </w:r>
      </w:del>
      <w:del w:id="13420" w:author="Irová Zuzana" w:date="2025-06-16T19:21:00Z" w16du:dateUtc="2025-06-16T17:21:00Z">
        <w:r w:rsidRPr="00A230CE" w:rsidDel="007B29E4">
          <w:rPr>
            <w:lang w:val="en-US"/>
          </w:rPr>
          <w:delText>&gt; BE</w:delText>
        </w:r>
        <w:r w:rsidRPr="00A230CE" w:rsidDel="007B29E4">
          <w:delText>_maximalCountOfPaymentAttempts)</w:delText>
        </w:r>
      </w:del>
      <w:del w:id="13421" w:author="Irová Zuzana" w:date="2025-06-16T16:47:00Z" w16du:dateUtc="2025-06-16T14:47:00Z">
        <w:r w:rsidRPr="00A230CE" w:rsidDel="00685ED7">
          <w:delText xml:space="preserve">, </w:delText>
        </w:r>
      </w:del>
    </w:p>
    <w:p w14:paraId="4889B098" w14:textId="19DAF044" w:rsidR="00A230CE" w:rsidDel="00AD0252" w:rsidRDefault="00A230CE" w:rsidP="00AD0252">
      <w:pPr>
        <w:pStyle w:val="ListFS2"/>
        <w:rPr>
          <w:del w:id="13422" w:author="Irová Zuzana" w:date="2025-06-16T16:48:00Z" w16du:dateUtc="2025-06-16T14:48:00Z"/>
        </w:rPr>
      </w:pPr>
      <w:del w:id="13423" w:author="Irová Zuzana" w:date="2025-06-16T16:43:00Z" w16du:dateUtc="2025-06-16T14:43:00Z">
        <w:r w:rsidRPr="00A230CE" w:rsidDel="00E44EBE">
          <w:delText>Systém nastaví Payment session status na Rejected a uloží do Result code chybový kód značící chybějící kartu</w:delText>
        </w:r>
      </w:del>
      <w:del w:id="13424" w:author="Irová Zuzana" w:date="2025-06-16T16:48:00Z" w16du:dateUtc="2025-06-16T14:48:00Z">
        <w:r w:rsidRPr="00A230CE" w:rsidDel="00685ED7">
          <w:delText>.</w:delText>
        </w:r>
      </w:del>
    </w:p>
    <w:p w14:paraId="6548A523" w14:textId="06B146A8" w:rsidR="00A230CE" w:rsidRPr="00A230CE" w:rsidDel="007B29E4" w:rsidRDefault="00A230CE" w:rsidP="005E72EF">
      <w:pPr>
        <w:pStyle w:val="ListFS2"/>
        <w:rPr>
          <w:del w:id="13425" w:author="Irová Zuzana" w:date="2025-06-16T19:21:00Z" w16du:dateUtc="2025-06-16T17:21:00Z"/>
        </w:rPr>
      </w:pPr>
      <w:del w:id="13426" w:author="Irová Zuzana" w:date="2025-06-16T19:21:00Z" w16du:dateUtc="2025-06-16T17:21:00Z">
        <w:r w:rsidRPr="00A230CE" w:rsidDel="007B29E4">
          <w:delText>Systém na Unpaid Toll Transaction:</w:delText>
        </w:r>
      </w:del>
    </w:p>
    <w:p w14:paraId="3936B966" w14:textId="080D717C" w:rsidR="00FD1B1C" w:rsidRPr="00A230CE" w:rsidDel="007B29E4" w:rsidRDefault="00A230CE">
      <w:pPr>
        <w:pStyle w:val="ListFS3"/>
        <w:rPr>
          <w:del w:id="13427" w:author="Irová Zuzana" w:date="2025-06-16T19:21:00Z" w16du:dateUtc="2025-06-16T17:21:00Z"/>
        </w:rPr>
      </w:pPr>
      <w:del w:id="13428" w:author="Irová Zuzana" w:date="2025-06-16T19:21:00Z" w16du:dateUtc="2025-06-16T17:21:00Z">
        <w:r w:rsidRPr="00A230CE" w:rsidDel="007B29E4">
          <w:delText xml:space="preserve">změní stav na Offence </w:delText>
        </w:r>
      </w:del>
    </w:p>
    <w:p w14:paraId="65CE5F59" w14:textId="06C74C3C" w:rsidR="00A230CE" w:rsidRPr="00A230CE" w:rsidDel="007B29E4" w:rsidRDefault="00A230CE">
      <w:pPr>
        <w:pStyle w:val="ListFS3"/>
        <w:rPr>
          <w:del w:id="13429" w:author="Irová Zuzana" w:date="2025-06-16T19:21:00Z" w16du:dateUtc="2025-06-16T17:21:00Z"/>
        </w:rPr>
      </w:pPr>
      <w:del w:id="13430" w:author="Irová Zuzana" w:date="2025-06-16T19:21:00Z" w16du:dateUtc="2025-06-16T17:21:00Z">
        <w:r w:rsidRPr="00A230CE" w:rsidDel="007B29E4">
          <w:delText>dopočítá Transaction amount VAT = suma (Rated Toll Event.Price amount VAT)</w:delText>
        </w:r>
      </w:del>
    </w:p>
    <w:p w14:paraId="392CBF3C" w14:textId="26C45764" w:rsidR="00A230CE" w:rsidRPr="00A230CE" w:rsidDel="007B29E4" w:rsidRDefault="00A230CE">
      <w:pPr>
        <w:pStyle w:val="ListFS3"/>
        <w:rPr>
          <w:del w:id="13431" w:author="Irová Zuzana" w:date="2025-06-16T19:21:00Z" w16du:dateUtc="2025-06-16T17:21:00Z"/>
        </w:rPr>
      </w:pPr>
      <w:del w:id="13432" w:author="Irová Zuzana" w:date="2025-06-16T19:21:00Z" w16du:dateUtc="2025-06-16T17:21:00Z">
        <w:r w:rsidRPr="00A230CE" w:rsidDel="007B29E4">
          <w:delText>dopočítá Transaction amount = suma (Rated Toll Event.Price amount),</w:delText>
        </w:r>
      </w:del>
    </w:p>
    <w:p w14:paraId="04B13BD7" w14:textId="11046E1F" w:rsidR="00A230CE" w:rsidRPr="00A230CE" w:rsidDel="007B29E4" w:rsidRDefault="00A230CE">
      <w:pPr>
        <w:pStyle w:val="ListFS3"/>
        <w:rPr>
          <w:del w:id="13433" w:author="Irová Zuzana" w:date="2025-06-16T19:21:00Z" w16du:dateUtc="2025-06-16T17:21:00Z"/>
        </w:rPr>
        <w:pPrChange w:id="13434" w:author="Irová Zuzana" w:date="2025-06-06T15:16:00Z" w16du:dateUtc="2025-06-06T13:16:00Z">
          <w:pPr>
            <w:pStyle w:val="ListFS2"/>
          </w:pPr>
        </w:pPrChange>
      </w:pPr>
      <w:del w:id="13435" w:author="Irová Zuzana" w:date="2025-06-16T19:21:00Z" w16du:dateUtc="2025-06-16T17:21:00Z">
        <w:r w:rsidRPr="00A230CE" w:rsidDel="007B29E4">
          <w:delText xml:space="preserve">Systém </w:delText>
        </w:r>
      </w:del>
      <w:del w:id="13436" w:author="Irová Zuzana" w:date="2025-06-06T12:21:00Z" w16du:dateUtc="2025-06-06T10:21:00Z">
        <w:r w:rsidRPr="00A230CE" w:rsidDel="00B360D3">
          <w:delText xml:space="preserve">přidá vozidlo na </w:delText>
        </w:r>
      </w:del>
      <w:del w:id="13437" w:author="Irová Zuzana" w:date="2025-06-16T19:21:00Z" w16du:dateUtc="2025-06-16T17:21:00Z">
        <w:r w:rsidRPr="00A230CE" w:rsidDel="007B29E4">
          <w:delText>A</w:delText>
        </w:r>
      </w:del>
      <w:del w:id="13438" w:author="Irová Zuzana" w:date="2025-06-02T09:36:00Z" w16du:dateUtc="2025-06-02T07:36:00Z">
        <w:r w:rsidRPr="00A230CE" w:rsidDel="00C27664">
          <w:delText>l</w:delText>
        </w:r>
      </w:del>
      <w:del w:id="13439" w:author="Irová Zuzana" w:date="2025-06-16T19:21:00Z" w16du:dateUtc="2025-06-16T17:21:00Z">
        <w:r w:rsidRPr="00A230CE" w:rsidDel="007B29E4">
          <w:delText xml:space="preserve">lert list </w:delText>
        </w:r>
      </w:del>
    </w:p>
    <w:p w14:paraId="1E514ED2" w14:textId="72014F09" w:rsidR="00A230CE" w:rsidRPr="00A230CE" w:rsidDel="007B29E4" w:rsidRDefault="00A230CE">
      <w:pPr>
        <w:pStyle w:val="ListFS2"/>
        <w:rPr>
          <w:del w:id="13440" w:author="Irová Zuzana" w:date="2025-06-16T19:21:00Z" w16du:dateUtc="2025-06-16T17:21:00Z"/>
        </w:rPr>
      </w:pPr>
      <w:del w:id="13441" w:author="Irová Zuzana" w:date="2025-06-16T19:21:00Z" w16du:dateUtc="2025-06-16T17:21:00Z">
        <w:r w:rsidRPr="00A230CE" w:rsidDel="007B29E4">
          <w:delText>Systém zjistí zda existuje vyplněný kontakt (na VT Vehicle, pokud tam není tak na VT Account, pokud tam neni tak na VT Customer). Pokud je vyplněn:</w:delText>
        </w:r>
      </w:del>
    </w:p>
    <w:p w14:paraId="30498C1B" w14:textId="64B56DD8" w:rsidR="00A230CE" w:rsidRPr="00A230CE" w:rsidDel="007B29E4" w:rsidRDefault="00A230CE">
      <w:pPr>
        <w:pStyle w:val="ListFS3"/>
        <w:rPr>
          <w:del w:id="13442" w:author="Irová Zuzana" w:date="2025-06-16T19:21:00Z" w16du:dateUtc="2025-06-16T17:21:00Z"/>
        </w:rPr>
      </w:pPr>
      <w:del w:id="13443" w:author="Irová Zuzana" w:date="2025-06-16T19:21:00Z" w16du:dateUtc="2025-06-16T17:21:00Z">
        <w:r w:rsidRPr="00A230CE" w:rsidDel="007B29E4">
          <w:delText>E-mail address, Systém vygeneruje emailovou notifikaci (NTF.BAR.</w:delText>
        </w:r>
      </w:del>
      <w:del w:id="13444" w:author="Irová Zuzana" w:date="2025-04-24T11:26:00Z" w16du:dateUtc="2025-04-24T09:26:00Z">
        <w:r w:rsidRPr="00A230CE" w:rsidDel="005D57C7">
          <w:delText>0</w:delText>
        </w:r>
      </w:del>
      <w:del w:id="13445" w:author="Irová Zuzana" w:date="2025-06-16T19:21:00Z" w16du:dateUtc="2025-06-16T17:21:00Z">
        <w:r w:rsidRPr="00A230CE" w:rsidDel="007B29E4">
          <w:delText>3.HR) a odešle ji.</w:delText>
        </w:r>
      </w:del>
    </w:p>
    <w:p w14:paraId="1090BC08" w14:textId="383FCBD7" w:rsidR="00A230CE" w:rsidRPr="00A230CE" w:rsidDel="007B29E4" w:rsidRDefault="00A230CE">
      <w:pPr>
        <w:pStyle w:val="ListFS3"/>
        <w:rPr>
          <w:del w:id="13446" w:author="Irová Zuzana" w:date="2025-06-16T19:21:00Z" w16du:dateUtc="2025-06-16T17:21:00Z"/>
        </w:rPr>
      </w:pPr>
      <w:del w:id="13447" w:author="Irová Zuzana" w:date="2025-06-16T19:21:00Z" w16du:dateUtc="2025-06-16T17:21:00Z">
        <w:r w:rsidRPr="00A230CE" w:rsidDel="007B29E4">
          <w:delText>Phone number, Systém vygeneruje SMS notifikaci (NTF.BAR.</w:delText>
        </w:r>
      </w:del>
      <w:del w:id="13448" w:author="Irová Zuzana" w:date="2025-04-24T11:26:00Z" w16du:dateUtc="2025-04-24T09:26:00Z">
        <w:r w:rsidRPr="00A230CE" w:rsidDel="005D57C7">
          <w:delText>0</w:delText>
        </w:r>
      </w:del>
      <w:del w:id="13449" w:author="Irová Zuzana" w:date="2025-06-16T19:21:00Z" w16du:dateUtc="2025-06-16T17:21:00Z">
        <w:r w:rsidRPr="00A230CE" w:rsidDel="007B29E4">
          <w:delText>4.HR) a odešle ji.</w:delText>
        </w:r>
      </w:del>
    </w:p>
    <w:p w14:paraId="1B8A38AE" w14:textId="62E08786" w:rsidR="00A230CE" w:rsidRPr="00A230CE" w:rsidDel="007B29E4" w:rsidRDefault="00A230CE" w:rsidP="00C40C63">
      <w:pPr>
        <w:pStyle w:val="ListFS1"/>
        <w:rPr>
          <w:del w:id="13450" w:author="Irová Zuzana" w:date="2025-06-16T19:21:00Z" w16du:dateUtc="2025-06-16T17:21:00Z"/>
        </w:rPr>
      </w:pPr>
      <w:del w:id="13451" w:author="Irová Zuzana" w:date="2025-06-16T16:57:00Z" w16du:dateUtc="2025-06-16T14:57:00Z">
        <w:r w:rsidRPr="00A230CE" w:rsidDel="00844D8F">
          <w:delText>a p</w:delText>
        </w:r>
      </w:del>
      <w:del w:id="13452" w:author="Irová Zuzana" w:date="2025-06-16T19:21:00Z" w16du:dateUtc="2025-06-16T17:21:00Z">
        <w:r w:rsidRPr="00A230CE" w:rsidDel="007B29E4">
          <w:delText>okud počet platebních pokusů nedosáhl nakonfigurovaného maxima:</w:delText>
        </w:r>
      </w:del>
    </w:p>
    <w:p w14:paraId="5DBD64CF" w14:textId="1B13D1F2" w:rsidR="00E704FF" w:rsidRPr="00A230CE" w:rsidDel="00D31AC6" w:rsidRDefault="00832038">
      <w:pPr>
        <w:pStyle w:val="ListFS2"/>
        <w:rPr>
          <w:del w:id="13453" w:author="Irová Zuzana" w:date="2025-06-16T17:01:00Z" w16du:dateUtc="2025-06-16T15:01:00Z"/>
        </w:rPr>
      </w:pPr>
      <w:del w:id="13454" w:author="Irová Zuzana" w:date="2025-06-16T19:21:00Z" w16du:dateUtc="2025-06-16T17:21:00Z">
        <w:r w:rsidRPr="00A230CE" w:rsidDel="007B29E4">
          <w:delText xml:space="preserve">Systém </w:delText>
        </w:r>
      </w:del>
      <w:del w:id="13455" w:author="Irová Zuzana" w:date="2025-06-16T16:59:00Z" w16du:dateUtc="2025-06-16T14:59:00Z">
        <w:r w:rsidRPr="00A230CE" w:rsidDel="0001239B">
          <w:delText xml:space="preserve">nastaví </w:delText>
        </w:r>
      </w:del>
      <w:del w:id="13456" w:author="Irová Zuzana" w:date="2025-06-16T19:21:00Z" w16du:dateUtc="2025-06-16T17:21:00Z">
        <w:r w:rsidRPr="00A230CE" w:rsidDel="007B29E4">
          <w:delText xml:space="preserve">Payment session </w:delText>
        </w:r>
      </w:del>
      <w:del w:id="13457" w:author="Irová Zuzana" w:date="2025-06-16T16:59:00Z" w16du:dateUtc="2025-06-16T14:59:00Z">
        <w:r w:rsidRPr="00A230CE" w:rsidDel="0001239B">
          <w:delText xml:space="preserve">status </w:delText>
        </w:r>
      </w:del>
      <w:del w:id="13458" w:author="Irová Zuzana" w:date="2025-06-16T17:00:00Z" w16du:dateUtc="2025-06-16T15:00:00Z">
        <w:r w:rsidRPr="00A230CE" w:rsidDel="00E704FF">
          <w:delText>na Rejected a uloží do Result code chybový kód značící chybějící kartu.</w:delText>
        </w:r>
      </w:del>
    </w:p>
    <w:p w14:paraId="20AD206A" w14:textId="34A9C74F" w:rsidR="00A230CE" w:rsidRPr="00A230CE" w:rsidDel="007B29E4" w:rsidRDefault="00AB1D07">
      <w:pPr>
        <w:pStyle w:val="ListFS2"/>
        <w:rPr>
          <w:del w:id="13459" w:author="Irová Zuzana" w:date="2025-06-16T19:21:00Z" w16du:dateUtc="2025-06-16T17:21:00Z"/>
          <w:lang w:val="en-GB"/>
        </w:rPr>
      </w:pPr>
      <w:del w:id="13460" w:author="Irová Zuzana" w:date="2025-06-16T19:21:00Z" w16du:dateUtc="2025-06-16T17:21:00Z">
        <w:r w:rsidDel="007B29E4">
          <w:rPr>
            <w:lang w:val="en-GB"/>
          </w:rPr>
          <w:delText xml:space="preserve">Systém </w:delText>
        </w:r>
      </w:del>
      <w:del w:id="13461" w:author="Irová Zuzana" w:date="2025-06-16T17:02:00Z" w16du:dateUtc="2025-06-16T15:02:00Z">
        <w:r w:rsidR="00A230CE" w:rsidRPr="00A230CE" w:rsidDel="00D31AC6">
          <w:rPr>
            <w:lang w:val="en-GB"/>
          </w:rPr>
          <w:delText xml:space="preserve">navýší o </w:delText>
        </w:r>
      </w:del>
      <w:del w:id="13462" w:author="Irová Zuzana" w:date="2025-06-16T16:58:00Z" w16du:dateUtc="2025-06-16T14:58:00Z">
        <w:r w:rsidR="00A230CE" w:rsidRPr="00A230CE" w:rsidDel="004F1B06">
          <w:rPr>
            <w:lang w:val="en-GB"/>
          </w:rPr>
          <w:delText xml:space="preserve">jeden </w:delText>
        </w:r>
      </w:del>
      <w:del w:id="13463" w:author="Irová Zuzana" w:date="2025-06-16T17:02:00Z" w16du:dateUtc="2025-06-16T15:02:00Z">
        <w:r w:rsidR="00A230CE" w:rsidRPr="00A230CE" w:rsidDel="00D31AC6">
          <w:rPr>
            <w:lang w:val="en-GB"/>
          </w:rPr>
          <w:delText>hodnotu atributu</w:delText>
        </w:r>
      </w:del>
      <w:del w:id="13464" w:author="Irová Zuzana" w:date="2025-06-16T19:21:00Z" w16du:dateUtc="2025-06-16T17:21:00Z">
        <w:r w:rsidR="00A230CE" w:rsidRPr="00A230CE" w:rsidDel="007B29E4">
          <w:rPr>
            <w:lang w:val="en-GB"/>
          </w:rPr>
          <w:delText xml:space="preserve"> Card Payment Request.</w:delText>
        </w:r>
      </w:del>
      <w:del w:id="13465" w:author="Irová Zuzana" w:date="2025-06-16T17:02:00Z" w16du:dateUtc="2025-06-16T15:02:00Z">
        <w:r w:rsidR="00A230CE" w:rsidRPr="00A230CE" w:rsidDel="00D31AC6">
          <w:rPr>
            <w:lang w:val="en-GB"/>
          </w:rPr>
          <w:delText>attempt count</w:delText>
        </w:r>
        <w:r w:rsidR="00B448D0" w:rsidDel="00D31AC6">
          <w:rPr>
            <w:lang w:val="en-GB"/>
          </w:rPr>
          <w:delText>,</w:delText>
        </w:r>
      </w:del>
    </w:p>
    <w:p w14:paraId="2CC134A3" w14:textId="704FE342" w:rsidR="00A230CE" w:rsidRPr="00A230CE" w:rsidDel="007B29E4" w:rsidRDefault="00AB1D07" w:rsidP="00117D6C">
      <w:pPr>
        <w:pStyle w:val="ListFS2"/>
        <w:numPr>
          <w:ilvl w:val="0"/>
          <w:numId w:val="0"/>
        </w:numPr>
        <w:ind w:left="2778"/>
        <w:rPr>
          <w:del w:id="13466" w:author="Irová Zuzana" w:date="2025-06-16T19:21:00Z" w16du:dateUtc="2025-06-16T17:21:00Z"/>
          <w:lang w:val="en-GB"/>
        </w:rPr>
        <w:pPrChange w:id="13467" w:author="Irová Zuzana" w:date="2025-06-16T17:02:00Z" w16du:dateUtc="2025-06-16T15:02:00Z">
          <w:pPr>
            <w:pStyle w:val="ListFS2"/>
          </w:pPr>
        </w:pPrChange>
      </w:pPr>
      <w:del w:id="13468" w:author="Irová Zuzana" w:date="2025-06-16T16:58:00Z" w16du:dateUtc="2025-06-16T14:58:00Z">
        <w:r w:rsidDel="004F1B06">
          <w:rPr>
            <w:lang w:val="en-GB"/>
          </w:rPr>
          <w:delText xml:space="preserve">Systém </w:delText>
        </w:r>
        <w:r w:rsidR="00A230CE" w:rsidRPr="00A230CE" w:rsidDel="004F1B06">
          <w:rPr>
            <w:lang w:val="en-GB"/>
          </w:rPr>
          <w:delText>změní na Unpaid Toll Transaction stav = Ready for processing.</w:delText>
        </w:r>
      </w:del>
    </w:p>
    <w:p w14:paraId="2908124E" w14:textId="7720F268" w:rsidR="00FA2097" w:rsidRDefault="005074F1">
      <w:pPr>
        <w:pStyle w:val="NormalIndent"/>
      </w:pPr>
      <w:r>
        <w:t xml:space="preserve">Postup </w:t>
      </w:r>
      <w:del w:id="13469" w:author="Irová Zuzana" w:date="2025-06-16T20:30:00Z" w16du:dateUtc="2025-06-16T18:30:00Z">
        <w:r w:rsidDel="000875FD">
          <w:delText>končí</w:delText>
        </w:r>
      </w:del>
      <w:ins w:id="13470" w:author="Irová Zuzana" w:date="2025-06-16T20:30:00Z" w16du:dateUtc="2025-06-16T18:30:00Z">
        <w:r w:rsidR="000875FD">
          <w:t xml:space="preserve">postup pokračuje Alternativním postupem </w:t>
        </w:r>
      </w:ins>
      <w:ins w:id="13471" w:author="Irová Zuzana" w:date="2025-06-17T10:39:00Z" w16du:dateUtc="2025-06-17T08:39:00Z">
        <w:r w:rsidR="002420FD">
          <w:t xml:space="preserve">a to </w:t>
        </w:r>
      </w:ins>
      <w:ins w:id="13472" w:author="Irová Zuzana" w:date="2025-06-16T20:31:00Z" w16du:dateUtc="2025-06-16T18:31:00Z">
        <w:r w:rsidR="00C27C7E">
          <w:t>krokem, kdy Systém zjišťuje, zda počet platebních pokusů dosáhl nakonfigurovaného maxima</w:t>
        </w:r>
        <w:r w:rsidR="005318F9">
          <w:t>.</w:t>
        </w:r>
      </w:ins>
    </w:p>
    <w:p w14:paraId="27154C30" w14:textId="77777777" w:rsidR="009E22A8" w:rsidRDefault="009E22A8">
      <w:pPr>
        <w:pStyle w:val="NormalIndent"/>
      </w:pPr>
    </w:p>
    <w:p w14:paraId="0867A794" w14:textId="3EACF774" w:rsidR="009E22A8" w:rsidRPr="007E5A35" w:rsidRDefault="007E5A35" w:rsidP="007E5A35">
      <w:pPr>
        <w:pStyle w:val="Flowheading"/>
      </w:pPr>
      <w:ins w:id="13473" w:author="Irová Zuzana" w:date="2025-06-16T20:33:00Z" w16du:dateUtc="2025-06-16T18:33:00Z">
        <w:r w:rsidRPr="007E5A35">
          <w:t>Neúspěšné p</w:t>
        </w:r>
      </w:ins>
      <w:del w:id="13474" w:author="Irová Zuzana" w:date="2025-06-16T20:33:00Z" w16du:dateUtc="2025-06-16T18:33:00Z">
        <w:r w:rsidR="009E22A8" w:rsidRPr="007E5A35" w:rsidDel="007E5A35">
          <w:delText>P</w:delText>
        </w:r>
      </w:del>
      <w:r w:rsidR="009E22A8" w:rsidRPr="007E5A35">
        <w:t xml:space="preserve">řijetí transakce </w:t>
      </w:r>
      <w:ins w:id="13475" w:author="Irová Zuzana" w:date="2025-03-12T13:50:00Z" w16du:dateUtc="2025-03-12T12:50:00Z">
        <w:r w:rsidR="006919B9" w:rsidRPr="007E5A35">
          <w:t xml:space="preserve">platební branou </w:t>
        </w:r>
      </w:ins>
      <w:ins w:id="13476" w:author="Irová Zuzana" w:date="2025-06-16T17:08:00Z" w16du:dateUtc="2025-06-16T15:08:00Z">
        <w:r w:rsidR="009E7059" w:rsidRPr="007E5A35">
          <w:t>při asynchron</w:t>
        </w:r>
      </w:ins>
      <w:ins w:id="13477" w:author="Irová Zuzana" w:date="2025-06-16T20:33:00Z" w16du:dateUtc="2025-06-16T18:33:00Z">
        <w:r w:rsidRPr="007E5A35">
          <w:t>n</w:t>
        </w:r>
      </w:ins>
      <w:ins w:id="13478" w:author="Irová Zuzana" w:date="2025-06-16T17:08:00Z" w16du:dateUtc="2025-06-16T15:08:00Z">
        <w:r w:rsidR="009E7059" w:rsidRPr="007E5A35">
          <w:t xml:space="preserve">í komunikaci </w:t>
        </w:r>
      </w:ins>
      <w:del w:id="13479" w:author="Irová Zuzana" w:date="2025-06-16T20:33:00Z" w16du:dateUtc="2025-06-16T18:33:00Z">
        <w:r w:rsidR="009E22A8" w:rsidRPr="007E5A35" w:rsidDel="007E5A35">
          <w:delText xml:space="preserve">nebylo úspěšné </w:delText>
        </w:r>
      </w:del>
      <w:ins w:id="13480" w:author="Irová Zuzana" w:date="2025-06-16T17:08:00Z" w16du:dateUtc="2025-06-16T15:08:00Z">
        <w:r w:rsidR="009E7059" w:rsidRPr="007E5A35">
          <w:t>(</w:t>
        </w:r>
      </w:ins>
      <w:ins w:id="13481" w:author="Irová Zuzana" w:date="2025-06-16T17:09:00Z" w16du:dateUtc="2025-06-16T15:09:00Z">
        <w:r w:rsidR="002A4883" w:rsidRPr="007E5A35">
          <w:t xml:space="preserve">transakce </w:t>
        </w:r>
      </w:ins>
      <w:ins w:id="13482" w:author="Irová Zuzana" w:date="2025-06-16T17:08:00Z" w16du:dateUtc="2025-06-16T15:08:00Z">
        <w:r w:rsidR="009E7059" w:rsidRPr="007E5A35">
          <w:t>nebyl</w:t>
        </w:r>
      </w:ins>
      <w:ins w:id="13483" w:author="Irová Zuzana" w:date="2025-06-16T17:09:00Z" w16du:dateUtc="2025-06-16T15:09:00Z">
        <w:r w:rsidR="002A4883" w:rsidRPr="007E5A35">
          <w:t>a</w:t>
        </w:r>
      </w:ins>
      <w:ins w:id="13484" w:author="Irová Zuzana" w:date="2025-06-16T17:08:00Z" w16du:dateUtc="2025-06-16T15:08:00Z">
        <w:r w:rsidR="009E7059" w:rsidRPr="007E5A35">
          <w:t xml:space="preserve"> zařazen</w:t>
        </w:r>
      </w:ins>
      <w:ins w:id="13485" w:author="Irová Zuzana" w:date="2025-06-16T17:09:00Z" w16du:dateUtc="2025-06-16T15:09:00Z">
        <w:r w:rsidR="002A4883" w:rsidRPr="007E5A35">
          <w:t>a</w:t>
        </w:r>
      </w:ins>
      <w:ins w:id="13486" w:author="Irová Zuzana" w:date="2025-06-16T17:08:00Z" w16du:dateUtc="2025-06-16T15:08:00Z">
        <w:r w:rsidR="009E7059" w:rsidRPr="007E5A35">
          <w:t xml:space="preserve"> do fronty)</w:t>
        </w:r>
      </w:ins>
    </w:p>
    <w:p w14:paraId="631417A7" w14:textId="61C2799A" w:rsidR="009E22A8" w:rsidRDefault="007E5A35" w:rsidP="00666359">
      <w:pPr>
        <w:pStyle w:val="NormalIndent"/>
        <w:pPrChange w:id="13487" w:author="Irová Zuzana" w:date="2025-06-16T17:10:00Z" w16du:dateUtc="2025-06-16T15:10:00Z">
          <w:pPr>
            <w:pStyle w:val="ListFS2"/>
            <w:numPr>
              <w:ilvl w:val="0"/>
              <w:numId w:val="0"/>
            </w:numPr>
            <w:spacing w:after="120"/>
            <w:ind w:left="1701" w:firstLine="0"/>
            <w:contextualSpacing w:val="0"/>
            <w:jc w:val="both"/>
          </w:pPr>
        </w:pPrChange>
      </w:pPr>
      <w:ins w:id="13488" w:author="Irová Zuzana" w:date="2025-06-16T20:33:00Z">
        <w:r w:rsidRPr="003C7167">
          <w:rPr>
            <w:rPrChange w:id="13489" w:author="Irová Zuzana" w:date="2025-06-17T10:39:00Z" w16du:dateUtc="2025-06-17T08:39:00Z">
              <w:rPr>
                <w:u w:val="single"/>
              </w:rPr>
            </w:rPrChange>
          </w:rPr>
          <w:t>Pokud jde o asynchro</w:t>
        </w:r>
      </w:ins>
      <w:ins w:id="13490" w:author="Irová Zuzana" w:date="2025-06-16T20:34:00Z" w16du:dateUtc="2025-06-16T18:34:00Z">
        <w:r w:rsidR="00977B1F" w:rsidRPr="003C7167">
          <w:rPr>
            <w:rPrChange w:id="13491" w:author="Irová Zuzana" w:date="2025-06-17T10:39:00Z" w16du:dateUtc="2025-06-17T08:39:00Z">
              <w:rPr>
                <w:u w:val="single"/>
              </w:rPr>
            </w:rPrChange>
          </w:rPr>
          <w:t>n</w:t>
        </w:r>
      </w:ins>
      <w:ins w:id="13492" w:author="Irová Zuzana" w:date="2025-06-16T20:33:00Z">
        <w:r w:rsidRPr="003C7167">
          <w:rPr>
            <w:rPrChange w:id="13493" w:author="Irová Zuzana" w:date="2025-06-17T10:39:00Z" w16du:dateUtc="2025-06-17T08:39:00Z">
              <w:rPr>
                <w:u w:val="single"/>
              </w:rPr>
            </w:rPrChange>
          </w:rPr>
          <w:t xml:space="preserve">ní komunikaci </w:t>
        </w:r>
        <w:r w:rsidRPr="007E5A35">
          <w:t xml:space="preserve">a Systém obdržel </w:t>
        </w:r>
      </w:ins>
      <w:ins w:id="13494" w:author="Irová Zuzana" w:date="2025-06-16T20:33:00Z" w16du:dateUtc="2025-06-16T18:33:00Z">
        <w:r>
          <w:t>negativní</w:t>
        </w:r>
      </w:ins>
      <w:ins w:id="13495" w:author="Irová Zuzana" w:date="2025-06-16T20:33:00Z">
        <w:r w:rsidRPr="007E5A35">
          <w:t xml:space="preserve"> odpověď o přijetí a zařazení transakce do fronty na zpracování na straně CorvusPay,</w:t>
        </w:r>
      </w:ins>
      <w:ins w:id="13496" w:author="Irová Zuzana" w:date="2025-06-16T20:34:00Z" w16du:dateUtc="2025-06-16T18:34:00Z">
        <w:r w:rsidR="00977B1F">
          <w:t xml:space="preserve"> </w:t>
        </w:r>
      </w:ins>
      <w:del w:id="13497" w:author="Irová Zuzana" w:date="2025-06-16T17:10:00Z" w16du:dateUtc="2025-06-16T15:10:00Z">
        <w:r w:rsidR="009E22A8" w:rsidDel="00666359">
          <w:delText xml:space="preserve">Pokud Systém obdržel zápornou odpověď, </w:delText>
        </w:r>
      </w:del>
      <w:r w:rsidR="009E22A8">
        <w:t>Systém:</w:t>
      </w:r>
    </w:p>
    <w:p w14:paraId="67D8CD9A" w14:textId="77777777" w:rsidR="00282038" w:rsidRDefault="009E22A8" w:rsidP="00C40C63">
      <w:pPr>
        <w:pStyle w:val="ListFS1"/>
        <w:rPr>
          <w:ins w:id="13498" w:author="Irová Zuzana" w:date="2025-06-16T17:11:00Z" w16du:dateUtc="2025-06-16T15:11:00Z"/>
        </w:rPr>
      </w:pPr>
      <w:del w:id="13499" w:author="Irová Zuzana" w:date="2025-06-16T17:11:00Z" w16du:dateUtc="2025-06-16T15:11:00Z">
        <w:r w:rsidRPr="00212B99" w:rsidDel="00FD6C63">
          <w:delText xml:space="preserve">nastaví </w:delText>
        </w:r>
      </w:del>
      <w:ins w:id="13500" w:author="Irová Zuzana" w:date="2025-06-16T17:11:00Z" w16du:dateUtc="2025-06-16T15:11:00Z">
        <w:r w:rsidR="00FD6C63">
          <w:t xml:space="preserve">na </w:t>
        </w:r>
      </w:ins>
      <w:r w:rsidRPr="00212B99">
        <w:t xml:space="preserve">Payment session </w:t>
      </w:r>
      <w:ins w:id="13501" w:author="Irová Zuzana" w:date="2025-06-16T17:11:00Z" w16du:dateUtc="2025-06-16T15:11:00Z">
        <w:r w:rsidR="00FD6C63">
          <w:t xml:space="preserve">updatuje </w:t>
        </w:r>
      </w:ins>
      <w:del w:id="13502" w:author="Irová Zuzana" w:date="2025-06-16T17:11:00Z" w16du:dateUtc="2025-06-16T15:11:00Z">
        <w:r w:rsidRPr="00212B99" w:rsidDel="00544A7A">
          <w:delText>status na Rejected a uloží do Result code chybový kód z platební brány</w:delText>
        </w:r>
      </w:del>
      <w:ins w:id="13503" w:author="Irová Zuzana" w:date="2025-06-16T17:11:00Z" w16du:dateUtc="2025-06-16T15:11:00Z">
        <w:r w:rsidR="00544A7A">
          <w:t>Process count o 1</w:t>
        </w:r>
      </w:ins>
    </w:p>
    <w:p w14:paraId="14DC3E6F" w14:textId="3723DCF7" w:rsidR="009E22A8" w:rsidRPr="00212B99" w:rsidDel="00C252D0" w:rsidRDefault="00282038">
      <w:pPr>
        <w:pStyle w:val="ListFS1"/>
        <w:rPr>
          <w:del w:id="13504" w:author="Irová Zuzana" w:date="2025-06-16T17:12:00Z" w16du:dateUtc="2025-06-16T15:12:00Z"/>
        </w:rPr>
      </w:pPr>
      <w:ins w:id="13505" w:author="Irová Zuzana" w:date="2025-06-16T17:11:00Z" w16du:dateUtc="2025-06-16T15:11:00Z">
        <w:r>
          <w:t>na Card Payment Reques</w:t>
        </w:r>
      </w:ins>
      <w:ins w:id="13506" w:author="Irová Zuzana" w:date="2025-06-16T17:12:00Z" w16du:dateUtc="2025-06-16T15:12:00Z">
        <w:r>
          <w:t xml:space="preserve">t updatuje Process </w:t>
        </w:r>
        <w:r w:rsidRPr="00EC186D">
          <w:t xml:space="preserve">on </w:t>
        </w:r>
      </w:ins>
      <w:ins w:id="13507" w:author="Irová Zuzana" w:date="2025-06-16T17:12:00Z">
        <w:r w:rsidR="00216183" w:rsidRPr="00EC186D">
          <w:rPr>
            <w:rPrChange w:id="13508" w:author="Irová Zuzana" w:date="2025-06-23T09:45:00Z" w16du:dateUtc="2025-06-23T07:45:00Z">
              <w:rPr>
                <w:lang w:val="cs-CZ"/>
              </w:rPr>
            </w:rPrChange>
          </w:rPr>
          <w:t>podle Process Step Scheduling a attempt count.</w:t>
        </w:r>
      </w:ins>
      <w:del w:id="13509" w:author="Irová Zuzana" w:date="2025-06-16T17:12:00Z" w16du:dateUtc="2025-06-16T15:12:00Z">
        <w:r w:rsidR="009E22A8" w:rsidRPr="00EC186D" w:rsidDel="00282038">
          <w:delText>.</w:delText>
        </w:r>
        <w:r w:rsidR="00FB0060" w:rsidRPr="00EC186D" w:rsidDel="00282038">
          <w:delText xml:space="preserve"> </w:delText>
        </w:r>
      </w:del>
      <w:ins w:id="13510" w:author="Irová Zuzana" w:date="2025-06-16T17:12:00Z" w16du:dateUtc="2025-06-16T15:12:00Z">
        <w:r w:rsidR="00216183" w:rsidRPr="00EC186D">
          <w:t xml:space="preserve"> </w:t>
        </w:r>
      </w:ins>
      <w:r w:rsidR="00FB0060" w:rsidRPr="00EC186D">
        <w:t xml:space="preserve">(Poznámka: </w:t>
      </w:r>
      <w:r w:rsidR="009E22A8" w:rsidRPr="00EC186D">
        <w:t>V t</w:t>
      </w:r>
      <w:r w:rsidR="009E22A8" w:rsidRPr="00212B99">
        <w:t>omto případě se nebude updatovat Card Payment Request.Attemp count atribut, jelikož jde o technické zamítnutí transakce</w:t>
      </w:r>
      <w:r w:rsidR="00FB0060" w:rsidRPr="00212B99">
        <w:t>)</w:t>
      </w:r>
      <w:del w:id="13511" w:author="Irová Zuzana" w:date="2025-06-16T17:12:00Z" w16du:dateUtc="2025-06-16T15:12:00Z">
        <w:r w:rsidR="009E22A8" w:rsidRPr="00212B99" w:rsidDel="00C252D0">
          <w:delText>,</w:delText>
        </w:r>
      </w:del>
    </w:p>
    <w:p w14:paraId="6053D6DA" w14:textId="38C2CA1F" w:rsidR="009E22A8" w:rsidRDefault="009E22A8" w:rsidP="00C252D0">
      <w:pPr>
        <w:pStyle w:val="ListFS1"/>
      </w:pPr>
      <w:del w:id="13512" w:author="Irová Zuzana" w:date="2025-06-16T17:12:00Z" w16du:dateUtc="2025-06-16T15:12:00Z">
        <w:r w:rsidDel="00C252D0">
          <w:delText xml:space="preserve">změní na </w:delText>
        </w:r>
        <w:r w:rsidRPr="00127128" w:rsidDel="00C252D0">
          <w:delText>Unpaid Toll Transaction</w:delText>
        </w:r>
        <w:r w:rsidDel="00C252D0">
          <w:delText xml:space="preserve"> stav = Ready for processing</w:delText>
        </w:r>
      </w:del>
      <w:r>
        <w:t>.</w:t>
      </w:r>
    </w:p>
    <w:p w14:paraId="26CBFEEE" w14:textId="367C2AD7" w:rsidR="009E22A8" w:rsidRDefault="00FB0060">
      <w:pPr>
        <w:pStyle w:val="NormalIndent"/>
      </w:pPr>
      <w:r>
        <w:t>Postup končí</w:t>
      </w:r>
    </w:p>
    <w:p w14:paraId="7DB7BC8D" w14:textId="77777777" w:rsidR="00FB0060" w:rsidRDefault="00FB0060">
      <w:pPr>
        <w:pStyle w:val="NormalIndent"/>
      </w:pPr>
    </w:p>
    <w:p w14:paraId="042327C8" w14:textId="50EAA68C" w:rsidR="00E36B92" w:rsidRDefault="009E22A8">
      <w:pPr>
        <w:pStyle w:val="Flowheading"/>
      </w:pPr>
      <w:del w:id="13513" w:author="Irová Zuzana" w:date="2025-06-16T17:28:00Z" w16du:dateUtc="2025-06-16T15:28:00Z">
        <w:r w:rsidDel="001F45DB">
          <w:lastRenderedPageBreak/>
          <w:delText xml:space="preserve">Schválení </w:delText>
        </w:r>
      </w:del>
      <w:ins w:id="13514" w:author="Irová Zuzana" w:date="2025-06-16T17:28:00Z" w16du:dateUtc="2025-06-16T15:28:00Z">
        <w:r w:rsidR="001F45DB">
          <w:t xml:space="preserve">Zamítnutí </w:t>
        </w:r>
      </w:ins>
      <w:r>
        <w:t>t</w:t>
      </w:r>
      <w:r w:rsidR="00E36B92">
        <w:t xml:space="preserve">ransakce </w:t>
      </w:r>
      <w:del w:id="13515" w:author="Irová Zuzana" w:date="2025-06-16T17:28:00Z" w16du:dateUtc="2025-06-16T15:28:00Z">
        <w:r w:rsidR="00E36B92" w:rsidDel="001F45DB">
          <w:delText>nebyl</w:delText>
        </w:r>
        <w:r w:rsidDel="001F45DB">
          <w:delText>o</w:delText>
        </w:r>
        <w:r w:rsidR="00E36B92" w:rsidDel="001F45DB">
          <w:delText xml:space="preserve"> úspěšn</w:delText>
        </w:r>
        <w:r w:rsidDel="001F45DB">
          <w:delText>é</w:delText>
        </w:r>
      </w:del>
    </w:p>
    <w:p w14:paraId="61D36CA8" w14:textId="49846625" w:rsidR="00E36B92" w:rsidRDefault="00E36B92">
      <w:pPr>
        <w:pStyle w:val="NormalIndent"/>
      </w:pPr>
      <w:r>
        <w:t xml:space="preserve">Pokud </w:t>
      </w:r>
      <w:del w:id="13516" w:author="Irová Zuzana" w:date="2025-06-16T20:35:00Z" w16du:dateUtc="2025-06-16T18:35:00Z">
        <w:r w:rsidR="00C11381" w:rsidDel="00712DF0">
          <w:delText xml:space="preserve">schválení </w:delText>
        </w:r>
      </w:del>
      <w:r>
        <w:t>transakce nebyl</w:t>
      </w:r>
      <w:ins w:id="13517" w:author="Irová Zuzana" w:date="2025-06-16T20:35:00Z" w16du:dateUtc="2025-06-16T18:35:00Z">
        <w:r w:rsidR="00712DF0">
          <w:t xml:space="preserve">a schválena a není možné </w:t>
        </w:r>
        <w:r w:rsidR="00E2216C">
          <w:t>opakování</w:t>
        </w:r>
      </w:ins>
      <w:ins w:id="13518" w:author="Irová Zuzana" w:date="2025-06-23T09:46:00Z" w16du:dateUtc="2025-06-23T07:46:00Z">
        <w:r w:rsidR="005D57CF">
          <w:t xml:space="preserve"> podle konfigurace </w:t>
        </w:r>
        <w:r w:rsidR="005D57CF">
          <w:t>(</w:t>
        </w:r>
        <w:r w:rsidR="005D57CF" w:rsidRPr="002F673E">
          <w:t xml:space="preserve">CorvusPay Response Code </w:t>
        </w:r>
        <w:r w:rsidR="005D57CF">
          <w:t xml:space="preserve">a </w:t>
        </w:r>
        <w:r w:rsidR="005D57CF" w:rsidRPr="00FD03DB">
          <w:t>Process Step Scheduling</w:t>
        </w:r>
        <w:r w:rsidR="005D57CF" w:rsidRPr="002418B0">
          <w:t>)</w:t>
        </w:r>
      </w:ins>
      <w:del w:id="13519" w:author="Irová Zuzana" w:date="2025-06-16T20:36:00Z" w16du:dateUtc="2025-06-16T18:36:00Z">
        <w:r w:rsidR="00C11381" w:rsidDel="00E2216C">
          <w:delText>o</w:delText>
        </w:r>
        <w:r w:rsidDel="00E2216C">
          <w:delText xml:space="preserve"> neúspěšn</w:delText>
        </w:r>
        <w:r w:rsidR="00C11381" w:rsidDel="00E2216C">
          <w:delText>é</w:delText>
        </w:r>
      </w:del>
      <w:r>
        <w:t>:</w:t>
      </w:r>
    </w:p>
    <w:p w14:paraId="6ADE2D36" w14:textId="1ECB87D8" w:rsidR="001F4405" w:rsidRDefault="002B0737" w:rsidP="001F4405">
      <w:pPr>
        <w:pStyle w:val="ListFS1"/>
        <w:rPr>
          <w:ins w:id="13520" w:author="Irová Zuzana" w:date="2025-06-16T20:39:00Z" w16du:dateUtc="2025-06-16T18:39:00Z"/>
        </w:rPr>
      </w:pPr>
      <w:ins w:id="13521" w:author="Irová Zuzana" w:date="2025-06-16T20:39:00Z" w16du:dateUtc="2025-06-16T18:39:00Z">
        <w:r>
          <w:t xml:space="preserve">Systém </w:t>
        </w:r>
        <w:r w:rsidR="001F4405">
          <w:t>na Payment session updatuje</w:t>
        </w:r>
      </w:ins>
      <w:ins w:id="13522" w:author="Irová Zuzana" w:date="2025-06-16T20:40:00Z" w16du:dateUtc="2025-06-16T18:40:00Z">
        <w:r w:rsidR="00DA4C4F">
          <w:t>:</w:t>
        </w:r>
      </w:ins>
    </w:p>
    <w:p w14:paraId="68795F22" w14:textId="77777777" w:rsidR="001F4405" w:rsidRDefault="001F4405" w:rsidP="001F4405">
      <w:pPr>
        <w:pStyle w:val="ListFS2"/>
        <w:rPr>
          <w:ins w:id="13523" w:author="Irová Zuzana" w:date="2025-06-16T20:39:00Z" w16du:dateUtc="2025-06-16T18:39:00Z"/>
        </w:rPr>
      </w:pPr>
      <w:ins w:id="13524" w:author="Irová Zuzana" w:date="2025-06-16T20:39:00Z" w16du:dateUtc="2025-06-16T18:39:00Z">
        <w:r>
          <w:t xml:space="preserve">Status = Rejected by bank, </w:t>
        </w:r>
      </w:ins>
    </w:p>
    <w:p w14:paraId="1343988F" w14:textId="77777777" w:rsidR="001F4405" w:rsidRDefault="001F4405" w:rsidP="001F4405">
      <w:pPr>
        <w:pStyle w:val="ListFS2"/>
        <w:rPr>
          <w:ins w:id="13525" w:author="Irová Zuzana" w:date="2025-06-16T20:39:00Z" w16du:dateUtc="2025-06-16T18:39:00Z"/>
        </w:rPr>
      </w:pPr>
      <w:ins w:id="13526" w:author="Irová Zuzana" w:date="2025-06-16T20:39:00Z" w16du:dateUtc="2025-06-16T18:39:00Z">
        <w:r w:rsidRPr="009E2283">
          <w:t xml:space="preserve">Result code </w:t>
        </w:r>
        <w:r>
          <w:t xml:space="preserve">podle odpovědi z brány, </w:t>
        </w:r>
      </w:ins>
    </w:p>
    <w:p w14:paraId="23406D6F" w14:textId="77777777" w:rsidR="001F4405" w:rsidRDefault="001F4405" w:rsidP="001F4405">
      <w:pPr>
        <w:pStyle w:val="ListFS2"/>
        <w:rPr>
          <w:ins w:id="13527" w:author="Irová Zuzana" w:date="2025-06-16T20:39:00Z" w16du:dateUtc="2025-06-16T18:39:00Z"/>
        </w:rPr>
      </w:pPr>
      <w:ins w:id="13528" w:author="Irová Zuzana" w:date="2025-06-16T20:39:00Z" w16du:dateUtc="2025-06-16T18:39:00Z">
        <w:r>
          <w:t>Status request time podle posledního dotazu</w:t>
        </w:r>
      </w:ins>
    </w:p>
    <w:p w14:paraId="79B2F9BC" w14:textId="77777777" w:rsidR="001F4405" w:rsidRDefault="001F4405" w:rsidP="001F4405">
      <w:pPr>
        <w:pStyle w:val="ListFS2"/>
        <w:rPr>
          <w:ins w:id="13529" w:author="Irová Zuzana" w:date="2025-06-16T20:39:00Z" w16du:dateUtc="2025-06-16T18:39:00Z"/>
        </w:rPr>
      </w:pPr>
      <w:ins w:id="13530" w:author="Irová Zuzana" w:date="2025-06-16T20:39:00Z" w16du:dateUtc="2025-06-16T18:39:00Z">
        <w:r>
          <w:t>Process count navýší o 1,</w:t>
        </w:r>
      </w:ins>
    </w:p>
    <w:p w14:paraId="6223AD43" w14:textId="5FAA1BB1" w:rsidR="001F4405" w:rsidRDefault="00DA4C4F" w:rsidP="001F4405">
      <w:pPr>
        <w:pStyle w:val="ListFS1"/>
        <w:rPr>
          <w:ins w:id="13531" w:author="Irová Zuzana" w:date="2025-06-16T20:39:00Z" w16du:dateUtc="2025-06-16T18:39:00Z"/>
        </w:rPr>
      </w:pPr>
      <w:ins w:id="13532" w:author="Irová Zuzana" w:date="2025-06-16T20:40:00Z" w16du:dateUtc="2025-06-16T18:40:00Z">
        <w:r>
          <w:t xml:space="preserve">Systém </w:t>
        </w:r>
      </w:ins>
      <w:ins w:id="13533" w:author="Irová Zuzana" w:date="2025-06-16T20:39:00Z" w16du:dateUtc="2025-06-16T18:39:00Z">
        <w:r w:rsidR="001F4405">
          <w:t>na Card payment request</w:t>
        </w:r>
      </w:ins>
      <w:ins w:id="13534" w:author="Irová Zuzana" w:date="2025-06-16T20:40:00Z" w16du:dateUtc="2025-06-16T18:40:00Z">
        <w:r>
          <w:t>:</w:t>
        </w:r>
      </w:ins>
      <w:ins w:id="13535" w:author="Irová Zuzana" w:date="2025-06-16T20:39:00Z" w16du:dateUtc="2025-06-16T18:39:00Z">
        <w:r w:rsidR="001F4405">
          <w:t xml:space="preserve"> </w:t>
        </w:r>
      </w:ins>
    </w:p>
    <w:p w14:paraId="0DBAC8DF" w14:textId="77777777" w:rsidR="001F4405" w:rsidRDefault="001F4405" w:rsidP="001F4405">
      <w:pPr>
        <w:pStyle w:val="ListFS2"/>
        <w:rPr>
          <w:ins w:id="13536" w:author="Irová Zuzana" w:date="2025-06-16T20:39:00Z" w16du:dateUtc="2025-06-16T18:39:00Z"/>
        </w:rPr>
      </w:pPr>
      <w:ins w:id="13537" w:author="Irová Zuzana" w:date="2025-06-16T20:39:00Z" w16du:dateUtc="2025-06-16T18:39:00Z">
        <w:r>
          <w:t xml:space="preserve">navýší Attempt count o 1, </w:t>
        </w:r>
      </w:ins>
    </w:p>
    <w:p w14:paraId="51B8CB35" w14:textId="2D6D01A8" w:rsidR="001F4405" w:rsidRDefault="002B0737" w:rsidP="001F4405">
      <w:pPr>
        <w:pStyle w:val="ListFS2"/>
        <w:rPr>
          <w:ins w:id="13538" w:author="Irová Zuzana" w:date="2025-06-16T20:39:00Z" w16du:dateUtc="2025-06-16T18:39:00Z"/>
        </w:rPr>
      </w:pPr>
      <w:ins w:id="13539" w:author="Irová Zuzana" w:date="2025-06-16T20:39:00Z" w16du:dateUtc="2025-06-16T18:39:00Z">
        <w:r>
          <w:t>Deleted on = sysdate</w:t>
        </w:r>
        <w:r w:rsidR="001F4405">
          <w:t>,</w:t>
        </w:r>
      </w:ins>
    </w:p>
    <w:p w14:paraId="06FC6185" w14:textId="2E2E606E" w:rsidR="00E36B92" w:rsidDel="00E2216C" w:rsidRDefault="00E36B92" w:rsidP="00C40C63">
      <w:pPr>
        <w:pStyle w:val="ListFS1"/>
        <w:rPr>
          <w:del w:id="13540" w:author="Irová Zuzana" w:date="2025-06-16T20:36:00Z" w16du:dateUtc="2025-06-16T18:36:00Z"/>
        </w:rPr>
      </w:pPr>
      <w:del w:id="13541" w:author="Irová Zuzana" w:date="2025-06-16T20:36:00Z" w16du:dateUtc="2025-06-16T18:36:00Z">
        <w:r w:rsidRPr="00212B99" w:rsidDel="00E2216C">
          <w:rPr>
            <w:lang w:val="cs-CZ"/>
          </w:rPr>
          <w:delText xml:space="preserve">a pokud počet platebních pokusů dosáhl nakonfigurovaného maxima (tj. </w:delText>
        </w:r>
        <w:r w:rsidDel="00E2216C">
          <w:delText xml:space="preserve">Card Payment Request.attempt count + 1 </w:delText>
        </w:r>
        <w:r w:rsidDel="00E2216C">
          <w:rPr>
            <w:lang w:val="en-US"/>
          </w:rPr>
          <w:delText>&gt; BE</w:delText>
        </w:r>
        <w:r w:rsidDel="00E2216C">
          <w:delText xml:space="preserve">_maximalCountOfPaymentAttempts), </w:delText>
        </w:r>
      </w:del>
    </w:p>
    <w:p w14:paraId="3B263298" w14:textId="77777777" w:rsidR="00DA4C4F" w:rsidRPr="00DA4C4F" w:rsidRDefault="00DA4C4F" w:rsidP="00DA4C4F">
      <w:pPr>
        <w:pStyle w:val="ListFS1"/>
        <w:rPr>
          <w:ins w:id="13542" w:author="Irová Zuzana" w:date="2025-06-16T20:40:00Z"/>
        </w:rPr>
        <w:pPrChange w:id="13543" w:author="Irová Zuzana" w:date="2025-06-16T20:40:00Z" w16du:dateUtc="2025-06-16T18:40:00Z">
          <w:pPr>
            <w:pStyle w:val="ListFS2"/>
          </w:pPr>
        </w:pPrChange>
      </w:pPr>
      <w:ins w:id="13544" w:author="Irová Zuzana" w:date="2025-06-16T20:40:00Z">
        <w:r w:rsidRPr="00DA4C4F">
          <w:t>Systém na Rated Toll event:</w:t>
        </w:r>
      </w:ins>
    </w:p>
    <w:p w14:paraId="436FC9DC" w14:textId="77777777" w:rsidR="00DA4C4F" w:rsidRPr="00DA4C4F" w:rsidRDefault="00DA4C4F" w:rsidP="00DA4C4F">
      <w:pPr>
        <w:pStyle w:val="ListFS2"/>
        <w:rPr>
          <w:ins w:id="13545" w:author="Irová Zuzana" w:date="2025-06-16T20:40:00Z"/>
          <w:lang w:val="en-GB" w:eastAsia="cs-CZ"/>
        </w:rPr>
      </w:pPr>
      <w:ins w:id="13546" w:author="Irová Zuzana" w:date="2025-06-16T20:40:00Z">
        <w:r w:rsidRPr="00DA4C4F">
          <w:rPr>
            <w:lang w:val="en-GB" w:eastAsia="cs-CZ"/>
          </w:rPr>
          <w:t>z Rated Toll Event.Price amount VAT odečte Discount amount VAT,</w:t>
        </w:r>
      </w:ins>
    </w:p>
    <w:p w14:paraId="329FD231" w14:textId="77777777" w:rsidR="00DA4C4F" w:rsidRPr="00DA4C4F" w:rsidRDefault="00DA4C4F" w:rsidP="00DA4C4F">
      <w:pPr>
        <w:pStyle w:val="ListFS2"/>
        <w:rPr>
          <w:ins w:id="13547" w:author="Irová Zuzana" w:date="2025-06-16T20:40:00Z"/>
          <w:lang w:val="en-GB" w:eastAsia="cs-CZ"/>
        </w:rPr>
      </w:pPr>
      <w:ins w:id="13548" w:author="Irová Zuzana" w:date="2025-06-16T20:40:00Z">
        <w:r w:rsidRPr="00DA4C4F">
          <w:rPr>
            <w:lang w:val="en-GB" w:eastAsia="cs-CZ"/>
          </w:rPr>
          <w:t>z Rated Toll Event.Price amount odečte Discount amount,</w:t>
        </w:r>
      </w:ins>
    </w:p>
    <w:p w14:paraId="384F7067" w14:textId="77777777" w:rsidR="00DA4C4F" w:rsidRPr="00DA4C4F" w:rsidRDefault="00DA4C4F" w:rsidP="00DA4C4F">
      <w:pPr>
        <w:pStyle w:val="ListFS1"/>
        <w:rPr>
          <w:ins w:id="13549" w:author="Irová Zuzana" w:date="2025-06-16T20:40:00Z"/>
        </w:rPr>
        <w:pPrChange w:id="13550" w:author="Irová Zuzana" w:date="2025-06-16T20:40:00Z" w16du:dateUtc="2025-06-16T18:40:00Z">
          <w:pPr>
            <w:pStyle w:val="ListFS2"/>
          </w:pPr>
        </w:pPrChange>
      </w:pPr>
      <w:ins w:id="13551" w:author="Irová Zuzana" w:date="2025-06-16T20:40:00Z">
        <w:r w:rsidRPr="00DA4C4F">
          <w:t>Systém na Unpaid Toll Transaction:</w:t>
        </w:r>
      </w:ins>
    </w:p>
    <w:p w14:paraId="5A97E7A6" w14:textId="77777777" w:rsidR="00DA4C4F" w:rsidRPr="00DA4C4F" w:rsidRDefault="00DA4C4F" w:rsidP="00DA4C4F">
      <w:pPr>
        <w:pStyle w:val="ListFS2"/>
        <w:rPr>
          <w:ins w:id="13552" w:author="Irová Zuzana" w:date="2025-06-16T20:40:00Z"/>
          <w:lang w:val="en-GB" w:eastAsia="cs-CZ"/>
        </w:rPr>
      </w:pPr>
      <w:ins w:id="13553" w:author="Irová Zuzana" w:date="2025-06-16T20:40:00Z">
        <w:r w:rsidRPr="00DA4C4F">
          <w:rPr>
            <w:lang w:val="en-GB" w:eastAsia="cs-CZ"/>
          </w:rPr>
          <w:t xml:space="preserve">změní stav na Offence </w:t>
        </w:r>
      </w:ins>
    </w:p>
    <w:p w14:paraId="109EA90B" w14:textId="77777777" w:rsidR="00DA4C4F" w:rsidRPr="00DA4C4F" w:rsidRDefault="00DA4C4F" w:rsidP="00DA4C4F">
      <w:pPr>
        <w:pStyle w:val="ListFS2"/>
        <w:rPr>
          <w:ins w:id="13554" w:author="Irová Zuzana" w:date="2025-06-16T20:40:00Z"/>
          <w:lang w:val="en-GB" w:eastAsia="cs-CZ"/>
        </w:rPr>
      </w:pPr>
      <w:ins w:id="13555" w:author="Irová Zuzana" w:date="2025-06-16T20:40:00Z">
        <w:r w:rsidRPr="00DA4C4F">
          <w:rPr>
            <w:lang w:val="en-GB" w:eastAsia="cs-CZ"/>
          </w:rPr>
          <w:t>uloží datum Offence time</w:t>
        </w:r>
      </w:ins>
    </w:p>
    <w:p w14:paraId="31C7C764" w14:textId="77777777" w:rsidR="00DA4C4F" w:rsidRPr="00DA4C4F" w:rsidRDefault="00DA4C4F" w:rsidP="00DA4C4F">
      <w:pPr>
        <w:pStyle w:val="ListFS2"/>
        <w:rPr>
          <w:ins w:id="13556" w:author="Irová Zuzana" w:date="2025-06-16T20:40:00Z"/>
          <w:lang w:val="en-GB" w:eastAsia="cs-CZ"/>
        </w:rPr>
      </w:pPr>
      <w:ins w:id="13557" w:author="Irová Zuzana" w:date="2025-06-16T20:40:00Z">
        <w:r w:rsidRPr="00DA4C4F">
          <w:rPr>
            <w:lang w:val="en-GB" w:eastAsia="cs-CZ"/>
          </w:rPr>
          <w:t>dopočítá Transaction amount VAT = suma (Rated Toll Event.Price amount VAT)</w:t>
        </w:r>
      </w:ins>
    </w:p>
    <w:p w14:paraId="58390A3D" w14:textId="77777777" w:rsidR="00DA4C4F" w:rsidRPr="00DA4C4F" w:rsidRDefault="00DA4C4F" w:rsidP="00DA4C4F">
      <w:pPr>
        <w:pStyle w:val="ListFS2"/>
        <w:rPr>
          <w:ins w:id="13558" w:author="Irová Zuzana" w:date="2025-06-16T20:40:00Z"/>
          <w:lang w:val="en-GB" w:eastAsia="cs-CZ"/>
        </w:rPr>
      </w:pPr>
      <w:ins w:id="13559" w:author="Irová Zuzana" w:date="2025-06-16T20:40:00Z">
        <w:r w:rsidRPr="00DA4C4F">
          <w:rPr>
            <w:lang w:val="en-GB" w:eastAsia="cs-CZ"/>
          </w:rPr>
          <w:t>dopočítá Transaction amount = suma (Rated Toll Event.Price amount),</w:t>
        </w:r>
      </w:ins>
    </w:p>
    <w:p w14:paraId="1F4AA7DE" w14:textId="77777777" w:rsidR="00DA4C4F" w:rsidRPr="00DA4C4F" w:rsidRDefault="00DA4C4F" w:rsidP="00DA4C4F">
      <w:pPr>
        <w:pStyle w:val="ListFS1"/>
        <w:rPr>
          <w:ins w:id="13560" w:author="Irová Zuzana" w:date="2025-06-16T20:40:00Z"/>
        </w:rPr>
        <w:pPrChange w:id="13561" w:author="Irová Zuzana" w:date="2025-06-16T20:40:00Z" w16du:dateUtc="2025-06-16T18:40:00Z">
          <w:pPr>
            <w:pStyle w:val="ListFS2"/>
          </w:pPr>
        </w:pPrChange>
      </w:pPr>
      <w:ins w:id="13562" w:author="Irová Zuzana" w:date="2025-06-16T20:40:00Z">
        <w:r w:rsidRPr="00DA4C4F">
          <w:t xml:space="preserve">Systém informuje Alert list: Systém na základě nezaplacené mýtné transakce vytvoří nebo updatuje záznam na Alert listu pro dané SPZ, navýší Total due amount o celkovou nezaplacenou částku transakce a Offence count navýší o 1 přestupek, za použití systémové funkce Zaeviduj Offence na Alert list (SYS.TDP.5.6): </w:t>
        </w:r>
      </w:ins>
    </w:p>
    <w:p w14:paraId="0E16C419" w14:textId="77777777" w:rsidR="00DA4C4F" w:rsidRPr="00DA4C4F" w:rsidRDefault="00DA4C4F" w:rsidP="00DA4C4F">
      <w:pPr>
        <w:pStyle w:val="ListFS2"/>
        <w:rPr>
          <w:ins w:id="13563" w:author="Irová Zuzana" w:date="2025-06-16T20:40:00Z"/>
          <w:lang w:val="en-GB" w:eastAsia="cs-CZ"/>
        </w:rPr>
      </w:pPr>
      <w:ins w:id="13564" w:author="Irová Zuzana" w:date="2025-06-16T20:40:00Z">
        <w:r w:rsidRPr="00DA4C4F">
          <w:rPr>
            <w:lang w:val="en-GB" w:eastAsia="cs-CZ"/>
          </w:rPr>
          <w:t>UTT.Registration number a UTT.Registration country</w:t>
        </w:r>
      </w:ins>
    </w:p>
    <w:p w14:paraId="1A6D9B65" w14:textId="77777777" w:rsidR="00DA4C4F" w:rsidRPr="00DA4C4F" w:rsidRDefault="00DA4C4F" w:rsidP="00DA4C4F">
      <w:pPr>
        <w:pStyle w:val="ListFS2"/>
        <w:rPr>
          <w:ins w:id="13565" w:author="Irová Zuzana" w:date="2025-06-16T20:40:00Z"/>
          <w:lang w:val="en-GB" w:eastAsia="cs-CZ"/>
        </w:rPr>
      </w:pPr>
      <w:ins w:id="13566" w:author="Irová Zuzana" w:date="2025-06-16T20:40:00Z">
        <w:r w:rsidRPr="00DA4C4F">
          <w:rPr>
            <w:lang w:val="en-GB" w:eastAsia="cs-CZ"/>
          </w:rPr>
          <w:t>Bill.Bill issuer</w:t>
        </w:r>
      </w:ins>
    </w:p>
    <w:p w14:paraId="79EF40E3" w14:textId="77777777" w:rsidR="00DA4C4F" w:rsidRPr="00DA4C4F" w:rsidRDefault="00DA4C4F" w:rsidP="00DA4C4F">
      <w:pPr>
        <w:pStyle w:val="ListFS2"/>
        <w:rPr>
          <w:ins w:id="13567" w:author="Irová Zuzana" w:date="2025-06-16T20:40:00Z"/>
          <w:lang w:val="en-GB" w:eastAsia="cs-CZ"/>
        </w:rPr>
      </w:pPr>
      <w:ins w:id="13568" w:author="Irová Zuzana" w:date="2025-06-16T20:40:00Z">
        <w:r w:rsidRPr="00DA4C4F">
          <w:rPr>
            <w:lang w:val="en-GB" w:eastAsia="cs-CZ"/>
          </w:rPr>
          <w:t xml:space="preserve"> + Unpaid toll transaction.Transaction amount VAT</w:t>
        </w:r>
      </w:ins>
    </w:p>
    <w:p w14:paraId="6A994471" w14:textId="77777777" w:rsidR="00DA4C4F" w:rsidRPr="00DA4C4F" w:rsidRDefault="00DA4C4F" w:rsidP="00DA4C4F">
      <w:pPr>
        <w:pStyle w:val="ListFS2"/>
        <w:rPr>
          <w:ins w:id="13569" w:author="Irová Zuzana" w:date="2025-06-16T20:40:00Z"/>
          <w:lang w:val="en-GB" w:eastAsia="cs-CZ"/>
        </w:rPr>
      </w:pPr>
      <w:ins w:id="13570" w:author="Irová Zuzana" w:date="2025-06-16T20:40:00Z">
        <w:r w:rsidRPr="00DA4C4F">
          <w:rPr>
            <w:lang w:val="en-GB" w:eastAsia="cs-CZ"/>
          </w:rPr>
          <w:t>+ 1 offence (tj. navýší počet přestupků +1)</w:t>
        </w:r>
      </w:ins>
    </w:p>
    <w:p w14:paraId="14E3862F" w14:textId="77777777" w:rsidR="00DA4C4F" w:rsidRPr="00DA4C4F" w:rsidRDefault="00DA4C4F" w:rsidP="00DA4C4F">
      <w:pPr>
        <w:pStyle w:val="ListFS1"/>
        <w:rPr>
          <w:ins w:id="13571" w:author="Irová Zuzana" w:date="2025-06-16T20:40:00Z"/>
        </w:rPr>
        <w:pPrChange w:id="13572" w:author="Irová Zuzana" w:date="2025-06-16T20:40:00Z" w16du:dateUtc="2025-06-16T18:40:00Z">
          <w:pPr>
            <w:pStyle w:val="ListFS2"/>
          </w:pPr>
        </w:pPrChange>
      </w:pPr>
      <w:ins w:id="13573" w:author="Irová Zuzana" w:date="2025-06-16T20:40:00Z">
        <w:r w:rsidRPr="00DA4C4F">
          <w:lastRenderedPageBreak/>
          <w:t>Systém zjistí zda existuje vyplněný kontakt (na VT Vehicle, pokud tam není tak na VT Account, pokud tam neni tak na VT Customer). Pokud je vyplněn:</w:t>
        </w:r>
      </w:ins>
    </w:p>
    <w:p w14:paraId="779F7876" w14:textId="77777777" w:rsidR="00DA4C4F" w:rsidRPr="00DA4C4F" w:rsidRDefault="00DA4C4F" w:rsidP="00DA4C4F">
      <w:pPr>
        <w:pStyle w:val="ListFS2"/>
        <w:rPr>
          <w:ins w:id="13574" w:author="Irová Zuzana" w:date="2025-06-16T20:40:00Z"/>
          <w:lang w:val="en-GB" w:eastAsia="cs-CZ"/>
        </w:rPr>
      </w:pPr>
      <w:ins w:id="13575" w:author="Irová Zuzana" w:date="2025-06-16T20:40:00Z">
        <w:r w:rsidRPr="00DA4C4F">
          <w:rPr>
            <w:lang w:val="en-GB" w:eastAsia="cs-CZ"/>
          </w:rPr>
          <w:t>E-mail address, Systém vygeneruje emailovou notifikaci (NTF.BAR.13.HR) a odešle ji.</w:t>
        </w:r>
      </w:ins>
    </w:p>
    <w:p w14:paraId="3BDD3A55" w14:textId="77777777" w:rsidR="00DA4C4F" w:rsidRPr="00DA4C4F" w:rsidRDefault="00DA4C4F" w:rsidP="00DA4C4F">
      <w:pPr>
        <w:pStyle w:val="ListFS2"/>
        <w:rPr>
          <w:ins w:id="13576" w:author="Irová Zuzana" w:date="2025-06-16T20:40:00Z"/>
          <w:lang w:val="en-GB" w:eastAsia="cs-CZ"/>
        </w:rPr>
      </w:pPr>
      <w:ins w:id="13577" w:author="Irová Zuzana" w:date="2025-06-16T20:40:00Z">
        <w:r w:rsidRPr="00DA4C4F">
          <w:rPr>
            <w:lang w:val="en-GB" w:eastAsia="cs-CZ"/>
          </w:rPr>
          <w:t>Phone number, Systém vygeneruje SMS notifikaci (NTF.BAR.14.HR) a odešle ji.</w:t>
        </w:r>
      </w:ins>
    </w:p>
    <w:p w14:paraId="1B35E1CB" w14:textId="7D33274D" w:rsidR="00E36B92" w:rsidDel="00DA4C4F" w:rsidRDefault="00E36B92" w:rsidP="00DA4C4F">
      <w:pPr>
        <w:pStyle w:val="NormalIndent"/>
        <w:rPr>
          <w:del w:id="13578" w:author="Irová Zuzana" w:date="2025-06-16T20:40:00Z" w16du:dateUtc="2025-06-16T18:40:00Z"/>
        </w:rPr>
        <w:pPrChange w:id="13579" w:author="Irová Zuzana" w:date="2025-06-16T20:41:00Z" w16du:dateUtc="2025-06-16T18:41:00Z">
          <w:pPr>
            <w:pStyle w:val="ListFS2"/>
          </w:pPr>
        </w:pPrChange>
      </w:pPr>
      <w:del w:id="13580" w:author="Irová Zuzana" w:date="2025-06-16T20:40:00Z" w16du:dateUtc="2025-06-16T18:40:00Z">
        <w:r w:rsidDel="00DA4C4F">
          <w:delText>Systém nastaví Payment session status na Rejected a uloží do Result code chybový kód z platební brány</w:delText>
        </w:r>
      </w:del>
    </w:p>
    <w:p w14:paraId="7D23DE3E" w14:textId="3F0E4854" w:rsidR="00E36B92" w:rsidDel="00DA4C4F" w:rsidRDefault="00E36B92" w:rsidP="00DA4C4F">
      <w:pPr>
        <w:pStyle w:val="NormalIndent"/>
        <w:rPr>
          <w:del w:id="13581" w:author="Irová Zuzana" w:date="2025-06-16T20:40:00Z" w16du:dateUtc="2025-06-16T18:40:00Z"/>
        </w:rPr>
        <w:pPrChange w:id="13582" w:author="Irová Zuzana" w:date="2025-06-16T20:41:00Z" w16du:dateUtc="2025-06-16T18:41:00Z">
          <w:pPr>
            <w:pStyle w:val="ListFS2"/>
          </w:pPr>
        </w:pPrChange>
      </w:pPr>
      <w:del w:id="13583" w:author="Irová Zuzana" w:date="2025-06-16T20:40:00Z" w16du:dateUtc="2025-06-16T18:40:00Z">
        <w:r w:rsidDel="00DA4C4F">
          <w:delText>Systém na Unpaid Toll Transaction:</w:delText>
        </w:r>
      </w:del>
    </w:p>
    <w:p w14:paraId="6411E4E3" w14:textId="000604D9" w:rsidR="00E36B92" w:rsidDel="00DA4C4F" w:rsidRDefault="00E36B92" w:rsidP="00DA4C4F">
      <w:pPr>
        <w:pStyle w:val="NormalIndent"/>
        <w:rPr>
          <w:del w:id="13584" w:author="Irová Zuzana" w:date="2025-06-16T20:40:00Z" w16du:dateUtc="2025-06-16T18:40:00Z"/>
        </w:rPr>
        <w:pPrChange w:id="13585" w:author="Irová Zuzana" w:date="2025-06-16T20:41:00Z" w16du:dateUtc="2025-06-16T18:41:00Z">
          <w:pPr>
            <w:pStyle w:val="ListFS3"/>
          </w:pPr>
        </w:pPrChange>
      </w:pPr>
      <w:del w:id="13586" w:author="Irová Zuzana" w:date="2025-06-16T20:40:00Z" w16du:dateUtc="2025-06-16T18:40:00Z">
        <w:r w:rsidDel="00DA4C4F">
          <w:delText xml:space="preserve">změní stav na Offence </w:delText>
        </w:r>
      </w:del>
    </w:p>
    <w:p w14:paraId="1D86B5C1" w14:textId="01F496A8" w:rsidR="00E36B92" w:rsidDel="00DA4C4F" w:rsidRDefault="00E36B92" w:rsidP="00DA4C4F">
      <w:pPr>
        <w:pStyle w:val="NormalIndent"/>
        <w:rPr>
          <w:del w:id="13587" w:author="Irová Zuzana" w:date="2025-06-16T20:40:00Z" w16du:dateUtc="2025-06-16T18:40:00Z"/>
        </w:rPr>
        <w:pPrChange w:id="13588" w:author="Irová Zuzana" w:date="2025-06-16T20:41:00Z" w16du:dateUtc="2025-06-16T18:41:00Z">
          <w:pPr>
            <w:pStyle w:val="ListFS3"/>
          </w:pPr>
        </w:pPrChange>
      </w:pPr>
      <w:del w:id="13589" w:author="Irová Zuzana" w:date="2025-06-16T20:40:00Z" w16du:dateUtc="2025-06-16T18:40:00Z">
        <w:r w:rsidDel="00DA4C4F">
          <w:delText>dopočítá Transaction amount VAT = suma (Rated Toll Event.Price amount VAT)</w:delText>
        </w:r>
      </w:del>
    </w:p>
    <w:p w14:paraId="53F7660F" w14:textId="1F4469C0" w:rsidR="00E36B92" w:rsidDel="00DA4C4F" w:rsidRDefault="00E36B92" w:rsidP="00DA4C4F">
      <w:pPr>
        <w:pStyle w:val="NormalIndent"/>
        <w:rPr>
          <w:del w:id="13590" w:author="Irová Zuzana" w:date="2025-06-16T20:40:00Z" w16du:dateUtc="2025-06-16T18:40:00Z"/>
        </w:rPr>
        <w:pPrChange w:id="13591" w:author="Irová Zuzana" w:date="2025-06-16T20:41:00Z" w16du:dateUtc="2025-06-16T18:41:00Z">
          <w:pPr>
            <w:pStyle w:val="ListFS3"/>
          </w:pPr>
        </w:pPrChange>
      </w:pPr>
      <w:del w:id="13592" w:author="Irová Zuzana" w:date="2025-06-16T20:40:00Z" w16du:dateUtc="2025-06-16T18:40:00Z">
        <w:r w:rsidDel="00DA4C4F">
          <w:delText>dopočítá Transaction amount = suma (Rated Toll Event.Price amount),</w:delText>
        </w:r>
      </w:del>
    </w:p>
    <w:p w14:paraId="55132916" w14:textId="0894A6F5" w:rsidR="00E36B92" w:rsidDel="00DA4C4F" w:rsidRDefault="00E36B92" w:rsidP="00DA4C4F">
      <w:pPr>
        <w:pStyle w:val="NormalIndent"/>
        <w:rPr>
          <w:del w:id="13593" w:author="Irová Zuzana" w:date="2025-06-16T20:40:00Z" w16du:dateUtc="2025-06-16T18:40:00Z"/>
        </w:rPr>
        <w:pPrChange w:id="13594" w:author="Irová Zuzana" w:date="2025-06-16T20:41:00Z" w16du:dateUtc="2025-06-16T18:41:00Z">
          <w:pPr>
            <w:pStyle w:val="ListFS2"/>
          </w:pPr>
        </w:pPrChange>
      </w:pPr>
      <w:del w:id="13595" w:author="Irová Zuzana" w:date="2025-06-16T20:40:00Z" w16du:dateUtc="2025-06-16T18:40:00Z">
        <w:r w:rsidDel="00DA4C4F">
          <w:delText xml:space="preserve">Systém přidá vozidlo na Allert list </w:delText>
        </w:r>
      </w:del>
    </w:p>
    <w:p w14:paraId="5B1C1073" w14:textId="5F5199F5" w:rsidR="00E36B92" w:rsidRPr="00B424DD" w:rsidDel="00DA4C4F" w:rsidRDefault="00E36B92" w:rsidP="00DA4C4F">
      <w:pPr>
        <w:pStyle w:val="NormalIndent"/>
        <w:rPr>
          <w:del w:id="13596" w:author="Irová Zuzana" w:date="2025-06-16T20:40:00Z" w16du:dateUtc="2025-06-16T18:40:00Z"/>
        </w:rPr>
        <w:pPrChange w:id="13597" w:author="Irová Zuzana" w:date="2025-06-16T20:41:00Z" w16du:dateUtc="2025-06-16T18:41:00Z">
          <w:pPr>
            <w:pStyle w:val="ListFS2"/>
          </w:pPr>
        </w:pPrChange>
      </w:pPr>
      <w:del w:id="13598" w:author="Irová Zuzana" w:date="2025-06-16T20:40:00Z" w16du:dateUtc="2025-06-16T18:40:00Z">
        <w:r w:rsidRPr="00B424DD" w:rsidDel="00DA4C4F">
          <w:delText>Systém zjistí zda existuje vyplněný kontakt</w:delText>
        </w:r>
        <w:r w:rsidDel="00DA4C4F">
          <w:delText xml:space="preserve"> </w:delText>
        </w:r>
        <w:r w:rsidRPr="00BC1B08" w:rsidDel="00DA4C4F">
          <w:delText>(na VT Vehicle, pokud tam není tak na VT Account, pokud tam neni tak na VT Customer)</w:delText>
        </w:r>
        <w:r w:rsidRPr="00B424DD" w:rsidDel="00DA4C4F">
          <w:delText>. Pokud je vyplněn:</w:delText>
        </w:r>
      </w:del>
    </w:p>
    <w:p w14:paraId="5EAFF55A" w14:textId="7D0651FA" w:rsidR="00E36B92" w:rsidDel="00DA4C4F" w:rsidRDefault="00E36B92" w:rsidP="00DA4C4F">
      <w:pPr>
        <w:pStyle w:val="NormalIndent"/>
        <w:rPr>
          <w:del w:id="13599" w:author="Irová Zuzana" w:date="2025-06-16T20:40:00Z" w16du:dateUtc="2025-06-16T18:40:00Z"/>
        </w:rPr>
        <w:pPrChange w:id="13600" w:author="Irová Zuzana" w:date="2025-06-16T20:41:00Z" w16du:dateUtc="2025-06-16T18:41:00Z">
          <w:pPr>
            <w:pStyle w:val="ListFS3"/>
          </w:pPr>
        </w:pPrChange>
      </w:pPr>
      <w:del w:id="13601" w:author="Irová Zuzana" w:date="2025-06-16T20:40:00Z" w16du:dateUtc="2025-06-16T18:40:00Z">
        <w:r w:rsidRPr="00B424DD" w:rsidDel="00DA4C4F">
          <w:delText>E-mail address, Systém vygeneruje emailovou notifikaci (NTF.BAR.</w:delText>
        </w:r>
      </w:del>
      <w:del w:id="13602" w:author="Irová Zuzana" w:date="2025-04-24T11:26:00Z" w16du:dateUtc="2025-04-24T09:26:00Z">
        <w:r w:rsidRPr="00B424DD" w:rsidDel="005D57C7">
          <w:delText>0</w:delText>
        </w:r>
      </w:del>
      <w:del w:id="13603" w:author="Irová Zuzana" w:date="2025-06-16T20:40:00Z" w16du:dateUtc="2025-06-16T18:40:00Z">
        <w:r w:rsidRPr="00B424DD" w:rsidDel="00DA4C4F">
          <w:delText>3.HR) a odešle ji.</w:delText>
        </w:r>
      </w:del>
    </w:p>
    <w:p w14:paraId="1F6454EA" w14:textId="12F45983" w:rsidR="00E36B92" w:rsidDel="00E2216C" w:rsidRDefault="00E36B92" w:rsidP="00DA4C4F">
      <w:pPr>
        <w:pStyle w:val="NormalIndent"/>
        <w:rPr>
          <w:del w:id="13604" w:author="Irová Zuzana" w:date="2025-06-16T20:37:00Z" w16du:dateUtc="2025-06-16T18:37:00Z"/>
        </w:rPr>
        <w:pPrChange w:id="13605" w:author="Irová Zuzana" w:date="2025-06-16T20:41:00Z" w16du:dateUtc="2025-06-16T18:41:00Z">
          <w:pPr>
            <w:pStyle w:val="ListFS3"/>
          </w:pPr>
        </w:pPrChange>
      </w:pPr>
      <w:del w:id="13606" w:author="Irová Zuzana" w:date="2025-06-16T20:40:00Z" w16du:dateUtc="2025-06-16T18:40:00Z">
        <w:r w:rsidRPr="00E2216C" w:rsidDel="00DA4C4F">
          <w:rPr>
            <w:highlight w:val="cyan"/>
          </w:rPr>
          <w:delText>Phone number, Systém vygeneruje SMS notifikaci (NTF.BAR.</w:delText>
        </w:r>
      </w:del>
      <w:del w:id="13607" w:author="Irová Zuzana" w:date="2025-04-24T11:26:00Z" w16du:dateUtc="2025-04-24T09:26:00Z">
        <w:r w:rsidRPr="00E2216C" w:rsidDel="005D57C7">
          <w:rPr>
            <w:highlight w:val="cyan"/>
          </w:rPr>
          <w:delText>0</w:delText>
        </w:r>
      </w:del>
      <w:del w:id="13608" w:author="Irová Zuzana" w:date="2025-06-16T20:40:00Z" w16du:dateUtc="2025-06-16T18:40:00Z">
        <w:r w:rsidRPr="00E2216C" w:rsidDel="00DA4C4F">
          <w:rPr>
            <w:highlight w:val="cyan"/>
          </w:rPr>
          <w:delText>4.HR) a odešle ji.</w:delText>
        </w:r>
      </w:del>
    </w:p>
    <w:p w14:paraId="671A58F7" w14:textId="25980CB5" w:rsidR="00E36B92" w:rsidDel="00E2216C" w:rsidRDefault="00E36B92" w:rsidP="00DA4C4F">
      <w:pPr>
        <w:pStyle w:val="NormalIndent"/>
        <w:rPr>
          <w:del w:id="13609" w:author="Irová Zuzana" w:date="2025-06-16T20:36:00Z" w16du:dateUtc="2025-06-16T18:36:00Z"/>
        </w:rPr>
        <w:pPrChange w:id="13610" w:author="Irová Zuzana" w:date="2025-06-16T20:41:00Z" w16du:dateUtc="2025-06-16T18:41:00Z">
          <w:pPr>
            <w:pStyle w:val="ListFS1"/>
          </w:pPr>
        </w:pPrChange>
      </w:pPr>
      <w:del w:id="13611" w:author="Irová Zuzana" w:date="2025-06-16T20:36:00Z" w16du:dateUtc="2025-06-16T18:36:00Z">
        <w:r w:rsidDel="00E2216C">
          <w:delText>a pokud počet platebních pokusů nedosáhl nakonfigurovaného maxima, Systém:</w:delText>
        </w:r>
      </w:del>
    </w:p>
    <w:p w14:paraId="78D3F244" w14:textId="070A3700" w:rsidR="00E36B92" w:rsidDel="00E2216C" w:rsidRDefault="00E36B92" w:rsidP="00DA4C4F">
      <w:pPr>
        <w:pStyle w:val="NormalIndent"/>
        <w:rPr>
          <w:del w:id="13612" w:author="Irová Zuzana" w:date="2025-06-16T20:36:00Z" w16du:dateUtc="2025-06-16T18:36:00Z"/>
        </w:rPr>
        <w:pPrChange w:id="13613" w:author="Irová Zuzana" w:date="2025-06-16T20:41:00Z" w16du:dateUtc="2025-06-16T18:41:00Z">
          <w:pPr>
            <w:pStyle w:val="ListFS2"/>
          </w:pPr>
        </w:pPrChange>
      </w:pPr>
      <w:del w:id="13614" w:author="Irová Zuzana" w:date="2025-06-16T20:36:00Z" w16du:dateUtc="2025-06-16T18:36:00Z">
        <w:r w:rsidDel="00E2216C">
          <w:delText>navýší o jeden hodnotu atributu Card Payment Request.attempt count,</w:delText>
        </w:r>
        <w:r w:rsidRPr="00B448D0" w:rsidDel="00E2216C">
          <w:delText xml:space="preserve"> </w:delText>
        </w:r>
      </w:del>
    </w:p>
    <w:p w14:paraId="7602022D" w14:textId="4C525427" w:rsidR="00E36B92" w:rsidRDefault="00E36B92" w:rsidP="00DA4C4F">
      <w:pPr>
        <w:pStyle w:val="NormalIndent"/>
        <w:pPrChange w:id="13615" w:author="Irová Zuzana" w:date="2025-06-16T20:41:00Z" w16du:dateUtc="2025-06-16T18:41:00Z">
          <w:pPr>
            <w:pStyle w:val="ListFS2"/>
          </w:pPr>
        </w:pPrChange>
      </w:pPr>
      <w:del w:id="13616" w:author="Irová Zuzana" w:date="2025-06-16T20:36:00Z" w16du:dateUtc="2025-06-16T18:36:00Z">
        <w:r w:rsidRPr="00A230CE" w:rsidDel="00E2216C">
          <w:delText>změní na Unpaid Toll Transaction stav = Ready for processing</w:delText>
        </w:r>
      </w:del>
      <w:del w:id="13617" w:author="Irová Zuzana" w:date="2025-06-16T20:37:00Z" w16du:dateUtc="2025-06-16T18:37:00Z">
        <w:r w:rsidRPr="00A230CE" w:rsidDel="00E2216C">
          <w:delText>.</w:delText>
        </w:r>
      </w:del>
    </w:p>
    <w:p w14:paraId="33A5B687" w14:textId="1BE1291B" w:rsidR="00E36B92" w:rsidRPr="002A7664" w:rsidRDefault="00FB0060">
      <w:pPr>
        <w:pStyle w:val="NormalIndent"/>
      </w:pPr>
      <w:r w:rsidRPr="00FB0060">
        <w:t>Postup končí</w:t>
      </w:r>
    </w:p>
    <w:p w14:paraId="35B3099C" w14:textId="77777777" w:rsidR="00FA2097" w:rsidRPr="00BF06C4" w:rsidRDefault="00FA2097" w:rsidP="00FA2097">
      <w:pPr>
        <w:pStyle w:val="Heading4"/>
        <w:spacing w:after="120" w:line="276" w:lineRule="auto"/>
        <w:rPr>
          <w:rFonts w:hint="eastAsia"/>
        </w:rPr>
      </w:pPr>
      <w:r w:rsidRPr="00BF06C4">
        <w:t>Poznámky</w:t>
      </w:r>
    </w:p>
    <w:p w14:paraId="367E9BE4" w14:textId="09F050A1" w:rsidR="00FA2097" w:rsidRPr="00955C1D" w:rsidRDefault="00BC30C3">
      <w:pPr>
        <w:pStyle w:val="NormalIndent"/>
      </w:pPr>
      <w:r>
        <w:t>Nejsou</w:t>
      </w:r>
    </w:p>
    <w:p w14:paraId="6899E4E9" w14:textId="77777777" w:rsidR="00707CF7" w:rsidRDefault="00707CF7" w:rsidP="00707CF7">
      <w:pPr>
        <w:pStyle w:val="Heading2"/>
        <w:numPr>
          <w:ilvl w:val="1"/>
          <w:numId w:val="142"/>
        </w:numPr>
        <w:spacing w:before="200" w:line="276" w:lineRule="auto"/>
        <w:rPr>
          <w:rFonts w:hint="eastAsia"/>
          <w:lang w:eastAsia="cs-CZ"/>
        </w:rPr>
      </w:pPr>
      <w:bookmarkStart w:id="13618" w:name="_Toc201568919"/>
      <w:r>
        <w:rPr>
          <w:lang w:eastAsia="cs-CZ"/>
        </w:rPr>
        <w:t>Operace s platbami</w:t>
      </w:r>
      <w:bookmarkEnd w:id="13618"/>
    </w:p>
    <w:p w14:paraId="48A60D11" w14:textId="616CA6B6" w:rsidR="007D286E" w:rsidRDefault="007D286E" w:rsidP="007D286E">
      <w:pPr>
        <w:pStyle w:val="Heading3"/>
        <w:rPr>
          <w:ins w:id="13619" w:author="Irová Zuzana" w:date="2025-03-20T12:02:00Z" w16du:dateUtc="2025-03-20T11:02:00Z"/>
          <w:rFonts w:hint="eastAsia"/>
        </w:rPr>
      </w:pPr>
      <w:bookmarkStart w:id="13620" w:name="_Toc201568920"/>
      <w:ins w:id="13621" w:author="Irová Zuzana" w:date="2025-03-20T12:02:00Z" w16du:dateUtc="2025-03-20T11:02:00Z">
        <w:r>
          <w:t xml:space="preserve">Zaplať </w:t>
        </w:r>
      </w:ins>
      <w:ins w:id="13622" w:author="Irová Zuzana" w:date="2025-03-20T12:03:00Z" w16du:dateUtc="2025-03-20T11:03:00Z">
        <w:r w:rsidR="00F11016">
          <w:t xml:space="preserve">událost </w:t>
        </w:r>
      </w:ins>
      <w:ins w:id="13623" w:author="Irová Zuzana" w:date="2025-03-20T18:58:00Z" w16du:dateUtc="2025-03-20T17:58:00Z">
        <w:r w:rsidR="004755C3">
          <w:t xml:space="preserve">online </w:t>
        </w:r>
      </w:ins>
      <w:ins w:id="13624" w:author="Irová Zuzana" w:date="2025-03-20T12:03:00Z" w16du:dateUtc="2025-03-20T11:03:00Z">
        <w:r w:rsidR="000031C7">
          <w:t>přes platební bránu</w:t>
        </w:r>
        <w:r w:rsidR="0080554E">
          <w:t xml:space="preserve"> (S</w:t>
        </w:r>
      </w:ins>
      <w:ins w:id="13625" w:author="Irová Zuzana" w:date="2025-03-20T12:02:00Z" w16du:dateUtc="2025-03-20T11:02:00Z">
        <w:r>
          <w:t>YS.BAR.</w:t>
        </w:r>
      </w:ins>
      <w:ins w:id="13626" w:author="Irová Zuzana" w:date="2025-03-20T12:03:00Z" w16du:dateUtc="2025-03-20T11:03:00Z">
        <w:r w:rsidR="0080554E">
          <w:t>2</w:t>
        </w:r>
      </w:ins>
      <w:ins w:id="13627" w:author="Irová Zuzana" w:date="2025-03-20T12:02:00Z" w16du:dateUtc="2025-03-20T11:02:00Z">
        <w:r>
          <w:t>.1</w:t>
        </w:r>
      </w:ins>
      <w:ins w:id="13628" w:author="Irová Zuzana" w:date="2025-03-20T12:04:00Z" w16du:dateUtc="2025-03-20T11:04:00Z">
        <w:r w:rsidR="0080554E">
          <w:t>5</w:t>
        </w:r>
      </w:ins>
      <w:ins w:id="13629" w:author="Irová Zuzana" w:date="2025-03-20T12:02:00Z" w16du:dateUtc="2025-03-20T11:02:00Z">
        <w:r>
          <w:t>.HR)</w:t>
        </w:r>
        <w:bookmarkEnd w:id="13620"/>
      </w:ins>
    </w:p>
    <w:p w14:paraId="2550266F" w14:textId="77777777" w:rsidR="007D286E" w:rsidRDefault="007D286E" w:rsidP="007D286E">
      <w:pPr>
        <w:pStyle w:val="Heading4"/>
        <w:spacing w:after="120" w:line="276" w:lineRule="auto"/>
        <w:rPr>
          <w:ins w:id="13630" w:author="Irová Zuzana" w:date="2025-03-20T12:02:00Z" w16du:dateUtc="2025-03-20T11:02:00Z"/>
          <w:rFonts w:hint="eastAsia"/>
        </w:rPr>
      </w:pPr>
      <w:ins w:id="13631" w:author="Irová Zuzana" w:date="2025-03-20T12:02:00Z" w16du:dateUtc="2025-03-20T11:02:00Z">
        <w:r>
          <w:t>Cíl</w:t>
        </w:r>
      </w:ins>
    </w:p>
    <w:p w14:paraId="0EDF4153" w14:textId="6172D5EB" w:rsidR="007D286E" w:rsidRDefault="007D286E">
      <w:pPr>
        <w:pStyle w:val="NormalIndent"/>
        <w:rPr>
          <w:ins w:id="13632" w:author="Irová Zuzana" w:date="2025-03-20T12:02:00Z" w16du:dateUtc="2025-03-20T11:02:00Z"/>
        </w:rPr>
      </w:pPr>
      <w:ins w:id="13633" w:author="Irová Zuzana" w:date="2025-03-20T12:02:00Z" w16du:dateUtc="2025-03-20T11:02:00Z">
        <w:r w:rsidRPr="00BA22F8">
          <w:t xml:space="preserve">Cílem tohoto případu užití je </w:t>
        </w:r>
        <w:r>
          <w:t xml:space="preserve">uhradit </w:t>
        </w:r>
      </w:ins>
      <w:ins w:id="13634" w:author="Irová Zuzana" w:date="2025-03-20T12:04:00Z" w16du:dateUtc="2025-03-20T11:04:00Z">
        <w:r w:rsidR="0080554E">
          <w:t xml:space="preserve">oceněnou událost </w:t>
        </w:r>
        <w:r w:rsidR="009C5CD9">
          <w:t xml:space="preserve">online přes CorvusPay </w:t>
        </w:r>
        <w:r w:rsidR="00652B9B">
          <w:t xml:space="preserve">platební bránu. </w:t>
        </w:r>
      </w:ins>
      <w:ins w:id="13635" w:author="Irová Zuzana" w:date="2025-03-20T12:02:00Z" w16du:dateUtc="2025-03-20T11:02:00Z">
        <w:r>
          <w:t xml:space="preserve"> </w:t>
        </w:r>
      </w:ins>
    </w:p>
    <w:p w14:paraId="1EB32058" w14:textId="77777777" w:rsidR="00635F5C" w:rsidRDefault="00635F5C" w:rsidP="00635F5C">
      <w:pPr>
        <w:pStyle w:val="Heading4"/>
        <w:numPr>
          <w:ilvl w:val="3"/>
          <w:numId w:val="142"/>
        </w:numPr>
        <w:rPr>
          <w:ins w:id="13636" w:author="Irová Zuzana" w:date="2025-03-20T12:21:00Z" w16du:dateUtc="2025-03-20T11:21:00Z"/>
          <w:rFonts w:hint="eastAsia"/>
        </w:rPr>
      </w:pPr>
      <w:ins w:id="13637" w:author="Irová Zuzana" w:date="2025-03-20T12:21:00Z" w16du:dateUtc="2025-03-20T11:21:00Z">
        <w:r>
          <w:t>Spuštění případu</w:t>
        </w:r>
      </w:ins>
    </w:p>
    <w:p w14:paraId="39B63FED" w14:textId="77777777" w:rsidR="00635F5C" w:rsidRDefault="00635F5C">
      <w:pPr>
        <w:pStyle w:val="NormalIndent"/>
        <w:rPr>
          <w:ins w:id="13638" w:author="Irová Zuzana" w:date="2025-03-20T12:21:00Z" w16du:dateUtc="2025-03-20T11:21:00Z"/>
        </w:rPr>
      </w:pPr>
      <w:ins w:id="13639" w:author="Irová Zuzana" w:date="2025-03-20T12:21:00Z" w16du:dateUtc="2025-03-20T11:21:00Z">
        <w:r w:rsidRPr="005725E3">
          <w:t>Případ užití je vloženou součástí následujících případů užití:</w:t>
        </w:r>
      </w:ins>
    </w:p>
    <w:p w14:paraId="6944E2AE" w14:textId="6520D385" w:rsidR="00635F5C" w:rsidRDefault="00A27894">
      <w:pPr>
        <w:pStyle w:val="ListFS1"/>
        <w:rPr>
          <w:ins w:id="13640" w:author="Irová Zuzana" w:date="2025-04-17T14:47:00Z" w16du:dateUtc="2025-04-17T12:47:00Z"/>
        </w:rPr>
        <w:pPrChange w:id="13641" w:author="Irová Zuzana" w:date="2025-06-06T15:37:00Z" w16du:dateUtc="2025-06-06T13:37:00Z">
          <w:pPr>
            <w:pStyle w:val="ListFS2"/>
          </w:pPr>
        </w:pPrChange>
      </w:pPr>
      <w:ins w:id="13642" w:author="Irová Zuzana" w:date="2025-03-20T12:22:00Z">
        <w:r w:rsidRPr="00A27894">
          <w:t>Zaplať předplacený kredit – Pre-paid in single domain (UC.BAR.0.1.HR)</w:t>
        </w:r>
      </w:ins>
    </w:p>
    <w:p w14:paraId="14CCD955" w14:textId="6D7AA016" w:rsidR="006957AD" w:rsidRDefault="007219F9">
      <w:pPr>
        <w:pStyle w:val="ListFS2"/>
        <w:rPr>
          <w:ins w:id="13643" w:author="Irová Zuzana" w:date="2025-03-20T12:22:00Z" w16du:dateUtc="2025-03-20T11:22:00Z"/>
        </w:rPr>
        <w:pPrChange w:id="13644" w:author="Irová Zuzana" w:date="2025-06-06T15:16:00Z" w16du:dateUtc="2025-06-06T13:16:00Z">
          <w:pPr>
            <w:pStyle w:val="NormalIndent"/>
          </w:pPr>
        </w:pPrChange>
      </w:pPr>
      <w:ins w:id="13645" w:author="Irová Zuzana" w:date="2025-04-17T14:48:00Z" w16du:dateUtc="2025-04-17T12:48:00Z">
        <w:r>
          <w:t>onlin</w:t>
        </w:r>
        <w:r w:rsidR="00D46077">
          <w:t>e</w:t>
        </w:r>
        <w:r>
          <w:t xml:space="preserve"> platba z Web portalu nebo Mobile App</w:t>
        </w:r>
      </w:ins>
    </w:p>
    <w:p w14:paraId="72141579" w14:textId="5474F5C5" w:rsidR="004D63FB" w:rsidRPr="00683CFC" w:rsidRDefault="004D63FB">
      <w:pPr>
        <w:pStyle w:val="ListFS1"/>
        <w:rPr>
          <w:ins w:id="13646" w:author="Irová Zuzana" w:date="2025-04-17T14:48:00Z" w16du:dateUtc="2025-04-17T12:48:00Z"/>
        </w:rPr>
        <w:pPrChange w:id="13647" w:author="Irová Zuzana" w:date="2025-06-06T15:37:00Z" w16du:dateUtc="2025-06-06T13:37:00Z">
          <w:pPr>
            <w:pStyle w:val="ListFS1"/>
            <w:numPr>
              <w:numId w:val="0"/>
            </w:numPr>
            <w:ind w:left="0" w:firstLine="0"/>
          </w:pPr>
        </w:pPrChange>
      </w:pPr>
      <w:ins w:id="13648" w:author="Irová Zuzana" w:date="2025-03-20T12:22:00Z">
        <w:r w:rsidRPr="257A44F4">
          <w:t>Uhraď přestupek (UC.BAR.</w:t>
        </w:r>
      </w:ins>
      <w:ins w:id="13649" w:author="Irová Zuzana" w:date="2025-05-22T20:04:00Z" w16du:dateUtc="2025-05-22T18:04:00Z">
        <w:r w:rsidR="00112770">
          <w:t>0.20.HR</w:t>
        </w:r>
      </w:ins>
      <w:ins w:id="13650" w:author="Irová Zuzana" w:date="2025-03-20T12:22:00Z">
        <w:r w:rsidRPr="257A44F4">
          <w:t>)</w:t>
        </w:r>
      </w:ins>
    </w:p>
    <w:p w14:paraId="6001543D" w14:textId="323AFF5F" w:rsidR="00D46077" w:rsidRPr="005725E3" w:rsidRDefault="00D46077">
      <w:pPr>
        <w:pStyle w:val="ListFS2"/>
        <w:rPr>
          <w:ins w:id="13651" w:author="Irová Zuzana" w:date="2025-03-20T12:21:00Z" w16du:dateUtc="2025-03-20T11:21:00Z"/>
        </w:rPr>
        <w:pPrChange w:id="13652" w:author="Irová Zuzana" w:date="2025-06-06T15:16:00Z" w16du:dateUtc="2025-06-06T13:16:00Z">
          <w:pPr>
            <w:pStyle w:val="NormalIndent"/>
          </w:pPr>
        </w:pPrChange>
      </w:pPr>
      <w:ins w:id="13653" w:author="Irová Zuzana" w:date="2025-04-17T14:48:00Z" w16du:dateUtc="2025-04-17T12:48:00Z">
        <w:r>
          <w:t>online platba z Offence portálu</w:t>
        </w:r>
      </w:ins>
    </w:p>
    <w:p w14:paraId="7C737935" w14:textId="77777777" w:rsidR="00D46077" w:rsidRDefault="00D46077">
      <w:pPr>
        <w:pStyle w:val="ListFS2"/>
        <w:rPr>
          <w:ins w:id="13654" w:author="Irová Zuzana" w:date="2025-04-17T14:49:00Z" w16du:dateUtc="2025-04-17T12:49:00Z"/>
        </w:rPr>
      </w:pPr>
      <w:ins w:id="13655" w:author="Irová Zuzana" w:date="2025-04-17T14:49:00Z" w16du:dateUtc="2025-04-17T12:49:00Z">
        <w:r>
          <w:t>online platba z Web portalu nebo Mobile App</w:t>
        </w:r>
      </w:ins>
    </w:p>
    <w:p w14:paraId="58EC86E4" w14:textId="7AE2BD88" w:rsidR="00635F5C" w:rsidDel="00976E14" w:rsidRDefault="00715941">
      <w:pPr>
        <w:pStyle w:val="ListFS2"/>
        <w:rPr>
          <w:ins w:id="13656" w:author="Irova Zuzana" w:date="2025-03-28T20:34:00Z" w16du:dateUtc="2025-03-28T19:34:00Z"/>
          <w:del w:id="13657" w:author="Irová Zuzana" w:date="2025-04-17T12:28:00Z" w16du:dateUtc="2025-04-17T10:28:00Z"/>
        </w:rPr>
        <w:pPrChange w:id="13658" w:author="Irová Zuzana" w:date="2025-06-06T15:16:00Z" w16du:dateUtc="2025-06-06T13:16:00Z">
          <w:pPr>
            <w:pStyle w:val="ListFS1"/>
          </w:pPr>
        </w:pPrChange>
      </w:pPr>
      <w:ins w:id="13659" w:author="Irova Zuzana" w:date="2025-03-28T20:34:00Z" w16du:dateUtc="2025-03-28T19:34:00Z">
        <w:del w:id="13660" w:author="Irová Zuzana" w:date="2025-04-17T12:28:00Z" w16du:dateUtc="2025-04-17T10:28:00Z">
          <w:r w:rsidDel="00976E14">
            <w:delText>:</w:delText>
          </w:r>
        </w:del>
      </w:ins>
    </w:p>
    <w:p w14:paraId="67028CD7" w14:textId="678E0EA7" w:rsidR="00715941" w:rsidRDefault="00866234">
      <w:pPr>
        <w:pStyle w:val="ListFS2"/>
        <w:rPr>
          <w:ins w:id="13661" w:author="Irova Zuzana" w:date="2025-03-28T20:34:00Z" w16du:dateUtc="2025-03-28T19:34:00Z"/>
        </w:rPr>
      </w:pPr>
      <w:ins w:id="13662" w:author="Irova Zuzana" w:date="2025-03-28T20:34:00Z">
        <w:del w:id="13663" w:author="Irová Zuzana" w:date="2025-04-17T12:28:00Z" w16du:dateUtc="2025-04-17T10:28:00Z">
          <w:r w:rsidRPr="00866234" w:rsidDel="00976E14">
            <w:delText>Rozhraní Web portal API (INT.BAR.33.HR)</w:delText>
          </w:r>
        </w:del>
      </w:ins>
    </w:p>
    <w:p w14:paraId="0B5B9BD7" w14:textId="06539E9B" w:rsidR="00131BAC" w:rsidRPr="00AA32B2" w:rsidDel="00131BAC" w:rsidRDefault="00131BAC">
      <w:pPr>
        <w:pStyle w:val="ListFS2"/>
        <w:rPr>
          <w:ins w:id="13664" w:author="Irová Zuzana" w:date="2025-03-20T12:21:00Z" w16du:dateUtc="2025-03-20T11:21:00Z"/>
          <w:del w:id="13665" w:author="Irova Zuzana" w:date="2025-03-28T20:35:00Z" w16du:dateUtc="2025-03-28T19:35:00Z"/>
        </w:rPr>
        <w:pPrChange w:id="13666" w:author="Irova Zuzana" w:date="2025-03-28T20:34:00Z" w16du:dateUtc="2025-03-28T19:34:00Z">
          <w:pPr>
            <w:pStyle w:val="NormalIndent"/>
            <w:jc w:val="left"/>
          </w:pPr>
        </w:pPrChange>
      </w:pPr>
    </w:p>
    <w:p w14:paraId="25D9CE31" w14:textId="77777777" w:rsidR="007D286E" w:rsidRDefault="007D286E" w:rsidP="007D286E">
      <w:pPr>
        <w:pStyle w:val="Heading4"/>
        <w:spacing w:after="120" w:line="276" w:lineRule="auto"/>
        <w:rPr>
          <w:ins w:id="13667" w:author="Irová Zuzana" w:date="2025-03-20T12:02:00Z" w16du:dateUtc="2025-03-20T11:02:00Z"/>
          <w:rFonts w:hint="eastAsia"/>
        </w:rPr>
      </w:pPr>
      <w:ins w:id="13668" w:author="Irová Zuzana" w:date="2025-03-20T12:02:00Z" w16du:dateUtc="2025-03-20T11:02:00Z">
        <w:r>
          <w:t>Podmínky spuštění</w:t>
        </w:r>
      </w:ins>
    </w:p>
    <w:p w14:paraId="7894DF78" w14:textId="418C07DE" w:rsidR="000F4E0B" w:rsidRDefault="00416F76">
      <w:pPr>
        <w:pStyle w:val="NormalIndent"/>
        <w:rPr>
          <w:ins w:id="13669" w:author="Irová Zuzana" w:date="2025-03-20T12:24:00Z" w16du:dateUtc="2025-03-20T11:24:00Z"/>
        </w:rPr>
      </w:pPr>
      <w:ins w:id="13670" w:author="Irová Zuzana" w:date="2025-03-20T12:23:00Z" w16du:dateUtc="2025-03-20T11:23:00Z">
        <w:r>
          <w:t>Je znám</w:t>
        </w:r>
        <w:r w:rsidR="00150A54">
          <w:t xml:space="preserve"> </w:t>
        </w:r>
      </w:ins>
      <w:ins w:id="13671" w:author="Irová Zuzana" w:date="2025-03-20T19:46:00Z" w16du:dateUtc="2025-03-20T18:46:00Z">
        <w:r w:rsidR="000958EF">
          <w:t xml:space="preserve">Bill issuer, </w:t>
        </w:r>
      </w:ins>
      <w:ins w:id="13672" w:author="Irová Zuzana" w:date="2025-03-20T12:23:00Z" w16du:dateUtc="2025-03-20T11:23:00Z">
        <w:r w:rsidR="002A7897">
          <w:t>důvod platby,</w:t>
        </w:r>
        <w:r>
          <w:t xml:space="preserve"> </w:t>
        </w:r>
        <w:r w:rsidR="0078165A">
          <w:t xml:space="preserve">částka a </w:t>
        </w:r>
        <w:r w:rsidR="00D96919">
          <w:t>Account.</w:t>
        </w:r>
      </w:ins>
      <w:ins w:id="13673" w:author="Irová Zuzana" w:date="2025-03-20T12:24:00Z" w16du:dateUtc="2025-03-20T11:24:00Z">
        <w:r w:rsidR="002A7897">
          <w:t xml:space="preserve"> </w:t>
        </w:r>
      </w:ins>
    </w:p>
    <w:p w14:paraId="4FB1B233" w14:textId="2D1A98E0" w:rsidR="002A7897" w:rsidRDefault="002A7897">
      <w:pPr>
        <w:pStyle w:val="NormalIndent"/>
        <w:rPr>
          <w:ins w:id="13674" w:author="Irová Zuzana" w:date="2025-04-17T15:01:00Z" w16du:dateUtc="2025-04-17T13:01:00Z"/>
        </w:rPr>
      </w:pPr>
      <w:ins w:id="13675" w:author="Irová Zuzana" w:date="2025-03-20T12:24:00Z" w16du:dateUtc="2025-03-20T11:24:00Z">
        <w:r w:rsidRPr="00645D7F">
          <w:rPr>
            <w:highlight w:val="yellow"/>
            <w:rPrChange w:id="13676" w:author="Irová Zuzana" w:date="2025-04-17T14:31:00Z" w16du:dateUtc="2025-04-17T12:31:00Z">
              <w:rPr/>
            </w:rPrChange>
          </w:rPr>
          <w:t>Account nen</w:t>
        </w:r>
        <w:r w:rsidRPr="00645D7F">
          <w:rPr>
            <w:rFonts w:hint="cs"/>
            <w:highlight w:val="yellow"/>
            <w:rPrChange w:id="13677" w:author="Irová Zuzana" w:date="2025-04-17T14:31:00Z" w16du:dateUtc="2025-04-17T12:31:00Z">
              <w:rPr>
                <w:rFonts w:hint="cs"/>
              </w:rPr>
            </w:rPrChange>
          </w:rPr>
          <w:t>í</w:t>
        </w:r>
        <w:r w:rsidRPr="00645D7F">
          <w:rPr>
            <w:highlight w:val="yellow"/>
            <w:rPrChange w:id="13678" w:author="Irová Zuzana" w:date="2025-04-17T14:31:00Z" w16du:dateUtc="2025-04-17T12:31:00Z">
              <w:rPr/>
            </w:rPrChange>
          </w:rPr>
          <w:t xml:space="preserve"> terminovan</w:t>
        </w:r>
        <w:r w:rsidRPr="00645D7F">
          <w:rPr>
            <w:rFonts w:hint="cs"/>
            <w:highlight w:val="yellow"/>
            <w:rPrChange w:id="13679" w:author="Irová Zuzana" w:date="2025-04-17T14:31:00Z" w16du:dateUtc="2025-04-17T12:31:00Z">
              <w:rPr>
                <w:rFonts w:hint="cs"/>
              </w:rPr>
            </w:rPrChange>
          </w:rPr>
          <w:t>ý</w:t>
        </w:r>
        <w:r w:rsidRPr="00645D7F">
          <w:rPr>
            <w:highlight w:val="yellow"/>
            <w:rPrChange w:id="13680" w:author="Irová Zuzana" w:date="2025-04-17T14:31:00Z" w16du:dateUtc="2025-04-17T12:31:00Z">
              <w:rPr/>
            </w:rPrChange>
          </w:rPr>
          <w:t>.</w:t>
        </w:r>
      </w:ins>
    </w:p>
    <w:p w14:paraId="23A7E625" w14:textId="446C1DEC" w:rsidR="007E08BE" w:rsidRDefault="00E130C9">
      <w:pPr>
        <w:pStyle w:val="NormalIndent"/>
        <w:rPr>
          <w:ins w:id="13681" w:author="Irová Zuzana" w:date="2025-04-17T15:01:00Z" w16du:dateUtc="2025-04-17T13:01:00Z"/>
        </w:rPr>
      </w:pPr>
      <w:ins w:id="13682" w:author="Irová Zuzana" w:date="2025-04-17T15:01:00Z" w16du:dateUtc="2025-04-17T13:01:00Z">
        <w:r>
          <w:t xml:space="preserve">Žádost o platbu </w:t>
        </w:r>
        <w:r w:rsidR="007E08BE">
          <w:t>přišla z:</w:t>
        </w:r>
      </w:ins>
    </w:p>
    <w:p w14:paraId="566FCFDF" w14:textId="15025A99" w:rsidR="007E08BE" w:rsidRDefault="007E08BE">
      <w:pPr>
        <w:pStyle w:val="ListFS1"/>
        <w:rPr>
          <w:ins w:id="13683" w:author="Irová Zuzana" w:date="2025-03-20T12:24:00Z" w16du:dateUtc="2025-03-20T11:24:00Z"/>
        </w:rPr>
        <w:pPrChange w:id="13684" w:author="Irová Zuzana" w:date="2025-06-06T15:37:00Z" w16du:dateUtc="2025-06-06T13:37:00Z">
          <w:pPr>
            <w:pStyle w:val="NormalIndent"/>
          </w:pPr>
        </w:pPrChange>
      </w:pPr>
      <w:ins w:id="13685" w:author="Irová Zuzana" w:date="2025-04-17T15:01:00Z" w16du:dateUtc="2025-04-17T13:01:00Z">
        <w:r w:rsidRPr="00441DEF">
          <w:t xml:space="preserve">Rozhraní </w:t>
        </w:r>
        <w:r>
          <w:t xml:space="preserve">Web Portal </w:t>
        </w:r>
        <w:r w:rsidRPr="00441DEF">
          <w:t>API (INT.BAR.3</w:t>
        </w:r>
      </w:ins>
      <w:ins w:id="13686" w:author="Irová Zuzana" w:date="2025-04-17T15:04:00Z" w16du:dateUtc="2025-04-17T13:04:00Z">
        <w:r w:rsidR="000D6E81">
          <w:t>3</w:t>
        </w:r>
      </w:ins>
      <w:ins w:id="13687" w:author="Irová Zuzana" w:date="2025-04-17T15:01:00Z" w16du:dateUtc="2025-04-17T13:01:00Z">
        <w:r w:rsidRPr="00441DEF">
          <w:t>.HR)</w:t>
        </w:r>
        <w:r w:rsidR="00E130C9">
          <w:t xml:space="preserve"> </w:t>
        </w:r>
      </w:ins>
      <w:ins w:id="13688" w:author="Irová Zuzana" w:date="2025-04-17T15:02:00Z" w16du:dateUtc="2025-04-17T13:02:00Z">
        <w:r w:rsidR="00E130C9">
          <w:t>–</w:t>
        </w:r>
      </w:ins>
      <w:ins w:id="13689" w:author="Irová Zuzana" w:date="2025-04-17T15:01:00Z" w16du:dateUtc="2025-04-17T13:01:00Z">
        <w:r w:rsidR="00E130C9">
          <w:t xml:space="preserve"> </w:t>
        </w:r>
      </w:ins>
      <w:ins w:id="13690" w:author="Irová Zuzana" w:date="2025-04-17T15:02:00Z" w16du:dateUtc="2025-04-17T13:02:00Z">
        <w:r w:rsidR="00E130C9">
          <w:t>online platba.</w:t>
        </w:r>
      </w:ins>
    </w:p>
    <w:p w14:paraId="4FF39EED" w14:textId="77777777" w:rsidR="007D286E" w:rsidRDefault="007D286E" w:rsidP="007D286E">
      <w:pPr>
        <w:pStyle w:val="Heading4"/>
        <w:spacing w:after="120" w:line="276" w:lineRule="auto"/>
        <w:rPr>
          <w:ins w:id="13691" w:author="Irová Zuzana" w:date="2025-03-20T12:02:00Z" w16du:dateUtc="2025-03-20T11:02:00Z"/>
          <w:rFonts w:hint="eastAsia"/>
        </w:rPr>
      </w:pPr>
      <w:ins w:id="13692" w:author="Irová Zuzana" w:date="2025-03-20T12:02:00Z" w16du:dateUtc="2025-03-20T11:02:00Z">
        <w:r>
          <w:lastRenderedPageBreak/>
          <w:t>Popis</w:t>
        </w:r>
      </w:ins>
    </w:p>
    <w:p w14:paraId="5F3A5F1C" w14:textId="3FA69143" w:rsidR="00F7642F" w:rsidRPr="00510244" w:rsidRDefault="00F7642F">
      <w:pPr>
        <w:pStyle w:val="NormalIndent"/>
        <w:rPr>
          <w:ins w:id="13693" w:author="Irová Zuzana" w:date="2025-03-20T19:35:00Z" w16du:dateUtc="2025-03-20T18:35:00Z"/>
        </w:rPr>
      </w:pPr>
      <w:ins w:id="13694" w:author="Irová Zuzana" w:date="2025-03-20T19:35:00Z" w16du:dateUtc="2025-03-20T18:35:00Z">
        <w:r w:rsidRPr="00510244">
          <w:t xml:space="preserve">Systém </w:t>
        </w:r>
      </w:ins>
      <w:ins w:id="13695" w:author="Irová Zuzana" w:date="2025-03-20T19:36:00Z" w16du:dateUtc="2025-03-20T18:36:00Z">
        <w:r w:rsidR="008E621D">
          <w:t xml:space="preserve">na základě vstupních dat </w:t>
        </w:r>
      </w:ins>
      <w:ins w:id="13696" w:author="Irová Zuzana" w:date="2025-03-20T19:35:00Z" w16du:dateUtc="2025-03-20T18:35:00Z">
        <w:r w:rsidRPr="00510244">
          <w:t>vytvoří Payment Session:</w:t>
        </w:r>
      </w:ins>
    </w:p>
    <w:p w14:paraId="079024C2" w14:textId="77777777" w:rsidR="007B20C4" w:rsidRPr="009E2283" w:rsidRDefault="007B20C4">
      <w:pPr>
        <w:pStyle w:val="ListFS1"/>
        <w:rPr>
          <w:ins w:id="13697" w:author="Irová Zuzana" w:date="2025-03-20T19:34:00Z" w16du:dateUtc="2025-03-20T18:34:00Z"/>
        </w:rPr>
        <w:pPrChange w:id="13698" w:author="Irová Zuzana" w:date="2025-06-06T15:37:00Z" w16du:dateUtc="2025-06-06T13:37:00Z">
          <w:pPr>
            <w:pStyle w:val="ListFS3"/>
          </w:pPr>
        </w:pPrChange>
      </w:pPr>
      <w:ins w:id="13699" w:author="Irová Zuzana" w:date="2025-03-20T19:34:00Z" w16du:dateUtc="2025-03-20T18:34:00Z">
        <w:r w:rsidRPr="009E2283">
          <w:t>Online payment identifier =</w:t>
        </w:r>
        <w:r>
          <w:t>unikátní</w:t>
        </w:r>
        <w:r w:rsidRPr="009E2283">
          <w:t xml:space="preserve"> identifikátor platební transakce přiřazený </w:t>
        </w:r>
        <w:r>
          <w:t>Systémem (guid generovaný z CO)</w:t>
        </w:r>
      </w:ins>
    </w:p>
    <w:p w14:paraId="3FDED30F" w14:textId="519A0EF2" w:rsidR="007B20C4" w:rsidRDefault="007B20C4">
      <w:pPr>
        <w:pStyle w:val="ListFS1"/>
        <w:rPr>
          <w:ins w:id="13700" w:author="Irová Zuzana" w:date="2025-03-20T19:37:00Z" w16du:dateUtc="2025-03-20T18:37:00Z"/>
        </w:rPr>
        <w:pPrChange w:id="13701" w:author="Irová Zuzana" w:date="2025-06-06T15:37:00Z" w16du:dateUtc="2025-06-06T13:37:00Z">
          <w:pPr>
            <w:pStyle w:val="ListFS2"/>
          </w:pPr>
        </w:pPrChange>
      </w:pPr>
      <w:ins w:id="13702" w:author="Irová Zuzana" w:date="2025-03-20T19:34:00Z" w16du:dateUtc="2025-03-20T18:34:00Z">
        <w:r w:rsidRPr="009E2283">
          <w:t xml:space="preserve">Payment session type = </w:t>
        </w:r>
      </w:ins>
      <w:ins w:id="13703" w:author="Irová Zuzana" w:date="2025-03-20T19:37:00Z" w16du:dateUtc="2025-03-20T18:37:00Z">
        <w:r w:rsidR="009A022D">
          <w:t>podle důvodu ze vstupu:</w:t>
        </w:r>
      </w:ins>
    </w:p>
    <w:p w14:paraId="7DA350E6" w14:textId="6042CA67" w:rsidR="009A022D" w:rsidRDefault="009A022D">
      <w:pPr>
        <w:pStyle w:val="ListFS2"/>
        <w:rPr>
          <w:ins w:id="13704" w:author="Irová Zuzana" w:date="2025-03-20T19:38:00Z" w16du:dateUtc="2025-03-20T18:38:00Z"/>
        </w:rPr>
      </w:pPr>
      <w:ins w:id="13705" w:author="Irová Zuzana" w:date="2025-03-20T19:37:00Z" w16du:dateUtc="2025-03-20T18:37:00Z">
        <w:r>
          <w:t xml:space="preserve">Top-up, pokud </w:t>
        </w:r>
      </w:ins>
      <w:ins w:id="13706" w:author="Irová Zuzana" w:date="2025-03-20T19:38:00Z" w16du:dateUtc="2025-03-20T18:38:00Z">
        <w:r w:rsidR="00526055">
          <w:t>důvodem transakce je Top-up</w:t>
        </w:r>
      </w:ins>
    </w:p>
    <w:p w14:paraId="5FCE542E" w14:textId="77777777" w:rsidR="005D1619" w:rsidRDefault="005D1619" w:rsidP="005D1619">
      <w:pPr>
        <w:pStyle w:val="ListFS2"/>
        <w:rPr>
          <w:ins w:id="13707" w:author="Irová Zuzana" w:date="2025-06-06T22:45:00Z" w16du:dateUtc="2025-06-06T20:45:00Z"/>
        </w:rPr>
      </w:pPr>
      <w:ins w:id="13708" w:author="Irová Zuzana" w:date="2025-06-06T22:45:00Z" w16du:dateUtc="2025-06-06T20:45:00Z">
        <w:r>
          <w:t>Offence, pokud jde o placení přestupků (placení UTT ve stavu Offence),</w:t>
        </w:r>
      </w:ins>
    </w:p>
    <w:p w14:paraId="09805822" w14:textId="77777777" w:rsidR="005D1619" w:rsidRDefault="005D1619" w:rsidP="005D1619">
      <w:pPr>
        <w:pStyle w:val="ListFS2"/>
        <w:rPr>
          <w:ins w:id="13709" w:author="Irová Zuzana" w:date="2025-06-06T22:45:00Z" w16du:dateUtc="2025-06-06T20:45:00Z"/>
        </w:rPr>
      </w:pPr>
      <w:ins w:id="13710" w:author="Irová Zuzana" w:date="2025-06-06T22:45:00Z" w16du:dateUtc="2025-06-06T20:45:00Z">
        <w:r>
          <w:t>Offence RfP payment, pokud jde o placení RfP za přestupky,</w:t>
        </w:r>
      </w:ins>
    </w:p>
    <w:p w14:paraId="4D026A7B" w14:textId="4DDA3D7F" w:rsidR="005D1619" w:rsidRDefault="005F270A">
      <w:pPr>
        <w:pStyle w:val="ListFS2"/>
        <w:rPr>
          <w:ins w:id="13711" w:author="Irová Zuzana" w:date="2025-03-20T19:39:00Z" w16du:dateUtc="2025-03-20T18:39:00Z"/>
        </w:rPr>
      </w:pPr>
      <w:ins w:id="13712" w:author="Irová Zuzana" w:date="2025-06-06T22:46:00Z" w16du:dateUtc="2025-06-06T20:46:00Z">
        <w:r>
          <w:t>jinak Services</w:t>
        </w:r>
      </w:ins>
    </w:p>
    <w:p w14:paraId="6A9837B4" w14:textId="4E371C7C" w:rsidR="00526055" w:rsidRPr="00F97D09" w:rsidRDefault="00F97D09">
      <w:pPr>
        <w:pStyle w:val="ListFS2"/>
        <w:rPr>
          <w:ins w:id="13713" w:author="Irová Zuzana" w:date="2025-03-20T19:34:00Z" w16du:dateUtc="2025-03-20T18:34:00Z"/>
          <w:highlight w:val="yellow"/>
          <w:rPrChange w:id="13714" w:author="Irová Zuzana" w:date="2025-03-20T19:40:00Z" w16du:dateUtc="2025-03-20T18:40:00Z">
            <w:rPr>
              <w:ins w:id="13715" w:author="Irová Zuzana" w:date="2025-03-20T19:34:00Z" w16du:dateUtc="2025-03-20T18:34:00Z"/>
            </w:rPr>
          </w:rPrChange>
        </w:rPr>
        <w:pPrChange w:id="13716" w:author="Irová Zuzana" w:date="2025-06-06T15:16:00Z" w16du:dateUtc="2025-06-06T13:16:00Z">
          <w:pPr>
            <w:pStyle w:val="ListFS3"/>
          </w:pPr>
        </w:pPrChange>
      </w:pPr>
      <w:ins w:id="13717" w:author="Irová Zuzana" w:date="2025-03-20T19:40:00Z" w16du:dateUtc="2025-03-20T18:40:00Z">
        <w:r w:rsidRPr="00F97D09">
          <w:rPr>
            <w:highlight w:val="yellow"/>
            <w:rPrChange w:id="13718" w:author="Irová Zuzana" w:date="2025-03-20T19:40:00Z" w16du:dateUtc="2025-03-20T18:40:00Z">
              <w:rPr/>
            </w:rPrChange>
          </w:rPr>
          <w:t>TBD</w:t>
        </w:r>
      </w:ins>
    </w:p>
    <w:p w14:paraId="6253C335" w14:textId="77777777" w:rsidR="007B20C4" w:rsidRPr="009E2283" w:rsidRDefault="007B20C4">
      <w:pPr>
        <w:pStyle w:val="ListFS1"/>
        <w:rPr>
          <w:ins w:id="13719" w:author="Irová Zuzana" w:date="2025-03-20T19:34:00Z" w16du:dateUtc="2025-03-20T18:34:00Z"/>
        </w:rPr>
        <w:pPrChange w:id="13720" w:author="Irová Zuzana" w:date="2025-06-06T15:37:00Z" w16du:dateUtc="2025-06-06T13:37:00Z">
          <w:pPr>
            <w:pStyle w:val="ListFS3"/>
          </w:pPr>
        </w:pPrChange>
      </w:pPr>
      <w:ins w:id="13721" w:author="Irová Zuzana" w:date="2025-03-20T19:34:00Z" w16du:dateUtc="2025-03-20T18:34:00Z">
        <w:r w:rsidRPr="009E2283">
          <w:t>Payment session status = New</w:t>
        </w:r>
      </w:ins>
    </w:p>
    <w:p w14:paraId="4274C383" w14:textId="77777777" w:rsidR="007B20C4" w:rsidRPr="009E2283" w:rsidRDefault="007B20C4">
      <w:pPr>
        <w:pStyle w:val="ListFS1"/>
        <w:rPr>
          <w:ins w:id="13722" w:author="Irová Zuzana" w:date="2025-03-20T19:34:00Z" w16du:dateUtc="2025-03-20T18:34:00Z"/>
        </w:rPr>
        <w:pPrChange w:id="13723" w:author="Irová Zuzana" w:date="2025-06-06T15:37:00Z" w16du:dateUtc="2025-06-06T13:37:00Z">
          <w:pPr>
            <w:pStyle w:val="ListFS3"/>
          </w:pPr>
        </w:pPrChange>
      </w:pPr>
      <w:ins w:id="13724" w:author="Irová Zuzana" w:date="2025-03-20T19:34:00Z" w16du:dateUtc="2025-03-20T18:34:00Z">
        <w:r w:rsidRPr="009E2283">
          <w:t xml:space="preserve">Payment amount = částka platby </w:t>
        </w:r>
      </w:ins>
    </w:p>
    <w:p w14:paraId="147D4AB7" w14:textId="77777777" w:rsidR="007B20C4" w:rsidRPr="009E2283" w:rsidRDefault="007B20C4">
      <w:pPr>
        <w:pStyle w:val="ListFS1"/>
        <w:rPr>
          <w:ins w:id="13725" w:author="Irová Zuzana" w:date="2025-03-20T19:34:00Z" w16du:dateUtc="2025-03-20T18:34:00Z"/>
        </w:rPr>
        <w:pPrChange w:id="13726" w:author="Irová Zuzana" w:date="2025-06-06T15:37:00Z" w16du:dateUtc="2025-06-06T13:37:00Z">
          <w:pPr>
            <w:pStyle w:val="ListFS3"/>
          </w:pPr>
        </w:pPrChange>
      </w:pPr>
      <w:ins w:id="13727" w:author="Irová Zuzana" w:date="2025-03-20T19:34:00Z" w16du:dateUtc="2025-03-20T18:34:00Z">
        <w:r w:rsidRPr="009E2283">
          <w:t>Variable symbol = vygenerovaný ze sekvence pro variabilní symboly (PNFVS)</w:t>
        </w:r>
      </w:ins>
    </w:p>
    <w:p w14:paraId="25A804F5" w14:textId="2242DD85" w:rsidR="007B20C4" w:rsidRPr="009E2283" w:rsidRDefault="007B20C4">
      <w:pPr>
        <w:pStyle w:val="ListFS1"/>
        <w:rPr>
          <w:ins w:id="13728" w:author="Irová Zuzana" w:date="2025-03-20T19:34:00Z" w16du:dateUtc="2025-03-20T18:34:00Z"/>
        </w:rPr>
        <w:pPrChange w:id="13729" w:author="Irová Zuzana" w:date="2025-06-06T15:37:00Z" w16du:dateUtc="2025-06-06T13:37:00Z">
          <w:pPr>
            <w:pStyle w:val="ListFS3"/>
          </w:pPr>
        </w:pPrChange>
      </w:pPr>
      <w:ins w:id="13730" w:author="Irová Zuzana" w:date="2025-03-20T19:34:00Z" w16du:dateUtc="2025-03-20T18:34:00Z">
        <w:r w:rsidRPr="009E2283">
          <w:t xml:space="preserve">Internet banking channel = </w:t>
        </w:r>
      </w:ins>
      <w:ins w:id="13731" w:author="Irová Zuzana" w:date="2025-03-20T19:39:00Z" w16du:dateUtc="2025-03-20T18:39:00Z">
        <w:r w:rsidR="00771D19">
          <w:t>Online CorvusPay</w:t>
        </w:r>
        <w:r w:rsidR="00F97D09">
          <w:t xml:space="preserve"> payment</w:t>
        </w:r>
      </w:ins>
      <w:ins w:id="13732" w:author="Irová Zuzana" w:date="2025-03-20T19:34:00Z" w16du:dateUtc="2025-03-20T18:34:00Z">
        <w:r w:rsidRPr="009E2283">
          <w:t xml:space="preserve"> </w:t>
        </w:r>
      </w:ins>
    </w:p>
    <w:p w14:paraId="39D2E081" w14:textId="77777777" w:rsidR="007B20C4" w:rsidRDefault="007B20C4">
      <w:pPr>
        <w:pStyle w:val="ListFS1"/>
        <w:rPr>
          <w:ins w:id="13733" w:author="Irová Zuzana" w:date="2025-03-20T19:34:00Z" w16du:dateUtc="2025-03-20T18:34:00Z"/>
        </w:rPr>
        <w:pPrChange w:id="13734" w:author="Irová Zuzana" w:date="2025-06-06T15:37:00Z" w16du:dateUtc="2025-06-06T13:37:00Z">
          <w:pPr>
            <w:pStyle w:val="ListFS3"/>
          </w:pPr>
        </w:pPrChange>
      </w:pPr>
      <w:ins w:id="13735" w:author="Irová Zuzana" w:date="2025-03-20T19:34:00Z" w16du:dateUtc="2025-03-20T18:34:00Z">
        <w:r w:rsidRPr="009E2283">
          <w:t>Created on = aktuální datum a čas</w:t>
        </w:r>
      </w:ins>
    </w:p>
    <w:p w14:paraId="69FB82DD" w14:textId="555A5B9F" w:rsidR="007B20C4" w:rsidRDefault="007B20C4" w:rsidP="00C40C63">
      <w:pPr>
        <w:pStyle w:val="ListFS1"/>
        <w:rPr>
          <w:ins w:id="13736" w:author="Irová Zuzana" w:date="2025-03-20T20:05:00Z" w16du:dateUtc="2025-03-20T19:05:00Z"/>
        </w:rPr>
      </w:pPr>
      <w:ins w:id="13737" w:author="Irová Zuzana" w:date="2025-03-20T19:34:00Z" w16du:dateUtc="2025-03-20T18:34:00Z">
        <w:r>
          <w:t xml:space="preserve">Card payment request = </w:t>
        </w:r>
      </w:ins>
      <w:ins w:id="13738" w:author="Irová Zuzana" w:date="2025-03-20T19:39:00Z" w16du:dateUtc="2025-03-20T18:39:00Z">
        <w:r w:rsidR="00F97D09">
          <w:t>null</w:t>
        </w:r>
      </w:ins>
    </w:p>
    <w:p w14:paraId="5126E83E" w14:textId="3DFED45F" w:rsidR="00742B29" w:rsidRDefault="00E124AA">
      <w:pPr>
        <w:pStyle w:val="ListFS1"/>
        <w:rPr>
          <w:ins w:id="13739" w:author="Irová Zuzana" w:date="2025-03-20T19:34:00Z" w16du:dateUtc="2025-03-20T18:34:00Z"/>
        </w:rPr>
        <w:pPrChange w:id="13740" w:author="Irová Zuzana" w:date="2025-06-06T15:37:00Z" w16du:dateUtc="2025-06-06T13:37:00Z">
          <w:pPr>
            <w:pStyle w:val="ListFS3"/>
          </w:pPr>
        </w:pPrChange>
      </w:pPr>
      <w:ins w:id="13741" w:author="Irová Zuzana" w:date="2025-03-20T20:06:00Z" w16du:dateUtc="2025-03-20T19:06:00Z">
        <w:r w:rsidRPr="009E3AEB">
          <w:t>Selected payment method</w:t>
        </w:r>
        <w:r>
          <w:t xml:space="preserve"> = null</w:t>
        </w:r>
      </w:ins>
    </w:p>
    <w:p w14:paraId="45CD0909" w14:textId="77777777" w:rsidR="007B20C4" w:rsidRDefault="007B20C4">
      <w:pPr>
        <w:pStyle w:val="NormalIndent"/>
        <w:rPr>
          <w:ins w:id="13742" w:author="Irová Zuzana" w:date="2025-03-20T19:34:00Z" w16du:dateUtc="2025-03-20T18:34:00Z"/>
        </w:rPr>
      </w:pPr>
    </w:p>
    <w:p w14:paraId="34478F62" w14:textId="2C03D4EF" w:rsidR="00510244" w:rsidRPr="00510244" w:rsidRDefault="007D286E">
      <w:pPr>
        <w:pStyle w:val="NormalIndent"/>
        <w:rPr>
          <w:ins w:id="13743" w:author="Irová Zuzana" w:date="2025-03-20T19:23:00Z"/>
        </w:rPr>
      </w:pPr>
      <w:ins w:id="13744" w:author="Irová Zuzana" w:date="2025-03-20T12:02:00Z" w16du:dateUtc="2025-03-20T11:02:00Z">
        <w:r w:rsidRPr="000D11D5">
          <w:t xml:space="preserve">Systém </w:t>
        </w:r>
      </w:ins>
      <w:ins w:id="13745" w:author="Irová Zuzana" w:date="2025-03-20T19:23:00Z">
        <w:r w:rsidR="00510244" w:rsidRPr="00510244">
          <w:t>vyvolá komunikaci s CorvusPay platební bránou (rozhraní INT.BAR.27.HR)</w:t>
        </w:r>
      </w:ins>
      <w:ins w:id="13746" w:author="Irová Zuzana" w:date="2025-03-20T19:46:00Z" w16du:dateUtc="2025-03-20T18:46:00Z">
        <w:r w:rsidR="00DD4976">
          <w:t xml:space="preserve">. </w:t>
        </w:r>
        <w:r w:rsidR="00DD4976" w:rsidRPr="5A42C4C8">
          <w:rPr>
            <w:lang w:val="en-US"/>
          </w:rPr>
          <w:t xml:space="preserve">Systém do platební brány pošle částku platby, měnu platby, </w:t>
        </w:r>
      </w:ins>
      <w:ins w:id="13747" w:author="Irová Zuzana" w:date="2025-03-20T20:07:00Z" w16du:dateUtc="2025-03-20T19:07:00Z">
        <w:r w:rsidR="00CA4E4A">
          <w:rPr>
            <w:lang w:val="en-US"/>
          </w:rPr>
          <w:t>Online payment identifier (</w:t>
        </w:r>
      </w:ins>
      <w:ins w:id="13748" w:author="Irová Zuzana" w:date="2025-03-20T21:10:00Z" w16du:dateUtc="2025-03-20T20:10:00Z">
        <w:r w:rsidR="00D75D79">
          <w:rPr>
            <w:lang w:val="en-US"/>
          </w:rPr>
          <w:t xml:space="preserve">jako </w:t>
        </w:r>
      </w:ins>
      <w:ins w:id="13749" w:author="Irová Zuzana" w:date="2025-03-20T20:07:00Z" w16du:dateUtc="2025-03-20T19:07:00Z">
        <w:r w:rsidR="00CA4E4A">
          <w:rPr>
            <w:lang w:val="en-US"/>
          </w:rPr>
          <w:t xml:space="preserve">order_id), </w:t>
        </w:r>
      </w:ins>
      <w:ins w:id="13750" w:author="Irová Zuzana" w:date="2025-03-20T19:46:00Z" w16du:dateUtc="2025-03-20T18:46:00Z">
        <w:r w:rsidR="00DD4976" w:rsidRPr="001C2ED0">
          <w:rPr>
            <w:lang w:val="en-US"/>
            <w:rPrChange w:id="13751" w:author="Irova Zuzana" w:date="2025-03-28T20:02:00Z" w16du:dateUtc="2025-03-28T19:02:00Z">
              <w:rPr>
                <w:highlight w:val="yellow"/>
                <w:lang w:val="en-US"/>
              </w:rPr>
            </w:rPrChange>
          </w:rPr>
          <w:t>Bill issuer (</w:t>
        </w:r>
      </w:ins>
      <w:ins w:id="13752" w:author="Irová Zuzana" w:date="2025-03-20T21:10:00Z" w16du:dateUtc="2025-03-20T20:10:00Z">
        <w:r w:rsidR="00D75D79" w:rsidRPr="001C2ED0">
          <w:rPr>
            <w:lang w:val="en-US"/>
            <w:rPrChange w:id="13753" w:author="Irova Zuzana" w:date="2025-03-28T20:02:00Z" w16du:dateUtc="2025-03-28T19:02:00Z">
              <w:rPr>
                <w:highlight w:val="yellow"/>
                <w:lang w:val="en-US"/>
              </w:rPr>
            </w:rPrChange>
          </w:rPr>
          <w:t xml:space="preserve">jako </w:t>
        </w:r>
      </w:ins>
      <w:ins w:id="13754" w:author="Irová Zuzana" w:date="2025-03-20T19:46:00Z" w16du:dateUtc="2025-03-20T18:46:00Z">
        <w:r w:rsidR="00DD4976" w:rsidRPr="001C2ED0">
          <w:rPr>
            <w:lang w:val="en-US"/>
            <w:rPrChange w:id="13755" w:author="Irova Zuzana" w:date="2025-03-28T20:02:00Z" w16du:dateUtc="2025-03-28T19:02:00Z">
              <w:rPr>
                <w:highlight w:val="yellow"/>
                <w:lang w:val="en-US"/>
              </w:rPr>
            </w:rPrChange>
          </w:rPr>
          <w:t>store_id)</w:t>
        </w:r>
        <w:del w:id="13756" w:author="Irova Zuzana" w:date="2025-03-28T20:02:00Z" w16du:dateUtc="2025-03-28T19:02:00Z">
          <w:r w:rsidR="00DD4976" w:rsidRPr="001C2ED0" w:rsidDel="001C2ED0">
            <w:rPr>
              <w:lang w:val="en-US"/>
              <w:rPrChange w:id="13757" w:author="Irova Zuzana" w:date="2025-03-28T20:02:00Z" w16du:dateUtc="2025-03-28T19:02:00Z">
                <w:rPr>
                  <w:highlight w:val="yellow"/>
                  <w:lang w:val="en-US"/>
                </w:rPr>
              </w:rPrChange>
            </w:rPr>
            <w:delText>?</w:delText>
          </w:r>
        </w:del>
      </w:ins>
      <w:ins w:id="13758" w:author="Irová Zuzana" w:date="2025-03-20T21:48:00Z" w16du:dateUtc="2025-03-20T20:48:00Z">
        <w:r w:rsidR="00D70192" w:rsidRPr="001C2ED0">
          <w:rPr>
            <w:lang w:val="en-US"/>
          </w:rPr>
          <w:t>,</w:t>
        </w:r>
      </w:ins>
      <w:ins w:id="13759" w:author="Irová Zuzana" w:date="2025-03-20T19:23:00Z">
        <w:r w:rsidR="00510244" w:rsidRPr="00510244">
          <w:t xml:space="preserve"> </w:t>
        </w:r>
      </w:ins>
      <w:ins w:id="13760" w:author="Irová Zuzana" w:date="2025-03-20T20:07:00Z" w16du:dateUtc="2025-03-20T19:07:00Z">
        <w:r w:rsidR="000B6352">
          <w:t>Varia</w:t>
        </w:r>
      </w:ins>
      <w:ins w:id="13761" w:author="Irová Zuzana" w:date="2025-03-20T20:08:00Z" w16du:dateUtc="2025-03-20T19:08:00Z">
        <w:r w:rsidR="000B6352">
          <w:t>ble symbol (</w:t>
        </w:r>
      </w:ins>
      <w:ins w:id="13762" w:author="Irová Zuzana" w:date="2025-03-20T21:10:00Z" w16du:dateUtc="2025-03-20T20:10:00Z">
        <w:r w:rsidR="00D75D79">
          <w:t xml:space="preserve">jako </w:t>
        </w:r>
      </w:ins>
      <w:ins w:id="13763" w:author="Irová Zuzana" w:date="2025-03-20T20:10:00Z" w16du:dateUtc="2025-03-20T19:10:00Z">
        <w:r w:rsidR="004944E1">
          <w:t>additional</w:t>
        </w:r>
        <w:r w:rsidR="0028058F">
          <w:t>_order_number</w:t>
        </w:r>
      </w:ins>
      <w:ins w:id="13764" w:author="Irová Zuzana" w:date="2025-03-20T20:08:00Z" w16du:dateUtc="2025-03-20T19:08:00Z">
        <w:r w:rsidR="00F6184C">
          <w:t>)</w:t>
        </w:r>
      </w:ins>
      <w:ins w:id="13765" w:author="Irová Zuzana" w:date="2025-03-20T21:48:00Z" w16du:dateUtc="2025-03-20T20:48:00Z">
        <w:r w:rsidR="00901F21">
          <w:t xml:space="preserve">, required complete </w:t>
        </w:r>
      </w:ins>
      <w:ins w:id="13766" w:author="Irová Zuzana" w:date="2025-03-20T21:49:00Z" w16du:dateUtc="2025-03-20T20:49:00Z">
        <w:r w:rsidR="00901F21">
          <w:t>= false, subscription = false</w:t>
        </w:r>
      </w:ins>
      <w:ins w:id="13767" w:author="Irová Zuzana" w:date="2025-03-20T20:08:00Z" w16du:dateUtc="2025-03-20T19:08:00Z">
        <w:r w:rsidR="00F6184C">
          <w:t>.</w:t>
        </w:r>
      </w:ins>
      <w:ins w:id="13768" w:author="Irová Zuzana" w:date="2025-03-20T19:23:00Z">
        <w:r w:rsidR="00510244" w:rsidRPr="00510244">
          <w:t xml:space="preserve"> </w:t>
        </w:r>
      </w:ins>
    </w:p>
    <w:p w14:paraId="6C10D694" w14:textId="77777777" w:rsidR="00733DF4" w:rsidRDefault="0028058F">
      <w:pPr>
        <w:pStyle w:val="NormalIndent"/>
        <w:rPr>
          <w:ins w:id="13769" w:author="Irová Zuzana" w:date="2025-03-20T21:11:00Z" w16du:dateUtc="2025-03-20T20:11:00Z"/>
        </w:rPr>
      </w:pPr>
      <w:ins w:id="13770" w:author="Irová Zuzana" w:date="2025-03-20T20:10:00Z" w16du:dateUtc="2025-03-20T19:10:00Z">
        <w:r>
          <w:t xml:space="preserve">Platební brána </w:t>
        </w:r>
        <w:r w:rsidR="001A1101">
          <w:t>vrátí redirect url</w:t>
        </w:r>
      </w:ins>
      <w:ins w:id="13771" w:author="Irová Zuzana" w:date="2025-03-20T21:11:00Z" w16du:dateUtc="2025-03-20T20:11:00Z">
        <w:r w:rsidR="00733DF4">
          <w:t>.</w:t>
        </w:r>
      </w:ins>
    </w:p>
    <w:p w14:paraId="1E8AA1BB" w14:textId="188A3865" w:rsidR="00510244" w:rsidRPr="00510244" w:rsidRDefault="001A1101">
      <w:pPr>
        <w:pStyle w:val="NormalIndent"/>
        <w:rPr>
          <w:ins w:id="13772" w:author="Irová Zuzana" w:date="2025-03-20T19:23:00Z"/>
        </w:rPr>
      </w:pPr>
      <w:ins w:id="13773" w:author="Irová Zuzana" w:date="2025-03-20T20:10:00Z" w16du:dateUtc="2025-03-20T19:10:00Z">
        <w:r>
          <w:t>Sy</w:t>
        </w:r>
      </w:ins>
      <w:ins w:id="13774" w:author="Irová Zuzana" w:date="2025-03-20T20:11:00Z" w16du:dateUtc="2025-03-20T19:11:00Z">
        <w:r>
          <w:t xml:space="preserve">stém </w:t>
        </w:r>
      </w:ins>
      <w:ins w:id="13775" w:author="Irová Zuzana" w:date="2025-03-20T21:13:00Z" w16du:dateUtc="2025-03-20T20:13:00Z">
        <w:r w:rsidR="00007439">
          <w:t>přesm</w:t>
        </w:r>
      </w:ins>
      <w:ins w:id="13776" w:author="Irová Zuzana" w:date="2025-03-20T21:14:00Z" w16du:dateUtc="2025-03-20T20:14:00Z">
        <w:r w:rsidR="00191240">
          <w:t>ě</w:t>
        </w:r>
      </w:ins>
      <w:ins w:id="13777" w:author="Irová Zuzana" w:date="2025-03-20T21:13:00Z" w16du:dateUtc="2025-03-20T20:13:00Z">
        <w:r w:rsidR="00007439">
          <w:t xml:space="preserve">ruje Aktéra na stránku </w:t>
        </w:r>
        <w:r w:rsidR="00007439" w:rsidRPr="00E16774">
          <w:t>platební brán</w:t>
        </w:r>
        <w:r w:rsidR="00007439">
          <w:t xml:space="preserve">y </w:t>
        </w:r>
      </w:ins>
      <w:ins w:id="13778" w:author="Irová Zuzana" w:date="2025-03-20T20:11:00Z" w16du:dateUtc="2025-03-20T19:11:00Z">
        <w:r>
          <w:t>(pokud operace byla inicializována v rámci Systému) nebo pošle redirect url externímu systému</w:t>
        </w:r>
      </w:ins>
      <w:ins w:id="13779" w:author="Irová Zuzana" w:date="2025-03-20T21:14:00Z" w16du:dateUtc="2025-03-20T20:14:00Z">
        <w:r w:rsidR="00551358">
          <w:t>,</w:t>
        </w:r>
        <w:r w:rsidR="008264F3">
          <w:t xml:space="preserve">který </w:t>
        </w:r>
        <w:r w:rsidR="004D64C7">
          <w:t xml:space="preserve">přesměruje </w:t>
        </w:r>
      </w:ins>
      <w:ins w:id="13780" w:author="Irová Zuzana" w:date="2025-03-20T21:15:00Z" w16du:dateUtc="2025-03-20T20:15:00Z">
        <w:r w:rsidR="004D64C7">
          <w:t xml:space="preserve">svého </w:t>
        </w:r>
        <w:r w:rsidR="006722D1">
          <w:t>uživatele</w:t>
        </w:r>
      </w:ins>
      <w:ins w:id="13781" w:author="Irová Zuzana" w:date="2025-03-20T20:10:00Z" w16du:dateUtc="2025-03-20T19:10:00Z">
        <w:r>
          <w:t>.</w:t>
        </w:r>
      </w:ins>
    </w:p>
    <w:p w14:paraId="029EA120" w14:textId="4618AB3C" w:rsidR="000332E2" w:rsidRPr="00BF06C4" w:rsidRDefault="000332E2">
      <w:pPr>
        <w:pStyle w:val="NormalIndent"/>
      </w:pPr>
      <w:r>
        <w:t>Aktér</w:t>
      </w:r>
      <w:r w:rsidRPr="00E16774">
        <w:t xml:space="preserve"> </w:t>
      </w:r>
      <w:del w:id="13782" w:author="Irová Zuzana" w:date="2025-03-20T21:13:00Z" w16du:dateUtc="2025-03-20T20:13:00Z">
        <w:r w:rsidRPr="00E16774" w:rsidDel="00007439">
          <w:delText xml:space="preserve">je přesměrován na </w:delText>
        </w:r>
        <w:r w:rsidDel="00007439">
          <w:delText xml:space="preserve">stránku </w:delText>
        </w:r>
        <w:r w:rsidRPr="00E16774" w:rsidDel="00007439">
          <w:delText>platební brán</w:delText>
        </w:r>
        <w:r w:rsidDel="00007439">
          <w:delText>y</w:delText>
        </w:r>
        <w:r w:rsidRPr="00E16774" w:rsidDel="00007439">
          <w:delText>, kde</w:delText>
        </w:r>
      </w:del>
      <w:ins w:id="13783" w:author="Irová Zuzana" w:date="2025-03-20T21:13:00Z" w16du:dateUtc="2025-03-20T20:13:00Z">
        <w:r w:rsidR="00007439">
          <w:t>na stránce</w:t>
        </w:r>
      </w:ins>
      <w:ins w:id="13784" w:author="Irova Zuzana" w:date="2025-03-28T20:01:00Z" w16du:dateUtc="2025-03-28T19:01:00Z">
        <w:r w:rsidR="00E111FC">
          <w:t xml:space="preserve"> </w:t>
        </w:r>
      </w:ins>
      <w:ins w:id="13785" w:author="Irová Zuzana" w:date="2025-03-20T21:13:00Z" w16du:dateUtc="2025-03-20T20:13:00Z">
        <w:r w:rsidR="00007439">
          <w:t>platební brány</w:t>
        </w:r>
      </w:ins>
      <w:r w:rsidRPr="00E16774">
        <w:t xml:space="preserve"> </w:t>
      </w:r>
      <w:r>
        <w:t xml:space="preserve">zvolí platební metodu z nabízeného seznamu a následně </w:t>
      </w:r>
      <w:r w:rsidRPr="00E16774">
        <w:t>zadá patřičné platební údaje a autorizuje transakci.</w:t>
      </w:r>
    </w:p>
    <w:p w14:paraId="1A980B2A" w14:textId="5092B463" w:rsidR="000332E2" w:rsidRPr="00BF06C4" w:rsidRDefault="000332E2">
      <w:pPr>
        <w:pStyle w:val="NormalIndent"/>
      </w:pPr>
      <w:r w:rsidRPr="00BF06C4">
        <w:t>V případě úspěšného dokončení platby</w:t>
      </w:r>
      <w:r>
        <w:t>,</w:t>
      </w:r>
      <w:r w:rsidRPr="00BF06C4">
        <w:t xml:space="preserve"> Systém na Payment session</w:t>
      </w:r>
      <w:ins w:id="13786" w:author="Irová Zuzana" w:date="2025-03-27T11:39:00Z" w16du:dateUtc="2025-03-27T10:39:00Z">
        <w:r w:rsidR="00715239">
          <w:t xml:space="preserve"> uloží do</w:t>
        </w:r>
      </w:ins>
      <w:r w:rsidRPr="00BF06C4">
        <w:t>:</w:t>
      </w:r>
    </w:p>
    <w:p w14:paraId="55F10920" w14:textId="256E245A" w:rsidR="000332E2" w:rsidRDefault="000332E2" w:rsidP="00C40C63">
      <w:pPr>
        <w:pStyle w:val="ListFS1"/>
        <w:rPr>
          <w:ins w:id="13787" w:author="Irová Zuzana" w:date="2025-03-27T11:35:00Z" w16du:dateUtc="2025-03-27T10:35:00Z"/>
        </w:rPr>
      </w:pPr>
      <w:del w:id="13788" w:author="Irová Zuzana" w:date="2025-03-27T11:39:00Z" w16du:dateUtc="2025-03-27T10:39:00Z">
        <w:r w:rsidRPr="00087E73" w:rsidDel="00715239">
          <w:delText xml:space="preserve">uloží do </w:delText>
        </w:r>
      </w:del>
      <w:r w:rsidRPr="00087E73">
        <w:t xml:space="preserve">Selected payment method </w:t>
      </w:r>
      <w:ins w:id="13789" w:author="Irová Zuzana" w:date="2025-03-27T13:12:00Z" w16du:dateUtc="2025-03-27T12:12:00Z">
        <w:r w:rsidR="004F4AD6">
          <w:t xml:space="preserve">= </w:t>
        </w:r>
        <w:r w:rsidR="00CF7AB5">
          <w:t xml:space="preserve">zákazníkem </w:t>
        </w:r>
        <w:r w:rsidR="004F4AD6" w:rsidRPr="00087E73">
          <w:t>vybran</w:t>
        </w:r>
        <w:r w:rsidR="004F4AD6">
          <w:t>á</w:t>
        </w:r>
        <w:r w:rsidR="004F4AD6" w:rsidRPr="00087E73">
          <w:t xml:space="preserve"> </w:t>
        </w:r>
        <w:r w:rsidR="004F4AD6">
          <w:t>CorvusPay</w:t>
        </w:r>
        <w:r w:rsidR="004F4AD6" w:rsidRPr="00087E73">
          <w:t xml:space="preserve"> platební metod</w:t>
        </w:r>
      </w:ins>
      <w:ins w:id="13790" w:author="Irova Zuzana" w:date="2025-03-28T20:01:00Z" w16du:dateUtc="2025-03-28T19:01:00Z">
        <w:r w:rsidR="00E111FC">
          <w:t>u</w:t>
        </w:r>
      </w:ins>
      <w:ins w:id="13791" w:author="Irová Zuzana" w:date="2025-03-27T13:12:00Z" w16du:dateUtc="2025-03-27T12:12:00Z">
        <w:del w:id="13792" w:author="Irova Zuzana" w:date="2025-03-28T20:01:00Z" w16du:dateUtc="2025-03-28T19:01:00Z">
          <w:r w:rsidR="004F4AD6" w:rsidDel="00E111FC">
            <w:delText>a</w:delText>
          </w:r>
        </w:del>
        <w:r w:rsidR="004F4AD6">
          <w:t xml:space="preserve"> na bráně</w:t>
        </w:r>
        <w:r w:rsidR="004F4AD6" w:rsidRPr="00087E73" w:rsidDel="004F4AD6">
          <w:t xml:space="preserve"> </w:t>
        </w:r>
      </w:ins>
      <w:del w:id="13793" w:author="Irová Zuzana" w:date="2025-03-27T13:12:00Z" w16du:dateUtc="2025-03-27T12:12:00Z">
        <w:r w:rsidRPr="00087E73" w:rsidDel="004F4AD6">
          <w:delText xml:space="preserve">vybranou </w:delText>
        </w:r>
        <w:r w:rsidDel="004F4AD6">
          <w:delText>CorvusPay</w:delText>
        </w:r>
        <w:r w:rsidRPr="00087E73" w:rsidDel="004F4AD6">
          <w:delText xml:space="preserve"> platební methodu</w:delText>
        </w:r>
      </w:del>
    </w:p>
    <w:p w14:paraId="7F195629" w14:textId="414C886C" w:rsidR="00394C7F" w:rsidRPr="00683CFC" w:rsidRDefault="00394C7F">
      <w:pPr>
        <w:pStyle w:val="ListFS1"/>
        <w:rPr>
          <w:ins w:id="13794" w:author="Irová Zuzana" w:date="2025-03-27T11:36:00Z" w16du:dateUtc="2025-03-27T10:36:00Z"/>
        </w:rPr>
        <w:pPrChange w:id="13795" w:author="Irová Zuzana" w:date="2025-06-06T15:16:00Z" w16du:dateUtc="2025-06-06T13:16:00Z">
          <w:pPr>
            <w:pStyle w:val="ListFS1"/>
            <w:numPr>
              <w:numId w:val="0"/>
            </w:numPr>
            <w:ind w:left="0" w:firstLine="0"/>
          </w:pPr>
        </w:pPrChange>
      </w:pPr>
      <w:ins w:id="13796" w:author="Irová Zuzana" w:date="2025-03-27T11:36:00Z" w16du:dateUtc="2025-03-27T10:36:00Z">
        <w:r w:rsidRPr="00683CFC">
          <w:lastRenderedPageBreak/>
          <w:t xml:space="preserve">Card type = Typ karty zaslaný z </w:t>
        </w:r>
        <w:r w:rsidRPr="000D11D5">
          <w:t>platební brány</w:t>
        </w:r>
      </w:ins>
    </w:p>
    <w:p w14:paraId="0A0B6B58" w14:textId="32591235" w:rsidR="00394C7F" w:rsidRDefault="00394C7F" w:rsidP="00C40C63">
      <w:pPr>
        <w:pStyle w:val="ListFS1"/>
        <w:rPr>
          <w:ins w:id="13797" w:author="Irová Zuzana" w:date="2025-03-27T11:36:00Z" w16du:dateUtc="2025-03-27T10:36:00Z"/>
        </w:rPr>
      </w:pPr>
      <w:ins w:id="13798" w:author="Irová Zuzana" w:date="2025-03-27T11:36:00Z" w16du:dateUtc="2025-03-27T10:36:00Z">
        <w:r>
          <w:t xml:space="preserve">Card expiry = Expirace karty zaslaný z </w:t>
        </w:r>
        <w:r w:rsidRPr="000D11D5">
          <w:rPr>
            <w:lang w:val="pl-PL"/>
          </w:rPr>
          <w:t>platební brány</w:t>
        </w:r>
      </w:ins>
    </w:p>
    <w:p w14:paraId="7321B99A" w14:textId="55B47570" w:rsidR="00394C7F" w:rsidRDefault="00394C7F">
      <w:pPr>
        <w:pStyle w:val="ListFS1"/>
        <w:rPr>
          <w:ins w:id="13799" w:author="Irová Zuzana" w:date="2025-03-27T11:36:00Z" w16du:dateUtc="2025-03-27T10:36:00Z"/>
        </w:rPr>
        <w:pPrChange w:id="13800" w:author="Irová Zuzana" w:date="2025-06-06T15:16:00Z" w16du:dateUtc="2025-06-06T13:16:00Z">
          <w:pPr>
            <w:pStyle w:val="ListFS1"/>
            <w:numPr>
              <w:numId w:val="0"/>
            </w:numPr>
            <w:ind w:left="0" w:firstLine="0"/>
          </w:pPr>
        </w:pPrChange>
      </w:pPr>
      <w:ins w:id="13801" w:author="Irová Zuzana" w:date="2025-03-27T11:36:00Z" w16du:dateUtc="2025-03-27T10:36:00Z">
        <w:r>
          <w:t xml:space="preserve">Card number = Číslo (maskované) karty zaslaný z </w:t>
        </w:r>
        <w:r w:rsidRPr="00683CFC">
          <w:rPr>
            <w:rPrChange w:id="13802" w:author="Muller Miroslav" w:date="2025-05-20T10:39:00Z" w16du:dateUtc="2025-05-20T08:39:00Z">
              <w:rPr>
                <w:lang w:val="pl-PL"/>
              </w:rPr>
            </w:rPrChange>
          </w:rPr>
          <w:t>platebn</w:t>
        </w:r>
        <w:r w:rsidRPr="00683CFC">
          <w:rPr>
            <w:rFonts w:hint="cs"/>
            <w:rPrChange w:id="13803" w:author="Muller Miroslav" w:date="2025-05-20T10:39:00Z" w16du:dateUtc="2025-05-20T08:39:00Z">
              <w:rPr>
                <w:rFonts w:hint="cs"/>
                <w:lang w:val="pl-PL"/>
              </w:rPr>
            </w:rPrChange>
          </w:rPr>
          <w:t>í</w:t>
        </w:r>
        <w:r w:rsidRPr="00683CFC">
          <w:rPr>
            <w:rPrChange w:id="13804" w:author="Muller Miroslav" w:date="2025-05-20T10:39:00Z" w16du:dateUtc="2025-05-20T08:39:00Z">
              <w:rPr>
                <w:lang w:val="pl-PL"/>
              </w:rPr>
            </w:rPrChange>
          </w:rPr>
          <w:t xml:space="preserve"> br</w:t>
        </w:r>
        <w:r w:rsidRPr="00683CFC">
          <w:rPr>
            <w:rFonts w:hint="cs"/>
            <w:rPrChange w:id="13805" w:author="Muller Miroslav" w:date="2025-05-20T10:39:00Z" w16du:dateUtc="2025-05-20T08:39:00Z">
              <w:rPr>
                <w:rFonts w:hint="cs"/>
                <w:lang w:val="pl-PL"/>
              </w:rPr>
            </w:rPrChange>
          </w:rPr>
          <w:t>á</w:t>
        </w:r>
        <w:r w:rsidRPr="00683CFC">
          <w:rPr>
            <w:rPrChange w:id="13806" w:author="Muller Miroslav" w:date="2025-05-20T10:39:00Z" w16du:dateUtc="2025-05-20T08:39:00Z">
              <w:rPr>
                <w:lang w:val="pl-PL"/>
              </w:rPr>
            </w:rPrChange>
          </w:rPr>
          <w:t>ny</w:t>
        </w:r>
      </w:ins>
    </w:p>
    <w:p w14:paraId="1D1384DF" w14:textId="5B26F813" w:rsidR="00394C7F" w:rsidRPr="00683CFC" w:rsidRDefault="00394C7F">
      <w:pPr>
        <w:pStyle w:val="ListFS1"/>
        <w:pPrChange w:id="13807" w:author="Irová Zuzana" w:date="2025-06-06T15:16:00Z" w16du:dateUtc="2025-06-06T13:16:00Z">
          <w:pPr>
            <w:pStyle w:val="ListFS1"/>
            <w:numPr>
              <w:numId w:val="0"/>
            </w:numPr>
            <w:ind w:left="0" w:firstLine="0"/>
          </w:pPr>
        </w:pPrChange>
      </w:pPr>
      <w:ins w:id="13808" w:author="Irová Zuzana" w:date="2025-03-27T11:36:00Z" w16du:dateUtc="2025-03-27T10:36:00Z">
        <w:r w:rsidRPr="00683CFC">
          <w:t xml:space="preserve">Card brand = Brand karty zaslaný z </w:t>
        </w:r>
        <w:r w:rsidRPr="00CE2856">
          <w:t>platební brány</w:t>
        </w:r>
      </w:ins>
    </w:p>
    <w:p w14:paraId="1AF7EA51" w14:textId="04604B9E" w:rsidR="000332E2" w:rsidRPr="000D11D5" w:rsidRDefault="000332E2" w:rsidP="00C40C63">
      <w:pPr>
        <w:pStyle w:val="ListFS1"/>
      </w:pPr>
      <w:del w:id="13809" w:author="Irová Zuzana" w:date="2025-03-27T11:39:00Z" w16du:dateUtc="2025-03-27T10:39:00Z">
        <w:r w:rsidRPr="000D11D5" w:rsidDel="00715239">
          <w:delText xml:space="preserve">uloží do </w:delText>
        </w:r>
      </w:del>
      <w:r w:rsidRPr="000D11D5">
        <w:t xml:space="preserve">Result code návratový kód z platební brány </w:t>
      </w:r>
    </w:p>
    <w:p w14:paraId="33E4E929" w14:textId="77777777" w:rsidR="000332E2" w:rsidRPr="00087E73" w:rsidRDefault="000332E2" w:rsidP="00C40C63">
      <w:pPr>
        <w:pStyle w:val="ListFS1"/>
      </w:pPr>
      <w:r w:rsidRPr="00087E73">
        <w:t>změní Payment session status na Realized</w:t>
      </w:r>
      <w:r>
        <w:t>.</w:t>
      </w:r>
    </w:p>
    <w:p w14:paraId="6FD1AB86" w14:textId="05032534" w:rsidR="000332E2" w:rsidRDefault="000332E2">
      <w:pPr>
        <w:pStyle w:val="NormalIndent"/>
        <w:rPr>
          <w:ins w:id="13810" w:author="Irová Zuzana" w:date="2025-03-31T09:09:00Z" w16du:dateUtc="2025-03-31T07:09:00Z"/>
        </w:rPr>
      </w:pPr>
    </w:p>
    <w:p w14:paraId="05D1193C" w14:textId="0867F822" w:rsidR="00CE629E" w:rsidRPr="003F1E27" w:rsidRDefault="42DF8D3C">
      <w:pPr>
        <w:pStyle w:val="NormalIndent"/>
        <w:rPr>
          <w:ins w:id="13811" w:author="Irová Zuzana" w:date="2025-03-31T09:09:00Z" w16du:dateUtc="2025-03-31T07:09:00Z"/>
        </w:rPr>
        <w:pPrChange w:id="13812" w:author="Irová Zuzana" w:date="2025-06-06T15:16:00Z" w16du:dateUtc="2025-06-06T13:16:00Z">
          <w:pPr>
            <w:pStyle w:val="NormalIndent"/>
            <w:jc w:val="left"/>
          </w:pPr>
        </w:pPrChange>
      </w:pPr>
      <w:ins w:id="13813" w:author="Irová Zuzana" w:date="2025-03-31T09:09:00Z" w16du:dateUtc="2025-03-31T07:09:00Z">
        <w:r w:rsidRPr="003F1E27">
          <w:t>Systém zjistí BIBA pro fakturaci na základě Bill issuer a Reason:</w:t>
        </w:r>
      </w:ins>
    </w:p>
    <w:p w14:paraId="2DAAA25E" w14:textId="355218BF" w:rsidR="00F53F5D" w:rsidRPr="003F1E27" w:rsidRDefault="00CE629E">
      <w:pPr>
        <w:pStyle w:val="ListFS1"/>
        <w:rPr>
          <w:ins w:id="13814" w:author="Irová Zuzana" w:date="2025-03-31T09:09:00Z" w16du:dateUtc="2025-03-31T07:09:00Z"/>
        </w:rPr>
        <w:pPrChange w:id="13815" w:author="Irová Zuzana" w:date="2025-06-06T15:37:00Z" w16du:dateUtc="2025-06-06T13:37:00Z">
          <w:pPr>
            <w:pStyle w:val="NormalIndent"/>
            <w:jc w:val="left"/>
          </w:pPr>
        </w:pPrChange>
      </w:pPr>
      <w:ins w:id="13816" w:author="Irová Zuzana" w:date="2025-03-31T09:09:00Z" w16du:dateUtc="2025-03-31T07:09:00Z">
        <w:r w:rsidRPr="003F1E27">
          <w:t>Offence</w:t>
        </w:r>
        <w:r w:rsidR="00F53F5D" w:rsidRPr="003F1E27">
          <w:t>, pokud Payment session type = O</w:t>
        </w:r>
      </w:ins>
      <w:ins w:id="13817" w:author="Irová Zuzana" w:date="2025-04-17T12:34:00Z" w16du:dateUtc="2025-04-17T10:34:00Z">
        <w:r w:rsidR="008A7FD4" w:rsidRPr="003F1E27">
          <w:t>f</w:t>
        </w:r>
      </w:ins>
      <w:ins w:id="13818" w:author="Irová Zuzana" w:date="2025-03-31T09:09:00Z" w16du:dateUtc="2025-03-31T07:09:00Z">
        <w:r w:rsidR="00F53F5D" w:rsidRPr="003F1E27">
          <w:t>fence</w:t>
        </w:r>
      </w:ins>
    </w:p>
    <w:p w14:paraId="6423162F" w14:textId="77777777" w:rsidR="004C4FEF" w:rsidRPr="003F1E27" w:rsidRDefault="00F53F5D" w:rsidP="00C40C63">
      <w:pPr>
        <w:pStyle w:val="ListFS1"/>
        <w:rPr>
          <w:ins w:id="13819" w:author="Irová Zuzana" w:date="2025-04-17T12:32:00Z" w16du:dateUtc="2025-04-17T10:32:00Z"/>
        </w:rPr>
      </w:pPr>
      <w:ins w:id="13820" w:author="Irová Zuzana" w:date="2025-03-31T09:09:00Z" w16du:dateUtc="2025-03-31T07:09:00Z">
        <w:r w:rsidRPr="003F1E27">
          <w:t>Top-up, pokud Payment session type = Top-up</w:t>
        </w:r>
      </w:ins>
    </w:p>
    <w:p w14:paraId="2E0BE929" w14:textId="48E7580F" w:rsidR="00CE629E" w:rsidRPr="003F1E27" w:rsidRDefault="00EE3612">
      <w:pPr>
        <w:pStyle w:val="ListFS1"/>
        <w:rPr>
          <w:ins w:id="13821" w:author="Irová Zuzana" w:date="2025-03-31T09:09:00Z" w16du:dateUtc="2025-03-31T07:09:00Z"/>
        </w:rPr>
        <w:pPrChange w:id="13822" w:author="Irová Zuzana" w:date="2025-06-06T15:37:00Z" w16du:dateUtc="2025-06-06T13:37:00Z">
          <w:pPr>
            <w:pStyle w:val="NormalIndent"/>
            <w:jc w:val="left"/>
          </w:pPr>
        </w:pPrChange>
      </w:pPr>
      <w:ins w:id="13823" w:author="Irová Zuzana" w:date="2025-04-17T12:32:00Z" w16du:dateUtc="2025-04-17T10:32:00Z">
        <w:r w:rsidRPr="003F1E27">
          <w:t>jinak Services</w:t>
        </w:r>
      </w:ins>
      <w:ins w:id="13824" w:author="Irová Zuzana" w:date="2025-03-31T09:09:00Z" w16du:dateUtc="2025-03-31T07:09:00Z">
        <w:r w:rsidR="00CE629E" w:rsidRPr="003F1E27">
          <w:t>.</w:t>
        </w:r>
      </w:ins>
    </w:p>
    <w:p w14:paraId="19FC9546" w14:textId="77777777" w:rsidR="00CE629E" w:rsidRPr="00955C1D" w:rsidRDefault="00CE629E">
      <w:pPr>
        <w:pStyle w:val="NormalIndent"/>
        <w:rPr>
          <w:ins w:id="13825" w:author="Irová Zuzana" w:date="2025-03-31T09:09:00Z" w16du:dateUtc="2025-03-31T07:09:00Z"/>
        </w:rPr>
      </w:pPr>
    </w:p>
    <w:p w14:paraId="09F76DEF" w14:textId="77777777" w:rsidR="00CE629E" w:rsidRPr="00955C1D" w:rsidRDefault="00CE629E">
      <w:pPr>
        <w:pStyle w:val="NormalIndent"/>
        <w:rPr>
          <w:ins w:id="13826" w:author="Irová Zuzana" w:date="2025-03-31T09:09:00Z" w16du:dateUtc="2025-03-31T07:09:00Z"/>
        </w:rPr>
      </w:pPr>
      <w:ins w:id="13827" w:author="Irová Zuzana" w:date="2025-03-31T09:09:00Z" w16du:dateUtc="2025-03-31T07:09:00Z">
        <w:r w:rsidRPr="00955C1D">
          <w:t>Systém vytvoří Payment s parametry:</w:t>
        </w:r>
      </w:ins>
    </w:p>
    <w:p w14:paraId="74411295" w14:textId="77777777" w:rsidR="00CE629E" w:rsidRPr="00087E73" w:rsidRDefault="00CE629E" w:rsidP="00C40C63">
      <w:pPr>
        <w:pStyle w:val="ListFS1"/>
        <w:rPr>
          <w:ins w:id="13828" w:author="Irová Zuzana" w:date="2025-03-31T09:09:00Z" w16du:dateUtc="2025-03-31T07:09:00Z"/>
        </w:rPr>
      </w:pPr>
      <w:ins w:id="13829" w:author="Irová Zuzana" w:date="2025-03-31T09:09:00Z" w16du:dateUtc="2025-03-31T07:09:00Z">
        <w:r w:rsidRPr="00087E73">
          <w:t xml:space="preserve">Payment number = Unikátní číslo platby podle číslovacího schématu. </w:t>
        </w:r>
      </w:ins>
    </w:p>
    <w:p w14:paraId="0C3F7746" w14:textId="77777777" w:rsidR="000B2F3A" w:rsidRDefault="00CE629E" w:rsidP="00C40C63">
      <w:pPr>
        <w:pStyle w:val="ListFS1"/>
        <w:rPr>
          <w:ins w:id="13830" w:author="Irová Zuzana" w:date="2025-03-31T09:10:00Z" w16du:dateUtc="2025-03-31T07:10:00Z"/>
        </w:rPr>
      </w:pPr>
      <w:ins w:id="13831" w:author="Irová Zuzana" w:date="2025-03-31T09:09:00Z" w16du:dateUtc="2025-03-31T07:09:00Z">
        <w:r w:rsidRPr="00087E73">
          <w:t xml:space="preserve">Payment type = </w:t>
        </w:r>
      </w:ins>
    </w:p>
    <w:p w14:paraId="69E16D10" w14:textId="77777777" w:rsidR="00F57443" w:rsidRPr="00F57443" w:rsidRDefault="00F57443">
      <w:pPr>
        <w:pStyle w:val="ListFS2"/>
        <w:rPr>
          <w:ins w:id="13832" w:author="Irová Zuzana" w:date="2025-04-17T12:39:00Z" w16du:dateUtc="2025-04-17T10:39:00Z"/>
        </w:rPr>
        <w:pPrChange w:id="13833" w:author="Irová Zuzana" w:date="2025-06-06T15:16:00Z" w16du:dateUtc="2025-06-06T13:16:00Z">
          <w:pPr>
            <w:pStyle w:val="ListFS1"/>
          </w:pPr>
        </w:pPrChange>
      </w:pPr>
      <w:ins w:id="13834" w:author="Irová Zuzana" w:date="2025-04-17T12:39:00Z" w16du:dateUtc="2025-04-17T10:39:00Z">
        <w:r w:rsidRPr="00F57443">
          <w:t>Top-up payment, pokud jde o Top-up,</w:t>
        </w:r>
      </w:ins>
    </w:p>
    <w:p w14:paraId="0821F7D3" w14:textId="77777777" w:rsidR="00F57443" w:rsidRPr="00F57443" w:rsidRDefault="00F57443">
      <w:pPr>
        <w:pStyle w:val="ListFS2"/>
        <w:rPr>
          <w:ins w:id="13835" w:author="Irová Zuzana" w:date="2025-04-17T12:39:00Z" w16du:dateUtc="2025-04-17T10:39:00Z"/>
        </w:rPr>
        <w:pPrChange w:id="13836" w:author="Irová Zuzana" w:date="2025-06-06T15:16:00Z" w16du:dateUtc="2025-06-06T13:16:00Z">
          <w:pPr>
            <w:pStyle w:val="ListFS1"/>
          </w:pPr>
        </w:pPrChange>
      </w:pPr>
      <w:ins w:id="13837" w:author="Irová Zuzana" w:date="2025-04-17T12:39:00Z" w16du:dateUtc="2025-04-17T10:39:00Z">
        <w:r w:rsidRPr="00F57443">
          <w:t>jinak Bill payment.</w:t>
        </w:r>
      </w:ins>
    </w:p>
    <w:p w14:paraId="73B4410A" w14:textId="77777777" w:rsidR="00CE629E" w:rsidRDefault="00CE629E" w:rsidP="00C40C63">
      <w:pPr>
        <w:pStyle w:val="ListFS1"/>
        <w:rPr>
          <w:ins w:id="13838" w:author="Irová Zuzana" w:date="2025-03-31T09:09:00Z" w16du:dateUtc="2025-03-31T07:09:00Z"/>
        </w:rPr>
      </w:pPr>
      <w:ins w:id="13839" w:author="Irová Zuzana" w:date="2025-03-31T09:09:00Z" w16du:dateUtc="2025-03-31T07:09:00Z">
        <w:r w:rsidRPr="00087E73">
          <w:t xml:space="preserve">Payment method = </w:t>
        </w:r>
        <w:r>
          <w:t>pokud</w:t>
        </w:r>
      </w:ins>
    </w:p>
    <w:p w14:paraId="6530090D" w14:textId="77777777" w:rsidR="00CE629E" w:rsidRDefault="00CE629E">
      <w:pPr>
        <w:pStyle w:val="ListFS2"/>
        <w:rPr>
          <w:ins w:id="13840" w:author="Irová Zuzana" w:date="2025-03-31T09:09:00Z" w16du:dateUtc="2025-03-31T07:09:00Z"/>
        </w:rPr>
      </w:pPr>
      <w:ins w:id="13841" w:author="Irová Zuzana" w:date="2025-03-31T09:09:00Z" w16du:dateUtc="2025-03-31T07:09:00Z">
        <w:r>
          <w:t>P</w:t>
        </w:r>
        <w:r w:rsidRPr="00EB4687">
          <w:t xml:space="preserve">ayment </w:t>
        </w:r>
        <w:r>
          <w:t>S</w:t>
        </w:r>
        <w:r w:rsidRPr="00EB4687">
          <w:t xml:space="preserve">ession.selected payment method = </w:t>
        </w:r>
        <w:r>
          <w:t xml:space="preserve">Card payment a Card type </w:t>
        </w:r>
        <w:r w:rsidRPr="00DF5730">
          <w:t>má Card type.type = Bank card</w:t>
        </w:r>
        <w:r w:rsidRPr="00EB4687">
          <w:t>, pak Bank card payment</w:t>
        </w:r>
      </w:ins>
    </w:p>
    <w:p w14:paraId="7ED831A1" w14:textId="77777777" w:rsidR="00CE629E" w:rsidRPr="00EB4687" w:rsidRDefault="00CE629E">
      <w:pPr>
        <w:pStyle w:val="ListFS2"/>
        <w:rPr>
          <w:ins w:id="13842" w:author="Irová Zuzana" w:date="2025-03-31T09:09:00Z" w16du:dateUtc="2025-03-31T07:09:00Z"/>
        </w:rPr>
      </w:pPr>
      <w:ins w:id="13843" w:author="Irová Zuzana" w:date="2025-03-31T09:09:00Z" w16du:dateUtc="2025-03-31T07:09:00Z">
        <w:r>
          <w:t>P</w:t>
        </w:r>
        <w:r w:rsidRPr="00EB4687">
          <w:t xml:space="preserve">ayment </w:t>
        </w:r>
        <w:r>
          <w:t>S</w:t>
        </w:r>
        <w:r w:rsidRPr="00EB4687">
          <w:t xml:space="preserve">ession.selected payment method = </w:t>
        </w:r>
        <w:r>
          <w:t xml:space="preserve">Card payment a Card type </w:t>
        </w:r>
        <w:r w:rsidRPr="00DF5730">
          <w:t>má Card type.type = Bank card</w:t>
        </w:r>
        <w:r w:rsidRPr="00DF5730" w:rsidDel="00DF5730">
          <w:rPr>
            <w:lang w:val="en-US"/>
          </w:rPr>
          <w:t xml:space="preserve"> </w:t>
        </w:r>
        <w:r w:rsidRPr="00DF5730">
          <w:t xml:space="preserve">má Card type.type = </w:t>
        </w:r>
        <w:r>
          <w:t>Fleet</w:t>
        </w:r>
        <w:r w:rsidRPr="00DF5730">
          <w:t xml:space="preserve"> card</w:t>
        </w:r>
        <w:r w:rsidRPr="00DF5730" w:rsidDel="00DF5730">
          <w:rPr>
            <w:lang w:val="en-US"/>
          </w:rPr>
          <w:t xml:space="preserve"> </w:t>
        </w:r>
        <w:r w:rsidRPr="00EB4687">
          <w:t xml:space="preserve">, pak </w:t>
        </w:r>
        <w:r>
          <w:t>Fleet</w:t>
        </w:r>
        <w:r w:rsidRPr="00EB4687">
          <w:t xml:space="preserve"> card payment</w:t>
        </w:r>
      </w:ins>
    </w:p>
    <w:p w14:paraId="46F4DBA2" w14:textId="77777777" w:rsidR="00CE629E" w:rsidRPr="000D11D5" w:rsidRDefault="00CE629E">
      <w:pPr>
        <w:pStyle w:val="ListFS2"/>
        <w:rPr>
          <w:ins w:id="13844" w:author="Irová Zuzana" w:date="2025-03-31T09:09:00Z" w16du:dateUtc="2025-03-31T07:09:00Z"/>
          <w:highlight w:val="yellow"/>
        </w:rPr>
      </w:pPr>
      <w:ins w:id="13845" w:author="Irová Zuzana" w:date="2025-03-31T09:09:00Z" w16du:dateUtc="2025-03-31T07:09:00Z">
        <w:r w:rsidRPr="000D11D5">
          <w:rPr>
            <w:highlight w:val="yellow"/>
            <w:lang w:val="en-GB"/>
          </w:rPr>
          <w:t xml:space="preserve">Payment Session.selected payment method = Apple Pay, pak </w:t>
        </w:r>
        <w:r w:rsidRPr="4418F7A5">
          <w:rPr>
            <w:highlight w:val="yellow"/>
            <w:lang w:val="en-GB"/>
          </w:rPr>
          <w:t>Bank c</w:t>
        </w:r>
        <w:r w:rsidRPr="000D11D5">
          <w:rPr>
            <w:highlight w:val="yellow"/>
            <w:lang w:val="en-GB"/>
          </w:rPr>
          <w:t>ard payment</w:t>
        </w:r>
      </w:ins>
    </w:p>
    <w:p w14:paraId="3A9AB04A" w14:textId="77777777" w:rsidR="00CE629E" w:rsidRPr="000D11D5" w:rsidRDefault="00CE629E">
      <w:pPr>
        <w:pStyle w:val="ListFS2"/>
        <w:rPr>
          <w:ins w:id="13846" w:author="Irová Zuzana" w:date="2025-03-31T09:09:00Z" w16du:dateUtc="2025-03-31T07:09:00Z"/>
          <w:highlight w:val="yellow"/>
        </w:rPr>
      </w:pPr>
      <w:ins w:id="13847" w:author="Irová Zuzana" w:date="2025-03-31T09:09:00Z" w16du:dateUtc="2025-03-31T07:09:00Z">
        <w:r w:rsidRPr="000D11D5">
          <w:rPr>
            <w:highlight w:val="yellow"/>
            <w:lang w:val="en-GB"/>
          </w:rPr>
          <w:t xml:space="preserve">Payment Session.selected payment method = Google Pay, pak </w:t>
        </w:r>
        <w:r w:rsidRPr="4418F7A5">
          <w:rPr>
            <w:highlight w:val="yellow"/>
            <w:lang w:val="en-GB"/>
          </w:rPr>
          <w:t>Bank c</w:t>
        </w:r>
        <w:r w:rsidRPr="000D11D5">
          <w:rPr>
            <w:highlight w:val="yellow"/>
            <w:lang w:val="en-GB"/>
          </w:rPr>
          <w:t>ard payment</w:t>
        </w:r>
      </w:ins>
    </w:p>
    <w:p w14:paraId="5B69E9F0" w14:textId="77777777" w:rsidR="00CE629E" w:rsidRDefault="00CE629E">
      <w:pPr>
        <w:pStyle w:val="ListFS2"/>
        <w:rPr>
          <w:ins w:id="13848" w:author="Irová Zuzana" w:date="2025-03-31T09:09:00Z" w16du:dateUtc="2025-03-31T07:09:00Z"/>
        </w:rPr>
      </w:pPr>
      <w:ins w:id="13849" w:author="Irová Zuzana" w:date="2025-03-31T09:09:00Z" w16du:dateUtc="2025-03-31T07:09:00Z">
        <w:r w:rsidRPr="4418F7A5">
          <w:rPr>
            <w:lang w:val="en-GB"/>
          </w:rPr>
          <w:t>Payment Session.selected payment method = Pay by IBAN, pak Bank transfer payment</w:t>
        </w:r>
      </w:ins>
    </w:p>
    <w:p w14:paraId="09407AFA" w14:textId="77777777" w:rsidR="00CE629E" w:rsidRPr="000D11D5" w:rsidRDefault="00CE629E">
      <w:pPr>
        <w:pStyle w:val="ListFS2"/>
        <w:rPr>
          <w:ins w:id="13850" w:author="Irová Zuzana" w:date="2025-03-31T09:09:00Z" w16du:dateUtc="2025-03-31T07:09:00Z"/>
          <w:highlight w:val="yellow"/>
        </w:rPr>
      </w:pPr>
      <w:ins w:id="13851" w:author="Irová Zuzana" w:date="2025-03-31T09:09:00Z" w16du:dateUtc="2025-03-31T07:09:00Z">
        <w:r w:rsidRPr="000D11D5">
          <w:rPr>
            <w:highlight w:val="yellow"/>
            <w:lang w:val="en-GB"/>
          </w:rPr>
          <w:t>Payment Session.selected payment method = Quick wallet payment, pak Wallet payment</w:t>
        </w:r>
      </w:ins>
    </w:p>
    <w:p w14:paraId="09BA73AF" w14:textId="77777777" w:rsidR="00CE629E" w:rsidRPr="000D11D5" w:rsidRDefault="00CE629E">
      <w:pPr>
        <w:pStyle w:val="ListFS2"/>
        <w:rPr>
          <w:ins w:id="13852" w:author="Irová Zuzana" w:date="2025-03-31T09:09:00Z" w16du:dateUtc="2025-03-31T07:09:00Z"/>
          <w:highlight w:val="yellow"/>
          <w:lang w:val="en-GB" w:eastAsia="cs-CZ"/>
        </w:rPr>
      </w:pPr>
      <w:ins w:id="13853" w:author="Irová Zuzana" w:date="2025-03-31T09:09:00Z" w16du:dateUtc="2025-03-31T07:09:00Z">
        <w:r w:rsidRPr="000D11D5">
          <w:rPr>
            <w:highlight w:val="yellow"/>
            <w:lang w:val="en-GB" w:eastAsia="cs-CZ"/>
          </w:rPr>
          <w:t>Payment Session.selected payment method = paysafecard, pak Gift card payment</w:t>
        </w:r>
      </w:ins>
    </w:p>
    <w:p w14:paraId="50F4B027" w14:textId="77777777" w:rsidR="00CE629E" w:rsidRPr="00A72B56" w:rsidRDefault="00CE629E" w:rsidP="00C40C63">
      <w:pPr>
        <w:pStyle w:val="ListFS1"/>
        <w:rPr>
          <w:ins w:id="13854" w:author="Irová Zuzana" w:date="2025-03-31T09:09:00Z" w16du:dateUtc="2025-03-31T07:09:00Z"/>
        </w:rPr>
      </w:pPr>
      <w:ins w:id="13855" w:author="Irová Zuzana" w:date="2025-03-31T09:09:00Z" w16du:dateUtc="2025-03-31T07:09:00Z">
        <w:r w:rsidRPr="00087E73">
          <w:t xml:space="preserve">Payment category = </w:t>
        </w:r>
        <w:r w:rsidRPr="00A72B56">
          <w:t>Credit payment</w:t>
        </w:r>
      </w:ins>
    </w:p>
    <w:p w14:paraId="5616AF1E" w14:textId="77777777" w:rsidR="00CE629E" w:rsidRPr="00A72B56" w:rsidRDefault="00CE629E" w:rsidP="00C40C63">
      <w:pPr>
        <w:pStyle w:val="ListFS1"/>
        <w:rPr>
          <w:ins w:id="13856" w:author="Irová Zuzana" w:date="2025-03-31T09:09:00Z" w16du:dateUtc="2025-03-31T07:09:00Z"/>
        </w:rPr>
      </w:pPr>
      <w:ins w:id="13857" w:author="Irová Zuzana" w:date="2025-03-31T09:09:00Z" w16du:dateUtc="2025-03-31T07:09:00Z">
        <w:r w:rsidRPr="00A72B56">
          <w:t>Payment status = Realized</w:t>
        </w:r>
      </w:ins>
    </w:p>
    <w:p w14:paraId="3F4901C4" w14:textId="77777777" w:rsidR="00CE629E" w:rsidRPr="00A72B56" w:rsidRDefault="00CE629E" w:rsidP="00C40C63">
      <w:pPr>
        <w:pStyle w:val="ListFS1"/>
        <w:rPr>
          <w:ins w:id="13858" w:author="Irová Zuzana" w:date="2025-03-31T09:09:00Z" w16du:dateUtc="2025-03-31T07:09:00Z"/>
        </w:rPr>
      </w:pPr>
      <w:ins w:id="13859" w:author="Irová Zuzana" w:date="2025-03-31T09:09:00Z" w16du:dateUtc="2025-03-31T07:09:00Z">
        <w:r w:rsidRPr="00A72B56">
          <w:t>Matching status = Recognized – not matched</w:t>
        </w:r>
      </w:ins>
    </w:p>
    <w:p w14:paraId="6ED59D4F" w14:textId="77777777" w:rsidR="00CE629E" w:rsidRPr="00A72B56" w:rsidRDefault="00CE629E" w:rsidP="00C40C63">
      <w:pPr>
        <w:pStyle w:val="ListFS1"/>
        <w:rPr>
          <w:ins w:id="13860" w:author="Irová Zuzana" w:date="2025-03-31T09:09:00Z" w16du:dateUtc="2025-03-31T07:09:00Z"/>
        </w:rPr>
      </w:pPr>
      <w:ins w:id="13861" w:author="Irová Zuzana" w:date="2025-03-31T09:09:00Z" w16du:dateUtc="2025-03-31T07:09:00Z">
        <w:r w:rsidRPr="00A72B56">
          <w:lastRenderedPageBreak/>
          <w:t>Variable symbol = Variable symbol z Payment session, pokud existuje, jinak Null</w:t>
        </w:r>
      </w:ins>
    </w:p>
    <w:p w14:paraId="1400C920" w14:textId="77777777" w:rsidR="00CE629E" w:rsidRPr="00A72B56" w:rsidRDefault="00CE629E" w:rsidP="00C40C63">
      <w:pPr>
        <w:pStyle w:val="ListFS1"/>
        <w:rPr>
          <w:ins w:id="13862" w:author="Irová Zuzana" w:date="2025-03-31T09:09:00Z" w16du:dateUtc="2025-03-31T07:09:00Z"/>
        </w:rPr>
      </w:pPr>
      <w:ins w:id="13863" w:author="Irová Zuzana" w:date="2025-03-31T09:09:00Z" w16du:dateUtc="2025-03-31T07:09:00Z">
        <w:r w:rsidRPr="00A72B56">
          <w:t>Specific symbol = Subject number</w:t>
        </w:r>
      </w:ins>
    </w:p>
    <w:p w14:paraId="7D3099FA" w14:textId="77777777" w:rsidR="00CE629E" w:rsidRPr="00A72B56" w:rsidRDefault="00CE629E" w:rsidP="00C40C63">
      <w:pPr>
        <w:pStyle w:val="ListFS1"/>
        <w:rPr>
          <w:ins w:id="13864" w:author="Irová Zuzana" w:date="2025-03-31T09:09:00Z" w16du:dateUtc="2025-03-31T07:09:00Z"/>
        </w:rPr>
      </w:pPr>
      <w:ins w:id="13865" w:author="Irová Zuzana" w:date="2025-03-31T09:09:00Z" w16du:dateUtc="2025-03-31T07:09:00Z">
        <w:r w:rsidRPr="00A72B56">
          <w:t xml:space="preserve">Payment amount = částka platby </w:t>
        </w:r>
      </w:ins>
    </w:p>
    <w:p w14:paraId="4C90055B" w14:textId="77777777" w:rsidR="00CE629E" w:rsidRPr="00A72B56" w:rsidRDefault="00CE629E" w:rsidP="00C40C63">
      <w:pPr>
        <w:pStyle w:val="ListFS1"/>
        <w:rPr>
          <w:ins w:id="13866" w:author="Irová Zuzana" w:date="2025-03-31T09:09:00Z" w16du:dateUtc="2025-03-31T07:09:00Z"/>
        </w:rPr>
      </w:pPr>
      <w:ins w:id="13867" w:author="Irová Zuzana" w:date="2025-03-31T09:09:00Z" w16du:dateUtc="2025-03-31T07:09:00Z">
        <w:r w:rsidRPr="00A72B56">
          <w:t>Matched amount = 0</w:t>
        </w:r>
      </w:ins>
    </w:p>
    <w:p w14:paraId="4C2A3F83" w14:textId="77777777" w:rsidR="00CE629E" w:rsidRPr="00A72B56" w:rsidRDefault="00CE629E" w:rsidP="00C40C63">
      <w:pPr>
        <w:pStyle w:val="ListFS1"/>
        <w:rPr>
          <w:ins w:id="13868" w:author="Irová Zuzana" w:date="2025-03-31T09:09:00Z" w16du:dateUtc="2025-03-31T07:09:00Z"/>
        </w:rPr>
      </w:pPr>
      <w:ins w:id="13869" w:author="Irová Zuzana" w:date="2025-03-31T09:09:00Z" w16du:dateUtc="2025-03-31T07:09:00Z">
        <w:r w:rsidRPr="00A72B56">
          <w:t xml:space="preserve">Date of payment = aktuální datum </w:t>
        </w:r>
      </w:ins>
    </w:p>
    <w:p w14:paraId="0BD35B10" w14:textId="77777777" w:rsidR="00CE629E" w:rsidRPr="00A72B56" w:rsidRDefault="00CE629E" w:rsidP="00C40C63">
      <w:pPr>
        <w:pStyle w:val="ListFS1"/>
        <w:rPr>
          <w:ins w:id="13870" w:author="Irová Zuzana" w:date="2025-03-31T09:09:00Z" w16du:dateUtc="2025-03-31T07:09:00Z"/>
        </w:rPr>
      </w:pPr>
      <w:ins w:id="13871" w:author="Irová Zuzana" w:date="2025-03-31T09:09:00Z" w16du:dateUtc="2025-03-31T07:09:00Z">
        <w:r w:rsidRPr="00A72B56">
          <w:t>Date of collection = aktuální datum</w:t>
        </w:r>
      </w:ins>
    </w:p>
    <w:p w14:paraId="46591974" w14:textId="77777777" w:rsidR="00CE629E" w:rsidRPr="00A72B56" w:rsidRDefault="00CE629E" w:rsidP="00C40C63">
      <w:pPr>
        <w:pStyle w:val="ListFS1"/>
        <w:rPr>
          <w:ins w:id="13872" w:author="Irová Zuzana" w:date="2025-03-31T09:09:00Z" w16du:dateUtc="2025-03-31T07:09:00Z"/>
        </w:rPr>
      </w:pPr>
      <w:ins w:id="13873" w:author="Irová Zuzana" w:date="2025-03-31T09:09:00Z" w16du:dateUtc="2025-03-31T07:09:00Z">
        <w:r w:rsidRPr="00A72B56">
          <w:t>Comment = null</w:t>
        </w:r>
      </w:ins>
    </w:p>
    <w:p w14:paraId="63324A29" w14:textId="2F07F017" w:rsidR="00CE629E" w:rsidRPr="00A72B56" w:rsidRDefault="00CE629E" w:rsidP="00C40C63">
      <w:pPr>
        <w:pStyle w:val="ListFS1"/>
        <w:rPr>
          <w:ins w:id="13874" w:author="Irová Zuzana" w:date="2025-03-31T09:09:00Z" w16du:dateUtc="2025-03-31T07:09:00Z"/>
        </w:rPr>
      </w:pPr>
      <w:ins w:id="13875" w:author="Irová Zuzana" w:date="2025-03-31T09:09:00Z" w16du:dateUtc="2025-03-31T07:09:00Z">
        <w:r w:rsidRPr="00A72B56">
          <w:t xml:space="preserve">Subject type = </w:t>
        </w:r>
      </w:ins>
      <w:ins w:id="13876" w:author="Irová Zuzana" w:date="2025-03-31T09:11:00Z" w16du:dateUtc="2025-03-31T07:11:00Z">
        <w:r w:rsidR="00A1235A">
          <w:t xml:space="preserve">ze vstupu nebo </w:t>
        </w:r>
      </w:ins>
      <w:ins w:id="13877" w:author="Irová Zuzana" w:date="2025-03-31T09:09:00Z" w16du:dateUtc="2025-03-31T07:09:00Z">
        <w:r w:rsidRPr="00A72B56">
          <w:t>podle Unpaid Toll Transaction</w:t>
        </w:r>
      </w:ins>
    </w:p>
    <w:p w14:paraId="1B53EAA0" w14:textId="6884C84A" w:rsidR="00CE629E" w:rsidRPr="00A72B56" w:rsidRDefault="00CE629E" w:rsidP="00C40C63">
      <w:pPr>
        <w:pStyle w:val="ListFS1"/>
        <w:rPr>
          <w:ins w:id="13878" w:author="Irová Zuzana" w:date="2025-03-31T09:09:00Z" w16du:dateUtc="2025-03-31T07:09:00Z"/>
        </w:rPr>
      </w:pPr>
      <w:ins w:id="13879" w:author="Irová Zuzana" w:date="2025-03-31T09:09:00Z" w16du:dateUtc="2025-03-31T07:09:00Z">
        <w:r w:rsidRPr="00A72B56">
          <w:t xml:space="preserve">Subject number = </w:t>
        </w:r>
      </w:ins>
      <w:ins w:id="13880" w:author="Irová Zuzana" w:date="2025-03-31T09:12:00Z" w16du:dateUtc="2025-03-31T07:12:00Z">
        <w:r w:rsidR="00A1235A">
          <w:t xml:space="preserve">ze vstupu nebo </w:t>
        </w:r>
      </w:ins>
      <w:ins w:id="13881" w:author="Irová Zuzana" w:date="2025-03-31T09:09:00Z" w16du:dateUtc="2025-03-31T07:09:00Z">
        <w:r w:rsidRPr="00A72B56">
          <w:t>podle Unpaid Toll Transaction</w:t>
        </w:r>
      </w:ins>
    </w:p>
    <w:p w14:paraId="7D5CCCE5" w14:textId="77777777" w:rsidR="00CE629E" w:rsidRPr="000D11D5" w:rsidRDefault="00CE629E" w:rsidP="00C40C63">
      <w:pPr>
        <w:pStyle w:val="ListFS1"/>
        <w:rPr>
          <w:ins w:id="13882" w:author="Irová Zuzana" w:date="2025-03-31T09:09:00Z" w16du:dateUtc="2025-03-31T07:09:00Z"/>
        </w:rPr>
      </w:pPr>
      <w:ins w:id="13883" w:author="Irová Zuzana" w:date="2025-03-31T09:09:00Z" w16du:dateUtc="2025-03-31T07:09:00Z">
        <w:r w:rsidRPr="000D11D5">
          <w:t xml:space="preserve">FCI = FCI karty, v případě platby </w:t>
        </w:r>
        <w:r>
          <w:t>tankovací</w:t>
        </w:r>
        <w:r w:rsidRPr="000D11D5">
          <w:t xml:space="preserve"> kartou </w:t>
        </w:r>
      </w:ins>
    </w:p>
    <w:p w14:paraId="6C2D660C" w14:textId="6948058E" w:rsidR="00CE629E" w:rsidRPr="00A72B56" w:rsidRDefault="00CE629E" w:rsidP="00C40C63">
      <w:pPr>
        <w:pStyle w:val="ListFS1"/>
        <w:rPr>
          <w:ins w:id="13884" w:author="Irová Zuzana" w:date="2025-03-31T09:09:00Z" w16du:dateUtc="2025-03-31T07:09:00Z"/>
        </w:rPr>
      </w:pPr>
      <w:ins w:id="13885" w:author="Irová Zuzana" w:date="2025-03-31T09:09:00Z" w16du:dateUtc="2025-03-31T07:09:00Z">
        <w:r w:rsidRPr="00A72B56">
          <w:t xml:space="preserve">Bill issuer bank account = </w:t>
        </w:r>
      </w:ins>
      <w:ins w:id="13886" w:author="Irová Zuzana" w:date="2025-03-31T09:12:00Z" w16du:dateUtc="2025-03-31T07:12:00Z">
        <w:r w:rsidR="00001BB0">
          <w:t>zjištěný BIBA</w:t>
        </w:r>
      </w:ins>
    </w:p>
    <w:p w14:paraId="24B0DA1D" w14:textId="58C7249F" w:rsidR="00CE629E" w:rsidRPr="00A72B56" w:rsidRDefault="00CE629E" w:rsidP="00C40C63">
      <w:pPr>
        <w:pStyle w:val="ListFS1"/>
        <w:rPr>
          <w:ins w:id="13887" w:author="Irová Zuzana" w:date="2025-03-31T09:09:00Z" w16du:dateUtc="2025-03-31T07:09:00Z"/>
        </w:rPr>
      </w:pPr>
      <w:ins w:id="13888" w:author="Irová Zuzana" w:date="2025-03-31T09:09:00Z" w16du:dateUtc="2025-03-31T07:09:00Z">
        <w:r w:rsidRPr="000D11D5">
          <w:t xml:space="preserve">Bill issuer = </w:t>
        </w:r>
      </w:ins>
      <w:ins w:id="13889" w:author="Irová Zuzana" w:date="2025-03-31T09:12:00Z" w16du:dateUtc="2025-03-31T07:12:00Z">
        <w:r w:rsidR="00001BB0">
          <w:t xml:space="preserve">ze vstupu nebo </w:t>
        </w:r>
      </w:ins>
      <w:ins w:id="13890" w:author="Irová Zuzana" w:date="2025-03-31T09:09:00Z" w16du:dateUtc="2025-03-31T07:09:00Z">
        <w:r w:rsidRPr="00A72B56">
          <w:t>podle Unpaid Toll Transaction</w:t>
        </w:r>
      </w:ins>
    </w:p>
    <w:p w14:paraId="176A0B76" w14:textId="77777777" w:rsidR="00CE629E" w:rsidRDefault="00CE629E">
      <w:pPr>
        <w:pStyle w:val="NormalIndent"/>
        <w:rPr>
          <w:ins w:id="13891" w:author="Irova Zuzana" w:date="2025-03-28T20:00:00Z" w16du:dateUtc="2025-03-28T19:00:00Z"/>
        </w:rPr>
      </w:pPr>
    </w:p>
    <w:p w14:paraId="6369DB40" w14:textId="5794C000" w:rsidR="0026081B" w:rsidRPr="00BF06C4" w:rsidDel="00E111FC" w:rsidRDefault="0026081B">
      <w:pPr>
        <w:pStyle w:val="NormalIndent"/>
        <w:rPr>
          <w:del w:id="13892" w:author="Irova Zuzana" w:date="2025-03-28T20:01:00Z" w16du:dateUtc="2025-03-28T19:01:00Z"/>
        </w:rPr>
      </w:pPr>
    </w:p>
    <w:p w14:paraId="59AE2785" w14:textId="0EE3CB20" w:rsidR="000332E2" w:rsidRPr="00BF06C4" w:rsidDel="00B02441" w:rsidRDefault="000332E2">
      <w:pPr>
        <w:pStyle w:val="NormalIndent"/>
        <w:rPr>
          <w:del w:id="13893" w:author="Irová Zuzana" w:date="2025-03-20T21:17:00Z" w16du:dateUtc="2025-03-20T20:17:00Z"/>
        </w:rPr>
      </w:pPr>
      <w:del w:id="13894" w:author="Irová Zuzana" w:date="2025-03-20T21:17:00Z" w16du:dateUtc="2025-03-20T20:17:00Z">
        <w:r w:rsidRPr="00BF06C4" w:rsidDel="00B02441">
          <w:delText xml:space="preserve">Pokud dojde k chybě při komunikaci s platební bránou (např. transakace není dokončena do lhůty stanovené konfiguračním klíčem </w:delText>
        </w:r>
        <w:r w:rsidRPr="000D11D5" w:rsidDel="00B02441">
          <w:rPr>
            <w:i/>
            <w:iCs/>
            <w:highlight w:val="yellow"/>
          </w:rPr>
          <w:delText>BE.PaymentReversalTimeout</w:delText>
        </w:r>
        <w:r w:rsidRPr="000D11D5" w:rsidDel="00B02441">
          <w:rPr>
            <w:highlight w:val="yellow"/>
          </w:rPr>
          <w:delText>)</w:delText>
        </w:r>
        <w:r w:rsidRPr="00BF06C4" w:rsidDel="00B02441">
          <w:delText xml:space="preserve">  nebo platební brána vrátí chybový návratový kód, Systém:</w:delText>
        </w:r>
      </w:del>
    </w:p>
    <w:p w14:paraId="092EEC44" w14:textId="1BE3C7D8" w:rsidR="000332E2" w:rsidRPr="00087E73" w:rsidDel="00B02441" w:rsidRDefault="000332E2">
      <w:pPr>
        <w:pStyle w:val="NormalIndent"/>
        <w:rPr>
          <w:del w:id="13895" w:author="Irová Zuzana" w:date="2025-03-20T21:17:00Z" w16du:dateUtc="2025-03-20T20:17:00Z"/>
        </w:rPr>
        <w:pPrChange w:id="13896" w:author="Irová Zuzana" w:date="2025-06-06T15:16:00Z" w16du:dateUtc="2025-06-06T13:16:00Z">
          <w:pPr>
            <w:pStyle w:val="ListFS1"/>
          </w:pPr>
        </w:pPrChange>
      </w:pPr>
      <w:del w:id="13897" w:author="Irová Zuzana" w:date="2025-03-20T21:17:00Z" w16du:dateUtc="2025-03-20T20:17:00Z">
        <w:r w:rsidRPr="00087E73" w:rsidDel="00B02441">
          <w:delText xml:space="preserve">uloží do Selected payment method vybranou </w:delText>
        </w:r>
        <w:r w:rsidDel="00B02441">
          <w:delText xml:space="preserve">CorvusPay </w:delText>
        </w:r>
        <w:r w:rsidRPr="00087E73" w:rsidDel="00B02441">
          <w:delText>platební methodu</w:delText>
        </w:r>
      </w:del>
    </w:p>
    <w:p w14:paraId="682AA319" w14:textId="359BCD48" w:rsidR="000332E2" w:rsidRPr="00087E73" w:rsidDel="00B02441" w:rsidRDefault="000332E2">
      <w:pPr>
        <w:pStyle w:val="NormalIndent"/>
        <w:rPr>
          <w:del w:id="13898" w:author="Irová Zuzana" w:date="2025-03-20T21:17:00Z" w16du:dateUtc="2025-03-20T20:17:00Z"/>
        </w:rPr>
        <w:pPrChange w:id="13899" w:author="Irová Zuzana" w:date="2025-06-06T15:16:00Z" w16du:dateUtc="2025-06-06T13:16:00Z">
          <w:pPr>
            <w:pStyle w:val="ListFS1"/>
          </w:pPr>
        </w:pPrChange>
      </w:pPr>
      <w:del w:id="13900" w:author="Irová Zuzana" w:date="2025-03-20T21:17:00Z" w16du:dateUtc="2025-03-20T20:17:00Z">
        <w:r w:rsidRPr="00087E73" w:rsidDel="00B02441">
          <w:delText>nastaví Payment session status na Rejected</w:delText>
        </w:r>
      </w:del>
    </w:p>
    <w:p w14:paraId="46BFF157" w14:textId="065D4C2A" w:rsidR="000332E2" w:rsidRPr="000D11D5" w:rsidDel="00B02441" w:rsidRDefault="000332E2">
      <w:pPr>
        <w:pStyle w:val="NormalIndent"/>
        <w:rPr>
          <w:del w:id="13901" w:author="Irová Zuzana" w:date="2025-03-20T21:17:00Z" w16du:dateUtc="2025-03-20T20:17:00Z"/>
          <w:lang w:val="pl-PL"/>
        </w:rPr>
        <w:pPrChange w:id="13902" w:author="Irová Zuzana" w:date="2025-06-06T15:16:00Z" w16du:dateUtc="2025-06-06T13:16:00Z">
          <w:pPr>
            <w:pStyle w:val="ListFS1"/>
          </w:pPr>
        </w:pPrChange>
      </w:pPr>
      <w:del w:id="13903" w:author="Irová Zuzana" w:date="2025-03-20T21:17:00Z" w16du:dateUtc="2025-03-20T20:17:00Z">
        <w:r w:rsidRPr="000D11D5" w:rsidDel="00B02441">
          <w:rPr>
            <w:lang w:val="pl-PL"/>
          </w:rPr>
          <w:delText xml:space="preserve">uloží do Result code chybový kód z platební brány </w:delText>
        </w:r>
      </w:del>
    </w:p>
    <w:p w14:paraId="0353AF00" w14:textId="29F18830" w:rsidR="007D286E" w:rsidRDefault="000332E2">
      <w:pPr>
        <w:pStyle w:val="NormalIndent"/>
        <w:rPr>
          <w:ins w:id="13904" w:author="Irová Zuzana" w:date="2025-03-20T12:02:00Z" w16du:dateUtc="2025-03-20T11:02:00Z"/>
        </w:rPr>
      </w:pPr>
      <w:del w:id="13905" w:author="Irová Zuzana" w:date="2025-03-20T21:17:00Z" w16du:dateUtc="2025-03-20T20:17:00Z">
        <w:r w:rsidRPr="00087E73" w:rsidDel="00B02441">
          <w:delText>a postup končí.</w:delText>
        </w:r>
      </w:del>
      <w:del w:id="13906" w:author="Irová Zuzana" w:date="2025-03-20T21:16:00Z" w16du:dateUtc="2025-03-20T20:16:00Z">
        <w:r w:rsidDel="00111A14">
          <w:br/>
        </w:r>
      </w:del>
      <w:ins w:id="13907" w:author="Irová Zuzana" w:date="2025-03-20T12:02:00Z" w16du:dateUtc="2025-03-20T11:02:00Z">
        <w:r w:rsidR="007D286E">
          <w:t>Postup končí.</w:t>
        </w:r>
      </w:ins>
    </w:p>
    <w:p w14:paraId="3C6D4EDE" w14:textId="77777777" w:rsidR="007D286E" w:rsidRDefault="007D286E">
      <w:pPr>
        <w:pStyle w:val="NormalIndent"/>
        <w:rPr>
          <w:ins w:id="13908" w:author="Irová Zuzana" w:date="2025-03-20T12:02:00Z" w16du:dateUtc="2025-03-20T11:02:00Z"/>
        </w:rPr>
      </w:pPr>
    </w:p>
    <w:p w14:paraId="48777983" w14:textId="77777777" w:rsidR="007D286E" w:rsidRDefault="007D286E" w:rsidP="007D286E">
      <w:pPr>
        <w:pStyle w:val="Heading4"/>
        <w:spacing w:after="120" w:line="276" w:lineRule="auto"/>
        <w:rPr>
          <w:ins w:id="13909" w:author="Irová Zuzana" w:date="2025-03-20T12:02:00Z" w16du:dateUtc="2025-03-20T11:02:00Z"/>
          <w:rFonts w:hint="eastAsia"/>
        </w:rPr>
      </w:pPr>
      <w:ins w:id="13910" w:author="Irová Zuzana" w:date="2025-03-20T12:02:00Z" w16du:dateUtc="2025-03-20T11:02:00Z">
        <w:r w:rsidRPr="00BF06C4">
          <w:t>Alternativní postupy</w:t>
        </w:r>
      </w:ins>
    </w:p>
    <w:p w14:paraId="2A7D5F6C" w14:textId="77777777" w:rsidR="007D286E" w:rsidRPr="00955C1D" w:rsidRDefault="007D286E">
      <w:pPr>
        <w:pStyle w:val="NormalIndent"/>
        <w:rPr>
          <w:ins w:id="13911" w:author="Irová Zuzana" w:date="2025-03-20T12:02:00Z" w16du:dateUtc="2025-03-20T11:02:00Z"/>
        </w:rPr>
      </w:pPr>
      <w:ins w:id="13912" w:author="Irová Zuzana" w:date="2025-03-20T12:02:00Z" w16du:dateUtc="2025-03-20T11:02:00Z">
        <w:r>
          <w:t>Nejsou</w:t>
        </w:r>
      </w:ins>
    </w:p>
    <w:p w14:paraId="26C27AFE" w14:textId="77777777" w:rsidR="007D286E" w:rsidRDefault="007D286E" w:rsidP="007D286E">
      <w:pPr>
        <w:pStyle w:val="Heading4"/>
        <w:spacing w:after="120" w:line="276" w:lineRule="auto"/>
        <w:rPr>
          <w:ins w:id="13913" w:author="Irová Zuzana" w:date="2025-03-20T21:18:00Z" w16du:dateUtc="2025-03-20T20:18:00Z"/>
          <w:rFonts w:hint="eastAsia"/>
        </w:rPr>
      </w:pPr>
      <w:ins w:id="13914" w:author="Irová Zuzana" w:date="2025-03-20T12:02:00Z" w16du:dateUtc="2025-03-20T11:02:00Z">
        <w:r w:rsidRPr="00BF06C4">
          <w:t>Chybové postupy</w:t>
        </w:r>
      </w:ins>
    </w:p>
    <w:p w14:paraId="3B928077" w14:textId="2BD3B57E" w:rsidR="00715BCC" w:rsidRPr="00715BCC" w:rsidRDefault="00715BCC">
      <w:pPr>
        <w:pStyle w:val="Flowheading"/>
        <w:rPr>
          <w:ins w:id="13915" w:author="Irová Zuzana" w:date="2025-03-20T12:02:00Z" w16du:dateUtc="2025-03-20T11:02:00Z"/>
          <w:rFonts w:hint="eastAsia"/>
        </w:rPr>
        <w:pPrChange w:id="13916" w:author="Irová Zuzana" w:date="2025-06-06T15:16:00Z" w16du:dateUtc="2025-06-06T13:16:00Z">
          <w:pPr>
            <w:pStyle w:val="Heading4"/>
            <w:spacing w:after="120" w:line="276" w:lineRule="auto"/>
          </w:pPr>
        </w:pPrChange>
      </w:pPr>
      <w:ins w:id="13917" w:author="Irová Zuzana" w:date="2025-03-20T21:18:00Z" w16du:dateUtc="2025-03-20T20:18:00Z">
        <w:r>
          <w:t>Neúspěšná transakce</w:t>
        </w:r>
      </w:ins>
    </w:p>
    <w:p w14:paraId="0EC39DF5" w14:textId="77777777" w:rsidR="00B02441" w:rsidRPr="00BF06C4" w:rsidRDefault="00B02441">
      <w:pPr>
        <w:pStyle w:val="NormalIndent"/>
        <w:rPr>
          <w:ins w:id="13918" w:author="Irová Zuzana" w:date="2025-03-20T21:17:00Z" w16du:dateUtc="2025-03-20T20:17:00Z"/>
        </w:rPr>
      </w:pPr>
      <w:ins w:id="13919" w:author="Irová Zuzana" w:date="2025-03-20T21:17:00Z" w16du:dateUtc="2025-03-20T20:17:00Z">
        <w:r w:rsidRPr="00BF06C4">
          <w:t xml:space="preserve">Pokud dojde k chybě při komunikaci s platební bránou (např. transakace není dokončena do lhůty stanovené konfiguračním klíčem </w:t>
        </w:r>
        <w:r w:rsidRPr="000D11D5">
          <w:rPr>
            <w:i/>
            <w:iCs/>
            <w:highlight w:val="yellow"/>
          </w:rPr>
          <w:t>BE.PaymentReversalTimeout</w:t>
        </w:r>
        <w:r w:rsidRPr="000D11D5">
          <w:rPr>
            <w:highlight w:val="yellow"/>
          </w:rPr>
          <w:t>)</w:t>
        </w:r>
        <w:r w:rsidRPr="00BF06C4">
          <w:t xml:space="preserve">  nebo platební brána vrátí chybový návratový kód, Systém:</w:t>
        </w:r>
      </w:ins>
    </w:p>
    <w:p w14:paraId="018F7342" w14:textId="77777777" w:rsidR="00B02441" w:rsidRPr="00087E73" w:rsidRDefault="00B02441" w:rsidP="00C40C63">
      <w:pPr>
        <w:pStyle w:val="ListFS1"/>
        <w:rPr>
          <w:ins w:id="13920" w:author="Irová Zuzana" w:date="2025-03-20T21:17:00Z" w16du:dateUtc="2025-03-20T20:17:00Z"/>
        </w:rPr>
      </w:pPr>
      <w:ins w:id="13921" w:author="Irová Zuzana" w:date="2025-03-20T21:17:00Z" w16du:dateUtc="2025-03-20T20:17:00Z">
        <w:r w:rsidRPr="00087E73">
          <w:t xml:space="preserve">uloží do Selected payment method vybranou </w:t>
        </w:r>
        <w:r>
          <w:t xml:space="preserve">CorvusPay </w:t>
        </w:r>
        <w:r w:rsidRPr="00087E73">
          <w:t>platební methodu</w:t>
        </w:r>
      </w:ins>
    </w:p>
    <w:p w14:paraId="774567BE" w14:textId="77777777" w:rsidR="00B02441" w:rsidRPr="00087E73" w:rsidRDefault="00B02441" w:rsidP="00C40C63">
      <w:pPr>
        <w:pStyle w:val="ListFS1"/>
        <w:rPr>
          <w:ins w:id="13922" w:author="Irová Zuzana" w:date="2025-03-20T21:17:00Z" w16du:dateUtc="2025-03-20T20:17:00Z"/>
        </w:rPr>
      </w:pPr>
      <w:ins w:id="13923" w:author="Irová Zuzana" w:date="2025-03-20T21:17:00Z" w16du:dateUtc="2025-03-20T20:17:00Z">
        <w:r w:rsidRPr="00087E73">
          <w:t>nastaví Payment session status na Rejected</w:t>
        </w:r>
      </w:ins>
    </w:p>
    <w:p w14:paraId="3CA9C9C7" w14:textId="3E4159E2" w:rsidR="00B02441" w:rsidRPr="000D11D5" w:rsidDel="001C2ED0" w:rsidRDefault="00B02441" w:rsidP="00E94ECC">
      <w:pPr>
        <w:pStyle w:val="ListFS1"/>
        <w:rPr>
          <w:ins w:id="13924" w:author="Irová Zuzana" w:date="2025-03-20T21:17:00Z" w16du:dateUtc="2025-03-20T20:17:00Z"/>
          <w:del w:id="13925" w:author="Irova Zuzana" w:date="2025-03-28T20:02:00Z" w16du:dateUtc="2025-03-28T19:02:00Z"/>
        </w:rPr>
      </w:pPr>
      <w:ins w:id="13926" w:author="Irová Zuzana" w:date="2025-03-20T21:17:00Z" w16du:dateUtc="2025-03-20T20:17:00Z">
        <w:r w:rsidRPr="000D11D5">
          <w:t xml:space="preserve">uloží do Result code chybový kód z platební brány </w:t>
        </w:r>
      </w:ins>
    </w:p>
    <w:p w14:paraId="58AEAFEF" w14:textId="6C220752" w:rsidR="00B02441" w:rsidRDefault="00B02441" w:rsidP="00C40C63">
      <w:pPr>
        <w:pStyle w:val="ListFS1"/>
        <w:rPr>
          <w:ins w:id="13927" w:author="Irová Zuzana" w:date="2025-03-20T21:17:00Z" w16du:dateUtc="2025-03-20T20:17:00Z"/>
        </w:rPr>
      </w:pPr>
      <w:ins w:id="13928" w:author="Irová Zuzana" w:date="2025-03-20T21:17:00Z" w16du:dateUtc="2025-03-20T20:17:00Z">
        <w:del w:id="13929" w:author="Irova Zuzana" w:date="2025-03-28T20:02:00Z" w16du:dateUtc="2025-03-28T19:02:00Z">
          <w:r w:rsidRPr="00087E73" w:rsidDel="001C2ED0">
            <w:delText>a postup končí.</w:delText>
          </w:r>
        </w:del>
      </w:ins>
    </w:p>
    <w:p w14:paraId="2268797C" w14:textId="77777777" w:rsidR="007D286E" w:rsidRPr="002A7664" w:rsidRDefault="007D286E">
      <w:pPr>
        <w:pStyle w:val="NormalIndent"/>
        <w:rPr>
          <w:ins w:id="13930" w:author="Irová Zuzana" w:date="2025-03-20T12:02:00Z" w16du:dateUtc="2025-03-20T11:02:00Z"/>
        </w:rPr>
      </w:pPr>
      <w:ins w:id="13931" w:author="Irová Zuzana" w:date="2025-03-20T12:02:00Z" w16du:dateUtc="2025-03-20T11:02:00Z">
        <w:r w:rsidRPr="00FB0060">
          <w:t>Postup končí</w:t>
        </w:r>
      </w:ins>
    </w:p>
    <w:p w14:paraId="1D09604B" w14:textId="77777777" w:rsidR="007D286E" w:rsidRPr="00BF06C4" w:rsidRDefault="007D286E" w:rsidP="007D286E">
      <w:pPr>
        <w:pStyle w:val="Heading4"/>
        <w:spacing w:after="120" w:line="276" w:lineRule="auto"/>
        <w:rPr>
          <w:ins w:id="13932" w:author="Irová Zuzana" w:date="2025-03-20T12:02:00Z" w16du:dateUtc="2025-03-20T11:02:00Z"/>
          <w:rFonts w:hint="eastAsia"/>
        </w:rPr>
      </w:pPr>
      <w:ins w:id="13933" w:author="Irová Zuzana" w:date="2025-03-20T12:02:00Z" w16du:dateUtc="2025-03-20T11:02:00Z">
        <w:r w:rsidRPr="00BF06C4">
          <w:t>Poznámky</w:t>
        </w:r>
      </w:ins>
    </w:p>
    <w:p w14:paraId="0BBFD359" w14:textId="77777777" w:rsidR="007D286E" w:rsidRPr="00955C1D" w:rsidRDefault="007D286E">
      <w:pPr>
        <w:pStyle w:val="NormalIndent"/>
        <w:rPr>
          <w:ins w:id="13934" w:author="Irová Zuzana" w:date="2025-03-20T12:02:00Z" w16du:dateUtc="2025-03-20T11:02:00Z"/>
        </w:rPr>
      </w:pPr>
      <w:ins w:id="13935" w:author="Irová Zuzana" w:date="2025-03-20T12:02:00Z" w16du:dateUtc="2025-03-20T11:02:00Z">
        <w:r>
          <w:t>Nejsou</w:t>
        </w:r>
      </w:ins>
    </w:p>
    <w:p w14:paraId="2163DCBA" w14:textId="204BE088" w:rsidR="00C9360B" w:rsidRDefault="00C9360B" w:rsidP="00C9360B">
      <w:pPr>
        <w:pStyle w:val="Heading3"/>
        <w:rPr>
          <w:ins w:id="13936" w:author="Irová Zuzana" w:date="2025-04-17T11:28:00Z" w16du:dateUtc="2025-04-17T09:28:00Z"/>
          <w:rFonts w:hint="eastAsia"/>
        </w:rPr>
      </w:pPr>
      <w:bookmarkStart w:id="13937" w:name="_Toc201568921"/>
      <w:ins w:id="13938" w:author="Irová Zuzana" w:date="2025-04-17T11:28:00Z" w16du:dateUtc="2025-04-17T09:28:00Z">
        <w:r>
          <w:lastRenderedPageBreak/>
          <w:t xml:space="preserve">Zaplať událost </w:t>
        </w:r>
      </w:ins>
      <w:ins w:id="13939" w:author="Irová Zuzana" w:date="2025-04-17T11:29:00Z" w16du:dateUtc="2025-04-17T09:29:00Z">
        <w:r w:rsidR="002F0054">
          <w:t xml:space="preserve">platbou </w:t>
        </w:r>
        <w:r w:rsidR="006E74E3">
          <w:t xml:space="preserve">z </w:t>
        </w:r>
      </w:ins>
      <w:ins w:id="13940" w:author="Irová Zuzana" w:date="2025-04-17T11:28:00Z" w16du:dateUtc="2025-04-17T09:28:00Z">
        <w:r w:rsidR="00E94114">
          <w:t>externího systému</w:t>
        </w:r>
        <w:r>
          <w:t xml:space="preserve"> (SYS.BAR.2.1</w:t>
        </w:r>
        <w:r w:rsidR="00D86044">
          <w:t>6</w:t>
        </w:r>
        <w:r>
          <w:t>.HR)</w:t>
        </w:r>
        <w:bookmarkEnd w:id="13937"/>
      </w:ins>
    </w:p>
    <w:p w14:paraId="0F17827F" w14:textId="77777777" w:rsidR="00C9360B" w:rsidRDefault="00C9360B" w:rsidP="00C9360B">
      <w:pPr>
        <w:pStyle w:val="Heading4"/>
        <w:spacing w:after="120" w:line="276" w:lineRule="auto"/>
        <w:rPr>
          <w:ins w:id="13941" w:author="Irová Zuzana" w:date="2025-04-17T11:28:00Z" w16du:dateUtc="2025-04-17T09:28:00Z"/>
          <w:rFonts w:hint="eastAsia"/>
        </w:rPr>
      </w:pPr>
      <w:ins w:id="13942" w:author="Irová Zuzana" w:date="2025-04-17T11:28:00Z" w16du:dateUtc="2025-04-17T09:28:00Z">
        <w:r>
          <w:t>Cíl</w:t>
        </w:r>
      </w:ins>
    </w:p>
    <w:p w14:paraId="13F5FB16" w14:textId="34122BCF" w:rsidR="00C9360B" w:rsidRDefault="00C9360B">
      <w:pPr>
        <w:pStyle w:val="NormalIndent"/>
        <w:rPr>
          <w:ins w:id="13943" w:author="Irová Zuzana" w:date="2025-04-17T11:28:00Z" w16du:dateUtc="2025-04-17T09:28:00Z"/>
        </w:rPr>
      </w:pPr>
      <w:ins w:id="13944" w:author="Irová Zuzana" w:date="2025-04-17T11:28:00Z" w16du:dateUtc="2025-04-17T09:28:00Z">
        <w:r w:rsidRPr="00BA22F8">
          <w:t xml:space="preserve">Cílem tohoto případu užití je </w:t>
        </w:r>
        <w:r>
          <w:t xml:space="preserve">uhradit oceněnou událost </w:t>
        </w:r>
      </w:ins>
      <w:ins w:id="13945" w:author="Irová Zuzana" w:date="2025-04-17T11:29:00Z" w16du:dateUtc="2025-04-17T09:29:00Z">
        <w:r w:rsidR="002F0054">
          <w:t>platbou realizovanou v externím systému</w:t>
        </w:r>
      </w:ins>
      <w:ins w:id="13946" w:author="Irová Zuzana" w:date="2025-04-17T11:28:00Z" w16du:dateUtc="2025-04-17T09:28:00Z">
        <w:r>
          <w:t xml:space="preserve">.  </w:t>
        </w:r>
      </w:ins>
    </w:p>
    <w:p w14:paraId="5EAE3044" w14:textId="77777777" w:rsidR="00C9360B" w:rsidRPr="009003EF" w:rsidRDefault="00C9360B">
      <w:pPr>
        <w:pStyle w:val="Heading4"/>
        <w:numPr>
          <w:ilvl w:val="3"/>
          <w:numId w:val="142"/>
        </w:numPr>
        <w:rPr>
          <w:ins w:id="13947" w:author="Irová Zuzana" w:date="2025-04-17T11:28:00Z" w16du:dateUtc="2025-04-17T09:28:00Z"/>
          <w:rFonts w:hint="eastAsia"/>
        </w:rPr>
        <w:pPrChange w:id="13948" w:author="Irová Zuzana" w:date="2025-04-17T14:21:00Z" w16du:dateUtc="2025-04-17T12:21:00Z">
          <w:pPr>
            <w:pStyle w:val="Heading4"/>
            <w:numPr>
              <w:numId w:val="142"/>
            </w:numPr>
            <w:tabs>
              <w:tab w:val="num" w:pos="926"/>
            </w:tabs>
            <w:ind w:left="926" w:hanging="360"/>
          </w:pPr>
        </w:pPrChange>
      </w:pPr>
      <w:ins w:id="13949" w:author="Irová Zuzana" w:date="2025-04-17T11:28:00Z" w16du:dateUtc="2025-04-17T09:28:00Z">
        <w:r w:rsidRPr="009003EF">
          <w:t>Spuštění případu</w:t>
        </w:r>
      </w:ins>
    </w:p>
    <w:p w14:paraId="5B7E8029" w14:textId="77777777" w:rsidR="00C9360B" w:rsidRDefault="00C9360B">
      <w:pPr>
        <w:pStyle w:val="NormalIndent"/>
        <w:rPr>
          <w:ins w:id="13950" w:author="Irová Zuzana" w:date="2025-04-17T11:28:00Z" w16du:dateUtc="2025-04-17T09:28:00Z"/>
        </w:rPr>
        <w:pPrChange w:id="13951" w:author="Irová Zuzana" w:date="2025-06-06T15:16:00Z" w16du:dateUtc="2025-06-06T13:16:00Z">
          <w:pPr>
            <w:pStyle w:val="ListFS1"/>
          </w:pPr>
        </w:pPrChange>
      </w:pPr>
      <w:ins w:id="13952" w:author="Irová Zuzana" w:date="2025-04-17T11:28:00Z" w16du:dateUtc="2025-04-17T09:28:00Z">
        <w:r w:rsidRPr="005725E3">
          <w:t>Případ užití je vloženou součástí následujících případů užití:</w:t>
        </w:r>
      </w:ins>
    </w:p>
    <w:p w14:paraId="1F078E79" w14:textId="77777777" w:rsidR="00C9360B" w:rsidRDefault="00C9360B">
      <w:pPr>
        <w:pStyle w:val="ListFS1"/>
        <w:rPr>
          <w:ins w:id="13953" w:author="Irová Zuzana" w:date="2025-04-17T14:52:00Z" w16du:dateUtc="2025-04-17T12:52:00Z"/>
        </w:rPr>
        <w:pPrChange w:id="13954" w:author="Irová Zuzana" w:date="2025-06-06T15:37:00Z" w16du:dateUtc="2025-06-06T13:37:00Z">
          <w:pPr>
            <w:pStyle w:val="ListFS2"/>
          </w:pPr>
        </w:pPrChange>
      </w:pPr>
      <w:ins w:id="13955" w:author="Irová Zuzana" w:date="2025-04-17T11:28:00Z" w16du:dateUtc="2025-04-17T09:28:00Z">
        <w:r w:rsidRPr="00A27894">
          <w:t>Zaplať předplacený kredit – Pre-paid in single domain (UC.BAR.0.1.HR)</w:t>
        </w:r>
      </w:ins>
    </w:p>
    <w:p w14:paraId="32B1A28C" w14:textId="469DD6B3" w:rsidR="00B93720" w:rsidRDefault="007B5B4E">
      <w:pPr>
        <w:pStyle w:val="ListFS2"/>
        <w:rPr>
          <w:ins w:id="13956" w:author="Irová Zuzana" w:date="2025-04-17T14:53:00Z" w16du:dateUtc="2025-04-17T12:53:00Z"/>
        </w:rPr>
      </w:pPr>
      <w:ins w:id="13957" w:author="Irová Zuzana" w:date="2025-04-17T14:52:00Z" w16du:dateUtc="2025-04-17T12:52:00Z">
        <w:r>
          <w:t>jiná než online platba z Web portalu nebo Mobile App</w:t>
        </w:r>
      </w:ins>
    </w:p>
    <w:p w14:paraId="149E9ACB" w14:textId="01874C96" w:rsidR="00E768E0" w:rsidRDefault="00E768E0">
      <w:pPr>
        <w:pStyle w:val="ListFS2"/>
        <w:rPr>
          <w:ins w:id="13958" w:author="Irová Zuzana" w:date="2025-04-17T14:54:00Z" w16du:dateUtc="2025-04-17T12:54:00Z"/>
        </w:rPr>
      </w:pPr>
      <w:ins w:id="13959" w:author="Irová Zuzana" w:date="2025-04-17T14:53:00Z" w16du:dateUtc="2025-04-17T12:53:00Z">
        <w:r>
          <w:t xml:space="preserve">platba přes </w:t>
        </w:r>
      </w:ins>
      <w:ins w:id="13960" w:author="Irová Zuzana" w:date="2025-04-17T14:57:00Z" w16du:dateUtc="2025-04-17T12:57:00Z">
        <w:r w:rsidR="007B2B15">
          <w:t xml:space="preserve">NexGo </w:t>
        </w:r>
      </w:ins>
      <w:ins w:id="13961" w:author="Irová Zuzana" w:date="2025-04-17T14:53:00Z" w16du:dateUtc="2025-04-17T12:53:00Z">
        <w:r>
          <w:t>EFT na MEV</w:t>
        </w:r>
      </w:ins>
    </w:p>
    <w:p w14:paraId="7EAA0858" w14:textId="5972660C" w:rsidR="00E872E0" w:rsidRDefault="00B15D60">
      <w:pPr>
        <w:pStyle w:val="ListFS2"/>
        <w:rPr>
          <w:ins w:id="13962" w:author="Irová Zuzana" w:date="2025-04-17T11:28:00Z" w16du:dateUtc="2025-04-17T09:28:00Z"/>
        </w:rPr>
      </w:pPr>
      <w:ins w:id="13963" w:author="Irová Zuzana" w:date="2025-04-17T14:54:00Z" w16du:dateUtc="2025-04-17T12:54:00Z">
        <w:r>
          <w:t>platba na externí POS</w:t>
        </w:r>
      </w:ins>
    </w:p>
    <w:p w14:paraId="7FF168CF" w14:textId="37DD9414" w:rsidR="00C9360B" w:rsidRPr="005725E3" w:rsidRDefault="00C9360B">
      <w:pPr>
        <w:pStyle w:val="ListFS1"/>
        <w:rPr>
          <w:ins w:id="13964" w:author="Irová Zuzana" w:date="2025-04-17T11:28:00Z" w16du:dateUtc="2025-04-17T09:28:00Z"/>
        </w:rPr>
        <w:pPrChange w:id="13965" w:author="Irová Zuzana" w:date="2025-06-06T15:37:00Z" w16du:dateUtc="2025-06-06T13:37:00Z">
          <w:pPr>
            <w:pStyle w:val="ListFS2"/>
          </w:pPr>
        </w:pPrChange>
      </w:pPr>
      <w:ins w:id="13966" w:author="Irová Zuzana" w:date="2025-04-17T11:28:00Z" w16du:dateUtc="2025-04-17T09:28:00Z">
        <w:r w:rsidRPr="004D63FB">
          <w:t>Uhraď přestupek (UC.BAR.</w:t>
        </w:r>
      </w:ins>
      <w:ins w:id="13967" w:author="Irová Zuzana" w:date="2025-05-22T20:04:00Z" w16du:dateUtc="2025-05-22T18:04:00Z">
        <w:r w:rsidR="00112770">
          <w:t>0.20.HR</w:t>
        </w:r>
      </w:ins>
      <w:ins w:id="13968" w:author="Irová Zuzana" w:date="2025-04-17T11:28:00Z" w16du:dateUtc="2025-04-17T09:28:00Z">
        <w:r w:rsidRPr="004D63FB">
          <w:t>)</w:t>
        </w:r>
      </w:ins>
    </w:p>
    <w:p w14:paraId="195AF9D0" w14:textId="77777777" w:rsidR="005D01DC" w:rsidRPr="005D01DC" w:rsidRDefault="005D01DC">
      <w:pPr>
        <w:pStyle w:val="ListFS2"/>
        <w:rPr>
          <w:ins w:id="13969" w:author="Irová Zuzana" w:date="2025-04-17T16:42:00Z" w16du:dateUtc="2025-04-17T14:42:00Z"/>
          <w:highlight w:val="yellow"/>
          <w:rPrChange w:id="13970" w:author="Irová Zuzana" w:date="2025-04-17T16:42:00Z" w16du:dateUtc="2025-04-17T14:42:00Z">
            <w:rPr>
              <w:ins w:id="13971" w:author="Irová Zuzana" w:date="2025-04-17T16:42:00Z" w16du:dateUtc="2025-04-17T14:42:00Z"/>
            </w:rPr>
          </w:rPrChange>
        </w:rPr>
      </w:pPr>
      <w:ins w:id="13972" w:author="Irová Zuzana" w:date="2025-04-17T16:42:00Z" w16du:dateUtc="2025-04-17T14:42:00Z">
        <w:r w:rsidRPr="005D01DC">
          <w:rPr>
            <w:highlight w:val="yellow"/>
            <w:rPrChange w:id="13973" w:author="Irová Zuzana" w:date="2025-04-17T16:42:00Z" w16du:dateUtc="2025-04-17T14:42:00Z">
              <w:rPr/>
            </w:rPrChange>
          </w:rPr>
          <w:t>jin</w:t>
        </w:r>
        <w:r w:rsidRPr="005D01DC">
          <w:rPr>
            <w:rFonts w:hint="cs"/>
            <w:highlight w:val="yellow"/>
            <w:rPrChange w:id="13974" w:author="Irová Zuzana" w:date="2025-04-17T16:42:00Z" w16du:dateUtc="2025-04-17T14:42:00Z">
              <w:rPr>
                <w:rFonts w:hint="cs"/>
              </w:rPr>
            </w:rPrChange>
          </w:rPr>
          <w:t>á</w:t>
        </w:r>
        <w:r w:rsidRPr="005D01DC">
          <w:rPr>
            <w:highlight w:val="yellow"/>
            <w:rPrChange w:id="13975" w:author="Irová Zuzana" w:date="2025-04-17T16:42:00Z" w16du:dateUtc="2025-04-17T14:42:00Z">
              <w:rPr/>
            </w:rPrChange>
          </w:rPr>
          <w:t xml:space="preserve"> ne</w:t>
        </w:r>
        <w:r w:rsidRPr="005D01DC">
          <w:rPr>
            <w:rFonts w:hint="cs"/>
            <w:highlight w:val="yellow"/>
            <w:rPrChange w:id="13976" w:author="Irová Zuzana" w:date="2025-04-17T16:42:00Z" w16du:dateUtc="2025-04-17T14:42:00Z">
              <w:rPr>
                <w:rFonts w:hint="cs"/>
              </w:rPr>
            </w:rPrChange>
          </w:rPr>
          <w:t>ž</w:t>
        </w:r>
        <w:r w:rsidRPr="005D01DC">
          <w:rPr>
            <w:highlight w:val="yellow"/>
            <w:rPrChange w:id="13977" w:author="Irová Zuzana" w:date="2025-04-17T16:42:00Z" w16du:dateUtc="2025-04-17T14:42:00Z">
              <w:rPr/>
            </w:rPrChange>
          </w:rPr>
          <w:t xml:space="preserve"> online platba z</w:t>
        </w:r>
        <w:r w:rsidRPr="005D01DC">
          <w:rPr>
            <w:rFonts w:hint="cs"/>
            <w:highlight w:val="yellow"/>
            <w:rPrChange w:id="13978" w:author="Irová Zuzana" w:date="2025-04-17T16:42:00Z" w16du:dateUtc="2025-04-17T14:42:00Z">
              <w:rPr>
                <w:rFonts w:hint="cs"/>
              </w:rPr>
            </w:rPrChange>
          </w:rPr>
          <w:t> </w:t>
        </w:r>
        <w:r w:rsidRPr="005D01DC">
          <w:rPr>
            <w:highlight w:val="yellow"/>
            <w:rPrChange w:id="13979" w:author="Irová Zuzana" w:date="2025-04-17T16:42:00Z" w16du:dateUtc="2025-04-17T14:42:00Z">
              <w:rPr/>
            </w:rPrChange>
          </w:rPr>
          <w:t>Web portalu nebo Mobile App</w:t>
        </w:r>
      </w:ins>
    </w:p>
    <w:p w14:paraId="03668F00" w14:textId="496B23DC" w:rsidR="00045835" w:rsidRDefault="00045835">
      <w:pPr>
        <w:pStyle w:val="ListFS2"/>
        <w:rPr>
          <w:ins w:id="13980" w:author="Irová Zuzana" w:date="2025-04-17T14:54:00Z" w16du:dateUtc="2025-04-17T12:54:00Z"/>
        </w:rPr>
      </w:pPr>
      <w:ins w:id="13981" w:author="Irová Zuzana" w:date="2025-04-17T14:54:00Z" w16du:dateUtc="2025-04-17T12:54:00Z">
        <w:r>
          <w:t xml:space="preserve">platba přes </w:t>
        </w:r>
      </w:ins>
      <w:ins w:id="13982" w:author="Irová Zuzana" w:date="2025-04-17T14:58:00Z" w16du:dateUtc="2025-04-17T12:58:00Z">
        <w:r w:rsidR="007B2B15">
          <w:t xml:space="preserve">NexGo </w:t>
        </w:r>
      </w:ins>
      <w:ins w:id="13983" w:author="Irová Zuzana" w:date="2025-04-17T14:54:00Z" w16du:dateUtc="2025-04-17T12:54:00Z">
        <w:r>
          <w:t>EFT na MEV</w:t>
        </w:r>
      </w:ins>
    </w:p>
    <w:p w14:paraId="4F075DB6" w14:textId="77777777" w:rsidR="00345262" w:rsidRPr="00345262" w:rsidRDefault="00345262">
      <w:pPr>
        <w:pStyle w:val="ListFS2"/>
        <w:rPr>
          <w:ins w:id="13984" w:author="Irová Zuzana" w:date="2025-04-17T16:41:00Z" w16du:dateUtc="2025-04-17T14:41:00Z"/>
          <w:highlight w:val="yellow"/>
          <w:rPrChange w:id="13985" w:author="Irová Zuzana" w:date="2025-04-17T16:41:00Z" w16du:dateUtc="2025-04-17T14:41:00Z">
            <w:rPr>
              <w:ins w:id="13986" w:author="Irová Zuzana" w:date="2025-04-17T16:41:00Z" w16du:dateUtc="2025-04-17T14:41:00Z"/>
            </w:rPr>
          </w:rPrChange>
        </w:rPr>
      </w:pPr>
      <w:ins w:id="13987" w:author="Irová Zuzana" w:date="2025-04-17T16:41:00Z" w16du:dateUtc="2025-04-17T14:41:00Z">
        <w:r w:rsidRPr="00345262">
          <w:rPr>
            <w:highlight w:val="yellow"/>
            <w:rPrChange w:id="13988" w:author="Irová Zuzana" w:date="2025-04-17T16:41:00Z" w16du:dateUtc="2025-04-17T14:41:00Z">
              <w:rPr/>
            </w:rPrChange>
          </w:rPr>
          <w:t>platba na extern</w:t>
        </w:r>
        <w:r w:rsidRPr="00345262">
          <w:rPr>
            <w:rFonts w:hint="cs"/>
            <w:highlight w:val="yellow"/>
            <w:rPrChange w:id="13989" w:author="Irová Zuzana" w:date="2025-04-17T16:41:00Z" w16du:dateUtc="2025-04-17T14:41:00Z">
              <w:rPr>
                <w:rFonts w:hint="cs"/>
              </w:rPr>
            </w:rPrChange>
          </w:rPr>
          <w:t>í</w:t>
        </w:r>
        <w:r w:rsidRPr="00345262">
          <w:rPr>
            <w:highlight w:val="yellow"/>
            <w:rPrChange w:id="13990" w:author="Irová Zuzana" w:date="2025-04-17T16:41:00Z" w16du:dateUtc="2025-04-17T14:41:00Z">
              <w:rPr/>
            </w:rPrChange>
          </w:rPr>
          <w:t xml:space="preserve"> POS</w:t>
        </w:r>
      </w:ins>
    </w:p>
    <w:p w14:paraId="45E35FEE" w14:textId="6141301F" w:rsidR="00C9360B" w:rsidRDefault="00C9360B">
      <w:pPr>
        <w:pStyle w:val="ListFS1"/>
        <w:rPr>
          <w:ins w:id="13991" w:author="Irová Zuzana" w:date="2025-04-17T11:28:00Z" w16du:dateUtc="2025-04-17T09:28:00Z"/>
        </w:rPr>
        <w:pPrChange w:id="13992" w:author="Irová Zuzana" w:date="2025-06-06T15:37:00Z" w16du:dateUtc="2025-06-06T13:37:00Z">
          <w:pPr>
            <w:pStyle w:val="ListFS2"/>
          </w:pPr>
        </w:pPrChange>
      </w:pPr>
    </w:p>
    <w:p w14:paraId="3EE3F59E" w14:textId="77777777" w:rsidR="00C9360B" w:rsidRDefault="00C9360B" w:rsidP="00C9360B">
      <w:pPr>
        <w:pStyle w:val="Heading4"/>
        <w:spacing w:after="120" w:line="276" w:lineRule="auto"/>
        <w:rPr>
          <w:ins w:id="13993" w:author="Irová Zuzana" w:date="2025-04-17T11:28:00Z" w16du:dateUtc="2025-04-17T09:28:00Z"/>
          <w:rFonts w:hint="eastAsia"/>
        </w:rPr>
      </w:pPr>
      <w:ins w:id="13994" w:author="Irová Zuzana" w:date="2025-04-17T11:28:00Z" w16du:dateUtc="2025-04-17T09:28:00Z">
        <w:r>
          <w:t>Podmínky spuštění</w:t>
        </w:r>
      </w:ins>
    </w:p>
    <w:p w14:paraId="4A52852A" w14:textId="77777777" w:rsidR="00C9360B" w:rsidRDefault="00C9360B">
      <w:pPr>
        <w:pStyle w:val="NormalIndent"/>
        <w:rPr>
          <w:ins w:id="13995" w:author="Irová Zuzana" w:date="2025-04-17T11:28:00Z" w16du:dateUtc="2025-04-17T09:28:00Z"/>
        </w:rPr>
      </w:pPr>
      <w:ins w:id="13996" w:author="Irová Zuzana" w:date="2025-04-17T11:28:00Z" w16du:dateUtc="2025-04-17T09:28:00Z">
        <w:r>
          <w:t xml:space="preserve">Je znám Bill issuer, důvod platby, částka a Account. </w:t>
        </w:r>
      </w:ins>
    </w:p>
    <w:p w14:paraId="5ACB8322" w14:textId="77777777" w:rsidR="00C9360B" w:rsidRDefault="00C9360B">
      <w:pPr>
        <w:pStyle w:val="NormalIndent"/>
        <w:rPr>
          <w:ins w:id="13997" w:author="Irová Zuzana" w:date="2025-04-17T14:21:00Z" w16du:dateUtc="2025-04-17T12:21:00Z"/>
        </w:rPr>
      </w:pPr>
      <w:ins w:id="13998" w:author="Irová Zuzana" w:date="2025-04-17T11:28:00Z" w16du:dateUtc="2025-04-17T09:28:00Z">
        <w:r w:rsidRPr="00C553AB">
          <w:rPr>
            <w:highlight w:val="yellow"/>
            <w:rPrChange w:id="13999" w:author="Irová Zuzana" w:date="2025-04-17T14:41:00Z" w16du:dateUtc="2025-04-17T12:41:00Z">
              <w:rPr/>
            </w:rPrChange>
          </w:rPr>
          <w:t>Account nen</w:t>
        </w:r>
        <w:r w:rsidRPr="00C553AB">
          <w:rPr>
            <w:rFonts w:hint="cs"/>
            <w:highlight w:val="yellow"/>
            <w:rPrChange w:id="14000" w:author="Irová Zuzana" w:date="2025-04-17T14:41:00Z" w16du:dateUtc="2025-04-17T12:41:00Z">
              <w:rPr>
                <w:rFonts w:hint="cs"/>
              </w:rPr>
            </w:rPrChange>
          </w:rPr>
          <w:t>í</w:t>
        </w:r>
        <w:r w:rsidRPr="00C553AB">
          <w:rPr>
            <w:highlight w:val="yellow"/>
            <w:rPrChange w:id="14001" w:author="Irová Zuzana" w:date="2025-04-17T14:41:00Z" w16du:dateUtc="2025-04-17T12:41:00Z">
              <w:rPr/>
            </w:rPrChange>
          </w:rPr>
          <w:t xml:space="preserve"> terminovan</w:t>
        </w:r>
        <w:r w:rsidRPr="00C553AB">
          <w:rPr>
            <w:rFonts w:hint="cs"/>
            <w:highlight w:val="yellow"/>
            <w:rPrChange w:id="14002" w:author="Irová Zuzana" w:date="2025-04-17T14:41:00Z" w16du:dateUtc="2025-04-17T12:41:00Z">
              <w:rPr>
                <w:rFonts w:hint="cs"/>
              </w:rPr>
            </w:rPrChange>
          </w:rPr>
          <w:t>ý</w:t>
        </w:r>
        <w:r w:rsidRPr="00C553AB">
          <w:rPr>
            <w:highlight w:val="yellow"/>
            <w:rPrChange w:id="14003" w:author="Irová Zuzana" w:date="2025-04-17T14:41:00Z" w16du:dateUtc="2025-04-17T12:41:00Z">
              <w:rPr/>
            </w:rPrChange>
          </w:rPr>
          <w:t>.</w:t>
        </w:r>
      </w:ins>
    </w:p>
    <w:p w14:paraId="3CF8925A" w14:textId="52347B03" w:rsidR="001104FB" w:rsidRDefault="00441DEF">
      <w:pPr>
        <w:pStyle w:val="NormalIndent"/>
        <w:rPr>
          <w:ins w:id="14004" w:author="Irová Zuzana" w:date="2025-04-17T14:22:00Z" w16du:dateUtc="2025-04-17T12:22:00Z"/>
        </w:rPr>
      </w:pPr>
      <w:ins w:id="14005" w:author="Irová Zuzana" w:date="2025-04-17T14:22:00Z" w16du:dateUtc="2025-04-17T12:22:00Z">
        <w:r>
          <w:t>Informace o platbě přišla z:</w:t>
        </w:r>
      </w:ins>
    </w:p>
    <w:p w14:paraId="3B6E9CAB" w14:textId="77777777" w:rsidR="00A84BC3" w:rsidRDefault="00A84BC3" w:rsidP="00C40C63">
      <w:pPr>
        <w:pStyle w:val="ListFS1"/>
        <w:rPr>
          <w:ins w:id="14006" w:author="Irová Zuzana" w:date="2025-04-17T16:42:00Z" w16du:dateUtc="2025-04-17T14:42:00Z"/>
        </w:rPr>
      </w:pPr>
      <w:ins w:id="14007" w:author="Irová Zuzana" w:date="2025-04-17T16:42:00Z" w16du:dateUtc="2025-04-17T14:42:00Z">
        <w:r w:rsidRPr="00441DEF">
          <w:t xml:space="preserve">Rozhraní </w:t>
        </w:r>
        <w:r>
          <w:t>ERP Navision</w:t>
        </w:r>
        <w:r w:rsidRPr="00441DEF">
          <w:t xml:space="preserve"> (INT.BAR.3</w:t>
        </w:r>
        <w:r>
          <w:t>0</w:t>
        </w:r>
        <w:r w:rsidRPr="00441DEF">
          <w:t xml:space="preserve">.HR) </w:t>
        </w:r>
        <w:r>
          <w:t>– platba bankovním převodem</w:t>
        </w:r>
      </w:ins>
    </w:p>
    <w:p w14:paraId="24920648" w14:textId="65A63B2C" w:rsidR="00441DEF" w:rsidRDefault="00441DEF" w:rsidP="00C40C63">
      <w:pPr>
        <w:pStyle w:val="ListFS1"/>
        <w:rPr>
          <w:ins w:id="14008" w:author="Irová Zuzana" w:date="2025-04-17T14:22:00Z" w16du:dateUtc="2025-04-17T12:22:00Z"/>
        </w:rPr>
      </w:pPr>
      <w:ins w:id="14009" w:author="Irová Zuzana" w:date="2025-04-17T14:22:00Z" w16du:dateUtc="2025-04-17T12:22:00Z">
        <w:r w:rsidRPr="00441DEF">
          <w:t xml:space="preserve">Rozhraní </w:t>
        </w:r>
      </w:ins>
      <w:ins w:id="14010" w:author="Irová Zuzana" w:date="2025-04-17T14:23:00Z" w16du:dateUtc="2025-04-17T12:23:00Z">
        <w:r w:rsidR="002623AD">
          <w:t xml:space="preserve">Web Portal </w:t>
        </w:r>
      </w:ins>
      <w:ins w:id="14011" w:author="Irová Zuzana" w:date="2025-04-17T14:22:00Z" w16du:dateUtc="2025-04-17T12:22:00Z">
        <w:r w:rsidRPr="00441DEF">
          <w:t>API (INT.BAR.3</w:t>
        </w:r>
      </w:ins>
      <w:ins w:id="14012" w:author="Irová Zuzana" w:date="2025-04-17T15:03:00Z" w16du:dateUtc="2025-04-17T13:03:00Z">
        <w:r w:rsidR="000D6E81">
          <w:t>3</w:t>
        </w:r>
      </w:ins>
      <w:ins w:id="14013" w:author="Irová Zuzana" w:date="2025-04-17T14:22:00Z" w16du:dateUtc="2025-04-17T12:22:00Z">
        <w:r w:rsidRPr="00441DEF">
          <w:t xml:space="preserve">.HR) </w:t>
        </w:r>
      </w:ins>
      <w:ins w:id="14014" w:author="Irová Zuzana" w:date="2025-04-17T14:23:00Z" w16du:dateUtc="2025-04-17T12:23:00Z">
        <w:r w:rsidR="00A107A0">
          <w:t xml:space="preserve">– jiná platba než online </w:t>
        </w:r>
      </w:ins>
      <w:ins w:id="14015" w:author="Irová Zuzana" w:date="2025-04-17T14:24:00Z" w16du:dateUtc="2025-04-17T12:24:00Z">
        <w:r w:rsidR="00B65BE1">
          <w:t xml:space="preserve">(tj. </w:t>
        </w:r>
      </w:ins>
      <w:ins w:id="14016" w:author="Irová Zuzana" w:date="2025-04-17T14:25:00Z" w16du:dateUtc="2025-04-17T12:25:00Z">
        <w:r w:rsidR="009D1767">
          <w:t>platba SMS nebo Voucherem)</w:t>
        </w:r>
      </w:ins>
    </w:p>
    <w:p w14:paraId="5B85398B" w14:textId="57F8C7E1" w:rsidR="00CC3D5A" w:rsidRDefault="00CC3D5A" w:rsidP="00C40C63">
      <w:pPr>
        <w:pStyle w:val="ListFS1"/>
        <w:rPr>
          <w:ins w:id="14017" w:author="Irová Zuzana" w:date="2025-04-17T14:58:00Z" w16du:dateUtc="2025-04-17T12:58:00Z"/>
        </w:rPr>
      </w:pPr>
      <w:ins w:id="14018" w:author="Irová Zuzana" w:date="2025-04-17T14:58:00Z" w16du:dateUtc="2025-04-17T12:58:00Z">
        <w:r w:rsidRPr="00441DEF">
          <w:t xml:space="preserve">Rozhraní </w:t>
        </w:r>
        <w:r>
          <w:t xml:space="preserve">Web Portal </w:t>
        </w:r>
        <w:r w:rsidRPr="00441DEF">
          <w:t>API (INT.BAR.3</w:t>
        </w:r>
      </w:ins>
      <w:ins w:id="14019" w:author="Irová Zuzana" w:date="2025-04-17T15:03:00Z" w16du:dateUtc="2025-04-17T13:03:00Z">
        <w:r w:rsidR="000D6E81">
          <w:t>3</w:t>
        </w:r>
      </w:ins>
      <w:ins w:id="14020" w:author="Irová Zuzana" w:date="2025-04-17T14:58:00Z" w16du:dateUtc="2025-04-17T12:58:00Z">
        <w:r w:rsidRPr="00441DEF">
          <w:t xml:space="preserve">.HR) </w:t>
        </w:r>
        <w:r>
          <w:t xml:space="preserve">– </w:t>
        </w:r>
        <w:r w:rsidR="00642786">
          <w:t>platba přes NextGo EFT</w:t>
        </w:r>
        <w:r>
          <w:t xml:space="preserve"> </w:t>
        </w:r>
      </w:ins>
    </w:p>
    <w:p w14:paraId="489BBF76" w14:textId="0CACD8A9" w:rsidR="00441DEF" w:rsidRDefault="00441DEF">
      <w:pPr>
        <w:pStyle w:val="ListFS1"/>
        <w:rPr>
          <w:ins w:id="14021" w:author="Irová Zuzana" w:date="2025-04-17T11:28:00Z" w16du:dateUtc="2025-04-17T09:28:00Z"/>
        </w:rPr>
        <w:pPrChange w:id="14022" w:author="Irová Zuzana" w:date="2025-06-06T15:37:00Z" w16du:dateUtc="2025-06-06T13:37:00Z">
          <w:pPr>
            <w:pStyle w:val="NormalIndent"/>
          </w:pPr>
        </w:pPrChange>
      </w:pPr>
      <w:ins w:id="14023" w:author="Irová Zuzana" w:date="2025-04-17T14:22:00Z">
        <w:r w:rsidRPr="00441DEF">
          <w:t xml:space="preserve">Rozhraní POS API (INT.BAR.34.HR) </w:t>
        </w:r>
      </w:ins>
      <w:ins w:id="14024" w:author="Irová Zuzana" w:date="2025-04-17T14:25:00Z" w16du:dateUtc="2025-04-17T12:25:00Z">
        <w:r w:rsidR="006C1BAD">
          <w:t>–</w:t>
        </w:r>
        <w:r w:rsidR="009D1767">
          <w:t xml:space="preserve"> </w:t>
        </w:r>
        <w:r w:rsidR="006C1BAD">
          <w:t xml:space="preserve">platba na externí POS přes </w:t>
        </w:r>
        <w:r w:rsidR="00F414B7">
          <w:t>její</w:t>
        </w:r>
        <w:r w:rsidR="006C1BAD">
          <w:t xml:space="preserve"> EFT nebo hotovostí</w:t>
        </w:r>
      </w:ins>
    </w:p>
    <w:p w14:paraId="4C729840" w14:textId="77777777" w:rsidR="00C9360B" w:rsidRDefault="00C9360B" w:rsidP="00C9360B">
      <w:pPr>
        <w:pStyle w:val="Heading4"/>
        <w:spacing w:after="120" w:line="276" w:lineRule="auto"/>
        <w:rPr>
          <w:ins w:id="14025" w:author="Irová Zuzana" w:date="2025-04-17T11:28:00Z" w16du:dateUtc="2025-04-17T09:28:00Z"/>
          <w:rFonts w:hint="eastAsia"/>
        </w:rPr>
      </w:pPr>
      <w:ins w:id="14026" w:author="Irová Zuzana" w:date="2025-04-17T11:28:00Z" w16du:dateUtc="2025-04-17T09:28:00Z">
        <w:r>
          <w:t>Popis</w:t>
        </w:r>
      </w:ins>
    </w:p>
    <w:p w14:paraId="2F3205F5" w14:textId="77777777" w:rsidR="00B62CD4" w:rsidRPr="00B72ABF" w:rsidRDefault="00B62CD4">
      <w:pPr>
        <w:pStyle w:val="NormalIndent"/>
        <w:rPr>
          <w:ins w:id="14027" w:author="Irová Zuzana" w:date="2025-04-17T12:37:00Z" w16du:dateUtc="2025-04-17T10:37:00Z"/>
          <w:rPrChange w:id="14028" w:author="Irová Zuzana" w:date="2025-06-06T22:46:00Z" w16du:dateUtc="2025-06-06T20:46:00Z">
            <w:rPr>
              <w:ins w:id="14029" w:author="Irová Zuzana" w:date="2025-04-17T12:37:00Z" w16du:dateUtc="2025-04-17T10:37:00Z"/>
              <w:highlight w:val="yellow"/>
            </w:rPr>
          </w:rPrChange>
        </w:rPr>
        <w:pPrChange w:id="14030" w:author="Irová Zuzana" w:date="2025-06-06T15:16:00Z" w16du:dateUtc="2025-06-06T13:16:00Z">
          <w:pPr>
            <w:pStyle w:val="NormalIndent"/>
            <w:jc w:val="left"/>
          </w:pPr>
        </w:pPrChange>
      </w:pPr>
      <w:ins w:id="14031" w:author="Irová Zuzana" w:date="2025-04-17T12:37:00Z" w16du:dateUtc="2025-04-17T10:37:00Z">
        <w:r w:rsidRPr="00B72ABF">
          <w:rPr>
            <w:rPrChange w:id="14032" w:author="Irová Zuzana" w:date="2025-06-06T22:46:00Z" w16du:dateUtc="2025-06-06T20:46:00Z">
              <w:rPr>
                <w:highlight w:val="yellow"/>
              </w:rPr>
            </w:rPrChange>
          </w:rPr>
          <w:t>Syst</w:t>
        </w:r>
        <w:r w:rsidRPr="00B72ABF">
          <w:rPr>
            <w:rFonts w:hint="cs"/>
            <w:rPrChange w:id="14033" w:author="Irová Zuzana" w:date="2025-06-06T22:46:00Z" w16du:dateUtc="2025-06-06T20:46:00Z">
              <w:rPr>
                <w:rFonts w:hint="cs"/>
                <w:highlight w:val="yellow"/>
              </w:rPr>
            </w:rPrChange>
          </w:rPr>
          <w:t>é</w:t>
        </w:r>
        <w:r w:rsidRPr="00B72ABF">
          <w:rPr>
            <w:rPrChange w:id="14034" w:author="Irová Zuzana" w:date="2025-06-06T22:46:00Z" w16du:dateUtc="2025-06-06T20:46:00Z">
              <w:rPr>
                <w:highlight w:val="yellow"/>
              </w:rPr>
            </w:rPrChange>
          </w:rPr>
          <w:t>m zjist</w:t>
        </w:r>
        <w:r w:rsidRPr="00B72ABF">
          <w:rPr>
            <w:rFonts w:hint="cs"/>
            <w:rPrChange w:id="14035" w:author="Irová Zuzana" w:date="2025-06-06T22:46:00Z" w16du:dateUtc="2025-06-06T20:46:00Z">
              <w:rPr>
                <w:rFonts w:hint="cs"/>
                <w:highlight w:val="yellow"/>
              </w:rPr>
            </w:rPrChange>
          </w:rPr>
          <w:t>í</w:t>
        </w:r>
        <w:r w:rsidRPr="00B72ABF">
          <w:rPr>
            <w:rPrChange w:id="14036" w:author="Irová Zuzana" w:date="2025-06-06T22:46:00Z" w16du:dateUtc="2025-06-06T20:46:00Z">
              <w:rPr>
                <w:highlight w:val="yellow"/>
              </w:rPr>
            </w:rPrChange>
          </w:rPr>
          <w:t xml:space="preserve"> BIBA pro fakturaci na z</w:t>
        </w:r>
        <w:r w:rsidRPr="00B72ABF">
          <w:rPr>
            <w:rFonts w:hint="cs"/>
            <w:rPrChange w:id="14037" w:author="Irová Zuzana" w:date="2025-06-06T22:46:00Z" w16du:dateUtc="2025-06-06T20:46:00Z">
              <w:rPr>
                <w:rFonts w:hint="cs"/>
                <w:highlight w:val="yellow"/>
              </w:rPr>
            </w:rPrChange>
          </w:rPr>
          <w:t>á</w:t>
        </w:r>
        <w:r w:rsidRPr="00B72ABF">
          <w:rPr>
            <w:rPrChange w:id="14038" w:author="Irová Zuzana" w:date="2025-06-06T22:46:00Z" w16du:dateUtc="2025-06-06T20:46:00Z">
              <w:rPr>
                <w:highlight w:val="yellow"/>
              </w:rPr>
            </w:rPrChange>
          </w:rPr>
          <w:t>klad</w:t>
        </w:r>
        <w:r w:rsidRPr="00B72ABF">
          <w:rPr>
            <w:rFonts w:hint="cs"/>
            <w:rPrChange w:id="14039" w:author="Irová Zuzana" w:date="2025-06-06T22:46:00Z" w16du:dateUtc="2025-06-06T20:46:00Z">
              <w:rPr>
                <w:rFonts w:hint="cs"/>
                <w:highlight w:val="yellow"/>
              </w:rPr>
            </w:rPrChange>
          </w:rPr>
          <w:t>ě</w:t>
        </w:r>
        <w:r w:rsidRPr="00B72ABF">
          <w:rPr>
            <w:rPrChange w:id="14040" w:author="Irová Zuzana" w:date="2025-06-06T22:46:00Z" w16du:dateUtc="2025-06-06T20:46:00Z">
              <w:rPr>
                <w:highlight w:val="yellow"/>
              </w:rPr>
            </w:rPrChange>
          </w:rPr>
          <w:t xml:space="preserve"> Bill issuer a Reason:</w:t>
        </w:r>
      </w:ins>
    </w:p>
    <w:p w14:paraId="2D1B49F1" w14:textId="3C4EA248" w:rsidR="00B62CD4" w:rsidRPr="00B72ABF" w:rsidRDefault="00B62CD4" w:rsidP="00C40C63">
      <w:pPr>
        <w:pStyle w:val="ListFS1"/>
        <w:rPr>
          <w:ins w:id="14041" w:author="Irová Zuzana" w:date="2025-04-17T12:37:00Z" w16du:dateUtc="2025-04-17T10:37:00Z"/>
          <w:rPrChange w:id="14042" w:author="Irová Zuzana" w:date="2025-06-06T22:46:00Z" w16du:dateUtc="2025-06-06T20:46:00Z">
            <w:rPr>
              <w:ins w:id="14043" w:author="Irová Zuzana" w:date="2025-04-17T12:37:00Z" w16du:dateUtc="2025-04-17T10:37:00Z"/>
              <w:highlight w:val="yellow"/>
            </w:rPr>
          </w:rPrChange>
        </w:rPr>
      </w:pPr>
      <w:ins w:id="14044" w:author="Irová Zuzana" w:date="2025-04-17T12:37:00Z" w16du:dateUtc="2025-04-17T10:37:00Z">
        <w:r w:rsidRPr="00B72ABF">
          <w:rPr>
            <w:rPrChange w:id="14045" w:author="Irová Zuzana" w:date="2025-06-06T22:46:00Z" w16du:dateUtc="2025-06-06T20:46:00Z">
              <w:rPr>
                <w:highlight w:val="yellow"/>
              </w:rPr>
            </w:rPrChange>
          </w:rPr>
          <w:t xml:space="preserve">Offence, pokud </w:t>
        </w:r>
        <w:r w:rsidR="00E779B4" w:rsidRPr="00B72ABF">
          <w:rPr>
            <w:rPrChange w:id="14046" w:author="Irová Zuzana" w:date="2025-06-06T22:46:00Z" w16du:dateUtc="2025-06-06T20:46:00Z">
              <w:rPr>
                <w:highlight w:val="yellow"/>
              </w:rPr>
            </w:rPrChange>
          </w:rPr>
          <w:t>jde o</w:t>
        </w:r>
        <w:r w:rsidRPr="00B72ABF">
          <w:rPr>
            <w:rPrChange w:id="14047" w:author="Irová Zuzana" w:date="2025-06-06T22:46:00Z" w16du:dateUtc="2025-06-06T20:46:00Z">
              <w:rPr>
                <w:highlight w:val="yellow"/>
              </w:rPr>
            </w:rPrChange>
          </w:rPr>
          <w:t xml:space="preserve"> Offence</w:t>
        </w:r>
        <w:r w:rsidR="00E779B4" w:rsidRPr="00B72ABF">
          <w:rPr>
            <w:rPrChange w:id="14048" w:author="Irová Zuzana" w:date="2025-06-06T22:46:00Z" w16du:dateUtc="2025-06-06T20:46:00Z">
              <w:rPr>
                <w:highlight w:val="yellow"/>
              </w:rPr>
            </w:rPrChange>
          </w:rPr>
          <w:t xml:space="preserve"> </w:t>
        </w:r>
      </w:ins>
      <w:ins w:id="14049" w:author="Irová Zuzana" w:date="2025-04-17T15:05:00Z" w16du:dateUtc="2025-04-17T13:05:00Z">
        <w:r w:rsidR="003775B3" w:rsidRPr="00B72ABF">
          <w:rPr>
            <w:rPrChange w:id="14050" w:author="Irová Zuzana" w:date="2025-06-06T22:46:00Z" w16du:dateUtc="2025-06-06T20:46:00Z">
              <w:rPr>
                <w:highlight w:val="yellow"/>
              </w:rPr>
            </w:rPrChange>
          </w:rPr>
          <w:t>operaci</w:t>
        </w:r>
      </w:ins>
    </w:p>
    <w:p w14:paraId="0AF07666" w14:textId="17B7A914" w:rsidR="00B62CD4" w:rsidRPr="00B72ABF" w:rsidRDefault="00B62CD4" w:rsidP="00C40C63">
      <w:pPr>
        <w:pStyle w:val="ListFS1"/>
        <w:rPr>
          <w:ins w:id="14051" w:author="Irová Zuzana" w:date="2025-04-17T12:37:00Z" w16du:dateUtc="2025-04-17T10:37:00Z"/>
          <w:rPrChange w:id="14052" w:author="Irová Zuzana" w:date="2025-06-06T22:46:00Z" w16du:dateUtc="2025-06-06T20:46:00Z">
            <w:rPr>
              <w:ins w:id="14053" w:author="Irová Zuzana" w:date="2025-04-17T12:37:00Z" w16du:dateUtc="2025-04-17T10:37:00Z"/>
              <w:highlight w:val="yellow"/>
            </w:rPr>
          </w:rPrChange>
        </w:rPr>
      </w:pPr>
      <w:ins w:id="14054" w:author="Irová Zuzana" w:date="2025-04-17T12:37:00Z" w16du:dateUtc="2025-04-17T10:37:00Z">
        <w:r w:rsidRPr="00B72ABF">
          <w:rPr>
            <w:rPrChange w:id="14055" w:author="Irová Zuzana" w:date="2025-06-06T22:46:00Z" w16du:dateUtc="2025-06-06T20:46:00Z">
              <w:rPr>
                <w:highlight w:val="yellow"/>
              </w:rPr>
            </w:rPrChange>
          </w:rPr>
          <w:t xml:space="preserve">Top-up, pokud </w:t>
        </w:r>
      </w:ins>
      <w:ins w:id="14056" w:author="Irová Zuzana" w:date="2025-04-17T12:38:00Z" w16du:dateUtc="2025-04-17T10:38:00Z">
        <w:r w:rsidR="00E779B4" w:rsidRPr="00B72ABF">
          <w:rPr>
            <w:rPrChange w:id="14057" w:author="Irová Zuzana" w:date="2025-06-06T22:46:00Z" w16du:dateUtc="2025-06-06T20:46:00Z">
              <w:rPr>
                <w:highlight w:val="yellow"/>
              </w:rPr>
            </w:rPrChange>
          </w:rPr>
          <w:t xml:space="preserve">jde o </w:t>
        </w:r>
      </w:ins>
      <w:ins w:id="14058" w:author="Irová Zuzana" w:date="2025-04-17T12:37:00Z" w16du:dateUtc="2025-04-17T10:37:00Z">
        <w:r w:rsidRPr="00B72ABF">
          <w:rPr>
            <w:rPrChange w:id="14059" w:author="Irová Zuzana" w:date="2025-06-06T22:46:00Z" w16du:dateUtc="2025-06-06T20:46:00Z">
              <w:rPr>
                <w:highlight w:val="yellow"/>
              </w:rPr>
            </w:rPrChange>
          </w:rPr>
          <w:t>Top-up</w:t>
        </w:r>
      </w:ins>
    </w:p>
    <w:p w14:paraId="45FAE459" w14:textId="77777777" w:rsidR="00B62CD4" w:rsidRPr="00B72ABF" w:rsidRDefault="00B62CD4" w:rsidP="00C40C63">
      <w:pPr>
        <w:pStyle w:val="ListFS1"/>
        <w:rPr>
          <w:ins w:id="14060" w:author="Irová Zuzana" w:date="2025-04-17T12:37:00Z" w16du:dateUtc="2025-04-17T10:37:00Z"/>
          <w:rPrChange w:id="14061" w:author="Irová Zuzana" w:date="2025-06-06T22:46:00Z" w16du:dateUtc="2025-06-06T20:46:00Z">
            <w:rPr>
              <w:ins w:id="14062" w:author="Irová Zuzana" w:date="2025-04-17T12:37:00Z" w16du:dateUtc="2025-04-17T10:37:00Z"/>
              <w:highlight w:val="yellow"/>
            </w:rPr>
          </w:rPrChange>
        </w:rPr>
      </w:pPr>
      <w:ins w:id="14063" w:author="Irová Zuzana" w:date="2025-04-17T12:37:00Z" w16du:dateUtc="2025-04-17T10:37:00Z">
        <w:r w:rsidRPr="00B72ABF">
          <w:rPr>
            <w:rPrChange w:id="14064" w:author="Irová Zuzana" w:date="2025-06-06T22:46:00Z" w16du:dateUtc="2025-06-06T20:46:00Z">
              <w:rPr>
                <w:highlight w:val="yellow"/>
              </w:rPr>
            </w:rPrChange>
          </w:rPr>
          <w:t>jinak Services.</w:t>
        </w:r>
      </w:ins>
    </w:p>
    <w:p w14:paraId="20FC5FCD" w14:textId="7A3CDB45" w:rsidR="00C9360B" w:rsidRPr="00955C1D" w:rsidRDefault="00C9360B">
      <w:pPr>
        <w:pStyle w:val="NormalIndent"/>
        <w:rPr>
          <w:ins w:id="14065" w:author="Irová Zuzana" w:date="2025-04-17T11:28:00Z" w16du:dateUtc="2025-04-17T09:28:00Z"/>
        </w:rPr>
      </w:pPr>
      <w:ins w:id="14066" w:author="Irová Zuzana" w:date="2025-04-17T11:28:00Z" w16du:dateUtc="2025-04-17T09:28:00Z">
        <w:r w:rsidRPr="00510244">
          <w:t xml:space="preserve">Systém </w:t>
        </w:r>
        <w:r>
          <w:t xml:space="preserve">na základě vstupních dat </w:t>
        </w:r>
        <w:r w:rsidRPr="00510244">
          <w:t xml:space="preserve">vytvoří </w:t>
        </w:r>
        <w:r w:rsidRPr="00955C1D">
          <w:t>Payment s parametry:</w:t>
        </w:r>
      </w:ins>
    </w:p>
    <w:p w14:paraId="0CF41085" w14:textId="77777777" w:rsidR="00C9360B" w:rsidRPr="00087E73" w:rsidRDefault="00C9360B" w:rsidP="00C40C63">
      <w:pPr>
        <w:pStyle w:val="ListFS1"/>
        <w:rPr>
          <w:ins w:id="14067" w:author="Irová Zuzana" w:date="2025-04-17T11:28:00Z" w16du:dateUtc="2025-04-17T09:28:00Z"/>
        </w:rPr>
      </w:pPr>
      <w:ins w:id="14068" w:author="Irová Zuzana" w:date="2025-04-17T11:28:00Z" w16du:dateUtc="2025-04-17T09:28:00Z">
        <w:r w:rsidRPr="00087E73">
          <w:lastRenderedPageBreak/>
          <w:t xml:space="preserve">Payment number = Unikátní číslo platby podle číslovacího schématu. </w:t>
        </w:r>
      </w:ins>
    </w:p>
    <w:p w14:paraId="0A2A7804" w14:textId="77777777" w:rsidR="00C9360B" w:rsidRDefault="00C9360B" w:rsidP="00C40C63">
      <w:pPr>
        <w:pStyle w:val="ListFS1"/>
        <w:rPr>
          <w:ins w:id="14069" w:author="Irová Zuzana" w:date="2025-04-17T11:28:00Z" w16du:dateUtc="2025-04-17T09:28:00Z"/>
        </w:rPr>
      </w:pPr>
      <w:ins w:id="14070" w:author="Irová Zuzana" w:date="2025-04-17T11:28:00Z" w16du:dateUtc="2025-04-17T09:28:00Z">
        <w:r w:rsidRPr="00087E73">
          <w:t xml:space="preserve">Payment type = </w:t>
        </w:r>
      </w:ins>
    </w:p>
    <w:p w14:paraId="45741930" w14:textId="58F36E63" w:rsidR="00C9360B" w:rsidRDefault="00C9360B">
      <w:pPr>
        <w:pStyle w:val="ListFS2"/>
        <w:rPr>
          <w:ins w:id="14071" w:author="Irová Zuzana" w:date="2025-04-17T12:38:00Z" w16du:dateUtc="2025-04-17T10:38:00Z"/>
        </w:rPr>
      </w:pPr>
      <w:ins w:id="14072" w:author="Irová Zuzana" w:date="2025-04-17T11:28:00Z" w16du:dateUtc="2025-04-17T09:28:00Z">
        <w:r>
          <w:t xml:space="preserve">Top-up payment, pokud </w:t>
        </w:r>
      </w:ins>
      <w:ins w:id="14073" w:author="Irová Zuzana" w:date="2025-04-17T12:38:00Z" w16du:dateUtc="2025-04-17T10:38:00Z">
        <w:r w:rsidR="00EC3DD2">
          <w:t>jde o</w:t>
        </w:r>
      </w:ins>
      <w:ins w:id="14074" w:author="Irová Zuzana" w:date="2025-04-17T11:28:00Z" w16du:dateUtc="2025-04-17T09:28:00Z">
        <w:r>
          <w:t xml:space="preserve"> Top-up</w:t>
        </w:r>
      </w:ins>
      <w:ins w:id="14075" w:author="Irová Zuzana" w:date="2025-04-17T12:38:00Z" w16du:dateUtc="2025-04-17T10:38:00Z">
        <w:r w:rsidR="00EC3DD2">
          <w:t>,</w:t>
        </w:r>
      </w:ins>
    </w:p>
    <w:p w14:paraId="2D4C8ED3" w14:textId="3AE0E52E" w:rsidR="00EC3DD2" w:rsidRPr="00087E73" w:rsidRDefault="00EC3DD2">
      <w:pPr>
        <w:pStyle w:val="ListFS2"/>
        <w:rPr>
          <w:ins w:id="14076" w:author="Irová Zuzana" w:date="2025-04-17T11:28:00Z" w16du:dateUtc="2025-04-17T09:28:00Z"/>
        </w:rPr>
      </w:pPr>
      <w:ins w:id="14077" w:author="Irová Zuzana" w:date="2025-04-17T12:38:00Z" w16du:dateUtc="2025-04-17T10:38:00Z">
        <w:r>
          <w:t>jinak Bill payment.</w:t>
        </w:r>
      </w:ins>
    </w:p>
    <w:p w14:paraId="11F70D66" w14:textId="55C5522A" w:rsidR="00C9360B" w:rsidRDefault="00C9360B" w:rsidP="00C40C63">
      <w:pPr>
        <w:pStyle w:val="ListFS1"/>
        <w:rPr>
          <w:ins w:id="14078" w:author="Irová Zuzana" w:date="2025-04-17T11:28:00Z" w16du:dateUtc="2025-04-17T09:28:00Z"/>
        </w:rPr>
      </w:pPr>
      <w:ins w:id="14079" w:author="Irová Zuzana" w:date="2025-04-17T11:28:00Z" w16du:dateUtc="2025-04-17T09:28:00Z">
        <w:r w:rsidRPr="00087E73">
          <w:t xml:space="preserve">Payment method </w:t>
        </w:r>
        <w:r w:rsidRPr="00EF7EDF">
          <w:rPr>
            <w:highlight w:val="yellow"/>
            <w:lang w:val="cs-CZ"/>
            <w:rPrChange w:id="14080" w:author="Irová Zuzana" w:date="2025-04-17T12:45:00Z" w16du:dateUtc="2025-04-17T10:45:00Z">
              <w:rPr/>
            </w:rPrChange>
          </w:rPr>
          <w:t>=</w:t>
        </w:r>
      </w:ins>
      <w:ins w:id="14081" w:author="Irová Zuzana" w:date="2025-04-17T12:44:00Z" w16du:dateUtc="2025-04-17T10:44:00Z">
        <w:r w:rsidR="00606906" w:rsidRPr="00EF7EDF">
          <w:rPr>
            <w:highlight w:val="yellow"/>
            <w:lang w:val="cs-CZ"/>
            <w:rPrChange w:id="14082" w:author="Irová Zuzana" w:date="2025-04-17T12:45:00Z" w16du:dateUtc="2025-04-17T10:45:00Z">
              <w:rPr/>
            </w:rPrChange>
          </w:rPr>
          <w:t xml:space="preserve"> </w:t>
        </w:r>
      </w:ins>
    </w:p>
    <w:p w14:paraId="7CDD530F" w14:textId="77777777" w:rsidR="00EF7EDF" w:rsidRPr="00EF7EDF" w:rsidRDefault="00EF7EDF">
      <w:pPr>
        <w:pStyle w:val="ListFS2"/>
        <w:rPr>
          <w:ins w:id="14083" w:author="Irová Zuzana" w:date="2025-04-17T12:45:00Z" w16du:dateUtc="2025-04-17T10:45:00Z"/>
          <w:highlight w:val="yellow"/>
          <w:rPrChange w:id="14084" w:author="Irová Zuzana" w:date="2025-04-17T12:45:00Z" w16du:dateUtc="2025-04-17T10:45:00Z">
            <w:rPr>
              <w:ins w:id="14085" w:author="Irová Zuzana" w:date="2025-04-17T12:45:00Z" w16du:dateUtc="2025-04-17T10:45:00Z"/>
            </w:rPr>
          </w:rPrChange>
        </w:rPr>
      </w:pPr>
      <w:ins w:id="14086" w:author="Irová Zuzana" w:date="2025-04-17T12:45:00Z" w16du:dateUtc="2025-04-17T10:45:00Z">
        <w:r w:rsidRPr="00EF7EDF">
          <w:rPr>
            <w:highlight w:val="yellow"/>
          </w:rPr>
          <w:t>ze vstupu</w:t>
        </w:r>
        <w:r w:rsidRPr="00EF7EDF">
          <w:rPr>
            <w:highlight w:val="yellow"/>
            <w:rPrChange w:id="14087" w:author="Irová Zuzana" w:date="2025-04-17T12:45:00Z" w16du:dateUtc="2025-04-17T10:45:00Z">
              <w:rPr/>
            </w:rPrChange>
          </w:rPr>
          <w:t xml:space="preserve"> </w:t>
        </w:r>
      </w:ins>
    </w:p>
    <w:p w14:paraId="2383ED80" w14:textId="7573EE50" w:rsidR="00C9360B" w:rsidRPr="00EF7EDF" w:rsidRDefault="00EF7EDF">
      <w:pPr>
        <w:pStyle w:val="ListFS2"/>
        <w:rPr>
          <w:ins w:id="14088" w:author="Irová Zuzana" w:date="2025-04-17T11:28:00Z" w16du:dateUtc="2025-04-17T09:28:00Z"/>
          <w:highlight w:val="yellow"/>
          <w:lang w:val="en-GB" w:eastAsia="cs-CZ"/>
        </w:rPr>
      </w:pPr>
      <w:ins w:id="14089" w:author="Irová Zuzana" w:date="2025-04-17T12:45:00Z" w16du:dateUtc="2025-04-17T10:45:00Z">
        <w:r w:rsidRPr="00EF7EDF">
          <w:rPr>
            <w:highlight w:val="yellow"/>
            <w:rPrChange w:id="14090" w:author="Irová Zuzana" w:date="2025-04-17T12:45:00Z" w16du:dateUtc="2025-04-17T10:45:00Z">
              <w:rPr/>
            </w:rPrChange>
          </w:rPr>
          <w:t xml:space="preserve">jinak Bank transfer payment </w:t>
        </w:r>
      </w:ins>
    </w:p>
    <w:p w14:paraId="173B143B" w14:textId="77777777" w:rsidR="00C9360B" w:rsidRPr="00A72B56" w:rsidRDefault="00C9360B" w:rsidP="00C40C63">
      <w:pPr>
        <w:pStyle w:val="ListFS1"/>
        <w:rPr>
          <w:ins w:id="14091" w:author="Irová Zuzana" w:date="2025-04-17T11:28:00Z" w16du:dateUtc="2025-04-17T09:28:00Z"/>
        </w:rPr>
      </w:pPr>
      <w:ins w:id="14092" w:author="Irová Zuzana" w:date="2025-04-17T11:28:00Z" w16du:dateUtc="2025-04-17T09:28:00Z">
        <w:r w:rsidRPr="00087E73">
          <w:t xml:space="preserve">Payment category = </w:t>
        </w:r>
        <w:r w:rsidRPr="00A72B56">
          <w:t>Credit payment</w:t>
        </w:r>
      </w:ins>
    </w:p>
    <w:p w14:paraId="5083CEE9" w14:textId="77777777" w:rsidR="00C9360B" w:rsidRPr="00A72B56" w:rsidRDefault="00C9360B" w:rsidP="00C40C63">
      <w:pPr>
        <w:pStyle w:val="ListFS1"/>
        <w:rPr>
          <w:ins w:id="14093" w:author="Irová Zuzana" w:date="2025-04-17T11:28:00Z" w16du:dateUtc="2025-04-17T09:28:00Z"/>
        </w:rPr>
      </w:pPr>
      <w:ins w:id="14094" w:author="Irová Zuzana" w:date="2025-04-17T11:28:00Z" w16du:dateUtc="2025-04-17T09:28:00Z">
        <w:r w:rsidRPr="00A72B56">
          <w:t>Payment status = Realized</w:t>
        </w:r>
      </w:ins>
    </w:p>
    <w:p w14:paraId="6BA59250" w14:textId="77777777" w:rsidR="00C9360B" w:rsidRPr="00A72B56" w:rsidRDefault="00C9360B" w:rsidP="00C40C63">
      <w:pPr>
        <w:pStyle w:val="ListFS1"/>
        <w:rPr>
          <w:ins w:id="14095" w:author="Irová Zuzana" w:date="2025-04-17T11:28:00Z" w16du:dateUtc="2025-04-17T09:28:00Z"/>
        </w:rPr>
      </w:pPr>
      <w:ins w:id="14096" w:author="Irová Zuzana" w:date="2025-04-17T11:28:00Z" w16du:dateUtc="2025-04-17T09:28:00Z">
        <w:r w:rsidRPr="00A72B56">
          <w:t>Matching status = Recognized – not matched</w:t>
        </w:r>
      </w:ins>
    </w:p>
    <w:p w14:paraId="49EB06D1" w14:textId="3C270EB5" w:rsidR="00C9360B" w:rsidRPr="00A72B56" w:rsidRDefault="00C9360B" w:rsidP="00C40C63">
      <w:pPr>
        <w:pStyle w:val="ListFS1"/>
        <w:rPr>
          <w:ins w:id="14097" w:author="Irová Zuzana" w:date="2025-04-17T11:28:00Z" w16du:dateUtc="2025-04-17T09:28:00Z"/>
        </w:rPr>
      </w:pPr>
      <w:ins w:id="14098" w:author="Irová Zuzana" w:date="2025-04-17T11:28:00Z" w16du:dateUtc="2025-04-17T09:28:00Z">
        <w:r w:rsidRPr="00A72B56">
          <w:t xml:space="preserve">Variable symbol = </w:t>
        </w:r>
        <w:r w:rsidRPr="00507459">
          <w:rPr>
            <w:highlight w:val="yellow"/>
            <w:lang w:val="cs-CZ"/>
            <w:rPrChange w:id="14099" w:author="Irová Zuzana" w:date="2025-04-17T12:46:00Z" w16du:dateUtc="2025-04-17T10:46:00Z">
              <w:rPr/>
            </w:rPrChange>
          </w:rPr>
          <w:t>Null</w:t>
        </w:r>
      </w:ins>
    </w:p>
    <w:p w14:paraId="58714E3A" w14:textId="77777777" w:rsidR="00C9360B" w:rsidRPr="00A72B56" w:rsidRDefault="00C9360B" w:rsidP="00C40C63">
      <w:pPr>
        <w:pStyle w:val="ListFS1"/>
        <w:rPr>
          <w:ins w:id="14100" w:author="Irová Zuzana" w:date="2025-04-17T11:28:00Z" w16du:dateUtc="2025-04-17T09:28:00Z"/>
        </w:rPr>
      </w:pPr>
      <w:ins w:id="14101" w:author="Irová Zuzana" w:date="2025-04-17T11:28:00Z" w16du:dateUtc="2025-04-17T09:28:00Z">
        <w:r w:rsidRPr="00A72B56">
          <w:t>Specific symbol = Subject number</w:t>
        </w:r>
      </w:ins>
    </w:p>
    <w:p w14:paraId="0DD2D9CB" w14:textId="77777777" w:rsidR="00C9360B" w:rsidRPr="00A72B56" w:rsidRDefault="00C9360B" w:rsidP="00C40C63">
      <w:pPr>
        <w:pStyle w:val="ListFS1"/>
        <w:rPr>
          <w:ins w:id="14102" w:author="Irová Zuzana" w:date="2025-04-17T11:28:00Z" w16du:dateUtc="2025-04-17T09:28:00Z"/>
        </w:rPr>
      </w:pPr>
      <w:ins w:id="14103" w:author="Irová Zuzana" w:date="2025-04-17T11:28:00Z" w16du:dateUtc="2025-04-17T09:28:00Z">
        <w:r w:rsidRPr="00A72B56">
          <w:t xml:space="preserve">Payment amount = částka platby </w:t>
        </w:r>
      </w:ins>
    </w:p>
    <w:p w14:paraId="6CFA089A" w14:textId="77777777" w:rsidR="00C9360B" w:rsidRPr="00A72B56" w:rsidRDefault="00C9360B" w:rsidP="00C40C63">
      <w:pPr>
        <w:pStyle w:val="ListFS1"/>
        <w:rPr>
          <w:ins w:id="14104" w:author="Irová Zuzana" w:date="2025-04-17T11:28:00Z" w16du:dateUtc="2025-04-17T09:28:00Z"/>
        </w:rPr>
      </w:pPr>
      <w:ins w:id="14105" w:author="Irová Zuzana" w:date="2025-04-17T11:28:00Z" w16du:dateUtc="2025-04-17T09:28:00Z">
        <w:r w:rsidRPr="00A72B56">
          <w:t>Matched amount = 0</w:t>
        </w:r>
      </w:ins>
    </w:p>
    <w:p w14:paraId="4F28DD34" w14:textId="5E96C66D" w:rsidR="00C9360B" w:rsidRPr="00A72B56" w:rsidRDefault="00C9360B" w:rsidP="00C40C63">
      <w:pPr>
        <w:pStyle w:val="ListFS1"/>
        <w:rPr>
          <w:ins w:id="14106" w:author="Irová Zuzana" w:date="2025-04-17T11:28:00Z" w16du:dateUtc="2025-04-17T09:28:00Z"/>
        </w:rPr>
      </w:pPr>
      <w:ins w:id="14107" w:author="Irová Zuzana" w:date="2025-04-17T11:28:00Z" w16du:dateUtc="2025-04-17T09:28:00Z">
        <w:r w:rsidRPr="00A72B56">
          <w:t xml:space="preserve">Date of payment = </w:t>
        </w:r>
      </w:ins>
      <w:ins w:id="14108" w:author="Irová Zuzana" w:date="2025-04-17T12:47:00Z" w16du:dateUtc="2025-04-17T10:47:00Z">
        <w:r w:rsidR="00DD5471">
          <w:t>ze vstupu</w:t>
        </w:r>
      </w:ins>
      <w:ins w:id="14109" w:author="Irová Zuzana" w:date="2025-04-17T11:28:00Z" w16du:dateUtc="2025-04-17T09:28:00Z">
        <w:r w:rsidRPr="00A72B56">
          <w:t xml:space="preserve"> </w:t>
        </w:r>
      </w:ins>
    </w:p>
    <w:p w14:paraId="6DBAE509" w14:textId="5B9D18CB" w:rsidR="00C9360B" w:rsidRPr="00A72B56" w:rsidRDefault="00C9360B" w:rsidP="00C40C63">
      <w:pPr>
        <w:pStyle w:val="ListFS1"/>
        <w:rPr>
          <w:ins w:id="14110" w:author="Irová Zuzana" w:date="2025-04-17T11:28:00Z" w16du:dateUtc="2025-04-17T09:28:00Z"/>
        </w:rPr>
      </w:pPr>
      <w:ins w:id="14111" w:author="Irová Zuzana" w:date="2025-04-17T11:28:00Z" w16du:dateUtc="2025-04-17T09:28:00Z">
        <w:r w:rsidRPr="00A72B56">
          <w:t xml:space="preserve">Date of collection = </w:t>
        </w:r>
      </w:ins>
      <w:ins w:id="14112" w:author="Irová Zuzana" w:date="2025-04-17T12:47:00Z" w16du:dateUtc="2025-04-17T10:47:00Z">
        <w:r w:rsidR="00DD5471">
          <w:t>ze vstupu</w:t>
        </w:r>
      </w:ins>
    </w:p>
    <w:p w14:paraId="35F17F9C" w14:textId="77777777" w:rsidR="00C9360B" w:rsidRPr="00A72B56" w:rsidRDefault="00C9360B" w:rsidP="00C40C63">
      <w:pPr>
        <w:pStyle w:val="ListFS1"/>
        <w:rPr>
          <w:ins w:id="14113" w:author="Irová Zuzana" w:date="2025-04-17T11:28:00Z" w16du:dateUtc="2025-04-17T09:28:00Z"/>
        </w:rPr>
      </w:pPr>
      <w:ins w:id="14114" w:author="Irová Zuzana" w:date="2025-04-17T11:28:00Z" w16du:dateUtc="2025-04-17T09:28:00Z">
        <w:r w:rsidRPr="00A72B56">
          <w:t>Comment = null</w:t>
        </w:r>
      </w:ins>
    </w:p>
    <w:p w14:paraId="0CB94889" w14:textId="77FF0256" w:rsidR="00C9360B" w:rsidRPr="00A72B56" w:rsidRDefault="00C9360B" w:rsidP="00C40C63">
      <w:pPr>
        <w:pStyle w:val="ListFS1"/>
        <w:rPr>
          <w:ins w:id="14115" w:author="Irová Zuzana" w:date="2025-04-17T11:28:00Z" w16du:dateUtc="2025-04-17T09:28:00Z"/>
        </w:rPr>
      </w:pPr>
      <w:ins w:id="14116" w:author="Irová Zuzana" w:date="2025-04-17T11:28:00Z" w16du:dateUtc="2025-04-17T09:28:00Z">
        <w:r w:rsidRPr="00A72B56">
          <w:t xml:space="preserve">Subject type = </w:t>
        </w:r>
      </w:ins>
      <w:ins w:id="14117" w:author="Irová Zuzana" w:date="2025-04-17T12:47:00Z" w16du:dateUtc="2025-04-17T10:47:00Z">
        <w:r w:rsidR="009D7F54">
          <w:t>podle Subject number</w:t>
        </w:r>
      </w:ins>
      <w:ins w:id="14118" w:author="Irová Zuzana" w:date="2025-04-17T11:28:00Z" w16du:dateUtc="2025-04-17T09:28:00Z">
        <w:r>
          <w:t xml:space="preserve"> </w:t>
        </w:r>
      </w:ins>
    </w:p>
    <w:p w14:paraId="3B206079" w14:textId="5506684E" w:rsidR="00C9360B" w:rsidRPr="00A72B56" w:rsidRDefault="00C9360B" w:rsidP="00C40C63">
      <w:pPr>
        <w:pStyle w:val="ListFS1"/>
        <w:rPr>
          <w:ins w:id="14119" w:author="Irová Zuzana" w:date="2025-04-17T11:28:00Z" w16du:dateUtc="2025-04-17T09:28:00Z"/>
        </w:rPr>
      </w:pPr>
      <w:ins w:id="14120" w:author="Irová Zuzana" w:date="2025-04-17T11:28:00Z" w16du:dateUtc="2025-04-17T09:28:00Z">
        <w:r w:rsidRPr="00A72B56">
          <w:t xml:space="preserve">Subject number = </w:t>
        </w:r>
        <w:r>
          <w:t>ze vstupu</w:t>
        </w:r>
      </w:ins>
    </w:p>
    <w:p w14:paraId="6421DE57" w14:textId="77777777" w:rsidR="00C9360B" w:rsidRPr="000D11D5" w:rsidRDefault="00C9360B" w:rsidP="00C40C63">
      <w:pPr>
        <w:pStyle w:val="ListFS1"/>
        <w:rPr>
          <w:ins w:id="14121" w:author="Irová Zuzana" w:date="2025-04-17T11:28:00Z" w16du:dateUtc="2025-04-17T09:28:00Z"/>
        </w:rPr>
      </w:pPr>
      <w:ins w:id="14122" w:author="Irová Zuzana" w:date="2025-04-17T11:28:00Z" w16du:dateUtc="2025-04-17T09:28:00Z">
        <w:r w:rsidRPr="000D11D5">
          <w:t xml:space="preserve">FCI = FCI karty, v případě platby </w:t>
        </w:r>
        <w:r>
          <w:t>tankovací</w:t>
        </w:r>
        <w:r w:rsidRPr="000D11D5">
          <w:t xml:space="preserve"> kartou </w:t>
        </w:r>
      </w:ins>
    </w:p>
    <w:p w14:paraId="025BAE63" w14:textId="77777777" w:rsidR="00C9360B" w:rsidRPr="00A72B56" w:rsidRDefault="00C9360B" w:rsidP="00C40C63">
      <w:pPr>
        <w:pStyle w:val="ListFS1"/>
        <w:rPr>
          <w:ins w:id="14123" w:author="Irová Zuzana" w:date="2025-04-17T11:28:00Z" w16du:dateUtc="2025-04-17T09:28:00Z"/>
        </w:rPr>
      </w:pPr>
      <w:ins w:id="14124" w:author="Irová Zuzana" w:date="2025-04-17T11:28:00Z" w16du:dateUtc="2025-04-17T09:28:00Z">
        <w:r w:rsidRPr="00A72B56">
          <w:t xml:space="preserve">Bill issuer bank account = </w:t>
        </w:r>
        <w:r>
          <w:t>zjištěný BIBA</w:t>
        </w:r>
      </w:ins>
    </w:p>
    <w:p w14:paraId="123DCC55" w14:textId="5DAFF34D" w:rsidR="00C9360B" w:rsidRDefault="00C9360B" w:rsidP="00C40C63">
      <w:pPr>
        <w:pStyle w:val="ListFS1"/>
        <w:rPr>
          <w:ins w:id="14125" w:author="Irová Zuzana" w:date="2025-04-17T12:48:00Z" w16du:dateUtc="2025-04-17T10:48:00Z"/>
        </w:rPr>
      </w:pPr>
      <w:ins w:id="14126" w:author="Irová Zuzana" w:date="2025-04-17T11:28:00Z" w16du:dateUtc="2025-04-17T09:28:00Z">
        <w:r w:rsidRPr="000D11D5">
          <w:t xml:space="preserve">Bill issuer = </w:t>
        </w:r>
        <w:r>
          <w:t xml:space="preserve">ze vstupu </w:t>
        </w:r>
      </w:ins>
    </w:p>
    <w:p w14:paraId="6F123AAA" w14:textId="77777777" w:rsidR="00C90DB7" w:rsidRPr="00A72B56" w:rsidRDefault="00C90DB7" w:rsidP="00C40C63">
      <w:pPr>
        <w:pStyle w:val="ListFS1"/>
        <w:rPr>
          <w:ins w:id="14127" w:author="Irová Zuzana" w:date="2025-04-17T11:28:00Z" w16du:dateUtc="2025-04-17T09:28:00Z"/>
        </w:rPr>
      </w:pPr>
    </w:p>
    <w:p w14:paraId="67D48D7B" w14:textId="77777777" w:rsidR="00C9360B" w:rsidRDefault="00C9360B">
      <w:pPr>
        <w:pStyle w:val="NormalIndent"/>
        <w:rPr>
          <w:ins w:id="14128" w:author="Irová Zuzana" w:date="2025-04-17T11:28:00Z" w16du:dateUtc="2025-04-17T09:28:00Z"/>
        </w:rPr>
      </w:pPr>
    </w:p>
    <w:p w14:paraId="604485CB" w14:textId="77777777" w:rsidR="00C9360B" w:rsidRDefault="00C9360B">
      <w:pPr>
        <w:pStyle w:val="NormalIndent"/>
        <w:rPr>
          <w:ins w:id="14129" w:author="Irová Zuzana" w:date="2025-04-17T11:28:00Z" w16du:dateUtc="2025-04-17T09:28:00Z"/>
        </w:rPr>
      </w:pPr>
      <w:ins w:id="14130" w:author="Irová Zuzana" w:date="2025-04-17T11:28:00Z" w16du:dateUtc="2025-04-17T09:28:00Z">
        <w:r>
          <w:t>Postup končí.</w:t>
        </w:r>
      </w:ins>
    </w:p>
    <w:p w14:paraId="3FCD9BFB" w14:textId="77777777" w:rsidR="00C9360B" w:rsidRDefault="00C9360B">
      <w:pPr>
        <w:pStyle w:val="NormalIndent"/>
        <w:rPr>
          <w:ins w:id="14131" w:author="Irová Zuzana" w:date="2025-04-17T11:28:00Z" w16du:dateUtc="2025-04-17T09:28:00Z"/>
        </w:rPr>
      </w:pPr>
    </w:p>
    <w:p w14:paraId="4DE5C0DA" w14:textId="77777777" w:rsidR="00C9360B" w:rsidRDefault="00C9360B" w:rsidP="00C9360B">
      <w:pPr>
        <w:pStyle w:val="Heading4"/>
        <w:spacing w:after="120" w:line="276" w:lineRule="auto"/>
        <w:rPr>
          <w:ins w:id="14132" w:author="Irová Zuzana" w:date="2025-04-17T11:28:00Z" w16du:dateUtc="2025-04-17T09:28:00Z"/>
          <w:rFonts w:hint="eastAsia"/>
        </w:rPr>
      </w:pPr>
      <w:ins w:id="14133" w:author="Irová Zuzana" w:date="2025-04-17T11:28:00Z" w16du:dateUtc="2025-04-17T09:28:00Z">
        <w:r w:rsidRPr="00BF06C4">
          <w:t>Alternativní postupy</w:t>
        </w:r>
      </w:ins>
    </w:p>
    <w:p w14:paraId="02244EC7" w14:textId="77777777" w:rsidR="00C9360B" w:rsidRPr="00955C1D" w:rsidRDefault="00C9360B">
      <w:pPr>
        <w:pStyle w:val="NormalIndent"/>
        <w:rPr>
          <w:ins w:id="14134" w:author="Irová Zuzana" w:date="2025-04-17T11:28:00Z" w16du:dateUtc="2025-04-17T09:28:00Z"/>
        </w:rPr>
      </w:pPr>
      <w:ins w:id="14135" w:author="Irová Zuzana" w:date="2025-04-17T11:28:00Z" w16du:dateUtc="2025-04-17T09:28:00Z">
        <w:r>
          <w:t>Nejsou</w:t>
        </w:r>
      </w:ins>
    </w:p>
    <w:p w14:paraId="45EEEB21" w14:textId="77777777" w:rsidR="00C9360B" w:rsidRDefault="00C9360B" w:rsidP="00C9360B">
      <w:pPr>
        <w:pStyle w:val="Heading4"/>
        <w:spacing w:after="120" w:line="276" w:lineRule="auto"/>
        <w:rPr>
          <w:ins w:id="14136" w:author="Irová Zuzana" w:date="2025-04-17T11:28:00Z" w16du:dateUtc="2025-04-17T09:28:00Z"/>
          <w:rFonts w:hint="eastAsia"/>
        </w:rPr>
      </w:pPr>
      <w:ins w:id="14137" w:author="Irová Zuzana" w:date="2025-04-17T11:28:00Z" w16du:dateUtc="2025-04-17T09:28:00Z">
        <w:r w:rsidRPr="00BF06C4">
          <w:t>Chybové postupy</w:t>
        </w:r>
      </w:ins>
    </w:p>
    <w:p w14:paraId="41DC04A2" w14:textId="6916A2A4" w:rsidR="00C9360B" w:rsidRPr="002A7664" w:rsidRDefault="00374CA7">
      <w:pPr>
        <w:pStyle w:val="NormalIndent"/>
        <w:rPr>
          <w:ins w:id="14138" w:author="Irová Zuzana" w:date="2025-04-17T11:28:00Z" w16du:dateUtc="2025-04-17T09:28:00Z"/>
        </w:rPr>
      </w:pPr>
      <w:ins w:id="14139" w:author="Irová Zuzana" w:date="2025-06-06T22:47:00Z" w16du:dateUtc="2025-06-06T20:47:00Z">
        <w:r>
          <w:t>Nejsou</w:t>
        </w:r>
      </w:ins>
    </w:p>
    <w:p w14:paraId="30AA8C73" w14:textId="77777777" w:rsidR="00C9360B" w:rsidRPr="00BF06C4" w:rsidRDefault="00C9360B" w:rsidP="00C9360B">
      <w:pPr>
        <w:pStyle w:val="Heading4"/>
        <w:spacing w:after="120" w:line="276" w:lineRule="auto"/>
        <w:rPr>
          <w:ins w:id="14140" w:author="Irová Zuzana" w:date="2025-04-17T11:28:00Z" w16du:dateUtc="2025-04-17T09:28:00Z"/>
          <w:rFonts w:hint="eastAsia"/>
        </w:rPr>
      </w:pPr>
      <w:ins w:id="14141" w:author="Irová Zuzana" w:date="2025-04-17T11:28:00Z" w16du:dateUtc="2025-04-17T09:28:00Z">
        <w:r w:rsidRPr="00BF06C4">
          <w:lastRenderedPageBreak/>
          <w:t>Poznámky</w:t>
        </w:r>
      </w:ins>
    </w:p>
    <w:p w14:paraId="19DAEA33" w14:textId="77777777" w:rsidR="00C9360B" w:rsidRPr="00955C1D" w:rsidRDefault="00C9360B">
      <w:pPr>
        <w:pStyle w:val="NormalIndent"/>
        <w:rPr>
          <w:ins w:id="14142" w:author="Irová Zuzana" w:date="2025-04-17T11:28:00Z" w16du:dateUtc="2025-04-17T09:28:00Z"/>
        </w:rPr>
      </w:pPr>
      <w:ins w:id="14143" w:author="Irová Zuzana" w:date="2025-04-17T11:28:00Z" w16du:dateUtc="2025-04-17T09:28:00Z">
        <w:r>
          <w:t>Nejsou</w:t>
        </w:r>
      </w:ins>
    </w:p>
    <w:p w14:paraId="7E5778DF" w14:textId="77777777" w:rsidR="00C9360B" w:rsidRDefault="00C9360B">
      <w:pPr>
        <w:pStyle w:val="NormalIndent"/>
        <w:rPr>
          <w:ins w:id="14144" w:author="Irová Zuzana" w:date="2025-06-06T23:15:00Z" w16du:dateUtc="2025-06-06T21:15:00Z"/>
        </w:rPr>
      </w:pPr>
    </w:p>
    <w:p w14:paraId="2728BEFB" w14:textId="261ACB79" w:rsidR="003B0B4B" w:rsidRDefault="00534234" w:rsidP="003B0B4B">
      <w:pPr>
        <w:pStyle w:val="Heading3"/>
        <w:rPr>
          <w:ins w:id="14145" w:author="Irová Zuzana" w:date="2025-06-06T23:16:00Z" w16du:dateUtc="2025-06-06T21:16:00Z"/>
          <w:rFonts w:hint="eastAsia"/>
        </w:rPr>
      </w:pPr>
      <w:bookmarkStart w:id="14146" w:name="_Toc201568922"/>
      <w:ins w:id="14147" w:author="Irová Zuzana" w:date="2025-06-06T23:16:00Z" w16du:dateUtc="2025-06-06T21:16:00Z">
        <w:r>
          <w:t>Tokenizuj kartu přes platební bránu</w:t>
        </w:r>
        <w:r w:rsidR="003B0B4B">
          <w:t xml:space="preserve"> (SYS.BAR.2.1</w:t>
        </w:r>
        <w:r>
          <w:t>7</w:t>
        </w:r>
        <w:r w:rsidR="003B0B4B">
          <w:t>.HR)</w:t>
        </w:r>
        <w:bookmarkEnd w:id="14146"/>
      </w:ins>
    </w:p>
    <w:p w14:paraId="6133748E" w14:textId="77777777" w:rsidR="003B0B4B" w:rsidRDefault="003B0B4B" w:rsidP="003B0B4B">
      <w:pPr>
        <w:pStyle w:val="Heading4"/>
        <w:spacing w:after="120" w:line="276" w:lineRule="auto"/>
        <w:rPr>
          <w:ins w:id="14148" w:author="Irová Zuzana" w:date="2025-06-06T23:16:00Z" w16du:dateUtc="2025-06-06T21:16:00Z"/>
          <w:rFonts w:hint="eastAsia"/>
        </w:rPr>
      </w:pPr>
      <w:ins w:id="14149" w:author="Irová Zuzana" w:date="2025-06-06T23:16:00Z" w16du:dateUtc="2025-06-06T21:16:00Z">
        <w:r>
          <w:t>Cíl</w:t>
        </w:r>
      </w:ins>
    </w:p>
    <w:p w14:paraId="0E0B4F78" w14:textId="603E68A2" w:rsidR="003B0B4B" w:rsidRDefault="003B0B4B" w:rsidP="003B0B4B">
      <w:pPr>
        <w:pStyle w:val="NormalIndent"/>
        <w:rPr>
          <w:ins w:id="14150" w:author="Irová Zuzana" w:date="2025-06-06T23:16:00Z" w16du:dateUtc="2025-06-06T21:16:00Z"/>
        </w:rPr>
      </w:pPr>
      <w:ins w:id="14151" w:author="Irová Zuzana" w:date="2025-06-06T23:16:00Z" w16du:dateUtc="2025-06-06T21:16:00Z">
        <w:r w:rsidRPr="00BA22F8">
          <w:t xml:space="preserve">Cílem tohoto případu užití je </w:t>
        </w:r>
        <w:r w:rsidR="00534234">
          <w:t>tokenizovat bankovní</w:t>
        </w:r>
      </w:ins>
      <w:ins w:id="14152" w:author="Irová Zuzana" w:date="2025-06-06T23:17:00Z" w16du:dateUtc="2025-06-06T21:17:00Z">
        <w:r w:rsidR="00534234">
          <w:t xml:space="preserve"> nebo fleet kartu</w:t>
        </w:r>
      </w:ins>
      <w:ins w:id="14153" w:author="Irová Zuzana" w:date="2025-06-06T23:16:00Z" w16du:dateUtc="2025-06-06T21:16:00Z">
        <w:r>
          <w:t xml:space="preserve"> přes CorvusPay platební bránu.  </w:t>
        </w:r>
      </w:ins>
    </w:p>
    <w:p w14:paraId="62F466F0" w14:textId="77777777" w:rsidR="003B0B4B" w:rsidRDefault="003B0B4B" w:rsidP="003B0B4B">
      <w:pPr>
        <w:pStyle w:val="Heading4"/>
        <w:numPr>
          <w:ilvl w:val="3"/>
          <w:numId w:val="142"/>
        </w:numPr>
        <w:tabs>
          <w:tab w:val="num" w:pos="926"/>
        </w:tabs>
        <w:ind w:left="926" w:hanging="360"/>
        <w:rPr>
          <w:ins w:id="14154" w:author="Irová Zuzana" w:date="2025-06-06T23:16:00Z" w16du:dateUtc="2025-06-06T21:16:00Z"/>
          <w:rFonts w:hint="eastAsia"/>
        </w:rPr>
      </w:pPr>
      <w:ins w:id="14155" w:author="Irová Zuzana" w:date="2025-06-06T23:16:00Z" w16du:dateUtc="2025-06-06T21:16:00Z">
        <w:r>
          <w:t>Spuštění případu</w:t>
        </w:r>
      </w:ins>
    </w:p>
    <w:p w14:paraId="551DF5CE" w14:textId="77777777" w:rsidR="003B0B4B" w:rsidRDefault="003B0B4B" w:rsidP="003B0B4B">
      <w:pPr>
        <w:pStyle w:val="NormalIndent"/>
        <w:rPr>
          <w:ins w:id="14156" w:author="Irová Zuzana" w:date="2025-06-06T23:16:00Z" w16du:dateUtc="2025-06-06T21:16:00Z"/>
        </w:rPr>
      </w:pPr>
      <w:ins w:id="14157" w:author="Irová Zuzana" w:date="2025-06-06T23:16:00Z" w16du:dateUtc="2025-06-06T21:16:00Z">
        <w:r w:rsidRPr="005725E3">
          <w:t>Případ užití je vloženou součástí následujících případů užití:</w:t>
        </w:r>
      </w:ins>
    </w:p>
    <w:p w14:paraId="5F446FEF" w14:textId="5E61938B" w:rsidR="003B0B4B" w:rsidRPr="00D73659" w:rsidRDefault="00D73659" w:rsidP="003B0B4B">
      <w:pPr>
        <w:pStyle w:val="ListFS2"/>
        <w:rPr>
          <w:ins w:id="14158" w:author="Irová Zuzana" w:date="2025-06-06T23:16:00Z" w16du:dateUtc="2025-06-06T21:16:00Z"/>
          <w:highlight w:val="yellow"/>
          <w:rPrChange w:id="14159" w:author="Irová Zuzana" w:date="2025-06-06T23:19:00Z" w16du:dateUtc="2025-06-06T21:19:00Z">
            <w:rPr>
              <w:ins w:id="14160" w:author="Irová Zuzana" w:date="2025-06-06T23:16:00Z" w16du:dateUtc="2025-06-06T21:16:00Z"/>
            </w:rPr>
          </w:rPrChange>
        </w:rPr>
      </w:pPr>
      <w:ins w:id="14161" w:author="Irová Zuzana" w:date="2025-06-06T23:19:00Z" w16du:dateUtc="2025-06-06T21:19:00Z">
        <w:r w:rsidRPr="00D73659">
          <w:rPr>
            <w:highlight w:val="yellow"/>
            <w:rPrChange w:id="14162" w:author="Irová Zuzana" w:date="2025-06-06T23:19:00Z" w16du:dateUtc="2025-06-06T21:19:00Z">
              <w:rPr/>
            </w:rPrChange>
          </w:rPr>
          <w:t>TBD</w:t>
        </w:r>
      </w:ins>
    </w:p>
    <w:p w14:paraId="72C162AE" w14:textId="77777777" w:rsidR="002368E5" w:rsidRDefault="002368E5" w:rsidP="002368E5">
      <w:pPr>
        <w:pStyle w:val="NormalIndent"/>
        <w:rPr>
          <w:ins w:id="14163" w:author="Irová Zuzana" w:date="2025-06-06T23:18:00Z" w16du:dateUtc="2025-06-06T21:18:00Z"/>
        </w:rPr>
      </w:pPr>
      <w:ins w:id="14164" w:author="Irová Zuzana" w:date="2025-06-06T23:18:00Z" w16du:dateUtc="2025-06-06T21:18:00Z">
        <w:r>
          <w:t>Žádost o tokenizaci přišla z:</w:t>
        </w:r>
      </w:ins>
    </w:p>
    <w:p w14:paraId="7FF390DD" w14:textId="77777777" w:rsidR="002368E5" w:rsidRDefault="002368E5" w:rsidP="002368E5">
      <w:pPr>
        <w:pStyle w:val="ListFS1"/>
        <w:numPr>
          <w:ilvl w:val="0"/>
          <w:numId w:val="136"/>
        </w:numPr>
        <w:rPr>
          <w:ins w:id="14165" w:author="Irová Zuzana" w:date="2025-06-06T23:18:00Z" w16du:dateUtc="2025-06-06T21:18:00Z"/>
        </w:rPr>
      </w:pPr>
      <w:ins w:id="14166" w:author="Irová Zuzana" w:date="2025-06-06T23:18:00Z" w16du:dateUtc="2025-06-06T21:18:00Z">
        <w:r w:rsidRPr="00441DEF">
          <w:t xml:space="preserve">Rozhraní </w:t>
        </w:r>
        <w:r>
          <w:t xml:space="preserve">Web Portal </w:t>
        </w:r>
        <w:r w:rsidRPr="00441DEF">
          <w:t>API (INT.BAR.3</w:t>
        </w:r>
        <w:r>
          <w:t>3</w:t>
        </w:r>
        <w:r w:rsidRPr="00441DEF">
          <w:t>.HR)</w:t>
        </w:r>
        <w:r>
          <w:t xml:space="preserve"> – tokenizace.</w:t>
        </w:r>
      </w:ins>
    </w:p>
    <w:p w14:paraId="5F86FF16" w14:textId="77777777" w:rsidR="003B0B4B" w:rsidRDefault="003B0B4B" w:rsidP="003B0B4B">
      <w:pPr>
        <w:pStyle w:val="ListFS2"/>
        <w:rPr>
          <w:ins w:id="14167" w:author="Irová Zuzana" w:date="2025-06-06T23:16:00Z" w16du:dateUtc="2025-06-06T21:16:00Z"/>
        </w:rPr>
      </w:pPr>
    </w:p>
    <w:p w14:paraId="58F4D1F9" w14:textId="77777777" w:rsidR="003B0B4B" w:rsidRDefault="003B0B4B" w:rsidP="003B0B4B">
      <w:pPr>
        <w:pStyle w:val="Heading4"/>
        <w:spacing w:after="120" w:line="276" w:lineRule="auto"/>
        <w:rPr>
          <w:ins w:id="14168" w:author="Irová Zuzana" w:date="2025-06-06T23:16:00Z" w16du:dateUtc="2025-06-06T21:16:00Z"/>
          <w:rFonts w:hint="eastAsia"/>
        </w:rPr>
      </w:pPr>
      <w:ins w:id="14169" w:author="Irová Zuzana" w:date="2025-06-06T23:16:00Z" w16du:dateUtc="2025-06-06T21:16:00Z">
        <w:r>
          <w:t>Podmínky spuštění</w:t>
        </w:r>
      </w:ins>
    </w:p>
    <w:p w14:paraId="43281546" w14:textId="0533D9F7" w:rsidR="003B0B4B" w:rsidRDefault="003B0B4B" w:rsidP="003B0B4B">
      <w:pPr>
        <w:pStyle w:val="NormalIndent"/>
        <w:rPr>
          <w:ins w:id="14170" w:author="Irová Zuzana" w:date="2025-06-06T23:16:00Z" w16du:dateUtc="2025-06-06T21:16:00Z"/>
        </w:rPr>
      </w:pPr>
      <w:ins w:id="14171" w:author="Irová Zuzana" w:date="2025-06-06T23:16:00Z" w16du:dateUtc="2025-06-06T21:16:00Z">
        <w:r>
          <w:t xml:space="preserve">Je znám </w:t>
        </w:r>
      </w:ins>
      <w:ins w:id="14172" w:author="Irová Zuzana" w:date="2025-06-06T23:32:00Z" w16du:dateUtc="2025-06-06T21:32:00Z">
        <w:r w:rsidR="0067607A">
          <w:t xml:space="preserve">Bill issuer, </w:t>
        </w:r>
      </w:ins>
      <w:ins w:id="14173" w:author="Irová Zuzana" w:date="2025-06-06T23:16:00Z" w16du:dateUtc="2025-06-06T21:16:00Z">
        <w:r>
          <w:t>Account</w:t>
        </w:r>
      </w:ins>
      <w:ins w:id="14174" w:author="Irová Zuzana" w:date="2025-06-06T23:32:00Z" w16du:dateUtc="2025-06-06T21:32:00Z">
        <w:r w:rsidR="0067607A">
          <w:t xml:space="preserve"> a </w:t>
        </w:r>
        <w:r w:rsidR="00BE0062">
          <w:t>případně Vozidlo.</w:t>
        </w:r>
      </w:ins>
    </w:p>
    <w:p w14:paraId="73C4F3C5" w14:textId="77777777" w:rsidR="003B0B4B" w:rsidRDefault="003B0B4B" w:rsidP="003B0B4B">
      <w:pPr>
        <w:pStyle w:val="NormalIndent"/>
        <w:rPr>
          <w:ins w:id="14175" w:author="Irová Zuzana" w:date="2025-06-06T23:16:00Z" w16du:dateUtc="2025-06-06T21:16:00Z"/>
        </w:rPr>
      </w:pPr>
      <w:ins w:id="14176" w:author="Irová Zuzana" w:date="2025-06-06T23:16:00Z" w16du:dateUtc="2025-06-06T21:16:00Z">
        <w:r w:rsidRPr="00DE773E">
          <w:rPr>
            <w:highlight w:val="yellow"/>
          </w:rPr>
          <w:t>Account není terminovaný.</w:t>
        </w:r>
      </w:ins>
    </w:p>
    <w:p w14:paraId="11FDF087" w14:textId="77777777" w:rsidR="003B0B4B" w:rsidRDefault="003B0B4B" w:rsidP="003B0B4B">
      <w:pPr>
        <w:pStyle w:val="Heading4"/>
        <w:spacing w:after="120" w:line="276" w:lineRule="auto"/>
        <w:rPr>
          <w:ins w:id="14177" w:author="Irová Zuzana" w:date="2025-06-06T23:16:00Z" w16du:dateUtc="2025-06-06T21:16:00Z"/>
          <w:rFonts w:hint="eastAsia"/>
        </w:rPr>
      </w:pPr>
      <w:ins w:id="14178" w:author="Irová Zuzana" w:date="2025-06-06T23:16:00Z" w16du:dateUtc="2025-06-06T21:16:00Z">
        <w:r>
          <w:t>Popis</w:t>
        </w:r>
      </w:ins>
    </w:p>
    <w:p w14:paraId="56011BAC" w14:textId="77777777" w:rsidR="003B0B4B" w:rsidRPr="00510244" w:rsidRDefault="003B0B4B" w:rsidP="003B0B4B">
      <w:pPr>
        <w:pStyle w:val="NormalIndent"/>
        <w:rPr>
          <w:ins w:id="14179" w:author="Irová Zuzana" w:date="2025-06-06T23:16:00Z" w16du:dateUtc="2025-06-06T21:16:00Z"/>
        </w:rPr>
      </w:pPr>
      <w:ins w:id="14180" w:author="Irová Zuzana" w:date="2025-06-06T23:16:00Z" w16du:dateUtc="2025-06-06T21:16:00Z">
        <w:r w:rsidRPr="00510244">
          <w:t xml:space="preserve">Systém </w:t>
        </w:r>
        <w:r>
          <w:t xml:space="preserve">na základě vstupních dat </w:t>
        </w:r>
        <w:r w:rsidRPr="00510244">
          <w:t>vytvoří Payment Session:</w:t>
        </w:r>
      </w:ins>
    </w:p>
    <w:p w14:paraId="038F6AE8" w14:textId="77777777" w:rsidR="003B0B4B" w:rsidRPr="009E2283" w:rsidRDefault="003B0B4B" w:rsidP="003B0B4B">
      <w:pPr>
        <w:pStyle w:val="ListFS1"/>
        <w:rPr>
          <w:ins w:id="14181" w:author="Irová Zuzana" w:date="2025-06-06T23:16:00Z" w16du:dateUtc="2025-06-06T21:16:00Z"/>
        </w:rPr>
      </w:pPr>
      <w:ins w:id="14182" w:author="Irová Zuzana" w:date="2025-06-06T23:16:00Z" w16du:dateUtc="2025-06-06T21:16:00Z">
        <w:r w:rsidRPr="009E2283">
          <w:t>Online payment identifier =</w:t>
        </w:r>
        <w:r>
          <w:t>unikátní</w:t>
        </w:r>
        <w:r w:rsidRPr="009E2283">
          <w:t xml:space="preserve"> identifikátor platební transakce přiřazený </w:t>
        </w:r>
        <w:r>
          <w:t>Systémem (guid generovaný z CO)</w:t>
        </w:r>
      </w:ins>
    </w:p>
    <w:p w14:paraId="2B9F0E3D" w14:textId="259A8F57" w:rsidR="003B0B4B" w:rsidRPr="00DE773E" w:rsidRDefault="003B0B4B">
      <w:pPr>
        <w:pStyle w:val="ListFS1"/>
        <w:rPr>
          <w:ins w:id="14183" w:author="Irová Zuzana" w:date="2025-06-06T23:16:00Z" w16du:dateUtc="2025-06-06T21:16:00Z"/>
          <w:highlight w:val="yellow"/>
        </w:rPr>
        <w:pPrChange w:id="14184" w:author="Irová Zuzana" w:date="2025-06-06T23:20:00Z" w16du:dateUtc="2025-06-06T21:20:00Z">
          <w:pPr>
            <w:pStyle w:val="ListFS2"/>
          </w:pPr>
        </w:pPrChange>
      </w:pPr>
      <w:ins w:id="14185" w:author="Irová Zuzana" w:date="2025-06-06T23:16:00Z" w16du:dateUtc="2025-06-06T21:16:00Z">
        <w:r w:rsidRPr="009E2283">
          <w:t xml:space="preserve">Payment session type = </w:t>
        </w:r>
      </w:ins>
      <w:ins w:id="14186" w:author="Irová Zuzana" w:date="2025-06-06T23:20:00Z" w16du:dateUtc="2025-06-06T21:20:00Z">
        <w:r w:rsidR="00D41733">
          <w:t>Subscription payment</w:t>
        </w:r>
      </w:ins>
    </w:p>
    <w:p w14:paraId="0FF211C1" w14:textId="77777777" w:rsidR="003B0B4B" w:rsidRPr="009E2283" w:rsidRDefault="003B0B4B" w:rsidP="003B0B4B">
      <w:pPr>
        <w:pStyle w:val="ListFS1"/>
        <w:rPr>
          <w:ins w:id="14187" w:author="Irová Zuzana" w:date="2025-06-06T23:16:00Z" w16du:dateUtc="2025-06-06T21:16:00Z"/>
        </w:rPr>
      </w:pPr>
      <w:ins w:id="14188" w:author="Irová Zuzana" w:date="2025-06-06T23:16:00Z" w16du:dateUtc="2025-06-06T21:16:00Z">
        <w:r w:rsidRPr="009E2283">
          <w:t>Payment session status = New</w:t>
        </w:r>
      </w:ins>
    </w:p>
    <w:p w14:paraId="549FD98D" w14:textId="1A0DEA78" w:rsidR="003B0B4B" w:rsidRPr="009E2283" w:rsidRDefault="003B0B4B" w:rsidP="003B0B4B">
      <w:pPr>
        <w:pStyle w:val="ListFS1"/>
        <w:rPr>
          <w:ins w:id="14189" w:author="Irová Zuzana" w:date="2025-06-06T23:16:00Z" w16du:dateUtc="2025-06-06T21:16:00Z"/>
        </w:rPr>
      </w:pPr>
      <w:ins w:id="14190" w:author="Irová Zuzana" w:date="2025-06-06T23:16:00Z" w16du:dateUtc="2025-06-06T21:16:00Z">
        <w:r w:rsidRPr="009E2283">
          <w:t xml:space="preserve">Payment amount = </w:t>
        </w:r>
      </w:ins>
      <w:ins w:id="14191" w:author="Irová Zuzana" w:date="2025-06-06T23:20:00Z" w16du:dateUtc="2025-06-06T21:20:00Z">
        <w:r w:rsidR="00D41733">
          <w:t>0,01</w:t>
        </w:r>
      </w:ins>
      <w:ins w:id="14192" w:author="Irová Zuzana" w:date="2025-06-06T23:16:00Z" w16du:dateUtc="2025-06-06T21:16:00Z">
        <w:r w:rsidRPr="009E2283">
          <w:t xml:space="preserve"> </w:t>
        </w:r>
      </w:ins>
    </w:p>
    <w:p w14:paraId="1369D828" w14:textId="77777777" w:rsidR="003B0B4B" w:rsidRPr="009E2283" w:rsidRDefault="003B0B4B" w:rsidP="003B0B4B">
      <w:pPr>
        <w:pStyle w:val="ListFS1"/>
        <w:rPr>
          <w:ins w:id="14193" w:author="Irová Zuzana" w:date="2025-06-06T23:16:00Z" w16du:dateUtc="2025-06-06T21:16:00Z"/>
        </w:rPr>
      </w:pPr>
      <w:ins w:id="14194" w:author="Irová Zuzana" w:date="2025-06-06T23:16:00Z" w16du:dateUtc="2025-06-06T21:16:00Z">
        <w:r w:rsidRPr="009E2283">
          <w:t>Variable symbol = vygenerovaný ze sekvence pro variabilní symboly (PNFVS)</w:t>
        </w:r>
      </w:ins>
    </w:p>
    <w:p w14:paraId="5E963984" w14:textId="6161FF49" w:rsidR="003B0B4B" w:rsidRPr="009E2283" w:rsidRDefault="003B0B4B" w:rsidP="00543FAB">
      <w:pPr>
        <w:pStyle w:val="ListFS1"/>
        <w:rPr>
          <w:ins w:id="14195" w:author="Irová Zuzana" w:date="2025-06-06T23:16:00Z" w16du:dateUtc="2025-06-06T21:16:00Z"/>
        </w:rPr>
      </w:pPr>
      <w:ins w:id="14196" w:author="Irová Zuzana" w:date="2025-06-06T23:16:00Z" w16du:dateUtc="2025-06-06T21:16:00Z">
        <w:r w:rsidRPr="009E2283">
          <w:t xml:space="preserve">Internet banking channel = </w:t>
        </w:r>
      </w:ins>
      <w:ins w:id="14197" w:author="Irová Zuzana" w:date="2025-06-16T13:40:00Z" w16du:dateUtc="2025-06-16T11:40:00Z">
        <w:r w:rsidR="00A13A26" w:rsidRPr="00A13A26">
          <w:rPr>
            <w:lang w:val="cs-CZ"/>
          </w:rPr>
          <w:t>Corvus System api</w:t>
        </w:r>
        <w:r w:rsidR="00A13A26" w:rsidRPr="00ED00CE">
          <w:rPr>
            <w:lang w:val="cs-CZ"/>
          </w:rPr>
          <w:t xml:space="preserve"> </w:t>
        </w:r>
        <w:r w:rsidR="00A13A26">
          <w:rPr>
            <w:lang w:val="cs-CZ"/>
          </w:rPr>
          <w:t xml:space="preserve">nebo </w:t>
        </w:r>
      </w:ins>
      <w:ins w:id="14198" w:author="Irová Zuzana" w:date="2025-06-16T11:09:00Z">
        <w:r w:rsidR="00ED00CE" w:rsidRPr="00ED00CE">
          <w:rPr>
            <w:lang w:val="cs-CZ"/>
          </w:rPr>
          <w:t xml:space="preserve">CorvusPay </w:t>
        </w:r>
      </w:ins>
      <w:ins w:id="14199" w:author="Irová Zuzana" w:date="2025-06-16T13:40:00Z" w16du:dateUtc="2025-06-16T11:40:00Z">
        <w:r w:rsidR="00A13A26">
          <w:rPr>
            <w:lang w:val="cs-CZ"/>
          </w:rPr>
          <w:t>Tokenize api</w:t>
        </w:r>
        <w:r w:rsidR="00846229">
          <w:rPr>
            <w:lang w:val="cs-CZ"/>
          </w:rPr>
          <w:t>, podle procesu</w:t>
        </w:r>
      </w:ins>
    </w:p>
    <w:p w14:paraId="442965A1" w14:textId="77777777" w:rsidR="003B0B4B" w:rsidRDefault="003B0B4B" w:rsidP="003B0B4B">
      <w:pPr>
        <w:pStyle w:val="ListFS1"/>
        <w:rPr>
          <w:ins w:id="14200" w:author="Irová Zuzana" w:date="2025-06-06T23:16:00Z" w16du:dateUtc="2025-06-06T21:16:00Z"/>
        </w:rPr>
      </w:pPr>
      <w:ins w:id="14201" w:author="Irová Zuzana" w:date="2025-06-06T23:16:00Z" w16du:dateUtc="2025-06-06T21:16:00Z">
        <w:r w:rsidRPr="009E2283">
          <w:t>Created on = aktuální datum a čas</w:t>
        </w:r>
      </w:ins>
    </w:p>
    <w:p w14:paraId="032CA1D1" w14:textId="77777777" w:rsidR="003B0B4B" w:rsidRDefault="003B0B4B" w:rsidP="003B0B4B">
      <w:pPr>
        <w:pStyle w:val="ListFS1"/>
        <w:rPr>
          <w:ins w:id="14202" w:author="Irová Zuzana" w:date="2025-06-06T23:16:00Z" w16du:dateUtc="2025-06-06T21:16:00Z"/>
        </w:rPr>
      </w:pPr>
      <w:ins w:id="14203" w:author="Irová Zuzana" w:date="2025-06-06T23:16:00Z" w16du:dateUtc="2025-06-06T21:16:00Z">
        <w:r>
          <w:t>Card payment request = null</w:t>
        </w:r>
      </w:ins>
    </w:p>
    <w:p w14:paraId="6248779C" w14:textId="77777777" w:rsidR="003B0B4B" w:rsidRDefault="003B0B4B" w:rsidP="003B0B4B">
      <w:pPr>
        <w:pStyle w:val="ListFS1"/>
        <w:rPr>
          <w:ins w:id="14204" w:author="Irová Zuzana" w:date="2025-06-06T23:49:00Z" w16du:dateUtc="2025-06-06T21:49:00Z"/>
        </w:rPr>
      </w:pPr>
      <w:ins w:id="14205" w:author="Irová Zuzana" w:date="2025-06-06T23:16:00Z" w16du:dateUtc="2025-06-06T21:16:00Z">
        <w:r w:rsidRPr="009E3AEB">
          <w:t>Selected payment method</w:t>
        </w:r>
        <w:r>
          <w:t xml:space="preserve"> = null</w:t>
        </w:r>
      </w:ins>
    </w:p>
    <w:p w14:paraId="161DB8DE" w14:textId="00B5C67E" w:rsidR="00B3519C" w:rsidRDefault="00B3519C" w:rsidP="003B0B4B">
      <w:pPr>
        <w:pStyle w:val="ListFS1"/>
        <w:rPr>
          <w:ins w:id="14206" w:author="Irová Zuzana" w:date="2025-06-06T23:49:00Z" w16du:dateUtc="2025-06-06T21:49:00Z"/>
        </w:rPr>
      </w:pPr>
      <w:ins w:id="14207" w:author="Irová Zuzana" w:date="2025-06-06T23:50:00Z" w16du:dateUtc="2025-06-06T21:50:00Z">
        <w:r>
          <w:t>R</w:t>
        </w:r>
      </w:ins>
      <w:ins w:id="14208" w:author="Irová Zuzana" w:date="2025-06-06T23:49:00Z" w16du:dateUtc="2025-06-06T21:49:00Z">
        <w:r>
          <w:t>equired complete = true</w:t>
        </w:r>
      </w:ins>
    </w:p>
    <w:p w14:paraId="59D44533" w14:textId="05BCB227" w:rsidR="00B3519C" w:rsidRDefault="00B3519C" w:rsidP="003B0B4B">
      <w:pPr>
        <w:pStyle w:val="ListFS1"/>
        <w:rPr>
          <w:ins w:id="14209" w:author="Irová Zuzana" w:date="2025-06-06T23:16:00Z" w16du:dateUtc="2025-06-06T21:16:00Z"/>
        </w:rPr>
      </w:pPr>
      <w:ins w:id="14210" w:author="Irová Zuzana" w:date="2025-06-06T23:49:00Z" w16du:dateUtc="2025-06-06T21:49:00Z">
        <w:r>
          <w:t>Subscription required = true</w:t>
        </w:r>
      </w:ins>
    </w:p>
    <w:p w14:paraId="11218DB8" w14:textId="77777777" w:rsidR="003B0B4B" w:rsidRDefault="003B0B4B" w:rsidP="003B0B4B">
      <w:pPr>
        <w:pStyle w:val="NormalIndent"/>
        <w:rPr>
          <w:ins w:id="14211" w:author="Irová Zuzana" w:date="2025-06-06T23:16:00Z" w16du:dateUtc="2025-06-06T21:16:00Z"/>
        </w:rPr>
      </w:pPr>
    </w:p>
    <w:p w14:paraId="4F46817E" w14:textId="261A8734" w:rsidR="003B0B4B" w:rsidRPr="00510244" w:rsidRDefault="003B0B4B" w:rsidP="003B0B4B">
      <w:pPr>
        <w:pStyle w:val="NormalIndent"/>
        <w:rPr>
          <w:ins w:id="14212" w:author="Irová Zuzana" w:date="2025-06-06T23:16:00Z" w16du:dateUtc="2025-06-06T21:16:00Z"/>
        </w:rPr>
      </w:pPr>
      <w:ins w:id="14213" w:author="Irová Zuzana" w:date="2025-06-06T23:16:00Z" w16du:dateUtc="2025-06-06T21:16:00Z">
        <w:r w:rsidRPr="000D11D5">
          <w:lastRenderedPageBreak/>
          <w:t xml:space="preserve">Systém </w:t>
        </w:r>
        <w:r w:rsidRPr="00510244">
          <w:t>vyvolá komunikaci s CorvusPay platební bránou (rozhraní INT.BAR.27.HR)</w:t>
        </w:r>
        <w:r>
          <w:t xml:space="preserve">. </w:t>
        </w:r>
        <w:r w:rsidRPr="5A42C4C8">
          <w:rPr>
            <w:lang w:val="en-US"/>
          </w:rPr>
          <w:t>Systém do platební brány pošle částku platby</w:t>
        </w:r>
      </w:ins>
      <w:ins w:id="14214" w:author="Irová Zuzana" w:date="2025-06-06T23:23:00Z" w16du:dateUtc="2025-06-06T21:23:00Z">
        <w:r w:rsidR="00BE313E">
          <w:rPr>
            <w:lang w:val="en-US"/>
          </w:rPr>
          <w:t xml:space="preserve"> 0,01</w:t>
        </w:r>
        <w:r w:rsidR="00C57FCF">
          <w:rPr>
            <w:lang w:val="en-US"/>
          </w:rPr>
          <w:t xml:space="preserve"> EUR</w:t>
        </w:r>
      </w:ins>
      <w:ins w:id="14215" w:author="Irová Zuzana" w:date="2025-06-06T23:16:00Z" w16du:dateUtc="2025-06-06T21:16:00Z">
        <w:r w:rsidRPr="5A42C4C8">
          <w:rPr>
            <w:lang w:val="en-US"/>
          </w:rPr>
          <w:t xml:space="preserve">, </w:t>
        </w:r>
        <w:r>
          <w:rPr>
            <w:lang w:val="en-US"/>
          </w:rPr>
          <w:t xml:space="preserve">Online payment identifier (jako order_id), </w:t>
        </w:r>
        <w:r w:rsidRPr="00DE773E">
          <w:rPr>
            <w:lang w:val="en-US"/>
          </w:rPr>
          <w:t>Bill issuer (jako store_id)</w:t>
        </w:r>
        <w:r w:rsidRPr="001C2ED0">
          <w:rPr>
            <w:lang w:val="en-US"/>
          </w:rPr>
          <w:t>,</w:t>
        </w:r>
        <w:r w:rsidRPr="00510244">
          <w:t xml:space="preserve"> </w:t>
        </w:r>
        <w:r>
          <w:t xml:space="preserve">Variable symbol (jako additional_order_number), required complete = </w:t>
        </w:r>
      </w:ins>
      <w:ins w:id="14216" w:author="Irová Zuzana" w:date="2025-06-06T23:23:00Z" w16du:dateUtc="2025-06-06T21:23:00Z">
        <w:r w:rsidR="00C57FCF">
          <w:t>true</w:t>
        </w:r>
      </w:ins>
      <w:ins w:id="14217" w:author="Irová Zuzana" w:date="2025-06-06T23:16:00Z" w16du:dateUtc="2025-06-06T21:16:00Z">
        <w:r>
          <w:t xml:space="preserve">, subscription </w:t>
        </w:r>
      </w:ins>
      <w:ins w:id="14218" w:author="Irová Zuzana" w:date="2025-06-06T23:49:00Z" w16du:dateUtc="2025-06-06T21:49:00Z">
        <w:r w:rsidR="00B3519C">
          <w:t xml:space="preserve">required </w:t>
        </w:r>
      </w:ins>
      <w:ins w:id="14219" w:author="Irová Zuzana" w:date="2025-06-06T23:16:00Z" w16du:dateUtc="2025-06-06T21:16:00Z">
        <w:r>
          <w:t xml:space="preserve">= </w:t>
        </w:r>
      </w:ins>
      <w:ins w:id="14220" w:author="Irová Zuzana" w:date="2025-06-06T23:23:00Z" w16du:dateUtc="2025-06-06T21:23:00Z">
        <w:r w:rsidR="00C57FCF">
          <w:t>true</w:t>
        </w:r>
      </w:ins>
      <w:ins w:id="14221" w:author="Irová Zuzana" w:date="2025-06-06T23:16:00Z" w16du:dateUtc="2025-06-06T21:16:00Z">
        <w:r>
          <w:t>.</w:t>
        </w:r>
        <w:r w:rsidRPr="00510244">
          <w:t xml:space="preserve"> </w:t>
        </w:r>
      </w:ins>
    </w:p>
    <w:p w14:paraId="5EE29AB5" w14:textId="77777777" w:rsidR="003B0B4B" w:rsidRDefault="003B0B4B" w:rsidP="003B0B4B">
      <w:pPr>
        <w:pStyle w:val="NormalIndent"/>
        <w:rPr>
          <w:ins w:id="14222" w:author="Irová Zuzana" w:date="2025-06-06T23:16:00Z" w16du:dateUtc="2025-06-06T21:16:00Z"/>
        </w:rPr>
      </w:pPr>
      <w:ins w:id="14223" w:author="Irová Zuzana" w:date="2025-06-06T23:16:00Z" w16du:dateUtc="2025-06-06T21:16:00Z">
        <w:r>
          <w:t>Platební brána vrátí redirect url.</w:t>
        </w:r>
      </w:ins>
    </w:p>
    <w:p w14:paraId="36560D16" w14:textId="77777777" w:rsidR="003B0B4B" w:rsidRPr="00510244" w:rsidRDefault="003B0B4B" w:rsidP="003B0B4B">
      <w:pPr>
        <w:pStyle w:val="NormalIndent"/>
        <w:rPr>
          <w:ins w:id="14224" w:author="Irová Zuzana" w:date="2025-06-06T23:16:00Z" w16du:dateUtc="2025-06-06T21:16:00Z"/>
        </w:rPr>
      </w:pPr>
      <w:ins w:id="14225" w:author="Irová Zuzana" w:date="2025-06-06T23:16:00Z" w16du:dateUtc="2025-06-06T21:16:00Z">
        <w:r>
          <w:t xml:space="preserve">Systém přesměruje Aktéra na stránku </w:t>
        </w:r>
        <w:r w:rsidRPr="00E16774">
          <w:t>platební brán</w:t>
        </w:r>
        <w:r>
          <w:t>y (pokud operace byla inicializována v rámci Systému) nebo pošle redirect url externímu systému,který přesměruje svého uživatele.</w:t>
        </w:r>
      </w:ins>
    </w:p>
    <w:p w14:paraId="1E40DE16" w14:textId="1B513E97" w:rsidR="003B0B4B" w:rsidRPr="00BF06C4" w:rsidRDefault="003B0B4B" w:rsidP="003B0B4B">
      <w:pPr>
        <w:pStyle w:val="NormalIndent"/>
        <w:rPr>
          <w:ins w:id="14226" w:author="Irová Zuzana" w:date="2025-06-06T23:16:00Z" w16du:dateUtc="2025-06-06T21:16:00Z"/>
        </w:rPr>
      </w:pPr>
      <w:ins w:id="14227" w:author="Irová Zuzana" w:date="2025-06-06T23:16:00Z" w16du:dateUtc="2025-06-06T21:16:00Z">
        <w:r>
          <w:t>Aktér</w:t>
        </w:r>
        <w:r w:rsidRPr="00E16774">
          <w:t xml:space="preserve"> </w:t>
        </w:r>
        <w:r>
          <w:t>na stránce platební brány</w:t>
        </w:r>
        <w:r w:rsidRPr="00E16774">
          <w:t xml:space="preserve"> zadá patřičné údaje </w:t>
        </w:r>
      </w:ins>
      <w:ins w:id="14228" w:author="Irová Zuzana" w:date="2025-06-06T23:24:00Z" w16du:dateUtc="2025-06-06T21:24:00Z">
        <w:r w:rsidR="00CD6506">
          <w:t xml:space="preserve">karty </w:t>
        </w:r>
      </w:ins>
      <w:ins w:id="14229" w:author="Irová Zuzana" w:date="2025-06-06T23:16:00Z" w16du:dateUtc="2025-06-06T21:16:00Z">
        <w:r w:rsidRPr="00E16774">
          <w:t xml:space="preserve">a autorizuje </w:t>
        </w:r>
      </w:ins>
      <w:ins w:id="14230" w:author="Irová Zuzana" w:date="2025-06-06T23:28:00Z" w16du:dateUtc="2025-06-06T21:28:00Z">
        <w:r w:rsidR="007D38E7">
          <w:t>tokenizaci</w:t>
        </w:r>
      </w:ins>
      <w:ins w:id="14231" w:author="Irová Zuzana" w:date="2025-06-06T23:16:00Z" w16du:dateUtc="2025-06-06T21:16:00Z">
        <w:r w:rsidRPr="00E16774">
          <w:t>.</w:t>
        </w:r>
      </w:ins>
    </w:p>
    <w:p w14:paraId="3994A458" w14:textId="4C4B3ED3" w:rsidR="003B0B4B" w:rsidRPr="00BF06C4" w:rsidRDefault="003B0B4B" w:rsidP="003B0B4B">
      <w:pPr>
        <w:pStyle w:val="NormalIndent"/>
        <w:rPr>
          <w:ins w:id="14232" w:author="Irová Zuzana" w:date="2025-06-06T23:16:00Z" w16du:dateUtc="2025-06-06T21:16:00Z"/>
        </w:rPr>
      </w:pPr>
      <w:ins w:id="14233" w:author="Irová Zuzana" w:date="2025-06-06T23:16:00Z" w16du:dateUtc="2025-06-06T21:16:00Z">
        <w:r w:rsidRPr="00BF06C4">
          <w:t xml:space="preserve">V případě úspěšného dokončení </w:t>
        </w:r>
      </w:ins>
      <w:ins w:id="14234" w:author="Irová Zuzana" w:date="2025-06-06T23:28:00Z" w16du:dateUtc="2025-06-06T21:28:00Z">
        <w:r w:rsidR="007D38E7">
          <w:t>tokenizace</w:t>
        </w:r>
      </w:ins>
      <w:ins w:id="14235" w:author="Irová Zuzana" w:date="2025-06-06T23:16:00Z" w16du:dateUtc="2025-06-06T21:16:00Z">
        <w:r>
          <w:t>,</w:t>
        </w:r>
        <w:r w:rsidRPr="00BF06C4">
          <w:t xml:space="preserve"> Systém na Payment session</w:t>
        </w:r>
        <w:r>
          <w:t xml:space="preserve"> uloží do</w:t>
        </w:r>
        <w:r w:rsidRPr="00BF06C4">
          <w:t>:</w:t>
        </w:r>
      </w:ins>
    </w:p>
    <w:p w14:paraId="1671A035" w14:textId="01830AE6" w:rsidR="003B0B4B" w:rsidRDefault="003B0B4B" w:rsidP="003B0B4B">
      <w:pPr>
        <w:pStyle w:val="ListFS1"/>
        <w:rPr>
          <w:ins w:id="14236" w:author="Irová Zuzana" w:date="2025-06-06T23:16:00Z" w16du:dateUtc="2025-06-06T21:16:00Z"/>
        </w:rPr>
      </w:pPr>
      <w:ins w:id="14237" w:author="Irová Zuzana" w:date="2025-06-06T23:16:00Z" w16du:dateUtc="2025-06-06T21:16:00Z">
        <w:r w:rsidRPr="00087E73">
          <w:t xml:space="preserve">Selected payment method </w:t>
        </w:r>
        <w:r>
          <w:t xml:space="preserve">= </w:t>
        </w:r>
      </w:ins>
      <w:ins w:id="14238" w:author="Irová Zuzana" w:date="2025-06-06T23:28:00Z" w16du:dateUtc="2025-06-06T21:28:00Z">
        <w:r w:rsidR="00A604E7">
          <w:t>card</w:t>
        </w:r>
      </w:ins>
      <w:ins w:id="14239" w:author="Irová Zuzana" w:date="2025-06-06T23:16:00Z" w16du:dateUtc="2025-06-06T21:16:00Z">
        <w:r w:rsidRPr="00087E73" w:rsidDel="004F4AD6">
          <w:t xml:space="preserve"> </w:t>
        </w:r>
      </w:ins>
    </w:p>
    <w:p w14:paraId="201BDBBC" w14:textId="77777777" w:rsidR="003B0B4B" w:rsidRPr="00683CFC" w:rsidRDefault="003B0B4B" w:rsidP="003B0B4B">
      <w:pPr>
        <w:pStyle w:val="ListFS1"/>
        <w:rPr>
          <w:ins w:id="14240" w:author="Irová Zuzana" w:date="2025-06-06T23:16:00Z" w16du:dateUtc="2025-06-06T21:16:00Z"/>
        </w:rPr>
      </w:pPr>
      <w:ins w:id="14241" w:author="Irová Zuzana" w:date="2025-06-06T23:16:00Z" w16du:dateUtc="2025-06-06T21:16:00Z">
        <w:r w:rsidRPr="00683CFC">
          <w:t xml:space="preserve">Card type = Typ karty zaslaný z </w:t>
        </w:r>
        <w:r w:rsidRPr="000D11D5">
          <w:t>platební brány</w:t>
        </w:r>
      </w:ins>
    </w:p>
    <w:p w14:paraId="67C983E6" w14:textId="00DC1919" w:rsidR="003B0B4B" w:rsidRDefault="003B0B4B" w:rsidP="003B0B4B">
      <w:pPr>
        <w:pStyle w:val="ListFS1"/>
        <w:rPr>
          <w:ins w:id="14242" w:author="Irová Zuzana" w:date="2025-06-06T23:16:00Z" w16du:dateUtc="2025-06-06T21:16:00Z"/>
        </w:rPr>
      </w:pPr>
      <w:ins w:id="14243" w:author="Irová Zuzana" w:date="2025-06-06T23:16:00Z" w16du:dateUtc="2025-06-06T21:16:00Z">
        <w:r>
          <w:t>Card expiry = Expirace karty zaslan</w:t>
        </w:r>
      </w:ins>
      <w:ins w:id="14244" w:author="Irová Zuzana" w:date="2025-06-06T23:34:00Z" w16du:dateUtc="2025-06-06T21:34:00Z">
        <w:r w:rsidR="002126C8">
          <w:t>á</w:t>
        </w:r>
      </w:ins>
      <w:ins w:id="14245" w:author="Irová Zuzana" w:date="2025-06-06T23:16:00Z" w16du:dateUtc="2025-06-06T21:16:00Z">
        <w:r>
          <w:t xml:space="preserve"> z </w:t>
        </w:r>
        <w:r w:rsidRPr="000D11D5">
          <w:rPr>
            <w:lang w:val="pl-PL"/>
          </w:rPr>
          <w:t>platební brány</w:t>
        </w:r>
      </w:ins>
    </w:p>
    <w:p w14:paraId="38D60F22" w14:textId="2C0A94F9" w:rsidR="003B0B4B" w:rsidRDefault="003B0B4B" w:rsidP="003B0B4B">
      <w:pPr>
        <w:pStyle w:val="ListFS1"/>
        <w:rPr>
          <w:ins w:id="14246" w:author="Irová Zuzana" w:date="2025-06-06T23:16:00Z" w16du:dateUtc="2025-06-06T21:16:00Z"/>
        </w:rPr>
      </w:pPr>
      <w:ins w:id="14247" w:author="Irová Zuzana" w:date="2025-06-06T23:16:00Z" w16du:dateUtc="2025-06-06T21:16:00Z">
        <w:r>
          <w:t>Card number = Číslo (maskované) karty zaslan</w:t>
        </w:r>
      </w:ins>
      <w:ins w:id="14248" w:author="Irová Zuzana" w:date="2025-06-06T23:35:00Z" w16du:dateUtc="2025-06-06T21:35:00Z">
        <w:r w:rsidR="007A189C">
          <w:t>é</w:t>
        </w:r>
      </w:ins>
      <w:ins w:id="14249" w:author="Irová Zuzana" w:date="2025-06-06T23:16:00Z" w16du:dateUtc="2025-06-06T21:16:00Z">
        <w:r>
          <w:t xml:space="preserve"> z </w:t>
        </w:r>
        <w:r w:rsidRPr="00DE773E">
          <w:t>platební brány</w:t>
        </w:r>
      </w:ins>
    </w:p>
    <w:p w14:paraId="070F5981" w14:textId="77777777" w:rsidR="003B0B4B" w:rsidRPr="00683CFC" w:rsidRDefault="003B0B4B" w:rsidP="003B0B4B">
      <w:pPr>
        <w:pStyle w:val="ListFS1"/>
        <w:rPr>
          <w:ins w:id="14250" w:author="Irová Zuzana" w:date="2025-06-06T23:16:00Z" w16du:dateUtc="2025-06-06T21:16:00Z"/>
        </w:rPr>
      </w:pPr>
      <w:ins w:id="14251" w:author="Irová Zuzana" w:date="2025-06-06T23:16:00Z" w16du:dateUtc="2025-06-06T21:16:00Z">
        <w:r w:rsidRPr="00683CFC">
          <w:t xml:space="preserve">Card brand = Brand karty zaslaný z </w:t>
        </w:r>
        <w:r w:rsidRPr="00CE2856">
          <w:t>platební brány</w:t>
        </w:r>
      </w:ins>
    </w:p>
    <w:p w14:paraId="72E96EA5" w14:textId="77777777" w:rsidR="003B0B4B" w:rsidRPr="000D11D5" w:rsidRDefault="003B0B4B" w:rsidP="003B0B4B">
      <w:pPr>
        <w:pStyle w:val="ListFS1"/>
        <w:rPr>
          <w:ins w:id="14252" w:author="Irová Zuzana" w:date="2025-06-06T23:16:00Z" w16du:dateUtc="2025-06-06T21:16:00Z"/>
        </w:rPr>
      </w:pPr>
      <w:ins w:id="14253" w:author="Irová Zuzana" w:date="2025-06-06T23:16:00Z" w16du:dateUtc="2025-06-06T21:16:00Z">
        <w:r w:rsidRPr="000D11D5">
          <w:t xml:space="preserve">Result code návratový kód z platební brány </w:t>
        </w:r>
      </w:ins>
    </w:p>
    <w:p w14:paraId="0046A668" w14:textId="77777777" w:rsidR="003B0B4B" w:rsidRPr="00087E73" w:rsidRDefault="003B0B4B" w:rsidP="003B0B4B">
      <w:pPr>
        <w:pStyle w:val="ListFS1"/>
        <w:rPr>
          <w:ins w:id="14254" w:author="Irová Zuzana" w:date="2025-06-06T23:16:00Z" w16du:dateUtc="2025-06-06T21:16:00Z"/>
        </w:rPr>
      </w:pPr>
      <w:ins w:id="14255" w:author="Irová Zuzana" w:date="2025-06-06T23:16:00Z" w16du:dateUtc="2025-06-06T21:16:00Z">
        <w:r w:rsidRPr="00087E73">
          <w:t>změní Payment session status na Realized</w:t>
        </w:r>
        <w:r>
          <w:t>.</w:t>
        </w:r>
      </w:ins>
    </w:p>
    <w:p w14:paraId="316A9E00" w14:textId="70F0425A" w:rsidR="003B0B4B" w:rsidRDefault="00817062" w:rsidP="003B0B4B">
      <w:pPr>
        <w:pStyle w:val="NormalIndent"/>
        <w:rPr>
          <w:ins w:id="14256" w:author="Irová Zuzana" w:date="2025-06-06T23:16:00Z" w16du:dateUtc="2025-06-06T21:16:00Z"/>
        </w:rPr>
      </w:pPr>
      <w:ins w:id="14257" w:author="Irová Zuzana" w:date="2025-06-06T23:30:00Z" w16du:dateUtc="2025-06-06T21:30:00Z">
        <w:r>
          <w:t>Systém ulož</w:t>
        </w:r>
      </w:ins>
      <w:ins w:id="14258" w:author="Irová Zuzana" w:date="2025-06-06T23:31:00Z" w16du:dateUtc="2025-06-06T21:31:00Z">
        <w:r>
          <w:t xml:space="preserve">í token a další relevantní údaje o platební kartě na </w:t>
        </w:r>
        <w:r w:rsidR="00BE0062">
          <w:t>Vozidlo nebo Account, podle toho, pro kterou entitu byla tokenizace inicializována.</w:t>
        </w:r>
      </w:ins>
    </w:p>
    <w:p w14:paraId="01CFD950" w14:textId="1A3B778A" w:rsidR="003B0B4B" w:rsidRPr="003F1E27" w:rsidRDefault="003B0B4B">
      <w:pPr>
        <w:pStyle w:val="NormalIndent"/>
        <w:rPr>
          <w:ins w:id="14259" w:author="Irová Zuzana" w:date="2025-06-06T23:16:00Z" w16du:dateUtc="2025-06-06T21:16:00Z"/>
        </w:rPr>
        <w:pPrChange w:id="14260" w:author="Irová Zuzana" w:date="2025-06-06T23:29:00Z" w16du:dateUtc="2025-06-06T21:29:00Z">
          <w:pPr>
            <w:pStyle w:val="ListFS1"/>
          </w:pPr>
        </w:pPrChange>
      </w:pPr>
      <w:ins w:id="14261" w:author="Irová Zuzana" w:date="2025-06-06T23:16:00Z" w16du:dateUtc="2025-06-06T21:16:00Z">
        <w:r w:rsidRPr="003F1E27">
          <w:t>Systém zjistí BIBA na základě Bill issuer a Reason Top-up</w:t>
        </w:r>
      </w:ins>
      <w:ins w:id="14262" w:author="Irová Zuzana" w:date="2025-06-06T23:29:00Z" w16du:dateUtc="2025-06-06T21:29:00Z">
        <w:r w:rsidR="00890EA3">
          <w:t>.</w:t>
        </w:r>
      </w:ins>
    </w:p>
    <w:p w14:paraId="622A219E" w14:textId="77777777" w:rsidR="003B0B4B" w:rsidRPr="00955C1D" w:rsidRDefault="003B0B4B" w:rsidP="003B0B4B">
      <w:pPr>
        <w:pStyle w:val="NormalIndent"/>
        <w:rPr>
          <w:ins w:id="14263" w:author="Irová Zuzana" w:date="2025-06-06T23:16:00Z" w16du:dateUtc="2025-06-06T21:16:00Z"/>
        </w:rPr>
      </w:pPr>
    </w:p>
    <w:p w14:paraId="05589972" w14:textId="2F09A7F5" w:rsidR="003B0B4B" w:rsidRPr="00955C1D" w:rsidRDefault="003B0B4B" w:rsidP="003B0B4B">
      <w:pPr>
        <w:pStyle w:val="NormalIndent"/>
        <w:rPr>
          <w:ins w:id="14264" w:author="Irová Zuzana" w:date="2025-06-06T23:16:00Z" w16du:dateUtc="2025-06-06T21:16:00Z"/>
        </w:rPr>
      </w:pPr>
      <w:ins w:id="14265" w:author="Irová Zuzana" w:date="2025-06-06T23:16:00Z" w16du:dateUtc="2025-06-06T21:16:00Z">
        <w:r w:rsidRPr="00955C1D">
          <w:t>Systém vytvoří</w:t>
        </w:r>
      </w:ins>
      <w:ins w:id="14266" w:author="Irová Zuzana" w:date="2025-06-06T23:38:00Z" w16du:dateUtc="2025-06-06T21:38:00Z">
        <w:r w:rsidR="00F11C22">
          <w:t xml:space="preserve"> credit </w:t>
        </w:r>
      </w:ins>
      <w:ins w:id="14267" w:author="Irová Zuzana" w:date="2025-06-06T23:16:00Z" w16du:dateUtc="2025-06-06T21:16:00Z">
        <w:r w:rsidRPr="00955C1D">
          <w:t>Payment s parametry:</w:t>
        </w:r>
      </w:ins>
    </w:p>
    <w:p w14:paraId="3303653C" w14:textId="77777777" w:rsidR="003B0B4B" w:rsidRPr="00087E73" w:rsidRDefault="003B0B4B" w:rsidP="003B0B4B">
      <w:pPr>
        <w:pStyle w:val="ListFS1"/>
        <w:rPr>
          <w:ins w:id="14268" w:author="Irová Zuzana" w:date="2025-06-06T23:16:00Z" w16du:dateUtc="2025-06-06T21:16:00Z"/>
        </w:rPr>
      </w:pPr>
      <w:ins w:id="14269" w:author="Irová Zuzana" w:date="2025-06-06T23:16:00Z" w16du:dateUtc="2025-06-06T21:16:00Z">
        <w:r w:rsidRPr="00087E73">
          <w:t xml:space="preserve">Payment number = Unikátní číslo platby podle číslovacího schématu. </w:t>
        </w:r>
      </w:ins>
    </w:p>
    <w:p w14:paraId="4CBAE4ED" w14:textId="1BE145C5" w:rsidR="003B0B4B" w:rsidRPr="00F57443" w:rsidRDefault="003B0B4B">
      <w:pPr>
        <w:pStyle w:val="ListFS1"/>
        <w:rPr>
          <w:ins w:id="14270" w:author="Irová Zuzana" w:date="2025-06-06T23:16:00Z" w16du:dateUtc="2025-06-06T21:16:00Z"/>
        </w:rPr>
        <w:pPrChange w:id="14271" w:author="Irová Zuzana" w:date="2025-06-06T23:35:00Z" w16du:dateUtc="2025-06-06T21:35:00Z">
          <w:pPr>
            <w:pStyle w:val="ListFS2"/>
          </w:pPr>
        </w:pPrChange>
      </w:pPr>
      <w:ins w:id="14272" w:author="Irová Zuzana" w:date="2025-06-06T23:16:00Z" w16du:dateUtc="2025-06-06T21:16:00Z">
        <w:r w:rsidRPr="00087E73">
          <w:t xml:space="preserve">Payment type = </w:t>
        </w:r>
      </w:ins>
      <w:ins w:id="14273" w:author="Irová Zuzana" w:date="2025-06-06T23:35:00Z" w16du:dateUtc="2025-06-06T21:35:00Z">
        <w:r w:rsidR="00FD347A">
          <w:t>Tokenization reservation</w:t>
        </w:r>
      </w:ins>
    </w:p>
    <w:p w14:paraId="38ED2400" w14:textId="77777777" w:rsidR="003B0B4B" w:rsidRDefault="003B0B4B" w:rsidP="003B0B4B">
      <w:pPr>
        <w:pStyle w:val="ListFS1"/>
        <w:rPr>
          <w:ins w:id="14274" w:author="Irová Zuzana" w:date="2025-06-06T23:16:00Z" w16du:dateUtc="2025-06-06T21:16:00Z"/>
        </w:rPr>
      </w:pPr>
      <w:ins w:id="14275" w:author="Irová Zuzana" w:date="2025-06-06T23:16:00Z" w16du:dateUtc="2025-06-06T21:16:00Z">
        <w:r w:rsidRPr="00087E73">
          <w:t xml:space="preserve">Payment method = </w:t>
        </w:r>
        <w:r>
          <w:t>pokud</w:t>
        </w:r>
      </w:ins>
    </w:p>
    <w:p w14:paraId="7C8AEDE9" w14:textId="77777777" w:rsidR="003B0B4B" w:rsidRDefault="003B0B4B" w:rsidP="003B0B4B">
      <w:pPr>
        <w:pStyle w:val="ListFS2"/>
        <w:rPr>
          <w:ins w:id="14276" w:author="Irová Zuzana" w:date="2025-06-06T23:16:00Z" w16du:dateUtc="2025-06-06T21:16:00Z"/>
        </w:rPr>
      </w:pPr>
      <w:ins w:id="14277" w:author="Irová Zuzana" w:date="2025-06-06T23:16:00Z" w16du:dateUtc="2025-06-06T21:16:00Z">
        <w:r>
          <w:t>P</w:t>
        </w:r>
        <w:r w:rsidRPr="00EB4687">
          <w:t xml:space="preserve">ayment </w:t>
        </w:r>
        <w:r>
          <w:t>S</w:t>
        </w:r>
        <w:r w:rsidRPr="00EB4687">
          <w:t xml:space="preserve">ession.selected payment method = </w:t>
        </w:r>
        <w:r>
          <w:t xml:space="preserve">Card payment a Card type </w:t>
        </w:r>
        <w:r w:rsidRPr="00DF5730">
          <w:t>má Card type.type = Bank card</w:t>
        </w:r>
        <w:r w:rsidRPr="00EB4687">
          <w:t>, pak Bank card payment</w:t>
        </w:r>
      </w:ins>
    </w:p>
    <w:p w14:paraId="78D602A5" w14:textId="77777777" w:rsidR="003B0B4B" w:rsidRPr="00EB4687" w:rsidRDefault="003B0B4B" w:rsidP="003B0B4B">
      <w:pPr>
        <w:pStyle w:val="ListFS2"/>
        <w:rPr>
          <w:ins w:id="14278" w:author="Irová Zuzana" w:date="2025-06-06T23:16:00Z" w16du:dateUtc="2025-06-06T21:16:00Z"/>
        </w:rPr>
      </w:pPr>
      <w:ins w:id="14279" w:author="Irová Zuzana" w:date="2025-06-06T23:16:00Z" w16du:dateUtc="2025-06-06T21:16:00Z">
        <w:r>
          <w:t>P</w:t>
        </w:r>
        <w:r w:rsidRPr="00EB4687">
          <w:t xml:space="preserve">ayment </w:t>
        </w:r>
        <w:r>
          <w:t>S</w:t>
        </w:r>
        <w:r w:rsidRPr="00EB4687">
          <w:t xml:space="preserve">ession.selected payment method = </w:t>
        </w:r>
        <w:r>
          <w:t xml:space="preserve">Card payment a Card type </w:t>
        </w:r>
        <w:r w:rsidRPr="00DF5730">
          <w:t>má Card type.type = Bank card</w:t>
        </w:r>
        <w:r w:rsidRPr="00DF5730" w:rsidDel="00DF5730">
          <w:rPr>
            <w:lang w:val="en-US"/>
          </w:rPr>
          <w:t xml:space="preserve"> </w:t>
        </w:r>
        <w:r w:rsidRPr="00DF5730">
          <w:t xml:space="preserve">má Card type.type = </w:t>
        </w:r>
        <w:r>
          <w:t>Fleet</w:t>
        </w:r>
        <w:r w:rsidRPr="00DF5730">
          <w:t xml:space="preserve"> card</w:t>
        </w:r>
        <w:r w:rsidRPr="00DF5730" w:rsidDel="00DF5730">
          <w:rPr>
            <w:lang w:val="en-US"/>
          </w:rPr>
          <w:t xml:space="preserve"> </w:t>
        </w:r>
        <w:r w:rsidRPr="00EB4687">
          <w:t xml:space="preserve">, pak </w:t>
        </w:r>
        <w:r>
          <w:t>Fleet</w:t>
        </w:r>
        <w:r w:rsidRPr="00EB4687">
          <w:t xml:space="preserve"> card payment</w:t>
        </w:r>
      </w:ins>
    </w:p>
    <w:p w14:paraId="41E183E5" w14:textId="77777777" w:rsidR="003B0B4B" w:rsidRPr="00A72B56" w:rsidRDefault="003B0B4B" w:rsidP="003B0B4B">
      <w:pPr>
        <w:pStyle w:val="ListFS1"/>
        <w:rPr>
          <w:ins w:id="14280" w:author="Irová Zuzana" w:date="2025-06-06T23:16:00Z" w16du:dateUtc="2025-06-06T21:16:00Z"/>
        </w:rPr>
      </w:pPr>
      <w:ins w:id="14281" w:author="Irová Zuzana" w:date="2025-06-06T23:16:00Z" w16du:dateUtc="2025-06-06T21:16:00Z">
        <w:r w:rsidRPr="00087E73">
          <w:t xml:space="preserve">Payment category = </w:t>
        </w:r>
        <w:r w:rsidRPr="00A72B56">
          <w:t>Credit payment</w:t>
        </w:r>
      </w:ins>
    </w:p>
    <w:p w14:paraId="038DB3CC" w14:textId="77777777" w:rsidR="003B0B4B" w:rsidRPr="00A72B56" w:rsidRDefault="003B0B4B" w:rsidP="003B0B4B">
      <w:pPr>
        <w:pStyle w:val="ListFS1"/>
        <w:rPr>
          <w:ins w:id="14282" w:author="Irová Zuzana" w:date="2025-06-06T23:16:00Z" w16du:dateUtc="2025-06-06T21:16:00Z"/>
        </w:rPr>
      </w:pPr>
      <w:ins w:id="14283" w:author="Irová Zuzana" w:date="2025-06-06T23:16:00Z" w16du:dateUtc="2025-06-06T21:16:00Z">
        <w:r w:rsidRPr="00A72B56">
          <w:lastRenderedPageBreak/>
          <w:t>Payment status = Realized</w:t>
        </w:r>
      </w:ins>
    </w:p>
    <w:p w14:paraId="6E375726" w14:textId="3FF918E5" w:rsidR="003B0B4B" w:rsidRPr="00A72B56" w:rsidRDefault="003B0B4B" w:rsidP="003B0B4B">
      <w:pPr>
        <w:pStyle w:val="ListFS1"/>
        <w:rPr>
          <w:ins w:id="14284" w:author="Irová Zuzana" w:date="2025-06-06T23:16:00Z" w16du:dateUtc="2025-06-06T21:16:00Z"/>
        </w:rPr>
      </w:pPr>
      <w:ins w:id="14285" w:author="Irová Zuzana" w:date="2025-06-06T23:16:00Z" w16du:dateUtc="2025-06-06T21:16:00Z">
        <w:r w:rsidRPr="00A72B56">
          <w:t>Matching status = Recognized –matched</w:t>
        </w:r>
      </w:ins>
    </w:p>
    <w:p w14:paraId="5C1735ED" w14:textId="77777777" w:rsidR="003B0B4B" w:rsidRPr="00A72B56" w:rsidRDefault="003B0B4B" w:rsidP="003B0B4B">
      <w:pPr>
        <w:pStyle w:val="ListFS1"/>
        <w:rPr>
          <w:ins w:id="14286" w:author="Irová Zuzana" w:date="2025-06-06T23:16:00Z" w16du:dateUtc="2025-06-06T21:16:00Z"/>
        </w:rPr>
      </w:pPr>
      <w:ins w:id="14287" w:author="Irová Zuzana" w:date="2025-06-06T23:16:00Z" w16du:dateUtc="2025-06-06T21:16:00Z">
        <w:r w:rsidRPr="00A72B56">
          <w:t>Variable symbol = Variable symbol z Payment session, pokud existuje, jinak Null</w:t>
        </w:r>
      </w:ins>
    </w:p>
    <w:p w14:paraId="017CBF4F" w14:textId="77777777" w:rsidR="003B0B4B" w:rsidRPr="00A72B56" w:rsidRDefault="003B0B4B" w:rsidP="003B0B4B">
      <w:pPr>
        <w:pStyle w:val="ListFS1"/>
        <w:rPr>
          <w:ins w:id="14288" w:author="Irová Zuzana" w:date="2025-06-06T23:16:00Z" w16du:dateUtc="2025-06-06T21:16:00Z"/>
        </w:rPr>
      </w:pPr>
      <w:ins w:id="14289" w:author="Irová Zuzana" w:date="2025-06-06T23:16:00Z" w16du:dateUtc="2025-06-06T21:16:00Z">
        <w:r w:rsidRPr="00A72B56">
          <w:t>Specific symbol = Subject number</w:t>
        </w:r>
      </w:ins>
    </w:p>
    <w:p w14:paraId="29C3F6FE" w14:textId="77777777" w:rsidR="003B0B4B" w:rsidRPr="00A72B56" w:rsidRDefault="003B0B4B" w:rsidP="003B0B4B">
      <w:pPr>
        <w:pStyle w:val="ListFS1"/>
        <w:rPr>
          <w:ins w:id="14290" w:author="Irová Zuzana" w:date="2025-06-06T23:16:00Z" w16du:dateUtc="2025-06-06T21:16:00Z"/>
        </w:rPr>
      </w:pPr>
      <w:ins w:id="14291" w:author="Irová Zuzana" w:date="2025-06-06T23:16:00Z" w16du:dateUtc="2025-06-06T21:16:00Z">
        <w:r w:rsidRPr="00A72B56">
          <w:t xml:space="preserve">Payment amount = částka platby </w:t>
        </w:r>
      </w:ins>
    </w:p>
    <w:p w14:paraId="5DE73814" w14:textId="74A114E5" w:rsidR="003B0B4B" w:rsidRPr="00A72B56" w:rsidRDefault="003B0B4B" w:rsidP="003B0B4B">
      <w:pPr>
        <w:pStyle w:val="ListFS1"/>
        <w:rPr>
          <w:ins w:id="14292" w:author="Irová Zuzana" w:date="2025-06-06T23:16:00Z" w16du:dateUtc="2025-06-06T21:16:00Z"/>
        </w:rPr>
      </w:pPr>
      <w:ins w:id="14293" w:author="Irová Zuzana" w:date="2025-06-06T23:16:00Z" w16du:dateUtc="2025-06-06T21:16:00Z">
        <w:r w:rsidRPr="00A72B56">
          <w:t xml:space="preserve">Matched amount = </w:t>
        </w:r>
      </w:ins>
      <w:ins w:id="14294" w:author="Irová Zuzana" w:date="2025-06-06T23:37:00Z" w16du:dateUtc="2025-06-06T21:37:00Z">
        <w:r w:rsidR="00F11C22">
          <w:t>částka platby</w:t>
        </w:r>
      </w:ins>
    </w:p>
    <w:p w14:paraId="0A5F3963" w14:textId="77777777" w:rsidR="003B0B4B" w:rsidRPr="00A72B56" w:rsidRDefault="003B0B4B" w:rsidP="003B0B4B">
      <w:pPr>
        <w:pStyle w:val="ListFS1"/>
        <w:rPr>
          <w:ins w:id="14295" w:author="Irová Zuzana" w:date="2025-06-06T23:16:00Z" w16du:dateUtc="2025-06-06T21:16:00Z"/>
        </w:rPr>
      </w:pPr>
      <w:ins w:id="14296" w:author="Irová Zuzana" w:date="2025-06-06T23:16:00Z" w16du:dateUtc="2025-06-06T21:16:00Z">
        <w:r w:rsidRPr="00A72B56">
          <w:t xml:space="preserve">Date of payment = aktuální datum </w:t>
        </w:r>
      </w:ins>
    </w:p>
    <w:p w14:paraId="02294C28" w14:textId="77777777" w:rsidR="003B0B4B" w:rsidRPr="00A72B56" w:rsidRDefault="003B0B4B" w:rsidP="003B0B4B">
      <w:pPr>
        <w:pStyle w:val="ListFS1"/>
        <w:rPr>
          <w:ins w:id="14297" w:author="Irová Zuzana" w:date="2025-06-06T23:16:00Z" w16du:dateUtc="2025-06-06T21:16:00Z"/>
        </w:rPr>
      </w:pPr>
      <w:ins w:id="14298" w:author="Irová Zuzana" w:date="2025-06-06T23:16:00Z" w16du:dateUtc="2025-06-06T21:16:00Z">
        <w:r w:rsidRPr="00A72B56">
          <w:t>Date of collection = aktuální datum</w:t>
        </w:r>
      </w:ins>
    </w:p>
    <w:p w14:paraId="055B4F0F" w14:textId="77777777" w:rsidR="003B0B4B" w:rsidRPr="00A72B56" w:rsidRDefault="003B0B4B" w:rsidP="003B0B4B">
      <w:pPr>
        <w:pStyle w:val="ListFS1"/>
        <w:rPr>
          <w:ins w:id="14299" w:author="Irová Zuzana" w:date="2025-06-06T23:16:00Z" w16du:dateUtc="2025-06-06T21:16:00Z"/>
        </w:rPr>
      </w:pPr>
      <w:ins w:id="14300" w:author="Irová Zuzana" w:date="2025-06-06T23:16:00Z" w16du:dateUtc="2025-06-06T21:16:00Z">
        <w:r w:rsidRPr="00A72B56">
          <w:t>Comment = null</w:t>
        </w:r>
      </w:ins>
    </w:p>
    <w:p w14:paraId="1AF4B298" w14:textId="40671F93" w:rsidR="003B0B4B" w:rsidRPr="00A72B56" w:rsidRDefault="003B0B4B" w:rsidP="003B0B4B">
      <w:pPr>
        <w:pStyle w:val="ListFS1"/>
        <w:rPr>
          <w:ins w:id="14301" w:author="Irová Zuzana" w:date="2025-06-06T23:16:00Z" w16du:dateUtc="2025-06-06T21:16:00Z"/>
        </w:rPr>
      </w:pPr>
      <w:ins w:id="14302" w:author="Irová Zuzana" w:date="2025-06-06T23:16:00Z" w16du:dateUtc="2025-06-06T21:16:00Z">
        <w:r w:rsidRPr="00A72B56">
          <w:t xml:space="preserve">Subject type = </w:t>
        </w:r>
        <w:r>
          <w:t xml:space="preserve">ze vstupu </w:t>
        </w:r>
      </w:ins>
    </w:p>
    <w:p w14:paraId="387427E8" w14:textId="4E2F057E" w:rsidR="003B0B4B" w:rsidRPr="00A72B56" w:rsidRDefault="003B0B4B" w:rsidP="003B0B4B">
      <w:pPr>
        <w:pStyle w:val="ListFS1"/>
        <w:rPr>
          <w:ins w:id="14303" w:author="Irová Zuzana" w:date="2025-06-06T23:16:00Z" w16du:dateUtc="2025-06-06T21:16:00Z"/>
        </w:rPr>
      </w:pPr>
      <w:ins w:id="14304" w:author="Irová Zuzana" w:date="2025-06-06T23:16:00Z" w16du:dateUtc="2025-06-06T21:16:00Z">
        <w:r w:rsidRPr="00A72B56">
          <w:t xml:space="preserve">Subject number = </w:t>
        </w:r>
        <w:r>
          <w:t xml:space="preserve">ze vstupu </w:t>
        </w:r>
      </w:ins>
    </w:p>
    <w:p w14:paraId="5B2BD0CD" w14:textId="77777777" w:rsidR="003B0B4B" w:rsidRPr="000D11D5" w:rsidRDefault="003B0B4B" w:rsidP="003B0B4B">
      <w:pPr>
        <w:pStyle w:val="ListFS1"/>
        <w:rPr>
          <w:ins w:id="14305" w:author="Irová Zuzana" w:date="2025-06-06T23:16:00Z" w16du:dateUtc="2025-06-06T21:16:00Z"/>
        </w:rPr>
      </w:pPr>
      <w:ins w:id="14306" w:author="Irová Zuzana" w:date="2025-06-06T23:16:00Z" w16du:dateUtc="2025-06-06T21:16:00Z">
        <w:r w:rsidRPr="000D11D5">
          <w:t xml:space="preserve">FCI = FCI karty, v případě platby </w:t>
        </w:r>
        <w:r>
          <w:t>tankovací</w:t>
        </w:r>
        <w:r w:rsidRPr="000D11D5">
          <w:t xml:space="preserve"> kartou </w:t>
        </w:r>
      </w:ins>
    </w:p>
    <w:p w14:paraId="3AF61EA4" w14:textId="77777777" w:rsidR="003B0B4B" w:rsidRPr="00A72B56" w:rsidRDefault="003B0B4B" w:rsidP="003B0B4B">
      <w:pPr>
        <w:pStyle w:val="ListFS1"/>
        <w:rPr>
          <w:ins w:id="14307" w:author="Irová Zuzana" w:date="2025-06-06T23:16:00Z" w16du:dateUtc="2025-06-06T21:16:00Z"/>
        </w:rPr>
      </w:pPr>
      <w:ins w:id="14308" w:author="Irová Zuzana" w:date="2025-06-06T23:16:00Z" w16du:dateUtc="2025-06-06T21:16:00Z">
        <w:r w:rsidRPr="00A72B56">
          <w:t xml:space="preserve">Bill issuer bank account = </w:t>
        </w:r>
        <w:r>
          <w:t>zjištěný BIBA</w:t>
        </w:r>
      </w:ins>
    </w:p>
    <w:p w14:paraId="0F024F13" w14:textId="4A79BBE6" w:rsidR="003B0B4B" w:rsidRPr="00A72B56" w:rsidRDefault="003B0B4B" w:rsidP="003B0B4B">
      <w:pPr>
        <w:pStyle w:val="ListFS1"/>
        <w:rPr>
          <w:ins w:id="14309" w:author="Irová Zuzana" w:date="2025-06-06T23:16:00Z" w16du:dateUtc="2025-06-06T21:16:00Z"/>
        </w:rPr>
      </w:pPr>
      <w:ins w:id="14310" w:author="Irová Zuzana" w:date="2025-06-06T23:16:00Z" w16du:dateUtc="2025-06-06T21:16:00Z">
        <w:r w:rsidRPr="000D11D5">
          <w:t xml:space="preserve">Bill issuer = </w:t>
        </w:r>
        <w:r>
          <w:t xml:space="preserve">ze vstupu </w:t>
        </w:r>
      </w:ins>
    </w:p>
    <w:p w14:paraId="66A0490B" w14:textId="77777777" w:rsidR="003B0B4B" w:rsidRDefault="003B0B4B" w:rsidP="003B0B4B">
      <w:pPr>
        <w:pStyle w:val="NormalIndent"/>
        <w:rPr>
          <w:ins w:id="14311" w:author="Irová Zuzana" w:date="2025-06-06T23:38:00Z" w16du:dateUtc="2025-06-06T21:38:00Z"/>
        </w:rPr>
      </w:pPr>
    </w:p>
    <w:p w14:paraId="06919D0C" w14:textId="122DB39A" w:rsidR="00F11C22" w:rsidRPr="00955C1D" w:rsidRDefault="00F11C22" w:rsidP="00F11C22">
      <w:pPr>
        <w:pStyle w:val="NormalIndent"/>
        <w:rPr>
          <w:ins w:id="14312" w:author="Irová Zuzana" w:date="2025-06-06T23:38:00Z" w16du:dateUtc="2025-06-06T21:38:00Z"/>
        </w:rPr>
      </w:pPr>
      <w:ins w:id="14313" w:author="Irová Zuzana" w:date="2025-06-06T23:38:00Z" w16du:dateUtc="2025-06-06T21:38:00Z">
        <w:r w:rsidRPr="00955C1D">
          <w:t>Systém vytvoří</w:t>
        </w:r>
        <w:r>
          <w:t xml:space="preserve"> </w:t>
        </w:r>
        <w:r w:rsidR="002D03BD">
          <w:t>debit</w:t>
        </w:r>
        <w:r>
          <w:t xml:space="preserve"> </w:t>
        </w:r>
        <w:r w:rsidRPr="00955C1D">
          <w:t>Payment</w:t>
        </w:r>
      </w:ins>
      <w:ins w:id="14314" w:author="Irová Zuzana" w:date="2025-06-06T23:41:00Z" w16du:dateUtc="2025-06-06T21:41:00Z">
        <w:r w:rsidR="00CA01F5">
          <w:t xml:space="preserve"> jako kopii kreditní platby, s vyjímkou parametrů</w:t>
        </w:r>
      </w:ins>
      <w:ins w:id="14315" w:author="Irová Zuzana" w:date="2025-06-06T23:38:00Z" w16du:dateUtc="2025-06-06T21:38:00Z">
        <w:r w:rsidRPr="00955C1D">
          <w:t>:</w:t>
        </w:r>
      </w:ins>
    </w:p>
    <w:p w14:paraId="1B427A14" w14:textId="77777777" w:rsidR="00F11C22" w:rsidRPr="00087E73" w:rsidRDefault="00F11C22" w:rsidP="00F11C22">
      <w:pPr>
        <w:pStyle w:val="ListFS1"/>
        <w:rPr>
          <w:ins w:id="14316" w:author="Irová Zuzana" w:date="2025-06-06T23:38:00Z" w16du:dateUtc="2025-06-06T21:38:00Z"/>
        </w:rPr>
      </w:pPr>
      <w:ins w:id="14317" w:author="Irová Zuzana" w:date="2025-06-06T23:38:00Z" w16du:dateUtc="2025-06-06T21:38:00Z">
        <w:r w:rsidRPr="00087E73">
          <w:t xml:space="preserve">Payment number = Unikátní číslo platby podle číslovacího schématu. </w:t>
        </w:r>
      </w:ins>
    </w:p>
    <w:p w14:paraId="71D09C6E" w14:textId="54A1CA1E" w:rsidR="0065277D" w:rsidRDefault="00F11C22" w:rsidP="005C533A">
      <w:pPr>
        <w:pStyle w:val="ListFS1"/>
        <w:rPr>
          <w:ins w:id="14318" w:author="Irová Zuzana" w:date="2025-06-06T23:39:00Z" w16du:dateUtc="2025-06-06T21:39:00Z"/>
        </w:rPr>
      </w:pPr>
      <w:ins w:id="14319" w:author="Irová Zuzana" w:date="2025-06-06T23:38:00Z" w16du:dateUtc="2025-06-06T21:38:00Z">
        <w:r w:rsidRPr="00087E73">
          <w:t xml:space="preserve">Payment type = </w:t>
        </w:r>
        <w:r>
          <w:t>Tokenization reservation</w:t>
        </w:r>
      </w:ins>
      <w:ins w:id="14320" w:author="Irová Zuzana" w:date="2025-06-06T23:39:00Z" w16du:dateUtc="2025-06-06T21:39:00Z">
        <w:r w:rsidR="002D03BD">
          <w:t xml:space="preserve"> </w:t>
        </w:r>
      </w:ins>
      <w:ins w:id="14321" w:author="Irová Zuzana" w:date="2025-06-06T23:40:00Z" w16du:dateUtc="2025-06-06T21:40:00Z">
        <w:r w:rsidR="00D20048">
          <w:t>cancel</w:t>
        </w:r>
      </w:ins>
    </w:p>
    <w:p w14:paraId="17344E8E" w14:textId="07A0F149" w:rsidR="00F11C22" w:rsidRPr="00A72B56" w:rsidRDefault="00F11C22" w:rsidP="00F11C22">
      <w:pPr>
        <w:pStyle w:val="ListFS1"/>
        <w:rPr>
          <w:ins w:id="14322" w:author="Irová Zuzana" w:date="2025-06-06T23:38:00Z" w16du:dateUtc="2025-06-06T21:38:00Z"/>
        </w:rPr>
      </w:pPr>
      <w:ins w:id="14323" w:author="Irová Zuzana" w:date="2025-06-06T23:38:00Z" w16du:dateUtc="2025-06-06T21:38:00Z">
        <w:r w:rsidRPr="00087E73">
          <w:t xml:space="preserve">Payment category = </w:t>
        </w:r>
      </w:ins>
      <w:ins w:id="14324" w:author="Irová Zuzana" w:date="2025-06-06T23:41:00Z" w16du:dateUtc="2025-06-06T21:41:00Z">
        <w:r w:rsidR="00CA01F5">
          <w:t>Debit</w:t>
        </w:r>
      </w:ins>
      <w:ins w:id="14325" w:author="Irová Zuzana" w:date="2025-06-06T23:38:00Z" w16du:dateUtc="2025-06-06T21:38:00Z">
        <w:r w:rsidRPr="00A72B56">
          <w:t xml:space="preserve"> payment</w:t>
        </w:r>
      </w:ins>
    </w:p>
    <w:p w14:paraId="4CB666B7" w14:textId="485D2B1A" w:rsidR="00F11C22" w:rsidRPr="00A72B56" w:rsidRDefault="00F11C22" w:rsidP="00F11C22">
      <w:pPr>
        <w:pStyle w:val="ListFS1"/>
        <w:rPr>
          <w:ins w:id="14326" w:author="Irová Zuzana" w:date="2025-06-06T23:38:00Z" w16du:dateUtc="2025-06-06T21:38:00Z"/>
        </w:rPr>
      </w:pPr>
      <w:ins w:id="14327" w:author="Irová Zuzana" w:date="2025-06-06T23:38:00Z" w16du:dateUtc="2025-06-06T21:38:00Z">
        <w:r w:rsidRPr="00A72B56">
          <w:t>Payment status = Re</w:t>
        </w:r>
      </w:ins>
      <w:ins w:id="14328" w:author="Irová Zuzana" w:date="2025-06-06T23:39:00Z" w16du:dateUtc="2025-06-06T21:39:00Z">
        <w:r w:rsidR="002D03BD">
          <w:t>gistered</w:t>
        </w:r>
      </w:ins>
    </w:p>
    <w:p w14:paraId="0C8F5F1D" w14:textId="77777777" w:rsidR="00F11C22" w:rsidRPr="00A72B56" w:rsidRDefault="00F11C22" w:rsidP="00F11C22">
      <w:pPr>
        <w:pStyle w:val="ListFS1"/>
        <w:rPr>
          <w:ins w:id="14329" w:author="Irová Zuzana" w:date="2025-06-06T23:38:00Z" w16du:dateUtc="2025-06-06T21:38:00Z"/>
        </w:rPr>
      </w:pPr>
      <w:ins w:id="14330" w:author="Irová Zuzana" w:date="2025-06-06T23:38:00Z" w16du:dateUtc="2025-06-06T21:38:00Z">
        <w:r w:rsidRPr="00A72B56">
          <w:t>Matching status = Recognized –matched</w:t>
        </w:r>
      </w:ins>
    </w:p>
    <w:p w14:paraId="3FE74AB3" w14:textId="7D206AD1" w:rsidR="00F11C22" w:rsidRPr="00D778E8" w:rsidRDefault="00F11C22" w:rsidP="00F11C22">
      <w:pPr>
        <w:pStyle w:val="ListFS1"/>
        <w:rPr>
          <w:ins w:id="14331" w:author="Irová Zuzana" w:date="2025-06-06T23:38:00Z" w16du:dateUtc="2025-06-06T21:38:00Z"/>
          <w:highlight w:val="yellow"/>
          <w:rPrChange w:id="14332" w:author="Irová Zuzana" w:date="2025-06-06T23:56:00Z" w16du:dateUtc="2025-06-06T21:56:00Z">
            <w:rPr>
              <w:ins w:id="14333" w:author="Irová Zuzana" w:date="2025-06-06T23:38:00Z" w16du:dateUtc="2025-06-06T21:38:00Z"/>
            </w:rPr>
          </w:rPrChange>
        </w:rPr>
      </w:pPr>
      <w:ins w:id="14334" w:author="Irová Zuzana" w:date="2025-06-06T23:38:00Z" w16du:dateUtc="2025-06-06T21:38:00Z">
        <w:r w:rsidRPr="00D778E8">
          <w:rPr>
            <w:highlight w:val="yellow"/>
            <w:rPrChange w:id="14335" w:author="Irová Zuzana" w:date="2025-06-06T23:56:00Z" w16du:dateUtc="2025-06-06T21:56:00Z">
              <w:rPr/>
            </w:rPrChange>
          </w:rPr>
          <w:t xml:space="preserve">Date of collection = </w:t>
        </w:r>
      </w:ins>
      <w:ins w:id="14336" w:author="Irová Zuzana" w:date="2025-06-06T23:42:00Z" w16du:dateUtc="2025-06-06T21:42:00Z">
        <w:r w:rsidR="00CA01F5" w:rsidRPr="00D778E8">
          <w:rPr>
            <w:highlight w:val="yellow"/>
            <w:rPrChange w:id="14337" w:author="Irová Zuzana" w:date="2025-06-06T23:56:00Z" w16du:dateUtc="2025-06-06T21:56:00Z">
              <w:rPr/>
            </w:rPrChange>
          </w:rPr>
          <w:t>null</w:t>
        </w:r>
      </w:ins>
    </w:p>
    <w:p w14:paraId="04DCAD95" w14:textId="77777777" w:rsidR="00F11C22" w:rsidRDefault="00F11C22" w:rsidP="003B0B4B">
      <w:pPr>
        <w:pStyle w:val="NormalIndent"/>
        <w:rPr>
          <w:ins w:id="14338" w:author="Irová Zuzana" w:date="2025-06-06T23:44:00Z" w16du:dateUtc="2025-06-06T21:44:00Z"/>
        </w:rPr>
      </w:pPr>
    </w:p>
    <w:p w14:paraId="28ABBE99" w14:textId="7BE78C1E" w:rsidR="00D66F55" w:rsidRDefault="00D66F55" w:rsidP="00D66F55">
      <w:pPr>
        <w:pStyle w:val="NormalIndent"/>
        <w:rPr>
          <w:ins w:id="14339" w:author="Irová Zuzana" w:date="2025-06-06T23:44:00Z" w16du:dateUtc="2025-06-06T21:44:00Z"/>
        </w:rPr>
      </w:pPr>
      <w:ins w:id="14340" w:author="Irová Zuzana" w:date="2025-06-06T23:44:00Z" w16du:dateUtc="2025-06-06T21:44:00Z">
        <w:r>
          <w:t xml:space="preserve">Systém napáruje </w:t>
        </w:r>
        <w:r w:rsidR="00D125B5">
          <w:t>kred</w:t>
        </w:r>
      </w:ins>
      <w:ins w:id="14341" w:author="Irová Zuzana" w:date="2025-06-06T23:45:00Z" w16du:dateUtc="2025-06-06T21:45:00Z">
        <w:r w:rsidR="00D125B5">
          <w:t>itní platbu s debetní</w:t>
        </w:r>
      </w:ins>
      <w:ins w:id="14342" w:author="Irová Zuzana" w:date="2025-06-06T23:44:00Z" w16du:dateUtc="2025-06-06T21:44:00Z">
        <w:r>
          <w:t xml:space="preserve"> platbou, tj. vytvoří pro ně Matching s následujícími parametry:</w:t>
        </w:r>
      </w:ins>
    </w:p>
    <w:p w14:paraId="5FBBABDA" w14:textId="77777777" w:rsidR="00D66F55" w:rsidRDefault="00D66F55" w:rsidP="00D66F55">
      <w:pPr>
        <w:pStyle w:val="ListFS2"/>
        <w:rPr>
          <w:ins w:id="14343" w:author="Irová Zuzana" w:date="2025-06-06T23:44:00Z" w16du:dateUtc="2025-06-06T21:44:00Z"/>
        </w:rPr>
      </w:pPr>
      <w:ins w:id="14344" w:author="Irová Zuzana" w:date="2025-06-06T23:44:00Z" w16du:dateUtc="2025-06-06T21:44:00Z">
        <w:r>
          <w:t>Date of matching = Datum a čas, kdy bylo párování provedeno</w:t>
        </w:r>
      </w:ins>
    </w:p>
    <w:p w14:paraId="3DBCB3D8" w14:textId="57EDE5BD" w:rsidR="00D66F55" w:rsidRDefault="00D66F55" w:rsidP="00D66F55">
      <w:pPr>
        <w:pStyle w:val="ListFS2"/>
        <w:rPr>
          <w:ins w:id="14345" w:author="Irová Zuzana" w:date="2025-06-06T23:44:00Z" w16du:dateUtc="2025-06-06T21:44:00Z"/>
        </w:rPr>
      </w:pPr>
      <w:ins w:id="14346" w:author="Irová Zuzana" w:date="2025-06-06T23:44:00Z" w16du:dateUtc="2025-06-06T21:44:00Z">
        <w:r w:rsidRPr="00D778E8">
          <w:rPr>
            <w:highlight w:val="yellow"/>
            <w:rPrChange w:id="14347" w:author="Irová Zuzana" w:date="2025-06-06T23:56:00Z" w16du:dateUtc="2025-06-06T21:56:00Z">
              <w:rPr/>
            </w:rPrChange>
          </w:rPr>
          <w:t>Effective date of matching = vy</w:t>
        </w:r>
        <w:r w:rsidRPr="00D778E8">
          <w:rPr>
            <w:rFonts w:hint="cs"/>
            <w:highlight w:val="yellow"/>
            <w:rPrChange w:id="14348" w:author="Irová Zuzana" w:date="2025-06-06T23:56:00Z" w16du:dateUtc="2025-06-06T21:56:00Z">
              <w:rPr>
                <w:rFonts w:hint="cs"/>
              </w:rPr>
            </w:rPrChange>
          </w:rPr>
          <w:t>šší</w:t>
        </w:r>
        <w:r w:rsidRPr="00D778E8">
          <w:rPr>
            <w:highlight w:val="yellow"/>
            <w:rPrChange w:id="14349" w:author="Irová Zuzana" w:date="2025-06-06T23:56:00Z" w16du:dateUtc="2025-06-06T21:56:00Z">
              <w:rPr/>
            </w:rPrChange>
          </w:rPr>
          <w:t xml:space="preserve"> datum z datum</w:t>
        </w:r>
        <w:r w:rsidRPr="00D778E8">
          <w:rPr>
            <w:rFonts w:hint="cs"/>
            <w:highlight w:val="yellow"/>
            <w:rPrChange w:id="14350" w:author="Irová Zuzana" w:date="2025-06-06T23:56:00Z" w16du:dateUtc="2025-06-06T21:56:00Z">
              <w:rPr>
                <w:rFonts w:hint="cs"/>
              </w:rPr>
            </w:rPrChange>
          </w:rPr>
          <w:t>ů</w:t>
        </w:r>
        <w:r w:rsidRPr="00D778E8">
          <w:rPr>
            <w:highlight w:val="yellow"/>
            <w:rPrChange w:id="14351" w:author="Irová Zuzana" w:date="2025-06-06T23:56:00Z" w16du:dateUtc="2025-06-06T21:56:00Z">
              <w:rPr/>
            </w:rPrChange>
          </w:rPr>
          <w:t xml:space="preserve"> obou p</w:t>
        </w:r>
        <w:r w:rsidRPr="00D778E8">
          <w:rPr>
            <w:rFonts w:hint="cs"/>
            <w:highlight w:val="yellow"/>
            <w:rPrChange w:id="14352" w:author="Irová Zuzana" w:date="2025-06-06T23:56:00Z" w16du:dateUtc="2025-06-06T21:56:00Z">
              <w:rPr>
                <w:rFonts w:hint="cs"/>
              </w:rPr>
            </w:rPrChange>
          </w:rPr>
          <w:t>á</w:t>
        </w:r>
        <w:r w:rsidRPr="00D778E8">
          <w:rPr>
            <w:highlight w:val="yellow"/>
            <w:rPrChange w:id="14353" w:author="Irová Zuzana" w:date="2025-06-06T23:56:00Z" w16du:dateUtc="2025-06-06T21:56:00Z">
              <w:rPr/>
            </w:rPrChange>
          </w:rPr>
          <w:t>rovan</w:t>
        </w:r>
        <w:r w:rsidRPr="00D778E8">
          <w:rPr>
            <w:rFonts w:hint="cs"/>
            <w:highlight w:val="yellow"/>
            <w:rPrChange w:id="14354" w:author="Irová Zuzana" w:date="2025-06-06T23:56:00Z" w16du:dateUtc="2025-06-06T21:56:00Z">
              <w:rPr>
                <w:rFonts w:hint="cs"/>
              </w:rPr>
            </w:rPrChange>
          </w:rPr>
          <w:t>ý</w:t>
        </w:r>
        <w:r w:rsidRPr="00D778E8">
          <w:rPr>
            <w:highlight w:val="yellow"/>
            <w:rPrChange w:id="14355" w:author="Irová Zuzana" w:date="2025-06-06T23:56:00Z" w16du:dateUtc="2025-06-06T21:56:00Z">
              <w:rPr/>
            </w:rPrChange>
          </w:rPr>
          <w:t>ch</w:t>
        </w:r>
        <w:r>
          <w:t xml:space="preserve"> stran (tj. payment.date of collection)</w:t>
        </w:r>
      </w:ins>
    </w:p>
    <w:p w14:paraId="0B4C43A8" w14:textId="1A70AB3D" w:rsidR="00D66F55" w:rsidRDefault="005C5F7C" w:rsidP="00D66F55">
      <w:pPr>
        <w:pStyle w:val="ListFS2"/>
        <w:rPr>
          <w:ins w:id="14356" w:author="Irová Zuzana" w:date="2025-06-06T23:44:00Z" w16du:dateUtc="2025-06-06T21:44:00Z"/>
        </w:rPr>
      </w:pPr>
      <w:ins w:id="14357" w:author="Irová Zuzana" w:date="2025-06-06T23:45:00Z" w16du:dateUtc="2025-06-06T21:45:00Z">
        <w:r>
          <w:t>Payment</w:t>
        </w:r>
      </w:ins>
      <w:ins w:id="14358" w:author="Irová Zuzana" w:date="2025-06-06T23:44:00Z" w16du:dateUtc="2025-06-06T21:44:00Z">
        <w:r w:rsidR="00D66F55">
          <w:t xml:space="preserve"> – debit matching side = </w:t>
        </w:r>
      </w:ins>
      <w:ins w:id="14359" w:author="Irová Zuzana" w:date="2025-06-06T23:45:00Z" w16du:dateUtc="2025-06-06T21:45:00Z">
        <w:r>
          <w:t>deb</w:t>
        </w:r>
      </w:ins>
      <w:ins w:id="14360" w:author="Irová Zuzana" w:date="2025-06-06T23:46:00Z" w16du:dateUtc="2025-06-06T21:46:00Z">
        <w:r>
          <w:t>i</w:t>
        </w:r>
      </w:ins>
      <w:ins w:id="14361" w:author="Irová Zuzana" w:date="2025-06-06T23:45:00Z" w16du:dateUtc="2025-06-06T21:45:00Z">
        <w:r>
          <w:t>t payment</w:t>
        </w:r>
      </w:ins>
    </w:p>
    <w:p w14:paraId="07CC43E0" w14:textId="6D7806DD" w:rsidR="00D66F55" w:rsidRDefault="00D66F55" w:rsidP="00D66F55">
      <w:pPr>
        <w:pStyle w:val="ListFS2"/>
        <w:rPr>
          <w:ins w:id="14362" w:author="Irová Zuzana" w:date="2025-06-06T23:44:00Z" w16du:dateUtc="2025-06-06T21:44:00Z"/>
        </w:rPr>
      </w:pPr>
      <w:ins w:id="14363" w:author="Irová Zuzana" w:date="2025-06-06T23:44:00Z" w16du:dateUtc="2025-06-06T21:44:00Z">
        <w:r>
          <w:t xml:space="preserve">Payment – credit matching side = </w:t>
        </w:r>
      </w:ins>
      <w:ins w:id="14364" w:author="Irová Zuzana" w:date="2025-06-06T23:46:00Z" w16du:dateUtc="2025-06-06T21:46:00Z">
        <w:r w:rsidR="005C5F7C">
          <w:t>credit p</w:t>
        </w:r>
      </w:ins>
      <w:ins w:id="14365" w:author="Irová Zuzana" w:date="2025-06-06T23:44:00Z" w16du:dateUtc="2025-06-06T21:44:00Z">
        <w:r>
          <w:t>ayment</w:t>
        </w:r>
      </w:ins>
    </w:p>
    <w:p w14:paraId="4254928F" w14:textId="066CB1E1" w:rsidR="00D66F55" w:rsidRDefault="00D66F55" w:rsidP="00D66F55">
      <w:pPr>
        <w:pStyle w:val="ListFS2"/>
        <w:rPr>
          <w:ins w:id="14366" w:author="Irová Zuzana" w:date="2025-06-06T23:44:00Z" w16du:dateUtc="2025-06-06T21:44:00Z"/>
        </w:rPr>
      </w:pPr>
      <w:ins w:id="14367" w:author="Irová Zuzana" w:date="2025-06-06T23:44:00Z" w16du:dateUtc="2025-06-06T21:44:00Z">
        <w:r>
          <w:t xml:space="preserve">Matched amount = částka platby </w:t>
        </w:r>
      </w:ins>
    </w:p>
    <w:p w14:paraId="41875BE7" w14:textId="77777777" w:rsidR="00D66F55" w:rsidRDefault="00D66F55" w:rsidP="00D66F55">
      <w:pPr>
        <w:pStyle w:val="ListFS2"/>
        <w:rPr>
          <w:ins w:id="14368" w:author="Irová Zuzana" w:date="2025-06-06T23:44:00Z" w16du:dateUtc="2025-06-06T21:44:00Z"/>
        </w:rPr>
      </w:pPr>
      <w:ins w:id="14369" w:author="Irová Zuzana" w:date="2025-06-06T23:44:00Z" w16du:dateUtc="2025-06-06T21:44:00Z">
        <w:r>
          <w:t>Matching method = Automatic</w:t>
        </w:r>
      </w:ins>
    </w:p>
    <w:p w14:paraId="00DD929A" w14:textId="77777777" w:rsidR="00D66F55" w:rsidRDefault="00D66F55" w:rsidP="00D66F55">
      <w:pPr>
        <w:pStyle w:val="ListFS2"/>
        <w:rPr>
          <w:ins w:id="14370" w:author="Irová Zuzana" w:date="2025-06-06T23:44:00Z" w16du:dateUtc="2025-06-06T21:44:00Z"/>
        </w:rPr>
      </w:pPr>
      <w:ins w:id="14371" w:author="Irová Zuzana" w:date="2025-06-06T23:44:00Z" w16du:dateUtc="2025-06-06T21:44:00Z">
        <w:r>
          <w:t>Disconnect allowed = False</w:t>
        </w:r>
      </w:ins>
    </w:p>
    <w:p w14:paraId="4F4DBDB7" w14:textId="77777777" w:rsidR="00D66F55" w:rsidRDefault="00D66F55" w:rsidP="00D66F55">
      <w:pPr>
        <w:pStyle w:val="ListFS2"/>
        <w:rPr>
          <w:ins w:id="14372" w:author="Irová Zuzana" w:date="2025-06-06T23:44:00Z" w16du:dateUtc="2025-06-06T21:44:00Z"/>
        </w:rPr>
      </w:pPr>
      <w:ins w:id="14373" w:author="Irová Zuzana" w:date="2025-06-06T23:44:00Z" w16du:dateUtc="2025-06-06T21:44:00Z">
        <w:r>
          <w:t>BO Operátor = System</w:t>
        </w:r>
      </w:ins>
    </w:p>
    <w:p w14:paraId="431A5412" w14:textId="77777777" w:rsidR="00D66F55" w:rsidRDefault="00D66F55" w:rsidP="003B0B4B">
      <w:pPr>
        <w:pStyle w:val="NormalIndent"/>
        <w:rPr>
          <w:ins w:id="14374" w:author="Irová Zuzana" w:date="2025-06-06T23:46:00Z" w16du:dateUtc="2025-06-06T21:46:00Z"/>
        </w:rPr>
      </w:pPr>
    </w:p>
    <w:p w14:paraId="5EA473BC" w14:textId="327157F0" w:rsidR="00245ACA" w:rsidRDefault="00245ACA" w:rsidP="003B0B4B">
      <w:pPr>
        <w:pStyle w:val="NormalIndent"/>
        <w:rPr>
          <w:ins w:id="14375" w:author="Irová Zuzana" w:date="2025-06-06T23:46:00Z" w16du:dateUtc="2025-06-06T21:46:00Z"/>
        </w:rPr>
      </w:pPr>
      <w:ins w:id="14376" w:author="Irová Zuzana" w:date="2025-06-06T23:46:00Z" w16du:dateUtc="2025-06-06T21:46:00Z">
        <w:r>
          <w:t>Systém</w:t>
        </w:r>
      </w:ins>
      <w:ins w:id="14377" w:author="Irová Zuzana" w:date="2025-06-06T23:53:00Z" w16du:dateUtc="2025-06-06T21:53:00Z">
        <w:r w:rsidR="00A31D8A">
          <w:t xml:space="preserve"> pro debetní platbu</w:t>
        </w:r>
      </w:ins>
      <w:ins w:id="14378" w:author="Irová Zuzana" w:date="2025-06-06T23:46:00Z" w16du:dateUtc="2025-06-06T21:46:00Z">
        <w:r>
          <w:t xml:space="preserve"> vytvoří Pay</w:t>
        </w:r>
      </w:ins>
      <w:ins w:id="14379" w:author="Irová Zuzana" w:date="2025-06-06T23:47:00Z" w16du:dateUtc="2025-06-06T21:47:00Z">
        <w:r>
          <w:t>me</w:t>
        </w:r>
      </w:ins>
      <w:ins w:id="14380" w:author="Irová Zuzana" w:date="2025-06-06T23:46:00Z" w16du:dateUtc="2025-06-06T21:46:00Z">
        <w:r>
          <w:t>nt session pro zrušení tokenizační transakce</w:t>
        </w:r>
      </w:ins>
      <w:ins w:id="14381" w:author="Irová Zuzana" w:date="2025-06-06T23:47:00Z" w16du:dateUtc="2025-06-06T21:47:00Z">
        <w:r>
          <w:t xml:space="preserve"> jako kopii původní Payment session</w:t>
        </w:r>
        <w:r w:rsidR="00E22200">
          <w:t>, s vyjímkou parametrů</w:t>
        </w:r>
      </w:ins>
      <w:ins w:id="14382" w:author="Irová Zuzana" w:date="2025-06-06T23:46:00Z" w16du:dateUtc="2025-06-06T21:46:00Z">
        <w:r>
          <w:t>:</w:t>
        </w:r>
      </w:ins>
    </w:p>
    <w:p w14:paraId="6FEC7B13" w14:textId="17FE36FE" w:rsidR="00E22200" w:rsidRPr="00DE773E" w:rsidRDefault="00E22200" w:rsidP="00E22200">
      <w:pPr>
        <w:pStyle w:val="ListFS1"/>
        <w:rPr>
          <w:ins w:id="14383" w:author="Irová Zuzana" w:date="2025-06-06T23:47:00Z" w16du:dateUtc="2025-06-06T21:47:00Z"/>
          <w:highlight w:val="yellow"/>
          <w:lang w:val="cs-CZ" w:eastAsia="en-US"/>
        </w:rPr>
      </w:pPr>
      <w:ins w:id="14384" w:author="Irová Zuzana" w:date="2025-06-06T23:47:00Z" w16du:dateUtc="2025-06-06T21:47:00Z">
        <w:r w:rsidRPr="009E2283">
          <w:t xml:space="preserve">Payment session type = </w:t>
        </w:r>
        <w:r>
          <w:t>Subscription payment</w:t>
        </w:r>
      </w:ins>
      <w:ins w:id="14385" w:author="Irová Zuzana" w:date="2025-06-06T23:48:00Z" w16du:dateUtc="2025-06-06T21:48:00Z">
        <w:r w:rsidR="00B73A60">
          <w:t xml:space="preserve"> cancel</w:t>
        </w:r>
      </w:ins>
    </w:p>
    <w:p w14:paraId="5E3A7778" w14:textId="77777777" w:rsidR="00E22200" w:rsidRPr="009E2283" w:rsidRDefault="00E22200" w:rsidP="00E22200">
      <w:pPr>
        <w:pStyle w:val="ListFS1"/>
        <w:rPr>
          <w:ins w:id="14386" w:author="Irová Zuzana" w:date="2025-06-06T23:47:00Z" w16du:dateUtc="2025-06-06T21:47:00Z"/>
        </w:rPr>
      </w:pPr>
      <w:ins w:id="14387" w:author="Irová Zuzana" w:date="2025-06-06T23:47:00Z" w16du:dateUtc="2025-06-06T21:47:00Z">
        <w:r w:rsidRPr="009E2283">
          <w:lastRenderedPageBreak/>
          <w:t>Payment session status = New</w:t>
        </w:r>
      </w:ins>
    </w:p>
    <w:p w14:paraId="7A5D6537" w14:textId="77777777" w:rsidR="00E22200" w:rsidRPr="009E2283" w:rsidRDefault="00E22200" w:rsidP="00E22200">
      <w:pPr>
        <w:pStyle w:val="ListFS1"/>
        <w:rPr>
          <w:ins w:id="14388" w:author="Irová Zuzana" w:date="2025-06-06T23:47:00Z" w16du:dateUtc="2025-06-06T21:47:00Z"/>
        </w:rPr>
      </w:pPr>
      <w:ins w:id="14389" w:author="Irová Zuzana" w:date="2025-06-06T23:47:00Z" w16du:dateUtc="2025-06-06T21:47:00Z">
        <w:r w:rsidRPr="009E2283">
          <w:t>Variable symbol = vygenerovaný ze sekvence pro variabilní symboly (PNFVS)</w:t>
        </w:r>
      </w:ins>
    </w:p>
    <w:p w14:paraId="7791D619" w14:textId="77777777" w:rsidR="00E22200" w:rsidRDefault="00E22200" w:rsidP="00E22200">
      <w:pPr>
        <w:pStyle w:val="ListFS1"/>
        <w:rPr>
          <w:ins w:id="14390" w:author="Irová Zuzana" w:date="2025-06-06T23:47:00Z" w16du:dateUtc="2025-06-06T21:47:00Z"/>
        </w:rPr>
      </w:pPr>
      <w:ins w:id="14391" w:author="Irová Zuzana" w:date="2025-06-06T23:47:00Z" w16du:dateUtc="2025-06-06T21:47:00Z">
        <w:r w:rsidRPr="009E2283">
          <w:t>Created on = aktuální datum a čas</w:t>
        </w:r>
      </w:ins>
    </w:p>
    <w:p w14:paraId="589F4E9E" w14:textId="113606A4" w:rsidR="00223F66" w:rsidRDefault="00223F66" w:rsidP="00E22200">
      <w:pPr>
        <w:pStyle w:val="ListFS1"/>
        <w:rPr>
          <w:ins w:id="14392" w:author="Irová Zuzana" w:date="2025-06-06T23:50:00Z" w16du:dateUtc="2025-06-06T21:50:00Z"/>
        </w:rPr>
      </w:pPr>
      <w:ins w:id="14393" w:author="Irová Zuzana" w:date="2025-06-06T23:50:00Z" w16du:dateUtc="2025-06-06T21:50:00Z">
        <w:r>
          <w:t xml:space="preserve">Required complete = false, </w:t>
        </w:r>
      </w:ins>
    </w:p>
    <w:p w14:paraId="22D82D56" w14:textId="10B05765" w:rsidR="00E22200" w:rsidRDefault="00223F66" w:rsidP="00E22200">
      <w:pPr>
        <w:pStyle w:val="ListFS1"/>
        <w:rPr>
          <w:ins w:id="14394" w:author="Irová Zuzana" w:date="2025-06-06T23:51:00Z" w16du:dateUtc="2025-06-06T21:51:00Z"/>
        </w:rPr>
      </w:pPr>
      <w:ins w:id="14395" w:author="Irová Zuzana" w:date="2025-06-06T23:50:00Z" w16du:dateUtc="2025-06-06T21:50:00Z">
        <w:r>
          <w:t>Subscription required = false</w:t>
        </w:r>
      </w:ins>
    </w:p>
    <w:p w14:paraId="10A636F0" w14:textId="0CFD3F26" w:rsidR="001840D6" w:rsidRDefault="001840D6" w:rsidP="001840D6">
      <w:pPr>
        <w:pStyle w:val="ListFS1"/>
        <w:rPr>
          <w:ins w:id="14396" w:author="Irová Zuzana" w:date="2025-06-06T23:51:00Z" w16du:dateUtc="2025-06-06T21:51:00Z"/>
        </w:rPr>
      </w:pPr>
      <w:ins w:id="14397" w:author="Irová Zuzana" w:date="2025-06-06T23:51:00Z" w16du:dateUtc="2025-06-06T21:51:00Z">
        <w:r w:rsidRPr="00087E73">
          <w:t xml:space="preserve">Selected payment method </w:t>
        </w:r>
        <w:r>
          <w:t xml:space="preserve">= </w:t>
        </w:r>
        <w:r w:rsidR="002D2DD9">
          <w:t>null</w:t>
        </w:r>
        <w:r w:rsidRPr="00087E73" w:rsidDel="004F4AD6">
          <w:t xml:space="preserve"> </w:t>
        </w:r>
      </w:ins>
    </w:p>
    <w:p w14:paraId="6380F9A7" w14:textId="4B874735" w:rsidR="001840D6" w:rsidRPr="000D11D5" w:rsidRDefault="001840D6" w:rsidP="001840D6">
      <w:pPr>
        <w:pStyle w:val="ListFS1"/>
        <w:rPr>
          <w:ins w:id="14398" w:author="Irová Zuzana" w:date="2025-06-06T23:51:00Z" w16du:dateUtc="2025-06-06T21:51:00Z"/>
        </w:rPr>
      </w:pPr>
      <w:ins w:id="14399" w:author="Irová Zuzana" w:date="2025-06-06T23:51:00Z" w16du:dateUtc="2025-06-06T21:51:00Z">
        <w:r w:rsidRPr="000D11D5">
          <w:t xml:space="preserve">Result code </w:t>
        </w:r>
        <w:r w:rsidR="002D2DD9">
          <w:t>= nu</w:t>
        </w:r>
      </w:ins>
      <w:ins w:id="14400" w:author="Irová Zuzana" w:date="2025-06-06T23:52:00Z" w16du:dateUtc="2025-06-06T21:52:00Z">
        <w:r w:rsidR="002D2DD9">
          <w:t>ll</w:t>
        </w:r>
      </w:ins>
      <w:ins w:id="14401" w:author="Irová Zuzana" w:date="2025-06-06T23:51:00Z" w16du:dateUtc="2025-06-06T21:51:00Z">
        <w:r w:rsidRPr="000D11D5">
          <w:t xml:space="preserve"> </w:t>
        </w:r>
      </w:ins>
    </w:p>
    <w:p w14:paraId="5DCD8C70" w14:textId="77777777" w:rsidR="00541626" w:rsidRDefault="001840D6" w:rsidP="001840D6">
      <w:pPr>
        <w:pStyle w:val="ListFS1"/>
        <w:rPr>
          <w:ins w:id="14402" w:author="Irová Zuzana" w:date="2025-06-06T23:52:00Z" w16du:dateUtc="2025-06-06T21:52:00Z"/>
        </w:rPr>
      </w:pPr>
      <w:ins w:id="14403" w:author="Irová Zuzana" w:date="2025-06-06T23:51:00Z" w16du:dateUtc="2025-06-06T21:51:00Z">
        <w:r w:rsidRPr="00087E73">
          <w:t xml:space="preserve">Payment session status </w:t>
        </w:r>
      </w:ins>
      <w:ins w:id="14404" w:author="Irová Zuzana" w:date="2025-06-06T23:52:00Z" w16du:dateUtc="2025-06-06T21:52:00Z">
        <w:r w:rsidR="00541626">
          <w:t>= New</w:t>
        </w:r>
      </w:ins>
    </w:p>
    <w:p w14:paraId="65F65DE6" w14:textId="0E378B7A" w:rsidR="001840D6" w:rsidRPr="00087E73" w:rsidRDefault="00E91223" w:rsidP="001840D6">
      <w:pPr>
        <w:pStyle w:val="ListFS1"/>
        <w:rPr>
          <w:ins w:id="14405" w:author="Irová Zuzana" w:date="2025-06-06T23:51:00Z" w16du:dateUtc="2025-06-06T21:51:00Z"/>
        </w:rPr>
      </w:pPr>
      <w:ins w:id="14406" w:author="Irová Zuzana" w:date="2025-06-06T23:56:00Z" w16du:dateUtc="2025-06-06T21:56:00Z">
        <w:r>
          <w:t>A</w:t>
        </w:r>
      </w:ins>
      <w:ins w:id="14407" w:author="Irová Zuzana" w:date="2025-06-06T23:52:00Z" w16du:dateUtc="2025-06-06T21:52:00Z">
        <w:r w:rsidR="00541626">
          <w:t>uthorisation code = null</w:t>
        </w:r>
      </w:ins>
      <w:ins w:id="14408" w:author="Irová Zuzana" w:date="2025-06-06T23:51:00Z" w16du:dateUtc="2025-06-06T21:51:00Z">
        <w:r w:rsidR="001840D6">
          <w:t>.</w:t>
        </w:r>
      </w:ins>
    </w:p>
    <w:p w14:paraId="395BAFB2" w14:textId="77777777" w:rsidR="001840D6" w:rsidRDefault="001840D6" w:rsidP="00E22200">
      <w:pPr>
        <w:pStyle w:val="ListFS1"/>
        <w:rPr>
          <w:ins w:id="14409" w:author="Irová Zuzana" w:date="2025-06-06T23:47:00Z" w16du:dateUtc="2025-06-06T21:47:00Z"/>
        </w:rPr>
      </w:pPr>
    </w:p>
    <w:p w14:paraId="0A7B5BD8" w14:textId="77777777" w:rsidR="00245ACA" w:rsidRDefault="00245ACA" w:rsidP="003B0B4B">
      <w:pPr>
        <w:pStyle w:val="NormalIndent"/>
        <w:rPr>
          <w:ins w:id="14410" w:author="Irová Zuzana" w:date="2025-06-06T23:56:00Z" w16du:dateUtc="2025-06-06T21:56:00Z"/>
        </w:rPr>
      </w:pPr>
    </w:p>
    <w:p w14:paraId="5288386D" w14:textId="70029D4E" w:rsidR="00E91223" w:rsidRPr="00510244" w:rsidRDefault="00E91223" w:rsidP="00E91223">
      <w:pPr>
        <w:pStyle w:val="NormalIndent"/>
        <w:rPr>
          <w:ins w:id="14411" w:author="Irová Zuzana" w:date="2025-06-06T23:56:00Z" w16du:dateUtc="2025-06-06T21:56:00Z"/>
        </w:rPr>
      </w:pPr>
      <w:ins w:id="14412" w:author="Irová Zuzana" w:date="2025-06-06T23:56:00Z" w16du:dateUtc="2025-06-06T21:56:00Z">
        <w:r w:rsidRPr="000D11D5">
          <w:t xml:space="preserve">Systém </w:t>
        </w:r>
        <w:r w:rsidRPr="00510244">
          <w:t>vyvolá komunikaci s CorvusPay platební bránou (rozhraní INT.BAR.27.HR)</w:t>
        </w:r>
        <w:r>
          <w:t xml:space="preserve">. </w:t>
        </w:r>
        <w:r w:rsidRPr="5A42C4C8">
          <w:rPr>
            <w:lang w:val="en-US"/>
          </w:rPr>
          <w:t xml:space="preserve">Systém do platební brány pošle </w:t>
        </w:r>
      </w:ins>
      <w:ins w:id="14413" w:author="Irová Zuzana" w:date="2025-06-06T23:59:00Z" w16du:dateUtc="2025-06-06T21:59:00Z">
        <w:r w:rsidR="00CA6A1B">
          <w:rPr>
            <w:lang w:val="en-US"/>
          </w:rPr>
          <w:t xml:space="preserve">původní </w:t>
        </w:r>
      </w:ins>
      <w:ins w:id="14414" w:author="Irová Zuzana" w:date="2025-06-06T23:56:00Z" w16du:dateUtc="2025-06-06T21:56:00Z">
        <w:r w:rsidRPr="5A42C4C8">
          <w:rPr>
            <w:lang w:val="en-US"/>
          </w:rPr>
          <w:t>částku platby</w:t>
        </w:r>
        <w:r>
          <w:rPr>
            <w:lang w:val="en-US"/>
          </w:rPr>
          <w:t xml:space="preserve"> </w:t>
        </w:r>
      </w:ins>
      <w:ins w:id="14415" w:author="Irová Zuzana" w:date="2025-06-06T23:59:00Z" w16du:dateUtc="2025-06-06T21:59:00Z">
        <w:r w:rsidR="00CA6A1B">
          <w:rPr>
            <w:lang w:val="en-US"/>
          </w:rPr>
          <w:t xml:space="preserve">(tj. </w:t>
        </w:r>
      </w:ins>
      <w:ins w:id="14416" w:author="Irová Zuzana" w:date="2025-06-06T23:56:00Z" w16du:dateUtc="2025-06-06T21:56:00Z">
        <w:r>
          <w:rPr>
            <w:lang w:val="en-US"/>
          </w:rPr>
          <w:t>0,01 EUR</w:t>
        </w:r>
      </w:ins>
      <w:ins w:id="14417" w:author="Irová Zuzana" w:date="2025-06-06T23:59:00Z" w16du:dateUtc="2025-06-06T21:59:00Z">
        <w:r w:rsidR="00CA6A1B">
          <w:rPr>
            <w:lang w:val="en-US"/>
          </w:rPr>
          <w:t>)</w:t>
        </w:r>
      </w:ins>
      <w:ins w:id="14418" w:author="Irová Zuzana" w:date="2025-06-06T23:56:00Z" w16du:dateUtc="2025-06-06T21:56:00Z">
        <w:r w:rsidRPr="5A42C4C8">
          <w:rPr>
            <w:lang w:val="en-US"/>
          </w:rPr>
          <w:t xml:space="preserve">, </w:t>
        </w:r>
        <w:r>
          <w:rPr>
            <w:lang w:val="en-US"/>
          </w:rPr>
          <w:t>Online payment identifier</w:t>
        </w:r>
      </w:ins>
      <w:ins w:id="14419" w:author="Irová Zuzana" w:date="2025-06-06T23:57:00Z" w16du:dateUtc="2025-06-06T21:57:00Z">
        <w:r w:rsidR="00190A89">
          <w:rPr>
            <w:lang w:val="en-US"/>
          </w:rPr>
          <w:t xml:space="preserve">, který byl použit pro tokenizaci karty </w:t>
        </w:r>
      </w:ins>
      <w:ins w:id="14420" w:author="Irová Zuzana" w:date="2025-06-06T23:56:00Z" w16du:dateUtc="2025-06-06T21:56:00Z">
        <w:r>
          <w:rPr>
            <w:lang w:val="en-US"/>
          </w:rPr>
          <w:t xml:space="preserve">(jako order_id), </w:t>
        </w:r>
        <w:r w:rsidRPr="00DE773E">
          <w:rPr>
            <w:lang w:val="en-US"/>
          </w:rPr>
          <w:t>Bill issuer (jako store_id)</w:t>
        </w:r>
        <w:r w:rsidRPr="001C2ED0">
          <w:rPr>
            <w:lang w:val="en-US"/>
          </w:rPr>
          <w:t>,</w:t>
        </w:r>
        <w:r w:rsidRPr="00510244">
          <w:t xml:space="preserve"> </w:t>
        </w:r>
        <w:r>
          <w:t xml:space="preserve">Variable symbol (jako additional_order_number), required complete = </w:t>
        </w:r>
      </w:ins>
      <w:ins w:id="14421" w:author="Irová Zuzana" w:date="2025-06-06T23:57:00Z" w16du:dateUtc="2025-06-06T21:57:00Z">
        <w:r w:rsidR="00190A89">
          <w:t>false</w:t>
        </w:r>
      </w:ins>
      <w:ins w:id="14422" w:author="Irová Zuzana" w:date="2025-06-06T23:56:00Z" w16du:dateUtc="2025-06-06T21:56:00Z">
        <w:r>
          <w:t xml:space="preserve">, subscription required = </w:t>
        </w:r>
      </w:ins>
      <w:ins w:id="14423" w:author="Irová Zuzana" w:date="2025-06-06T23:58:00Z" w16du:dateUtc="2025-06-06T21:58:00Z">
        <w:r w:rsidR="003F04CB">
          <w:t>false</w:t>
        </w:r>
      </w:ins>
      <w:ins w:id="14424" w:author="Irová Zuzana" w:date="2025-06-06T23:56:00Z" w16du:dateUtc="2025-06-06T21:56:00Z">
        <w:r>
          <w:t>.</w:t>
        </w:r>
        <w:r w:rsidRPr="00510244">
          <w:t xml:space="preserve"> </w:t>
        </w:r>
      </w:ins>
    </w:p>
    <w:p w14:paraId="24C52555" w14:textId="77777777" w:rsidR="00E91223" w:rsidRDefault="00E91223" w:rsidP="003B0B4B">
      <w:pPr>
        <w:pStyle w:val="NormalIndent"/>
        <w:rPr>
          <w:ins w:id="14425" w:author="Irová Zuzana" w:date="2025-06-06T23:59:00Z" w16du:dateUtc="2025-06-06T21:59:00Z"/>
        </w:rPr>
      </w:pPr>
    </w:p>
    <w:p w14:paraId="69EB2C5F" w14:textId="1B4E13DF" w:rsidR="007D26B6" w:rsidRPr="00BF06C4" w:rsidRDefault="007D26B6" w:rsidP="007D26B6">
      <w:pPr>
        <w:pStyle w:val="NormalIndent"/>
        <w:rPr>
          <w:ins w:id="14426" w:author="Irová Zuzana" w:date="2025-06-06T23:59:00Z" w16du:dateUtc="2025-06-06T21:59:00Z"/>
        </w:rPr>
      </w:pPr>
      <w:ins w:id="14427" w:author="Irová Zuzana" w:date="2025-06-06T23:59:00Z" w16du:dateUtc="2025-06-06T21:59:00Z">
        <w:r w:rsidRPr="00BF06C4">
          <w:t xml:space="preserve">V případě úspěšného dokončení </w:t>
        </w:r>
      </w:ins>
      <w:ins w:id="14428" w:author="Irová Zuzana" w:date="2025-06-07T00:00:00Z" w16du:dateUtc="2025-06-06T22:00:00Z">
        <w:r w:rsidR="00224996">
          <w:t>zrušení tokenizační transakce</w:t>
        </w:r>
      </w:ins>
      <w:ins w:id="14429" w:author="Irová Zuzana" w:date="2025-06-06T23:59:00Z" w16du:dateUtc="2025-06-06T21:59:00Z">
        <w:r>
          <w:t>,</w:t>
        </w:r>
        <w:r w:rsidRPr="00BF06C4">
          <w:t xml:space="preserve"> Systém na Payment session</w:t>
        </w:r>
        <w:r>
          <w:t xml:space="preserve"> uloží do</w:t>
        </w:r>
        <w:r w:rsidRPr="00BF06C4">
          <w:t>:</w:t>
        </w:r>
      </w:ins>
    </w:p>
    <w:p w14:paraId="7E12192B" w14:textId="77777777" w:rsidR="007D26B6" w:rsidRDefault="007D26B6" w:rsidP="007D26B6">
      <w:pPr>
        <w:pStyle w:val="ListFS1"/>
        <w:rPr>
          <w:ins w:id="14430" w:author="Irová Zuzana" w:date="2025-06-06T23:59:00Z" w16du:dateUtc="2025-06-06T21:59:00Z"/>
        </w:rPr>
      </w:pPr>
      <w:ins w:id="14431" w:author="Irová Zuzana" w:date="2025-06-06T23:59:00Z" w16du:dateUtc="2025-06-06T21:59:00Z">
        <w:r w:rsidRPr="00087E73">
          <w:t xml:space="preserve">Selected payment method </w:t>
        </w:r>
        <w:r>
          <w:t>= card</w:t>
        </w:r>
        <w:r w:rsidRPr="00087E73" w:rsidDel="004F4AD6">
          <w:t xml:space="preserve"> </w:t>
        </w:r>
      </w:ins>
    </w:p>
    <w:p w14:paraId="5BF91917" w14:textId="77777777" w:rsidR="007D26B6" w:rsidRPr="000D11D5" w:rsidRDefault="007D26B6" w:rsidP="007D26B6">
      <w:pPr>
        <w:pStyle w:val="ListFS1"/>
        <w:rPr>
          <w:ins w:id="14432" w:author="Irová Zuzana" w:date="2025-06-06T23:59:00Z" w16du:dateUtc="2025-06-06T21:59:00Z"/>
        </w:rPr>
      </w:pPr>
      <w:ins w:id="14433" w:author="Irová Zuzana" w:date="2025-06-06T23:59:00Z" w16du:dateUtc="2025-06-06T21:59:00Z">
        <w:r w:rsidRPr="000D11D5">
          <w:t xml:space="preserve">Result code návratový kód z platební brány </w:t>
        </w:r>
      </w:ins>
    </w:p>
    <w:p w14:paraId="7E447D5D" w14:textId="77777777" w:rsidR="007D26B6" w:rsidRPr="00087E73" w:rsidRDefault="007D26B6" w:rsidP="007D26B6">
      <w:pPr>
        <w:pStyle w:val="ListFS1"/>
        <w:rPr>
          <w:ins w:id="14434" w:author="Irová Zuzana" w:date="2025-06-06T23:59:00Z" w16du:dateUtc="2025-06-06T21:59:00Z"/>
        </w:rPr>
      </w:pPr>
      <w:ins w:id="14435" w:author="Irová Zuzana" w:date="2025-06-06T23:59:00Z" w16du:dateUtc="2025-06-06T21:59:00Z">
        <w:r w:rsidRPr="00087E73">
          <w:t>změní Payment session status na Realized</w:t>
        </w:r>
        <w:r>
          <w:t>.</w:t>
        </w:r>
      </w:ins>
    </w:p>
    <w:p w14:paraId="2BD6BC52" w14:textId="54D01AD8" w:rsidR="007D26B6" w:rsidRDefault="00224996" w:rsidP="003B0B4B">
      <w:pPr>
        <w:pStyle w:val="NormalIndent"/>
        <w:rPr>
          <w:ins w:id="14436" w:author="Irová Zuzana" w:date="2025-06-07T00:00:00Z" w16du:dateUtc="2025-06-06T22:00:00Z"/>
        </w:rPr>
      </w:pPr>
      <w:ins w:id="14437" w:author="Irová Zuzana" w:date="2025-06-07T00:00:00Z" w16du:dateUtc="2025-06-06T22:00:00Z">
        <w:r>
          <w:t>Systém na debetní platbě změní:</w:t>
        </w:r>
      </w:ins>
    </w:p>
    <w:p w14:paraId="0D4190D7" w14:textId="2115A4A1" w:rsidR="00224996" w:rsidRDefault="00224996">
      <w:pPr>
        <w:pStyle w:val="ListFS1"/>
        <w:rPr>
          <w:ins w:id="14438" w:author="Irová Zuzana" w:date="2025-06-07T00:00:00Z" w16du:dateUtc="2025-06-06T22:00:00Z"/>
        </w:rPr>
        <w:pPrChange w:id="14439" w:author="Irová Zuzana" w:date="2025-06-07T00:01:00Z" w16du:dateUtc="2025-06-06T22:01:00Z">
          <w:pPr>
            <w:pStyle w:val="NormalIndent"/>
          </w:pPr>
        </w:pPrChange>
      </w:pPr>
      <w:ins w:id="14440" w:author="Irová Zuzana" w:date="2025-06-07T00:00:00Z" w16du:dateUtc="2025-06-06T22:00:00Z">
        <w:r>
          <w:t>Payment status = Realized</w:t>
        </w:r>
      </w:ins>
    </w:p>
    <w:p w14:paraId="70F815BE" w14:textId="7E7CF8F7" w:rsidR="00224996" w:rsidRPr="003C23FA" w:rsidRDefault="003C23FA">
      <w:pPr>
        <w:pStyle w:val="ListFS1"/>
        <w:rPr>
          <w:ins w:id="14441" w:author="Irová Zuzana" w:date="2025-06-06T23:16:00Z" w16du:dateUtc="2025-06-06T21:16:00Z"/>
          <w:highlight w:val="yellow"/>
          <w:rPrChange w:id="14442" w:author="Irová Zuzana" w:date="2025-06-07T00:01:00Z" w16du:dateUtc="2025-06-06T22:01:00Z">
            <w:rPr>
              <w:ins w:id="14443" w:author="Irová Zuzana" w:date="2025-06-06T23:16:00Z" w16du:dateUtc="2025-06-06T21:16:00Z"/>
            </w:rPr>
          </w:rPrChange>
        </w:rPr>
        <w:pPrChange w:id="14444" w:author="Irová Zuzana" w:date="2025-06-07T00:01:00Z" w16du:dateUtc="2025-06-06T22:01:00Z">
          <w:pPr>
            <w:pStyle w:val="NormalIndent"/>
          </w:pPr>
        </w:pPrChange>
      </w:pPr>
      <w:ins w:id="14445" w:author="Irová Zuzana" w:date="2025-06-07T00:00:00Z" w16du:dateUtc="2025-06-06T22:00:00Z">
        <w:r w:rsidRPr="003C23FA">
          <w:rPr>
            <w:highlight w:val="yellow"/>
            <w:rPrChange w:id="14446" w:author="Irová Zuzana" w:date="2025-06-07T00:01:00Z" w16du:dateUtc="2025-06-06T22:01:00Z">
              <w:rPr/>
            </w:rPrChange>
          </w:rPr>
          <w:t xml:space="preserve">Collection date = </w:t>
        </w:r>
      </w:ins>
      <w:ins w:id="14447" w:author="Irová Zuzana" w:date="2025-06-07T00:01:00Z" w16du:dateUtc="2025-06-06T22:01:00Z">
        <w:r w:rsidRPr="003C23FA">
          <w:rPr>
            <w:highlight w:val="yellow"/>
            <w:rPrChange w:id="14448" w:author="Irová Zuzana" w:date="2025-06-07T00:01:00Z" w16du:dateUtc="2025-06-06T22:01:00Z">
              <w:rPr/>
            </w:rPrChange>
          </w:rPr>
          <w:t>sysdate</w:t>
        </w:r>
      </w:ins>
    </w:p>
    <w:p w14:paraId="25EF843B" w14:textId="63E157B2" w:rsidR="003C23FA" w:rsidRDefault="003C23FA" w:rsidP="003B0B4B">
      <w:pPr>
        <w:pStyle w:val="NormalIndent"/>
        <w:rPr>
          <w:ins w:id="14449" w:author="Irová Zuzana" w:date="2025-06-07T00:01:00Z" w16du:dateUtc="2025-06-06T22:01:00Z"/>
        </w:rPr>
      </w:pPr>
      <w:ins w:id="14450" w:author="Irová Zuzana" w:date="2025-06-07T00:01:00Z" w16du:dateUtc="2025-06-06T22:01:00Z">
        <w:r>
          <w:t>Systém na Matchingu plateb</w:t>
        </w:r>
        <w:r w:rsidR="003E5105">
          <w:t xml:space="preserve"> updatuje Effective date of matching.</w:t>
        </w:r>
      </w:ins>
    </w:p>
    <w:p w14:paraId="1FA16F9F" w14:textId="77777777" w:rsidR="003E5105" w:rsidRDefault="003E5105" w:rsidP="003B0B4B">
      <w:pPr>
        <w:pStyle w:val="NormalIndent"/>
        <w:rPr>
          <w:ins w:id="14451" w:author="Irová Zuzana" w:date="2025-06-07T00:01:00Z" w16du:dateUtc="2025-06-06T22:01:00Z"/>
        </w:rPr>
      </w:pPr>
    </w:p>
    <w:p w14:paraId="2E1F0D3A" w14:textId="6519B2DC" w:rsidR="003B0B4B" w:rsidRDefault="003B0B4B" w:rsidP="003B0B4B">
      <w:pPr>
        <w:pStyle w:val="NormalIndent"/>
        <w:rPr>
          <w:ins w:id="14452" w:author="Irová Zuzana" w:date="2025-06-06T23:16:00Z" w16du:dateUtc="2025-06-06T21:16:00Z"/>
        </w:rPr>
      </w:pPr>
      <w:ins w:id="14453" w:author="Irová Zuzana" w:date="2025-06-06T23:16:00Z" w16du:dateUtc="2025-06-06T21:16:00Z">
        <w:r>
          <w:t>Postup končí.</w:t>
        </w:r>
      </w:ins>
    </w:p>
    <w:p w14:paraId="784B48ED" w14:textId="77777777" w:rsidR="003B0B4B" w:rsidRDefault="003B0B4B" w:rsidP="003B0B4B">
      <w:pPr>
        <w:pStyle w:val="NormalIndent"/>
        <w:rPr>
          <w:ins w:id="14454" w:author="Irová Zuzana" w:date="2025-06-06T23:16:00Z" w16du:dateUtc="2025-06-06T21:16:00Z"/>
        </w:rPr>
      </w:pPr>
    </w:p>
    <w:p w14:paraId="7B39AAA6" w14:textId="77777777" w:rsidR="003B0B4B" w:rsidRDefault="003B0B4B" w:rsidP="003B0B4B">
      <w:pPr>
        <w:pStyle w:val="Heading4"/>
        <w:spacing w:after="120" w:line="276" w:lineRule="auto"/>
        <w:rPr>
          <w:ins w:id="14455" w:author="Irová Zuzana" w:date="2025-06-06T23:16:00Z" w16du:dateUtc="2025-06-06T21:16:00Z"/>
          <w:rFonts w:hint="eastAsia"/>
        </w:rPr>
      </w:pPr>
      <w:ins w:id="14456" w:author="Irová Zuzana" w:date="2025-06-06T23:16:00Z" w16du:dateUtc="2025-06-06T21:16:00Z">
        <w:r w:rsidRPr="00BF06C4">
          <w:t>Alternativní postupy</w:t>
        </w:r>
      </w:ins>
    </w:p>
    <w:p w14:paraId="6E549A90" w14:textId="77777777" w:rsidR="003B0B4B" w:rsidRPr="00955C1D" w:rsidRDefault="003B0B4B" w:rsidP="003B0B4B">
      <w:pPr>
        <w:pStyle w:val="NormalIndent"/>
        <w:rPr>
          <w:ins w:id="14457" w:author="Irová Zuzana" w:date="2025-06-06T23:16:00Z" w16du:dateUtc="2025-06-06T21:16:00Z"/>
        </w:rPr>
      </w:pPr>
      <w:ins w:id="14458" w:author="Irová Zuzana" w:date="2025-06-06T23:16:00Z" w16du:dateUtc="2025-06-06T21:16:00Z">
        <w:r>
          <w:t>Nejsou</w:t>
        </w:r>
      </w:ins>
    </w:p>
    <w:p w14:paraId="3EBA74AF" w14:textId="77777777" w:rsidR="003B0B4B" w:rsidRDefault="003B0B4B" w:rsidP="003B0B4B">
      <w:pPr>
        <w:pStyle w:val="Heading4"/>
        <w:spacing w:after="120" w:line="276" w:lineRule="auto"/>
        <w:rPr>
          <w:ins w:id="14459" w:author="Irová Zuzana" w:date="2025-06-06T23:16:00Z" w16du:dateUtc="2025-06-06T21:16:00Z"/>
          <w:rFonts w:hint="eastAsia"/>
        </w:rPr>
      </w:pPr>
      <w:ins w:id="14460" w:author="Irová Zuzana" w:date="2025-06-06T23:16:00Z" w16du:dateUtc="2025-06-06T21:16:00Z">
        <w:r w:rsidRPr="00BF06C4">
          <w:lastRenderedPageBreak/>
          <w:t>Chybové postupy</w:t>
        </w:r>
      </w:ins>
    </w:p>
    <w:p w14:paraId="121B267C" w14:textId="77777777" w:rsidR="003B0B4B" w:rsidRPr="00CF34B9" w:rsidRDefault="003B0B4B" w:rsidP="003B0B4B">
      <w:pPr>
        <w:pStyle w:val="Flowheading"/>
        <w:rPr>
          <w:ins w:id="14461" w:author="Irová Zuzana" w:date="2025-06-06T23:16:00Z" w16du:dateUtc="2025-06-06T21:16:00Z"/>
        </w:rPr>
      </w:pPr>
      <w:ins w:id="14462" w:author="Irová Zuzana" w:date="2025-06-06T23:16:00Z" w16du:dateUtc="2025-06-06T21:16:00Z">
        <w:r w:rsidRPr="00CF34B9">
          <w:t>Neúspěšná transakce</w:t>
        </w:r>
      </w:ins>
    </w:p>
    <w:p w14:paraId="36A00C68" w14:textId="5FA5552C" w:rsidR="003B0B4B" w:rsidRPr="00CF34B9" w:rsidRDefault="003B0B4B" w:rsidP="003B0B4B">
      <w:pPr>
        <w:pStyle w:val="NormalIndent"/>
        <w:rPr>
          <w:ins w:id="14463" w:author="Irová Zuzana" w:date="2025-06-06T23:16:00Z" w16du:dateUtc="2025-06-06T21:16:00Z"/>
        </w:rPr>
      </w:pPr>
      <w:ins w:id="14464" w:author="Irová Zuzana" w:date="2025-06-06T23:16:00Z" w16du:dateUtc="2025-06-06T21:16:00Z">
        <w:r w:rsidRPr="00CF34B9">
          <w:t>Pokud platební brána vrátí chybový návratový kód</w:t>
        </w:r>
      </w:ins>
      <w:ins w:id="14465" w:author="Irová Zuzana" w:date="2025-06-07T00:05:00Z" w16du:dateUtc="2025-06-06T22:05:00Z">
        <w:r w:rsidR="00CF34B9" w:rsidRPr="00CF34B9">
          <w:rPr>
            <w:rPrChange w:id="14466" w:author="Irová Zuzana" w:date="2025-06-07T00:05:00Z" w16du:dateUtc="2025-06-06T22:05:00Z">
              <w:rPr>
                <w:highlight w:val="yellow"/>
              </w:rPr>
            </w:rPrChange>
          </w:rPr>
          <w:t xml:space="preserve"> (TransactionRejected)</w:t>
        </w:r>
      </w:ins>
      <w:ins w:id="14467" w:author="Irová Zuzana" w:date="2025-06-06T23:16:00Z" w16du:dateUtc="2025-06-06T21:16:00Z">
        <w:r w:rsidRPr="00CF34B9">
          <w:t>, Systém:</w:t>
        </w:r>
      </w:ins>
    </w:p>
    <w:p w14:paraId="2EFF52D9" w14:textId="2F07ADD9" w:rsidR="003B0B4B" w:rsidRPr="00CF34B9" w:rsidRDefault="003B0B4B" w:rsidP="003B0B4B">
      <w:pPr>
        <w:pStyle w:val="ListFS1"/>
        <w:rPr>
          <w:ins w:id="14468" w:author="Irová Zuzana" w:date="2025-06-06T23:16:00Z" w16du:dateUtc="2025-06-06T21:16:00Z"/>
        </w:rPr>
      </w:pPr>
      <w:ins w:id="14469" w:author="Irová Zuzana" w:date="2025-06-06T23:16:00Z" w16du:dateUtc="2025-06-06T21:16:00Z">
        <w:r w:rsidRPr="00CF34B9">
          <w:t>nastaví Payment session status na Rejected</w:t>
        </w:r>
      </w:ins>
      <w:ins w:id="14470" w:author="Irová Zuzana" w:date="2025-06-07T00:05:00Z" w16du:dateUtc="2025-06-06T22:05:00Z">
        <w:r w:rsidR="00CF34B9" w:rsidRPr="00CF34B9">
          <w:rPr>
            <w:rPrChange w:id="14471" w:author="Irová Zuzana" w:date="2025-06-07T00:05:00Z" w16du:dateUtc="2025-06-06T22:05:00Z">
              <w:rPr>
                <w:highlight w:val="yellow"/>
              </w:rPr>
            </w:rPrChange>
          </w:rPr>
          <w:t xml:space="preserve"> by bank</w:t>
        </w:r>
      </w:ins>
    </w:p>
    <w:p w14:paraId="141A10D9" w14:textId="77777777" w:rsidR="003B0B4B" w:rsidRPr="00CF34B9" w:rsidRDefault="003B0B4B" w:rsidP="003B0B4B">
      <w:pPr>
        <w:pStyle w:val="ListFS1"/>
        <w:rPr>
          <w:ins w:id="14472" w:author="Irová Zuzana" w:date="2025-06-06T23:16:00Z" w16du:dateUtc="2025-06-06T21:16:00Z"/>
        </w:rPr>
      </w:pPr>
      <w:ins w:id="14473" w:author="Irová Zuzana" w:date="2025-06-06T23:16:00Z" w16du:dateUtc="2025-06-06T21:16:00Z">
        <w:r w:rsidRPr="00CF34B9">
          <w:t xml:space="preserve">uloží do Result code chybový kód z platební brány </w:t>
        </w:r>
      </w:ins>
    </w:p>
    <w:p w14:paraId="47050948" w14:textId="77777777" w:rsidR="003B0B4B" w:rsidRPr="002A7664" w:rsidRDefault="003B0B4B" w:rsidP="003B0B4B">
      <w:pPr>
        <w:pStyle w:val="NormalIndent"/>
        <w:rPr>
          <w:ins w:id="14474" w:author="Irová Zuzana" w:date="2025-06-06T23:16:00Z" w16du:dateUtc="2025-06-06T21:16:00Z"/>
        </w:rPr>
      </w:pPr>
      <w:ins w:id="14475" w:author="Irová Zuzana" w:date="2025-06-06T23:16:00Z" w16du:dateUtc="2025-06-06T21:16:00Z">
        <w:r w:rsidRPr="00FB0060">
          <w:t>Postup končí</w:t>
        </w:r>
      </w:ins>
    </w:p>
    <w:p w14:paraId="2741EEB1" w14:textId="77777777" w:rsidR="003B0B4B" w:rsidRPr="00BF06C4" w:rsidRDefault="003B0B4B" w:rsidP="003B0B4B">
      <w:pPr>
        <w:pStyle w:val="Heading4"/>
        <w:spacing w:after="120" w:line="276" w:lineRule="auto"/>
        <w:rPr>
          <w:ins w:id="14476" w:author="Irová Zuzana" w:date="2025-06-06T23:16:00Z" w16du:dateUtc="2025-06-06T21:16:00Z"/>
          <w:rFonts w:hint="eastAsia"/>
        </w:rPr>
      </w:pPr>
      <w:ins w:id="14477" w:author="Irová Zuzana" w:date="2025-06-06T23:16:00Z" w16du:dateUtc="2025-06-06T21:16:00Z">
        <w:r w:rsidRPr="00BF06C4">
          <w:t>Poznámky</w:t>
        </w:r>
      </w:ins>
    </w:p>
    <w:p w14:paraId="276EC67B" w14:textId="77777777" w:rsidR="003B0B4B" w:rsidRPr="00955C1D" w:rsidRDefault="003B0B4B" w:rsidP="003B0B4B">
      <w:pPr>
        <w:pStyle w:val="NormalIndent"/>
        <w:rPr>
          <w:ins w:id="14478" w:author="Irová Zuzana" w:date="2025-06-06T23:16:00Z" w16du:dateUtc="2025-06-06T21:16:00Z"/>
        </w:rPr>
      </w:pPr>
      <w:ins w:id="14479" w:author="Irová Zuzana" w:date="2025-06-06T23:16:00Z" w16du:dateUtc="2025-06-06T21:16:00Z">
        <w:r>
          <w:t>Nejsou</w:t>
        </w:r>
      </w:ins>
    </w:p>
    <w:p w14:paraId="112D4083" w14:textId="77777777" w:rsidR="003B0B4B" w:rsidRDefault="003B0B4B">
      <w:pPr>
        <w:pStyle w:val="NormalIndent"/>
        <w:rPr>
          <w:ins w:id="14480" w:author="Irová Zuzana" w:date="2025-04-17T11:28:00Z" w16du:dateUtc="2025-04-17T09:28:00Z"/>
        </w:rPr>
      </w:pPr>
    </w:p>
    <w:p w14:paraId="7AB5C938" w14:textId="77D9E6B3" w:rsidR="00CD0A42" w:rsidRDefault="00CD0A42">
      <w:pPr>
        <w:pStyle w:val="NormalIndent"/>
      </w:pPr>
      <w:del w:id="14481" w:author="Irová Zuzana" w:date="2025-01-20T22:17:00Z" w16du:dateUtc="2025-01-20T21:17:00Z">
        <w:r w:rsidDel="00C406E1">
          <w:delText>Systém pro každ</w:delText>
        </w:r>
        <w:r w:rsidR="009F716D" w:rsidDel="00C406E1">
          <w:delText xml:space="preserve">ý </w:delText>
        </w:r>
        <w:r w:rsidR="009F716D" w:rsidRPr="009F716D" w:rsidDel="00C406E1">
          <w:delText xml:space="preserve">oceněný průjezd mýtnou trasou </w:delText>
        </w:r>
        <w:r w:rsidDel="00C406E1">
          <w:delText xml:space="preserve"> ze vstupu vytvoří Toll declaration:</w:delText>
        </w:r>
      </w:del>
    </w:p>
    <w:p w14:paraId="6E267D47" w14:textId="24FE44D4" w:rsidR="000E4A08" w:rsidRPr="00782DF0" w:rsidDel="00CC1BB1" w:rsidRDefault="000E4A08" w:rsidP="000E4A08">
      <w:pPr>
        <w:pStyle w:val="Heading3"/>
        <w:spacing w:before="200" w:after="0" w:line="276" w:lineRule="auto"/>
        <w:rPr>
          <w:del w:id="14482" w:author="Drastichová Zuzana" w:date="2025-03-12T09:55:00Z" w16du:dateUtc="2025-03-12T08:55:00Z"/>
          <w:rFonts w:hint="eastAsia"/>
          <w:highlight w:val="yellow"/>
          <w:lang w:eastAsia="cs-CZ"/>
          <w:rPrChange w:id="14483" w:author="Irová Zuzana" w:date="2025-02-07T16:39:00Z" w16du:dateUtc="2025-02-07T15:39:00Z">
            <w:rPr>
              <w:del w:id="14484" w:author="Drastichová Zuzana" w:date="2025-03-12T09:55:00Z" w16du:dateUtc="2025-03-12T08:55:00Z"/>
              <w:rFonts w:hint="eastAsia"/>
              <w:lang w:eastAsia="cs-CZ"/>
            </w:rPr>
          </w:rPrChange>
        </w:rPr>
      </w:pPr>
      <w:del w:id="14485" w:author="Drastichová Zuzana" w:date="2025-03-12T09:55:00Z" w16du:dateUtc="2025-03-12T08:55:00Z">
        <w:r w:rsidRPr="00782DF0" w:rsidDel="00CC1BB1">
          <w:rPr>
            <w:rFonts w:hint="eastAsia"/>
            <w:highlight w:val="yellow"/>
            <w:lang w:eastAsia="cs-CZ"/>
            <w:rPrChange w:id="14486" w:author="Irová Zuzana" w:date="2025-02-07T16:39:00Z" w16du:dateUtc="2025-02-07T15:39:00Z">
              <w:rPr>
                <w:rFonts w:hint="eastAsia"/>
                <w:b w:val="0"/>
                <w:bCs w:val="0"/>
                <w:lang w:eastAsia="cs-CZ"/>
              </w:rPr>
            </w:rPrChange>
          </w:rPr>
          <w:delText xml:space="preserve">Zaplať </w:delText>
        </w:r>
      </w:del>
      <w:ins w:id="14487" w:author="Irová Zuzana" w:date="2025-02-21T19:46:00Z" w16du:dateUtc="2025-02-21T18:46:00Z">
        <w:del w:id="14488" w:author="Drastichová Zuzana" w:date="2025-03-12T09:55:00Z" w16du:dateUtc="2025-03-12T08:55:00Z">
          <w:r w:rsidR="0084449B" w:rsidDel="00CC1BB1">
            <w:rPr>
              <w:highlight w:val="yellow"/>
              <w:lang w:eastAsia="cs-CZ"/>
            </w:rPr>
            <w:delText>Předplať</w:delText>
          </w:r>
          <w:r w:rsidR="0084449B" w:rsidRPr="00782DF0" w:rsidDel="00CC1BB1">
            <w:rPr>
              <w:rFonts w:hint="eastAsia"/>
              <w:highlight w:val="yellow"/>
              <w:lang w:eastAsia="cs-CZ"/>
              <w:rPrChange w:id="14489" w:author="Irová Zuzana" w:date="2025-02-07T16:39:00Z" w16du:dateUtc="2025-02-07T15:39:00Z">
                <w:rPr>
                  <w:rFonts w:hint="eastAsia"/>
                  <w:b w:val="0"/>
                  <w:bCs w:val="0"/>
                  <w:lang w:eastAsia="cs-CZ"/>
                </w:rPr>
              </w:rPrChange>
            </w:rPr>
            <w:delText xml:space="preserve"> </w:delText>
          </w:r>
        </w:del>
      </w:ins>
      <w:del w:id="14490" w:author="Drastichová Zuzana" w:date="2025-03-12T09:55:00Z" w16du:dateUtc="2025-03-12T08:55:00Z">
        <w:r w:rsidRPr="00782DF0" w:rsidDel="00CC1BB1">
          <w:rPr>
            <w:rFonts w:hint="eastAsia"/>
            <w:highlight w:val="yellow"/>
            <w:lang w:eastAsia="cs-CZ"/>
            <w:rPrChange w:id="14491" w:author="Irová Zuzana" w:date="2025-02-07T16:39:00Z" w16du:dateUtc="2025-02-07T15:39:00Z">
              <w:rPr>
                <w:rFonts w:hint="eastAsia"/>
                <w:b w:val="0"/>
                <w:bCs w:val="0"/>
                <w:lang w:eastAsia="cs-CZ"/>
              </w:rPr>
            </w:rPrChange>
          </w:rPr>
          <w:delText xml:space="preserve">předplacený kredit </w:delText>
        </w:r>
        <w:r w:rsidRPr="00782DF0" w:rsidDel="00CC1BB1">
          <w:rPr>
            <w:rFonts w:hint="eastAsia"/>
            <w:highlight w:val="yellow"/>
            <w:lang w:eastAsia="cs-CZ"/>
            <w:rPrChange w:id="14492" w:author="Irová Zuzana" w:date="2025-02-07T16:39:00Z" w16du:dateUtc="2025-02-07T15:39:00Z">
              <w:rPr>
                <w:rFonts w:hint="eastAsia"/>
                <w:b w:val="0"/>
                <w:bCs w:val="0"/>
                <w:lang w:eastAsia="cs-CZ"/>
              </w:rPr>
            </w:rPrChange>
          </w:rPr>
          <w:delText>–</w:delText>
        </w:r>
        <w:r w:rsidRPr="00782DF0" w:rsidDel="00CC1BB1">
          <w:rPr>
            <w:rFonts w:hint="eastAsia"/>
            <w:highlight w:val="yellow"/>
            <w:lang w:eastAsia="cs-CZ"/>
            <w:rPrChange w:id="14493" w:author="Irová Zuzana" w:date="2025-02-07T16:39:00Z" w16du:dateUtc="2025-02-07T15:39:00Z">
              <w:rPr>
                <w:rFonts w:hint="eastAsia"/>
                <w:b w:val="0"/>
                <w:bCs w:val="0"/>
                <w:lang w:eastAsia="cs-CZ"/>
              </w:rPr>
            </w:rPrChange>
          </w:rPr>
          <w:delText xml:space="preserve"> Pre-paid (</w:delText>
        </w:r>
        <w:r w:rsidR="00707CF7" w:rsidRPr="00782DF0" w:rsidDel="00CC1BB1">
          <w:rPr>
            <w:rFonts w:hint="eastAsia"/>
            <w:highlight w:val="yellow"/>
            <w:lang w:eastAsia="cs-CZ"/>
            <w:rPrChange w:id="14494" w:author="Irová Zuzana" w:date="2025-02-07T16:39:00Z" w16du:dateUtc="2025-02-07T15:39:00Z">
              <w:rPr>
                <w:rFonts w:hint="eastAsia"/>
                <w:b w:val="0"/>
                <w:bCs w:val="0"/>
                <w:lang w:eastAsia="cs-CZ"/>
              </w:rPr>
            </w:rPrChange>
          </w:rPr>
          <w:delText>SYS</w:delText>
        </w:r>
        <w:r w:rsidRPr="00782DF0" w:rsidDel="00CC1BB1">
          <w:rPr>
            <w:rFonts w:hint="eastAsia"/>
            <w:highlight w:val="yellow"/>
            <w:lang w:eastAsia="cs-CZ"/>
            <w:rPrChange w:id="14495" w:author="Irová Zuzana" w:date="2025-02-07T16:39:00Z" w16du:dateUtc="2025-02-07T15:39:00Z">
              <w:rPr>
                <w:rFonts w:hint="eastAsia"/>
                <w:b w:val="0"/>
                <w:bCs w:val="0"/>
                <w:lang w:eastAsia="cs-CZ"/>
              </w:rPr>
            </w:rPrChange>
          </w:rPr>
          <w:delText>.BAR.</w:delText>
        </w:r>
        <w:r w:rsidR="00707CF7" w:rsidRPr="00782DF0" w:rsidDel="00CC1BB1">
          <w:rPr>
            <w:rFonts w:hint="eastAsia"/>
            <w:highlight w:val="yellow"/>
            <w:lang w:eastAsia="cs-CZ"/>
            <w:rPrChange w:id="14496" w:author="Irová Zuzana" w:date="2025-02-07T16:39:00Z" w16du:dateUtc="2025-02-07T15:39:00Z">
              <w:rPr>
                <w:rFonts w:hint="eastAsia"/>
                <w:b w:val="0"/>
                <w:bCs w:val="0"/>
                <w:lang w:eastAsia="cs-CZ"/>
              </w:rPr>
            </w:rPrChange>
          </w:rPr>
          <w:delText>2.1</w:delText>
        </w:r>
        <w:r w:rsidRPr="00782DF0" w:rsidDel="00CC1BB1">
          <w:rPr>
            <w:rFonts w:hint="eastAsia"/>
            <w:highlight w:val="yellow"/>
            <w:lang w:eastAsia="cs-CZ"/>
            <w:rPrChange w:id="14497" w:author="Irová Zuzana" w:date="2025-02-07T16:39:00Z" w16du:dateUtc="2025-02-07T15:39:00Z">
              <w:rPr>
                <w:rFonts w:hint="eastAsia"/>
                <w:b w:val="0"/>
                <w:bCs w:val="0"/>
                <w:lang w:eastAsia="cs-CZ"/>
              </w:rPr>
            </w:rPrChange>
          </w:rPr>
          <w:delText>5</w:delText>
        </w:r>
        <w:r w:rsidR="00707CF7" w:rsidRPr="00782DF0" w:rsidDel="00CC1BB1">
          <w:rPr>
            <w:rFonts w:hint="eastAsia"/>
            <w:highlight w:val="yellow"/>
            <w:lang w:eastAsia="cs-CZ"/>
            <w:rPrChange w:id="14498" w:author="Irová Zuzana" w:date="2025-02-07T16:39:00Z" w16du:dateUtc="2025-02-07T15:39:00Z">
              <w:rPr>
                <w:rFonts w:hint="eastAsia"/>
                <w:b w:val="0"/>
                <w:bCs w:val="0"/>
                <w:lang w:eastAsia="cs-CZ"/>
              </w:rPr>
            </w:rPrChange>
          </w:rPr>
          <w:delText>.HR</w:delText>
        </w:r>
        <w:r w:rsidRPr="00782DF0" w:rsidDel="00CC1BB1">
          <w:rPr>
            <w:rFonts w:hint="eastAsia"/>
            <w:highlight w:val="yellow"/>
            <w:lang w:eastAsia="cs-CZ"/>
            <w:rPrChange w:id="14499" w:author="Irová Zuzana" w:date="2025-02-07T16:39:00Z" w16du:dateUtc="2025-02-07T15:39:00Z">
              <w:rPr>
                <w:rFonts w:hint="eastAsia"/>
                <w:b w:val="0"/>
                <w:bCs w:val="0"/>
                <w:lang w:eastAsia="cs-CZ"/>
              </w:rPr>
            </w:rPrChange>
          </w:rPr>
          <w:delText>)</w:delText>
        </w:r>
        <w:bookmarkStart w:id="14500" w:name="_Toc200959273"/>
        <w:bookmarkStart w:id="14501" w:name="_Toc201568923"/>
        <w:bookmarkEnd w:id="14500"/>
        <w:bookmarkEnd w:id="14501"/>
      </w:del>
    </w:p>
    <w:p w14:paraId="55A0F17F" w14:textId="1955513E" w:rsidR="000E4A08" w:rsidRPr="00955C1D" w:rsidDel="00CC1BB1" w:rsidRDefault="000E4A08" w:rsidP="000E4A08">
      <w:pPr>
        <w:pStyle w:val="Heading4"/>
        <w:spacing w:after="120" w:line="276" w:lineRule="auto"/>
        <w:rPr>
          <w:del w:id="14502" w:author="Drastichová Zuzana" w:date="2025-03-12T09:55:00Z" w16du:dateUtc="2025-03-12T08:55:00Z"/>
          <w:rFonts w:hint="eastAsia"/>
        </w:rPr>
      </w:pPr>
      <w:del w:id="14503" w:author="Drastichová Zuzana" w:date="2025-03-12T09:55:00Z" w16du:dateUtc="2025-03-12T08:55:00Z">
        <w:r w:rsidRPr="00955C1D" w:rsidDel="00CC1BB1">
          <w:delText>Cíl</w:delText>
        </w:r>
        <w:bookmarkStart w:id="14504" w:name="_Toc200959274"/>
        <w:bookmarkStart w:id="14505" w:name="_Toc201568924"/>
        <w:bookmarkEnd w:id="14504"/>
        <w:bookmarkEnd w:id="14505"/>
      </w:del>
    </w:p>
    <w:p w14:paraId="1A5D8ADA" w14:textId="21E34386" w:rsidR="000E4A08" w:rsidRPr="00955C1D" w:rsidDel="00CC1BB1" w:rsidRDefault="000E4A08" w:rsidP="000E4A08">
      <w:pPr>
        <w:pStyle w:val="NormalIndent"/>
        <w:rPr>
          <w:del w:id="14506" w:author="Drastichová Zuzana" w:date="2025-03-12T09:55:00Z" w16du:dateUtc="2025-03-12T08:55:00Z"/>
          <w:lang w:eastAsia="cs-CZ"/>
        </w:rPr>
      </w:pPr>
      <w:del w:id="14507" w:author="Drastichová Zuzana" w:date="2025-03-12T09:55:00Z" w16du:dateUtc="2025-03-12T08:55:00Z">
        <w:r w:rsidRPr="00955C1D" w:rsidDel="00CC1BB1">
          <w:rPr>
            <w:lang w:eastAsia="cs-CZ"/>
          </w:rPr>
          <w:delText>Cílem tohoto případu užití je navýšení předplaceného kreditu Pre-paid účtu v zůčtovací měně účtu.</w:delText>
        </w:r>
        <w:bookmarkStart w:id="14508" w:name="_Toc200959275"/>
        <w:bookmarkStart w:id="14509" w:name="_Toc201568925"/>
        <w:bookmarkEnd w:id="14508"/>
        <w:bookmarkEnd w:id="14509"/>
      </w:del>
    </w:p>
    <w:p w14:paraId="674AB0F4" w14:textId="132B20A1" w:rsidR="00A80CF5" w:rsidDel="00CC1BB1" w:rsidRDefault="000E4A08" w:rsidP="000E4A08">
      <w:pPr>
        <w:pStyle w:val="NormalIndent"/>
        <w:rPr>
          <w:ins w:id="14510" w:author="Irová Zuzana" w:date="2025-02-21T19:48:00Z" w16du:dateUtc="2025-02-21T18:48:00Z"/>
          <w:del w:id="14511" w:author="Drastichová Zuzana" w:date="2025-03-12T09:55:00Z" w16du:dateUtc="2025-03-12T08:55:00Z"/>
          <w:lang w:eastAsia="cs-CZ"/>
        </w:rPr>
      </w:pPr>
      <w:del w:id="14512" w:author="Drastichová Zuzana" w:date="2025-03-12T09:55:00Z" w16du:dateUtc="2025-03-12T08:55:00Z">
        <w:r w:rsidRPr="00955C1D" w:rsidDel="00CC1BB1">
          <w:rPr>
            <w:lang w:eastAsia="cs-CZ"/>
          </w:rPr>
          <w:delText>K předplacení</w:delText>
        </w:r>
        <w:r w:rsidDel="00CC1BB1">
          <w:rPr>
            <w:lang w:eastAsia="cs-CZ"/>
          </w:rPr>
          <w:delText xml:space="preserve"> (dobití)</w:delText>
        </w:r>
        <w:r w:rsidRPr="00955C1D" w:rsidDel="00CC1BB1">
          <w:rPr>
            <w:lang w:eastAsia="cs-CZ"/>
          </w:rPr>
          <w:delText xml:space="preserve"> kreditu (top-up) dochází</w:delText>
        </w:r>
      </w:del>
      <w:ins w:id="14513" w:author="Irová Zuzana" w:date="2025-02-21T19:49:00Z" w16du:dateUtc="2025-02-21T18:49:00Z">
        <w:del w:id="14514" w:author="Drastichová Zuzana" w:date="2025-03-12T09:55:00Z" w16du:dateUtc="2025-03-12T08:55:00Z">
          <w:r w:rsidR="00333C81" w:rsidDel="00CC1BB1">
            <w:rPr>
              <w:lang w:eastAsia="cs-CZ"/>
            </w:rPr>
            <w:delText>:</w:delText>
          </w:r>
        </w:del>
      </w:ins>
      <w:bookmarkStart w:id="14515" w:name="_Toc200959276"/>
      <w:bookmarkStart w:id="14516" w:name="_Toc201568926"/>
      <w:bookmarkEnd w:id="14515"/>
      <w:bookmarkEnd w:id="14516"/>
    </w:p>
    <w:p w14:paraId="513B6789" w14:textId="3A4252DB" w:rsidR="00A80CF5" w:rsidDel="00CC1BB1" w:rsidRDefault="000E4A08">
      <w:pPr>
        <w:pStyle w:val="ListFS1"/>
        <w:rPr>
          <w:ins w:id="14517" w:author="Irová Zuzana" w:date="2025-02-21T19:48:00Z" w16du:dateUtc="2025-02-21T18:48:00Z"/>
          <w:del w:id="14518" w:author="Drastichová Zuzana" w:date="2025-03-12T09:55:00Z" w16du:dateUtc="2025-03-12T08:55:00Z"/>
        </w:rPr>
        <w:pPrChange w:id="14519" w:author="Irová Zuzana" w:date="2025-02-21T19:49:00Z" w16du:dateUtc="2025-02-21T18:49:00Z">
          <w:pPr>
            <w:pStyle w:val="NormalIndent"/>
          </w:pPr>
        </w:pPrChange>
      </w:pPr>
      <w:del w:id="14520" w:author="Drastichová Zuzana" w:date="2025-03-12T09:55:00Z" w16du:dateUtc="2025-03-12T08:55:00Z">
        <w:r w:rsidRPr="00955C1D" w:rsidDel="00CC1BB1">
          <w:delText xml:space="preserve"> při registraci nového předplaceného účtu </w:delText>
        </w:r>
      </w:del>
      <w:ins w:id="14521" w:author="Irová Zuzana" w:date="2025-02-21T19:52:00Z" w16du:dateUtc="2025-02-21T18:52:00Z">
        <w:del w:id="14522" w:author="Drastichová Zuzana" w:date="2025-03-12T09:55:00Z" w16du:dateUtc="2025-03-12T08:55:00Z">
          <w:r w:rsidR="00F8539A" w:rsidDel="00CC1BB1">
            <w:delText>na Kiosku, MEV</w:delText>
          </w:r>
          <w:r w:rsidR="00886720" w:rsidDel="00CC1BB1">
            <w:delText>, Web portalu</w:delText>
          </w:r>
        </w:del>
      </w:ins>
      <w:ins w:id="14523" w:author="Irová Zuzana" w:date="2025-02-21T19:53:00Z" w16du:dateUtc="2025-02-21T18:53:00Z">
        <w:del w:id="14524" w:author="Drastichová Zuzana" w:date="2025-03-12T09:55:00Z" w16du:dateUtc="2025-03-12T08:55:00Z">
          <w:r w:rsidR="00886720" w:rsidDel="00CC1BB1">
            <w:delText xml:space="preserve"> (platba </w:delText>
          </w:r>
        </w:del>
      </w:ins>
      <w:ins w:id="14525" w:author="Irová Zuzana" w:date="2025-02-21T19:52:00Z" w16du:dateUtc="2025-02-21T18:52:00Z">
        <w:del w:id="14526" w:author="Drastichová Zuzana" w:date="2025-03-12T09:55:00Z" w16du:dateUtc="2025-03-12T08:55:00Z">
          <w:r w:rsidR="00F8539A" w:rsidDel="00CC1BB1">
            <w:delText>bankovní kartou</w:delText>
          </w:r>
        </w:del>
      </w:ins>
      <w:ins w:id="14527" w:author="Irová Zuzana" w:date="2025-02-21T19:53:00Z" w16du:dateUtc="2025-02-21T18:53:00Z">
        <w:del w:id="14528" w:author="Drastichová Zuzana" w:date="2025-03-12T09:55:00Z" w16du:dateUtc="2025-03-12T08:55:00Z">
          <w:r w:rsidR="00886720" w:rsidDel="00CC1BB1">
            <w:delText xml:space="preserve">, </w:delText>
          </w:r>
          <w:r w:rsidR="00886720" w:rsidRPr="00AA7F25" w:rsidDel="00CC1BB1">
            <w:rPr>
              <w:highlight w:val="cyan"/>
            </w:rPr>
            <w:delText>takovací kartou</w:delText>
          </w:r>
          <w:r w:rsidR="00886720" w:rsidDel="00CC1BB1">
            <w:delText>)</w:delText>
          </w:r>
        </w:del>
      </w:ins>
      <w:del w:id="14529" w:author="Drastichová Zuzana" w:date="2025-03-12T09:55:00Z" w16du:dateUtc="2025-03-12T08:55:00Z">
        <w:r w:rsidRPr="00955C1D" w:rsidDel="00CC1BB1">
          <w:delText xml:space="preserve">nebo </w:delText>
        </w:r>
      </w:del>
      <w:bookmarkStart w:id="14530" w:name="_Toc200959277"/>
      <w:bookmarkStart w:id="14531" w:name="_Toc201568927"/>
      <w:bookmarkEnd w:id="14530"/>
      <w:bookmarkEnd w:id="14531"/>
    </w:p>
    <w:p w14:paraId="036CA301" w14:textId="7642D66E" w:rsidR="00A80CF5" w:rsidDel="00CC1BB1" w:rsidRDefault="000E4A08" w:rsidP="00333C81">
      <w:pPr>
        <w:pStyle w:val="ListFS1"/>
        <w:rPr>
          <w:ins w:id="14532" w:author="Irová Zuzana" w:date="2025-02-21T19:53:00Z" w16du:dateUtc="2025-02-21T18:53:00Z"/>
          <w:del w:id="14533" w:author="Drastichová Zuzana" w:date="2025-03-12T09:55:00Z" w16du:dateUtc="2025-03-12T08:55:00Z"/>
        </w:rPr>
      </w:pPr>
      <w:del w:id="14534" w:author="Drastichová Zuzana" w:date="2025-03-12T09:55:00Z" w16du:dateUtc="2025-03-12T08:55:00Z">
        <w:r w:rsidRPr="00955C1D" w:rsidDel="00CC1BB1">
          <w:delText xml:space="preserve">kdykoliv poté </w:delText>
        </w:r>
      </w:del>
      <w:ins w:id="14535" w:author="Irová Zuzana" w:date="2025-02-21T19:48:00Z" w16du:dateUtc="2025-02-21T18:48:00Z">
        <w:del w:id="14536" w:author="Drastichová Zuzana" w:date="2025-03-12T09:55:00Z" w16du:dateUtc="2025-03-12T08:55:00Z">
          <w:r w:rsidR="00A80CF5" w:rsidDel="00CC1BB1">
            <w:delText>po registraci</w:delText>
          </w:r>
          <w:r w:rsidR="00A80CF5" w:rsidRPr="00955C1D" w:rsidDel="00CC1BB1">
            <w:delText xml:space="preserve"> </w:delText>
          </w:r>
        </w:del>
      </w:ins>
      <w:del w:id="14537" w:author="Drastichová Zuzana" w:date="2025-03-12T09:55:00Z" w16du:dateUtc="2025-03-12T08:55:00Z">
        <w:r w:rsidRPr="00955C1D" w:rsidDel="00CC1BB1">
          <w:delText>přímo ze </w:delText>
        </w:r>
        <w:r w:rsidDel="00CC1BB1">
          <w:delText>Self-Care</w:delText>
        </w:r>
      </w:del>
      <w:ins w:id="14538" w:author="Irová Zuzana" w:date="2025-02-21T19:47:00Z" w16du:dateUtc="2025-02-21T18:47:00Z">
        <w:del w:id="14539" w:author="Drastichová Zuzana" w:date="2025-03-12T09:55:00Z" w16du:dateUtc="2025-03-12T08:55:00Z">
          <w:r w:rsidR="0084449B" w:rsidDel="00CC1BB1">
            <w:delText>Web</w:delText>
          </w:r>
          <w:r w:rsidR="00CB2B04" w:rsidDel="00CC1BB1">
            <w:delText xml:space="preserve"> Portalu </w:delText>
          </w:r>
        </w:del>
      </w:ins>
      <w:del w:id="14540" w:author="Drastichová Zuzana" w:date="2025-03-12T09:55:00Z" w16du:dateUtc="2025-03-12T08:55:00Z">
        <w:r w:rsidRPr="00955C1D" w:rsidDel="00CC1BB1">
          <w:delText xml:space="preserve"> GUI (platba bankovní kartou</w:delText>
        </w:r>
        <w:r w:rsidDel="00CC1BB1">
          <w:delText xml:space="preserve">, </w:delText>
        </w:r>
        <w:r w:rsidRPr="00333C81" w:rsidDel="00CC1BB1">
          <w:rPr>
            <w:highlight w:val="cyan"/>
            <w:rPrChange w:id="14541" w:author="Irová Zuzana" w:date="2025-02-21T19:50:00Z" w16du:dateUtc="2025-02-21T18:50:00Z">
              <w:rPr/>
            </w:rPrChange>
          </w:rPr>
          <w:delText>takovac</w:delText>
        </w:r>
        <w:r w:rsidRPr="00333C81" w:rsidDel="00CC1BB1">
          <w:rPr>
            <w:rFonts w:hint="cs"/>
            <w:highlight w:val="cyan"/>
            <w:rPrChange w:id="14542" w:author="Irová Zuzana" w:date="2025-02-21T19:50:00Z" w16du:dateUtc="2025-02-21T18:50:00Z">
              <w:rPr>
                <w:rFonts w:hint="cs"/>
              </w:rPr>
            </w:rPrChange>
          </w:rPr>
          <w:delText>í</w:delText>
        </w:r>
        <w:r w:rsidRPr="00333C81" w:rsidDel="00CC1BB1">
          <w:rPr>
            <w:highlight w:val="cyan"/>
            <w:rPrChange w:id="14543" w:author="Irová Zuzana" w:date="2025-02-21T19:50:00Z" w16du:dateUtc="2025-02-21T18:50:00Z">
              <w:rPr/>
            </w:rPrChange>
          </w:rPr>
          <w:delText xml:space="preserve"> kartou</w:delText>
        </w:r>
        <w:r w:rsidRPr="00955C1D" w:rsidDel="00CC1BB1">
          <w:delText xml:space="preserve"> nebo bankovním převodem) nebo </w:delText>
        </w:r>
      </w:del>
      <w:bookmarkStart w:id="14544" w:name="_Toc200959278"/>
      <w:bookmarkStart w:id="14545" w:name="_Toc201568928"/>
      <w:bookmarkEnd w:id="14544"/>
      <w:bookmarkEnd w:id="14545"/>
    </w:p>
    <w:p w14:paraId="371F42F3" w14:textId="780AEE10" w:rsidR="00313FE0" w:rsidDel="00CC1BB1" w:rsidRDefault="00313FE0" w:rsidP="00313FE0">
      <w:pPr>
        <w:rPr>
          <w:ins w:id="14546" w:author="Irová Zuzana" w:date="2025-02-21T19:53:00Z" w16du:dateUtc="2025-02-21T18:53:00Z"/>
          <w:del w:id="14547" w:author="Drastichová Zuzana" w:date="2025-03-12T09:55:00Z" w16du:dateUtc="2025-03-12T08:55:00Z"/>
        </w:rPr>
      </w:pPr>
      <w:ins w:id="14548" w:author="Irová Zuzana" w:date="2025-02-21T19:53:00Z" w16du:dateUtc="2025-02-21T18:53:00Z">
        <w:del w:id="14549" w:author="Drastichová Zuzana" w:date="2025-03-12T09:55:00Z" w16du:dateUtc="2025-03-12T08:55:00Z">
          <w:r w:rsidRPr="00955C1D" w:rsidDel="00CC1BB1">
            <w:delText xml:space="preserve">kdykoliv </w:delText>
          </w:r>
          <w:r w:rsidDel="00CC1BB1">
            <w:delText>po registraci</w:delText>
          </w:r>
          <w:r w:rsidRPr="00955C1D" w:rsidDel="00CC1BB1">
            <w:delText xml:space="preserve"> ze </w:delText>
          </w:r>
          <w:r w:rsidDel="00CC1BB1">
            <w:delText xml:space="preserve">Kiosku </w:delText>
          </w:r>
          <w:r w:rsidRPr="00955C1D" w:rsidDel="00CC1BB1">
            <w:delText>(platba bankovní kartou</w:delText>
          </w:r>
          <w:r w:rsidDel="00CC1BB1">
            <w:delText xml:space="preserve">, </w:delText>
          </w:r>
          <w:r w:rsidRPr="00AA7F25" w:rsidDel="00CC1BB1">
            <w:rPr>
              <w:highlight w:val="cyan"/>
            </w:rPr>
            <w:delText>takovací kartou</w:delText>
          </w:r>
          <w:r w:rsidRPr="00955C1D" w:rsidDel="00CC1BB1">
            <w:delText xml:space="preserve">) </w:delText>
          </w:r>
          <w:bookmarkStart w:id="14550" w:name="_Toc200959279"/>
          <w:bookmarkStart w:id="14551" w:name="_Toc201568929"/>
          <w:bookmarkEnd w:id="14550"/>
          <w:bookmarkEnd w:id="14551"/>
        </w:del>
      </w:ins>
    </w:p>
    <w:p w14:paraId="7275FE67" w14:textId="63F5D9AC" w:rsidR="00A80CF5" w:rsidDel="00CC1BB1" w:rsidRDefault="00A80CF5">
      <w:pPr>
        <w:pStyle w:val="ListFS1"/>
        <w:rPr>
          <w:ins w:id="14552" w:author="Irová Zuzana" w:date="2025-02-21T19:48:00Z" w16du:dateUtc="2025-02-21T18:48:00Z"/>
          <w:del w:id="14553" w:author="Drastichová Zuzana" w:date="2025-03-12T09:55:00Z" w16du:dateUtc="2025-03-12T08:55:00Z"/>
        </w:rPr>
        <w:pPrChange w:id="14554" w:author="Irová Zuzana" w:date="2025-02-21T19:49:00Z" w16du:dateUtc="2025-02-21T18:49:00Z">
          <w:pPr>
            <w:pStyle w:val="NormalIndent"/>
          </w:pPr>
        </w:pPrChange>
      </w:pPr>
      <w:ins w:id="14555" w:author="Irová Zuzana" w:date="2025-02-21T19:48:00Z" w16du:dateUtc="2025-02-21T18:48:00Z">
        <w:del w:id="14556" w:author="Drastichová Zuzana" w:date="2025-03-12T09:55:00Z" w16du:dateUtc="2025-03-12T08:55:00Z">
          <w:r w:rsidDel="00CC1BB1">
            <w:delText xml:space="preserve">z </w:delText>
          </w:r>
        </w:del>
      </w:ins>
      <w:del w:id="14557" w:author="Drastichová Zuzana" w:date="2025-03-12T09:55:00Z" w16du:dateUtc="2025-03-12T08:55:00Z">
        <w:r w:rsidR="000E4A08" w:rsidRPr="00955C1D" w:rsidDel="00CC1BB1">
          <w:delText>obchodního místa (</w:delText>
        </w:r>
        <w:r w:rsidR="000E4A08" w:rsidRPr="00313FE0" w:rsidDel="00CC1BB1">
          <w:rPr>
            <w:highlight w:val="cyan"/>
            <w:rPrChange w:id="14558" w:author="Irová Zuzana" w:date="2025-02-21T19:54:00Z" w16du:dateUtc="2025-02-21T18:54:00Z">
              <w:rPr/>
            </w:rPrChange>
          </w:rPr>
          <w:delText>hotovost</w:delText>
        </w:r>
        <w:r w:rsidR="000E4A08" w:rsidRPr="00313FE0" w:rsidDel="00CC1BB1">
          <w:rPr>
            <w:rFonts w:hint="cs"/>
            <w:highlight w:val="cyan"/>
            <w:rPrChange w:id="14559" w:author="Irová Zuzana" w:date="2025-02-21T19:54:00Z" w16du:dateUtc="2025-02-21T18:54:00Z">
              <w:rPr>
                <w:rFonts w:hint="cs"/>
              </w:rPr>
            </w:rPrChange>
          </w:rPr>
          <w:delText>í</w:delText>
        </w:r>
        <w:r w:rsidR="000E4A08" w:rsidRPr="00955C1D" w:rsidDel="00CC1BB1">
          <w:delText xml:space="preserve">, bankovní </w:delText>
        </w:r>
        <w:r w:rsidR="000E4A08" w:rsidRPr="00333C81" w:rsidDel="00CC1BB1">
          <w:rPr>
            <w:highlight w:val="cyan"/>
            <w:rPrChange w:id="14560" w:author="Irová Zuzana" w:date="2025-02-21T19:49:00Z" w16du:dateUtc="2025-02-21T18:49:00Z">
              <w:rPr/>
            </w:rPrChange>
          </w:rPr>
          <w:delText>nebo tankovac</w:delText>
        </w:r>
        <w:r w:rsidR="000E4A08" w:rsidRPr="00333C81" w:rsidDel="00CC1BB1">
          <w:rPr>
            <w:rFonts w:hint="cs"/>
            <w:highlight w:val="cyan"/>
            <w:rPrChange w:id="14561" w:author="Irová Zuzana" w:date="2025-02-21T19:49:00Z" w16du:dateUtc="2025-02-21T18:49:00Z">
              <w:rPr>
                <w:rFonts w:hint="cs"/>
              </w:rPr>
            </w:rPrChange>
          </w:rPr>
          <w:delText>í</w:delText>
        </w:r>
        <w:r w:rsidR="000E4A08" w:rsidRPr="00955C1D" w:rsidDel="00CC1BB1">
          <w:delText xml:space="preserve"> kartou), v různých měnách. Kredit je převeden do zúčtovací měny účtu</w:delText>
        </w:r>
      </w:del>
      <w:bookmarkStart w:id="14562" w:name="_Toc200959280"/>
      <w:bookmarkStart w:id="14563" w:name="_Toc201568930"/>
      <w:bookmarkEnd w:id="14562"/>
      <w:bookmarkEnd w:id="14563"/>
    </w:p>
    <w:p w14:paraId="11A48E63" w14:textId="7519B208" w:rsidR="000E4A08" w:rsidRPr="00BF06C4" w:rsidDel="00CC1BB1" w:rsidRDefault="00333C81">
      <w:pPr>
        <w:pStyle w:val="ListFS1"/>
        <w:rPr>
          <w:del w:id="14564" w:author="Drastichová Zuzana" w:date="2025-03-12T09:55:00Z" w16du:dateUtc="2025-03-12T08:55:00Z"/>
        </w:rPr>
        <w:pPrChange w:id="14565" w:author="Irová Zuzana" w:date="2025-02-21T19:49:00Z" w16du:dateUtc="2025-02-21T18:49:00Z">
          <w:pPr>
            <w:pStyle w:val="NormalIndent"/>
          </w:pPr>
        </w:pPrChange>
      </w:pPr>
      <w:ins w:id="14566" w:author="Irová Zuzana" w:date="2025-02-21T19:49:00Z" w16du:dateUtc="2025-02-21T18:49:00Z">
        <w:del w:id="14567" w:author="Drastichová Zuzana" w:date="2025-03-12T09:55:00Z" w16du:dateUtc="2025-03-12T08:55:00Z">
          <w:r w:rsidDel="00CC1BB1">
            <w:delText>bankovním převodem (platba z ERP)</w:delText>
          </w:r>
        </w:del>
      </w:ins>
      <w:del w:id="14568" w:author="Drastichová Zuzana" w:date="2025-03-12T09:55:00Z" w16du:dateUtc="2025-03-12T08:55:00Z">
        <w:r w:rsidR="000E4A08" w:rsidRPr="00955C1D" w:rsidDel="00CC1BB1">
          <w:delText>.</w:delText>
        </w:r>
        <w:bookmarkStart w:id="14569" w:name="_Toc200959281"/>
        <w:bookmarkStart w:id="14570" w:name="_Toc201568931"/>
        <w:bookmarkEnd w:id="14569"/>
        <w:bookmarkEnd w:id="14570"/>
      </w:del>
    </w:p>
    <w:p w14:paraId="70F7207D" w14:textId="3F23925E" w:rsidR="000E4A08" w:rsidRPr="00955C1D" w:rsidDel="00CC1BB1" w:rsidRDefault="000E4A08" w:rsidP="000E4A08">
      <w:pPr>
        <w:pStyle w:val="Heading4"/>
        <w:spacing w:after="120" w:line="276" w:lineRule="auto"/>
        <w:rPr>
          <w:del w:id="14571" w:author="Drastichová Zuzana" w:date="2025-03-12T09:55:00Z" w16du:dateUtc="2025-03-12T08:55:00Z"/>
          <w:rFonts w:hint="eastAsia"/>
        </w:rPr>
      </w:pPr>
      <w:del w:id="14572" w:author="Drastichová Zuzana" w:date="2025-03-12T09:55:00Z" w16du:dateUtc="2025-03-12T08:55:00Z">
        <w:r w:rsidRPr="00955C1D" w:rsidDel="00CC1BB1">
          <w:delText>Aktéři</w:delText>
        </w:r>
        <w:bookmarkStart w:id="14573" w:name="_Toc200959282"/>
        <w:bookmarkStart w:id="14574" w:name="_Toc201568932"/>
        <w:bookmarkEnd w:id="14573"/>
        <w:bookmarkEnd w:id="14574"/>
      </w:del>
    </w:p>
    <w:p w14:paraId="53A641E9" w14:textId="39779633" w:rsidR="000E4A08" w:rsidRPr="00BF06C4" w:rsidDel="00CC1BB1" w:rsidRDefault="000E4A08" w:rsidP="000E4A08">
      <w:pPr>
        <w:pStyle w:val="NormalIndent"/>
        <w:rPr>
          <w:del w:id="14575" w:author="Drastichová Zuzana" w:date="2025-03-12T09:55:00Z" w16du:dateUtc="2025-03-12T08:55:00Z"/>
          <w:rStyle w:val="Emphasis"/>
          <w:lang w:val="cs-CZ"/>
        </w:rPr>
      </w:pPr>
      <w:del w:id="14576" w:author="Drastichová Zuzana" w:date="2025-03-12T09:55:00Z" w16du:dateUtc="2025-03-12T08:55:00Z">
        <w:r w:rsidRPr="7C359A98" w:rsidDel="00CC1BB1">
          <w:rPr>
            <w:rStyle w:val="Emphasis"/>
            <w:lang w:val="cs-CZ"/>
          </w:rPr>
          <w:delText>SC Operator, POS Operator</w:delText>
        </w:r>
        <w:bookmarkStart w:id="14577" w:name="_Toc200959283"/>
        <w:bookmarkStart w:id="14578" w:name="_Toc201568933"/>
        <w:bookmarkEnd w:id="14577"/>
        <w:bookmarkEnd w:id="14578"/>
      </w:del>
    </w:p>
    <w:p w14:paraId="2C3B7411" w14:textId="4F50AEE8" w:rsidR="000E4A08" w:rsidRPr="00955C1D" w:rsidDel="00CC1BB1" w:rsidRDefault="000E4A08" w:rsidP="000E4A08">
      <w:pPr>
        <w:pStyle w:val="Heading4"/>
        <w:spacing w:after="120" w:line="276" w:lineRule="auto"/>
        <w:rPr>
          <w:del w:id="14579" w:author="Drastichová Zuzana" w:date="2025-03-12T09:55:00Z" w16du:dateUtc="2025-03-12T08:55:00Z"/>
          <w:rFonts w:hint="eastAsia"/>
        </w:rPr>
      </w:pPr>
      <w:del w:id="14580" w:author="Drastichová Zuzana" w:date="2025-03-12T09:55:00Z" w16du:dateUtc="2025-03-12T08:55:00Z">
        <w:r w:rsidRPr="00955C1D" w:rsidDel="00CC1BB1">
          <w:delText>Spuštění případu</w:delText>
        </w:r>
        <w:bookmarkStart w:id="14581" w:name="_Toc200959284"/>
        <w:bookmarkStart w:id="14582" w:name="_Toc201568934"/>
        <w:bookmarkEnd w:id="14581"/>
        <w:bookmarkEnd w:id="14582"/>
      </w:del>
    </w:p>
    <w:p w14:paraId="7FE083A4" w14:textId="35168124" w:rsidR="000E4A08" w:rsidRPr="00C811E3" w:rsidDel="00CC1BB1" w:rsidRDefault="000E4A08" w:rsidP="000E4A08">
      <w:pPr>
        <w:pStyle w:val="ListFS1"/>
        <w:rPr>
          <w:del w:id="14583" w:author="Drastichová Zuzana" w:date="2025-03-12T09:55:00Z" w16du:dateUtc="2025-03-12T08:55:00Z"/>
          <w:lang w:val="cs-CZ"/>
        </w:rPr>
      </w:pPr>
      <w:del w:id="14584" w:author="Drastichová Zuzana" w:date="2025-03-12T09:55:00Z" w16du:dateUtc="2025-03-12T08:55:00Z">
        <w:r w:rsidRPr="00C811E3" w:rsidDel="00CC1BB1">
          <w:rPr>
            <w:lang w:val="cs-CZ"/>
          </w:rPr>
          <w:delText>Případ užití je vloženou součástí případu užití:</w:delText>
        </w:r>
        <w:bookmarkStart w:id="14585" w:name="_Toc200959285"/>
        <w:bookmarkStart w:id="14586" w:name="_Toc201568935"/>
        <w:bookmarkEnd w:id="14585"/>
        <w:bookmarkEnd w:id="14586"/>
      </w:del>
    </w:p>
    <w:p w14:paraId="234308BD" w14:textId="2CC0B8B7" w:rsidR="006B2370" w:rsidDel="00CC1BB1" w:rsidRDefault="006B2370" w:rsidP="000E4A08">
      <w:pPr>
        <w:pStyle w:val="ListFS2"/>
        <w:rPr>
          <w:ins w:id="14587" w:author="Irová Zuzana" w:date="2025-02-21T19:50:00Z" w16du:dateUtc="2025-02-21T18:50:00Z"/>
          <w:del w:id="14588" w:author="Drastichová Zuzana" w:date="2025-03-12T09:55:00Z" w16du:dateUtc="2025-03-12T08:55:00Z"/>
        </w:rPr>
      </w:pPr>
      <w:bookmarkStart w:id="14589" w:name="_Toc190949712"/>
      <w:ins w:id="14590" w:author="Irová Zuzana" w:date="2025-02-21T19:50:00Z" w16du:dateUtc="2025-02-21T18:50:00Z">
        <w:del w:id="14591" w:author="Drastichová Zuzana" w:date="2025-03-12T09:55:00Z" w16du:dateUtc="2025-03-12T08:55:00Z">
          <w:r w:rsidRPr="0032497E" w:rsidDel="00CC1BB1">
            <w:rPr>
              <w:highlight w:val="cyan"/>
            </w:rPr>
            <w:delText>Dobi predplatený kredit (UC.VCM.4.2)</w:delText>
          </w:r>
          <w:bookmarkEnd w:id="14589"/>
          <w:r w:rsidDel="00CC1BB1">
            <w:delText>:</w:delText>
          </w:r>
          <w:bookmarkStart w:id="14592" w:name="_Toc200959286"/>
          <w:bookmarkStart w:id="14593" w:name="_Toc201568936"/>
          <w:bookmarkEnd w:id="14592"/>
          <w:bookmarkEnd w:id="14593"/>
        </w:del>
      </w:ins>
    </w:p>
    <w:p w14:paraId="6327381E" w14:textId="41FBB930" w:rsidR="000E4A08" w:rsidRPr="006B2370" w:rsidDel="00CC1BB1" w:rsidRDefault="000E4A08">
      <w:pPr>
        <w:pStyle w:val="ListFS3"/>
        <w:rPr>
          <w:del w:id="14594" w:author="Drastichová Zuzana" w:date="2025-03-12T09:55:00Z" w16du:dateUtc="2025-03-12T08:55:00Z"/>
        </w:rPr>
        <w:pPrChange w:id="14595" w:author="Irová Zuzana" w:date="2025-02-21T19:50:00Z" w16du:dateUtc="2025-02-21T18:50:00Z">
          <w:pPr>
            <w:pStyle w:val="ListFS2"/>
          </w:pPr>
        </w:pPrChange>
      </w:pPr>
      <w:del w:id="14596" w:author="Drastichová Zuzana" w:date="2025-03-12T09:55:00Z" w16du:dateUtc="2025-03-12T08:55:00Z">
        <w:r w:rsidRPr="00087E73" w:rsidDel="00CC1BB1">
          <w:delText xml:space="preserve">Zaregistruj </w:delText>
        </w:r>
        <w:r w:rsidRPr="006B2370" w:rsidDel="00CC1BB1">
          <w:delText xml:space="preserve">vozidla na POS </w:delText>
        </w:r>
      </w:del>
      <w:ins w:id="14597" w:author="Irová Zuzana" w:date="2025-02-21T19:51:00Z" w16du:dateUtc="2025-02-21T18:51:00Z">
        <w:del w:id="14598" w:author="Drastichová Zuzana" w:date="2025-03-12T09:55:00Z" w16du:dateUtc="2025-03-12T08:55:00Z">
          <w:r w:rsidR="003C15A9" w:rsidDel="00CC1BB1">
            <w:delText>BO</w:delText>
          </w:r>
          <w:r w:rsidR="003C15A9" w:rsidRPr="006B2370" w:rsidDel="00CC1BB1">
            <w:delText xml:space="preserve"> </w:delText>
          </w:r>
        </w:del>
      </w:ins>
      <w:del w:id="14599" w:author="Drastichová Zuzana" w:date="2025-03-12T09:55:00Z" w16du:dateUtc="2025-03-12T08:55:00Z">
        <w:r w:rsidRPr="006B2370" w:rsidDel="00CC1BB1">
          <w:delText>(UC.</w:delText>
        </w:r>
      </w:del>
      <w:ins w:id="14600" w:author="Irová Zuzana" w:date="2025-02-21T19:51:00Z" w16du:dateUtc="2025-02-21T18:51:00Z">
        <w:del w:id="14601" w:author="Drastichová Zuzana" w:date="2025-03-12T09:55:00Z" w16du:dateUtc="2025-03-12T08:55:00Z">
          <w:r w:rsidR="003C15A9" w:rsidDel="00CC1BB1">
            <w:delText>V</w:delText>
          </w:r>
        </w:del>
      </w:ins>
      <w:del w:id="14602" w:author="Drastichová Zuzana" w:date="2025-03-12T09:55:00Z" w16du:dateUtc="2025-03-12T08:55:00Z">
        <w:r w:rsidRPr="006B2370" w:rsidDel="00CC1BB1">
          <w:delText>CM.0.1</w:delText>
        </w:r>
      </w:del>
      <w:ins w:id="14603" w:author="Irová Zuzana" w:date="2025-02-21T19:51:00Z" w16du:dateUtc="2025-02-21T18:51:00Z">
        <w:del w:id="14604" w:author="Drastichová Zuzana" w:date="2025-03-12T09:55:00Z" w16du:dateUtc="2025-03-12T08:55:00Z">
          <w:r w:rsidR="003C15A9" w:rsidDel="00CC1BB1">
            <w:delText>1.2</w:delText>
          </w:r>
        </w:del>
      </w:ins>
      <w:del w:id="14605" w:author="Drastichová Zuzana" w:date="2025-03-12T09:55:00Z" w16du:dateUtc="2025-03-12T08:55:00Z">
        <w:r w:rsidRPr="006B2370" w:rsidDel="00CC1BB1">
          <w:delText>)</w:delText>
        </w:r>
        <w:bookmarkStart w:id="14606" w:name="_Toc200959287"/>
        <w:bookmarkStart w:id="14607" w:name="_Toc201568937"/>
        <w:bookmarkEnd w:id="14606"/>
        <w:bookmarkEnd w:id="14607"/>
      </w:del>
    </w:p>
    <w:p w14:paraId="72A0B561" w14:textId="188EEC3C" w:rsidR="000E4A08" w:rsidRPr="00087E73" w:rsidDel="00CC1BB1" w:rsidRDefault="000E4A08">
      <w:pPr>
        <w:pStyle w:val="ListFS3"/>
        <w:rPr>
          <w:del w:id="14608" w:author="Drastichová Zuzana" w:date="2025-03-12T09:55:00Z" w16du:dateUtc="2025-03-12T08:55:00Z"/>
        </w:rPr>
        <w:pPrChange w:id="14609" w:author="Irová Zuzana" w:date="2025-02-21T19:50:00Z" w16du:dateUtc="2025-02-21T18:50:00Z">
          <w:pPr>
            <w:pStyle w:val="ListFS2"/>
          </w:pPr>
        </w:pPrChange>
      </w:pPr>
      <w:del w:id="14610" w:author="Drastichová Zuzana" w:date="2025-03-12T09:55:00Z" w16du:dateUtc="2025-03-12T08:55:00Z">
        <w:r w:rsidRPr="006B2370" w:rsidDel="00CC1BB1">
          <w:delText>Zaregistruj vozid</w:delText>
        </w:r>
        <w:r w:rsidRPr="00087E73" w:rsidDel="00CC1BB1">
          <w:delText>la na SC (UC.</w:delText>
        </w:r>
      </w:del>
      <w:ins w:id="14611" w:author="Irová Zuzana" w:date="2025-02-21T19:51:00Z" w16du:dateUtc="2025-02-21T18:51:00Z">
        <w:del w:id="14612" w:author="Drastichová Zuzana" w:date="2025-03-12T09:55:00Z" w16du:dateUtc="2025-03-12T08:55:00Z">
          <w:r w:rsidR="003C15A9" w:rsidDel="00CC1BB1">
            <w:delText>V</w:delText>
          </w:r>
        </w:del>
      </w:ins>
      <w:del w:id="14613" w:author="Drastichová Zuzana" w:date="2025-03-12T09:55:00Z" w16du:dateUtc="2025-03-12T08:55:00Z">
        <w:r w:rsidRPr="00087E73" w:rsidDel="00CC1BB1">
          <w:delText>CM.0.2</w:delText>
        </w:r>
      </w:del>
      <w:ins w:id="14614" w:author="Irová Zuzana" w:date="2025-02-21T19:51:00Z" w16du:dateUtc="2025-02-21T18:51:00Z">
        <w:del w:id="14615" w:author="Drastichová Zuzana" w:date="2025-03-12T09:55:00Z" w16du:dateUtc="2025-03-12T08:55:00Z">
          <w:r w:rsidR="003C15A9" w:rsidDel="00CC1BB1">
            <w:delText>1.3</w:delText>
          </w:r>
        </w:del>
      </w:ins>
      <w:del w:id="14616" w:author="Drastichová Zuzana" w:date="2025-03-12T09:55:00Z" w16du:dateUtc="2025-03-12T08:55:00Z">
        <w:r w:rsidRPr="00087E73" w:rsidDel="00CC1BB1">
          <w:delText>)</w:delText>
        </w:r>
        <w:bookmarkStart w:id="14617" w:name="_Toc200959288"/>
        <w:bookmarkStart w:id="14618" w:name="_Toc201568938"/>
        <w:bookmarkEnd w:id="14617"/>
        <w:bookmarkEnd w:id="14618"/>
      </w:del>
    </w:p>
    <w:p w14:paraId="1A5B4C51" w14:textId="0B7C171F" w:rsidR="000E4A08" w:rsidRPr="00087E73" w:rsidDel="00CC1BB1" w:rsidRDefault="000E4A08" w:rsidP="000E4A08">
      <w:pPr>
        <w:pStyle w:val="ListFS2"/>
        <w:rPr>
          <w:del w:id="14619" w:author="Drastichová Zuzana" w:date="2025-03-12T09:55:00Z" w16du:dateUtc="2025-03-12T08:55:00Z"/>
        </w:rPr>
      </w:pPr>
      <w:del w:id="14620" w:author="Drastichová Zuzana" w:date="2025-03-12T09:55:00Z" w16du:dateUtc="2025-03-12T08:55:00Z">
        <w:r w:rsidRPr="00087E73" w:rsidDel="00CC1BB1">
          <w:delText>Ukonči předplacený účet (UC.CM.4.15)</w:delText>
        </w:r>
        <w:r w:rsidRPr="00087E73" w:rsidDel="00CC1BB1">
          <w:rPr>
            <w:highlight w:val="yellow"/>
          </w:rPr>
          <w:delText xml:space="preserve"> </w:delText>
        </w:r>
        <w:bookmarkStart w:id="14621" w:name="_Toc200959289"/>
        <w:bookmarkStart w:id="14622" w:name="_Toc201568939"/>
        <w:bookmarkEnd w:id="14621"/>
        <w:bookmarkEnd w:id="14622"/>
      </w:del>
    </w:p>
    <w:p w14:paraId="3B8B7F7D" w14:textId="4E1A4964" w:rsidR="000E4A08" w:rsidRPr="00087E73" w:rsidDel="00CC1BB1" w:rsidRDefault="000E4A08" w:rsidP="000E4A08">
      <w:pPr>
        <w:pStyle w:val="ListFS2"/>
        <w:rPr>
          <w:del w:id="14623" w:author="Drastichová Zuzana" w:date="2025-03-12T09:55:00Z" w16du:dateUtc="2025-03-12T08:55:00Z"/>
          <w:highlight w:val="yellow"/>
        </w:rPr>
      </w:pPr>
      <w:del w:id="14624" w:author="Drastichová Zuzana" w:date="2025-03-12T09:55:00Z" w16du:dateUtc="2025-03-12T08:55:00Z">
        <w:r w:rsidRPr="00087E73" w:rsidDel="00CC1BB1">
          <w:rPr>
            <w:highlight w:val="yellow"/>
          </w:rPr>
          <w:delText>Zruš zablokování OBU (UC.CM.7.10)</w:delText>
        </w:r>
        <w:bookmarkStart w:id="14625" w:name="_Toc200959290"/>
        <w:bookmarkStart w:id="14626" w:name="_Toc201568940"/>
        <w:bookmarkEnd w:id="14625"/>
        <w:bookmarkEnd w:id="14626"/>
      </w:del>
    </w:p>
    <w:p w14:paraId="71A6C3DC" w14:textId="49A71955" w:rsidR="000E4A08" w:rsidRPr="00C811E3" w:rsidDel="00CC1BB1" w:rsidRDefault="000E4A08" w:rsidP="000E4A08">
      <w:pPr>
        <w:pStyle w:val="ListFS1"/>
        <w:rPr>
          <w:del w:id="14627" w:author="Drastichová Zuzana" w:date="2025-03-12T09:55:00Z" w16du:dateUtc="2025-03-12T08:55:00Z"/>
          <w:lang w:val="cs-CZ"/>
        </w:rPr>
      </w:pPr>
      <w:del w:id="14628" w:author="Drastichová Zuzana" w:date="2025-03-12T09:55:00Z" w16du:dateUtc="2025-03-12T08:55:00Z">
        <w:r w:rsidRPr="00C811E3" w:rsidDel="00CC1BB1">
          <w:rPr>
            <w:lang w:val="cs-CZ"/>
          </w:rPr>
          <w:delText xml:space="preserve"> nebo Tlačítkem Předplať mýtné v Self-Care </w:delText>
        </w:r>
        <w:bookmarkStart w:id="14629" w:name="_Toc200959291"/>
        <w:bookmarkStart w:id="14630" w:name="_Toc201568941"/>
        <w:bookmarkEnd w:id="14629"/>
        <w:bookmarkEnd w:id="14630"/>
      </w:del>
    </w:p>
    <w:p w14:paraId="25B4CCE1" w14:textId="19D81294" w:rsidR="000E4A08" w:rsidRPr="00087E73" w:rsidDel="00CC1BB1" w:rsidRDefault="000E4A08" w:rsidP="000E4A08">
      <w:pPr>
        <w:pStyle w:val="ListFS1"/>
        <w:rPr>
          <w:del w:id="14631" w:author="Drastichová Zuzana" w:date="2025-03-12T09:55:00Z" w16du:dateUtc="2025-03-12T08:55:00Z"/>
        </w:rPr>
      </w:pPr>
      <w:del w:id="14632" w:author="Drastichová Zuzana" w:date="2025-03-12T09:55:00Z" w16du:dateUtc="2025-03-12T08:55:00Z">
        <w:r w:rsidRPr="00087E73" w:rsidDel="00CC1BB1">
          <w:delText xml:space="preserve">nebo Předplať mýtné na POS </w:delText>
        </w:r>
        <w:bookmarkStart w:id="14633" w:name="_Toc200959292"/>
        <w:bookmarkStart w:id="14634" w:name="_Toc201568942"/>
        <w:bookmarkEnd w:id="14633"/>
        <w:bookmarkEnd w:id="14634"/>
      </w:del>
    </w:p>
    <w:p w14:paraId="24249441" w14:textId="619C60C1" w:rsidR="000E4A08" w:rsidDel="00CC1BB1" w:rsidRDefault="000E4A08" w:rsidP="000E4A08">
      <w:pPr>
        <w:pStyle w:val="Heading4"/>
        <w:spacing w:after="120" w:line="276" w:lineRule="auto"/>
        <w:rPr>
          <w:del w:id="14635" w:author="Drastichová Zuzana" w:date="2025-03-12T09:55:00Z" w16du:dateUtc="2025-03-12T08:55:00Z"/>
          <w:rFonts w:hint="eastAsia"/>
        </w:rPr>
      </w:pPr>
      <w:del w:id="14636" w:author="Drastichová Zuzana" w:date="2025-03-12T09:55:00Z" w16du:dateUtc="2025-03-12T08:55:00Z">
        <w:r w:rsidRPr="00955C1D" w:rsidDel="00CC1BB1">
          <w:delText>Podmínky spuštění</w:delText>
        </w:r>
        <w:bookmarkStart w:id="14637" w:name="_Toc200959293"/>
        <w:bookmarkStart w:id="14638" w:name="_Toc201568943"/>
        <w:bookmarkEnd w:id="14637"/>
        <w:bookmarkEnd w:id="14638"/>
      </w:del>
    </w:p>
    <w:p w14:paraId="3459AAA3" w14:textId="1AC00FCD" w:rsidR="00C1537D" w:rsidRPr="00DD2F81" w:rsidDel="00CC1BB1" w:rsidRDefault="00C1537D" w:rsidP="00C1537D">
      <w:pPr>
        <w:pStyle w:val="NormalIndent"/>
        <w:rPr>
          <w:del w:id="14639" w:author="Drastichová Zuzana" w:date="2025-03-12T09:55:00Z" w16du:dateUtc="2025-03-12T08:55:00Z"/>
        </w:rPr>
      </w:pPr>
      <w:bookmarkStart w:id="14640" w:name="_Toc189066268"/>
      <w:del w:id="14641" w:author="Drastichová Zuzana" w:date="2025-03-12T09:55:00Z" w16du:dateUtc="2025-03-12T08:55:00Z">
        <w:r w:rsidRPr="00DD2F81" w:rsidDel="00CC1BB1">
          <w:delText>Dobi predplatený kredit (UC.VCM.4.2)</w:delText>
        </w:r>
        <w:bookmarkStart w:id="14642" w:name="_Toc200959294"/>
        <w:bookmarkStart w:id="14643" w:name="_Toc201568944"/>
        <w:bookmarkEnd w:id="14640"/>
        <w:bookmarkEnd w:id="14642"/>
        <w:bookmarkEnd w:id="14643"/>
      </w:del>
    </w:p>
    <w:p w14:paraId="2A584427" w14:textId="6CACD890" w:rsidR="000E4A08" w:rsidRPr="00DD2F81" w:rsidDel="00CC1BB1" w:rsidRDefault="000E4A08" w:rsidP="000E4A08">
      <w:pPr>
        <w:pStyle w:val="NormalIndent"/>
        <w:rPr>
          <w:del w:id="14644" w:author="Drastichová Zuzana" w:date="2025-03-12T09:55:00Z" w16du:dateUtc="2025-03-12T08:55:00Z"/>
          <w:rStyle w:val="Emphasis"/>
          <w:rFonts w:asciiTheme="majorHAnsi" w:eastAsiaTheme="majorEastAsia" w:hAnsiTheme="majorHAnsi" w:cstheme="majorBidi" w:hint="eastAsia"/>
          <w:i w:val="0"/>
          <w:iCs w:val="0"/>
          <w:sz w:val="24"/>
          <w:lang w:val="cs-CZ"/>
        </w:rPr>
      </w:pPr>
      <w:del w:id="14645" w:author="Drastichová Zuzana" w:date="2025-03-12T09:55:00Z" w16du:dateUtc="2025-03-12T08:55:00Z">
        <w:r w:rsidRPr="00C40C63" w:rsidDel="00CC1BB1">
          <w:rPr>
            <w:rStyle w:val="Emphasis"/>
            <w:i w:val="0"/>
            <w:iCs w:val="0"/>
            <w:lang w:val="cs-CZ"/>
          </w:rPr>
          <w:delText>Account je nalezen a vybrán</w:delText>
        </w:r>
      </w:del>
      <w:ins w:id="14646" w:author="Irová Zuzana" w:date="2025-02-21T19:54:00Z" w16du:dateUtc="2025-02-21T18:54:00Z">
        <w:del w:id="14647" w:author="Drastichová Zuzana" w:date="2025-03-12T09:55:00Z" w16du:dateUtc="2025-03-12T08:55:00Z">
          <w:r w:rsidR="00895BC9" w:rsidRPr="00C40C63" w:rsidDel="00CC1BB1">
            <w:rPr>
              <w:rStyle w:val="Emphasis"/>
              <w:i w:val="0"/>
              <w:iCs w:val="0"/>
              <w:lang w:val="cs-CZ"/>
            </w:rPr>
            <w:delText>znám</w:delText>
          </w:r>
        </w:del>
      </w:ins>
      <w:del w:id="14648" w:author="Drastichová Zuzana" w:date="2025-03-12T09:55:00Z" w16du:dateUtc="2025-03-12T08:55:00Z">
        <w:r w:rsidRPr="00C40C63" w:rsidDel="00CC1BB1">
          <w:rPr>
            <w:rStyle w:val="Emphasis"/>
            <w:i w:val="0"/>
            <w:iCs w:val="0"/>
            <w:lang w:val="cs-CZ"/>
          </w:rPr>
          <w:delText>.</w:delText>
        </w:r>
        <w:bookmarkStart w:id="14649" w:name="_Toc200959295"/>
        <w:bookmarkStart w:id="14650" w:name="_Toc201568945"/>
        <w:bookmarkEnd w:id="14649"/>
        <w:bookmarkEnd w:id="14650"/>
      </w:del>
    </w:p>
    <w:p w14:paraId="173B4B09" w14:textId="6D98AD6A" w:rsidR="000E4A08" w:rsidRPr="00DD2F81" w:rsidDel="00CC1BB1" w:rsidRDefault="000E4A08" w:rsidP="000E4A08">
      <w:pPr>
        <w:pStyle w:val="NormalIndent"/>
        <w:rPr>
          <w:del w:id="14651" w:author="Drastichová Zuzana" w:date="2025-03-12T09:55:00Z" w16du:dateUtc="2025-03-12T08:55:00Z"/>
          <w:rStyle w:val="Emphasis"/>
          <w:i w:val="0"/>
          <w:iCs w:val="0"/>
          <w:lang w:val="cs-CZ"/>
        </w:rPr>
      </w:pPr>
      <w:del w:id="14652" w:author="Drastichová Zuzana" w:date="2025-03-12T09:55:00Z" w16du:dateUtc="2025-03-12T08:55:00Z">
        <w:r w:rsidRPr="00C40C63" w:rsidDel="00CC1BB1">
          <w:rPr>
            <w:rStyle w:val="Emphasis"/>
            <w:i w:val="0"/>
            <w:iCs w:val="0"/>
            <w:lang w:val="cs-CZ"/>
          </w:rPr>
          <w:delText>Account type je Pre-paid</w:delText>
        </w:r>
      </w:del>
      <w:ins w:id="14653" w:author="Irová Zuzana" w:date="2025-02-21T19:54:00Z" w16du:dateUtc="2025-02-21T18:54:00Z">
        <w:del w:id="14654" w:author="Drastichová Zuzana" w:date="2025-03-12T09:55:00Z" w16du:dateUtc="2025-03-12T08:55:00Z">
          <w:r w:rsidR="00895BC9" w:rsidRPr="00C40C63" w:rsidDel="00CC1BB1">
            <w:rPr>
              <w:rStyle w:val="Emphasis"/>
              <w:i w:val="0"/>
              <w:iCs w:val="0"/>
              <w:lang w:val="cs-CZ"/>
            </w:rPr>
            <w:delText>.</w:delText>
          </w:r>
        </w:del>
      </w:ins>
      <w:bookmarkStart w:id="14655" w:name="_Toc200959296"/>
      <w:bookmarkStart w:id="14656" w:name="_Toc201568946"/>
      <w:bookmarkEnd w:id="14655"/>
      <w:bookmarkEnd w:id="14656"/>
    </w:p>
    <w:p w14:paraId="58BA5AF4" w14:textId="1D3AA6D5" w:rsidR="000E4A08" w:rsidRPr="00DD2F81" w:rsidDel="00CC1BB1" w:rsidRDefault="000E4A08" w:rsidP="000E4A08">
      <w:pPr>
        <w:pStyle w:val="NormalIndent"/>
        <w:rPr>
          <w:del w:id="14657" w:author="Drastichová Zuzana" w:date="2025-03-12T09:55:00Z" w16du:dateUtc="2025-03-12T08:55:00Z"/>
          <w:lang w:eastAsia="cs-CZ"/>
        </w:rPr>
      </w:pPr>
      <w:del w:id="14658" w:author="Drastichová Zuzana" w:date="2025-03-12T09:55:00Z" w16du:dateUtc="2025-03-12T08:55:00Z">
        <w:r w:rsidRPr="00C40C63" w:rsidDel="00CC1BB1">
          <w:rPr>
            <w:rStyle w:val="Emphasis"/>
            <w:i w:val="0"/>
            <w:iCs w:val="0"/>
          </w:rPr>
          <w:delText xml:space="preserve">Account status </w:delText>
        </w:r>
        <w:r w:rsidRPr="00DD2F81" w:rsidDel="00CC1BB1">
          <w:rPr>
            <w:lang w:eastAsia="cs-CZ"/>
          </w:rPr>
          <w:delText>není Terminated.</w:delText>
        </w:r>
        <w:bookmarkStart w:id="14659" w:name="_Toc200959297"/>
        <w:bookmarkStart w:id="14660" w:name="_Toc201568947"/>
        <w:bookmarkEnd w:id="14659"/>
        <w:bookmarkEnd w:id="14660"/>
      </w:del>
    </w:p>
    <w:p w14:paraId="004035CF" w14:textId="33A23D08" w:rsidR="000E4A08" w:rsidDel="00CC1BB1" w:rsidRDefault="008D2ACB" w:rsidP="000E4A08">
      <w:pPr>
        <w:pStyle w:val="NormalIndent"/>
        <w:rPr>
          <w:ins w:id="14661" w:author="Irová Zuzana" w:date="2025-02-21T19:55:00Z" w16du:dateUtc="2025-02-21T18:55:00Z"/>
          <w:del w:id="14662" w:author="Drastichová Zuzana" w:date="2025-03-12T09:55:00Z" w16du:dateUtc="2025-03-12T08:55:00Z"/>
          <w:rStyle w:val="Emphasis"/>
          <w:i w:val="0"/>
        </w:rPr>
      </w:pPr>
      <w:ins w:id="14663" w:author="Irová Zuzana" w:date="2025-02-21T19:55:00Z" w16du:dateUtc="2025-02-21T18:55:00Z">
        <w:del w:id="14664" w:author="Drastichová Zuzana" w:date="2025-03-12T09:55:00Z" w16du:dateUtc="2025-03-12T08:55:00Z">
          <w:r w:rsidDel="00CC1BB1">
            <w:rPr>
              <w:rStyle w:val="Emphasis"/>
              <w:i w:val="0"/>
            </w:rPr>
            <w:delText>Výše top-up je známa.</w:delText>
          </w:r>
          <w:bookmarkStart w:id="14665" w:name="_Toc200959298"/>
          <w:bookmarkStart w:id="14666" w:name="_Toc201568948"/>
          <w:bookmarkEnd w:id="14665"/>
          <w:bookmarkEnd w:id="14666"/>
        </w:del>
      </w:ins>
    </w:p>
    <w:p w14:paraId="1C0D10A7" w14:textId="391A8F73" w:rsidR="008D2ACB" w:rsidDel="00CC1BB1" w:rsidRDefault="006F21EE" w:rsidP="000E4A08">
      <w:pPr>
        <w:pStyle w:val="NormalIndent"/>
        <w:rPr>
          <w:ins w:id="14667" w:author="Irová Zuzana" w:date="2025-02-21T20:07:00Z" w16du:dateUtc="2025-02-21T19:07:00Z"/>
          <w:del w:id="14668" w:author="Drastichová Zuzana" w:date="2025-03-12T09:55:00Z" w16du:dateUtc="2025-03-12T08:55:00Z"/>
          <w:rStyle w:val="Emphasis"/>
          <w:i w:val="0"/>
          <w:lang w:val="cs-CZ"/>
        </w:rPr>
      </w:pPr>
      <w:ins w:id="14669" w:author="Irová Zuzana" w:date="2025-02-21T19:59:00Z" w16du:dateUtc="2025-02-21T18:59:00Z">
        <w:del w:id="14670" w:author="Drastichová Zuzana" w:date="2025-03-12T09:55:00Z" w16du:dateUtc="2025-03-12T08:55:00Z">
          <w:r w:rsidRPr="5D923C7E" w:rsidDel="00CC1BB1">
            <w:rPr>
              <w:rStyle w:val="Emphasis"/>
              <w:i w:val="0"/>
              <w:lang w:val="cs-CZ"/>
            </w:rPr>
            <w:delText>Bil</w:delText>
          </w:r>
        </w:del>
      </w:ins>
      <w:ins w:id="14671" w:author="Irová Zuzana" w:date="2025-02-21T20:00:00Z" w16du:dateUtc="2025-02-21T19:00:00Z">
        <w:del w:id="14672" w:author="Drastichová Zuzana" w:date="2025-03-12T09:55:00Z" w16du:dateUtc="2025-03-12T08:55:00Z">
          <w:r w:rsidRPr="5D923C7E" w:rsidDel="00CC1BB1">
            <w:rPr>
              <w:rStyle w:val="Emphasis"/>
              <w:i w:val="0"/>
              <w:lang w:val="cs-CZ"/>
            </w:rPr>
            <w:delText>l issuer je znám</w:delText>
          </w:r>
        </w:del>
      </w:ins>
      <w:bookmarkStart w:id="14673" w:name="_Toc200959299"/>
      <w:bookmarkStart w:id="14674" w:name="_Toc201568949"/>
      <w:bookmarkEnd w:id="14673"/>
      <w:bookmarkEnd w:id="14674"/>
    </w:p>
    <w:p w14:paraId="4559870D" w14:textId="3D69F113" w:rsidR="0044290A" w:rsidDel="00CC1BB1" w:rsidRDefault="0044290A" w:rsidP="000E4A08">
      <w:pPr>
        <w:pStyle w:val="NormalIndent"/>
        <w:rPr>
          <w:ins w:id="14675" w:author="Irová Zuzana" w:date="2025-02-21T20:07:00Z" w16du:dateUtc="2025-02-21T19:07:00Z"/>
          <w:del w:id="14676" w:author="Drastichová Zuzana" w:date="2025-03-12T09:55:00Z" w16du:dateUtc="2025-03-12T08:55:00Z"/>
          <w:rStyle w:val="Emphasis"/>
          <w:i w:val="0"/>
          <w:lang w:val="cs-CZ"/>
        </w:rPr>
      </w:pPr>
      <w:ins w:id="14677" w:author="Irová Zuzana" w:date="2025-02-21T20:07:00Z" w16du:dateUtc="2025-02-21T19:07:00Z">
        <w:del w:id="14678" w:author="Drastichová Zuzana" w:date="2025-03-12T09:55:00Z" w16du:dateUtc="2025-03-12T08:55:00Z">
          <w:r w:rsidRPr="5D923C7E" w:rsidDel="00CC1BB1">
            <w:rPr>
              <w:rStyle w:val="Emphasis"/>
              <w:i w:val="0"/>
              <w:lang w:val="cs-CZ"/>
            </w:rPr>
            <w:delText>Payment method</w:delText>
          </w:r>
          <w:r w:rsidR="007B76ED" w:rsidRPr="5D923C7E" w:rsidDel="00CC1BB1">
            <w:rPr>
              <w:rStyle w:val="Emphasis"/>
              <w:i w:val="0"/>
              <w:lang w:val="cs-CZ"/>
            </w:rPr>
            <w:delText xml:space="preserve"> je znám.</w:delText>
          </w:r>
          <w:bookmarkStart w:id="14679" w:name="_Toc200959300"/>
          <w:bookmarkStart w:id="14680" w:name="_Toc201568950"/>
          <w:bookmarkEnd w:id="14679"/>
          <w:bookmarkEnd w:id="14680"/>
        </w:del>
      </w:ins>
    </w:p>
    <w:p w14:paraId="6879D989" w14:textId="119E55A7" w:rsidR="007B76ED" w:rsidRPr="00BF06C4" w:rsidDel="00CC1BB1" w:rsidRDefault="007B76ED" w:rsidP="000E4A08">
      <w:pPr>
        <w:pStyle w:val="NormalIndent"/>
        <w:rPr>
          <w:del w:id="14681" w:author="Drastichová Zuzana" w:date="2025-03-12T09:55:00Z" w16du:dateUtc="2025-03-12T08:55:00Z"/>
          <w:rStyle w:val="Emphasis"/>
          <w:i w:val="0"/>
        </w:rPr>
      </w:pPr>
      <w:ins w:id="14682" w:author="Irová Zuzana" w:date="2025-02-21T20:07:00Z" w16du:dateUtc="2025-02-21T19:07:00Z">
        <w:del w:id="14683" w:author="Drastichová Zuzana" w:date="2025-03-12T09:55:00Z" w16du:dateUtc="2025-03-12T08:55:00Z">
          <w:r w:rsidDel="00CC1BB1">
            <w:rPr>
              <w:rStyle w:val="Emphasis"/>
              <w:i w:val="0"/>
            </w:rPr>
            <w:delText>Případně POS je známa.</w:delText>
          </w:r>
        </w:del>
      </w:ins>
      <w:bookmarkStart w:id="14684" w:name="_Toc200959301"/>
      <w:bookmarkStart w:id="14685" w:name="_Toc201568951"/>
      <w:bookmarkEnd w:id="14684"/>
      <w:bookmarkEnd w:id="14685"/>
    </w:p>
    <w:p w14:paraId="3A5D00A5" w14:textId="37CD9C98" w:rsidR="000E4A08" w:rsidRPr="00955C1D" w:rsidDel="00CC1BB1" w:rsidRDefault="000E4A08" w:rsidP="000E4A08">
      <w:pPr>
        <w:pStyle w:val="Heading4"/>
        <w:spacing w:after="120" w:line="276" w:lineRule="auto"/>
        <w:rPr>
          <w:del w:id="14686" w:author="Drastichová Zuzana" w:date="2025-03-12T09:55:00Z" w16du:dateUtc="2025-03-12T08:55:00Z"/>
          <w:rFonts w:hint="eastAsia"/>
          <w:lang w:eastAsia="cs-CZ"/>
        </w:rPr>
      </w:pPr>
      <w:del w:id="14687" w:author="Drastichová Zuzana" w:date="2025-03-12T09:55:00Z" w16du:dateUtc="2025-03-12T08:55:00Z">
        <w:r w:rsidRPr="00955C1D" w:rsidDel="00CC1BB1">
          <w:rPr>
            <w:lang w:eastAsia="cs-CZ"/>
          </w:rPr>
          <w:delText>Normální postup</w:delText>
        </w:r>
        <w:bookmarkStart w:id="14688" w:name="_Toc200959302"/>
        <w:bookmarkStart w:id="14689" w:name="_Toc201568952"/>
        <w:bookmarkEnd w:id="14688"/>
        <w:bookmarkEnd w:id="14689"/>
      </w:del>
    </w:p>
    <w:p w14:paraId="1CEE877F" w14:textId="4211DAA8" w:rsidR="000E4A08" w:rsidRPr="00955C1D" w:rsidDel="00CC1BB1" w:rsidRDefault="000E4A08" w:rsidP="000E4A08">
      <w:pPr>
        <w:pStyle w:val="NormalIndent"/>
        <w:rPr>
          <w:del w:id="14690" w:author="Drastichová Zuzana" w:date="2025-03-12T09:55:00Z" w16du:dateUtc="2025-03-12T08:55:00Z"/>
        </w:rPr>
      </w:pPr>
      <w:del w:id="14691" w:author="Drastichová Zuzana" w:date="2025-03-12T09:55:00Z" w16du:dateUtc="2025-03-12T08:55:00Z">
        <w:r w:rsidRPr="00955C1D" w:rsidDel="00CC1BB1">
          <w:delText xml:space="preserve">Systém vypočte minimální částku top-up ve zúčtovací měně za použití případu užití Spočítej minimální top-up (SYS.BAR.3.2). </w:delText>
        </w:r>
        <w:bookmarkStart w:id="14692" w:name="_Toc200959303"/>
        <w:bookmarkStart w:id="14693" w:name="_Toc201568953"/>
        <w:bookmarkEnd w:id="14692"/>
        <w:bookmarkEnd w:id="14693"/>
      </w:del>
    </w:p>
    <w:p w14:paraId="05D0D4ED" w14:textId="41FE477B" w:rsidR="000E4A08" w:rsidRPr="00955C1D" w:rsidDel="00CC1BB1" w:rsidRDefault="000E4A08" w:rsidP="000E4A08">
      <w:pPr>
        <w:pStyle w:val="NormalIndent"/>
        <w:rPr>
          <w:del w:id="14694" w:author="Drastichová Zuzana" w:date="2025-03-12T09:55:00Z" w16du:dateUtc="2025-03-12T08:55:00Z"/>
        </w:rPr>
      </w:pPr>
      <w:bookmarkStart w:id="14695" w:name="_Toc200959304"/>
      <w:bookmarkStart w:id="14696" w:name="_Toc201568954"/>
      <w:bookmarkEnd w:id="14695"/>
      <w:bookmarkEnd w:id="14696"/>
    </w:p>
    <w:p w14:paraId="37854E02" w14:textId="1F6F7FA5" w:rsidR="000E4A08" w:rsidRPr="00955C1D" w:rsidDel="00CC1BB1" w:rsidRDefault="000E4A08" w:rsidP="000E4A08">
      <w:pPr>
        <w:pStyle w:val="Flowheading"/>
        <w:rPr>
          <w:del w:id="14697" w:author="Drastichová Zuzana" w:date="2025-03-12T09:55:00Z" w16du:dateUtc="2025-03-12T08:55:00Z"/>
          <w:b/>
          <w:bCs/>
        </w:rPr>
      </w:pPr>
      <w:del w:id="14698" w:author="Drastichová Zuzana" w:date="2025-03-12T09:55:00Z" w16du:dateUtc="2025-03-12T08:55:00Z">
        <w:r w:rsidRPr="00955C1D" w:rsidDel="00CC1BB1">
          <w:rPr>
            <w:b/>
            <w:bCs/>
          </w:rPr>
          <w:delText>Předplať kredit na Self-caru</w:delText>
        </w:r>
        <w:bookmarkStart w:id="14699" w:name="_Toc200959305"/>
        <w:bookmarkStart w:id="14700" w:name="_Toc201568955"/>
        <w:bookmarkEnd w:id="14699"/>
        <w:bookmarkEnd w:id="14700"/>
      </w:del>
    </w:p>
    <w:p w14:paraId="100E6843" w14:textId="2C852425" w:rsidR="000E4A08" w:rsidRPr="00955C1D" w:rsidDel="00CC1BB1" w:rsidRDefault="000E4A08" w:rsidP="000E4A08">
      <w:pPr>
        <w:pStyle w:val="NormalIndent"/>
        <w:rPr>
          <w:del w:id="14701" w:author="Drastichová Zuzana" w:date="2025-03-12T09:55:00Z" w16du:dateUtc="2025-03-12T08:55:00Z"/>
        </w:rPr>
      </w:pPr>
      <w:del w:id="14702" w:author="Drastichová Zuzana" w:date="2025-03-12T09:55:00Z" w16du:dateUtc="2025-03-12T08:55:00Z">
        <w:r w:rsidRPr="00955C1D" w:rsidDel="00CC1BB1">
          <w:delText xml:space="preserve">Systém zobrazí minimální </w:delText>
        </w:r>
        <w:r w:rsidDel="00CC1BB1">
          <w:delText xml:space="preserve">zaokrouhlenou </w:delText>
        </w:r>
        <w:r w:rsidRPr="00955C1D" w:rsidDel="00CC1BB1">
          <w:delText>výši kreditu ve zúčtovací měně.</w:delText>
        </w:r>
        <w:bookmarkStart w:id="14703" w:name="_Toc200959306"/>
        <w:bookmarkStart w:id="14704" w:name="_Toc201568956"/>
        <w:bookmarkEnd w:id="14703"/>
        <w:bookmarkEnd w:id="14704"/>
      </w:del>
    </w:p>
    <w:p w14:paraId="13C29B66" w14:textId="4432BB3F" w:rsidR="000E4A08" w:rsidRPr="00955C1D" w:rsidDel="00CC1BB1" w:rsidRDefault="000E4A08" w:rsidP="000E4A08">
      <w:pPr>
        <w:pStyle w:val="NormalIndent"/>
        <w:rPr>
          <w:del w:id="14705" w:author="Drastichová Zuzana" w:date="2025-03-12T09:55:00Z" w16du:dateUtc="2025-03-12T08:55:00Z"/>
        </w:rPr>
      </w:pPr>
      <w:del w:id="14706" w:author="Drastichová Zuzana" w:date="2025-03-12T09:55:00Z" w16du:dateUtc="2025-03-12T08:55:00Z">
        <w:r w:rsidRPr="00955C1D" w:rsidDel="00CC1BB1">
          <w:delText xml:space="preserve">Aktér zvýší nebo potvrdí částku kreditu. </w:delText>
        </w:r>
        <w:bookmarkStart w:id="14707" w:name="_Toc200959307"/>
        <w:bookmarkStart w:id="14708" w:name="_Toc201568957"/>
        <w:bookmarkEnd w:id="14707"/>
        <w:bookmarkEnd w:id="14708"/>
      </w:del>
    </w:p>
    <w:p w14:paraId="2BD04F5A" w14:textId="19B9C989" w:rsidR="000E4A08" w:rsidRPr="00955C1D" w:rsidDel="00CC1BB1" w:rsidRDefault="000E4A08" w:rsidP="000E4A08">
      <w:pPr>
        <w:pStyle w:val="NormalIndent"/>
        <w:rPr>
          <w:del w:id="14709" w:author="Drastichová Zuzana" w:date="2025-03-12T09:55:00Z" w16du:dateUtc="2025-03-12T08:55:00Z"/>
        </w:rPr>
      </w:pPr>
      <w:del w:id="14710" w:author="Drastichová Zuzana" w:date="2025-03-12T09:55:00Z" w16du:dateUtc="2025-03-12T08:55:00Z">
        <w:r w:rsidRPr="00955C1D" w:rsidDel="00CC1BB1">
          <w:delText xml:space="preserve">Systém zkontroluje, zda částka je </w:delText>
        </w:r>
        <w:r w:rsidRPr="00BF06C4" w:rsidDel="00CC1BB1">
          <w:delText>&lt;=</w:delText>
        </w:r>
        <w:r w:rsidRPr="00955C1D" w:rsidDel="00CC1BB1">
          <w:delText xml:space="preserve"> hodnotě Currency.Max Top-up v dané měně</w:delText>
        </w:r>
        <w:r w:rsidDel="00CC1BB1">
          <w:delText>, pokud není Aktér je vyzván k úpravě částky</w:delText>
        </w:r>
        <w:r w:rsidRPr="00955C1D" w:rsidDel="00CC1BB1">
          <w:delText>.</w:delText>
        </w:r>
        <w:bookmarkStart w:id="14711" w:name="_Toc200959308"/>
        <w:bookmarkStart w:id="14712" w:name="_Toc201568958"/>
        <w:bookmarkEnd w:id="14711"/>
        <w:bookmarkEnd w:id="14712"/>
      </w:del>
    </w:p>
    <w:p w14:paraId="71810B7B" w14:textId="61ABAFEF" w:rsidR="000E4A08" w:rsidRPr="00955C1D" w:rsidDel="00CC1BB1" w:rsidRDefault="000E4A08" w:rsidP="000E4A08">
      <w:pPr>
        <w:pStyle w:val="NormalIndent"/>
        <w:rPr>
          <w:del w:id="14713" w:author="Drastichová Zuzana" w:date="2025-03-12T09:55:00Z" w16du:dateUtc="2025-03-12T08:55:00Z"/>
        </w:rPr>
      </w:pPr>
      <w:del w:id="14714" w:author="Drastichová Zuzana" w:date="2025-03-12T09:55:00Z" w16du:dateUtc="2025-03-12T08:55:00Z">
        <w:r w:rsidRPr="00955C1D" w:rsidDel="00CC1BB1">
          <w:delText>Aktér vybere platební metodu (na SC je dostupná online platba bankovní kartou</w:delText>
        </w:r>
        <w:r w:rsidDel="00CC1BB1">
          <w:delText xml:space="preserve">  (aktuálně jen pro CZK a EUR)</w:delText>
        </w:r>
        <w:r w:rsidRPr="00955C1D" w:rsidDel="00CC1BB1">
          <w:delText xml:space="preserve">, </w:delText>
        </w:r>
        <w:r w:rsidRPr="00AE7B92" w:rsidDel="00CC1BB1">
          <w:delText xml:space="preserve">online platba tankovací kartou </w:delText>
        </w:r>
        <w:r w:rsidDel="00CC1BB1">
          <w:delText xml:space="preserve"> (jen pro CZK a EUR)</w:delText>
        </w:r>
        <w:r w:rsidRPr="00321001" w:rsidDel="00CC1BB1">
          <w:delText xml:space="preserve">, </w:delText>
        </w:r>
        <w:r w:rsidRPr="00955C1D" w:rsidDel="00CC1BB1">
          <w:delText>a bankovním převodem).</w:delText>
        </w:r>
        <w:bookmarkStart w:id="14715" w:name="_Toc200959309"/>
        <w:bookmarkStart w:id="14716" w:name="_Toc201568959"/>
        <w:bookmarkEnd w:id="14715"/>
        <w:bookmarkEnd w:id="14716"/>
      </w:del>
    </w:p>
    <w:p w14:paraId="7EA25B13" w14:textId="1289569E" w:rsidR="000E4A08" w:rsidRPr="00BF06C4" w:rsidDel="00CC1BB1" w:rsidRDefault="000E4A08" w:rsidP="000E4A08">
      <w:pPr>
        <w:pStyle w:val="NormalIndent"/>
        <w:rPr>
          <w:del w:id="14717" w:author="Drastichová Zuzana" w:date="2025-03-12T09:55:00Z" w16du:dateUtc="2025-03-12T08:55:00Z"/>
        </w:rPr>
      </w:pPr>
      <w:bookmarkStart w:id="14718" w:name="_Toc200959310"/>
      <w:bookmarkStart w:id="14719" w:name="_Toc201568960"/>
      <w:bookmarkEnd w:id="14718"/>
      <w:bookmarkEnd w:id="14719"/>
    </w:p>
    <w:p w14:paraId="358CEF99" w14:textId="3808111D" w:rsidR="000E4A08" w:rsidRPr="00955C1D" w:rsidDel="00CC1BB1" w:rsidRDefault="000E4A08" w:rsidP="000E4A08">
      <w:pPr>
        <w:pStyle w:val="Flowheading"/>
        <w:rPr>
          <w:del w:id="14720" w:author="Drastichová Zuzana" w:date="2025-03-12T09:55:00Z" w16du:dateUtc="2025-03-12T08:55:00Z"/>
        </w:rPr>
      </w:pPr>
      <w:del w:id="14721" w:author="Drastichová Zuzana" w:date="2025-03-12T09:55:00Z" w16du:dateUtc="2025-03-12T08:55:00Z">
        <w:r w:rsidRPr="00955C1D" w:rsidDel="00CC1BB1">
          <w:delText xml:space="preserve">(N1) Online bank card payment </w:delText>
        </w:r>
        <w:r w:rsidRPr="00AE7B92" w:rsidDel="00CC1BB1">
          <w:delText xml:space="preserve">– Besteron brána </w:delText>
        </w:r>
        <w:r w:rsidRPr="00955C1D" w:rsidDel="00CC1BB1">
          <w:delText>(SC)</w:delText>
        </w:r>
      </w:del>
      <w:ins w:id="14722" w:author="Irová Zuzana" w:date="2025-02-21T19:56:00Z" w16du:dateUtc="2025-02-21T18:56:00Z">
        <w:del w:id="14723" w:author="Drastichová Zuzana" w:date="2025-03-12T09:55:00Z" w16du:dateUtc="2025-03-12T08:55:00Z">
          <w:r w:rsidR="00D43871" w:rsidDel="00CC1BB1">
            <w:delText>CorvusPay</w:delText>
          </w:r>
          <w:r w:rsidR="00277E15" w:rsidDel="00CC1BB1">
            <w:delText xml:space="preserve"> platební brána</w:delText>
          </w:r>
        </w:del>
      </w:ins>
      <w:del w:id="14724" w:author="Drastichová Zuzana" w:date="2025-03-12T09:55:00Z" w16du:dateUtc="2025-03-12T08:55:00Z">
        <w:r w:rsidRPr="00955C1D" w:rsidDel="00CC1BB1">
          <w:delText xml:space="preserve"> </w:delText>
        </w:r>
        <w:bookmarkStart w:id="14725" w:name="_Toc200959311"/>
        <w:bookmarkStart w:id="14726" w:name="_Toc201568961"/>
        <w:bookmarkEnd w:id="14725"/>
        <w:bookmarkEnd w:id="14726"/>
      </w:del>
    </w:p>
    <w:p w14:paraId="7AD0989F" w14:textId="3404E685" w:rsidR="000E4A08" w:rsidRPr="00955C1D" w:rsidDel="00CC1BB1" w:rsidRDefault="000E4A08" w:rsidP="000E4A08">
      <w:pPr>
        <w:pStyle w:val="NormalIndent"/>
        <w:rPr>
          <w:del w:id="14727" w:author="Drastichová Zuzana" w:date="2025-03-12T09:55:00Z" w16du:dateUtc="2025-03-12T08:55:00Z"/>
          <w:lang w:eastAsia="cs-CZ"/>
        </w:rPr>
      </w:pPr>
      <w:del w:id="14728" w:author="Drastichová Zuzana" w:date="2025-03-12T09:55:00Z" w16du:dateUtc="2025-03-12T08:55:00Z">
        <w:r w:rsidRPr="00955C1D" w:rsidDel="00CC1BB1">
          <w:rPr>
            <w:lang w:eastAsia="cs-CZ"/>
          </w:rPr>
          <w:delText xml:space="preserve">V případě platební metody Platební karta na SC, Systém vyvolá komunikaci s </w:delText>
        </w:r>
        <w:r w:rsidRPr="00AE7B92" w:rsidDel="00CC1BB1">
          <w:rPr>
            <w:lang w:eastAsia="cs-CZ"/>
          </w:rPr>
          <w:delText xml:space="preserve">Besteron </w:delText>
        </w:r>
      </w:del>
      <w:ins w:id="14729" w:author="Irová Zuzana" w:date="2025-02-21T19:57:00Z" w16du:dateUtc="2025-02-21T18:57:00Z">
        <w:del w:id="14730" w:author="Drastichová Zuzana" w:date="2025-03-12T09:55:00Z" w16du:dateUtc="2025-03-12T08:55:00Z">
          <w:r w:rsidR="00277E15" w:rsidDel="00CC1BB1">
            <w:rPr>
              <w:lang w:eastAsia="cs-CZ"/>
            </w:rPr>
            <w:delText>CorvusPay</w:delText>
          </w:r>
        </w:del>
      </w:ins>
      <w:ins w:id="14731" w:author="Irová Zuzana" w:date="2025-02-21T19:57:00Z">
        <w:del w:id="14732" w:author="Drastichová Zuzana" w:date="2025-03-12T09:55:00Z" w16du:dateUtc="2025-03-12T08:55:00Z">
          <w:r w:rsidR="00277E15" w:rsidRPr="00AE7B92" w:rsidDel="00CC1BB1">
            <w:rPr>
              <w:lang w:eastAsia="cs-CZ"/>
            </w:rPr>
            <w:delText xml:space="preserve"> </w:delText>
          </w:r>
        </w:del>
      </w:ins>
      <w:del w:id="14733" w:author="Drastichová Zuzana" w:date="2025-03-12T09:55:00Z" w16du:dateUtc="2025-03-12T08:55:00Z">
        <w:r w:rsidRPr="00955C1D" w:rsidDel="00CC1BB1">
          <w:rPr>
            <w:lang w:eastAsia="cs-CZ"/>
          </w:rPr>
          <w:delText>platební bránou (rozhraní INT.BAR.01</w:delText>
        </w:r>
      </w:del>
      <w:ins w:id="14734" w:author="Irová Zuzana" w:date="2025-02-21T19:57:00Z" w16du:dateUtc="2025-02-21T18:57:00Z">
        <w:del w:id="14735" w:author="Drastichová Zuzana" w:date="2025-03-12T09:55:00Z" w16du:dateUtc="2025-03-12T08:55:00Z">
          <w:r w:rsidR="00990258" w:rsidDel="00CC1BB1">
            <w:rPr>
              <w:lang w:eastAsia="cs-CZ"/>
            </w:rPr>
            <w:delText>27.HR</w:delText>
          </w:r>
        </w:del>
      </w:ins>
      <w:del w:id="14736" w:author="Drastichová Zuzana" w:date="2025-03-12T09:55:00Z" w16du:dateUtc="2025-03-12T08:55:00Z">
        <w:r w:rsidRPr="00955C1D" w:rsidDel="00CC1BB1">
          <w:rPr>
            <w:lang w:eastAsia="cs-CZ"/>
          </w:rPr>
          <w:delText xml:space="preserve">) a poté inicializuje platební transakci na platební bráně. Systém do platební brány pošle částku platby, měnu platby, </w:delText>
        </w:r>
        <w:r w:rsidRPr="006974D6" w:rsidDel="00CC1BB1">
          <w:rPr>
            <w:highlight w:val="yellow"/>
            <w:lang w:eastAsia="cs-CZ"/>
            <w:rPrChange w:id="14737" w:author="Irová Zuzana" w:date="2025-02-21T19:58:00Z" w16du:dateUtc="2025-02-21T18:58:00Z">
              <w:rPr>
                <w:lang w:eastAsia="cs-CZ"/>
              </w:rPr>
            </w:rPrChange>
          </w:rPr>
          <w:delText>variabiln</w:delText>
        </w:r>
        <w:r w:rsidRPr="006974D6" w:rsidDel="00CC1BB1">
          <w:rPr>
            <w:rFonts w:hint="cs"/>
            <w:highlight w:val="yellow"/>
            <w:lang w:eastAsia="cs-CZ"/>
            <w:rPrChange w:id="14738" w:author="Irová Zuzana" w:date="2025-02-21T19:58:00Z" w16du:dateUtc="2025-02-21T18:58:00Z">
              <w:rPr>
                <w:rFonts w:hint="cs"/>
                <w:lang w:eastAsia="cs-CZ"/>
              </w:rPr>
            </w:rPrChange>
          </w:rPr>
          <w:delText>í</w:delText>
        </w:r>
        <w:r w:rsidRPr="006974D6" w:rsidDel="00CC1BB1">
          <w:rPr>
            <w:highlight w:val="yellow"/>
            <w:lang w:eastAsia="cs-CZ"/>
            <w:rPrChange w:id="14739" w:author="Irová Zuzana" w:date="2025-02-21T19:58:00Z" w16du:dateUtc="2025-02-21T18:58:00Z">
              <w:rPr>
                <w:lang w:eastAsia="cs-CZ"/>
              </w:rPr>
            </w:rPrChange>
          </w:rPr>
          <w:delText xml:space="preserve"> symbol vygenerovan</w:delText>
        </w:r>
        <w:r w:rsidRPr="006974D6" w:rsidDel="00CC1BB1">
          <w:rPr>
            <w:rFonts w:hint="cs"/>
            <w:highlight w:val="yellow"/>
            <w:lang w:eastAsia="cs-CZ"/>
            <w:rPrChange w:id="14740" w:author="Irová Zuzana" w:date="2025-02-21T19:58:00Z" w16du:dateUtc="2025-02-21T18:58:00Z">
              <w:rPr>
                <w:rFonts w:hint="cs"/>
                <w:lang w:eastAsia="cs-CZ"/>
              </w:rPr>
            </w:rPrChange>
          </w:rPr>
          <w:delText>ý</w:delText>
        </w:r>
        <w:r w:rsidRPr="006974D6" w:rsidDel="00CC1BB1">
          <w:rPr>
            <w:highlight w:val="yellow"/>
            <w:lang w:eastAsia="cs-CZ"/>
            <w:rPrChange w:id="14741" w:author="Irová Zuzana" w:date="2025-02-21T19:58:00Z" w16du:dateUtc="2025-02-21T18:58:00Z">
              <w:rPr>
                <w:lang w:eastAsia="cs-CZ"/>
              </w:rPr>
            </w:rPrChange>
          </w:rPr>
          <w:delText xml:space="preserve"> ze sekvence pro variabiln</w:delText>
        </w:r>
        <w:r w:rsidRPr="006974D6" w:rsidDel="00CC1BB1">
          <w:rPr>
            <w:rFonts w:hint="cs"/>
            <w:highlight w:val="yellow"/>
            <w:lang w:eastAsia="cs-CZ"/>
            <w:rPrChange w:id="14742" w:author="Irová Zuzana" w:date="2025-02-21T19:58:00Z" w16du:dateUtc="2025-02-21T18:58:00Z">
              <w:rPr>
                <w:rFonts w:hint="cs"/>
                <w:lang w:eastAsia="cs-CZ"/>
              </w:rPr>
            </w:rPrChange>
          </w:rPr>
          <w:delText>í</w:delText>
        </w:r>
        <w:r w:rsidRPr="006974D6" w:rsidDel="00CC1BB1">
          <w:rPr>
            <w:highlight w:val="yellow"/>
            <w:lang w:eastAsia="cs-CZ"/>
            <w:rPrChange w:id="14743" w:author="Irová Zuzana" w:date="2025-02-21T19:58:00Z" w16du:dateUtc="2025-02-21T18:58:00Z">
              <w:rPr>
                <w:lang w:eastAsia="cs-CZ"/>
              </w:rPr>
            </w:rPrChange>
          </w:rPr>
          <w:delText xml:space="preserve"> symboly (PNF1)</w:delText>
        </w:r>
        <w:r w:rsidRPr="006974D6" w:rsidDel="00CC1BB1">
          <w:rPr>
            <w:highlight w:val="yellow"/>
            <w:rPrChange w:id="14744" w:author="Irová Zuzana" w:date="2025-02-21T19:58:00Z" w16du:dateUtc="2025-02-21T18:58:00Z">
              <w:rPr/>
            </w:rPrChange>
          </w:rPr>
          <w:delText xml:space="preserve"> </w:delText>
        </w:r>
        <w:r w:rsidRPr="006974D6" w:rsidDel="00CC1BB1">
          <w:rPr>
            <w:highlight w:val="yellow"/>
            <w:lang w:eastAsia="cs-CZ"/>
            <w:rPrChange w:id="14745" w:author="Irová Zuzana" w:date="2025-02-21T19:58:00Z" w16du:dateUtc="2025-02-21T18:58:00Z">
              <w:rPr>
                <w:lang w:eastAsia="cs-CZ"/>
              </w:rPr>
            </w:rPrChange>
          </w:rPr>
          <w:delText>(jako payment intent.orderNumber</w:delText>
        </w:r>
        <w:r w:rsidRPr="00955C1D" w:rsidDel="00CC1BB1">
          <w:rPr>
            <w:lang w:eastAsia="cs-CZ"/>
          </w:rPr>
          <w:delText>).</w:delText>
        </w:r>
        <w:bookmarkStart w:id="14746" w:name="_Toc200959312"/>
        <w:bookmarkStart w:id="14747" w:name="_Toc201568962"/>
        <w:bookmarkEnd w:id="14746"/>
        <w:bookmarkEnd w:id="14747"/>
      </w:del>
    </w:p>
    <w:p w14:paraId="2F7BF603" w14:textId="6135A684" w:rsidR="000E4A08" w:rsidRPr="00955C1D" w:rsidDel="00CC1BB1" w:rsidRDefault="000E4A08" w:rsidP="000E4A08">
      <w:pPr>
        <w:pStyle w:val="NormalIndent"/>
        <w:rPr>
          <w:del w:id="14748" w:author="Drastichová Zuzana" w:date="2025-03-12T09:55:00Z" w16du:dateUtc="2025-03-12T08:55:00Z"/>
        </w:rPr>
      </w:pPr>
      <w:del w:id="14749" w:author="Drastichová Zuzana" w:date="2025-03-12T09:55:00Z" w16du:dateUtc="2025-03-12T08:55:00Z">
        <w:r w:rsidRPr="00955C1D" w:rsidDel="00CC1BB1">
          <w:delText>Systém pro tuto platební transakci vytvoří Payment Session:</w:delText>
        </w:r>
        <w:bookmarkStart w:id="14750" w:name="_Toc200959313"/>
        <w:bookmarkStart w:id="14751" w:name="_Toc201568963"/>
        <w:bookmarkEnd w:id="14750"/>
        <w:bookmarkEnd w:id="14751"/>
      </w:del>
    </w:p>
    <w:p w14:paraId="41999A72" w14:textId="3592D51D" w:rsidR="000E4A08" w:rsidRPr="00087E73" w:rsidDel="00CC1BB1" w:rsidRDefault="000E4A08" w:rsidP="000E4A08">
      <w:pPr>
        <w:pStyle w:val="ListFS1"/>
        <w:rPr>
          <w:del w:id="14752" w:author="Drastichová Zuzana" w:date="2025-03-12T09:55:00Z" w16du:dateUtc="2025-03-12T08:55:00Z"/>
        </w:rPr>
      </w:pPr>
      <w:del w:id="14753" w:author="Drastichová Zuzana" w:date="2025-03-12T09:55:00Z" w16du:dateUtc="2025-03-12T08:55:00Z">
        <w:r w:rsidRPr="006974D6" w:rsidDel="00CC1BB1">
          <w:rPr>
            <w:highlight w:val="yellow"/>
            <w:rPrChange w:id="14754" w:author="Irová Zuzana" w:date="2025-02-21T19:58:00Z" w16du:dateUtc="2025-02-21T18:58:00Z">
              <w:rPr/>
            </w:rPrChange>
          </w:rPr>
          <w:delText>Online payment identifier = identifik</w:delText>
        </w:r>
        <w:r w:rsidRPr="006974D6" w:rsidDel="00CC1BB1">
          <w:rPr>
            <w:rFonts w:hint="cs"/>
            <w:highlight w:val="yellow"/>
            <w:rPrChange w:id="14755" w:author="Irová Zuzana" w:date="2025-02-21T19:58:00Z" w16du:dateUtc="2025-02-21T18:58:00Z">
              <w:rPr>
                <w:rFonts w:hint="cs"/>
              </w:rPr>
            </w:rPrChange>
          </w:rPr>
          <w:delText>á</w:delText>
        </w:r>
        <w:r w:rsidRPr="006974D6" w:rsidDel="00CC1BB1">
          <w:rPr>
            <w:highlight w:val="yellow"/>
            <w:rPrChange w:id="14756" w:author="Irová Zuzana" w:date="2025-02-21T19:58:00Z" w16du:dateUtc="2025-02-21T18:58:00Z">
              <w:rPr/>
            </w:rPrChange>
          </w:rPr>
          <w:delText>tor platebn</w:delText>
        </w:r>
        <w:r w:rsidRPr="006974D6" w:rsidDel="00CC1BB1">
          <w:rPr>
            <w:rFonts w:hint="cs"/>
            <w:highlight w:val="yellow"/>
            <w:rPrChange w:id="14757" w:author="Irová Zuzana" w:date="2025-02-21T19:58:00Z" w16du:dateUtc="2025-02-21T18:58:00Z">
              <w:rPr>
                <w:rFonts w:hint="cs"/>
              </w:rPr>
            </w:rPrChange>
          </w:rPr>
          <w:delText>í</w:delText>
        </w:r>
        <w:r w:rsidRPr="006974D6" w:rsidDel="00CC1BB1">
          <w:rPr>
            <w:highlight w:val="yellow"/>
            <w:rPrChange w:id="14758" w:author="Irová Zuzana" w:date="2025-02-21T19:58:00Z" w16du:dateUtc="2025-02-21T18:58:00Z">
              <w:rPr/>
            </w:rPrChange>
          </w:rPr>
          <w:delText xml:space="preserve"> transakce p</w:delText>
        </w:r>
        <w:r w:rsidRPr="006974D6" w:rsidDel="00CC1BB1">
          <w:rPr>
            <w:rFonts w:hint="cs"/>
            <w:highlight w:val="yellow"/>
            <w:rPrChange w:id="14759" w:author="Irová Zuzana" w:date="2025-02-21T19:58:00Z" w16du:dateUtc="2025-02-21T18:58:00Z">
              <w:rPr>
                <w:rFonts w:hint="cs"/>
              </w:rPr>
            </w:rPrChange>
          </w:rPr>
          <w:delText>ř</w:delText>
        </w:r>
        <w:r w:rsidRPr="006974D6" w:rsidDel="00CC1BB1">
          <w:rPr>
            <w:highlight w:val="yellow"/>
            <w:rPrChange w:id="14760" w:author="Irová Zuzana" w:date="2025-02-21T19:58:00Z" w16du:dateUtc="2025-02-21T18:58:00Z">
              <w:rPr/>
            </w:rPrChange>
          </w:rPr>
          <w:delText>i</w:delText>
        </w:r>
        <w:r w:rsidRPr="006974D6" w:rsidDel="00CC1BB1">
          <w:rPr>
            <w:rFonts w:hint="cs"/>
            <w:highlight w:val="yellow"/>
            <w:rPrChange w:id="14761" w:author="Irová Zuzana" w:date="2025-02-21T19:58:00Z" w16du:dateUtc="2025-02-21T18:58:00Z">
              <w:rPr>
                <w:rFonts w:hint="cs"/>
              </w:rPr>
            </w:rPrChange>
          </w:rPr>
          <w:delText>ř</w:delText>
        </w:r>
        <w:r w:rsidRPr="006974D6" w:rsidDel="00CC1BB1">
          <w:rPr>
            <w:highlight w:val="yellow"/>
            <w:rPrChange w:id="14762" w:author="Irová Zuzana" w:date="2025-02-21T19:58:00Z" w16du:dateUtc="2025-02-21T18:58:00Z">
              <w:rPr/>
            </w:rPrChange>
          </w:rPr>
          <w:delText>azen</w:delText>
        </w:r>
        <w:r w:rsidRPr="006974D6" w:rsidDel="00CC1BB1">
          <w:rPr>
            <w:rFonts w:hint="cs"/>
            <w:highlight w:val="yellow"/>
            <w:rPrChange w:id="14763" w:author="Irová Zuzana" w:date="2025-02-21T19:58:00Z" w16du:dateUtc="2025-02-21T18:58:00Z">
              <w:rPr>
                <w:rFonts w:hint="cs"/>
              </w:rPr>
            </w:rPrChange>
          </w:rPr>
          <w:delText>ý</w:delText>
        </w:r>
        <w:r w:rsidRPr="006974D6" w:rsidDel="00CC1BB1">
          <w:rPr>
            <w:highlight w:val="yellow"/>
            <w:rPrChange w:id="14764" w:author="Irová Zuzana" w:date="2025-02-21T19:58:00Z" w16du:dateUtc="2025-02-21T18:58:00Z">
              <w:rPr/>
            </w:rPrChange>
          </w:rPr>
          <w:delText xml:space="preserve"> platebn</w:delText>
        </w:r>
        <w:r w:rsidRPr="006974D6" w:rsidDel="00CC1BB1">
          <w:rPr>
            <w:rFonts w:hint="cs"/>
            <w:highlight w:val="yellow"/>
            <w:rPrChange w:id="14765" w:author="Irová Zuzana" w:date="2025-02-21T19:58:00Z" w16du:dateUtc="2025-02-21T18:58:00Z">
              <w:rPr>
                <w:rFonts w:hint="cs"/>
              </w:rPr>
            </w:rPrChange>
          </w:rPr>
          <w:delText>í</w:delText>
        </w:r>
        <w:r w:rsidRPr="006974D6" w:rsidDel="00CC1BB1">
          <w:rPr>
            <w:highlight w:val="yellow"/>
            <w:rPrChange w:id="14766" w:author="Irová Zuzana" w:date="2025-02-21T19:58:00Z" w16du:dateUtc="2025-02-21T18:58:00Z">
              <w:rPr/>
            </w:rPrChange>
          </w:rPr>
          <w:delText xml:space="preserve"> br</w:delText>
        </w:r>
        <w:r w:rsidRPr="006974D6" w:rsidDel="00CC1BB1">
          <w:rPr>
            <w:rFonts w:hint="cs"/>
            <w:highlight w:val="yellow"/>
            <w:rPrChange w:id="14767" w:author="Irová Zuzana" w:date="2025-02-21T19:58:00Z" w16du:dateUtc="2025-02-21T18:58:00Z">
              <w:rPr>
                <w:rFonts w:hint="cs"/>
              </w:rPr>
            </w:rPrChange>
          </w:rPr>
          <w:delText>á</w:delText>
        </w:r>
        <w:r w:rsidRPr="006974D6" w:rsidDel="00CC1BB1">
          <w:rPr>
            <w:highlight w:val="yellow"/>
            <w:rPrChange w:id="14768" w:author="Irová Zuzana" w:date="2025-02-21T19:58:00Z" w16du:dateUtc="2025-02-21T18:58:00Z">
              <w:rPr/>
            </w:rPrChange>
          </w:rPr>
          <w:delText>nou (jednozna</w:delText>
        </w:r>
        <w:r w:rsidRPr="006974D6" w:rsidDel="00CC1BB1">
          <w:rPr>
            <w:rFonts w:hint="cs"/>
            <w:highlight w:val="yellow"/>
            <w:rPrChange w:id="14769" w:author="Irová Zuzana" w:date="2025-02-21T19:58:00Z" w16du:dateUtc="2025-02-21T18:58:00Z">
              <w:rPr>
                <w:rFonts w:hint="cs"/>
              </w:rPr>
            </w:rPrChange>
          </w:rPr>
          <w:delText>č</w:delText>
        </w:r>
        <w:r w:rsidRPr="006974D6" w:rsidDel="00CC1BB1">
          <w:rPr>
            <w:highlight w:val="yellow"/>
            <w:rPrChange w:id="14770" w:author="Irová Zuzana" w:date="2025-02-21T19:58:00Z" w16du:dateUtc="2025-02-21T18:58:00Z">
              <w:rPr/>
            </w:rPrChange>
          </w:rPr>
          <w:delText>n</w:delText>
        </w:r>
        <w:r w:rsidRPr="006974D6" w:rsidDel="00CC1BB1">
          <w:rPr>
            <w:rFonts w:hint="cs"/>
            <w:highlight w:val="yellow"/>
            <w:rPrChange w:id="14771" w:author="Irová Zuzana" w:date="2025-02-21T19:58:00Z" w16du:dateUtc="2025-02-21T18:58:00Z">
              <w:rPr>
                <w:rFonts w:hint="cs"/>
              </w:rPr>
            </w:rPrChange>
          </w:rPr>
          <w:delText>ý</w:delText>
        </w:r>
        <w:r w:rsidRPr="006974D6" w:rsidDel="00CC1BB1">
          <w:rPr>
            <w:highlight w:val="yellow"/>
            <w:rPrChange w:id="14772" w:author="Irová Zuzana" w:date="2025-02-21T19:58:00Z" w16du:dateUtc="2025-02-21T18:58:00Z">
              <w:rPr/>
            </w:rPrChange>
          </w:rPr>
          <w:delText xml:space="preserve"> identifik</w:delText>
        </w:r>
        <w:r w:rsidRPr="006974D6" w:rsidDel="00CC1BB1">
          <w:rPr>
            <w:rFonts w:hint="cs"/>
            <w:highlight w:val="yellow"/>
            <w:rPrChange w:id="14773" w:author="Irová Zuzana" w:date="2025-02-21T19:58:00Z" w16du:dateUtc="2025-02-21T18:58:00Z">
              <w:rPr>
                <w:rFonts w:hint="cs"/>
              </w:rPr>
            </w:rPrChange>
          </w:rPr>
          <w:delText>á</w:delText>
        </w:r>
        <w:r w:rsidRPr="006974D6" w:rsidDel="00CC1BB1">
          <w:rPr>
            <w:highlight w:val="yellow"/>
            <w:rPrChange w:id="14774" w:author="Irová Zuzana" w:date="2025-02-21T19:58:00Z" w16du:dateUtc="2025-02-21T18:58:00Z">
              <w:rPr/>
            </w:rPrChange>
          </w:rPr>
          <w:delText>tor platby z payment</w:delText>
        </w:r>
        <w:r w:rsidRPr="00087E73" w:rsidDel="00CC1BB1">
          <w:delText xml:space="preserve"> intent.response.transactionId )</w:delText>
        </w:r>
        <w:bookmarkStart w:id="14775" w:name="_Toc200959314"/>
        <w:bookmarkStart w:id="14776" w:name="_Toc201568964"/>
        <w:bookmarkEnd w:id="14775"/>
        <w:bookmarkEnd w:id="14776"/>
      </w:del>
    </w:p>
    <w:p w14:paraId="3CC6DA96" w14:textId="612DF196" w:rsidR="000E4A08" w:rsidRPr="00087E73" w:rsidDel="00CC1BB1" w:rsidRDefault="000E4A08" w:rsidP="000E4A08">
      <w:pPr>
        <w:pStyle w:val="ListFS1"/>
        <w:rPr>
          <w:del w:id="14777" w:author="Drastichová Zuzana" w:date="2025-03-12T09:55:00Z" w16du:dateUtc="2025-03-12T08:55:00Z"/>
        </w:rPr>
      </w:pPr>
      <w:del w:id="14778" w:author="Drastichová Zuzana" w:date="2025-03-12T09:55:00Z" w16du:dateUtc="2025-03-12T08:55:00Z">
        <w:r w:rsidRPr="00087E73" w:rsidDel="00CC1BB1">
          <w:delText>Payment session type = Top-up</w:delText>
        </w:r>
        <w:bookmarkStart w:id="14779" w:name="_Toc200959315"/>
        <w:bookmarkStart w:id="14780" w:name="_Toc201568965"/>
        <w:bookmarkEnd w:id="14779"/>
        <w:bookmarkEnd w:id="14780"/>
      </w:del>
    </w:p>
    <w:p w14:paraId="33BC77CC" w14:textId="40853C17" w:rsidR="000E4A08" w:rsidRPr="00087E73" w:rsidDel="00CC1BB1" w:rsidRDefault="000E4A08" w:rsidP="000E4A08">
      <w:pPr>
        <w:pStyle w:val="ListFS1"/>
        <w:rPr>
          <w:del w:id="14781" w:author="Drastichová Zuzana" w:date="2025-03-12T09:55:00Z" w16du:dateUtc="2025-03-12T08:55:00Z"/>
        </w:rPr>
      </w:pPr>
      <w:del w:id="14782" w:author="Drastichová Zuzana" w:date="2025-03-12T09:55:00Z" w16du:dateUtc="2025-03-12T08:55:00Z">
        <w:r w:rsidRPr="00087E73" w:rsidDel="00CC1BB1">
          <w:delText>Payment session status = New</w:delText>
        </w:r>
        <w:bookmarkStart w:id="14783" w:name="_Toc200959316"/>
        <w:bookmarkStart w:id="14784" w:name="_Toc201568966"/>
        <w:bookmarkEnd w:id="14783"/>
        <w:bookmarkEnd w:id="14784"/>
      </w:del>
    </w:p>
    <w:p w14:paraId="604C95A3" w14:textId="22AF04AD" w:rsidR="000E4A08" w:rsidRPr="00087E73" w:rsidDel="00CC1BB1" w:rsidRDefault="000E4A08" w:rsidP="000E4A08">
      <w:pPr>
        <w:pStyle w:val="ListFS1"/>
        <w:rPr>
          <w:del w:id="14785" w:author="Drastichová Zuzana" w:date="2025-03-12T09:55:00Z" w16du:dateUtc="2025-03-12T08:55:00Z"/>
        </w:rPr>
      </w:pPr>
      <w:del w:id="14786" w:author="Drastichová Zuzana" w:date="2025-03-12T09:55:00Z" w16du:dateUtc="2025-03-12T08:55:00Z">
        <w:r w:rsidRPr="00087E73" w:rsidDel="00CC1BB1">
          <w:delText xml:space="preserve">Payment amount = částka platby </w:delText>
        </w:r>
        <w:bookmarkStart w:id="14787" w:name="_Toc200959317"/>
        <w:bookmarkStart w:id="14788" w:name="_Toc201568967"/>
        <w:bookmarkEnd w:id="14787"/>
        <w:bookmarkEnd w:id="14788"/>
      </w:del>
    </w:p>
    <w:p w14:paraId="751587D2" w14:textId="26ABE75D" w:rsidR="000E4A08" w:rsidRPr="00087E73" w:rsidDel="00CC1BB1" w:rsidRDefault="000E4A08" w:rsidP="000E4A08">
      <w:pPr>
        <w:pStyle w:val="ListFS1"/>
        <w:rPr>
          <w:del w:id="14789" w:author="Drastichová Zuzana" w:date="2025-03-12T09:55:00Z" w16du:dateUtc="2025-03-12T08:55:00Z"/>
        </w:rPr>
      </w:pPr>
      <w:del w:id="14790" w:author="Drastichová Zuzana" w:date="2025-03-12T09:55:00Z" w16du:dateUtc="2025-03-12T08:55:00Z">
        <w:r w:rsidRPr="00087E73" w:rsidDel="00CC1BB1">
          <w:delText>Variable symbol = vygenerovaný ze sekvence pro variabilní symboly (PNFVS)</w:delText>
        </w:r>
        <w:bookmarkStart w:id="14791" w:name="_Toc200959318"/>
        <w:bookmarkStart w:id="14792" w:name="_Toc201568968"/>
        <w:bookmarkEnd w:id="14791"/>
        <w:bookmarkEnd w:id="14792"/>
      </w:del>
    </w:p>
    <w:p w14:paraId="56087BEC" w14:textId="14A78AC2" w:rsidR="000E4A08" w:rsidRPr="00087E73" w:rsidDel="00CC1BB1" w:rsidRDefault="000E4A08" w:rsidP="000E4A08">
      <w:pPr>
        <w:pStyle w:val="ListFS1"/>
        <w:rPr>
          <w:del w:id="14793" w:author="Drastichová Zuzana" w:date="2025-03-12T09:55:00Z" w16du:dateUtc="2025-03-12T08:55:00Z"/>
        </w:rPr>
      </w:pPr>
      <w:del w:id="14794" w:author="Drastichová Zuzana" w:date="2025-03-12T09:55:00Z" w16du:dateUtc="2025-03-12T08:55:00Z">
        <w:r w:rsidRPr="00087E73" w:rsidDel="00CC1BB1">
          <w:delText xml:space="preserve">Internet banking channel = Besteron Online </w:delText>
        </w:r>
      </w:del>
      <w:ins w:id="14795" w:author="Irová Zuzana" w:date="2025-02-21T19:58:00Z" w16du:dateUtc="2025-02-21T18:58:00Z">
        <w:del w:id="14796" w:author="Drastichová Zuzana" w:date="2025-03-12T09:55:00Z" w16du:dateUtc="2025-03-12T08:55:00Z">
          <w:r w:rsidR="006974D6" w:rsidDel="00CC1BB1">
            <w:delText>ban</w:delText>
          </w:r>
          <w:r w:rsidR="009B28DA" w:rsidDel="00CC1BB1">
            <w:delText>k card payment</w:delText>
          </w:r>
        </w:del>
      </w:ins>
      <w:bookmarkStart w:id="14797" w:name="_Toc200959319"/>
      <w:bookmarkStart w:id="14798" w:name="_Toc201568969"/>
      <w:bookmarkEnd w:id="14797"/>
      <w:bookmarkEnd w:id="14798"/>
    </w:p>
    <w:p w14:paraId="1E86F7A9" w14:textId="0CE18A79" w:rsidR="000E4A08" w:rsidRPr="00087E73" w:rsidDel="00C63913" w:rsidRDefault="000E4A08" w:rsidP="000E4A08">
      <w:pPr>
        <w:pStyle w:val="ListFS1"/>
        <w:rPr>
          <w:del w:id="14799" w:author="Drastichová Zuzana" w:date="2025-02-17T15:11:00Z" w16du:dateUtc="2025-02-17T14:11:00Z"/>
        </w:rPr>
      </w:pPr>
      <w:del w:id="14800" w:author="Drastichová Zuzana" w:date="2025-02-17T15:11:00Z" w16du:dateUtc="2025-02-17T14:11:00Z">
        <w:r w:rsidRPr="00087E73" w:rsidDel="00C63913">
          <w:delText>Currency = zúčtovací měna</w:delText>
        </w:r>
        <w:bookmarkStart w:id="14801" w:name="_Toc200959320"/>
        <w:bookmarkStart w:id="14802" w:name="_Toc201568970"/>
        <w:bookmarkEnd w:id="14801"/>
        <w:bookmarkEnd w:id="14802"/>
      </w:del>
    </w:p>
    <w:p w14:paraId="3AD7C997" w14:textId="09DE5AC4" w:rsidR="000E4A08" w:rsidRPr="00087E73" w:rsidDel="00CC1BB1" w:rsidRDefault="000E4A08" w:rsidP="000E4A08">
      <w:pPr>
        <w:pStyle w:val="ListFS1"/>
        <w:rPr>
          <w:del w:id="14803" w:author="Drastichová Zuzana" w:date="2025-03-12T09:55:00Z" w16du:dateUtc="2025-03-12T08:55:00Z"/>
        </w:rPr>
      </w:pPr>
      <w:del w:id="14804" w:author="Drastichová Zuzana" w:date="2025-03-12T09:55:00Z" w16du:dateUtc="2025-03-12T08:55:00Z">
        <w:r w:rsidRPr="00087E73" w:rsidDel="00CC1BB1">
          <w:delText>Created on = aktuální datum a čas</w:delText>
        </w:r>
        <w:bookmarkStart w:id="14805" w:name="_Toc200959321"/>
        <w:bookmarkStart w:id="14806" w:name="_Toc201568971"/>
        <w:bookmarkEnd w:id="14805"/>
        <w:bookmarkEnd w:id="14806"/>
      </w:del>
    </w:p>
    <w:p w14:paraId="035D6C5E" w14:textId="324CCAF9" w:rsidR="000E4A08" w:rsidRPr="00955C1D" w:rsidDel="00CC1BB1" w:rsidRDefault="000E4A08" w:rsidP="000E4A08">
      <w:pPr>
        <w:pStyle w:val="NormalIndent"/>
        <w:rPr>
          <w:del w:id="14807" w:author="Drastichová Zuzana" w:date="2025-03-12T09:55:00Z" w16du:dateUtc="2025-03-12T08:55:00Z"/>
        </w:rPr>
      </w:pPr>
      <w:bookmarkStart w:id="14808" w:name="_Toc200959322"/>
      <w:bookmarkStart w:id="14809" w:name="_Toc201568972"/>
      <w:bookmarkEnd w:id="14808"/>
      <w:bookmarkEnd w:id="14809"/>
    </w:p>
    <w:p w14:paraId="321302B4" w14:textId="7DA98DBF" w:rsidR="000E4A08" w:rsidDel="00CC1BB1" w:rsidRDefault="000E4A08" w:rsidP="000E4A08">
      <w:pPr>
        <w:pStyle w:val="NormalIndent"/>
        <w:rPr>
          <w:del w:id="14810" w:author="Drastichová Zuzana" w:date="2025-03-12T09:55:00Z" w16du:dateUtc="2025-03-12T08:55:00Z"/>
        </w:rPr>
      </w:pPr>
      <w:del w:id="14811" w:author="Drastichová Zuzana" w:date="2025-03-12T09:55:00Z" w16du:dateUtc="2025-03-12T08:55:00Z">
        <w:r w:rsidRPr="00955C1D" w:rsidDel="00CC1BB1">
          <w:delText xml:space="preserve">Aktér vybere Besteron platební metodu </w:delText>
        </w:r>
        <w:r w:rsidRPr="003E1AA2" w:rsidDel="00CC1BB1">
          <w:delText xml:space="preserve">z nabízeného seznamu </w:delText>
        </w:r>
        <w:r w:rsidRPr="00BF06C4" w:rsidDel="00CC1BB1">
          <w:delText>a potvrdí platbu.</w:delText>
        </w:r>
        <w:bookmarkStart w:id="14812" w:name="_Toc200959323"/>
        <w:bookmarkStart w:id="14813" w:name="_Toc201568973"/>
        <w:bookmarkEnd w:id="14812"/>
        <w:bookmarkEnd w:id="14813"/>
      </w:del>
    </w:p>
    <w:p w14:paraId="1E5B81D8" w14:textId="01187F0A" w:rsidR="000E4A08" w:rsidRPr="00BF06C4" w:rsidDel="00CC1BB1" w:rsidRDefault="000E4A08" w:rsidP="000E4A08">
      <w:pPr>
        <w:pStyle w:val="NormalIndent"/>
        <w:rPr>
          <w:del w:id="14814" w:author="Drastichová Zuzana" w:date="2025-03-12T09:55:00Z" w16du:dateUtc="2025-03-12T08:55:00Z"/>
        </w:rPr>
      </w:pPr>
      <w:del w:id="14815" w:author="Drastichová Zuzana" w:date="2025-03-12T09:55:00Z" w16du:dateUtc="2025-03-12T08:55:00Z">
        <w:r w:rsidDel="00CC1BB1">
          <w:delText>Aktér</w:delText>
        </w:r>
        <w:r w:rsidRPr="00E16774" w:rsidDel="00CC1BB1">
          <w:delText xml:space="preserve"> je přesměrován na platební bránu, kde zadá patřičné platební údaje a autorizuje transakci.</w:delText>
        </w:r>
        <w:bookmarkStart w:id="14816" w:name="_Toc200959324"/>
        <w:bookmarkStart w:id="14817" w:name="_Toc201568974"/>
        <w:bookmarkEnd w:id="14816"/>
        <w:bookmarkEnd w:id="14817"/>
      </w:del>
    </w:p>
    <w:p w14:paraId="3790F5C4" w14:textId="51B79271" w:rsidR="000E4A08" w:rsidRPr="00BF06C4" w:rsidDel="00CC1BB1" w:rsidRDefault="000E4A08" w:rsidP="000E4A08">
      <w:pPr>
        <w:pStyle w:val="NormalIndent"/>
        <w:rPr>
          <w:del w:id="14818" w:author="Drastichová Zuzana" w:date="2025-03-12T09:55:00Z" w16du:dateUtc="2025-03-12T08:55:00Z"/>
        </w:rPr>
      </w:pPr>
      <w:del w:id="14819" w:author="Drastichová Zuzana" w:date="2025-03-12T09:55:00Z" w16du:dateUtc="2025-03-12T08:55:00Z">
        <w:r w:rsidRPr="00BF06C4" w:rsidDel="00CC1BB1">
          <w:delText>V případě úspěšného dokončení platby</w:delText>
        </w:r>
        <w:r w:rsidDel="00CC1BB1">
          <w:delText>,</w:delText>
        </w:r>
        <w:r w:rsidRPr="00BF06C4" w:rsidDel="00CC1BB1">
          <w:delText xml:space="preserve"> Systém na Payment session:</w:delText>
        </w:r>
        <w:bookmarkStart w:id="14820" w:name="_Toc200959325"/>
        <w:bookmarkStart w:id="14821" w:name="_Toc201568975"/>
        <w:bookmarkEnd w:id="14820"/>
        <w:bookmarkEnd w:id="14821"/>
      </w:del>
    </w:p>
    <w:p w14:paraId="4F311FD1" w14:textId="005132D9" w:rsidR="000E4A08" w:rsidRPr="00087E73" w:rsidDel="00CC1BB1" w:rsidRDefault="000E4A08" w:rsidP="000E4A08">
      <w:pPr>
        <w:pStyle w:val="ListFS1"/>
        <w:rPr>
          <w:del w:id="14822" w:author="Drastichová Zuzana" w:date="2025-03-12T09:55:00Z" w16du:dateUtc="2025-03-12T08:55:00Z"/>
        </w:rPr>
      </w:pPr>
      <w:del w:id="14823" w:author="Drastichová Zuzana" w:date="2025-03-12T09:55:00Z" w16du:dateUtc="2025-03-12T08:55:00Z">
        <w:r w:rsidRPr="00087E73" w:rsidDel="00CC1BB1">
          <w:delText>uloží do Selected payment method vybranou Besteron platební methodu</w:delText>
        </w:r>
        <w:bookmarkStart w:id="14824" w:name="_Toc200959326"/>
        <w:bookmarkStart w:id="14825" w:name="_Toc201568976"/>
        <w:bookmarkEnd w:id="14824"/>
        <w:bookmarkEnd w:id="14825"/>
      </w:del>
    </w:p>
    <w:p w14:paraId="2A9E76EF" w14:textId="2E8C18E0" w:rsidR="000E4A08" w:rsidRPr="00087E73" w:rsidDel="00CC1BB1" w:rsidRDefault="000E4A08" w:rsidP="000E4A08">
      <w:pPr>
        <w:pStyle w:val="ListFS1"/>
        <w:rPr>
          <w:del w:id="14826" w:author="Drastichová Zuzana" w:date="2025-03-12T09:55:00Z" w16du:dateUtc="2025-03-12T08:55:00Z"/>
        </w:rPr>
      </w:pPr>
      <w:del w:id="14827" w:author="Drastichová Zuzana" w:date="2025-03-12T09:55:00Z" w16du:dateUtc="2025-03-12T08:55:00Z">
        <w:r w:rsidRPr="00087E73" w:rsidDel="00CC1BB1">
          <w:delText xml:space="preserve">uloží do Result code návratový kód z platební brány </w:delText>
        </w:r>
        <w:bookmarkStart w:id="14828" w:name="_Toc200959327"/>
        <w:bookmarkStart w:id="14829" w:name="_Toc201568977"/>
        <w:bookmarkEnd w:id="14828"/>
        <w:bookmarkEnd w:id="14829"/>
      </w:del>
    </w:p>
    <w:p w14:paraId="1C4578C8" w14:textId="36A762FF" w:rsidR="000E4A08" w:rsidRPr="00087E73" w:rsidDel="00CC1BB1" w:rsidRDefault="000E4A08" w:rsidP="000E4A08">
      <w:pPr>
        <w:pStyle w:val="ListFS1"/>
        <w:rPr>
          <w:del w:id="14830" w:author="Drastichová Zuzana" w:date="2025-03-12T09:55:00Z" w16du:dateUtc="2025-03-12T08:55:00Z"/>
        </w:rPr>
      </w:pPr>
      <w:del w:id="14831" w:author="Drastichová Zuzana" w:date="2025-03-12T09:55:00Z" w16du:dateUtc="2025-03-12T08:55:00Z">
        <w:r w:rsidRPr="00087E73" w:rsidDel="00CC1BB1">
          <w:delText>změní Payment session status na Realized</w:delText>
        </w:r>
      </w:del>
      <w:ins w:id="14832" w:author="Irová Zuzana" w:date="2025-02-21T19:59:00Z" w16du:dateUtc="2025-02-21T18:59:00Z">
        <w:del w:id="14833" w:author="Drastichová Zuzana" w:date="2025-03-12T09:55:00Z" w16du:dateUtc="2025-03-12T08:55:00Z">
          <w:r w:rsidR="009B28DA" w:rsidDel="00CC1BB1">
            <w:delText>.</w:delText>
          </w:r>
        </w:del>
      </w:ins>
      <w:bookmarkStart w:id="14834" w:name="_Toc200959328"/>
      <w:bookmarkStart w:id="14835" w:name="_Toc201568978"/>
      <w:bookmarkEnd w:id="14834"/>
      <w:bookmarkEnd w:id="14835"/>
    </w:p>
    <w:p w14:paraId="30374ED9" w14:textId="4E8DA95A" w:rsidR="000E4A08" w:rsidRPr="00BF06C4" w:rsidDel="00CC1BB1" w:rsidRDefault="000E4A08" w:rsidP="000E4A08">
      <w:pPr>
        <w:pStyle w:val="NormalIndent"/>
        <w:rPr>
          <w:del w:id="14836" w:author="Drastichová Zuzana" w:date="2025-03-12T09:55:00Z" w16du:dateUtc="2025-03-12T08:55:00Z"/>
        </w:rPr>
      </w:pPr>
      <w:bookmarkStart w:id="14837" w:name="_Toc200959329"/>
      <w:bookmarkStart w:id="14838" w:name="_Toc201568979"/>
      <w:bookmarkEnd w:id="14837"/>
      <w:bookmarkEnd w:id="14838"/>
    </w:p>
    <w:p w14:paraId="54D8AB87" w14:textId="5A66F3C3" w:rsidR="000E4A08" w:rsidRPr="00BF06C4" w:rsidDel="00CC1BB1" w:rsidRDefault="000E4A08" w:rsidP="000E4A08">
      <w:pPr>
        <w:pStyle w:val="NormalIndent"/>
        <w:rPr>
          <w:del w:id="14839" w:author="Drastichová Zuzana" w:date="2025-03-12T09:55:00Z" w16du:dateUtc="2025-03-12T08:55:00Z"/>
        </w:rPr>
      </w:pPr>
      <w:del w:id="14840" w:author="Drastichová Zuzana" w:date="2025-03-12T09:55:00Z" w16du:dateUtc="2025-03-12T08:55:00Z">
        <w:r w:rsidRPr="00BF06C4" w:rsidDel="00CC1BB1">
          <w:delText xml:space="preserve">Pokud dojde k chybě při komunikaci s platební bránou (např. transakace není dokončena do lhůty stanovené konfiguračním klíčem </w:delText>
        </w:r>
        <w:r w:rsidRPr="00BF06C4" w:rsidDel="00CC1BB1">
          <w:rPr>
            <w:i/>
            <w:iCs/>
          </w:rPr>
          <w:delText>BE.PaymentReversalTimeout</w:delText>
        </w:r>
        <w:r w:rsidRPr="00BF06C4" w:rsidDel="00CC1BB1">
          <w:delText>)  nebo platební brána vrátí chybový návratový kód, Systém:</w:delText>
        </w:r>
        <w:bookmarkStart w:id="14841" w:name="_Toc200959330"/>
        <w:bookmarkStart w:id="14842" w:name="_Toc201568980"/>
        <w:bookmarkEnd w:id="14841"/>
        <w:bookmarkEnd w:id="14842"/>
      </w:del>
    </w:p>
    <w:p w14:paraId="17394BF0" w14:textId="05568BD9" w:rsidR="000E4A08" w:rsidRPr="00087E73" w:rsidDel="00CC1BB1" w:rsidRDefault="000E4A08" w:rsidP="000E4A08">
      <w:pPr>
        <w:pStyle w:val="ListFS1"/>
        <w:rPr>
          <w:del w:id="14843" w:author="Drastichová Zuzana" w:date="2025-03-12T09:55:00Z" w16du:dateUtc="2025-03-12T08:55:00Z"/>
        </w:rPr>
      </w:pPr>
      <w:del w:id="14844" w:author="Drastichová Zuzana" w:date="2025-03-12T09:55:00Z" w16du:dateUtc="2025-03-12T08:55:00Z">
        <w:r w:rsidRPr="00087E73" w:rsidDel="00CC1BB1">
          <w:delText>uloží do Selected payment method vybranou Besteron platební methodu</w:delText>
        </w:r>
        <w:bookmarkStart w:id="14845" w:name="_Toc200959331"/>
        <w:bookmarkStart w:id="14846" w:name="_Toc201568981"/>
        <w:bookmarkEnd w:id="14845"/>
        <w:bookmarkEnd w:id="14846"/>
      </w:del>
    </w:p>
    <w:p w14:paraId="0C22ED43" w14:textId="79F2742E" w:rsidR="000E4A08" w:rsidRPr="00087E73" w:rsidDel="00CC1BB1" w:rsidRDefault="000E4A08" w:rsidP="000E4A08">
      <w:pPr>
        <w:pStyle w:val="ListFS1"/>
        <w:rPr>
          <w:del w:id="14847" w:author="Drastichová Zuzana" w:date="2025-03-12T09:55:00Z" w16du:dateUtc="2025-03-12T08:55:00Z"/>
        </w:rPr>
      </w:pPr>
      <w:del w:id="14848" w:author="Drastichová Zuzana" w:date="2025-03-12T09:55:00Z" w16du:dateUtc="2025-03-12T08:55:00Z">
        <w:r w:rsidRPr="00087E73" w:rsidDel="00CC1BB1">
          <w:delText>nastaví Payment session status na Rejected</w:delText>
        </w:r>
        <w:bookmarkStart w:id="14849" w:name="_Toc200959332"/>
        <w:bookmarkStart w:id="14850" w:name="_Toc201568982"/>
        <w:bookmarkEnd w:id="14849"/>
        <w:bookmarkEnd w:id="14850"/>
      </w:del>
    </w:p>
    <w:p w14:paraId="32F4EA39" w14:textId="2FFDCDDC" w:rsidR="000E4A08" w:rsidRPr="00087E73" w:rsidDel="00CC1BB1" w:rsidRDefault="000E4A08" w:rsidP="000E4A08">
      <w:pPr>
        <w:pStyle w:val="ListFS1"/>
        <w:rPr>
          <w:del w:id="14851" w:author="Drastichová Zuzana" w:date="2025-03-12T09:55:00Z" w16du:dateUtc="2025-03-12T08:55:00Z"/>
        </w:rPr>
      </w:pPr>
      <w:del w:id="14852" w:author="Drastichová Zuzana" w:date="2025-03-12T09:55:00Z" w16du:dateUtc="2025-03-12T08:55:00Z">
        <w:r w:rsidRPr="00087E73" w:rsidDel="00CC1BB1">
          <w:delText xml:space="preserve">uloží do Result code chybový kód z platební brány </w:delText>
        </w:r>
        <w:bookmarkStart w:id="14853" w:name="_Toc200959333"/>
        <w:bookmarkStart w:id="14854" w:name="_Toc201568983"/>
        <w:bookmarkEnd w:id="14853"/>
        <w:bookmarkEnd w:id="14854"/>
      </w:del>
    </w:p>
    <w:p w14:paraId="78CA6019" w14:textId="6DC9DB15" w:rsidR="000E4A08" w:rsidRPr="00955C1D" w:rsidDel="00CC1BB1" w:rsidRDefault="000E4A08" w:rsidP="000E4A08">
      <w:pPr>
        <w:pStyle w:val="ListFS1"/>
        <w:rPr>
          <w:del w:id="14855" w:author="Drastichová Zuzana" w:date="2025-03-12T09:55:00Z" w16du:dateUtc="2025-03-12T08:55:00Z"/>
        </w:rPr>
      </w:pPr>
      <w:del w:id="14856" w:author="Drastichová Zuzana" w:date="2025-03-12T09:55:00Z" w16du:dateUtc="2025-03-12T08:55:00Z">
        <w:r w:rsidRPr="00087E73" w:rsidDel="00CC1BB1">
          <w:delText>a postup končí.</w:delText>
        </w:r>
        <w:r w:rsidDel="00CC1BB1">
          <w:br/>
        </w:r>
        <w:bookmarkStart w:id="14857" w:name="_Toc200959334"/>
        <w:bookmarkStart w:id="14858" w:name="_Toc201568984"/>
        <w:bookmarkEnd w:id="14857"/>
        <w:bookmarkEnd w:id="14858"/>
      </w:del>
    </w:p>
    <w:p w14:paraId="06D5A5A8" w14:textId="7178465E" w:rsidR="000E4A08" w:rsidRPr="00955C1D" w:rsidDel="00CC1BB1" w:rsidRDefault="000E4A08" w:rsidP="000E4A08">
      <w:pPr>
        <w:pStyle w:val="Flowheading"/>
        <w:rPr>
          <w:del w:id="14859" w:author="Drastichová Zuzana" w:date="2025-03-12T09:55:00Z" w16du:dateUtc="2025-03-12T08:55:00Z"/>
        </w:rPr>
      </w:pPr>
      <w:del w:id="14860" w:author="Drastichová Zuzana" w:date="2025-03-12T09:55:00Z" w16du:dateUtc="2025-03-12T08:55:00Z">
        <w:r w:rsidRPr="00E16774" w:rsidDel="00CC1BB1">
          <w:delText>Společný postup</w:delText>
        </w:r>
        <w:bookmarkStart w:id="14861" w:name="_Toc200959335"/>
        <w:bookmarkStart w:id="14862" w:name="_Toc201568985"/>
        <w:bookmarkEnd w:id="14861"/>
        <w:bookmarkEnd w:id="14862"/>
      </w:del>
    </w:p>
    <w:p w14:paraId="4D40DA33" w14:textId="16F33B34" w:rsidR="000E4A08" w:rsidRPr="00955C1D" w:rsidDel="00CC1BB1" w:rsidRDefault="000E4A08" w:rsidP="000E4A08">
      <w:pPr>
        <w:pStyle w:val="NormalIndent"/>
        <w:rPr>
          <w:del w:id="14863" w:author="Drastichová Zuzana" w:date="2025-03-12T09:55:00Z" w16du:dateUtc="2025-03-12T08:55:00Z"/>
        </w:rPr>
      </w:pPr>
      <w:del w:id="14864" w:author="Drastichová Zuzana" w:date="2025-03-12T09:55:00Z" w16du:dateUtc="2025-03-12T08:55:00Z">
        <w:r w:rsidRPr="00955C1D" w:rsidDel="00CC1BB1">
          <w:delText>Systém zjistí Bill issuer pro top-up:</w:delText>
        </w:r>
        <w:bookmarkStart w:id="14865" w:name="_Toc200959336"/>
        <w:bookmarkStart w:id="14866" w:name="_Toc201568986"/>
        <w:bookmarkEnd w:id="14865"/>
        <w:bookmarkEnd w:id="14866"/>
      </w:del>
    </w:p>
    <w:p w14:paraId="4BFFAAE5" w14:textId="19AC169B" w:rsidR="000E4A08" w:rsidRPr="00955C1D" w:rsidDel="00CC1BB1" w:rsidRDefault="000E4A08" w:rsidP="000E4A08">
      <w:pPr>
        <w:pStyle w:val="ListFS1"/>
        <w:rPr>
          <w:del w:id="14867" w:author="Drastichová Zuzana" w:date="2025-03-12T09:55:00Z" w16du:dateUtc="2025-03-12T08:55:00Z"/>
        </w:rPr>
      </w:pPr>
      <w:del w:id="14868" w:author="Drastichová Zuzana" w:date="2025-03-12T09:55:00Z" w16du:dateUtc="2025-03-12T08:55:00Z">
        <w:r w:rsidRPr="00955C1D" w:rsidDel="00CC1BB1">
          <w:delText>Pokud je typ účtu Pre-paid, pak se jako Bill issuer použije PAS-SK</w:delText>
        </w:r>
        <w:bookmarkStart w:id="14869" w:name="_Toc200959337"/>
        <w:bookmarkStart w:id="14870" w:name="_Toc201568987"/>
        <w:bookmarkEnd w:id="14869"/>
        <w:bookmarkEnd w:id="14870"/>
      </w:del>
    </w:p>
    <w:p w14:paraId="2A4C0143" w14:textId="79EBFF0A" w:rsidR="000E4A08" w:rsidRPr="00955C1D" w:rsidDel="00CC1BB1" w:rsidRDefault="000E4A08" w:rsidP="000E4A08">
      <w:pPr>
        <w:pStyle w:val="NormalIndent"/>
        <w:rPr>
          <w:del w:id="14871" w:author="Drastichová Zuzana" w:date="2025-03-12T09:55:00Z" w16du:dateUtc="2025-03-12T08:55:00Z"/>
        </w:rPr>
      </w:pPr>
      <w:bookmarkStart w:id="14872" w:name="_Toc200959338"/>
      <w:bookmarkStart w:id="14873" w:name="_Toc201568988"/>
      <w:bookmarkEnd w:id="14872"/>
      <w:bookmarkEnd w:id="14873"/>
    </w:p>
    <w:p w14:paraId="40D93AA9" w14:textId="089F6E25" w:rsidR="000E4A08" w:rsidRPr="00955C1D" w:rsidDel="00CC1BB1" w:rsidRDefault="000E4A08" w:rsidP="000E4A08">
      <w:pPr>
        <w:pStyle w:val="NormalIndent"/>
        <w:rPr>
          <w:del w:id="14874" w:author="Drastichová Zuzana" w:date="2025-03-12T09:55:00Z" w16du:dateUtc="2025-03-12T08:55:00Z"/>
        </w:rPr>
      </w:pPr>
      <w:del w:id="14875" w:author="Drastichová Zuzana" w:date="2025-03-12T09:55:00Z" w16du:dateUtc="2025-03-12T08:55:00Z">
        <w:r w:rsidRPr="00955C1D" w:rsidDel="00CC1BB1">
          <w:delText>Systém zjistí BIBA pro fakturaci na základě Bill issuer</w:delText>
        </w:r>
      </w:del>
      <w:ins w:id="14876" w:author="Irová Zuzana" w:date="2025-02-21T20:00:00Z" w16du:dateUtc="2025-02-21T19:00:00Z">
        <w:del w:id="14877" w:author="Drastichová Zuzana" w:date="2025-03-12T09:55:00Z" w16du:dateUtc="2025-03-12T08:55:00Z">
          <w:r w:rsidR="006F21EE" w:rsidDel="00CC1BB1">
            <w:delText xml:space="preserve"> </w:delText>
          </w:r>
        </w:del>
      </w:ins>
      <w:del w:id="14878" w:author="Drastichová Zuzana" w:date="2025-03-12T09:55:00Z" w16du:dateUtc="2025-03-12T08:55:00Z">
        <w:r w:rsidRPr="00955C1D" w:rsidDel="00CC1BB1">
          <w:delText>, zúčtovací měny účtu a Reason = Top-up.</w:delText>
        </w:r>
        <w:bookmarkStart w:id="14879" w:name="_Toc200959339"/>
        <w:bookmarkStart w:id="14880" w:name="_Toc201568989"/>
        <w:bookmarkEnd w:id="14879"/>
        <w:bookmarkEnd w:id="14880"/>
      </w:del>
    </w:p>
    <w:p w14:paraId="68AC3EA2" w14:textId="67513F68" w:rsidR="000E4A08" w:rsidRPr="00955C1D" w:rsidDel="00CC1BB1" w:rsidRDefault="000E4A08" w:rsidP="000E4A08">
      <w:pPr>
        <w:pStyle w:val="NormalIndent"/>
        <w:rPr>
          <w:del w:id="14881" w:author="Drastichová Zuzana" w:date="2025-03-12T09:55:00Z" w16du:dateUtc="2025-03-12T08:55:00Z"/>
        </w:rPr>
      </w:pPr>
      <w:bookmarkStart w:id="14882" w:name="_Toc200959340"/>
      <w:bookmarkStart w:id="14883" w:name="_Toc201568990"/>
      <w:bookmarkEnd w:id="14882"/>
      <w:bookmarkEnd w:id="14883"/>
    </w:p>
    <w:p w14:paraId="32EBB381" w14:textId="497F8114" w:rsidR="000E4A08" w:rsidRPr="00955C1D" w:rsidDel="00CC1BB1" w:rsidRDefault="000E4A08" w:rsidP="000E4A08">
      <w:pPr>
        <w:pStyle w:val="NormalIndent"/>
        <w:rPr>
          <w:del w:id="14884" w:author="Drastichová Zuzana" w:date="2025-03-12T09:55:00Z" w16du:dateUtc="2025-03-12T08:55:00Z"/>
        </w:rPr>
      </w:pPr>
      <w:del w:id="14885" w:author="Drastichová Zuzana" w:date="2025-03-12T09:55:00Z" w16du:dateUtc="2025-03-12T08:55:00Z">
        <w:r w:rsidRPr="00955C1D" w:rsidDel="00CC1BB1">
          <w:delText>Systém vytvoří Payment s parametry:</w:delText>
        </w:r>
        <w:bookmarkStart w:id="14886" w:name="_Toc200959341"/>
        <w:bookmarkStart w:id="14887" w:name="_Toc201568991"/>
        <w:bookmarkEnd w:id="14886"/>
        <w:bookmarkEnd w:id="14887"/>
      </w:del>
    </w:p>
    <w:p w14:paraId="17522FDC" w14:textId="60C0D736" w:rsidR="000E4A08" w:rsidRPr="00087E73" w:rsidDel="00CC1BB1" w:rsidRDefault="000E4A08" w:rsidP="000E4A08">
      <w:pPr>
        <w:pStyle w:val="ListFS1"/>
        <w:rPr>
          <w:del w:id="14888" w:author="Drastichová Zuzana" w:date="2025-03-12T09:55:00Z" w16du:dateUtc="2025-03-12T08:55:00Z"/>
        </w:rPr>
      </w:pPr>
      <w:del w:id="14889" w:author="Drastichová Zuzana" w:date="2025-03-12T09:55:00Z" w16du:dateUtc="2025-03-12T08:55:00Z">
        <w:r w:rsidRPr="00087E73" w:rsidDel="00CC1BB1">
          <w:delText xml:space="preserve">Payment number = Unikátní číslo platby podle číslovacího schématu. </w:delText>
        </w:r>
        <w:bookmarkStart w:id="14890" w:name="_Toc200959342"/>
        <w:bookmarkStart w:id="14891" w:name="_Toc201568992"/>
        <w:bookmarkEnd w:id="14890"/>
        <w:bookmarkEnd w:id="14891"/>
      </w:del>
    </w:p>
    <w:p w14:paraId="4702D626" w14:textId="4F3038D1" w:rsidR="000E4A08" w:rsidRPr="00087E73" w:rsidDel="00CC1BB1" w:rsidRDefault="000E4A08" w:rsidP="000E4A08">
      <w:pPr>
        <w:pStyle w:val="ListFS1"/>
        <w:rPr>
          <w:del w:id="14892" w:author="Drastichová Zuzana" w:date="2025-03-12T09:55:00Z" w16du:dateUtc="2025-03-12T08:55:00Z"/>
        </w:rPr>
      </w:pPr>
      <w:del w:id="14893" w:author="Drastichová Zuzana" w:date="2025-03-12T09:55:00Z" w16du:dateUtc="2025-03-12T08:55:00Z">
        <w:r w:rsidRPr="00087E73" w:rsidDel="00CC1BB1">
          <w:delText xml:space="preserve">Payment type = Top-up payment </w:delText>
        </w:r>
        <w:bookmarkStart w:id="14894" w:name="_Toc200959343"/>
        <w:bookmarkStart w:id="14895" w:name="_Toc201568993"/>
        <w:bookmarkEnd w:id="14894"/>
        <w:bookmarkEnd w:id="14895"/>
      </w:del>
    </w:p>
    <w:p w14:paraId="52DE57BB" w14:textId="3DBD85FB" w:rsidR="000E4A08" w:rsidRPr="00087E73" w:rsidDel="00CC1BB1" w:rsidRDefault="000E4A08" w:rsidP="008A0B6B">
      <w:pPr>
        <w:pStyle w:val="ListFS1"/>
        <w:rPr>
          <w:del w:id="14896" w:author="Drastichová Zuzana" w:date="2025-03-12T09:55:00Z" w16du:dateUtc="2025-03-12T08:55:00Z"/>
        </w:rPr>
      </w:pPr>
      <w:del w:id="14897" w:author="Drastichová Zuzana" w:date="2025-03-12T09:55:00Z" w16du:dateUtc="2025-03-12T08:55:00Z">
        <w:r w:rsidRPr="00087E73" w:rsidDel="00CC1BB1">
          <w:delText>Payment method = :</w:delText>
        </w:r>
        <w:bookmarkStart w:id="14898" w:name="_Toc200959344"/>
        <w:bookmarkStart w:id="14899" w:name="_Toc201568994"/>
        <w:bookmarkEnd w:id="14898"/>
        <w:bookmarkEnd w:id="14899"/>
      </w:del>
    </w:p>
    <w:p w14:paraId="613D7351" w14:textId="1867B2BC" w:rsidR="00B70658" w:rsidDel="00CC1BB1" w:rsidRDefault="000E4A08" w:rsidP="00B70658">
      <w:pPr>
        <w:pStyle w:val="ListFS1"/>
        <w:rPr>
          <w:ins w:id="14900" w:author="Irová Zuzana" w:date="2025-02-21T20:01:00Z" w16du:dateUtc="2025-02-21T19:01:00Z"/>
          <w:del w:id="14901" w:author="Drastichová Zuzana" w:date="2025-03-12T09:55:00Z" w16du:dateUtc="2025-03-12T08:55:00Z"/>
        </w:rPr>
      </w:pPr>
      <w:del w:id="14902" w:author="Drastichová Zuzana" w:date="2025-03-12T09:55:00Z" w16du:dateUtc="2025-03-12T08:55:00Z">
        <w:r w:rsidRPr="00087E73" w:rsidDel="00CC1BB1">
          <w:delText xml:space="preserve"> </w:delText>
        </w:r>
      </w:del>
      <w:bookmarkStart w:id="14903" w:name="_Toc200959345"/>
      <w:bookmarkStart w:id="14904" w:name="_Toc201568995"/>
      <w:bookmarkEnd w:id="14903"/>
      <w:bookmarkEnd w:id="14904"/>
    </w:p>
    <w:p w14:paraId="36D8784D" w14:textId="5E308407" w:rsidR="000E4A08" w:rsidRPr="00087E73" w:rsidDel="00CC1BB1" w:rsidRDefault="000E4A08" w:rsidP="008A0B6B">
      <w:pPr>
        <w:pStyle w:val="ListFS2"/>
        <w:rPr>
          <w:del w:id="14905" w:author="Drastichová Zuzana" w:date="2025-03-12T09:55:00Z" w16du:dateUtc="2025-03-12T08:55:00Z"/>
        </w:rPr>
      </w:pPr>
      <w:del w:id="14906" w:author="Drastichová Zuzana" w:date="2025-03-12T09:55:00Z" w16du:dateUtc="2025-03-12T08:55:00Z">
        <w:r w:rsidRPr="00087E73" w:rsidDel="00CC1BB1">
          <w:delText>pokud Payment session.internet banking channel  = Besteron Online</w:delText>
        </w:r>
      </w:del>
      <w:ins w:id="14907" w:author="Irová Zuzana" w:date="2025-02-21T20:01:00Z" w16du:dateUtc="2025-02-21T19:01:00Z">
        <w:del w:id="14908" w:author="Drastichová Zuzana" w:date="2025-03-12T09:55:00Z" w16du:dateUtc="2025-03-12T08:55:00Z">
          <w:r w:rsidR="00B70658" w:rsidDel="00CC1BB1">
            <w:delText xml:space="preserve"> bank card</w:delText>
          </w:r>
        </w:del>
      </w:ins>
      <w:del w:id="14909" w:author="Drastichová Zuzana" w:date="2025-03-12T09:55:00Z" w16du:dateUtc="2025-03-12T08:55:00Z">
        <w:r w:rsidRPr="00087E73" w:rsidDel="00CC1BB1">
          <w:delText xml:space="preserve"> payment a </w:delText>
        </w:r>
        <w:bookmarkStart w:id="14910" w:name="_Toc200959346"/>
        <w:bookmarkStart w:id="14911" w:name="_Toc201568996"/>
        <w:bookmarkEnd w:id="14910"/>
        <w:bookmarkEnd w:id="14911"/>
      </w:del>
    </w:p>
    <w:p w14:paraId="298BF3DF" w14:textId="576B7071" w:rsidR="000E4A08" w:rsidRPr="00087E73" w:rsidDel="00CC1BB1" w:rsidRDefault="000E4A08">
      <w:pPr>
        <w:pStyle w:val="ListFS2"/>
        <w:rPr>
          <w:del w:id="14912" w:author="Drastichová Zuzana" w:date="2025-03-12T09:55:00Z" w16du:dateUtc="2025-03-12T08:55:00Z"/>
        </w:rPr>
        <w:pPrChange w:id="14913" w:author="Irová Zuzana" w:date="2025-02-21T20:02:00Z" w16du:dateUtc="2025-02-21T19:02:00Z">
          <w:pPr>
            <w:pStyle w:val="ListFS3"/>
          </w:pPr>
        </w:pPrChange>
      </w:pPr>
      <w:del w:id="14914" w:author="Drastichová Zuzana" w:date="2025-03-12T09:55:00Z" w16du:dateUtc="2025-03-12T08:55:00Z">
        <w:r w:rsidRPr="00087E73" w:rsidDel="00CC1BB1">
          <w:delText>payment session.selected payment method = CREDIT CARD, pak Bank card payment</w:delText>
        </w:r>
        <w:bookmarkStart w:id="14915" w:name="_Toc200959347"/>
        <w:bookmarkStart w:id="14916" w:name="_Toc201568997"/>
        <w:bookmarkEnd w:id="14915"/>
        <w:bookmarkEnd w:id="14916"/>
      </w:del>
    </w:p>
    <w:p w14:paraId="791779F1" w14:textId="0D0CF81D" w:rsidR="000E4A08" w:rsidRPr="00416547" w:rsidDel="00CC1BB1" w:rsidRDefault="000E4A08" w:rsidP="000E4A08">
      <w:pPr>
        <w:pStyle w:val="ListFS3"/>
        <w:rPr>
          <w:del w:id="14917" w:author="Drastichová Zuzana" w:date="2025-03-12T09:55:00Z" w16du:dateUtc="2025-03-12T08:55:00Z"/>
          <w:highlight w:val="cyan"/>
        </w:rPr>
      </w:pPr>
      <w:del w:id="14918" w:author="Drastichová Zuzana" w:date="2025-03-12T09:55:00Z" w16du:dateUtc="2025-03-12T08:55:00Z">
        <w:r w:rsidRPr="00416547" w:rsidDel="00CC1BB1">
          <w:rPr>
            <w:highlight w:val="cyan"/>
          </w:rPr>
          <w:delText>payment session.selected payment method = APPLE PAY nebo GOOGLE PAY, pak Service payment</w:delText>
        </w:r>
        <w:bookmarkStart w:id="14919" w:name="_Toc200959348"/>
        <w:bookmarkStart w:id="14920" w:name="_Toc201568998"/>
        <w:bookmarkEnd w:id="14919"/>
        <w:bookmarkEnd w:id="14920"/>
      </w:del>
    </w:p>
    <w:p w14:paraId="14ADFAC7" w14:textId="519B20C7" w:rsidR="000E4A08" w:rsidRPr="00416547" w:rsidDel="00CC1BB1" w:rsidRDefault="000E4A08" w:rsidP="000E4A08">
      <w:pPr>
        <w:pStyle w:val="ListFS3"/>
        <w:rPr>
          <w:del w:id="14921" w:author="Drastichová Zuzana" w:date="2025-03-12T09:55:00Z" w16du:dateUtc="2025-03-12T08:55:00Z"/>
          <w:highlight w:val="cyan"/>
          <w:rPrChange w:id="14922" w:author="Irová Zuzana" w:date="2025-02-21T20:03:00Z" w16du:dateUtc="2025-02-21T19:03:00Z">
            <w:rPr>
              <w:del w:id="14923" w:author="Drastichová Zuzana" w:date="2025-03-12T09:55:00Z" w16du:dateUtc="2025-03-12T08:55:00Z"/>
            </w:rPr>
          </w:rPrChange>
        </w:rPr>
      </w:pPr>
      <w:del w:id="14924" w:author="Drastichová Zuzana" w:date="2025-03-12T09:55:00Z" w16du:dateUtc="2025-03-12T08:55:00Z">
        <w:r w:rsidRPr="00416547" w:rsidDel="00CC1BB1">
          <w:rPr>
            <w:highlight w:val="cyan"/>
            <w:rPrChange w:id="14925" w:author="Irová Zuzana" w:date="2025-02-21T20:03:00Z" w16du:dateUtc="2025-02-21T19:03:00Z">
              <w:rPr/>
            </w:rPrChange>
          </w:rPr>
          <w:delText>jinak Bank transfer payment</w:delText>
        </w:r>
        <w:bookmarkStart w:id="14926" w:name="_Toc200959349"/>
        <w:bookmarkStart w:id="14927" w:name="_Toc201568999"/>
        <w:bookmarkEnd w:id="14926"/>
        <w:bookmarkEnd w:id="14927"/>
      </w:del>
    </w:p>
    <w:p w14:paraId="717A713E" w14:textId="4C40DB16" w:rsidR="000E4A08" w:rsidRPr="00416547" w:rsidDel="00CC1BB1" w:rsidRDefault="000E4A08" w:rsidP="5A42C4C8">
      <w:pPr>
        <w:pStyle w:val="ListFS2"/>
        <w:rPr>
          <w:ins w:id="14928" w:author="Irová Zuzana" w:date="2025-02-21T20:02:00Z" w16du:dateUtc="2025-02-21T19:02:00Z"/>
          <w:del w:id="14929" w:author="Drastichová Zuzana" w:date="2025-03-12T09:55:00Z" w16du:dateUtc="2025-03-12T08:55:00Z"/>
          <w:highlight w:val="cyan"/>
          <w:rPrChange w:id="14930" w:author="Irová Zuzana" w:date="2025-02-21T20:03:00Z" w16du:dateUtc="2025-02-21T19:03:00Z">
            <w:rPr>
              <w:ins w:id="14931" w:author="Irová Zuzana" w:date="2025-02-21T20:02:00Z" w16du:dateUtc="2025-02-21T19:02:00Z"/>
              <w:del w:id="14932" w:author="Drastichová Zuzana" w:date="2025-03-12T09:55:00Z" w16du:dateUtc="2025-03-12T08:55:00Z"/>
            </w:rPr>
          </w:rPrChange>
        </w:rPr>
      </w:pPr>
      <w:del w:id="14933" w:author="Drastichová Zuzana" w:date="2025-03-12T09:55:00Z" w16du:dateUtc="2025-03-12T08:55:00Z">
        <w:r w:rsidRPr="00416547" w:rsidDel="00CC1BB1">
          <w:rPr>
            <w:highlight w:val="cyan"/>
            <w:rPrChange w:id="14934" w:author="Irová Zuzana" w:date="2025-02-21T20:03:00Z" w16du:dateUtc="2025-02-21T19:03:00Z">
              <w:rPr/>
            </w:rPrChange>
          </w:rPr>
          <w:delText>pokud Payment session.internet banking channel  = Online Fleet card payment, pak Fleet card payment</w:delText>
        </w:r>
      </w:del>
      <w:bookmarkStart w:id="14935" w:name="_Toc200959350"/>
      <w:bookmarkStart w:id="14936" w:name="_Toc201569000"/>
      <w:bookmarkEnd w:id="14935"/>
      <w:bookmarkEnd w:id="14936"/>
    </w:p>
    <w:p w14:paraId="1B67AA50" w14:textId="7D004B94" w:rsidR="0047271D" w:rsidRPr="00416547" w:rsidDel="00CC1BB1" w:rsidRDefault="0047271D" w:rsidP="0047271D">
      <w:pPr>
        <w:pStyle w:val="ListFS2"/>
        <w:rPr>
          <w:ins w:id="14937" w:author="Irová Zuzana" w:date="2025-02-21T20:02:00Z" w16du:dateUtc="2025-02-21T19:02:00Z"/>
          <w:del w:id="14938" w:author="Drastichová Zuzana" w:date="2025-03-12T09:55:00Z" w16du:dateUtc="2025-03-12T08:55:00Z"/>
          <w:highlight w:val="cyan"/>
          <w:rPrChange w:id="14939" w:author="Irová Zuzana" w:date="2025-02-21T20:03:00Z" w16du:dateUtc="2025-02-21T19:03:00Z">
            <w:rPr>
              <w:ins w:id="14940" w:author="Irová Zuzana" w:date="2025-02-21T20:02:00Z" w16du:dateUtc="2025-02-21T19:02:00Z"/>
              <w:del w:id="14941" w:author="Drastichová Zuzana" w:date="2025-03-12T09:55:00Z" w16du:dateUtc="2025-03-12T08:55:00Z"/>
            </w:rPr>
          </w:rPrChange>
        </w:rPr>
      </w:pPr>
      <w:ins w:id="14942" w:author="Irová Zuzana" w:date="2025-02-21T20:02:00Z" w16du:dateUtc="2025-02-21T19:02:00Z">
        <w:del w:id="14943" w:author="Drastichová Zuzana" w:date="2025-03-12T09:55:00Z" w16du:dateUtc="2025-03-12T08:55:00Z">
          <w:r w:rsidRPr="00416547" w:rsidDel="00CC1BB1">
            <w:rPr>
              <w:highlight w:val="cyan"/>
              <w:rPrChange w:id="14944" w:author="Irová Zuzana" w:date="2025-02-21T20:03:00Z" w16du:dateUtc="2025-02-21T19:03:00Z">
                <w:rPr/>
              </w:rPrChange>
            </w:rPr>
            <w:delText>jinak Bank transfer payment</w:delText>
          </w:r>
          <w:bookmarkStart w:id="14945" w:name="_Toc200959351"/>
          <w:bookmarkStart w:id="14946" w:name="_Toc201569001"/>
          <w:bookmarkEnd w:id="14945"/>
          <w:bookmarkEnd w:id="14946"/>
        </w:del>
      </w:ins>
    </w:p>
    <w:p w14:paraId="0252BCCA" w14:textId="0F6072F7" w:rsidR="0047271D" w:rsidRPr="00416547" w:rsidDel="00CC1BB1" w:rsidRDefault="0047271D">
      <w:pPr>
        <w:pStyle w:val="ListFS2"/>
        <w:rPr>
          <w:del w:id="14947" w:author="Drastichová Zuzana" w:date="2025-03-12T09:55:00Z" w16du:dateUtc="2025-03-12T08:55:00Z"/>
          <w:highlight w:val="cyan"/>
          <w:rPrChange w:id="14948" w:author="Irová Zuzana" w:date="2025-02-21T20:03:00Z" w16du:dateUtc="2025-02-21T19:03:00Z">
            <w:rPr>
              <w:del w:id="14949" w:author="Drastichová Zuzana" w:date="2025-03-12T09:55:00Z" w16du:dateUtc="2025-03-12T08:55:00Z"/>
            </w:rPr>
          </w:rPrChange>
        </w:rPr>
        <w:pPrChange w:id="14950" w:author="Irová Zuzana" w:date="2025-02-21T20:02:00Z" w16du:dateUtc="2025-02-21T19:02:00Z">
          <w:pPr>
            <w:pStyle w:val="ListFS1"/>
          </w:pPr>
        </w:pPrChange>
      </w:pPr>
      <w:bookmarkStart w:id="14951" w:name="_Toc200959352"/>
      <w:bookmarkStart w:id="14952" w:name="_Toc201569002"/>
      <w:bookmarkEnd w:id="14951"/>
      <w:bookmarkEnd w:id="14952"/>
    </w:p>
    <w:p w14:paraId="01574646" w14:textId="34092AB8" w:rsidR="000E4A08" w:rsidRPr="00416547" w:rsidDel="00CC1BB1" w:rsidRDefault="000E4A08">
      <w:pPr>
        <w:pStyle w:val="ListFS2"/>
        <w:rPr>
          <w:del w:id="14953" w:author="Drastichová Zuzana" w:date="2025-03-12T09:55:00Z" w16du:dateUtc="2025-03-12T08:55:00Z"/>
          <w:highlight w:val="cyan"/>
          <w:rPrChange w:id="14954" w:author="Irová Zuzana" w:date="2025-02-21T20:03:00Z" w16du:dateUtc="2025-02-21T19:03:00Z">
            <w:rPr>
              <w:del w:id="14955" w:author="Drastichová Zuzana" w:date="2025-03-12T09:55:00Z" w16du:dateUtc="2025-03-12T08:55:00Z"/>
            </w:rPr>
          </w:rPrChange>
        </w:rPr>
        <w:pPrChange w:id="14956" w:author="Irová Zuzana" w:date="2025-02-21T20:03:00Z" w16du:dateUtc="2025-02-21T19:03:00Z">
          <w:pPr>
            <w:pStyle w:val="ListFS1"/>
          </w:pPr>
        </w:pPrChange>
      </w:pPr>
      <w:del w:id="14957" w:author="Drastichová Zuzana" w:date="2025-03-12T09:55:00Z" w16du:dateUtc="2025-03-12T08:55:00Z">
        <w:r w:rsidRPr="00416547" w:rsidDel="00CC1BB1">
          <w:rPr>
            <w:highlight w:val="cyan"/>
            <w:rPrChange w:id="14958" w:author="Irová Zuzana" w:date="2025-02-21T20:03:00Z" w16du:dateUtc="2025-02-21T19:03:00Z">
              <w:rPr/>
            </w:rPrChange>
          </w:rPr>
          <w:delText>pokud Payment session.internet banking channel = EFT payment, pak Fleet card payment nebo Bank card payment, podle pou</w:delText>
        </w:r>
        <w:r w:rsidRPr="00416547" w:rsidDel="00CC1BB1">
          <w:rPr>
            <w:rFonts w:hint="cs"/>
            <w:highlight w:val="cyan"/>
            <w:rPrChange w:id="14959" w:author="Irová Zuzana" w:date="2025-02-21T20:03:00Z" w16du:dateUtc="2025-02-21T19:03:00Z">
              <w:rPr>
                <w:rFonts w:hint="cs"/>
              </w:rPr>
            </w:rPrChange>
          </w:rPr>
          <w:delText>ž</w:delText>
        </w:r>
        <w:r w:rsidRPr="00416547" w:rsidDel="00CC1BB1">
          <w:rPr>
            <w:highlight w:val="cyan"/>
            <w:rPrChange w:id="14960" w:author="Irová Zuzana" w:date="2025-02-21T20:03:00Z" w16du:dateUtc="2025-02-21T19:03:00Z">
              <w:rPr/>
            </w:rPrChange>
          </w:rPr>
          <w:delText>it</w:delText>
        </w:r>
        <w:r w:rsidRPr="00416547" w:rsidDel="00CC1BB1">
          <w:rPr>
            <w:rFonts w:hint="cs"/>
            <w:highlight w:val="cyan"/>
            <w:rPrChange w:id="14961" w:author="Irová Zuzana" w:date="2025-02-21T20:03:00Z" w16du:dateUtc="2025-02-21T19:03:00Z">
              <w:rPr>
                <w:rFonts w:hint="cs"/>
              </w:rPr>
            </w:rPrChange>
          </w:rPr>
          <w:delText>é</w:delText>
        </w:r>
        <w:r w:rsidRPr="00416547" w:rsidDel="00CC1BB1">
          <w:rPr>
            <w:highlight w:val="cyan"/>
            <w:rPrChange w:id="14962" w:author="Irová Zuzana" w:date="2025-02-21T20:03:00Z" w16du:dateUtc="2025-02-21T19:03:00Z">
              <w:rPr/>
            </w:rPrChange>
          </w:rPr>
          <w:delText xml:space="preserve"> karty</w:delText>
        </w:r>
        <w:bookmarkStart w:id="14963" w:name="_Toc200959353"/>
        <w:bookmarkStart w:id="14964" w:name="_Toc201569003"/>
        <w:bookmarkEnd w:id="14963"/>
        <w:bookmarkEnd w:id="14964"/>
      </w:del>
    </w:p>
    <w:p w14:paraId="0C2F8A87" w14:textId="6A74C1E4" w:rsidR="000E4A08" w:rsidRPr="00087E73" w:rsidDel="00CC1BB1" w:rsidRDefault="000E4A08" w:rsidP="000E4A08">
      <w:pPr>
        <w:pStyle w:val="ListFS1"/>
        <w:rPr>
          <w:del w:id="14965" w:author="Drastichová Zuzana" w:date="2025-03-12T09:55:00Z" w16du:dateUtc="2025-03-12T08:55:00Z"/>
        </w:rPr>
      </w:pPr>
      <w:del w:id="14966" w:author="Drastichová Zuzana" w:date="2025-03-12T09:55:00Z" w16du:dateUtc="2025-03-12T08:55:00Z">
        <w:r w:rsidRPr="00087E73" w:rsidDel="00CC1BB1">
          <w:delText>Payment category = Credit payment</w:delText>
        </w:r>
        <w:bookmarkStart w:id="14967" w:name="_Toc200959354"/>
        <w:bookmarkStart w:id="14968" w:name="_Toc201569004"/>
        <w:bookmarkEnd w:id="14967"/>
        <w:bookmarkEnd w:id="14968"/>
      </w:del>
    </w:p>
    <w:p w14:paraId="16E21F22" w14:textId="3EF27829" w:rsidR="000E4A08" w:rsidRPr="00087E73" w:rsidDel="00CC1BB1" w:rsidRDefault="000E4A08" w:rsidP="000E4A08">
      <w:pPr>
        <w:pStyle w:val="ListFS1"/>
        <w:rPr>
          <w:del w:id="14969" w:author="Drastichová Zuzana" w:date="2025-03-12T09:55:00Z" w16du:dateUtc="2025-03-12T08:55:00Z"/>
        </w:rPr>
      </w:pPr>
      <w:del w:id="14970" w:author="Drastichová Zuzana" w:date="2025-03-12T09:55:00Z" w16du:dateUtc="2025-03-12T08:55:00Z">
        <w:r w:rsidRPr="00087E73" w:rsidDel="00CC1BB1">
          <w:delText>Payment status = Realized</w:delText>
        </w:r>
        <w:bookmarkStart w:id="14971" w:name="_Toc200959355"/>
        <w:bookmarkStart w:id="14972" w:name="_Toc201569005"/>
        <w:bookmarkEnd w:id="14971"/>
        <w:bookmarkEnd w:id="14972"/>
      </w:del>
    </w:p>
    <w:p w14:paraId="7BD12245" w14:textId="3AD24F6D" w:rsidR="000E4A08" w:rsidRPr="00087E73" w:rsidDel="00CC1BB1" w:rsidRDefault="000E4A08" w:rsidP="000E4A08">
      <w:pPr>
        <w:pStyle w:val="ListFS1"/>
        <w:rPr>
          <w:del w:id="14973" w:author="Drastichová Zuzana" w:date="2025-03-12T09:55:00Z" w16du:dateUtc="2025-03-12T08:55:00Z"/>
        </w:rPr>
      </w:pPr>
      <w:del w:id="14974" w:author="Drastichová Zuzana" w:date="2025-03-12T09:55:00Z" w16du:dateUtc="2025-03-12T08:55:00Z">
        <w:r w:rsidRPr="00087E73" w:rsidDel="00CC1BB1">
          <w:delText>Matching status = Recognized – not matched</w:delText>
        </w:r>
        <w:bookmarkStart w:id="14975" w:name="_Toc200959356"/>
        <w:bookmarkStart w:id="14976" w:name="_Toc201569006"/>
        <w:bookmarkEnd w:id="14975"/>
        <w:bookmarkEnd w:id="14976"/>
      </w:del>
    </w:p>
    <w:p w14:paraId="211C9B21" w14:textId="2BAC50D0" w:rsidR="000E4A08" w:rsidRPr="00087E73" w:rsidDel="00CC1BB1" w:rsidRDefault="000E4A08" w:rsidP="000E4A08">
      <w:pPr>
        <w:pStyle w:val="ListFS1"/>
        <w:rPr>
          <w:del w:id="14977" w:author="Drastichová Zuzana" w:date="2025-03-12T09:55:00Z" w16du:dateUtc="2025-03-12T08:55:00Z"/>
        </w:rPr>
      </w:pPr>
      <w:del w:id="14978" w:author="Drastichová Zuzana" w:date="2025-03-12T09:55:00Z" w16du:dateUtc="2025-03-12T08:55:00Z">
        <w:r w:rsidRPr="00087E73" w:rsidDel="00CC1BB1">
          <w:delText>Variable symbol = Variable symbol z Payment session, pokud existuje, jinak Null</w:delText>
        </w:r>
        <w:bookmarkStart w:id="14979" w:name="_Toc200959357"/>
        <w:bookmarkStart w:id="14980" w:name="_Toc201569007"/>
        <w:bookmarkEnd w:id="14979"/>
        <w:bookmarkEnd w:id="14980"/>
      </w:del>
    </w:p>
    <w:p w14:paraId="61780BFD" w14:textId="32053B2E" w:rsidR="000E4A08" w:rsidRPr="00087E73" w:rsidDel="00CC1BB1" w:rsidRDefault="000E4A08" w:rsidP="000E4A08">
      <w:pPr>
        <w:pStyle w:val="ListFS1"/>
        <w:rPr>
          <w:del w:id="14981" w:author="Drastichová Zuzana" w:date="2025-03-12T09:55:00Z" w16du:dateUtc="2025-03-12T08:55:00Z"/>
        </w:rPr>
      </w:pPr>
      <w:del w:id="14982" w:author="Drastichová Zuzana" w:date="2025-03-12T09:55:00Z" w16du:dateUtc="2025-03-12T08:55:00Z">
        <w:r w:rsidRPr="00087E73" w:rsidDel="00CC1BB1">
          <w:delText>Specific symbol = Subject number</w:delText>
        </w:r>
        <w:bookmarkStart w:id="14983" w:name="_Toc200959358"/>
        <w:bookmarkStart w:id="14984" w:name="_Toc201569008"/>
        <w:bookmarkEnd w:id="14983"/>
        <w:bookmarkEnd w:id="14984"/>
      </w:del>
    </w:p>
    <w:p w14:paraId="5570E24B" w14:textId="062F5747" w:rsidR="000E4A08" w:rsidRPr="00087E73" w:rsidDel="00CC1BB1" w:rsidRDefault="000E4A08" w:rsidP="000E4A08">
      <w:pPr>
        <w:pStyle w:val="ListFS1"/>
        <w:rPr>
          <w:del w:id="14985" w:author="Drastichová Zuzana" w:date="2025-03-12T09:55:00Z" w16du:dateUtc="2025-03-12T08:55:00Z"/>
        </w:rPr>
      </w:pPr>
      <w:del w:id="14986" w:author="Drastichová Zuzana" w:date="2025-03-12T09:55:00Z" w16du:dateUtc="2025-03-12T08:55:00Z">
        <w:r w:rsidRPr="00087E73" w:rsidDel="00CC1BB1">
          <w:delText xml:space="preserve">Payment amount = skutečná částka předplaceného kreditu </w:delText>
        </w:r>
        <w:bookmarkStart w:id="14987" w:name="_Toc200959359"/>
        <w:bookmarkStart w:id="14988" w:name="_Toc201569009"/>
        <w:bookmarkEnd w:id="14987"/>
        <w:bookmarkEnd w:id="14988"/>
      </w:del>
    </w:p>
    <w:p w14:paraId="66A63AF9" w14:textId="08044113" w:rsidR="000E4A08" w:rsidRPr="00087E73" w:rsidDel="00C63913" w:rsidRDefault="000E4A08" w:rsidP="000E4A08">
      <w:pPr>
        <w:pStyle w:val="ListFS1"/>
        <w:rPr>
          <w:del w:id="14989" w:author="Drastichová Zuzana" w:date="2025-02-17T15:11:00Z" w16du:dateUtc="2025-02-17T14:11:00Z"/>
        </w:rPr>
      </w:pPr>
      <w:del w:id="14990" w:author="Drastichová Zuzana" w:date="2025-02-17T15:11:00Z" w16du:dateUtc="2025-02-17T14:11:00Z">
        <w:r w:rsidRPr="00087E73" w:rsidDel="00C63913">
          <w:delText>Currency = měna platby</w:delText>
        </w:r>
        <w:bookmarkStart w:id="14991" w:name="_Toc200959360"/>
        <w:bookmarkStart w:id="14992" w:name="_Toc201569010"/>
        <w:bookmarkEnd w:id="14991"/>
        <w:bookmarkEnd w:id="14992"/>
      </w:del>
    </w:p>
    <w:p w14:paraId="12315999" w14:textId="236BB583" w:rsidR="000E4A08" w:rsidRPr="00087E73" w:rsidDel="00CC1BB1" w:rsidRDefault="000E4A08" w:rsidP="000E4A08">
      <w:pPr>
        <w:pStyle w:val="ListFS1"/>
        <w:rPr>
          <w:del w:id="14993" w:author="Drastichová Zuzana" w:date="2025-03-12T09:55:00Z" w16du:dateUtc="2025-03-12T08:55:00Z"/>
        </w:rPr>
      </w:pPr>
      <w:del w:id="14994" w:author="Drastichová Zuzana" w:date="2025-03-12T09:55:00Z" w16du:dateUtc="2025-03-12T08:55:00Z">
        <w:r w:rsidRPr="00087E73" w:rsidDel="00CC1BB1">
          <w:delText>Matched amount = 0</w:delText>
        </w:r>
        <w:bookmarkStart w:id="14995" w:name="_Toc200959361"/>
        <w:bookmarkStart w:id="14996" w:name="_Toc201569011"/>
        <w:bookmarkEnd w:id="14995"/>
        <w:bookmarkEnd w:id="14996"/>
      </w:del>
    </w:p>
    <w:p w14:paraId="0A46EEB8" w14:textId="033C154A" w:rsidR="000E4A08" w:rsidRPr="00087E73" w:rsidDel="00C63913" w:rsidRDefault="000E4A08" w:rsidP="000E4A08">
      <w:pPr>
        <w:pStyle w:val="ListFS1"/>
        <w:rPr>
          <w:del w:id="14997" w:author="Drastichová Zuzana" w:date="2025-02-17T15:11:00Z" w16du:dateUtc="2025-02-17T14:11:00Z"/>
        </w:rPr>
      </w:pPr>
      <w:del w:id="14998" w:author="Drastichová Zuzana" w:date="2025-02-17T15:11:00Z" w16du:dateUtc="2025-02-17T14:11:00Z">
        <w:r w:rsidRPr="00087E73" w:rsidDel="00C63913">
          <w:delText>Payment amount in clearing currency = částka předplaceného kreditu ve zúčtovací měně vypočtená ze skutečné částky předplaceného kreditu za pomocí Pravidel kurzovních převodů (kapitola 6.3)</w:delText>
        </w:r>
        <w:bookmarkStart w:id="14999" w:name="_Toc200959362"/>
        <w:bookmarkStart w:id="15000" w:name="_Toc201569012"/>
        <w:bookmarkEnd w:id="14999"/>
        <w:bookmarkEnd w:id="15000"/>
      </w:del>
    </w:p>
    <w:p w14:paraId="5E40BBCB" w14:textId="08AB19A8" w:rsidR="000E4A08" w:rsidRPr="00087E73" w:rsidDel="00C63913" w:rsidRDefault="000E4A08" w:rsidP="000E4A08">
      <w:pPr>
        <w:pStyle w:val="ListFS1"/>
        <w:rPr>
          <w:del w:id="15001" w:author="Drastichová Zuzana" w:date="2025-02-17T15:11:00Z" w16du:dateUtc="2025-02-17T14:11:00Z"/>
        </w:rPr>
      </w:pPr>
      <w:del w:id="15002" w:author="Drastichová Zuzana" w:date="2025-02-17T15:11:00Z" w16du:dateUtc="2025-02-17T14:11:00Z">
        <w:r w:rsidRPr="00087E73" w:rsidDel="00C63913">
          <w:delText>Clearing currency = zúčtovací měna (CM.Account.currency)</w:delText>
        </w:r>
        <w:bookmarkStart w:id="15003" w:name="_Toc200959363"/>
        <w:bookmarkStart w:id="15004" w:name="_Toc201569013"/>
        <w:bookmarkEnd w:id="15003"/>
        <w:bookmarkEnd w:id="15004"/>
      </w:del>
    </w:p>
    <w:p w14:paraId="7471485D" w14:textId="25B4ACC6" w:rsidR="000E4A08" w:rsidRPr="00087E73" w:rsidDel="00CC1BB1" w:rsidRDefault="000E4A08" w:rsidP="000E4A08">
      <w:pPr>
        <w:pStyle w:val="ListFS1"/>
        <w:rPr>
          <w:del w:id="15005" w:author="Drastichová Zuzana" w:date="2025-03-12T09:55:00Z" w16du:dateUtc="2025-03-12T08:55:00Z"/>
        </w:rPr>
      </w:pPr>
      <w:del w:id="15006" w:author="Drastichová Zuzana" w:date="2025-03-12T09:55:00Z" w16du:dateUtc="2025-03-12T08:55:00Z">
        <w:r w:rsidRPr="00087E73" w:rsidDel="00CC1BB1">
          <w:delText xml:space="preserve">Date of payment = aktuální datum </w:delText>
        </w:r>
        <w:bookmarkStart w:id="15007" w:name="_Toc200959364"/>
        <w:bookmarkStart w:id="15008" w:name="_Toc201569014"/>
        <w:bookmarkEnd w:id="15007"/>
        <w:bookmarkEnd w:id="15008"/>
      </w:del>
    </w:p>
    <w:p w14:paraId="38F20E06" w14:textId="1A90BB7C" w:rsidR="000E4A08" w:rsidRPr="00087E73" w:rsidDel="00CC1BB1" w:rsidRDefault="000E4A08" w:rsidP="000E4A08">
      <w:pPr>
        <w:pStyle w:val="ListFS1"/>
        <w:rPr>
          <w:del w:id="15009" w:author="Drastichová Zuzana" w:date="2025-03-12T09:55:00Z" w16du:dateUtc="2025-03-12T08:55:00Z"/>
        </w:rPr>
      </w:pPr>
      <w:del w:id="15010" w:author="Drastichová Zuzana" w:date="2025-03-12T09:55:00Z" w16du:dateUtc="2025-03-12T08:55:00Z">
        <w:r w:rsidRPr="00087E73" w:rsidDel="00CC1BB1">
          <w:delText>Date of collection = aktuální datum</w:delText>
        </w:r>
        <w:bookmarkStart w:id="15011" w:name="_Toc200959365"/>
        <w:bookmarkStart w:id="15012" w:name="_Toc201569015"/>
        <w:bookmarkEnd w:id="15011"/>
        <w:bookmarkEnd w:id="15012"/>
      </w:del>
    </w:p>
    <w:p w14:paraId="3910C7EF" w14:textId="54E5A118" w:rsidR="000E4A08" w:rsidRPr="00087E73" w:rsidDel="00CC1BB1" w:rsidRDefault="000E4A08" w:rsidP="000E4A08">
      <w:pPr>
        <w:pStyle w:val="ListFS1"/>
        <w:rPr>
          <w:del w:id="15013" w:author="Drastichová Zuzana" w:date="2025-03-12T09:55:00Z" w16du:dateUtc="2025-03-12T08:55:00Z"/>
        </w:rPr>
      </w:pPr>
      <w:del w:id="15014" w:author="Drastichová Zuzana" w:date="2025-03-12T09:55:00Z" w16du:dateUtc="2025-03-12T08:55:00Z">
        <w:r w:rsidRPr="00087E73" w:rsidDel="00CC1BB1">
          <w:delText>Comment = null</w:delText>
        </w:r>
        <w:bookmarkStart w:id="15015" w:name="_Toc200959366"/>
        <w:bookmarkStart w:id="15016" w:name="_Toc201569016"/>
        <w:bookmarkEnd w:id="15015"/>
        <w:bookmarkEnd w:id="15016"/>
      </w:del>
    </w:p>
    <w:p w14:paraId="53D2E7CD" w14:textId="2EE2A1A0" w:rsidR="000E4A08" w:rsidRPr="00087E73" w:rsidDel="00CC1BB1" w:rsidRDefault="000E4A08" w:rsidP="000E4A08">
      <w:pPr>
        <w:pStyle w:val="ListFS1"/>
        <w:rPr>
          <w:del w:id="15017" w:author="Drastichová Zuzana" w:date="2025-03-12T09:55:00Z" w16du:dateUtc="2025-03-12T08:55:00Z"/>
        </w:rPr>
      </w:pPr>
      <w:del w:id="15018" w:author="Drastichová Zuzana" w:date="2025-03-12T09:55:00Z" w16du:dateUtc="2025-03-12T08:55:00Z">
        <w:r w:rsidRPr="00087E73" w:rsidDel="00CC1BB1">
          <w:delText>Subject type = Account</w:delText>
        </w:r>
        <w:bookmarkStart w:id="15019" w:name="_Toc200959367"/>
        <w:bookmarkStart w:id="15020" w:name="_Toc201569017"/>
        <w:bookmarkEnd w:id="15019"/>
        <w:bookmarkEnd w:id="15020"/>
      </w:del>
    </w:p>
    <w:p w14:paraId="5D13845A" w14:textId="6E4BA871" w:rsidR="000E4A08" w:rsidRPr="00087E73" w:rsidDel="00CC1BB1" w:rsidRDefault="000E4A08" w:rsidP="000E4A08">
      <w:pPr>
        <w:pStyle w:val="ListFS1"/>
        <w:rPr>
          <w:del w:id="15021" w:author="Drastichová Zuzana" w:date="2025-03-12T09:55:00Z" w16du:dateUtc="2025-03-12T08:55:00Z"/>
        </w:rPr>
      </w:pPr>
      <w:del w:id="15022" w:author="Drastichová Zuzana" w:date="2025-03-12T09:55:00Z" w16du:dateUtc="2025-03-12T08:55:00Z">
        <w:r w:rsidRPr="00087E73" w:rsidDel="00CC1BB1">
          <w:delText xml:space="preserve">Subject number = </w:delText>
        </w:r>
      </w:del>
      <w:ins w:id="15023" w:author="Irová Zuzana" w:date="2025-02-03T14:31:00Z" w16du:dateUtc="2025-02-03T13:31:00Z">
        <w:del w:id="15024" w:author="Drastichová Zuzana" w:date="2025-03-12T09:55:00Z" w16du:dateUtc="2025-03-12T08:55:00Z">
          <w:r w:rsidR="00E03122" w:rsidDel="00CC1BB1">
            <w:delText>V</w:delText>
          </w:r>
        </w:del>
      </w:ins>
      <w:del w:id="15025" w:author="Drastichová Zuzana" w:date="2025-03-12T09:55:00Z" w16du:dateUtc="2025-03-12T08:55:00Z">
        <w:r w:rsidRPr="00087E73" w:rsidDel="00CC1BB1">
          <w:delText>CM.</w:delText>
        </w:r>
      </w:del>
      <w:ins w:id="15026" w:author="Irová Zuzana" w:date="2025-02-03T14:32:00Z" w16du:dateUtc="2025-02-03T13:32:00Z">
        <w:del w:id="15027" w:author="Drastichová Zuzana" w:date="2025-03-12T09:55:00Z" w16du:dateUtc="2025-03-12T08:55:00Z">
          <w:r w:rsidR="00E03122" w:rsidDel="00CC1BB1">
            <w:delText xml:space="preserve">VT </w:delText>
          </w:r>
        </w:del>
      </w:ins>
      <w:del w:id="15028" w:author="Drastichová Zuzana" w:date="2025-03-12T09:55:00Z" w16du:dateUtc="2025-03-12T08:55:00Z">
        <w:r w:rsidRPr="00087E73" w:rsidDel="00CC1BB1">
          <w:delText>Account.number</w:delText>
        </w:r>
        <w:bookmarkStart w:id="15029" w:name="_Toc200959368"/>
        <w:bookmarkStart w:id="15030" w:name="_Toc201569018"/>
        <w:bookmarkEnd w:id="15029"/>
        <w:bookmarkEnd w:id="15030"/>
      </w:del>
    </w:p>
    <w:p w14:paraId="50C96B94" w14:textId="2EC8F970" w:rsidR="000E4A08" w:rsidRPr="00087E73" w:rsidDel="00CC1BB1" w:rsidRDefault="000E4A08" w:rsidP="000E4A08">
      <w:pPr>
        <w:pStyle w:val="ListFS1"/>
        <w:rPr>
          <w:del w:id="15031" w:author="Drastichová Zuzana" w:date="2025-03-12T09:55:00Z" w16du:dateUtc="2025-03-12T08:55:00Z"/>
        </w:rPr>
      </w:pPr>
      <w:del w:id="15032" w:author="Drastichová Zuzana" w:date="2025-03-12T09:55:00Z" w16du:dateUtc="2025-03-12T08:55:00Z">
        <w:r w:rsidRPr="00087E73" w:rsidDel="00CC1BB1">
          <w:delText xml:space="preserve">FCI = FCI karty, v případě platby palivovou kartou </w:delText>
        </w:r>
        <w:bookmarkStart w:id="15033" w:name="_Toc200959369"/>
        <w:bookmarkStart w:id="15034" w:name="_Toc201569019"/>
        <w:bookmarkEnd w:id="15033"/>
        <w:bookmarkEnd w:id="15034"/>
      </w:del>
    </w:p>
    <w:p w14:paraId="5A30E268" w14:textId="396137F4" w:rsidR="000E4A08" w:rsidRPr="00087E73" w:rsidDel="00CC1BB1" w:rsidRDefault="000E4A08" w:rsidP="000E4A08">
      <w:pPr>
        <w:pStyle w:val="ListFS1"/>
        <w:rPr>
          <w:del w:id="15035" w:author="Drastichová Zuzana" w:date="2025-03-12T09:55:00Z" w16du:dateUtc="2025-03-12T08:55:00Z"/>
        </w:rPr>
      </w:pPr>
      <w:del w:id="15036" w:author="Drastichová Zuzana" w:date="2025-03-12T09:55:00Z" w16du:dateUtc="2025-03-12T08:55:00Z">
        <w:r w:rsidRPr="00087E73" w:rsidDel="00CC1BB1">
          <w:delText>Bill issuer bank account = zjištěné číslo bankovního účtu Bill issuera (BIBA)</w:delText>
        </w:r>
        <w:bookmarkStart w:id="15037" w:name="_Toc200959370"/>
        <w:bookmarkStart w:id="15038" w:name="_Toc201569020"/>
        <w:bookmarkEnd w:id="15037"/>
        <w:bookmarkEnd w:id="15038"/>
      </w:del>
    </w:p>
    <w:p w14:paraId="206AA13A" w14:textId="5721722B" w:rsidR="000E4A08" w:rsidRPr="00087E73" w:rsidDel="00CC1BB1" w:rsidRDefault="000E4A08" w:rsidP="000E4A08">
      <w:pPr>
        <w:pStyle w:val="ListFS1"/>
        <w:rPr>
          <w:del w:id="15039" w:author="Drastichová Zuzana" w:date="2025-03-12T09:55:00Z" w16du:dateUtc="2025-03-12T08:55:00Z"/>
        </w:rPr>
      </w:pPr>
      <w:del w:id="15040" w:author="Drastichová Zuzana" w:date="2025-03-12T09:55:00Z" w16du:dateUtc="2025-03-12T08:55:00Z">
        <w:r w:rsidRPr="00087E73" w:rsidDel="00CC1BB1">
          <w:rPr>
            <w:rFonts w:eastAsia="Times New Roman"/>
            <w:szCs w:val="20"/>
          </w:rPr>
          <w:delText xml:space="preserve">Bill issuer = </w:delText>
        </w:r>
        <w:r w:rsidRPr="00087E73" w:rsidDel="00CC1BB1">
          <w:delText>zjištěný Bill issuer</w:delText>
        </w:r>
        <w:bookmarkStart w:id="15041" w:name="_Toc200959371"/>
        <w:bookmarkStart w:id="15042" w:name="_Toc201569021"/>
        <w:bookmarkEnd w:id="15041"/>
        <w:bookmarkEnd w:id="15042"/>
      </w:del>
    </w:p>
    <w:p w14:paraId="35B7E1B2" w14:textId="4183B701" w:rsidR="000E4A08" w:rsidRPr="00955C1D" w:rsidDel="00CC1BB1" w:rsidRDefault="000E4A08" w:rsidP="000E4A08">
      <w:pPr>
        <w:pStyle w:val="NormalIndent"/>
        <w:rPr>
          <w:del w:id="15043" w:author="Drastichová Zuzana" w:date="2025-03-12T09:55:00Z" w16du:dateUtc="2025-03-12T08:55:00Z"/>
        </w:rPr>
      </w:pPr>
      <w:bookmarkStart w:id="15044" w:name="_Toc200959372"/>
      <w:bookmarkStart w:id="15045" w:name="_Toc201569022"/>
      <w:bookmarkEnd w:id="15044"/>
      <w:bookmarkEnd w:id="15045"/>
    </w:p>
    <w:p w14:paraId="41C1BCC2" w14:textId="47A120FD" w:rsidR="000E4A08" w:rsidRPr="009E122C" w:rsidDel="00CC1BB1" w:rsidRDefault="000E4A08" w:rsidP="000E4A08">
      <w:pPr>
        <w:pStyle w:val="NormalIndent"/>
        <w:rPr>
          <w:del w:id="15046" w:author="Drastichová Zuzana" w:date="2025-03-12T09:55:00Z" w16du:dateUtc="2025-03-12T08:55:00Z"/>
          <w:highlight w:val="cyan"/>
          <w:rPrChange w:id="15047" w:author="Irová Zuzana" w:date="2025-02-21T20:05:00Z" w16du:dateUtc="2025-02-21T19:05:00Z">
            <w:rPr>
              <w:del w:id="15048" w:author="Drastichová Zuzana" w:date="2025-03-12T09:55:00Z" w16du:dateUtc="2025-03-12T08:55:00Z"/>
            </w:rPr>
          </w:rPrChange>
        </w:rPr>
      </w:pPr>
      <w:del w:id="15049" w:author="Drastichová Zuzana" w:date="2025-03-12T09:55:00Z" w16du:dateUtc="2025-03-12T08:55:00Z">
        <w:r w:rsidRPr="42DF8D3C" w:rsidDel="42DF8D3C">
          <w:rPr>
            <w:highlight w:val="cyan"/>
            <w:rPrChange w:id="15050" w:author="Irová Zuzana" w:date="2025-02-21T20:05:00Z" w16du:dateUtc="2025-02-21T19:05:00Z">
              <w:rPr/>
            </w:rPrChange>
          </w:rPr>
          <w:delText>Syst</w:delText>
        </w:r>
        <w:r w:rsidRPr="42DF8D3C" w:rsidDel="42DF8D3C">
          <w:rPr>
            <w:rFonts w:hint="cs"/>
            <w:highlight w:val="cyan"/>
            <w:rPrChange w:id="15051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42DF8D3C" w:rsidDel="42DF8D3C">
          <w:rPr>
            <w:highlight w:val="cyan"/>
            <w:rPrChange w:id="15052" w:author="Irová Zuzana" w:date="2025-02-21T20:05:00Z" w16du:dateUtc="2025-02-21T19:05:00Z">
              <w:rPr/>
            </w:rPrChange>
          </w:rPr>
          <w:delText>m zkontroluje, zda nen</w:delText>
        </w:r>
        <w:r w:rsidRPr="42DF8D3C" w:rsidDel="42DF8D3C">
          <w:rPr>
            <w:rFonts w:hint="cs"/>
            <w:highlight w:val="cyan"/>
            <w:rPrChange w:id="15053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42DF8D3C" w:rsidDel="42DF8D3C">
          <w:rPr>
            <w:highlight w:val="cyan"/>
            <w:rPrChange w:id="15054" w:author="Irová Zuzana" w:date="2025-02-21T20:05:00Z" w16du:dateUtc="2025-02-21T19:05:00Z">
              <w:rPr/>
            </w:rPrChange>
          </w:rPr>
          <w:delText xml:space="preserve"> </w:delText>
        </w:r>
        <w:r w:rsidRPr="42DF8D3C" w:rsidDel="42DF8D3C">
          <w:rPr>
            <w:rFonts w:hint="cs"/>
            <w:highlight w:val="cyan"/>
            <w:rPrChange w:id="15055" w:author="Irová Zuzana" w:date="2025-02-21T20:05:00Z" w16du:dateUtc="2025-02-21T19:05:00Z">
              <w:rPr>
                <w:rFonts w:hint="cs"/>
              </w:rPr>
            </w:rPrChange>
          </w:rPr>
          <w:delText>úč</w:delText>
        </w:r>
        <w:r w:rsidRPr="42DF8D3C" w:rsidDel="42DF8D3C">
          <w:rPr>
            <w:highlight w:val="cyan"/>
            <w:rPrChange w:id="15056" w:author="Irová Zuzana" w:date="2025-02-21T20:05:00Z" w16du:dateUtc="2025-02-21T19:05:00Z">
              <w:rPr/>
            </w:rPrChange>
          </w:rPr>
          <w:delText>et zablokov</w:delText>
        </w:r>
        <w:r w:rsidRPr="42DF8D3C" w:rsidDel="42DF8D3C">
          <w:rPr>
            <w:rFonts w:hint="cs"/>
            <w:highlight w:val="cyan"/>
            <w:rPrChange w:id="15057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42DF8D3C" w:rsidDel="42DF8D3C">
          <w:rPr>
            <w:highlight w:val="cyan"/>
            <w:rPrChange w:id="15058" w:author="Irová Zuzana" w:date="2025-02-21T20:05:00Z" w16du:dateUtc="2025-02-21T19:05:00Z">
              <w:rPr/>
            </w:rPrChange>
          </w:rPr>
          <w:delText>n z</w:delText>
        </w:r>
        <w:r w:rsidRPr="42DF8D3C" w:rsidDel="42DF8D3C">
          <w:rPr>
            <w:rFonts w:hint="cs"/>
            <w:highlight w:val="cyan"/>
            <w:rPrChange w:id="15059" w:author="Irová Zuzana" w:date="2025-02-21T20:05:00Z" w16du:dateUtc="2025-02-21T19:05:00Z">
              <w:rPr>
                <w:rFonts w:hint="cs"/>
              </w:rPr>
            </w:rPrChange>
          </w:rPr>
          <w:delText> </w:delText>
        </w:r>
        <w:r w:rsidRPr="42DF8D3C" w:rsidDel="42DF8D3C">
          <w:rPr>
            <w:highlight w:val="cyan"/>
            <w:rPrChange w:id="15060" w:author="Irová Zuzana" w:date="2025-02-21T20:05:00Z" w16du:dateUtc="2025-02-21T19:05:00Z">
              <w:rPr/>
            </w:rPrChange>
          </w:rPr>
          <w:delText>d</w:delText>
        </w:r>
        <w:r w:rsidRPr="42DF8D3C" w:rsidDel="42DF8D3C">
          <w:rPr>
            <w:rFonts w:hint="cs"/>
            <w:highlight w:val="cyan"/>
            <w:rPrChange w:id="15061" w:author="Irová Zuzana" w:date="2025-02-21T20:05:00Z" w16du:dateUtc="2025-02-21T19:05:00Z">
              <w:rPr>
                <w:rFonts w:hint="cs"/>
              </w:rPr>
            </w:rPrChange>
          </w:rPr>
          <w:delText>ů</w:delText>
        </w:r>
        <w:r w:rsidRPr="42DF8D3C" w:rsidDel="42DF8D3C">
          <w:rPr>
            <w:highlight w:val="cyan"/>
            <w:rPrChange w:id="15062" w:author="Irová Zuzana" w:date="2025-02-21T20:05:00Z" w16du:dateUtc="2025-02-21T19:05:00Z">
              <w:rPr/>
            </w:rPrChange>
          </w:rPr>
          <w:delText>vodu n</w:delText>
        </w:r>
        <w:r w:rsidRPr="42DF8D3C" w:rsidDel="42DF8D3C">
          <w:rPr>
            <w:rFonts w:hint="cs"/>
            <w:highlight w:val="cyan"/>
            <w:rPrChange w:id="15063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42DF8D3C" w:rsidDel="42DF8D3C">
          <w:rPr>
            <w:highlight w:val="cyan"/>
            <w:rPrChange w:id="15064" w:author="Irová Zuzana" w:date="2025-02-21T20:05:00Z" w16du:dateUtc="2025-02-21T19:05:00Z">
              <w:rPr/>
            </w:rPrChange>
          </w:rPr>
          <w:delText>zk</w:delText>
        </w:r>
        <w:r w:rsidRPr="42DF8D3C" w:rsidDel="42DF8D3C">
          <w:rPr>
            <w:rFonts w:hint="cs"/>
            <w:highlight w:val="cyan"/>
            <w:rPrChange w:id="15065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42DF8D3C" w:rsidDel="42DF8D3C">
          <w:rPr>
            <w:highlight w:val="cyan"/>
            <w:rPrChange w:id="15066" w:author="Irová Zuzana" w:date="2025-02-21T20:05:00Z" w16du:dateUtc="2025-02-21T19:05:00Z">
              <w:rPr/>
            </w:rPrChange>
          </w:rPr>
          <w:delText>ho kreditu. Pokud ano, Syst</w:delText>
        </w:r>
        <w:r w:rsidRPr="42DF8D3C" w:rsidDel="42DF8D3C">
          <w:rPr>
            <w:rFonts w:hint="cs"/>
            <w:highlight w:val="cyan"/>
            <w:rPrChange w:id="15067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42DF8D3C" w:rsidDel="42DF8D3C">
          <w:rPr>
            <w:highlight w:val="cyan"/>
            <w:rPrChange w:id="15068" w:author="Irová Zuzana" w:date="2025-02-21T20:05:00Z" w16du:dateUtc="2025-02-21T19:05:00Z">
              <w:rPr/>
            </w:rPrChange>
          </w:rPr>
          <w:delText>m vygeneruje jednor</w:delText>
        </w:r>
        <w:r w:rsidRPr="42DF8D3C" w:rsidDel="42DF8D3C">
          <w:rPr>
            <w:rFonts w:hint="cs"/>
            <w:highlight w:val="cyan"/>
            <w:rPrChange w:id="15069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42DF8D3C" w:rsidDel="42DF8D3C">
          <w:rPr>
            <w:highlight w:val="cyan"/>
            <w:rPrChange w:id="15070" w:author="Irová Zuzana" w:date="2025-02-21T20:05:00Z" w16du:dateUtc="2025-02-21T19:05:00Z">
              <w:rPr/>
            </w:rPrChange>
          </w:rPr>
          <w:delText>zov</w:delText>
        </w:r>
        <w:r w:rsidRPr="42DF8D3C" w:rsidDel="42DF8D3C">
          <w:rPr>
            <w:rFonts w:hint="cs"/>
            <w:highlight w:val="cyan"/>
            <w:rPrChange w:id="15071" w:author="Irová Zuzana" w:date="2025-02-21T20:05:00Z" w16du:dateUtc="2025-02-21T19:05:00Z">
              <w:rPr>
                <w:rFonts w:hint="cs"/>
              </w:rPr>
            </w:rPrChange>
          </w:rPr>
          <w:delText>ý</w:delText>
        </w:r>
        <w:r w:rsidRPr="42DF8D3C" w:rsidDel="42DF8D3C">
          <w:rPr>
            <w:highlight w:val="cyan"/>
            <w:rPrChange w:id="15072" w:author="Irová Zuzana" w:date="2025-02-21T20:05:00Z" w16du:dateUtc="2025-02-21T19:05:00Z">
              <w:rPr/>
            </w:rPrChange>
          </w:rPr>
          <w:delText xml:space="preserve"> poplatek za odblokov</w:delText>
        </w:r>
        <w:r w:rsidRPr="42DF8D3C" w:rsidDel="42DF8D3C">
          <w:rPr>
            <w:rFonts w:hint="cs"/>
            <w:highlight w:val="cyan"/>
            <w:rPrChange w:id="15073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42DF8D3C" w:rsidDel="42DF8D3C">
          <w:rPr>
            <w:highlight w:val="cyan"/>
            <w:rPrChange w:id="15074" w:author="Irová Zuzana" w:date="2025-02-21T20:05:00Z" w16du:dateUtc="2025-02-21T19:05:00Z">
              <w:rPr/>
            </w:rPrChange>
          </w:rPr>
          <w:delText>n</w:delText>
        </w:r>
        <w:r w:rsidRPr="42DF8D3C" w:rsidDel="42DF8D3C">
          <w:rPr>
            <w:rFonts w:hint="cs"/>
            <w:highlight w:val="cyan"/>
            <w:rPrChange w:id="15075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42DF8D3C" w:rsidDel="42DF8D3C">
          <w:rPr>
            <w:highlight w:val="cyan"/>
            <w:rPrChange w:id="15076" w:author="Irová Zuzana" w:date="2025-02-21T20:05:00Z" w16du:dateUtc="2025-02-21T19:05:00Z">
              <w:rPr/>
            </w:rPrChange>
          </w:rPr>
          <w:delText xml:space="preserve"> </w:delText>
        </w:r>
        <w:r w:rsidRPr="42DF8D3C" w:rsidDel="42DF8D3C">
          <w:rPr>
            <w:rFonts w:hint="cs"/>
            <w:highlight w:val="cyan"/>
            <w:rPrChange w:id="15077" w:author="Irová Zuzana" w:date="2025-02-21T20:05:00Z" w16du:dateUtc="2025-02-21T19:05:00Z">
              <w:rPr>
                <w:rFonts w:hint="cs"/>
              </w:rPr>
            </w:rPrChange>
          </w:rPr>
          <w:delText>úč</w:delText>
        </w:r>
        <w:r w:rsidRPr="42DF8D3C" w:rsidDel="42DF8D3C">
          <w:rPr>
            <w:highlight w:val="cyan"/>
            <w:rPrChange w:id="15078" w:author="Irová Zuzana" w:date="2025-02-21T20:05:00Z" w16du:dateUtc="2025-02-21T19:05:00Z">
              <w:rPr/>
            </w:rPrChange>
          </w:rPr>
          <w:delText>tu pro dan</w:delText>
        </w:r>
        <w:r w:rsidRPr="42DF8D3C" w:rsidDel="42DF8D3C">
          <w:rPr>
            <w:rFonts w:hint="cs"/>
            <w:highlight w:val="cyan"/>
            <w:rPrChange w:id="15079" w:author="Irová Zuzana" w:date="2025-02-21T20:05:00Z" w16du:dateUtc="2025-02-21T19:05:00Z">
              <w:rPr>
                <w:rFonts w:hint="cs"/>
              </w:rPr>
            </w:rPrChange>
          </w:rPr>
          <w:delText>ý</w:delText>
        </w:r>
        <w:r w:rsidRPr="42DF8D3C" w:rsidDel="42DF8D3C">
          <w:rPr>
            <w:highlight w:val="cyan"/>
            <w:rPrChange w:id="15080" w:author="Irová Zuzana" w:date="2025-02-21T20:05:00Z" w16du:dateUtc="2025-02-21T19:05:00Z">
              <w:rPr/>
            </w:rPrChange>
          </w:rPr>
          <w:delText xml:space="preserve"> Vehicle (p</w:delText>
        </w:r>
        <w:r w:rsidRPr="42DF8D3C" w:rsidDel="42DF8D3C">
          <w:rPr>
            <w:rFonts w:hint="cs"/>
            <w:highlight w:val="cyan"/>
            <w:rPrChange w:id="15081" w:author="Irová Zuzana" w:date="2025-02-21T20:05:00Z" w16du:dateUtc="2025-02-21T19:05:00Z">
              <w:rPr>
                <w:rFonts w:hint="cs"/>
              </w:rPr>
            </w:rPrChange>
          </w:rPr>
          <w:delText>ří</w:delText>
        </w:r>
        <w:r w:rsidRPr="42DF8D3C" w:rsidDel="42DF8D3C">
          <w:rPr>
            <w:highlight w:val="cyan"/>
            <w:rPrChange w:id="15082" w:author="Irová Zuzana" w:date="2025-02-21T20:05:00Z" w16du:dateUtc="2025-02-21T19:05:00Z">
              <w:rPr/>
            </w:rPrChange>
          </w:rPr>
          <w:delText>padn</w:delText>
        </w:r>
        <w:r w:rsidRPr="42DF8D3C" w:rsidDel="42DF8D3C">
          <w:rPr>
            <w:rFonts w:hint="cs"/>
            <w:highlight w:val="cyan"/>
            <w:rPrChange w:id="15083" w:author="Irová Zuzana" w:date="2025-02-21T20:05:00Z" w16du:dateUtc="2025-02-21T19:05:00Z">
              <w:rPr>
                <w:rFonts w:hint="cs"/>
              </w:rPr>
            </w:rPrChange>
          </w:rPr>
          <w:delText>ě</w:delText>
        </w:r>
        <w:r w:rsidRPr="42DF8D3C" w:rsidDel="42DF8D3C">
          <w:rPr>
            <w:highlight w:val="cyan"/>
            <w:rPrChange w:id="15084" w:author="Irová Zuzana" w:date="2025-02-21T20:05:00Z" w16du:dateUtc="2025-02-21T19:05:00Z">
              <w:rPr/>
            </w:rPrChange>
          </w:rPr>
          <w:delText xml:space="preserve"> OBU), za pou</w:delText>
        </w:r>
        <w:r w:rsidRPr="42DF8D3C" w:rsidDel="42DF8D3C">
          <w:rPr>
            <w:rFonts w:hint="cs"/>
            <w:highlight w:val="cyan"/>
            <w:rPrChange w:id="15085" w:author="Irová Zuzana" w:date="2025-02-21T20:05:00Z" w16du:dateUtc="2025-02-21T19:05:00Z">
              <w:rPr>
                <w:rFonts w:hint="cs"/>
              </w:rPr>
            </w:rPrChange>
          </w:rPr>
          <w:delText>ž</w:delText>
        </w:r>
        <w:r w:rsidRPr="42DF8D3C" w:rsidDel="42DF8D3C">
          <w:rPr>
            <w:highlight w:val="cyan"/>
            <w:rPrChange w:id="15086" w:author="Irová Zuzana" w:date="2025-02-21T20:05:00Z" w16du:dateUtc="2025-02-21T19:05:00Z">
              <w:rPr/>
            </w:rPrChange>
          </w:rPr>
          <w:delText>it</w:delText>
        </w:r>
        <w:r w:rsidRPr="42DF8D3C" w:rsidDel="42DF8D3C">
          <w:rPr>
            <w:rFonts w:hint="cs"/>
            <w:highlight w:val="cyan"/>
            <w:rPrChange w:id="15087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42DF8D3C" w:rsidDel="42DF8D3C">
          <w:rPr>
            <w:highlight w:val="cyan"/>
            <w:rPrChange w:id="15088" w:author="Irová Zuzana" w:date="2025-02-21T20:05:00Z" w16du:dateUtc="2025-02-21T19:05:00Z">
              <w:rPr/>
            </w:rPrChange>
          </w:rPr>
          <w:delText xml:space="preserve"> p</w:delText>
        </w:r>
        <w:r w:rsidRPr="42DF8D3C" w:rsidDel="42DF8D3C">
          <w:rPr>
            <w:rFonts w:hint="cs"/>
            <w:highlight w:val="cyan"/>
            <w:rPrChange w:id="15089" w:author="Irová Zuzana" w:date="2025-02-21T20:05:00Z" w16du:dateUtc="2025-02-21T19:05:00Z">
              <w:rPr>
                <w:rFonts w:hint="cs"/>
              </w:rPr>
            </w:rPrChange>
          </w:rPr>
          <w:delText>ří</w:delText>
        </w:r>
        <w:r w:rsidRPr="42DF8D3C" w:rsidDel="42DF8D3C">
          <w:rPr>
            <w:highlight w:val="cyan"/>
            <w:rPrChange w:id="15090" w:author="Irová Zuzana" w:date="2025-02-21T20:05:00Z" w16du:dateUtc="2025-02-21T19:05:00Z">
              <w:rPr/>
            </w:rPrChange>
          </w:rPr>
          <w:delText>padu u</w:delText>
        </w:r>
        <w:r w:rsidRPr="42DF8D3C" w:rsidDel="42DF8D3C">
          <w:rPr>
            <w:rFonts w:hint="cs"/>
            <w:highlight w:val="cyan"/>
            <w:rPrChange w:id="15091" w:author="Irová Zuzana" w:date="2025-02-21T20:05:00Z" w16du:dateUtc="2025-02-21T19:05:00Z">
              <w:rPr>
                <w:rFonts w:hint="cs"/>
              </w:rPr>
            </w:rPrChange>
          </w:rPr>
          <w:delText>ž</w:delText>
        </w:r>
        <w:r w:rsidRPr="42DF8D3C" w:rsidDel="42DF8D3C">
          <w:rPr>
            <w:highlight w:val="cyan"/>
            <w:rPrChange w:id="15092" w:author="Irová Zuzana" w:date="2025-02-21T20:05:00Z" w16du:dateUtc="2025-02-21T19:05:00Z">
              <w:rPr/>
            </w:rPrChange>
          </w:rPr>
          <w:delText>it</w:delText>
        </w:r>
        <w:r w:rsidRPr="42DF8D3C" w:rsidDel="42DF8D3C">
          <w:rPr>
            <w:rFonts w:hint="cs"/>
            <w:highlight w:val="cyan"/>
            <w:rPrChange w:id="15093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42DF8D3C" w:rsidDel="42DF8D3C">
          <w:rPr>
            <w:highlight w:val="cyan"/>
            <w:rPrChange w:id="15094" w:author="Irová Zuzana" w:date="2025-02-21T20:05:00Z" w16du:dateUtc="2025-02-21T19:05:00Z">
              <w:rPr/>
            </w:rPrChange>
          </w:rPr>
          <w:delText xml:space="preserve"> Na</w:delText>
        </w:r>
        <w:r w:rsidRPr="42DF8D3C" w:rsidDel="42DF8D3C">
          <w:rPr>
            <w:rFonts w:hint="cs"/>
            <w:highlight w:val="cyan"/>
            <w:rPrChange w:id="15095" w:author="Irová Zuzana" w:date="2025-02-21T20:05:00Z" w16du:dateUtc="2025-02-21T19:05:00Z">
              <w:rPr>
                <w:rFonts w:hint="cs"/>
              </w:rPr>
            </w:rPrChange>
          </w:rPr>
          <w:delText>úč</w:delText>
        </w:r>
        <w:r w:rsidRPr="42DF8D3C" w:rsidDel="42DF8D3C">
          <w:rPr>
            <w:highlight w:val="cyan"/>
            <w:rPrChange w:id="15096" w:author="Irová Zuzana" w:date="2025-02-21T20:05:00Z" w16du:dateUtc="2025-02-21T19:05:00Z">
              <w:rPr/>
            </w:rPrChange>
          </w:rPr>
          <w:delText>tuj jednor</w:delText>
        </w:r>
        <w:r w:rsidRPr="42DF8D3C" w:rsidDel="42DF8D3C">
          <w:rPr>
            <w:rFonts w:hint="cs"/>
            <w:highlight w:val="cyan"/>
            <w:rPrChange w:id="15097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42DF8D3C" w:rsidDel="42DF8D3C">
          <w:rPr>
            <w:highlight w:val="cyan"/>
            <w:rPrChange w:id="15098" w:author="Irová Zuzana" w:date="2025-02-21T20:05:00Z" w16du:dateUtc="2025-02-21T19:05:00Z">
              <w:rPr/>
            </w:rPrChange>
          </w:rPr>
          <w:delText>zov</w:delText>
        </w:r>
        <w:r w:rsidRPr="42DF8D3C" w:rsidDel="42DF8D3C">
          <w:rPr>
            <w:rFonts w:hint="cs"/>
            <w:highlight w:val="cyan"/>
            <w:rPrChange w:id="15099" w:author="Irová Zuzana" w:date="2025-02-21T20:05:00Z" w16du:dateUtc="2025-02-21T19:05:00Z">
              <w:rPr>
                <w:rFonts w:hint="cs"/>
              </w:rPr>
            </w:rPrChange>
          </w:rPr>
          <w:delText>ý</w:delText>
        </w:r>
        <w:r w:rsidRPr="42DF8D3C" w:rsidDel="42DF8D3C">
          <w:rPr>
            <w:highlight w:val="cyan"/>
            <w:rPrChange w:id="15100" w:author="Irová Zuzana" w:date="2025-02-21T20:05:00Z" w16du:dateUtc="2025-02-21T19:05:00Z">
              <w:rPr/>
            </w:rPrChange>
          </w:rPr>
          <w:delText xml:space="preserve"> poplatek (SYS.BAR.0.7).</w:delText>
        </w:r>
        <w:bookmarkStart w:id="15101" w:name="_Toc200959373"/>
        <w:bookmarkStart w:id="15102" w:name="_Toc201569023"/>
        <w:bookmarkEnd w:id="15101"/>
        <w:bookmarkEnd w:id="15102"/>
      </w:del>
    </w:p>
    <w:p w14:paraId="24B9D394" w14:textId="58BC4CDD" w:rsidR="000E4A08" w:rsidRPr="009E122C" w:rsidDel="00CC1BB1" w:rsidRDefault="000E4A08" w:rsidP="000E4A08">
      <w:pPr>
        <w:pStyle w:val="NormalIndent"/>
        <w:rPr>
          <w:del w:id="15103" w:author="Drastichová Zuzana" w:date="2025-03-12T09:55:00Z" w16du:dateUtc="2025-03-12T08:55:00Z"/>
          <w:highlight w:val="cyan"/>
          <w:rPrChange w:id="15104" w:author="Irová Zuzana" w:date="2025-02-21T20:05:00Z" w16du:dateUtc="2025-02-21T19:05:00Z">
            <w:rPr>
              <w:del w:id="15105" w:author="Drastichová Zuzana" w:date="2025-03-12T09:55:00Z" w16du:dateUtc="2025-03-12T08:55:00Z"/>
            </w:rPr>
          </w:rPrChange>
        </w:rPr>
      </w:pPr>
      <w:bookmarkStart w:id="15106" w:name="_Toc200959374"/>
      <w:bookmarkStart w:id="15107" w:name="_Toc201569024"/>
      <w:bookmarkEnd w:id="15106"/>
      <w:bookmarkEnd w:id="15107"/>
    </w:p>
    <w:p w14:paraId="07F6A3BE" w14:textId="7DCEAFA7" w:rsidR="000E4A08" w:rsidRPr="009E122C" w:rsidDel="00CC1BB1" w:rsidRDefault="000E4A08">
      <w:pPr>
        <w:pStyle w:val="ListFS1"/>
        <w:rPr>
          <w:del w:id="15108" w:author="Drastichová Zuzana" w:date="2025-03-12T09:55:00Z" w16du:dateUtc="2025-03-12T08:55:00Z"/>
          <w:highlight w:val="cyan"/>
          <w:rPrChange w:id="15109" w:author="Irová Zuzana" w:date="2025-02-21T20:05:00Z" w16du:dateUtc="2025-02-21T19:05:00Z">
            <w:rPr>
              <w:del w:id="15110" w:author="Drastichová Zuzana" w:date="2025-03-12T09:55:00Z" w16du:dateUtc="2025-03-12T08:55:00Z"/>
            </w:rPr>
          </w:rPrChange>
        </w:rPr>
        <w:pPrChange w:id="15111" w:author="Irová Zuzana" w:date="2025-06-06T15:37:00Z" w16du:dateUtc="2025-06-06T13:37:00Z">
          <w:pPr>
            <w:pStyle w:val="ListBullet"/>
            <w:numPr>
              <w:numId w:val="0"/>
            </w:numPr>
            <w:spacing w:after="200"/>
            <w:ind w:left="2059" w:firstLine="0"/>
          </w:pPr>
        </w:pPrChange>
      </w:pPr>
      <w:del w:id="15112" w:author="Drastichová Zuzana" w:date="2025-03-12T09:55:00Z" w16du:dateUtc="2025-03-12T08:55:00Z">
        <w:r w:rsidRPr="009E122C" w:rsidDel="00CC1BB1">
          <w:rPr>
            <w:highlight w:val="cyan"/>
            <w:rPrChange w:id="15113" w:author="Irová Zuzana" w:date="2025-02-21T20:05:00Z" w16du:dateUtc="2025-02-21T19:05:00Z">
              <w:rPr/>
            </w:rPrChange>
          </w:rPr>
          <w:delText>Syst</w:delText>
        </w:r>
        <w:r w:rsidRPr="009E122C" w:rsidDel="00CC1BB1">
          <w:rPr>
            <w:rFonts w:hint="cs"/>
            <w:highlight w:val="cyan"/>
            <w:rPrChange w:id="15114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rPrChange w:id="15115" w:author="Irová Zuzana" w:date="2025-02-21T20:05:00Z" w16du:dateUtc="2025-02-21T19:05:00Z">
              <w:rPr/>
            </w:rPrChange>
          </w:rPr>
          <w:delText>m vygeneruje transak</w:delText>
        </w:r>
        <w:r w:rsidRPr="009E122C" w:rsidDel="00CC1BB1">
          <w:rPr>
            <w:rFonts w:hint="cs"/>
            <w:highlight w:val="cyan"/>
            <w:rPrChange w:id="15116" w:author="Irová Zuzana" w:date="2025-02-21T20:05:00Z" w16du:dateUtc="2025-02-21T19:05:00Z">
              <w:rPr>
                <w:rFonts w:hint="cs"/>
              </w:rPr>
            </w:rPrChange>
          </w:rPr>
          <w:delText>č</w:delText>
        </w:r>
        <w:r w:rsidRPr="009E122C" w:rsidDel="00CC1BB1">
          <w:rPr>
            <w:highlight w:val="cyan"/>
            <w:rPrChange w:id="15117" w:author="Irová Zuzana" w:date="2025-02-21T20:05:00Z" w16du:dateUtc="2025-02-21T19:05:00Z">
              <w:rPr/>
            </w:rPrChange>
          </w:rPr>
          <w:delText>n</w:delText>
        </w:r>
        <w:r w:rsidRPr="009E122C" w:rsidDel="00CC1BB1">
          <w:rPr>
            <w:rFonts w:hint="cs"/>
            <w:highlight w:val="cyan"/>
            <w:rPrChange w:id="15118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009E122C" w:rsidDel="00CC1BB1">
          <w:rPr>
            <w:highlight w:val="cyan"/>
            <w:rPrChange w:id="15119" w:author="Irová Zuzana" w:date="2025-02-21T20:05:00Z" w16du:dateUtc="2025-02-21T19:05:00Z">
              <w:rPr/>
            </w:rPrChange>
          </w:rPr>
          <w:delText xml:space="preserve"> poplatek za top-up pro dan</w:delText>
        </w:r>
        <w:r w:rsidRPr="009E122C" w:rsidDel="00CC1BB1">
          <w:rPr>
            <w:rFonts w:hint="cs"/>
            <w:highlight w:val="cyan"/>
            <w:rPrChange w:id="15120" w:author="Irová Zuzana" w:date="2025-02-21T20:05:00Z" w16du:dateUtc="2025-02-21T19:05:00Z">
              <w:rPr>
                <w:rFonts w:hint="cs"/>
              </w:rPr>
            </w:rPrChange>
          </w:rPr>
          <w:delText>ý</w:delText>
        </w:r>
        <w:r w:rsidRPr="009E122C" w:rsidDel="00CC1BB1">
          <w:rPr>
            <w:highlight w:val="cyan"/>
            <w:rPrChange w:id="15121" w:author="Irová Zuzana" w:date="2025-02-21T20:05:00Z" w16du:dateUtc="2025-02-21T19:05:00Z">
              <w:rPr/>
            </w:rPrChange>
          </w:rPr>
          <w:delText xml:space="preserve"> Vehicle (p</w:delText>
        </w:r>
        <w:r w:rsidRPr="009E122C" w:rsidDel="00CC1BB1">
          <w:rPr>
            <w:rFonts w:hint="cs"/>
            <w:highlight w:val="cyan"/>
            <w:rPrChange w:id="15122" w:author="Irová Zuzana" w:date="2025-02-21T20:05:00Z" w16du:dateUtc="2025-02-21T19:05:00Z">
              <w:rPr>
                <w:rFonts w:hint="cs"/>
              </w:rPr>
            </w:rPrChange>
          </w:rPr>
          <w:delText>ří</w:delText>
        </w:r>
        <w:r w:rsidRPr="009E122C" w:rsidDel="00CC1BB1">
          <w:rPr>
            <w:highlight w:val="cyan"/>
            <w:rPrChange w:id="15123" w:author="Irová Zuzana" w:date="2025-02-21T20:05:00Z" w16du:dateUtc="2025-02-21T19:05:00Z">
              <w:rPr/>
            </w:rPrChange>
          </w:rPr>
          <w:delText>padn</w:delText>
        </w:r>
        <w:r w:rsidRPr="009E122C" w:rsidDel="00CC1BB1">
          <w:rPr>
            <w:rFonts w:hint="cs"/>
            <w:highlight w:val="cyan"/>
            <w:rPrChange w:id="15124" w:author="Irová Zuzana" w:date="2025-02-21T20:05:00Z" w16du:dateUtc="2025-02-21T19:05:00Z">
              <w:rPr>
                <w:rFonts w:hint="cs"/>
              </w:rPr>
            </w:rPrChange>
          </w:rPr>
          <w:delText>ě</w:delText>
        </w:r>
        <w:r w:rsidRPr="009E122C" w:rsidDel="00CC1BB1">
          <w:rPr>
            <w:highlight w:val="cyan"/>
            <w:rPrChange w:id="15125" w:author="Irová Zuzana" w:date="2025-02-21T20:05:00Z" w16du:dateUtc="2025-02-21T19:05:00Z">
              <w:rPr/>
            </w:rPrChange>
          </w:rPr>
          <w:delText xml:space="preserve"> OBU) na z</w:delText>
        </w:r>
        <w:r w:rsidRPr="009E122C" w:rsidDel="00CC1BB1">
          <w:rPr>
            <w:rFonts w:hint="cs"/>
            <w:highlight w:val="cyan"/>
            <w:rPrChange w:id="15126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009E122C" w:rsidDel="00CC1BB1">
          <w:rPr>
            <w:highlight w:val="cyan"/>
            <w:rPrChange w:id="15127" w:author="Irová Zuzana" w:date="2025-02-21T20:05:00Z" w16du:dateUtc="2025-02-21T19:05:00Z">
              <w:rPr/>
            </w:rPrChange>
          </w:rPr>
          <w:delText>klad</w:delText>
        </w:r>
        <w:r w:rsidRPr="009E122C" w:rsidDel="00CC1BB1">
          <w:rPr>
            <w:rFonts w:hint="cs"/>
            <w:highlight w:val="cyan"/>
            <w:rPrChange w:id="15128" w:author="Irová Zuzana" w:date="2025-02-21T20:05:00Z" w16du:dateUtc="2025-02-21T19:05:00Z">
              <w:rPr>
                <w:rFonts w:hint="cs"/>
              </w:rPr>
            </w:rPrChange>
          </w:rPr>
          <w:delText>ě</w:delText>
        </w:r>
        <w:r w:rsidRPr="009E122C" w:rsidDel="00CC1BB1">
          <w:rPr>
            <w:highlight w:val="cyan"/>
            <w:rPrChange w:id="15129" w:author="Irová Zuzana" w:date="2025-02-21T20:05:00Z" w16du:dateUtc="2025-02-21T19:05:00Z">
              <w:rPr/>
            </w:rPrChange>
          </w:rPr>
          <w:delText xml:space="preserve"> kan</w:delText>
        </w:r>
        <w:r w:rsidRPr="009E122C" w:rsidDel="00CC1BB1">
          <w:rPr>
            <w:rFonts w:hint="cs"/>
            <w:highlight w:val="cyan"/>
            <w:rPrChange w:id="15130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009E122C" w:rsidDel="00CC1BB1">
          <w:rPr>
            <w:highlight w:val="cyan"/>
            <w:rPrChange w:id="15131" w:author="Irová Zuzana" w:date="2025-02-21T20:05:00Z" w16du:dateUtc="2025-02-21T19:05:00Z">
              <w:rPr/>
            </w:rPrChange>
          </w:rPr>
          <w:delText>lu dobit</w:delText>
        </w:r>
        <w:r w:rsidRPr="009E122C" w:rsidDel="00CC1BB1">
          <w:rPr>
            <w:rFonts w:hint="cs"/>
            <w:highlight w:val="cyan"/>
            <w:rPrChange w:id="15132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009E122C" w:rsidDel="00CC1BB1">
          <w:rPr>
            <w:highlight w:val="cyan"/>
            <w:rPrChange w:id="15133" w:author="Irová Zuzana" w:date="2025-02-21T20:05:00Z" w16du:dateUtc="2025-02-21T19:05:00Z">
              <w:rPr/>
            </w:rPrChange>
          </w:rPr>
          <w:delText>, pou</w:delText>
        </w:r>
        <w:r w:rsidRPr="009E122C" w:rsidDel="00CC1BB1">
          <w:rPr>
            <w:rFonts w:hint="cs"/>
            <w:highlight w:val="cyan"/>
            <w:rPrChange w:id="15134" w:author="Irová Zuzana" w:date="2025-02-21T20:05:00Z" w16du:dateUtc="2025-02-21T19:05:00Z">
              <w:rPr>
                <w:rFonts w:hint="cs"/>
              </w:rPr>
            </w:rPrChange>
          </w:rPr>
          <w:delText>ž</w:delText>
        </w:r>
        <w:r w:rsidRPr="009E122C" w:rsidDel="00CC1BB1">
          <w:rPr>
            <w:highlight w:val="cyan"/>
            <w:rPrChange w:id="15135" w:author="Irová Zuzana" w:date="2025-02-21T20:05:00Z" w16du:dateUtc="2025-02-21T19:05:00Z">
              <w:rPr/>
            </w:rPrChange>
          </w:rPr>
          <w:delText>it</w:delText>
        </w:r>
        <w:r w:rsidRPr="009E122C" w:rsidDel="00CC1BB1">
          <w:rPr>
            <w:rFonts w:hint="cs"/>
            <w:highlight w:val="cyan"/>
            <w:rPrChange w:id="15136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rPrChange w:id="15137" w:author="Irová Zuzana" w:date="2025-02-21T20:05:00Z" w16du:dateUtc="2025-02-21T19:05:00Z">
              <w:rPr/>
            </w:rPrChange>
          </w:rPr>
          <w:delText xml:space="preserve"> platebn</w:delText>
        </w:r>
        <w:r w:rsidRPr="009E122C" w:rsidDel="00CC1BB1">
          <w:rPr>
            <w:rFonts w:hint="cs"/>
            <w:highlight w:val="cyan"/>
            <w:rPrChange w:id="15138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009E122C" w:rsidDel="00CC1BB1">
          <w:rPr>
            <w:highlight w:val="cyan"/>
            <w:rPrChange w:id="15139" w:author="Irová Zuzana" w:date="2025-02-21T20:05:00Z" w16du:dateUtc="2025-02-21T19:05:00Z">
              <w:rPr/>
            </w:rPrChange>
          </w:rPr>
          <w:delText xml:space="preserve"> metody a v</w:delText>
        </w:r>
        <w:r w:rsidRPr="009E122C" w:rsidDel="00CC1BB1">
          <w:rPr>
            <w:rFonts w:hint="cs"/>
            <w:highlight w:val="cyan"/>
            <w:rPrChange w:id="15140" w:author="Irová Zuzana" w:date="2025-02-21T20:05:00Z" w16du:dateUtc="2025-02-21T19:05:00Z">
              <w:rPr>
                <w:rFonts w:hint="cs"/>
              </w:rPr>
            </w:rPrChange>
          </w:rPr>
          <w:delText>ýš</w:delText>
        </w:r>
        <w:r w:rsidRPr="009E122C" w:rsidDel="00CC1BB1">
          <w:rPr>
            <w:highlight w:val="cyan"/>
            <w:rPrChange w:id="15141" w:author="Irová Zuzana" w:date="2025-02-21T20:05:00Z" w16du:dateUtc="2025-02-21T19:05:00Z">
              <w:rPr/>
            </w:rPrChange>
          </w:rPr>
          <w:delText>e top-up platby p</w:delText>
        </w:r>
        <w:r w:rsidRPr="009E122C" w:rsidDel="00CC1BB1">
          <w:rPr>
            <w:rFonts w:hint="cs"/>
            <w:highlight w:val="cyan"/>
            <w:rPrChange w:id="15142" w:author="Irová Zuzana" w:date="2025-02-21T20:05:00Z" w16du:dateUtc="2025-02-21T19:05:00Z">
              <w:rPr>
                <w:rFonts w:hint="cs"/>
              </w:rPr>
            </w:rPrChange>
          </w:rPr>
          <w:delText>ř</w:delText>
        </w:r>
        <w:r w:rsidRPr="009E122C" w:rsidDel="00CC1BB1">
          <w:rPr>
            <w:highlight w:val="cyan"/>
            <w:rPrChange w:id="15143" w:author="Irová Zuzana" w:date="2025-02-21T20:05:00Z" w16du:dateUtc="2025-02-21T19:05:00Z">
              <w:rPr/>
            </w:rPrChange>
          </w:rPr>
          <w:delText>eveden</w:delText>
        </w:r>
        <w:r w:rsidRPr="009E122C" w:rsidDel="00CC1BB1">
          <w:rPr>
            <w:rFonts w:hint="cs"/>
            <w:highlight w:val="cyan"/>
            <w:rPrChange w:id="15144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rPrChange w:id="15145" w:author="Irová Zuzana" w:date="2025-02-21T20:05:00Z" w16du:dateUtc="2025-02-21T19:05:00Z">
              <w:rPr/>
            </w:rPrChange>
          </w:rPr>
          <w:delText xml:space="preserve"> do m</w:delText>
        </w:r>
        <w:r w:rsidRPr="009E122C" w:rsidDel="00CC1BB1">
          <w:rPr>
            <w:rFonts w:hint="cs"/>
            <w:highlight w:val="cyan"/>
            <w:rPrChange w:id="15146" w:author="Irová Zuzana" w:date="2025-02-21T20:05:00Z" w16du:dateUtc="2025-02-21T19:05:00Z">
              <w:rPr>
                <w:rFonts w:hint="cs"/>
              </w:rPr>
            </w:rPrChange>
          </w:rPr>
          <w:delText>ě</w:delText>
        </w:r>
        <w:r w:rsidRPr="009E122C" w:rsidDel="00CC1BB1">
          <w:rPr>
            <w:highlight w:val="cyan"/>
            <w:rPrChange w:id="15147" w:author="Irová Zuzana" w:date="2025-02-21T20:05:00Z" w16du:dateUtc="2025-02-21T19:05:00Z">
              <w:rPr/>
            </w:rPrChange>
          </w:rPr>
          <w:delText>ny Bill issuera, za pou</w:delText>
        </w:r>
        <w:r w:rsidRPr="009E122C" w:rsidDel="00CC1BB1">
          <w:rPr>
            <w:rFonts w:hint="cs"/>
            <w:highlight w:val="cyan"/>
            <w:rPrChange w:id="15148" w:author="Irová Zuzana" w:date="2025-02-21T20:05:00Z" w16du:dateUtc="2025-02-21T19:05:00Z">
              <w:rPr>
                <w:rFonts w:hint="cs"/>
              </w:rPr>
            </w:rPrChange>
          </w:rPr>
          <w:delText>ž</w:delText>
        </w:r>
        <w:r w:rsidRPr="009E122C" w:rsidDel="00CC1BB1">
          <w:rPr>
            <w:highlight w:val="cyan"/>
            <w:rPrChange w:id="15149" w:author="Irová Zuzana" w:date="2025-02-21T20:05:00Z" w16du:dateUtc="2025-02-21T19:05:00Z">
              <w:rPr/>
            </w:rPrChange>
          </w:rPr>
          <w:delText>it</w:delText>
        </w:r>
        <w:r w:rsidRPr="009E122C" w:rsidDel="00CC1BB1">
          <w:rPr>
            <w:rFonts w:hint="cs"/>
            <w:highlight w:val="cyan"/>
            <w:rPrChange w:id="15150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009E122C" w:rsidDel="00CC1BB1">
          <w:rPr>
            <w:highlight w:val="cyan"/>
            <w:rPrChange w:id="15151" w:author="Irová Zuzana" w:date="2025-02-21T20:05:00Z" w16du:dateUtc="2025-02-21T19:05:00Z">
              <w:rPr/>
            </w:rPrChange>
          </w:rPr>
          <w:delText xml:space="preserve"> p</w:delText>
        </w:r>
        <w:r w:rsidRPr="009E122C" w:rsidDel="00CC1BB1">
          <w:rPr>
            <w:rFonts w:hint="cs"/>
            <w:highlight w:val="cyan"/>
            <w:rPrChange w:id="15152" w:author="Irová Zuzana" w:date="2025-02-21T20:05:00Z" w16du:dateUtc="2025-02-21T19:05:00Z">
              <w:rPr>
                <w:rFonts w:hint="cs"/>
              </w:rPr>
            </w:rPrChange>
          </w:rPr>
          <w:delText>ří</w:delText>
        </w:r>
        <w:r w:rsidRPr="009E122C" w:rsidDel="00CC1BB1">
          <w:rPr>
            <w:highlight w:val="cyan"/>
            <w:rPrChange w:id="15153" w:author="Irová Zuzana" w:date="2025-02-21T20:05:00Z" w16du:dateUtc="2025-02-21T19:05:00Z">
              <w:rPr/>
            </w:rPrChange>
          </w:rPr>
          <w:delText>padu u</w:delText>
        </w:r>
        <w:r w:rsidRPr="009E122C" w:rsidDel="00CC1BB1">
          <w:rPr>
            <w:rFonts w:hint="cs"/>
            <w:highlight w:val="cyan"/>
            <w:rPrChange w:id="15154" w:author="Irová Zuzana" w:date="2025-02-21T20:05:00Z" w16du:dateUtc="2025-02-21T19:05:00Z">
              <w:rPr>
                <w:rFonts w:hint="cs"/>
              </w:rPr>
            </w:rPrChange>
          </w:rPr>
          <w:delText>ž</w:delText>
        </w:r>
        <w:r w:rsidRPr="009E122C" w:rsidDel="00CC1BB1">
          <w:rPr>
            <w:highlight w:val="cyan"/>
            <w:rPrChange w:id="15155" w:author="Irová Zuzana" w:date="2025-02-21T20:05:00Z" w16du:dateUtc="2025-02-21T19:05:00Z">
              <w:rPr/>
            </w:rPrChange>
          </w:rPr>
          <w:delText>it</w:delText>
        </w:r>
        <w:r w:rsidRPr="009E122C" w:rsidDel="00CC1BB1">
          <w:rPr>
            <w:rFonts w:hint="cs"/>
            <w:highlight w:val="cyan"/>
            <w:rPrChange w:id="15156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009E122C" w:rsidDel="00CC1BB1">
          <w:rPr>
            <w:highlight w:val="cyan"/>
            <w:rPrChange w:id="15157" w:author="Irová Zuzana" w:date="2025-02-21T20:05:00Z" w16du:dateUtc="2025-02-21T19:05:00Z">
              <w:rPr/>
            </w:rPrChange>
          </w:rPr>
          <w:delText xml:space="preserve"> Na</w:delText>
        </w:r>
        <w:r w:rsidRPr="009E122C" w:rsidDel="00CC1BB1">
          <w:rPr>
            <w:rFonts w:hint="cs"/>
            <w:highlight w:val="cyan"/>
            <w:rPrChange w:id="15158" w:author="Irová Zuzana" w:date="2025-02-21T20:05:00Z" w16du:dateUtc="2025-02-21T19:05:00Z">
              <w:rPr>
                <w:rFonts w:hint="cs"/>
              </w:rPr>
            </w:rPrChange>
          </w:rPr>
          <w:delText>úč</w:delText>
        </w:r>
        <w:r w:rsidRPr="009E122C" w:rsidDel="00CC1BB1">
          <w:rPr>
            <w:highlight w:val="cyan"/>
            <w:rPrChange w:id="15159" w:author="Irová Zuzana" w:date="2025-02-21T20:05:00Z" w16du:dateUtc="2025-02-21T19:05:00Z">
              <w:rPr/>
            </w:rPrChange>
          </w:rPr>
          <w:delText>tuj jednor</w:delText>
        </w:r>
        <w:r w:rsidRPr="009E122C" w:rsidDel="00CC1BB1">
          <w:rPr>
            <w:rFonts w:hint="cs"/>
            <w:highlight w:val="cyan"/>
            <w:rPrChange w:id="15160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009E122C" w:rsidDel="00CC1BB1">
          <w:rPr>
            <w:highlight w:val="cyan"/>
            <w:rPrChange w:id="15161" w:author="Irová Zuzana" w:date="2025-02-21T20:05:00Z" w16du:dateUtc="2025-02-21T19:05:00Z">
              <w:rPr/>
            </w:rPrChange>
          </w:rPr>
          <w:delText>zov</w:delText>
        </w:r>
        <w:r w:rsidRPr="009E122C" w:rsidDel="00CC1BB1">
          <w:rPr>
            <w:rFonts w:hint="cs"/>
            <w:highlight w:val="cyan"/>
            <w:rPrChange w:id="15162" w:author="Irová Zuzana" w:date="2025-02-21T20:05:00Z" w16du:dateUtc="2025-02-21T19:05:00Z">
              <w:rPr>
                <w:rFonts w:hint="cs"/>
              </w:rPr>
            </w:rPrChange>
          </w:rPr>
          <w:delText>ý</w:delText>
        </w:r>
        <w:r w:rsidRPr="009E122C" w:rsidDel="00CC1BB1">
          <w:rPr>
            <w:highlight w:val="cyan"/>
            <w:rPrChange w:id="15163" w:author="Irová Zuzana" w:date="2025-02-21T20:05:00Z" w16du:dateUtc="2025-02-21T19:05:00Z">
              <w:rPr/>
            </w:rPrChange>
          </w:rPr>
          <w:delText xml:space="preserve"> poplatek (SYS.BAR.0.7).</w:delText>
        </w:r>
        <w:bookmarkStart w:id="15164" w:name="_Toc200959375"/>
        <w:bookmarkStart w:id="15165" w:name="_Toc201569025"/>
        <w:bookmarkEnd w:id="15164"/>
        <w:bookmarkEnd w:id="15165"/>
      </w:del>
    </w:p>
    <w:p w14:paraId="1BF474BC" w14:textId="7D358304" w:rsidR="000E4A08" w:rsidRPr="009E122C" w:rsidDel="00CC1BB1" w:rsidRDefault="000E4A08">
      <w:pPr>
        <w:pStyle w:val="ListFS1"/>
        <w:rPr>
          <w:del w:id="15166" w:author="Drastichová Zuzana" w:date="2025-03-12T09:55:00Z" w16du:dateUtc="2025-03-12T08:55:00Z"/>
          <w:highlight w:val="cyan"/>
          <w:rPrChange w:id="15167" w:author="Irová Zuzana" w:date="2025-02-21T20:05:00Z" w16du:dateUtc="2025-02-21T19:05:00Z">
            <w:rPr>
              <w:del w:id="15168" w:author="Drastichová Zuzana" w:date="2025-03-12T09:55:00Z" w16du:dateUtc="2025-03-12T08:55:00Z"/>
            </w:rPr>
          </w:rPrChange>
        </w:rPr>
        <w:pPrChange w:id="15169" w:author="Irová Zuzana" w:date="2025-06-06T15:37:00Z" w16du:dateUtc="2025-06-06T13:37:00Z">
          <w:pPr>
            <w:pStyle w:val="ListBullet"/>
            <w:numPr>
              <w:numId w:val="0"/>
            </w:numPr>
            <w:spacing w:after="200"/>
            <w:ind w:left="2059" w:firstLine="0"/>
          </w:pPr>
        </w:pPrChange>
      </w:pPr>
      <w:bookmarkStart w:id="15170" w:name="_Toc200959376"/>
      <w:bookmarkStart w:id="15171" w:name="_Toc201569026"/>
      <w:bookmarkEnd w:id="15170"/>
      <w:bookmarkEnd w:id="15171"/>
    </w:p>
    <w:p w14:paraId="0C2F196E" w14:textId="0C9E19AA" w:rsidR="000E4A08" w:rsidRPr="009E122C" w:rsidDel="00CC1BB1" w:rsidRDefault="000E4A08">
      <w:pPr>
        <w:pStyle w:val="ListFS1"/>
        <w:rPr>
          <w:del w:id="15172" w:author="Drastichová Zuzana" w:date="2025-03-12T09:55:00Z" w16du:dateUtc="2025-03-12T08:55:00Z"/>
          <w:highlight w:val="cyan"/>
          <w:rPrChange w:id="15173" w:author="Irová Zuzana" w:date="2025-02-21T20:05:00Z" w16du:dateUtc="2025-02-21T19:05:00Z">
            <w:rPr>
              <w:del w:id="15174" w:author="Drastichová Zuzana" w:date="2025-03-12T09:55:00Z" w16du:dateUtc="2025-03-12T08:55:00Z"/>
            </w:rPr>
          </w:rPrChange>
        </w:rPr>
        <w:pPrChange w:id="15175" w:author="Irová Zuzana" w:date="2025-06-06T15:37:00Z" w16du:dateUtc="2025-06-06T13:37:00Z">
          <w:pPr>
            <w:pStyle w:val="ListBullet"/>
            <w:numPr>
              <w:numId w:val="0"/>
            </w:numPr>
            <w:spacing w:after="200"/>
            <w:ind w:left="2059" w:firstLine="0"/>
          </w:pPr>
        </w:pPrChange>
      </w:pPr>
      <w:del w:id="15176" w:author="Drastichová Zuzana" w:date="2025-03-12T09:55:00Z" w16du:dateUtc="2025-03-12T08:55:00Z">
        <w:r w:rsidRPr="009E122C" w:rsidDel="00CC1BB1">
          <w:rPr>
            <w:highlight w:val="cyan"/>
            <w:rPrChange w:id="15177" w:author="Irová Zuzana" w:date="2025-02-21T20:05:00Z" w16du:dateUtc="2025-02-21T19:05:00Z">
              <w:rPr/>
            </w:rPrChange>
          </w:rPr>
          <w:delText>Syst</w:delText>
        </w:r>
        <w:r w:rsidRPr="009E122C" w:rsidDel="00CC1BB1">
          <w:rPr>
            <w:rFonts w:hint="cs"/>
            <w:highlight w:val="cyan"/>
            <w:rPrChange w:id="15178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rPrChange w:id="15179" w:author="Irová Zuzana" w:date="2025-02-21T20:05:00Z" w16du:dateUtc="2025-02-21T19:05:00Z">
              <w:rPr/>
            </w:rPrChange>
          </w:rPr>
          <w:delText xml:space="preserve">m, o </w:delText>
        </w:r>
        <w:r w:rsidRPr="009E122C" w:rsidDel="00CC1BB1">
          <w:rPr>
            <w:rFonts w:hint="cs"/>
            <w:highlight w:val="cyan"/>
            <w:rPrChange w:id="15180" w:author="Irová Zuzana" w:date="2025-02-21T20:05:00Z" w16du:dateUtc="2025-02-21T19:05:00Z">
              <w:rPr>
                <w:rFonts w:hint="cs"/>
              </w:rPr>
            </w:rPrChange>
          </w:rPr>
          <w:delText>čá</w:delText>
        </w:r>
        <w:r w:rsidRPr="009E122C" w:rsidDel="00CC1BB1">
          <w:rPr>
            <w:highlight w:val="cyan"/>
            <w:rPrChange w:id="15181" w:author="Irová Zuzana" w:date="2025-02-21T20:05:00Z" w16du:dateUtc="2025-02-21T19:05:00Z">
              <w:rPr/>
            </w:rPrChange>
          </w:rPr>
          <w:delText>stku top-up platby ve z</w:delText>
        </w:r>
        <w:r w:rsidRPr="009E122C" w:rsidDel="00CC1BB1">
          <w:rPr>
            <w:rFonts w:hint="cs"/>
            <w:highlight w:val="cyan"/>
            <w:rPrChange w:id="15182" w:author="Irová Zuzana" w:date="2025-02-21T20:05:00Z" w16du:dateUtc="2025-02-21T19:05:00Z">
              <w:rPr>
                <w:rFonts w:hint="cs"/>
              </w:rPr>
            </w:rPrChange>
          </w:rPr>
          <w:delText>úč</w:delText>
        </w:r>
        <w:r w:rsidRPr="009E122C" w:rsidDel="00CC1BB1">
          <w:rPr>
            <w:highlight w:val="cyan"/>
            <w:rPrChange w:id="15183" w:author="Irová Zuzana" w:date="2025-02-21T20:05:00Z" w16du:dateUtc="2025-02-21T19:05:00Z">
              <w:rPr/>
            </w:rPrChange>
          </w:rPr>
          <w:delText>tovac</w:delText>
        </w:r>
        <w:r w:rsidRPr="009E122C" w:rsidDel="00CC1BB1">
          <w:rPr>
            <w:rFonts w:hint="cs"/>
            <w:highlight w:val="cyan"/>
            <w:rPrChange w:id="15184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009E122C" w:rsidDel="00CC1BB1">
          <w:rPr>
            <w:highlight w:val="cyan"/>
            <w:rPrChange w:id="15185" w:author="Irová Zuzana" w:date="2025-02-21T20:05:00Z" w16du:dateUtc="2025-02-21T19:05:00Z">
              <w:rPr/>
            </w:rPrChange>
          </w:rPr>
          <w:delText xml:space="preserve"> m</w:delText>
        </w:r>
        <w:r w:rsidRPr="009E122C" w:rsidDel="00CC1BB1">
          <w:rPr>
            <w:rFonts w:hint="cs"/>
            <w:highlight w:val="cyan"/>
            <w:rPrChange w:id="15186" w:author="Irová Zuzana" w:date="2025-02-21T20:05:00Z" w16du:dateUtc="2025-02-21T19:05:00Z">
              <w:rPr>
                <w:rFonts w:hint="cs"/>
              </w:rPr>
            </w:rPrChange>
          </w:rPr>
          <w:delText>ě</w:delText>
        </w:r>
        <w:r w:rsidRPr="009E122C" w:rsidDel="00CC1BB1">
          <w:rPr>
            <w:highlight w:val="cyan"/>
            <w:rPrChange w:id="15187" w:author="Irová Zuzana" w:date="2025-02-21T20:05:00Z" w16du:dateUtc="2025-02-21T19:05:00Z">
              <w:rPr/>
            </w:rPrChange>
          </w:rPr>
          <w:delText>n</w:delText>
        </w:r>
        <w:r w:rsidRPr="009E122C" w:rsidDel="00CC1BB1">
          <w:rPr>
            <w:rFonts w:hint="cs"/>
            <w:highlight w:val="cyan"/>
            <w:rPrChange w:id="15188" w:author="Irová Zuzana" w:date="2025-02-21T20:05:00Z" w16du:dateUtc="2025-02-21T19:05:00Z">
              <w:rPr>
                <w:rFonts w:hint="cs"/>
              </w:rPr>
            </w:rPrChange>
          </w:rPr>
          <w:delText>ě</w:delText>
        </w:r>
        <w:r w:rsidRPr="009E122C" w:rsidDel="00CC1BB1">
          <w:rPr>
            <w:highlight w:val="cyan"/>
            <w:rPrChange w:id="15189" w:author="Irová Zuzana" w:date="2025-02-21T20:05:00Z" w16du:dateUtc="2025-02-21T19:05:00Z">
              <w:rPr/>
            </w:rPrChange>
          </w:rPr>
          <w:delText xml:space="preserve"> sn</w:delText>
        </w:r>
        <w:r w:rsidRPr="009E122C" w:rsidDel="00CC1BB1">
          <w:rPr>
            <w:rFonts w:hint="cs"/>
            <w:highlight w:val="cyan"/>
            <w:rPrChange w:id="15190" w:author="Irová Zuzana" w:date="2025-02-21T20:05:00Z" w16du:dateUtc="2025-02-21T19:05:00Z">
              <w:rPr>
                <w:rFonts w:hint="cs"/>
              </w:rPr>
            </w:rPrChange>
          </w:rPr>
          <w:delText>íž</w:delText>
        </w:r>
        <w:r w:rsidRPr="009E122C" w:rsidDel="00CC1BB1">
          <w:rPr>
            <w:highlight w:val="cyan"/>
            <w:rPrChange w:id="15191" w:author="Irová Zuzana" w:date="2025-02-21T20:05:00Z" w16du:dateUtc="2025-02-21T19:05:00Z">
              <w:rPr/>
            </w:rPrChange>
          </w:rPr>
          <w:delText>enou o vypo</w:delText>
        </w:r>
        <w:r w:rsidRPr="009E122C" w:rsidDel="00CC1BB1">
          <w:rPr>
            <w:rFonts w:hint="cs"/>
            <w:highlight w:val="cyan"/>
            <w:rPrChange w:id="15192" w:author="Irová Zuzana" w:date="2025-02-21T20:05:00Z" w16du:dateUtc="2025-02-21T19:05:00Z">
              <w:rPr>
                <w:rFonts w:hint="cs"/>
              </w:rPr>
            </w:rPrChange>
          </w:rPr>
          <w:delText>č</w:delText>
        </w:r>
        <w:r w:rsidRPr="009E122C" w:rsidDel="00CC1BB1">
          <w:rPr>
            <w:highlight w:val="cyan"/>
            <w:rPrChange w:id="15193" w:author="Irová Zuzana" w:date="2025-02-21T20:05:00Z" w16du:dateUtc="2025-02-21T19:05:00Z">
              <w:rPr/>
            </w:rPrChange>
          </w:rPr>
          <w:delText>ten</w:delText>
        </w:r>
        <w:r w:rsidRPr="009E122C" w:rsidDel="00CC1BB1">
          <w:rPr>
            <w:rFonts w:hint="cs"/>
            <w:highlight w:val="cyan"/>
            <w:rPrChange w:id="15194" w:author="Irová Zuzana" w:date="2025-02-21T20:05:00Z" w16du:dateUtc="2025-02-21T19:05:00Z">
              <w:rPr>
                <w:rFonts w:hint="cs"/>
              </w:rPr>
            </w:rPrChange>
          </w:rPr>
          <w:delText>ý</w:delText>
        </w:r>
        <w:r w:rsidRPr="009E122C" w:rsidDel="00CC1BB1">
          <w:rPr>
            <w:highlight w:val="cyan"/>
            <w:rPrChange w:id="15195" w:author="Irová Zuzana" w:date="2025-02-21T20:05:00Z" w16du:dateUtc="2025-02-21T19:05:00Z">
              <w:rPr/>
            </w:rPrChange>
          </w:rPr>
          <w:delText xml:space="preserve"> transak</w:delText>
        </w:r>
        <w:r w:rsidRPr="009E122C" w:rsidDel="00CC1BB1">
          <w:rPr>
            <w:rFonts w:hint="cs"/>
            <w:highlight w:val="cyan"/>
            <w:rPrChange w:id="15196" w:author="Irová Zuzana" w:date="2025-02-21T20:05:00Z" w16du:dateUtc="2025-02-21T19:05:00Z">
              <w:rPr>
                <w:rFonts w:hint="cs"/>
              </w:rPr>
            </w:rPrChange>
          </w:rPr>
          <w:delText>č</w:delText>
        </w:r>
        <w:r w:rsidRPr="009E122C" w:rsidDel="00CC1BB1">
          <w:rPr>
            <w:highlight w:val="cyan"/>
            <w:rPrChange w:id="15197" w:author="Irová Zuzana" w:date="2025-02-21T20:05:00Z" w16du:dateUtc="2025-02-21T19:05:00Z">
              <w:rPr/>
            </w:rPrChange>
          </w:rPr>
          <w:delText>n</w:delText>
        </w:r>
        <w:r w:rsidRPr="009E122C" w:rsidDel="00CC1BB1">
          <w:rPr>
            <w:rFonts w:hint="cs"/>
            <w:highlight w:val="cyan"/>
            <w:rPrChange w:id="15198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009E122C" w:rsidDel="00CC1BB1">
          <w:rPr>
            <w:highlight w:val="cyan"/>
            <w:rPrChange w:id="15199" w:author="Irová Zuzana" w:date="2025-02-21T20:05:00Z" w16du:dateUtc="2025-02-21T19:05:00Z">
              <w:rPr/>
            </w:rPrChange>
          </w:rPr>
          <w:delText xml:space="preserve"> poplatek a p</w:delText>
        </w:r>
        <w:r w:rsidRPr="009E122C" w:rsidDel="00CC1BB1">
          <w:rPr>
            <w:rFonts w:hint="cs"/>
            <w:highlight w:val="cyan"/>
            <w:rPrChange w:id="15200" w:author="Irová Zuzana" w:date="2025-02-21T20:05:00Z" w16du:dateUtc="2025-02-21T19:05:00Z">
              <w:rPr>
                <w:rFonts w:hint="cs"/>
              </w:rPr>
            </w:rPrChange>
          </w:rPr>
          <w:delText>ří</w:delText>
        </w:r>
        <w:r w:rsidRPr="009E122C" w:rsidDel="00CC1BB1">
          <w:rPr>
            <w:highlight w:val="cyan"/>
            <w:rPrChange w:id="15201" w:author="Irová Zuzana" w:date="2025-02-21T20:05:00Z" w16du:dateUtc="2025-02-21T19:05:00Z">
              <w:rPr/>
            </w:rPrChange>
          </w:rPr>
          <w:delText>padn</w:delText>
        </w:r>
        <w:r w:rsidRPr="009E122C" w:rsidDel="00CC1BB1">
          <w:rPr>
            <w:rFonts w:hint="cs"/>
            <w:highlight w:val="cyan"/>
            <w:rPrChange w:id="15202" w:author="Irová Zuzana" w:date="2025-02-21T20:05:00Z" w16du:dateUtc="2025-02-21T19:05:00Z">
              <w:rPr>
                <w:rFonts w:hint="cs"/>
              </w:rPr>
            </w:rPrChange>
          </w:rPr>
          <w:delText>ý</w:delText>
        </w:r>
        <w:r w:rsidRPr="009E122C" w:rsidDel="00CC1BB1">
          <w:rPr>
            <w:highlight w:val="cyan"/>
            <w:rPrChange w:id="15203" w:author="Irová Zuzana" w:date="2025-02-21T20:05:00Z" w16du:dateUtc="2025-02-21T19:05:00Z">
              <w:rPr/>
            </w:rPrChange>
          </w:rPr>
          <w:delText xml:space="preserve"> poplatek za odblokov</w:delText>
        </w:r>
        <w:r w:rsidRPr="009E122C" w:rsidDel="00CC1BB1">
          <w:rPr>
            <w:rFonts w:hint="cs"/>
            <w:highlight w:val="cyan"/>
            <w:rPrChange w:id="15204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009E122C" w:rsidDel="00CC1BB1">
          <w:rPr>
            <w:highlight w:val="cyan"/>
            <w:rPrChange w:id="15205" w:author="Irová Zuzana" w:date="2025-02-21T20:05:00Z" w16du:dateUtc="2025-02-21T19:05:00Z">
              <w:rPr/>
            </w:rPrChange>
          </w:rPr>
          <w:delText>n</w:delText>
        </w:r>
        <w:r w:rsidRPr="009E122C" w:rsidDel="00CC1BB1">
          <w:rPr>
            <w:rFonts w:hint="cs"/>
            <w:highlight w:val="cyan"/>
            <w:rPrChange w:id="15206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009E122C" w:rsidDel="00CC1BB1">
          <w:rPr>
            <w:highlight w:val="cyan"/>
            <w:rPrChange w:id="15207" w:author="Irová Zuzana" w:date="2025-02-21T20:05:00Z" w16du:dateUtc="2025-02-21T19:05:00Z">
              <w:rPr/>
            </w:rPrChange>
          </w:rPr>
          <w:delText xml:space="preserve"> OBU, nav</w:delText>
        </w:r>
        <w:r w:rsidRPr="009E122C" w:rsidDel="00CC1BB1">
          <w:rPr>
            <w:rFonts w:hint="cs"/>
            <w:highlight w:val="cyan"/>
            <w:rPrChange w:id="15208" w:author="Irová Zuzana" w:date="2025-02-21T20:05:00Z" w16du:dateUtc="2025-02-21T19:05:00Z">
              <w:rPr>
                <w:rFonts w:hint="cs"/>
              </w:rPr>
            </w:rPrChange>
          </w:rPr>
          <w:delText>ýší</w:delText>
        </w:r>
        <w:r w:rsidRPr="009E122C" w:rsidDel="00CC1BB1">
          <w:rPr>
            <w:highlight w:val="cyan"/>
            <w:rPrChange w:id="15209" w:author="Irová Zuzana" w:date="2025-02-21T20:05:00Z" w16du:dateUtc="2025-02-21T19:05:00Z">
              <w:rPr/>
            </w:rPrChange>
          </w:rPr>
          <w:delText xml:space="preserve"> z</w:delText>
        </w:r>
        <w:r w:rsidRPr="009E122C" w:rsidDel="00CC1BB1">
          <w:rPr>
            <w:rFonts w:hint="cs"/>
            <w:highlight w:val="cyan"/>
            <w:rPrChange w:id="15210" w:author="Irová Zuzana" w:date="2025-02-21T20:05:00Z" w16du:dateUtc="2025-02-21T19:05:00Z">
              <w:rPr>
                <w:rFonts w:hint="cs"/>
              </w:rPr>
            </w:rPrChange>
          </w:rPr>
          <w:delText>ů</w:delText>
        </w:r>
        <w:r w:rsidRPr="009E122C" w:rsidDel="00CC1BB1">
          <w:rPr>
            <w:highlight w:val="cyan"/>
            <w:rPrChange w:id="15211" w:author="Irová Zuzana" w:date="2025-02-21T20:05:00Z" w16du:dateUtc="2025-02-21T19:05:00Z">
              <w:rPr/>
            </w:rPrChange>
          </w:rPr>
          <w:delText>statek p</w:delText>
        </w:r>
        <w:r w:rsidRPr="009E122C" w:rsidDel="00CC1BB1">
          <w:rPr>
            <w:rFonts w:hint="cs"/>
            <w:highlight w:val="cyan"/>
            <w:rPrChange w:id="15212" w:author="Irová Zuzana" w:date="2025-02-21T20:05:00Z" w16du:dateUtc="2025-02-21T19:05:00Z">
              <w:rPr>
                <w:rFonts w:hint="cs"/>
              </w:rPr>
            </w:rPrChange>
          </w:rPr>
          <w:delText>ř</w:delText>
        </w:r>
        <w:r w:rsidRPr="009E122C" w:rsidDel="00CC1BB1">
          <w:rPr>
            <w:highlight w:val="cyan"/>
            <w:rPrChange w:id="15213" w:author="Irová Zuzana" w:date="2025-02-21T20:05:00Z" w16du:dateUtc="2025-02-21T19:05:00Z">
              <w:rPr/>
            </w:rPrChange>
          </w:rPr>
          <w:delText>edplacen</w:delText>
        </w:r>
        <w:r w:rsidRPr="009E122C" w:rsidDel="00CC1BB1">
          <w:rPr>
            <w:rFonts w:hint="cs"/>
            <w:highlight w:val="cyan"/>
            <w:rPrChange w:id="15214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rPrChange w:id="15215" w:author="Irová Zuzana" w:date="2025-02-21T20:05:00Z" w16du:dateUtc="2025-02-21T19:05:00Z">
              <w:rPr/>
            </w:rPrChange>
          </w:rPr>
          <w:delText>ho kreditu, pou</w:delText>
        </w:r>
        <w:r w:rsidRPr="009E122C" w:rsidDel="00CC1BB1">
          <w:rPr>
            <w:rFonts w:hint="cs"/>
            <w:highlight w:val="cyan"/>
            <w:rPrChange w:id="15216" w:author="Irová Zuzana" w:date="2025-02-21T20:05:00Z" w16du:dateUtc="2025-02-21T19:05:00Z">
              <w:rPr>
                <w:rFonts w:hint="cs"/>
              </w:rPr>
            </w:rPrChange>
          </w:rPr>
          <w:delText>ž</w:delText>
        </w:r>
        <w:r w:rsidRPr="009E122C" w:rsidDel="00CC1BB1">
          <w:rPr>
            <w:highlight w:val="cyan"/>
            <w:rPrChange w:id="15217" w:author="Irová Zuzana" w:date="2025-02-21T20:05:00Z" w16du:dateUtc="2025-02-21T19:05:00Z">
              <w:rPr/>
            </w:rPrChange>
          </w:rPr>
          <w:delText>ije se p</w:delText>
        </w:r>
        <w:r w:rsidRPr="009E122C" w:rsidDel="00CC1BB1">
          <w:rPr>
            <w:rFonts w:hint="cs"/>
            <w:highlight w:val="cyan"/>
            <w:rPrChange w:id="15218" w:author="Irová Zuzana" w:date="2025-02-21T20:05:00Z" w16du:dateUtc="2025-02-21T19:05:00Z">
              <w:rPr>
                <w:rFonts w:hint="cs"/>
              </w:rPr>
            </w:rPrChange>
          </w:rPr>
          <w:delText>ří</w:delText>
        </w:r>
        <w:r w:rsidRPr="009E122C" w:rsidDel="00CC1BB1">
          <w:rPr>
            <w:highlight w:val="cyan"/>
            <w:rPrChange w:id="15219" w:author="Irová Zuzana" w:date="2025-02-21T20:05:00Z" w16du:dateUtc="2025-02-21T19:05:00Z">
              <w:rPr/>
            </w:rPrChange>
          </w:rPr>
          <w:delText>pad u</w:delText>
        </w:r>
        <w:r w:rsidRPr="009E122C" w:rsidDel="00CC1BB1">
          <w:rPr>
            <w:rFonts w:hint="cs"/>
            <w:highlight w:val="cyan"/>
            <w:rPrChange w:id="15220" w:author="Irová Zuzana" w:date="2025-02-21T20:05:00Z" w16du:dateUtc="2025-02-21T19:05:00Z">
              <w:rPr>
                <w:rFonts w:hint="cs"/>
              </w:rPr>
            </w:rPrChange>
          </w:rPr>
          <w:delText>ž</w:delText>
        </w:r>
        <w:r w:rsidRPr="009E122C" w:rsidDel="00CC1BB1">
          <w:rPr>
            <w:highlight w:val="cyan"/>
            <w:rPrChange w:id="15221" w:author="Irová Zuzana" w:date="2025-02-21T20:05:00Z" w16du:dateUtc="2025-02-21T19:05:00Z">
              <w:rPr/>
            </w:rPrChange>
          </w:rPr>
          <w:delText>it</w:delText>
        </w:r>
        <w:r w:rsidRPr="009E122C" w:rsidDel="00CC1BB1">
          <w:rPr>
            <w:rFonts w:hint="cs"/>
            <w:highlight w:val="cyan"/>
            <w:rPrChange w:id="15222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009E122C" w:rsidDel="00CC1BB1">
          <w:rPr>
            <w:highlight w:val="cyan"/>
            <w:rPrChange w:id="15223" w:author="Irová Zuzana" w:date="2025-02-21T20:05:00Z" w16du:dateUtc="2025-02-21T19:05:00Z">
              <w:rPr/>
            </w:rPrChange>
          </w:rPr>
          <w:delText xml:space="preserve"> Aktualizuj z</w:delText>
        </w:r>
        <w:r w:rsidRPr="009E122C" w:rsidDel="00CC1BB1">
          <w:rPr>
            <w:rFonts w:hint="cs"/>
            <w:highlight w:val="cyan"/>
            <w:rPrChange w:id="15224" w:author="Irová Zuzana" w:date="2025-02-21T20:05:00Z" w16du:dateUtc="2025-02-21T19:05:00Z">
              <w:rPr>
                <w:rFonts w:hint="cs"/>
              </w:rPr>
            </w:rPrChange>
          </w:rPr>
          <w:delText>ů</w:delText>
        </w:r>
        <w:r w:rsidRPr="009E122C" w:rsidDel="00CC1BB1">
          <w:rPr>
            <w:highlight w:val="cyan"/>
            <w:rPrChange w:id="15225" w:author="Irová Zuzana" w:date="2025-02-21T20:05:00Z" w16du:dateUtc="2025-02-21T19:05:00Z">
              <w:rPr/>
            </w:rPrChange>
          </w:rPr>
          <w:delText>statek (SYS.BM.1.2) s d</w:delText>
        </w:r>
        <w:r w:rsidRPr="009E122C" w:rsidDel="00CC1BB1">
          <w:rPr>
            <w:rFonts w:hint="cs"/>
            <w:highlight w:val="cyan"/>
            <w:rPrChange w:id="15226" w:author="Irová Zuzana" w:date="2025-02-21T20:05:00Z" w16du:dateUtc="2025-02-21T19:05:00Z">
              <w:rPr>
                <w:rFonts w:hint="cs"/>
              </w:rPr>
            </w:rPrChange>
          </w:rPr>
          <w:delText>ů</w:delText>
        </w:r>
        <w:r w:rsidRPr="009E122C" w:rsidDel="00CC1BB1">
          <w:rPr>
            <w:highlight w:val="cyan"/>
            <w:rPrChange w:id="15227" w:author="Irová Zuzana" w:date="2025-02-21T20:05:00Z" w16du:dateUtc="2025-02-21T19:05:00Z">
              <w:rPr/>
            </w:rPrChange>
          </w:rPr>
          <w:delText>vod updatu balance = TopUp.</w:delText>
        </w:r>
        <w:bookmarkStart w:id="15228" w:name="_Toc200959377"/>
        <w:bookmarkStart w:id="15229" w:name="_Toc201569027"/>
        <w:bookmarkEnd w:id="15228"/>
        <w:bookmarkEnd w:id="15229"/>
      </w:del>
    </w:p>
    <w:p w14:paraId="05EF4F3B" w14:textId="284B34AC" w:rsidR="000E4A08" w:rsidRPr="009E122C" w:rsidDel="00CC1BB1" w:rsidRDefault="000E4A08">
      <w:pPr>
        <w:pStyle w:val="ListFS1"/>
        <w:rPr>
          <w:del w:id="15230" w:author="Drastichová Zuzana" w:date="2025-03-12T09:55:00Z" w16du:dateUtc="2025-03-12T08:55:00Z"/>
          <w:highlight w:val="cyan"/>
          <w:rPrChange w:id="15231" w:author="Irová Zuzana" w:date="2025-02-21T20:05:00Z" w16du:dateUtc="2025-02-21T19:05:00Z">
            <w:rPr>
              <w:del w:id="15232" w:author="Drastichová Zuzana" w:date="2025-03-12T09:55:00Z" w16du:dateUtc="2025-03-12T08:55:00Z"/>
            </w:rPr>
          </w:rPrChange>
        </w:rPr>
        <w:pPrChange w:id="15233" w:author="Irová Zuzana" w:date="2025-06-06T15:37:00Z" w16du:dateUtc="2025-06-06T13:37:00Z">
          <w:pPr>
            <w:pStyle w:val="ListBullet"/>
            <w:numPr>
              <w:numId w:val="0"/>
            </w:numPr>
            <w:spacing w:after="200"/>
            <w:ind w:left="2059" w:firstLine="0"/>
          </w:pPr>
        </w:pPrChange>
      </w:pPr>
      <w:bookmarkStart w:id="15234" w:name="_Toc200959378"/>
      <w:bookmarkStart w:id="15235" w:name="_Toc201569028"/>
      <w:bookmarkEnd w:id="15234"/>
      <w:bookmarkEnd w:id="15235"/>
    </w:p>
    <w:p w14:paraId="48BF3BBC" w14:textId="27CCFBC6" w:rsidR="000E4A08" w:rsidRPr="009E122C" w:rsidDel="00CC1BB1" w:rsidRDefault="000E4A08">
      <w:pPr>
        <w:pStyle w:val="ListFS1"/>
        <w:rPr>
          <w:del w:id="15236" w:author="Drastichová Zuzana" w:date="2025-03-12T09:55:00Z" w16du:dateUtc="2025-03-12T08:55:00Z"/>
          <w:highlight w:val="cyan"/>
          <w:rPrChange w:id="15237" w:author="Irová Zuzana" w:date="2025-02-21T20:05:00Z" w16du:dateUtc="2025-02-21T19:05:00Z">
            <w:rPr>
              <w:del w:id="15238" w:author="Drastichová Zuzana" w:date="2025-03-12T09:55:00Z" w16du:dateUtc="2025-03-12T08:55:00Z"/>
            </w:rPr>
          </w:rPrChange>
        </w:rPr>
        <w:pPrChange w:id="15239" w:author="Irová Zuzana" w:date="2025-06-06T15:37:00Z" w16du:dateUtc="2025-06-06T13:37:00Z">
          <w:pPr>
            <w:pStyle w:val="ListBullet"/>
            <w:numPr>
              <w:numId w:val="0"/>
            </w:numPr>
            <w:spacing w:after="200"/>
            <w:ind w:left="2059" w:firstLine="0"/>
          </w:pPr>
        </w:pPrChange>
      </w:pPr>
      <w:del w:id="15240" w:author="Drastichová Zuzana" w:date="2025-03-12T09:55:00Z" w16du:dateUtc="2025-03-12T08:55:00Z">
        <w:r w:rsidRPr="009E122C" w:rsidDel="00CC1BB1">
          <w:rPr>
            <w:highlight w:val="cyan"/>
            <w:rPrChange w:id="15241" w:author="Irová Zuzana" w:date="2025-02-21T20:05:00Z" w16du:dateUtc="2025-02-21T19:05:00Z">
              <w:rPr/>
            </w:rPrChange>
          </w:rPr>
          <w:delText>Syst</w:delText>
        </w:r>
        <w:r w:rsidRPr="009E122C" w:rsidDel="00CC1BB1">
          <w:rPr>
            <w:rFonts w:hint="cs"/>
            <w:highlight w:val="cyan"/>
            <w:rPrChange w:id="15242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rPrChange w:id="15243" w:author="Irová Zuzana" w:date="2025-02-21T20:05:00Z" w16du:dateUtc="2025-02-21T19:05:00Z">
              <w:rPr/>
            </w:rPrChange>
          </w:rPr>
          <w:delText>m sp</w:delText>
        </w:r>
        <w:r w:rsidRPr="009E122C" w:rsidDel="00CC1BB1">
          <w:rPr>
            <w:rFonts w:hint="cs"/>
            <w:highlight w:val="cyan"/>
            <w:rPrChange w:id="15244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009E122C" w:rsidDel="00CC1BB1">
          <w:rPr>
            <w:highlight w:val="cyan"/>
            <w:rPrChange w:id="15245" w:author="Irová Zuzana" w:date="2025-02-21T20:05:00Z" w16du:dateUtc="2025-02-21T19:05:00Z">
              <w:rPr/>
            </w:rPrChange>
          </w:rPr>
          <w:delText>ruje neuhrazen</w:delText>
        </w:r>
        <w:r w:rsidRPr="009E122C" w:rsidDel="00CC1BB1">
          <w:rPr>
            <w:rFonts w:hint="cs"/>
            <w:highlight w:val="cyan"/>
            <w:rPrChange w:id="15246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rPrChange w:id="15247" w:author="Irová Zuzana" w:date="2025-02-21T20:05:00Z" w16du:dateUtc="2025-02-21T19:05:00Z">
              <w:rPr/>
            </w:rPrChange>
          </w:rPr>
          <w:delText xml:space="preserve"> Pre-paid bills shodn</w:delText>
        </w:r>
        <w:r w:rsidRPr="009E122C" w:rsidDel="00CC1BB1">
          <w:rPr>
            <w:rFonts w:hint="cs"/>
            <w:highlight w:val="cyan"/>
            <w:rPrChange w:id="15248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rPrChange w:id="15249" w:author="Irová Zuzana" w:date="2025-02-21T20:05:00Z" w16du:dateUtc="2025-02-21T19:05:00Z">
              <w:rPr/>
            </w:rPrChange>
          </w:rPr>
          <w:delText>ho accountu a shod</w:delText>
        </w:r>
        <w:r w:rsidRPr="009E122C" w:rsidDel="00CC1BB1">
          <w:rPr>
            <w:rFonts w:hint="cs"/>
            <w:highlight w:val="cyan"/>
            <w:rPrChange w:id="15250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rPrChange w:id="15251" w:author="Irová Zuzana" w:date="2025-02-21T20:05:00Z" w16du:dateUtc="2025-02-21T19:05:00Z">
              <w:rPr/>
            </w:rPrChange>
          </w:rPr>
          <w:delText>ho System operator.ERP abbreviation s</w:delText>
        </w:r>
        <w:r w:rsidRPr="009E122C" w:rsidDel="00CC1BB1">
          <w:rPr>
            <w:rFonts w:hint="cs"/>
            <w:highlight w:val="cyan"/>
            <w:rPrChange w:id="15252" w:author="Irová Zuzana" w:date="2025-02-21T20:05:00Z" w16du:dateUtc="2025-02-21T19:05:00Z">
              <w:rPr>
                <w:rFonts w:hint="cs"/>
              </w:rPr>
            </w:rPrChange>
          </w:rPr>
          <w:delText> </w:delText>
        </w:r>
        <w:r w:rsidRPr="009E122C" w:rsidDel="00CC1BB1">
          <w:rPr>
            <w:highlight w:val="cyan"/>
            <w:rPrChange w:id="15253" w:author="Irová Zuzana" w:date="2025-02-21T20:05:00Z" w16du:dateUtc="2025-02-21T19:05:00Z">
              <w:rPr/>
            </w:rPrChange>
          </w:rPr>
          <w:delText>nov</w:delText>
        </w:r>
        <w:r w:rsidRPr="009E122C" w:rsidDel="00CC1BB1">
          <w:rPr>
            <w:rFonts w:hint="cs"/>
            <w:highlight w:val="cyan"/>
            <w:rPrChange w:id="15254" w:author="Irová Zuzana" w:date="2025-02-21T20:05:00Z" w16du:dateUtc="2025-02-21T19:05:00Z">
              <w:rPr>
                <w:rFonts w:hint="cs"/>
              </w:rPr>
            </w:rPrChange>
          </w:rPr>
          <w:delText>ý</w:delText>
        </w:r>
        <w:r w:rsidRPr="009E122C" w:rsidDel="00CC1BB1">
          <w:rPr>
            <w:highlight w:val="cyan"/>
            <w:rPrChange w:id="15255" w:author="Irová Zuzana" w:date="2025-02-21T20:05:00Z" w16du:dateUtc="2025-02-21T19:05:00Z">
              <w:rPr/>
            </w:rPrChange>
          </w:rPr>
          <w:delText>m Top-up payment:</w:delText>
        </w:r>
        <w:bookmarkStart w:id="15256" w:name="_Toc200959379"/>
        <w:bookmarkStart w:id="15257" w:name="_Toc201569029"/>
        <w:bookmarkEnd w:id="15256"/>
        <w:bookmarkEnd w:id="15257"/>
      </w:del>
    </w:p>
    <w:p w14:paraId="6B638911" w14:textId="23333FE5" w:rsidR="000E4A08" w:rsidRPr="009E122C" w:rsidDel="00CC1BB1" w:rsidRDefault="000E4A08" w:rsidP="00E94ECC">
      <w:pPr>
        <w:pStyle w:val="ListFS1"/>
        <w:rPr>
          <w:del w:id="15258" w:author="Drastichová Zuzana" w:date="2025-03-12T09:55:00Z" w16du:dateUtc="2025-03-12T08:55:00Z"/>
          <w:highlight w:val="cyan"/>
          <w:rPrChange w:id="15259" w:author="Irová Zuzana" w:date="2025-02-21T20:05:00Z" w16du:dateUtc="2025-02-21T19:05:00Z">
            <w:rPr>
              <w:del w:id="15260" w:author="Drastichová Zuzana" w:date="2025-03-12T09:55:00Z" w16du:dateUtc="2025-03-12T08:55:00Z"/>
            </w:rPr>
          </w:rPrChange>
        </w:rPr>
      </w:pPr>
      <w:del w:id="15261" w:author="Drastichová Zuzana" w:date="2025-03-12T09:55:00Z" w16du:dateUtc="2025-03-12T08:55:00Z">
        <w:r w:rsidRPr="009E122C" w:rsidDel="00CC1BB1">
          <w:rPr>
            <w:highlight w:val="cyan"/>
            <w:rPrChange w:id="15262" w:author="Irová Zuzana" w:date="2025-02-21T20:05:00Z" w16du:dateUtc="2025-02-21T19:05:00Z">
              <w:rPr/>
            </w:rPrChange>
          </w:rPr>
          <w:delText>Syst</w:delText>
        </w:r>
        <w:r w:rsidRPr="009E122C" w:rsidDel="00CC1BB1">
          <w:rPr>
            <w:rFonts w:hint="cs"/>
            <w:highlight w:val="cyan"/>
            <w:rPrChange w:id="15263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rPrChange w:id="15264" w:author="Irová Zuzana" w:date="2025-02-21T20:05:00Z" w16du:dateUtc="2025-02-21T19:05:00Z">
              <w:rPr/>
            </w:rPrChange>
          </w:rPr>
          <w:delText>m dohled</w:delText>
        </w:r>
        <w:r w:rsidRPr="009E122C" w:rsidDel="00CC1BB1">
          <w:rPr>
            <w:rFonts w:hint="cs"/>
            <w:highlight w:val="cyan"/>
            <w:rPrChange w:id="15265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009E122C" w:rsidDel="00CC1BB1">
          <w:rPr>
            <w:highlight w:val="cyan"/>
            <w:rPrChange w:id="15266" w:author="Irová Zuzana" w:date="2025-02-21T20:05:00Z" w16du:dateUtc="2025-02-21T19:05:00Z">
              <w:rPr/>
            </w:rPrChange>
          </w:rPr>
          <w:delText xml:space="preserve"> pln</w:delText>
        </w:r>
        <w:r w:rsidRPr="009E122C" w:rsidDel="00CC1BB1">
          <w:rPr>
            <w:rFonts w:hint="cs"/>
            <w:highlight w:val="cyan"/>
            <w:rPrChange w:id="15267" w:author="Irová Zuzana" w:date="2025-02-21T20:05:00Z" w16du:dateUtc="2025-02-21T19:05:00Z">
              <w:rPr>
                <w:rFonts w:hint="cs"/>
              </w:rPr>
            </w:rPrChange>
          </w:rPr>
          <w:delText>ě</w:delText>
        </w:r>
        <w:r w:rsidRPr="009E122C" w:rsidDel="00CC1BB1">
          <w:rPr>
            <w:highlight w:val="cyan"/>
            <w:rPrChange w:id="15268" w:author="Irová Zuzana" w:date="2025-02-21T20:05:00Z" w16du:dateUtc="2025-02-21T19:05:00Z">
              <w:rPr/>
            </w:rPrChange>
          </w:rPr>
          <w:delText xml:space="preserve"> neuhrazen</w:delText>
        </w:r>
        <w:r w:rsidRPr="009E122C" w:rsidDel="00CC1BB1">
          <w:rPr>
            <w:rFonts w:hint="cs"/>
            <w:highlight w:val="cyan"/>
            <w:rPrChange w:id="15269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rPrChange w:id="15270" w:author="Irová Zuzana" w:date="2025-02-21T20:05:00Z" w16du:dateUtc="2025-02-21T19:05:00Z">
              <w:rPr/>
            </w:rPrChange>
          </w:rPr>
          <w:delText xml:space="preserve"> Pre-paid bills (faktury a vrubopisy) a se</w:delText>
        </w:r>
        <w:r w:rsidRPr="009E122C" w:rsidDel="00CC1BB1">
          <w:rPr>
            <w:rFonts w:hint="cs"/>
            <w:highlight w:val="cyan"/>
            <w:rPrChange w:id="15271" w:author="Irová Zuzana" w:date="2025-02-21T20:05:00Z" w16du:dateUtc="2025-02-21T19:05:00Z">
              <w:rPr>
                <w:rFonts w:hint="cs"/>
              </w:rPr>
            </w:rPrChange>
          </w:rPr>
          <w:delText>ř</w:delText>
        </w:r>
        <w:r w:rsidRPr="009E122C" w:rsidDel="00CC1BB1">
          <w:rPr>
            <w:highlight w:val="cyan"/>
            <w:rPrChange w:id="15272" w:author="Irová Zuzana" w:date="2025-02-21T20:05:00Z" w16du:dateUtc="2025-02-21T19:05:00Z">
              <w:rPr/>
            </w:rPrChange>
          </w:rPr>
          <w:delText>ad</w:delText>
        </w:r>
        <w:r w:rsidRPr="009E122C" w:rsidDel="00CC1BB1">
          <w:rPr>
            <w:rFonts w:hint="cs"/>
            <w:highlight w:val="cyan"/>
            <w:rPrChange w:id="15273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009E122C" w:rsidDel="00CC1BB1">
          <w:rPr>
            <w:highlight w:val="cyan"/>
            <w:rPrChange w:id="15274" w:author="Irová Zuzana" w:date="2025-02-21T20:05:00Z" w16du:dateUtc="2025-02-21T19:05:00Z">
              <w:rPr/>
            </w:rPrChange>
          </w:rPr>
          <w:delText xml:space="preserve"> je od nejstar</w:delText>
        </w:r>
        <w:r w:rsidRPr="009E122C" w:rsidDel="00CC1BB1">
          <w:rPr>
            <w:rFonts w:hint="cs"/>
            <w:highlight w:val="cyan"/>
            <w:rPrChange w:id="15275" w:author="Irová Zuzana" w:date="2025-02-21T20:05:00Z" w16du:dateUtc="2025-02-21T19:05:00Z">
              <w:rPr>
                <w:rFonts w:hint="cs"/>
              </w:rPr>
            </w:rPrChange>
          </w:rPr>
          <w:delText>ší</w:delText>
        </w:r>
        <w:r w:rsidRPr="009E122C" w:rsidDel="00CC1BB1">
          <w:rPr>
            <w:highlight w:val="cyan"/>
            <w:rPrChange w:id="15276" w:author="Irová Zuzana" w:date="2025-02-21T20:05:00Z" w16du:dateUtc="2025-02-21T19:05:00Z">
              <w:rPr/>
            </w:rPrChange>
          </w:rPr>
          <w:delText xml:space="preserve">. </w:delText>
        </w:r>
        <w:bookmarkStart w:id="15277" w:name="_Toc200959380"/>
        <w:bookmarkStart w:id="15278" w:name="_Toc201569030"/>
        <w:bookmarkEnd w:id="15277"/>
        <w:bookmarkEnd w:id="15278"/>
      </w:del>
    </w:p>
    <w:p w14:paraId="648E2EFC" w14:textId="748323E3" w:rsidR="000E4A08" w:rsidRPr="009E122C" w:rsidDel="00CC1BB1" w:rsidRDefault="000E4A08" w:rsidP="00E94ECC">
      <w:pPr>
        <w:pStyle w:val="ListFS1"/>
        <w:rPr>
          <w:del w:id="15279" w:author="Drastichová Zuzana" w:date="2025-03-12T09:55:00Z" w16du:dateUtc="2025-03-12T08:55:00Z"/>
          <w:highlight w:val="cyan"/>
          <w:rPrChange w:id="15280" w:author="Irová Zuzana" w:date="2025-02-21T20:05:00Z" w16du:dateUtc="2025-02-21T19:05:00Z">
            <w:rPr>
              <w:del w:id="15281" w:author="Drastichová Zuzana" w:date="2025-03-12T09:55:00Z" w16du:dateUtc="2025-03-12T08:55:00Z"/>
            </w:rPr>
          </w:rPrChange>
        </w:rPr>
      </w:pPr>
      <w:del w:id="15282" w:author="Drastichová Zuzana" w:date="2025-03-12T09:55:00Z" w16du:dateUtc="2025-03-12T08:55:00Z">
        <w:r w:rsidRPr="009E122C" w:rsidDel="00CC1BB1">
          <w:rPr>
            <w:highlight w:val="cyan"/>
            <w:rPrChange w:id="15283" w:author="Irová Zuzana" w:date="2025-02-21T20:05:00Z" w16du:dateUtc="2025-02-21T19:05:00Z">
              <w:rPr/>
            </w:rPrChange>
          </w:rPr>
          <w:delText>Syst</w:delText>
        </w:r>
        <w:r w:rsidRPr="009E122C" w:rsidDel="00CC1BB1">
          <w:rPr>
            <w:rFonts w:hint="cs"/>
            <w:highlight w:val="cyan"/>
            <w:rPrChange w:id="15284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rPrChange w:id="15285" w:author="Irová Zuzana" w:date="2025-02-21T20:05:00Z" w16du:dateUtc="2025-02-21T19:05:00Z">
              <w:rPr/>
            </w:rPrChange>
          </w:rPr>
          <w:delText>m sp</w:delText>
        </w:r>
        <w:r w:rsidRPr="009E122C" w:rsidDel="00CC1BB1">
          <w:rPr>
            <w:rFonts w:hint="cs"/>
            <w:highlight w:val="cyan"/>
            <w:rPrChange w:id="15286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009E122C" w:rsidDel="00CC1BB1">
          <w:rPr>
            <w:highlight w:val="cyan"/>
            <w:rPrChange w:id="15287" w:author="Irová Zuzana" w:date="2025-02-21T20:05:00Z" w16du:dateUtc="2025-02-21T19:05:00Z">
              <w:rPr/>
            </w:rPrChange>
          </w:rPr>
          <w:delText>ruje top-up platbu s</w:delText>
        </w:r>
        <w:r w:rsidRPr="009E122C" w:rsidDel="00CC1BB1">
          <w:rPr>
            <w:rFonts w:hint="cs"/>
            <w:highlight w:val="cyan"/>
            <w:rPrChange w:id="15288" w:author="Irová Zuzana" w:date="2025-02-21T20:05:00Z" w16du:dateUtc="2025-02-21T19:05:00Z">
              <w:rPr>
                <w:rFonts w:hint="cs"/>
              </w:rPr>
            </w:rPrChange>
          </w:rPr>
          <w:delText> </w:delText>
        </w:r>
        <w:r w:rsidRPr="009E122C" w:rsidDel="00CC1BB1">
          <w:rPr>
            <w:highlight w:val="cyan"/>
            <w:rPrChange w:id="15289" w:author="Irová Zuzana" w:date="2025-02-21T20:05:00Z" w16du:dateUtc="2025-02-21T19:05:00Z">
              <w:rPr/>
            </w:rPrChange>
          </w:rPr>
          <w:delText>neuhrazen</w:delText>
        </w:r>
        <w:r w:rsidRPr="009E122C" w:rsidDel="00CC1BB1">
          <w:rPr>
            <w:rFonts w:hint="cs"/>
            <w:highlight w:val="cyan"/>
            <w:rPrChange w:id="15290" w:author="Irová Zuzana" w:date="2025-02-21T20:05:00Z" w16du:dateUtc="2025-02-21T19:05:00Z">
              <w:rPr>
                <w:rFonts w:hint="cs"/>
              </w:rPr>
            </w:rPrChange>
          </w:rPr>
          <w:delText>ý</w:delText>
        </w:r>
        <w:r w:rsidRPr="009E122C" w:rsidDel="00CC1BB1">
          <w:rPr>
            <w:highlight w:val="cyan"/>
            <w:rPrChange w:id="15291" w:author="Irová Zuzana" w:date="2025-02-21T20:05:00Z" w16du:dateUtc="2025-02-21T19:05:00Z">
              <w:rPr/>
            </w:rPrChange>
          </w:rPr>
          <w:delText>mi fakturami nebo vrubopisy od nejstar</w:delText>
        </w:r>
        <w:r w:rsidRPr="009E122C" w:rsidDel="00CC1BB1">
          <w:rPr>
            <w:rFonts w:hint="cs"/>
            <w:highlight w:val="cyan"/>
            <w:rPrChange w:id="15292" w:author="Irová Zuzana" w:date="2025-02-21T20:05:00Z" w16du:dateUtc="2025-02-21T19:05:00Z">
              <w:rPr>
                <w:rFonts w:hint="cs"/>
              </w:rPr>
            </w:rPrChange>
          </w:rPr>
          <w:delText>ší</w:delText>
        </w:r>
        <w:r w:rsidRPr="009E122C" w:rsidDel="00CC1BB1">
          <w:rPr>
            <w:highlight w:val="cyan"/>
            <w:rPrChange w:id="15293" w:author="Irová Zuzana" w:date="2025-02-21T20:05:00Z" w16du:dateUtc="2025-02-21T19:05:00Z">
              <w:rPr/>
            </w:rPrChange>
          </w:rPr>
          <w:delText>, a</w:delText>
        </w:r>
        <w:r w:rsidRPr="009E122C" w:rsidDel="00CC1BB1">
          <w:rPr>
            <w:rFonts w:hint="cs"/>
            <w:highlight w:val="cyan"/>
            <w:rPrChange w:id="15294" w:author="Irová Zuzana" w:date="2025-02-21T20:05:00Z" w16du:dateUtc="2025-02-21T19:05:00Z">
              <w:rPr>
                <w:rFonts w:hint="cs"/>
              </w:rPr>
            </w:rPrChange>
          </w:rPr>
          <w:delText>ž</w:delText>
        </w:r>
        <w:r w:rsidRPr="009E122C" w:rsidDel="00CC1BB1">
          <w:rPr>
            <w:highlight w:val="cyan"/>
            <w:rPrChange w:id="15295" w:author="Irová Zuzana" w:date="2025-02-21T20:05:00Z" w16du:dateUtc="2025-02-21T19:05:00Z">
              <w:rPr/>
            </w:rPrChange>
          </w:rPr>
          <w:delText xml:space="preserve"> do v</w:delText>
        </w:r>
        <w:r w:rsidRPr="009E122C" w:rsidDel="00CC1BB1">
          <w:rPr>
            <w:rFonts w:hint="cs"/>
            <w:highlight w:val="cyan"/>
            <w:rPrChange w:id="15296" w:author="Irová Zuzana" w:date="2025-02-21T20:05:00Z" w16du:dateUtc="2025-02-21T19:05:00Z">
              <w:rPr>
                <w:rFonts w:hint="cs"/>
              </w:rPr>
            </w:rPrChange>
          </w:rPr>
          <w:delText>ýš</w:delText>
        </w:r>
        <w:r w:rsidRPr="009E122C" w:rsidDel="00CC1BB1">
          <w:rPr>
            <w:highlight w:val="cyan"/>
            <w:rPrChange w:id="15297" w:author="Irová Zuzana" w:date="2025-02-21T20:05:00Z" w16du:dateUtc="2025-02-21T19:05:00Z">
              <w:rPr/>
            </w:rPrChange>
          </w:rPr>
          <w:delText>e top-up nebo neuhrazen</w:delText>
        </w:r>
        <w:r w:rsidRPr="009E122C" w:rsidDel="00CC1BB1">
          <w:rPr>
            <w:rFonts w:hint="cs"/>
            <w:highlight w:val="cyan"/>
            <w:rPrChange w:id="15298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rPrChange w:id="15299" w:author="Irová Zuzana" w:date="2025-02-21T20:05:00Z" w16du:dateUtc="2025-02-21T19:05:00Z">
              <w:rPr/>
            </w:rPrChange>
          </w:rPr>
          <w:delText xml:space="preserve"> </w:delText>
        </w:r>
        <w:r w:rsidRPr="009E122C" w:rsidDel="00CC1BB1">
          <w:rPr>
            <w:rFonts w:hint="cs"/>
            <w:highlight w:val="cyan"/>
            <w:rPrChange w:id="15300" w:author="Irová Zuzana" w:date="2025-02-21T20:05:00Z" w16du:dateUtc="2025-02-21T19:05:00Z">
              <w:rPr>
                <w:rFonts w:hint="cs"/>
              </w:rPr>
            </w:rPrChange>
          </w:rPr>
          <w:delText>čá</w:delText>
        </w:r>
        <w:r w:rsidRPr="009E122C" w:rsidDel="00CC1BB1">
          <w:rPr>
            <w:highlight w:val="cyan"/>
            <w:rPrChange w:id="15301" w:author="Irová Zuzana" w:date="2025-02-21T20:05:00Z" w16du:dateUtc="2025-02-21T19:05:00Z">
              <w:rPr/>
            </w:rPrChange>
          </w:rPr>
          <w:delText>stky bill, tj. vytvo</w:delText>
        </w:r>
        <w:r w:rsidRPr="009E122C" w:rsidDel="00CC1BB1">
          <w:rPr>
            <w:rFonts w:hint="cs"/>
            <w:highlight w:val="cyan"/>
            <w:rPrChange w:id="15302" w:author="Irová Zuzana" w:date="2025-02-21T20:05:00Z" w16du:dateUtc="2025-02-21T19:05:00Z">
              <w:rPr>
                <w:rFonts w:hint="cs"/>
              </w:rPr>
            </w:rPrChange>
          </w:rPr>
          <w:delText>ří</w:delText>
        </w:r>
        <w:r w:rsidRPr="009E122C" w:rsidDel="00CC1BB1">
          <w:rPr>
            <w:highlight w:val="cyan"/>
            <w:rPrChange w:id="15303" w:author="Irová Zuzana" w:date="2025-02-21T20:05:00Z" w16du:dateUtc="2025-02-21T19:05:00Z">
              <w:rPr/>
            </w:rPrChange>
          </w:rPr>
          <w:delText xml:space="preserve"> Matching s</w:delText>
        </w:r>
        <w:r w:rsidRPr="009E122C" w:rsidDel="00CC1BB1">
          <w:rPr>
            <w:rFonts w:hint="cs"/>
            <w:highlight w:val="cyan"/>
            <w:rPrChange w:id="15304" w:author="Irová Zuzana" w:date="2025-02-21T20:05:00Z" w16du:dateUtc="2025-02-21T19:05:00Z">
              <w:rPr>
                <w:rFonts w:hint="cs"/>
              </w:rPr>
            </w:rPrChange>
          </w:rPr>
          <w:delText> </w:delText>
        </w:r>
        <w:r w:rsidRPr="009E122C" w:rsidDel="00CC1BB1">
          <w:rPr>
            <w:highlight w:val="cyan"/>
            <w:rPrChange w:id="15305" w:author="Irová Zuzana" w:date="2025-02-21T20:05:00Z" w16du:dateUtc="2025-02-21T19:05:00Z">
              <w:rPr/>
            </w:rPrChange>
          </w:rPr>
          <w:delText>n</w:delText>
        </w:r>
        <w:r w:rsidRPr="009E122C" w:rsidDel="00CC1BB1">
          <w:rPr>
            <w:rFonts w:hint="cs"/>
            <w:highlight w:val="cyan"/>
            <w:rPrChange w:id="15306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009E122C" w:rsidDel="00CC1BB1">
          <w:rPr>
            <w:highlight w:val="cyan"/>
            <w:rPrChange w:id="15307" w:author="Irová Zuzana" w:date="2025-02-21T20:05:00Z" w16du:dateUtc="2025-02-21T19:05:00Z">
              <w:rPr/>
            </w:rPrChange>
          </w:rPr>
          <w:delText>sleduj</w:delText>
        </w:r>
        <w:r w:rsidRPr="009E122C" w:rsidDel="00CC1BB1">
          <w:rPr>
            <w:rFonts w:hint="cs"/>
            <w:highlight w:val="cyan"/>
            <w:rPrChange w:id="15308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009E122C" w:rsidDel="00CC1BB1">
          <w:rPr>
            <w:highlight w:val="cyan"/>
            <w:rPrChange w:id="15309" w:author="Irová Zuzana" w:date="2025-02-21T20:05:00Z" w16du:dateUtc="2025-02-21T19:05:00Z">
              <w:rPr/>
            </w:rPrChange>
          </w:rPr>
          <w:delText>c</w:delText>
        </w:r>
        <w:r w:rsidRPr="009E122C" w:rsidDel="00CC1BB1">
          <w:rPr>
            <w:rFonts w:hint="cs"/>
            <w:highlight w:val="cyan"/>
            <w:rPrChange w:id="15310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009E122C" w:rsidDel="00CC1BB1">
          <w:rPr>
            <w:highlight w:val="cyan"/>
            <w:rPrChange w:id="15311" w:author="Irová Zuzana" w:date="2025-02-21T20:05:00Z" w16du:dateUtc="2025-02-21T19:05:00Z">
              <w:rPr/>
            </w:rPrChange>
          </w:rPr>
          <w:delText>mi parametry:</w:delText>
        </w:r>
        <w:bookmarkStart w:id="15312" w:name="_Toc200959381"/>
        <w:bookmarkStart w:id="15313" w:name="_Toc201569031"/>
        <w:bookmarkEnd w:id="15312"/>
        <w:bookmarkEnd w:id="15313"/>
      </w:del>
    </w:p>
    <w:p w14:paraId="3DAD6345" w14:textId="5D08419E" w:rsidR="000E4A08" w:rsidRPr="009E122C" w:rsidDel="00CC1BB1" w:rsidRDefault="000E4A08">
      <w:pPr>
        <w:pStyle w:val="ListFS1"/>
        <w:rPr>
          <w:del w:id="15314" w:author="Drastichová Zuzana" w:date="2025-03-12T09:55:00Z" w16du:dateUtc="2025-03-12T08:55:00Z"/>
          <w:highlight w:val="cyan"/>
          <w:rPrChange w:id="15315" w:author="Irová Zuzana" w:date="2025-02-21T20:05:00Z" w16du:dateUtc="2025-02-21T19:05:00Z">
            <w:rPr>
              <w:del w:id="15316" w:author="Drastichová Zuzana" w:date="2025-03-12T09:55:00Z" w16du:dateUtc="2025-03-12T08:55:00Z"/>
            </w:rPr>
          </w:rPrChange>
        </w:rPr>
        <w:pPrChange w:id="15317" w:author="Irová Zuzana" w:date="2025-06-06T15:37:00Z" w16du:dateUtc="2025-06-06T13:37:00Z">
          <w:pPr>
            <w:pStyle w:val="ListFS2"/>
          </w:pPr>
        </w:pPrChange>
      </w:pPr>
      <w:del w:id="15318" w:author="Drastichová Zuzana" w:date="2025-03-12T09:55:00Z" w16du:dateUtc="2025-03-12T08:55:00Z">
        <w:r w:rsidRPr="009E122C" w:rsidDel="00CC1BB1">
          <w:rPr>
            <w:highlight w:val="cyan"/>
            <w:lang w:eastAsia="en-US"/>
            <w:rPrChange w:id="15319" w:author="Irová Zuzana" w:date="2025-02-21T20:05:00Z" w16du:dateUtc="2025-02-21T19:05:00Z">
              <w:rPr/>
            </w:rPrChange>
          </w:rPr>
          <w:delText>Date of matching = aktu</w:delText>
        </w:r>
        <w:r w:rsidRPr="009E122C" w:rsidDel="00CC1BB1">
          <w:rPr>
            <w:rFonts w:hint="cs"/>
            <w:highlight w:val="cyan"/>
            <w:lang w:eastAsia="en-US"/>
            <w:rPrChange w:id="15320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009E122C" w:rsidDel="00CC1BB1">
          <w:rPr>
            <w:highlight w:val="cyan"/>
            <w:lang w:eastAsia="en-US"/>
            <w:rPrChange w:id="15321" w:author="Irová Zuzana" w:date="2025-02-21T20:05:00Z" w16du:dateUtc="2025-02-21T19:05:00Z">
              <w:rPr/>
            </w:rPrChange>
          </w:rPr>
          <w:delText>ln</w:delText>
        </w:r>
        <w:r w:rsidRPr="009E122C" w:rsidDel="00CC1BB1">
          <w:rPr>
            <w:rFonts w:hint="cs"/>
            <w:highlight w:val="cyan"/>
            <w:lang w:eastAsia="en-US"/>
            <w:rPrChange w:id="15322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009E122C" w:rsidDel="00CC1BB1">
          <w:rPr>
            <w:highlight w:val="cyan"/>
            <w:lang w:eastAsia="en-US"/>
            <w:rPrChange w:id="15323" w:author="Irová Zuzana" w:date="2025-02-21T20:05:00Z" w16du:dateUtc="2025-02-21T19:05:00Z">
              <w:rPr/>
            </w:rPrChange>
          </w:rPr>
          <w:delText xml:space="preserve"> datum </w:delText>
        </w:r>
        <w:bookmarkStart w:id="15324" w:name="_Toc200959382"/>
        <w:bookmarkStart w:id="15325" w:name="_Toc201569032"/>
        <w:bookmarkEnd w:id="15324"/>
        <w:bookmarkEnd w:id="15325"/>
      </w:del>
    </w:p>
    <w:p w14:paraId="3FC63338" w14:textId="0794D60D" w:rsidR="000E4A08" w:rsidRPr="009E122C" w:rsidDel="00CC1BB1" w:rsidRDefault="000E4A08">
      <w:pPr>
        <w:pStyle w:val="ListFS1"/>
        <w:rPr>
          <w:del w:id="15326" w:author="Drastichová Zuzana" w:date="2025-03-12T09:55:00Z" w16du:dateUtc="2025-03-12T08:55:00Z"/>
          <w:highlight w:val="cyan"/>
          <w:rPrChange w:id="15327" w:author="Irová Zuzana" w:date="2025-02-21T20:05:00Z" w16du:dateUtc="2025-02-21T19:05:00Z">
            <w:rPr>
              <w:del w:id="15328" w:author="Drastichová Zuzana" w:date="2025-03-12T09:55:00Z" w16du:dateUtc="2025-03-12T08:55:00Z"/>
            </w:rPr>
          </w:rPrChange>
        </w:rPr>
        <w:pPrChange w:id="15329" w:author="Irová Zuzana" w:date="2025-06-06T15:37:00Z" w16du:dateUtc="2025-06-06T13:37:00Z">
          <w:pPr>
            <w:pStyle w:val="ListFS2"/>
          </w:pPr>
        </w:pPrChange>
      </w:pPr>
      <w:del w:id="15330" w:author="Drastichová Zuzana" w:date="2025-03-12T09:55:00Z" w16du:dateUtc="2025-03-12T08:55:00Z">
        <w:r w:rsidRPr="009E122C" w:rsidDel="00CC1BB1">
          <w:rPr>
            <w:highlight w:val="cyan"/>
            <w:lang w:eastAsia="en-US"/>
            <w:rPrChange w:id="15331" w:author="Irová Zuzana" w:date="2025-02-21T20:05:00Z" w16du:dateUtc="2025-02-21T19:05:00Z">
              <w:rPr/>
            </w:rPrChange>
          </w:rPr>
          <w:delText>Effective date of matching = vy</w:delText>
        </w:r>
        <w:r w:rsidRPr="009E122C" w:rsidDel="00CC1BB1">
          <w:rPr>
            <w:rFonts w:hint="cs"/>
            <w:highlight w:val="cyan"/>
            <w:lang w:eastAsia="en-US"/>
            <w:rPrChange w:id="15332" w:author="Irová Zuzana" w:date="2025-02-21T20:05:00Z" w16du:dateUtc="2025-02-21T19:05:00Z">
              <w:rPr>
                <w:rFonts w:hint="cs"/>
              </w:rPr>
            </w:rPrChange>
          </w:rPr>
          <w:delText>šší</w:delText>
        </w:r>
        <w:r w:rsidRPr="009E122C" w:rsidDel="00CC1BB1">
          <w:rPr>
            <w:highlight w:val="cyan"/>
            <w:lang w:eastAsia="en-US"/>
            <w:rPrChange w:id="15333" w:author="Irová Zuzana" w:date="2025-02-21T20:05:00Z" w16du:dateUtc="2025-02-21T19:05:00Z">
              <w:rPr/>
            </w:rPrChange>
          </w:rPr>
          <w:delText xml:space="preserve"> z datum</w:delText>
        </w:r>
        <w:r w:rsidRPr="009E122C" w:rsidDel="00CC1BB1">
          <w:rPr>
            <w:rFonts w:hint="cs"/>
            <w:highlight w:val="cyan"/>
            <w:lang w:eastAsia="en-US"/>
            <w:rPrChange w:id="15334" w:author="Irová Zuzana" w:date="2025-02-21T20:05:00Z" w16du:dateUtc="2025-02-21T19:05:00Z">
              <w:rPr>
                <w:rFonts w:hint="cs"/>
              </w:rPr>
            </w:rPrChange>
          </w:rPr>
          <w:delText>ů</w:delText>
        </w:r>
        <w:r w:rsidRPr="009E122C" w:rsidDel="00CC1BB1">
          <w:rPr>
            <w:highlight w:val="cyan"/>
            <w:lang w:eastAsia="en-US"/>
            <w:rPrChange w:id="15335" w:author="Irová Zuzana" w:date="2025-02-21T20:05:00Z" w16du:dateUtc="2025-02-21T19:05:00Z">
              <w:rPr/>
            </w:rPrChange>
          </w:rPr>
          <w:delText xml:space="preserve"> p</w:delText>
        </w:r>
        <w:r w:rsidRPr="009E122C" w:rsidDel="00CC1BB1">
          <w:rPr>
            <w:rFonts w:hint="cs"/>
            <w:highlight w:val="cyan"/>
            <w:lang w:eastAsia="en-US"/>
            <w:rPrChange w:id="15336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009E122C" w:rsidDel="00CC1BB1">
          <w:rPr>
            <w:highlight w:val="cyan"/>
            <w:lang w:eastAsia="en-US"/>
            <w:rPrChange w:id="15337" w:author="Irová Zuzana" w:date="2025-02-21T20:05:00Z" w16du:dateUtc="2025-02-21T19:05:00Z">
              <w:rPr/>
            </w:rPrChange>
          </w:rPr>
          <w:delText>rovan</w:delText>
        </w:r>
        <w:r w:rsidRPr="009E122C" w:rsidDel="00CC1BB1">
          <w:rPr>
            <w:rFonts w:hint="cs"/>
            <w:highlight w:val="cyan"/>
            <w:lang w:eastAsia="en-US"/>
            <w:rPrChange w:id="15338" w:author="Irová Zuzana" w:date="2025-02-21T20:05:00Z" w16du:dateUtc="2025-02-21T19:05:00Z">
              <w:rPr>
                <w:rFonts w:hint="cs"/>
              </w:rPr>
            </w:rPrChange>
          </w:rPr>
          <w:delText>ý</w:delText>
        </w:r>
        <w:r w:rsidRPr="009E122C" w:rsidDel="00CC1BB1">
          <w:rPr>
            <w:highlight w:val="cyan"/>
            <w:lang w:eastAsia="en-US"/>
            <w:rPrChange w:id="15339" w:author="Irová Zuzana" w:date="2025-02-21T20:05:00Z" w16du:dateUtc="2025-02-21T19:05:00Z">
              <w:rPr/>
            </w:rPrChange>
          </w:rPr>
          <w:delText>ch stran (tj. payment.date of collection, bill.date od end)</w:delText>
        </w:r>
        <w:bookmarkStart w:id="15340" w:name="_Toc200959383"/>
        <w:bookmarkStart w:id="15341" w:name="_Toc201569033"/>
        <w:bookmarkEnd w:id="15340"/>
        <w:bookmarkEnd w:id="15341"/>
      </w:del>
    </w:p>
    <w:p w14:paraId="31A7CD6D" w14:textId="195287D1" w:rsidR="000E4A08" w:rsidRPr="009E122C" w:rsidDel="00CC1BB1" w:rsidRDefault="000E4A08">
      <w:pPr>
        <w:pStyle w:val="ListFS1"/>
        <w:rPr>
          <w:del w:id="15342" w:author="Drastichová Zuzana" w:date="2025-03-12T09:55:00Z" w16du:dateUtc="2025-03-12T08:55:00Z"/>
          <w:highlight w:val="cyan"/>
          <w:rPrChange w:id="15343" w:author="Irová Zuzana" w:date="2025-02-21T20:05:00Z" w16du:dateUtc="2025-02-21T19:05:00Z">
            <w:rPr>
              <w:del w:id="15344" w:author="Drastichová Zuzana" w:date="2025-03-12T09:55:00Z" w16du:dateUtc="2025-03-12T08:55:00Z"/>
            </w:rPr>
          </w:rPrChange>
        </w:rPr>
        <w:pPrChange w:id="15345" w:author="Irová Zuzana" w:date="2025-06-06T15:37:00Z" w16du:dateUtc="2025-06-06T13:37:00Z">
          <w:pPr>
            <w:pStyle w:val="ListFS2"/>
          </w:pPr>
        </w:pPrChange>
      </w:pPr>
      <w:del w:id="15346" w:author="Drastichová Zuzana" w:date="2025-03-12T09:55:00Z" w16du:dateUtc="2025-03-12T08:55:00Z">
        <w:r w:rsidRPr="009E122C" w:rsidDel="00CC1BB1">
          <w:rPr>
            <w:highlight w:val="cyan"/>
            <w:lang w:eastAsia="en-US"/>
            <w:rPrChange w:id="15347" w:author="Irová Zuzana" w:date="2025-02-21T20:05:00Z" w16du:dateUtc="2025-02-21T19:05:00Z">
              <w:rPr/>
            </w:rPrChange>
          </w:rPr>
          <w:delText xml:space="preserve">Payment </w:delText>
        </w:r>
        <w:r w:rsidRPr="009E122C" w:rsidDel="00CC1BB1">
          <w:rPr>
            <w:rFonts w:hint="cs"/>
            <w:highlight w:val="cyan"/>
            <w:lang w:eastAsia="en-US"/>
            <w:rPrChange w:id="15348" w:author="Irová Zuzana" w:date="2025-02-21T20:05:00Z" w16du:dateUtc="2025-02-21T19:05:00Z">
              <w:rPr>
                <w:rFonts w:hint="cs"/>
              </w:rPr>
            </w:rPrChange>
          </w:rPr>
          <w:delText>–</w:delText>
        </w:r>
        <w:r w:rsidRPr="009E122C" w:rsidDel="00CC1BB1">
          <w:rPr>
            <w:highlight w:val="cyan"/>
            <w:lang w:eastAsia="en-US"/>
            <w:rPrChange w:id="15349" w:author="Irová Zuzana" w:date="2025-02-21T20:05:00Z" w16du:dateUtc="2025-02-21T19:05:00Z">
              <w:rPr/>
            </w:rPrChange>
          </w:rPr>
          <w:delText xml:space="preserve"> credit matching side = platba za top-up</w:delText>
        </w:r>
        <w:bookmarkStart w:id="15350" w:name="_Toc200959384"/>
        <w:bookmarkStart w:id="15351" w:name="_Toc201569034"/>
        <w:bookmarkEnd w:id="15350"/>
        <w:bookmarkEnd w:id="15351"/>
      </w:del>
    </w:p>
    <w:p w14:paraId="0D809F86" w14:textId="0EB32A09" w:rsidR="000E4A08" w:rsidRPr="009E122C" w:rsidDel="00CC1BB1" w:rsidRDefault="000E4A08">
      <w:pPr>
        <w:pStyle w:val="ListFS1"/>
        <w:rPr>
          <w:del w:id="15352" w:author="Drastichová Zuzana" w:date="2025-03-12T09:55:00Z" w16du:dateUtc="2025-03-12T08:55:00Z"/>
          <w:highlight w:val="cyan"/>
          <w:rPrChange w:id="15353" w:author="Irová Zuzana" w:date="2025-02-21T20:05:00Z" w16du:dateUtc="2025-02-21T19:05:00Z">
            <w:rPr>
              <w:del w:id="15354" w:author="Drastichová Zuzana" w:date="2025-03-12T09:55:00Z" w16du:dateUtc="2025-03-12T08:55:00Z"/>
            </w:rPr>
          </w:rPrChange>
        </w:rPr>
        <w:pPrChange w:id="15355" w:author="Irová Zuzana" w:date="2025-06-06T15:37:00Z" w16du:dateUtc="2025-06-06T13:37:00Z">
          <w:pPr>
            <w:pStyle w:val="ListFS2"/>
          </w:pPr>
        </w:pPrChange>
      </w:pPr>
      <w:del w:id="15356" w:author="Drastichová Zuzana" w:date="2025-03-12T09:55:00Z" w16du:dateUtc="2025-03-12T08:55:00Z">
        <w:r w:rsidRPr="009E122C" w:rsidDel="00CC1BB1">
          <w:rPr>
            <w:highlight w:val="cyan"/>
            <w:lang w:eastAsia="en-US"/>
            <w:rPrChange w:id="15357" w:author="Irová Zuzana" w:date="2025-02-21T20:05:00Z" w16du:dateUtc="2025-02-21T19:05:00Z">
              <w:rPr/>
            </w:rPrChange>
          </w:rPr>
          <w:delText xml:space="preserve">Bill </w:delText>
        </w:r>
        <w:r w:rsidRPr="009E122C" w:rsidDel="00CC1BB1">
          <w:rPr>
            <w:rFonts w:hint="cs"/>
            <w:highlight w:val="cyan"/>
            <w:lang w:eastAsia="en-US"/>
            <w:rPrChange w:id="15358" w:author="Irová Zuzana" w:date="2025-02-21T20:05:00Z" w16du:dateUtc="2025-02-21T19:05:00Z">
              <w:rPr>
                <w:rFonts w:hint="cs"/>
              </w:rPr>
            </w:rPrChange>
          </w:rPr>
          <w:delText>–</w:delText>
        </w:r>
        <w:r w:rsidRPr="009E122C" w:rsidDel="00CC1BB1">
          <w:rPr>
            <w:highlight w:val="cyan"/>
            <w:lang w:eastAsia="en-US"/>
            <w:rPrChange w:id="15359" w:author="Irová Zuzana" w:date="2025-02-21T20:05:00Z" w16du:dateUtc="2025-02-21T19:05:00Z">
              <w:rPr/>
            </w:rPrChange>
          </w:rPr>
          <w:delText xml:space="preserve"> debit matching side = neuhrazen</w:delText>
        </w:r>
        <w:r w:rsidRPr="009E122C" w:rsidDel="00CC1BB1">
          <w:rPr>
            <w:rFonts w:hint="cs"/>
            <w:highlight w:val="cyan"/>
            <w:lang w:eastAsia="en-US"/>
            <w:rPrChange w:id="15360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009E122C" w:rsidDel="00CC1BB1">
          <w:rPr>
            <w:highlight w:val="cyan"/>
            <w:lang w:eastAsia="en-US"/>
            <w:rPrChange w:id="15361" w:author="Irová Zuzana" w:date="2025-02-21T20:05:00Z" w16du:dateUtc="2025-02-21T19:05:00Z">
              <w:rPr/>
            </w:rPrChange>
          </w:rPr>
          <w:delText xml:space="preserve"> faktura nebo vrubopis</w:delText>
        </w:r>
        <w:bookmarkStart w:id="15362" w:name="_Toc200959385"/>
        <w:bookmarkStart w:id="15363" w:name="_Toc201569035"/>
        <w:bookmarkEnd w:id="15362"/>
        <w:bookmarkEnd w:id="15363"/>
      </w:del>
    </w:p>
    <w:p w14:paraId="1A7491C0" w14:textId="3E78B61B" w:rsidR="000E4A08" w:rsidRPr="009E122C" w:rsidDel="00CC1BB1" w:rsidRDefault="000E4A08">
      <w:pPr>
        <w:pStyle w:val="ListFS1"/>
        <w:rPr>
          <w:del w:id="15364" w:author="Drastichová Zuzana" w:date="2025-03-12T09:55:00Z" w16du:dateUtc="2025-03-12T08:55:00Z"/>
          <w:highlight w:val="cyan"/>
          <w:rPrChange w:id="15365" w:author="Irová Zuzana" w:date="2025-02-21T20:05:00Z" w16du:dateUtc="2025-02-21T19:05:00Z">
            <w:rPr>
              <w:del w:id="15366" w:author="Drastichová Zuzana" w:date="2025-03-12T09:55:00Z" w16du:dateUtc="2025-03-12T08:55:00Z"/>
            </w:rPr>
          </w:rPrChange>
        </w:rPr>
        <w:pPrChange w:id="15367" w:author="Irová Zuzana" w:date="2025-06-06T15:37:00Z" w16du:dateUtc="2025-06-06T13:37:00Z">
          <w:pPr>
            <w:pStyle w:val="ListFS2"/>
          </w:pPr>
        </w:pPrChange>
      </w:pPr>
      <w:del w:id="15368" w:author="Drastichová Zuzana" w:date="2025-03-12T09:55:00Z" w16du:dateUtc="2025-03-12T08:55:00Z">
        <w:r w:rsidRPr="009E122C" w:rsidDel="00CC1BB1">
          <w:rPr>
            <w:highlight w:val="cyan"/>
            <w:lang w:eastAsia="en-US"/>
            <w:rPrChange w:id="15369" w:author="Irová Zuzana" w:date="2025-02-21T20:05:00Z" w16du:dateUtc="2025-02-21T19:05:00Z">
              <w:rPr/>
            </w:rPrChange>
          </w:rPr>
          <w:delText>Matched amount = men</w:delText>
        </w:r>
        <w:r w:rsidRPr="009E122C" w:rsidDel="00CC1BB1">
          <w:rPr>
            <w:rFonts w:hint="cs"/>
            <w:highlight w:val="cyan"/>
            <w:lang w:eastAsia="en-US"/>
            <w:rPrChange w:id="15370" w:author="Irová Zuzana" w:date="2025-02-21T20:05:00Z" w16du:dateUtc="2025-02-21T19:05:00Z">
              <w:rPr>
                <w:rFonts w:hint="cs"/>
              </w:rPr>
            </w:rPrChange>
          </w:rPr>
          <w:delText>ší</w:delText>
        </w:r>
        <w:r w:rsidRPr="009E122C" w:rsidDel="00CC1BB1">
          <w:rPr>
            <w:highlight w:val="cyan"/>
            <w:lang w:eastAsia="en-US"/>
            <w:rPrChange w:id="15371" w:author="Irová Zuzana" w:date="2025-02-21T20:05:00Z" w16du:dateUtc="2025-02-21T19:05:00Z">
              <w:rPr/>
            </w:rPrChange>
          </w:rPr>
          <w:delText xml:space="preserve"> z (rozd</w:delText>
        </w:r>
        <w:r w:rsidRPr="009E122C" w:rsidDel="00CC1BB1">
          <w:rPr>
            <w:rFonts w:hint="cs"/>
            <w:highlight w:val="cyan"/>
            <w:lang w:eastAsia="en-US"/>
            <w:rPrChange w:id="15372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009E122C" w:rsidDel="00CC1BB1">
          <w:rPr>
            <w:highlight w:val="cyan"/>
            <w:lang w:eastAsia="en-US"/>
            <w:rPrChange w:id="15373" w:author="Irová Zuzana" w:date="2025-02-21T20:05:00Z" w16du:dateUtc="2025-02-21T19:05:00Z">
              <w:rPr/>
            </w:rPrChange>
          </w:rPr>
          <w:delText xml:space="preserve">l mezi Total </w:delText>
        </w:r>
      </w:del>
      <w:del w:id="15374" w:author="Drastichová Zuzana" w:date="2025-02-17T15:12:00Z" w16du:dateUtc="2025-02-17T14:12:00Z">
        <w:r w:rsidRPr="009E122C" w:rsidDel="00362B57">
          <w:rPr>
            <w:highlight w:val="cyan"/>
            <w:lang w:eastAsia="en-US"/>
            <w:rPrChange w:id="15375" w:author="Irová Zuzana" w:date="2025-02-21T20:05:00Z" w16du:dateUtc="2025-02-21T19:05:00Z">
              <w:rPr/>
            </w:rPrChange>
          </w:rPr>
          <w:delText xml:space="preserve">amount in clearing currency </w:delText>
        </w:r>
      </w:del>
      <w:del w:id="15376" w:author="Drastichová Zuzana" w:date="2025-03-12T09:55:00Z" w16du:dateUtc="2025-03-12T08:55:00Z">
        <w:r w:rsidRPr="009E122C" w:rsidDel="00CC1BB1">
          <w:rPr>
            <w:highlight w:val="cyan"/>
            <w:lang w:eastAsia="en-US"/>
            <w:rPrChange w:id="15377" w:author="Irová Zuzana" w:date="2025-02-21T20:05:00Z" w16du:dateUtc="2025-02-21T19:05:00Z">
              <w:rPr/>
            </w:rPrChange>
          </w:rPr>
          <w:delText>a Matched amount faktury/vrubopisu; rozd</w:delText>
        </w:r>
        <w:r w:rsidRPr="009E122C" w:rsidDel="00CC1BB1">
          <w:rPr>
            <w:rFonts w:hint="cs"/>
            <w:highlight w:val="cyan"/>
            <w:lang w:eastAsia="en-US"/>
            <w:rPrChange w:id="15378" w:author="Irová Zuzana" w:date="2025-02-21T20:05:00Z" w16du:dateUtc="2025-02-21T19:05:00Z">
              <w:rPr>
                <w:rFonts w:hint="cs"/>
              </w:rPr>
            </w:rPrChange>
          </w:rPr>
          <w:delText>í</w:delText>
        </w:r>
        <w:r w:rsidRPr="009E122C" w:rsidDel="00CC1BB1">
          <w:rPr>
            <w:highlight w:val="cyan"/>
            <w:lang w:eastAsia="en-US"/>
            <w:rPrChange w:id="15379" w:author="Irová Zuzana" w:date="2025-02-21T20:05:00Z" w16du:dateUtc="2025-02-21T19:05:00Z">
              <w:rPr/>
            </w:rPrChange>
          </w:rPr>
          <w:delText xml:space="preserve">l mezi Payment amount </w:delText>
        </w:r>
      </w:del>
      <w:del w:id="15380" w:author="Drastichová Zuzana" w:date="2025-02-17T15:12:00Z" w16du:dateUtc="2025-02-17T14:12:00Z">
        <w:r w:rsidRPr="009E122C" w:rsidDel="00362B57">
          <w:rPr>
            <w:highlight w:val="cyan"/>
            <w:lang w:eastAsia="en-US"/>
            <w:rPrChange w:id="15381" w:author="Irová Zuzana" w:date="2025-02-21T20:05:00Z" w16du:dateUtc="2025-02-21T19:05:00Z">
              <w:rPr/>
            </w:rPrChange>
          </w:rPr>
          <w:delText xml:space="preserve">in clearing currency </w:delText>
        </w:r>
      </w:del>
      <w:del w:id="15382" w:author="Drastichová Zuzana" w:date="2025-03-12T09:55:00Z" w16du:dateUtc="2025-03-12T08:55:00Z">
        <w:r w:rsidRPr="009E122C" w:rsidDel="00CC1BB1">
          <w:rPr>
            <w:highlight w:val="cyan"/>
            <w:lang w:eastAsia="en-US"/>
            <w:rPrChange w:id="15383" w:author="Irová Zuzana" w:date="2025-02-21T20:05:00Z" w16du:dateUtc="2025-02-21T19:05:00Z">
              <w:rPr/>
            </w:rPrChange>
          </w:rPr>
          <w:delText xml:space="preserve">a Matched amount top-up platby) </w:delText>
        </w:r>
        <w:bookmarkStart w:id="15384" w:name="_Toc200959386"/>
        <w:bookmarkStart w:id="15385" w:name="_Toc201569036"/>
        <w:bookmarkEnd w:id="15384"/>
        <w:bookmarkEnd w:id="15385"/>
      </w:del>
    </w:p>
    <w:p w14:paraId="050843D4" w14:textId="67044DA1" w:rsidR="000E4A08" w:rsidRPr="009E122C" w:rsidDel="00CC1BB1" w:rsidRDefault="000E4A08">
      <w:pPr>
        <w:pStyle w:val="ListFS1"/>
        <w:rPr>
          <w:del w:id="15386" w:author="Drastichová Zuzana" w:date="2025-03-12T09:55:00Z" w16du:dateUtc="2025-03-12T08:55:00Z"/>
          <w:highlight w:val="cyan"/>
          <w:rPrChange w:id="15387" w:author="Irová Zuzana" w:date="2025-02-21T20:05:00Z" w16du:dateUtc="2025-02-21T19:05:00Z">
            <w:rPr>
              <w:del w:id="15388" w:author="Drastichová Zuzana" w:date="2025-03-12T09:55:00Z" w16du:dateUtc="2025-03-12T08:55:00Z"/>
            </w:rPr>
          </w:rPrChange>
        </w:rPr>
        <w:pPrChange w:id="15389" w:author="Irová Zuzana" w:date="2025-06-06T15:37:00Z" w16du:dateUtc="2025-06-06T13:37:00Z">
          <w:pPr>
            <w:pStyle w:val="ListFS2"/>
          </w:pPr>
        </w:pPrChange>
      </w:pPr>
      <w:del w:id="15390" w:author="Drastichová Zuzana" w:date="2025-03-12T09:55:00Z" w16du:dateUtc="2025-03-12T08:55:00Z">
        <w:r w:rsidRPr="009E122C" w:rsidDel="00CC1BB1">
          <w:rPr>
            <w:highlight w:val="cyan"/>
            <w:lang w:eastAsia="en-US"/>
            <w:rPrChange w:id="15391" w:author="Irová Zuzana" w:date="2025-02-21T20:05:00Z" w16du:dateUtc="2025-02-21T19:05:00Z">
              <w:rPr/>
            </w:rPrChange>
          </w:rPr>
          <w:delText>Matching method = Automatic</w:delText>
        </w:r>
        <w:bookmarkStart w:id="15392" w:name="_Toc200959387"/>
        <w:bookmarkStart w:id="15393" w:name="_Toc201569037"/>
        <w:bookmarkEnd w:id="15392"/>
        <w:bookmarkEnd w:id="15393"/>
      </w:del>
    </w:p>
    <w:p w14:paraId="291EBDA9" w14:textId="7BC8B68A" w:rsidR="000E4A08" w:rsidRPr="009E122C" w:rsidDel="00CC1BB1" w:rsidRDefault="000E4A08">
      <w:pPr>
        <w:pStyle w:val="ListFS1"/>
        <w:rPr>
          <w:del w:id="15394" w:author="Drastichová Zuzana" w:date="2025-03-12T09:55:00Z" w16du:dateUtc="2025-03-12T08:55:00Z"/>
          <w:highlight w:val="cyan"/>
          <w:rPrChange w:id="15395" w:author="Irová Zuzana" w:date="2025-02-21T20:05:00Z" w16du:dateUtc="2025-02-21T19:05:00Z">
            <w:rPr>
              <w:del w:id="15396" w:author="Drastichová Zuzana" w:date="2025-03-12T09:55:00Z" w16du:dateUtc="2025-03-12T08:55:00Z"/>
            </w:rPr>
          </w:rPrChange>
        </w:rPr>
        <w:pPrChange w:id="15397" w:author="Irová Zuzana" w:date="2025-06-06T15:37:00Z" w16du:dateUtc="2025-06-06T13:37:00Z">
          <w:pPr>
            <w:pStyle w:val="ListFS2"/>
          </w:pPr>
        </w:pPrChange>
      </w:pPr>
      <w:del w:id="15398" w:author="Drastichová Zuzana" w:date="2025-03-12T09:55:00Z" w16du:dateUtc="2025-03-12T08:55:00Z">
        <w:r w:rsidRPr="009E122C" w:rsidDel="00CC1BB1">
          <w:rPr>
            <w:highlight w:val="cyan"/>
            <w:lang w:eastAsia="en-US"/>
            <w:rPrChange w:id="15399" w:author="Irová Zuzana" w:date="2025-02-21T20:05:00Z" w16du:dateUtc="2025-02-21T19:05:00Z">
              <w:rPr/>
            </w:rPrChange>
          </w:rPr>
          <w:delText xml:space="preserve">Disconnect allowed = True </w:delText>
        </w:r>
        <w:bookmarkStart w:id="15400" w:name="_Toc200959388"/>
        <w:bookmarkStart w:id="15401" w:name="_Toc201569038"/>
        <w:bookmarkEnd w:id="15400"/>
        <w:bookmarkEnd w:id="15401"/>
      </w:del>
    </w:p>
    <w:p w14:paraId="1B5EC53A" w14:textId="1EC2D521" w:rsidR="000E4A08" w:rsidRPr="009E122C" w:rsidDel="00CC1BB1" w:rsidRDefault="000E4A08" w:rsidP="00E94ECC">
      <w:pPr>
        <w:pStyle w:val="ListFS1"/>
        <w:rPr>
          <w:del w:id="15402" w:author="Drastichová Zuzana" w:date="2025-03-12T09:55:00Z" w16du:dateUtc="2025-03-12T08:55:00Z"/>
          <w:highlight w:val="cyan"/>
          <w:rPrChange w:id="15403" w:author="Irová Zuzana" w:date="2025-02-21T20:05:00Z" w16du:dateUtc="2025-02-21T19:05:00Z">
            <w:rPr>
              <w:del w:id="15404" w:author="Drastichová Zuzana" w:date="2025-03-12T09:55:00Z" w16du:dateUtc="2025-03-12T08:55:00Z"/>
            </w:rPr>
          </w:rPrChange>
        </w:rPr>
      </w:pPr>
      <w:del w:id="15405" w:author="Drastichová Zuzana" w:date="2025-03-12T09:55:00Z" w16du:dateUtc="2025-03-12T08:55:00Z">
        <w:r w:rsidRPr="009E122C" w:rsidDel="00CC1BB1">
          <w:rPr>
            <w:highlight w:val="cyan"/>
            <w:rPrChange w:id="15406" w:author="Irová Zuzana" w:date="2025-02-21T20:05:00Z" w16du:dateUtc="2025-02-21T19:05:00Z">
              <w:rPr/>
            </w:rPrChange>
          </w:rPr>
          <w:delText>Syst</w:delText>
        </w:r>
        <w:r w:rsidRPr="009E122C" w:rsidDel="00CC1BB1">
          <w:rPr>
            <w:rFonts w:hint="cs"/>
            <w:highlight w:val="cyan"/>
            <w:rPrChange w:id="15407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rPrChange w:id="15408" w:author="Irová Zuzana" w:date="2025-02-21T20:05:00Z" w16du:dateUtc="2025-02-21T19:05:00Z">
              <w:rPr/>
            </w:rPrChange>
          </w:rPr>
          <w:delText>m updatuje na nap</w:delText>
        </w:r>
        <w:r w:rsidRPr="009E122C" w:rsidDel="00CC1BB1">
          <w:rPr>
            <w:rFonts w:hint="cs"/>
            <w:highlight w:val="cyan"/>
            <w:rPrChange w:id="15409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009E122C" w:rsidDel="00CC1BB1">
          <w:rPr>
            <w:highlight w:val="cyan"/>
            <w:rPrChange w:id="15410" w:author="Irová Zuzana" w:date="2025-02-21T20:05:00Z" w16du:dateUtc="2025-02-21T19:05:00Z">
              <w:rPr/>
            </w:rPrChange>
          </w:rPr>
          <w:delText>rovan</w:delText>
        </w:r>
        <w:r w:rsidRPr="009E122C" w:rsidDel="00CC1BB1">
          <w:rPr>
            <w:rFonts w:hint="cs"/>
            <w:highlight w:val="cyan"/>
            <w:rPrChange w:id="15411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rPrChange w:id="15412" w:author="Irová Zuzana" w:date="2025-02-21T20:05:00Z" w16du:dateUtc="2025-02-21T19:05:00Z">
              <w:rPr/>
            </w:rPrChange>
          </w:rPr>
          <w:delText xml:space="preserve"> platb</w:delText>
        </w:r>
        <w:r w:rsidRPr="009E122C" w:rsidDel="00CC1BB1">
          <w:rPr>
            <w:rFonts w:hint="cs"/>
            <w:highlight w:val="cyan"/>
            <w:rPrChange w:id="15413" w:author="Irová Zuzana" w:date="2025-02-21T20:05:00Z" w16du:dateUtc="2025-02-21T19:05:00Z">
              <w:rPr>
                <w:rFonts w:hint="cs"/>
              </w:rPr>
            </w:rPrChange>
          </w:rPr>
          <w:delText>ě</w:delText>
        </w:r>
        <w:r w:rsidRPr="009E122C" w:rsidDel="00CC1BB1">
          <w:rPr>
            <w:highlight w:val="cyan"/>
            <w:rPrChange w:id="15414" w:author="Irová Zuzana" w:date="2025-02-21T20:05:00Z" w16du:dateUtc="2025-02-21T19:05:00Z">
              <w:rPr/>
            </w:rPrChange>
          </w:rPr>
          <w:delText>:</w:delText>
        </w:r>
        <w:bookmarkStart w:id="15415" w:name="_Toc200959389"/>
        <w:bookmarkStart w:id="15416" w:name="_Toc201569039"/>
        <w:bookmarkEnd w:id="15415"/>
        <w:bookmarkEnd w:id="15416"/>
      </w:del>
    </w:p>
    <w:p w14:paraId="1DC10AD4" w14:textId="7BBDCCAE" w:rsidR="000E4A08" w:rsidRPr="009E122C" w:rsidDel="00CC1BB1" w:rsidRDefault="000E4A08">
      <w:pPr>
        <w:pStyle w:val="ListFS1"/>
        <w:rPr>
          <w:del w:id="15417" w:author="Drastichová Zuzana" w:date="2025-03-12T09:55:00Z" w16du:dateUtc="2025-03-12T08:55:00Z"/>
          <w:highlight w:val="cyan"/>
          <w:rPrChange w:id="15418" w:author="Irová Zuzana" w:date="2025-02-21T20:05:00Z" w16du:dateUtc="2025-02-21T19:05:00Z">
            <w:rPr>
              <w:del w:id="15419" w:author="Drastichová Zuzana" w:date="2025-03-12T09:55:00Z" w16du:dateUtc="2025-03-12T08:55:00Z"/>
            </w:rPr>
          </w:rPrChange>
        </w:rPr>
        <w:pPrChange w:id="15420" w:author="Irová Zuzana" w:date="2025-06-06T15:37:00Z" w16du:dateUtc="2025-06-06T13:37:00Z">
          <w:pPr>
            <w:pStyle w:val="ListFS2"/>
          </w:pPr>
        </w:pPrChange>
      </w:pPr>
      <w:del w:id="15421" w:author="Drastichová Zuzana" w:date="2025-03-12T09:55:00Z" w16du:dateUtc="2025-03-12T08:55:00Z">
        <w:r w:rsidRPr="009E122C" w:rsidDel="00CC1BB1">
          <w:rPr>
            <w:highlight w:val="cyan"/>
            <w:lang w:eastAsia="en-US"/>
            <w:rPrChange w:id="15422" w:author="Irová Zuzana" w:date="2025-02-21T20:05:00Z" w16du:dateUtc="2025-02-21T19:05:00Z">
              <w:rPr/>
            </w:rPrChange>
          </w:rPr>
          <w:delText xml:space="preserve">Matching status na Recognized-matched nebo Recognized </w:delText>
        </w:r>
        <w:r w:rsidRPr="009E122C" w:rsidDel="00CC1BB1">
          <w:rPr>
            <w:rFonts w:hint="cs"/>
            <w:highlight w:val="cyan"/>
            <w:lang w:eastAsia="en-US"/>
            <w:rPrChange w:id="15423" w:author="Irová Zuzana" w:date="2025-02-21T20:05:00Z" w16du:dateUtc="2025-02-21T19:05:00Z">
              <w:rPr>
                <w:rFonts w:hint="cs"/>
              </w:rPr>
            </w:rPrChange>
          </w:rPr>
          <w:delText>–</w:delText>
        </w:r>
        <w:r w:rsidRPr="009E122C" w:rsidDel="00CC1BB1">
          <w:rPr>
            <w:highlight w:val="cyan"/>
            <w:lang w:eastAsia="en-US"/>
            <w:rPrChange w:id="15424" w:author="Irová Zuzana" w:date="2025-02-21T20:05:00Z" w16du:dateUtc="2025-02-21T19:05:00Z">
              <w:rPr/>
            </w:rPrChange>
          </w:rPr>
          <w:delText xml:space="preserve"> partially matched, v z</w:delText>
        </w:r>
        <w:r w:rsidRPr="009E122C" w:rsidDel="00CC1BB1">
          <w:rPr>
            <w:rFonts w:hint="cs"/>
            <w:highlight w:val="cyan"/>
            <w:lang w:eastAsia="en-US"/>
            <w:rPrChange w:id="15425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009E122C" w:rsidDel="00CC1BB1">
          <w:rPr>
            <w:highlight w:val="cyan"/>
            <w:lang w:eastAsia="en-US"/>
            <w:rPrChange w:id="15426" w:author="Irová Zuzana" w:date="2025-02-21T20:05:00Z" w16du:dateUtc="2025-02-21T19:05:00Z">
              <w:rPr/>
            </w:rPrChange>
          </w:rPr>
          <w:delText>vislosti na v</w:delText>
        </w:r>
        <w:r w:rsidRPr="009E122C" w:rsidDel="00CC1BB1">
          <w:rPr>
            <w:rFonts w:hint="cs"/>
            <w:highlight w:val="cyan"/>
            <w:lang w:eastAsia="en-US"/>
            <w:rPrChange w:id="15427" w:author="Irová Zuzana" w:date="2025-02-21T20:05:00Z" w16du:dateUtc="2025-02-21T19:05:00Z">
              <w:rPr>
                <w:rFonts w:hint="cs"/>
              </w:rPr>
            </w:rPrChange>
          </w:rPr>
          <w:delText>ýš</w:delText>
        </w:r>
        <w:r w:rsidRPr="009E122C" w:rsidDel="00CC1BB1">
          <w:rPr>
            <w:highlight w:val="cyan"/>
            <w:lang w:eastAsia="en-US"/>
            <w:rPrChange w:id="15428" w:author="Irová Zuzana" w:date="2025-02-21T20:05:00Z" w16du:dateUtc="2025-02-21T19:05:00Z">
              <w:rPr/>
            </w:rPrChange>
          </w:rPr>
          <w:delText>i p</w:delText>
        </w:r>
        <w:r w:rsidRPr="009E122C" w:rsidDel="00CC1BB1">
          <w:rPr>
            <w:rFonts w:hint="cs"/>
            <w:highlight w:val="cyan"/>
            <w:lang w:eastAsia="en-US"/>
            <w:rPrChange w:id="15429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009E122C" w:rsidDel="00CC1BB1">
          <w:rPr>
            <w:highlight w:val="cyan"/>
            <w:lang w:eastAsia="en-US"/>
            <w:rPrChange w:id="15430" w:author="Irová Zuzana" w:date="2025-02-21T20:05:00Z" w16du:dateUtc="2025-02-21T19:05:00Z">
              <w:rPr/>
            </w:rPrChange>
          </w:rPr>
          <w:delText>rovan</w:delText>
        </w:r>
        <w:r w:rsidRPr="009E122C" w:rsidDel="00CC1BB1">
          <w:rPr>
            <w:rFonts w:hint="cs"/>
            <w:highlight w:val="cyan"/>
            <w:lang w:eastAsia="en-US"/>
            <w:rPrChange w:id="15431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lang w:eastAsia="en-US"/>
            <w:rPrChange w:id="15432" w:author="Irová Zuzana" w:date="2025-02-21T20:05:00Z" w16du:dateUtc="2025-02-21T19:05:00Z">
              <w:rPr/>
            </w:rPrChange>
          </w:rPr>
          <w:delText xml:space="preserve"> </w:delText>
        </w:r>
        <w:r w:rsidRPr="009E122C" w:rsidDel="00CC1BB1">
          <w:rPr>
            <w:rFonts w:hint="cs"/>
            <w:highlight w:val="cyan"/>
            <w:lang w:eastAsia="en-US"/>
            <w:rPrChange w:id="15433" w:author="Irová Zuzana" w:date="2025-02-21T20:05:00Z" w16du:dateUtc="2025-02-21T19:05:00Z">
              <w:rPr>
                <w:rFonts w:hint="cs"/>
              </w:rPr>
            </w:rPrChange>
          </w:rPr>
          <w:delText>čá</w:delText>
        </w:r>
        <w:r w:rsidRPr="009E122C" w:rsidDel="00CC1BB1">
          <w:rPr>
            <w:highlight w:val="cyan"/>
            <w:lang w:eastAsia="en-US"/>
            <w:rPrChange w:id="15434" w:author="Irová Zuzana" w:date="2025-02-21T20:05:00Z" w16du:dateUtc="2025-02-21T19:05:00Z">
              <w:rPr/>
            </w:rPrChange>
          </w:rPr>
          <w:delText xml:space="preserve">stky. </w:delText>
        </w:r>
        <w:bookmarkStart w:id="15435" w:name="_Toc200959390"/>
        <w:bookmarkStart w:id="15436" w:name="_Toc201569040"/>
        <w:bookmarkEnd w:id="15435"/>
        <w:bookmarkEnd w:id="15436"/>
      </w:del>
    </w:p>
    <w:p w14:paraId="11C928CE" w14:textId="3E57C2FC" w:rsidR="000E4A08" w:rsidRPr="009E122C" w:rsidDel="00CC1BB1" w:rsidRDefault="000E4A08">
      <w:pPr>
        <w:pStyle w:val="ListFS1"/>
        <w:rPr>
          <w:del w:id="15437" w:author="Drastichová Zuzana" w:date="2025-03-12T09:55:00Z" w16du:dateUtc="2025-03-12T08:55:00Z"/>
          <w:highlight w:val="cyan"/>
          <w:rPrChange w:id="15438" w:author="Irová Zuzana" w:date="2025-02-21T20:05:00Z" w16du:dateUtc="2025-02-21T19:05:00Z">
            <w:rPr>
              <w:del w:id="15439" w:author="Drastichová Zuzana" w:date="2025-03-12T09:55:00Z" w16du:dateUtc="2025-03-12T08:55:00Z"/>
            </w:rPr>
          </w:rPrChange>
        </w:rPr>
        <w:pPrChange w:id="15440" w:author="Irová Zuzana" w:date="2025-06-06T15:37:00Z" w16du:dateUtc="2025-06-06T13:37:00Z">
          <w:pPr>
            <w:pStyle w:val="ListFS2"/>
          </w:pPr>
        </w:pPrChange>
      </w:pPr>
      <w:del w:id="15441" w:author="Drastichová Zuzana" w:date="2025-03-12T09:55:00Z" w16du:dateUtc="2025-03-12T08:55:00Z">
        <w:r w:rsidRPr="009E122C" w:rsidDel="00CC1BB1">
          <w:rPr>
            <w:highlight w:val="cyan"/>
            <w:lang w:eastAsia="en-US"/>
            <w:rPrChange w:id="15442" w:author="Irová Zuzana" w:date="2025-02-21T20:05:00Z" w16du:dateUtc="2025-02-21T19:05:00Z">
              <w:rPr/>
            </w:rPrChange>
          </w:rPr>
          <w:delText>Matched amount = sou</w:delText>
        </w:r>
        <w:r w:rsidRPr="009E122C" w:rsidDel="00CC1BB1">
          <w:rPr>
            <w:rFonts w:hint="cs"/>
            <w:highlight w:val="cyan"/>
            <w:lang w:eastAsia="en-US"/>
            <w:rPrChange w:id="15443" w:author="Irová Zuzana" w:date="2025-02-21T20:05:00Z" w16du:dateUtc="2025-02-21T19:05:00Z">
              <w:rPr>
                <w:rFonts w:hint="cs"/>
              </w:rPr>
            </w:rPrChange>
          </w:rPr>
          <w:delText>č</w:delText>
        </w:r>
        <w:r w:rsidRPr="009E122C" w:rsidDel="00CC1BB1">
          <w:rPr>
            <w:highlight w:val="cyan"/>
            <w:lang w:eastAsia="en-US"/>
            <w:rPrChange w:id="15444" w:author="Irová Zuzana" w:date="2025-02-21T20:05:00Z" w16du:dateUtc="2025-02-21T19:05:00Z">
              <w:rPr/>
            </w:rPrChange>
          </w:rPr>
          <w:delText>et v</w:delText>
        </w:r>
        <w:r w:rsidRPr="009E122C" w:rsidDel="00CC1BB1">
          <w:rPr>
            <w:rFonts w:hint="cs"/>
            <w:highlight w:val="cyan"/>
            <w:lang w:eastAsia="en-US"/>
            <w:rPrChange w:id="15445" w:author="Irová Zuzana" w:date="2025-02-21T20:05:00Z" w16du:dateUtc="2025-02-21T19:05:00Z">
              <w:rPr>
                <w:rFonts w:hint="cs"/>
              </w:rPr>
            </w:rPrChange>
          </w:rPr>
          <w:delText>š</w:delText>
        </w:r>
        <w:r w:rsidRPr="009E122C" w:rsidDel="00CC1BB1">
          <w:rPr>
            <w:highlight w:val="cyan"/>
            <w:lang w:eastAsia="en-US"/>
            <w:rPrChange w:id="15446" w:author="Irová Zuzana" w:date="2025-02-21T20:05:00Z" w16du:dateUtc="2025-02-21T19:05:00Z">
              <w:rPr/>
            </w:rPrChange>
          </w:rPr>
          <w:delText>ech Matching.Matched amount dan</w:delText>
        </w:r>
        <w:r w:rsidRPr="009E122C" w:rsidDel="00CC1BB1">
          <w:rPr>
            <w:rFonts w:hint="cs"/>
            <w:highlight w:val="cyan"/>
            <w:lang w:eastAsia="en-US"/>
            <w:rPrChange w:id="15447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lang w:eastAsia="en-US"/>
            <w:rPrChange w:id="15448" w:author="Irová Zuzana" w:date="2025-02-21T20:05:00Z" w16du:dateUtc="2025-02-21T19:05:00Z">
              <w:rPr/>
            </w:rPrChange>
          </w:rPr>
          <w:delText xml:space="preserve"> platby</w:delText>
        </w:r>
        <w:bookmarkStart w:id="15449" w:name="_Toc200959391"/>
        <w:bookmarkStart w:id="15450" w:name="_Toc201569041"/>
        <w:bookmarkEnd w:id="15449"/>
        <w:bookmarkEnd w:id="15450"/>
      </w:del>
    </w:p>
    <w:p w14:paraId="6D2F2CBE" w14:textId="7B699D13" w:rsidR="000E4A08" w:rsidRPr="009E122C" w:rsidDel="00CC1BB1" w:rsidRDefault="000E4A08" w:rsidP="00E94ECC">
      <w:pPr>
        <w:pStyle w:val="ListFS1"/>
        <w:rPr>
          <w:del w:id="15451" w:author="Drastichová Zuzana" w:date="2025-03-12T09:55:00Z" w16du:dateUtc="2025-03-12T08:55:00Z"/>
          <w:highlight w:val="cyan"/>
          <w:rPrChange w:id="15452" w:author="Irová Zuzana" w:date="2025-02-21T20:05:00Z" w16du:dateUtc="2025-02-21T19:05:00Z">
            <w:rPr>
              <w:del w:id="15453" w:author="Drastichová Zuzana" w:date="2025-03-12T09:55:00Z" w16du:dateUtc="2025-03-12T08:55:00Z"/>
            </w:rPr>
          </w:rPrChange>
        </w:rPr>
      </w:pPr>
      <w:del w:id="15454" w:author="Drastichová Zuzana" w:date="2025-03-12T09:55:00Z" w16du:dateUtc="2025-03-12T08:55:00Z">
        <w:r w:rsidRPr="009E122C" w:rsidDel="00CC1BB1">
          <w:rPr>
            <w:highlight w:val="cyan"/>
            <w:rPrChange w:id="15455" w:author="Irová Zuzana" w:date="2025-02-21T20:05:00Z" w16du:dateUtc="2025-02-21T19:05:00Z">
              <w:rPr/>
            </w:rPrChange>
          </w:rPr>
          <w:delText>Syst</w:delText>
        </w:r>
        <w:r w:rsidRPr="009E122C" w:rsidDel="00CC1BB1">
          <w:rPr>
            <w:rFonts w:hint="cs"/>
            <w:highlight w:val="cyan"/>
            <w:rPrChange w:id="15456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rPrChange w:id="15457" w:author="Irová Zuzana" w:date="2025-02-21T20:05:00Z" w16du:dateUtc="2025-02-21T19:05:00Z">
              <w:rPr/>
            </w:rPrChange>
          </w:rPr>
          <w:delText>m updatuje na nap</w:delText>
        </w:r>
        <w:r w:rsidRPr="009E122C" w:rsidDel="00CC1BB1">
          <w:rPr>
            <w:rFonts w:hint="cs"/>
            <w:highlight w:val="cyan"/>
            <w:rPrChange w:id="15458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009E122C" w:rsidDel="00CC1BB1">
          <w:rPr>
            <w:highlight w:val="cyan"/>
            <w:rPrChange w:id="15459" w:author="Irová Zuzana" w:date="2025-02-21T20:05:00Z" w16du:dateUtc="2025-02-21T19:05:00Z">
              <w:rPr/>
            </w:rPrChange>
          </w:rPr>
          <w:delText>rovan</w:delText>
        </w:r>
        <w:r w:rsidRPr="009E122C" w:rsidDel="00CC1BB1">
          <w:rPr>
            <w:rFonts w:hint="cs"/>
            <w:highlight w:val="cyan"/>
            <w:rPrChange w:id="15460" w:author="Irová Zuzana" w:date="2025-02-21T20:05:00Z" w16du:dateUtc="2025-02-21T19:05:00Z">
              <w:rPr>
                <w:rFonts w:hint="cs"/>
              </w:rPr>
            </w:rPrChange>
          </w:rPr>
          <w:delText>ý</w:delText>
        </w:r>
        <w:r w:rsidRPr="009E122C" w:rsidDel="00CC1BB1">
          <w:rPr>
            <w:highlight w:val="cyan"/>
            <w:rPrChange w:id="15461" w:author="Irová Zuzana" w:date="2025-02-21T20:05:00Z" w16du:dateUtc="2025-02-21T19:05:00Z">
              <w:rPr/>
            </w:rPrChange>
          </w:rPr>
          <w:delText>ch bills:</w:delText>
        </w:r>
        <w:bookmarkStart w:id="15462" w:name="_Toc200959392"/>
        <w:bookmarkStart w:id="15463" w:name="_Toc201569042"/>
        <w:bookmarkEnd w:id="15462"/>
        <w:bookmarkEnd w:id="15463"/>
      </w:del>
    </w:p>
    <w:p w14:paraId="45D460EC" w14:textId="483D8141" w:rsidR="000E4A08" w:rsidRPr="009E122C" w:rsidDel="00CC1BB1" w:rsidRDefault="000E4A08">
      <w:pPr>
        <w:pStyle w:val="ListFS1"/>
        <w:rPr>
          <w:del w:id="15464" w:author="Drastichová Zuzana" w:date="2025-03-12T09:55:00Z" w16du:dateUtc="2025-03-12T08:55:00Z"/>
          <w:highlight w:val="cyan"/>
          <w:rPrChange w:id="15465" w:author="Irová Zuzana" w:date="2025-02-21T20:05:00Z" w16du:dateUtc="2025-02-21T19:05:00Z">
            <w:rPr>
              <w:del w:id="15466" w:author="Drastichová Zuzana" w:date="2025-03-12T09:55:00Z" w16du:dateUtc="2025-03-12T08:55:00Z"/>
            </w:rPr>
          </w:rPrChange>
        </w:rPr>
        <w:pPrChange w:id="15467" w:author="Irová Zuzana" w:date="2025-06-06T15:37:00Z" w16du:dateUtc="2025-06-06T13:37:00Z">
          <w:pPr>
            <w:pStyle w:val="ListFS2"/>
          </w:pPr>
        </w:pPrChange>
      </w:pPr>
      <w:del w:id="15468" w:author="Drastichová Zuzana" w:date="2025-03-12T09:55:00Z" w16du:dateUtc="2025-03-12T08:55:00Z">
        <w:r w:rsidRPr="009E122C" w:rsidDel="00CC1BB1">
          <w:rPr>
            <w:highlight w:val="cyan"/>
            <w:lang w:eastAsia="en-US"/>
            <w:rPrChange w:id="15469" w:author="Irová Zuzana" w:date="2025-02-21T20:05:00Z" w16du:dateUtc="2025-02-21T19:05:00Z">
              <w:rPr/>
            </w:rPrChange>
          </w:rPr>
          <w:delText xml:space="preserve"> Bill payment status na Paid fully nebo Paid partially, v z</w:delText>
        </w:r>
        <w:r w:rsidRPr="009E122C" w:rsidDel="00CC1BB1">
          <w:rPr>
            <w:rFonts w:hint="cs"/>
            <w:highlight w:val="cyan"/>
            <w:lang w:eastAsia="en-US"/>
            <w:rPrChange w:id="15470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009E122C" w:rsidDel="00CC1BB1">
          <w:rPr>
            <w:highlight w:val="cyan"/>
            <w:lang w:eastAsia="en-US"/>
            <w:rPrChange w:id="15471" w:author="Irová Zuzana" w:date="2025-02-21T20:05:00Z" w16du:dateUtc="2025-02-21T19:05:00Z">
              <w:rPr/>
            </w:rPrChange>
          </w:rPr>
          <w:delText>vislosti na v</w:delText>
        </w:r>
        <w:r w:rsidRPr="009E122C" w:rsidDel="00CC1BB1">
          <w:rPr>
            <w:rFonts w:hint="cs"/>
            <w:highlight w:val="cyan"/>
            <w:lang w:eastAsia="en-US"/>
            <w:rPrChange w:id="15472" w:author="Irová Zuzana" w:date="2025-02-21T20:05:00Z" w16du:dateUtc="2025-02-21T19:05:00Z">
              <w:rPr>
                <w:rFonts w:hint="cs"/>
              </w:rPr>
            </w:rPrChange>
          </w:rPr>
          <w:delText>ýš</w:delText>
        </w:r>
        <w:r w:rsidRPr="009E122C" w:rsidDel="00CC1BB1">
          <w:rPr>
            <w:highlight w:val="cyan"/>
            <w:lang w:eastAsia="en-US"/>
            <w:rPrChange w:id="15473" w:author="Irová Zuzana" w:date="2025-02-21T20:05:00Z" w16du:dateUtc="2025-02-21T19:05:00Z">
              <w:rPr/>
            </w:rPrChange>
          </w:rPr>
          <w:delText>i p</w:delText>
        </w:r>
        <w:r w:rsidRPr="009E122C" w:rsidDel="00CC1BB1">
          <w:rPr>
            <w:rFonts w:hint="cs"/>
            <w:highlight w:val="cyan"/>
            <w:lang w:eastAsia="en-US"/>
            <w:rPrChange w:id="15474" w:author="Irová Zuzana" w:date="2025-02-21T20:05:00Z" w16du:dateUtc="2025-02-21T19:05:00Z">
              <w:rPr>
                <w:rFonts w:hint="cs"/>
              </w:rPr>
            </w:rPrChange>
          </w:rPr>
          <w:delText>á</w:delText>
        </w:r>
        <w:r w:rsidRPr="009E122C" w:rsidDel="00CC1BB1">
          <w:rPr>
            <w:highlight w:val="cyan"/>
            <w:lang w:eastAsia="en-US"/>
            <w:rPrChange w:id="15475" w:author="Irová Zuzana" w:date="2025-02-21T20:05:00Z" w16du:dateUtc="2025-02-21T19:05:00Z">
              <w:rPr/>
            </w:rPrChange>
          </w:rPr>
          <w:delText>rovan</w:delText>
        </w:r>
        <w:r w:rsidRPr="009E122C" w:rsidDel="00CC1BB1">
          <w:rPr>
            <w:rFonts w:hint="cs"/>
            <w:highlight w:val="cyan"/>
            <w:lang w:eastAsia="en-US"/>
            <w:rPrChange w:id="15476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lang w:eastAsia="en-US"/>
            <w:rPrChange w:id="15477" w:author="Irová Zuzana" w:date="2025-02-21T20:05:00Z" w16du:dateUtc="2025-02-21T19:05:00Z">
              <w:rPr/>
            </w:rPrChange>
          </w:rPr>
          <w:delText xml:space="preserve"> </w:delText>
        </w:r>
        <w:r w:rsidRPr="009E122C" w:rsidDel="00CC1BB1">
          <w:rPr>
            <w:rFonts w:hint="cs"/>
            <w:highlight w:val="cyan"/>
            <w:lang w:eastAsia="en-US"/>
            <w:rPrChange w:id="15478" w:author="Irová Zuzana" w:date="2025-02-21T20:05:00Z" w16du:dateUtc="2025-02-21T19:05:00Z">
              <w:rPr>
                <w:rFonts w:hint="cs"/>
              </w:rPr>
            </w:rPrChange>
          </w:rPr>
          <w:delText>čá</w:delText>
        </w:r>
        <w:r w:rsidRPr="009E122C" w:rsidDel="00CC1BB1">
          <w:rPr>
            <w:highlight w:val="cyan"/>
            <w:lang w:eastAsia="en-US"/>
            <w:rPrChange w:id="15479" w:author="Irová Zuzana" w:date="2025-02-21T20:05:00Z" w16du:dateUtc="2025-02-21T19:05:00Z">
              <w:rPr/>
            </w:rPrChange>
          </w:rPr>
          <w:delText>stky</w:delText>
        </w:r>
        <w:bookmarkStart w:id="15480" w:name="_Toc200959393"/>
        <w:bookmarkStart w:id="15481" w:name="_Toc201569043"/>
        <w:bookmarkEnd w:id="15480"/>
        <w:bookmarkEnd w:id="15481"/>
      </w:del>
    </w:p>
    <w:p w14:paraId="7F9706C9" w14:textId="7AA107A0" w:rsidR="000E4A08" w:rsidRPr="009E122C" w:rsidDel="00CC1BB1" w:rsidRDefault="000E4A08">
      <w:pPr>
        <w:pStyle w:val="ListFS1"/>
        <w:rPr>
          <w:del w:id="15482" w:author="Drastichová Zuzana" w:date="2025-03-12T09:55:00Z" w16du:dateUtc="2025-03-12T08:55:00Z"/>
          <w:highlight w:val="cyan"/>
          <w:rPrChange w:id="15483" w:author="Irová Zuzana" w:date="2025-02-21T20:05:00Z" w16du:dateUtc="2025-02-21T19:05:00Z">
            <w:rPr>
              <w:del w:id="15484" w:author="Drastichová Zuzana" w:date="2025-03-12T09:55:00Z" w16du:dateUtc="2025-03-12T08:55:00Z"/>
            </w:rPr>
          </w:rPrChange>
        </w:rPr>
        <w:pPrChange w:id="15485" w:author="Irová Zuzana" w:date="2025-06-06T15:37:00Z" w16du:dateUtc="2025-06-06T13:37:00Z">
          <w:pPr>
            <w:pStyle w:val="ListFS2"/>
          </w:pPr>
        </w:pPrChange>
      </w:pPr>
      <w:del w:id="15486" w:author="Drastichová Zuzana" w:date="2025-03-12T09:55:00Z" w16du:dateUtc="2025-03-12T08:55:00Z">
        <w:r w:rsidRPr="009E122C" w:rsidDel="00CC1BB1">
          <w:rPr>
            <w:highlight w:val="cyan"/>
            <w:lang w:eastAsia="en-US"/>
            <w:rPrChange w:id="15487" w:author="Irová Zuzana" w:date="2025-02-21T20:05:00Z" w16du:dateUtc="2025-02-21T19:05:00Z">
              <w:rPr/>
            </w:rPrChange>
          </w:rPr>
          <w:delText>Matched amount = sou</w:delText>
        </w:r>
        <w:r w:rsidRPr="009E122C" w:rsidDel="00CC1BB1">
          <w:rPr>
            <w:rFonts w:hint="cs"/>
            <w:highlight w:val="cyan"/>
            <w:lang w:eastAsia="en-US"/>
            <w:rPrChange w:id="15488" w:author="Irová Zuzana" w:date="2025-02-21T20:05:00Z" w16du:dateUtc="2025-02-21T19:05:00Z">
              <w:rPr>
                <w:rFonts w:hint="cs"/>
              </w:rPr>
            </w:rPrChange>
          </w:rPr>
          <w:delText>č</w:delText>
        </w:r>
        <w:r w:rsidRPr="009E122C" w:rsidDel="00CC1BB1">
          <w:rPr>
            <w:highlight w:val="cyan"/>
            <w:lang w:eastAsia="en-US"/>
            <w:rPrChange w:id="15489" w:author="Irová Zuzana" w:date="2025-02-21T20:05:00Z" w16du:dateUtc="2025-02-21T19:05:00Z">
              <w:rPr/>
            </w:rPrChange>
          </w:rPr>
          <w:delText>et v</w:delText>
        </w:r>
        <w:r w:rsidRPr="009E122C" w:rsidDel="00CC1BB1">
          <w:rPr>
            <w:rFonts w:hint="cs"/>
            <w:highlight w:val="cyan"/>
            <w:lang w:eastAsia="en-US"/>
            <w:rPrChange w:id="15490" w:author="Irová Zuzana" w:date="2025-02-21T20:05:00Z" w16du:dateUtc="2025-02-21T19:05:00Z">
              <w:rPr>
                <w:rFonts w:hint="cs"/>
              </w:rPr>
            </w:rPrChange>
          </w:rPr>
          <w:delText>š</w:delText>
        </w:r>
        <w:r w:rsidRPr="009E122C" w:rsidDel="00CC1BB1">
          <w:rPr>
            <w:highlight w:val="cyan"/>
            <w:lang w:eastAsia="en-US"/>
            <w:rPrChange w:id="15491" w:author="Irová Zuzana" w:date="2025-02-21T20:05:00Z" w16du:dateUtc="2025-02-21T19:05:00Z">
              <w:rPr/>
            </w:rPrChange>
          </w:rPr>
          <w:delText>ech Matching.Matched amount dan</w:delText>
        </w:r>
        <w:r w:rsidRPr="009E122C" w:rsidDel="00CC1BB1">
          <w:rPr>
            <w:rFonts w:hint="cs"/>
            <w:highlight w:val="cyan"/>
            <w:lang w:eastAsia="en-US"/>
            <w:rPrChange w:id="15492" w:author="Irová Zuzana" w:date="2025-02-21T20:05:00Z" w16du:dateUtc="2025-02-21T19:05:00Z">
              <w:rPr>
                <w:rFonts w:hint="cs"/>
              </w:rPr>
            </w:rPrChange>
          </w:rPr>
          <w:delText>é</w:delText>
        </w:r>
        <w:r w:rsidRPr="009E122C" w:rsidDel="00CC1BB1">
          <w:rPr>
            <w:highlight w:val="cyan"/>
            <w:lang w:eastAsia="en-US"/>
            <w:rPrChange w:id="15493" w:author="Irová Zuzana" w:date="2025-02-21T20:05:00Z" w16du:dateUtc="2025-02-21T19:05:00Z">
              <w:rPr/>
            </w:rPrChange>
          </w:rPr>
          <w:delText>ho bill</w:delText>
        </w:r>
        <w:r w:rsidDel="00CC1BB1">
          <w:br/>
        </w:r>
        <w:bookmarkStart w:id="15494" w:name="_Toc200959394"/>
        <w:bookmarkStart w:id="15495" w:name="_Toc201569044"/>
        <w:bookmarkEnd w:id="15494"/>
        <w:bookmarkEnd w:id="15495"/>
      </w:del>
    </w:p>
    <w:p w14:paraId="5FEC510B" w14:textId="0EAE9118" w:rsidR="000E4A08" w:rsidRPr="00955C1D" w:rsidDel="00CC1BB1" w:rsidRDefault="000E4A08">
      <w:pPr>
        <w:pStyle w:val="ListFS1"/>
        <w:rPr>
          <w:del w:id="15496" w:author="Drastichová Zuzana" w:date="2025-03-12T09:55:00Z" w16du:dateUtc="2025-03-12T08:55:00Z"/>
        </w:rPr>
        <w:pPrChange w:id="15497" w:author="Irová Zuzana" w:date="2025-06-06T15:37:00Z" w16du:dateUtc="2025-06-06T13:37:00Z">
          <w:pPr>
            <w:pStyle w:val="NormalIndent"/>
          </w:pPr>
        </w:pPrChange>
      </w:pPr>
      <w:bookmarkStart w:id="15498" w:name="_Toc200959395"/>
      <w:bookmarkStart w:id="15499" w:name="_Toc201569045"/>
      <w:bookmarkEnd w:id="15498"/>
      <w:bookmarkEnd w:id="15499"/>
    </w:p>
    <w:p w14:paraId="07EDEEF0" w14:textId="19980949" w:rsidR="000E4A08" w:rsidRPr="00955C1D" w:rsidDel="00CC1BB1" w:rsidRDefault="000E4A08">
      <w:pPr>
        <w:pStyle w:val="ListFS1"/>
        <w:rPr>
          <w:del w:id="15500" w:author="Drastichová Zuzana" w:date="2025-03-12T09:55:00Z" w16du:dateUtc="2025-03-12T08:55:00Z"/>
        </w:rPr>
        <w:pPrChange w:id="15501" w:author="Irová Zuzana" w:date="2025-06-06T15:37:00Z" w16du:dateUtc="2025-06-06T13:37:00Z">
          <w:pPr>
            <w:pStyle w:val="NormalIndent"/>
          </w:pPr>
        </w:pPrChange>
      </w:pPr>
      <w:del w:id="15502" w:author="Drastichová Zuzana" w:date="2025-03-12T09:55:00Z" w16du:dateUtc="2025-03-12T08:55:00Z">
        <w:r w:rsidRPr="00955C1D" w:rsidDel="00CC1BB1">
          <w:delText xml:space="preserve">Systém zjistí jazyk faktury </w:delText>
        </w:r>
        <w:r w:rsidRPr="00A75538" w:rsidDel="00CC1BB1">
          <w:delText>Bill issuera (tj. ze System operator</w:delText>
        </w:r>
        <w:r w:rsidRPr="00955C1D" w:rsidDel="00CC1BB1">
          <w:delText>.Preferred document language.</w:delText>
        </w:r>
        <w:bookmarkStart w:id="15503" w:name="_Toc200959396"/>
        <w:bookmarkStart w:id="15504" w:name="_Toc201569046"/>
        <w:bookmarkEnd w:id="15503"/>
        <w:bookmarkEnd w:id="15504"/>
      </w:del>
    </w:p>
    <w:p w14:paraId="4DF41BCB" w14:textId="1C3EB799" w:rsidR="000E4A08" w:rsidDel="00CC1BB1" w:rsidRDefault="000E4A08">
      <w:pPr>
        <w:pStyle w:val="ListFS1"/>
        <w:rPr>
          <w:del w:id="15505" w:author="Drastichová Zuzana" w:date="2025-03-12T09:55:00Z" w16du:dateUtc="2025-03-12T08:55:00Z"/>
        </w:rPr>
        <w:pPrChange w:id="15506" w:author="Irová Zuzana" w:date="2025-06-06T15:37:00Z" w16du:dateUtc="2025-06-06T13:37:00Z">
          <w:pPr>
            <w:pStyle w:val="NormalIndent"/>
          </w:pPr>
        </w:pPrChange>
      </w:pPr>
      <w:del w:id="15507" w:author="Drastichová Zuzana" w:date="2025-03-12T09:55:00Z" w16du:dateUtc="2025-03-12T08:55:00Z">
        <w:r w:rsidRPr="00955C1D" w:rsidDel="00CC1BB1">
          <w:delText xml:space="preserve">Systém vytvoří dokument Doklad o </w:delText>
        </w:r>
        <w:r w:rsidDel="00CC1BB1">
          <w:delText>dobití</w:delText>
        </w:r>
        <w:r w:rsidRPr="00955C1D" w:rsidDel="00CC1BB1">
          <w:delText xml:space="preserve"> kreditu s ohledem na zjištěný preferovaný jazyk</w:delText>
        </w:r>
        <w:r w:rsidDel="00CC1BB1">
          <w:delText xml:space="preserve"> </w:delText>
        </w:r>
        <w:r w:rsidRPr="000B35CC" w:rsidDel="00CC1BB1">
          <w:delText>a Delivery method = Local print</w:delText>
        </w:r>
        <w:r w:rsidRPr="00955C1D" w:rsidDel="00CC1BB1">
          <w:delText xml:space="preserve"> </w:delText>
        </w:r>
        <w:bookmarkStart w:id="15508" w:name="_Toc200959397"/>
        <w:bookmarkStart w:id="15509" w:name="_Toc201569047"/>
        <w:bookmarkEnd w:id="15508"/>
        <w:bookmarkEnd w:id="15509"/>
      </w:del>
    </w:p>
    <w:p w14:paraId="28DB13D6" w14:textId="45674FCD" w:rsidR="000E4A08" w:rsidRPr="00087E73" w:rsidDel="00CC1BB1" w:rsidRDefault="000E4A08" w:rsidP="00E94ECC">
      <w:pPr>
        <w:pStyle w:val="ListFS1"/>
        <w:rPr>
          <w:del w:id="15510" w:author="Drastichová Zuzana" w:date="2025-03-12T09:55:00Z" w16du:dateUtc="2025-03-12T08:55:00Z"/>
        </w:rPr>
      </w:pPr>
      <w:del w:id="15511" w:author="Drastichová Zuzana" w:date="2025-03-12T09:55:00Z" w16du:dateUtc="2025-03-12T08:55:00Z">
        <w:r w:rsidRPr="00087E73" w:rsidDel="00CC1BB1">
          <w:delText xml:space="preserve">(DOC.BE.07A) v případě A4 formátu nebo </w:delText>
        </w:r>
        <w:bookmarkStart w:id="15512" w:name="_Toc200959398"/>
        <w:bookmarkStart w:id="15513" w:name="_Toc201569048"/>
        <w:bookmarkEnd w:id="15512"/>
        <w:bookmarkEnd w:id="15513"/>
      </w:del>
    </w:p>
    <w:p w14:paraId="7794D174" w14:textId="2598C4C8" w:rsidR="000E4A08" w:rsidRPr="00087E73" w:rsidDel="00CC1BB1" w:rsidRDefault="000E4A08" w:rsidP="00E94ECC">
      <w:pPr>
        <w:pStyle w:val="ListFS1"/>
        <w:rPr>
          <w:del w:id="15514" w:author="Drastichová Zuzana" w:date="2025-03-12T09:55:00Z" w16du:dateUtc="2025-03-12T08:55:00Z"/>
        </w:rPr>
      </w:pPr>
      <w:del w:id="15515" w:author="Drastichová Zuzana" w:date="2025-03-12T09:55:00Z" w16du:dateUtc="2025-03-12T08:55:00Z">
        <w:r w:rsidRPr="00087E73" w:rsidDel="00CC1BB1">
          <w:delText xml:space="preserve">(DOC.BE.07B) v případě thermo tisku na POS (podle POS.Printer type), využitím případu užití Vytvoř a ulož dokument (SYS.CO.1.2) </w:delText>
        </w:r>
        <w:bookmarkStart w:id="15516" w:name="_Toc200959399"/>
        <w:bookmarkStart w:id="15517" w:name="_Toc201569049"/>
        <w:bookmarkEnd w:id="15516"/>
        <w:bookmarkEnd w:id="15517"/>
      </w:del>
    </w:p>
    <w:p w14:paraId="233451BE" w14:textId="59C5DE41" w:rsidR="000E4A08" w:rsidRPr="00955C1D" w:rsidDel="00CC1BB1" w:rsidRDefault="000E4A08">
      <w:pPr>
        <w:pStyle w:val="ListFS1"/>
        <w:rPr>
          <w:del w:id="15518" w:author="Drastichová Zuzana" w:date="2025-03-12T09:55:00Z" w16du:dateUtc="2025-03-12T08:55:00Z"/>
        </w:rPr>
        <w:pPrChange w:id="15519" w:author="Irová Zuzana" w:date="2025-06-06T15:37:00Z" w16du:dateUtc="2025-06-06T13:37:00Z">
          <w:pPr>
            <w:pStyle w:val="NormalIndent"/>
          </w:pPr>
        </w:pPrChange>
      </w:pPr>
      <w:del w:id="15520" w:author="Drastichová Zuzana" w:date="2025-03-12T09:55:00Z" w16du:dateUtc="2025-03-12T08:55:00Z">
        <w:r w:rsidRPr="00955C1D" w:rsidDel="00CC1BB1">
          <w:delText xml:space="preserve">a nabídne jej ke stažení. </w:delText>
        </w:r>
        <w:bookmarkStart w:id="15521" w:name="_Toc200959400"/>
        <w:bookmarkStart w:id="15522" w:name="_Toc201569050"/>
        <w:bookmarkEnd w:id="15521"/>
        <w:bookmarkEnd w:id="15522"/>
      </w:del>
    </w:p>
    <w:p w14:paraId="2930B094" w14:textId="16EC45B2" w:rsidR="000E4A08" w:rsidRPr="00955C1D" w:rsidDel="00CC1BB1" w:rsidRDefault="000E4A08">
      <w:pPr>
        <w:pStyle w:val="ListFS1"/>
        <w:rPr>
          <w:del w:id="15523" w:author="Drastichová Zuzana" w:date="2025-03-12T09:55:00Z" w16du:dateUtc="2025-03-12T08:55:00Z"/>
        </w:rPr>
        <w:pPrChange w:id="15524" w:author="Irová Zuzana" w:date="2025-06-06T15:37:00Z" w16du:dateUtc="2025-06-06T13:37:00Z">
          <w:pPr>
            <w:pStyle w:val="NormalIndent"/>
          </w:pPr>
        </w:pPrChange>
      </w:pPr>
      <w:bookmarkStart w:id="15525" w:name="_Toc200959401"/>
      <w:bookmarkStart w:id="15526" w:name="_Toc201569051"/>
      <w:bookmarkEnd w:id="15525"/>
      <w:bookmarkEnd w:id="15526"/>
    </w:p>
    <w:p w14:paraId="4BF2ED57" w14:textId="3E7CF0ED" w:rsidR="000E4A08" w:rsidRPr="00955C1D" w:rsidDel="00CC1BB1" w:rsidRDefault="000E4A08">
      <w:pPr>
        <w:pStyle w:val="ListFS1"/>
        <w:rPr>
          <w:del w:id="15527" w:author="Drastichová Zuzana" w:date="2025-03-12T09:55:00Z" w16du:dateUtc="2025-03-12T08:55:00Z"/>
        </w:rPr>
        <w:pPrChange w:id="15528" w:author="Irová Zuzana" w:date="2025-06-06T15:37:00Z" w16du:dateUtc="2025-06-06T13:37:00Z">
          <w:pPr>
            <w:pStyle w:val="NormalIndent"/>
          </w:pPr>
        </w:pPrChange>
      </w:pPr>
      <w:del w:id="15529" w:author="Drastichová Zuzana" w:date="2025-03-12T09:55:00Z" w16du:dateUtc="2025-03-12T08:55:00Z">
        <w:r w:rsidRPr="00955C1D" w:rsidDel="00CC1BB1">
          <w:delText xml:space="preserve">Systém odešle pdf dokladu na zákazníkův email (pokud je vyplněn), společně s notifikací NTF.BAR.07. </w:delText>
        </w:r>
        <w:bookmarkStart w:id="15530" w:name="_Toc200959402"/>
        <w:bookmarkStart w:id="15531" w:name="_Toc201569052"/>
        <w:bookmarkEnd w:id="15530"/>
        <w:bookmarkEnd w:id="15531"/>
      </w:del>
    </w:p>
    <w:p w14:paraId="4187F8B3" w14:textId="5A33852C" w:rsidR="000E4A08" w:rsidRPr="00955C1D" w:rsidDel="00CC1BB1" w:rsidRDefault="000E4A08">
      <w:pPr>
        <w:pStyle w:val="ListFS1"/>
        <w:rPr>
          <w:del w:id="15532" w:author="Drastichová Zuzana" w:date="2025-03-12T09:55:00Z" w16du:dateUtc="2025-03-12T08:55:00Z"/>
        </w:rPr>
        <w:pPrChange w:id="15533" w:author="Irová Zuzana" w:date="2025-06-06T15:37:00Z" w16du:dateUtc="2025-06-06T13:37:00Z">
          <w:pPr>
            <w:pStyle w:val="NormalIndent"/>
          </w:pPr>
        </w:pPrChange>
      </w:pPr>
      <w:bookmarkStart w:id="15534" w:name="_Toc200959403"/>
      <w:bookmarkStart w:id="15535" w:name="_Toc201569053"/>
      <w:bookmarkEnd w:id="15534"/>
      <w:bookmarkEnd w:id="15535"/>
    </w:p>
    <w:p w14:paraId="185CB98E" w14:textId="031722D7" w:rsidR="000E4A08" w:rsidRPr="00955C1D" w:rsidDel="00CC1BB1" w:rsidRDefault="000E4A08">
      <w:pPr>
        <w:pStyle w:val="ListFS1"/>
        <w:rPr>
          <w:del w:id="15536" w:author="Drastichová Zuzana" w:date="2025-03-12T09:55:00Z" w16du:dateUtc="2025-03-12T08:55:00Z"/>
        </w:rPr>
        <w:pPrChange w:id="15537" w:author="Irová Zuzana" w:date="2025-06-06T15:37:00Z" w16du:dateUtc="2025-06-06T13:37:00Z">
          <w:pPr>
            <w:pStyle w:val="NormalIndent"/>
          </w:pPr>
        </w:pPrChange>
      </w:pPr>
      <w:del w:id="15538" w:author="Drastichová Zuzana" w:date="2025-03-12T09:55:00Z" w16du:dateUtc="2025-03-12T08:55:00Z">
        <w:r w:rsidRPr="00F43FB1" w:rsidDel="00CC1BB1">
          <w:rPr>
            <w:highlight w:val="cyan"/>
            <w:rPrChange w:id="15539" w:author="Irová Zuzana" w:date="2025-02-21T20:06:00Z" w16du:dateUtc="2025-02-21T19:06:00Z">
              <w:rPr/>
            </w:rPrChange>
          </w:rPr>
          <w:delText xml:space="preserve">Pokud </w:delText>
        </w:r>
        <w:r w:rsidRPr="00F43FB1" w:rsidDel="00CC1BB1">
          <w:rPr>
            <w:rFonts w:hint="cs"/>
            <w:highlight w:val="cyan"/>
            <w:rPrChange w:id="15540" w:author="Irová Zuzana" w:date="2025-02-21T20:06:00Z" w16du:dateUtc="2025-02-21T19:06:00Z">
              <w:rPr>
                <w:rFonts w:hint="cs"/>
              </w:rPr>
            </w:rPrChange>
          </w:rPr>
          <w:delText>š</w:delText>
        </w:r>
        <w:r w:rsidRPr="00F43FB1" w:rsidDel="00CC1BB1">
          <w:rPr>
            <w:highlight w:val="cyan"/>
            <w:rPrChange w:id="15541" w:author="Irová Zuzana" w:date="2025-02-21T20:06:00Z" w16du:dateUtc="2025-02-21T19:06:00Z">
              <w:rPr/>
            </w:rPrChange>
          </w:rPr>
          <w:delText>lo o platbu tankovac</w:delText>
        </w:r>
        <w:r w:rsidRPr="00F43FB1" w:rsidDel="00CC1BB1">
          <w:rPr>
            <w:rFonts w:hint="cs"/>
            <w:highlight w:val="cyan"/>
            <w:rPrChange w:id="15542" w:author="Irová Zuzana" w:date="2025-02-21T20:06:00Z" w16du:dateUtc="2025-02-21T19:06:00Z">
              <w:rPr>
                <w:rFonts w:hint="cs"/>
              </w:rPr>
            </w:rPrChange>
          </w:rPr>
          <w:delText>í</w:delText>
        </w:r>
        <w:r w:rsidRPr="00F43FB1" w:rsidDel="00CC1BB1">
          <w:rPr>
            <w:highlight w:val="cyan"/>
            <w:rPrChange w:id="15543" w:author="Irová Zuzana" w:date="2025-02-21T20:06:00Z" w16du:dateUtc="2025-02-21T19:06:00Z">
              <w:rPr/>
            </w:rPrChange>
          </w:rPr>
          <w:delText xml:space="preserve"> kartou, Syst</w:delText>
        </w:r>
        <w:r w:rsidRPr="00F43FB1" w:rsidDel="00CC1BB1">
          <w:rPr>
            <w:rFonts w:hint="cs"/>
            <w:highlight w:val="cyan"/>
            <w:rPrChange w:id="15544" w:author="Irová Zuzana" w:date="2025-02-21T20:06:00Z" w16du:dateUtc="2025-02-21T19:06:00Z">
              <w:rPr>
                <w:rFonts w:hint="cs"/>
              </w:rPr>
            </w:rPrChange>
          </w:rPr>
          <w:delText>é</w:delText>
        </w:r>
        <w:r w:rsidRPr="00F43FB1" w:rsidDel="00CC1BB1">
          <w:rPr>
            <w:highlight w:val="cyan"/>
            <w:rPrChange w:id="15545" w:author="Irová Zuzana" w:date="2025-02-21T20:06:00Z" w16du:dateUtc="2025-02-21T19:06:00Z">
              <w:rPr/>
            </w:rPrChange>
          </w:rPr>
          <w:delText>m zagreguje platbu do odpov</w:delText>
        </w:r>
        <w:r w:rsidRPr="00F43FB1" w:rsidDel="00CC1BB1">
          <w:rPr>
            <w:rFonts w:hint="cs"/>
            <w:highlight w:val="cyan"/>
            <w:rPrChange w:id="15546" w:author="Irová Zuzana" w:date="2025-02-21T20:06:00Z" w16du:dateUtc="2025-02-21T19:06:00Z">
              <w:rPr>
                <w:rFonts w:hint="cs"/>
              </w:rPr>
            </w:rPrChange>
          </w:rPr>
          <w:delText>í</w:delText>
        </w:r>
        <w:r w:rsidRPr="00F43FB1" w:rsidDel="00CC1BB1">
          <w:rPr>
            <w:highlight w:val="cyan"/>
            <w:rPrChange w:id="15547" w:author="Irová Zuzana" w:date="2025-02-21T20:06:00Z" w16du:dateUtc="2025-02-21T19:06:00Z">
              <w:rPr/>
            </w:rPrChange>
          </w:rPr>
          <w:delText>daj</w:delText>
        </w:r>
        <w:r w:rsidRPr="00F43FB1" w:rsidDel="00CC1BB1">
          <w:rPr>
            <w:rFonts w:hint="cs"/>
            <w:highlight w:val="cyan"/>
            <w:rPrChange w:id="15548" w:author="Irová Zuzana" w:date="2025-02-21T20:06:00Z" w16du:dateUtc="2025-02-21T19:06:00Z">
              <w:rPr>
                <w:rFonts w:hint="cs"/>
              </w:rPr>
            </w:rPrChange>
          </w:rPr>
          <w:delText>í</w:delText>
        </w:r>
        <w:r w:rsidRPr="00F43FB1" w:rsidDel="00CC1BB1">
          <w:rPr>
            <w:highlight w:val="cyan"/>
            <w:rPrChange w:id="15549" w:author="Irová Zuzana" w:date="2025-02-21T20:06:00Z" w16du:dateUtc="2025-02-21T19:06:00Z">
              <w:rPr/>
            </w:rPrChange>
          </w:rPr>
          <w:delText>c</w:delText>
        </w:r>
        <w:r w:rsidRPr="00F43FB1" w:rsidDel="00CC1BB1">
          <w:rPr>
            <w:rFonts w:hint="cs"/>
            <w:highlight w:val="cyan"/>
            <w:rPrChange w:id="15550" w:author="Irová Zuzana" w:date="2025-02-21T20:06:00Z" w16du:dateUtc="2025-02-21T19:06:00Z">
              <w:rPr>
                <w:rFonts w:hint="cs"/>
              </w:rPr>
            </w:rPrChange>
          </w:rPr>
          <w:delText>í</w:delText>
        </w:r>
        <w:r w:rsidRPr="00F43FB1" w:rsidDel="00CC1BB1">
          <w:rPr>
            <w:highlight w:val="cyan"/>
            <w:rPrChange w:id="15551" w:author="Irová Zuzana" w:date="2025-02-21T20:06:00Z" w16du:dateUtc="2025-02-21T19:06:00Z">
              <w:rPr/>
            </w:rPrChange>
          </w:rPr>
          <w:delText>ho FCI RfP, vyu</w:delText>
        </w:r>
        <w:r w:rsidRPr="00F43FB1" w:rsidDel="00CC1BB1">
          <w:rPr>
            <w:rFonts w:hint="cs"/>
            <w:highlight w:val="cyan"/>
            <w:rPrChange w:id="15552" w:author="Irová Zuzana" w:date="2025-02-21T20:06:00Z" w16du:dateUtc="2025-02-21T19:06:00Z">
              <w:rPr>
                <w:rFonts w:hint="cs"/>
              </w:rPr>
            </w:rPrChange>
          </w:rPr>
          <w:delText>ž</w:delText>
        </w:r>
        <w:r w:rsidRPr="00F43FB1" w:rsidDel="00CC1BB1">
          <w:rPr>
            <w:highlight w:val="cyan"/>
            <w:rPrChange w:id="15553" w:author="Irová Zuzana" w:date="2025-02-21T20:06:00Z" w16du:dateUtc="2025-02-21T19:06:00Z">
              <w:rPr/>
            </w:rPrChange>
          </w:rPr>
          <w:delText>it</w:delText>
        </w:r>
        <w:r w:rsidRPr="00F43FB1" w:rsidDel="00CC1BB1">
          <w:rPr>
            <w:rFonts w:hint="cs"/>
            <w:highlight w:val="cyan"/>
            <w:rPrChange w:id="15554" w:author="Irová Zuzana" w:date="2025-02-21T20:06:00Z" w16du:dateUtc="2025-02-21T19:06:00Z">
              <w:rPr>
                <w:rFonts w:hint="cs"/>
              </w:rPr>
            </w:rPrChange>
          </w:rPr>
          <w:delText>í</w:delText>
        </w:r>
        <w:r w:rsidRPr="00F43FB1" w:rsidDel="00CC1BB1">
          <w:rPr>
            <w:highlight w:val="cyan"/>
            <w:rPrChange w:id="15555" w:author="Irová Zuzana" w:date="2025-02-21T20:06:00Z" w16du:dateUtc="2025-02-21T19:06:00Z">
              <w:rPr/>
            </w:rPrChange>
          </w:rPr>
          <w:delText>m p</w:delText>
        </w:r>
        <w:r w:rsidRPr="00F43FB1" w:rsidDel="00CC1BB1">
          <w:rPr>
            <w:rFonts w:hint="cs"/>
            <w:highlight w:val="cyan"/>
            <w:rPrChange w:id="15556" w:author="Irová Zuzana" w:date="2025-02-21T20:06:00Z" w16du:dateUtc="2025-02-21T19:06:00Z">
              <w:rPr>
                <w:rFonts w:hint="cs"/>
              </w:rPr>
            </w:rPrChange>
          </w:rPr>
          <w:delText>ří</w:delText>
        </w:r>
        <w:r w:rsidRPr="00F43FB1" w:rsidDel="00CC1BB1">
          <w:rPr>
            <w:highlight w:val="cyan"/>
            <w:rPrChange w:id="15557" w:author="Irová Zuzana" w:date="2025-02-21T20:06:00Z" w16du:dateUtc="2025-02-21T19:06:00Z">
              <w:rPr/>
            </w:rPrChange>
          </w:rPr>
          <w:delText>padu u</w:delText>
        </w:r>
        <w:r w:rsidRPr="00F43FB1" w:rsidDel="00CC1BB1">
          <w:rPr>
            <w:rFonts w:hint="cs"/>
            <w:highlight w:val="cyan"/>
            <w:rPrChange w:id="15558" w:author="Irová Zuzana" w:date="2025-02-21T20:06:00Z" w16du:dateUtc="2025-02-21T19:06:00Z">
              <w:rPr>
                <w:rFonts w:hint="cs"/>
              </w:rPr>
            </w:rPrChange>
          </w:rPr>
          <w:delText>ž</w:delText>
        </w:r>
        <w:r w:rsidRPr="00F43FB1" w:rsidDel="00CC1BB1">
          <w:rPr>
            <w:highlight w:val="cyan"/>
            <w:rPrChange w:id="15559" w:author="Irová Zuzana" w:date="2025-02-21T20:06:00Z" w16du:dateUtc="2025-02-21T19:06:00Z">
              <w:rPr/>
            </w:rPrChange>
          </w:rPr>
          <w:delText>it</w:delText>
        </w:r>
        <w:r w:rsidRPr="00F43FB1" w:rsidDel="00CC1BB1">
          <w:rPr>
            <w:rFonts w:hint="cs"/>
            <w:highlight w:val="cyan"/>
            <w:rPrChange w:id="15560" w:author="Irová Zuzana" w:date="2025-02-21T20:06:00Z" w16du:dateUtc="2025-02-21T19:06:00Z">
              <w:rPr>
                <w:rFonts w:hint="cs"/>
              </w:rPr>
            </w:rPrChange>
          </w:rPr>
          <w:delText>í</w:delText>
        </w:r>
        <w:r w:rsidRPr="00F43FB1" w:rsidDel="00CC1BB1">
          <w:rPr>
            <w:highlight w:val="cyan"/>
            <w:rPrChange w:id="15561" w:author="Irová Zuzana" w:date="2025-02-21T20:06:00Z" w16du:dateUtc="2025-02-21T19:06:00Z">
              <w:rPr/>
            </w:rPrChange>
          </w:rPr>
          <w:delText xml:space="preserve"> Zagreguj platby tankovac</w:delText>
        </w:r>
        <w:r w:rsidRPr="00F43FB1" w:rsidDel="00CC1BB1">
          <w:rPr>
            <w:rFonts w:hint="cs"/>
            <w:highlight w:val="cyan"/>
            <w:rPrChange w:id="15562" w:author="Irová Zuzana" w:date="2025-02-21T20:06:00Z" w16du:dateUtc="2025-02-21T19:06:00Z">
              <w:rPr>
                <w:rFonts w:hint="cs"/>
              </w:rPr>
            </w:rPrChange>
          </w:rPr>
          <w:delText>í</w:delText>
        </w:r>
        <w:r w:rsidRPr="00F43FB1" w:rsidDel="00CC1BB1">
          <w:rPr>
            <w:highlight w:val="cyan"/>
            <w:rPrChange w:id="15563" w:author="Irová Zuzana" w:date="2025-02-21T20:06:00Z" w16du:dateUtc="2025-02-21T19:06:00Z">
              <w:rPr/>
            </w:rPrChange>
          </w:rPr>
          <w:delText xml:space="preserve"> kartou do FCI RfP (SYS.BAR.0.9).</w:delText>
        </w:r>
        <w:r w:rsidRPr="00955C1D" w:rsidDel="00CC1BB1">
          <w:delText xml:space="preserve"> </w:delText>
        </w:r>
        <w:bookmarkStart w:id="15564" w:name="_Toc200959404"/>
        <w:bookmarkStart w:id="15565" w:name="_Toc201569054"/>
        <w:bookmarkEnd w:id="15564"/>
        <w:bookmarkEnd w:id="15565"/>
      </w:del>
    </w:p>
    <w:p w14:paraId="38473DD9" w14:textId="29A0407D" w:rsidR="000E4A08" w:rsidRPr="00955C1D" w:rsidDel="00CC1BB1" w:rsidRDefault="000E4A08">
      <w:pPr>
        <w:pStyle w:val="ListFS1"/>
        <w:rPr>
          <w:del w:id="15566" w:author="Drastichová Zuzana" w:date="2025-03-12T09:55:00Z" w16du:dateUtc="2025-03-12T08:55:00Z"/>
        </w:rPr>
        <w:pPrChange w:id="15567" w:author="Irová Zuzana" w:date="2025-06-06T15:37:00Z" w16du:dateUtc="2025-06-06T13:37:00Z">
          <w:pPr>
            <w:pStyle w:val="NormalIndent"/>
          </w:pPr>
        </w:pPrChange>
      </w:pPr>
      <w:bookmarkStart w:id="15568" w:name="_Toc200959405"/>
      <w:bookmarkStart w:id="15569" w:name="_Toc201569055"/>
      <w:bookmarkEnd w:id="15568"/>
      <w:bookmarkEnd w:id="15569"/>
    </w:p>
    <w:p w14:paraId="201C8FB1" w14:textId="6081264C" w:rsidR="000E4A08" w:rsidRPr="00955C1D" w:rsidDel="00CC1BB1" w:rsidRDefault="000E4A08">
      <w:pPr>
        <w:pStyle w:val="ListFS1"/>
        <w:rPr>
          <w:del w:id="15570" w:author="Drastichová Zuzana" w:date="2025-03-12T09:55:00Z" w16du:dateUtc="2025-03-12T08:55:00Z"/>
        </w:rPr>
        <w:pPrChange w:id="15571" w:author="Irová Zuzana" w:date="2025-06-06T15:37:00Z" w16du:dateUtc="2025-06-06T13:37:00Z">
          <w:pPr>
            <w:pStyle w:val="NormalIndent"/>
          </w:pPr>
        </w:pPrChange>
      </w:pPr>
      <w:del w:id="15572" w:author="Drastichová Zuzana" w:date="2025-03-12T09:55:00Z" w16du:dateUtc="2025-03-12T08:55:00Z">
        <w:r w:rsidRPr="00955C1D" w:rsidDel="00CC1BB1">
          <w:delText>Systém za použití rozhraní (INT.BAR.02) odešle do Navision v CreatePayment informace o:</w:delText>
        </w:r>
        <w:bookmarkStart w:id="15573" w:name="_Toc200959406"/>
        <w:bookmarkStart w:id="15574" w:name="_Toc201569056"/>
        <w:bookmarkEnd w:id="15573"/>
        <w:bookmarkEnd w:id="15574"/>
      </w:del>
    </w:p>
    <w:p w14:paraId="02C13553" w14:textId="0903D7B0" w:rsidR="000E4A08" w:rsidRPr="00087E73" w:rsidDel="00CC1BB1" w:rsidRDefault="000E4A08" w:rsidP="00E94ECC">
      <w:pPr>
        <w:pStyle w:val="ListFS1"/>
        <w:rPr>
          <w:del w:id="15575" w:author="Drastichová Zuzana" w:date="2025-03-12T09:55:00Z" w16du:dateUtc="2025-03-12T08:55:00Z"/>
        </w:rPr>
      </w:pPr>
      <w:del w:id="15576" w:author="Drastichová Zuzana" w:date="2025-03-12T09:55:00Z" w16du:dateUtc="2025-03-12T08:55:00Z">
        <w:r w:rsidRPr="00087E73" w:rsidDel="00CC1BB1">
          <w:delText xml:space="preserve">Platbě typu TopUp </w:delText>
        </w:r>
        <w:bookmarkStart w:id="15577" w:name="_Toc200959407"/>
        <w:bookmarkStart w:id="15578" w:name="_Toc201569057"/>
        <w:bookmarkEnd w:id="15577"/>
        <w:bookmarkEnd w:id="15578"/>
      </w:del>
    </w:p>
    <w:p w14:paraId="49275139" w14:textId="18CB1F94" w:rsidR="000E4A08" w:rsidRPr="00087E73" w:rsidDel="00CC1BB1" w:rsidRDefault="000E4A08" w:rsidP="00E94ECC">
      <w:pPr>
        <w:pStyle w:val="ListFS1"/>
        <w:rPr>
          <w:del w:id="15579" w:author="Drastichová Zuzana" w:date="2025-03-12T09:55:00Z" w16du:dateUtc="2025-03-12T08:55:00Z"/>
        </w:rPr>
      </w:pPr>
      <w:del w:id="15580" w:author="Drastichová Zuzana" w:date="2025-03-12T09:55:00Z" w16du:dateUtc="2025-03-12T08:55:00Z">
        <w:r w:rsidRPr="00087E73" w:rsidDel="00CC1BB1">
          <w:delText>případném párování platby v applyingBills</w:delText>
        </w:r>
        <w:bookmarkStart w:id="15581" w:name="_Toc200959408"/>
        <w:bookmarkStart w:id="15582" w:name="_Toc201569058"/>
        <w:bookmarkEnd w:id="15581"/>
        <w:bookmarkEnd w:id="15582"/>
      </w:del>
    </w:p>
    <w:p w14:paraId="0463C7A9" w14:textId="43872B23" w:rsidR="000E4A08" w:rsidRPr="00955C1D" w:rsidDel="00CC1BB1" w:rsidRDefault="000E4A08">
      <w:pPr>
        <w:pStyle w:val="ListFS1"/>
        <w:rPr>
          <w:del w:id="15583" w:author="Drastichová Zuzana" w:date="2025-03-12T09:55:00Z" w16du:dateUtc="2025-03-12T08:55:00Z"/>
        </w:rPr>
        <w:pPrChange w:id="15584" w:author="Irová Zuzana" w:date="2025-06-06T15:37:00Z" w16du:dateUtc="2025-06-06T13:37:00Z">
          <w:pPr>
            <w:pStyle w:val="NormalIndent"/>
          </w:pPr>
        </w:pPrChange>
      </w:pPr>
      <w:bookmarkStart w:id="15585" w:name="_Toc200959409"/>
      <w:bookmarkStart w:id="15586" w:name="_Toc201569059"/>
      <w:bookmarkEnd w:id="15585"/>
      <w:bookmarkEnd w:id="15586"/>
    </w:p>
    <w:p w14:paraId="02EF619C" w14:textId="0241D580" w:rsidR="000E4A08" w:rsidRPr="00955C1D" w:rsidDel="00CC1BB1" w:rsidRDefault="000E4A08">
      <w:pPr>
        <w:pStyle w:val="ListFS1"/>
        <w:rPr>
          <w:del w:id="15587" w:author="Drastichová Zuzana" w:date="2025-03-12T09:55:00Z" w16du:dateUtc="2025-03-12T08:55:00Z"/>
        </w:rPr>
        <w:pPrChange w:id="15588" w:author="Irová Zuzana" w:date="2025-06-06T15:37:00Z" w16du:dateUtc="2025-06-06T13:37:00Z">
          <w:pPr>
            <w:pStyle w:val="NormalIndent"/>
          </w:pPr>
        </w:pPrChange>
      </w:pPr>
      <w:del w:id="15589" w:author="Drastichová Zuzana" w:date="2025-03-12T09:55:00Z" w16du:dateUtc="2025-03-12T08:55:00Z">
        <w:r w:rsidRPr="00955C1D" w:rsidDel="00CC1BB1">
          <w:delText>Postup končí.</w:delText>
        </w:r>
        <w:bookmarkStart w:id="15590" w:name="_Toc200959410"/>
        <w:bookmarkStart w:id="15591" w:name="_Toc201569060"/>
        <w:bookmarkEnd w:id="15590"/>
        <w:bookmarkEnd w:id="15591"/>
      </w:del>
    </w:p>
    <w:p w14:paraId="34804E87" w14:textId="32A83377" w:rsidR="000E4A08" w:rsidRPr="00955C1D" w:rsidDel="00CC1BB1" w:rsidRDefault="000E4A08">
      <w:pPr>
        <w:pStyle w:val="ListFS1"/>
        <w:rPr>
          <w:del w:id="15592" w:author="Drastichová Zuzana" w:date="2025-03-12T09:55:00Z" w16du:dateUtc="2025-03-12T08:55:00Z"/>
        </w:rPr>
        <w:pPrChange w:id="15593" w:author="Irová Zuzana" w:date="2025-06-06T15:37:00Z" w16du:dateUtc="2025-06-06T13:37:00Z">
          <w:pPr>
            <w:pStyle w:val="NormalIndent"/>
          </w:pPr>
        </w:pPrChange>
      </w:pPr>
      <w:bookmarkStart w:id="15594" w:name="_Toc200959411"/>
      <w:bookmarkStart w:id="15595" w:name="_Toc201569061"/>
      <w:bookmarkEnd w:id="15594"/>
      <w:bookmarkEnd w:id="15595"/>
    </w:p>
    <w:p w14:paraId="39515502" w14:textId="0C9578E3" w:rsidR="000E4A08" w:rsidRPr="00955C1D" w:rsidDel="00CC1BB1" w:rsidRDefault="000E4A08">
      <w:pPr>
        <w:pStyle w:val="ListFS1"/>
        <w:rPr>
          <w:del w:id="15596" w:author="Drastichová Zuzana" w:date="2025-03-12T09:55:00Z" w16du:dateUtc="2025-03-12T08:55:00Z"/>
          <w:u w:val="single"/>
        </w:rPr>
        <w:pPrChange w:id="15597" w:author="Irová Zuzana" w:date="2025-06-06T15:37:00Z" w16du:dateUtc="2025-06-06T13:37:00Z">
          <w:pPr>
            <w:keepNext/>
            <w:spacing w:before="120"/>
            <w:ind w:left="2059"/>
          </w:pPr>
        </w:pPrChange>
      </w:pPr>
      <w:del w:id="15598" w:author="Drastichová Zuzana" w:date="2025-03-12T09:55:00Z" w16du:dateUtc="2025-03-12T08:55:00Z">
        <w:r w:rsidRPr="00955C1D" w:rsidDel="00CC1BB1">
          <w:delText xml:space="preserve">(N2) </w:delText>
        </w:r>
        <w:r w:rsidRPr="00955C1D" w:rsidDel="00CC1BB1">
          <w:rPr>
            <w:u w:val="single"/>
          </w:rPr>
          <w:delText>Bankovní převod (SC)</w:delText>
        </w:r>
        <w:bookmarkStart w:id="15599" w:name="_Toc200959412"/>
        <w:bookmarkStart w:id="15600" w:name="_Toc201569062"/>
        <w:bookmarkEnd w:id="15599"/>
        <w:bookmarkEnd w:id="15600"/>
      </w:del>
    </w:p>
    <w:p w14:paraId="0036EE8B" w14:textId="0D9D6EF0" w:rsidR="000E4A08" w:rsidRPr="00955C1D" w:rsidDel="00CC1BB1" w:rsidRDefault="000E4A08">
      <w:pPr>
        <w:pStyle w:val="ListFS1"/>
        <w:rPr>
          <w:del w:id="15601" w:author="Drastichová Zuzana" w:date="2025-03-12T09:55:00Z" w16du:dateUtc="2025-03-12T08:55:00Z"/>
        </w:rPr>
        <w:pPrChange w:id="15602" w:author="Irová Zuzana" w:date="2025-06-06T15:37:00Z" w16du:dateUtc="2025-06-06T13:37:00Z">
          <w:pPr>
            <w:ind w:left="2059"/>
          </w:pPr>
        </w:pPrChange>
      </w:pPr>
      <w:del w:id="15603" w:author="Drastichová Zuzana" w:date="2025-03-12T09:55:00Z" w16du:dateUtc="2025-03-12T08:55:00Z">
        <w:r w:rsidRPr="00955C1D" w:rsidDel="00CC1BB1">
          <w:delText xml:space="preserve">Systém zobrazí </w:delText>
        </w:r>
        <w:r w:rsidRPr="00955C1D" w:rsidDel="00CC1BB1">
          <w:rPr>
            <w:highlight w:val="cyan"/>
          </w:rPr>
          <w:delText>QR code a</w:delText>
        </w:r>
        <w:r w:rsidRPr="00955C1D" w:rsidDel="00CC1BB1">
          <w:delText xml:space="preserve"> bankovní údaje k zaplacení kreditu bankovním převodem </w:delText>
        </w:r>
        <w:r w:rsidDel="00CC1BB1">
          <w:delText xml:space="preserve">(tj. </w:delText>
        </w:r>
        <w:r w:rsidRPr="002D1312" w:rsidDel="00CC1BB1">
          <w:delText>BIBA</w:delText>
        </w:r>
        <w:r w:rsidDel="00CC1BB1">
          <w:delText xml:space="preserve"> pro Bill issuer, Clearing currency a Purpose = top-up), </w:delText>
        </w:r>
        <w:r w:rsidRPr="00955C1D" w:rsidDel="00CC1BB1">
          <w:delText>včetně Variable Symbol = 2.</w:delText>
        </w:r>
        <w:r w:rsidDel="00CC1BB1">
          <w:delText xml:space="preserve"> </w:delText>
        </w:r>
        <w:bookmarkStart w:id="15604" w:name="_Toc200959413"/>
        <w:bookmarkStart w:id="15605" w:name="_Toc201569063"/>
        <w:bookmarkEnd w:id="15604"/>
        <w:bookmarkEnd w:id="15605"/>
      </w:del>
    </w:p>
    <w:p w14:paraId="566A028B" w14:textId="34D5696B" w:rsidR="000E4A08" w:rsidRPr="00955C1D" w:rsidDel="00CC1BB1" w:rsidRDefault="000E4A08">
      <w:pPr>
        <w:pStyle w:val="ListFS1"/>
        <w:rPr>
          <w:del w:id="15606" w:author="Drastichová Zuzana" w:date="2025-03-12T09:55:00Z" w16du:dateUtc="2025-03-12T08:55:00Z"/>
          <w:i/>
          <w:iCs/>
        </w:rPr>
        <w:pPrChange w:id="15607" w:author="Irová Zuzana" w:date="2025-06-06T15:37:00Z" w16du:dateUtc="2025-06-06T13:37:00Z">
          <w:pPr>
            <w:ind w:left="2059"/>
          </w:pPr>
        </w:pPrChange>
      </w:pPr>
      <w:del w:id="15608" w:author="Drastichová Zuzana" w:date="2025-03-12T09:55:00Z" w16du:dateUtc="2025-03-12T08:55:00Z">
        <w:r w:rsidRPr="00955C1D" w:rsidDel="00CC1BB1">
          <w:delText>Postup bude pokračovat alternativou (A2) Import platby kreditu bankovním převodem z Navision, jakmile Systém obdrží informaci o provedené platbě bankovním převodem za účelem navýšení kreditu.</w:delText>
        </w:r>
        <w:bookmarkStart w:id="15609" w:name="_Toc200959414"/>
        <w:bookmarkStart w:id="15610" w:name="_Toc201569064"/>
        <w:bookmarkEnd w:id="15609"/>
        <w:bookmarkEnd w:id="15610"/>
      </w:del>
    </w:p>
    <w:p w14:paraId="3BF0633E" w14:textId="7A39FDAB" w:rsidR="000E4A08" w:rsidDel="00CC1BB1" w:rsidRDefault="000E4A08">
      <w:pPr>
        <w:pStyle w:val="ListFS1"/>
        <w:rPr>
          <w:del w:id="15611" w:author="Drastichová Zuzana" w:date="2025-03-12T09:55:00Z" w16du:dateUtc="2025-03-12T08:55:00Z"/>
        </w:rPr>
        <w:pPrChange w:id="15612" w:author="Irová Zuzana" w:date="2025-06-06T15:37:00Z" w16du:dateUtc="2025-06-06T13:37:00Z">
          <w:pPr>
            <w:pStyle w:val="NormalIndent"/>
          </w:pPr>
        </w:pPrChange>
      </w:pPr>
      <w:bookmarkStart w:id="15613" w:name="_Toc200959415"/>
      <w:bookmarkStart w:id="15614" w:name="_Toc201569065"/>
      <w:bookmarkEnd w:id="15613"/>
      <w:bookmarkEnd w:id="15614"/>
    </w:p>
    <w:p w14:paraId="101C1419" w14:textId="3B048B6D" w:rsidR="000E4A08" w:rsidRPr="0044290A" w:rsidDel="00CC1BB1" w:rsidRDefault="000E4A08">
      <w:pPr>
        <w:pStyle w:val="ListFS1"/>
        <w:rPr>
          <w:del w:id="15615" w:author="Drastichová Zuzana" w:date="2025-03-12T09:55:00Z" w16du:dateUtc="2025-03-12T08:55:00Z"/>
          <w:highlight w:val="cyan"/>
          <w:u w:val="single"/>
          <w:rPrChange w:id="15616" w:author="Irová Zuzana" w:date="2025-02-21T20:07:00Z" w16du:dateUtc="2025-02-21T19:07:00Z">
            <w:rPr>
              <w:del w:id="15617" w:author="Drastichová Zuzana" w:date="2025-03-12T09:55:00Z" w16du:dateUtc="2025-03-12T08:55:00Z"/>
              <w:u w:val="single"/>
            </w:rPr>
          </w:rPrChange>
        </w:rPr>
        <w:pPrChange w:id="15618" w:author="Irová Zuzana" w:date="2025-06-06T15:37:00Z" w16du:dateUtc="2025-06-06T13:37:00Z">
          <w:pPr>
            <w:keepNext/>
            <w:spacing w:before="120"/>
            <w:ind w:left="2059"/>
          </w:pPr>
        </w:pPrChange>
      </w:pPr>
      <w:del w:id="15619" w:author="Drastichová Zuzana" w:date="2025-03-12T09:55:00Z" w16du:dateUtc="2025-03-12T08:55:00Z">
        <w:r w:rsidRPr="0044290A" w:rsidDel="00CC1BB1">
          <w:rPr>
            <w:highlight w:val="cyan"/>
            <w:u w:val="single"/>
            <w:rPrChange w:id="15620" w:author="Irová Zuzana" w:date="2025-02-21T20:07:00Z" w16du:dateUtc="2025-02-21T19:07:00Z">
              <w:rPr>
                <w:u w:val="single"/>
              </w:rPr>
            </w:rPrChange>
          </w:rPr>
          <w:delText xml:space="preserve">(N3) Online Fleet card payment (SC) </w:delText>
        </w:r>
        <w:bookmarkStart w:id="15621" w:name="_Toc200959416"/>
        <w:bookmarkStart w:id="15622" w:name="_Toc201569066"/>
        <w:bookmarkEnd w:id="15621"/>
        <w:bookmarkEnd w:id="15622"/>
      </w:del>
    </w:p>
    <w:p w14:paraId="203BBD01" w14:textId="3AB0E4FA" w:rsidR="000E4A08" w:rsidRPr="0044290A" w:rsidDel="00CC1BB1" w:rsidRDefault="000E4A08">
      <w:pPr>
        <w:pStyle w:val="ListFS1"/>
        <w:rPr>
          <w:del w:id="15623" w:author="Drastichová Zuzana" w:date="2025-03-12T09:55:00Z" w16du:dateUtc="2025-03-12T08:55:00Z"/>
          <w:highlight w:val="cyan"/>
          <w:rPrChange w:id="15624" w:author="Irová Zuzana" w:date="2025-02-21T20:07:00Z" w16du:dateUtc="2025-02-21T19:07:00Z">
            <w:rPr>
              <w:del w:id="15625" w:author="Drastichová Zuzana" w:date="2025-03-12T09:55:00Z" w16du:dateUtc="2025-03-12T08:55:00Z"/>
              <w:lang w:eastAsia="cs-CZ"/>
            </w:rPr>
          </w:rPrChange>
        </w:rPr>
        <w:pPrChange w:id="15626" w:author="Irová Zuzana" w:date="2025-06-06T15:37:00Z" w16du:dateUtc="2025-06-06T13:37:00Z">
          <w:pPr>
            <w:ind w:left="2059"/>
          </w:pPr>
        </w:pPrChange>
      </w:pPr>
      <w:del w:id="15627" w:author="Drastichová Zuzana" w:date="2025-03-12T09:55:00Z" w16du:dateUtc="2025-03-12T08:55:00Z">
        <w:r w:rsidRPr="0044290A" w:rsidDel="00CC1BB1">
          <w:rPr>
            <w:highlight w:val="cyan"/>
            <w:rPrChange w:id="15628" w:author="Irová Zuzana" w:date="2025-02-21T20:07:00Z" w16du:dateUtc="2025-02-21T19:07:00Z">
              <w:rPr>
                <w:lang w:eastAsia="cs-CZ"/>
              </w:rPr>
            </w:rPrChange>
          </w:rPr>
          <w:delText>V</w:delText>
        </w:r>
        <w:r w:rsidRPr="0044290A" w:rsidDel="00CC1BB1">
          <w:rPr>
            <w:rFonts w:hint="cs"/>
            <w:highlight w:val="cyan"/>
            <w:rPrChange w:id="15629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 </w:delText>
        </w:r>
        <w:r w:rsidRPr="0044290A" w:rsidDel="00CC1BB1">
          <w:rPr>
            <w:highlight w:val="cyan"/>
            <w:rPrChange w:id="15630" w:author="Irová Zuzana" w:date="2025-02-21T20:07:00Z" w16du:dateUtc="2025-02-21T19:07:00Z">
              <w:rPr>
                <w:lang w:eastAsia="cs-CZ"/>
              </w:rPr>
            </w:rPrChange>
          </w:rPr>
          <w:delText>p</w:delText>
        </w:r>
        <w:r w:rsidRPr="0044290A" w:rsidDel="00CC1BB1">
          <w:rPr>
            <w:rFonts w:hint="cs"/>
            <w:highlight w:val="cyan"/>
            <w:rPrChange w:id="15631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ří</w:delText>
        </w:r>
        <w:r w:rsidRPr="0044290A" w:rsidDel="00CC1BB1">
          <w:rPr>
            <w:highlight w:val="cyan"/>
            <w:rPrChange w:id="15632" w:author="Irová Zuzana" w:date="2025-02-21T20:07:00Z" w16du:dateUtc="2025-02-21T19:07:00Z">
              <w:rPr>
                <w:lang w:eastAsia="cs-CZ"/>
              </w:rPr>
            </w:rPrChange>
          </w:rPr>
          <w:delText>pad</w:delText>
        </w:r>
        <w:r w:rsidRPr="0044290A" w:rsidDel="00CC1BB1">
          <w:rPr>
            <w:rFonts w:hint="cs"/>
            <w:highlight w:val="cyan"/>
            <w:rPrChange w:id="15633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ě</w:delText>
        </w:r>
        <w:r w:rsidRPr="0044290A" w:rsidDel="00CC1BB1">
          <w:rPr>
            <w:highlight w:val="cyan"/>
            <w:rPrChange w:id="15634" w:author="Irová Zuzana" w:date="2025-02-21T20:07:00Z" w16du:dateUtc="2025-02-21T19:07:00Z">
              <w:rPr>
                <w:lang w:eastAsia="cs-CZ"/>
              </w:rPr>
            </w:rPrChange>
          </w:rPr>
          <w:delText xml:space="preserve"> platebn</w:delText>
        </w:r>
        <w:r w:rsidRPr="0044290A" w:rsidDel="00CC1BB1">
          <w:rPr>
            <w:rFonts w:hint="cs"/>
            <w:highlight w:val="cyan"/>
            <w:rPrChange w:id="15635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í</w:delText>
        </w:r>
        <w:r w:rsidRPr="0044290A" w:rsidDel="00CC1BB1">
          <w:rPr>
            <w:highlight w:val="cyan"/>
            <w:rPrChange w:id="15636" w:author="Irová Zuzana" w:date="2025-02-21T20:07:00Z" w16du:dateUtc="2025-02-21T19:07:00Z">
              <w:rPr>
                <w:lang w:eastAsia="cs-CZ"/>
              </w:rPr>
            </w:rPrChange>
          </w:rPr>
          <w:delText xml:space="preserve"> metody Tankovac</w:delText>
        </w:r>
        <w:r w:rsidRPr="0044290A" w:rsidDel="00CC1BB1">
          <w:rPr>
            <w:rFonts w:hint="cs"/>
            <w:highlight w:val="cyan"/>
            <w:rPrChange w:id="15637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í</w:delText>
        </w:r>
        <w:r w:rsidRPr="0044290A" w:rsidDel="00CC1BB1">
          <w:rPr>
            <w:highlight w:val="cyan"/>
            <w:rPrChange w:id="15638" w:author="Irová Zuzana" w:date="2025-02-21T20:07:00Z" w16du:dateUtc="2025-02-21T19:07:00Z">
              <w:rPr>
                <w:lang w:eastAsia="cs-CZ"/>
              </w:rPr>
            </w:rPrChange>
          </w:rPr>
          <w:delText xml:space="preserve"> karta na WSC, Syst</w:delText>
        </w:r>
        <w:r w:rsidRPr="0044290A" w:rsidDel="00CC1BB1">
          <w:rPr>
            <w:rFonts w:hint="cs"/>
            <w:highlight w:val="cyan"/>
            <w:rPrChange w:id="15639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é</w:delText>
        </w:r>
        <w:r w:rsidRPr="0044290A" w:rsidDel="00CC1BB1">
          <w:rPr>
            <w:highlight w:val="cyan"/>
            <w:rPrChange w:id="15640" w:author="Irová Zuzana" w:date="2025-02-21T20:07:00Z" w16du:dateUtc="2025-02-21T19:07:00Z">
              <w:rPr>
                <w:lang w:eastAsia="cs-CZ"/>
              </w:rPr>
            </w:rPrChange>
          </w:rPr>
          <w:delText>m vyvol</w:delText>
        </w:r>
        <w:r w:rsidRPr="0044290A" w:rsidDel="00CC1BB1">
          <w:rPr>
            <w:rFonts w:hint="cs"/>
            <w:highlight w:val="cyan"/>
            <w:rPrChange w:id="15641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á</w:delText>
        </w:r>
        <w:r w:rsidRPr="0044290A" w:rsidDel="00CC1BB1">
          <w:rPr>
            <w:highlight w:val="cyan"/>
            <w:rPrChange w:id="15642" w:author="Irová Zuzana" w:date="2025-02-21T20:07:00Z" w16du:dateUtc="2025-02-21T19:07:00Z">
              <w:rPr>
                <w:lang w:eastAsia="cs-CZ"/>
              </w:rPr>
            </w:rPrChange>
          </w:rPr>
          <w:delText xml:space="preserve"> komunikaci s platebn</w:delText>
        </w:r>
        <w:r w:rsidRPr="0044290A" w:rsidDel="00CC1BB1">
          <w:rPr>
            <w:rFonts w:hint="cs"/>
            <w:highlight w:val="cyan"/>
            <w:rPrChange w:id="15643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í</w:delText>
        </w:r>
        <w:r w:rsidRPr="0044290A" w:rsidDel="00CC1BB1">
          <w:rPr>
            <w:highlight w:val="cyan"/>
            <w:rPrChange w:id="15644" w:author="Irová Zuzana" w:date="2025-02-21T20:07:00Z" w16du:dateUtc="2025-02-21T19:07:00Z">
              <w:rPr>
                <w:lang w:eastAsia="cs-CZ"/>
              </w:rPr>
            </w:rPrChange>
          </w:rPr>
          <w:delText xml:space="preserve"> br</w:delText>
        </w:r>
        <w:r w:rsidRPr="0044290A" w:rsidDel="00CC1BB1">
          <w:rPr>
            <w:rFonts w:hint="cs"/>
            <w:highlight w:val="cyan"/>
            <w:rPrChange w:id="15645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á</w:delText>
        </w:r>
        <w:r w:rsidRPr="0044290A" w:rsidDel="00CC1BB1">
          <w:rPr>
            <w:highlight w:val="cyan"/>
            <w:rPrChange w:id="15646" w:author="Irová Zuzana" w:date="2025-02-21T20:07:00Z" w16du:dateUtc="2025-02-21T19:07:00Z">
              <w:rPr>
                <w:lang w:eastAsia="cs-CZ"/>
              </w:rPr>
            </w:rPrChange>
          </w:rPr>
          <w:delText>nou Paywell (rozhran</w:delText>
        </w:r>
        <w:r w:rsidRPr="0044290A" w:rsidDel="00CC1BB1">
          <w:rPr>
            <w:rFonts w:hint="cs"/>
            <w:highlight w:val="cyan"/>
            <w:rPrChange w:id="15647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í</w:delText>
        </w:r>
        <w:r w:rsidRPr="0044290A" w:rsidDel="00CC1BB1">
          <w:rPr>
            <w:highlight w:val="cyan"/>
            <w:rPrChange w:id="15648" w:author="Irová Zuzana" w:date="2025-02-21T20:07:00Z" w16du:dateUtc="2025-02-21T19:07:00Z">
              <w:rPr>
                <w:lang w:eastAsia="cs-CZ"/>
              </w:rPr>
            </w:rPrChange>
          </w:rPr>
          <w:delText xml:space="preserve"> INT.BAR.18) a pot</w:delText>
        </w:r>
        <w:r w:rsidRPr="0044290A" w:rsidDel="00CC1BB1">
          <w:rPr>
            <w:rFonts w:hint="cs"/>
            <w:highlight w:val="cyan"/>
            <w:rPrChange w:id="15649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é</w:delText>
        </w:r>
        <w:r w:rsidRPr="0044290A" w:rsidDel="00CC1BB1">
          <w:rPr>
            <w:highlight w:val="cyan"/>
            <w:rPrChange w:id="15650" w:author="Irová Zuzana" w:date="2025-02-21T20:07:00Z" w16du:dateUtc="2025-02-21T19:07:00Z">
              <w:rPr>
                <w:lang w:eastAsia="cs-CZ"/>
              </w:rPr>
            </w:rPrChange>
          </w:rPr>
          <w:delText xml:space="preserve"> inicializuje platebn</w:delText>
        </w:r>
        <w:r w:rsidRPr="0044290A" w:rsidDel="00CC1BB1">
          <w:rPr>
            <w:rFonts w:hint="cs"/>
            <w:highlight w:val="cyan"/>
            <w:rPrChange w:id="15651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í</w:delText>
        </w:r>
        <w:r w:rsidRPr="0044290A" w:rsidDel="00CC1BB1">
          <w:rPr>
            <w:highlight w:val="cyan"/>
            <w:rPrChange w:id="15652" w:author="Irová Zuzana" w:date="2025-02-21T20:07:00Z" w16du:dateUtc="2025-02-21T19:07:00Z">
              <w:rPr>
                <w:lang w:eastAsia="cs-CZ"/>
              </w:rPr>
            </w:rPrChange>
          </w:rPr>
          <w:delText xml:space="preserve"> transakci p</w:delText>
        </w:r>
        <w:r w:rsidRPr="0044290A" w:rsidDel="00CC1BB1">
          <w:rPr>
            <w:rFonts w:hint="cs"/>
            <w:highlight w:val="cyan"/>
            <w:rPrChange w:id="15653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ř</w:delText>
        </w:r>
        <w:r w:rsidRPr="0044290A" w:rsidDel="00CC1BB1">
          <w:rPr>
            <w:highlight w:val="cyan"/>
            <w:rPrChange w:id="15654" w:author="Irová Zuzana" w:date="2025-02-21T20:07:00Z" w16du:dateUtc="2025-02-21T19:07:00Z">
              <w:rPr>
                <w:lang w:eastAsia="cs-CZ"/>
              </w:rPr>
            </w:rPrChange>
          </w:rPr>
          <w:delText>es Paywell interface. Syst</w:delText>
        </w:r>
        <w:r w:rsidRPr="0044290A" w:rsidDel="00CC1BB1">
          <w:rPr>
            <w:rFonts w:hint="cs"/>
            <w:highlight w:val="cyan"/>
            <w:rPrChange w:id="15655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é</w:delText>
        </w:r>
        <w:r w:rsidRPr="0044290A" w:rsidDel="00CC1BB1">
          <w:rPr>
            <w:highlight w:val="cyan"/>
            <w:rPrChange w:id="15656" w:author="Irová Zuzana" w:date="2025-02-21T20:07:00Z" w16du:dateUtc="2025-02-21T19:07:00Z">
              <w:rPr>
                <w:lang w:eastAsia="cs-CZ"/>
              </w:rPr>
            </w:rPrChange>
          </w:rPr>
          <w:delText>m mimo jin</w:delText>
        </w:r>
        <w:r w:rsidRPr="0044290A" w:rsidDel="00CC1BB1">
          <w:rPr>
            <w:rFonts w:hint="cs"/>
            <w:highlight w:val="cyan"/>
            <w:rPrChange w:id="15657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é</w:delText>
        </w:r>
        <w:r w:rsidRPr="0044290A" w:rsidDel="00CC1BB1">
          <w:rPr>
            <w:highlight w:val="cyan"/>
            <w:rPrChange w:id="15658" w:author="Irová Zuzana" w:date="2025-02-21T20:07:00Z" w16du:dateUtc="2025-02-21T19:07:00Z">
              <w:rPr>
                <w:lang w:eastAsia="cs-CZ"/>
              </w:rPr>
            </w:rPrChange>
          </w:rPr>
          <w:delText xml:space="preserve"> po</w:delText>
        </w:r>
        <w:r w:rsidRPr="0044290A" w:rsidDel="00CC1BB1">
          <w:rPr>
            <w:rFonts w:hint="cs"/>
            <w:highlight w:val="cyan"/>
            <w:rPrChange w:id="15659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š</w:delText>
        </w:r>
        <w:r w:rsidRPr="0044290A" w:rsidDel="00CC1BB1">
          <w:rPr>
            <w:highlight w:val="cyan"/>
            <w:rPrChange w:id="15660" w:author="Irová Zuzana" w:date="2025-02-21T20:07:00Z" w16du:dateUtc="2025-02-21T19:07:00Z">
              <w:rPr>
                <w:lang w:eastAsia="cs-CZ"/>
              </w:rPr>
            </w:rPrChange>
          </w:rPr>
          <w:delText xml:space="preserve">le </w:delText>
        </w:r>
        <w:r w:rsidRPr="0044290A" w:rsidDel="00CC1BB1">
          <w:rPr>
            <w:rFonts w:hint="cs"/>
            <w:highlight w:val="cyan"/>
            <w:rPrChange w:id="15661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čá</w:delText>
        </w:r>
        <w:r w:rsidRPr="0044290A" w:rsidDel="00CC1BB1">
          <w:rPr>
            <w:highlight w:val="cyan"/>
            <w:rPrChange w:id="15662" w:author="Irová Zuzana" w:date="2025-02-21T20:07:00Z" w16du:dateUtc="2025-02-21T19:07:00Z">
              <w:rPr>
                <w:lang w:eastAsia="cs-CZ"/>
              </w:rPr>
            </w:rPrChange>
          </w:rPr>
          <w:delText>stku platby,</w:delText>
        </w:r>
        <w:r w:rsidRPr="0044290A" w:rsidDel="00CC1BB1">
          <w:rPr>
            <w:highlight w:val="cyan"/>
            <w:rPrChange w:id="15663" w:author="Irová Zuzana" w:date="2025-02-21T20:07:00Z" w16du:dateUtc="2025-02-21T19:07:00Z">
              <w:rPr/>
            </w:rPrChange>
          </w:rPr>
          <w:delText xml:space="preserve"> </w:delText>
        </w:r>
        <w:r w:rsidRPr="0044290A" w:rsidDel="00CC1BB1">
          <w:rPr>
            <w:highlight w:val="cyan"/>
            <w:rPrChange w:id="15664" w:author="Irová Zuzana" w:date="2025-02-21T20:07:00Z" w16du:dateUtc="2025-02-21T19:07:00Z">
              <w:rPr>
                <w:lang w:eastAsia="cs-CZ"/>
              </w:rPr>
            </w:rPrChange>
          </w:rPr>
          <w:delText>m</w:delText>
        </w:r>
        <w:r w:rsidRPr="0044290A" w:rsidDel="00CC1BB1">
          <w:rPr>
            <w:rFonts w:hint="cs"/>
            <w:highlight w:val="cyan"/>
            <w:rPrChange w:id="15665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ě</w:delText>
        </w:r>
        <w:r w:rsidRPr="0044290A" w:rsidDel="00CC1BB1">
          <w:rPr>
            <w:highlight w:val="cyan"/>
            <w:rPrChange w:id="15666" w:author="Irová Zuzana" w:date="2025-02-21T20:07:00Z" w16du:dateUtc="2025-02-21T19:07:00Z">
              <w:rPr>
                <w:lang w:eastAsia="cs-CZ"/>
              </w:rPr>
            </w:rPrChange>
          </w:rPr>
          <w:delText>nu platby, variabiln</w:delText>
        </w:r>
        <w:r w:rsidRPr="0044290A" w:rsidDel="00CC1BB1">
          <w:rPr>
            <w:rFonts w:hint="cs"/>
            <w:highlight w:val="cyan"/>
            <w:rPrChange w:id="15667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í</w:delText>
        </w:r>
        <w:r w:rsidRPr="0044290A" w:rsidDel="00CC1BB1">
          <w:rPr>
            <w:highlight w:val="cyan"/>
            <w:rPrChange w:id="15668" w:author="Irová Zuzana" w:date="2025-02-21T20:07:00Z" w16du:dateUtc="2025-02-21T19:07:00Z">
              <w:rPr>
                <w:lang w:eastAsia="cs-CZ"/>
              </w:rPr>
            </w:rPrChange>
          </w:rPr>
          <w:delText xml:space="preserve"> symbol vygenerovan</w:delText>
        </w:r>
        <w:r w:rsidRPr="0044290A" w:rsidDel="00CC1BB1">
          <w:rPr>
            <w:rFonts w:hint="cs"/>
            <w:highlight w:val="cyan"/>
            <w:rPrChange w:id="15669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ý</w:delText>
        </w:r>
        <w:r w:rsidRPr="0044290A" w:rsidDel="00CC1BB1">
          <w:rPr>
            <w:highlight w:val="cyan"/>
            <w:rPrChange w:id="15670" w:author="Irová Zuzana" w:date="2025-02-21T20:07:00Z" w16du:dateUtc="2025-02-21T19:07:00Z">
              <w:rPr>
                <w:lang w:eastAsia="cs-CZ"/>
              </w:rPr>
            </w:rPrChange>
          </w:rPr>
          <w:delText xml:space="preserve"> ze sekvence pro variabiln</w:delText>
        </w:r>
        <w:r w:rsidRPr="0044290A" w:rsidDel="00CC1BB1">
          <w:rPr>
            <w:rFonts w:hint="cs"/>
            <w:highlight w:val="cyan"/>
            <w:rPrChange w:id="15671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í</w:delText>
        </w:r>
        <w:r w:rsidRPr="0044290A" w:rsidDel="00CC1BB1">
          <w:rPr>
            <w:highlight w:val="cyan"/>
            <w:rPrChange w:id="15672" w:author="Irová Zuzana" w:date="2025-02-21T20:07:00Z" w16du:dateUtc="2025-02-21T19:07:00Z">
              <w:rPr>
                <w:lang w:eastAsia="cs-CZ"/>
              </w:rPr>
            </w:rPrChange>
          </w:rPr>
          <w:delText xml:space="preserve"> symboly (PNF1)</w:delText>
        </w:r>
        <w:r w:rsidRPr="0044290A" w:rsidDel="00CC1BB1">
          <w:rPr>
            <w:highlight w:val="cyan"/>
            <w:rPrChange w:id="15673" w:author="Irová Zuzana" w:date="2025-02-21T20:07:00Z" w16du:dateUtc="2025-02-21T19:07:00Z">
              <w:rPr/>
            </w:rPrChange>
          </w:rPr>
          <w:delText xml:space="preserve"> </w:delText>
        </w:r>
        <w:r w:rsidRPr="0044290A" w:rsidDel="00CC1BB1">
          <w:rPr>
            <w:highlight w:val="cyan"/>
            <w:rPrChange w:id="15674" w:author="Irová Zuzana" w:date="2025-02-21T20:07:00Z" w16du:dateUtc="2025-02-21T19:07:00Z">
              <w:rPr>
                <w:lang w:eastAsia="cs-CZ"/>
              </w:rPr>
            </w:rPrChange>
          </w:rPr>
          <w:delText>(jako merchantTrxId).</w:delText>
        </w:r>
        <w:bookmarkStart w:id="15675" w:name="_Toc200959417"/>
        <w:bookmarkStart w:id="15676" w:name="_Toc201569067"/>
        <w:bookmarkEnd w:id="15675"/>
        <w:bookmarkEnd w:id="15676"/>
      </w:del>
    </w:p>
    <w:p w14:paraId="2ECE9280" w14:textId="3CF47F88" w:rsidR="000E4A08" w:rsidRPr="0044290A" w:rsidDel="00CC1BB1" w:rsidRDefault="000E4A08">
      <w:pPr>
        <w:pStyle w:val="ListFS1"/>
        <w:rPr>
          <w:del w:id="15677" w:author="Drastichová Zuzana" w:date="2025-03-12T09:55:00Z" w16du:dateUtc="2025-03-12T08:55:00Z"/>
          <w:highlight w:val="cyan"/>
          <w:rPrChange w:id="15678" w:author="Irová Zuzana" w:date="2025-02-21T20:07:00Z" w16du:dateUtc="2025-02-21T19:07:00Z">
            <w:rPr>
              <w:del w:id="15679" w:author="Drastichová Zuzana" w:date="2025-03-12T09:55:00Z" w16du:dateUtc="2025-03-12T08:55:00Z"/>
            </w:rPr>
          </w:rPrChange>
        </w:rPr>
        <w:pPrChange w:id="15680" w:author="Irová Zuzana" w:date="2025-06-06T15:37:00Z" w16du:dateUtc="2025-06-06T13:37:00Z">
          <w:pPr>
            <w:ind w:left="2059"/>
          </w:pPr>
        </w:pPrChange>
      </w:pPr>
      <w:del w:id="15681" w:author="Drastichová Zuzana" w:date="2025-03-12T09:55:00Z" w16du:dateUtc="2025-03-12T08:55:00Z">
        <w:r w:rsidRPr="0044290A" w:rsidDel="00CC1BB1">
          <w:rPr>
            <w:highlight w:val="cyan"/>
            <w:rPrChange w:id="15682" w:author="Irová Zuzana" w:date="2025-02-21T20:07:00Z" w16du:dateUtc="2025-02-21T19:07:00Z">
              <w:rPr/>
            </w:rPrChange>
          </w:rPr>
          <w:delText>Syst</w:delText>
        </w:r>
        <w:r w:rsidRPr="0044290A" w:rsidDel="00CC1BB1">
          <w:rPr>
            <w:rFonts w:hint="cs"/>
            <w:highlight w:val="cyan"/>
            <w:rPrChange w:id="15683" w:author="Irová Zuzana" w:date="2025-02-21T20:07:00Z" w16du:dateUtc="2025-02-21T19:07:00Z">
              <w:rPr>
                <w:rFonts w:hint="cs"/>
              </w:rPr>
            </w:rPrChange>
          </w:rPr>
          <w:delText>é</w:delText>
        </w:r>
        <w:r w:rsidRPr="0044290A" w:rsidDel="00CC1BB1">
          <w:rPr>
            <w:highlight w:val="cyan"/>
            <w:rPrChange w:id="15684" w:author="Irová Zuzana" w:date="2025-02-21T20:07:00Z" w16du:dateUtc="2025-02-21T19:07:00Z">
              <w:rPr/>
            </w:rPrChange>
          </w:rPr>
          <w:delText>m pro tuto platebn</w:delText>
        </w:r>
        <w:r w:rsidRPr="0044290A" w:rsidDel="00CC1BB1">
          <w:rPr>
            <w:rFonts w:hint="cs"/>
            <w:highlight w:val="cyan"/>
            <w:rPrChange w:id="15685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686" w:author="Irová Zuzana" w:date="2025-02-21T20:07:00Z" w16du:dateUtc="2025-02-21T19:07:00Z">
              <w:rPr/>
            </w:rPrChange>
          </w:rPr>
          <w:delText xml:space="preserve"> transakci vytvo</w:delText>
        </w:r>
        <w:r w:rsidRPr="0044290A" w:rsidDel="00CC1BB1">
          <w:rPr>
            <w:rFonts w:hint="cs"/>
            <w:highlight w:val="cyan"/>
            <w:rPrChange w:id="15687" w:author="Irová Zuzana" w:date="2025-02-21T20:07:00Z" w16du:dateUtc="2025-02-21T19:07:00Z">
              <w:rPr>
                <w:rFonts w:hint="cs"/>
              </w:rPr>
            </w:rPrChange>
          </w:rPr>
          <w:delText>ří</w:delText>
        </w:r>
        <w:r w:rsidRPr="0044290A" w:rsidDel="00CC1BB1">
          <w:rPr>
            <w:highlight w:val="cyan"/>
            <w:rPrChange w:id="15688" w:author="Irová Zuzana" w:date="2025-02-21T20:07:00Z" w16du:dateUtc="2025-02-21T19:07:00Z">
              <w:rPr/>
            </w:rPrChange>
          </w:rPr>
          <w:delText xml:space="preserve"> Payment Session:</w:delText>
        </w:r>
        <w:bookmarkStart w:id="15689" w:name="_Toc200959418"/>
        <w:bookmarkStart w:id="15690" w:name="_Toc201569068"/>
        <w:bookmarkEnd w:id="15689"/>
        <w:bookmarkEnd w:id="15690"/>
      </w:del>
    </w:p>
    <w:p w14:paraId="45D708C0" w14:textId="3E452B39" w:rsidR="000E4A08" w:rsidRPr="0044290A" w:rsidDel="00CC1BB1" w:rsidRDefault="000E4A08" w:rsidP="00E94ECC">
      <w:pPr>
        <w:pStyle w:val="ListFS1"/>
        <w:rPr>
          <w:del w:id="15691" w:author="Drastichová Zuzana" w:date="2025-03-12T09:55:00Z" w16du:dateUtc="2025-03-12T08:55:00Z"/>
          <w:highlight w:val="cyan"/>
          <w:rPrChange w:id="15692" w:author="Irová Zuzana" w:date="2025-02-21T20:07:00Z" w16du:dateUtc="2025-02-21T19:07:00Z">
            <w:rPr>
              <w:del w:id="15693" w:author="Drastichová Zuzana" w:date="2025-03-12T09:55:00Z" w16du:dateUtc="2025-03-12T08:55:00Z"/>
            </w:rPr>
          </w:rPrChange>
        </w:rPr>
      </w:pPr>
      <w:del w:id="15694" w:author="Drastichová Zuzana" w:date="2025-03-12T09:55:00Z" w16du:dateUtc="2025-03-12T08:55:00Z">
        <w:r w:rsidRPr="0044290A" w:rsidDel="00CC1BB1">
          <w:rPr>
            <w:highlight w:val="cyan"/>
            <w:rPrChange w:id="15695" w:author="Irová Zuzana" w:date="2025-02-21T20:07:00Z" w16du:dateUtc="2025-02-21T19:07:00Z">
              <w:rPr/>
            </w:rPrChange>
          </w:rPr>
          <w:delText>Payment session type = Top-up</w:delText>
        </w:r>
        <w:bookmarkStart w:id="15696" w:name="_Toc200959419"/>
        <w:bookmarkStart w:id="15697" w:name="_Toc201569069"/>
        <w:bookmarkEnd w:id="15696"/>
        <w:bookmarkEnd w:id="15697"/>
      </w:del>
    </w:p>
    <w:p w14:paraId="657775D4" w14:textId="25E46507" w:rsidR="000E4A08" w:rsidRPr="0044290A" w:rsidDel="00CC1BB1" w:rsidRDefault="000E4A08" w:rsidP="00E94ECC">
      <w:pPr>
        <w:pStyle w:val="ListFS1"/>
        <w:rPr>
          <w:del w:id="15698" w:author="Drastichová Zuzana" w:date="2025-03-12T09:55:00Z" w16du:dateUtc="2025-03-12T08:55:00Z"/>
          <w:highlight w:val="cyan"/>
          <w:rPrChange w:id="15699" w:author="Irová Zuzana" w:date="2025-02-21T20:07:00Z" w16du:dateUtc="2025-02-21T19:07:00Z">
            <w:rPr>
              <w:del w:id="15700" w:author="Drastichová Zuzana" w:date="2025-03-12T09:55:00Z" w16du:dateUtc="2025-03-12T08:55:00Z"/>
            </w:rPr>
          </w:rPrChange>
        </w:rPr>
      </w:pPr>
      <w:del w:id="15701" w:author="Drastichová Zuzana" w:date="2025-03-12T09:55:00Z" w16du:dateUtc="2025-03-12T08:55:00Z">
        <w:r w:rsidRPr="0044290A" w:rsidDel="00CC1BB1">
          <w:rPr>
            <w:highlight w:val="cyan"/>
            <w:rPrChange w:id="15702" w:author="Irová Zuzana" w:date="2025-02-21T20:07:00Z" w16du:dateUtc="2025-02-21T19:07:00Z">
              <w:rPr/>
            </w:rPrChange>
          </w:rPr>
          <w:delText>Payment session status = New</w:delText>
        </w:r>
        <w:bookmarkStart w:id="15703" w:name="_Toc200959420"/>
        <w:bookmarkStart w:id="15704" w:name="_Toc201569070"/>
        <w:bookmarkEnd w:id="15703"/>
        <w:bookmarkEnd w:id="15704"/>
      </w:del>
    </w:p>
    <w:p w14:paraId="32F03C2E" w14:textId="381C68B1" w:rsidR="000E4A08" w:rsidRPr="0044290A" w:rsidDel="00CC1BB1" w:rsidRDefault="000E4A08" w:rsidP="00E94ECC">
      <w:pPr>
        <w:pStyle w:val="ListFS1"/>
        <w:rPr>
          <w:del w:id="15705" w:author="Drastichová Zuzana" w:date="2025-03-12T09:55:00Z" w16du:dateUtc="2025-03-12T08:55:00Z"/>
          <w:highlight w:val="cyan"/>
          <w:rPrChange w:id="15706" w:author="Irová Zuzana" w:date="2025-02-21T20:07:00Z" w16du:dateUtc="2025-02-21T19:07:00Z">
            <w:rPr>
              <w:del w:id="15707" w:author="Drastichová Zuzana" w:date="2025-03-12T09:55:00Z" w16du:dateUtc="2025-03-12T08:55:00Z"/>
            </w:rPr>
          </w:rPrChange>
        </w:rPr>
      </w:pPr>
      <w:del w:id="15708" w:author="Drastichová Zuzana" w:date="2025-03-12T09:55:00Z" w16du:dateUtc="2025-03-12T08:55:00Z">
        <w:r w:rsidRPr="0044290A" w:rsidDel="00CC1BB1">
          <w:rPr>
            <w:highlight w:val="cyan"/>
            <w:rPrChange w:id="15709" w:author="Irová Zuzana" w:date="2025-02-21T20:07:00Z" w16du:dateUtc="2025-02-21T19:07:00Z">
              <w:rPr/>
            </w:rPrChange>
          </w:rPr>
          <w:delText xml:space="preserve">Payment amount = </w:delText>
        </w:r>
        <w:r w:rsidRPr="0044290A" w:rsidDel="00CC1BB1">
          <w:rPr>
            <w:rFonts w:hint="cs"/>
            <w:highlight w:val="cyan"/>
            <w:rPrChange w:id="15710" w:author="Irová Zuzana" w:date="2025-02-21T20:07:00Z" w16du:dateUtc="2025-02-21T19:07:00Z">
              <w:rPr>
                <w:rFonts w:hint="cs"/>
              </w:rPr>
            </w:rPrChange>
          </w:rPr>
          <w:delText>čá</w:delText>
        </w:r>
        <w:r w:rsidRPr="0044290A" w:rsidDel="00CC1BB1">
          <w:rPr>
            <w:highlight w:val="cyan"/>
            <w:rPrChange w:id="15711" w:author="Irová Zuzana" w:date="2025-02-21T20:07:00Z" w16du:dateUtc="2025-02-21T19:07:00Z">
              <w:rPr/>
            </w:rPrChange>
          </w:rPr>
          <w:delText xml:space="preserve">stka platby </w:delText>
        </w:r>
        <w:bookmarkStart w:id="15712" w:name="_Toc200959421"/>
        <w:bookmarkStart w:id="15713" w:name="_Toc201569071"/>
        <w:bookmarkEnd w:id="15712"/>
        <w:bookmarkEnd w:id="15713"/>
      </w:del>
    </w:p>
    <w:p w14:paraId="45417558" w14:textId="6BB0AD0C" w:rsidR="000E4A08" w:rsidRPr="0044290A" w:rsidDel="00CC1BB1" w:rsidRDefault="000E4A08" w:rsidP="00E94ECC">
      <w:pPr>
        <w:pStyle w:val="ListFS1"/>
        <w:rPr>
          <w:del w:id="15714" w:author="Drastichová Zuzana" w:date="2025-03-12T09:55:00Z" w16du:dateUtc="2025-03-12T08:55:00Z"/>
          <w:highlight w:val="cyan"/>
          <w:rPrChange w:id="15715" w:author="Irová Zuzana" w:date="2025-02-21T20:07:00Z" w16du:dateUtc="2025-02-21T19:07:00Z">
            <w:rPr>
              <w:del w:id="15716" w:author="Drastichová Zuzana" w:date="2025-03-12T09:55:00Z" w16du:dateUtc="2025-03-12T08:55:00Z"/>
            </w:rPr>
          </w:rPrChange>
        </w:rPr>
      </w:pPr>
      <w:del w:id="15717" w:author="Drastichová Zuzana" w:date="2025-03-12T09:55:00Z" w16du:dateUtc="2025-03-12T08:55:00Z">
        <w:r w:rsidRPr="0044290A" w:rsidDel="00CC1BB1">
          <w:rPr>
            <w:highlight w:val="cyan"/>
            <w:rPrChange w:id="15718" w:author="Irová Zuzana" w:date="2025-02-21T20:07:00Z" w16du:dateUtc="2025-02-21T19:07:00Z">
              <w:rPr/>
            </w:rPrChange>
          </w:rPr>
          <w:delText>Variable symbol = vygenerovan</w:delText>
        </w:r>
        <w:r w:rsidRPr="0044290A" w:rsidDel="00CC1BB1">
          <w:rPr>
            <w:rFonts w:hint="cs"/>
            <w:highlight w:val="cyan"/>
            <w:rPrChange w:id="15719" w:author="Irová Zuzana" w:date="2025-02-21T20:07:00Z" w16du:dateUtc="2025-02-21T19:07:00Z">
              <w:rPr>
                <w:rFonts w:hint="cs"/>
              </w:rPr>
            </w:rPrChange>
          </w:rPr>
          <w:delText>ý</w:delText>
        </w:r>
        <w:r w:rsidRPr="0044290A" w:rsidDel="00CC1BB1">
          <w:rPr>
            <w:highlight w:val="cyan"/>
            <w:rPrChange w:id="15720" w:author="Irová Zuzana" w:date="2025-02-21T20:07:00Z" w16du:dateUtc="2025-02-21T19:07:00Z">
              <w:rPr/>
            </w:rPrChange>
          </w:rPr>
          <w:delText xml:space="preserve"> ze sekvence pro variabiln</w:delText>
        </w:r>
        <w:r w:rsidRPr="0044290A" w:rsidDel="00CC1BB1">
          <w:rPr>
            <w:rFonts w:hint="cs"/>
            <w:highlight w:val="cyan"/>
            <w:rPrChange w:id="15721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722" w:author="Irová Zuzana" w:date="2025-02-21T20:07:00Z" w16du:dateUtc="2025-02-21T19:07:00Z">
              <w:rPr/>
            </w:rPrChange>
          </w:rPr>
          <w:delText xml:space="preserve"> symboly (PNFVS)</w:delText>
        </w:r>
        <w:bookmarkStart w:id="15723" w:name="_Toc200959422"/>
        <w:bookmarkStart w:id="15724" w:name="_Toc201569072"/>
        <w:bookmarkEnd w:id="15723"/>
        <w:bookmarkEnd w:id="15724"/>
      </w:del>
    </w:p>
    <w:p w14:paraId="7B3F997E" w14:textId="2F0AFBCA" w:rsidR="000E4A08" w:rsidRPr="0044290A" w:rsidDel="00CC1BB1" w:rsidRDefault="000E4A08" w:rsidP="00E94ECC">
      <w:pPr>
        <w:pStyle w:val="ListFS1"/>
        <w:rPr>
          <w:del w:id="15725" w:author="Drastichová Zuzana" w:date="2025-03-12T09:55:00Z" w16du:dateUtc="2025-03-12T08:55:00Z"/>
          <w:highlight w:val="cyan"/>
          <w:rPrChange w:id="15726" w:author="Irová Zuzana" w:date="2025-02-21T20:07:00Z" w16du:dateUtc="2025-02-21T19:07:00Z">
            <w:rPr>
              <w:del w:id="15727" w:author="Drastichová Zuzana" w:date="2025-03-12T09:55:00Z" w16du:dateUtc="2025-03-12T08:55:00Z"/>
            </w:rPr>
          </w:rPrChange>
        </w:rPr>
      </w:pPr>
      <w:del w:id="15728" w:author="Drastichová Zuzana" w:date="2025-03-12T09:55:00Z" w16du:dateUtc="2025-03-12T08:55:00Z">
        <w:r w:rsidRPr="0044290A" w:rsidDel="00CC1BB1">
          <w:rPr>
            <w:highlight w:val="cyan"/>
            <w:rPrChange w:id="15729" w:author="Irová Zuzana" w:date="2025-02-21T20:07:00Z" w16du:dateUtc="2025-02-21T19:07:00Z">
              <w:rPr/>
            </w:rPrChange>
          </w:rPr>
          <w:delText xml:space="preserve">Internet banking channel = Online Fleet card payment </w:delText>
        </w:r>
        <w:bookmarkStart w:id="15730" w:name="_Toc200959423"/>
        <w:bookmarkStart w:id="15731" w:name="_Toc201569073"/>
        <w:bookmarkEnd w:id="15730"/>
        <w:bookmarkEnd w:id="15731"/>
      </w:del>
    </w:p>
    <w:p w14:paraId="51F05F86" w14:textId="536A41EF" w:rsidR="000E4A08" w:rsidRPr="0044290A" w:rsidDel="00CC1BB1" w:rsidRDefault="000E4A08" w:rsidP="00E94ECC">
      <w:pPr>
        <w:pStyle w:val="ListFS1"/>
        <w:rPr>
          <w:del w:id="15732" w:author="Drastichová Zuzana" w:date="2025-03-12T09:55:00Z" w16du:dateUtc="2025-03-12T08:55:00Z"/>
          <w:highlight w:val="cyan"/>
          <w:rPrChange w:id="15733" w:author="Irová Zuzana" w:date="2025-02-21T20:07:00Z" w16du:dateUtc="2025-02-21T19:07:00Z">
            <w:rPr>
              <w:del w:id="15734" w:author="Drastichová Zuzana" w:date="2025-03-12T09:55:00Z" w16du:dateUtc="2025-03-12T08:55:00Z"/>
            </w:rPr>
          </w:rPrChange>
        </w:rPr>
      </w:pPr>
      <w:del w:id="15735" w:author="Drastichová Zuzana" w:date="2025-02-17T15:12:00Z" w16du:dateUtc="2025-02-17T14:12:00Z">
        <w:r w:rsidRPr="0044290A" w:rsidDel="00362B57">
          <w:rPr>
            <w:highlight w:val="cyan"/>
            <w:rPrChange w:id="15736" w:author="Irová Zuzana" w:date="2025-02-21T20:07:00Z" w16du:dateUtc="2025-02-21T19:07:00Z">
              <w:rPr/>
            </w:rPrChange>
          </w:rPr>
          <w:delText>Currency = m</w:delText>
        </w:r>
        <w:r w:rsidRPr="0044290A" w:rsidDel="00362B57">
          <w:rPr>
            <w:rFonts w:hint="cs"/>
            <w:highlight w:val="cyan"/>
            <w:rPrChange w:id="15737" w:author="Irová Zuzana" w:date="2025-02-21T20:07:00Z" w16du:dateUtc="2025-02-21T19:07:00Z">
              <w:rPr>
                <w:rFonts w:hint="cs"/>
              </w:rPr>
            </w:rPrChange>
          </w:rPr>
          <w:delText>ě</w:delText>
        </w:r>
        <w:r w:rsidRPr="0044290A" w:rsidDel="00362B57">
          <w:rPr>
            <w:highlight w:val="cyan"/>
            <w:rPrChange w:id="15738" w:author="Irová Zuzana" w:date="2025-02-21T20:07:00Z" w16du:dateUtc="2025-02-21T19:07:00Z">
              <w:rPr/>
            </w:rPrChange>
          </w:rPr>
          <w:delText>na platby</w:delText>
        </w:r>
      </w:del>
      <w:bookmarkStart w:id="15739" w:name="_Toc200959424"/>
      <w:bookmarkStart w:id="15740" w:name="_Toc201569074"/>
      <w:bookmarkEnd w:id="15739"/>
      <w:bookmarkEnd w:id="15740"/>
    </w:p>
    <w:p w14:paraId="0D8D6F20" w14:textId="0C74E977" w:rsidR="000E4A08" w:rsidRPr="0044290A" w:rsidDel="00CC1BB1" w:rsidRDefault="000E4A08">
      <w:pPr>
        <w:pStyle w:val="ListFS1"/>
        <w:rPr>
          <w:del w:id="15741" w:author="Drastichová Zuzana" w:date="2025-03-12T09:55:00Z" w16du:dateUtc="2025-03-12T08:55:00Z"/>
          <w:highlight w:val="cyan"/>
          <w:rPrChange w:id="15742" w:author="Irová Zuzana" w:date="2025-02-21T20:07:00Z" w16du:dateUtc="2025-02-21T19:07:00Z">
            <w:rPr>
              <w:del w:id="15743" w:author="Drastichová Zuzana" w:date="2025-03-12T09:55:00Z" w16du:dateUtc="2025-03-12T08:55:00Z"/>
            </w:rPr>
          </w:rPrChange>
        </w:rPr>
        <w:pPrChange w:id="15744" w:author="Irová Zuzana" w:date="2025-06-06T15:37:00Z" w16du:dateUtc="2025-06-06T13:37:00Z">
          <w:pPr>
            <w:ind w:left="2059"/>
          </w:pPr>
        </w:pPrChange>
      </w:pPr>
      <w:del w:id="15745" w:author="Drastichová Zuzana" w:date="2025-03-12T09:55:00Z" w16du:dateUtc="2025-03-12T08:55:00Z">
        <w:r w:rsidRPr="0044290A" w:rsidDel="00CC1BB1">
          <w:rPr>
            <w:highlight w:val="cyan"/>
            <w:rPrChange w:id="15746" w:author="Irová Zuzana" w:date="2025-02-21T20:07:00Z" w16du:dateUtc="2025-02-21T19:07:00Z">
              <w:rPr>
                <w:lang w:eastAsia="cs-CZ"/>
              </w:rPr>
            </w:rPrChange>
          </w:rPr>
          <w:delText>V odpov</w:delText>
        </w:r>
        <w:r w:rsidRPr="0044290A" w:rsidDel="00CC1BB1">
          <w:rPr>
            <w:rFonts w:hint="cs"/>
            <w:highlight w:val="cyan"/>
            <w:rPrChange w:id="15747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ě</w:delText>
        </w:r>
        <w:r w:rsidRPr="0044290A" w:rsidDel="00CC1BB1">
          <w:rPr>
            <w:highlight w:val="cyan"/>
            <w:rPrChange w:id="15748" w:author="Irová Zuzana" w:date="2025-02-21T20:07:00Z" w16du:dateUtc="2025-02-21T19:07:00Z">
              <w:rPr>
                <w:lang w:eastAsia="cs-CZ"/>
              </w:rPr>
            </w:rPrChange>
          </w:rPr>
          <w:delText>di Syst</w:delText>
        </w:r>
        <w:r w:rsidRPr="0044290A" w:rsidDel="00CC1BB1">
          <w:rPr>
            <w:rFonts w:hint="cs"/>
            <w:highlight w:val="cyan"/>
            <w:rPrChange w:id="15749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é</w:delText>
        </w:r>
        <w:r w:rsidRPr="0044290A" w:rsidDel="00CC1BB1">
          <w:rPr>
            <w:highlight w:val="cyan"/>
            <w:rPrChange w:id="15750" w:author="Irová Zuzana" w:date="2025-02-21T20:07:00Z" w16du:dateUtc="2025-02-21T19:07:00Z">
              <w:rPr>
                <w:lang w:eastAsia="cs-CZ"/>
              </w:rPr>
            </w:rPrChange>
          </w:rPr>
          <w:delText>m obdr</w:delText>
        </w:r>
        <w:r w:rsidRPr="0044290A" w:rsidDel="00CC1BB1">
          <w:rPr>
            <w:rFonts w:hint="cs"/>
            <w:highlight w:val="cyan"/>
            <w:rPrChange w:id="15751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ží</w:delText>
        </w:r>
        <w:r w:rsidRPr="0044290A" w:rsidDel="00CC1BB1">
          <w:rPr>
            <w:highlight w:val="cyan"/>
            <w:rPrChange w:id="15752" w:author="Irová Zuzana" w:date="2025-02-21T20:07:00Z" w16du:dateUtc="2025-02-21T19:07:00Z">
              <w:rPr>
                <w:lang w:eastAsia="cs-CZ"/>
              </w:rPr>
            </w:rPrChange>
          </w:rPr>
          <w:delText xml:space="preserve"> url pro p</w:delText>
        </w:r>
        <w:r w:rsidRPr="0044290A" w:rsidDel="00CC1BB1">
          <w:rPr>
            <w:rFonts w:hint="cs"/>
            <w:highlight w:val="cyan"/>
            <w:rPrChange w:id="15753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ř</w:delText>
        </w:r>
        <w:r w:rsidRPr="0044290A" w:rsidDel="00CC1BB1">
          <w:rPr>
            <w:highlight w:val="cyan"/>
            <w:rPrChange w:id="15754" w:author="Irová Zuzana" w:date="2025-02-21T20:07:00Z" w16du:dateUtc="2025-02-21T19:07:00Z">
              <w:rPr>
                <w:lang w:eastAsia="cs-CZ"/>
              </w:rPr>
            </w:rPrChange>
          </w:rPr>
          <w:delText>esm</w:delText>
        </w:r>
        <w:r w:rsidRPr="0044290A" w:rsidDel="00CC1BB1">
          <w:rPr>
            <w:rFonts w:hint="cs"/>
            <w:highlight w:val="cyan"/>
            <w:rPrChange w:id="15755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ě</w:delText>
        </w:r>
        <w:r w:rsidRPr="0044290A" w:rsidDel="00CC1BB1">
          <w:rPr>
            <w:highlight w:val="cyan"/>
            <w:rPrChange w:id="15756" w:author="Irová Zuzana" w:date="2025-02-21T20:07:00Z" w16du:dateUtc="2025-02-21T19:07:00Z">
              <w:rPr>
                <w:lang w:eastAsia="cs-CZ"/>
              </w:rPr>
            </w:rPrChange>
          </w:rPr>
          <w:delText>rov</w:delText>
        </w:r>
        <w:r w:rsidRPr="0044290A" w:rsidDel="00CC1BB1">
          <w:rPr>
            <w:rFonts w:hint="cs"/>
            <w:highlight w:val="cyan"/>
            <w:rPrChange w:id="15757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á</w:delText>
        </w:r>
        <w:r w:rsidRPr="0044290A" w:rsidDel="00CC1BB1">
          <w:rPr>
            <w:highlight w:val="cyan"/>
            <w:rPrChange w:id="15758" w:author="Irová Zuzana" w:date="2025-02-21T20:07:00Z" w16du:dateUtc="2025-02-21T19:07:00Z">
              <w:rPr>
                <w:lang w:eastAsia="cs-CZ"/>
              </w:rPr>
            </w:rPrChange>
          </w:rPr>
          <w:delText>n</w:delText>
        </w:r>
        <w:r w:rsidRPr="0044290A" w:rsidDel="00CC1BB1">
          <w:rPr>
            <w:rFonts w:hint="cs"/>
            <w:highlight w:val="cyan"/>
            <w:rPrChange w:id="15759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í</w:delText>
        </w:r>
        <w:r w:rsidRPr="0044290A" w:rsidDel="00CC1BB1">
          <w:rPr>
            <w:highlight w:val="cyan"/>
            <w:rPrChange w:id="15760" w:author="Irová Zuzana" w:date="2025-02-21T20:07:00Z" w16du:dateUtc="2025-02-21T19:07:00Z">
              <w:rPr>
                <w:lang w:eastAsia="cs-CZ"/>
              </w:rPr>
            </w:rPrChange>
          </w:rPr>
          <w:delText xml:space="preserve"> Akt</w:delText>
        </w:r>
        <w:r w:rsidRPr="0044290A" w:rsidDel="00CC1BB1">
          <w:rPr>
            <w:rFonts w:hint="cs"/>
            <w:highlight w:val="cyan"/>
            <w:rPrChange w:id="15761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é</w:delText>
        </w:r>
        <w:r w:rsidRPr="0044290A" w:rsidDel="00CC1BB1">
          <w:rPr>
            <w:highlight w:val="cyan"/>
            <w:rPrChange w:id="15762" w:author="Irová Zuzana" w:date="2025-02-21T20:07:00Z" w16du:dateUtc="2025-02-21T19:07:00Z">
              <w:rPr>
                <w:lang w:eastAsia="cs-CZ"/>
              </w:rPr>
            </w:rPrChange>
          </w:rPr>
          <w:delText>ra na Platebn</w:delText>
        </w:r>
        <w:r w:rsidRPr="0044290A" w:rsidDel="00CC1BB1">
          <w:rPr>
            <w:rFonts w:hint="cs"/>
            <w:highlight w:val="cyan"/>
            <w:rPrChange w:id="15763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í</w:delText>
        </w:r>
        <w:r w:rsidRPr="0044290A" w:rsidDel="00CC1BB1">
          <w:rPr>
            <w:highlight w:val="cyan"/>
            <w:rPrChange w:id="15764" w:author="Irová Zuzana" w:date="2025-02-21T20:07:00Z" w16du:dateUtc="2025-02-21T19:07:00Z">
              <w:rPr>
                <w:lang w:eastAsia="cs-CZ"/>
              </w:rPr>
            </w:rPrChange>
          </w:rPr>
          <w:delText xml:space="preserve"> br</w:delText>
        </w:r>
        <w:r w:rsidRPr="0044290A" w:rsidDel="00CC1BB1">
          <w:rPr>
            <w:rFonts w:hint="cs"/>
            <w:highlight w:val="cyan"/>
            <w:rPrChange w:id="15765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á</w:delText>
        </w:r>
        <w:r w:rsidRPr="0044290A" w:rsidDel="00CC1BB1">
          <w:rPr>
            <w:highlight w:val="cyan"/>
            <w:rPrChange w:id="15766" w:author="Irová Zuzana" w:date="2025-02-21T20:07:00Z" w16du:dateUtc="2025-02-21T19:07:00Z">
              <w:rPr>
                <w:lang w:eastAsia="cs-CZ"/>
              </w:rPr>
            </w:rPrChange>
          </w:rPr>
          <w:delText>nu, kde zad</w:delText>
        </w:r>
        <w:r w:rsidRPr="0044290A" w:rsidDel="00CC1BB1">
          <w:rPr>
            <w:rFonts w:hint="cs"/>
            <w:highlight w:val="cyan"/>
            <w:rPrChange w:id="15767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á</w:delText>
        </w:r>
        <w:r w:rsidRPr="0044290A" w:rsidDel="00CC1BB1">
          <w:rPr>
            <w:highlight w:val="cyan"/>
            <w:rPrChange w:id="15768" w:author="Irová Zuzana" w:date="2025-02-21T20:07:00Z" w16du:dateUtc="2025-02-21T19:07:00Z">
              <w:rPr>
                <w:lang w:eastAsia="cs-CZ"/>
              </w:rPr>
            </w:rPrChange>
          </w:rPr>
          <w:delText xml:space="preserve"> platebn</w:delText>
        </w:r>
        <w:r w:rsidRPr="0044290A" w:rsidDel="00CC1BB1">
          <w:rPr>
            <w:rFonts w:hint="cs"/>
            <w:highlight w:val="cyan"/>
            <w:rPrChange w:id="15769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í</w:delText>
        </w:r>
        <w:r w:rsidRPr="0044290A" w:rsidDel="00CC1BB1">
          <w:rPr>
            <w:highlight w:val="cyan"/>
            <w:rPrChange w:id="15770" w:author="Irová Zuzana" w:date="2025-02-21T20:07:00Z" w16du:dateUtc="2025-02-21T19:07:00Z">
              <w:rPr>
                <w:lang w:eastAsia="cs-CZ"/>
              </w:rPr>
            </w:rPrChange>
          </w:rPr>
          <w:delText xml:space="preserve"> </w:delText>
        </w:r>
        <w:r w:rsidRPr="0044290A" w:rsidDel="00CC1BB1">
          <w:rPr>
            <w:rFonts w:hint="cs"/>
            <w:highlight w:val="cyan"/>
            <w:rPrChange w:id="15771" w:author="Irová Zuzana" w:date="2025-02-21T20:07:00Z" w16du:dateUtc="2025-02-21T19:07:00Z">
              <w:rPr>
                <w:rFonts w:hint="cs"/>
                <w:lang w:eastAsia="cs-CZ"/>
              </w:rPr>
            </w:rPrChange>
          </w:rPr>
          <w:delText>ú</w:delText>
        </w:r>
        <w:r w:rsidRPr="0044290A" w:rsidDel="00CC1BB1">
          <w:rPr>
            <w:highlight w:val="cyan"/>
            <w:rPrChange w:id="15772" w:author="Irová Zuzana" w:date="2025-02-21T20:07:00Z" w16du:dateUtc="2025-02-21T19:07:00Z">
              <w:rPr>
                <w:lang w:eastAsia="cs-CZ"/>
              </w:rPr>
            </w:rPrChange>
          </w:rPr>
          <w:delText>daje.</w:delText>
        </w:r>
        <w:r w:rsidRPr="0044290A" w:rsidDel="00CC1BB1">
          <w:rPr>
            <w:highlight w:val="cyan"/>
            <w:rPrChange w:id="15773" w:author="Irová Zuzana" w:date="2025-02-21T20:07:00Z" w16du:dateUtc="2025-02-21T19:07:00Z">
              <w:rPr/>
            </w:rPrChange>
          </w:rPr>
          <w:delText xml:space="preserve"> </w:delText>
        </w:r>
        <w:bookmarkStart w:id="15774" w:name="_Toc200959425"/>
        <w:bookmarkStart w:id="15775" w:name="_Toc201569075"/>
        <w:bookmarkEnd w:id="15774"/>
        <w:bookmarkEnd w:id="15775"/>
      </w:del>
    </w:p>
    <w:p w14:paraId="05ECD121" w14:textId="27472770" w:rsidR="000E4A08" w:rsidRPr="0044290A" w:rsidDel="00CC1BB1" w:rsidRDefault="000E4A08">
      <w:pPr>
        <w:pStyle w:val="ListFS1"/>
        <w:rPr>
          <w:del w:id="15776" w:author="Drastichová Zuzana" w:date="2025-03-12T09:55:00Z" w16du:dateUtc="2025-03-12T08:55:00Z"/>
          <w:highlight w:val="cyan"/>
          <w:rPrChange w:id="15777" w:author="Irová Zuzana" w:date="2025-02-21T20:07:00Z" w16du:dateUtc="2025-02-21T19:07:00Z">
            <w:rPr>
              <w:del w:id="15778" w:author="Drastichová Zuzana" w:date="2025-03-12T09:55:00Z" w16du:dateUtc="2025-03-12T08:55:00Z"/>
            </w:rPr>
          </w:rPrChange>
        </w:rPr>
        <w:pPrChange w:id="15779" w:author="Irová Zuzana" w:date="2025-06-06T15:37:00Z" w16du:dateUtc="2025-06-06T13:37:00Z">
          <w:pPr>
            <w:ind w:left="2059"/>
          </w:pPr>
        </w:pPrChange>
      </w:pPr>
      <w:del w:id="15780" w:author="Drastichová Zuzana" w:date="2025-03-12T09:55:00Z" w16du:dateUtc="2025-03-12T08:55:00Z">
        <w:r w:rsidRPr="0044290A" w:rsidDel="00CC1BB1">
          <w:rPr>
            <w:highlight w:val="cyan"/>
            <w:rPrChange w:id="15781" w:author="Irová Zuzana" w:date="2025-02-21T20:07:00Z" w16du:dateUtc="2025-02-21T19:07:00Z">
              <w:rPr/>
            </w:rPrChange>
          </w:rPr>
          <w:delText>V</w:delText>
        </w:r>
        <w:r w:rsidRPr="0044290A" w:rsidDel="00CC1BB1">
          <w:rPr>
            <w:rFonts w:hint="cs"/>
            <w:highlight w:val="cyan"/>
            <w:rPrChange w:id="15782" w:author="Irová Zuzana" w:date="2025-02-21T20:07:00Z" w16du:dateUtc="2025-02-21T19:07:00Z">
              <w:rPr>
                <w:rFonts w:hint="cs"/>
              </w:rPr>
            </w:rPrChange>
          </w:rPr>
          <w:delText> </w:delText>
        </w:r>
        <w:r w:rsidRPr="0044290A" w:rsidDel="00CC1BB1">
          <w:rPr>
            <w:highlight w:val="cyan"/>
            <w:rPrChange w:id="15783" w:author="Irová Zuzana" w:date="2025-02-21T20:07:00Z" w16du:dateUtc="2025-02-21T19:07:00Z">
              <w:rPr/>
            </w:rPrChange>
          </w:rPr>
          <w:delText>p</w:delText>
        </w:r>
        <w:r w:rsidRPr="0044290A" w:rsidDel="00CC1BB1">
          <w:rPr>
            <w:rFonts w:hint="cs"/>
            <w:highlight w:val="cyan"/>
            <w:rPrChange w:id="15784" w:author="Irová Zuzana" w:date="2025-02-21T20:07:00Z" w16du:dateUtc="2025-02-21T19:07:00Z">
              <w:rPr>
                <w:rFonts w:hint="cs"/>
              </w:rPr>
            </w:rPrChange>
          </w:rPr>
          <w:delText>ří</w:delText>
        </w:r>
        <w:r w:rsidRPr="0044290A" w:rsidDel="00CC1BB1">
          <w:rPr>
            <w:highlight w:val="cyan"/>
            <w:rPrChange w:id="15785" w:author="Irová Zuzana" w:date="2025-02-21T20:07:00Z" w16du:dateUtc="2025-02-21T19:07:00Z">
              <w:rPr/>
            </w:rPrChange>
          </w:rPr>
          <w:delText>pad</w:delText>
        </w:r>
        <w:r w:rsidRPr="0044290A" w:rsidDel="00CC1BB1">
          <w:rPr>
            <w:rFonts w:hint="cs"/>
            <w:highlight w:val="cyan"/>
            <w:rPrChange w:id="15786" w:author="Irová Zuzana" w:date="2025-02-21T20:07:00Z" w16du:dateUtc="2025-02-21T19:07:00Z">
              <w:rPr>
                <w:rFonts w:hint="cs"/>
              </w:rPr>
            </w:rPrChange>
          </w:rPr>
          <w:delText>ě</w:delText>
        </w:r>
        <w:r w:rsidRPr="0044290A" w:rsidDel="00CC1BB1">
          <w:rPr>
            <w:highlight w:val="cyan"/>
            <w:rPrChange w:id="15787" w:author="Irová Zuzana" w:date="2025-02-21T20:07:00Z" w16du:dateUtc="2025-02-21T19:07:00Z">
              <w:rPr/>
            </w:rPrChange>
          </w:rPr>
          <w:delText xml:space="preserve"> </w:delText>
        </w:r>
        <w:r w:rsidRPr="0044290A" w:rsidDel="00CC1BB1">
          <w:rPr>
            <w:rFonts w:hint="cs"/>
            <w:highlight w:val="cyan"/>
            <w:rPrChange w:id="15788" w:author="Irová Zuzana" w:date="2025-02-21T20:07:00Z" w16du:dateUtc="2025-02-21T19:07:00Z">
              <w:rPr>
                <w:rFonts w:hint="cs"/>
              </w:rPr>
            </w:rPrChange>
          </w:rPr>
          <w:delText>ú</w:delText>
        </w:r>
        <w:r w:rsidRPr="0044290A" w:rsidDel="00CC1BB1">
          <w:rPr>
            <w:highlight w:val="cyan"/>
            <w:rPrChange w:id="15789" w:author="Irová Zuzana" w:date="2025-02-21T20:07:00Z" w16du:dateUtc="2025-02-21T19:07:00Z">
              <w:rPr/>
            </w:rPrChange>
          </w:rPr>
          <w:delText>sp</w:delText>
        </w:r>
        <w:r w:rsidRPr="0044290A" w:rsidDel="00CC1BB1">
          <w:rPr>
            <w:rFonts w:hint="cs"/>
            <w:highlight w:val="cyan"/>
            <w:rPrChange w:id="15790" w:author="Irová Zuzana" w:date="2025-02-21T20:07:00Z" w16du:dateUtc="2025-02-21T19:07:00Z">
              <w:rPr>
                <w:rFonts w:hint="cs"/>
              </w:rPr>
            </w:rPrChange>
          </w:rPr>
          <w:delText>ěš</w:delText>
        </w:r>
        <w:r w:rsidRPr="0044290A" w:rsidDel="00CC1BB1">
          <w:rPr>
            <w:highlight w:val="cyan"/>
            <w:rPrChange w:id="15791" w:author="Irová Zuzana" w:date="2025-02-21T20:07:00Z" w16du:dateUtc="2025-02-21T19:07:00Z">
              <w:rPr/>
            </w:rPrChange>
          </w:rPr>
          <w:delText>n</w:delText>
        </w:r>
        <w:r w:rsidRPr="0044290A" w:rsidDel="00CC1BB1">
          <w:rPr>
            <w:rFonts w:hint="cs"/>
            <w:highlight w:val="cyan"/>
            <w:rPrChange w:id="15792" w:author="Irová Zuzana" w:date="2025-02-21T20:07:00Z" w16du:dateUtc="2025-02-21T19:07:00Z">
              <w:rPr>
                <w:rFonts w:hint="cs"/>
              </w:rPr>
            </w:rPrChange>
          </w:rPr>
          <w:delText>é</w:delText>
        </w:r>
        <w:r w:rsidRPr="0044290A" w:rsidDel="00CC1BB1">
          <w:rPr>
            <w:highlight w:val="cyan"/>
            <w:rPrChange w:id="15793" w:author="Irová Zuzana" w:date="2025-02-21T20:07:00Z" w16du:dateUtc="2025-02-21T19:07:00Z">
              <w:rPr/>
            </w:rPrChange>
          </w:rPr>
          <w:delText>ho dokon</w:delText>
        </w:r>
        <w:r w:rsidRPr="0044290A" w:rsidDel="00CC1BB1">
          <w:rPr>
            <w:rFonts w:hint="cs"/>
            <w:highlight w:val="cyan"/>
            <w:rPrChange w:id="15794" w:author="Irová Zuzana" w:date="2025-02-21T20:07:00Z" w16du:dateUtc="2025-02-21T19:07:00Z">
              <w:rPr>
                <w:rFonts w:hint="cs"/>
              </w:rPr>
            </w:rPrChange>
          </w:rPr>
          <w:delText>č</w:delText>
        </w:r>
        <w:r w:rsidRPr="0044290A" w:rsidDel="00CC1BB1">
          <w:rPr>
            <w:highlight w:val="cyan"/>
            <w:rPrChange w:id="15795" w:author="Irová Zuzana" w:date="2025-02-21T20:07:00Z" w16du:dateUtc="2025-02-21T19:07:00Z">
              <w:rPr/>
            </w:rPrChange>
          </w:rPr>
          <w:delText>en</w:delText>
        </w:r>
        <w:r w:rsidRPr="0044290A" w:rsidDel="00CC1BB1">
          <w:rPr>
            <w:rFonts w:hint="cs"/>
            <w:highlight w:val="cyan"/>
            <w:rPrChange w:id="15796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797" w:author="Irová Zuzana" w:date="2025-02-21T20:07:00Z" w16du:dateUtc="2025-02-21T19:07:00Z">
              <w:rPr/>
            </w:rPrChange>
          </w:rPr>
          <w:delText xml:space="preserve"> platby (tj. v odpov</w:delText>
        </w:r>
        <w:r w:rsidRPr="0044290A" w:rsidDel="00CC1BB1">
          <w:rPr>
            <w:rFonts w:hint="cs"/>
            <w:highlight w:val="cyan"/>
            <w:rPrChange w:id="15798" w:author="Irová Zuzana" w:date="2025-02-21T20:07:00Z" w16du:dateUtc="2025-02-21T19:07:00Z">
              <w:rPr>
                <w:rFonts w:hint="cs"/>
              </w:rPr>
            </w:rPrChange>
          </w:rPr>
          <w:delText>ě</w:delText>
        </w:r>
        <w:r w:rsidRPr="0044290A" w:rsidDel="00CC1BB1">
          <w:rPr>
            <w:highlight w:val="cyan"/>
            <w:rPrChange w:id="15799" w:author="Irová Zuzana" w:date="2025-02-21T20:07:00Z" w16du:dateUtc="2025-02-21T19:07:00Z">
              <w:rPr/>
            </w:rPrChange>
          </w:rPr>
          <w:delText>di trxState = Approved nebo Settled), Syst</w:delText>
        </w:r>
        <w:r w:rsidRPr="0044290A" w:rsidDel="00CC1BB1">
          <w:rPr>
            <w:rFonts w:hint="cs"/>
            <w:highlight w:val="cyan"/>
            <w:rPrChange w:id="15800" w:author="Irová Zuzana" w:date="2025-02-21T20:07:00Z" w16du:dateUtc="2025-02-21T19:07:00Z">
              <w:rPr>
                <w:rFonts w:hint="cs"/>
              </w:rPr>
            </w:rPrChange>
          </w:rPr>
          <w:delText>é</w:delText>
        </w:r>
        <w:r w:rsidRPr="0044290A" w:rsidDel="00CC1BB1">
          <w:rPr>
            <w:highlight w:val="cyan"/>
            <w:rPrChange w:id="15801" w:author="Irová Zuzana" w:date="2025-02-21T20:07:00Z" w16du:dateUtc="2025-02-21T19:07:00Z">
              <w:rPr/>
            </w:rPrChange>
          </w:rPr>
          <w:delText>m na</w:delText>
        </w:r>
        <w:r w:rsidRPr="0044290A" w:rsidDel="00CC1BB1">
          <w:rPr>
            <w:rFonts w:hint="cs"/>
            <w:highlight w:val="cyan"/>
            <w:rPrChange w:id="15802" w:author="Irová Zuzana" w:date="2025-02-21T20:07:00Z" w16du:dateUtc="2025-02-21T19:07:00Z">
              <w:rPr>
                <w:rFonts w:hint="cs"/>
              </w:rPr>
            </w:rPrChange>
          </w:rPr>
          <w:delText> </w:delText>
        </w:r>
        <w:r w:rsidRPr="0044290A" w:rsidDel="00CC1BB1">
          <w:rPr>
            <w:highlight w:val="cyan"/>
            <w:rPrChange w:id="15803" w:author="Irová Zuzana" w:date="2025-02-21T20:07:00Z" w16du:dateUtc="2025-02-21T19:07:00Z">
              <w:rPr/>
            </w:rPrChange>
          </w:rPr>
          <w:delText>Payment session:</w:delText>
        </w:r>
        <w:bookmarkStart w:id="15804" w:name="_Toc200959426"/>
        <w:bookmarkStart w:id="15805" w:name="_Toc201569076"/>
        <w:bookmarkEnd w:id="15804"/>
        <w:bookmarkEnd w:id="15805"/>
      </w:del>
    </w:p>
    <w:p w14:paraId="691FA2CC" w14:textId="1CB224F3" w:rsidR="000E4A08" w:rsidRPr="0044290A" w:rsidDel="00CC1BB1" w:rsidRDefault="000E4A08" w:rsidP="00E94ECC">
      <w:pPr>
        <w:pStyle w:val="ListFS1"/>
        <w:rPr>
          <w:del w:id="15806" w:author="Drastichová Zuzana" w:date="2025-03-12T09:55:00Z" w16du:dateUtc="2025-03-12T08:55:00Z"/>
          <w:highlight w:val="cyan"/>
          <w:rPrChange w:id="15807" w:author="Irová Zuzana" w:date="2025-02-21T20:07:00Z" w16du:dateUtc="2025-02-21T19:07:00Z">
            <w:rPr>
              <w:del w:id="15808" w:author="Drastichová Zuzana" w:date="2025-03-12T09:55:00Z" w16du:dateUtc="2025-03-12T08:55:00Z"/>
            </w:rPr>
          </w:rPrChange>
        </w:rPr>
      </w:pPr>
      <w:del w:id="15809" w:author="Drastichová Zuzana" w:date="2025-03-12T09:55:00Z" w16du:dateUtc="2025-03-12T08:55:00Z">
        <w:r w:rsidRPr="0044290A" w:rsidDel="00CC1BB1">
          <w:rPr>
            <w:highlight w:val="cyan"/>
            <w:rPrChange w:id="15810" w:author="Irová Zuzana" w:date="2025-02-21T20:07:00Z" w16du:dateUtc="2025-02-21T19:07:00Z">
              <w:rPr/>
            </w:rPrChange>
          </w:rPr>
          <w:delText>do Online payment identifier ulo</w:delText>
        </w:r>
        <w:r w:rsidRPr="0044290A" w:rsidDel="00CC1BB1">
          <w:rPr>
            <w:rFonts w:hint="cs"/>
            <w:highlight w:val="cyan"/>
            <w:rPrChange w:id="15811" w:author="Irová Zuzana" w:date="2025-02-21T20:07:00Z" w16du:dateUtc="2025-02-21T19:07:00Z">
              <w:rPr>
                <w:rFonts w:hint="cs"/>
              </w:rPr>
            </w:rPrChange>
          </w:rPr>
          <w:delText>ží</w:delText>
        </w:r>
        <w:r w:rsidRPr="0044290A" w:rsidDel="00CC1BB1">
          <w:rPr>
            <w:highlight w:val="cyan"/>
            <w:rPrChange w:id="15812" w:author="Irová Zuzana" w:date="2025-02-21T20:07:00Z" w16du:dateUtc="2025-02-21T19:07:00Z">
              <w:rPr/>
            </w:rPrChange>
          </w:rPr>
          <w:delText xml:space="preserve"> unik</w:delText>
        </w:r>
        <w:r w:rsidRPr="0044290A" w:rsidDel="00CC1BB1">
          <w:rPr>
            <w:rFonts w:hint="cs"/>
            <w:highlight w:val="cyan"/>
            <w:rPrChange w:id="15813" w:author="Irová Zuzana" w:date="2025-02-21T20:07:00Z" w16du:dateUtc="2025-02-21T19:07:00Z">
              <w:rPr>
                <w:rFonts w:hint="cs"/>
              </w:rPr>
            </w:rPrChange>
          </w:rPr>
          <w:delText>á</w:delText>
        </w:r>
        <w:r w:rsidRPr="0044290A" w:rsidDel="00CC1BB1">
          <w:rPr>
            <w:highlight w:val="cyan"/>
            <w:rPrChange w:id="15814" w:author="Irová Zuzana" w:date="2025-02-21T20:07:00Z" w16du:dateUtc="2025-02-21T19:07:00Z">
              <w:rPr/>
            </w:rPrChange>
          </w:rPr>
          <w:delText>tn</w:delText>
        </w:r>
        <w:r w:rsidRPr="0044290A" w:rsidDel="00CC1BB1">
          <w:rPr>
            <w:rFonts w:hint="cs"/>
            <w:highlight w:val="cyan"/>
            <w:rPrChange w:id="15815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816" w:author="Irová Zuzana" w:date="2025-02-21T20:07:00Z" w16du:dateUtc="2025-02-21T19:07:00Z">
              <w:rPr/>
            </w:rPrChange>
          </w:rPr>
          <w:delText xml:space="preserve"> ozna</w:delText>
        </w:r>
        <w:r w:rsidRPr="0044290A" w:rsidDel="00CC1BB1">
          <w:rPr>
            <w:rFonts w:hint="cs"/>
            <w:highlight w:val="cyan"/>
            <w:rPrChange w:id="15817" w:author="Irová Zuzana" w:date="2025-02-21T20:07:00Z" w16du:dateUtc="2025-02-21T19:07:00Z">
              <w:rPr>
                <w:rFonts w:hint="cs"/>
              </w:rPr>
            </w:rPrChange>
          </w:rPr>
          <w:delText>č</w:delText>
        </w:r>
        <w:r w:rsidRPr="0044290A" w:rsidDel="00CC1BB1">
          <w:rPr>
            <w:highlight w:val="cyan"/>
            <w:rPrChange w:id="15818" w:author="Irová Zuzana" w:date="2025-02-21T20:07:00Z" w16du:dateUtc="2025-02-21T19:07:00Z">
              <w:rPr/>
            </w:rPrChange>
          </w:rPr>
          <w:delText>en</w:delText>
        </w:r>
        <w:r w:rsidRPr="0044290A" w:rsidDel="00CC1BB1">
          <w:rPr>
            <w:rFonts w:hint="cs"/>
            <w:highlight w:val="cyan"/>
            <w:rPrChange w:id="15819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820" w:author="Irová Zuzana" w:date="2025-02-21T20:07:00Z" w16du:dateUtc="2025-02-21T19:07:00Z">
              <w:rPr/>
            </w:rPrChange>
          </w:rPr>
          <w:delText xml:space="preserve"> transakce platebn</w:delText>
        </w:r>
        <w:r w:rsidRPr="0044290A" w:rsidDel="00CC1BB1">
          <w:rPr>
            <w:rFonts w:hint="cs"/>
            <w:highlight w:val="cyan"/>
            <w:rPrChange w:id="15821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822" w:author="Irová Zuzana" w:date="2025-02-21T20:07:00Z" w16du:dateUtc="2025-02-21T19:07:00Z">
              <w:rPr/>
            </w:rPrChange>
          </w:rPr>
          <w:delText xml:space="preserve"> br</w:delText>
        </w:r>
        <w:r w:rsidRPr="0044290A" w:rsidDel="00CC1BB1">
          <w:rPr>
            <w:rFonts w:hint="cs"/>
            <w:highlight w:val="cyan"/>
            <w:rPrChange w:id="15823" w:author="Irová Zuzana" w:date="2025-02-21T20:07:00Z" w16du:dateUtc="2025-02-21T19:07:00Z">
              <w:rPr>
                <w:rFonts w:hint="cs"/>
              </w:rPr>
            </w:rPrChange>
          </w:rPr>
          <w:delText>á</w:delText>
        </w:r>
        <w:r w:rsidRPr="0044290A" w:rsidDel="00CC1BB1">
          <w:rPr>
            <w:highlight w:val="cyan"/>
            <w:rPrChange w:id="15824" w:author="Irová Zuzana" w:date="2025-02-21T20:07:00Z" w16du:dateUtc="2025-02-21T19:07:00Z">
              <w:rPr/>
            </w:rPrChange>
          </w:rPr>
          <w:delText>ny (trxId)</w:delText>
        </w:r>
        <w:bookmarkStart w:id="15825" w:name="_Toc200959427"/>
        <w:bookmarkStart w:id="15826" w:name="_Toc201569077"/>
        <w:bookmarkEnd w:id="15825"/>
        <w:bookmarkEnd w:id="15826"/>
      </w:del>
    </w:p>
    <w:p w14:paraId="7DB554B5" w14:textId="300C1BEA" w:rsidR="000E4A08" w:rsidRPr="0044290A" w:rsidDel="00CC1BB1" w:rsidRDefault="000E4A08" w:rsidP="00E94ECC">
      <w:pPr>
        <w:pStyle w:val="ListFS1"/>
        <w:rPr>
          <w:del w:id="15827" w:author="Drastichová Zuzana" w:date="2025-03-12T09:55:00Z" w16du:dateUtc="2025-03-12T08:55:00Z"/>
          <w:highlight w:val="cyan"/>
          <w:rPrChange w:id="15828" w:author="Irová Zuzana" w:date="2025-02-21T20:07:00Z" w16du:dateUtc="2025-02-21T19:07:00Z">
            <w:rPr>
              <w:del w:id="15829" w:author="Drastichová Zuzana" w:date="2025-03-12T09:55:00Z" w16du:dateUtc="2025-03-12T08:55:00Z"/>
            </w:rPr>
          </w:rPrChange>
        </w:rPr>
      </w:pPr>
      <w:del w:id="15830" w:author="Drastichová Zuzana" w:date="2025-03-12T09:55:00Z" w16du:dateUtc="2025-03-12T08:55:00Z">
        <w:r w:rsidRPr="0044290A" w:rsidDel="00CC1BB1">
          <w:rPr>
            <w:highlight w:val="cyan"/>
            <w:rPrChange w:id="15831" w:author="Irová Zuzana" w:date="2025-02-21T20:07:00Z" w16du:dateUtc="2025-02-21T19:07:00Z">
              <w:rPr/>
            </w:rPrChange>
          </w:rPr>
          <w:delText>do Created on ulo</w:delText>
        </w:r>
        <w:r w:rsidRPr="0044290A" w:rsidDel="00CC1BB1">
          <w:rPr>
            <w:rFonts w:hint="cs"/>
            <w:highlight w:val="cyan"/>
            <w:rPrChange w:id="15832" w:author="Irová Zuzana" w:date="2025-02-21T20:07:00Z" w16du:dateUtc="2025-02-21T19:07:00Z">
              <w:rPr>
                <w:rFonts w:hint="cs"/>
              </w:rPr>
            </w:rPrChange>
          </w:rPr>
          <w:delText>ží</w:delText>
        </w:r>
        <w:r w:rsidRPr="0044290A" w:rsidDel="00CC1BB1">
          <w:rPr>
            <w:highlight w:val="cyan"/>
            <w:rPrChange w:id="15833" w:author="Irová Zuzana" w:date="2025-02-21T20:07:00Z" w16du:dateUtc="2025-02-21T19:07:00Z">
              <w:rPr/>
            </w:rPrChange>
          </w:rPr>
          <w:delText xml:space="preserve"> datum vytvo</w:delText>
        </w:r>
        <w:r w:rsidRPr="0044290A" w:rsidDel="00CC1BB1">
          <w:rPr>
            <w:rFonts w:hint="cs"/>
            <w:highlight w:val="cyan"/>
            <w:rPrChange w:id="15834" w:author="Irová Zuzana" w:date="2025-02-21T20:07:00Z" w16du:dateUtc="2025-02-21T19:07:00Z">
              <w:rPr>
                <w:rFonts w:hint="cs"/>
              </w:rPr>
            </w:rPrChange>
          </w:rPr>
          <w:delText>ř</w:delText>
        </w:r>
        <w:r w:rsidRPr="0044290A" w:rsidDel="00CC1BB1">
          <w:rPr>
            <w:highlight w:val="cyan"/>
            <w:rPrChange w:id="15835" w:author="Irová Zuzana" w:date="2025-02-21T20:07:00Z" w16du:dateUtc="2025-02-21T19:07:00Z">
              <w:rPr/>
            </w:rPrChange>
          </w:rPr>
          <w:delText>en</w:delText>
        </w:r>
        <w:r w:rsidRPr="0044290A" w:rsidDel="00CC1BB1">
          <w:rPr>
            <w:rFonts w:hint="cs"/>
            <w:highlight w:val="cyan"/>
            <w:rPrChange w:id="15836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837" w:author="Irová Zuzana" w:date="2025-02-21T20:07:00Z" w16du:dateUtc="2025-02-21T19:07:00Z">
              <w:rPr/>
            </w:rPrChange>
          </w:rPr>
          <w:delText xml:space="preserve"> transakce (Registered)</w:delText>
        </w:r>
        <w:bookmarkStart w:id="15838" w:name="_Toc200959428"/>
        <w:bookmarkStart w:id="15839" w:name="_Toc201569078"/>
        <w:bookmarkEnd w:id="15838"/>
        <w:bookmarkEnd w:id="15839"/>
      </w:del>
    </w:p>
    <w:p w14:paraId="307F9379" w14:textId="64AAE38E" w:rsidR="000E4A08" w:rsidRPr="0044290A" w:rsidDel="00CC1BB1" w:rsidRDefault="000E4A08" w:rsidP="00E94ECC">
      <w:pPr>
        <w:pStyle w:val="ListFS1"/>
        <w:rPr>
          <w:del w:id="15840" w:author="Drastichová Zuzana" w:date="2025-03-12T09:55:00Z" w16du:dateUtc="2025-03-12T08:55:00Z"/>
          <w:highlight w:val="cyan"/>
          <w:rPrChange w:id="15841" w:author="Irová Zuzana" w:date="2025-02-21T20:07:00Z" w16du:dateUtc="2025-02-21T19:07:00Z">
            <w:rPr>
              <w:del w:id="15842" w:author="Drastichová Zuzana" w:date="2025-03-12T09:55:00Z" w16du:dateUtc="2025-03-12T08:55:00Z"/>
            </w:rPr>
          </w:rPrChange>
        </w:rPr>
      </w:pPr>
      <w:del w:id="15843" w:author="Drastichová Zuzana" w:date="2025-03-12T09:55:00Z" w16du:dateUtc="2025-03-12T08:55:00Z">
        <w:r w:rsidRPr="0044290A" w:rsidDel="00CC1BB1">
          <w:rPr>
            <w:highlight w:val="cyan"/>
            <w:rPrChange w:id="15844" w:author="Irová Zuzana" w:date="2025-02-21T20:07:00Z" w16du:dateUtc="2025-02-21T19:07:00Z">
              <w:rPr/>
            </w:rPrChange>
          </w:rPr>
          <w:delText>do Result code ulo</w:delText>
        </w:r>
        <w:r w:rsidRPr="0044290A" w:rsidDel="00CC1BB1">
          <w:rPr>
            <w:rFonts w:hint="cs"/>
            <w:highlight w:val="cyan"/>
            <w:rPrChange w:id="15845" w:author="Irová Zuzana" w:date="2025-02-21T20:07:00Z" w16du:dateUtc="2025-02-21T19:07:00Z">
              <w:rPr>
                <w:rFonts w:hint="cs"/>
              </w:rPr>
            </w:rPrChange>
          </w:rPr>
          <w:delText>ží</w:delText>
        </w:r>
        <w:r w:rsidRPr="0044290A" w:rsidDel="00CC1BB1">
          <w:rPr>
            <w:highlight w:val="cyan"/>
            <w:rPrChange w:id="15846" w:author="Irová Zuzana" w:date="2025-02-21T20:07:00Z" w16du:dateUtc="2025-02-21T19:07:00Z">
              <w:rPr/>
            </w:rPrChange>
          </w:rPr>
          <w:delText xml:space="preserve"> n</w:delText>
        </w:r>
        <w:r w:rsidRPr="0044290A" w:rsidDel="00CC1BB1">
          <w:rPr>
            <w:rFonts w:hint="cs"/>
            <w:highlight w:val="cyan"/>
            <w:rPrChange w:id="15847" w:author="Irová Zuzana" w:date="2025-02-21T20:07:00Z" w16du:dateUtc="2025-02-21T19:07:00Z">
              <w:rPr>
                <w:rFonts w:hint="cs"/>
              </w:rPr>
            </w:rPrChange>
          </w:rPr>
          <w:delText>á</w:delText>
        </w:r>
        <w:r w:rsidRPr="0044290A" w:rsidDel="00CC1BB1">
          <w:rPr>
            <w:highlight w:val="cyan"/>
            <w:rPrChange w:id="15848" w:author="Irová Zuzana" w:date="2025-02-21T20:07:00Z" w16du:dateUtc="2025-02-21T19:07:00Z">
              <w:rPr/>
            </w:rPrChange>
          </w:rPr>
          <w:delText>vratov</w:delText>
        </w:r>
        <w:r w:rsidRPr="0044290A" w:rsidDel="00CC1BB1">
          <w:rPr>
            <w:rFonts w:hint="cs"/>
            <w:highlight w:val="cyan"/>
            <w:rPrChange w:id="15849" w:author="Irová Zuzana" w:date="2025-02-21T20:07:00Z" w16du:dateUtc="2025-02-21T19:07:00Z">
              <w:rPr>
                <w:rFonts w:hint="cs"/>
              </w:rPr>
            </w:rPrChange>
          </w:rPr>
          <w:delText>ý</w:delText>
        </w:r>
        <w:r w:rsidRPr="0044290A" w:rsidDel="00CC1BB1">
          <w:rPr>
            <w:highlight w:val="cyan"/>
            <w:rPrChange w:id="15850" w:author="Irová Zuzana" w:date="2025-02-21T20:07:00Z" w16du:dateUtc="2025-02-21T19:07:00Z">
              <w:rPr/>
            </w:rPrChange>
          </w:rPr>
          <w:delText xml:space="preserve"> k</w:delText>
        </w:r>
        <w:r w:rsidRPr="0044290A" w:rsidDel="00CC1BB1">
          <w:rPr>
            <w:rFonts w:hint="cs"/>
            <w:highlight w:val="cyan"/>
            <w:rPrChange w:id="15851" w:author="Irová Zuzana" w:date="2025-02-21T20:07:00Z" w16du:dateUtc="2025-02-21T19:07:00Z">
              <w:rPr>
                <w:rFonts w:hint="cs"/>
              </w:rPr>
            </w:rPrChange>
          </w:rPr>
          <w:delText>ó</w:delText>
        </w:r>
        <w:r w:rsidRPr="0044290A" w:rsidDel="00CC1BB1">
          <w:rPr>
            <w:highlight w:val="cyan"/>
            <w:rPrChange w:id="15852" w:author="Irová Zuzana" w:date="2025-02-21T20:07:00Z" w16du:dateUtc="2025-02-21T19:07:00Z">
              <w:rPr/>
            </w:rPrChange>
          </w:rPr>
          <w:delText>d z platebn</w:delText>
        </w:r>
        <w:r w:rsidRPr="0044290A" w:rsidDel="00CC1BB1">
          <w:rPr>
            <w:rFonts w:hint="cs"/>
            <w:highlight w:val="cyan"/>
            <w:rPrChange w:id="15853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854" w:author="Irová Zuzana" w:date="2025-02-21T20:07:00Z" w16du:dateUtc="2025-02-21T19:07:00Z">
              <w:rPr/>
            </w:rPrChange>
          </w:rPr>
          <w:delText xml:space="preserve"> br</w:delText>
        </w:r>
        <w:r w:rsidRPr="0044290A" w:rsidDel="00CC1BB1">
          <w:rPr>
            <w:rFonts w:hint="cs"/>
            <w:highlight w:val="cyan"/>
            <w:rPrChange w:id="15855" w:author="Irová Zuzana" w:date="2025-02-21T20:07:00Z" w16du:dateUtc="2025-02-21T19:07:00Z">
              <w:rPr>
                <w:rFonts w:hint="cs"/>
              </w:rPr>
            </w:rPrChange>
          </w:rPr>
          <w:delText>á</w:delText>
        </w:r>
        <w:r w:rsidRPr="0044290A" w:rsidDel="00CC1BB1">
          <w:rPr>
            <w:highlight w:val="cyan"/>
            <w:rPrChange w:id="15856" w:author="Irová Zuzana" w:date="2025-02-21T20:07:00Z" w16du:dateUtc="2025-02-21T19:07:00Z">
              <w:rPr/>
            </w:rPrChange>
          </w:rPr>
          <w:delText>ny (result)</w:delText>
        </w:r>
        <w:bookmarkStart w:id="15857" w:name="_Toc200959429"/>
        <w:bookmarkStart w:id="15858" w:name="_Toc201569079"/>
        <w:bookmarkEnd w:id="15857"/>
        <w:bookmarkEnd w:id="15858"/>
      </w:del>
    </w:p>
    <w:p w14:paraId="29495C34" w14:textId="1DBE1F20" w:rsidR="000E4A08" w:rsidRPr="0044290A" w:rsidDel="00CC1BB1" w:rsidRDefault="000E4A08" w:rsidP="00E94ECC">
      <w:pPr>
        <w:pStyle w:val="ListFS1"/>
        <w:rPr>
          <w:del w:id="15859" w:author="Drastichová Zuzana" w:date="2025-03-12T09:55:00Z" w16du:dateUtc="2025-03-12T08:55:00Z"/>
          <w:highlight w:val="cyan"/>
          <w:rPrChange w:id="15860" w:author="Irová Zuzana" w:date="2025-02-21T20:07:00Z" w16du:dateUtc="2025-02-21T19:07:00Z">
            <w:rPr>
              <w:del w:id="15861" w:author="Drastichová Zuzana" w:date="2025-03-12T09:55:00Z" w16du:dateUtc="2025-03-12T08:55:00Z"/>
            </w:rPr>
          </w:rPrChange>
        </w:rPr>
      </w:pPr>
      <w:del w:id="15862" w:author="Drastichová Zuzana" w:date="2025-03-12T09:55:00Z" w16du:dateUtc="2025-03-12T08:55:00Z">
        <w:r w:rsidRPr="0044290A" w:rsidDel="00CC1BB1">
          <w:rPr>
            <w:highlight w:val="cyan"/>
            <w:rPrChange w:id="15863" w:author="Irová Zuzana" w:date="2025-02-21T20:07:00Z" w16du:dateUtc="2025-02-21T19:07:00Z">
              <w:rPr/>
            </w:rPrChange>
          </w:rPr>
          <w:delText>zm</w:delText>
        </w:r>
        <w:r w:rsidRPr="0044290A" w:rsidDel="00CC1BB1">
          <w:rPr>
            <w:rFonts w:hint="cs"/>
            <w:highlight w:val="cyan"/>
            <w:rPrChange w:id="15864" w:author="Irová Zuzana" w:date="2025-02-21T20:07:00Z" w16du:dateUtc="2025-02-21T19:07:00Z">
              <w:rPr>
                <w:rFonts w:hint="cs"/>
              </w:rPr>
            </w:rPrChange>
          </w:rPr>
          <w:delText>ě</w:delText>
        </w:r>
        <w:r w:rsidRPr="0044290A" w:rsidDel="00CC1BB1">
          <w:rPr>
            <w:highlight w:val="cyan"/>
            <w:rPrChange w:id="15865" w:author="Irová Zuzana" w:date="2025-02-21T20:07:00Z" w16du:dateUtc="2025-02-21T19:07:00Z">
              <w:rPr/>
            </w:rPrChange>
          </w:rPr>
          <w:delText>n</w:delText>
        </w:r>
        <w:r w:rsidRPr="0044290A" w:rsidDel="00CC1BB1">
          <w:rPr>
            <w:rFonts w:hint="cs"/>
            <w:highlight w:val="cyan"/>
            <w:rPrChange w:id="15866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867" w:author="Irová Zuzana" w:date="2025-02-21T20:07:00Z" w16du:dateUtc="2025-02-21T19:07:00Z">
              <w:rPr/>
            </w:rPrChange>
          </w:rPr>
          <w:delText xml:space="preserve"> Payment session status na Realized</w:delText>
        </w:r>
        <w:bookmarkStart w:id="15868" w:name="_Toc200959430"/>
        <w:bookmarkStart w:id="15869" w:name="_Toc201569080"/>
        <w:bookmarkEnd w:id="15868"/>
        <w:bookmarkEnd w:id="15869"/>
      </w:del>
    </w:p>
    <w:p w14:paraId="7E630929" w14:textId="53D8BF82" w:rsidR="000E4A08" w:rsidRPr="0044290A" w:rsidDel="00CC1BB1" w:rsidRDefault="000E4A08">
      <w:pPr>
        <w:pStyle w:val="ListFS1"/>
        <w:rPr>
          <w:del w:id="15870" w:author="Drastichová Zuzana" w:date="2025-03-12T09:55:00Z" w16du:dateUtc="2025-03-12T08:55:00Z"/>
          <w:highlight w:val="cyan"/>
          <w:rPrChange w:id="15871" w:author="Irová Zuzana" w:date="2025-02-21T20:07:00Z" w16du:dateUtc="2025-02-21T19:07:00Z">
            <w:rPr>
              <w:del w:id="15872" w:author="Drastichová Zuzana" w:date="2025-03-12T09:55:00Z" w16du:dateUtc="2025-03-12T08:55:00Z"/>
            </w:rPr>
          </w:rPrChange>
        </w:rPr>
        <w:pPrChange w:id="15873" w:author="Irová Zuzana" w:date="2025-06-06T15:37:00Z" w16du:dateUtc="2025-06-06T13:37:00Z">
          <w:pPr>
            <w:pStyle w:val="NormalIndent"/>
          </w:pPr>
        </w:pPrChange>
      </w:pPr>
      <w:del w:id="15874" w:author="Drastichová Zuzana" w:date="2025-03-12T09:55:00Z" w16du:dateUtc="2025-03-12T08:55:00Z">
        <w:r w:rsidRPr="0044290A" w:rsidDel="00CC1BB1">
          <w:rPr>
            <w:highlight w:val="cyan"/>
            <w:rPrChange w:id="15875" w:author="Irová Zuzana" w:date="2025-02-21T20:07:00Z" w16du:dateUtc="2025-02-21T19:07:00Z">
              <w:rPr/>
            </w:rPrChange>
          </w:rPr>
          <w:delText>Proces pokra</w:delText>
        </w:r>
        <w:r w:rsidRPr="0044290A" w:rsidDel="00CC1BB1">
          <w:rPr>
            <w:rFonts w:hint="cs"/>
            <w:highlight w:val="cyan"/>
            <w:rPrChange w:id="15876" w:author="Irová Zuzana" w:date="2025-02-21T20:07:00Z" w16du:dateUtc="2025-02-21T19:07:00Z">
              <w:rPr>
                <w:rFonts w:hint="cs"/>
              </w:rPr>
            </w:rPrChange>
          </w:rPr>
          <w:delText>č</w:delText>
        </w:r>
        <w:r w:rsidRPr="0044290A" w:rsidDel="00CC1BB1">
          <w:rPr>
            <w:highlight w:val="cyan"/>
            <w:rPrChange w:id="15877" w:author="Irová Zuzana" w:date="2025-02-21T20:07:00Z" w16du:dateUtc="2025-02-21T19:07:00Z">
              <w:rPr/>
            </w:rPrChange>
          </w:rPr>
          <w:delText>uje Spole</w:delText>
        </w:r>
        <w:r w:rsidRPr="0044290A" w:rsidDel="00CC1BB1">
          <w:rPr>
            <w:rFonts w:hint="cs"/>
            <w:highlight w:val="cyan"/>
            <w:rPrChange w:id="15878" w:author="Irová Zuzana" w:date="2025-02-21T20:07:00Z" w16du:dateUtc="2025-02-21T19:07:00Z">
              <w:rPr>
                <w:rFonts w:hint="cs"/>
              </w:rPr>
            </w:rPrChange>
          </w:rPr>
          <w:delText>č</w:delText>
        </w:r>
        <w:r w:rsidRPr="0044290A" w:rsidDel="00CC1BB1">
          <w:rPr>
            <w:highlight w:val="cyan"/>
            <w:rPrChange w:id="15879" w:author="Irová Zuzana" w:date="2025-02-21T20:07:00Z" w16du:dateUtc="2025-02-21T19:07:00Z">
              <w:rPr/>
            </w:rPrChange>
          </w:rPr>
          <w:delText>n</w:delText>
        </w:r>
        <w:r w:rsidRPr="0044290A" w:rsidDel="00CC1BB1">
          <w:rPr>
            <w:rFonts w:hint="cs"/>
            <w:highlight w:val="cyan"/>
            <w:rPrChange w:id="15880" w:author="Irová Zuzana" w:date="2025-02-21T20:07:00Z" w16du:dateUtc="2025-02-21T19:07:00Z">
              <w:rPr>
                <w:rFonts w:hint="cs"/>
              </w:rPr>
            </w:rPrChange>
          </w:rPr>
          <w:delText>ý</w:delText>
        </w:r>
        <w:r w:rsidRPr="0044290A" w:rsidDel="00CC1BB1">
          <w:rPr>
            <w:highlight w:val="cyan"/>
            <w:rPrChange w:id="15881" w:author="Irová Zuzana" w:date="2025-02-21T20:07:00Z" w16du:dateUtc="2025-02-21T19:07:00Z">
              <w:rPr/>
            </w:rPrChange>
          </w:rPr>
          <w:delText>m postupem, s t</w:delText>
        </w:r>
        <w:r w:rsidRPr="0044290A" w:rsidDel="00CC1BB1">
          <w:rPr>
            <w:rFonts w:hint="cs"/>
            <w:highlight w:val="cyan"/>
            <w:rPrChange w:id="15882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883" w:author="Irová Zuzana" w:date="2025-02-21T20:07:00Z" w16du:dateUtc="2025-02-21T19:07:00Z">
              <w:rPr/>
            </w:rPrChange>
          </w:rPr>
          <w:delText xml:space="preserve">m </w:delText>
        </w:r>
        <w:r w:rsidRPr="0044290A" w:rsidDel="00CC1BB1">
          <w:rPr>
            <w:rFonts w:hint="cs"/>
            <w:highlight w:val="cyan"/>
            <w:rPrChange w:id="15884" w:author="Irová Zuzana" w:date="2025-02-21T20:07:00Z" w16du:dateUtc="2025-02-21T19:07:00Z">
              <w:rPr>
                <w:rFonts w:hint="cs"/>
              </w:rPr>
            </w:rPrChange>
          </w:rPr>
          <w:delText>ž</w:delText>
        </w:r>
        <w:r w:rsidRPr="0044290A" w:rsidDel="00CC1BB1">
          <w:rPr>
            <w:highlight w:val="cyan"/>
            <w:rPrChange w:id="15885" w:author="Irová Zuzana" w:date="2025-02-21T20:07:00Z" w16du:dateUtc="2025-02-21T19:07:00Z">
              <w:rPr/>
            </w:rPrChange>
          </w:rPr>
          <w:delText>e Syst</w:delText>
        </w:r>
        <w:r w:rsidRPr="0044290A" w:rsidDel="00CC1BB1">
          <w:rPr>
            <w:rFonts w:hint="cs"/>
            <w:highlight w:val="cyan"/>
            <w:rPrChange w:id="15886" w:author="Irová Zuzana" w:date="2025-02-21T20:07:00Z" w16du:dateUtc="2025-02-21T19:07:00Z">
              <w:rPr>
                <w:rFonts w:hint="cs"/>
              </w:rPr>
            </w:rPrChange>
          </w:rPr>
          <w:delText>é</w:delText>
        </w:r>
        <w:r w:rsidRPr="0044290A" w:rsidDel="00CC1BB1">
          <w:rPr>
            <w:highlight w:val="cyan"/>
            <w:rPrChange w:id="15887" w:author="Irová Zuzana" w:date="2025-02-21T20:07:00Z" w16du:dateUtc="2025-02-21T19:07:00Z">
              <w:rPr/>
            </w:rPrChange>
          </w:rPr>
          <w:delText>m nav</w:delText>
        </w:r>
        <w:r w:rsidRPr="0044290A" w:rsidDel="00CC1BB1">
          <w:rPr>
            <w:rFonts w:hint="cs"/>
            <w:highlight w:val="cyan"/>
            <w:rPrChange w:id="15888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889" w:author="Irová Zuzana" w:date="2025-02-21T20:07:00Z" w16du:dateUtc="2025-02-21T19:07:00Z">
              <w:rPr/>
            </w:rPrChange>
          </w:rPr>
          <w:delText>c do Payment.FCI ulo</w:delText>
        </w:r>
        <w:r w:rsidRPr="0044290A" w:rsidDel="00CC1BB1">
          <w:rPr>
            <w:rFonts w:hint="cs"/>
            <w:highlight w:val="cyan"/>
            <w:rPrChange w:id="15890" w:author="Irová Zuzana" w:date="2025-02-21T20:07:00Z" w16du:dateUtc="2025-02-21T19:07:00Z">
              <w:rPr>
                <w:rFonts w:hint="cs"/>
              </w:rPr>
            </w:rPrChange>
          </w:rPr>
          <w:delText>ží</w:delText>
        </w:r>
        <w:r w:rsidRPr="0044290A" w:rsidDel="00CC1BB1">
          <w:rPr>
            <w:highlight w:val="cyan"/>
            <w:rPrChange w:id="15891" w:author="Irová Zuzana" w:date="2025-02-21T20:07:00Z" w16du:dateUtc="2025-02-21T19:07:00Z">
              <w:rPr/>
            </w:rPrChange>
          </w:rPr>
          <w:delText xml:space="preserve"> vystavitele tankovac</w:delText>
        </w:r>
        <w:r w:rsidRPr="0044290A" w:rsidDel="00CC1BB1">
          <w:rPr>
            <w:rFonts w:hint="cs"/>
            <w:highlight w:val="cyan"/>
            <w:rPrChange w:id="15892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893" w:author="Irová Zuzana" w:date="2025-02-21T20:07:00Z" w16du:dateUtc="2025-02-21T19:07:00Z">
              <w:rPr/>
            </w:rPrChange>
          </w:rPr>
          <w:delText xml:space="preserve"> karty z odpov</w:delText>
        </w:r>
        <w:r w:rsidRPr="0044290A" w:rsidDel="00CC1BB1">
          <w:rPr>
            <w:rFonts w:hint="cs"/>
            <w:highlight w:val="cyan"/>
            <w:rPrChange w:id="15894" w:author="Irová Zuzana" w:date="2025-02-21T20:07:00Z" w16du:dateUtc="2025-02-21T19:07:00Z">
              <w:rPr>
                <w:rFonts w:hint="cs"/>
              </w:rPr>
            </w:rPrChange>
          </w:rPr>
          <w:delText>ě</w:delText>
        </w:r>
        <w:r w:rsidRPr="0044290A" w:rsidDel="00CC1BB1">
          <w:rPr>
            <w:highlight w:val="cyan"/>
            <w:rPrChange w:id="15895" w:author="Irová Zuzana" w:date="2025-02-21T20:07:00Z" w16du:dateUtc="2025-02-21T19:07:00Z">
              <w:rPr/>
            </w:rPrChange>
          </w:rPr>
          <w:delText>di platebn</w:delText>
        </w:r>
        <w:r w:rsidRPr="0044290A" w:rsidDel="00CC1BB1">
          <w:rPr>
            <w:rFonts w:hint="cs"/>
            <w:highlight w:val="cyan"/>
            <w:rPrChange w:id="15896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897" w:author="Irová Zuzana" w:date="2025-02-21T20:07:00Z" w16du:dateUtc="2025-02-21T19:07:00Z">
              <w:rPr/>
            </w:rPrChange>
          </w:rPr>
          <w:delText xml:space="preserve"> br</w:delText>
        </w:r>
        <w:r w:rsidRPr="0044290A" w:rsidDel="00CC1BB1">
          <w:rPr>
            <w:rFonts w:hint="cs"/>
            <w:highlight w:val="cyan"/>
            <w:rPrChange w:id="15898" w:author="Irová Zuzana" w:date="2025-02-21T20:07:00Z" w16du:dateUtc="2025-02-21T19:07:00Z">
              <w:rPr>
                <w:rFonts w:hint="cs"/>
              </w:rPr>
            </w:rPrChange>
          </w:rPr>
          <w:delText>á</w:delText>
        </w:r>
        <w:r w:rsidRPr="0044290A" w:rsidDel="00CC1BB1">
          <w:rPr>
            <w:highlight w:val="cyan"/>
            <w:rPrChange w:id="15899" w:author="Irová Zuzana" w:date="2025-02-21T20:07:00Z" w16du:dateUtc="2025-02-21T19:07:00Z">
              <w:rPr/>
            </w:rPrChange>
          </w:rPr>
          <w:delText>ny (issuerCode).</w:delText>
        </w:r>
        <w:bookmarkStart w:id="15900" w:name="_Toc200959431"/>
        <w:bookmarkStart w:id="15901" w:name="_Toc201569081"/>
        <w:bookmarkEnd w:id="15900"/>
        <w:bookmarkEnd w:id="15901"/>
      </w:del>
    </w:p>
    <w:p w14:paraId="386354AB" w14:textId="3D37C7A7" w:rsidR="000E4A08" w:rsidRPr="0044290A" w:rsidDel="00CC1BB1" w:rsidRDefault="000E4A08">
      <w:pPr>
        <w:pStyle w:val="ListFS1"/>
        <w:rPr>
          <w:del w:id="15902" w:author="Drastichová Zuzana" w:date="2025-03-12T09:55:00Z" w16du:dateUtc="2025-03-12T08:55:00Z"/>
          <w:highlight w:val="cyan"/>
          <w:rPrChange w:id="15903" w:author="Irová Zuzana" w:date="2025-02-21T20:07:00Z" w16du:dateUtc="2025-02-21T19:07:00Z">
            <w:rPr>
              <w:del w:id="15904" w:author="Drastichová Zuzana" w:date="2025-03-12T09:55:00Z" w16du:dateUtc="2025-03-12T08:55:00Z"/>
            </w:rPr>
          </w:rPrChange>
        </w:rPr>
        <w:pPrChange w:id="15905" w:author="Irová Zuzana" w:date="2025-06-06T15:37:00Z" w16du:dateUtc="2025-06-06T13:37:00Z">
          <w:pPr>
            <w:ind w:left="2059"/>
          </w:pPr>
        </w:pPrChange>
      </w:pPr>
      <w:bookmarkStart w:id="15906" w:name="_Toc200959432"/>
      <w:bookmarkStart w:id="15907" w:name="_Toc201569082"/>
      <w:bookmarkEnd w:id="15906"/>
      <w:bookmarkEnd w:id="15907"/>
    </w:p>
    <w:p w14:paraId="55B3F7D1" w14:textId="4C5DA87B" w:rsidR="000E4A08" w:rsidRPr="0044290A" w:rsidDel="00CC1BB1" w:rsidRDefault="000E4A08">
      <w:pPr>
        <w:pStyle w:val="ListFS1"/>
        <w:rPr>
          <w:del w:id="15908" w:author="Drastichová Zuzana" w:date="2025-03-12T09:55:00Z" w16du:dateUtc="2025-03-12T08:55:00Z"/>
          <w:highlight w:val="cyan"/>
          <w:rPrChange w:id="15909" w:author="Irová Zuzana" w:date="2025-02-21T20:07:00Z" w16du:dateUtc="2025-02-21T19:07:00Z">
            <w:rPr>
              <w:del w:id="15910" w:author="Drastichová Zuzana" w:date="2025-03-12T09:55:00Z" w16du:dateUtc="2025-03-12T08:55:00Z"/>
            </w:rPr>
          </w:rPrChange>
        </w:rPr>
        <w:pPrChange w:id="15911" w:author="Irová Zuzana" w:date="2025-06-06T15:37:00Z" w16du:dateUtc="2025-06-06T13:37:00Z">
          <w:pPr>
            <w:ind w:left="2059"/>
          </w:pPr>
        </w:pPrChange>
      </w:pPr>
      <w:del w:id="15912" w:author="Drastichová Zuzana" w:date="2025-03-12T09:55:00Z" w16du:dateUtc="2025-03-12T08:55:00Z">
        <w:r w:rsidRPr="0044290A" w:rsidDel="00CC1BB1">
          <w:rPr>
            <w:highlight w:val="cyan"/>
            <w:rPrChange w:id="15913" w:author="Irová Zuzana" w:date="2025-02-21T20:07:00Z" w16du:dateUtc="2025-02-21T19:07:00Z">
              <w:rPr/>
            </w:rPrChange>
          </w:rPr>
          <w:delText>Pokud dojde k</w:delText>
        </w:r>
        <w:r w:rsidRPr="0044290A" w:rsidDel="00CC1BB1">
          <w:rPr>
            <w:rFonts w:hint="cs"/>
            <w:highlight w:val="cyan"/>
            <w:rPrChange w:id="15914" w:author="Irová Zuzana" w:date="2025-02-21T20:07:00Z" w16du:dateUtc="2025-02-21T19:07:00Z">
              <w:rPr>
                <w:rFonts w:hint="cs"/>
              </w:rPr>
            </w:rPrChange>
          </w:rPr>
          <w:delText> </w:delText>
        </w:r>
        <w:r w:rsidRPr="0044290A" w:rsidDel="00CC1BB1">
          <w:rPr>
            <w:highlight w:val="cyan"/>
            <w:rPrChange w:id="15915" w:author="Irová Zuzana" w:date="2025-02-21T20:07:00Z" w16du:dateUtc="2025-02-21T19:07:00Z">
              <w:rPr/>
            </w:rPrChange>
          </w:rPr>
          <w:delText>chyb</w:delText>
        </w:r>
        <w:r w:rsidRPr="0044290A" w:rsidDel="00CC1BB1">
          <w:rPr>
            <w:rFonts w:hint="cs"/>
            <w:highlight w:val="cyan"/>
            <w:rPrChange w:id="15916" w:author="Irová Zuzana" w:date="2025-02-21T20:07:00Z" w16du:dateUtc="2025-02-21T19:07:00Z">
              <w:rPr>
                <w:rFonts w:hint="cs"/>
              </w:rPr>
            </w:rPrChange>
          </w:rPr>
          <w:delText>ě</w:delText>
        </w:r>
        <w:r w:rsidRPr="0044290A" w:rsidDel="00CC1BB1">
          <w:rPr>
            <w:highlight w:val="cyan"/>
            <w:rPrChange w:id="15917" w:author="Irová Zuzana" w:date="2025-02-21T20:07:00Z" w16du:dateUtc="2025-02-21T19:07:00Z">
              <w:rPr/>
            </w:rPrChange>
          </w:rPr>
          <w:delText xml:space="preserve"> p</w:delText>
        </w:r>
        <w:r w:rsidRPr="0044290A" w:rsidDel="00CC1BB1">
          <w:rPr>
            <w:rFonts w:hint="cs"/>
            <w:highlight w:val="cyan"/>
            <w:rPrChange w:id="15918" w:author="Irová Zuzana" w:date="2025-02-21T20:07:00Z" w16du:dateUtc="2025-02-21T19:07:00Z">
              <w:rPr>
                <w:rFonts w:hint="cs"/>
              </w:rPr>
            </w:rPrChange>
          </w:rPr>
          <w:delText>ř</w:delText>
        </w:r>
        <w:r w:rsidRPr="0044290A" w:rsidDel="00CC1BB1">
          <w:rPr>
            <w:highlight w:val="cyan"/>
            <w:rPrChange w:id="15919" w:author="Irová Zuzana" w:date="2025-02-21T20:07:00Z" w16du:dateUtc="2025-02-21T19:07:00Z">
              <w:rPr/>
            </w:rPrChange>
          </w:rPr>
          <w:delText>i komunikaci s</w:delText>
        </w:r>
        <w:r w:rsidRPr="0044290A" w:rsidDel="00CC1BB1">
          <w:rPr>
            <w:rFonts w:hint="cs"/>
            <w:highlight w:val="cyan"/>
            <w:rPrChange w:id="15920" w:author="Irová Zuzana" w:date="2025-02-21T20:07:00Z" w16du:dateUtc="2025-02-21T19:07:00Z">
              <w:rPr>
                <w:rFonts w:hint="cs"/>
              </w:rPr>
            </w:rPrChange>
          </w:rPr>
          <w:delText> </w:delText>
        </w:r>
        <w:r w:rsidRPr="0044290A" w:rsidDel="00CC1BB1">
          <w:rPr>
            <w:highlight w:val="cyan"/>
            <w:rPrChange w:id="15921" w:author="Irová Zuzana" w:date="2025-02-21T20:07:00Z" w16du:dateUtc="2025-02-21T19:07:00Z">
              <w:rPr/>
            </w:rPrChange>
          </w:rPr>
          <w:delText>platebn</w:delText>
        </w:r>
        <w:r w:rsidRPr="0044290A" w:rsidDel="00CC1BB1">
          <w:rPr>
            <w:rFonts w:hint="cs"/>
            <w:highlight w:val="cyan"/>
            <w:rPrChange w:id="15922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923" w:author="Irová Zuzana" w:date="2025-02-21T20:07:00Z" w16du:dateUtc="2025-02-21T19:07:00Z">
              <w:rPr/>
            </w:rPrChange>
          </w:rPr>
          <w:delText xml:space="preserve"> br</w:delText>
        </w:r>
        <w:r w:rsidRPr="0044290A" w:rsidDel="00CC1BB1">
          <w:rPr>
            <w:rFonts w:hint="cs"/>
            <w:highlight w:val="cyan"/>
            <w:rPrChange w:id="15924" w:author="Irová Zuzana" w:date="2025-02-21T20:07:00Z" w16du:dateUtc="2025-02-21T19:07:00Z">
              <w:rPr>
                <w:rFonts w:hint="cs"/>
              </w:rPr>
            </w:rPrChange>
          </w:rPr>
          <w:delText>á</w:delText>
        </w:r>
        <w:r w:rsidRPr="0044290A" w:rsidDel="00CC1BB1">
          <w:rPr>
            <w:highlight w:val="cyan"/>
            <w:rPrChange w:id="15925" w:author="Irová Zuzana" w:date="2025-02-21T20:07:00Z" w16du:dateUtc="2025-02-21T19:07:00Z">
              <w:rPr/>
            </w:rPrChange>
          </w:rPr>
          <w:delText>nou nebo platebn</w:delText>
        </w:r>
        <w:r w:rsidRPr="0044290A" w:rsidDel="00CC1BB1">
          <w:rPr>
            <w:rFonts w:hint="cs"/>
            <w:highlight w:val="cyan"/>
            <w:rPrChange w:id="15926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927" w:author="Irová Zuzana" w:date="2025-02-21T20:07:00Z" w16du:dateUtc="2025-02-21T19:07:00Z">
              <w:rPr/>
            </w:rPrChange>
          </w:rPr>
          <w:delText xml:space="preserve"> br</w:delText>
        </w:r>
        <w:r w:rsidRPr="0044290A" w:rsidDel="00CC1BB1">
          <w:rPr>
            <w:rFonts w:hint="cs"/>
            <w:highlight w:val="cyan"/>
            <w:rPrChange w:id="15928" w:author="Irová Zuzana" w:date="2025-02-21T20:07:00Z" w16du:dateUtc="2025-02-21T19:07:00Z">
              <w:rPr>
                <w:rFonts w:hint="cs"/>
              </w:rPr>
            </w:rPrChange>
          </w:rPr>
          <w:delText>á</w:delText>
        </w:r>
        <w:r w:rsidRPr="0044290A" w:rsidDel="00CC1BB1">
          <w:rPr>
            <w:highlight w:val="cyan"/>
            <w:rPrChange w:id="15929" w:author="Irová Zuzana" w:date="2025-02-21T20:07:00Z" w16du:dateUtc="2025-02-21T19:07:00Z">
              <w:rPr/>
            </w:rPrChange>
          </w:rPr>
          <w:delText>na vr</w:delText>
        </w:r>
        <w:r w:rsidRPr="0044290A" w:rsidDel="00CC1BB1">
          <w:rPr>
            <w:rFonts w:hint="cs"/>
            <w:highlight w:val="cyan"/>
            <w:rPrChange w:id="15930" w:author="Irová Zuzana" w:date="2025-02-21T20:07:00Z" w16du:dateUtc="2025-02-21T19:07:00Z">
              <w:rPr>
                <w:rFonts w:hint="cs"/>
              </w:rPr>
            </w:rPrChange>
          </w:rPr>
          <w:delText>á</w:delText>
        </w:r>
        <w:r w:rsidRPr="0044290A" w:rsidDel="00CC1BB1">
          <w:rPr>
            <w:highlight w:val="cyan"/>
            <w:rPrChange w:id="15931" w:author="Irová Zuzana" w:date="2025-02-21T20:07:00Z" w16du:dateUtc="2025-02-21T19:07:00Z">
              <w:rPr/>
            </w:rPrChange>
          </w:rPr>
          <w:delText>t</w:delText>
        </w:r>
        <w:r w:rsidRPr="0044290A" w:rsidDel="00CC1BB1">
          <w:rPr>
            <w:rFonts w:hint="cs"/>
            <w:highlight w:val="cyan"/>
            <w:rPrChange w:id="15932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933" w:author="Irová Zuzana" w:date="2025-02-21T20:07:00Z" w16du:dateUtc="2025-02-21T19:07:00Z">
              <w:rPr/>
            </w:rPrChange>
          </w:rPr>
          <w:delText xml:space="preserve"> chybov</w:delText>
        </w:r>
        <w:r w:rsidRPr="0044290A" w:rsidDel="00CC1BB1">
          <w:rPr>
            <w:rFonts w:hint="cs"/>
            <w:highlight w:val="cyan"/>
            <w:rPrChange w:id="15934" w:author="Irová Zuzana" w:date="2025-02-21T20:07:00Z" w16du:dateUtc="2025-02-21T19:07:00Z">
              <w:rPr>
                <w:rFonts w:hint="cs"/>
              </w:rPr>
            </w:rPrChange>
          </w:rPr>
          <w:delText>ý</w:delText>
        </w:r>
        <w:r w:rsidRPr="0044290A" w:rsidDel="00CC1BB1">
          <w:rPr>
            <w:highlight w:val="cyan"/>
            <w:rPrChange w:id="15935" w:author="Irová Zuzana" w:date="2025-02-21T20:07:00Z" w16du:dateUtc="2025-02-21T19:07:00Z">
              <w:rPr/>
            </w:rPrChange>
          </w:rPr>
          <w:delText xml:space="preserve"> n</w:delText>
        </w:r>
        <w:r w:rsidRPr="0044290A" w:rsidDel="00CC1BB1">
          <w:rPr>
            <w:rFonts w:hint="cs"/>
            <w:highlight w:val="cyan"/>
            <w:rPrChange w:id="15936" w:author="Irová Zuzana" w:date="2025-02-21T20:07:00Z" w16du:dateUtc="2025-02-21T19:07:00Z">
              <w:rPr>
                <w:rFonts w:hint="cs"/>
              </w:rPr>
            </w:rPrChange>
          </w:rPr>
          <w:delText>á</w:delText>
        </w:r>
        <w:r w:rsidRPr="0044290A" w:rsidDel="00CC1BB1">
          <w:rPr>
            <w:highlight w:val="cyan"/>
            <w:rPrChange w:id="15937" w:author="Irová Zuzana" w:date="2025-02-21T20:07:00Z" w16du:dateUtc="2025-02-21T19:07:00Z">
              <w:rPr/>
            </w:rPrChange>
          </w:rPr>
          <w:delText>vratov</w:delText>
        </w:r>
        <w:r w:rsidRPr="0044290A" w:rsidDel="00CC1BB1">
          <w:rPr>
            <w:rFonts w:hint="cs"/>
            <w:highlight w:val="cyan"/>
            <w:rPrChange w:id="15938" w:author="Irová Zuzana" w:date="2025-02-21T20:07:00Z" w16du:dateUtc="2025-02-21T19:07:00Z">
              <w:rPr>
                <w:rFonts w:hint="cs"/>
              </w:rPr>
            </w:rPrChange>
          </w:rPr>
          <w:delText>ý</w:delText>
        </w:r>
        <w:r w:rsidRPr="0044290A" w:rsidDel="00CC1BB1">
          <w:rPr>
            <w:highlight w:val="cyan"/>
            <w:rPrChange w:id="15939" w:author="Irová Zuzana" w:date="2025-02-21T20:07:00Z" w16du:dateUtc="2025-02-21T19:07:00Z">
              <w:rPr/>
            </w:rPrChange>
          </w:rPr>
          <w:delText xml:space="preserve"> k</w:delText>
        </w:r>
        <w:r w:rsidRPr="0044290A" w:rsidDel="00CC1BB1">
          <w:rPr>
            <w:rFonts w:hint="cs"/>
            <w:highlight w:val="cyan"/>
            <w:rPrChange w:id="15940" w:author="Irová Zuzana" w:date="2025-02-21T20:07:00Z" w16du:dateUtc="2025-02-21T19:07:00Z">
              <w:rPr>
                <w:rFonts w:hint="cs"/>
              </w:rPr>
            </w:rPrChange>
          </w:rPr>
          <w:delText>ó</w:delText>
        </w:r>
        <w:r w:rsidRPr="0044290A" w:rsidDel="00CC1BB1">
          <w:rPr>
            <w:highlight w:val="cyan"/>
            <w:rPrChange w:id="15941" w:author="Irová Zuzana" w:date="2025-02-21T20:07:00Z" w16du:dateUtc="2025-02-21T19:07:00Z">
              <w:rPr/>
            </w:rPrChange>
          </w:rPr>
          <w:delText>d, Syst</w:delText>
        </w:r>
        <w:r w:rsidRPr="0044290A" w:rsidDel="00CC1BB1">
          <w:rPr>
            <w:rFonts w:hint="cs"/>
            <w:highlight w:val="cyan"/>
            <w:rPrChange w:id="15942" w:author="Irová Zuzana" w:date="2025-02-21T20:07:00Z" w16du:dateUtc="2025-02-21T19:07:00Z">
              <w:rPr>
                <w:rFonts w:hint="cs"/>
              </w:rPr>
            </w:rPrChange>
          </w:rPr>
          <w:delText>é</w:delText>
        </w:r>
        <w:r w:rsidRPr="0044290A" w:rsidDel="00CC1BB1">
          <w:rPr>
            <w:highlight w:val="cyan"/>
            <w:rPrChange w:id="15943" w:author="Irová Zuzana" w:date="2025-02-21T20:07:00Z" w16du:dateUtc="2025-02-21T19:07:00Z">
              <w:rPr/>
            </w:rPrChange>
          </w:rPr>
          <w:delText>m:</w:delText>
        </w:r>
        <w:bookmarkStart w:id="15944" w:name="_Toc200959433"/>
        <w:bookmarkStart w:id="15945" w:name="_Toc201569083"/>
        <w:bookmarkEnd w:id="15944"/>
        <w:bookmarkEnd w:id="15945"/>
      </w:del>
    </w:p>
    <w:p w14:paraId="7436E2A4" w14:textId="0B2F6855" w:rsidR="000E4A08" w:rsidRPr="0044290A" w:rsidDel="00CC1BB1" w:rsidRDefault="000E4A08" w:rsidP="00E94ECC">
      <w:pPr>
        <w:pStyle w:val="ListFS1"/>
        <w:rPr>
          <w:del w:id="15946" w:author="Drastichová Zuzana" w:date="2025-03-12T09:55:00Z" w16du:dateUtc="2025-03-12T08:55:00Z"/>
          <w:highlight w:val="cyan"/>
          <w:rPrChange w:id="15947" w:author="Irová Zuzana" w:date="2025-02-21T20:07:00Z" w16du:dateUtc="2025-02-21T19:07:00Z">
            <w:rPr>
              <w:del w:id="15948" w:author="Drastichová Zuzana" w:date="2025-03-12T09:55:00Z" w16du:dateUtc="2025-03-12T08:55:00Z"/>
            </w:rPr>
          </w:rPrChange>
        </w:rPr>
      </w:pPr>
      <w:del w:id="15949" w:author="Drastichová Zuzana" w:date="2025-03-12T09:55:00Z" w16du:dateUtc="2025-03-12T08:55:00Z">
        <w:r w:rsidRPr="0044290A" w:rsidDel="00CC1BB1">
          <w:rPr>
            <w:highlight w:val="cyan"/>
            <w:rPrChange w:id="15950" w:author="Irová Zuzana" w:date="2025-02-21T20:07:00Z" w16du:dateUtc="2025-02-21T19:07:00Z">
              <w:rPr/>
            </w:rPrChange>
          </w:rPr>
          <w:delText>do Online payment identifier ulo</w:delText>
        </w:r>
        <w:r w:rsidRPr="0044290A" w:rsidDel="00CC1BB1">
          <w:rPr>
            <w:rFonts w:hint="cs"/>
            <w:highlight w:val="cyan"/>
            <w:rPrChange w:id="15951" w:author="Irová Zuzana" w:date="2025-02-21T20:07:00Z" w16du:dateUtc="2025-02-21T19:07:00Z">
              <w:rPr>
                <w:rFonts w:hint="cs"/>
              </w:rPr>
            </w:rPrChange>
          </w:rPr>
          <w:delText>ží</w:delText>
        </w:r>
        <w:r w:rsidRPr="0044290A" w:rsidDel="00CC1BB1">
          <w:rPr>
            <w:highlight w:val="cyan"/>
            <w:rPrChange w:id="15952" w:author="Irová Zuzana" w:date="2025-02-21T20:07:00Z" w16du:dateUtc="2025-02-21T19:07:00Z">
              <w:rPr/>
            </w:rPrChange>
          </w:rPr>
          <w:delText xml:space="preserve"> unik</w:delText>
        </w:r>
        <w:r w:rsidRPr="0044290A" w:rsidDel="00CC1BB1">
          <w:rPr>
            <w:rFonts w:hint="cs"/>
            <w:highlight w:val="cyan"/>
            <w:rPrChange w:id="15953" w:author="Irová Zuzana" w:date="2025-02-21T20:07:00Z" w16du:dateUtc="2025-02-21T19:07:00Z">
              <w:rPr>
                <w:rFonts w:hint="cs"/>
              </w:rPr>
            </w:rPrChange>
          </w:rPr>
          <w:delText>á</w:delText>
        </w:r>
        <w:r w:rsidRPr="0044290A" w:rsidDel="00CC1BB1">
          <w:rPr>
            <w:highlight w:val="cyan"/>
            <w:rPrChange w:id="15954" w:author="Irová Zuzana" w:date="2025-02-21T20:07:00Z" w16du:dateUtc="2025-02-21T19:07:00Z">
              <w:rPr/>
            </w:rPrChange>
          </w:rPr>
          <w:delText>tn</w:delText>
        </w:r>
        <w:r w:rsidRPr="0044290A" w:rsidDel="00CC1BB1">
          <w:rPr>
            <w:rFonts w:hint="cs"/>
            <w:highlight w:val="cyan"/>
            <w:rPrChange w:id="15955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956" w:author="Irová Zuzana" w:date="2025-02-21T20:07:00Z" w16du:dateUtc="2025-02-21T19:07:00Z">
              <w:rPr/>
            </w:rPrChange>
          </w:rPr>
          <w:delText xml:space="preserve"> ozna</w:delText>
        </w:r>
        <w:r w:rsidRPr="0044290A" w:rsidDel="00CC1BB1">
          <w:rPr>
            <w:rFonts w:hint="cs"/>
            <w:highlight w:val="cyan"/>
            <w:rPrChange w:id="15957" w:author="Irová Zuzana" w:date="2025-02-21T20:07:00Z" w16du:dateUtc="2025-02-21T19:07:00Z">
              <w:rPr>
                <w:rFonts w:hint="cs"/>
              </w:rPr>
            </w:rPrChange>
          </w:rPr>
          <w:delText>č</w:delText>
        </w:r>
        <w:r w:rsidRPr="0044290A" w:rsidDel="00CC1BB1">
          <w:rPr>
            <w:highlight w:val="cyan"/>
            <w:rPrChange w:id="15958" w:author="Irová Zuzana" w:date="2025-02-21T20:07:00Z" w16du:dateUtc="2025-02-21T19:07:00Z">
              <w:rPr/>
            </w:rPrChange>
          </w:rPr>
          <w:delText>en</w:delText>
        </w:r>
        <w:r w:rsidRPr="0044290A" w:rsidDel="00CC1BB1">
          <w:rPr>
            <w:rFonts w:hint="cs"/>
            <w:highlight w:val="cyan"/>
            <w:rPrChange w:id="15959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960" w:author="Irová Zuzana" w:date="2025-02-21T20:07:00Z" w16du:dateUtc="2025-02-21T19:07:00Z">
              <w:rPr/>
            </w:rPrChange>
          </w:rPr>
          <w:delText xml:space="preserve"> transakce platebn</w:delText>
        </w:r>
        <w:r w:rsidRPr="0044290A" w:rsidDel="00CC1BB1">
          <w:rPr>
            <w:rFonts w:hint="cs"/>
            <w:highlight w:val="cyan"/>
            <w:rPrChange w:id="15961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962" w:author="Irová Zuzana" w:date="2025-02-21T20:07:00Z" w16du:dateUtc="2025-02-21T19:07:00Z">
              <w:rPr/>
            </w:rPrChange>
          </w:rPr>
          <w:delText xml:space="preserve"> br</w:delText>
        </w:r>
        <w:r w:rsidRPr="0044290A" w:rsidDel="00CC1BB1">
          <w:rPr>
            <w:rFonts w:hint="cs"/>
            <w:highlight w:val="cyan"/>
            <w:rPrChange w:id="15963" w:author="Irová Zuzana" w:date="2025-02-21T20:07:00Z" w16du:dateUtc="2025-02-21T19:07:00Z">
              <w:rPr>
                <w:rFonts w:hint="cs"/>
              </w:rPr>
            </w:rPrChange>
          </w:rPr>
          <w:delText>á</w:delText>
        </w:r>
        <w:r w:rsidRPr="0044290A" w:rsidDel="00CC1BB1">
          <w:rPr>
            <w:highlight w:val="cyan"/>
            <w:rPrChange w:id="15964" w:author="Irová Zuzana" w:date="2025-02-21T20:07:00Z" w16du:dateUtc="2025-02-21T19:07:00Z">
              <w:rPr/>
            </w:rPrChange>
          </w:rPr>
          <w:delText>ny (trxId)</w:delText>
        </w:r>
        <w:bookmarkStart w:id="15965" w:name="_Toc200959434"/>
        <w:bookmarkStart w:id="15966" w:name="_Toc201569084"/>
        <w:bookmarkEnd w:id="15965"/>
        <w:bookmarkEnd w:id="15966"/>
      </w:del>
    </w:p>
    <w:p w14:paraId="78A1A5FC" w14:textId="1982F209" w:rsidR="000E4A08" w:rsidRPr="0044290A" w:rsidDel="00CC1BB1" w:rsidRDefault="000E4A08" w:rsidP="00E94ECC">
      <w:pPr>
        <w:pStyle w:val="ListFS1"/>
        <w:rPr>
          <w:del w:id="15967" w:author="Drastichová Zuzana" w:date="2025-03-12T09:55:00Z" w16du:dateUtc="2025-03-12T08:55:00Z"/>
          <w:highlight w:val="cyan"/>
          <w:rPrChange w:id="15968" w:author="Irová Zuzana" w:date="2025-02-21T20:07:00Z" w16du:dateUtc="2025-02-21T19:07:00Z">
            <w:rPr>
              <w:del w:id="15969" w:author="Drastichová Zuzana" w:date="2025-03-12T09:55:00Z" w16du:dateUtc="2025-03-12T08:55:00Z"/>
            </w:rPr>
          </w:rPrChange>
        </w:rPr>
      </w:pPr>
      <w:del w:id="15970" w:author="Drastichová Zuzana" w:date="2025-03-12T09:55:00Z" w16du:dateUtc="2025-03-12T08:55:00Z">
        <w:r w:rsidRPr="0044290A" w:rsidDel="00CC1BB1">
          <w:rPr>
            <w:highlight w:val="cyan"/>
            <w:rPrChange w:id="15971" w:author="Irová Zuzana" w:date="2025-02-21T20:07:00Z" w16du:dateUtc="2025-02-21T19:07:00Z">
              <w:rPr/>
            </w:rPrChange>
          </w:rPr>
          <w:delText>do Created on ulo</w:delText>
        </w:r>
        <w:r w:rsidRPr="0044290A" w:rsidDel="00CC1BB1">
          <w:rPr>
            <w:rFonts w:hint="cs"/>
            <w:highlight w:val="cyan"/>
            <w:rPrChange w:id="15972" w:author="Irová Zuzana" w:date="2025-02-21T20:07:00Z" w16du:dateUtc="2025-02-21T19:07:00Z">
              <w:rPr>
                <w:rFonts w:hint="cs"/>
              </w:rPr>
            </w:rPrChange>
          </w:rPr>
          <w:delText>ží</w:delText>
        </w:r>
        <w:r w:rsidRPr="0044290A" w:rsidDel="00CC1BB1">
          <w:rPr>
            <w:highlight w:val="cyan"/>
            <w:rPrChange w:id="15973" w:author="Irová Zuzana" w:date="2025-02-21T20:07:00Z" w16du:dateUtc="2025-02-21T19:07:00Z">
              <w:rPr/>
            </w:rPrChange>
          </w:rPr>
          <w:delText xml:space="preserve"> datum vytvo</w:delText>
        </w:r>
        <w:r w:rsidRPr="0044290A" w:rsidDel="00CC1BB1">
          <w:rPr>
            <w:rFonts w:hint="cs"/>
            <w:highlight w:val="cyan"/>
            <w:rPrChange w:id="15974" w:author="Irová Zuzana" w:date="2025-02-21T20:07:00Z" w16du:dateUtc="2025-02-21T19:07:00Z">
              <w:rPr>
                <w:rFonts w:hint="cs"/>
              </w:rPr>
            </w:rPrChange>
          </w:rPr>
          <w:delText>ř</w:delText>
        </w:r>
        <w:r w:rsidRPr="0044290A" w:rsidDel="00CC1BB1">
          <w:rPr>
            <w:highlight w:val="cyan"/>
            <w:rPrChange w:id="15975" w:author="Irová Zuzana" w:date="2025-02-21T20:07:00Z" w16du:dateUtc="2025-02-21T19:07:00Z">
              <w:rPr/>
            </w:rPrChange>
          </w:rPr>
          <w:delText>en</w:delText>
        </w:r>
        <w:r w:rsidRPr="0044290A" w:rsidDel="00CC1BB1">
          <w:rPr>
            <w:rFonts w:hint="cs"/>
            <w:highlight w:val="cyan"/>
            <w:rPrChange w:id="15976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977" w:author="Irová Zuzana" w:date="2025-02-21T20:07:00Z" w16du:dateUtc="2025-02-21T19:07:00Z">
              <w:rPr/>
            </w:rPrChange>
          </w:rPr>
          <w:delText xml:space="preserve"> transakce (Registered)</w:delText>
        </w:r>
        <w:bookmarkStart w:id="15978" w:name="_Toc200959435"/>
        <w:bookmarkStart w:id="15979" w:name="_Toc201569085"/>
        <w:bookmarkEnd w:id="15978"/>
        <w:bookmarkEnd w:id="15979"/>
      </w:del>
    </w:p>
    <w:p w14:paraId="6C69B0DA" w14:textId="49C79510" w:rsidR="000E4A08" w:rsidRPr="0044290A" w:rsidDel="00CC1BB1" w:rsidRDefault="000E4A08" w:rsidP="00E94ECC">
      <w:pPr>
        <w:pStyle w:val="ListFS1"/>
        <w:rPr>
          <w:del w:id="15980" w:author="Drastichová Zuzana" w:date="2025-03-12T09:55:00Z" w16du:dateUtc="2025-03-12T08:55:00Z"/>
          <w:highlight w:val="cyan"/>
          <w:rPrChange w:id="15981" w:author="Irová Zuzana" w:date="2025-02-21T20:07:00Z" w16du:dateUtc="2025-02-21T19:07:00Z">
            <w:rPr>
              <w:del w:id="15982" w:author="Drastichová Zuzana" w:date="2025-03-12T09:55:00Z" w16du:dateUtc="2025-03-12T08:55:00Z"/>
            </w:rPr>
          </w:rPrChange>
        </w:rPr>
      </w:pPr>
      <w:del w:id="15983" w:author="Drastichová Zuzana" w:date="2025-03-12T09:55:00Z" w16du:dateUtc="2025-03-12T08:55:00Z">
        <w:r w:rsidRPr="0044290A" w:rsidDel="00CC1BB1">
          <w:rPr>
            <w:highlight w:val="cyan"/>
            <w:rPrChange w:id="15984" w:author="Irová Zuzana" w:date="2025-02-21T20:07:00Z" w16du:dateUtc="2025-02-21T19:07:00Z">
              <w:rPr/>
            </w:rPrChange>
          </w:rPr>
          <w:delText>nastav</w:delText>
        </w:r>
        <w:r w:rsidRPr="0044290A" w:rsidDel="00CC1BB1">
          <w:rPr>
            <w:rFonts w:hint="cs"/>
            <w:highlight w:val="cyan"/>
            <w:rPrChange w:id="15985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5986" w:author="Irová Zuzana" w:date="2025-02-21T20:07:00Z" w16du:dateUtc="2025-02-21T19:07:00Z">
              <w:rPr/>
            </w:rPrChange>
          </w:rPr>
          <w:delText xml:space="preserve"> Payment session status na </w:delText>
        </w:r>
        <w:bookmarkStart w:id="15987" w:name="_Toc200959436"/>
        <w:bookmarkStart w:id="15988" w:name="_Toc201569086"/>
        <w:bookmarkEnd w:id="15987"/>
        <w:bookmarkEnd w:id="15988"/>
      </w:del>
    </w:p>
    <w:p w14:paraId="2DB28239" w14:textId="27063E17" w:rsidR="000E4A08" w:rsidRPr="0044290A" w:rsidDel="00CC1BB1" w:rsidRDefault="000E4A08">
      <w:pPr>
        <w:pStyle w:val="ListFS1"/>
        <w:rPr>
          <w:del w:id="15989" w:author="Drastichová Zuzana" w:date="2025-03-12T09:55:00Z" w16du:dateUtc="2025-03-12T08:55:00Z"/>
          <w:highlight w:val="cyan"/>
          <w:rPrChange w:id="15990" w:author="Irová Zuzana" w:date="2025-02-21T20:07:00Z" w16du:dateUtc="2025-02-21T19:07:00Z">
            <w:rPr>
              <w:del w:id="15991" w:author="Drastichová Zuzana" w:date="2025-03-12T09:55:00Z" w16du:dateUtc="2025-03-12T08:55:00Z"/>
            </w:rPr>
          </w:rPrChange>
        </w:rPr>
        <w:pPrChange w:id="15992" w:author="Irová Zuzana" w:date="2025-06-06T15:37:00Z" w16du:dateUtc="2025-06-06T13:37:00Z">
          <w:pPr>
            <w:pStyle w:val="ListFS2"/>
          </w:pPr>
        </w:pPrChange>
      </w:pPr>
      <w:del w:id="15993" w:author="Drastichová Zuzana" w:date="2025-03-12T09:55:00Z" w16du:dateUtc="2025-03-12T08:55:00Z">
        <w:r w:rsidRPr="0044290A" w:rsidDel="00CC1BB1">
          <w:rPr>
            <w:highlight w:val="cyan"/>
            <w:lang w:eastAsia="en-US"/>
            <w:rPrChange w:id="15994" w:author="Irová Zuzana" w:date="2025-02-21T20:07:00Z" w16du:dateUtc="2025-02-21T19:07:00Z">
              <w:rPr/>
            </w:rPrChange>
          </w:rPr>
          <w:delText>Rejected, pokud trxState = declined</w:delText>
        </w:r>
        <w:bookmarkStart w:id="15995" w:name="_Toc200959437"/>
        <w:bookmarkStart w:id="15996" w:name="_Toc201569087"/>
        <w:bookmarkEnd w:id="15995"/>
        <w:bookmarkEnd w:id="15996"/>
      </w:del>
    </w:p>
    <w:p w14:paraId="343A9542" w14:textId="58403006" w:rsidR="000E4A08" w:rsidRPr="0044290A" w:rsidDel="00CC1BB1" w:rsidRDefault="000E4A08">
      <w:pPr>
        <w:pStyle w:val="ListFS1"/>
        <w:rPr>
          <w:del w:id="15997" w:author="Drastichová Zuzana" w:date="2025-03-12T09:55:00Z" w16du:dateUtc="2025-03-12T08:55:00Z"/>
          <w:highlight w:val="cyan"/>
          <w:rPrChange w:id="15998" w:author="Irová Zuzana" w:date="2025-02-21T20:07:00Z" w16du:dateUtc="2025-02-21T19:07:00Z">
            <w:rPr>
              <w:del w:id="15999" w:author="Drastichová Zuzana" w:date="2025-03-12T09:55:00Z" w16du:dateUtc="2025-03-12T08:55:00Z"/>
            </w:rPr>
          </w:rPrChange>
        </w:rPr>
        <w:pPrChange w:id="16000" w:author="Irová Zuzana" w:date="2025-06-06T15:37:00Z" w16du:dateUtc="2025-06-06T13:37:00Z">
          <w:pPr>
            <w:pStyle w:val="ListFS2"/>
          </w:pPr>
        </w:pPrChange>
      </w:pPr>
      <w:del w:id="16001" w:author="Drastichová Zuzana" w:date="2025-03-12T09:55:00Z" w16du:dateUtc="2025-03-12T08:55:00Z">
        <w:r w:rsidRPr="0044290A" w:rsidDel="00CC1BB1">
          <w:rPr>
            <w:highlight w:val="cyan"/>
            <w:lang w:eastAsia="en-US"/>
            <w:rPrChange w:id="16002" w:author="Irová Zuzana" w:date="2025-02-21T20:07:00Z" w16du:dateUtc="2025-02-21T19:07:00Z">
              <w:rPr/>
            </w:rPrChange>
          </w:rPr>
          <w:delText>Cancelled, pokud trxState = reversed</w:delText>
        </w:r>
        <w:bookmarkStart w:id="16003" w:name="_Toc200959438"/>
        <w:bookmarkStart w:id="16004" w:name="_Toc201569088"/>
        <w:bookmarkEnd w:id="16003"/>
        <w:bookmarkEnd w:id="16004"/>
      </w:del>
    </w:p>
    <w:p w14:paraId="467CC291" w14:textId="775F219D" w:rsidR="000E4A08" w:rsidRPr="0044290A" w:rsidDel="00CC1BB1" w:rsidRDefault="000E4A08" w:rsidP="00E94ECC">
      <w:pPr>
        <w:pStyle w:val="ListFS1"/>
        <w:rPr>
          <w:del w:id="16005" w:author="Drastichová Zuzana" w:date="2025-03-12T09:55:00Z" w16du:dateUtc="2025-03-12T08:55:00Z"/>
          <w:highlight w:val="cyan"/>
          <w:rPrChange w:id="16006" w:author="Irová Zuzana" w:date="2025-02-21T20:07:00Z" w16du:dateUtc="2025-02-21T19:07:00Z">
            <w:rPr>
              <w:del w:id="16007" w:author="Drastichová Zuzana" w:date="2025-03-12T09:55:00Z" w16du:dateUtc="2025-03-12T08:55:00Z"/>
            </w:rPr>
          </w:rPrChange>
        </w:rPr>
      </w:pPr>
      <w:del w:id="16008" w:author="Drastichová Zuzana" w:date="2025-03-12T09:55:00Z" w16du:dateUtc="2025-03-12T08:55:00Z">
        <w:r w:rsidRPr="0044290A" w:rsidDel="00CC1BB1">
          <w:rPr>
            <w:highlight w:val="cyan"/>
            <w:rPrChange w:id="16009" w:author="Irová Zuzana" w:date="2025-02-21T20:07:00Z" w16du:dateUtc="2025-02-21T19:07:00Z">
              <w:rPr/>
            </w:rPrChange>
          </w:rPr>
          <w:delText>ulo</w:delText>
        </w:r>
        <w:r w:rsidRPr="0044290A" w:rsidDel="00CC1BB1">
          <w:rPr>
            <w:rFonts w:hint="cs"/>
            <w:highlight w:val="cyan"/>
            <w:rPrChange w:id="16010" w:author="Irová Zuzana" w:date="2025-02-21T20:07:00Z" w16du:dateUtc="2025-02-21T19:07:00Z">
              <w:rPr>
                <w:rFonts w:hint="cs"/>
              </w:rPr>
            </w:rPrChange>
          </w:rPr>
          <w:delText>ží</w:delText>
        </w:r>
        <w:r w:rsidRPr="0044290A" w:rsidDel="00CC1BB1">
          <w:rPr>
            <w:highlight w:val="cyan"/>
            <w:rPrChange w:id="16011" w:author="Irová Zuzana" w:date="2025-02-21T20:07:00Z" w16du:dateUtc="2025-02-21T19:07:00Z">
              <w:rPr/>
            </w:rPrChange>
          </w:rPr>
          <w:delText xml:space="preserve"> do Result code chybov</w:delText>
        </w:r>
        <w:r w:rsidRPr="0044290A" w:rsidDel="00CC1BB1">
          <w:rPr>
            <w:rFonts w:hint="cs"/>
            <w:highlight w:val="cyan"/>
            <w:rPrChange w:id="16012" w:author="Irová Zuzana" w:date="2025-02-21T20:07:00Z" w16du:dateUtc="2025-02-21T19:07:00Z">
              <w:rPr>
                <w:rFonts w:hint="cs"/>
              </w:rPr>
            </w:rPrChange>
          </w:rPr>
          <w:delText>ý</w:delText>
        </w:r>
        <w:r w:rsidRPr="0044290A" w:rsidDel="00CC1BB1">
          <w:rPr>
            <w:highlight w:val="cyan"/>
            <w:rPrChange w:id="16013" w:author="Irová Zuzana" w:date="2025-02-21T20:07:00Z" w16du:dateUtc="2025-02-21T19:07:00Z">
              <w:rPr/>
            </w:rPrChange>
          </w:rPr>
          <w:delText xml:space="preserve"> k</w:delText>
        </w:r>
        <w:r w:rsidRPr="0044290A" w:rsidDel="00CC1BB1">
          <w:rPr>
            <w:rFonts w:hint="cs"/>
            <w:highlight w:val="cyan"/>
            <w:rPrChange w:id="16014" w:author="Irová Zuzana" w:date="2025-02-21T20:07:00Z" w16du:dateUtc="2025-02-21T19:07:00Z">
              <w:rPr>
                <w:rFonts w:hint="cs"/>
              </w:rPr>
            </w:rPrChange>
          </w:rPr>
          <w:delText>ó</w:delText>
        </w:r>
        <w:r w:rsidRPr="0044290A" w:rsidDel="00CC1BB1">
          <w:rPr>
            <w:highlight w:val="cyan"/>
            <w:rPrChange w:id="16015" w:author="Irová Zuzana" w:date="2025-02-21T20:07:00Z" w16du:dateUtc="2025-02-21T19:07:00Z">
              <w:rPr/>
            </w:rPrChange>
          </w:rPr>
          <w:delText>d z</w:delText>
        </w:r>
        <w:r w:rsidRPr="0044290A" w:rsidDel="00CC1BB1">
          <w:rPr>
            <w:rFonts w:hint="cs"/>
            <w:highlight w:val="cyan"/>
            <w:rPrChange w:id="16016" w:author="Irová Zuzana" w:date="2025-02-21T20:07:00Z" w16du:dateUtc="2025-02-21T19:07:00Z">
              <w:rPr>
                <w:rFonts w:hint="cs"/>
              </w:rPr>
            </w:rPrChange>
          </w:rPr>
          <w:delText> </w:delText>
        </w:r>
        <w:r w:rsidRPr="0044290A" w:rsidDel="00CC1BB1">
          <w:rPr>
            <w:highlight w:val="cyan"/>
            <w:rPrChange w:id="16017" w:author="Irová Zuzana" w:date="2025-02-21T20:07:00Z" w16du:dateUtc="2025-02-21T19:07:00Z">
              <w:rPr/>
            </w:rPrChange>
          </w:rPr>
          <w:delText>platebn</w:delText>
        </w:r>
        <w:r w:rsidRPr="0044290A" w:rsidDel="00CC1BB1">
          <w:rPr>
            <w:rFonts w:hint="cs"/>
            <w:highlight w:val="cyan"/>
            <w:rPrChange w:id="16018" w:author="Irová Zuzana" w:date="2025-02-21T20:07:00Z" w16du:dateUtc="2025-02-21T19:07:00Z">
              <w:rPr>
                <w:rFonts w:hint="cs"/>
              </w:rPr>
            </w:rPrChange>
          </w:rPr>
          <w:delText>í</w:delText>
        </w:r>
        <w:r w:rsidRPr="0044290A" w:rsidDel="00CC1BB1">
          <w:rPr>
            <w:highlight w:val="cyan"/>
            <w:rPrChange w:id="16019" w:author="Irová Zuzana" w:date="2025-02-21T20:07:00Z" w16du:dateUtc="2025-02-21T19:07:00Z">
              <w:rPr/>
            </w:rPrChange>
          </w:rPr>
          <w:delText xml:space="preserve"> br</w:delText>
        </w:r>
        <w:r w:rsidRPr="0044290A" w:rsidDel="00CC1BB1">
          <w:rPr>
            <w:rFonts w:hint="cs"/>
            <w:highlight w:val="cyan"/>
            <w:rPrChange w:id="16020" w:author="Irová Zuzana" w:date="2025-02-21T20:07:00Z" w16du:dateUtc="2025-02-21T19:07:00Z">
              <w:rPr>
                <w:rFonts w:hint="cs"/>
              </w:rPr>
            </w:rPrChange>
          </w:rPr>
          <w:delText>á</w:delText>
        </w:r>
        <w:r w:rsidRPr="0044290A" w:rsidDel="00CC1BB1">
          <w:rPr>
            <w:highlight w:val="cyan"/>
            <w:rPrChange w:id="16021" w:author="Irová Zuzana" w:date="2025-02-21T20:07:00Z" w16du:dateUtc="2025-02-21T19:07:00Z">
              <w:rPr/>
            </w:rPrChange>
          </w:rPr>
          <w:delText>ny (result a declinedReason)</w:delText>
        </w:r>
        <w:bookmarkStart w:id="16022" w:name="_Toc200959439"/>
        <w:bookmarkStart w:id="16023" w:name="_Toc201569089"/>
        <w:bookmarkEnd w:id="16022"/>
        <w:bookmarkEnd w:id="16023"/>
      </w:del>
    </w:p>
    <w:p w14:paraId="3B411A5B" w14:textId="77FFC37E" w:rsidR="000E4A08" w:rsidRPr="0044290A" w:rsidDel="00CC1BB1" w:rsidRDefault="000E4A08" w:rsidP="00E94ECC">
      <w:pPr>
        <w:pStyle w:val="ListFS1"/>
        <w:rPr>
          <w:del w:id="16024" w:author="Drastichová Zuzana" w:date="2025-03-12T09:55:00Z" w16du:dateUtc="2025-03-12T08:55:00Z"/>
          <w:highlight w:val="cyan"/>
          <w:rPrChange w:id="16025" w:author="Irová Zuzana" w:date="2025-02-21T20:07:00Z" w16du:dateUtc="2025-02-21T19:07:00Z">
            <w:rPr>
              <w:del w:id="16026" w:author="Drastichová Zuzana" w:date="2025-03-12T09:55:00Z" w16du:dateUtc="2025-03-12T08:55:00Z"/>
            </w:rPr>
          </w:rPrChange>
        </w:rPr>
      </w:pPr>
      <w:del w:id="16027" w:author="Drastichová Zuzana" w:date="2025-03-12T09:55:00Z" w16du:dateUtc="2025-03-12T08:55:00Z">
        <w:r w:rsidRPr="0044290A" w:rsidDel="00CC1BB1">
          <w:rPr>
            <w:highlight w:val="cyan"/>
            <w:rPrChange w:id="16028" w:author="Irová Zuzana" w:date="2025-02-21T20:07:00Z" w16du:dateUtc="2025-02-21T19:07:00Z">
              <w:rPr/>
            </w:rPrChange>
          </w:rPr>
          <w:delText>a postup kon</w:delText>
        </w:r>
        <w:r w:rsidRPr="0044290A" w:rsidDel="00CC1BB1">
          <w:rPr>
            <w:rFonts w:hint="cs"/>
            <w:highlight w:val="cyan"/>
            <w:rPrChange w:id="16029" w:author="Irová Zuzana" w:date="2025-02-21T20:07:00Z" w16du:dateUtc="2025-02-21T19:07:00Z">
              <w:rPr>
                <w:rFonts w:hint="cs"/>
              </w:rPr>
            </w:rPrChange>
          </w:rPr>
          <w:delText>čí</w:delText>
        </w:r>
        <w:r w:rsidRPr="0044290A" w:rsidDel="00CC1BB1">
          <w:rPr>
            <w:highlight w:val="cyan"/>
            <w:rPrChange w:id="16030" w:author="Irová Zuzana" w:date="2025-02-21T20:07:00Z" w16du:dateUtc="2025-02-21T19:07:00Z">
              <w:rPr/>
            </w:rPrChange>
          </w:rPr>
          <w:delText>.</w:delText>
        </w:r>
        <w:bookmarkStart w:id="16031" w:name="_Toc200959440"/>
        <w:bookmarkStart w:id="16032" w:name="_Toc201569090"/>
        <w:bookmarkEnd w:id="16031"/>
        <w:bookmarkEnd w:id="16032"/>
      </w:del>
    </w:p>
    <w:p w14:paraId="4B9CDB31" w14:textId="29FBAE6A" w:rsidR="000E4A08" w:rsidRPr="00955C1D" w:rsidDel="00CC1BB1" w:rsidRDefault="000E4A08">
      <w:pPr>
        <w:pStyle w:val="ListFS1"/>
        <w:rPr>
          <w:del w:id="16033" w:author="Drastichová Zuzana" w:date="2025-03-12T09:55:00Z" w16du:dateUtc="2025-03-12T08:55:00Z"/>
        </w:rPr>
        <w:pPrChange w:id="16034" w:author="Irová Zuzana" w:date="2025-06-06T15:37:00Z" w16du:dateUtc="2025-06-06T13:37:00Z">
          <w:pPr>
            <w:pStyle w:val="NormalIndent"/>
          </w:pPr>
        </w:pPrChange>
      </w:pPr>
      <w:bookmarkStart w:id="16035" w:name="_Toc200959441"/>
      <w:bookmarkStart w:id="16036" w:name="_Toc201569091"/>
      <w:bookmarkEnd w:id="16035"/>
      <w:bookmarkEnd w:id="16036"/>
    </w:p>
    <w:p w14:paraId="5B91C13D" w14:textId="375ED2E1" w:rsidR="000E4A08" w:rsidRPr="00955C1D" w:rsidDel="00CC1BB1" w:rsidRDefault="000E4A08">
      <w:pPr>
        <w:pStyle w:val="ListFS1"/>
        <w:rPr>
          <w:del w:id="16037" w:author="Drastichová Zuzana" w:date="2025-03-12T09:55:00Z" w16du:dateUtc="2025-03-12T08:55:00Z"/>
        </w:rPr>
        <w:pPrChange w:id="16038" w:author="Irová Zuzana" w:date="2025-06-06T15:37:00Z" w16du:dateUtc="2025-06-06T13:37:00Z">
          <w:pPr>
            <w:pStyle w:val="NormalIndent"/>
          </w:pPr>
        </w:pPrChange>
      </w:pPr>
      <w:bookmarkStart w:id="16039" w:name="_Toc200959442"/>
      <w:bookmarkStart w:id="16040" w:name="_Toc201569092"/>
      <w:bookmarkEnd w:id="16039"/>
      <w:bookmarkEnd w:id="16040"/>
    </w:p>
    <w:p w14:paraId="01AF2438" w14:textId="0A2DCFAE" w:rsidR="000E4A08" w:rsidRPr="00955C1D" w:rsidDel="00CC1BB1" w:rsidRDefault="000E4A08">
      <w:pPr>
        <w:pStyle w:val="ListFS1"/>
        <w:rPr>
          <w:del w:id="16041" w:author="Drastichová Zuzana" w:date="2025-03-12T09:55:00Z" w16du:dateUtc="2025-03-12T08:55:00Z"/>
          <w:b/>
          <w:bCs/>
          <w:u w:val="single"/>
        </w:rPr>
        <w:pPrChange w:id="16042" w:author="Irová Zuzana" w:date="2025-06-06T15:37:00Z" w16du:dateUtc="2025-06-06T13:37:00Z">
          <w:pPr>
            <w:keepNext/>
            <w:spacing w:before="120"/>
            <w:ind w:left="2059"/>
          </w:pPr>
        </w:pPrChange>
      </w:pPr>
      <w:del w:id="16043" w:author="Drastichová Zuzana" w:date="2025-03-12T09:55:00Z" w16du:dateUtc="2025-03-12T08:55:00Z">
        <w:r w:rsidRPr="00955C1D" w:rsidDel="00CC1BB1">
          <w:rPr>
            <w:b/>
            <w:bCs/>
            <w:i/>
            <w:iCs/>
            <w:u w:val="single"/>
          </w:rPr>
          <w:delText>Předplať kredit na POS</w:delText>
        </w:r>
        <w:bookmarkStart w:id="16044" w:name="_Toc200959443"/>
        <w:bookmarkStart w:id="16045" w:name="_Toc201569093"/>
        <w:bookmarkEnd w:id="16044"/>
        <w:bookmarkEnd w:id="16045"/>
      </w:del>
    </w:p>
    <w:p w14:paraId="370D30C4" w14:textId="71578B25" w:rsidR="000E4A08" w:rsidRPr="00955C1D" w:rsidDel="00CC1BB1" w:rsidRDefault="000E4A08">
      <w:pPr>
        <w:pStyle w:val="ListFS1"/>
        <w:rPr>
          <w:del w:id="16046" w:author="Drastichová Zuzana" w:date="2025-03-12T09:55:00Z" w16du:dateUtc="2025-03-12T08:55:00Z"/>
        </w:rPr>
        <w:pPrChange w:id="16047" w:author="Irová Zuzana" w:date="2025-06-06T15:37:00Z" w16du:dateUtc="2025-06-06T13:37:00Z">
          <w:pPr>
            <w:ind w:left="2059"/>
          </w:pPr>
        </w:pPrChange>
      </w:pPr>
      <w:del w:id="16048" w:author="Drastichová Zuzana" w:date="2025-03-12T09:55:00Z" w16du:dateUtc="2025-03-12T08:55:00Z">
        <w:r w:rsidRPr="00955C1D" w:rsidDel="00CC1BB1">
          <w:delText>Systém, minimální částku kreditu v zúčtovací měně převede podle aktuálního kurzu do měny POS za pomocí Pravidel kurzovních převodů (kapitola 6.3)</w:delText>
        </w:r>
        <w:r w:rsidDel="00CC1BB1">
          <w:delText xml:space="preserve"> a zaokrouhlí </w:delText>
        </w:r>
        <w:r w:rsidRPr="00206044" w:rsidDel="00CC1BB1">
          <w:delText xml:space="preserve">podle </w:delText>
        </w:r>
        <w:r w:rsidDel="00CC1BB1">
          <w:delText>TopUp</w:delText>
        </w:r>
        <w:r w:rsidRPr="00206044" w:rsidDel="00CC1BB1">
          <w:delText xml:space="preserve">Rounding pro danou </w:delText>
        </w:r>
        <w:r w:rsidDel="00CC1BB1">
          <w:delText xml:space="preserve">POS </w:delText>
        </w:r>
        <w:r w:rsidRPr="00206044" w:rsidDel="00CC1BB1">
          <w:delText>měnu</w:delText>
        </w:r>
        <w:r w:rsidRPr="00955C1D" w:rsidDel="00CC1BB1">
          <w:delText>. Např. 248</w:delText>
        </w:r>
        <w:r w:rsidDel="00CC1BB1">
          <w:delText>4</w:delText>
        </w:r>
        <w:r w:rsidRPr="00955C1D" w:rsidDel="00CC1BB1">
          <w:delText xml:space="preserve">,45Kč </w:delText>
        </w:r>
        <w:r w:rsidDel="00CC1BB1">
          <w:rPr>
            <w:rFonts w:ascii="Wingdings" w:eastAsia="Wingdings" w:hAnsi="Wingdings" w:cs="Wingdings"/>
          </w:rPr>
          <w:delText>à</w:delText>
        </w:r>
        <w:r w:rsidRPr="00955C1D" w:rsidDel="00CC1BB1">
          <w:delText xml:space="preserve"> 24</w:delText>
        </w:r>
        <w:r w:rsidDel="00CC1BB1">
          <w:delText>90</w:delText>
        </w:r>
        <w:r w:rsidRPr="00955C1D" w:rsidDel="00CC1BB1">
          <w:delText>Kč, 101,78EUR --&gt; 1</w:delText>
        </w:r>
        <w:r w:rsidDel="00CC1BB1">
          <w:delText>02</w:delText>
        </w:r>
        <w:r w:rsidRPr="00955C1D" w:rsidDel="00CC1BB1">
          <w:delText xml:space="preserve">EUR. </w:delText>
        </w:r>
        <w:bookmarkStart w:id="16049" w:name="_Toc200959444"/>
        <w:bookmarkStart w:id="16050" w:name="_Toc201569094"/>
        <w:bookmarkEnd w:id="16049"/>
        <w:bookmarkEnd w:id="16050"/>
      </w:del>
    </w:p>
    <w:p w14:paraId="1014A06E" w14:textId="4681F584" w:rsidR="000E4A08" w:rsidRPr="00955C1D" w:rsidDel="00CC1BB1" w:rsidRDefault="000E4A08">
      <w:pPr>
        <w:pStyle w:val="ListFS1"/>
        <w:rPr>
          <w:del w:id="16051" w:author="Drastichová Zuzana" w:date="2025-03-12T09:55:00Z" w16du:dateUtc="2025-03-12T08:55:00Z"/>
        </w:rPr>
        <w:pPrChange w:id="16052" w:author="Irová Zuzana" w:date="2025-06-06T15:37:00Z" w16du:dateUtc="2025-06-06T13:37:00Z">
          <w:pPr>
            <w:ind w:left="2059"/>
          </w:pPr>
        </w:pPrChange>
      </w:pPr>
      <w:bookmarkStart w:id="16053" w:name="_Toc200959445"/>
      <w:bookmarkStart w:id="16054" w:name="_Toc201569095"/>
      <w:bookmarkEnd w:id="16053"/>
      <w:bookmarkEnd w:id="16054"/>
    </w:p>
    <w:p w14:paraId="025B628C" w14:textId="6457F420" w:rsidR="000E4A08" w:rsidRPr="00955C1D" w:rsidDel="00CC1BB1" w:rsidRDefault="000E4A08">
      <w:pPr>
        <w:pStyle w:val="ListFS1"/>
        <w:rPr>
          <w:del w:id="16055" w:author="Drastichová Zuzana" w:date="2025-03-12T09:55:00Z" w16du:dateUtc="2025-03-12T08:55:00Z"/>
        </w:rPr>
        <w:pPrChange w:id="16056" w:author="Irová Zuzana" w:date="2025-06-06T15:37:00Z" w16du:dateUtc="2025-06-06T13:37:00Z">
          <w:pPr>
            <w:ind w:left="2059"/>
          </w:pPr>
        </w:pPrChange>
      </w:pPr>
      <w:del w:id="16057" w:author="Drastichová Zuzana" w:date="2025-03-12T09:55:00Z" w16du:dateUtc="2025-03-12T08:55:00Z">
        <w:r w:rsidRPr="00955C1D" w:rsidDel="00CC1BB1">
          <w:delText>Systém zobrazí zaokrouhlenou minimální částku kreditu v POS měně.</w:delText>
        </w:r>
        <w:bookmarkStart w:id="16058" w:name="_Toc200959446"/>
        <w:bookmarkStart w:id="16059" w:name="_Toc201569096"/>
        <w:bookmarkEnd w:id="16058"/>
        <w:bookmarkEnd w:id="16059"/>
      </w:del>
    </w:p>
    <w:p w14:paraId="06E04C63" w14:textId="58068B8D" w:rsidR="000E4A08" w:rsidRPr="00955C1D" w:rsidDel="00CC1BB1" w:rsidRDefault="000E4A08">
      <w:pPr>
        <w:pStyle w:val="ListFS1"/>
        <w:rPr>
          <w:del w:id="16060" w:author="Drastichová Zuzana" w:date="2025-03-12T09:55:00Z" w16du:dateUtc="2025-03-12T08:55:00Z"/>
        </w:rPr>
        <w:pPrChange w:id="16061" w:author="Irová Zuzana" w:date="2025-06-06T15:37:00Z" w16du:dateUtc="2025-06-06T13:37:00Z">
          <w:pPr>
            <w:ind w:left="2059"/>
          </w:pPr>
        </w:pPrChange>
      </w:pPr>
      <w:del w:id="16062" w:author="Drastichová Zuzana" w:date="2025-03-12T09:55:00Z" w16du:dateUtc="2025-03-12T08:55:00Z">
        <w:r w:rsidRPr="00955C1D" w:rsidDel="00CC1BB1">
          <w:delText>POS operator může částku navýšit.</w:delText>
        </w:r>
        <w:bookmarkStart w:id="16063" w:name="_Toc200959447"/>
        <w:bookmarkStart w:id="16064" w:name="_Toc201569097"/>
        <w:bookmarkEnd w:id="16063"/>
        <w:bookmarkEnd w:id="16064"/>
      </w:del>
    </w:p>
    <w:p w14:paraId="65DF15EE" w14:textId="6AA66340" w:rsidR="000E4A08" w:rsidRPr="00955C1D" w:rsidDel="00CC1BB1" w:rsidRDefault="000E4A08">
      <w:pPr>
        <w:pStyle w:val="ListFS1"/>
        <w:rPr>
          <w:del w:id="16065" w:author="Drastichová Zuzana" w:date="2025-03-12T09:55:00Z" w16du:dateUtc="2025-03-12T08:55:00Z"/>
        </w:rPr>
        <w:pPrChange w:id="16066" w:author="Irová Zuzana" w:date="2025-06-06T15:37:00Z" w16du:dateUtc="2025-06-06T13:37:00Z">
          <w:pPr>
            <w:pStyle w:val="NormalIndent"/>
          </w:pPr>
        </w:pPrChange>
      </w:pPr>
      <w:del w:id="16067" w:author="Drastichová Zuzana" w:date="2025-03-12T09:55:00Z" w16du:dateUtc="2025-03-12T08:55:00Z">
        <w:r w:rsidRPr="00955C1D" w:rsidDel="00CC1BB1">
          <w:delText xml:space="preserve">Systém zkontroluje, zda částka je </w:delText>
        </w:r>
        <w:r w:rsidRPr="00BF06C4" w:rsidDel="00CC1BB1">
          <w:delText>&lt;=</w:delText>
        </w:r>
        <w:r w:rsidRPr="00955C1D" w:rsidDel="00CC1BB1">
          <w:delText xml:space="preserve"> hodnotě Currency.Max Top-up v dané měně.</w:delText>
        </w:r>
        <w:r w:rsidDel="00CC1BB1">
          <w:delText xml:space="preserve"> Pokud není, Aktér je vyzván k úpravě částky.</w:delText>
        </w:r>
        <w:bookmarkStart w:id="16068" w:name="_Toc200959448"/>
        <w:bookmarkStart w:id="16069" w:name="_Toc201569098"/>
        <w:bookmarkEnd w:id="16068"/>
        <w:bookmarkEnd w:id="16069"/>
      </w:del>
    </w:p>
    <w:p w14:paraId="3A59437D" w14:textId="0C3A77AD" w:rsidR="000E4A08" w:rsidRPr="00955C1D" w:rsidDel="00CC1BB1" w:rsidRDefault="000E4A08">
      <w:pPr>
        <w:pStyle w:val="ListFS1"/>
        <w:rPr>
          <w:del w:id="16070" w:author="Drastichová Zuzana" w:date="2025-03-12T09:55:00Z" w16du:dateUtc="2025-03-12T08:55:00Z"/>
        </w:rPr>
        <w:pPrChange w:id="16071" w:author="Irová Zuzana" w:date="2025-06-06T15:37:00Z" w16du:dateUtc="2025-06-06T13:37:00Z">
          <w:pPr>
            <w:ind w:left="2059"/>
          </w:pPr>
        </w:pPrChange>
      </w:pPr>
      <w:bookmarkStart w:id="16072" w:name="_Toc200959449"/>
      <w:bookmarkStart w:id="16073" w:name="_Toc201569099"/>
      <w:bookmarkEnd w:id="16072"/>
      <w:bookmarkEnd w:id="16073"/>
    </w:p>
    <w:p w14:paraId="0D7EDC85" w14:textId="43E84B31" w:rsidR="000E4A08" w:rsidRPr="00955C1D" w:rsidDel="00CC1BB1" w:rsidRDefault="000E4A08">
      <w:pPr>
        <w:pStyle w:val="ListFS1"/>
        <w:rPr>
          <w:del w:id="16074" w:author="Drastichová Zuzana" w:date="2025-03-12T09:55:00Z" w16du:dateUtc="2025-03-12T08:55:00Z"/>
        </w:rPr>
        <w:pPrChange w:id="16075" w:author="Irová Zuzana" w:date="2025-06-06T15:37:00Z" w16du:dateUtc="2025-06-06T13:37:00Z">
          <w:pPr>
            <w:ind w:left="2059"/>
          </w:pPr>
        </w:pPrChange>
      </w:pPr>
      <w:del w:id="16076" w:author="Drastichová Zuzana" w:date="2025-03-12T09:55:00Z" w16du:dateUtc="2025-03-12T08:55:00Z">
        <w:r w:rsidRPr="00955C1D" w:rsidDel="00CC1BB1">
          <w:delText>Aktér vybere platební metodu (na POS jsou dostupné platba bankovní a palivovou kartou přes EFT nebo hotovostí).</w:delText>
        </w:r>
        <w:bookmarkStart w:id="16077" w:name="_Toc200959450"/>
        <w:bookmarkStart w:id="16078" w:name="_Toc201569100"/>
        <w:bookmarkEnd w:id="16077"/>
        <w:bookmarkEnd w:id="16078"/>
      </w:del>
    </w:p>
    <w:p w14:paraId="56DE8014" w14:textId="3AE9029F" w:rsidR="000E4A08" w:rsidRPr="00955C1D" w:rsidDel="00CC1BB1" w:rsidRDefault="000E4A08">
      <w:pPr>
        <w:pStyle w:val="ListFS1"/>
        <w:rPr>
          <w:del w:id="16079" w:author="Drastichová Zuzana" w:date="2025-03-12T09:55:00Z" w16du:dateUtc="2025-03-12T08:55:00Z"/>
        </w:rPr>
        <w:pPrChange w:id="16080" w:author="Irová Zuzana" w:date="2025-06-06T15:37:00Z" w16du:dateUtc="2025-06-06T13:37:00Z">
          <w:pPr>
            <w:ind w:left="2059"/>
          </w:pPr>
        </w:pPrChange>
      </w:pPr>
      <w:del w:id="16081" w:author="Drastichová Zuzana" w:date="2025-03-12T09:55:00Z" w16du:dateUtc="2025-03-12T08:55:00Z">
        <w:r w:rsidRPr="00955C1D" w:rsidDel="00CC1BB1">
          <w:delText>Pokud zadaná částka kreditu v POS měně (</w:delText>
        </w:r>
        <w:r w:rsidRPr="00BF06C4" w:rsidDel="00CC1BB1">
          <w:delText>zaokrouhlen</w:delText>
        </w:r>
        <w:r w:rsidRPr="00955C1D" w:rsidDel="00CC1BB1">
          <w:delText>á na celé číslo), je vyšší než hodnota nastavená pro danou měnu Currency.MaxTop-upCash, Systém neumožní vybrat platbu v hotovosti.</w:delText>
        </w:r>
        <w:bookmarkStart w:id="16082" w:name="_Toc200959451"/>
        <w:bookmarkStart w:id="16083" w:name="_Toc201569101"/>
        <w:bookmarkEnd w:id="16082"/>
        <w:bookmarkEnd w:id="16083"/>
      </w:del>
    </w:p>
    <w:p w14:paraId="30E46E16" w14:textId="18165060" w:rsidR="000E4A08" w:rsidRPr="00955C1D" w:rsidDel="00CC1BB1" w:rsidRDefault="000E4A08">
      <w:pPr>
        <w:pStyle w:val="ListFS1"/>
        <w:rPr>
          <w:del w:id="16084" w:author="Drastichová Zuzana" w:date="2025-03-12T09:55:00Z" w16du:dateUtc="2025-03-12T08:55:00Z"/>
        </w:rPr>
        <w:pPrChange w:id="16085" w:author="Irová Zuzana" w:date="2025-06-06T15:37:00Z" w16du:dateUtc="2025-06-06T13:37:00Z">
          <w:pPr>
            <w:pStyle w:val="NormalIndent"/>
          </w:pPr>
        </w:pPrChange>
      </w:pPr>
      <w:bookmarkStart w:id="16086" w:name="_Toc200959452"/>
      <w:bookmarkStart w:id="16087" w:name="_Toc201569102"/>
      <w:bookmarkEnd w:id="16086"/>
      <w:bookmarkEnd w:id="16087"/>
    </w:p>
    <w:p w14:paraId="46600E45" w14:textId="0E8A5CB0" w:rsidR="000E4A08" w:rsidRPr="00955C1D" w:rsidDel="00CC1BB1" w:rsidRDefault="000E4A08">
      <w:pPr>
        <w:pStyle w:val="ListFS1"/>
        <w:rPr>
          <w:del w:id="16088" w:author="Drastichová Zuzana" w:date="2025-03-12T09:55:00Z" w16du:dateUtc="2025-03-12T08:55:00Z"/>
        </w:rPr>
        <w:pPrChange w:id="16089" w:author="Irová Zuzana" w:date="2025-06-06T15:37:00Z" w16du:dateUtc="2025-06-06T13:37:00Z">
          <w:pPr>
            <w:pStyle w:val="Flowheading"/>
          </w:pPr>
        </w:pPrChange>
      </w:pPr>
      <w:del w:id="16090" w:author="Drastichová Zuzana" w:date="2025-03-12T09:55:00Z" w16du:dateUtc="2025-03-12T08:55:00Z">
        <w:r w:rsidRPr="00955C1D" w:rsidDel="00CC1BB1">
          <w:delText>(N3) Hotovost (na POS)</w:delText>
        </w:r>
        <w:bookmarkStart w:id="16091" w:name="_Toc200959453"/>
        <w:bookmarkStart w:id="16092" w:name="_Toc201569103"/>
        <w:bookmarkEnd w:id="16091"/>
        <w:bookmarkEnd w:id="16092"/>
      </w:del>
    </w:p>
    <w:p w14:paraId="6E104375" w14:textId="77C90D08" w:rsidR="000E4A08" w:rsidRPr="00955C1D" w:rsidDel="00CC1BB1" w:rsidRDefault="000E4A08">
      <w:pPr>
        <w:pStyle w:val="ListFS1"/>
        <w:rPr>
          <w:del w:id="16093" w:author="Drastichová Zuzana" w:date="2025-03-12T09:55:00Z" w16du:dateUtc="2025-03-12T08:55:00Z"/>
        </w:rPr>
        <w:pPrChange w:id="16094" w:author="Irová Zuzana" w:date="2025-06-06T15:37:00Z" w16du:dateUtc="2025-06-06T13:37:00Z">
          <w:pPr>
            <w:pStyle w:val="NormalIndent"/>
          </w:pPr>
        </w:pPrChange>
      </w:pPr>
      <w:del w:id="16095" w:author="Drastichová Zuzana" w:date="2025-03-12T09:55:00Z" w16du:dateUtc="2025-03-12T08:55:00Z">
        <w:r w:rsidRPr="00955C1D" w:rsidDel="00CC1BB1">
          <w:delText>Systém zaokrouhlí potřebnou částku kreditu placenou hotovostí:</w:delText>
        </w:r>
        <w:bookmarkStart w:id="16096" w:name="_Toc200959454"/>
        <w:bookmarkStart w:id="16097" w:name="_Toc201569104"/>
        <w:bookmarkEnd w:id="16096"/>
        <w:bookmarkEnd w:id="16097"/>
      </w:del>
    </w:p>
    <w:p w14:paraId="00F8C9E8" w14:textId="3A147659" w:rsidR="000E4A08" w:rsidRPr="00C811E3" w:rsidDel="00CC1BB1" w:rsidRDefault="000E4A08" w:rsidP="00E94ECC">
      <w:pPr>
        <w:pStyle w:val="ListFS1"/>
        <w:rPr>
          <w:del w:id="16098" w:author="Drastichová Zuzana" w:date="2025-03-12T09:55:00Z" w16du:dateUtc="2025-03-12T08:55:00Z"/>
          <w:lang w:val="cs-CZ"/>
        </w:rPr>
      </w:pPr>
      <w:del w:id="16099" w:author="Drastichová Zuzana" w:date="2025-03-12T09:55:00Z" w16du:dateUtc="2025-03-12T08:55:00Z">
        <w:r w:rsidRPr="00C811E3" w:rsidDel="00CC1BB1">
          <w:rPr>
            <w:lang w:val="cs-CZ"/>
          </w:rPr>
          <w:delText xml:space="preserve">Pokud POS měna je CZK, převedná částka se zaokrouhlí matematicky na celé číslo. </w:delText>
        </w:r>
        <w:bookmarkStart w:id="16100" w:name="_Toc200959455"/>
        <w:bookmarkStart w:id="16101" w:name="_Toc201569105"/>
        <w:bookmarkEnd w:id="16100"/>
        <w:bookmarkEnd w:id="16101"/>
      </w:del>
    </w:p>
    <w:p w14:paraId="63667A0F" w14:textId="25E6F44F" w:rsidR="000E4A08" w:rsidRPr="00C811E3" w:rsidDel="00CC1BB1" w:rsidRDefault="000E4A08" w:rsidP="00E94ECC">
      <w:pPr>
        <w:pStyle w:val="ListFS1"/>
        <w:rPr>
          <w:del w:id="16102" w:author="Drastichová Zuzana" w:date="2025-03-12T09:55:00Z" w16du:dateUtc="2025-03-12T08:55:00Z"/>
          <w:lang w:val="cs-CZ"/>
        </w:rPr>
      </w:pPr>
      <w:del w:id="16103" w:author="Drastichová Zuzana" w:date="2025-03-12T09:55:00Z" w16du:dateUtc="2025-03-12T08:55:00Z">
        <w:r w:rsidRPr="00C811E3" w:rsidDel="00CC1BB1">
          <w:rPr>
            <w:lang w:val="cs-CZ"/>
          </w:rPr>
          <w:delText xml:space="preserve">Pokud POS měna je EUR, převedná částka se zaokrouhlí na nejbližší pěticent (tj. 102,02 </w:delText>
        </w:r>
        <w:r w:rsidRPr="00087E73" w:rsidDel="00CC1BB1">
          <w:rPr>
            <w:rFonts w:ascii="Wingdings" w:eastAsia="Wingdings" w:hAnsi="Wingdings" w:cs="Wingdings"/>
          </w:rPr>
          <w:delText>à</w:delText>
        </w:r>
        <w:r w:rsidRPr="00C811E3" w:rsidDel="00CC1BB1">
          <w:rPr>
            <w:lang w:val="cs-CZ"/>
          </w:rPr>
          <w:delText xml:space="preserve"> 102,00; 102,03 </w:delText>
        </w:r>
        <w:r w:rsidRPr="00087E73" w:rsidDel="00CC1BB1">
          <w:rPr>
            <w:rFonts w:ascii="Wingdings" w:eastAsia="Wingdings" w:hAnsi="Wingdings" w:cs="Wingdings"/>
          </w:rPr>
          <w:delText>à</w:delText>
        </w:r>
        <w:r w:rsidRPr="00C811E3" w:rsidDel="00CC1BB1">
          <w:rPr>
            <w:lang w:val="cs-CZ"/>
          </w:rPr>
          <w:delText xml:space="preserve"> 102,05; 102,26 </w:delText>
        </w:r>
        <w:r w:rsidRPr="00087E73" w:rsidDel="00CC1BB1">
          <w:rPr>
            <w:rFonts w:ascii="Wingdings" w:eastAsia="Wingdings" w:hAnsi="Wingdings" w:cs="Wingdings"/>
          </w:rPr>
          <w:delText>à</w:delText>
        </w:r>
        <w:r w:rsidRPr="00C811E3" w:rsidDel="00CC1BB1">
          <w:rPr>
            <w:lang w:val="cs-CZ"/>
          </w:rPr>
          <w:delText xml:space="preserve"> 102,25; 99,97 </w:delText>
        </w:r>
        <w:r w:rsidRPr="00087E73" w:rsidDel="00CC1BB1">
          <w:rPr>
            <w:rFonts w:ascii="Wingdings" w:eastAsia="Wingdings" w:hAnsi="Wingdings" w:cs="Wingdings"/>
          </w:rPr>
          <w:delText>à</w:delText>
        </w:r>
        <w:r w:rsidRPr="00C811E3" w:rsidDel="00CC1BB1">
          <w:rPr>
            <w:lang w:val="cs-CZ"/>
          </w:rPr>
          <w:delText xml:space="preserve"> 99,95; 99,98 </w:delText>
        </w:r>
        <w:r w:rsidRPr="00087E73" w:rsidDel="00CC1BB1">
          <w:rPr>
            <w:rFonts w:ascii="Wingdings" w:eastAsia="Wingdings" w:hAnsi="Wingdings" w:cs="Wingdings"/>
          </w:rPr>
          <w:delText>à</w:delText>
        </w:r>
        <w:r w:rsidRPr="00C811E3" w:rsidDel="00CC1BB1">
          <w:rPr>
            <w:lang w:val="cs-CZ"/>
          </w:rPr>
          <w:delText xml:space="preserve"> 100,00).</w:delText>
        </w:r>
        <w:bookmarkStart w:id="16104" w:name="_Toc200959456"/>
        <w:bookmarkStart w:id="16105" w:name="_Toc201569106"/>
        <w:bookmarkEnd w:id="16104"/>
        <w:bookmarkEnd w:id="16105"/>
      </w:del>
    </w:p>
    <w:p w14:paraId="6D6574CE" w14:textId="67F58106" w:rsidR="000E4A08" w:rsidRPr="00C811E3" w:rsidDel="00CC1BB1" w:rsidRDefault="000E4A08" w:rsidP="00E94ECC">
      <w:pPr>
        <w:pStyle w:val="ListFS1"/>
        <w:rPr>
          <w:del w:id="16106" w:author="Drastichová Zuzana" w:date="2025-03-12T09:55:00Z" w16du:dateUtc="2025-03-12T08:55:00Z"/>
          <w:lang w:val="cs-CZ"/>
        </w:rPr>
      </w:pPr>
      <w:del w:id="16107" w:author="Drastichová Zuzana" w:date="2025-03-12T09:55:00Z" w16du:dateUtc="2025-03-12T08:55:00Z">
        <w:r w:rsidRPr="00C811E3" w:rsidDel="00CC1BB1">
          <w:rPr>
            <w:lang w:val="cs-CZ"/>
          </w:rPr>
          <w:delText xml:space="preserve">Pokud POS měna je HUF, převedná částka se zaokrouhlí na </w:delText>
        </w:r>
        <w:r w:rsidRPr="00C811E3" w:rsidDel="00CC1BB1">
          <w:rPr>
            <w:highlight w:val="yellow"/>
            <w:lang w:val="cs-CZ"/>
          </w:rPr>
          <w:delText>nejbližší</w:delText>
        </w:r>
        <w:r w:rsidRPr="00C811E3" w:rsidDel="00CC1BB1">
          <w:rPr>
            <w:lang w:val="cs-CZ"/>
          </w:rPr>
          <w:delText xml:space="preserve"> pět forintů (tj. 102 à 100; 103 à 105; 106 à 105; 108 à 110).</w:delText>
        </w:r>
        <w:bookmarkStart w:id="16108" w:name="_Toc200959457"/>
        <w:bookmarkStart w:id="16109" w:name="_Toc201569107"/>
        <w:bookmarkEnd w:id="16108"/>
        <w:bookmarkEnd w:id="16109"/>
      </w:del>
    </w:p>
    <w:p w14:paraId="683EE298" w14:textId="1C379034" w:rsidR="000E4A08" w:rsidRPr="00C811E3" w:rsidDel="00CC1BB1" w:rsidRDefault="000E4A08" w:rsidP="00E94ECC">
      <w:pPr>
        <w:pStyle w:val="ListFS1"/>
        <w:rPr>
          <w:del w:id="16110" w:author="Drastichová Zuzana" w:date="2025-03-12T09:55:00Z" w16du:dateUtc="2025-03-12T08:55:00Z"/>
          <w:lang w:val="cs-CZ"/>
        </w:rPr>
      </w:pPr>
      <w:del w:id="16111" w:author="Drastichová Zuzana" w:date="2025-03-12T09:55:00Z" w16du:dateUtc="2025-03-12T08:55:00Z">
        <w:r w:rsidRPr="00C811E3" w:rsidDel="00CC1BB1">
          <w:rPr>
            <w:lang w:val="cs-CZ"/>
          </w:rPr>
          <w:delText>Pokud POS měna je PLN, převedná částka se matematicky zaokrouhlí na dvě desetinná místa.</w:delText>
        </w:r>
        <w:bookmarkStart w:id="16112" w:name="_Toc200959458"/>
        <w:bookmarkStart w:id="16113" w:name="_Toc201569108"/>
        <w:bookmarkEnd w:id="16112"/>
        <w:bookmarkEnd w:id="16113"/>
      </w:del>
    </w:p>
    <w:p w14:paraId="4F87C074" w14:textId="1AA3C90D" w:rsidR="000E4A08" w:rsidRPr="00955C1D" w:rsidDel="00CC1BB1" w:rsidRDefault="000E4A08">
      <w:pPr>
        <w:pStyle w:val="ListFS1"/>
        <w:rPr>
          <w:del w:id="16114" w:author="Drastichová Zuzana" w:date="2025-03-12T09:55:00Z" w16du:dateUtc="2025-03-12T08:55:00Z"/>
        </w:rPr>
        <w:pPrChange w:id="16115" w:author="Irová Zuzana" w:date="2025-06-06T15:37:00Z" w16du:dateUtc="2025-06-06T13:37:00Z">
          <w:pPr>
            <w:pStyle w:val="NormalIndent"/>
          </w:pPr>
        </w:pPrChange>
      </w:pPr>
      <w:bookmarkStart w:id="16116" w:name="_Toc200959459"/>
      <w:bookmarkStart w:id="16117" w:name="_Toc201569109"/>
      <w:bookmarkEnd w:id="16116"/>
      <w:bookmarkEnd w:id="16117"/>
    </w:p>
    <w:p w14:paraId="25EEF6D0" w14:textId="68679C70" w:rsidR="000E4A08" w:rsidRPr="00955C1D" w:rsidDel="00CC1BB1" w:rsidRDefault="000E4A08">
      <w:pPr>
        <w:pStyle w:val="ListFS1"/>
        <w:rPr>
          <w:del w:id="16118" w:author="Drastichová Zuzana" w:date="2025-03-12T09:55:00Z" w16du:dateUtc="2025-03-12T08:55:00Z"/>
        </w:rPr>
        <w:pPrChange w:id="16119" w:author="Irová Zuzana" w:date="2025-06-06T15:37:00Z" w16du:dateUtc="2025-06-06T13:37:00Z">
          <w:pPr>
            <w:pStyle w:val="NormalIndent"/>
          </w:pPr>
        </w:pPrChange>
      </w:pPr>
      <w:del w:id="16120" w:author="Drastichová Zuzana" w:date="2025-03-12T09:55:00Z" w16du:dateUtc="2025-03-12T08:55:00Z">
        <w:r w:rsidRPr="00955C1D" w:rsidDel="00CC1BB1">
          <w:delText>POS operator vezme zaokrouhlenou částku v hotovosti od zákazníka ve měně POS a zaregistruje Platbu.</w:delText>
        </w:r>
        <w:bookmarkStart w:id="16121" w:name="_Toc200959460"/>
        <w:bookmarkStart w:id="16122" w:name="_Toc201569110"/>
        <w:bookmarkEnd w:id="16121"/>
        <w:bookmarkEnd w:id="16122"/>
      </w:del>
    </w:p>
    <w:p w14:paraId="5B7F46C7" w14:textId="3C3BE03E" w:rsidR="000E4A08" w:rsidRPr="00955C1D" w:rsidDel="00CC1BB1" w:rsidRDefault="000E4A08">
      <w:pPr>
        <w:pStyle w:val="ListFS1"/>
        <w:rPr>
          <w:del w:id="16123" w:author="Drastichová Zuzana" w:date="2025-03-12T09:55:00Z" w16du:dateUtc="2025-03-12T08:55:00Z"/>
        </w:rPr>
        <w:pPrChange w:id="16124" w:author="Irová Zuzana" w:date="2025-06-06T15:37:00Z" w16du:dateUtc="2025-06-06T13:37:00Z">
          <w:pPr>
            <w:pStyle w:val="NormalIndent"/>
          </w:pPr>
        </w:pPrChange>
      </w:pPr>
      <w:del w:id="16125" w:author="Drastichová Zuzana" w:date="2025-03-12T09:55:00Z" w16du:dateUtc="2025-03-12T08:55:00Z">
        <w:r w:rsidRPr="00955C1D" w:rsidDel="00CC1BB1">
          <w:delText>Systém převede zaplacenou částku do zúčtovací měny účtu, pokud se liší od měny POS a zaokrouhlí na dvě desetinná místa.</w:delText>
        </w:r>
        <w:bookmarkStart w:id="16126" w:name="_Toc200959461"/>
        <w:bookmarkStart w:id="16127" w:name="_Toc201569111"/>
        <w:bookmarkEnd w:id="16126"/>
        <w:bookmarkEnd w:id="16127"/>
      </w:del>
    </w:p>
    <w:p w14:paraId="3CCB297E" w14:textId="77EDEBB4" w:rsidR="000E4A08" w:rsidRPr="00955C1D" w:rsidDel="00CC1BB1" w:rsidRDefault="000E4A08">
      <w:pPr>
        <w:pStyle w:val="ListFS1"/>
        <w:rPr>
          <w:del w:id="16128" w:author="Drastichová Zuzana" w:date="2025-03-12T09:55:00Z" w16du:dateUtc="2025-03-12T08:55:00Z"/>
        </w:rPr>
        <w:pPrChange w:id="16129" w:author="Irová Zuzana" w:date="2025-06-06T15:37:00Z" w16du:dateUtc="2025-06-06T13:37:00Z">
          <w:pPr>
            <w:pStyle w:val="NormalIndent"/>
          </w:pPr>
        </w:pPrChange>
      </w:pPr>
      <w:del w:id="16130" w:author="Drastichová Zuzana" w:date="2025-03-12T09:55:00Z" w16du:dateUtc="2025-03-12T08:55:00Z">
        <w:r w:rsidRPr="00955C1D" w:rsidDel="00CC1BB1">
          <w:delText xml:space="preserve">Proces pokračuje </w:delText>
        </w:r>
        <w:r w:rsidDel="00CC1BB1">
          <w:delText>Společným</w:delText>
        </w:r>
        <w:r w:rsidRPr="00955C1D" w:rsidDel="00CC1BB1">
          <w:delText xml:space="preserve"> postupem a to krokem, kdy Systém určí Bill issuer</w:delText>
        </w:r>
      </w:del>
      <w:ins w:id="16131" w:author="Irová Zuzana" w:date="2025-02-21T20:09:00Z" w16du:dateUtc="2025-02-21T19:09:00Z">
        <w:del w:id="16132" w:author="Drastichová Zuzana" w:date="2025-03-12T09:55:00Z" w16du:dateUtc="2025-03-12T08:55:00Z">
          <w:r w:rsidR="001E4750" w:rsidDel="00CC1BB1">
            <w:delText>BIBA</w:delText>
          </w:r>
        </w:del>
      </w:ins>
      <w:del w:id="16133" w:author="Drastichová Zuzana" w:date="2025-03-12T09:55:00Z" w16du:dateUtc="2025-03-12T08:55:00Z">
        <w:r w:rsidRPr="00955C1D" w:rsidDel="00CC1BB1">
          <w:delText xml:space="preserve">. </w:delText>
        </w:r>
        <w:bookmarkStart w:id="16134" w:name="_Toc200959462"/>
        <w:bookmarkStart w:id="16135" w:name="_Toc201569112"/>
        <w:bookmarkEnd w:id="16134"/>
        <w:bookmarkEnd w:id="16135"/>
      </w:del>
    </w:p>
    <w:p w14:paraId="5903A183" w14:textId="0DA388B1" w:rsidR="000E4A08" w:rsidRPr="00955C1D" w:rsidDel="00CC1BB1" w:rsidRDefault="000E4A08">
      <w:pPr>
        <w:pStyle w:val="ListFS1"/>
        <w:rPr>
          <w:del w:id="16136" w:author="Drastichová Zuzana" w:date="2025-03-12T09:55:00Z" w16du:dateUtc="2025-03-12T08:55:00Z"/>
        </w:rPr>
        <w:pPrChange w:id="16137" w:author="Irová Zuzana" w:date="2025-06-06T15:37:00Z" w16du:dateUtc="2025-06-06T13:37:00Z">
          <w:pPr>
            <w:pStyle w:val="NormalIndent"/>
          </w:pPr>
        </w:pPrChange>
      </w:pPr>
      <w:del w:id="16138" w:author="Drastichová Zuzana" w:date="2025-03-12T09:55:00Z" w16du:dateUtc="2025-03-12T08:55:00Z">
        <w:r w:rsidRPr="00955C1D" w:rsidDel="00CC1BB1">
          <w:delText xml:space="preserve">Rozdíl je v kroku vytváření Payment, </w:delText>
        </w:r>
        <w:bookmarkStart w:id="16139" w:name="_Toc200959463"/>
        <w:bookmarkStart w:id="16140" w:name="_Toc201569113"/>
        <w:bookmarkEnd w:id="16139"/>
        <w:bookmarkEnd w:id="16140"/>
      </w:del>
    </w:p>
    <w:p w14:paraId="7B57F727" w14:textId="35630D4F" w:rsidR="000E4A08" w:rsidRPr="00087E73" w:rsidDel="00CC1BB1" w:rsidRDefault="000E4A08" w:rsidP="00E94ECC">
      <w:pPr>
        <w:pStyle w:val="ListFS1"/>
        <w:rPr>
          <w:del w:id="16141" w:author="Drastichová Zuzana" w:date="2025-03-12T09:55:00Z" w16du:dateUtc="2025-03-12T08:55:00Z"/>
        </w:rPr>
      </w:pPr>
      <w:del w:id="16142" w:author="Drastichová Zuzana" w:date="2025-03-12T09:55:00Z" w16du:dateUtc="2025-03-12T08:55:00Z">
        <w:r w:rsidRPr="00087E73" w:rsidDel="00CC1BB1">
          <w:delText>Payment method = cash</w:delText>
        </w:r>
        <w:bookmarkStart w:id="16143" w:name="_Toc200959464"/>
        <w:bookmarkStart w:id="16144" w:name="_Toc201569114"/>
        <w:bookmarkEnd w:id="16143"/>
        <w:bookmarkEnd w:id="16144"/>
      </w:del>
    </w:p>
    <w:p w14:paraId="78B187D4" w14:textId="59A37B4E" w:rsidR="000E4A08" w:rsidRPr="00087E73" w:rsidDel="00CC1BB1" w:rsidRDefault="000E4A08" w:rsidP="00E94ECC">
      <w:pPr>
        <w:pStyle w:val="ListFS1"/>
        <w:rPr>
          <w:del w:id="16145" w:author="Drastichová Zuzana" w:date="2025-03-12T09:55:00Z" w16du:dateUtc="2025-03-12T08:55:00Z"/>
        </w:rPr>
      </w:pPr>
      <w:del w:id="16146" w:author="Drastichová Zuzana" w:date="2025-03-12T09:55:00Z" w16du:dateUtc="2025-03-12T08:55:00Z">
        <w:r w:rsidRPr="00087E73" w:rsidDel="00CC1BB1">
          <w:delText xml:space="preserve">POS = obchodní místo, kde byla provedena platba </w:delText>
        </w:r>
        <w:bookmarkStart w:id="16147" w:name="_Toc200959465"/>
        <w:bookmarkStart w:id="16148" w:name="_Toc201569115"/>
        <w:bookmarkEnd w:id="16147"/>
        <w:bookmarkEnd w:id="16148"/>
      </w:del>
    </w:p>
    <w:p w14:paraId="4DB4C92D" w14:textId="73B09C4E" w:rsidR="000E4A08" w:rsidRPr="00087E73" w:rsidDel="00CC1BB1" w:rsidRDefault="000E4A08" w:rsidP="00E94ECC">
      <w:pPr>
        <w:pStyle w:val="ListFS1"/>
        <w:rPr>
          <w:del w:id="16149" w:author="Drastichová Zuzana" w:date="2025-03-12T09:55:00Z" w16du:dateUtc="2025-03-12T08:55:00Z"/>
        </w:rPr>
      </w:pPr>
      <w:del w:id="16150" w:author="Drastichová Zuzana" w:date="2025-03-12T09:55:00Z" w16du:dateUtc="2025-03-12T08:55:00Z">
        <w:r w:rsidRPr="00087E73" w:rsidDel="00CC1BB1">
          <w:delText xml:space="preserve">Payment amount = částka platby v POS měně </w:delText>
        </w:r>
        <w:bookmarkStart w:id="16151" w:name="_Toc200959466"/>
        <w:bookmarkStart w:id="16152" w:name="_Toc201569116"/>
        <w:bookmarkEnd w:id="16151"/>
        <w:bookmarkEnd w:id="16152"/>
      </w:del>
    </w:p>
    <w:p w14:paraId="2B969240" w14:textId="306430CE" w:rsidR="000E4A08" w:rsidRPr="00087E73" w:rsidDel="00362B57" w:rsidRDefault="000E4A08" w:rsidP="00E94ECC">
      <w:pPr>
        <w:pStyle w:val="ListFS1"/>
        <w:rPr>
          <w:del w:id="16153" w:author="Drastichová Zuzana" w:date="2025-02-17T15:12:00Z" w16du:dateUtc="2025-02-17T14:12:00Z"/>
        </w:rPr>
      </w:pPr>
      <w:del w:id="16154" w:author="Drastichová Zuzana" w:date="2025-02-17T15:12:00Z" w16du:dateUtc="2025-02-17T14:12:00Z">
        <w:r w:rsidRPr="00087E73" w:rsidDel="00362B57">
          <w:delText>Currency = POS měna platby</w:delText>
        </w:r>
        <w:bookmarkStart w:id="16155" w:name="_Toc200959467"/>
        <w:bookmarkStart w:id="16156" w:name="_Toc201569117"/>
        <w:bookmarkEnd w:id="16155"/>
        <w:bookmarkEnd w:id="16156"/>
      </w:del>
    </w:p>
    <w:p w14:paraId="4A755EFE" w14:textId="3CD9ED60" w:rsidR="000E4A08" w:rsidRPr="00087E73" w:rsidDel="00362B57" w:rsidRDefault="000E4A08" w:rsidP="00E94ECC">
      <w:pPr>
        <w:pStyle w:val="ListFS1"/>
        <w:rPr>
          <w:del w:id="16157" w:author="Drastichová Zuzana" w:date="2025-02-17T15:12:00Z" w16du:dateUtc="2025-02-17T14:12:00Z"/>
        </w:rPr>
      </w:pPr>
      <w:del w:id="16158" w:author="Drastichová Zuzana" w:date="2025-02-17T15:12:00Z" w16du:dateUtc="2025-02-17T14:12:00Z">
        <w:r w:rsidRPr="00087E73" w:rsidDel="00362B57">
          <w:delText xml:space="preserve">Payment amount in clearing currency = částka platby ve zúčtovací měně, pokud se liší od měny platby, jinak částka platby </w:delText>
        </w:r>
        <w:bookmarkStart w:id="16159" w:name="_Toc200959468"/>
        <w:bookmarkStart w:id="16160" w:name="_Toc201569118"/>
        <w:bookmarkEnd w:id="16159"/>
        <w:bookmarkEnd w:id="16160"/>
      </w:del>
    </w:p>
    <w:p w14:paraId="13CA0387" w14:textId="7B34943B" w:rsidR="000E4A08" w:rsidRPr="00087E73" w:rsidDel="00362B57" w:rsidRDefault="000E4A08" w:rsidP="00E94ECC">
      <w:pPr>
        <w:pStyle w:val="ListFS1"/>
        <w:rPr>
          <w:del w:id="16161" w:author="Drastichová Zuzana" w:date="2025-02-17T15:12:00Z" w16du:dateUtc="2025-02-17T14:12:00Z"/>
        </w:rPr>
      </w:pPr>
      <w:del w:id="16162" w:author="Drastichová Zuzana" w:date="2025-02-17T15:12:00Z" w16du:dateUtc="2025-02-17T14:12:00Z">
        <w:r w:rsidRPr="00087E73" w:rsidDel="00362B57">
          <w:delText>Clearing currency = zúčtovací měna (CM.Account.currency)</w:delText>
        </w:r>
        <w:bookmarkStart w:id="16163" w:name="_Toc200959469"/>
        <w:bookmarkStart w:id="16164" w:name="_Toc201569119"/>
        <w:bookmarkEnd w:id="16163"/>
        <w:bookmarkEnd w:id="16164"/>
      </w:del>
    </w:p>
    <w:p w14:paraId="47F60FEF" w14:textId="596947DB" w:rsidR="000E4A08" w:rsidRPr="00955C1D" w:rsidDel="00CC1BB1" w:rsidRDefault="000E4A08">
      <w:pPr>
        <w:pStyle w:val="ListFS1"/>
        <w:rPr>
          <w:del w:id="16165" w:author="Drastichová Zuzana" w:date="2025-03-12T09:55:00Z" w16du:dateUtc="2025-03-12T08:55:00Z"/>
        </w:rPr>
        <w:pPrChange w:id="16166" w:author="Irová Zuzana" w:date="2025-06-06T15:37:00Z" w16du:dateUtc="2025-06-06T13:37:00Z">
          <w:pPr>
            <w:pStyle w:val="NormalIndent"/>
          </w:pPr>
        </w:pPrChange>
      </w:pPr>
      <w:bookmarkStart w:id="16167" w:name="_Toc200959470"/>
      <w:bookmarkStart w:id="16168" w:name="_Toc201569120"/>
      <w:bookmarkEnd w:id="16167"/>
      <w:bookmarkEnd w:id="16168"/>
    </w:p>
    <w:p w14:paraId="45CE1F03" w14:textId="2BEECD46" w:rsidR="000E4A08" w:rsidRPr="00955C1D" w:rsidDel="00CC1BB1" w:rsidRDefault="000E4A08">
      <w:pPr>
        <w:pStyle w:val="ListFS1"/>
        <w:rPr>
          <w:del w:id="16169" w:author="Drastichová Zuzana" w:date="2025-03-12T09:55:00Z" w16du:dateUtc="2025-03-12T08:55:00Z"/>
        </w:rPr>
        <w:pPrChange w:id="16170" w:author="Irová Zuzana" w:date="2025-06-06T15:37:00Z" w16du:dateUtc="2025-06-06T13:37:00Z">
          <w:pPr>
            <w:pStyle w:val="Flowheading"/>
          </w:pPr>
        </w:pPrChange>
      </w:pPr>
      <w:del w:id="16171" w:author="Drastichová Zuzana" w:date="2025-03-12T09:55:00Z" w16du:dateUtc="2025-03-12T08:55:00Z">
        <w:r w:rsidRPr="00955C1D" w:rsidDel="00CC1BB1">
          <w:delText>(N4) Bank card nebo Fleet card payment přes terminál (na POS)</w:delText>
        </w:r>
        <w:bookmarkStart w:id="16172" w:name="_Toc200959471"/>
        <w:bookmarkStart w:id="16173" w:name="_Toc201569121"/>
        <w:bookmarkEnd w:id="16172"/>
        <w:bookmarkEnd w:id="16173"/>
      </w:del>
    </w:p>
    <w:p w14:paraId="0F88921B" w14:textId="27B87FB9" w:rsidR="000E4A08" w:rsidRPr="00955C1D" w:rsidDel="00CC1BB1" w:rsidRDefault="000E4A08">
      <w:pPr>
        <w:pStyle w:val="ListFS1"/>
        <w:rPr>
          <w:del w:id="16174" w:author="Drastichová Zuzana" w:date="2025-03-12T09:55:00Z" w16du:dateUtc="2025-03-12T08:55:00Z"/>
        </w:rPr>
        <w:pPrChange w:id="16175" w:author="Irová Zuzana" w:date="2025-06-06T15:37:00Z" w16du:dateUtc="2025-06-06T13:37:00Z">
          <w:pPr>
            <w:pStyle w:val="NormalIndent"/>
          </w:pPr>
        </w:pPrChange>
      </w:pPr>
      <w:del w:id="16176" w:author="Drastichová Zuzana" w:date="2025-03-12T09:55:00Z" w16du:dateUtc="2025-03-12T08:55:00Z">
        <w:r w:rsidRPr="00955C1D" w:rsidDel="00CC1BB1">
          <w:delText>POS Operator vloží kartu do EFT terminálu</w:delText>
        </w:r>
        <w:bookmarkStart w:id="16177" w:name="_Toc200959472"/>
        <w:bookmarkStart w:id="16178" w:name="_Toc201569122"/>
        <w:bookmarkEnd w:id="16177"/>
        <w:bookmarkEnd w:id="16178"/>
      </w:del>
    </w:p>
    <w:p w14:paraId="0559CB63" w14:textId="24066101" w:rsidR="000E4A08" w:rsidRPr="00955C1D" w:rsidDel="00CC1BB1" w:rsidRDefault="000E4A08">
      <w:pPr>
        <w:pStyle w:val="ListFS1"/>
        <w:rPr>
          <w:del w:id="16179" w:author="Drastichová Zuzana" w:date="2025-03-12T09:55:00Z" w16du:dateUtc="2025-03-12T08:55:00Z"/>
        </w:rPr>
        <w:pPrChange w:id="16180" w:author="Irová Zuzana" w:date="2025-06-06T15:37:00Z" w16du:dateUtc="2025-06-06T13:37:00Z">
          <w:pPr>
            <w:pStyle w:val="NormalIndent"/>
          </w:pPr>
        </w:pPrChange>
      </w:pPr>
      <w:del w:id="16181" w:author="Drastichová Zuzana" w:date="2025-03-12T09:55:00Z" w16du:dateUtc="2025-03-12T08:55:00Z">
        <w:r w:rsidRPr="00955C1D" w:rsidDel="00CC1BB1">
          <w:delText>EFT terminal rozpozná platbu bankovní/tankovací kartou</w:delText>
        </w:r>
        <w:bookmarkStart w:id="16182" w:name="_Toc200959473"/>
        <w:bookmarkStart w:id="16183" w:name="_Toc201569123"/>
        <w:bookmarkEnd w:id="16182"/>
        <w:bookmarkEnd w:id="16183"/>
      </w:del>
    </w:p>
    <w:p w14:paraId="60DC4392" w14:textId="7A4FAAB3" w:rsidR="000E4A08" w:rsidRPr="00955C1D" w:rsidDel="00CC1BB1" w:rsidRDefault="000E4A08">
      <w:pPr>
        <w:pStyle w:val="ListFS1"/>
        <w:rPr>
          <w:del w:id="16184" w:author="Drastichová Zuzana" w:date="2025-03-12T09:55:00Z" w16du:dateUtc="2025-03-12T08:55:00Z"/>
        </w:rPr>
        <w:pPrChange w:id="16185" w:author="Irová Zuzana" w:date="2025-06-06T15:37:00Z" w16du:dateUtc="2025-06-06T13:37:00Z">
          <w:pPr>
            <w:pStyle w:val="NormalIndent"/>
          </w:pPr>
        </w:pPrChange>
      </w:pPr>
      <w:del w:id="16186" w:author="Drastichová Zuzana" w:date="2025-03-12T09:55:00Z" w16du:dateUtc="2025-03-12T08:55:00Z">
        <w:r w:rsidRPr="00955C1D" w:rsidDel="00CC1BB1">
          <w:delText xml:space="preserve">EFT terminal autorizuje platbu pomocí karetního autorizačního centra. V případě, že EFT terminal zamítne autorizaci Systém zobrazí hlášku “Platba nebyla autorizována” a postup pokračuje opětovnou volbou platební metody. </w:delText>
        </w:r>
        <w:r w:rsidRPr="00955C1D" w:rsidDel="00CC1BB1">
          <w:rPr>
            <w:highlight w:val="cyan"/>
          </w:rPr>
          <w:delText>V případě, že dojde k přerušení komunikace s EFT terminálem POS Operator vyplní autorizační kód manuálně</w:delText>
        </w:r>
        <w:r w:rsidRPr="00955C1D" w:rsidDel="00CC1BB1">
          <w:delText>.</w:delText>
        </w:r>
        <w:bookmarkStart w:id="16187" w:name="_Toc200959474"/>
        <w:bookmarkStart w:id="16188" w:name="_Toc201569124"/>
        <w:bookmarkEnd w:id="16187"/>
        <w:bookmarkEnd w:id="16188"/>
      </w:del>
    </w:p>
    <w:p w14:paraId="7D191120" w14:textId="10808F19" w:rsidR="000E4A08" w:rsidRPr="00BF06C4" w:rsidDel="00CC1BB1" w:rsidRDefault="000E4A08">
      <w:pPr>
        <w:pStyle w:val="ListFS1"/>
        <w:rPr>
          <w:del w:id="16189" w:author="Drastichová Zuzana" w:date="2025-03-12T09:55:00Z" w16du:dateUtc="2025-03-12T08:55:00Z"/>
        </w:rPr>
        <w:pPrChange w:id="16190" w:author="Irová Zuzana" w:date="2025-06-06T15:37:00Z" w16du:dateUtc="2025-06-06T13:37:00Z">
          <w:pPr>
            <w:pStyle w:val="NormalIndent"/>
          </w:pPr>
        </w:pPrChange>
      </w:pPr>
      <w:del w:id="16191" w:author="Drastichová Zuzana" w:date="2025-03-12T09:55:00Z" w16du:dateUtc="2025-03-12T08:55:00Z">
        <w:r w:rsidRPr="00955C1D" w:rsidDel="00CC1BB1">
          <w:delText xml:space="preserve">Systém získá data o platbě z EFT terminálu (rozhraní INT.BAR.04). </w:delText>
        </w:r>
        <w:bookmarkStart w:id="16192" w:name="_Toc200959475"/>
        <w:bookmarkStart w:id="16193" w:name="_Toc201569125"/>
        <w:bookmarkEnd w:id="16192"/>
        <w:bookmarkEnd w:id="16193"/>
      </w:del>
    </w:p>
    <w:p w14:paraId="45B2F7B4" w14:textId="71FDBFEF" w:rsidR="000E4A08" w:rsidRPr="00955C1D" w:rsidDel="00CC1BB1" w:rsidRDefault="000E4A08">
      <w:pPr>
        <w:pStyle w:val="ListFS1"/>
        <w:rPr>
          <w:del w:id="16194" w:author="Drastichová Zuzana" w:date="2025-03-12T09:55:00Z" w16du:dateUtc="2025-03-12T08:55:00Z"/>
        </w:rPr>
        <w:pPrChange w:id="16195" w:author="Irová Zuzana" w:date="2025-06-06T15:37:00Z" w16du:dateUtc="2025-06-06T13:37:00Z">
          <w:pPr>
            <w:pStyle w:val="NormalIndent"/>
          </w:pPr>
        </w:pPrChange>
      </w:pPr>
      <w:del w:id="16196" w:author="Drastichová Zuzana" w:date="2025-03-12T09:55:00Z" w16du:dateUtc="2025-03-12T08:55:00Z">
        <w:r w:rsidRPr="00955C1D" w:rsidDel="00CC1BB1">
          <w:delText>Systém vytvoří Payment Session:</w:delText>
        </w:r>
        <w:bookmarkStart w:id="16197" w:name="_Toc200959476"/>
        <w:bookmarkStart w:id="16198" w:name="_Toc201569126"/>
        <w:bookmarkEnd w:id="16197"/>
        <w:bookmarkEnd w:id="16198"/>
      </w:del>
    </w:p>
    <w:p w14:paraId="7DD590A0" w14:textId="115407CA" w:rsidR="000E4A08" w:rsidRPr="00955C1D" w:rsidDel="00CC1BB1" w:rsidRDefault="000E4A08">
      <w:pPr>
        <w:pStyle w:val="ListFS1"/>
        <w:rPr>
          <w:del w:id="16199" w:author="Drastichová Zuzana" w:date="2025-03-12T09:55:00Z" w16du:dateUtc="2025-03-12T08:55:00Z"/>
        </w:rPr>
        <w:pPrChange w:id="16200" w:author="Irová Zuzana" w:date="2025-06-06T15:37:00Z" w16du:dateUtc="2025-06-06T13:37:00Z">
          <w:pPr>
            <w:pStyle w:val="ListFS2"/>
          </w:pPr>
        </w:pPrChange>
      </w:pPr>
      <w:del w:id="16201" w:author="Drastichová Zuzana" w:date="2025-03-12T09:55:00Z" w16du:dateUtc="2025-03-12T08:55:00Z">
        <w:r w:rsidRPr="00955C1D" w:rsidDel="00CC1BB1">
          <w:delText xml:space="preserve">Online payment identifier = </w:delText>
        </w:r>
        <w:r w:rsidDel="00CC1BB1">
          <w:delText>null</w:delText>
        </w:r>
        <w:bookmarkStart w:id="16202" w:name="_Toc200959477"/>
        <w:bookmarkStart w:id="16203" w:name="_Toc201569127"/>
        <w:bookmarkEnd w:id="16202"/>
        <w:bookmarkEnd w:id="16203"/>
      </w:del>
    </w:p>
    <w:p w14:paraId="051A3AF9" w14:textId="3887978B" w:rsidR="000E4A08" w:rsidRPr="00955C1D" w:rsidDel="00CC1BB1" w:rsidRDefault="000E4A08">
      <w:pPr>
        <w:pStyle w:val="ListFS1"/>
        <w:rPr>
          <w:del w:id="16204" w:author="Drastichová Zuzana" w:date="2025-03-12T09:55:00Z" w16du:dateUtc="2025-03-12T08:55:00Z"/>
        </w:rPr>
        <w:pPrChange w:id="16205" w:author="Irová Zuzana" w:date="2025-06-06T15:37:00Z" w16du:dateUtc="2025-06-06T13:37:00Z">
          <w:pPr>
            <w:pStyle w:val="ListFS2"/>
          </w:pPr>
        </w:pPrChange>
      </w:pPr>
      <w:del w:id="16206" w:author="Drastichová Zuzana" w:date="2025-03-12T09:55:00Z" w16du:dateUtc="2025-03-12T08:55:00Z">
        <w:r w:rsidRPr="00955C1D" w:rsidDel="00CC1BB1">
          <w:delText>Payment session type = Top-up</w:delText>
        </w:r>
        <w:bookmarkStart w:id="16207" w:name="_Toc200959478"/>
        <w:bookmarkStart w:id="16208" w:name="_Toc201569128"/>
        <w:bookmarkEnd w:id="16207"/>
        <w:bookmarkEnd w:id="16208"/>
      </w:del>
    </w:p>
    <w:p w14:paraId="5A5504D9" w14:textId="190C9D18" w:rsidR="000E4A08" w:rsidRPr="00955C1D" w:rsidDel="00CC1BB1" w:rsidRDefault="000E4A08">
      <w:pPr>
        <w:pStyle w:val="ListFS1"/>
        <w:rPr>
          <w:del w:id="16209" w:author="Drastichová Zuzana" w:date="2025-03-12T09:55:00Z" w16du:dateUtc="2025-03-12T08:55:00Z"/>
        </w:rPr>
        <w:pPrChange w:id="16210" w:author="Irová Zuzana" w:date="2025-06-06T15:37:00Z" w16du:dateUtc="2025-06-06T13:37:00Z">
          <w:pPr>
            <w:pStyle w:val="ListFS2"/>
          </w:pPr>
        </w:pPrChange>
      </w:pPr>
      <w:del w:id="16211" w:author="Drastichová Zuzana" w:date="2025-03-12T09:55:00Z" w16du:dateUtc="2025-03-12T08:55:00Z">
        <w:r w:rsidRPr="00955C1D" w:rsidDel="00CC1BB1">
          <w:delText>Payment session status = Realized</w:delText>
        </w:r>
        <w:bookmarkStart w:id="16212" w:name="_Toc200959479"/>
        <w:bookmarkStart w:id="16213" w:name="_Toc201569129"/>
        <w:bookmarkEnd w:id="16212"/>
        <w:bookmarkEnd w:id="16213"/>
      </w:del>
    </w:p>
    <w:p w14:paraId="0AA7E0FC" w14:textId="7A48E320" w:rsidR="000E4A08" w:rsidRPr="00955C1D" w:rsidDel="00CC1BB1" w:rsidRDefault="000E4A08">
      <w:pPr>
        <w:pStyle w:val="ListFS1"/>
        <w:rPr>
          <w:del w:id="16214" w:author="Drastichová Zuzana" w:date="2025-03-12T09:55:00Z" w16du:dateUtc="2025-03-12T08:55:00Z"/>
        </w:rPr>
        <w:pPrChange w:id="16215" w:author="Irová Zuzana" w:date="2025-06-06T15:37:00Z" w16du:dateUtc="2025-06-06T13:37:00Z">
          <w:pPr>
            <w:pStyle w:val="ListFS2"/>
          </w:pPr>
        </w:pPrChange>
      </w:pPr>
      <w:del w:id="16216" w:author="Drastichová Zuzana" w:date="2025-03-12T09:55:00Z" w16du:dateUtc="2025-03-12T08:55:00Z">
        <w:r w:rsidRPr="00955C1D" w:rsidDel="00CC1BB1">
          <w:delText xml:space="preserve">Payment amount = částka platby </w:delText>
        </w:r>
        <w:bookmarkStart w:id="16217" w:name="_Toc200959480"/>
        <w:bookmarkStart w:id="16218" w:name="_Toc201569130"/>
        <w:bookmarkEnd w:id="16217"/>
        <w:bookmarkEnd w:id="16218"/>
      </w:del>
    </w:p>
    <w:p w14:paraId="656EE974" w14:textId="0ACCAA45" w:rsidR="000E4A08" w:rsidRPr="00955C1D" w:rsidDel="00CC1BB1" w:rsidRDefault="000E4A08">
      <w:pPr>
        <w:pStyle w:val="ListFS1"/>
        <w:rPr>
          <w:del w:id="16219" w:author="Drastichová Zuzana" w:date="2025-03-12T09:55:00Z" w16du:dateUtc="2025-03-12T08:55:00Z"/>
        </w:rPr>
        <w:pPrChange w:id="16220" w:author="Irová Zuzana" w:date="2025-06-06T15:37:00Z" w16du:dateUtc="2025-06-06T13:37:00Z">
          <w:pPr>
            <w:pStyle w:val="ListFS2"/>
          </w:pPr>
        </w:pPrChange>
      </w:pPr>
      <w:del w:id="16221" w:author="Drastichová Zuzana" w:date="2025-03-12T09:55:00Z" w16du:dateUtc="2025-03-12T08:55:00Z">
        <w:r w:rsidRPr="00955C1D" w:rsidDel="00CC1BB1">
          <w:delText>Variable symbol = vygenerovaný ze sekvence pro variabilní symboly (</w:delText>
        </w:r>
        <w:r w:rsidRPr="5D923C7E" w:rsidDel="00CC1BB1">
          <w:rPr>
            <w:rFonts w:ascii="Noto Sans" w:eastAsia="Times New Roman" w:hAnsi="Noto Sans" w:cs="Arial"/>
          </w:rPr>
          <w:delText>PNFVS</w:delText>
        </w:r>
        <w:r w:rsidRPr="00955C1D" w:rsidDel="00CC1BB1">
          <w:delText>)</w:delText>
        </w:r>
        <w:bookmarkStart w:id="16222" w:name="_Toc200959481"/>
        <w:bookmarkStart w:id="16223" w:name="_Toc201569131"/>
        <w:bookmarkEnd w:id="16222"/>
        <w:bookmarkEnd w:id="16223"/>
      </w:del>
    </w:p>
    <w:p w14:paraId="6AFEF309" w14:textId="4A51E999" w:rsidR="000E4A08" w:rsidRPr="00955C1D" w:rsidDel="00CC1BB1" w:rsidRDefault="000E4A08">
      <w:pPr>
        <w:pStyle w:val="ListFS1"/>
        <w:rPr>
          <w:del w:id="16224" w:author="Drastichová Zuzana" w:date="2025-03-12T09:55:00Z" w16du:dateUtc="2025-03-12T08:55:00Z"/>
        </w:rPr>
        <w:pPrChange w:id="16225" w:author="Irová Zuzana" w:date="2025-06-06T15:37:00Z" w16du:dateUtc="2025-06-06T13:37:00Z">
          <w:pPr>
            <w:pStyle w:val="ListFS2"/>
          </w:pPr>
        </w:pPrChange>
      </w:pPr>
      <w:del w:id="16226" w:author="Drastichová Zuzana" w:date="2025-03-12T09:55:00Z" w16du:dateUtc="2025-03-12T08:55:00Z">
        <w:r w:rsidRPr="00955C1D" w:rsidDel="00CC1BB1">
          <w:delText xml:space="preserve">Internet banking channel = EFT payment </w:delText>
        </w:r>
        <w:bookmarkStart w:id="16227" w:name="_Toc200959482"/>
        <w:bookmarkStart w:id="16228" w:name="_Toc201569132"/>
        <w:bookmarkEnd w:id="16227"/>
        <w:bookmarkEnd w:id="16228"/>
      </w:del>
    </w:p>
    <w:p w14:paraId="51BE8FB0" w14:textId="35C79B90" w:rsidR="000E4A08" w:rsidRPr="00955C1D" w:rsidDel="00362B57" w:rsidRDefault="000E4A08">
      <w:pPr>
        <w:pStyle w:val="ListFS1"/>
        <w:rPr>
          <w:del w:id="16229" w:author="Drastichová Zuzana" w:date="2025-02-17T15:12:00Z" w16du:dateUtc="2025-02-17T14:12:00Z"/>
        </w:rPr>
        <w:pPrChange w:id="16230" w:author="Irová Zuzana" w:date="2025-06-06T15:37:00Z" w16du:dateUtc="2025-06-06T13:37:00Z">
          <w:pPr>
            <w:pStyle w:val="ListFS2"/>
          </w:pPr>
        </w:pPrChange>
      </w:pPr>
      <w:del w:id="16231" w:author="Drastichová Zuzana" w:date="2025-02-17T15:12:00Z" w16du:dateUtc="2025-02-17T14:12:00Z">
        <w:r w:rsidRPr="00955C1D" w:rsidDel="00362B57">
          <w:delText>Currency = měna platby</w:delText>
        </w:r>
        <w:bookmarkStart w:id="16232" w:name="_Toc200959483"/>
        <w:bookmarkStart w:id="16233" w:name="_Toc201569133"/>
        <w:bookmarkEnd w:id="16232"/>
        <w:bookmarkEnd w:id="16233"/>
      </w:del>
    </w:p>
    <w:p w14:paraId="169B30AD" w14:textId="6E8E58D7" w:rsidR="000E4A08" w:rsidRPr="00BF06C4" w:rsidDel="00CC1BB1" w:rsidRDefault="000E4A08">
      <w:pPr>
        <w:pStyle w:val="ListFS1"/>
        <w:rPr>
          <w:del w:id="16234" w:author="Drastichová Zuzana" w:date="2025-03-12T09:55:00Z" w16du:dateUtc="2025-03-12T08:55:00Z"/>
        </w:rPr>
        <w:pPrChange w:id="16235" w:author="Irová Zuzana" w:date="2025-06-06T15:37:00Z" w16du:dateUtc="2025-06-06T13:37:00Z">
          <w:pPr>
            <w:pStyle w:val="ListFS2"/>
          </w:pPr>
        </w:pPrChange>
      </w:pPr>
      <w:del w:id="16236" w:author="Drastichová Zuzana" w:date="2025-03-12T09:55:00Z" w16du:dateUtc="2025-03-12T08:55:00Z">
        <w:r w:rsidRPr="00955C1D" w:rsidDel="00CC1BB1">
          <w:delText>Created on = aktuální datum a čas</w:delText>
        </w:r>
        <w:bookmarkStart w:id="16237" w:name="_Toc200959484"/>
        <w:bookmarkStart w:id="16238" w:name="_Toc201569134"/>
        <w:bookmarkEnd w:id="16237"/>
        <w:bookmarkEnd w:id="16238"/>
      </w:del>
    </w:p>
    <w:p w14:paraId="5AA7193D" w14:textId="38EB0DFD" w:rsidR="000E4A08" w:rsidRPr="00955C1D" w:rsidDel="00CC1BB1" w:rsidRDefault="000E4A08">
      <w:pPr>
        <w:pStyle w:val="ListFS1"/>
        <w:rPr>
          <w:del w:id="16239" w:author="Drastichová Zuzana" w:date="2025-03-12T09:55:00Z" w16du:dateUtc="2025-03-12T08:55:00Z"/>
        </w:rPr>
        <w:pPrChange w:id="16240" w:author="Irová Zuzana" w:date="2025-06-06T15:37:00Z" w16du:dateUtc="2025-06-06T13:37:00Z">
          <w:pPr>
            <w:pStyle w:val="ListFS2"/>
          </w:pPr>
        </w:pPrChange>
      </w:pPr>
      <w:del w:id="16241" w:author="Drastichová Zuzana" w:date="2025-03-12T09:55:00Z" w16du:dateUtc="2025-03-12T08:55:00Z">
        <w:r w:rsidRPr="00955C1D" w:rsidDel="00CC1BB1">
          <w:delText>Authorization code = autorizační kód z EFT</w:delText>
        </w:r>
        <w:bookmarkStart w:id="16242" w:name="_Toc200959485"/>
        <w:bookmarkStart w:id="16243" w:name="_Toc201569135"/>
        <w:bookmarkEnd w:id="16242"/>
        <w:bookmarkEnd w:id="16243"/>
      </w:del>
    </w:p>
    <w:p w14:paraId="5780226F" w14:textId="6FA49B16" w:rsidR="000E4A08" w:rsidRPr="00955C1D" w:rsidDel="00CC1BB1" w:rsidRDefault="000E4A08">
      <w:pPr>
        <w:pStyle w:val="ListFS1"/>
        <w:rPr>
          <w:del w:id="16244" w:author="Drastichová Zuzana" w:date="2025-03-12T09:55:00Z" w16du:dateUtc="2025-03-12T08:55:00Z"/>
        </w:rPr>
        <w:pPrChange w:id="16245" w:author="Irová Zuzana" w:date="2025-06-06T15:37:00Z" w16du:dateUtc="2025-06-06T13:37:00Z">
          <w:pPr>
            <w:pStyle w:val="ListFS2"/>
          </w:pPr>
        </w:pPrChange>
      </w:pPr>
      <w:del w:id="16246" w:author="Drastichová Zuzana" w:date="2025-03-12T09:55:00Z" w16du:dateUtc="2025-03-12T08:55:00Z">
        <w:r w:rsidRPr="00955C1D" w:rsidDel="00CC1BB1">
          <w:delText xml:space="preserve">Result code = návratový kód z EFT </w:delText>
        </w:r>
        <w:bookmarkStart w:id="16247" w:name="_Toc200959486"/>
        <w:bookmarkStart w:id="16248" w:name="_Toc201569136"/>
        <w:bookmarkEnd w:id="16247"/>
        <w:bookmarkEnd w:id="16248"/>
      </w:del>
    </w:p>
    <w:p w14:paraId="69B5DE07" w14:textId="2CEC5665" w:rsidR="000E4A08" w:rsidRPr="00955C1D" w:rsidDel="00CC1BB1" w:rsidRDefault="000E4A08">
      <w:pPr>
        <w:pStyle w:val="ListFS1"/>
        <w:rPr>
          <w:del w:id="16249" w:author="Drastichová Zuzana" w:date="2025-03-12T09:55:00Z" w16du:dateUtc="2025-03-12T08:55:00Z"/>
        </w:rPr>
        <w:pPrChange w:id="16250" w:author="Irová Zuzana" w:date="2025-06-06T15:37:00Z" w16du:dateUtc="2025-06-06T13:37:00Z">
          <w:pPr>
            <w:pStyle w:val="ListFS2"/>
          </w:pPr>
        </w:pPrChange>
      </w:pPr>
      <w:del w:id="16251" w:author="Drastichová Zuzana" w:date="2025-03-12T09:55:00Z" w16du:dateUtc="2025-03-12T08:55:00Z">
        <w:r w:rsidRPr="00955C1D" w:rsidDel="00CC1BB1">
          <w:delText>Card type = Typ karty</w:delText>
        </w:r>
        <w:bookmarkStart w:id="16252" w:name="_Toc200959487"/>
        <w:bookmarkStart w:id="16253" w:name="_Toc201569137"/>
        <w:bookmarkEnd w:id="16252"/>
        <w:bookmarkEnd w:id="16253"/>
      </w:del>
    </w:p>
    <w:p w14:paraId="0113AD5B" w14:textId="059372A9" w:rsidR="000E4A08" w:rsidRPr="00955C1D" w:rsidDel="00CC1BB1" w:rsidRDefault="000E4A08">
      <w:pPr>
        <w:pStyle w:val="ListFS1"/>
        <w:rPr>
          <w:del w:id="16254" w:author="Drastichová Zuzana" w:date="2025-03-12T09:55:00Z" w16du:dateUtc="2025-03-12T08:55:00Z"/>
        </w:rPr>
        <w:pPrChange w:id="16255" w:author="Irová Zuzana" w:date="2025-06-06T15:37:00Z" w16du:dateUtc="2025-06-06T13:37:00Z">
          <w:pPr>
            <w:pStyle w:val="ListFS2"/>
          </w:pPr>
        </w:pPrChange>
      </w:pPr>
      <w:del w:id="16256" w:author="Drastichová Zuzana" w:date="2025-03-12T09:55:00Z" w16du:dateUtc="2025-03-12T08:55:00Z">
        <w:r w:rsidRPr="00955C1D" w:rsidDel="00CC1BB1">
          <w:delText>Card expiry = Expirace karty</w:delText>
        </w:r>
        <w:bookmarkStart w:id="16257" w:name="_Toc200959488"/>
        <w:bookmarkStart w:id="16258" w:name="_Toc201569138"/>
        <w:bookmarkEnd w:id="16257"/>
        <w:bookmarkEnd w:id="16258"/>
      </w:del>
    </w:p>
    <w:p w14:paraId="6AEE245E" w14:textId="685AD1F5" w:rsidR="000E4A08" w:rsidRPr="00955C1D" w:rsidDel="00CC1BB1" w:rsidRDefault="000E4A08">
      <w:pPr>
        <w:pStyle w:val="ListFS1"/>
        <w:rPr>
          <w:del w:id="16259" w:author="Drastichová Zuzana" w:date="2025-03-12T09:55:00Z" w16du:dateUtc="2025-03-12T08:55:00Z"/>
        </w:rPr>
        <w:pPrChange w:id="16260" w:author="Irová Zuzana" w:date="2025-06-06T15:37:00Z" w16du:dateUtc="2025-06-06T13:37:00Z">
          <w:pPr>
            <w:pStyle w:val="ListFS2"/>
          </w:pPr>
        </w:pPrChange>
      </w:pPr>
      <w:del w:id="16261" w:author="Drastichová Zuzana" w:date="2025-03-12T09:55:00Z" w16du:dateUtc="2025-03-12T08:55:00Z">
        <w:r w:rsidRPr="00955C1D" w:rsidDel="00CC1BB1">
          <w:delText>Card number = Číslo karty</w:delText>
        </w:r>
        <w:bookmarkStart w:id="16262" w:name="_Toc200959489"/>
        <w:bookmarkStart w:id="16263" w:name="_Toc201569139"/>
        <w:bookmarkEnd w:id="16262"/>
        <w:bookmarkEnd w:id="16263"/>
      </w:del>
    </w:p>
    <w:p w14:paraId="4CF61FB6" w14:textId="45D3C2F1" w:rsidR="000E4A08" w:rsidRPr="00955C1D" w:rsidDel="00CC1BB1" w:rsidRDefault="000E4A08">
      <w:pPr>
        <w:pStyle w:val="ListFS1"/>
        <w:rPr>
          <w:del w:id="16264" w:author="Drastichová Zuzana" w:date="2025-03-12T09:55:00Z" w16du:dateUtc="2025-03-12T08:55:00Z"/>
        </w:rPr>
        <w:pPrChange w:id="16265" w:author="Irová Zuzana" w:date="2025-06-06T15:37:00Z" w16du:dateUtc="2025-06-06T13:37:00Z">
          <w:pPr>
            <w:pStyle w:val="ListFS2"/>
          </w:pPr>
        </w:pPrChange>
      </w:pPr>
      <w:del w:id="16266" w:author="Drastichová Zuzana" w:date="2025-03-12T09:55:00Z" w16du:dateUtc="2025-03-12T08:55:00Z">
        <w:r w:rsidRPr="00955C1D" w:rsidDel="00CC1BB1">
          <w:delText>Card brand = Brand karty</w:delText>
        </w:r>
        <w:bookmarkStart w:id="16267" w:name="_Toc200959490"/>
        <w:bookmarkStart w:id="16268" w:name="_Toc201569140"/>
        <w:bookmarkEnd w:id="16267"/>
        <w:bookmarkEnd w:id="16268"/>
      </w:del>
    </w:p>
    <w:p w14:paraId="192B6E59" w14:textId="39A07B04" w:rsidR="000E4A08" w:rsidRPr="00955C1D" w:rsidDel="00CC1BB1" w:rsidRDefault="000E4A08">
      <w:pPr>
        <w:pStyle w:val="ListFS1"/>
        <w:rPr>
          <w:del w:id="16269" w:author="Drastichová Zuzana" w:date="2025-03-12T09:55:00Z" w16du:dateUtc="2025-03-12T08:55:00Z"/>
        </w:rPr>
        <w:pPrChange w:id="16270" w:author="Irová Zuzana" w:date="2025-06-06T15:37:00Z" w16du:dateUtc="2025-06-06T13:37:00Z">
          <w:pPr>
            <w:pStyle w:val="ListFS2"/>
          </w:pPr>
        </w:pPrChange>
      </w:pPr>
      <w:del w:id="16271" w:author="Drastichová Zuzana" w:date="2025-03-12T09:55:00Z" w16du:dateUtc="2025-03-12T08:55:00Z">
        <w:r w:rsidRPr="00955C1D" w:rsidDel="00CC1BB1">
          <w:delText>EFT terminal = Identifikátor platebního terminálu</w:delText>
        </w:r>
        <w:bookmarkStart w:id="16272" w:name="_Toc200959491"/>
        <w:bookmarkStart w:id="16273" w:name="_Toc201569141"/>
        <w:bookmarkEnd w:id="16272"/>
        <w:bookmarkEnd w:id="16273"/>
      </w:del>
    </w:p>
    <w:p w14:paraId="32350F05" w14:textId="69C5EC7B" w:rsidR="000E4A08" w:rsidDel="00CC1BB1" w:rsidRDefault="000E4A08">
      <w:pPr>
        <w:pStyle w:val="ListFS1"/>
        <w:rPr>
          <w:del w:id="16274" w:author="Drastichová Zuzana" w:date="2025-03-12T09:55:00Z" w16du:dateUtc="2025-03-12T08:55:00Z"/>
        </w:rPr>
        <w:pPrChange w:id="16275" w:author="Irová Zuzana" w:date="2025-06-06T15:37:00Z" w16du:dateUtc="2025-06-06T13:37:00Z">
          <w:pPr>
            <w:pStyle w:val="NormalIndent"/>
          </w:pPr>
        </w:pPrChange>
      </w:pPr>
      <w:del w:id="16276" w:author="Drastichová Zuzana" w:date="2025-03-12T09:55:00Z" w16du:dateUtc="2025-03-12T08:55:00Z">
        <w:r w:rsidRPr="00206FD4" w:rsidDel="00CC1BB1">
          <w:delText>Systém převede zaplacenou částku do zúčtovací měny účtu, pokud se liší od měny POS a zaokrouhlí na dvě desetinná místa.</w:delText>
        </w:r>
        <w:bookmarkStart w:id="16277" w:name="_Toc200959492"/>
        <w:bookmarkStart w:id="16278" w:name="_Toc201569142"/>
        <w:bookmarkEnd w:id="16277"/>
        <w:bookmarkEnd w:id="16278"/>
      </w:del>
    </w:p>
    <w:p w14:paraId="73B8B063" w14:textId="690E18D3" w:rsidR="007D5E81" w:rsidRPr="00206FD4" w:rsidDel="00CC1BB1" w:rsidRDefault="007D5E81" w:rsidP="00E94ECC">
      <w:pPr>
        <w:pStyle w:val="ListFS1"/>
        <w:rPr>
          <w:ins w:id="16279" w:author="Irová Zuzana" w:date="2025-02-21T20:11:00Z" w16du:dateUtc="2025-02-21T19:11:00Z"/>
          <w:del w:id="16280" w:author="Drastichová Zuzana" w:date="2025-03-12T09:55:00Z" w16du:dateUtc="2025-03-12T08:55:00Z"/>
          <w:lang w:val="cs-CZ"/>
        </w:rPr>
      </w:pPr>
      <w:bookmarkStart w:id="16281" w:name="_Toc200959493"/>
      <w:bookmarkStart w:id="16282" w:name="_Toc201569143"/>
      <w:bookmarkEnd w:id="16281"/>
      <w:bookmarkEnd w:id="16282"/>
    </w:p>
    <w:p w14:paraId="388DFF9E" w14:textId="413D47B4" w:rsidR="000E4A08" w:rsidRPr="00955C1D" w:rsidDel="00CC1BB1" w:rsidRDefault="000E4A08">
      <w:pPr>
        <w:pStyle w:val="ListFS1"/>
        <w:rPr>
          <w:del w:id="16283" w:author="Drastichová Zuzana" w:date="2025-03-12T09:55:00Z" w16du:dateUtc="2025-03-12T08:55:00Z"/>
        </w:rPr>
        <w:pPrChange w:id="16284" w:author="Irová Zuzana" w:date="2025-06-06T15:37:00Z" w16du:dateUtc="2025-06-06T13:37:00Z">
          <w:pPr>
            <w:pStyle w:val="NormalIndent"/>
          </w:pPr>
        </w:pPrChange>
      </w:pPr>
      <w:del w:id="16285" w:author="Drastichová Zuzana" w:date="2025-03-12T09:55:00Z" w16du:dateUtc="2025-03-12T08:55:00Z">
        <w:r w:rsidRPr="00955C1D" w:rsidDel="00CC1BB1">
          <w:delText xml:space="preserve">Proces pokračuje </w:delText>
        </w:r>
        <w:r w:rsidDel="00CC1BB1">
          <w:delText>Společným</w:delText>
        </w:r>
        <w:r w:rsidRPr="00955C1D" w:rsidDel="00CC1BB1">
          <w:delText xml:space="preserve"> postupem a to krokem, kdy Systém určí Bill issuer</w:delText>
        </w:r>
      </w:del>
      <w:ins w:id="16286" w:author="Irová Zuzana" w:date="2025-02-21T20:11:00Z" w16du:dateUtc="2025-02-21T19:11:00Z">
        <w:del w:id="16287" w:author="Drastichová Zuzana" w:date="2025-03-12T09:55:00Z" w16du:dateUtc="2025-03-12T08:55:00Z">
          <w:r w:rsidR="007D5E81" w:rsidDel="00CC1BB1">
            <w:delText>BIBA</w:delText>
          </w:r>
        </w:del>
      </w:ins>
      <w:del w:id="16288" w:author="Drastichová Zuzana" w:date="2025-03-12T09:55:00Z" w16du:dateUtc="2025-03-12T08:55:00Z">
        <w:r w:rsidRPr="00955C1D" w:rsidDel="00CC1BB1">
          <w:delText>.</w:delText>
        </w:r>
        <w:bookmarkStart w:id="16289" w:name="_Toc200959494"/>
        <w:bookmarkStart w:id="16290" w:name="_Toc201569144"/>
        <w:bookmarkEnd w:id="16289"/>
        <w:bookmarkEnd w:id="16290"/>
      </w:del>
    </w:p>
    <w:p w14:paraId="3A943135" w14:textId="4F0B6A43" w:rsidR="000E4A08" w:rsidRPr="00955C1D" w:rsidDel="00CC1BB1" w:rsidRDefault="000E4A08">
      <w:pPr>
        <w:pStyle w:val="ListFS1"/>
        <w:rPr>
          <w:del w:id="16291" w:author="Drastichová Zuzana" w:date="2025-03-12T09:55:00Z" w16du:dateUtc="2025-03-12T08:55:00Z"/>
        </w:rPr>
        <w:pPrChange w:id="16292" w:author="Irová Zuzana" w:date="2025-06-06T15:37:00Z" w16du:dateUtc="2025-06-06T13:37:00Z">
          <w:pPr>
            <w:pStyle w:val="NormalIndent"/>
          </w:pPr>
        </w:pPrChange>
      </w:pPr>
      <w:del w:id="16293" w:author="Drastichová Zuzana" w:date="2025-03-12T09:55:00Z" w16du:dateUtc="2025-03-12T08:55:00Z">
        <w:r w:rsidRPr="00955C1D" w:rsidDel="00CC1BB1">
          <w:delText xml:space="preserve">Rozdíl je v kroku vytváření Payment, </w:delText>
        </w:r>
        <w:bookmarkStart w:id="16294" w:name="_Toc200959495"/>
        <w:bookmarkStart w:id="16295" w:name="_Toc201569145"/>
        <w:bookmarkEnd w:id="16294"/>
        <w:bookmarkEnd w:id="16295"/>
      </w:del>
    </w:p>
    <w:p w14:paraId="62308BCE" w14:textId="6E99A02B" w:rsidR="000E4A08" w:rsidRPr="00087E73" w:rsidDel="00CC1BB1" w:rsidRDefault="000E4A08" w:rsidP="00E94ECC">
      <w:pPr>
        <w:pStyle w:val="ListFS1"/>
        <w:rPr>
          <w:del w:id="16296" w:author="Drastichová Zuzana" w:date="2025-03-12T09:55:00Z" w16du:dateUtc="2025-03-12T08:55:00Z"/>
        </w:rPr>
      </w:pPr>
      <w:del w:id="16297" w:author="Drastichová Zuzana" w:date="2025-03-12T09:55:00Z" w16du:dateUtc="2025-03-12T08:55:00Z">
        <w:r w:rsidRPr="00087E73" w:rsidDel="00CC1BB1">
          <w:delText xml:space="preserve">Payment method = </w:delText>
        </w:r>
        <w:bookmarkStart w:id="16298" w:name="_Toc200959496"/>
        <w:bookmarkStart w:id="16299" w:name="_Toc201569146"/>
        <w:bookmarkEnd w:id="16298"/>
        <w:bookmarkEnd w:id="16299"/>
      </w:del>
    </w:p>
    <w:p w14:paraId="7B703799" w14:textId="753CE358" w:rsidR="000E4A08" w:rsidRPr="00087E73" w:rsidDel="00CC1BB1" w:rsidRDefault="000E4A08">
      <w:pPr>
        <w:pStyle w:val="ListFS1"/>
        <w:rPr>
          <w:del w:id="16300" w:author="Drastichová Zuzana" w:date="2025-03-12T09:55:00Z" w16du:dateUtc="2025-03-12T08:55:00Z"/>
        </w:rPr>
        <w:pPrChange w:id="16301" w:author="Irová Zuzana" w:date="2025-06-06T15:37:00Z" w16du:dateUtc="2025-06-06T13:37:00Z">
          <w:pPr>
            <w:pStyle w:val="ListFS2"/>
          </w:pPr>
        </w:pPrChange>
      </w:pPr>
      <w:del w:id="16302" w:author="Drastichová Zuzana" w:date="2025-03-12T09:55:00Z" w16du:dateUtc="2025-03-12T08:55:00Z">
        <w:r w:rsidRPr="00087E73" w:rsidDel="00CC1BB1">
          <w:delText>Systém podle stringu z EFT zjistí, zda šlo o FCI card, pak Fleet card payment</w:delText>
        </w:r>
        <w:bookmarkStart w:id="16303" w:name="_Toc200959497"/>
        <w:bookmarkStart w:id="16304" w:name="_Toc201569147"/>
        <w:bookmarkEnd w:id="16303"/>
        <w:bookmarkEnd w:id="16304"/>
      </w:del>
    </w:p>
    <w:p w14:paraId="1B11D9A7" w14:textId="34BFED49" w:rsidR="000E4A08" w:rsidRPr="00087E73" w:rsidDel="00CC1BB1" w:rsidRDefault="000E4A08">
      <w:pPr>
        <w:pStyle w:val="ListFS1"/>
        <w:rPr>
          <w:del w:id="16305" w:author="Drastichová Zuzana" w:date="2025-03-12T09:55:00Z" w16du:dateUtc="2025-03-12T08:55:00Z"/>
        </w:rPr>
        <w:pPrChange w:id="16306" w:author="Irová Zuzana" w:date="2025-06-06T15:37:00Z" w16du:dateUtc="2025-06-06T13:37:00Z">
          <w:pPr>
            <w:pStyle w:val="ListFS2"/>
          </w:pPr>
        </w:pPrChange>
      </w:pPr>
      <w:del w:id="16307" w:author="Drastichová Zuzana" w:date="2025-03-12T09:55:00Z" w16du:dateUtc="2025-03-12T08:55:00Z">
        <w:r w:rsidRPr="00087E73" w:rsidDel="00CC1BB1">
          <w:delText>jinak Bank card payment</w:delText>
        </w:r>
        <w:bookmarkStart w:id="16308" w:name="_Toc200959498"/>
        <w:bookmarkStart w:id="16309" w:name="_Toc201569148"/>
        <w:bookmarkEnd w:id="16308"/>
        <w:bookmarkEnd w:id="16309"/>
      </w:del>
    </w:p>
    <w:p w14:paraId="16D792E5" w14:textId="699EBB04" w:rsidR="000E4A08" w:rsidRPr="00087E73" w:rsidDel="00CC1BB1" w:rsidRDefault="000E4A08" w:rsidP="00E94ECC">
      <w:pPr>
        <w:pStyle w:val="ListFS1"/>
        <w:rPr>
          <w:del w:id="16310" w:author="Drastichová Zuzana" w:date="2025-03-12T09:55:00Z" w16du:dateUtc="2025-03-12T08:55:00Z"/>
        </w:rPr>
      </w:pPr>
      <w:del w:id="16311" w:author="Drastichová Zuzana" w:date="2025-03-12T09:55:00Z" w16du:dateUtc="2025-03-12T08:55:00Z">
        <w:r w:rsidRPr="00087E73" w:rsidDel="00CC1BB1">
          <w:delText xml:space="preserve">POS = obchodní místo, kde byla provedena platba </w:delText>
        </w:r>
        <w:bookmarkStart w:id="16312" w:name="_Toc200959499"/>
        <w:bookmarkStart w:id="16313" w:name="_Toc201569149"/>
        <w:bookmarkEnd w:id="16312"/>
        <w:bookmarkEnd w:id="16313"/>
      </w:del>
    </w:p>
    <w:p w14:paraId="672B09A5" w14:textId="1309EE69" w:rsidR="000E4A08" w:rsidRPr="00087E73" w:rsidDel="00CC1BB1" w:rsidRDefault="000E4A08" w:rsidP="00E94ECC">
      <w:pPr>
        <w:pStyle w:val="ListFS1"/>
        <w:rPr>
          <w:del w:id="16314" w:author="Drastichová Zuzana" w:date="2025-03-12T09:55:00Z" w16du:dateUtc="2025-03-12T08:55:00Z"/>
        </w:rPr>
      </w:pPr>
      <w:del w:id="16315" w:author="Drastichová Zuzana" w:date="2025-03-12T09:55:00Z" w16du:dateUtc="2025-03-12T08:55:00Z">
        <w:r w:rsidRPr="00087E73" w:rsidDel="00CC1BB1">
          <w:delText xml:space="preserve">Payment amount = částka platby v POS měně </w:delText>
        </w:r>
        <w:bookmarkStart w:id="16316" w:name="_Toc200959500"/>
        <w:bookmarkStart w:id="16317" w:name="_Toc201569150"/>
        <w:bookmarkEnd w:id="16316"/>
        <w:bookmarkEnd w:id="16317"/>
      </w:del>
    </w:p>
    <w:p w14:paraId="791DF074" w14:textId="64DBD8FC" w:rsidR="000E4A08" w:rsidRPr="00087E73" w:rsidDel="00362B57" w:rsidRDefault="000E4A08" w:rsidP="00E94ECC">
      <w:pPr>
        <w:pStyle w:val="ListFS1"/>
        <w:rPr>
          <w:del w:id="16318" w:author="Drastichová Zuzana" w:date="2025-02-17T15:12:00Z" w16du:dateUtc="2025-02-17T14:12:00Z"/>
        </w:rPr>
      </w:pPr>
      <w:del w:id="16319" w:author="Drastichová Zuzana" w:date="2025-02-17T15:12:00Z" w16du:dateUtc="2025-02-17T14:12:00Z">
        <w:r w:rsidRPr="00087E73" w:rsidDel="00362B57">
          <w:delText>Currency = POS měna platby</w:delText>
        </w:r>
        <w:bookmarkStart w:id="16320" w:name="_Toc200959501"/>
        <w:bookmarkStart w:id="16321" w:name="_Toc201569151"/>
        <w:bookmarkEnd w:id="16320"/>
        <w:bookmarkEnd w:id="16321"/>
      </w:del>
    </w:p>
    <w:p w14:paraId="0C9E9977" w14:textId="2B4DD5AF" w:rsidR="000E4A08" w:rsidRPr="00087E73" w:rsidDel="00362B57" w:rsidRDefault="000E4A08" w:rsidP="00E94ECC">
      <w:pPr>
        <w:pStyle w:val="ListFS1"/>
        <w:rPr>
          <w:del w:id="16322" w:author="Drastichová Zuzana" w:date="2025-02-17T15:12:00Z" w16du:dateUtc="2025-02-17T14:12:00Z"/>
        </w:rPr>
      </w:pPr>
      <w:del w:id="16323" w:author="Drastichová Zuzana" w:date="2025-02-17T15:12:00Z" w16du:dateUtc="2025-02-17T14:12:00Z">
        <w:r w:rsidRPr="00087E73" w:rsidDel="00362B57">
          <w:delText xml:space="preserve">Payment amount in clearing currency = částka platby ve zúčtovací měně, pokud se liší od měny platby, jinak částka platby </w:delText>
        </w:r>
        <w:bookmarkStart w:id="16324" w:name="_Toc200959502"/>
        <w:bookmarkStart w:id="16325" w:name="_Toc201569152"/>
        <w:bookmarkEnd w:id="16324"/>
        <w:bookmarkEnd w:id="16325"/>
      </w:del>
    </w:p>
    <w:p w14:paraId="3B721F81" w14:textId="248F6E6D" w:rsidR="000E4A08" w:rsidRPr="00087E73" w:rsidDel="00362B57" w:rsidRDefault="000E4A08" w:rsidP="00E94ECC">
      <w:pPr>
        <w:pStyle w:val="ListFS1"/>
        <w:rPr>
          <w:del w:id="16326" w:author="Drastichová Zuzana" w:date="2025-02-17T15:12:00Z" w16du:dateUtc="2025-02-17T14:12:00Z"/>
        </w:rPr>
      </w:pPr>
      <w:del w:id="16327" w:author="Drastichová Zuzana" w:date="2025-02-17T15:12:00Z" w16du:dateUtc="2025-02-17T14:12:00Z">
        <w:r w:rsidRPr="00087E73" w:rsidDel="00362B57">
          <w:delText>Clearing currency = zúčtovací měna (CM.Account.currency)</w:delText>
        </w:r>
        <w:bookmarkStart w:id="16328" w:name="_Toc200959503"/>
        <w:bookmarkStart w:id="16329" w:name="_Toc201569153"/>
        <w:bookmarkEnd w:id="16328"/>
        <w:bookmarkEnd w:id="16329"/>
      </w:del>
    </w:p>
    <w:p w14:paraId="242F7753" w14:textId="7F0BE458" w:rsidR="000E4A08" w:rsidRPr="00955C1D" w:rsidDel="00CC1BB1" w:rsidRDefault="000E4A08">
      <w:pPr>
        <w:pStyle w:val="ListFS1"/>
        <w:rPr>
          <w:del w:id="16330" w:author="Drastichová Zuzana" w:date="2025-03-12T09:55:00Z" w16du:dateUtc="2025-03-12T08:55:00Z"/>
        </w:rPr>
        <w:pPrChange w:id="16331" w:author="Irová Zuzana" w:date="2025-06-06T15:37:00Z" w16du:dateUtc="2025-06-06T13:37:00Z">
          <w:pPr>
            <w:pStyle w:val="NormalIndent"/>
          </w:pPr>
        </w:pPrChange>
      </w:pPr>
      <w:bookmarkStart w:id="16332" w:name="_Toc200959504"/>
      <w:bookmarkStart w:id="16333" w:name="_Toc201569154"/>
      <w:bookmarkEnd w:id="16332"/>
      <w:bookmarkEnd w:id="16333"/>
    </w:p>
    <w:p w14:paraId="4C016E5D" w14:textId="78A631A5" w:rsidR="000E4A08" w:rsidRPr="00955C1D" w:rsidDel="00CC1BB1" w:rsidRDefault="000E4A08">
      <w:pPr>
        <w:pStyle w:val="ListFS1"/>
        <w:rPr>
          <w:del w:id="16334" w:author="Drastichová Zuzana" w:date="2025-03-12T09:55:00Z" w16du:dateUtc="2025-03-12T08:55:00Z"/>
          <w:rFonts w:hint="eastAsia"/>
        </w:rPr>
        <w:pPrChange w:id="16335" w:author="Irová Zuzana" w:date="2025-06-06T15:37:00Z" w16du:dateUtc="2025-06-06T13:37:00Z">
          <w:pPr>
            <w:pStyle w:val="Heading4"/>
            <w:spacing w:after="120" w:line="276" w:lineRule="auto"/>
          </w:pPr>
        </w:pPrChange>
      </w:pPr>
      <w:del w:id="16336" w:author="Drastichová Zuzana" w:date="2025-03-12T09:55:00Z" w16du:dateUtc="2025-03-12T08:55:00Z">
        <w:r w:rsidRPr="00955C1D" w:rsidDel="00CC1BB1">
          <w:delText xml:space="preserve">Alternativní postupy </w:delText>
        </w:r>
        <w:bookmarkStart w:id="16337" w:name="_Toc200959505"/>
        <w:bookmarkStart w:id="16338" w:name="_Toc201569155"/>
        <w:bookmarkEnd w:id="16337"/>
        <w:bookmarkEnd w:id="16338"/>
      </w:del>
    </w:p>
    <w:p w14:paraId="6DF3BD00" w14:textId="5D942BFF" w:rsidR="000E4A08" w:rsidRPr="00510F83" w:rsidDel="00CC1BB1" w:rsidRDefault="000E4A08">
      <w:pPr>
        <w:pStyle w:val="ListFS1"/>
        <w:rPr>
          <w:del w:id="16339" w:author="Drastichová Zuzana" w:date="2025-03-12T09:55:00Z" w16du:dateUtc="2025-03-12T08:55:00Z"/>
          <w:highlight w:val="cyan"/>
          <w:rPrChange w:id="16340" w:author="Irová Zuzana" w:date="2025-02-21T20:11:00Z" w16du:dateUtc="2025-02-21T19:11:00Z">
            <w:rPr>
              <w:del w:id="16341" w:author="Drastichová Zuzana" w:date="2025-03-12T09:55:00Z" w16du:dateUtc="2025-03-12T08:55:00Z"/>
            </w:rPr>
          </w:rPrChange>
        </w:rPr>
        <w:pPrChange w:id="16342" w:author="Irová Zuzana" w:date="2025-06-06T15:37:00Z" w16du:dateUtc="2025-06-06T13:37:00Z">
          <w:pPr>
            <w:pStyle w:val="Flowheading"/>
          </w:pPr>
        </w:pPrChange>
      </w:pPr>
      <w:del w:id="16343" w:author="Drastichová Zuzana" w:date="2025-03-12T09:55:00Z" w16du:dateUtc="2025-03-12T08:55:00Z">
        <w:r w:rsidRPr="00955C1D" w:rsidDel="00CC1BB1">
          <w:delText>(</w:delText>
        </w:r>
        <w:r w:rsidRPr="00510F83" w:rsidDel="00CC1BB1">
          <w:rPr>
            <w:highlight w:val="cyan"/>
            <w:u w:val="single"/>
            <w:lang w:eastAsia="en-US"/>
            <w:rPrChange w:id="16344" w:author="Irová Zuzana" w:date="2025-02-21T20:11:00Z" w16du:dateUtc="2025-02-21T19:11:00Z">
              <w:rPr/>
            </w:rPrChange>
          </w:rPr>
          <w:delText>A1) Ukon</w:delText>
        </w:r>
        <w:r w:rsidRPr="00510F83" w:rsidDel="00CC1BB1">
          <w:rPr>
            <w:rFonts w:hint="cs"/>
            <w:highlight w:val="cyan"/>
            <w:u w:val="single"/>
            <w:lang w:eastAsia="en-US"/>
            <w:rPrChange w:id="16345" w:author="Irová Zuzana" w:date="2025-02-21T20:11:00Z" w16du:dateUtc="2025-02-21T19:11:00Z">
              <w:rPr>
                <w:rFonts w:hint="cs"/>
              </w:rPr>
            </w:rPrChange>
          </w:rPr>
          <w:delText>č</w:delText>
        </w:r>
        <w:r w:rsidRPr="00510F83" w:rsidDel="00CC1BB1">
          <w:rPr>
            <w:highlight w:val="cyan"/>
            <w:u w:val="single"/>
            <w:lang w:eastAsia="en-US"/>
            <w:rPrChange w:id="16346" w:author="Irová Zuzana" w:date="2025-02-21T20:11:00Z" w16du:dateUtc="2025-02-21T19:11:00Z">
              <w:rPr/>
            </w:rPrChange>
          </w:rPr>
          <w:delText>i p</w:delText>
        </w:r>
        <w:r w:rsidRPr="00510F83" w:rsidDel="00CC1BB1">
          <w:rPr>
            <w:rFonts w:hint="cs"/>
            <w:highlight w:val="cyan"/>
            <w:u w:val="single"/>
            <w:lang w:eastAsia="en-US"/>
            <w:rPrChange w:id="16347" w:author="Irová Zuzana" w:date="2025-02-21T20:11:00Z" w16du:dateUtc="2025-02-21T19:11:00Z">
              <w:rPr>
                <w:rFonts w:hint="cs"/>
              </w:rPr>
            </w:rPrChange>
          </w:rPr>
          <w:delText>ř</w:delText>
        </w:r>
        <w:r w:rsidRPr="00510F83" w:rsidDel="00CC1BB1">
          <w:rPr>
            <w:highlight w:val="cyan"/>
            <w:u w:val="single"/>
            <w:lang w:eastAsia="en-US"/>
            <w:rPrChange w:id="16348" w:author="Irová Zuzana" w:date="2025-02-21T20:11:00Z" w16du:dateUtc="2025-02-21T19:11:00Z">
              <w:rPr/>
            </w:rPrChange>
          </w:rPr>
          <w:delText>edplacen</w:delText>
        </w:r>
        <w:r w:rsidRPr="00510F83" w:rsidDel="00CC1BB1">
          <w:rPr>
            <w:rFonts w:hint="cs"/>
            <w:highlight w:val="cyan"/>
            <w:u w:val="single"/>
            <w:lang w:eastAsia="en-US"/>
            <w:rPrChange w:id="16349" w:author="Irová Zuzana" w:date="2025-02-21T20:11:00Z" w16du:dateUtc="2025-02-21T19:11:00Z">
              <w:rPr>
                <w:rFonts w:hint="cs"/>
              </w:rPr>
            </w:rPrChange>
          </w:rPr>
          <w:delText>ý</w:delText>
        </w:r>
        <w:r w:rsidRPr="00510F83" w:rsidDel="00CC1BB1">
          <w:rPr>
            <w:highlight w:val="cyan"/>
            <w:u w:val="single"/>
            <w:lang w:eastAsia="en-US"/>
            <w:rPrChange w:id="16350" w:author="Irová Zuzana" w:date="2025-02-21T20:11:00Z" w16du:dateUtc="2025-02-21T19:11:00Z">
              <w:rPr/>
            </w:rPrChange>
          </w:rPr>
          <w:delText xml:space="preserve"> </w:delText>
        </w:r>
        <w:r w:rsidRPr="00510F83" w:rsidDel="00CC1BB1">
          <w:rPr>
            <w:rFonts w:hint="cs"/>
            <w:highlight w:val="cyan"/>
            <w:u w:val="single"/>
            <w:lang w:eastAsia="en-US"/>
            <w:rPrChange w:id="16351" w:author="Irová Zuzana" w:date="2025-02-21T20:11:00Z" w16du:dateUtc="2025-02-21T19:11:00Z">
              <w:rPr>
                <w:rFonts w:hint="cs"/>
              </w:rPr>
            </w:rPrChange>
          </w:rPr>
          <w:delText>úč</w:delText>
        </w:r>
        <w:r w:rsidRPr="00510F83" w:rsidDel="00CC1BB1">
          <w:rPr>
            <w:highlight w:val="cyan"/>
            <w:u w:val="single"/>
            <w:lang w:eastAsia="en-US"/>
            <w:rPrChange w:id="16352" w:author="Irová Zuzana" w:date="2025-02-21T20:11:00Z" w16du:dateUtc="2025-02-21T19:11:00Z">
              <w:rPr/>
            </w:rPrChange>
          </w:rPr>
          <w:delText>et</w:delText>
        </w:r>
        <w:bookmarkStart w:id="16353" w:name="_Toc200959506"/>
        <w:bookmarkStart w:id="16354" w:name="_Toc201569156"/>
        <w:bookmarkEnd w:id="16353"/>
        <w:bookmarkEnd w:id="16354"/>
      </w:del>
    </w:p>
    <w:p w14:paraId="3AA69353" w14:textId="5074D303" w:rsidR="000E4A08" w:rsidRPr="00955C1D" w:rsidDel="00CC1BB1" w:rsidRDefault="000E4A08">
      <w:pPr>
        <w:pStyle w:val="ListFS1"/>
        <w:rPr>
          <w:del w:id="16355" w:author="Drastichová Zuzana" w:date="2025-03-12T09:55:00Z" w16du:dateUtc="2025-03-12T08:55:00Z"/>
          <w:highlight w:val="cyan"/>
        </w:rPr>
        <w:pPrChange w:id="16356" w:author="Irová Zuzana" w:date="2025-06-06T15:37:00Z" w16du:dateUtc="2025-06-06T13:37:00Z">
          <w:pPr>
            <w:pStyle w:val="NormalIndent"/>
          </w:pPr>
        </w:pPrChange>
      </w:pPr>
      <w:del w:id="16357" w:author="Drastichová Zuzana" w:date="2025-03-12T09:55:00Z" w16du:dateUtc="2025-03-12T08:55:00Z">
        <w:r w:rsidRPr="00510F83" w:rsidDel="00CC1BB1">
          <w:rPr>
            <w:highlight w:val="cyan"/>
            <w:rPrChange w:id="16358" w:author="Irová Zuzana" w:date="2025-02-21T20:11:00Z" w16du:dateUtc="2025-02-21T19:11:00Z">
              <w:rPr/>
            </w:rPrChange>
          </w:rPr>
          <w:delText>V</w:delText>
        </w:r>
        <w:r w:rsidRPr="00510F83" w:rsidDel="00CC1BB1">
          <w:rPr>
            <w:rFonts w:hint="cs"/>
            <w:highlight w:val="cyan"/>
            <w:rPrChange w:id="16359" w:author="Irová Zuzana" w:date="2025-02-21T20:11:00Z" w16du:dateUtc="2025-02-21T19:11:00Z">
              <w:rPr>
                <w:rFonts w:hint="cs"/>
              </w:rPr>
            </w:rPrChange>
          </w:rPr>
          <w:delText> </w:delText>
        </w:r>
        <w:r w:rsidRPr="00510F83" w:rsidDel="00CC1BB1">
          <w:rPr>
            <w:highlight w:val="cyan"/>
            <w:rPrChange w:id="16360" w:author="Irová Zuzana" w:date="2025-02-21T20:11:00Z" w16du:dateUtc="2025-02-21T19:11:00Z">
              <w:rPr/>
            </w:rPrChange>
          </w:rPr>
          <w:delText>p</w:delText>
        </w:r>
        <w:r w:rsidRPr="00510F83" w:rsidDel="00CC1BB1">
          <w:rPr>
            <w:rFonts w:hint="cs"/>
            <w:highlight w:val="cyan"/>
            <w:rPrChange w:id="16361" w:author="Irová Zuzana" w:date="2025-02-21T20:11:00Z" w16du:dateUtc="2025-02-21T19:11:00Z">
              <w:rPr>
                <w:rFonts w:hint="cs"/>
              </w:rPr>
            </w:rPrChange>
          </w:rPr>
          <w:delText>ří</w:delText>
        </w:r>
        <w:r w:rsidRPr="00510F83" w:rsidDel="00CC1BB1">
          <w:rPr>
            <w:highlight w:val="cyan"/>
            <w:rPrChange w:id="16362" w:author="Irová Zuzana" w:date="2025-02-21T20:11:00Z" w16du:dateUtc="2025-02-21T19:11:00Z">
              <w:rPr/>
            </w:rPrChange>
          </w:rPr>
          <w:delText>pad</w:delText>
        </w:r>
        <w:r w:rsidRPr="00510F83" w:rsidDel="00CC1BB1">
          <w:rPr>
            <w:rFonts w:hint="cs"/>
            <w:highlight w:val="cyan"/>
            <w:rPrChange w:id="16363" w:author="Irová Zuzana" w:date="2025-02-21T20:11:00Z" w16du:dateUtc="2025-02-21T19:11:00Z">
              <w:rPr>
                <w:rFonts w:hint="cs"/>
              </w:rPr>
            </w:rPrChange>
          </w:rPr>
          <w:delText>ě</w:delText>
        </w:r>
        <w:r w:rsidRPr="00510F83" w:rsidDel="00CC1BB1">
          <w:rPr>
            <w:highlight w:val="cyan"/>
            <w:rPrChange w:id="16364" w:author="Irová Zuzana" w:date="2025-02-21T20:11:00Z" w16du:dateUtc="2025-02-21T19:11:00Z">
              <w:rPr/>
            </w:rPrChange>
          </w:rPr>
          <w:delText xml:space="preserve">, </w:delText>
        </w:r>
        <w:r w:rsidRPr="00510F83" w:rsidDel="00CC1BB1">
          <w:rPr>
            <w:rFonts w:hint="cs"/>
            <w:highlight w:val="cyan"/>
            <w:rPrChange w:id="16365" w:author="Irová Zuzana" w:date="2025-02-21T20:11:00Z" w16du:dateUtc="2025-02-21T19:11:00Z">
              <w:rPr>
                <w:rFonts w:hint="cs"/>
              </w:rPr>
            </w:rPrChange>
          </w:rPr>
          <w:delText>ž</w:delText>
        </w:r>
        <w:r w:rsidRPr="00510F83" w:rsidDel="00CC1BB1">
          <w:rPr>
            <w:highlight w:val="cyan"/>
            <w:rPrChange w:id="16366" w:author="Irová Zuzana" w:date="2025-02-21T20:11:00Z" w16du:dateUtc="2025-02-21T19:11:00Z">
              <w:rPr/>
            </w:rPrChange>
          </w:rPr>
          <w:delText>e p</w:delText>
        </w:r>
        <w:r w:rsidRPr="00510F83" w:rsidDel="00CC1BB1">
          <w:rPr>
            <w:rFonts w:hint="cs"/>
            <w:highlight w:val="cyan"/>
            <w:rPrChange w:id="16367" w:author="Irová Zuzana" w:date="2025-02-21T20:11:00Z" w16du:dateUtc="2025-02-21T19:11:00Z">
              <w:rPr>
                <w:rFonts w:hint="cs"/>
              </w:rPr>
            </w:rPrChange>
          </w:rPr>
          <w:delText>ří</w:delText>
        </w:r>
        <w:r w:rsidRPr="00510F83" w:rsidDel="00CC1BB1">
          <w:rPr>
            <w:highlight w:val="cyan"/>
            <w:rPrChange w:id="16368" w:author="Irová Zuzana" w:date="2025-02-21T20:11:00Z" w16du:dateUtc="2025-02-21T19:11:00Z">
              <w:rPr/>
            </w:rPrChange>
          </w:rPr>
          <w:delText>pad u</w:delText>
        </w:r>
        <w:r w:rsidRPr="00510F83" w:rsidDel="00CC1BB1">
          <w:rPr>
            <w:rFonts w:hint="cs"/>
            <w:highlight w:val="cyan"/>
            <w:rPrChange w:id="16369" w:author="Irová Zuzana" w:date="2025-02-21T20:11:00Z" w16du:dateUtc="2025-02-21T19:11:00Z">
              <w:rPr>
                <w:rFonts w:hint="cs"/>
              </w:rPr>
            </w:rPrChange>
          </w:rPr>
          <w:delText>ž</w:delText>
        </w:r>
        <w:r w:rsidRPr="00510F83" w:rsidDel="00CC1BB1">
          <w:rPr>
            <w:highlight w:val="cyan"/>
            <w:rPrChange w:id="16370" w:author="Irová Zuzana" w:date="2025-02-21T20:11:00Z" w16du:dateUtc="2025-02-21T19:11:00Z">
              <w:rPr/>
            </w:rPrChange>
          </w:rPr>
          <w:delText>it</w:delText>
        </w:r>
        <w:r w:rsidRPr="00510F83" w:rsidDel="00CC1BB1">
          <w:rPr>
            <w:rFonts w:hint="cs"/>
            <w:highlight w:val="cyan"/>
            <w:rPrChange w:id="16371" w:author="Irová Zuzana" w:date="2025-02-21T20:11:00Z" w16du:dateUtc="2025-02-21T19:11:00Z">
              <w:rPr>
                <w:rFonts w:hint="cs"/>
              </w:rPr>
            </w:rPrChange>
          </w:rPr>
          <w:delText>í</w:delText>
        </w:r>
        <w:r w:rsidRPr="00510F83" w:rsidDel="00CC1BB1">
          <w:rPr>
            <w:highlight w:val="cyan"/>
            <w:rPrChange w:id="16372" w:author="Irová Zuzana" w:date="2025-02-21T20:11:00Z" w16du:dateUtc="2025-02-21T19:11:00Z">
              <w:rPr/>
            </w:rPrChange>
          </w:rPr>
          <w:delText xml:space="preserve"> je spou</w:delText>
        </w:r>
        <w:r w:rsidRPr="00510F83" w:rsidDel="00CC1BB1">
          <w:rPr>
            <w:rFonts w:hint="cs"/>
            <w:highlight w:val="cyan"/>
            <w:rPrChange w:id="16373" w:author="Irová Zuzana" w:date="2025-02-21T20:11:00Z" w16du:dateUtc="2025-02-21T19:11:00Z">
              <w:rPr>
                <w:rFonts w:hint="cs"/>
              </w:rPr>
            </w:rPrChange>
          </w:rPr>
          <w:delText>š</w:delText>
        </w:r>
        <w:r w:rsidRPr="00510F83" w:rsidDel="00CC1BB1">
          <w:rPr>
            <w:highlight w:val="cyan"/>
            <w:rPrChange w:id="16374" w:author="Irová Zuzana" w:date="2025-02-21T20:11:00Z" w16du:dateUtc="2025-02-21T19:11:00Z">
              <w:rPr/>
            </w:rPrChange>
          </w:rPr>
          <w:delText>t</w:delText>
        </w:r>
        <w:r w:rsidRPr="00510F83" w:rsidDel="00CC1BB1">
          <w:rPr>
            <w:rFonts w:hint="cs"/>
            <w:highlight w:val="cyan"/>
            <w:rPrChange w:id="16375" w:author="Irová Zuzana" w:date="2025-02-21T20:11:00Z" w16du:dateUtc="2025-02-21T19:11:00Z">
              <w:rPr>
                <w:rFonts w:hint="cs"/>
              </w:rPr>
            </w:rPrChange>
          </w:rPr>
          <w:delText>ě</w:delText>
        </w:r>
        <w:r w:rsidRPr="00510F83" w:rsidDel="00CC1BB1">
          <w:rPr>
            <w:highlight w:val="cyan"/>
            <w:rPrChange w:id="16376" w:author="Irová Zuzana" w:date="2025-02-21T20:11:00Z" w16du:dateUtc="2025-02-21T19:11:00Z">
              <w:rPr/>
            </w:rPrChange>
          </w:rPr>
          <w:delText>n z</w:delText>
        </w:r>
        <w:r w:rsidRPr="00510F83" w:rsidDel="00CC1BB1">
          <w:rPr>
            <w:rFonts w:hint="cs"/>
            <w:highlight w:val="cyan"/>
            <w:rPrChange w:id="16377" w:author="Irová Zuzana" w:date="2025-02-21T20:11:00Z" w16du:dateUtc="2025-02-21T19:11:00Z">
              <w:rPr>
                <w:rFonts w:hint="cs"/>
              </w:rPr>
            </w:rPrChange>
          </w:rPr>
          <w:delText> </w:delText>
        </w:r>
        <w:r w:rsidRPr="00510F83" w:rsidDel="00CC1BB1">
          <w:rPr>
            <w:highlight w:val="cyan"/>
            <w:rPrChange w:id="16378" w:author="Irová Zuzana" w:date="2025-02-21T20:11:00Z" w16du:dateUtc="2025-02-21T19:11:00Z">
              <w:rPr/>
            </w:rPrChange>
          </w:rPr>
          <w:delText>UC Ukon</w:delText>
        </w:r>
        <w:r w:rsidRPr="00510F83" w:rsidDel="00CC1BB1">
          <w:rPr>
            <w:rFonts w:hint="cs"/>
            <w:highlight w:val="cyan"/>
            <w:rPrChange w:id="16379" w:author="Irová Zuzana" w:date="2025-02-21T20:11:00Z" w16du:dateUtc="2025-02-21T19:11:00Z">
              <w:rPr>
                <w:rFonts w:hint="cs"/>
              </w:rPr>
            </w:rPrChange>
          </w:rPr>
          <w:delText>č</w:delText>
        </w:r>
        <w:r w:rsidRPr="00510F83" w:rsidDel="00CC1BB1">
          <w:rPr>
            <w:highlight w:val="cyan"/>
            <w:rPrChange w:id="16380" w:author="Irová Zuzana" w:date="2025-02-21T20:11:00Z" w16du:dateUtc="2025-02-21T19:11:00Z">
              <w:rPr/>
            </w:rPrChange>
          </w:rPr>
          <w:delText>i p</w:delText>
        </w:r>
        <w:r w:rsidRPr="00510F83" w:rsidDel="00CC1BB1">
          <w:rPr>
            <w:rFonts w:hint="cs"/>
            <w:highlight w:val="cyan"/>
            <w:rPrChange w:id="16381" w:author="Irová Zuzana" w:date="2025-02-21T20:11:00Z" w16du:dateUtc="2025-02-21T19:11:00Z">
              <w:rPr>
                <w:rFonts w:hint="cs"/>
              </w:rPr>
            </w:rPrChange>
          </w:rPr>
          <w:delText>ř</w:delText>
        </w:r>
        <w:r w:rsidRPr="00510F83" w:rsidDel="00CC1BB1">
          <w:rPr>
            <w:highlight w:val="cyan"/>
            <w:rPrChange w:id="16382" w:author="Irová Zuzana" w:date="2025-02-21T20:11:00Z" w16du:dateUtc="2025-02-21T19:11:00Z">
              <w:rPr/>
            </w:rPrChange>
          </w:rPr>
          <w:delText>edplacen</w:delText>
        </w:r>
        <w:r w:rsidRPr="00510F83" w:rsidDel="00CC1BB1">
          <w:rPr>
            <w:rFonts w:hint="cs"/>
            <w:highlight w:val="cyan"/>
            <w:rPrChange w:id="16383" w:author="Irová Zuzana" w:date="2025-02-21T20:11:00Z" w16du:dateUtc="2025-02-21T19:11:00Z">
              <w:rPr>
                <w:rFonts w:hint="cs"/>
              </w:rPr>
            </w:rPrChange>
          </w:rPr>
          <w:delText>ý</w:delText>
        </w:r>
        <w:r w:rsidRPr="00510F83" w:rsidDel="00CC1BB1">
          <w:rPr>
            <w:highlight w:val="cyan"/>
            <w:rPrChange w:id="16384" w:author="Irová Zuzana" w:date="2025-02-21T20:11:00Z" w16du:dateUtc="2025-02-21T19:11:00Z">
              <w:rPr/>
            </w:rPrChange>
          </w:rPr>
          <w:delText xml:space="preserve"> </w:delText>
        </w:r>
        <w:r w:rsidRPr="00510F83" w:rsidDel="00CC1BB1">
          <w:rPr>
            <w:rFonts w:hint="cs"/>
            <w:highlight w:val="cyan"/>
            <w:rPrChange w:id="16385" w:author="Irová Zuzana" w:date="2025-02-21T20:11:00Z" w16du:dateUtc="2025-02-21T19:11:00Z">
              <w:rPr>
                <w:rFonts w:hint="cs"/>
              </w:rPr>
            </w:rPrChange>
          </w:rPr>
          <w:delText>úč</w:delText>
        </w:r>
        <w:r w:rsidRPr="00510F83" w:rsidDel="00CC1BB1">
          <w:rPr>
            <w:highlight w:val="cyan"/>
            <w:rPrChange w:id="16386" w:author="Irová Zuzana" w:date="2025-02-21T20:11:00Z" w16du:dateUtc="2025-02-21T19:11:00Z">
              <w:rPr/>
            </w:rPrChange>
          </w:rPr>
          <w:delText>et (UC.CM.4.15), Syst</w:delText>
        </w:r>
        <w:r w:rsidRPr="00510F83" w:rsidDel="00CC1BB1">
          <w:rPr>
            <w:rFonts w:hint="cs"/>
            <w:highlight w:val="cyan"/>
            <w:rPrChange w:id="16387" w:author="Irová Zuzana" w:date="2025-02-21T20:11:00Z" w16du:dateUtc="2025-02-21T19:11:00Z">
              <w:rPr>
                <w:rFonts w:hint="cs"/>
              </w:rPr>
            </w:rPrChange>
          </w:rPr>
          <w:delText>é</w:delText>
        </w:r>
        <w:r w:rsidRPr="00510F83" w:rsidDel="00CC1BB1">
          <w:rPr>
            <w:highlight w:val="cyan"/>
            <w:rPrChange w:id="16388" w:author="Irová Zuzana" w:date="2025-02-21T20:11:00Z" w16du:dateUtc="2025-02-21T19:11:00Z">
              <w:rPr/>
            </w:rPrChange>
          </w:rPr>
          <w:delText>m neprov</w:delText>
        </w:r>
        <w:r w:rsidRPr="00510F83" w:rsidDel="00CC1BB1">
          <w:rPr>
            <w:rFonts w:hint="cs"/>
            <w:highlight w:val="cyan"/>
            <w:rPrChange w:id="16389" w:author="Irová Zuzana" w:date="2025-02-21T20:11:00Z" w16du:dateUtc="2025-02-21T19:11:00Z">
              <w:rPr>
                <w:rFonts w:hint="cs"/>
              </w:rPr>
            </w:rPrChange>
          </w:rPr>
          <w:delText>á</w:delText>
        </w:r>
        <w:r w:rsidRPr="00510F83" w:rsidDel="00CC1BB1">
          <w:rPr>
            <w:highlight w:val="cyan"/>
            <w:rPrChange w:id="16390" w:author="Irová Zuzana" w:date="2025-02-21T20:11:00Z" w16du:dateUtc="2025-02-21T19:11:00Z">
              <w:rPr/>
            </w:rPrChange>
          </w:rPr>
          <w:delText>d</w:delText>
        </w:r>
        <w:r w:rsidRPr="00510F83" w:rsidDel="00CC1BB1">
          <w:rPr>
            <w:rFonts w:hint="cs"/>
            <w:highlight w:val="cyan"/>
            <w:rPrChange w:id="16391" w:author="Irová Zuzana" w:date="2025-02-21T20:11:00Z" w16du:dateUtc="2025-02-21T19:11:00Z">
              <w:rPr>
                <w:rFonts w:hint="cs"/>
              </w:rPr>
            </w:rPrChange>
          </w:rPr>
          <w:delText>í</w:delText>
        </w:r>
        <w:r w:rsidRPr="00510F83" w:rsidDel="00CC1BB1">
          <w:rPr>
            <w:highlight w:val="cyan"/>
            <w:rPrChange w:id="16392" w:author="Irová Zuzana" w:date="2025-02-21T20:11:00Z" w16du:dateUtc="2025-02-21T19:11:00Z">
              <w:rPr/>
            </w:rPrChange>
          </w:rPr>
          <w:delText xml:space="preserve"> kontroly </w:delText>
        </w:r>
        <w:r w:rsidRPr="00510F83" w:rsidDel="00CC1BB1">
          <w:rPr>
            <w:rFonts w:hint="cs"/>
            <w:highlight w:val="cyan"/>
            <w:rPrChange w:id="16393" w:author="Irová Zuzana" w:date="2025-02-21T20:11:00Z" w16du:dateUtc="2025-02-21T19:11:00Z">
              <w:rPr>
                <w:rFonts w:hint="cs"/>
              </w:rPr>
            </w:rPrChange>
          </w:rPr>
          <w:delText>čá</w:delText>
        </w:r>
        <w:r w:rsidRPr="00510F83" w:rsidDel="00CC1BB1">
          <w:rPr>
            <w:highlight w:val="cyan"/>
            <w:rPrChange w:id="16394" w:author="Irová Zuzana" w:date="2025-02-21T20:11:00Z" w16du:dateUtc="2025-02-21T19:11:00Z">
              <w:rPr/>
            </w:rPrChange>
          </w:rPr>
          <w:delText>stky proti konfigura</w:delText>
        </w:r>
        <w:r w:rsidRPr="00510F83" w:rsidDel="00CC1BB1">
          <w:rPr>
            <w:rFonts w:hint="cs"/>
            <w:highlight w:val="cyan"/>
            <w:rPrChange w:id="16395" w:author="Irová Zuzana" w:date="2025-02-21T20:11:00Z" w16du:dateUtc="2025-02-21T19:11:00Z">
              <w:rPr>
                <w:rFonts w:hint="cs"/>
              </w:rPr>
            </w:rPrChange>
          </w:rPr>
          <w:delText>č</w:delText>
        </w:r>
        <w:r w:rsidRPr="00510F83" w:rsidDel="00CC1BB1">
          <w:rPr>
            <w:highlight w:val="cyan"/>
            <w:rPrChange w:id="16396" w:author="Irová Zuzana" w:date="2025-02-21T20:11:00Z" w16du:dateUtc="2025-02-21T19:11:00Z">
              <w:rPr/>
            </w:rPrChange>
          </w:rPr>
          <w:delText>n</w:delText>
        </w:r>
        <w:r w:rsidRPr="00510F83" w:rsidDel="00CC1BB1">
          <w:rPr>
            <w:rFonts w:hint="cs"/>
            <w:highlight w:val="cyan"/>
            <w:rPrChange w:id="16397" w:author="Irová Zuzana" w:date="2025-02-21T20:11:00Z" w16du:dateUtc="2025-02-21T19:11:00Z">
              <w:rPr>
                <w:rFonts w:hint="cs"/>
              </w:rPr>
            </w:rPrChange>
          </w:rPr>
          <w:delText>í</w:delText>
        </w:r>
        <w:r w:rsidRPr="00510F83" w:rsidDel="00CC1BB1">
          <w:rPr>
            <w:highlight w:val="cyan"/>
            <w:rPrChange w:id="16398" w:author="Irová Zuzana" w:date="2025-02-21T20:11:00Z" w16du:dateUtc="2025-02-21T19:11:00Z">
              <w:rPr/>
            </w:rPrChange>
          </w:rPr>
          <w:delText>m kl</w:delText>
        </w:r>
        <w:r w:rsidRPr="00510F83" w:rsidDel="00CC1BB1">
          <w:rPr>
            <w:rFonts w:hint="cs"/>
            <w:highlight w:val="cyan"/>
            <w:rPrChange w:id="16399" w:author="Irová Zuzana" w:date="2025-02-21T20:11:00Z" w16du:dateUtc="2025-02-21T19:11:00Z">
              <w:rPr>
                <w:rFonts w:hint="cs"/>
              </w:rPr>
            </w:rPrChange>
          </w:rPr>
          <w:delText>íčů</w:delText>
        </w:r>
        <w:r w:rsidRPr="00510F83" w:rsidDel="00CC1BB1">
          <w:rPr>
            <w:highlight w:val="cyan"/>
            <w:rPrChange w:id="16400" w:author="Irová Zuzana" w:date="2025-02-21T20:11:00Z" w16du:dateUtc="2025-02-21T19:11:00Z">
              <w:rPr/>
            </w:rPrChange>
          </w:rPr>
          <w:delText>m, a top-up bude po</w:delText>
        </w:r>
        <w:r w:rsidRPr="00510F83" w:rsidDel="00CC1BB1">
          <w:rPr>
            <w:rFonts w:hint="cs"/>
            <w:highlight w:val="cyan"/>
            <w:rPrChange w:id="16401" w:author="Irová Zuzana" w:date="2025-02-21T20:11:00Z" w16du:dateUtc="2025-02-21T19:11:00Z">
              <w:rPr>
                <w:rFonts w:hint="cs"/>
              </w:rPr>
            </w:rPrChange>
          </w:rPr>
          <w:delText>ž</w:delText>
        </w:r>
        <w:r w:rsidRPr="00510F83" w:rsidDel="00CC1BB1">
          <w:rPr>
            <w:highlight w:val="cyan"/>
            <w:rPrChange w:id="16402" w:author="Irová Zuzana" w:date="2025-02-21T20:11:00Z" w16du:dateUtc="2025-02-21T19:11:00Z">
              <w:rPr/>
            </w:rPrChange>
          </w:rPr>
          <w:delText>adov</w:delText>
        </w:r>
        <w:r w:rsidRPr="00510F83" w:rsidDel="00CC1BB1">
          <w:rPr>
            <w:rFonts w:hint="cs"/>
            <w:highlight w:val="cyan"/>
            <w:rPrChange w:id="16403" w:author="Irová Zuzana" w:date="2025-02-21T20:11:00Z" w16du:dateUtc="2025-02-21T19:11:00Z">
              <w:rPr>
                <w:rFonts w:hint="cs"/>
              </w:rPr>
            </w:rPrChange>
          </w:rPr>
          <w:delText>á</w:delText>
        </w:r>
        <w:r w:rsidRPr="00510F83" w:rsidDel="00CC1BB1">
          <w:rPr>
            <w:highlight w:val="cyan"/>
            <w:rPrChange w:id="16404" w:author="Irová Zuzana" w:date="2025-02-21T20:11:00Z" w16du:dateUtc="2025-02-21T19:11:00Z">
              <w:rPr/>
            </w:rPrChange>
          </w:rPr>
          <w:delText>n ve v</w:delText>
        </w:r>
        <w:r w:rsidRPr="00510F83" w:rsidDel="00CC1BB1">
          <w:rPr>
            <w:rFonts w:hint="cs"/>
            <w:highlight w:val="cyan"/>
            <w:rPrChange w:id="16405" w:author="Irová Zuzana" w:date="2025-02-21T20:11:00Z" w16du:dateUtc="2025-02-21T19:11:00Z">
              <w:rPr>
                <w:rFonts w:hint="cs"/>
              </w:rPr>
            </w:rPrChange>
          </w:rPr>
          <w:delText>ýš</w:delText>
        </w:r>
        <w:r w:rsidRPr="00510F83" w:rsidDel="00CC1BB1">
          <w:rPr>
            <w:highlight w:val="cyan"/>
            <w:rPrChange w:id="16406" w:author="Irová Zuzana" w:date="2025-02-21T20:11:00Z" w16du:dateUtc="2025-02-21T19:11:00Z">
              <w:rPr/>
            </w:rPrChange>
          </w:rPr>
          <w:delText>i zaslanou z</w:delText>
        </w:r>
        <w:r w:rsidRPr="00510F83" w:rsidDel="00CC1BB1">
          <w:rPr>
            <w:rFonts w:hint="cs"/>
            <w:highlight w:val="cyan"/>
            <w:rPrChange w:id="16407" w:author="Irová Zuzana" w:date="2025-02-21T20:11:00Z" w16du:dateUtc="2025-02-21T19:11:00Z">
              <w:rPr>
                <w:rFonts w:hint="cs"/>
              </w:rPr>
            </w:rPrChange>
          </w:rPr>
          <w:delText> </w:delText>
        </w:r>
        <w:r w:rsidRPr="00510F83" w:rsidDel="00CC1BB1">
          <w:rPr>
            <w:highlight w:val="cyan"/>
            <w:rPrChange w:id="16408" w:author="Irová Zuzana" w:date="2025-02-21T20:11:00Z" w16du:dateUtc="2025-02-21T19:11:00Z">
              <w:rPr/>
            </w:rPrChange>
          </w:rPr>
          <w:delText>CM processu.</w:delText>
        </w:r>
        <w:bookmarkStart w:id="16409" w:name="_Toc200959507"/>
        <w:bookmarkStart w:id="16410" w:name="_Toc201569157"/>
        <w:bookmarkEnd w:id="16409"/>
        <w:bookmarkEnd w:id="16410"/>
      </w:del>
    </w:p>
    <w:p w14:paraId="236EA767" w14:textId="2CCFF428" w:rsidR="000E4A08" w:rsidRPr="00BF06C4" w:rsidDel="00CC1BB1" w:rsidRDefault="000E4A08">
      <w:pPr>
        <w:pStyle w:val="ListFS1"/>
        <w:rPr>
          <w:del w:id="16411" w:author="Drastichová Zuzana" w:date="2025-03-12T09:55:00Z" w16du:dateUtc="2025-03-12T08:55:00Z"/>
        </w:rPr>
        <w:pPrChange w:id="16412" w:author="Irová Zuzana" w:date="2025-06-06T15:37:00Z" w16du:dateUtc="2025-06-06T13:37:00Z">
          <w:pPr>
            <w:pStyle w:val="NormalIndent"/>
          </w:pPr>
        </w:pPrChange>
      </w:pPr>
      <w:bookmarkStart w:id="16413" w:name="_Toc200959508"/>
      <w:bookmarkStart w:id="16414" w:name="_Toc201569158"/>
      <w:bookmarkEnd w:id="16413"/>
      <w:bookmarkEnd w:id="16414"/>
    </w:p>
    <w:p w14:paraId="6718E27F" w14:textId="4480C4B6" w:rsidR="000E4A08" w:rsidRPr="00955C1D" w:rsidDel="00CC1BB1" w:rsidRDefault="000E4A08">
      <w:pPr>
        <w:pStyle w:val="ListFS1"/>
        <w:rPr>
          <w:del w:id="16415" w:author="Drastichová Zuzana" w:date="2025-03-12T09:55:00Z" w16du:dateUtc="2025-03-12T08:55:00Z"/>
        </w:rPr>
        <w:pPrChange w:id="16416" w:author="Irová Zuzana" w:date="2025-06-06T15:37:00Z" w16du:dateUtc="2025-06-06T13:37:00Z">
          <w:pPr>
            <w:pStyle w:val="Flowheading"/>
          </w:pPr>
        </w:pPrChange>
      </w:pPr>
      <w:del w:id="16417" w:author="Drastichová Zuzana" w:date="2025-03-12T09:55:00Z" w16du:dateUtc="2025-03-12T08:55:00Z">
        <w:r w:rsidRPr="00955C1D" w:rsidDel="00CC1BB1">
          <w:delText>(A2) Import platby kreditu bankovním převodem z Navision</w:delText>
        </w:r>
      </w:del>
      <w:ins w:id="16418" w:author="Irová Zuzana" w:date="2025-02-21T20:11:00Z" w16du:dateUtc="2025-02-21T19:11:00Z">
        <w:del w:id="16419" w:author="Drastichová Zuzana" w:date="2025-03-12T09:55:00Z" w16du:dateUtc="2025-03-12T08:55:00Z">
          <w:r w:rsidR="00510F83" w:rsidDel="00CC1BB1">
            <w:delText>ERP</w:delText>
          </w:r>
        </w:del>
      </w:ins>
      <w:bookmarkStart w:id="16420" w:name="_Toc200959509"/>
      <w:bookmarkStart w:id="16421" w:name="_Toc201569159"/>
      <w:bookmarkEnd w:id="16420"/>
      <w:bookmarkEnd w:id="16421"/>
    </w:p>
    <w:p w14:paraId="40B6184D" w14:textId="0565D613" w:rsidR="000E4A08" w:rsidDel="00CC1BB1" w:rsidRDefault="000E4A08">
      <w:pPr>
        <w:pStyle w:val="ListFS1"/>
        <w:rPr>
          <w:del w:id="16422" w:author="Drastichová Zuzana" w:date="2025-03-12T09:55:00Z" w16du:dateUtc="2025-03-12T08:55:00Z"/>
        </w:rPr>
        <w:pPrChange w:id="16423" w:author="Irová Zuzana" w:date="2025-06-06T15:37:00Z" w16du:dateUtc="2025-06-06T13:37:00Z">
          <w:pPr>
            <w:pStyle w:val="NormalIndent"/>
          </w:pPr>
        </w:pPrChange>
      </w:pPr>
      <w:del w:id="16424" w:author="Drastichová Zuzana" w:date="2025-03-12T09:55:00Z" w16du:dateUtc="2025-03-12T08:55:00Z">
        <w:r w:rsidRPr="00955C1D" w:rsidDel="00CC1BB1">
          <w:delText>Tato alternativa je spuštěna z případu užití Vytvoř bank transfer payment (SYS.BAR.2.1) importem CreateBankTransferPayment.</w:delText>
        </w:r>
        <w:bookmarkStart w:id="16425" w:name="_Toc200959510"/>
        <w:bookmarkStart w:id="16426" w:name="_Toc201569160"/>
        <w:bookmarkEnd w:id="16425"/>
        <w:bookmarkEnd w:id="16426"/>
      </w:del>
    </w:p>
    <w:p w14:paraId="24CF069C" w14:textId="52DE4F88" w:rsidR="000E4A08" w:rsidRPr="00955C1D" w:rsidDel="00CC1BB1" w:rsidRDefault="000E4A08">
      <w:pPr>
        <w:pStyle w:val="ListFS1"/>
        <w:rPr>
          <w:del w:id="16427" w:author="Drastichová Zuzana" w:date="2025-03-12T09:55:00Z" w16du:dateUtc="2025-03-12T08:55:00Z"/>
        </w:rPr>
        <w:pPrChange w:id="16428" w:author="Irová Zuzana" w:date="2025-06-06T15:37:00Z" w16du:dateUtc="2025-06-06T13:37:00Z">
          <w:pPr>
            <w:pStyle w:val="NormalIndent"/>
          </w:pPr>
        </w:pPrChange>
      </w:pPr>
      <w:del w:id="16429" w:author="Drastichová Zuzana" w:date="2025-03-12T09:55:00Z" w16du:dateUtc="2025-03-12T08:55:00Z">
        <w:r w:rsidDel="00CC1BB1">
          <w:delText>Systém na základě Pre-paid account zjistí Vehicle, případně OBU, pokud je již přiřazená.</w:delText>
        </w:r>
        <w:bookmarkStart w:id="16430" w:name="_Toc200959511"/>
        <w:bookmarkStart w:id="16431" w:name="_Toc201569161"/>
        <w:bookmarkEnd w:id="16430"/>
        <w:bookmarkEnd w:id="16431"/>
      </w:del>
    </w:p>
    <w:p w14:paraId="353D50D6" w14:textId="1A126A48" w:rsidR="000E4A08" w:rsidRPr="00955C1D" w:rsidDel="00CC1BB1" w:rsidRDefault="000E4A08">
      <w:pPr>
        <w:pStyle w:val="ListFS1"/>
        <w:rPr>
          <w:del w:id="16432" w:author="Drastichová Zuzana" w:date="2025-03-12T09:55:00Z" w16du:dateUtc="2025-03-12T08:55:00Z"/>
        </w:rPr>
        <w:pPrChange w:id="16433" w:author="Irová Zuzana" w:date="2025-06-06T15:37:00Z" w16du:dateUtc="2025-06-06T13:37:00Z">
          <w:pPr>
            <w:pStyle w:val="NormalIndent"/>
          </w:pPr>
        </w:pPrChange>
      </w:pPr>
      <w:del w:id="16434" w:author="Drastichová Zuzana" w:date="2025-03-12T09:55:00Z" w16du:dateUtc="2025-03-12T08:55:00Z">
        <w:r w:rsidRPr="00955C1D" w:rsidDel="00CC1BB1">
          <w:delText xml:space="preserve"> </w:delText>
        </w:r>
        <w:r w:rsidDel="00CC1BB1">
          <w:delText>Systém vytvoří top-up na</w:delText>
        </w:r>
        <w:r w:rsidRPr="00955C1D" w:rsidDel="00CC1BB1">
          <w:delText xml:space="preserve"> základě informací z importu platby: </w:delText>
        </w:r>
        <w:bookmarkStart w:id="16435" w:name="_Toc200959512"/>
        <w:bookmarkStart w:id="16436" w:name="_Toc201569162"/>
        <w:bookmarkEnd w:id="16435"/>
        <w:bookmarkEnd w:id="16436"/>
      </w:del>
    </w:p>
    <w:p w14:paraId="0C52E422" w14:textId="16D2F170" w:rsidR="000E4A08" w:rsidRPr="00087E73" w:rsidDel="00CC1BB1" w:rsidRDefault="000E4A08" w:rsidP="00E94ECC">
      <w:pPr>
        <w:pStyle w:val="ListFS1"/>
        <w:rPr>
          <w:del w:id="16437" w:author="Drastichová Zuzana" w:date="2025-03-12T09:55:00Z" w16du:dateUtc="2025-03-12T08:55:00Z"/>
        </w:rPr>
      </w:pPr>
      <w:del w:id="16438" w:author="Drastichová Zuzana" w:date="2025-03-12T09:55:00Z" w16du:dateUtc="2025-03-12T08:55:00Z">
        <w:r w:rsidRPr="00087E73" w:rsidDel="00CC1BB1">
          <w:delText xml:space="preserve">Payment amount ve zúčtovací měně </w:delText>
        </w:r>
        <w:bookmarkStart w:id="16439" w:name="_Toc200959513"/>
        <w:bookmarkStart w:id="16440" w:name="_Toc201569163"/>
        <w:bookmarkEnd w:id="16439"/>
        <w:bookmarkEnd w:id="16440"/>
      </w:del>
    </w:p>
    <w:p w14:paraId="63069D47" w14:textId="4F3E3994" w:rsidR="000E4A08" w:rsidRPr="00087E73" w:rsidDel="00CC1BB1" w:rsidRDefault="000E4A08" w:rsidP="00E94ECC">
      <w:pPr>
        <w:pStyle w:val="ListFS1"/>
        <w:rPr>
          <w:del w:id="16441" w:author="Drastichová Zuzana" w:date="2025-03-12T09:55:00Z" w16du:dateUtc="2025-03-12T08:55:00Z"/>
        </w:rPr>
      </w:pPr>
      <w:del w:id="16442" w:author="Drastichová Zuzana" w:date="2025-03-12T09:55:00Z" w16du:dateUtc="2025-03-12T08:55:00Z">
        <w:r w:rsidRPr="00087E73" w:rsidDel="00CC1BB1">
          <w:delText>Měna</w:delText>
        </w:r>
        <w:bookmarkStart w:id="16443" w:name="_Toc200959514"/>
        <w:bookmarkStart w:id="16444" w:name="_Toc201569164"/>
        <w:bookmarkEnd w:id="16443"/>
        <w:bookmarkEnd w:id="16444"/>
      </w:del>
    </w:p>
    <w:p w14:paraId="0FCC9E16" w14:textId="5B8EF8AF" w:rsidR="000E4A08" w:rsidRPr="00087E73" w:rsidDel="00CC1BB1" w:rsidRDefault="000E4A08" w:rsidP="00E94ECC">
      <w:pPr>
        <w:pStyle w:val="ListFS1"/>
        <w:rPr>
          <w:del w:id="16445" w:author="Drastichová Zuzana" w:date="2025-03-12T09:55:00Z" w16du:dateUtc="2025-03-12T08:55:00Z"/>
        </w:rPr>
      </w:pPr>
      <w:del w:id="16446" w:author="Drastichová Zuzana" w:date="2025-03-12T09:55:00Z" w16du:dateUtc="2025-03-12T08:55:00Z">
        <w:r w:rsidRPr="00087E73" w:rsidDel="00CC1BB1">
          <w:delText xml:space="preserve">Date of payment, </w:delText>
        </w:r>
        <w:bookmarkStart w:id="16447" w:name="_Toc200959515"/>
        <w:bookmarkStart w:id="16448" w:name="_Toc201569165"/>
        <w:bookmarkEnd w:id="16447"/>
        <w:bookmarkEnd w:id="16448"/>
      </w:del>
    </w:p>
    <w:p w14:paraId="37D97E0C" w14:textId="3D6DD3B3" w:rsidR="000E4A08" w:rsidRPr="00087E73" w:rsidDel="00CC1BB1" w:rsidRDefault="000E4A08" w:rsidP="00E94ECC">
      <w:pPr>
        <w:pStyle w:val="ListFS1"/>
        <w:rPr>
          <w:del w:id="16449" w:author="Drastichová Zuzana" w:date="2025-03-12T09:55:00Z" w16du:dateUtc="2025-03-12T08:55:00Z"/>
        </w:rPr>
      </w:pPr>
      <w:del w:id="16450" w:author="Drastichová Zuzana" w:date="2025-03-12T09:55:00Z" w16du:dateUtc="2025-03-12T08:55:00Z">
        <w:r w:rsidRPr="00087E73" w:rsidDel="00CC1BB1">
          <w:delText xml:space="preserve">Date of collection, </w:delText>
        </w:r>
        <w:bookmarkStart w:id="16451" w:name="_Toc200959516"/>
        <w:bookmarkStart w:id="16452" w:name="_Toc201569166"/>
        <w:bookmarkEnd w:id="16451"/>
        <w:bookmarkEnd w:id="16452"/>
      </w:del>
    </w:p>
    <w:p w14:paraId="2DC553D9" w14:textId="15C8A3DD" w:rsidR="000E4A08" w:rsidRPr="00087E73" w:rsidDel="00CC1BB1" w:rsidRDefault="000E4A08" w:rsidP="00E94ECC">
      <w:pPr>
        <w:pStyle w:val="ListFS1"/>
        <w:rPr>
          <w:del w:id="16453" w:author="Drastichová Zuzana" w:date="2025-03-12T09:55:00Z" w16du:dateUtc="2025-03-12T08:55:00Z"/>
        </w:rPr>
      </w:pPr>
      <w:del w:id="16454" w:author="Drastichová Zuzana" w:date="2025-03-12T09:55:00Z" w16du:dateUtc="2025-03-12T08:55:00Z">
        <w:r w:rsidRPr="00087E73" w:rsidDel="00CC1BB1">
          <w:delText xml:space="preserve">Account number, </w:delText>
        </w:r>
        <w:bookmarkStart w:id="16455" w:name="_Toc200959517"/>
        <w:bookmarkStart w:id="16456" w:name="_Toc201569167"/>
        <w:bookmarkEnd w:id="16455"/>
        <w:bookmarkEnd w:id="16456"/>
      </w:del>
    </w:p>
    <w:p w14:paraId="062E7C3C" w14:textId="1FB3F284" w:rsidR="000E4A08" w:rsidRPr="00087E73" w:rsidDel="00CC1BB1" w:rsidRDefault="000E4A08" w:rsidP="00E94ECC">
      <w:pPr>
        <w:pStyle w:val="ListFS1"/>
        <w:rPr>
          <w:del w:id="16457" w:author="Drastichová Zuzana" w:date="2025-03-12T09:55:00Z" w16du:dateUtc="2025-03-12T08:55:00Z"/>
        </w:rPr>
      </w:pPr>
      <w:del w:id="16458" w:author="Drastichová Zuzana" w:date="2025-03-12T09:55:00Z" w16du:dateUtc="2025-03-12T08:55:00Z">
        <w:r w:rsidRPr="00087E73" w:rsidDel="00CC1BB1">
          <w:delText>Payment number,</w:delText>
        </w:r>
        <w:bookmarkStart w:id="16459" w:name="_Toc200959518"/>
        <w:bookmarkStart w:id="16460" w:name="_Toc201569168"/>
        <w:bookmarkEnd w:id="16459"/>
        <w:bookmarkEnd w:id="16460"/>
      </w:del>
    </w:p>
    <w:p w14:paraId="4060B974" w14:textId="140DBF69" w:rsidR="000E4A08" w:rsidRPr="00087E73" w:rsidDel="00CC1BB1" w:rsidRDefault="000E4A08" w:rsidP="00E94ECC">
      <w:pPr>
        <w:pStyle w:val="ListFS1"/>
        <w:rPr>
          <w:del w:id="16461" w:author="Drastichová Zuzana" w:date="2025-03-12T09:55:00Z" w16du:dateUtc="2025-03-12T08:55:00Z"/>
        </w:rPr>
      </w:pPr>
      <w:del w:id="16462" w:author="Drastichová Zuzana" w:date="2025-03-12T09:55:00Z" w16du:dateUtc="2025-03-12T08:55:00Z">
        <w:r w:rsidRPr="00087E73" w:rsidDel="00CC1BB1">
          <w:delText xml:space="preserve">Payment type = Top-up payment  </w:delText>
        </w:r>
        <w:bookmarkStart w:id="16463" w:name="_Toc200959519"/>
        <w:bookmarkStart w:id="16464" w:name="_Toc201569169"/>
        <w:bookmarkEnd w:id="16463"/>
        <w:bookmarkEnd w:id="16464"/>
      </w:del>
    </w:p>
    <w:p w14:paraId="59B75EB2" w14:textId="16644589" w:rsidR="000E4A08" w:rsidRPr="00087E73" w:rsidDel="00CC1BB1" w:rsidRDefault="000E4A08" w:rsidP="00E94ECC">
      <w:pPr>
        <w:pStyle w:val="ListFS1"/>
        <w:rPr>
          <w:del w:id="16465" w:author="Drastichová Zuzana" w:date="2025-03-12T09:55:00Z" w16du:dateUtc="2025-03-12T08:55:00Z"/>
        </w:rPr>
      </w:pPr>
      <w:del w:id="16466" w:author="Drastichová Zuzana" w:date="2025-03-12T09:55:00Z" w16du:dateUtc="2025-03-12T08:55:00Z">
        <w:r w:rsidRPr="00087E73" w:rsidDel="00CC1BB1">
          <w:delText xml:space="preserve">BillIssuerBankAccount </w:delText>
        </w:r>
        <w:bookmarkStart w:id="16467" w:name="_Toc200959520"/>
        <w:bookmarkStart w:id="16468" w:name="_Toc201569170"/>
        <w:bookmarkEnd w:id="16467"/>
        <w:bookmarkEnd w:id="16468"/>
      </w:del>
    </w:p>
    <w:p w14:paraId="6AB8BE69" w14:textId="1FCC5371" w:rsidR="000E4A08" w:rsidRPr="00955C1D" w:rsidDel="00CC1BB1" w:rsidRDefault="000E4A08">
      <w:pPr>
        <w:pStyle w:val="ListFS1"/>
        <w:rPr>
          <w:del w:id="16469" w:author="Drastichová Zuzana" w:date="2025-03-12T09:55:00Z" w16du:dateUtc="2025-03-12T08:55:00Z"/>
        </w:rPr>
        <w:pPrChange w:id="16470" w:author="Irová Zuzana" w:date="2025-06-06T15:37:00Z" w16du:dateUtc="2025-06-06T13:37:00Z">
          <w:pPr>
            <w:pStyle w:val="ListFS1"/>
            <w:numPr>
              <w:numId w:val="0"/>
            </w:numPr>
            <w:ind w:left="2693" w:firstLine="0"/>
          </w:pPr>
        </w:pPrChange>
      </w:pPr>
      <w:bookmarkStart w:id="16471" w:name="_Toc200959521"/>
      <w:bookmarkStart w:id="16472" w:name="_Toc201569171"/>
      <w:bookmarkEnd w:id="16471"/>
      <w:bookmarkEnd w:id="16472"/>
    </w:p>
    <w:p w14:paraId="4C6DA3A0" w14:textId="19EFA2D8" w:rsidR="000E4A08" w:rsidRPr="00955C1D" w:rsidDel="00CC1BB1" w:rsidRDefault="000E4A08">
      <w:pPr>
        <w:pStyle w:val="ListFS1"/>
        <w:rPr>
          <w:del w:id="16473" w:author="Drastichová Zuzana" w:date="2025-03-12T09:55:00Z" w16du:dateUtc="2025-03-12T08:55:00Z"/>
        </w:rPr>
        <w:pPrChange w:id="16474" w:author="Irová Zuzana" w:date="2025-06-06T15:37:00Z" w16du:dateUtc="2025-06-06T13:37:00Z">
          <w:pPr>
            <w:pStyle w:val="NormalIndent"/>
          </w:pPr>
        </w:pPrChange>
      </w:pPr>
      <w:del w:id="16475" w:author="Drastichová Zuzana" w:date="2025-03-12T09:55:00Z" w16du:dateUtc="2025-03-12T08:55:00Z">
        <w:r w:rsidRPr="00955C1D" w:rsidDel="00CC1BB1">
          <w:delText>Systém zjistí Bill issuer pro top-up:</w:delText>
        </w:r>
        <w:bookmarkStart w:id="16476" w:name="_Toc200959522"/>
        <w:bookmarkStart w:id="16477" w:name="_Toc201569172"/>
        <w:bookmarkEnd w:id="16476"/>
        <w:bookmarkEnd w:id="16477"/>
      </w:del>
    </w:p>
    <w:p w14:paraId="252B1708" w14:textId="547F8A6D" w:rsidR="000E4A08" w:rsidRPr="00087E73" w:rsidDel="00CC1BB1" w:rsidRDefault="000E4A08" w:rsidP="00E94ECC">
      <w:pPr>
        <w:pStyle w:val="ListFS1"/>
        <w:rPr>
          <w:del w:id="16478" w:author="Drastichová Zuzana" w:date="2025-03-12T09:55:00Z" w16du:dateUtc="2025-03-12T08:55:00Z"/>
        </w:rPr>
      </w:pPr>
      <w:del w:id="16479" w:author="Drastichová Zuzana" w:date="2025-03-12T09:55:00Z" w16du:dateUtc="2025-03-12T08:55:00Z">
        <w:r w:rsidRPr="00087E73" w:rsidDel="00CC1BB1">
          <w:delText>Pokud je typ účtu Pre-paid, pak se jako Bill issuer použije PAS-SK.</w:delText>
        </w:r>
        <w:bookmarkStart w:id="16480" w:name="_Toc200959523"/>
        <w:bookmarkStart w:id="16481" w:name="_Toc201569173"/>
        <w:bookmarkEnd w:id="16480"/>
        <w:bookmarkEnd w:id="16481"/>
      </w:del>
    </w:p>
    <w:p w14:paraId="011F4296" w14:textId="3BEE503D" w:rsidR="000E4A08" w:rsidRPr="00955C1D" w:rsidDel="00CC1BB1" w:rsidRDefault="000E4A08">
      <w:pPr>
        <w:pStyle w:val="ListFS1"/>
        <w:rPr>
          <w:del w:id="16482" w:author="Drastichová Zuzana" w:date="2025-03-12T09:55:00Z" w16du:dateUtc="2025-03-12T08:55:00Z"/>
        </w:rPr>
        <w:pPrChange w:id="16483" w:author="Irová Zuzana" w:date="2025-06-06T15:37:00Z" w16du:dateUtc="2025-06-06T13:37:00Z">
          <w:pPr>
            <w:pStyle w:val="ListFS1"/>
            <w:numPr>
              <w:numId w:val="0"/>
            </w:numPr>
            <w:ind w:left="2693" w:firstLine="0"/>
          </w:pPr>
        </w:pPrChange>
      </w:pPr>
      <w:bookmarkStart w:id="16484" w:name="_Toc200959524"/>
      <w:bookmarkStart w:id="16485" w:name="_Toc201569174"/>
      <w:bookmarkEnd w:id="16484"/>
      <w:bookmarkEnd w:id="16485"/>
    </w:p>
    <w:p w14:paraId="274A1C35" w14:textId="643B8F8F" w:rsidR="000E4A08" w:rsidRPr="00955C1D" w:rsidDel="00CC1BB1" w:rsidRDefault="000E4A08">
      <w:pPr>
        <w:pStyle w:val="ListFS1"/>
        <w:rPr>
          <w:del w:id="16486" w:author="Drastichová Zuzana" w:date="2025-03-12T09:55:00Z" w16du:dateUtc="2025-03-12T08:55:00Z"/>
        </w:rPr>
        <w:pPrChange w:id="16487" w:author="Irová Zuzana" w:date="2025-06-06T15:37:00Z" w16du:dateUtc="2025-06-06T13:37:00Z">
          <w:pPr>
            <w:pStyle w:val="NormalIndent"/>
          </w:pPr>
        </w:pPrChange>
      </w:pPr>
      <w:del w:id="16488" w:author="Drastichová Zuzana" w:date="2025-03-12T09:55:00Z" w16du:dateUtc="2025-03-12T08:55:00Z">
        <w:r w:rsidRPr="00955C1D" w:rsidDel="00CC1BB1">
          <w:delText xml:space="preserve"> Systém vytvoří Payment s parametry:</w:delText>
        </w:r>
        <w:bookmarkStart w:id="16489" w:name="_Toc200959525"/>
        <w:bookmarkStart w:id="16490" w:name="_Toc201569175"/>
        <w:bookmarkEnd w:id="16489"/>
        <w:bookmarkEnd w:id="16490"/>
      </w:del>
    </w:p>
    <w:p w14:paraId="6128DB12" w14:textId="6C9B653B" w:rsidR="000E4A08" w:rsidRPr="00087E73" w:rsidDel="00CC1BB1" w:rsidRDefault="000E4A08" w:rsidP="00E94ECC">
      <w:pPr>
        <w:pStyle w:val="ListFS1"/>
        <w:rPr>
          <w:del w:id="16491" w:author="Drastichová Zuzana" w:date="2025-03-12T09:55:00Z" w16du:dateUtc="2025-03-12T08:55:00Z"/>
        </w:rPr>
      </w:pPr>
      <w:del w:id="16492" w:author="Drastichová Zuzana" w:date="2025-03-12T09:55:00Z" w16du:dateUtc="2025-03-12T08:55:00Z">
        <w:r w:rsidRPr="00087E73" w:rsidDel="00CC1BB1">
          <w:delText xml:space="preserve">Payment number = z importu Payment number </w:delText>
        </w:r>
        <w:bookmarkStart w:id="16493" w:name="_Toc200959526"/>
        <w:bookmarkStart w:id="16494" w:name="_Toc201569176"/>
        <w:bookmarkEnd w:id="16493"/>
        <w:bookmarkEnd w:id="16494"/>
      </w:del>
    </w:p>
    <w:p w14:paraId="77692142" w14:textId="0627F9DE" w:rsidR="000E4A08" w:rsidRPr="00087E73" w:rsidDel="00CC1BB1" w:rsidRDefault="000E4A08" w:rsidP="00E94ECC">
      <w:pPr>
        <w:pStyle w:val="ListFS1"/>
        <w:rPr>
          <w:del w:id="16495" w:author="Drastichová Zuzana" w:date="2025-03-12T09:55:00Z" w16du:dateUtc="2025-03-12T08:55:00Z"/>
        </w:rPr>
      </w:pPr>
      <w:del w:id="16496" w:author="Drastichová Zuzana" w:date="2025-03-12T09:55:00Z" w16du:dateUtc="2025-03-12T08:55:00Z">
        <w:r w:rsidRPr="00087E73" w:rsidDel="00CC1BB1">
          <w:delText>Payment type = Top-up payment</w:delText>
        </w:r>
        <w:bookmarkStart w:id="16497" w:name="_Toc200959527"/>
        <w:bookmarkStart w:id="16498" w:name="_Toc201569177"/>
        <w:bookmarkEnd w:id="16497"/>
        <w:bookmarkEnd w:id="16498"/>
      </w:del>
    </w:p>
    <w:p w14:paraId="172DCFB9" w14:textId="6A50F2E0" w:rsidR="000E4A08" w:rsidRPr="00087E73" w:rsidDel="00CC1BB1" w:rsidRDefault="000E4A08" w:rsidP="00E94ECC">
      <w:pPr>
        <w:pStyle w:val="ListFS1"/>
        <w:rPr>
          <w:del w:id="16499" w:author="Drastichová Zuzana" w:date="2025-03-12T09:55:00Z" w16du:dateUtc="2025-03-12T08:55:00Z"/>
        </w:rPr>
      </w:pPr>
      <w:del w:id="16500" w:author="Drastichová Zuzana" w:date="2025-03-12T09:55:00Z" w16du:dateUtc="2025-03-12T08:55:00Z">
        <w:r w:rsidRPr="00087E73" w:rsidDel="00CC1BB1">
          <w:delText>Payment method = Bank transfer payment</w:delText>
        </w:r>
        <w:bookmarkStart w:id="16501" w:name="_Toc200959528"/>
        <w:bookmarkStart w:id="16502" w:name="_Toc201569178"/>
        <w:bookmarkEnd w:id="16501"/>
        <w:bookmarkEnd w:id="16502"/>
      </w:del>
    </w:p>
    <w:p w14:paraId="5386B1AA" w14:textId="2D3C206A" w:rsidR="000E4A08" w:rsidRPr="00087E73" w:rsidDel="00CC1BB1" w:rsidRDefault="000E4A08" w:rsidP="00E94ECC">
      <w:pPr>
        <w:pStyle w:val="ListFS1"/>
        <w:rPr>
          <w:del w:id="16503" w:author="Drastichová Zuzana" w:date="2025-03-12T09:55:00Z" w16du:dateUtc="2025-03-12T08:55:00Z"/>
        </w:rPr>
      </w:pPr>
      <w:del w:id="16504" w:author="Drastichová Zuzana" w:date="2025-03-12T09:55:00Z" w16du:dateUtc="2025-03-12T08:55:00Z">
        <w:r w:rsidRPr="00087E73" w:rsidDel="00CC1BB1">
          <w:delText>Payment category = Credit payment</w:delText>
        </w:r>
        <w:bookmarkStart w:id="16505" w:name="_Toc200959529"/>
        <w:bookmarkStart w:id="16506" w:name="_Toc201569179"/>
        <w:bookmarkEnd w:id="16505"/>
        <w:bookmarkEnd w:id="16506"/>
      </w:del>
    </w:p>
    <w:p w14:paraId="715AAF35" w14:textId="7FD1B94D" w:rsidR="000E4A08" w:rsidRPr="00087E73" w:rsidDel="00CC1BB1" w:rsidRDefault="000E4A08" w:rsidP="00E94ECC">
      <w:pPr>
        <w:pStyle w:val="ListFS1"/>
        <w:rPr>
          <w:del w:id="16507" w:author="Drastichová Zuzana" w:date="2025-03-12T09:55:00Z" w16du:dateUtc="2025-03-12T08:55:00Z"/>
        </w:rPr>
      </w:pPr>
      <w:del w:id="16508" w:author="Drastichová Zuzana" w:date="2025-03-12T09:55:00Z" w16du:dateUtc="2025-03-12T08:55:00Z">
        <w:r w:rsidRPr="00087E73" w:rsidDel="00CC1BB1">
          <w:delText>Payment status = Realized</w:delText>
        </w:r>
        <w:bookmarkStart w:id="16509" w:name="_Toc200959530"/>
        <w:bookmarkStart w:id="16510" w:name="_Toc201569180"/>
        <w:bookmarkEnd w:id="16509"/>
        <w:bookmarkEnd w:id="16510"/>
      </w:del>
    </w:p>
    <w:p w14:paraId="3F006609" w14:textId="51FD98F8" w:rsidR="000E4A08" w:rsidRPr="00087E73" w:rsidDel="00CC1BB1" w:rsidRDefault="000E4A08" w:rsidP="00E94ECC">
      <w:pPr>
        <w:pStyle w:val="ListFS1"/>
        <w:rPr>
          <w:del w:id="16511" w:author="Drastichová Zuzana" w:date="2025-03-12T09:55:00Z" w16du:dateUtc="2025-03-12T08:55:00Z"/>
        </w:rPr>
      </w:pPr>
      <w:del w:id="16512" w:author="Drastichová Zuzana" w:date="2025-03-12T09:55:00Z" w16du:dateUtc="2025-03-12T08:55:00Z">
        <w:r w:rsidRPr="00087E73" w:rsidDel="00CC1BB1">
          <w:delText>Matching status = Recognized – not matched</w:delText>
        </w:r>
        <w:bookmarkStart w:id="16513" w:name="_Toc200959531"/>
        <w:bookmarkStart w:id="16514" w:name="_Toc201569181"/>
        <w:bookmarkEnd w:id="16513"/>
        <w:bookmarkEnd w:id="16514"/>
      </w:del>
    </w:p>
    <w:p w14:paraId="0D5742C3" w14:textId="084FBE2E" w:rsidR="000E4A08" w:rsidRPr="00087E73" w:rsidDel="00CC1BB1" w:rsidRDefault="000E4A08" w:rsidP="00E94ECC">
      <w:pPr>
        <w:pStyle w:val="ListFS1"/>
        <w:rPr>
          <w:del w:id="16515" w:author="Drastichová Zuzana" w:date="2025-03-12T09:55:00Z" w16du:dateUtc="2025-03-12T08:55:00Z"/>
        </w:rPr>
      </w:pPr>
      <w:del w:id="16516" w:author="Drastichová Zuzana" w:date="2025-03-12T09:55:00Z" w16du:dateUtc="2025-03-12T08:55:00Z">
        <w:r w:rsidRPr="00087E73" w:rsidDel="00CC1BB1">
          <w:delText>Variable symbol = Variable symbol z importu (jiný než null), pokud chybí, pak VS vygenerovaný ze sekvence pro variabilní symboly (PNFVS)</w:delText>
        </w:r>
        <w:bookmarkStart w:id="16517" w:name="_Toc200959532"/>
        <w:bookmarkStart w:id="16518" w:name="_Toc201569182"/>
        <w:bookmarkEnd w:id="16517"/>
        <w:bookmarkEnd w:id="16518"/>
      </w:del>
    </w:p>
    <w:p w14:paraId="67A8DDFF" w14:textId="01F4E57E" w:rsidR="000E4A08" w:rsidRPr="00087E73" w:rsidDel="00CC1BB1" w:rsidRDefault="000E4A08" w:rsidP="00E94ECC">
      <w:pPr>
        <w:pStyle w:val="ListFS1"/>
        <w:rPr>
          <w:del w:id="16519" w:author="Drastichová Zuzana" w:date="2025-03-12T09:55:00Z" w16du:dateUtc="2025-03-12T08:55:00Z"/>
        </w:rPr>
      </w:pPr>
      <w:del w:id="16520" w:author="Drastichová Zuzana" w:date="2025-03-12T09:55:00Z" w16du:dateUtc="2025-03-12T08:55:00Z">
        <w:r w:rsidRPr="00087E73" w:rsidDel="00CC1BB1">
          <w:delText>Specific symbol = Specific symbol z importu (jiný než null), pokud chybí, pak číslo accountu z importu AccountNumber</w:delText>
        </w:r>
        <w:bookmarkStart w:id="16521" w:name="_Toc200959533"/>
        <w:bookmarkStart w:id="16522" w:name="_Toc201569183"/>
        <w:bookmarkEnd w:id="16521"/>
        <w:bookmarkEnd w:id="16522"/>
      </w:del>
    </w:p>
    <w:p w14:paraId="54597174" w14:textId="56EF57F5" w:rsidR="000E4A08" w:rsidRPr="00087E73" w:rsidDel="00CC1BB1" w:rsidRDefault="000E4A08" w:rsidP="00E94ECC">
      <w:pPr>
        <w:pStyle w:val="ListFS1"/>
        <w:rPr>
          <w:del w:id="16523" w:author="Drastichová Zuzana" w:date="2025-03-12T09:55:00Z" w16du:dateUtc="2025-03-12T08:55:00Z"/>
        </w:rPr>
      </w:pPr>
      <w:del w:id="16524" w:author="Drastichová Zuzana" w:date="2025-03-12T09:55:00Z" w16du:dateUtc="2025-03-12T08:55:00Z">
        <w:r w:rsidRPr="00087E73" w:rsidDel="00CC1BB1">
          <w:delText xml:space="preserve">Payment amount = hodnota PaymentAmount z importu </w:delText>
        </w:r>
        <w:bookmarkStart w:id="16525" w:name="_Toc200959534"/>
        <w:bookmarkStart w:id="16526" w:name="_Toc201569184"/>
        <w:bookmarkEnd w:id="16525"/>
        <w:bookmarkEnd w:id="16526"/>
      </w:del>
    </w:p>
    <w:p w14:paraId="0662459D" w14:textId="0B7EE705" w:rsidR="000E4A08" w:rsidRPr="00087E73" w:rsidDel="00362B57" w:rsidRDefault="000E4A08" w:rsidP="00E94ECC">
      <w:pPr>
        <w:pStyle w:val="ListFS1"/>
        <w:rPr>
          <w:del w:id="16527" w:author="Drastichová Zuzana" w:date="2025-02-17T15:13:00Z" w16du:dateUtc="2025-02-17T14:13:00Z"/>
        </w:rPr>
      </w:pPr>
      <w:del w:id="16528" w:author="Drastichová Zuzana" w:date="2025-02-17T15:13:00Z" w16du:dateUtc="2025-02-17T14:13:00Z">
        <w:r w:rsidRPr="00087E73" w:rsidDel="00362B57">
          <w:delText>Currency = z importu CurrencyCode</w:delText>
        </w:r>
        <w:bookmarkStart w:id="16529" w:name="_Toc200959535"/>
        <w:bookmarkStart w:id="16530" w:name="_Toc201569185"/>
        <w:bookmarkEnd w:id="16529"/>
        <w:bookmarkEnd w:id="16530"/>
      </w:del>
    </w:p>
    <w:p w14:paraId="03153CAE" w14:textId="7DC55A38" w:rsidR="000E4A08" w:rsidRPr="00087E73" w:rsidDel="00362B57" w:rsidRDefault="000E4A08" w:rsidP="00E94ECC">
      <w:pPr>
        <w:pStyle w:val="ListFS1"/>
        <w:rPr>
          <w:del w:id="16531" w:author="Drastichová Zuzana" w:date="2025-02-17T15:13:00Z" w16du:dateUtc="2025-02-17T14:13:00Z"/>
        </w:rPr>
      </w:pPr>
      <w:del w:id="16532" w:author="Drastichová Zuzana" w:date="2025-02-17T15:13:00Z" w16du:dateUtc="2025-02-17T14:13:00Z">
        <w:r w:rsidRPr="00087E73" w:rsidDel="00362B57">
          <w:delText>Payment amount in clearing currency = Payment amount</w:delText>
        </w:r>
        <w:bookmarkStart w:id="16533" w:name="_Toc200959536"/>
        <w:bookmarkStart w:id="16534" w:name="_Toc201569186"/>
        <w:bookmarkEnd w:id="16533"/>
        <w:bookmarkEnd w:id="16534"/>
      </w:del>
    </w:p>
    <w:p w14:paraId="60C58BDE" w14:textId="34A6D2C1" w:rsidR="000E4A08" w:rsidRPr="00087E73" w:rsidDel="00362B57" w:rsidRDefault="000E4A08" w:rsidP="00E94ECC">
      <w:pPr>
        <w:pStyle w:val="ListFS1"/>
        <w:rPr>
          <w:del w:id="16535" w:author="Drastichová Zuzana" w:date="2025-02-17T15:13:00Z" w16du:dateUtc="2025-02-17T14:13:00Z"/>
        </w:rPr>
      </w:pPr>
      <w:del w:id="16536" w:author="Drastichová Zuzana" w:date="2025-02-17T15:13:00Z" w16du:dateUtc="2025-02-17T14:13:00Z">
        <w:r w:rsidRPr="00087E73" w:rsidDel="00362B57">
          <w:delText>Clearing currency = Currency</w:delText>
        </w:r>
        <w:bookmarkStart w:id="16537" w:name="_Toc200959537"/>
        <w:bookmarkStart w:id="16538" w:name="_Toc201569187"/>
        <w:bookmarkEnd w:id="16537"/>
        <w:bookmarkEnd w:id="16538"/>
      </w:del>
    </w:p>
    <w:p w14:paraId="1593A762" w14:textId="38471187" w:rsidR="000E4A08" w:rsidRPr="00087E73" w:rsidDel="00CC1BB1" w:rsidRDefault="000E4A08" w:rsidP="00E94ECC">
      <w:pPr>
        <w:pStyle w:val="ListFS1"/>
        <w:rPr>
          <w:del w:id="16539" w:author="Drastichová Zuzana" w:date="2025-03-12T09:55:00Z" w16du:dateUtc="2025-03-12T08:55:00Z"/>
        </w:rPr>
      </w:pPr>
      <w:del w:id="16540" w:author="Drastichová Zuzana" w:date="2025-03-12T09:55:00Z" w16du:dateUtc="2025-03-12T08:55:00Z">
        <w:r w:rsidRPr="00087E73" w:rsidDel="00CC1BB1">
          <w:delText xml:space="preserve">Date of payment = z importu PaymentDateTime </w:delText>
        </w:r>
        <w:bookmarkStart w:id="16541" w:name="_Toc200959538"/>
        <w:bookmarkStart w:id="16542" w:name="_Toc201569188"/>
        <w:bookmarkEnd w:id="16541"/>
        <w:bookmarkEnd w:id="16542"/>
      </w:del>
    </w:p>
    <w:p w14:paraId="5C891C03" w14:textId="32009541" w:rsidR="000E4A08" w:rsidRPr="00087E73" w:rsidDel="00CC1BB1" w:rsidRDefault="000E4A08" w:rsidP="00E94ECC">
      <w:pPr>
        <w:pStyle w:val="ListFS1"/>
        <w:rPr>
          <w:del w:id="16543" w:author="Drastichová Zuzana" w:date="2025-03-12T09:55:00Z" w16du:dateUtc="2025-03-12T08:55:00Z"/>
        </w:rPr>
      </w:pPr>
      <w:del w:id="16544" w:author="Drastichová Zuzana" w:date="2025-03-12T09:55:00Z" w16du:dateUtc="2025-03-12T08:55:00Z">
        <w:r w:rsidRPr="00087E73" w:rsidDel="00CC1BB1">
          <w:delText>Date of collection = z importu PaymentDateTime</w:delText>
        </w:r>
        <w:bookmarkStart w:id="16545" w:name="_Toc200959539"/>
        <w:bookmarkStart w:id="16546" w:name="_Toc201569189"/>
        <w:bookmarkEnd w:id="16545"/>
        <w:bookmarkEnd w:id="16546"/>
      </w:del>
    </w:p>
    <w:p w14:paraId="13048EE3" w14:textId="25F7058D" w:rsidR="000E4A08" w:rsidRPr="00087E73" w:rsidDel="00CC1BB1" w:rsidRDefault="000E4A08" w:rsidP="00E94ECC">
      <w:pPr>
        <w:pStyle w:val="ListFS1"/>
        <w:rPr>
          <w:del w:id="16547" w:author="Drastichová Zuzana" w:date="2025-03-12T09:55:00Z" w16du:dateUtc="2025-03-12T08:55:00Z"/>
        </w:rPr>
      </w:pPr>
      <w:del w:id="16548" w:author="Drastichová Zuzana" w:date="2025-03-12T09:55:00Z" w16du:dateUtc="2025-03-12T08:55:00Z">
        <w:r w:rsidRPr="00087E73" w:rsidDel="00CC1BB1">
          <w:delText>Comment = null</w:delText>
        </w:r>
        <w:bookmarkStart w:id="16549" w:name="_Toc200959540"/>
        <w:bookmarkStart w:id="16550" w:name="_Toc201569190"/>
        <w:bookmarkEnd w:id="16549"/>
        <w:bookmarkEnd w:id="16550"/>
      </w:del>
    </w:p>
    <w:p w14:paraId="30EA4E3E" w14:textId="66A71D83" w:rsidR="000E4A08" w:rsidRPr="00087E73" w:rsidDel="00CC1BB1" w:rsidRDefault="000E4A08" w:rsidP="00E94ECC">
      <w:pPr>
        <w:pStyle w:val="ListFS1"/>
        <w:rPr>
          <w:del w:id="16551" w:author="Drastichová Zuzana" w:date="2025-03-12T09:55:00Z" w16du:dateUtc="2025-03-12T08:55:00Z"/>
        </w:rPr>
      </w:pPr>
      <w:del w:id="16552" w:author="Drastichová Zuzana" w:date="2025-03-12T09:55:00Z" w16du:dateUtc="2025-03-12T08:55:00Z">
        <w:r w:rsidRPr="00087E73" w:rsidDel="00CC1BB1">
          <w:delText>Subject number = číslo accountu z importu AccountNumber</w:delText>
        </w:r>
        <w:bookmarkStart w:id="16553" w:name="_Toc200959541"/>
        <w:bookmarkStart w:id="16554" w:name="_Toc201569191"/>
        <w:bookmarkEnd w:id="16553"/>
        <w:bookmarkEnd w:id="16554"/>
      </w:del>
    </w:p>
    <w:p w14:paraId="27C867B5" w14:textId="69F7E603" w:rsidR="000E4A08" w:rsidRPr="00087E73" w:rsidDel="00CC1BB1" w:rsidRDefault="000E4A08" w:rsidP="00E94ECC">
      <w:pPr>
        <w:pStyle w:val="ListFS1"/>
        <w:rPr>
          <w:del w:id="16555" w:author="Drastichová Zuzana" w:date="2025-03-12T09:55:00Z" w16du:dateUtc="2025-03-12T08:55:00Z"/>
        </w:rPr>
      </w:pPr>
      <w:del w:id="16556" w:author="Drastichová Zuzana" w:date="2025-03-12T09:55:00Z" w16du:dateUtc="2025-03-12T08:55:00Z">
        <w:r w:rsidRPr="00087E73" w:rsidDel="00CC1BB1">
          <w:delText>Subject type = Account</w:delText>
        </w:r>
        <w:bookmarkStart w:id="16557" w:name="_Toc200959542"/>
        <w:bookmarkStart w:id="16558" w:name="_Toc201569192"/>
        <w:bookmarkEnd w:id="16557"/>
        <w:bookmarkEnd w:id="16558"/>
      </w:del>
    </w:p>
    <w:p w14:paraId="4E3F53A9" w14:textId="66DF52B5" w:rsidR="000E4A08" w:rsidRPr="00087E73" w:rsidDel="00CC1BB1" w:rsidRDefault="000E4A08" w:rsidP="00E94ECC">
      <w:pPr>
        <w:pStyle w:val="ListFS1"/>
        <w:rPr>
          <w:del w:id="16559" w:author="Drastichová Zuzana" w:date="2025-03-12T09:55:00Z" w16du:dateUtc="2025-03-12T08:55:00Z"/>
        </w:rPr>
      </w:pPr>
      <w:del w:id="16560" w:author="Drastichová Zuzana" w:date="2025-03-12T09:55:00Z" w16du:dateUtc="2025-03-12T08:55:00Z">
        <w:r w:rsidRPr="00087E73" w:rsidDel="00CC1BB1">
          <w:delText>Bill issuer = PAS-SK</w:delText>
        </w:r>
      </w:del>
      <w:ins w:id="16561" w:author="Irová Zuzana" w:date="2025-02-21T20:12:00Z" w16du:dateUtc="2025-02-21T19:12:00Z">
        <w:del w:id="16562" w:author="Drastichová Zuzana" w:date="2025-03-12T09:55:00Z" w16du:dateUtc="2025-03-12T08:55:00Z">
          <w:r w:rsidR="00DF7F1D" w:rsidDel="00CC1BB1">
            <w:delText>= ze vstupu</w:delText>
          </w:r>
        </w:del>
      </w:ins>
      <w:bookmarkStart w:id="16563" w:name="_Toc200959543"/>
      <w:bookmarkStart w:id="16564" w:name="_Toc201569193"/>
      <w:bookmarkEnd w:id="16563"/>
      <w:bookmarkEnd w:id="16564"/>
    </w:p>
    <w:p w14:paraId="6E794A1E" w14:textId="3E7CE1FB" w:rsidR="000E4A08" w:rsidRPr="00087E73" w:rsidDel="00CC1BB1" w:rsidRDefault="000E4A08" w:rsidP="00E94ECC">
      <w:pPr>
        <w:pStyle w:val="ListFS1"/>
        <w:rPr>
          <w:del w:id="16565" w:author="Drastichová Zuzana" w:date="2025-03-12T09:55:00Z" w16du:dateUtc="2025-03-12T08:55:00Z"/>
        </w:rPr>
      </w:pPr>
      <w:del w:id="16566" w:author="Drastichová Zuzana" w:date="2025-03-12T09:55:00Z" w16du:dateUtc="2025-03-12T08:55:00Z">
        <w:r w:rsidRPr="00087E73" w:rsidDel="00CC1BB1">
          <w:delText>Bill issuer bank account = BillIssuerBankAccount z importu</w:delText>
        </w:r>
        <w:bookmarkStart w:id="16567" w:name="_Toc200959544"/>
        <w:bookmarkStart w:id="16568" w:name="_Toc201569194"/>
        <w:bookmarkEnd w:id="16567"/>
        <w:bookmarkEnd w:id="16568"/>
      </w:del>
    </w:p>
    <w:p w14:paraId="3E1D44EE" w14:textId="57F62E67" w:rsidR="000E4A08" w:rsidRPr="00955C1D" w:rsidDel="00CC1BB1" w:rsidRDefault="000E4A08">
      <w:pPr>
        <w:pStyle w:val="ListFS1"/>
        <w:rPr>
          <w:del w:id="16569" w:author="Drastichová Zuzana" w:date="2025-03-12T09:55:00Z" w16du:dateUtc="2025-03-12T08:55:00Z"/>
        </w:rPr>
        <w:pPrChange w:id="16570" w:author="Irová Zuzana" w:date="2025-06-06T15:37:00Z" w16du:dateUtc="2025-06-06T13:37:00Z">
          <w:pPr>
            <w:pStyle w:val="NormalIndent"/>
          </w:pPr>
        </w:pPrChange>
      </w:pPr>
      <w:bookmarkStart w:id="16571" w:name="_Toc200959545"/>
      <w:bookmarkStart w:id="16572" w:name="_Toc201569195"/>
      <w:bookmarkEnd w:id="16571"/>
      <w:bookmarkEnd w:id="16572"/>
    </w:p>
    <w:p w14:paraId="03EA24D3" w14:textId="4A64CDC9" w:rsidR="000E4A08" w:rsidRPr="00955C1D" w:rsidDel="00CC1BB1" w:rsidRDefault="000E4A08">
      <w:pPr>
        <w:pStyle w:val="ListFS1"/>
        <w:rPr>
          <w:del w:id="16573" w:author="Drastichová Zuzana" w:date="2025-03-12T09:55:00Z" w16du:dateUtc="2025-03-12T08:55:00Z"/>
        </w:rPr>
        <w:pPrChange w:id="16574" w:author="Irová Zuzana" w:date="2025-06-06T15:37:00Z" w16du:dateUtc="2025-06-06T13:37:00Z">
          <w:pPr>
            <w:pStyle w:val="NormalIndent"/>
          </w:pPr>
        </w:pPrChange>
      </w:pPr>
      <w:del w:id="16575" w:author="Drastichová Zuzana" w:date="2025-03-12T09:55:00Z" w16du:dateUtc="2025-03-12T08:55:00Z">
        <w:r w:rsidRPr="00955C1D" w:rsidDel="00CC1BB1">
          <w:delText>Systém vypočte minimální částku top-up ve zúčtovací měně za použití případu užití Spočítej minimální top-up (SYS.BAR.3.2).</w:delText>
        </w:r>
        <w:bookmarkStart w:id="16576" w:name="_Toc200959546"/>
        <w:bookmarkStart w:id="16577" w:name="_Toc201569196"/>
        <w:bookmarkEnd w:id="16576"/>
        <w:bookmarkEnd w:id="16577"/>
      </w:del>
    </w:p>
    <w:p w14:paraId="48935545" w14:textId="21E418EC" w:rsidR="000E4A08" w:rsidRPr="00206FD4" w:rsidDel="00CC1BB1" w:rsidRDefault="000E4A08" w:rsidP="00E94ECC">
      <w:pPr>
        <w:pStyle w:val="ListFS1"/>
        <w:rPr>
          <w:del w:id="16578" w:author="Drastichová Zuzana" w:date="2025-03-12T09:55:00Z" w16du:dateUtc="2025-03-12T08:55:00Z"/>
          <w:lang w:val="cs-CZ"/>
        </w:rPr>
      </w:pPr>
      <w:del w:id="16579" w:author="Drastichová Zuzana" w:date="2025-03-12T09:55:00Z" w16du:dateUtc="2025-03-12T08:55:00Z">
        <w:r w:rsidRPr="00206FD4" w:rsidDel="00CC1BB1">
          <w:rPr>
            <w:lang w:val="cs-CZ"/>
          </w:rPr>
          <w:delText>Pokud je částka platby nižší než je vypočtená minimální výše top-up, Systém, o částku top-up platby ve zúčtovací měně, navýší zůstatek předplaceného kreditu, použije se případ užití Aktualizuj zůstatek (SYS.BM.1.2) s důvod updatu balance = Other.</w:delText>
        </w:r>
        <w:bookmarkStart w:id="16580" w:name="_Toc200959547"/>
        <w:bookmarkStart w:id="16581" w:name="_Toc201569197"/>
        <w:bookmarkEnd w:id="16580"/>
        <w:bookmarkEnd w:id="16581"/>
      </w:del>
    </w:p>
    <w:p w14:paraId="573B0EC2" w14:textId="0D2CB140" w:rsidR="000E4A08" w:rsidRPr="00206FD4" w:rsidDel="00CC1BB1" w:rsidRDefault="000E4A08" w:rsidP="00E94ECC">
      <w:pPr>
        <w:pStyle w:val="ListFS1"/>
        <w:rPr>
          <w:del w:id="16582" w:author="Drastichová Zuzana" w:date="2025-03-12T09:55:00Z" w16du:dateUtc="2025-03-12T08:55:00Z"/>
          <w:lang w:val="cs-CZ"/>
        </w:rPr>
      </w:pPr>
      <w:del w:id="16583" w:author="Drastichová Zuzana" w:date="2025-03-12T09:55:00Z" w16du:dateUtc="2025-03-12T08:55:00Z">
        <w:r w:rsidRPr="00206FD4" w:rsidDel="00CC1BB1">
          <w:rPr>
            <w:lang w:val="cs-CZ"/>
          </w:rPr>
          <w:delText>Pokud je částka platby rovna nebo vyšší než je vypočtená minimální výše top-up, Systém:</w:delText>
        </w:r>
        <w:bookmarkStart w:id="16584" w:name="_Toc200959548"/>
        <w:bookmarkStart w:id="16585" w:name="_Toc201569198"/>
        <w:bookmarkEnd w:id="16584"/>
        <w:bookmarkEnd w:id="16585"/>
      </w:del>
    </w:p>
    <w:p w14:paraId="0FB20863" w14:textId="28A5395D" w:rsidR="000E4A08" w:rsidRPr="00087E73" w:rsidDel="00CC1BB1" w:rsidRDefault="000E4A08">
      <w:pPr>
        <w:pStyle w:val="ListFS1"/>
        <w:rPr>
          <w:del w:id="16586" w:author="Drastichová Zuzana" w:date="2025-03-12T09:55:00Z" w16du:dateUtc="2025-03-12T08:55:00Z"/>
        </w:rPr>
        <w:pPrChange w:id="16587" w:author="Irová Zuzana" w:date="2025-06-06T15:37:00Z" w16du:dateUtc="2025-06-06T13:37:00Z">
          <w:pPr>
            <w:pStyle w:val="ListFS2"/>
          </w:pPr>
        </w:pPrChange>
      </w:pPr>
      <w:del w:id="16588" w:author="Drastichová Zuzana" w:date="2025-03-12T09:55:00Z" w16du:dateUtc="2025-03-12T08:55:00Z">
        <w:r w:rsidRPr="00087E73" w:rsidDel="00CC1BB1">
          <w:delText xml:space="preserve"> pokud je mýtný účet zablokován z důvodu nízkého kreditu, vygeneruje jednorázový poplatek za odblokování účtu pro daný Vehicle (případně OBU), za použití případu užití Naúčtuj jednorázový poplatek (SYS.BAR.0.7)</w:delText>
        </w:r>
        <w:bookmarkStart w:id="16589" w:name="_Toc200959549"/>
        <w:bookmarkStart w:id="16590" w:name="_Toc201569199"/>
        <w:bookmarkEnd w:id="16589"/>
        <w:bookmarkEnd w:id="16590"/>
      </w:del>
    </w:p>
    <w:p w14:paraId="3BF8849F" w14:textId="55853FD6" w:rsidR="000E4A08" w:rsidRPr="00087E73" w:rsidDel="00CC1BB1" w:rsidRDefault="000E4A08">
      <w:pPr>
        <w:pStyle w:val="ListFS1"/>
        <w:rPr>
          <w:del w:id="16591" w:author="Drastichová Zuzana" w:date="2025-03-12T09:55:00Z" w16du:dateUtc="2025-03-12T08:55:00Z"/>
        </w:rPr>
        <w:pPrChange w:id="16592" w:author="Irová Zuzana" w:date="2025-06-06T15:37:00Z" w16du:dateUtc="2025-06-06T13:37:00Z">
          <w:pPr>
            <w:pStyle w:val="ListFS2"/>
          </w:pPr>
        </w:pPrChange>
      </w:pPr>
      <w:del w:id="16593" w:author="Drastichová Zuzana" w:date="2025-03-12T09:55:00Z" w16du:dateUtc="2025-03-12T08:55:00Z">
        <w:r w:rsidRPr="00087E73" w:rsidDel="00CC1BB1">
          <w:delText>o částku top-up platby ve zúčtovací měně, navýší zůstatek předplaceného kreditu, použije se případ užití Aktualizuj zůstatek (SYS.BM.1.2) s důvod updatu balance = TopUp.</w:delText>
        </w:r>
        <w:bookmarkStart w:id="16594" w:name="_Toc200959550"/>
        <w:bookmarkStart w:id="16595" w:name="_Toc201569200"/>
        <w:bookmarkEnd w:id="16594"/>
        <w:bookmarkEnd w:id="16595"/>
      </w:del>
    </w:p>
    <w:p w14:paraId="4804AC9D" w14:textId="73EED76B" w:rsidR="000E4A08" w:rsidRPr="00955C1D" w:rsidDel="00CC1BB1" w:rsidRDefault="000E4A08">
      <w:pPr>
        <w:pStyle w:val="ListFS1"/>
        <w:rPr>
          <w:del w:id="16596" w:author="Drastichová Zuzana" w:date="2025-03-12T09:55:00Z" w16du:dateUtc="2025-03-12T08:55:00Z"/>
        </w:rPr>
        <w:pPrChange w:id="16597" w:author="Irová Zuzana" w:date="2025-06-06T15:37:00Z" w16du:dateUtc="2025-06-06T13:37:00Z">
          <w:pPr>
            <w:pStyle w:val="NormalIndent"/>
          </w:pPr>
        </w:pPrChange>
      </w:pPr>
      <w:bookmarkStart w:id="16598" w:name="_Toc200959551"/>
      <w:bookmarkStart w:id="16599" w:name="_Toc201569201"/>
      <w:bookmarkEnd w:id="16598"/>
      <w:bookmarkEnd w:id="16599"/>
    </w:p>
    <w:p w14:paraId="765EEF9A" w14:textId="2E8F77FB" w:rsidR="000E4A08" w:rsidRPr="00955C1D" w:rsidDel="00CC1BB1" w:rsidRDefault="000E4A08">
      <w:pPr>
        <w:pStyle w:val="ListFS1"/>
        <w:rPr>
          <w:del w:id="16600" w:author="Drastichová Zuzana" w:date="2025-03-12T09:55:00Z" w16du:dateUtc="2025-03-12T08:55:00Z"/>
        </w:rPr>
        <w:pPrChange w:id="16601" w:author="Irová Zuzana" w:date="2025-06-06T15:37:00Z" w16du:dateUtc="2025-06-06T13:37:00Z">
          <w:pPr>
            <w:pStyle w:val="NormalIndent"/>
          </w:pPr>
        </w:pPrChange>
      </w:pPr>
      <w:del w:id="16602" w:author="Drastichová Zuzana" w:date="2025-03-12T09:55:00Z" w16du:dateUtc="2025-03-12T08:55:00Z">
        <w:r w:rsidRPr="00955C1D" w:rsidDel="00CC1BB1">
          <w:delText xml:space="preserve">Proces pokračuje </w:delText>
        </w:r>
        <w:r w:rsidDel="00CC1BB1">
          <w:delText>Společným</w:delText>
        </w:r>
        <w:r w:rsidRPr="00955C1D" w:rsidDel="00CC1BB1">
          <w:delText xml:space="preserve"> postupem a to krokem, kdy </w:delText>
        </w:r>
        <w:commentRangeStart w:id="16603"/>
        <w:r w:rsidRPr="00955C1D" w:rsidDel="00CC1BB1">
          <w:delText xml:space="preserve">Systém vygeneruje transakční poplatek za top-up. Rozdíl v procesu je v tom, že: </w:delText>
        </w:r>
        <w:commentRangeEnd w:id="16603"/>
        <w:r w:rsidRPr="00955C1D" w:rsidDel="00CC1BB1">
          <w:rPr>
            <w:rStyle w:val="CommentReference"/>
            <w:sz w:val="20"/>
            <w:szCs w:val="22"/>
          </w:rPr>
          <w:commentReference w:id="16603"/>
        </w:r>
        <w:bookmarkStart w:id="16604" w:name="_Toc200959552"/>
        <w:bookmarkStart w:id="16605" w:name="_Toc201569202"/>
        <w:bookmarkEnd w:id="16604"/>
        <w:bookmarkEnd w:id="16605"/>
      </w:del>
    </w:p>
    <w:p w14:paraId="331AEEB7" w14:textId="3D4A1951" w:rsidR="000E4A08" w:rsidRPr="00087E73" w:rsidDel="00CC1BB1" w:rsidRDefault="000E4A08" w:rsidP="00E94ECC">
      <w:pPr>
        <w:pStyle w:val="ListFS1"/>
        <w:rPr>
          <w:del w:id="16606" w:author="Drastichová Zuzana" w:date="2025-03-12T09:55:00Z" w16du:dateUtc="2025-03-12T08:55:00Z"/>
        </w:rPr>
      </w:pPr>
      <w:del w:id="16607" w:author="Drastichová Zuzana" w:date="2025-03-12T09:55:00Z" w16du:dateUtc="2025-03-12T08:55:00Z">
        <w:r w:rsidRPr="00087E73" w:rsidDel="00CC1BB1">
          <w:delText>Systém neodešle informace o Payment do Navision.</w:delText>
        </w:r>
        <w:bookmarkStart w:id="16608" w:name="_Toc200959553"/>
        <w:bookmarkStart w:id="16609" w:name="_Toc201569203"/>
        <w:bookmarkEnd w:id="16608"/>
        <w:bookmarkEnd w:id="16609"/>
      </w:del>
    </w:p>
    <w:p w14:paraId="2B44C16B" w14:textId="5EBA0E5E" w:rsidR="000E4A08" w:rsidRPr="00955C1D" w:rsidDel="00CC1BB1" w:rsidRDefault="000E4A08">
      <w:pPr>
        <w:pStyle w:val="ListFS1"/>
        <w:rPr>
          <w:del w:id="16610" w:author="Drastichová Zuzana" w:date="2025-03-12T09:55:00Z" w16du:dateUtc="2025-03-12T08:55:00Z"/>
        </w:rPr>
        <w:pPrChange w:id="16611" w:author="Irová Zuzana" w:date="2025-06-06T15:37:00Z" w16du:dateUtc="2025-06-06T13:37:00Z">
          <w:pPr>
            <w:pStyle w:val="NormalIndent"/>
          </w:pPr>
        </w:pPrChange>
      </w:pPr>
      <w:bookmarkStart w:id="16612" w:name="_Toc200959554"/>
      <w:bookmarkStart w:id="16613" w:name="_Toc201569204"/>
      <w:bookmarkEnd w:id="16612"/>
      <w:bookmarkEnd w:id="16613"/>
    </w:p>
    <w:p w14:paraId="25EB4BDC" w14:textId="75992148" w:rsidR="00CD0A42" w:rsidDel="00CC1BB1" w:rsidRDefault="00CD0A42">
      <w:pPr>
        <w:pStyle w:val="ListFS1"/>
        <w:rPr>
          <w:del w:id="16614" w:author="Drastichová Zuzana" w:date="2025-03-12T09:55:00Z" w16du:dateUtc="2025-03-12T08:55:00Z"/>
        </w:rPr>
        <w:pPrChange w:id="16615" w:author="Irová Zuzana" w:date="2025-06-06T15:37:00Z" w16du:dateUtc="2025-06-06T13:37:00Z">
          <w:pPr>
            <w:pStyle w:val="NormalIndent"/>
          </w:pPr>
        </w:pPrChange>
      </w:pPr>
      <w:bookmarkStart w:id="16616" w:name="_Toc200959555"/>
      <w:bookmarkStart w:id="16617" w:name="_Toc201569205"/>
      <w:bookmarkEnd w:id="16616"/>
      <w:bookmarkEnd w:id="16617"/>
    </w:p>
    <w:p w14:paraId="4EC9F0C4" w14:textId="77777777" w:rsidR="00CD0A42" w:rsidRPr="00955C1D" w:rsidRDefault="00CD0A42">
      <w:pPr>
        <w:pStyle w:val="Heading1"/>
        <w:rPr>
          <w:rFonts w:hint="eastAsia"/>
        </w:rPr>
        <w:pPrChange w:id="16618" w:author="Irová Zuzana" w:date="2025-06-06T22:47:00Z" w16du:dateUtc="2025-06-06T20:47:00Z">
          <w:pPr>
            <w:pStyle w:val="Heading1"/>
            <w:spacing w:before="0" w:after="360" w:line="264" w:lineRule="auto"/>
          </w:pPr>
        </w:pPrChange>
      </w:pPr>
      <w:bookmarkStart w:id="16619" w:name="_Toc201569206"/>
      <w:r w:rsidRPr="00955C1D">
        <w:lastRenderedPageBreak/>
        <w:t>Neprocesní funkcionality</w:t>
      </w:r>
      <w:bookmarkEnd w:id="16619"/>
      <w:r w:rsidRPr="00955C1D">
        <w:t xml:space="preserve"> </w:t>
      </w:r>
    </w:p>
    <w:p w14:paraId="342671BC" w14:textId="77777777" w:rsidR="00CD0A42" w:rsidRPr="00955C1D" w:rsidRDefault="00CD0A42" w:rsidP="00CD0A42">
      <w:pPr>
        <w:pStyle w:val="Heading2"/>
        <w:spacing w:before="200" w:line="276" w:lineRule="auto"/>
        <w:rPr>
          <w:rFonts w:hint="eastAsia"/>
        </w:rPr>
      </w:pPr>
      <w:bookmarkStart w:id="16620" w:name="_Toc201569207"/>
      <w:r w:rsidRPr="00955C1D">
        <w:t>Fakturace</w:t>
      </w:r>
      <w:bookmarkEnd w:id="16620"/>
    </w:p>
    <w:p w14:paraId="41E60DAB" w14:textId="77777777" w:rsidR="00CD0A42" w:rsidRPr="00955C1D" w:rsidRDefault="00CD0A42" w:rsidP="00CD0A42">
      <w:pPr>
        <w:pStyle w:val="Heading3"/>
        <w:spacing w:before="200" w:after="0" w:line="276" w:lineRule="auto"/>
        <w:rPr>
          <w:rFonts w:hint="eastAsia"/>
        </w:rPr>
      </w:pPr>
      <w:bookmarkStart w:id="16621" w:name="_Toc201569208"/>
      <w:r w:rsidRPr="00955C1D">
        <w:t>Číslování faktur</w:t>
      </w:r>
      <w:bookmarkEnd w:id="16621"/>
    </w:p>
    <w:p w14:paraId="31A720D4" w14:textId="77777777" w:rsidR="00CD0A42" w:rsidRPr="00955C1D" w:rsidRDefault="00CD0A42">
      <w:pPr>
        <w:pStyle w:val="NormalIndent"/>
      </w:pPr>
      <w:r w:rsidRPr="00955C1D">
        <w:t xml:space="preserve">Číslování faktur (Bill number) bude prováděno podle následujícího schématu </w:t>
      </w:r>
      <w:r w:rsidRPr="00955C1D">
        <w:rPr>
          <w:b/>
          <w:bCs/>
        </w:rPr>
        <w:t>(10 znaků)</w:t>
      </w:r>
      <w:r w:rsidRPr="00955C1D">
        <w:t>: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2005"/>
        <w:gridCol w:w="3063"/>
        <w:gridCol w:w="4571"/>
      </w:tblGrid>
      <w:tr w:rsidR="00CD0A42" w:rsidRPr="00955C1D" w14:paraId="150D2C1C" w14:textId="77777777" w:rsidTr="000B7C90">
        <w:trPr>
          <w:tblHeader/>
        </w:trPr>
        <w:tc>
          <w:tcPr>
            <w:tcW w:w="1040" w:type="pct"/>
            <w:shd w:val="clear" w:color="auto" w:fill="F2F2F2" w:themeFill="background1" w:themeFillShade="F2"/>
          </w:tcPr>
          <w:p w14:paraId="73A33855" w14:textId="77777777" w:rsidR="00CD0A42" w:rsidRPr="000B7C90" w:rsidRDefault="00CD0A42">
            <w:pPr>
              <w:pStyle w:val="Table"/>
              <w:pPrChange w:id="16622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t>Číslovací schéma</w:t>
            </w:r>
          </w:p>
        </w:tc>
        <w:tc>
          <w:tcPr>
            <w:tcW w:w="1589" w:type="pct"/>
            <w:shd w:val="clear" w:color="auto" w:fill="F2F2F2" w:themeFill="background1" w:themeFillShade="F2"/>
          </w:tcPr>
          <w:p w14:paraId="57B5147B" w14:textId="77777777" w:rsidR="00CD0A42" w:rsidRPr="000B7C90" w:rsidRDefault="00CD0A42">
            <w:pPr>
              <w:pStyle w:val="Table"/>
              <w:pPrChange w:id="16623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t>Popis</w:t>
            </w:r>
          </w:p>
        </w:tc>
        <w:tc>
          <w:tcPr>
            <w:tcW w:w="2371" w:type="pct"/>
            <w:shd w:val="clear" w:color="auto" w:fill="F2F2F2" w:themeFill="background1" w:themeFillShade="F2"/>
          </w:tcPr>
          <w:p w14:paraId="58DF9969" w14:textId="77777777" w:rsidR="00CD0A42" w:rsidRPr="000B7C90" w:rsidRDefault="00CD0A42">
            <w:pPr>
              <w:pStyle w:val="Table"/>
              <w:pPrChange w:id="16624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t>Číslovací logika</w:t>
            </w:r>
          </w:p>
        </w:tc>
      </w:tr>
      <w:tr w:rsidR="00CD0A42" w:rsidRPr="00955C1D" w14:paraId="40C34DA7" w14:textId="77777777" w:rsidTr="000B7C90">
        <w:tc>
          <w:tcPr>
            <w:tcW w:w="1040" w:type="pct"/>
          </w:tcPr>
          <w:p w14:paraId="3561F548" w14:textId="77777777" w:rsidR="00CD0A42" w:rsidRPr="000B7C90" w:rsidRDefault="00CD0A42">
            <w:pPr>
              <w:pStyle w:val="Table"/>
              <w:rPr>
                <w:highlight w:val="yellow"/>
              </w:rPr>
              <w:pPrChange w:id="16625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BNF13</w:t>
            </w:r>
          </w:p>
        </w:tc>
        <w:tc>
          <w:tcPr>
            <w:tcW w:w="1589" w:type="pct"/>
          </w:tcPr>
          <w:p w14:paraId="0A0B8D19" w14:textId="77777777" w:rsidR="00CD0A42" w:rsidRPr="00790253" w:rsidRDefault="00CD0A42">
            <w:pPr>
              <w:pStyle w:val="Table"/>
              <w:rPr>
                <w:rFonts w:cstheme="minorBidi"/>
                <w:sz w:val="20"/>
                <w:szCs w:val="22"/>
                <w:highlight w:val="yellow"/>
                <w:rPrChange w:id="16626" w:author="Muller Miroslav" w:date="2025-03-17T11:13:00Z" w16du:dateUtc="2025-03-17T10:13:00Z">
                  <w:rPr>
                    <w:rFonts w:cstheme="minorHAnsi"/>
                    <w:sz w:val="18"/>
                    <w:szCs w:val="18"/>
                    <w:highlight w:val="yellow"/>
                  </w:rPr>
                </w:rPrChange>
              </w:rPr>
              <w:pPrChange w:id="16627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790253">
              <w:rPr>
                <w:rFonts w:cstheme="minorBidi"/>
                <w:sz w:val="20"/>
                <w:szCs w:val="22"/>
                <w:highlight w:val="yellow"/>
                <w:rPrChange w:id="16628" w:author="Muller Miroslav" w:date="2025-03-17T11:13:00Z" w16du:dateUtc="2025-03-17T10:13:00Z">
                  <w:rPr>
                    <w:highlight w:val="yellow"/>
                  </w:rPr>
                </w:rPrChange>
              </w:rPr>
              <w:t>Faktury za m</w:t>
            </w:r>
            <w:r w:rsidRPr="00790253">
              <w:rPr>
                <w:rFonts w:cstheme="minorBidi" w:hint="cs"/>
                <w:sz w:val="20"/>
                <w:szCs w:val="22"/>
                <w:highlight w:val="yellow"/>
                <w:rPrChange w:id="16629" w:author="Muller Miroslav" w:date="2025-03-17T11:13:00Z" w16du:dateUtc="2025-03-17T10:13:00Z">
                  <w:rPr>
                    <w:rFonts w:hint="cs"/>
                    <w:highlight w:val="yellow"/>
                  </w:rPr>
                </w:rPrChange>
              </w:rPr>
              <w:t>ý</w:t>
            </w:r>
            <w:r w:rsidRPr="00790253">
              <w:rPr>
                <w:rFonts w:cstheme="minorBidi"/>
                <w:sz w:val="20"/>
                <w:szCs w:val="22"/>
                <w:highlight w:val="yellow"/>
                <w:rPrChange w:id="16630" w:author="Muller Miroslav" w:date="2025-03-17T11:13:00Z" w16du:dateUtc="2025-03-17T10:13:00Z">
                  <w:rPr>
                    <w:highlight w:val="yellow"/>
                  </w:rPr>
                </w:rPrChange>
              </w:rPr>
              <w:t>tn</w:t>
            </w:r>
            <w:r w:rsidRPr="00790253">
              <w:rPr>
                <w:rFonts w:cstheme="minorBidi" w:hint="cs"/>
                <w:sz w:val="20"/>
                <w:szCs w:val="22"/>
                <w:highlight w:val="yellow"/>
                <w:rPrChange w:id="16631" w:author="Muller Miroslav" w:date="2025-03-17T11:13:00Z" w16du:dateUtc="2025-03-17T10:13:00Z">
                  <w:rPr>
                    <w:rFonts w:hint="cs"/>
                    <w:highlight w:val="yellow"/>
                  </w:rPr>
                </w:rPrChange>
              </w:rPr>
              <w:t>é</w:t>
            </w:r>
            <w:r w:rsidRPr="00790253">
              <w:rPr>
                <w:rFonts w:cstheme="minorBidi"/>
                <w:sz w:val="20"/>
                <w:szCs w:val="22"/>
                <w:highlight w:val="yellow"/>
                <w:rPrChange w:id="16632" w:author="Muller Miroslav" w:date="2025-03-17T11:13:00Z" w16du:dateUtc="2025-03-17T10:13:00Z">
                  <w:rPr>
                    <w:highlight w:val="yellow"/>
                  </w:rPr>
                </w:rPrChange>
              </w:rPr>
              <w:t xml:space="preserve"> a slu</w:t>
            </w:r>
            <w:r w:rsidRPr="00790253">
              <w:rPr>
                <w:rFonts w:cstheme="minorBidi" w:hint="cs"/>
                <w:sz w:val="20"/>
                <w:szCs w:val="22"/>
                <w:highlight w:val="yellow"/>
                <w:rPrChange w:id="16633" w:author="Muller Miroslav" w:date="2025-03-17T11:13:00Z" w16du:dateUtc="2025-03-17T10:13:00Z">
                  <w:rPr>
                    <w:rFonts w:hint="cs"/>
                    <w:highlight w:val="yellow"/>
                  </w:rPr>
                </w:rPrChange>
              </w:rPr>
              <w:t>ž</w:t>
            </w:r>
            <w:r w:rsidRPr="00790253">
              <w:rPr>
                <w:rFonts w:cstheme="minorBidi"/>
                <w:sz w:val="20"/>
                <w:szCs w:val="22"/>
                <w:highlight w:val="yellow"/>
                <w:rPrChange w:id="16634" w:author="Muller Miroslav" w:date="2025-03-17T11:13:00Z" w16du:dateUtc="2025-03-17T10:13:00Z">
                  <w:rPr>
                    <w:highlight w:val="yellow"/>
                  </w:rPr>
                </w:rPrChange>
              </w:rPr>
              <w:t>by NDS</w:t>
            </w:r>
          </w:p>
        </w:tc>
        <w:tc>
          <w:tcPr>
            <w:tcW w:w="2371" w:type="pct"/>
          </w:tcPr>
          <w:p w14:paraId="7830A58F" w14:textId="77777777" w:rsidR="00CD0A42" w:rsidRPr="000B7C90" w:rsidRDefault="00CD0A42">
            <w:pPr>
              <w:pStyle w:val="Table"/>
              <w:rPr>
                <w:rFonts w:eastAsia="Times New Roman" w:cstheme="minorBidi"/>
                <w:highlight w:val="yellow"/>
              </w:rPr>
              <w:pPrChange w:id="16635" w:author="Irová Zuzana" w:date="2025-06-06T22:48:00Z" w16du:dateUtc="2025-06-06T20:48:00Z">
                <w:pPr>
                  <w:contextualSpacing/>
                </w:pPr>
              </w:pPrChange>
            </w:pPr>
            <w:r w:rsidRPr="5D923C7E">
              <w:rPr>
                <w:rFonts w:eastAsia="Times New Roman" w:cstheme="minorBidi"/>
                <w:highlight w:val="yellow"/>
              </w:rPr>
              <w:t>1{Bill issuer:B}{Date:YY}{SEQ:000000}</w:t>
            </w:r>
          </w:p>
          <w:p w14:paraId="7D4C68F7" w14:textId="77777777" w:rsidR="00CD0A42" w:rsidRPr="000B7C90" w:rsidRDefault="00CD0A42">
            <w:pPr>
              <w:pStyle w:val="Table"/>
              <w:rPr>
                <w:highlight w:val="yellow"/>
              </w:rPr>
              <w:pPrChange w:id="16636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kde:</w:t>
            </w:r>
          </w:p>
          <w:p w14:paraId="7763BC0C" w14:textId="77777777" w:rsidR="00CD0A42" w:rsidRPr="000B7C90" w:rsidRDefault="00CD0A42">
            <w:pPr>
              <w:pStyle w:val="Table"/>
              <w:rPr>
                <w:highlight w:val="yellow"/>
              </w:rPr>
              <w:pPrChange w:id="16637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Bill issuer = 3 (NDS)</w:t>
            </w:r>
          </w:p>
          <w:p w14:paraId="4831FCFD" w14:textId="77777777" w:rsidR="00CD0A42" w:rsidRPr="000B7C90" w:rsidRDefault="00CD0A42">
            <w:pPr>
              <w:pStyle w:val="Table"/>
              <w:rPr>
                <w:rFonts w:eastAsia="Times New Roman" w:cstheme="minorBidi"/>
                <w:highlight w:val="yellow"/>
              </w:rPr>
              <w:pPrChange w:id="16638" w:author="Irová Zuzana" w:date="2025-06-06T22:48:00Z" w16du:dateUtc="2025-06-06T20:48:00Z">
                <w:pPr>
                  <w:contextualSpacing/>
                </w:pPr>
              </w:pPrChange>
            </w:pPr>
            <w:r w:rsidRPr="5D923C7E">
              <w:rPr>
                <w:rFonts w:eastAsia="Times New Roman" w:cstheme="minorBidi"/>
                <w:highlight w:val="yellow"/>
              </w:rPr>
              <w:t>SEQ – serial number in the current business year</w:t>
            </w:r>
          </w:p>
        </w:tc>
      </w:tr>
      <w:tr w:rsidR="00CD0A42" w:rsidRPr="00955C1D" w14:paraId="59DB0E4F" w14:textId="77777777" w:rsidTr="000B7C90">
        <w:tc>
          <w:tcPr>
            <w:tcW w:w="1040" w:type="pct"/>
          </w:tcPr>
          <w:p w14:paraId="1F86CE0C" w14:textId="77777777" w:rsidR="00CD0A42" w:rsidRPr="000B7C90" w:rsidRDefault="00CD0A42">
            <w:pPr>
              <w:pStyle w:val="Table"/>
              <w:rPr>
                <w:highlight w:val="yellow"/>
              </w:rPr>
              <w:pPrChange w:id="16639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BNF23</w:t>
            </w:r>
          </w:p>
        </w:tc>
        <w:tc>
          <w:tcPr>
            <w:tcW w:w="1589" w:type="pct"/>
          </w:tcPr>
          <w:p w14:paraId="119B55B0" w14:textId="77777777" w:rsidR="00CD0A42" w:rsidRPr="00790253" w:rsidRDefault="00CD0A42">
            <w:pPr>
              <w:pStyle w:val="Table"/>
              <w:rPr>
                <w:rFonts w:cstheme="minorBidi"/>
                <w:sz w:val="20"/>
                <w:szCs w:val="22"/>
                <w:highlight w:val="yellow"/>
                <w:rPrChange w:id="16640" w:author="Muller Miroslav" w:date="2025-03-17T11:13:00Z" w16du:dateUtc="2025-03-17T10:13:00Z">
                  <w:rPr>
                    <w:rFonts w:cstheme="minorHAnsi"/>
                    <w:sz w:val="18"/>
                    <w:szCs w:val="18"/>
                    <w:highlight w:val="yellow"/>
                  </w:rPr>
                </w:rPrChange>
              </w:rPr>
              <w:pPrChange w:id="16641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790253">
              <w:rPr>
                <w:rFonts w:cstheme="minorBidi"/>
                <w:sz w:val="20"/>
                <w:szCs w:val="22"/>
                <w:highlight w:val="yellow"/>
                <w:rPrChange w:id="16642" w:author="Muller Miroslav" w:date="2025-03-17T11:13:00Z" w16du:dateUtc="2025-03-17T10:13:00Z">
                  <w:rPr>
                    <w:highlight w:val="yellow"/>
                  </w:rPr>
                </w:rPrChange>
              </w:rPr>
              <w:t>Dobropisy za m</w:t>
            </w:r>
            <w:r w:rsidRPr="00790253">
              <w:rPr>
                <w:rFonts w:cstheme="minorBidi" w:hint="cs"/>
                <w:sz w:val="20"/>
                <w:szCs w:val="22"/>
                <w:highlight w:val="yellow"/>
                <w:rPrChange w:id="16643" w:author="Muller Miroslav" w:date="2025-03-17T11:13:00Z" w16du:dateUtc="2025-03-17T10:13:00Z">
                  <w:rPr>
                    <w:rFonts w:hint="cs"/>
                    <w:highlight w:val="yellow"/>
                  </w:rPr>
                </w:rPrChange>
              </w:rPr>
              <w:t>ý</w:t>
            </w:r>
            <w:r w:rsidRPr="00790253">
              <w:rPr>
                <w:rFonts w:cstheme="minorBidi"/>
                <w:sz w:val="20"/>
                <w:szCs w:val="22"/>
                <w:highlight w:val="yellow"/>
                <w:rPrChange w:id="16644" w:author="Muller Miroslav" w:date="2025-03-17T11:13:00Z" w16du:dateUtc="2025-03-17T10:13:00Z">
                  <w:rPr>
                    <w:highlight w:val="yellow"/>
                  </w:rPr>
                </w:rPrChange>
              </w:rPr>
              <w:t>tn</w:t>
            </w:r>
            <w:r w:rsidRPr="00790253">
              <w:rPr>
                <w:rFonts w:cstheme="minorBidi" w:hint="cs"/>
                <w:sz w:val="20"/>
                <w:szCs w:val="22"/>
                <w:highlight w:val="yellow"/>
                <w:rPrChange w:id="16645" w:author="Muller Miroslav" w:date="2025-03-17T11:13:00Z" w16du:dateUtc="2025-03-17T10:13:00Z">
                  <w:rPr>
                    <w:rFonts w:hint="cs"/>
                    <w:highlight w:val="yellow"/>
                  </w:rPr>
                </w:rPrChange>
              </w:rPr>
              <w:t>é</w:t>
            </w:r>
            <w:r w:rsidRPr="00790253">
              <w:rPr>
                <w:rFonts w:cstheme="minorBidi"/>
                <w:sz w:val="20"/>
                <w:szCs w:val="22"/>
                <w:highlight w:val="yellow"/>
                <w:rPrChange w:id="16646" w:author="Muller Miroslav" w:date="2025-03-17T11:13:00Z" w16du:dateUtc="2025-03-17T10:13:00Z">
                  <w:rPr>
                    <w:highlight w:val="yellow"/>
                  </w:rPr>
                </w:rPrChange>
              </w:rPr>
              <w:t xml:space="preserve"> a slu</w:t>
            </w:r>
            <w:r w:rsidRPr="00790253">
              <w:rPr>
                <w:rFonts w:cstheme="minorBidi" w:hint="cs"/>
                <w:sz w:val="20"/>
                <w:szCs w:val="22"/>
                <w:highlight w:val="yellow"/>
                <w:rPrChange w:id="16647" w:author="Muller Miroslav" w:date="2025-03-17T11:13:00Z" w16du:dateUtc="2025-03-17T10:13:00Z">
                  <w:rPr>
                    <w:rFonts w:hint="cs"/>
                    <w:highlight w:val="yellow"/>
                  </w:rPr>
                </w:rPrChange>
              </w:rPr>
              <w:t>ž</w:t>
            </w:r>
            <w:r w:rsidRPr="00790253">
              <w:rPr>
                <w:rFonts w:cstheme="minorBidi"/>
                <w:sz w:val="20"/>
                <w:szCs w:val="22"/>
                <w:highlight w:val="yellow"/>
                <w:rPrChange w:id="16648" w:author="Muller Miroslav" w:date="2025-03-17T11:13:00Z" w16du:dateUtc="2025-03-17T10:13:00Z">
                  <w:rPr>
                    <w:highlight w:val="yellow"/>
                  </w:rPr>
                </w:rPrChange>
              </w:rPr>
              <w:t>by NDS</w:t>
            </w:r>
          </w:p>
        </w:tc>
        <w:tc>
          <w:tcPr>
            <w:tcW w:w="2371" w:type="pct"/>
          </w:tcPr>
          <w:p w14:paraId="0F3304AD" w14:textId="77777777" w:rsidR="00CD0A42" w:rsidRPr="000B7C90" w:rsidRDefault="00CD0A42">
            <w:pPr>
              <w:pStyle w:val="Table"/>
              <w:rPr>
                <w:rFonts w:eastAsia="Times New Roman" w:cstheme="minorBidi"/>
                <w:highlight w:val="yellow"/>
              </w:rPr>
              <w:pPrChange w:id="16649" w:author="Irová Zuzana" w:date="2025-06-06T22:48:00Z" w16du:dateUtc="2025-06-06T20:48:00Z">
                <w:pPr>
                  <w:contextualSpacing/>
                </w:pPr>
              </w:pPrChange>
            </w:pPr>
            <w:r w:rsidRPr="5D923C7E">
              <w:rPr>
                <w:rFonts w:eastAsia="Times New Roman" w:cstheme="minorBidi"/>
                <w:highlight w:val="yellow"/>
              </w:rPr>
              <w:t>2{Bill issuer:B}{Date:YY}{SEQ:000000}</w:t>
            </w:r>
          </w:p>
          <w:p w14:paraId="33471C1E" w14:textId="77777777" w:rsidR="00CD0A42" w:rsidRPr="000B7C90" w:rsidRDefault="00CD0A42">
            <w:pPr>
              <w:pStyle w:val="Table"/>
              <w:rPr>
                <w:highlight w:val="yellow"/>
              </w:rPr>
              <w:pPrChange w:id="16650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kde:</w:t>
            </w:r>
          </w:p>
          <w:p w14:paraId="4A0E7860" w14:textId="77777777" w:rsidR="00CD0A42" w:rsidRPr="000B7C90" w:rsidRDefault="00CD0A42">
            <w:pPr>
              <w:pStyle w:val="Table"/>
              <w:rPr>
                <w:highlight w:val="yellow"/>
              </w:rPr>
              <w:pPrChange w:id="16651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Bill issuer = 3 (NDS)</w:t>
            </w:r>
          </w:p>
          <w:p w14:paraId="282CCDAC" w14:textId="77777777" w:rsidR="00CD0A42" w:rsidRPr="000B7C90" w:rsidRDefault="00CD0A42">
            <w:pPr>
              <w:pStyle w:val="Table"/>
              <w:rPr>
                <w:rFonts w:eastAsia="Times New Roman" w:cstheme="minorBidi"/>
                <w:highlight w:val="yellow"/>
              </w:rPr>
              <w:pPrChange w:id="16652" w:author="Irová Zuzana" w:date="2025-06-06T22:48:00Z" w16du:dateUtc="2025-06-06T20:48:00Z">
                <w:pPr>
                  <w:contextualSpacing/>
                </w:pPr>
              </w:pPrChange>
            </w:pPr>
            <w:r w:rsidRPr="5D923C7E">
              <w:rPr>
                <w:rFonts w:cstheme="minorBidi"/>
                <w:highlight w:val="yellow"/>
              </w:rPr>
              <w:t>SEQ – serial number in the current business year</w:t>
            </w:r>
          </w:p>
        </w:tc>
      </w:tr>
      <w:tr w:rsidR="00CD0A42" w:rsidRPr="00955C1D" w14:paraId="303C7264" w14:textId="77777777" w:rsidTr="000B7C90">
        <w:tc>
          <w:tcPr>
            <w:tcW w:w="1040" w:type="pct"/>
          </w:tcPr>
          <w:p w14:paraId="43C0C9D6" w14:textId="77777777" w:rsidR="00CD0A42" w:rsidRPr="000B7C90" w:rsidRDefault="00CD0A42">
            <w:pPr>
              <w:pStyle w:val="Table"/>
              <w:rPr>
                <w:highlight w:val="yellow"/>
              </w:rPr>
              <w:pPrChange w:id="16653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BNF33</w:t>
            </w:r>
          </w:p>
        </w:tc>
        <w:tc>
          <w:tcPr>
            <w:tcW w:w="1589" w:type="pct"/>
          </w:tcPr>
          <w:p w14:paraId="560BE81D" w14:textId="77777777" w:rsidR="00CD0A42" w:rsidRPr="00790253" w:rsidRDefault="00CD0A42">
            <w:pPr>
              <w:pStyle w:val="Table"/>
              <w:rPr>
                <w:rFonts w:cstheme="minorBidi"/>
                <w:sz w:val="20"/>
                <w:szCs w:val="22"/>
                <w:highlight w:val="yellow"/>
                <w:rPrChange w:id="16654" w:author="Muller Miroslav" w:date="2025-03-17T11:13:00Z" w16du:dateUtc="2025-03-17T10:13:00Z">
                  <w:rPr>
                    <w:rFonts w:cstheme="minorHAnsi"/>
                    <w:sz w:val="18"/>
                    <w:szCs w:val="18"/>
                    <w:highlight w:val="yellow"/>
                  </w:rPr>
                </w:rPrChange>
              </w:rPr>
              <w:pPrChange w:id="16655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790253">
              <w:rPr>
                <w:rFonts w:cstheme="minorBidi"/>
                <w:sz w:val="20"/>
                <w:szCs w:val="22"/>
                <w:highlight w:val="yellow"/>
                <w:rPrChange w:id="16656" w:author="Muller Miroslav" w:date="2025-03-17T11:13:00Z" w16du:dateUtc="2025-03-17T10:13:00Z">
                  <w:rPr>
                    <w:highlight w:val="yellow"/>
                  </w:rPr>
                </w:rPrChange>
              </w:rPr>
              <w:t>Vrubopisy za m</w:t>
            </w:r>
            <w:r w:rsidRPr="00790253">
              <w:rPr>
                <w:rFonts w:cstheme="minorBidi" w:hint="cs"/>
                <w:sz w:val="20"/>
                <w:szCs w:val="22"/>
                <w:highlight w:val="yellow"/>
                <w:rPrChange w:id="16657" w:author="Muller Miroslav" w:date="2025-03-17T11:13:00Z" w16du:dateUtc="2025-03-17T10:13:00Z">
                  <w:rPr>
                    <w:rFonts w:hint="cs"/>
                    <w:highlight w:val="yellow"/>
                  </w:rPr>
                </w:rPrChange>
              </w:rPr>
              <w:t>ý</w:t>
            </w:r>
            <w:r w:rsidRPr="00790253">
              <w:rPr>
                <w:rFonts w:cstheme="minorBidi"/>
                <w:sz w:val="20"/>
                <w:szCs w:val="22"/>
                <w:highlight w:val="yellow"/>
                <w:rPrChange w:id="16658" w:author="Muller Miroslav" w:date="2025-03-17T11:13:00Z" w16du:dateUtc="2025-03-17T10:13:00Z">
                  <w:rPr>
                    <w:highlight w:val="yellow"/>
                  </w:rPr>
                </w:rPrChange>
              </w:rPr>
              <w:t>tn</w:t>
            </w:r>
            <w:r w:rsidRPr="00790253">
              <w:rPr>
                <w:rFonts w:cstheme="minorBidi" w:hint="cs"/>
                <w:sz w:val="20"/>
                <w:szCs w:val="22"/>
                <w:highlight w:val="yellow"/>
                <w:rPrChange w:id="16659" w:author="Muller Miroslav" w:date="2025-03-17T11:13:00Z" w16du:dateUtc="2025-03-17T10:13:00Z">
                  <w:rPr>
                    <w:rFonts w:hint="cs"/>
                    <w:highlight w:val="yellow"/>
                  </w:rPr>
                </w:rPrChange>
              </w:rPr>
              <w:t>é</w:t>
            </w:r>
            <w:r w:rsidRPr="00790253">
              <w:rPr>
                <w:rFonts w:cstheme="minorBidi"/>
                <w:sz w:val="20"/>
                <w:szCs w:val="22"/>
                <w:highlight w:val="yellow"/>
                <w:rPrChange w:id="16660" w:author="Muller Miroslav" w:date="2025-03-17T11:13:00Z" w16du:dateUtc="2025-03-17T10:13:00Z">
                  <w:rPr>
                    <w:highlight w:val="yellow"/>
                  </w:rPr>
                </w:rPrChange>
              </w:rPr>
              <w:t xml:space="preserve"> a slu</w:t>
            </w:r>
            <w:r w:rsidRPr="00790253">
              <w:rPr>
                <w:rFonts w:cstheme="minorBidi" w:hint="cs"/>
                <w:sz w:val="20"/>
                <w:szCs w:val="22"/>
                <w:highlight w:val="yellow"/>
                <w:rPrChange w:id="16661" w:author="Muller Miroslav" w:date="2025-03-17T11:13:00Z" w16du:dateUtc="2025-03-17T10:13:00Z">
                  <w:rPr>
                    <w:rFonts w:hint="cs"/>
                    <w:highlight w:val="yellow"/>
                  </w:rPr>
                </w:rPrChange>
              </w:rPr>
              <w:t>ž</w:t>
            </w:r>
            <w:r w:rsidRPr="00790253">
              <w:rPr>
                <w:rFonts w:cstheme="minorBidi"/>
                <w:sz w:val="20"/>
                <w:szCs w:val="22"/>
                <w:highlight w:val="yellow"/>
                <w:rPrChange w:id="16662" w:author="Muller Miroslav" w:date="2025-03-17T11:13:00Z" w16du:dateUtc="2025-03-17T10:13:00Z">
                  <w:rPr>
                    <w:highlight w:val="yellow"/>
                  </w:rPr>
                </w:rPrChange>
              </w:rPr>
              <w:t>by NDS</w:t>
            </w:r>
          </w:p>
        </w:tc>
        <w:tc>
          <w:tcPr>
            <w:tcW w:w="2371" w:type="pct"/>
          </w:tcPr>
          <w:p w14:paraId="21D4846B" w14:textId="77777777" w:rsidR="00CD0A42" w:rsidRPr="000B7C90" w:rsidRDefault="00CD0A42">
            <w:pPr>
              <w:pStyle w:val="Table"/>
              <w:rPr>
                <w:rFonts w:eastAsia="Times New Roman" w:cstheme="minorBidi"/>
                <w:highlight w:val="yellow"/>
              </w:rPr>
              <w:pPrChange w:id="16663" w:author="Irová Zuzana" w:date="2025-06-06T22:48:00Z" w16du:dateUtc="2025-06-06T20:48:00Z">
                <w:pPr>
                  <w:contextualSpacing/>
                </w:pPr>
              </w:pPrChange>
            </w:pPr>
            <w:r w:rsidRPr="5D923C7E">
              <w:rPr>
                <w:rFonts w:eastAsia="Times New Roman" w:cstheme="minorBidi"/>
                <w:highlight w:val="yellow"/>
              </w:rPr>
              <w:t>3{Bill issuer:B}{Date:YY}{SEQ:000000}</w:t>
            </w:r>
          </w:p>
          <w:p w14:paraId="70E8B537" w14:textId="77777777" w:rsidR="00CD0A42" w:rsidRPr="000B7C90" w:rsidRDefault="00CD0A42">
            <w:pPr>
              <w:pStyle w:val="Table"/>
              <w:rPr>
                <w:highlight w:val="yellow"/>
              </w:rPr>
              <w:pPrChange w:id="16664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kde:</w:t>
            </w:r>
          </w:p>
          <w:p w14:paraId="2A7CEF99" w14:textId="77777777" w:rsidR="00CD0A42" w:rsidRPr="000B7C90" w:rsidRDefault="00CD0A42">
            <w:pPr>
              <w:pStyle w:val="Table"/>
              <w:rPr>
                <w:highlight w:val="yellow"/>
              </w:rPr>
              <w:pPrChange w:id="16665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Bill Bill issuer = 3 (NDS)</w:t>
            </w:r>
          </w:p>
          <w:p w14:paraId="16009AB9" w14:textId="77777777" w:rsidR="00CD0A42" w:rsidRPr="000B7C90" w:rsidRDefault="00CD0A42">
            <w:pPr>
              <w:pStyle w:val="Table"/>
              <w:rPr>
                <w:highlight w:val="yellow"/>
              </w:rPr>
              <w:pPrChange w:id="16666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SEQ – serial number in the current business year</w:t>
            </w:r>
          </w:p>
        </w:tc>
      </w:tr>
      <w:tr w:rsidR="00CD0A42" w:rsidRPr="00955C1D" w14:paraId="6BB69989" w14:textId="77777777" w:rsidTr="000B7C90">
        <w:tc>
          <w:tcPr>
            <w:tcW w:w="1040" w:type="pct"/>
          </w:tcPr>
          <w:p w14:paraId="19FD2F3C" w14:textId="77777777" w:rsidR="00CD0A42" w:rsidRPr="000B7C90" w:rsidRDefault="00CD0A42">
            <w:pPr>
              <w:pStyle w:val="Table"/>
              <w:rPr>
                <w:highlight w:val="yellow"/>
              </w:rPr>
              <w:pPrChange w:id="16667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BNF14</w:t>
            </w:r>
          </w:p>
        </w:tc>
        <w:tc>
          <w:tcPr>
            <w:tcW w:w="1589" w:type="pct"/>
          </w:tcPr>
          <w:p w14:paraId="2109E086" w14:textId="4FC89DB7" w:rsidR="00CD0A42" w:rsidRPr="00790253" w:rsidRDefault="00CD0A42">
            <w:pPr>
              <w:pStyle w:val="Table"/>
              <w:rPr>
                <w:rFonts w:cstheme="minorBidi"/>
                <w:sz w:val="20"/>
                <w:szCs w:val="22"/>
                <w:highlight w:val="yellow"/>
                <w:rPrChange w:id="16668" w:author="Muller Miroslav" w:date="2025-03-17T11:13:00Z" w16du:dateUtc="2025-03-17T10:13:00Z">
                  <w:rPr>
                    <w:rFonts w:cstheme="minorHAnsi"/>
                    <w:sz w:val="18"/>
                    <w:szCs w:val="18"/>
                    <w:highlight w:val="yellow"/>
                  </w:rPr>
                </w:rPrChange>
              </w:rPr>
              <w:pPrChange w:id="16669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790253">
              <w:rPr>
                <w:rFonts w:cstheme="minorBidi"/>
                <w:sz w:val="20"/>
                <w:szCs w:val="22"/>
                <w:highlight w:val="yellow"/>
                <w:rPrChange w:id="16670" w:author="Muller Miroslav" w:date="2025-03-17T11:13:00Z" w16du:dateUtc="2025-03-17T10:13:00Z">
                  <w:rPr>
                    <w:highlight w:val="yellow"/>
                  </w:rPr>
                </w:rPrChange>
              </w:rPr>
              <w:t>Faktury za m</w:t>
            </w:r>
            <w:r w:rsidRPr="00790253">
              <w:rPr>
                <w:rFonts w:cstheme="minorBidi" w:hint="cs"/>
                <w:sz w:val="20"/>
                <w:szCs w:val="22"/>
                <w:highlight w:val="yellow"/>
                <w:rPrChange w:id="16671" w:author="Muller Miroslav" w:date="2025-03-17T11:13:00Z" w16du:dateUtc="2025-03-17T10:13:00Z">
                  <w:rPr>
                    <w:rFonts w:hint="cs"/>
                    <w:highlight w:val="yellow"/>
                  </w:rPr>
                </w:rPrChange>
              </w:rPr>
              <w:t>ý</w:t>
            </w:r>
            <w:r w:rsidRPr="00790253">
              <w:rPr>
                <w:rFonts w:cstheme="minorBidi"/>
                <w:sz w:val="20"/>
                <w:szCs w:val="22"/>
                <w:highlight w:val="yellow"/>
                <w:rPrChange w:id="16672" w:author="Muller Miroslav" w:date="2025-03-17T11:13:00Z" w16du:dateUtc="2025-03-17T10:13:00Z">
                  <w:rPr>
                    <w:highlight w:val="yellow"/>
                  </w:rPr>
                </w:rPrChange>
              </w:rPr>
              <w:t>tn</w:t>
            </w:r>
            <w:r w:rsidRPr="00790253">
              <w:rPr>
                <w:rFonts w:cstheme="minorBidi" w:hint="cs"/>
                <w:sz w:val="20"/>
                <w:szCs w:val="22"/>
                <w:highlight w:val="yellow"/>
                <w:rPrChange w:id="16673" w:author="Muller Miroslav" w:date="2025-03-17T11:13:00Z" w16du:dateUtc="2025-03-17T10:13:00Z">
                  <w:rPr>
                    <w:rFonts w:hint="cs"/>
                    <w:highlight w:val="yellow"/>
                  </w:rPr>
                </w:rPrChange>
              </w:rPr>
              <w:t>é</w:t>
            </w:r>
            <w:r w:rsidRPr="00790253">
              <w:rPr>
                <w:rFonts w:cstheme="minorBidi"/>
                <w:sz w:val="20"/>
                <w:szCs w:val="22"/>
                <w:highlight w:val="yellow"/>
                <w:rPrChange w:id="16674" w:author="Muller Miroslav" w:date="2025-03-17T11:13:00Z" w16du:dateUtc="2025-03-17T10:13:00Z">
                  <w:rPr>
                    <w:highlight w:val="yellow"/>
                  </w:rPr>
                </w:rPrChange>
              </w:rPr>
              <w:t xml:space="preserve"> a slu</w:t>
            </w:r>
            <w:r w:rsidRPr="00790253">
              <w:rPr>
                <w:rFonts w:cstheme="minorBidi" w:hint="cs"/>
                <w:sz w:val="20"/>
                <w:szCs w:val="22"/>
                <w:highlight w:val="yellow"/>
                <w:rPrChange w:id="16675" w:author="Muller Miroslav" w:date="2025-03-17T11:13:00Z" w16du:dateUtc="2025-03-17T10:13:00Z">
                  <w:rPr>
                    <w:rFonts w:hint="cs"/>
                    <w:highlight w:val="yellow"/>
                  </w:rPr>
                </w:rPrChange>
              </w:rPr>
              <w:t>ž</w:t>
            </w:r>
            <w:r w:rsidRPr="00790253">
              <w:rPr>
                <w:rFonts w:cstheme="minorBidi"/>
                <w:sz w:val="20"/>
                <w:szCs w:val="22"/>
                <w:highlight w:val="yellow"/>
                <w:rPrChange w:id="16676" w:author="Muller Miroslav" w:date="2025-03-17T11:13:00Z" w16du:dateUtc="2025-03-17T10:13:00Z">
                  <w:rPr>
                    <w:highlight w:val="yellow"/>
                  </w:rPr>
                </w:rPrChange>
              </w:rPr>
              <w:t xml:space="preserve">by NDS pro Poskytovatele </w:t>
            </w:r>
            <w:r w:rsidRPr="00790253">
              <w:rPr>
                <w:rFonts w:cstheme="minorBidi"/>
                <w:sz w:val="20"/>
                <w:szCs w:val="22"/>
                <w:rPrChange w:id="16677" w:author="Muller Miroslav" w:date="2025-03-17T11:13:00Z" w16du:dateUtc="2025-03-17T10:13:00Z">
                  <w:rPr/>
                </w:rPrChange>
              </w:rPr>
              <w:t>m</w:t>
            </w:r>
            <w:r w:rsidRPr="00790253">
              <w:rPr>
                <w:rFonts w:cstheme="minorBidi" w:hint="cs"/>
                <w:sz w:val="20"/>
                <w:szCs w:val="22"/>
                <w:rPrChange w:id="16678" w:author="Muller Miroslav" w:date="2025-03-17T11:13:00Z" w16du:dateUtc="2025-03-17T10:13:00Z">
                  <w:rPr>
                    <w:rFonts w:hint="cs"/>
                  </w:rPr>
                </w:rPrChange>
              </w:rPr>
              <w:t>ý</w:t>
            </w:r>
            <w:r w:rsidRPr="00790253">
              <w:rPr>
                <w:rFonts w:cstheme="minorBidi"/>
                <w:sz w:val="20"/>
                <w:szCs w:val="22"/>
                <w:rPrChange w:id="16679" w:author="Muller Miroslav" w:date="2025-03-17T11:13:00Z" w16du:dateUtc="2025-03-17T10:13:00Z">
                  <w:rPr/>
                </w:rPrChange>
              </w:rPr>
              <w:t>tn</w:t>
            </w:r>
            <w:r w:rsidRPr="00790253">
              <w:rPr>
                <w:rFonts w:cstheme="minorBidi" w:hint="cs"/>
                <w:sz w:val="20"/>
                <w:szCs w:val="22"/>
                <w:rPrChange w:id="16680" w:author="Muller Miroslav" w:date="2025-03-17T11:13:00Z" w16du:dateUtc="2025-03-17T10:13:00Z">
                  <w:rPr>
                    <w:rFonts w:hint="cs"/>
                  </w:rPr>
                </w:rPrChange>
              </w:rPr>
              <w:t>ý</w:t>
            </w:r>
            <w:r w:rsidRPr="00790253">
              <w:rPr>
                <w:rFonts w:cstheme="minorBidi"/>
                <w:sz w:val="20"/>
                <w:szCs w:val="22"/>
                <w:rPrChange w:id="16681" w:author="Muller Miroslav" w:date="2025-03-17T11:13:00Z" w16du:dateUtc="2025-03-17T10:13:00Z">
                  <w:rPr/>
                </w:rPrChange>
              </w:rPr>
              <w:t>ch slu</w:t>
            </w:r>
            <w:r w:rsidRPr="00790253">
              <w:rPr>
                <w:rFonts w:cstheme="minorBidi" w:hint="cs"/>
                <w:sz w:val="20"/>
                <w:szCs w:val="22"/>
                <w:rPrChange w:id="16682" w:author="Muller Miroslav" w:date="2025-03-17T11:13:00Z" w16du:dateUtc="2025-03-17T10:13:00Z">
                  <w:rPr>
                    <w:rFonts w:hint="cs"/>
                  </w:rPr>
                </w:rPrChange>
              </w:rPr>
              <w:t>ž</w:t>
            </w:r>
            <w:r w:rsidRPr="00790253">
              <w:rPr>
                <w:rFonts w:cstheme="minorBidi"/>
                <w:sz w:val="20"/>
                <w:szCs w:val="22"/>
                <w:rPrChange w:id="16683" w:author="Muller Miroslav" w:date="2025-03-17T11:13:00Z" w16du:dateUtc="2025-03-17T10:13:00Z">
                  <w:rPr/>
                </w:rPrChange>
              </w:rPr>
              <w:t>eb</w:t>
            </w:r>
          </w:p>
        </w:tc>
        <w:tc>
          <w:tcPr>
            <w:tcW w:w="2371" w:type="pct"/>
          </w:tcPr>
          <w:p w14:paraId="12F73259" w14:textId="77777777" w:rsidR="00CD0A42" w:rsidRPr="000B7C90" w:rsidRDefault="00CD0A42">
            <w:pPr>
              <w:pStyle w:val="Table"/>
              <w:rPr>
                <w:rFonts w:eastAsia="Times New Roman" w:cstheme="minorBidi"/>
                <w:highlight w:val="yellow"/>
              </w:rPr>
              <w:pPrChange w:id="16684" w:author="Irová Zuzana" w:date="2025-06-06T22:48:00Z" w16du:dateUtc="2025-06-06T20:48:00Z">
                <w:pPr>
                  <w:contextualSpacing/>
                </w:pPr>
              </w:pPrChange>
            </w:pPr>
            <w:r w:rsidRPr="5D923C7E">
              <w:rPr>
                <w:rFonts w:eastAsia="Times New Roman" w:cstheme="minorBidi"/>
                <w:highlight w:val="yellow"/>
              </w:rPr>
              <w:t>1{Bill issuer:B}{Date:YY}{SEQ:000000}</w:t>
            </w:r>
          </w:p>
          <w:p w14:paraId="3053469E" w14:textId="77777777" w:rsidR="00CD0A42" w:rsidRPr="000B7C90" w:rsidRDefault="00CD0A42">
            <w:pPr>
              <w:pStyle w:val="Table"/>
              <w:rPr>
                <w:highlight w:val="yellow"/>
              </w:rPr>
              <w:pPrChange w:id="16685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kde:</w:t>
            </w:r>
          </w:p>
          <w:p w14:paraId="05C8DD6A" w14:textId="77777777" w:rsidR="00CD0A42" w:rsidRPr="000B7C90" w:rsidRDefault="00CD0A42">
            <w:pPr>
              <w:pStyle w:val="Table"/>
              <w:rPr>
                <w:highlight w:val="yellow"/>
              </w:rPr>
              <w:pPrChange w:id="16686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Bill issuer = 4 (NDS TC)</w:t>
            </w:r>
          </w:p>
          <w:p w14:paraId="05E2DFF6" w14:textId="77777777" w:rsidR="00CD0A42" w:rsidRPr="000B7C90" w:rsidRDefault="00CD0A42">
            <w:pPr>
              <w:pStyle w:val="Table"/>
              <w:rPr>
                <w:rFonts w:eastAsia="Times New Roman" w:cstheme="minorBidi"/>
                <w:highlight w:val="yellow"/>
              </w:rPr>
              <w:pPrChange w:id="16687" w:author="Irová Zuzana" w:date="2025-06-06T22:48:00Z" w16du:dateUtc="2025-06-06T20:48:00Z">
                <w:pPr>
                  <w:contextualSpacing/>
                </w:pPr>
              </w:pPrChange>
            </w:pPr>
            <w:r w:rsidRPr="5D923C7E">
              <w:rPr>
                <w:rFonts w:eastAsia="Times New Roman" w:cstheme="minorBidi"/>
                <w:highlight w:val="yellow"/>
              </w:rPr>
              <w:t>SEQ – serial number in the current business year</w:t>
            </w:r>
          </w:p>
        </w:tc>
      </w:tr>
      <w:tr w:rsidR="00CD0A42" w:rsidRPr="00955C1D" w14:paraId="6B967DFE" w14:textId="77777777" w:rsidTr="000B7C90">
        <w:tc>
          <w:tcPr>
            <w:tcW w:w="1040" w:type="pct"/>
          </w:tcPr>
          <w:p w14:paraId="572D0D50" w14:textId="77777777" w:rsidR="00CD0A42" w:rsidRPr="000B7C90" w:rsidRDefault="00CD0A42">
            <w:pPr>
              <w:pStyle w:val="Table"/>
              <w:rPr>
                <w:highlight w:val="yellow"/>
              </w:rPr>
              <w:pPrChange w:id="16688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BNF24</w:t>
            </w:r>
          </w:p>
        </w:tc>
        <w:tc>
          <w:tcPr>
            <w:tcW w:w="1589" w:type="pct"/>
          </w:tcPr>
          <w:p w14:paraId="7664894E" w14:textId="5E5759E2" w:rsidR="00CD0A42" w:rsidRPr="00790253" w:rsidRDefault="00CD0A42">
            <w:pPr>
              <w:pStyle w:val="Table"/>
              <w:rPr>
                <w:rFonts w:cstheme="minorBidi"/>
                <w:sz w:val="20"/>
                <w:szCs w:val="22"/>
                <w:highlight w:val="yellow"/>
                <w:rPrChange w:id="16689" w:author="Muller Miroslav" w:date="2025-03-17T11:13:00Z" w16du:dateUtc="2025-03-17T10:13:00Z">
                  <w:rPr>
                    <w:rFonts w:cstheme="minorHAnsi"/>
                    <w:sz w:val="18"/>
                    <w:szCs w:val="18"/>
                    <w:highlight w:val="yellow"/>
                  </w:rPr>
                </w:rPrChange>
              </w:rPr>
              <w:pPrChange w:id="16690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790253">
              <w:rPr>
                <w:rFonts w:cstheme="minorBidi"/>
                <w:sz w:val="20"/>
                <w:szCs w:val="22"/>
                <w:highlight w:val="yellow"/>
                <w:rPrChange w:id="16691" w:author="Muller Miroslav" w:date="2025-03-17T11:13:00Z" w16du:dateUtc="2025-03-17T10:13:00Z">
                  <w:rPr>
                    <w:highlight w:val="yellow"/>
                  </w:rPr>
                </w:rPrChange>
              </w:rPr>
              <w:t>Dobropisy za m</w:t>
            </w:r>
            <w:r w:rsidRPr="00790253">
              <w:rPr>
                <w:rFonts w:cstheme="minorBidi" w:hint="cs"/>
                <w:sz w:val="20"/>
                <w:szCs w:val="22"/>
                <w:highlight w:val="yellow"/>
                <w:rPrChange w:id="16692" w:author="Muller Miroslav" w:date="2025-03-17T11:13:00Z" w16du:dateUtc="2025-03-17T10:13:00Z">
                  <w:rPr>
                    <w:rFonts w:hint="cs"/>
                    <w:highlight w:val="yellow"/>
                  </w:rPr>
                </w:rPrChange>
              </w:rPr>
              <w:t>ý</w:t>
            </w:r>
            <w:r w:rsidRPr="00790253">
              <w:rPr>
                <w:rFonts w:cstheme="minorBidi"/>
                <w:sz w:val="20"/>
                <w:szCs w:val="22"/>
                <w:highlight w:val="yellow"/>
                <w:rPrChange w:id="16693" w:author="Muller Miroslav" w:date="2025-03-17T11:13:00Z" w16du:dateUtc="2025-03-17T10:13:00Z">
                  <w:rPr>
                    <w:highlight w:val="yellow"/>
                  </w:rPr>
                </w:rPrChange>
              </w:rPr>
              <w:t>tn</w:t>
            </w:r>
            <w:r w:rsidRPr="00790253">
              <w:rPr>
                <w:rFonts w:cstheme="minorBidi" w:hint="cs"/>
                <w:sz w:val="20"/>
                <w:szCs w:val="22"/>
                <w:highlight w:val="yellow"/>
                <w:rPrChange w:id="16694" w:author="Muller Miroslav" w:date="2025-03-17T11:13:00Z" w16du:dateUtc="2025-03-17T10:13:00Z">
                  <w:rPr>
                    <w:rFonts w:hint="cs"/>
                    <w:highlight w:val="yellow"/>
                  </w:rPr>
                </w:rPrChange>
              </w:rPr>
              <w:t>é</w:t>
            </w:r>
            <w:r w:rsidRPr="00790253">
              <w:rPr>
                <w:rFonts w:cstheme="minorBidi"/>
                <w:sz w:val="20"/>
                <w:szCs w:val="22"/>
                <w:highlight w:val="yellow"/>
                <w:rPrChange w:id="16695" w:author="Muller Miroslav" w:date="2025-03-17T11:13:00Z" w16du:dateUtc="2025-03-17T10:13:00Z">
                  <w:rPr>
                    <w:highlight w:val="yellow"/>
                  </w:rPr>
                </w:rPrChange>
              </w:rPr>
              <w:t xml:space="preserve"> a slu</w:t>
            </w:r>
            <w:r w:rsidRPr="00790253">
              <w:rPr>
                <w:rFonts w:cstheme="minorBidi" w:hint="cs"/>
                <w:sz w:val="20"/>
                <w:szCs w:val="22"/>
                <w:highlight w:val="yellow"/>
                <w:rPrChange w:id="16696" w:author="Muller Miroslav" w:date="2025-03-17T11:13:00Z" w16du:dateUtc="2025-03-17T10:13:00Z">
                  <w:rPr>
                    <w:rFonts w:hint="cs"/>
                    <w:highlight w:val="yellow"/>
                  </w:rPr>
                </w:rPrChange>
              </w:rPr>
              <w:t>ž</w:t>
            </w:r>
            <w:r w:rsidRPr="00790253">
              <w:rPr>
                <w:rFonts w:cstheme="minorBidi"/>
                <w:sz w:val="20"/>
                <w:szCs w:val="22"/>
                <w:highlight w:val="yellow"/>
                <w:rPrChange w:id="16697" w:author="Muller Miroslav" w:date="2025-03-17T11:13:00Z" w16du:dateUtc="2025-03-17T10:13:00Z">
                  <w:rPr>
                    <w:highlight w:val="yellow"/>
                  </w:rPr>
                </w:rPrChange>
              </w:rPr>
              <w:t xml:space="preserve">by NDS pro Poskytovatele </w:t>
            </w:r>
            <w:r w:rsidRPr="00790253">
              <w:rPr>
                <w:rFonts w:cstheme="minorBidi"/>
                <w:sz w:val="20"/>
                <w:szCs w:val="22"/>
                <w:rPrChange w:id="16698" w:author="Muller Miroslav" w:date="2025-03-17T11:13:00Z" w16du:dateUtc="2025-03-17T10:13:00Z">
                  <w:rPr/>
                </w:rPrChange>
              </w:rPr>
              <w:t>m</w:t>
            </w:r>
            <w:r w:rsidRPr="00790253">
              <w:rPr>
                <w:rFonts w:cstheme="minorBidi" w:hint="cs"/>
                <w:sz w:val="20"/>
                <w:szCs w:val="22"/>
                <w:rPrChange w:id="16699" w:author="Muller Miroslav" w:date="2025-03-17T11:13:00Z" w16du:dateUtc="2025-03-17T10:13:00Z">
                  <w:rPr>
                    <w:rFonts w:hint="cs"/>
                  </w:rPr>
                </w:rPrChange>
              </w:rPr>
              <w:t>ý</w:t>
            </w:r>
            <w:r w:rsidRPr="00790253">
              <w:rPr>
                <w:rFonts w:cstheme="minorBidi"/>
                <w:sz w:val="20"/>
                <w:szCs w:val="22"/>
                <w:rPrChange w:id="16700" w:author="Muller Miroslav" w:date="2025-03-17T11:13:00Z" w16du:dateUtc="2025-03-17T10:13:00Z">
                  <w:rPr/>
                </w:rPrChange>
              </w:rPr>
              <w:t>tn</w:t>
            </w:r>
            <w:r w:rsidRPr="00790253">
              <w:rPr>
                <w:rFonts w:cstheme="minorBidi" w:hint="cs"/>
                <w:sz w:val="20"/>
                <w:szCs w:val="22"/>
                <w:rPrChange w:id="16701" w:author="Muller Miroslav" w:date="2025-03-17T11:13:00Z" w16du:dateUtc="2025-03-17T10:13:00Z">
                  <w:rPr>
                    <w:rFonts w:hint="cs"/>
                  </w:rPr>
                </w:rPrChange>
              </w:rPr>
              <w:t>ý</w:t>
            </w:r>
            <w:r w:rsidRPr="00790253">
              <w:rPr>
                <w:rFonts w:cstheme="minorBidi"/>
                <w:sz w:val="20"/>
                <w:szCs w:val="22"/>
                <w:rPrChange w:id="16702" w:author="Muller Miroslav" w:date="2025-03-17T11:13:00Z" w16du:dateUtc="2025-03-17T10:13:00Z">
                  <w:rPr/>
                </w:rPrChange>
              </w:rPr>
              <w:t>ch slu</w:t>
            </w:r>
            <w:r w:rsidRPr="00790253">
              <w:rPr>
                <w:rFonts w:cstheme="minorBidi" w:hint="cs"/>
                <w:sz w:val="20"/>
                <w:szCs w:val="22"/>
                <w:rPrChange w:id="16703" w:author="Muller Miroslav" w:date="2025-03-17T11:13:00Z" w16du:dateUtc="2025-03-17T10:13:00Z">
                  <w:rPr>
                    <w:rFonts w:hint="cs"/>
                  </w:rPr>
                </w:rPrChange>
              </w:rPr>
              <w:t>ž</w:t>
            </w:r>
            <w:r w:rsidRPr="00790253">
              <w:rPr>
                <w:rFonts w:cstheme="minorBidi"/>
                <w:sz w:val="20"/>
                <w:szCs w:val="22"/>
                <w:rPrChange w:id="16704" w:author="Muller Miroslav" w:date="2025-03-17T11:13:00Z" w16du:dateUtc="2025-03-17T10:13:00Z">
                  <w:rPr/>
                </w:rPrChange>
              </w:rPr>
              <w:t>eb</w:t>
            </w:r>
          </w:p>
        </w:tc>
        <w:tc>
          <w:tcPr>
            <w:tcW w:w="2371" w:type="pct"/>
          </w:tcPr>
          <w:p w14:paraId="09F46DF9" w14:textId="77777777" w:rsidR="00CD0A42" w:rsidRPr="000B7C90" w:rsidRDefault="00CD0A42">
            <w:pPr>
              <w:pStyle w:val="Table"/>
              <w:rPr>
                <w:rFonts w:eastAsia="Times New Roman" w:cstheme="minorBidi"/>
                <w:highlight w:val="yellow"/>
              </w:rPr>
              <w:pPrChange w:id="16705" w:author="Irová Zuzana" w:date="2025-06-06T22:48:00Z" w16du:dateUtc="2025-06-06T20:48:00Z">
                <w:pPr>
                  <w:contextualSpacing/>
                </w:pPr>
              </w:pPrChange>
            </w:pPr>
            <w:r w:rsidRPr="5D923C7E">
              <w:rPr>
                <w:rFonts w:eastAsia="Times New Roman" w:cstheme="minorBidi"/>
                <w:highlight w:val="yellow"/>
              </w:rPr>
              <w:t>2{Bill issuer:B}{Date:YY}{SEQ:000000}</w:t>
            </w:r>
          </w:p>
          <w:p w14:paraId="012BAE05" w14:textId="77777777" w:rsidR="00CD0A42" w:rsidRPr="000B7C90" w:rsidRDefault="00CD0A42">
            <w:pPr>
              <w:pStyle w:val="Table"/>
              <w:rPr>
                <w:highlight w:val="yellow"/>
              </w:rPr>
              <w:pPrChange w:id="16706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kde:</w:t>
            </w:r>
          </w:p>
          <w:p w14:paraId="03BFB104" w14:textId="77777777" w:rsidR="00CD0A42" w:rsidRPr="000B7C90" w:rsidRDefault="00CD0A42">
            <w:pPr>
              <w:pStyle w:val="Table"/>
              <w:rPr>
                <w:highlight w:val="yellow"/>
              </w:rPr>
              <w:pPrChange w:id="16707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Bill issuer = 4 (NDS TC)</w:t>
            </w:r>
          </w:p>
          <w:p w14:paraId="6BF68699" w14:textId="77777777" w:rsidR="00CD0A42" w:rsidRPr="000B7C90" w:rsidRDefault="00CD0A42">
            <w:pPr>
              <w:pStyle w:val="Table"/>
              <w:rPr>
                <w:rFonts w:eastAsia="Times New Roman" w:cstheme="minorBidi"/>
                <w:highlight w:val="yellow"/>
              </w:rPr>
              <w:pPrChange w:id="16708" w:author="Irová Zuzana" w:date="2025-06-06T22:48:00Z" w16du:dateUtc="2025-06-06T20:48:00Z">
                <w:pPr>
                  <w:contextualSpacing/>
                </w:pPr>
              </w:pPrChange>
            </w:pPr>
            <w:r w:rsidRPr="5D923C7E">
              <w:rPr>
                <w:rFonts w:cstheme="minorBidi"/>
                <w:highlight w:val="yellow"/>
              </w:rPr>
              <w:t>SEQ – serial number in the current business year</w:t>
            </w:r>
          </w:p>
        </w:tc>
      </w:tr>
      <w:tr w:rsidR="00CD0A42" w:rsidRPr="00955C1D" w14:paraId="4232BF1C" w14:textId="77777777" w:rsidTr="000B7C90">
        <w:tc>
          <w:tcPr>
            <w:tcW w:w="1040" w:type="pct"/>
          </w:tcPr>
          <w:p w14:paraId="076C7522" w14:textId="77777777" w:rsidR="00CD0A42" w:rsidRPr="000B7C90" w:rsidRDefault="00CD0A42">
            <w:pPr>
              <w:pStyle w:val="Table"/>
              <w:rPr>
                <w:highlight w:val="yellow"/>
              </w:rPr>
              <w:pPrChange w:id="16709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BNF34</w:t>
            </w:r>
          </w:p>
        </w:tc>
        <w:tc>
          <w:tcPr>
            <w:tcW w:w="1589" w:type="pct"/>
          </w:tcPr>
          <w:p w14:paraId="66D65691" w14:textId="58201C3A" w:rsidR="00CD0A42" w:rsidRPr="000B7C90" w:rsidRDefault="00CD0A42">
            <w:pPr>
              <w:pStyle w:val="Table"/>
              <w:rPr>
                <w:highlight w:val="yellow"/>
              </w:rPr>
              <w:pPrChange w:id="16710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 xml:space="preserve">Vrubopisy za mýtné a služby NDS  pro Poskytovatele </w:t>
            </w:r>
            <w:r w:rsidRPr="000B7C90">
              <w:t>mýtných služeb</w:t>
            </w:r>
          </w:p>
        </w:tc>
        <w:tc>
          <w:tcPr>
            <w:tcW w:w="2371" w:type="pct"/>
          </w:tcPr>
          <w:p w14:paraId="47C3E1E0" w14:textId="77777777" w:rsidR="00CD0A42" w:rsidRPr="000B7C90" w:rsidRDefault="00CD0A42">
            <w:pPr>
              <w:pStyle w:val="Table"/>
              <w:rPr>
                <w:rFonts w:eastAsia="Times New Roman" w:cstheme="minorBidi"/>
                <w:highlight w:val="yellow"/>
              </w:rPr>
              <w:pPrChange w:id="16711" w:author="Irová Zuzana" w:date="2025-06-06T22:48:00Z" w16du:dateUtc="2025-06-06T20:48:00Z">
                <w:pPr>
                  <w:contextualSpacing/>
                </w:pPr>
              </w:pPrChange>
            </w:pPr>
            <w:r w:rsidRPr="5D923C7E">
              <w:rPr>
                <w:rFonts w:eastAsia="Times New Roman" w:cstheme="minorBidi"/>
                <w:highlight w:val="yellow"/>
              </w:rPr>
              <w:t>3{Bill issuer:B}{Date:YY}{SEQ:000000}</w:t>
            </w:r>
          </w:p>
          <w:p w14:paraId="40BD291D" w14:textId="77777777" w:rsidR="00CD0A42" w:rsidRPr="000B7C90" w:rsidRDefault="00CD0A42">
            <w:pPr>
              <w:pStyle w:val="Table"/>
              <w:rPr>
                <w:highlight w:val="yellow"/>
              </w:rPr>
              <w:pPrChange w:id="16712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kde:</w:t>
            </w:r>
          </w:p>
          <w:p w14:paraId="33DF161A" w14:textId="77777777" w:rsidR="00CD0A42" w:rsidRPr="000B7C90" w:rsidRDefault="00CD0A42">
            <w:pPr>
              <w:pStyle w:val="Table"/>
              <w:rPr>
                <w:highlight w:val="yellow"/>
              </w:rPr>
              <w:pPrChange w:id="16713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Bill Bill issuer = 4 (NDS TC)</w:t>
            </w:r>
          </w:p>
          <w:p w14:paraId="105FB1C0" w14:textId="77777777" w:rsidR="00CD0A42" w:rsidRPr="000B7C90" w:rsidRDefault="00CD0A42">
            <w:pPr>
              <w:pStyle w:val="Table"/>
              <w:rPr>
                <w:rFonts w:eastAsia="Times New Roman" w:cstheme="minorBidi"/>
                <w:highlight w:val="yellow"/>
              </w:rPr>
              <w:pPrChange w:id="16714" w:author="Irová Zuzana" w:date="2025-06-06T22:48:00Z" w16du:dateUtc="2025-06-06T20:48:00Z">
                <w:pPr>
                  <w:contextualSpacing/>
                </w:pPr>
              </w:pPrChange>
            </w:pPr>
            <w:r w:rsidRPr="5D923C7E">
              <w:rPr>
                <w:rFonts w:eastAsia="Times New Roman" w:cstheme="minorBidi"/>
                <w:highlight w:val="yellow"/>
              </w:rPr>
              <w:t>SEQ – serial number in the current business year</w:t>
            </w:r>
          </w:p>
        </w:tc>
      </w:tr>
      <w:tr w:rsidR="00CD0A42" w:rsidRPr="00955C1D" w14:paraId="78198DFE" w14:textId="77777777" w:rsidTr="000B7C90">
        <w:tc>
          <w:tcPr>
            <w:tcW w:w="1040" w:type="pct"/>
          </w:tcPr>
          <w:p w14:paraId="2FDA5D08" w14:textId="77777777" w:rsidR="00CD0A42" w:rsidRPr="000B7C90" w:rsidRDefault="00CD0A42">
            <w:pPr>
              <w:pStyle w:val="Table"/>
              <w:rPr>
                <w:highlight w:val="yellow"/>
              </w:rPr>
              <w:pPrChange w:id="16715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1YY0XXXXXX</w:t>
            </w:r>
          </w:p>
        </w:tc>
        <w:tc>
          <w:tcPr>
            <w:tcW w:w="1589" w:type="pct"/>
          </w:tcPr>
          <w:p w14:paraId="672FB6CC" w14:textId="77777777" w:rsidR="00CD0A42" w:rsidRPr="000B7C90" w:rsidRDefault="00CD0A42">
            <w:pPr>
              <w:pStyle w:val="Table"/>
              <w:rPr>
                <w:highlight w:val="yellow"/>
              </w:rPr>
              <w:pPrChange w:id="16716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NDS invoices (toll invoices)</w:t>
            </w:r>
          </w:p>
        </w:tc>
        <w:tc>
          <w:tcPr>
            <w:tcW w:w="2371" w:type="pct"/>
          </w:tcPr>
          <w:p w14:paraId="2C84A779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17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3B318226" w14:textId="77777777" w:rsidTr="000B7C90">
        <w:tc>
          <w:tcPr>
            <w:tcW w:w="1040" w:type="pct"/>
          </w:tcPr>
          <w:p w14:paraId="07693C98" w14:textId="77777777" w:rsidR="00CD0A42" w:rsidRPr="000B7C90" w:rsidRDefault="00CD0A42">
            <w:pPr>
              <w:pStyle w:val="Table"/>
              <w:rPr>
                <w:highlight w:val="yellow"/>
              </w:rPr>
              <w:pPrChange w:id="16718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2YY0XXXXXX</w:t>
            </w:r>
          </w:p>
        </w:tc>
        <w:tc>
          <w:tcPr>
            <w:tcW w:w="1589" w:type="pct"/>
          </w:tcPr>
          <w:p w14:paraId="6B46354F" w14:textId="77777777" w:rsidR="00CD0A42" w:rsidRPr="000B7C90" w:rsidRDefault="00CD0A42">
            <w:pPr>
              <w:pStyle w:val="Table"/>
              <w:rPr>
                <w:highlight w:val="yellow"/>
              </w:rPr>
              <w:pPrChange w:id="16719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NDS invoices (service invoices)</w:t>
            </w:r>
          </w:p>
        </w:tc>
        <w:tc>
          <w:tcPr>
            <w:tcW w:w="2371" w:type="pct"/>
          </w:tcPr>
          <w:p w14:paraId="7F780A56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20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57602A7A" w14:textId="77777777" w:rsidTr="000B7C90">
        <w:tc>
          <w:tcPr>
            <w:tcW w:w="1040" w:type="pct"/>
          </w:tcPr>
          <w:p w14:paraId="755ABDD9" w14:textId="77777777" w:rsidR="00CD0A42" w:rsidRPr="000B7C90" w:rsidRDefault="00CD0A42">
            <w:pPr>
              <w:pStyle w:val="Table"/>
              <w:rPr>
                <w:highlight w:val="yellow"/>
              </w:rPr>
              <w:pPrChange w:id="16721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3YY0XXXXXX</w:t>
            </w:r>
          </w:p>
        </w:tc>
        <w:tc>
          <w:tcPr>
            <w:tcW w:w="1589" w:type="pct"/>
          </w:tcPr>
          <w:p w14:paraId="35322A10" w14:textId="77777777" w:rsidR="00CD0A42" w:rsidRPr="000B7C90" w:rsidRDefault="00CD0A42">
            <w:pPr>
              <w:pStyle w:val="Table"/>
              <w:rPr>
                <w:highlight w:val="yellow"/>
              </w:rPr>
              <w:pPrChange w:id="16722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OBU deposit</w:t>
            </w:r>
          </w:p>
        </w:tc>
        <w:tc>
          <w:tcPr>
            <w:tcW w:w="2371" w:type="pct"/>
          </w:tcPr>
          <w:p w14:paraId="608487F2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23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4F4E94C0" w14:textId="77777777" w:rsidTr="000B7C90">
        <w:tc>
          <w:tcPr>
            <w:tcW w:w="1040" w:type="pct"/>
          </w:tcPr>
          <w:p w14:paraId="1F4A62D0" w14:textId="77777777" w:rsidR="00CD0A42" w:rsidRPr="000B7C90" w:rsidRDefault="00CD0A42">
            <w:pPr>
              <w:pStyle w:val="Table"/>
              <w:rPr>
                <w:highlight w:val="yellow"/>
              </w:rPr>
              <w:pPrChange w:id="16724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4YY0XXXXXX</w:t>
            </w:r>
          </w:p>
        </w:tc>
        <w:tc>
          <w:tcPr>
            <w:tcW w:w="1589" w:type="pct"/>
          </w:tcPr>
          <w:p w14:paraId="03BD8CE6" w14:textId="77777777" w:rsidR="00CD0A42" w:rsidRPr="000B7C90" w:rsidRDefault="00CD0A42">
            <w:pPr>
              <w:pStyle w:val="Table"/>
              <w:rPr>
                <w:highlight w:val="yellow"/>
              </w:rPr>
              <w:pPrChange w:id="16725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NDS credit notes</w:t>
            </w:r>
          </w:p>
        </w:tc>
        <w:tc>
          <w:tcPr>
            <w:tcW w:w="2371" w:type="pct"/>
          </w:tcPr>
          <w:p w14:paraId="19D30409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26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3E58E327" w14:textId="77777777" w:rsidTr="000B7C90">
        <w:tc>
          <w:tcPr>
            <w:tcW w:w="1040" w:type="pct"/>
          </w:tcPr>
          <w:p w14:paraId="14AD6E88" w14:textId="77777777" w:rsidR="00CD0A42" w:rsidRPr="000B7C90" w:rsidRDefault="00CD0A42">
            <w:pPr>
              <w:pStyle w:val="Table"/>
              <w:rPr>
                <w:highlight w:val="yellow"/>
              </w:rPr>
              <w:pPrChange w:id="16727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5YY0XXXXXX</w:t>
            </w:r>
          </w:p>
        </w:tc>
        <w:tc>
          <w:tcPr>
            <w:tcW w:w="1589" w:type="pct"/>
          </w:tcPr>
          <w:p w14:paraId="5C7616A5" w14:textId="77777777" w:rsidR="00CD0A42" w:rsidRPr="000B7C90" w:rsidRDefault="00CD0A42">
            <w:pPr>
              <w:pStyle w:val="Table"/>
              <w:rPr>
                <w:highlight w:val="yellow"/>
              </w:rPr>
              <w:pPrChange w:id="16728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NDS credit notes EETS Provider</w:t>
            </w:r>
          </w:p>
        </w:tc>
        <w:tc>
          <w:tcPr>
            <w:tcW w:w="2371" w:type="pct"/>
          </w:tcPr>
          <w:p w14:paraId="394F9D78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29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57559091" w14:textId="77777777" w:rsidTr="000B7C90">
        <w:tc>
          <w:tcPr>
            <w:tcW w:w="1040" w:type="pct"/>
          </w:tcPr>
          <w:p w14:paraId="730F31D9" w14:textId="77777777" w:rsidR="00CD0A42" w:rsidRPr="000B7C90" w:rsidRDefault="00CD0A42">
            <w:pPr>
              <w:pStyle w:val="Table"/>
              <w:rPr>
                <w:highlight w:val="yellow"/>
              </w:rPr>
              <w:pPrChange w:id="16730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6YY0XXXXXX</w:t>
            </w:r>
          </w:p>
        </w:tc>
        <w:tc>
          <w:tcPr>
            <w:tcW w:w="1589" w:type="pct"/>
          </w:tcPr>
          <w:p w14:paraId="28F83424" w14:textId="77777777" w:rsidR="00CD0A42" w:rsidRPr="000B7C90" w:rsidRDefault="00CD0A42">
            <w:pPr>
              <w:pStyle w:val="Table"/>
              <w:rPr>
                <w:highlight w:val="yellow"/>
              </w:rPr>
              <w:pPrChange w:id="16731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NDS invoice EETS Provider</w:t>
            </w:r>
          </w:p>
        </w:tc>
        <w:tc>
          <w:tcPr>
            <w:tcW w:w="2371" w:type="pct"/>
          </w:tcPr>
          <w:p w14:paraId="54F5088B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32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640FDD7F" w14:textId="77777777" w:rsidTr="000B7C90">
        <w:tc>
          <w:tcPr>
            <w:tcW w:w="1040" w:type="pct"/>
          </w:tcPr>
          <w:p w14:paraId="0897DCE0" w14:textId="77777777" w:rsidR="00CD0A42" w:rsidRPr="000B7C90" w:rsidRDefault="00CD0A42">
            <w:pPr>
              <w:pStyle w:val="Table"/>
              <w:rPr>
                <w:highlight w:val="yellow"/>
              </w:rPr>
              <w:pPrChange w:id="16733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6YY02XXXXX</w:t>
            </w:r>
          </w:p>
        </w:tc>
        <w:tc>
          <w:tcPr>
            <w:tcW w:w="1589" w:type="pct"/>
          </w:tcPr>
          <w:p w14:paraId="45013AD1" w14:textId="77777777" w:rsidR="00CD0A42" w:rsidRPr="000B7C90" w:rsidRDefault="00CD0A42">
            <w:pPr>
              <w:pStyle w:val="Table"/>
              <w:rPr>
                <w:highlight w:val="yellow"/>
              </w:rPr>
              <w:pPrChange w:id="16734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Daily closing RfP sent to retail partner</w:t>
            </w:r>
          </w:p>
        </w:tc>
        <w:tc>
          <w:tcPr>
            <w:tcW w:w="2371" w:type="pct"/>
          </w:tcPr>
          <w:p w14:paraId="5B3A3BAA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35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6BABC213" w14:textId="77777777" w:rsidTr="000B7C90">
        <w:tc>
          <w:tcPr>
            <w:tcW w:w="1040" w:type="pct"/>
          </w:tcPr>
          <w:p w14:paraId="4FB12AD3" w14:textId="77777777" w:rsidR="00CD0A42" w:rsidRPr="000B7C90" w:rsidRDefault="00CD0A42">
            <w:pPr>
              <w:pStyle w:val="Table"/>
              <w:rPr>
                <w:highlight w:val="yellow"/>
              </w:rPr>
              <w:pPrChange w:id="16736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6YY03XXXXX</w:t>
            </w:r>
          </w:p>
        </w:tc>
        <w:tc>
          <w:tcPr>
            <w:tcW w:w="1589" w:type="pct"/>
          </w:tcPr>
          <w:p w14:paraId="5AC4CAC0" w14:textId="77777777" w:rsidR="00CD0A42" w:rsidRPr="000B7C90" w:rsidRDefault="00CD0A42">
            <w:pPr>
              <w:pStyle w:val="Table"/>
              <w:rPr>
                <w:highlight w:val="yellow"/>
              </w:rPr>
              <w:pPrChange w:id="16737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Cash-box closing RfP sent to retail partner</w:t>
            </w:r>
          </w:p>
        </w:tc>
        <w:tc>
          <w:tcPr>
            <w:tcW w:w="2371" w:type="pct"/>
          </w:tcPr>
          <w:p w14:paraId="4AA30962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38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6EE2E9F5" w14:textId="77777777" w:rsidTr="000B7C90">
        <w:tc>
          <w:tcPr>
            <w:tcW w:w="1040" w:type="pct"/>
          </w:tcPr>
          <w:p w14:paraId="37414C10" w14:textId="77777777" w:rsidR="00CD0A42" w:rsidRPr="000B7C90" w:rsidRDefault="00CD0A42">
            <w:pPr>
              <w:pStyle w:val="Table"/>
              <w:rPr>
                <w:highlight w:val="yellow"/>
              </w:rPr>
              <w:pPrChange w:id="16739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6YY04XXXXX</w:t>
            </w:r>
          </w:p>
        </w:tc>
        <w:tc>
          <w:tcPr>
            <w:tcW w:w="1589" w:type="pct"/>
          </w:tcPr>
          <w:p w14:paraId="5F0FD0B6" w14:textId="77777777" w:rsidR="00CD0A42" w:rsidRPr="000B7C90" w:rsidRDefault="00CD0A42">
            <w:pPr>
              <w:pStyle w:val="Table"/>
              <w:rPr>
                <w:highlight w:val="yellow"/>
              </w:rPr>
              <w:pPrChange w:id="16740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Collateral and bank guarantees</w:t>
            </w:r>
          </w:p>
        </w:tc>
        <w:tc>
          <w:tcPr>
            <w:tcW w:w="2371" w:type="pct"/>
          </w:tcPr>
          <w:p w14:paraId="7CC6BA38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41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48574F19" w14:textId="77777777" w:rsidTr="000B7C90">
        <w:tc>
          <w:tcPr>
            <w:tcW w:w="1040" w:type="pct"/>
          </w:tcPr>
          <w:p w14:paraId="12364056" w14:textId="77777777" w:rsidR="00CD0A42" w:rsidRPr="000B7C90" w:rsidRDefault="00CD0A42">
            <w:pPr>
              <w:pStyle w:val="Table"/>
              <w:rPr>
                <w:highlight w:val="yellow"/>
              </w:rPr>
              <w:pPrChange w:id="16742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lastRenderedPageBreak/>
              <w:t>6YY05XXXXX</w:t>
            </w:r>
          </w:p>
        </w:tc>
        <w:tc>
          <w:tcPr>
            <w:tcW w:w="1589" w:type="pct"/>
          </w:tcPr>
          <w:p w14:paraId="464EDF1C" w14:textId="77777777" w:rsidR="00CD0A42" w:rsidRPr="000B7C90" w:rsidRDefault="00CD0A42">
            <w:pPr>
              <w:pStyle w:val="Table"/>
              <w:rPr>
                <w:highlight w:val="yellow"/>
              </w:rPr>
              <w:pPrChange w:id="16743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Debit payments (money transfers, payment refunds etc.)</w:t>
            </w:r>
          </w:p>
        </w:tc>
        <w:tc>
          <w:tcPr>
            <w:tcW w:w="2371" w:type="pct"/>
          </w:tcPr>
          <w:p w14:paraId="5AD21408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44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1EA79184" w14:textId="77777777" w:rsidTr="000B7C90">
        <w:tc>
          <w:tcPr>
            <w:tcW w:w="1040" w:type="pct"/>
          </w:tcPr>
          <w:p w14:paraId="588243E7" w14:textId="77777777" w:rsidR="00CD0A42" w:rsidRPr="000B7C90" w:rsidRDefault="00CD0A42">
            <w:pPr>
              <w:pStyle w:val="Table"/>
              <w:rPr>
                <w:highlight w:val="yellow"/>
              </w:rPr>
              <w:pPrChange w:id="16745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6YY06XXXXX</w:t>
            </w:r>
          </w:p>
        </w:tc>
        <w:tc>
          <w:tcPr>
            <w:tcW w:w="1589" w:type="pct"/>
          </w:tcPr>
          <w:p w14:paraId="1873DC3F" w14:textId="77777777" w:rsidR="00CD0A42" w:rsidRPr="000B7C90" w:rsidRDefault="00CD0A42">
            <w:pPr>
              <w:pStyle w:val="Table"/>
              <w:rPr>
                <w:highlight w:val="yellow"/>
              </w:rPr>
              <w:pPrChange w:id="16746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Automated top-up</w:t>
            </w:r>
          </w:p>
        </w:tc>
        <w:tc>
          <w:tcPr>
            <w:tcW w:w="2371" w:type="pct"/>
          </w:tcPr>
          <w:p w14:paraId="2FD522DF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47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3480F4FF" w14:textId="77777777" w:rsidTr="000B7C90">
        <w:tc>
          <w:tcPr>
            <w:tcW w:w="1040" w:type="pct"/>
          </w:tcPr>
          <w:p w14:paraId="1D8639E4" w14:textId="77777777" w:rsidR="00CD0A42" w:rsidRPr="000B7C90" w:rsidRDefault="00CD0A42">
            <w:pPr>
              <w:pStyle w:val="Table"/>
              <w:rPr>
                <w:highlight w:val="yellow"/>
              </w:rPr>
              <w:pPrChange w:id="16748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6YY07XXXXX</w:t>
            </w:r>
          </w:p>
        </w:tc>
        <w:tc>
          <w:tcPr>
            <w:tcW w:w="1589" w:type="pct"/>
          </w:tcPr>
          <w:p w14:paraId="41679780" w14:textId="77777777" w:rsidR="00CD0A42" w:rsidRPr="000B7C90" w:rsidRDefault="00CD0A42">
            <w:pPr>
              <w:pStyle w:val="Table"/>
              <w:rPr>
                <w:highlight w:val="yellow"/>
              </w:rPr>
              <w:pPrChange w:id="16749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Supplementary toll collection</w:t>
            </w:r>
          </w:p>
        </w:tc>
        <w:tc>
          <w:tcPr>
            <w:tcW w:w="2371" w:type="pct"/>
          </w:tcPr>
          <w:p w14:paraId="3E2BE1C4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50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52AFD383" w14:textId="77777777" w:rsidTr="000B7C90">
        <w:tc>
          <w:tcPr>
            <w:tcW w:w="1040" w:type="pct"/>
          </w:tcPr>
          <w:p w14:paraId="5243977A" w14:textId="77777777" w:rsidR="00CD0A42" w:rsidRPr="000B7C90" w:rsidRDefault="00CD0A42">
            <w:pPr>
              <w:pStyle w:val="Table"/>
              <w:rPr>
                <w:highlight w:val="yellow"/>
              </w:rPr>
              <w:pPrChange w:id="16751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6YY09XXXXX</w:t>
            </w:r>
          </w:p>
        </w:tc>
        <w:tc>
          <w:tcPr>
            <w:tcW w:w="1589" w:type="pct"/>
          </w:tcPr>
          <w:p w14:paraId="0617100C" w14:textId="77777777" w:rsidR="00CD0A42" w:rsidRPr="000B7C90" w:rsidRDefault="00CD0A42">
            <w:pPr>
              <w:pStyle w:val="Table"/>
              <w:rPr>
                <w:highlight w:val="yellow"/>
              </w:rPr>
              <w:pPrChange w:id="16752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Overall payment (more invoices covered by one payment)</w:t>
            </w:r>
          </w:p>
        </w:tc>
        <w:tc>
          <w:tcPr>
            <w:tcW w:w="2371" w:type="pct"/>
          </w:tcPr>
          <w:p w14:paraId="3DCF3EFA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53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4C7D3852" w14:textId="77777777" w:rsidTr="000B7C90">
        <w:tc>
          <w:tcPr>
            <w:tcW w:w="1040" w:type="pct"/>
          </w:tcPr>
          <w:p w14:paraId="3E522880" w14:textId="77777777" w:rsidR="00CD0A42" w:rsidRPr="000B7C90" w:rsidRDefault="00CD0A42">
            <w:pPr>
              <w:pStyle w:val="Table"/>
              <w:rPr>
                <w:highlight w:val="yellow"/>
              </w:rPr>
              <w:pPrChange w:id="16754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7YY0XXXXXX</w:t>
            </w:r>
          </w:p>
        </w:tc>
        <w:tc>
          <w:tcPr>
            <w:tcW w:w="1589" w:type="pct"/>
          </w:tcPr>
          <w:p w14:paraId="70E87D28" w14:textId="77777777" w:rsidR="00CD0A42" w:rsidRPr="000B7C90" w:rsidRDefault="00CD0A42">
            <w:pPr>
              <w:pStyle w:val="Table"/>
              <w:rPr>
                <w:highlight w:val="yellow"/>
              </w:rPr>
              <w:pPrChange w:id="16755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NDS debit notes</w:t>
            </w:r>
            <w:r w:rsidRPr="000B7C90">
              <w:rPr>
                <w:highlight w:val="yellow"/>
              </w:rPr>
              <w:br/>
            </w:r>
          </w:p>
        </w:tc>
        <w:tc>
          <w:tcPr>
            <w:tcW w:w="2371" w:type="pct"/>
          </w:tcPr>
          <w:p w14:paraId="22164C63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56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718737E2" w14:textId="77777777" w:rsidTr="000B7C90">
        <w:tc>
          <w:tcPr>
            <w:tcW w:w="1040" w:type="pct"/>
          </w:tcPr>
          <w:p w14:paraId="7AE69121" w14:textId="77777777" w:rsidR="00CD0A42" w:rsidRPr="000B7C90" w:rsidRDefault="00CD0A42">
            <w:pPr>
              <w:pStyle w:val="Table"/>
              <w:rPr>
                <w:highlight w:val="yellow"/>
              </w:rPr>
              <w:pPrChange w:id="16757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8YY0XXXXXX</w:t>
            </w:r>
          </w:p>
        </w:tc>
        <w:tc>
          <w:tcPr>
            <w:tcW w:w="1589" w:type="pct"/>
          </w:tcPr>
          <w:p w14:paraId="7A5A9C0A" w14:textId="77777777" w:rsidR="00CD0A42" w:rsidRPr="000B7C90" w:rsidRDefault="00CD0A42">
            <w:pPr>
              <w:pStyle w:val="Table"/>
              <w:rPr>
                <w:highlight w:val="yellow"/>
              </w:rPr>
              <w:pPrChange w:id="16758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  <w:r w:rsidRPr="000B7C90">
              <w:rPr>
                <w:highlight w:val="yellow"/>
              </w:rPr>
              <w:t>NDS debit notes EETS Provider</w:t>
            </w:r>
          </w:p>
        </w:tc>
        <w:tc>
          <w:tcPr>
            <w:tcW w:w="2371" w:type="pct"/>
          </w:tcPr>
          <w:p w14:paraId="012131FC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59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74778AEC" w14:textId="77777777" w:rsidTr="000B7C90">
        <w:tc>
          <w:tcPr>
            <w:tcW w:w="1040" w:type="pct"/>
          </w:tcPr>
          <w:p w14:paraId="6B77C0CD" w14:textId="77777777" w:rsidR="00CD0A42" w:rsidRPr="000B7C90" w:rsidRDefault="00CD0A42">
            <w:pPr>
              <w:pStyle w:val="Table"/>
              <w:rPr>
                <w:highlight w:val="yellow"/>
              </w:rPr>
              <w:pPrChange w:id="16760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</w:p>
        </w:tc>
        <w:tc>
          <w:tcPr>
            <w:tcW w:w="1589" w:type="pct"/>
          </w:tcPr>
          <w:p w14:paraId="6C2C6CD5" w14:textId="77777777" w:rsidR="00CD0A42" w:rsidRPr="000B7C90" w:rsidRDefault="00CD0A42">
            <w:pPr>
              <w:pStyle w:val="Table"/>
              <w:rPr>
                <w:highlight w:val="yellow"/>
              </w:rPr>
              <w:pPrChange w:id="16761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</w:p>
        </w:tc>
        <w:tc>
          <w:tcPr>
            <w:tcW w:w="2371" w:type="pct"/>
          </w:tcPr>
          <w:p w14:paraId="7F582B06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62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35E39D1B" w14:textId="77777777" w:rsidTr="000B7C90">
        <w:tc>
          <w:tcPr>
            <w:tcW w:w="1040" w:type="pct"/>
          </w:tcPr>
          <w:p w14:paraId="291988C8" w14:textId="77777777" w:rsidR="00CD0A42" w:rsidRPr="000B7C90" w:rsidRDefault="00CD0A42">
            <w:pPr>
              <w:pStyle w:val="Table"/>
              <w:rPr>
                <w:highlight w:val="yellow"/>
              </w:rPr>
              <w:pPrChange w:id="16763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</w:p>
        </w:tc>
        <w:tc>
          <w:tcPr>
            <w:tcW w:w="1589" w:type="pct"/>
          </w:tcPr>
          <w:p w14:paraId="53A11CAC" w14:textId="77777777" w:rsidR="00CD0A42" w:rsidRPr="000B7C90" w:rsidRDefault="00CD0A42">
            <w:pPr>
              <w:pStyle w:val="Table"/>
              <w:rPr>
                <w:highlight w:val="yellow"/>
              </w:rPr>
              <w:pPrChange w:id="16764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</w:p>
        </w:tc>
        <w:tc>
          <w:tcPr>
            <w:tcW w:w="2371" w:type="pct"/>
          </w:tcPr>
          <w:p w14:paraId="66D5DF47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65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13D4111F" w14:textId="77777777" w:rsidTr="000B7C90">
        <w:tc>
          <w:tcPr>
            <w:tcW w:w="1040" w:type="pct"/>
          </w:tcPr>
          <w:p w14:paraId="780EE760" w14:textId="77777777" w:rsidR="00CD0A42" w:rsidRPr="000B7C90" w:rsidRDefault="00CD0A42">
            <w:pPr>
              <w:pStyle w:val="Table"/>
              <w:rPr>
                <w:highlight w:val="yellow"/>
              </w:rPr>
              <w:pPrChange w:id="16766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</w:p>
        </w:tc>
        <w:tc>
          <w:tcPr>
            <w:tcW w:w="1589" w:type="pct"/>
          </w:tcPr>
          <w:p w14:paraId="6ECF5485" w14:textId="77777777" w:rsidR="00CD0A42" w:rsidRPr="000B7C90" w:rsidRDefault="00CD0A42">
            <w:pPr>
              <w:pStyle w:val="Table"/>
              <w:rPr>
                <w:highlight w:val="yellow"/>
              </w:rPr>
              <w:pPrChange w:id="16767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</w:p>
        </w:tc>
        <w:tc>
          <w:tcPr>
            <w:tcW w:w="2371" w:type="pct"/>
          </w:tcPr>
          <w:p w14:paraId="22EA5BE4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68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15E58FC3" w14:textId="77777777" w:rsidTr="000B7C90">
        <w:tc>
          <w:tcPr>
            <w:tcW w:w="1040" w:type="pct"/>
          </w:tcPr>
          <w:p w14:paraId="49A19D31" w14:textId="77777777" w:rsidR="00CD0A42" w:rsidRPr="000B7C90" w:rsidRDefault="00CD0A42">
            <w:pPr>
              <w:pStyle w:val="Table"/>
              <w:rPr>
                <w:highlight w:val="yellow"/>
              </w:rPr>
              <w:pPrChange w:id="16769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</w:p>
        </w:tc>
        <w:tc>
          <w:tcPr>
            <w:tcW w:w="1589" w:type="pct"/>
          </w:tcPr>
          <w:p w14:paraId="58182CDA" w14:textId="77777777" w:rsidR="00CD0A42" w:rsidRPr="000B7C90" w:rsidRDefault="00CD0A42">
            <w:pPr>
              <w:pStyle w:val="Table"/>
              <w:rPr>
                <w:highlight w:val="yellow"/>
              </w:rPr>
              <w:pPrChange w:id="16770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</w:p>
        </w:tc>
        <w:tc>
          <w:tcPr>
            <w:tcW w:w="2371" w:type="pct"/>
          </w:tcPr>
          <w:p w14:paraId="327D8F0C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71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261FE5D8" w14:textId="77777777" w:rsidTr="000B7C90">
        <w:tc>
          <w:tcPr>
            <w:tcW w:w="1040" w:type="pct"/>
          </w:tcPr>
          <w:p w14:paraId="22C8DB7F" w14:textId="77777777" w:rsidR="00CD0A42" w:rsidRPr="000B7C90" w:rsidRDefault="00CD0A42">
            <w:pPr>
              <w:pStyle w:val="Table"/>
              <w:rPr>
                <w:highlight w:val="yellow"/>
              </w:rPr>
              <w:pPrChange w:id="16772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</w:p>
        </w:tc>
        <w:tc>
          <w:tcPr>
            <w:tcW w:w="1589" w:type="pct"/>
          </w:tcPr>
          <w:p w14:paraId="0E995EB2" w14:textId="77777777" w:rsidR="00CD0A42" w:rsidRPr="000B7C90" w:rsidRDefault="00CD0A42">
            <w:pPr>
              <w:pStyle w:val="Table"/>
              <w:rPr>
                <w:highlight w:val="yellow"/>
              </w:rPr>
              <w:pPrChange w:id="16773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</w:p>
        </w:tc>
        <w:tc>
          <w:tcPr>
            <w:tcW w:w="2371" w:type="pct"/>
          </w:tcPr>
          <w:p w14:paraId="2CD2980D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74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  <w:tr w:rsidR="00CD0A42" w:rsidRPr="00955C1D" w14:paraId="5EB50AF9" w14:textId="77777777" w:rsidTr="000B7C90">
        <w:tc>
          <w:tcPr>
            <w:tcW w:w="1040" w:type="pct"/>
          </w:tcPr>
          <w:p w14:paraId="30C14F02" w14:textId="77777777" w:rsidR="00CD0A42" w:rsidRPr="000B7C90" w:rsidRDefault="00CD0A42">
            <w:pPr>
              <w:pStyle w:val="Table"/>
              <w:rPr>
                <w:highlight w:val="yellow"/>
              </w:rPr>
              <w:pPrChange w:id="16775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</w:p>
        </w:tc>
        <w:tc>
          <w:tcPr>
            <w:tcW w:w="1589" w:type="pct"/>
          </w:tcPr>
          <w:p w14:paraId="0300DAC5" w14:textId="77777777" w:rsidR="00CD0A42" w:rsidRPr="000B7C90" w:rsidRDefault="00CD0A42">
            <w:pPr>
              <w:pStyle w:val="Table"/>
              <w:rPr>
                <w:highlight w:val="yellow"/>
              </w:rPr>
              <w:pPrChange w:id="16776" w:author="Irová Zuzana" w:date="2025-06-06T22:48:00Z" w16du:dateUtc="2025-06-06T20:48:00Z">
                <w:pPr>
                  <w:pStyle w:val="ListFS1"/>
                  <w:numPr>
                    <w:numId w:val="0"/>
                  </w:numPr>
                  <w:ind w:left="0" w:firstLine="0"/>
                </w:pPr>
              </w:pPrChange>
            </w:pPr>
          </w:p>
        </w:tc>
        <w:tc>
          <w:tcPr>
            <w:tcW w:w="2371" w:type="pct"/>
          </w:tcPr>
          <w:p w14:paraId="52D55F47" w14:textId="77777777" w:rsidR="00CD0A42" w:rsidRPr="000B7C90" w:rsidRDefault="00CD0A42">
            <w:pPr>
              <w:pStyle w:val="Table"/>
              <w:rPr>
                <w:rFonts w:eastAsia="Times New Roman"/>
                <w:highlight w:val="yellow"/>
              </w:rPr>
              <w:pPrChange w:id="16777" w:author="Irová Zuzana" w:date="2025-06-06T22:48:00Z" w16du:dateUtc="2025-06-06T20:48:00Z">
                <w:pPr>
                  <w:contextualSpacing/>
                </w:pPr>
              </w:pPrChange>
            </w:pPr>
          </w:p>
        </w:tc>
      </w:tr>
    </w:tbl>
    <w:p w14:paraId="6272DDAD" w14:textId="77777777" w:rsidR="00CD0A42" w:rsidRPr="00955C1D" w:rsidRDefault="00CD0A42">
      <w:pPr>
        <w:pStyle w:val="ListFS1"/>
        <w:pPrChange w:id="16778" w:author="Irová Zuzana" w:date="2025-06-06T15:16:00Z" w16du:dateUtc="2025-06-06T13:16:00Z">
          <w:pPr>
            <w:pStyle w:val="ListFS1"/>
            <w:numPr>
              <w:numId w:val="0"/>
            </w:numPr>
            <w:ind w:left="2694" w:firstLine="0"/>
          </w:pPr>
        </w:pPrChange>
      </w:pPr>
    </w:p>
    <w:p w14:paraId="6BAF3346" w14:textId="77777777" w:rsidR="00CD0A42" w:rsidRPr="00955C1D" w:rsidRDefault="00CD0A42">
      <w:pPr>
        <w:pStyle w:val="NormalIndent"/>
        <w:pPrChange w:id="16779" w:author="Irová Zuzana" w:date="2025-06-06T15:16:00Z" w16du:dateUtc="2025-06-06T13:16:00Z">
          <w:pPr>
            <w:pStyle w:val="NormalIndent"/>
            <w:ind w:left="0"/>
          </w:pPr>
        </w:pPrChange>
      </w:pPr>
    </w:p>
    <w:p w14:paraId="3B4F072E" w14:textId="77777777" w:rsidR="00CD0A42" w:rsidRPr="00955C1D" w:rsidRDefault="00CD0A42">
      <w:pPr>
        <w:pStyle w:val="NormalIndent"/>
        <w:pPrChange w:id="16780" w:author="Irová Zuzana" w:date="2025-06-06T15:16:00Z" w16du:dateUtc="2025-06-06T13:16:00Z">
          <w:pPr>
            <w:pStyle w:val="NormalIndent"/>
            <w:ind w:left="0"/>
          </w:pPr>
        </w:pPrChange>
      </w:pPr>
      <w:r w:rsidRPr="00955C1D">
        <w:t>POZNÁMKA: číslo faktury uvedené výše představuje variabilní symbol (VS) příslušné faktury. Číslo účtu představuje specifický symbol (SS) příslušné faktury. U FCI specifický symbol (SS) příslušné faktury se nevyplňuje.</w:t>
      </w:r>
    </w:p>
    <w:p w14:paraId="61D34833" w14:textId="77777777" w:rsidR="00CD0A42" w:rsidRPr="00955C1D" w:rsidRDefault="00CD0A42"/>
    <w:p w14:paraId="0185BA3A" w14:textId="77777777" w:rsidR="00CD0A42" w:rsidRPr="00742A34" w:rsidRDefault="00CD0A42">
      <w:pPr>
        <w:pStyle w:val="ListFS1"/>
        <w:pPrChange w:id="16781" w:author="Irová Zuzana" w:date="2025-06-06T15:16:00Z" w16du:dateUtc="2025-06-06T13:16:00Z">
          <w:pPr>
            <w:pStyle w:val="ListFS1"/>
            <w:numPr>
              <w:numId w:val="0"/>
            </w:numPr>
            <w:ind w:left="2694" w:firstLine="0"/>
          </w:pPr>
        </w:pPrChange>
      </w:pPr>
    </w:p>
    <w:p w14:paraId="0245F38E" w14:textId="77777777" w:rsidR="00CD0A42" w:rsidRPr="00BF06C4" w:rsidRDefault="00CD0A42" w:rsidP="00CD0A42">
      <w:pPr>
        <w:pStyle w:val="Heading3"/>
        <w:spacing w:before="200" w:after="0" w:line="276" w:lineRule="auto"/>
        <w:rPr>
          <w:rFonts w:hint="eastAsia"/>
        </w:rPr>
      </w:pPr>
      <w:bookmarkStart w:id="16782" w:name="_Toc201569209"/>
      <w:r w:rsidRPr="00BF06C4">
        <w:t>Číslování plateb</w:t>
      </w:r>
      <w:bookmarkEnd w:id="16782"/>
    </w:p>
    <w:p w14:paraId="509D2FB4" w14:textId="77777777" w:rsidR="00CD0A42" w:rsidRPr="00BF06C4" w:rsidRDefault="00CD0A42">
      <w:pPr>
        <w:pStyle w:val="NormalIndent"/>
      </w:pPr>
      <w:r w:rsidRPr="00955C1D">
        <w:t xml:space="preserve">Číslování Variabilních symbolů </w:t>
      </w:r>
      <w:r w:rsidRPr="00955C1D">
        <w:rPr>
          <w:b/>
          <w:bCs/>
        </w:rPr>
        <w:t>(10 znaků)</w:t>
      </w:r>
      <w:r w:rsidRPr="00955C1D">
        <w:t xml:space="preserve"> a Plateb </w:t>
      </w:r>
      <w:r w:rsidRPr="00955C1D">
        <w:rPr>
          <w:b/>
          <w:bCs/>
        </w:rPr>
        <w:t>(12 znaků)</w:t>
      </w:r>
      <w:r w:rsidRPr="00955C1D">
        <w:t xml:space="preserve"> bude prováděno podle následujícího schématu: </w:t>
      </w:r>
    </w:p>
    <w:p w14:paraId="393BFCAB" w14:textId="5E13FA77" w:rsidR="00CD0A42" w:rsidRPr="00955C1D" w:rsidRDefault="00CD0A42">
      <w:pPr>
        <w:pStyle w:val="Caption"/>
      </w:pPr>
      <w:r w:rsidRPr="00955C1D">
        <w:t xml:space="preserve">Tabulka </w:t>
      </w:r>
      <w:fldSimple w:instr=" SEQ Tabulka \* ARABIC ">
        <w:ins w:id="16783" w:author="Irová Zuzana" w:date="2025-04-11T11:23:00Z" w16du:dateUtc="2025-04-11T09:23:00Z">
          <w:r w:rsidR="001E11DC">
            <w:rPr>
              <w:noProof/>
            </w:rPr>
            <w:t>34</w:t>
          </w:r>
        </w:ins>
        <w:ins w:id="16784" w:author="Drastichová Zuzana" w:date="2025-02-14T09:33:00Z" w16du:dateUtc="2025-02-14T08:33:00Z">
          <w:del w:id="16785" w:author="Irová Zuzana" w:date="2025-04-11T11:12:00Z" w16du:dateUtc="2025-04-11T09:12:00Z">
            <w:r w:rsidR="00945CB9" w:rsidDel="00745B0C">
              <w:rPr>
                <w:noProof/>
              </w:rPr>
              <w:delText>32</w:delText>
            </w:r>
          </w:del>
        </w:ins>
        <w:del w:id="16786" w:author="Irová Zuzana" w:date="2025-04-11T11:12:00Z" w16du:dateUtc="2025-04-11T09:12:00Z">
          <w:r w:rsidR="00285DF8" w:rsidDel="00745B0C">
            <w:rPr>
              <w:noProof/>
            </w:rPr>
            <w:delText>142</w:delText>
          </w:r>
        </w:del>
      </w:fldSimple>
      <w:r w:rsidRPr="00955C1D">
        <w:t>: Číslovaní plateb</w:t>
      </w:r>
    </w:p>
    <w:tbl>
      <w:tblPr>
        <w:tblW w:w="9639" w:type="dxa"/>
        <w:tblInd w:w="-158" w:type="dxa"/>
        <w:shd w:val="clear" w:color="auto" w:fill="FFFFFF"/>
        <w:tblLook w:val="04A0" w:firstRow="1" w:lastRow="0" w:firstColumn="1" w:lastColumn="0" w:noHBand="0" w:noVBand="1"/>
      </w:tblPr>
      <w:tblGrid>
        <w:gridCol w:w="1462"/>
        <w:gridCol w:w="4250"/>
        <w:gridCol w:w="3927"/>
      </w:tblGrid>
      <w:tr w:rsidR="00D84C69" w:rsidRPr="00955C1D" w14:paraId="6F0AF2CE" w14:textId="77777777" w:rsidTr="5A42C4C8">
        <w:trPr>
          <w:tblHeader/>
        </w:trPr>
        <w:tc>
          <w:tcPr>
            <w:tcW w:w="1397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4D590968" w14:textId="77777777" w:rsidR="00CD0A42" w:rsidRPr="000B7C90" w:rsidRDefault="00CD0A42">
            <w:pPr>
              <w:contextualSpacing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Číslovací schéma</w:t>
            </w:r>
          </w:p>
        </w:tc>
        <w:tc>
          <w:tcPr>
            <w:tcW w:w="406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BCABA16" w14:textId="77777777" w:rsidR="00CD0A42" w:rsidRPr="000B7C90" w:rsidRDefault="00CD0A42">
            <w:pPr>
              <w:contextualSpacing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  <w:tc>
          <w:tcPr>
            <w:tcW w:w="375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5B51DFFE" w14:textId="77777777" w:rsidR="00CD0A42" w:rsidRPr="000B7C90" w:rsidRDefault="00CD0A42">
            <w:pPr>
              <w:contextualSpacing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Číslovací logika</w:t>
            </w:r>
          </w:p>
        </w:tc>
      </w:tr>
      <w:tr w:rsidR="00D84C69" w:rsidRPr="00955C1D" w14:paraId="3C454226" w14:textId="77777777" w:rsidTr="5A42C4C8">
        <w:tc>
          <w:tcPr>
            <w:tcW w:w="1397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211B962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PNFVS </w:t>
            </w:r>
          </w:p>
        </w:tc>
        <w:tc>
          <w:tcPr>
            <w:tcW w:w="406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D01917C" w14:textId="77777777" w:rsidR="00CD0A42" w:rsidRPr="000B7C90" w:rsidRDefault="00CD0A42">
            <w:pPr>
              <w:contextualSpacing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Variable Symbol sequence for payments.</w:t>
            </w:r>
          </w:p>
          <w:p w14:paraId="50371451" w14:textId="77777777" w:rsidR="00CD0A42" w:rsidRPr="000B7C90" w:rsidRDefault="00CD0A42">
            <w:pPr>
              <w:contextualSpacing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(Může obsahovat díry v číslování). Použití pro situace kdy se VS generuje před vykonáním platby a je možné celý proces platby zrušit.</w:t>
            </w:r>
          </w:p>
        </w:tc>
        <w:tc>
          <w:tcPr>
            <w:tcW w:w="375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C135232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{SEQ:0000000000} (10pozic)</w:t>
            </w:r>
          </w:p>
        </w:tc>
      </w:tr>
      <w:tr w:rsidR="00D84C69" w:rsidRPr="00955C1D" w14:paraId="727F2C9A" w14:textId="77777777" w:rsidTr="5A42C4C8">
        <w:tc>
          <w:tcPr>
            <w:tcW w:w="1397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8077A8E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PNF1</w:t>
            </w:r>
          </w:p>
        </w:tc>
        <w:tc>
          <w:tcPr>
            <w:tcW w:w="406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1F56FC0" w14:textId="77777777" w:rsidR="00CD0A42" w:rsidRPr="000B7C90" w:rsidRDefault="00CD0A42">
            <w:pPr>
              <w:contextualSpacing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Payment number sequence for Billien payments (sekvence s dírama) </w:t>
            </w:r>
          </w:p>
        </w:tc>
        <w:tc>
          <w:tcPr>
            <w:tcW w:w="375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FCD149C" w14:textId="77777777" w:rsidR="00CD0A42" w:rsidRPr="000B7C90" w:rsidRDefault="00CD0A42">
            <w:pPr>
              <w:contextualSpacing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1{Date:YY}{SEQ:000000000}</w:t>
            </w:r>
          </w:p>
          <w:p w14:paraId="199C61D1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  <w:p w14:paraId="1F614ACC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D84C69" w:rsidRPr="00955C1D" w14:paraId="3B2FC1C6" w14:textId="77777777" w:rsidTr="5A42C4C8">
        <w:tc>
          <w:tcPr>
            <w:tcW w:w="1397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13DF0E81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06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F3C1665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75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F340EFC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D84C69" w:rsidRPr="00955C1D" w14:paraId="05406E94" w14:textId="77777777" w:rsidTr="5A42C4C8">
        <w:tc>
          <w:tcPr>
            <w:tcW w:w="1397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22995E2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06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0067C77D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75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285CA55B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13DECF74" w14:textId="77777777" w:rsidR="00CD0A42" w:rsidRPr="00BF06C4" w:rsidRDefault="00CD0A42">
      <w:pPr>
        <w:pStyle w:val="NormalIndent"/>
        <w:rPr>
          <w:lang w:eastAsia="cs-CZ"/>
        </w:rPr>
      </w:pPr>
    </w:p>
    <w:p w14:paraId="65C944A5" w14:textId="77777777" w:rsidR="00CD0A42" w:rsidRPr="00955C1D" w:rsidRDefault="00CD0A42">
      <w:pPr>
        <w:pStyle w:val="ListFS1"/>
        <w:pPrChange w:id="16787" w:author="Irová Zuzana" w:date="2025-06-06T15:16:00Z" w16du:dateUtc="2025-06-06T13:16:00Z">
          <w:pPr>
            <w:pStyle w:val="ListFS1"/>
            <w:numPr>
              <w:numId w:val="0"/>
            </w:numPr>
            <w:ind w:left="2694" w:firstLine="0"/>
          </w:pPr>
        </w:pPrChange>
      </w:pPr>
    </w:p>
    <w:p w14:paraId="755B4DEC" w14:textId="77777777" w:rsidR="00CD0A42" w:rsidRPr="00955C1D" w:rsidRDefault="00CD0A42">
      <w:pPr>
        <w:pStyle w:val="ListFS1"/>
        <w:pPrChange w:id="16788" w:author="Irová Zuzana" w:date="2025-06-06T15:16:00Z" w16du:dateUtc="2025-06-06T13:16:00Z">
          <w:pPr>
            <w:pStyle w:val="ListFS1"/>
            <w:numPr>
              <w:numId w:val="0"/>
            </w:numPr>
            <w:ind w:left="2694" w:firstLine="0"/>
          </w:pPr>
        </w:pPrChange>
      </w:pPr>
    </w:p>
    <w:p w14:paraId="4AC94AB9" w14:textId="77777777" w:rsidR="00CD0A42" w:rsidRDefault="00CD0A42" w:rsidP="00CD0A42">
      <w:pPr>
        <w:pStyle w:val="Heading3"/>
        <w:spacing w:before="200" w:after="0" w:line="276" w:lineRule="auto"/>
        <w:rPr>
          <w:rFonts w:hint="eastAsia"/>
        </w:rPr>
      </w:pPr>
      <w:bookmarkStart w:id="16789" w:name="_Toc201569210"/>
      <w:commentRangeStart w:id="16790"/>
      <w:r w:rsidRPr="00BF06C4">
        <w:t>Zaokrouhlování</w:t>
      </w:r>
      <w:commentRangeEnd w:id="16790"/>
      <w:r>
        <w:rPr>
          <w:rStyle w:val="CommentReference"/>
          <w:sz w:val="24"/>
          <w:szCs w:val="24"/>
        </w:rPr>
        <w:commentReference w:id="16790"/>
      </w:r>
      <w:bookmarkEnd w:id="16789"/>
    </w:p>
    <w:p w14:paraId="27447BF1" w14:textId="77777777" w:rsidR="00CD0A42" w:rsidRPr="004D0283" w:rsidRDefault="00CD0A42">
      <w:pPr>
        <w:pStyle w:val="NormalIndent"/>
      </w:pPr>
      <w:r>
        <w:t xml:space="preserve">Viz aktuální konfigurace </w:t>
      </w:r>
      <w:hyperlink w:anchor="_Rounding_(Zaokrouhlování)" w:history="1">
        <w:r w:rsidRPr="00553776">
          <w:rPr>
            <w:rStyle w:val="Hyperlink"/>
          </w:rPr>
          <w:t>Rounding (Zaokrouhlování)</w:t>
        </w:r>
      </w:hyperlink>
      <w:r>
        <w:t>.</w:t>
      </w:r>
    </w:p>
    <w:p w14:paraId="09539323" w14:textId="77777777" w:rsidR="00CD0A42" w:rsidRPr="00C53AA1" w:rsidRDefault="00CD0A42" w:rsidP="00CD0A42">
      <w:pPr>
        <w:pStyle w:val="Heading4"/>
        <w:spacing w:after="120" w:line="276" w:lineRule="auto"/>
        <w:rPr>
          <w:rFonts w:hint="eastAsia"/>
        </w:rPr>
      </w:pPr>
      <w:r>
        <w:t xml:space="preserve">Bill rounding </w:t>
      </w:r>
    </w:p>
    <w:p w14:paraId="66405D3C" w14:textId="77777777" w:rsidR="00CD0A42" w:rsidRPr="00955C1D" w:rsidRDefault="00CD0A42">
      <w:pPr>
        <w:pStyle w:val="NormalIndent"/>
      </w:pPr>
      <w:r w:rsidRPr="00955C1D">
        <w:t xml:space="preserve">Všechny částky včetně dopočítavaných částek na entitách </w:t>
      </w:r>
      <w:r>
        <w:t xml:space="preserve">TD, </w:t>
      </w:r>
      <w:r w:rsidRPr="00955C1D">
        <w:t xml:space="preserve">RTE a RSE budou </w:t>
      </w:r>
      <w:r>
        <w:t xml:space="preserve">uloženy s přesností </w:t>
      </w:r>
      <w:r w:rsidRPr="00955C1D">
        <w:t xml:space="preserve">na </w:t>
      </w:r>
      <w:r>
        <w:t>10</w:t>
      </w:r>
      <w:r w:rsidRPr="00955C1D">
        <w:t xml:space="preserve"> desetinných míst.</w:t>
      </w:r>
    </w:p>
    <w:p w14:paraId="4E45B77D" w14:textId="77777777" w:rsidR="00CD0A42" w:rsidRPr="00955C1D" w:rsidRDefault="00CD0A42">
      <w:pPr>
        <w:pStyle w:val="NormalIndent"/>
      </w:pPr>
      <w:r w:rsidRPr="00955C1D">
        <w:t>Na úrovni</w:t>
      </w:r>
      <w:r>
        <w:t xml:space="preserve"> nedaňových</w:t>
      </w:r>
      <w:r w:rsidRPr="00955C1D">
        <w:t xml:space="preserve"> bill item se sumarizované částky</w:t>
      </w:r>
      <w:r>
        <w:t xml:space="preserve"> Price amount</w:t>
      </w:r>
      <w:r w:rsidRPr="00955C1D">
        <w:t xml:space="preserve"> budou </w:t>
      </w:r>
      <w:r>
        <w:t>držet na 10</w:t>
      </w:r>
      <w:r w:rsidRPr="00955C1D">
        <w:t xml:space="preserve"> desetinných míst, po vytvoření tax item </w:t>
      </w:r>
      <w:r>
        <w:t>se nedaňové bill items zaokrouhlí</w:t>
      </w:r>
      <w:r w:rsidRPr="00955C1D">
        <w:t xml:space="preserve"> na 2 desetinná místa (Price amount)</w:t>
      </w:r>
      <w:r>
        <w:t>:</w:t>
      </w:r>
    </w:p>
    <w:p w14:paraId="639D1771" w14:textId="77777777" w:rsidR="00CD0A42" w:rsidRPr="00163803" w:rsidRDefault="00CD0A42">
      <w:pPr>
        <w:pStyle w:val="ListBullet2"/>
        <w:pPrChange w:id="16791" w:author="Irová Zuzana" w:date="2025-06-06T15:16:00Z" w16du:dateUtc="2025-06-06T13:16:00Z">
          <w:pPr>
            <w:pStyle w:val="ListBullet2"/>
            <w:numPr>
              <w:ilvl w:val="0"/>
              <w:numId w:val="0"/>
            </w:numPr>
            <w:ind w:left="2124" w:firstLine="0"/>
          </w:pPr>
        </w:pPrChange>
      </w:pPr>
      <w:r w:rsidRPr="00163803">
        <w:t>Základ daně se zaokrouhlí matematicky s přesností na dvě desetinná místa. Daň se zaokrouhlí stejným algoritmem (s přesností na dvě desetinná místa).</w:t>
      </w:r>
    </w:p>
    <w:p w14:paraId="1C992C82" w14:textId="77777777" w:rsidR="00CD0A42" w:rsidRPr="007F1BD1" w:rsidRDefault="00CD0A42">
      <w:pPr>
        <w:pStyle w:val="ListFS3"/>
      </w:pPr>
      <w:r w:rsidRPr="007F1BD1">
        <w:t>Tedy základ daně = zaokrouhlený (SOUČET(všech mýtných událostí);2) a</w:t>
      </w:r>
    </w:p>
    <w:p w14:paraId="3B4D44A1" w14:textId="77777777" w:rsidR="00CD0A42" w:rsidRPr="007F1BD1" w:rsidRDefault="00CD0A42">
      <w:pPr>
        <w:pStyle w:val="ListFS3"/>
      </w:pPr>
      <w:r w:rsidRPr="007F1BD1">
        <w:t>Daň = zaokrouhlený (základ daně * sazba daně;2)</w:t>
      </w:r>
    </w:p>
    <w:p w14:paraId="1E4EA051" w14:textId="77777777" w:rsidR="00CD0A42" w:rsidRPr="00955C1D" w:rsidRDefault="00CD0A42">
      <w:pPr>
        <w:pStyle w:val="NormalIndent"/>
      </w:pPr>
    </w:p>
    <w:p w14:paraId="4969165F" w14:textId="77777777" w:rsidR="00CD0A42" w:rsidRPr="00955C1D" w:rsidRDefault="00CD0A42" w:rsidP="00CD0A42">
      <w:pPr>
        <w:pStyle w:val="Heading4"/>
        <w:spacing w:after="120" w:line="276" w:lineRule="auto"/>
        <w:rPr>
          <w:rFonts w:hint="eastAsia"/>
        </w:rPr>
      </w:pPr>
      <w:r>
        <w:t>POS rounding</w:t>
      </w:r>
    </w:p>
    <w:p w14:paraId="5F8C1745" w14:textId="77777777" w:rsidR="00CD0A42" w:rsidRPr="00955C1D" w:rsidRDefault="00CD0A42">
      <w:pPr>
        <w:pStyle w:val="NormalIndent"/>
      </w:pPr>
      <w:r w:rsidRPr="00955C1D">
        <w:t>Dopočítavaná částka platby v hotovosti na POS se bude zaokrouhlovat v závislosti na POS měně:</w:t>
      </w:r>
    </w:p>
    <w:p w14:paraId="1C65AD53" w14:textId="77777777" w:rsidR="00CD0A42" w:rsidRPr="007F1BD1" w:rsidRDefault="00CD0A42" w:rsidP="00C40C63">
      <w:pPr>
        <w:pStyle w:val="ListFS1"/>
      </w:pPr>
      <w:r w:rsidRPr="007F1BD1">
        <w:t xml:space="preserve">Pokud POS měna je CZK, převedná částka se zaokrouhlí na celé číslo. </w:t>
      </w:r>
    </w:p>
    <w:p w14:paraId="03B71B47" w14:textId="77777777" w:rsidR="00CD0A42" w:rsidRPr="007F1BD1" w:rsidRDefault="00CD0A42" w:rsidP="00C40C63">
      <w:pPr>
        <w:pStyle w:val="ListFS1"/>
      </w:pPr>
      <w:r w:rsidRPr="007F1BD1">
        <w:t xml:space="preserve">Pokud POS měna je EUR, převedná částka se zaokrouhlí na nejbližší pěticent (tj. 102,02 </w:t>
      </w:r>
      <w:r w:rsidRPr="000B7C90">
        <w:rPr>
          <w:rFonts w:ascii="Wingdings" w:eastAsia="Wingdings" w:hAnsi="Wingdings" w:cs="Wingdings"/>
        </w:rPr>
        <w:t>à</w:t>
      </w:r>
      <w:r w:rsidRPr="007F1BD1">
        <w:t xml:space="preserve"> 102,00; 102,03 </w:t>
      </w:r>
      <w:r w:rsidRPr="000B7C90">
        <w:rPr>
          <w:rFonts w:ascii="Wingdings" w:eastAsia="Wingdings" w:hAnsi="Wingdings" w:cs="Wingdings"/>
        </w:rPr>
        <w:t>à</w:t>
      </w:r>
      <w:r w:rsidRPr="007F1BD1">
        <w:t xml:space="preserve"> 102,05; 102,26 </w:t>
      </w:r>
      <w:r w:rsidRPr="000B7C90">
        <w:rPr>
          <w:rFonts w:ascii="Wingdings" w:eastAsia="Wingdings" w:hAnsi="Wingdings" w:cs="Wingdings"/>
        </w:rPr>
        <w:t>à</w:t>
      </w:r>
      <w:r w:rsidRPr="007F1BD1">
        <w:t xml:space="preserve"> 102,25; 99,98 </w:t>
      </w:r>
      <w:r w:rsidRPr="000B7C90">
        <w:rPr>
          <w:rFonts w:ascii="Wingdings" w:eastAsia="Wingdings" w:hAnsi="Wingdings" w:cs="Wingdings"/>
        </w:rPr>
        <w:t>à</w:t>
      </w:r>
      <w:r w:rsidRPr="007F1BD1">
        <w:t xml:space="preserve"> 100,00).</w:t>
      </w:r>
    </w:p>
    <w:p w14:paraId="229E2945" w14:textId="77777777" w:rsidR="00CD0A42" w:rsidRPr="007F1BD1" w:rsidRDefault="00CD0A42" w:rsidP="00C40C63">
      <w:pPr>
        <w:pStyle w:val="ListFS1"/>
      </w:pPr>
      <w:r w:rsidRPr="007F1BD1">
        <w:t>Pokud POS měna je HUF, převedná částka se zaokrouhlí na nejbližší 5 HUF.</w:t>
      </w:r>
    </w:p>
    <w:p w14:paraId="28A1F191" w14:textId="77777777" w:rsidR="00CD0A42" w:rsidRPr="007F1BD1" w:rsidRDefault="00CD0A42" w:rsidP="00C40C63">
      <w:pPr>
        <w:pStyle w:val="ListFS1"/>
      </w:pPr>
      <w:r w:rsidRPr="007F1BD1">
        <w:t>Pokud POS měna je PLN, převedná částka se zaokrouhlí na 2 desetinná místa</w:t>
      </w:r>
    </w:p>
    <w:p w14:paraId="67BD15AD" w14:textId="77777777" w:rsidR="00CD0A42" w:rsidRPr="008B0259" w:rsidRDefault="00CD0A42">
      <w:pPr>
        <w:pStyle w:val="NormalIndent"/>
        <w:rPr>
          <w:highlight w:val="cyan"/>
        </w:rPr>
      </w:pPr>
    </w:p>
    <w:p w14:paraId="5BF56B0F" w14:textId="77777777" w:rsidR="00CD0A42" w:rsidRPr="00955C1D" w:rsidRDefault="00CD0A42" w:rsidP="00CD0A42">
      <w:pPr>
        <w:pStyle w:val="Heading3"/>
        <w:spacing w:before="200" w:after="0" w:line="276" w:lineRule="auto"/>
        <w:rPr>
          <w:rFonts w:hint="eastAsia"/>
        </w:rPr>
      </w:pPr>
      <w:bookmarkStart w:id="16792" w:name="_Toc201569211"/>
      <w:r w:rsidRPr="00955C1D">
        <w:t>Variabilní symbol</w:t>
      </w:r>
      <w:bookmarkEnd w:id="16792"/>
    </w:p>
    <w:p w14:paraId="7118F6C9" w14:textId="77777777" w:rsidR="00CD0A42" w:rsidRPr="00955C1D" w:rsidRDefault="00CD0A42">
      <w:pPr>
        <w:pStyle w:val="NormalIndent"/>
      </w:pPr>
      <w:r w:rsidRPr="00955C1D">
        <w:t>Logika na vyplňování Variable symbolu je následující:</w:t>
      </w:r>
    </w:p>
    <w:p w14:paraId="65C08324" w14:textId="77777777" w:rsidR="00CD0A42" w:rsidRPr="000B7C90" w:rsidRDefault="00CD0A42" w:rsidP="00C40C63">
      <w:pPr>
        <w:pStyle w:val="ListFS1"/>
      </w:pPr>
      <w:r w:rsidRPr="000B7C90">
        <w:t>VS na Payment session se vyplňuje podle číslovacího schématu PNFVS</w:t>
      </w:r>
    </w:p>
    <w:p w14:paraId="2573DB50" w14:textId="77777777" w:rsidR="00CD0A42" w:rsidRPr="000B7C90" w:rsidRDefault="00CD0A42" w:rsidP="00C40C63">
      <w:pPr>
        <w:pStyle w:val="ListFS1"/>
      </w:pPr>
      <w:r w:rsidRPr="000B7C90">
        <w:lastRenderedPageBreak/>
        <w:t>VS na Payment, který vznikl na základě Payment session, se vyplňuje VS z Payment session</w:t>
      </w:r>
    </w:p>
    <w:p w14:paraId="68B160BB" w14:textId="77777777" w:rsidR="00CD0A42" w:rsidRPr="000B7C90" w:rsidRDefault="00CD0A42" w:rsidP="00C40C63">
      <w:pPr>
        <w:pStyle w:val="ListFS1"/>
      </w:pPr>
      <w:r w:rsidRPr="000B7C90">
        <w:t>VS na Payment, který vznikl jako úhrada nějakého Bill, se vyplňuje Bill number</w:t>
      </w:r>
    </w:p>
    <w:p w14:paraId="77D8C983" w14:textId="77777777" w:rsidR="00CD0A42" w:rsidRPr="000B7C90" w:rsidRDefault="00CD0A42" w:rsidP="00C40C63">
      <w:pPr>
        <w:pStyle w:val="ListFS1"/>
      </w:pPr>
      <w:r w:rsidRPr="000B7C90">
        <w:t>VS na Payment v ostatních případech (neznáma platba, odchozí platba za depozit) se vyplní Payment number</w:t>
      </w:r>
    </w:p>
    <w:p w14:paraId="52B78FCA" w14:textId="2278250D" w:rsidR="00CD0A42" w:rsidRPr="000B7C90" w:rsidRDefault="00CD0A42" w:rsidP="00C40C63">
      <w:pPr>
        <w:pStyle w:val="ListFS1"/>
      </w:pPr>
      <w:r w:rsidRPr="000B7C90">
        <w:t xml:space="preserve">VS pro top-up platbu </w:t>
      </w:r>
      <w:r w:rsidR="00112B16">
        <w:t>začíná na</w:t>
      </w:r>
      <w:r w:rsidR="00112B16" w:rsidRPr="003755BB">
        <w:t xml:space="preserve"> </w:t>
      </w:r>
      <w:r w:rsidRPr="000B7C90">
        <w:t>2</w:t>
      </w:r>
    </w:p>
    <w:p w14:paraId="6714131E" w14:textId="76322AAD" w:rsidR="00CD0A42" w:rsidRPr="000B7C90" w:rsidRDefault="00CD0A42" w:rsidP="00C40C63">
      <w:pPr>
        <w:pStyle w:val="ListFS1"/>
      </w:pPr>
      <w:r w:rsidRPr="000B7C90">
        <w:t xml:space="preserve">VS pro depozit platbu </w:t>
      </w:r>
      <w:r w:rsidR="00112B16">
        <w:t>začíná na</w:t>
      </w:r>
      <w:r w:rsidR="00112B16" w:rsidRPr="003755BB">
        <w:t xml:space="preserve"> </w:t>
      </w:r>
      <w:r w:rsidRPr="000B7C90">
        <w:t>3</w:t>
      </w:r>
    </w:p>
    <w:p w14:paraId="082E64D5" w14:textId="7D9C2F92" w:rsidR="00CD0A42" w:rsidRPr="000B7C90" w:rsidRDefault="00CD0A42" w:rsidP="00C40C63">
      <w:pPr>
        <w:pStyle w:val="ListFS1"/>
      </w:pPr>
      <w:r w:rsidRPr="000B7C90">
        <w:t xml:space="preserve">VS pro hotovostní záruku Post-paid acoount </w:t>
      </w:r>
      <w:r w:rsidR="00112B16">
        <w:t>začíná na</w:t>
      </w:r>
      <w:r w:rsidR="00112B16" w:rsidRPr="003755BB">
        <w:t xml:space="preserve"> </w:t>
      </w:r>
      <w:r w:rsidRPr="000B7C90">
        <w:t>40</w:t>
      </w:r>
    </w:p>
    <w:p w14:paraId="76DEE750" w14:textId="6BD9F6A3" w:rsidR="00CD0A42" w:rsidRPr="000B7C90" w:rsidRDefault="00CD0A42" w:rsidP="00C40C63">
      <w:pPr>
        <w:pStyle w:val="ListFS1"/>
      </w:pPr>
      <w:r w:rsidRPr="000B7C90">
        <w:t xml:space="preserve">VS pro hotovostní záruku EETS Provider </w:t>
      </w:r>
      <w:r w:rsidR="00112B16">
        <w:t>začíná na</w:t>
      </w:r>
      <w:r w:rsidR="00112B16" w:rsidRPr="003755BB">
        <w:t xml:space="preserve"> </w:t>
      </w:r>
      <w:r w:rsidRPr="000B7C90">
        <w:t>41</w:t>
      </w:r>
    </w:p>
    <w:p w14:paraId="605CE125" w14:textId="77777777" w:rsidR="00CD0A42" w:rsidRDefault="00CD0A42">
      <w:pPr>
        <w:pStyle w:val="ListFS1"/>
        <w:pPrChange w:id="16793" w:author="Irová Zuzana" w:date="2025-06-06T15:16:00Z" w16du:dateUtc="2025-06-06T13:16:00Z">
          <w:pPr>
            <w:pStyle w:val="ListFS1"/>
            <w:numPr>
              <w:numId w:val="0"/>
            </w:numPr>
            <w:ind w:left="2693" w:firstLine="0"/>
          </w:pPr>
        </w:pPrChange>
      </w:pPr>
    </w:p>
    <w:p w14:paraId="663636A9" w14:textId="77777777" w:rsidR="00CD0A42" w:rsidRDefault="00CD0A42">
      <w:pPr>
        <w:pStyle w:val="ListFS1"/>
        <w:pPrChange w:id="16794" w:author="Irová Zuzana" w:date="2025-06-06T15:16:00Z" w16du:dateUtc="2025-06-06T13:16:00Z">
          <w:pPr>
            <w:pStyle w:val="ListFS1"/>
            <w:numPr>
              <w:numId w:val="0"/>
            </w:numPr>
            <w:ind w:left="2693" w:firstLine="0"/>
          </w:pPr>
        </w:pPrChange>
      </w:pPr>
    </w:p>
    <w:p w14:paraId="48DBD2A7" w14:textId="77777777" w:rsidR="00CD0A42" w:rsidRPr="003570AE" w:rsidRDefault="00CD0A42">
      <w:pPr>
        <w:pStyle w:val="ListFS1"/>
        <w:pPrChange w:id="16795" w:author="Irová Zuzana" w:date="2025-06-06T15:16:00Z" w16du:dateUtc="2025-06-06T13:16:00Z">
          <w:pPr>
            <w:pStyle w:val="ListFS1"/>
            <w:numPr>
              <w:numId w:val="0"/>
            </w:numPr>
            <w:ind w:left="2693" w:firstLine="0"/>
          </w:pPr>
        </w:pPrChange>
      </w:pPr>
    </w:p>
    <w:p w14:paraId="342D21AB" w14:textId="77777777" w:rsidR="00CD0A42" w:rsidRPr="00955C1D" w:rsidRDefault="00CD0A42" w:rsidP="00CD0A42">
      <w:pPr>
        <w:pStyle w:val="Heading3"/>
        <w:spacing w:before="200" w:after="0" w:line="276" w:lineRule="auto"/>
        <w:rPr>
          <w:rFonts w:hint="eastAsia"/>
          <w:highlight w:val="yellow"/>
        </w:rPr>
      </w:pPr>
      <w:bookmarkStart w:id="16796" w:name="_Toc201569212"/>
      <w:r w:rsidRPr="00955C1D">
        <w:rPr>
          <w:highlight w:val="yellow"/>
        </w:rPr>
        <w:t>Atributy dokumentu pro dobropis a vrubopis</w:t>
      </w:r>
      <w:bookmarkEnd w:id="16796"/>
    </w:p>
    <w:p w14:paraId="42715E29" w14:textId="77777777" w:rsidR="00CD0A42" w:rsidRPr="00955C1D" w:rsidRDefault="00CD0A42">
      <w:pPr>
        <w:pStyle w:val="NormalIndent"/>
        <w:rPr>
          <w:highlight w:val="yellow"/>
        </w:rPr>
      </w:pPr>
      <w:r w:rsidRPr="00955C1D">
        <w:rPr>
          <w:highlight w:val="yellow"/>
        </w:rPr>
        <w:t>Následující pravidla budou používána na atributy dokumentů (např. trvalá/zasílací adresa, číslo zákazníka/účtu) dobropis a vrubopis:</w:t>
      </w:r>
    </w:p>
    <w:p w14:paraId="65C56348" w14:textId="6BC945AB" w:rsidR="000B7C90" w:rsidRDefault="000B7C90">
      <w:pPr>
        <w:pStyle w:val="Caption"/>
      </w:pPr>
      <w:r>
        <w:t xml:space="preserve">Tabulka </w:t>
      </w:r>
      <w:fldSimple w:instr=" SEQ Tabulka \* ARABIC ">
        <w:ins w:id="16797" w:author="Irová Zuzana" w:date="2025-04-11T11:23:00Z" w16du:dateUtc="2025-04-11T09:23:00Z">
          <w:r w:rsidR="001E11DC">
            <w:rPr>
              <w:noProof/>
            </w:rPr>
            <w:t>35</w:t>
          </w:r>
        </w:ins>
        <w:ins w:id="16798" w:author="Drastichová Zuzana" w:date="2025-02-14T09:33:00Z" w16du:dateUtc="2025-02-14T08:33:00Z">
          <w:del w:id="16799" w:author="Irová Zuzana" w:date="2025-04-11T11:12:00Z" w16du:dateUtc="2025-04-11T09:12:00Z">
            <w:r w:rsidR="00945CB9" w:rsidDel="00745B0C">
              <w:rPr>
                <w:noProof/>
              </w:rPr>
              <w:delText>33</w:delText>
            </w:r>
          </w:del>
        </w:ins>
        <w:del w:id="16800" w:author="Irová Zuzana" w:date="2025-04-11T11:12:00Z" w16du:dateUtc="2025-04-11T09:12:00Z">
          <w:r w:rsidR="00285DF8" w:rsidDel="00745B0C">
            <w:rPr>
              <w:noProof/>
            </w:rPr>
            <w:delText>143</w:delText>
          </w:r>
        </w:del>
      </w:fldSimple>
      <w:r w:rsidRPr="00607CCB">
        <w:t>: Atributy dokumentu pro dobropis a vrubopis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20"/>
        <w:gridCol w:w="6519"/>
      </w:tblGrid>
      <w:tr w:rsidR="00CD0A42" w:rsidRPr="00955C1D" w14:paraId="5D9CF065" w14:textId="77777777" w:rsidTr="000B7C90">
        <w:trPr>
          <w:trHeight w:hRule="exact" w:val="928"/>
        </w:trPr>
        <w:tc>
          <w:tcPr>
            <w:tcW w:w="3120" w:type="dxa"/>
          </w:tcPr>
          <w:p w14:paraId="403DA837" w14:textId="77777777" w:rsidR="00CD0A42" w:rsidRPr="000B7C90" w:rsidRDefault="00CD0A42">
            <w:pPr>
              <w:rPr>
                <w:rFonts w:cstheme="minorHAnsi"/>
                <w:b/>
                <w:bCs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b/>
                <w:bCs/>
                <w:sz w:val="18"/>
                <w:szCs w:val="22"/>
                <w:highlight w:val="yellow"/>
              </w:rPr>
              <w:t>Dobropis (opětovně oceňované události)</w:t>
            </w:r>
          </w:p>
        </w:tc>
        <w:tc>
          <w:tcPr>
            <w:tcW w:w="6519" w:type="dxa"/>
          </w:tcPr>
          <w:p w14:paraId="186B0B4B" w14:textId="77777777" w:rsidR="00CD0A42" w:rsidRPr="000B7C90" w:rsidRDefault="00CD0A42">
            <w:pPr>
              <w:rPr>
                <w:rFonts w:cstheme="minorHAnsi"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sz w:val="18"/>
                <w:szCs w:val="22"/>
                <w:highlight w:val="yellow"/>
              </w:rPr>
              <w:t>Všechny atributy dokumentu nastavené dle data ukončení pravidelné fakturační dávky s typem normální, která se uzavírá</w:t>
            </w:r>
          </w:p>
        </w:tc>
      </w:tr>
      <w:tr w:rsidR="00CD0A42" w:rsidRPr="00955C1D" w14:paraId="24B0440A" w14:textId="77777777" w:rsidTr="000B7C90">
        <w:trPr>
          <w:trHeight w:hRule="exact" w:val="910"/>
        </w:trPr>
        <w:tc>
          <w:tcPr>
            <w:tcW w:w="3120" w:type="dxa"/>
          </w:tcPr>
          <w:p w14:paraId="68BF3CB6" w14:textId="77777777" w:rsidR="00CD0A42" w:rsidRPr="000B7C90" w:rsidRDefault="00CD0A42">
            <w:pPr>
              <w:rPr>
                <w:rFonts w:cstheme="minorHAnsi"/>
                <w:b/>
                <w:bCs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b/>
                <w:bCs/>
                <w:sz w:val="18"/>
                <w:szCs w:val="22"/>
                <w:highlight w:val="yellow"/>
              </w:rPr>
              <w:t>Vrubopis (opětovně oceňované události)</w:t>
            </w:r>
          </w:p>
        </w:tc>
        <w:tc>
          <w:tcPr>
            <w:tcW w:w="6519" w:type="dxa"/>
          </w:tcPr>
          <w:p w14:paraId="0B891326" w14:textId="77777777" w:rsidR="00CD0A42" w:rsidRPr="000B7C90" w:rsidRDefault="00CD0A42">
            <w:pPr>
              <w:rPr>
                <w:rFonts w:cstheme="minorHAnsi"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sz w:val="18"/>
                <w:szCs w:val="22"/>
                <w:highlight w:val="yellow"/>
              </w:rPr>
              <w:t>Všechny atributy dokumentu nastavené dle data ukončení pravidelné fakturační dávky s typem normální, která se uzavírá</w:t>
            </w:r>
          </w:p>
        </w:tc>
      </w:tr>
      <w:tr w:rsidR="00CD0A42" w:rsidRPr="00955C1D" w14:paraId="1DC482B4" w14:textId="77777777" w:rsidTr="000B7C90">
        <w:trPr>
          <w:trHeight w:hRule="exact" w:val="901"/>
        </w:trPr>
        <w:tc>
          <w:tcPr>
            <w:tcW w:w="3120" w:type="dxa"/>
          </w:tcPr>
          <w:p w14:paraId="192F060E" w14:textId="77777777" w:rsidR="00CD0A42" w:rsidRPr="000B7C90" w:rsidRDefault="00CD0A42">
            <w:pPr>
              <w:rPr>
                <w:rFonts w:cstheme="minorHAnsi"/>
                <w:b/>
                <w:bCs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b/>
                <w:bCs/>
                <w:sz w:val="18"/>
                <w:szCs w:val="22"/>
                <w:highlight w:val="yellow"/>
              </w:rPr>
              <w:t>Vrubopis (opožděné události)</w:t>
            </w:r>
          </w:p>
        </w:tc>
        <w:tc>
          <w:tcPr>
            <w:tcW w:w="6519" w:type="dxa"/>
          </w:tcPr>
          <w:p w14:paraId="3C08196F" w14:textId="77777777" w:rsidR="00CD0A42" w:rsidRPr="000B7C90" w:rsidRDefault="00CD0A42">
            <w:pPr>
              <w:rPr>
                <w:rFonts w:cstheme="minorHAnsi"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sz w:val="18"/>
                <w:szCs w:val="22"/>
                <w:highlight w:val="yellow"/>
              </w:rPr>
              <w:t>Všechny atributy dokumentu nastavené dle data ukončení pravidelné fakturační dávky s typem normální, která se uzavírá</w:t>
            </w:r>
          </w:p>
        </w:tc>
      </w:tr>
      <w:tr w:rsidR="00CD0A42" w:rsidRPr="00955C1D" w14:paraId="1D826A4A" w14:textId="77777777" w:rsidTr="000B7C90">
        <w:trPr>
          <w:trHeight w:hRule="exact" w:val="284"/>
        </w:trPr>
        <w:tc>
          <w:tcPr>
            <w:tcW w:w="3120" w:type="dxa"/>
          </w:tcPr>
          <w:p w14:paraId="16D702E4" w14:textId="77777777" w:rsidR="00CD0A42" w:rsidRPr="000B7C90" w:rsidRDefault="00CD0A42">
            <w:pPr>
              <w:rPr>
                <w:rFonts w:cstheme="minorHAnsi"/>
                <w:b/>
                <w:bCs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b/>
                <w:bCs/>
                <w:sz w:val="18"/>
                <w:szCs w:val="22"/>
                <w:highlight w:val="yellow"/>
              </w:rPr>
              <w:t>Dobropis (korekce)</w:t>
            </w:r>
          </w:p>
        </w:tc>
        <w:tc>
          <w:tcPr>
            <w:tcW w:w="6519" w:type="dxa"/>
          </w:tcPr>
          <w:p w14:paraId="5196B3F4" w14:textId="77777777" w:rsidR="00CD0A42" w:rsidRPr="000B7C90" w:rsidRDefault="00CD0A42">
            <w:pPr>
              <w:rPr>
                <w:rFonts w:cstheme="minorHAnsi"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sz w:val="18"/>
                <w:szCs w:val="22"/>
                <w:highlight w:val="yellow"/>
              </w:rPr>
              <w:t>Všechny atributy dokument nastavené dle aktuálního data</w:t>
            </w:r>
          </w:p>
        </w:tc>
      </w:tr>
      <w:tr w:rsidR="00CD0A42" w:rsidRPr="00955C1D" w14:paraId="62247789" w14:textId="77777777" w:rsidTr="000B7C90">
        <w:trPr>
          <w:trHeight w:hRule="exact" w:val="284"/>
        </w:trPr>
        <w:tc>
          <w:tcPr>
            <w:tcW w:w="3120" w:type="dxa"/>
          </w:tcPr>
          <w:p w14:paraId="2F3459C6" w14:textId="77777777" w:rsidR="00CD0A42" w:rsidRPr="000B7C90" w:rsidRDefault="00CD0A42">
            <w:pPr>
              <w:rPr>
                <w:rFonts w:cstheme="minorHAnsi"/>
                <w:b/>
                <w:bCs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b/>
                <w:bCs/>
                <w:sz w:val="18"/>
                <w:szCs w:val="22"/>
                <w:highlight w:val="yellow"/>
              </w:rPr>
              <w:t>Vrubopis (korekce)</w:t>
            </w:r>
          </w:p>
        </w:tc>
        <w:tc>
          <w:tcPr>
            <w:tcW w:w="6519" w:type="dxa"/>
          </w:tcPr>
          <w:p w14:paraId="0664BFF3" w14:textId="77777777" w:rsidR="00CD0A42" w:rsidRPr="000B7C90" w:rsidRDefault="00CD0A42">
            <w:pPr>
              <w:rPr>
                <w:rFonts w:cstheme="minorHAnsi"/>
                <w:sz w:val="18"/>
                <w:szCs w:val="22"/>
              </w:rPr>
            </w:pPr>
            <w:r w:rsidRPr="000B7C90">
              <w:rPr>
                <w:rFonts w:cstheme="minorHAnsi"/>
                <w:sz w:val="18"/>
                <w:szCs w:val="22"/>
                <w:highlight w:val="yellow"/>
              </w:rPr>
              <w:t>Všechny atributy dokument nastavené dle aktuálního data</w:t>
            </w:r>
          </w:p>
        </w:tc>
      </w:tr>
    </w:tbl>
    <w:p w14:paraId="2C0AADB2" w14:textId="77777777" w:rsidR="00CD0A42" w:rsidRPr="00955C1D" w:rsidRDefault="00CD0A42">
      <w:pPr>
        <w:pStyle w:val="NormalIndent"/>
      </w:pPr>
    </w:p>
    <w:p w14:paraId="30B640DC" w14:textId="77777777" w:rsidR="00CD0A42" w:rsidRPr="00955C1D" w:rsidRDefault="00CD0A42" w:rsidP="00CD0A42">
      <w:pPr>
        <w:pStyle w:val="Heading2"/>
        <w:spacing w:before="200" w:line="276" w:lineRule="auto"/>
        <w:rPr>
          <w:rFonts w:hint="eastAsia"/>
        </w:rPr>
      </w:pPr>
      <w:bookmarkStart w:id="16801" w:name="_Toc201569213"/>
      <w:r w:rsidRPr="00955C1D">
        <w:t>BIBA - pravidla pro určení BIBA</w:t>
      </w:r>
      <w:bookmarkEnd w:id="16801"/>
    </w:p>
    <w:p w14:paraId="5AE2FE6E" w14:textId="77777777" w:rsidR="00CD0A42" w:rsidRPr="00955C1D" w:rsidRDefault="00CD0A42">
      <w:pPr>
        <w:pStyle w:val="NormalIndent"/>
      </w:pPr>
    </w:p>
    <w:p w14:paraId="514798E1" w14:textId="3F06CE7B" w:rsidR="00CD0A42" w:rsidRPr="00955C1D" w:rsidRDefault="00CD0A42">
      <w:pPr>
        <w:pStyle w:val="NormalIndent"/>
      </w:pPr>
      <w:r w:rsidRPr="00955C1D">
        <w:t xml:space="preserve">Systém, při dohledávání BIBA, musí na vstupu uvést Systém operátor a Currency, navíc Systém může uvést </w:t>
      </w:r>
      <w:r w:rsidR="003F0A29">
        <w:t>Reason</w:t>
      </w:r>
      <w:r w:rsidRPr="00955C1D">
        <w:t>.</w:t>
      </w:r>
    </w:p>
    <w:p w14:paraId="42C0BE30" w14:textId="77777777" w:rsidR="00CD0A42" w:rsidRPr="00955C1D" w:rsidRDefault="00CD0A42">
      <w:pPr>
        <w:pStyle w:val="NormalIndent"/>
      </w:pPr>
      <w:r w:rsidRPr="00955C1D">
        <w:t>Systém se snaží dohledat prvně BIBA, odpovídající požadované trojkombinaci.</w:t>
      </w:r>
    </w:p>
    <w:p w14:paraId="774D1818" w14:textId="032C275E" w:rsidR="00CD0A42" w:rsidRPr="00955C1D" w:rsidRDefault="00CD0A42">
      <w:pPr>
        <w:pStyle w:val="NormalIndent"/>
      </w:pPr>
      <w:r w:rsidRPr="00955C1D">
        <w:t xml:space="preserve">Pokud nenajde, dohledá BIBA pro kombinaci Systém operátor, Currency a </w:t>
      </w:r>
      <w:r w:rsidR="003F0A29">
        <w:t>Reason</w:t>
      </w:r>
      <w:r w:rsidRPr="00955C1D">
        <w:t>= ANY.</w:t>
      </w:r>
    </w:p>
    <w:p w14:paraId="63A236B2" w14:textId="4FEEFD17" w:rsidR="00CD0A42" w:rsidRPr="00955C1D" w:rsidRDefault="00CD0A42">
      <w:pPr>
        <w:pStyle w:val="NormalIndent"/>
      </w:pPr>
      <w:r w:rsidRPr="00955C1D">
        <w:t xml:space="preserve">Pokud BIBA pro tuto kombinaci neexistuje, Systém dohledá BIBA pro kombinaci Systém operátor, jeho default currency a </w:t>
      </w:r>
      <w:r w:rsidR="003F0A29">
        <w:t>Reason =</w:t>
      </w:r>
      <w:r w:rsidRPr="00955C1D">
        <w:t>ANY.</w:t>
      </w:r>
    </w:p>
    <w:p w14:paraId="61192CBE" w14:textId="77777777" w:rsidR="00CD0A42" w:rsidRPr="00955C1D" w:rsidRDefault="00CD0A42">
      <w:pPr>
        <w:pStyle w:val="NormalIndent"/>
      </w:pPr>
    </w:p>
    <w:p w14:paraId="1DD66C50" w14:textId="77777777" w:rsidR="00CD0A42" w:rsidRDefault="00CD0A42" w:rsidP="00CD0A42">
      <w:pPr>
        <w:pStyle w:val="Heading2"/>
        <w:spacing w:before="200" w:line="276" w:lineRule="auto"/>
        <w:rPr>
          <w:rFonts w:hint="eastAsia"/>
        </w:rPr>
      </w:pPr>
      <w:bookmarkStart w:id="16802" w:name="_Toc201569214"/>
      <w:r>
        <w:lastRenderedPageBreak/>
        <w:t>Vliv plateb na BM Balance</w:t>
      </w:r>
      <w:bookmarkEnd w:id="16802"/>
    </w:p>
    <w:p w14:paraId="4605F322" w14:textId="77777777" w:rsidR="00CD0A42" w:rsidRDefault="00CD0A42">
      <w:pPr>
        <w:pStyle w:val="NormalIndent"/>
      </w:pPr>
      <w:r>
        <w:t>Platby následujících Payment types ovlivňují odpovídající BM Balance: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32"/>
        <w:gridCol w:w="2158"/>
        <w:gridCol w:w="2416"/>
        <w:gridCol w:w="1033"/>
      </w:tblGrid>
      <w:tr w:rsidR="00CD0A42" w:rsidRPr="00E257E9" w14:paraId="2BC6B26C" w14:textId="77777777" w:rsidTr="000B7C90">
        <w:trPr>
          <w:trHeight w:val="600"/>
        </w:trPr>
        <w:tc>
          <w:tcPr>
            <w:tcW w:w="0" w:type="auto"/>
            <w:shd w:val="clear" w:color="000000" w:fill="F2DCDB"/>
            <w:hideMark/>
          </w:tcPr>
          <w:p w14:paraId="6D4D306C" w14:textId="77777777" w:rsidR="00CD0A42" w:rsidRPr="000B7C90" w:rsidRDefault="00CD0A42">
            <w:pPr>
              <w:spacing w:after="0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  <w:t>Name EN</w:t>
            </w:r>
          </w:p>
        </w:tc>
        <w:tc>
          <w:tcPr>
            <w:tcW w:w="0" w:type="auto"/>
            <w:shd w:val="clear" w:color="000000" w:fill="F2DCDB"/>
            <w:hideMark/>
          </w:tcPr>
          <w:p w14:paraId="45478D9B" w14:textId="77777777" w:rsidR="00CD0A42" w:rsidRPr="000B7C90" w:rsidRDefault="00CD0A42">
            <w:pPr>
              <w:spacing w:after="0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  <w:t>Payment category</w:t>
            </w:r>
          </w:p>
        </w:tc>
        <w:tc>
          <w:tcPr>
            <w:tcW w:w="0" w:type="auto"/>
            <w:shd w:val="clear" w:color="000000" w:fill="F2DCDB"/>
            <w:hideMark/>
          </w:tcPr>
          <w:p w14:paraId="65103C36" w14:textId="77777777" w:rsidR="00CD0A42" w:rsidRPr="000B7C90" w:rsidRDefault="00CD0A42">
            <w:pPr>
              <w:spacing w:after="0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  <w:t>Related Balance</w:t>
            </w:r>
          </w:p>
        </w:tc>
        <w:tc>
          <w:tcPr>
            <w:tcW w:w="0" w:type="auto"/>
            <w:shd w:val="clear" w:color="000000" w:fill="F2DCDB"/>
          </w:tcPr>
          <w:p w14:paraId="3AE2D9B4" w14:textId="77777777" w:rsidR="00CD0A42" w:rsidRPr="000B7C90" w:rsidRDefault="00CD0A42">
            <w:pPr>
              <w:spacing w:after="0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  <w:t>Module</w:t>
            </w:r>
          </w:p>
        </w:tc>
      </w:tr>
      <w:tr w:rsidR="00CD0A42" w:rsidRPr="00E257E9" w14:paraId="12F7CF0E" w14:textId="77777777" w:rsidTr="000B7C90">
        <w:trPr>
          <w:trHeight w:val="224"/>
        </w:trPr>
        <w:tc>
          <w:tcPr>
            <w:tcW w:w="0" w:type="auto"/>
            <w:vAlign w:val="bottom"/>
            <w:hideMark/>
          </w:tcPr>
          <w:p w14:paraId="00B79F85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Bill payment</w:t>
            </w:r>
          </w:p>
        </w:tc>
        <w:tc>
          <w:tcPr>
            <w:tcW w:w="0" w:type="auto"/>
            <w:noWrap/>
            <w:vAlign w:val="bottom"/>
            <w:hideMark/>
          </w:tcPr>
          <w:p w14:paraId="1F6F7355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Příchozí platba</w:t>
            </w:r>
          </w:p>
        </w:tc>
        <w:tc>
          <w:tcPr>
            <w:tcW w:w="0" w:type="auto"/>
            <w:vAlign w:val="bottom"/>
            <w:hideMark/>
          </w:tcPr>
          <w:p w14:paraId="11A83855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Post-paid balance</w:t>
            </w:r>
          </w:p>
        </w:tc>
        <w:tc>
          <w:tcPr>
            <w:tcW w:w="0" w:type="auto"/>
          </w:tcPr>
          <w:p w14:paraId="7D85D98C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165F3844" w14:textId="77777777" w:rsidTr="000B7C90">
        <w:trPr>
          <w:trHeight w:val="440"/>
        </w:trPr>
        <w:tc>
          <w:tcPr>
            <w:tcW w:w="0" w:type="auto"/>
            <w:vAlign w:val="bottom"/>
            <w:hideMark/>
          </w:tcPr>
          <w:p w14:paraId="47CEF944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Credit note refund</w:t>
            </w:r>
          </w:p>
        </w:tc>
        <w:tc>
          <w:tcPr>
            <w:tcW w:w="0" w:type="auto"/>
            <w:noWrap/>
            <w:vAlign w:val="bottom"/>
            <w:hideMark/>
          </w:tcPr>
          <w:p w14:paraId="6A3D93D8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Odchozí platba</w:t>
            </w:r>
          </w:p>
        </w:tc>
        <w:tc>
          <w:tcPr>
            <w:tcW w:w="0" w:type="auto"/>
            <w:vAlign w:val="bottom"/>
            <w:hideMark/>
          </w:tcPr>
          <w:p w14:paraId="575DC61F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Post-paid balance,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EETS Provider balance</w:t>
            </w:r>
          </w:p>
        </w:tc>
        <w:tc>
          <w:tcPr>
            <w:tcW w:w="0" w:type="auto"/>
          </w:tcPr>
          <w:p w14:paraId="43866861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18FF9D0F" w14:textId="77777777" w:rsidTr="000B7C90">
        <w:trPr>
          <w:trHeight w:val="440"/>
        </w:trPr>
        <w:tc>
          <w:tcPr>
            <w:tcW w:w="0" w:type="auto"/>
            <w:vAlign w:val="bottom"/>
            <w:hideMark/>
          </w:tcPr>
          <w:p w14:paraId="5DFE592D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Deposit payment</w:t>
            </w:r>
          </w:p>
        </w:tc>
        <w:tc>
          <w:tcPr>
            <w:tcW w:w="0" w:type="auto"/>
            <w:noWrap/>
            <w:vAlign w:val="bottom"/>
            <w:hideMark/>
          </w:tcPr>
          <w:p w14:paraId="01AFF056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Příchozí platba</w:t>
            </w:r>
          </w:p>
        </w:tc>
        <w:tc>
          <w:tcPr>
            <w:tcW w:w="0" w:type="auto"/>
            <w:vAlign w:val="bottom"/>
            <w:hideMark/>
          </w:tcPr>
          <w:p w14:paraId="55A3D6AD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Total deposit,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Available deposit</w:t>
            </w:r>
          </w:p>
        </w:tc>
        <w:tc>
          <w:tcPr>
            <w:tcW w:w="0" w:type="auto"/>
          </w:tcPr>
          <w:p w14:paraId="096F96FA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055F5F67" w14:textId="77777777" w:rsidTr="000B7C90">
        <w:trPr>
          <w:trHeight w:val="449"/>
        </w:trPr>
        <w:tc>
          <w:tcPr>
            <w:tcW w:w="0" w:type="auto"/>
            <w:vAlign w:val="bottom"/>
            <w:hideMark/>
          </w:tcPr>
          <w:p w14:paraId="213910AF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Deposit refund</w:t>
            </w:r>
          </w:p>
        </w:tc>
        <w:tc>
          <w:tcPr>
            <w:tcW w:w="0" w:type="auto"/>
            <w:noWrap/>
            <w:vAlign w:val="bottom"/>
            <w:hideMark/>
          </w:tcPr>
          <w:p w14:paraId="2541C0F3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Odchozí platba</w:t>
            </w:r>
          </w:p>
        </w:tc>
        <w:tc>
          <w:tcPr>
            <w:tcW w:w="0" w:type="auto"/>
            <w:vAlign w:val="bottom"/>
            <w:hideMark/>
          </w:tcPr>
          <w:p w14:paraId="6693E6AB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Total deposit,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Available deposit</w:t>
            </w:r>
          </w:p>
        </w:tc>
        <w:tc>
          <w:tcPr>
            <w:tcW w:w="0" w:type="auto"/>
          </w:tcPr>
          <w:p w14:paraId="53051765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13494F17" w14:textId="77777777" w:rsidTr="000B7C90">
        <w:trPr>
          <w:trHeight w:val="395"/>
        </w:trPr>
        <w:tc>
          <w:tcPr>
            <w:tcW w:w="0" w:type="auto"/>
            <w:vAlign w:val="bottom"/>
            <w:hideMark/>
          </w:tcPr>
          <w:p w14:paraId="36DBA080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Payment refund</w:t>
            </w:r>
          </w:p>
        </w:tc>
        <w:tc>
          <w:tcPr>
            <w:tcW w:w="0" w:type="auto"/>
            <w:noWrap/>
            <w:vAlign w:val="bottom"/>
            <w:hideMark/>
          </w:tcPr>
          <w:p w14:paraId="22A91D2D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Odchozí platba</w:t>
            </w:r>
          </w:p>
        </w:tc>
        <w:tc>
          <w:tcPr>
            <w:tcW w:w="0" w:type="auto"/>
            <w:vAlign w:val="bottom"/>
            <w:hideMark/>
          </w:tcPr>
          <w:p w14:paraId="4CD1168C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Post-paid balance,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EETS Provider balance</w:t>
            </w:r>
          </w:p>
        </w:tc>
        <w:tc>
          <w:tcPr>
            <w:tcW w:w="0" w:type="auto"/>
          </w:tcPr>
          <w:p w14:paraId="0C5AD27A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43EA3527" w14:textId="77777777" w:rsidTr="000B7C90">
        <w:trPr>
          <w:trHeight w:val="440"/>
        </w:trPr>
        <w:tc>
          <w:tcPr>
            <w:tcW w:w="0" w:type="auto"/>
            <w:vAlign w:val="bottom"/>
            <w:hideMark/>
          </w:tcPr>
          <w:p w14:paraId="7E6BE4BE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Collateral guarantee payment</w:t>
            </w:r>
          </w:p>
        </w:tc>
        <w:tc>
          <w:tcPr>
            <w:tcW w:w="0" w:type="auto"/>
            <w:noWrap/>
            <w:vAlign w:val="bottom"/>
            <w:hideMark/>
          </w:tcPr>
          <w:p w14:paraId="0C33407E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Příchozí platba</w:t>
            </w:r>
          </w:p>
        </w:tc>
        <w:tc>
          <w:tcPr>
            <w:tcW w:w="0" w:type="auto"/>
            <w:vAlign w:val="bottom"/>
            <w:hideMark/>
          </w:tcPr>
          <w:p w14:paraId="253DD1CE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Total guarantee,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Available guarantee</w:t>
            </w:r>
          </w:p>
        </w:tc>
        <w:tc>
          <w:tcPr>
            <w:tcW w:w="0" w:type="auto"/>
          </w:tcPr>
          <w:p w14:paraId="4FA68FDF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CM</w:t>
            </w:r>
          </w:p>
        </w:tc>
      </w:tr>
      <w:tr w:rsidR="00CD0A42" w:rsidRPr="00E257E9" w14:paraId="60005944" w14:textId="77777777" w:rsidTr="000B7C90">
        <w:trPr>
          <w:trHeight w:val="440"/>
        </w:trPr>
        <w:tc>
          <w:tcPr>
            <w:tcW w:w="0" w:type="auto"/>
            <w:vAlign w:val="bottom"/>
            <w:hideMark/>
          </w:tcPr>
          <w:p w14:paraId="0B05FC87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Collateral guarantee refund</w:t>
            </w:r>
          </w:p>
        </w:tc>
        <w:tc>
          <w:tcPr>
            <w:tcW w:w="0" w:type="auto"/>
            <w:noWrap/>
            <w:vAlign w:val="bottom"/>
            <w:hideMark/>
          </w:tcPr>
          <w:p w14:paraId="7FB574F8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Odchozí platba</w:t>
            </w:r>
          </w:p>
        </w:tc>
        <w:tc>
          <w:tcPr>
            <w:tcW w:w="0" w:type="auto"/>
            <w:vAlign w:val="bottom"/>
            <w:hideMark/>
          </w:tcPr>
          <w:p w14:paraId="6F555B8E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Total guarantee,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Available guarantee</w:t>
            </w:r>
          </w:p>
        </w:tc>
        <w:tc>
          <w:tcPr>
            <w:tcW w:w="0" w:type="auto"/>
          </w:tcPr>
          <w:p w14:paraId="38A65464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CM</w:t>
            </w:r>
          </w:p>
        </w:tc>
      </w:tr>
      <w:tr w:rsidR="00CD0A42" w:rsidRPr="00E257E9" w14:paraId="4F55DFEF" w14:textId="77777777" w:rsidTr="000B7C90">
        <w:trPr>
          <w:trHeight w:val="440"/>
        </w:trPr>
        <w:tc>
          <w:tcPr>
            <w:tcW w:w="0" w:type="auto"/>
            <w:vAlign w:val="bottom"/>
            <w:hideMark/>
          </w:tcPr>
          <w:p w14:paraId="086D76D9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Collateral guarantee forfeiture</w:t>
            </w:r>
          </w:p>
        </w:tc>
        <w:tc>
          <w:tcPr>
            <w:tcW w:w="0" w:type="auto"/>
            <w:noWrap/>
            <w:vAlign w:val="bottom"/>
            <w:hideMark/>
          </w:tcPr>
          <w:p w14:paraId="6A7520F2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Odchozí platba</w:t>
            </w:r>
          </w:p>
        </w:tc>
        <w:tc>
          <w:tcPr>
            <w:tcW w:w="0" w:type="auto"/>
            <w:vAlign w:val="bottom"/>
            <w:hideMark/>
          </w:tcPr>
          <w:p w14:paraId="2A7DD402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Total guarantee,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Available guarantee</w:t>
            </w:r>
          </w:p>
        </w:tc>
        <w:tc>
          <w:tcPr>
            <w:tcW w:w="0" w:type="auto"/>
          </w:tcPr>
          <w:p w14:paraId="383B2060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CM</w:t>
            </w:r>
          </w:p>
        </w:tc>
      </w:tr>
      <w:tr w:rsidR="00CD0A42" w:rsidRPr="00E257E9" w14:paraId="027EEB67" w14:textId="77777777" w:rsidTr="000B7C90">
        <w:trPr>
          <w:trHeight w:val="440"/>
        </w:trPr>
        <w:tc>
          <w:tcPr>
            <w:tcW w:w="0" w:type="auto"/>
          </w:tcPr>
          <w:p w14:paraId="2C7CC498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Bill payment from collateral guarantee</w:t>
            </w:r>
          </w:p>
        </w:tc>
        <w:tc>
          <w:tcPr>
            <w:tcW w:w="0" w:type="auto"/>
            <w:noWrap/>
          </w:tcPr>
          <w:p w14:paraId="498EBCDB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Příchozí platba</w:t>
            </w:r>
          </w:p>
        </w:tc>
        <w:tc>
          <w:tcPr>
            <w:tcW w:w="0" w:type="auto"/>
          </w:tcPr>
          <w:p w14:paraId="03EFFBE6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Post-paid balance</w:t>
            </w:r>
          </w:p>
        </w:tc>
        <w:tc>
          <w:tcPr>
            <w:tcW w:w="0" w:type="auto"/>
          </w:tcPr>
          <w:p w14:paraId="289F4DF8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19157698" w14:textId="77777777" w:rsidTr="000B7C90">
        <w:trPr>
          <w:trHeight w:val="260"/>
        </w:trPr>
        <w:tc>
          <w:tcPr>
            <w:tcW w:w="0" w:type="auto"/>
            <w:vAlign w:val="bottom"/>
            <w:hideMark/>
          </w:tcPr>
          <w:p w14:paraId="5A198CC2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EETS Provider bill payment</w:t>
            </w:r>
          </w:p>
        </w:tc>
        <w:tc>
          <w:tcPr>
            <w:tcW w:w="0" w:type="auto"/>
            <w:noWrap/>
            <w:vAlign w:val="bottom"/>
            <w:hideMark/>
          </w:tcPr>
          <w:p w14:paraId="2139CD1E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Příchozí platba</w:t>
            </w:r>
          </w:p>
        </w:tc>
        <w:tc>
          <w:tcPr>
            <w:tcW w:w="0" w:type="auto"/>
            <w:vAlign w:val="bottom"/>
            <w:hideMark/>
          </w:tcPr>
          <w:p w14:paraId="417EABD3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EETS Provider balance</w:t>
            </w:r>
          </w:p>
        </w:tc>
        <w:tc>
          <w:tcPr>
            <w:tcW w:w="0" w:type="auto"/>
          </w:tcPr>
          <w:p w14:paraId="339292C6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</w:tbl>
    <w:p w14:paraId="677375B1" w14:textId="77777777" w:rsidR="00CD0A42" w:rsidRPr="00064490" w:rsidRDefault="00CD0A42">
      <w:pPr>
        <w:pStyle w:val="NormalIndent"/>
      </w:pPr>
    </w:p>
    <w:p w14:paraId="5376E449" w14:textId="77777777" w:rsidR="00CD0A42" w:rsidRPr="00955C1D" w:rsidRDefault="00CD0A42">
      <w:pPr>
        <w:pStyle w:val="NormalIndent"/>
      </w:pPr>
    </w:p>
    <w:p w14:paraId="1320AE52" w14:textId="77777777" w:rsidR="00CD0A42" w:rsidRDefault="00CD0A42" w:rsidP="00CD0A42">
      <w:pPr>
        <w:pStyle w:val="Heading1"/>
        <w:spacing w:before="0" w:after="100" w:afterAutospacing="1" w:line="264" w:lineRule="auto"/>
        <w:rPr>
          <w:ins w:id="16803" w:author="Irová Zuzana" w:date="2025-01-23T16:32:00Z" w16du:dateUtc="2025-01-23T15:32:00Z"/>
          <w:rFonts w:hint="eastAsia"/>
        </w:rPr>
      </w:pPr>
      <w:bookmarkStart w:id="16804" w:name="_Toc201569215"/>
      <w:r w:rsidRPr="00955C1D">
        <w:lastRenderedPageBreak/>
        <w:t>Příloha A – Integrační body</w:t>
      </w:r>
      <w:bookmarkEnd w:id="16804"/>
    </w:p>
    <w:p w14:paraId="0D047532" w14:textId="47467E6C" w:rsidR="000A4880" w:rsidRPr="00B70E24" w:rsidRDefault="000A4880" w:rsidP="000A4880">
      <w:pPr>
        <w:pStyle w:val="Heading2"/>
        <w:spacing w:before="200" w:line="276" w:lineRule="auto"/>
        <w:rPr>
          <w:ins w:id="16805" w:author="Irová Zuzana" w:date="2025-01-23T16:37:00Z" w16du:dateUtc="2025-01-23T15:37:00Z"/>
          <w:rFonts w:hint="eastAsia"/>
        </w:rPr>
      </w:pPr>
      <w:bookmarkStart w:id="16806" w:name="_Toc201569216"/>
      <w:ins w:id="16807" w:author="Irová Zuzana" w:date="2025-01-23T16:37:00Z" w16du:dateUtc="2025-01-23T15:37:00Z">
        <w:r w:rsidRPr="00B70E24">
          <w:t xml:space="preserve">Rozhraní TC </w:t>
        </w:r>
        <w:r w:rsidR="003B29DE">
          <w:t>HR</w:t>
        </w:r>
        <w:r w:rsidRPr="00B70E24">
          <w:t xml:space="preserve"> – </w:t>
        </w:r>
        <w:r w:rsidR="003B29DE">
          <w:t>HAC</w:t>
        </w:r>
        <w:r w:rsidRPr="00B70E24">
          <w:t xml:space="preserve"> (INT.BAR.</w:t>
        </w:r>
        <w:r w:rsidR="003B29DE">
          <w:t>26.HR</w:t>
        </w:r>
        <w:r w:rsidRPr="00B70E24">
          <w:t>)</w:t>
        </w:r>
        <w:bookmarkEnd w:id="16806"/>
      </w:ins>
    </w:p>
    <w:p w14:paraId="785B45BC" w14:textId="77777777" w:rsidR="0000063C" w:rsidRPr="00955C1D" w:rsidRDefault="0000063C">
      <w:pPr>
        <w:pStyle w:val="NormalIndent"/>
        <w:rPr>
          <w:ins w:id="16808" w:author="Irová Zuzana" w:date="2025-01-23T16:39:00Z" w16du:dateUtc="2025-01-23T15:39:00Z"/>
          <w:highlight w:val="yellow"/>
        </w:rPr>
      </w:pPr>
      <w:ins w:id="16809" w:author="Irová Zuzana" w:date="2025-01-23T16:39:00Z" w16du:dateUtc="2025-01-23T15:39:00Z">
        <w:r w:rsidRPr="00955C1D">
          <w:rPr>
            <w:highlight w:val="yellow"/>
          </w:rPr>
          <w:t>Interface implementovaný na straně Správce mýtné domény</w:t>
        </w:r>
        <w:r>
          <w:rPr>
            <w:highlight w:val="yellow"/>
          </w:rPr>
          <w:t xml:space="preserve"> </w:t>
        </w:r>
        <w:r w:rsidRPr="00955C1D">
          <w:rPr>
            <w:highlight w:val="yellow"/>
          </w:rPr>
          <w:t xml:space="preserve">slouží k výměně informací o registrovaných vozidlech, mýtných deklaracích a dat zpoplatnění mezi Správcem mýtné domény (TC) a Poskytovatelem </w:t>
        </w:r>
        <w:r>
          <w:t xml:space="preserve">mýtných služeb </w:t>
        </w:r>
        <w:r w:rsidRPr="00955C1D">
          <w:rPr>
            <w:highlight w:val="yellow"/>
          </w:rPr>
          <w:t>(TSP).</w:t>
        </w:r>
      </w:ins>
    </w:p>
    <w:p w14:paraId="608F2B11" w14:textId="2EB70D3E" w:rsidR="0000063C" w:rsidRDefault="0000063C">
      <w:pPr>
        <w:pStyle w:val="NormalIndent"/>
        <w:rPr>
          <w:ins w:id="16810" w:author="Irová Zuzana" w:date="2025-01-23T16:40:00Z" w16du:dateUtc="2025-01-23T15:40:00Z"/>
          <w:highlight w:val="yellow"/>
        </w:rPr>
      </w:pPr>
      <w:ins w:id="16811" w:author="Irová Zuzana" w:date="2025-01-23T16:39:00Z" w16du:dateUtc="2025-01-23T15:39:00Z">
        <w:r w:rsidRPr="00955C1D">
          <w:rPr>
            <w:highlight w:val="yellow"/>
          </w:rPr>
          <w:t>Popis implementace rozhraní je uveden ve specifikaci Common Functionalities (FS CO) - Rozhraní EETS pro odesílání a příjem EDE zpráv (INT.CO.20).</w:t>
        </w:r>
      </w:ins>
    </w:p>
    <w:p w14:paraId="322C4906" w14:textId="77777777" w:rsidR="0000063C" w:rsidRPr="00955C1D" w:rsidRDefault="0000063C">
      <w:pPr>
        <w:pStyle w:val="NormalIndent"/>
        <w:rPr>
          <w:ins w:id="16812" w:author="Irová Zuzana" w:date="2025-01-23T16:39:00Z" w16du:dateUtc="2025-01-23T15:39:00Z"/>
        </w:rPr>
      </w:pPr>
    </w:p>
    <w:p w14:paraId="7F10C3F2" w14:textId="3C9A2E73" w:rsidR="000A4880" w:rsidRPr="00955C1D" w:rsidRDefault="000A4880">
      <w:pPr>
        <w:pStyle w:val="NormalIndent"/>
        <w:rPr>
          <w:ins w:id="16813" w:author="Irová Zuzana" w:date="2025-01-23T16:37:00Z" w16du:dateUtc="2025-01-23T15:37:00Z"/>
        </w:rPr>
      </w:pPr>
      <w:ins w:id="16814" w:author="Irová Zuzana" w:date="2025-01-23T16:37:00Z" w16du:dateUtc="2025-01-23T15:37:00Z">
        <w:r w:rsidRPr="00955C1D">
          <w:t>Bulkový online interface implementovaný jako Web service na straně Billien 5.8</w:t>
        </w:r>
      </w:ins>
      <w:ins w:id="16815" w:author="Irová Zuzana" w:date="2025-01-23T16:40:00Z" w16du:dateUtc="2025-01-23T15:40:00Z">
        <w:r w:rsidR="0000063C">
          <w:t xml:space="preserve"> </w:t>
        </w:r>
      </w:ins>
      <w:ins w:id="16816" w:author="Irová Zuzana" w:date="2025-01-23T16:37:00Z" w16du:dateUtc="2025-01-23T15:37:00Z">
        <w:r w:rsidRPr="00955C1D">
          <w:t xml:space="preserve">umožňuje </w:t>
        </w:r>
        <w:r>
          <w:t>export</w:t>
        </w:r>
        <w:r w:rsidRPr="00955C1D">
          <w:t xml:space="preserve"> oceněných Billing details</w:t>
        </w:r>
        <w:r>
          <w:t xml:space="preserve"> </w:t>
        </w:r>
        <w:r w:rsidRPr="00A97504">
          <w:t>podle ISO 12855:2022</w:t>
        </w:r>
        <w:r w:rsidRPr="00955C1D">
          <w:t>.</w:t>
        </w:r>
      </w:ins>
    </w:p>
    <w:p w14:paraId="441C1783" w14:textId="68D2BC05" w:rsidR="000A4880" w:rsidRPr="00955C1D" w:rsidRDefault="000A4880">
      <w:pPr>
        <w:pStyle w:val="NormalIndent"/>
        <w:rPr>
          <w:ins w:id="16817" w:author="Irová Zuzana" w:date="2025-01-23T16:37:00Z" w16du:dateUtc="2025-01-23T15:37:00Z"/>
        </w:rPr>
      </w:pPr>
      <w:ins w:id="16818" w:author="Irová Zuzana" w:date="2025-01-23T16:37:00Z" w16du:dateUtc="2025-01-23T15:37:00Z">
        <w:r w:rsidRPr="00955C1D">
          <w:t xml:space="preserve">Typy EDE zpráv (systém </w:t>
        </w:r>
        <w:r>
          <w:t>TC</w:t>
        </w:r>
        <w:r w:rsidRPr="00955C1D">
          <w:t>)</w:t>
        </w:r>
      </w:ins>
      <w:ins w:id="16819" w:author="Irová Zuzana" w:date="2025-01-23T16:39:00Z" w16du:dateUtc="2025-01-23T15:39:00Z">
        <w:r w:rsidR="0000063C">
          <w:t xml:space="preserve"> relevantní pro Billing</w:t>
        </w:r>
      </w:ins>
      <w:ins w:id="16820" w:author="Irová Zuzana" w:date="2025-01-23T16:37:00Z" w16du:dateUtc="2025-01-23T15:37:00Z">
        <w:r w:rsidRPr="00955C1D">
          <w:t>:</w:t>
        </w:r>
      </w:ins>
    </w:p>
    <w:p w14:paraId="04BEE2B9" w14:textId="746FB63E" w:rsidR="000A4880" w:rsidRPr="00E0724E" w:rsidRDefault="000A4880" w:rsidP="00C40C63">
      <w:pPr>
        <w:pStyle w:val="ListFS1"/>
        <w:rPr>
          <w:ins w:id="16821" w:author="Irová Zuzana" w:date="2025-01-23T16:37:00Z" w16du:dateUtc="2025-01-23T15:37:00Z"/>
        </w:rPr>
      </w:pPr>
      <w:ins w:id="16822" w:author="Irová Zuzana" w:date="2025-01-23T16:37:00Z" w16du:dateUtc="2025-01-23T15:37:00Z">
        <w:r w:rsidRPr="00212B99">
          <w:t>Billing Details (odchozí zpráva DEX.BAR.2</w:t>
        </w:r>
      </w:ins>
      <w:ins w:id="16823" w:author="Irová Zuzana" w:date="2025-01-23T16:40:00Z" w16du:dateUtc="2025-01-23T15:40:00Z">
        <w:r w:rsidR="0000063C" w:rsidRPr="00212B99">
          <w:t>9.HR</w:t>
        </w:r>
      </w:ins>
      <w:ins w:id="16824" w:author="Irová Zuzana" w:date="2025-01-23T16:37:00Z" w16du:dateUtc="2025-01-23T15:37:00Z">
        <w:r w:rsidRPr="00212B99">
          <w:t xml:space="preserve">) - Soubor oceněných Billing details </w:t>
        </w:r>
      </w:ins>
      <w:ins w:id="16825" w:author="Irová Zuzana" w:date="2025-01-23T16:40:00Z" w16du:dateUtc="2025-01-23T15:40:00Z">
        <w:r w:rsidR="0000063C" w:rsidRPr="00212B99">
          <w:t>HR</w:t>
        </w:r>
      </w:ins>
      <w:ins w:id="16826" w:author="Irová Zuzana" w:date="2025-01-23T16:37:00Z" w16du:dateUtc="2025-01-23T15:37:00Z">
        <w:r w:rsidRPr="00212B99">
          <w:t xml:space="preserve"> – </w:t>
        </w:r>
      </w:ins>
      <w:ins w:id="16827" w:author="Irová Zuzana" w:date="2025-01-23T16:40:00Z" w16du:dateUtc="2025-01-23T15:40:00Z">
        <w:r w:rsidR="0000063C" w:rsidRPr="00212B99">
          <w:t>HAC</w:t>
        </w:r>
      </w:ins>
      <w:ins w:id="16828" w:author="Irová Zuzana" w:date="2025-01-23T16:37:00Z" w16du:dateUtc="2025-01-23T15:37:00Z">
        <w:r w:rsidRPr="00212B99">
          <w:t xml:space="preserve"> Toll Chargerem zasílaný Poskytovatelům mýtných služeb (nap</w:t>
        </w:r>
        <w:r>
          <w:t>ř</w:t>
        </w:r>
        <w:r w:rsidRPr="00212B99">
          <w:t xml:space="preserve">. </w:t>
        </w:r>
        <w:r>
          <w:t>ITIS)</w:t>
        </w:r>
        <w:r w:rsidRPr="00E0724E">
          <w:t>.</w:t>
        </w:r>
      </w:ins>
      <w:ins w:id="16829" w:author="Irová Zuzana" w:date="2025-02-21T14:59:00Z" w16du:dateUtc="2025-02-21T13:59:00Z">
        <w:r w:rsidR="0030779F">
          <w:t xml:space="preserve"> </w:t>
        </w:r>
      </w:ins>
    </w:p>
    <w:p w14:paraId="2A0C766D" w14:textId="72B6B58E" w:rsidR="000A4880" w:rsidRPr="00E0724E" w:rsidRDefault="000A4880" w:rsidP="00C40C63">
      <w:pPr>
        <w:pStyle w:val="ListFS1"/>
        <w:rPr>
          <w:ins w:id="16830" w:author="Irová Zuzana" w:date="2025-01-23T16:37:00Z" w16du:dateUtc="2025-01-23T15:37:00Z"/>
        </w:rPr>
      </w:pPr>
      <w:ins w:id="16831" w:author="Irová Zuzana" w:date="2025-01-23T16:37:00Z" w16du:dateUtc="2025-01-23T15:37:00Z">
        <w:r w:rsidRPr="00E0724E">
          <w:t>Ack / List Acknowledgement (příchozí/odchozí zpráva DEX.BAR.</w:t>
        </w:r>
        <w:r>
          <w:t>1</w:t>
        </w:r>
        <w:r w:rsidRPr="00E0724E">
          <w:t>00.</w:t>
        </w:r>
      </w:ins>
      <w:ins w:id="16832" w:author="Irová Zuzana" w:date="2025-01-23T16:40:00Z" w16du:dateUtc="2025-01-23T15:40:00Z">
        <w:r w:rsidR="0000063C">
          <w:t>HR</w:t>
        </w:r>
      </w:ins>
      <w:ins w:id="16833" w:author="Irová Zuzana" w:date="2025-01-23T16:37:00Z" w16du:dateUtc="2025-01-23T15:37:00Z">
        <w:r w:rsidRPr="00E0724E">
          <w:t>) –potvrzení Poskytovatele mýtných služeb o přijetí souboru Billing Details</w:t>
        </w:r>
        <w:r>
          <w:t xml:space="preserve"> </w:t>
        </w:r>
        <w:r w:rsidRPr="004E5C1B">
          <w:t>Details</w:t>
        </w:r>
      </w:ins>
    </w:p>
    <w:p w14:paraId="77CBFA0F" w14:textId="3D243F26" w:rsidR="00EC0729" w:rsidRPr="005725E3" w:rsidRDefault="00EC0729" w:rsidP="00EC0729">
      <w:pPr>
        <w:pStyle w:val="Heading2"/>
        <w:spacing w:before="240" w:after="240" w:line="264" w:lineRule="auto"/>
        <w:ind w:left="578" w:hanging="578"/>
        <w:rPr>
          <w:ins w:id="16834" w:author="Irová Zuzana" w:date="2025-01-23T22:29:00Z" w16du:dateUtc="2025-01-23T21:29:00Z"/>
          <w:rFonts w:hint="eastAsia"/>
          <w:noProof/>
          <w:lang w:val="en-US"/>
        </w:rPr>
      </w:pPr>
      <w:bookmarkStart w:id="16835" w:name="_Toc535241769"/>
      <w:bookmarkStart w:id="16836" w:name="_Toc536198058"/>
      <w:bookmarkStart w:id="16837" w:name="_Toc536200303"/>
      <w:bookmarkStart w:id="16838" w:name="_Toc32395602"/>
      <w:bookmarkStart w:id="16839" w:name="_Toc46490831"/>
      <w:bookmarkStart w:id="16840" w:name="_Toc54873399"/>
      <w:bookmarkStart w:id="16841" w:name="_Toc143086034"/>
      <w:bookmarkStart w:id="16842" w:name="_Toc201569217"/>
      <w:ins w:id="16843" w:author="Irová Zuzana" w:date="2025-01-23T22:29:00Z" w16du:dateUtc="2025-01-23T21:29:00Z">
        <w:r w:rsidRPr="005725E3">
          <w:rPr>
            <w:noProof/>
            <w:lang w:val="en-US"/>
          </w:rPr>
          <w:t xml:space="preserve">Rozhraní Platební brána </w:t>
        </w:r>
        <w:r w:rsidR="00741253" w:rsidRPr="00741253">
          <w:rPr>
            <w:noProof/>
            <w:lang w:val="en-US"/>
          </w:rPr>
          <w:t xml:space="preserve">CorvusPay </w:t>
        </w:r>
        <w:r w:rsidRPr="005725E3">
          <w:rPr>
            <w:noProof/>
            <w:lang w:val="en-US"/>
          </w:rPr>
          <w:t>(INT.BAR.</w:t>
        </w:r>
        <w:r w:rsidR="00741253">
          <w:rPr>
            <w:noProof/>
            <w:lang w:val="en-US"/>
          </w:rPr>
          <w:t>27.HR</w:t>
        </w:r>
        <w:r w:rsidRPr="005725E3">
          <w:rPr>
            <w:noProof/>
            <w:lang w:val="en-US"/>
          </w:rPr>
          <w:t>)</w:t>
        </w:r>
        <w:bookmarkEnd w:id="16835"/>
        <w:bookmarkEnd w:id="16836"/>
        <w:bookmarkEnd w:id="16837"/>
        <w:bookmarkEnd w:id="16838"/>
        <w:bookmarkEnd w:id="16839"/>
        <w:bookmarkEnd w:id="16840"/>
        <w:bookmarkEnd w:id="16841"/>
        <w:bookmarkEnd w:id="16842"/>
      </w:ins>
    </w:p>
    <w:p w14:paraId="3EAD535B" w14:textId="77777777" w:rsidR="007422B3" w:rsidRDefault="00EC0729">
      <w:pPr>
        <w:pStyle w:val="NormalIndent"/>
        <w:rPr>
          <w:ins w:id="16844" w:author="Irova Zuzana" w:date="2025-03-28T20:20:00Z" w16du:dateUtc="2025-03-28T19:20:00Z"/>
          <w:noProof/>
        </w:rPr>
      </w:pPr>
      <w:ins w:id="16845" w:author="Irová Zuzana" w:date="2025-01-23T22:29:00Z" w16du:dateUtc="2025-01-23T21:29:00Z">
        <w:r w:rsidRPr="005725E3">
          <w:rPr>
            <w:noProof/>
          </w:rPr>
          <w:t xml:space="preserve">Online interface implementovaný na straně </w:t>
        </w:r>
        <w:r w:rsidR="00741253" w:rsidRPr="00741253">
          <w:rPr>
            <w:noProof/>
          </w:rPr>
          <w:t>CorvusPay</w:t>
        </w:r>
        <w:r w:rsidRPr="005725E3">
          <w:rPr>
            <w:noProof/>
          </w:rPr>
          <w:t>, který umožňuje</w:t>
        </w:r>
      </w:ins>
      <w:ins w:id="16846" w:author="Irova Zuzana" w:date="2025-03-28T20:20:00Z" w16du:dateUtc="2025-03-28T19:20:00Z">
        <w:r w:rsidR="007422B3">
          <w:rPr>
            <w:noProof/>
          </w:rPr>
          <w:t>:</w:t>
        </w:r>
      </w:ins>
    </w:p>
    <w:p w14:paraId="32A56D7C" w14:textId="77777777" w:rsidR="00E04211" w:rsidRPr="006E1089" w:rsidRDefault="00E04211" w:rsidP="00C40C63">
      <w:pPr>
        <w:pStyle w:val="ListFS1"/>
        <w:rPr>
          <w:ins w:id="16847" w:author="Irova Zuzana" w:date="2025-03-28T20:21:00Z" w16du:dateUtc="2025-03-28T19:21:00Z"/>
          <w:lang w:val="cs-CZ"/>
          <w:rPrChange w:id="16848" w:author="Irova Zuzana" w:date="2025-03-28T20:22:00Z" w16du:dateUtc="2025-03-28T19:22:00Z">
            <w:rPr>
              <w:ins w:id="16849" w:author="Irova Zuzana" w:date="2025-03-28T20:21:00Z" w16du:dateUtc="2025-03-28T19:21:00Z"/>
              <w:noProof/>
            </w:rPr>
          </w:rPrChange>
        </w:rPr>
      </w:pPr>
      <w:ins w:id="16850" w:author="Irova Zuzana" w:date="2025-03-28T20:20:00Z" w16du:dateUtc="2025-03-28T19:20:00Z">
        <w:r>
          <w:rPr>
            <w:noProof/>
          </w:rPr>
          <w:t xml:space="preserve">vytvoření tokenu platební </w:t>
        </w:r>
        <w:r w:rsidRPr="006E1089">
          <w:rPr>
            <w:lang w:val="cs-CZ"/>
            <w:rPrChange w:id="16851" w:author="Irova Zuzana" w:date="2025-03-28T20:22:00Z" w16du:dateUtc="2025-03-28T19:22:00Z">
              <w:rPr>
                <w:noProof/>
              </w:rPr>
            </w:rPrChange>
          </w:rPr>
          <w:t>karty</w:t>
        </w:r>
      </w:ins>
    </w:p>
    <w:p w14:paraId="22EDC264" w14:textId="15916074" w:rsidR="00E04211" w:rsidRPr="006E1089" w:rsidRDefault="00E04211">
      <w:pPr>
        <w:pStyle w:val="ListFS1"/>
        <w:rPr>
          <w:ins w:id="16852" w:author="Irova Zuzana" w:date="2025-03-28T20:20:00Z" w16du:dateUtc="2025-03-28T19:20:00Z"/>
          <w:rPrChange w:id="16853" w:author="Irova Zuzana" w:date="2025-03-28T20:22:00Z" w16du:dateUtc="2025-03-28T19:22:00Z">
            <w:rPr>
              <w:ins w:id="16854" w:author="Irova Zuzana" w:date="2025-03-28T20:20:00Z" w16du:dateUtc="2025-03-28T19:20:00Z"/>
              <w:noProof/>
            </w:rPr>
          </w:rPrChange>
        </w:rPr>
        <w:pPrChange w:id="16855" w:author="Irová Zuzana" w:date="2025-06-06T15:37:00Z" w16du:dateUtc="2025-06-06T13:37:00Z">
          <w:pPr>
            <w:pStyle w:val="NormalIndent"/>
          </w:pPr>
        </w:pPrChange>
      </w:pPr>
      <w:ins w:id="16856" w:author="Irova Zuzana" w:date="2025-03-28T20:21:00Z" w16du:dateUtc="2025-03-28T19:21:00Z">
        <w:r w:rsidRPr="006E1089">
          <w:rPr>
            <w:rPrChange w:id="16857" w:author="Irova Zuzana" w:date="2025-03-28T20:22:00Z" w16du:dateUtc="2025-03-28T19:22:00Z">
              <w:rPr>
                <w:noProof/>
              </w:rPr>
            </w:rPrChange>
          </w:rPr>
          <w:t>verifikace tokenu platebn</w:t>
        </w:r>
        <w:r w:rsidRPr="006E1089">
          <w:rPr>
            <w:rFonts w:hint="cs"/>
            <w:rPrChange w:id="16858" w:author="Irova Zuzana" w:date="2025-03-28T20:22:00Z" w16du:dateUtc="2025-03-28T19:22:00Z">
              <w:rPr>
                <w:rFonts w:hint="cs"/>
                <w:noProof/>
              </w:rPr>
            </w:rPrChange>
          </w:rPr>
          <w:t>í</w:t>
        </w:r>
        <w:r w:rsidRPr="006E1089">
          <w:rPr>
            <w:rPrChange w:id="16859" w:author="Irova Zuzana" w:date="2025-03-28T20:22:00Z" w16du:dateUtc="2025-03-28T19:22:00Z">
              <w:rPr>
                <w:noProof/>
              </w:rPr>
            </w:rPrChange>
          </w:rPr>
          <w:t xml:space="preserve"> karty</w:t>
        </w:r>
      </w:ins>
    </w:p>
    <w:p w14:paraId="03C44911" w14:textId="5B53EFE0" w:rsidR="00E04211" w:rsidRPr="006E1089" w:rsidRDefault="00E04211">
      <w:pPr>
        <w:pStyle w:val="ListFS1"/>
        <w:rPr>
          <w:ins w:id="16860" w:author="Irova Zuzana" w:date="2025-03-28T20:20:00Z" w16du:dateUtc="2025-03-28T19:20:00Z"/>
          <w:rPrChange w:id="16861" w:author="Irova Zuzana" w:date="2025-03-28T20:22:00Z" w16du:dateUtc="2025-03-28T19:22:00Z">
            <w:rPr>
              <w:ins w:id="16862" w:author="Irova Zuzana" w:date="2025-03-28T20:20:00Z" w16du:dateUtc="2025-03-28T19:20:00Z"/>
              <w:noProof/>
            </w:rPr>
          </w:rPrChange>
        </w:rPr>
        <w:pPrChange w:id="16863" w:author="Irová Zuzana" w:date="2025-06-06T15:37:00Z" w16du:dateUtc="2025-06-06T13:37:00Z">
          <w:pPr>
            <w:pStyle w:val="NormalIndent"/>
          </w:pPr>
        </w:pPrChange>
      </w:pPr>
      <w:ins w:id="16864" w:author="Irova Zuzana" w:date="2025-03-28T20:20:00Z" w16du:dateUtc="2025-03-28T19:20:00Z">
        <w:r w:rsidRPr="006E1089">
          <w:rPr>
            <w:rPrChange w:id="16865" w:author="Irova Zuzana" w:date="2025-03-28T20:22:00Z" w16du:dateUtc="2025-03-28T19:22:00Z">
              <w:rPr>
                <w:noProof/>
              </w:rPr>
            </w:rPrChange>
          </w:rPr>
          <w:t>online platbu tokenem platebn</w:t>
        </w:r>
        <w:r w:rsidRPr="006E1089">
          <w:rPr>
            <w:rFonts w:hint="cs"/>
            <w:rPrChange w:id="16866" w:author="Irova Zuzana" w:date="2025-03-28T20:22:00Z" w16du:dateUtc="2025-03-28T19:22:00Z">
              <w:rPr>
                <w:rFonts w:hint="cs"/>
                <w:noProof/>
              </w:rPr>
            </w:rPrChange>
          </w:rPr>
          <w:t>í</w:t>
        </w:r>
        <w:r w:rsidRPr="006E1089">
          <w:rPr>
            <w:rPrChange w:id="16867" w:author="Irova Zuzana" w:date="2025-03-28T20:22:00Z" w16du:dateUtc="2025-03-28T19:22:00Z">
              <w:rPr>
                <w:noProof/>
              </w:rPr>
            </w:rPrChange>
          </w:rPr>
          <w:t xml:space="preserve"> karty</w:t>
        </w:r>
      </w:ins>
      <w:ins w:id="16868" w:author="Irová Zuzana" w:date="2025-01-23T22:29:00Z" w16du:dateUtc="2025-01-23T21:29:00Z">
        <w:del w:id="16869" w:author="Irova Zuzana" w:date="2025-03-28T20:20:00Z" w16du:dateUtc="2025-03-28T19:20:00Z">
          <w:r w:rsidR="00EC0729" w:rsidRPr="006E1089" w:rsidDel="00E04211">
            <w:rPr>
              <w:rPrChange w:id="16870" w:author="Irova Zuzana" w:date="2025-03-28T20:22:00Z" w16du:dateUtc="2025-03-28T19:22:00Z">
                <w:rPr>
                  <w:noProof/>
                </w:rPr>
              </w:rPrChange>
            </w:rPr>
            <w:delText xml:space="preserve"> </w:delText>
          </w:r>
        </w:del>
      </w:ins>
    </w:p>
    <w:p w14:paraId="6744F6FA" w14:textId="14A757B8" w:rsidR="00EC0729" w:rsidRPr="005725E3" w:rsidRDefault="00EC0729">
      <w:pPr>
        <w:pStyle w:val="ListFS1"/>
        <w:rPr>
          <w:ins w:id="16871" w:author="Irová Zuzana" w:date="2025-01-23T22:29:00Z" w16du:dateUtc="2025-01-23T21:29:00Z"/>
          <w:noProof/>
        </w:rPr>
        <w:pPrChange w:id="16872" w:author="Irová Zuzana" w:date="2025-06-06T15:37:00Z" w16du:dateUtc="2025-06-06T13:37:00Z">
          <w:pPr>
            <w:pStyle w:val="NormalIndent"/>
          </w:pPr>
        </w:pPrChange>
      </w:pPr>
      <w:ins w:id="16873" w:author="Irová Zuzana" w:date="2025-01-23T22:29:00Z" w16du:dateUtc="2025-01-23T21:29:00Z">
        <w:r w:rsidRPr="006E1089">
          <w:rPr>
            <w:rPrChange w:id="16874" w:author="Irova Zuzana" w:date="2025-03-28T20:22:00Z" w16du:dateUtc="2025-03-28T19:22:00Z">
              <w:rPr>
                <w:noProof/>
              </w:rPr>
            </w:rPrChange>
          </w:rPr>
          <w:t>online platbu platebn</w:t>
        </w:r>
        <w:r w:rsidRPr="006E1089">
          <w:rPr>
            <w:rFonts w:hint="cs"/>
            <w:rPrChange w:id="16875" w:author="Irova Zuzana" w:date="2025-03-28T20:22:00Z" w16du:dateUtc="2025-03-28T19:22:00Z">
              <w:rPr>
                <w:rFonts w:hint="cs"/>
                <w:noProof/>
              </w:rPr>
            </w:rPrChange>
          </w:rPr>
          <w:t>í</w:t>
        </w:r>
        <w:r w:rsidRPr="006E1089">
          <w:rPr>
            <w:rPrChange w:id="16876" w:author="Irova Zuzana" w:date="2025-03-28T20:22:00Z" w16du:dateUtc="2025-03-28T19:22:00Z">
              <w:rPr>
                <w:noProof/>
              </w:rPr>
            </w:rPrChange>
          </w:rPr>
          <w:t xml:space="preserve"> kartou</w:t>
        </w:r>
        <w:del w:id="16877" w:author="Irova Zuzana" w:date="2025-03-28T20:21:00Z" w16du:dateUtc="2025-03-28T19:21:00Z">
          <w:r w:rsidR="00741253" w:rsidDel="00E04211">
            <w:rPr>
              <w:noProof/>
            </w:rPr>
            <w:delText xml:space="preserve"> </w:delText>
          </w:r>
        </w:del>
      </w:ins>
      <w:ins w:id="16878" w:author="Irová Zuzana" w:date="2025-01-23T22:30:00Z" w16du:dateUtc="2025-01-23T21:30:00Z">
        <w:del w:id="16879" w:author="Irova Zuzana" w:date="2025-03-28T20:21:00Z" w16du:dateUtc="2025-03-28T19:21:00Z">
          <w:r w:rsidR="00741253" w:rsidDel="00E04211">
            <w:rPr>
              <w:noProof/>
            </w:rPr>
            <w:delText>nebo tokenem platební karty</w:delText>
          </w:r>
        </w:del>
      </w:ins>
      <w:ins w:id="16880" w:author="Irová Zuzana" w:date="2025-01-23T22:29:00Z" w16du:dateUtc="2025-01-23T21:29:00Z">
        <w:r w:rsidRPr="005725E3">
          <w:rPr>
            <w:noProof/>
          </w:rPr>
          <w:t>.</w:t>
        </w:r>
      </w:ins>
    </w:p>
    <w:p w14:paraId="07535AA4" w14:textId="20FA88B0" w:rsidR="00E83ED7" w:rsidRDefault="00741253">
      <w:pPr>
        <w:pStyle w:val="NormalIndent"/>
        <w:rPr>
          <w:ins w:id="16881" w:author="Irova Zuzana" w:date="2025-03-28T20:21:00Z" w16du:dateUtc="2025-03-28T19:21:00Z"/>
        </w:rPr>
      </w:pPr>
      <w:ins w:id="16882" w:author="Irová Zuzana" w:date="2025-01-23T22:30:00Z" w16du:dateUtc="2025-01-23T21:30:00Z">
        <w:r>
          <w:t>Specifikace rozhraní na Confluence.</w:t>
        </w:r>
      </w:ins>
    </w:p>
    <w:p w14:paraId="519E7AAD" w14:textId="74D08541" w:rsidR="006E1089" w:rsidRDefault="006E1089" w:rsidP="006E1089">
      <w:pPr>
        <w:pStyle w:val="Heading3"/>
        <w:rPr>
          <w:ins w:id="16883" w:author="Irova Zuzana" w:date="2025-03-28T20:22:00Z" w16du:dateUtc="2025-03-28T19:22:00Z"/>
          <w:rFonts w:hint="eastAsia"/>
        </w:rPr>
      </w:pPr>
      <w:bookmarkStart w:id="16884" w:name="_Toc201569218"/>
      <w:ins w:id="16885" w:author="Irova Zuzana" w:date="2025-03-28T20:22:00Z" w16du:dateUtc="2025-03-28T19:22:00Z">
        <w:r>
          <w:t>On</w:t>
        </w:r>
        <w:r w:rsidRPr="000D11D5">
          <w:t>line platb</w:t>
        </w:r>
        <w:r>
          <w:t>a</w:t>
        </w:r>
        <w:r w:rsidRPr="000D11D5">
          <w:t xml:space="preserve"> tokenem platební karty</w:t>
        </w:r>
        <w:bookmarkEnd w:id="16884"/>
      </w:ins>
    </w:p>
    <w:p w14:paraId="5232CA40" w14:textId="77777777" w:rsidR="006E1089" w:rsidRPr="006E1089" w:rsidRDefault="006E1089">
      <w:pPr>
        <w:pStyle w:val="NormalIndent"/>
        <w:rPr>
          <w:ins w:id="16886" w:author="Irová Zuzana" w:date="2025-01-23T22:30:00Z" w16du:dateUtc="2025-01-23T21:30:00Z"/>
        </w:rPr>
      </w:pPr>
    </w:p>
    <w:p w14:paraId="381F4745" w14:textId="1519177E" w:rsidR="00741253" w:rsidRDefault="0011091B">
      <w:pPr>
        <w:pStyle w:val="NormalIndent"/>
        <w:rPr>
          <w:ins w:id="16887" w:author="Irová Zuzana" w:date="2025-01-23T22:31:00Z" w16du:dateUtc="2025-01-23T21:31:00Z"/>
        </w:rPr>
      </w:pPr>
      <w:ins w:id="16888" w:author="Irová Zuzana" w:date="2025-01-23T22:30:00Z" w16du:dateUtc="2025-01-23T21:30:00Z">
        <w:r w:rsidRPr="0011091B">
          <w:rPr>
            <w:noProof/>
          </w:rPr>
          <w:lastRenderedPageBreak/>
          <w:drawing>
            <wp:inline distT="0" distB="0" distL="0" distR="0" wp14:anchorId="15A65224" wp14:editId="2B4FF4BF">
              <wp:extent cx="4739151" cy="2952750"/>
              <wp:effectExtent l="0" t="0" r="4445" b="0"/>
              <wp:docPr id="63813744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26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46772" cy="295749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0974085" w14:textId="77777777" w:rsidR="0011091B" w:rsidRDefault="0011091B">
      <w:pPr>
        <w:pStyle w:val="NormalIndent"/>
        <w:rPr>
          <w:ins w:id="16889" w:author="Irova Zuzana" w:date="2025-03-28T20:04:00Z" w16du:dateUtc="2025-03-28T19:04:00Z"/>
        </w:rPr>
      </w:pPr>
    </w:p>
    <w:p w14:paraId="342B80C7" w14:textId="16175B38" w:rsidR="00697ADE" w:rsidRPr="00697ADE" w:rsidDel="006C3FF7" w:rsidRDefault="00697ADE" w:rsidP="00697ADE">
      <w:pPr>
        <w:pStyle w:val="NormalIndent"/>
        <w:rPr>
          <w:ins w:id="16890" w:author="Irová Zuzana" w:date="2025-01-23T22:31:00Z" w16du:dateUtc="2025-01-23T21:31:00Z"/>
          <w:del w:id="16891" w:author="Irova Zuzana" w:date="2025-03-28T20:06:00Z" w16du:dateUtc="2025-03-28T19:06:00Z"/>
        </w:rPr>
      </w:pPr>
    </w:p>
    <w:p w14:paraId="55F619F6" w14:textId="1DA97360" w:rsidR="0011091B" w:rsidDel="006C3FF7" w:rsidRDefault="0011091B" w:rsidP="0011091B">
      <w:pPr>
        <w:pStyle w:val="Heading3"/>
        <w:rPr>
          <w:ins w:id="16892" w:author="Irová Zuzana" w:date="2025-01-23T22:31:00Z" w16du:dateUtc="2025-01-23T21:31:00Z"/>
          <w:del w:id="16893" w:author="Irova Zuzana" w:date="2025-03-28T20:06:00Z" w16du:dateUtc="2025-03-28T19:06:00Z"/>
          <w:rFonts w:hint="eastAsia"/>
        </w:rPr>
      </w:pPr>
      <w:ins w:id="16894" w:author="Irová Zuzana" w:date="2025-01-23T22:31:00Z" w16du:dateUtc="2025-01-23T21:31:00Z">
        <w:del w:id="16895" w:author="Irova Zuzana" w:date="2025-03-28T20:06:00Z" w16du:dateUtc="2025-03-28T19:06:00Z">
          <w:r w:rsidDel="006C3FF7">
            <w:delText>Request</w:delText>
          </w:r>
        </w:del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55"/>
        <w:gridCol w:w="1571"/>
        <w:gridCol w:w="1369"/>
        <w:gridCol w:w="2051"/>
        <w:gridCol w:w="2082"/>
      </w:tblGrid>
      <w:tr w:rsidR="00F756C8" w:rsidRPr="0075695F" w:rsidDel="006C3FF7" w14:paraId="15810762" w14:textId="49044A0B" w:rsidTr="000B7E0C">
        <w:trPr>
          <w:ins w:id="16896" w:author="Irová Zuzana" w:date="2025-01-23T22:39:00Z"/>
          <w:del w:id="16897" w:author="Irova Zuzana" w:date="2025-03-28T20:06:00Z"/>
        </w:trPr>
        <w:tc>
          <w:tcPr>
            <w:tcW w:w="1327" w:type="pct"/>
            <w:shd w:val="clear" w:color="auto" w:fill="D9D9D9" w:themeFill="background1" w:themeFillShade="D9"/>
          </w:tcPr>
          <w:p w14:paraId="405AF77A" w14:textId="53C09502" w:rsidR="00F756C8" w:rsidRPr="0075695F" w:rsidDel="006C3FF7" w:rsidRDefault="00F756C8">
            <w:pPr>
              <w:pStyle w:val="NormalIndent"/>
              <w:ind w:left="0"/>
              <w:rPr>
                <w:ins w:id="16898" w:author="Irová Zuzana" w:date="2025-01-23T22:39:00Z" w16du:dateUtc="2025-01-23T21:39:00Z"/>
                <w:del w:id="16899" w:author="Irova Zuzana" w:date="2025-03-28T20:06:00Z" w16du:dateUtc="2025-03-28T19:06:00Z"/>
              </w:rPr>
            </w:pPr>
            <w:ins w:id="16900" w:author="Irová Zuzana" w:date="2025-01-23T22:39:00Z" w16du:dateUtc="2025-01-23T21:39:00Z">
              <w:del w:id="16901" w:author="Irova Zuzana" w:date="2025-03-28T20:06:00Z" w16du:dateUtc="2025-03-28T19:06:00Z">
                <w:r w:rsidRPr="0075695F" w:rsidDel="006C3FF7">
                  <w:delText>Atribut</w:delText>
                </w:r>
              </w:del>
            </w:ins>
          </w:p>
        </w:tc>
        <w:tc>
          <w:tcPr>
            <w:tcW w:w="816" w:type="pct"/>
            <w:shd w:val="clear" w:color="auto" w:fill="D9D9D9" w:themeFill="background1" w:themeFillShade="D9"/>
          </w:tcPr>
          <w:p w14:paraId="0D1B60BC" w14:textId="2C99A204" w:rsidR="00F756C8" w:rsidRPr="0075695F" w:rsidDel="006C3FF7" w:rsidRDefault="00F756C8">
            <w:pPr>
              <w:pStyle w:val="NormalIndent"/>
              <w:ind w:left="0"/>
              <w:rPr>
                <w:ins w:id="16902" w:author="Irová Zuzana" w:date="2025-01-23T22:39:00Z" w16du:dateUtc="2025-01-23T21:39:00Z"/>
                <w:del w:id="16903" w:author="Irova Zuzana" w:date="2025-03-28T20:06:00Z" w16du:dateUtc="2025-03-28T19:06:00Z"/>
              </w:rPr>
            </w:pPr>
            <w:ins w:id="16904" w:author="Irová Zuzana" w:date="2025-01-23T22:39:00Z" w16du:dateUtc="2025-01-23T21:39:00Z">
              <w:del w:id="16905" w:author="Irova Zuzana" w:date="2025-03-28T20:06:00Z" w16du:dateUtc="2025-03-28T19:06:00Z">
                <w:r w:rsidRPr="0075695F" w:rsidDel="006C3FF7">
                  <w:delText>Formát</w:delText>
                </w:r>
              </w:del>
            </w:ins>
          </w:p>
        </w:tc>
        <w:tc>
          <w:tcPr>
            <w:tcW w:w="711" w:type="pct"/>
            <w:shd w:val="clear" w:color="auto" w:fill="D9D9D9" w:themeFill="background1" w:themeFillShade="D9"/>
          </w:tcPr>
          <w:p w14:paraId="6E5ABE1F" w14:textId="1E537B33" w:rsidR="00F756C8" w:rsidRPr="0075695F" w:rsidDel="006C3FF7" w:rsidRDefault="00F756C8">
            <w:pPr>
              <w:pStyle w:val="NormalIndent"/>
              <w:ind w:left="0"/>
              <w:rPr>
                <w:ins w:id="16906" w:author="Irová Zuzana" w:date="2025-01-23T22:39:00Z" w16du:dateUtc="2025-01-23T21:39:00Z"/>
                <w:del w:id="16907" w:author="Irova Zuzana" w:date="2025-03-28T20:06:00Z" w16du:dateUtc="2025-03-28T19:06:00Z"/>
              </w:rPr>
            </w:pPr>
            <w:ins w:id="16908" w:author="Irová Zuzana" w:date="2025-01-23T22:39:00Z" w16du:dateUtc="2025-01-23T21:39:00Z">
              <w:del w:id="16909" w:author="Irova Zuzana" w:date="2025-03-28T20:06:00Z" w16du:dateUtc="2025-03-28T19:06:00Z">
                <w:r w:rsidRPr="0075695F" w:rsidDel="006C3FF7">
                  <w:delText>Délka</w:delText>
                </w:r>
              </w:del>
            </w:ins>
          </w:p>
        </w:tc>
        <w:tc>
          <w:tcPr>
            <w:tcW w:w="1065" w:type="pct"/>
            <w:shd w:val="clear" w:color="auto" w:fill="D9D9D9" w:themeFill="background1" w:themeFillShade="D9"/>
          </w:tcPr>
          <w:p w14:paraId="2A3CA373" w14:textId="4EEBD1CD" w:rsidR="00F756C8" w:rsidRPr="0075695F" w:rsidDel="006C3FF7" w:rsidRDefault="00F756C8">
            <w:pPr>
              <w:pStyle w:val="NormalIndent"/>
              <w:ind w:left="0"/>
              <w:rPr>
                <w:ins w:id="16910" w:author="Irová Zuzana" w:date="2025-01-23T22:39:00Z" w16du:dateUtc="2025-01-23T21:39:00Z"/>
                <w:del w:id="16911" w:author="Irova Zuzana" w:date="2025-03-28T20:06:00Z" w16du:dateUtc="2025-03-28T19:06:00Z"/>
              </w:rPr>
            </w:pPr>
            <w:ins w:id="16912" w:author="Irová Zuzana" w:date="2025-01-23T22:39:00Z" w16du:dateUtc="2025-01-23T21:39:00Z">
              <w:del w:id="16913" w:author="Irova Zuzana" w:date="2025-03-28T20:06:00Z" w16du:dateUtc="2025-03-28T19:06:00Z">
                <w:r w:rsidRPr="0075695F" w:rsidDel="006C3FF7">
                  <w:delText>Mandatory</w:delText>
                </w:r>
              </w:del>
            </w:ins>
          </w:p>
        </w:tc>
        <w:tc>
          <w:tcPr>
            <w:tcW w:w="1081" w:type="pct"/>
            <w:shd w:val="clear" w:color="auto" w:fill="D9D9D9" w:themeFill="background1" w:themeFillShade="D9"/>
          </w:tcPr>
          <w:p w14:paraId="735733BD" w14:textId="71619E56" w:rsidR="00F756C8" w:rsidRPr="0075695F" w:rsidDel="006C3FF7" w:rsidRDefault="00F756C8">
            <w:pPr>
              <w:pStyle w:val="NormalIndent"/>
              <w:ind w:left="0"/>
              <w:rPr>
                <w:ins w:id="16914" w:author="Irová Zuzana" w:date="2025-01-23T22:39:00Z" w16du:dateUtc="2025-01-23T21:39:00Z"/>
                <w:del w:id="16915" w:author="Irova Zuzana" w:date="2025-03-28T20:06:00Z" w16du:dateUtc="2025-03-28T19:06:00Z"/>
              </w:rPr>
            </w:pPr>
            <w:ins w:id="16916" w:author="Irová Zuzana" w:date="2025-01-23T22:39:00Z" w16du:dateUtc="2025-01-23T21:39:00Z">
              <w:del w:id="16917" w:author="Irova Zuzana" w:date="2025-03-28T20:06:00Z" w16du:dateUtc="2025-03-28T19:06:00Z">
                <w:r w:rsidRPr="0075695F" w:rsidDel="006C3FF7">
                  <w:delText>Popis</w:delText>
                </w:r>
              </w:del>
            </w:ins>
          </w:p>
        </w:tc>
      </w:tr>
      <w:tr w:rsidR="00F756C8" w:rsidRPr="0075695F" w:rsidDel="006C3FF7" w14:paraId="4ED6474D" w14:textId="7BE9DC9E" w:rsidTr="000B7E0C">
        <w:trPr>
          <w:ins w:id="16918" w:author="Irová Zuzana" w:date="2025-01-23T22:39:00Z"/>
          <w:del w:id="16919" w:author="Irova Zuzana" w:date="2025-03-28T20:06:00Z"/>
        </w:trPr>
        <w:tc>
          <w:tcPr>
            <w:tcW w:w="1327" w:type="pct"/>
          </w:tcPr>
          <w:p w14:paraId="1204E730" w14:textId="4CAF9061" w:rsidR="00F756C8" w:rsidRPr="0075695F" w:rsidDel="006C3FF7" w:rsidRDefault="00F756C8">
            <w:pPr>
              <w:pStyle w:val="NormalIndent"/>
              <w:ind w:left="0"/>
              <w:rPr>
                <w:ins w:id="16920" w:author="Irová Zuzana" w:date="2025-01-23T22:39:00Z" w16du:dateUtc="2025-01-23T21:39:00Z"/>
                <w:del w:id="16921" w:author="Irova Zuzana" w:date="2025-03-28T20:06:00Z" w16du:dateUtc="2025-03-28T19:06:00Z"/>
              </w:rPr>
            </w:pPr>
            <w:ins w:id="16922" w:author="Irová Zuzana" w:date="2025-01-23T22:39:00Z" w16du:dateUtc="2025-01-23T21:39:00Z">
              <w:del w:id="16923" w:author="Irova Zuzana" w:date="2025-03-28T20:06:00Z" w16du:dateUtc="2025-03-28T19:06:00Z">
                <w:r w:rsidRPr="0075695F" w:rsidDel="006C3FF7">
                  <w:delText>store_id</w:delText>
                </w:r>
              </w:del>
            </w:ins>
          </w:p>
        </w:tc>
        <w:tc>
          <w:tcPr>
            <w:tcW w:w="816" w:type="pct"/>
          </w:tcPr>
          <w:p w14:paraId="031630A4" w14:textId="43929A2A" w:rsidR="00F756C8" w:rsidRPr="0075695F" w:rsidDel="006C3FF7" w:rsidRDefault="00F756C8">
            <w:pPr>
              <w:pStyle w:val="NormalIndent"/>
              <w:ind w:left="0"/>
              <w:rPr>
                <w:ins w:id="16924" w:author="Irová Zuzana" w:date="2025-01-23T22:39:00Z" w16du:dateUtc="2025-01-23T21:39:00Z"/>
                <w:del w:id="16925" w:author="Irova Zuzana" w:date="2025-03-28T20:06:00Z" w16du:dateUtc="2025-03-28T19:06:00Z"/>
              </w:rPr>
            </w:pPr>
            <w:ins w:id="16926" w:author="Irová Zuzana" w:date="2025-01-23T22:39:00Z" w16du:dateUtc="2025-01-23T21:39:00Z">
              <w:del w:id="16927" w:author="Irova Zuzana" w:date="2025-03-28T20:06:00Z" w16du:dateUtc="2025-03-28T19:06:00Z">
                <w:r w:rsidRPr="0075695F" w:rsidDel="006C3FF7">
                  <w:delText>Int</w:delText>
                </w:r>
              </w:del>
            </w:ins>
          </w:p>
        </w:tc>
        <w:tc>
          <w:tcPr>
            <w:tcW w:w="711" w:type="pct"/>
          </w:tcPr>
          <w:p w14:paraId="0554AF57" w14:textId="6A311885" w:rsidR="00F756C8" w:rsidRPr="0075695F" w:rsidDel="006C3FF7" w:rsidRDefault="00F756C8">
            <w:pPr>
              <w:pStyle w:val="NormalIndent"/>
              <w:ind w:left="0"/>
              <w:rPr>
                <w:ins w:id="16928" w:author="Irová Zuzana" w:date="2025-01-23T22:39:00Z" w16du:dateUtc="2025-01-23T21:39:00Z"/>
                <w:del w:id="16929" w:author="Irova Zuzana" w:date="2025-03-28T20:06:00Z" w16du:dateUtc="2025-03-28T19:06:00Z"/>
              </w:rPr>
            </w:pPr>
          </w:p>
        </w:tc>
        <w:tc>
          <w:tcPr>
            <w:tcW w:w="1065" w:type="pct"/>
          </w:tcPr>
          <w:p w14:paraId="1CD75315" w14:textId="5C4E006D" w:rsidR="00F756C8" w:rsidRPr="0075695F" w:rsidDel="006C3FF7" w:rsidRDefault="00F756C8">
            <w:pPr>
              <w:pStyle w:val="NormalIndent"/>
              <w:ind w:left="0"/>
              <w:rPr>
                <w:ins w:id="16930" w:author="Irová Zuzana" w:date="2025-01-23T22:39:00Z" w16du:dateUtc="2025-01-23T21:39:00Z"/>
                <w:del w:id="16931" w:author="Irova Zuzana" w:date="2025-03-28T20:06:00Z" w16du:dateUtc="2025-03-28T19:06:00Z"/>
              </w:rPr>
            </w:pPr>
            <w:ins w:id="16932" w:author="Irová Zuzana" w:date="2025-01-23T22:39:00Z" w16du:dateUtc="2025-01-23T21:39:00Z">
              <w:del w:id="16933" w:author="Irova Zuzana" w:date="2025-03-28T20:06:00Z" w16du:dateUtc="2025-03-28T19:06:00Z">
                <w:r w:rsidRPr="0075695F" w:rsidDel="006C3FF7">
                  <w:delText>y</w:delText>
                </w:r>
              </w:del>
            </w:ins>
          </w:p>
        </w:tc>
        <w:tc>
          <w:tcPr>
            <w:tcW w:w="1081" w:type="pct"/>
          </w:tcPr>
          <w:p w14:paraId="0B9B1920" w14:textId="2559AA60" w:rsidR="00F756C8" w:rsidRPr="0075695F" w:rsidDel="006C3FF7" w:rsidRDefault="00F756C8">
            <w:pPr>
              <w:pStyle w:val="NormalIndent"/>
              <w:ind w:left="0"/>
              <w:rPr>
                <w:ins w:id="16934" w:author="Irová Zuzana" w:date="2025-01-23T22:39:00Z" w16du:dateUtc="2025-01-23T21:39:00Z"/>
                <w:del w:id="16935" w:author="Irova Zuzana" w:date="2025-03-28T20:06:00Z" w16du:dateUtc="2025-03-28T19:06:00Z"/>
              </w:rPr>
            </w:pPr>
            <w:ins w:id="16936" w:author="Irová Zuzana" w:date="2025-01-23T22:39:00Z" w16du:dateUtc="2025-01-23T21:39:00Z">
              <w:del w:id="16937" w:author="Irova Zuzana" w:date="2025-03-28T20:06:00Z" w16du:dateUtc="2025-03-28T19:06:00Z">
                <w:r w:rsidRPr="0075695F" w:rsidDel="006C3FF7">
                  <w:delText>Point of sale ID</w:delText>
                </w:r>
              </w:del>
            </w:ins>
          </w:p>
        </w:tc>
      </w:tr>
      <w:tr w:rsidR="00F756C8" w:rsidRPr="0075695F" w:rsidDel="006C3FF7" w14:paraId="08F022B8" w14:textId="3EC1383C" w:rsidTr="000B7E0C">
        <w:trPr>
          <w:ins w:id="16938" w:author="Irová Zuzana" w:date="2025-01-23T22:39:00Z"/>
          <w:del w:id="16939" w:author="Irova Zuzana" w:date="2025-03-28T20:06:00Z"/>
        </w:trPr>
        <w:tc>
          <w:tcPr>
            <w:tcW w:w="1327" w:type="pct"/>
          </w:tcPr>
          <w:p w14:paraId="0D7A3B07" w14:textId="7FFD7161" w:rsidR="00F756C8" w:rsidRPr="0075695F" w:rsidDel="006C3FF7" w:rsidRDefault="00F756C8" w:rsidP="00F756C8">
            <w:pPr>
              <w:pStyle w:val="NormalIndent"/>
              <w:ind w:left="0"/>
              <w:rPr>
                <w:ins w:id="16940" w:author="Irová Zuzana" w:date="2025-01-23T22:39:00Z" w16du:dateUtc="2025-01-23T21:39:00Z"/>
                <w:del w:id="16941" w:author="Irova Zuzana" w:date="2025-03-28T20:06:00Z" w16du:dateUtc="2025-03-28T19:06:00Z"/>
              </w:rPr>
            </w:pPr>
            <w:ins w:id="16942" w:author="Irová Zuzana" w:date="2025-01-23T22:39:00Z" w16du:dateUtc="2025-01-23T21:39:00Z">
              <w:del w:id="16943" w:author="Irova Zuzana" w:date="2025-03-28T20:06:00Z" w16du:dateUtc="2025-03-28T19:06:00Z">
                <w:r w:rsidRPr="0075695F" w:rsidDel="006C3FF7">
                  <w:delText>version</w:delText>
                </w:r>
              </w:del>
            </w:ins>
          </w:p>
        </w:tc>
        <w:tc>
          <w:tcPr>
            <w:tcW w:w="816" w:type="pct"/>
          </w:tcPr>
          <w:p w14:paraId="53584A5D" w14:textId="58FE4DEF" w:rsidR="00F756C8" w:rsidRPr="0075695F" w:rsidDel="006C3FF7" w:rsidRDefault="00F756C8" w:rsidP="00F756C8">
            <w:pPr>
              <w:pStyle w:val="NormalIndent"/>
              <w:ind w:left="0"/>
              <w:rPr>
                <w:ins w:id="16944" w:author="Irová Zuzana" w:date="2025-01-23T22:39:00Z" w16du:dateUtc="2025-01-23T21:39:00Z"/>
                <w:del w:id="16945" w:author="Irova Zuzana" w:date="2025-03-28T20:06:00Z" w16du:dateUtc="2025-03-28T19:06:00Z"/>
              </w:rPr>
            </w:pPr>
            <w:ins w:id="16946" w:author="Irová Zuzana" w:date="2025-01-23T22:39:00Z" w16du:dateUtc="2025-01-23T21:39:00Z">
              <w:del w:id="16947" w:author="Irova Zuzana" w:date="2025-03-28T20:06:00Z" w16du:dateUtc="2025-03-28T19:06:00Z">
                <w:r w:rsidRPr="0075695F" w:rsidDel="006C3FF7">
                  <w:delText>Double</w:delText>
                </w:r>
              </w:del>
            </w:ins>
          </w:p>
        </w:tc>
        <w:tc>
          <w:tcPr>
            <w:tcW w:w="711" w:type="pct"/>
          </w:tcPr>
          <w:p w14:paraId="7D29B6B6" w14:textId="2F00BD24" w:rsidR="00F756C8" w:rsidRPr="0075695F" w:rsidDel="006C3FF7" w:rsidRDefault="00F756C8" w:rsidP="00F756C8">
            <w:pPr>
              <w:pStyle w:val="NormalIndent"/>
              <w:ind w:left="0"/>
              <w:rPr>
                <w:ins w:id="16948" w:author="Irová Zuzana" w:date="2025-01-23T22:39:00Z" w16du:dateUtc="2025-01-23T21:39:00Z"/>
                <w:del w:id="16949" w:author="Irova Zuzana" w:date="2025-03-28T20:06:00Z" w16du:dateUtc="2025-03-28T19:06:00Z"/>
              </w:rPr>
            </w:pPr>
          </w:p>
        </w:tc>
        <w:tc>
          <w:tcPr>
            <w:tcW w:w="1065" w:type="pct"/>
          </w:tcPr>
          <w:p w14:paraId="445357A8" w14:textId="1984322E" w:rsidR="00F756C8" w:rsidRPr="0075695F" w:rsidDel="006C3FF7" w:rsidRDefault="00F756C8" w:rsidP="00F756C8">
            <w:pPr>
              <w:pStyle w:val="NormalIndent"/>
              <w:ind w:left="0"/>
              <w:rPr>
                <w:ins w:id="16950" w:author="Irová Zuzana" w:date="2025-01-23T22:39:00Z" w16du:dateUtc="2025-01-23T21:39:00Z"/>
                <w:del w:id="16951" w:author="Irova Zuzana" w:date="2025-03-28T20:06:00Z" w16du:dateUtc="2025-03-28T19:06:00Z"/>
              </w:rPr>
            </w:pPr>
            <w:ins w:id="16952" w:author="Irová Zuzana" w:date="2025-01-23T22:40:00Z" w16du:dateUtc="2025-01-23T21:40:00Z">
              <w:del w:id="16953" w:author="Irova Zuzana" w:date="2025-03-28T20:06:00Z" w16du:dateUtc="2025-03-28T19:06:00Z">
                <w:r w:rsidRPr="0075695F" w:rsidDel="006C3FF7">
                  <w:delText>y</w:delText>
                </w:r>
              </w:del>
            </w:ins>
          </w:p>
        </w:tc>
        <w:tc>
          <w:tcPr>
            <w:tcW w:w="1081" w:type="pct"/>
          </w:tcPr>
          <w:p w14:paraId="4C56A577" w14:textId="68812DA6" w:rsidR="00F756C8" w:rsidRPr="0075695F" w:rsidDel="006C3FF7" w:rsidRDefault="00F756C8" w:rsidP="00F756C8">
            <w:pPr>
              <w:pStyle w:val="NormalIndent"/>
              <w:ind w:left="0"/>
              <w:rPr>
                <w:ins w:id="16954" w:author="Irová Zuzana" w:date="2025-01-23T22:39:00Z" w16du:dateUtc="2025-01-23T21:39:00Z"/>
                <w:del w:id="16955" w:author="Irova Zuzana" w:date="2025-03-28T20:06:00Z" w16du:dateUtc="2025-03-28T19:06:00Z"/>
              </w:rPr>
            </w:pPr>
            <w:ins w:id="16956" w:author="Irová Zuzana" w:date="2025-01-23T22:40:00Z" w16du:dateUtc="2025-01-23T21:40:00Z">
              <w:del w:id="16957" w:author="Irova Zuzana" w:date="2025-03-28T20:06:00Z" w16du:dateUtc="2025-03-28T19:06:00Z">
                <w:r w:rsidRPr="0075695F" w:rsidDel="006C3FF7">
                  <w:delText>API version, always 1.4</w:delText>
                </w:r>
              </w:del>
            </w:ins>
          </w:p>
        </w:tc>
      </w:tr>
      <w:tr w:rsidR="00F756C8" w:rsidRPr="0075695F" w:rsidDel="006C3FF7" w14:paraId="0F415AF8" w14:textId="7CD46DF8" w:rsidTr="000B7E0C">
        <w:trPr>
          <w:ins w:id="16958" w:author="Irová Zuzana" w:date="2025-01-23T22:39:00Z"/>
          <w:del w:id="16959" w:author="Irova Zuzana" w:date="2025-03-28T20:06:00Z"/>
        </w:trPr>
        <w:tc>
          <w:tcPr>
            <w:tcW w:w="1327" w:type="pct"/>
          </w:tcPr>
          <w:p w14:paraId="7F70A6AF" w14:textId="6250A5CD" w:rsidR="00F756C8" w:rsidRPr="0075695F" w:rsidDel="006C3FF7" w:rsidRDefault="00F756C8" w:rsidP="00F756C8">
            <w:pPr>
              <w:pStyle w:val="NormalIndent"/>
              <w:ind w:left="0"/>
              <w:rPr>
                <w:ins w:id="16960" w:author="Irová Zuzana" w:date="2025-01-23T22:39:00Z" w16du:dateUtc="2025-01-23T21:39:00Z"/>
                <w:del w:id="16961" w:author="Irova Zuzana" w:date="2025-03-28T20:06:00Z" w16du:dateUtc="2025-03-28T19:06:00Z"/>
              </w:rPr>
            </w:pPr>
            <w:ins w:id="16962" w:author="Irová Zuzana" w:date="2025-01-23T22:39:00Z" w16du:dateUtc="2025-01-23T21:39:00Z">
              <w:del w:id="16963" w:author="Irova Zuzana" w:date="2025-03-28T20:06:00Z" w16du:dateUtc="2025-03-28T19:06:00Z">
                <w:r w:rsidRPr="0075695F" w:rsidDel="006C3FF7">
                  <w:delText>token_value</w:delText>
                </w:r>
              </w:del>
            </w:ins>
          </w:p>
        </w:tc>
        <w:tc>
          <w:tcPr>
            <w:tcW w:w="816" w:type="pct"/>
          </w:tcPr>
          <w:p w14:paraId="602E2009" w14:textId="260B38F3" w:rsidR="00F756C8" w:rsidRPr="0075695F" w:rsidDel="006C3FF7" w:rsidRDefault="00F756C8" w:rsidP="00F756C8">
            <w:pPr>
              <w:pStyle w:val="NormalIndent"/>
              <w:ind w:left="0"/>
              <w:rPr>
                <w:ins w:id="16964" w:author="Irová Zuzana" w:date="2025-01-23T22:39:00Z" w16du:dateUtc="2025-01-23T21:39:00Z"/>
                <w:del w:id="16965" w:author="Irova Zuzana" w:date="2025-03-28T20:06:00Z" w16du:dateUtc="2025-03-28T19:06:00Z"/>
              </w:rPr>
            </w:pPr>
            <w:ins w:id="16966" w:author="Irová Zuzana" w:date="2025-01-23T22:39:00Z" w16du:dateUtc="2025-01-23T21:39:00Z">
              <w:del w:id="16967" w:author="Irova Zuzana" w:date="2025-03-28T20:06:00Z" w16du:dateUtc="2025-03-28T19:06:00Z">
                <w:r w:rsidRPr="0075695F" w:rsidDel="006C3FF7">
                  <w:delText>string</w:delText>
                </w:r>
              </w:del>
            </w:ins>
          </w:p>
        </w:tc>
        <w:tc>
          <w:tcPr>
            <w:tcW w:w="711" w:type="pct"/>
          </w:tcPr>
          <w:p w14:paraId="648FEE4E" w14:textId="0C1C5C9F" w:rsidR="00F756C8" w:rsidRPr="0075695F" w:rsidDel="006C3FF7" w:rsidRDefault="00F756C8" w:rsidP="00F756C8">
            <w:pPr>
              <w:pStyle w:val="NormalIndent"/>
              <w:ind w:left="0"/>
              <w:rPr>
                <w:ins w:id="16968" w:author="Irová Zuzana" w:date="2025-01-23T22:39:00Z" w16du:dateUtc="2025-01-23T21:39:00Z"/>
                <w:del w:id="16969" w:author="Irova Zuzana" w:date="2025-03-28T20:06:00Z" w16du:dateUtc="2025-03-28T19:06:00Z"/>
              </w:rPr>
            </w:pPr>
            <w:ins w:id="16970" w:author="Irová Zuzana" w:date="2025-01-23T22:39:00Z" w16du:dateUtc="2025-01-23T21:39:00Z">
              <w:del w:id="16971" w:author="Irova Zuzana" w:date="2025-03-28T20:06:00Z" w16du:dateUtc="2025-03-28T19:06:00Z">
                <w:r w:rsidRPr="0075695F" w:rsidDel="006C3FF7">
                  <w:delText>22</w:delText>
                </w:r>
              </w:del>
            </w:ins>
          </w:p>
        </w:tc>
        <w:tc>
          <w:tcPr>
            <w:tcW w:w="1065" w:type="pct"/>
          </w:tcPr>
          <w:p w14:paraId="00B61BE7" w14:textId="7C415E0D" w:rsidR="00F756C8" w:rsidRPr="0075695F" w:rsidDel="006C3FF7" w:rsidRDefault="00F756C8" w:rsidP="00F756C8">
            <w:pPr>
              <w:pStyle w:val="NormalIndent"/>
              <w:ind w:left="0"/>
              <w:rPr>
                <w:ins w:id="16972" w:author="Irová Zuzana" w:date="2025-01-23T22:39:00Z" w16du:dateUtc="2025-01-23T21:39:00Z"/>
                <w:del w:id="16973" w:author="Irova Zuzana" w:date="2025-03-28T20:06:00Z" w16du:dateUtc="2025-03-28T19:06:00Z"/>
              </w:rPr>
            </w:pPr>
            <w:ins w:id="16974" w:author="Irová Zuzana" w:date="2025-01-23T22:39:00Z" w16du:dateUtc="2025-01-23T21:39:00Z">
              <w:del w:id="16975" w:author="Irova Zuzana" w:date="2025-03-28T20:06:00Z" w16du:dateUtc="2025-03-28T19:06:00Z">
                <w:r w:rsidRPr="0075695F" w:rsidDel="006C3FF7">
                  <w:delText>y</w:delText>
                </w:r>
              </w:del>
            </w:ins>
          </w:p>
        </w:tc>
        <w:tc>
          <w:tcPr>
            <w:tcW w:w="1081" w:type="pct"/>
          </w:tcPr>
          <w:p w14:paraId="6559202B" w14:textId="750C8843" w:rsidR="00F756C8" w:rsidRPr="0075695F" w:rsidDel="006C3FF7" w:rsidRDefault="00F756C8" w:rsidP="00F756C8">
            <w:pPr>
              <w:pStyle w:val="NormalIndent"/>
              <w:ind w:left="0"/>
              <w:rPr>
                <w:ins w:id="16976" w:author="Irová Zuzana" w:date="2025-01-23T22:39:00Z" w16du:dateUtc="2025-01-23T21:39:00Z"/>
                <w:del w:id="16977" w:author="Irova Zuzana" w:date="2025-03-28T20:06:00Z" w16du:dateUtc="2025-03-28T19:06:00Z"/>
              </w:rPr>
            </w:pPr>
            <w:ins w:id="16978" w:author="Irová Zuzana" w:date="2025-01-23T22:39:00Z" w16du:dateUtc="2025-01-23T21:39:00Z">
              <w:del w:id="16979" w:author="Irova Zuzana" w:date="2025-03-28T20:06:00Z" w16du:dateUtc="2025-03-28T19:06:00Z">
                <w:r w:rsidRPr="0075695F" w:rsidDel="006C3FF7">
                  <w:delText>token</w:delText>
                </w:r>
              </w:del>
            </w:ins>
          </w:p>
        </w:tc>
      </w:tr>
      <w:tr w:rsidR="00F756C8" w:rsidRPr="0075695F" w:rsidDel="006C3FF7" w14:paraId="1426CF42" w14:textId="6032482B" w:rsidTr="000B7E0C">
        <w:trPr>
          <w:ins w:id="16980" w:author="Irová Zuzana" w:date="2025-01-23T22:39:00Z"/>
          <w:del w:id="16981" w:author="Irova Zuzana" w:date="2025-03-28T20:06:00Z"/>
        </w:trPr>
        <w:tc>
          <w:tcPr>
            <w:tcW w:w="1327" w:type="pct"/>
          </w:tcPr>
          <w:p w14:paraId="594BA12D" w14:textId="17269F80" w:rsidR="00F756C8" w:rsidRPr="0075695F" w:rsidDel="006C3FF7" w:rsidRDefault="00F756C8" w:rsidP="00F756C8">
            <w:pPr>
              <w:pStyle w:val="NormalIndent"/>
              <w:ind w:left="0"/>
              <w:rPr>
                <w:ins w:id="16982" w:author="Irová Zuzana" w:date="2025-01-23T22:39:00Z" w16du:dateUtc="2025-01-23T21:39:00Z"/>
                <w:del w:id="16983" w:author="Irova Zuzana" w:date="2025-03-28T20:06:00Z" w16du:dateUtc="2025-03-28T19:06:00Z"/>
              </w:rPr>
            </w:pPr>
            <w:ins w:id="16984" w:author="Irová Zuzana" w:date="2025-01-23T22:39:00Z" w16du:dateUtc="2025-01-23T21:39:00Z">
              <w:del w:id="16985" w:author="Irova Zuzana" w:date="2025-03-28T20:06:00Z" w16du:dateUtc="2025-03-28T19:06:00Z">
                <w:r w:rsidRPr="0075695F" w:rsidDel="006C3FF7">
                  <w:delText>order_number</w:delText>
                </w:r>
              </w:del>
            </w:ins>
          </w:p>
        </w:tc>
        <w:tc>
          <w:tcPr>
            <w:tcW w:w="816" w:type="pct"/>
          </w:tcPr>
          <w:p w14:paraId="6DB844CF" w14:textId="56188B3A" w:rsidR="00F756C8" w:rsidRPr="0075695F" w:rsidDel="006C3FF7" w:rsidRDefault="00F756C8" w:rsidP="00F756C8">
            <w:pPr>
              <w:pStyle w:val="NormalIndent"/>
              <w:ind w:left="0"/>
              <w:rPr>
                <w:ins w:id="16986" w:author="Irová Zuzana" w:date="2025-01-23T22:39:00Z" w16du:dateUtc="2025-01-23T21:39:00Z"/>
                <w:del w:id="16987" w:author="Irova Zuzana" w:date="2025-03-28T20:06:00Z" w16du:dateUtc="2025-03-28T19:06:00Z"/>
              </w:rPr>
            </w:pPr>
            <w:ins w:id="16988" w:author="Irová Zuzana" w:date="2025-01-23T22:39:00Z" w16du:dateUtc="2025-01-23T21:39:00Z">
              <w:del w:id="16989" w:author="Irova Zuzana" w:date="2025-03-28T20:06:00Z" w16du:dateUtc="2025-03-28T19:06:00Z">
                <w:r w:rsidRPr="0075695F" w:rsidDel="006C3FF7">
                  <w:delText>string</w:delText>
                </w:r>
              </w:del>
            </w:ins>
          </w:p>
        </w:tc>
        <w:tc>
          <w:tcPr>
            <w:tcW w:w="711" w:type="pct"/>
          </w:tcPr>
          <w:p w14:paraId="5134B91A" w14:textId="66892960" w:rsidR="00F756C8" w:rsidRPr="0075695F" w:rsidDel="006C3FF7" w:rsidRDefault="00F756C8" w:rsidP="00F756C8">
            <w:pPr>
              <w:pStyle w:val="NormalIndent"/>
              <w:ind w:left="0"/>
              <w:rPr>
                <w:ins w:id="16990" w:author="Irová Zuzana" w:date="2025-01-23T22:39:00Z" w16du:dateUtc="2025-01-23T21:39:00Z"/>
                <w:del w:id="16991" w:author="Irova Zuzana" w:date="2025-03-28T20:06:00Z" w16du:dateUtc="2025-03-28T19:06:00Z"/>
              </w:rPr>
            </w:pPr>
            <w:ins w:id="16992" w:author="Irová Zuzana" w:date="2025-01-23T22:39:00Z" w16du:dateUtc="2025-01-23T21:39:00Z">
              <w:del w:id="16993" w:author="Irova Zuzana" w:date="2025-03-28T20:06:00Z" w16du:dateUtc="2025-03-28T19:06:00Z">
                <w:r w:rsidRPr="0075695F" w:rsidDel="006C3FF7">
                  <w:delText>36</w:delText>
                </w:r>
              </w:del>
            </w:ins>
          </w:p>
        </w:tc>
        <w:tc>
          <w:tcPr>
            <w:tcW w:w="1065" w:type="pct"/>
          </w:tcPr>
          <w:p w14:paraId="6EADF6AE" w14:textId="60745B65" w:rsidR="00F756C8" w:rsidRPr="0075695F" w:rsidDel="006C3FF7" w:rsidRDefault="00F756C8" w:rsidP="00F756C8">
            <w:pPr>
              <w:pStyle w:val="NormalIndent"/>
              <w:ind w:left="0"/>
              <w:rPr>
                <w:ins w:id="16994" w:author="Irová Zuzana" w:date="2025-01-23T22:39:00Z" w16du:dateUtc="2025-01-23T21:39:00Z"/>
                <w:del w:id="16995" w:author="Irova Zuzana" w:date="2025-03-28T20:06:00Z" w16du:dateUtc="2025-03-28T19:06:00Z"/>
              </w:rPr>
            </w:pPr>
            <w:ins w:id="16996" w:author="Irová Zuzana" w:date="2025-01-23T22:39:00Z" w16du:dateUtc="2025-01-23T21:39:00Z">
              <w:del w:id="16997" w:author="Irova Zuzana" w:date="2025-03-28T20:06:00Z" w16du:dateUtc="2025-03-28T19:06:00Z">
                <w:r w:rsidRPr="0075695F" w:rsidDel="006C3FF7">
                  <w:delText>y</w:delText>
                </w:r>
              </w:del>
            </w:ins>
          </w:p>
        </w:tc>
        <w:tc>
          <w:tcPr>
            <w:tcW w:w="1081" w:type="pct"/>
          </w:tcPr>
          <w:p w14:paraId="22DD620E" w14:textId="1A343718" w:rsidR="00F756C8" w:rsidRPr="0075695F" w:rsidDel="006C3FF7" w:rsidRDefault="00F756C8" w:rsidP="00F756C8">
            <w:pPr>
              <w:pStyle w:val="NormalIndent"/>
              <w:ind w:left="0"/>
              <w:rPr>
                <w:ins w:id="16998" w:author="Irová Zuzana" w:date="2025-01-23T22:39:00Z" w16du:dateUtc="2025-01-23T21:39:00Z"/>
                <w:del w:id="16999" w:author="Irova Zuzana" w:date="2025-03-28T20:06:00Z" w16du:dateUtc="2025-03-28T19:06:00Z"/>
              </w:rPr>
            </w:pPr>
            <w:ins w:id="17000" w:author="Irová Zuzana" w:date="2025-01-23T22:39:00Z" w16du:dateUtc="2025-01-23T21:39:00Z">
              <w:del w:id="17001" w:author="Irova Zuzana" w:date="2025-03-28T20:06:00Z" w16du:dateUtc="2025-03-28T19:06:00Z">
                <w:r w:rsidRPr="0075695F" w:rsidDel="006C3FF7">
                  <w:delText>unique order number</w:delText>
                </w:r>
              </w:del>
            </w:ins>
          </w:p>
        </w:tc>
      </w:tr>
      <w:tr w:rsidR="00F756C8" w:rsidRPr="0075695F" w:rsidDel="006C3FF7" w14:paraId="5CA7C001" w14:textId="0F5CE10A" w:rsidTr="000B7E0C">
        <w:trPr>
          <w:ins w:id="17002" w:author="Irová Zuzana" w:date="2025-01-23T22:39:00Z"/>
          <w:del w:id="17003" w:author="Irova Zuzana" w:date="2025-03-28T20:06:00Z"/>
        </w:trPr>
        <w:tc>
          <w:tcPr>
            <w:tcW w:w="1327" w:type="pct"/>
          </w:tcPr>
          <w:p w14:paraId="2FE9DCE3" w14:textId="2DBFBDB6" w:rsidR="00F756C8" w:rsidRPr="0075695F" w:rsidDel="006C3FF7" w:rsidRDefault="00F756C8" w:rsidP="00F756C8">
            <w:pPr>
              <w:pStyle w:val="NormalIndent"/>
              <w:ind w:left="0"/>
              <w:rPr>
                <w:ins w:id="17004" w:author="Irová Zuzana" w:date="2025-01-23T22:39:00Z" w16du:dateUtc="2025-01-23T21:39:00Z"/>
                <w:del w:id="17005" w:author="Irova Zuzana" w:date="2025-03-28T20:06:00Z" w16du:dateUtc="2025-03-28T19:06:00Z"/>
              </w:rPr>
            </w:pPr>
            <w:ins w:id="17006" w:author="Irová Zuzana" w:date="2025-01-23T22:39:00Z" w16du:dateUtc="2025-01-23T21:39:00Z">
              <w:del w:id="17007" w:author="Irova Zuzana" w:date="2025-03-28T20:06:00Z" w16du:dateUtc="2025-03-28T19:06:00Z">
                <w:r w:rsidRPr="0075695F" w:rsidDel="006C3FF7">
                  <w:delText>amount</w:delText>
                </w:r>
              </w:del>
            </w:ins>
          </w:p>
        </w:tc>
        <w:tc>
          <w:tcPr>
            <w:tcW w:w="816" w:type="pct"/>
          </w:tcPr>
          <w:p w14:paraId="5711E70E" w14:textId="1B5DFC14" w:rsidR="00F756C8" w:rsidRPr="0075695F" w:rsidDel="006C3FF7" w:rsidRDefault="00F756C8" w:rsidP="00F756C8">
            <w:pPr>
              <w:pStyle w:val="NormalIndent"/>
              <w:ind w:left="0"/>
              <w:rPr>
                <w:ins w:id="17008" w:author="Irová Zuzana" w:date="2025-01-23T22:39:00Z" w16du:dateUtc="2025-01-23T21:39:00Z"/>
                <w:del w:id="17009" w:author="Irova Zuzana" w:date="2025-03-28T20:06:00Z" w16du:dateUtc="2025-03-28T19:06:00Z"/>
              </w:rPr>
            </w:pPr>
            <w:ins w:id="17010" w:author="Irová Zuzana" w:date="2025-01-23T22:39:00Z" w16du:dateUtc="2025-01-23T21:39:00Z">
              <w:del w:id="17011" w:author="Irova Zuzana" w:date="2025-03-28T20:06:00Z" w16du:dateUtc="2025-03-28T19:06:00Z">
                <w:r w:rsidRPr="0075695F" w:rsidDel="006C3FF7">
                  <w:delText>float</w:delText>
                </w:r>
              </w:del>
            </w:ins>
          </w:p>
        </w:tc>
        <w:tc>
          <w:tcPr>
            <w:tcW w:w="711" w:type="pct"/>
          </w:tcPr>
          <w:p w14:paraId="64D9E1BF" w14:textId="7F9C5E22" w:rsidR="00F756C8" w:rsidRPr="0075695F" w:rsidDel="006C3FF7" w:rsidRDefault="00F756C8" w:rsidP="00F756C8">
            <w:pPr>
              <w:pStyle w:val="NormalIndent"/>
              <w:ind w:left="0"/>
              <w:rPr>
                <w:ins w:id="17012" w:author="Irová Zuzana" w:date="2025-01-23T22:39:00Z" w16du:dateUtc="2025-01-23T21:39:00Z"/>
                <w:del w:id="17013" w:author="Irova Zuzana" w:date="2025-03-28T20:06:00Z" w16du:dateUtc="2025-03-28T19:06:00Z"/>
              </w:rPr>
            </w:pPr>
          </w:p>
        </w:tc>
        <w:tc>
          <w:tcPr>
            <w:tcW w:w="1065" w:type="pct"/>
          </w:tcPr>
          <w:p w14:paraId="15B6382D" w14:textId="64D56650" w:rsidR="00F756C8" w:rsidRPr="0075695F" w:rsidDel="006C3FF7" w:rsidRDefault="00F756C8" w:rsidP="00F756C8">
            <w:pPr>
              <w:pStyle w:val="NormalIndent"/>
              <w:ind w:left="0"/>
              <w:rPr>
                <w:ins w:id="17014" w:author="Irová Zuzana" w:date="2025-01-23T22:39:00Z" w16du:dateUtc="2025-01-23T21:39:00Z"/>
                <w:del w:id="17015" w:author="Irova Zuzana" w:date="2025-03-28T20:06:00Z" w16du:dateUtc="2025-03-28T19:06:00Z"/>
              </w:rPr>
            </w:pPr>
            <w:ins w:id="17016" w:author="Irová Zuzana" w:date="2025-01-23T22:39:00Z" w16du:dateUtc="2025-01-23T21:39:00Z">
              <w:del w:id="17017" w:author="Irova Zuzana" w:date="2025-03-28T20:06:00Z" w16du:dateUtc="2025-03-28T19:06:00Z">
                <w:r w:rsidRPr="0075695F" w:rsidDel="006C3FF7">
                  <w:delText>y</w:delText>
                </w:r>
              </w:del>
            </w:ins>
          </w:p>
        </w:tc>
        <w:tc>
          <w:tcPr>
            <w:tcW w:w="1081" w:type="pct"/>
          </w:tcPr>
          <w:p w14:paraId="0A95DD62" w14:textId="24E564E8" w:rsidR="00F756C8" w:rsidRPr="0075695F" w:rsidDel="006C3FF7" w:rsidRDefault="00F756C8" w:rsidP="00F756C8">
            <w:pPr>
              <w:pStyle w:val="NormalIndent"/>
              <w:ind w:left="0"/>
              <w:rPr>
                <w:ins w:id="17018" w:author="Irová Zuzana" w:date="2025-01-23T22:39:00Z" w16du:dateUtc="2025-01-23T21:39:00Z"/>
                <w:del w:id="17019" w:author="Irova Zuzana" w:date="2025-03-28T20:06:00Z" w16du:dateUtc="2025-03-28T19:06:00Z"/>
              </w:rPr>
            </w:pPr>
            <w:ins w:id="17020" w:author="Irová Zuzana" w:date="2025-01-23T22:39:00Z" w16du:dateUtc="2025-01-23T21:39:00Z">
              <w:del w:id="17021" w:author="Irova Zuzana" w:date="2025-03-28T20:06:00Z" w16du:dateUtc="2025-03-28T19:06:00Z">
                <w:r w:rsidRPr="0075695F" w:rsidDel="006C3FF7">
                  <w:delText>order amount</w:delText>
                </w:r>
              </w:del>
            </w:ins>
          </w:p>
        </w:tc>
      </w:tr>
      <w:tr w:rsidR="00F756C8" w:rsidRPr="0075695F" w:rsidDel="006C3FF7" w14:paraId="044819FD" w14:textId="29C5D4B6" w:rsidTr="000B7E0C">
        <w:trPr>
          <w:ins w:id="17022" w:author="Irová Zuzana" w:date="2025-01-23T22:39:00Z"/>
          <w:del w:id="17023" w:author="Irova Zuzana" w:date="2025-03-28T20:06:00Z"/>
        </w:trPr>
        <w:tc>
          <w:tcPr>
            <w:tcW w:w="1327" w:type="pct"/>
          </w:tcPr>
          <w:p w14:paraId="2A7DC9A5" w14:textId="0DFA3B25" w:rsidR="00F756C8" w:rsidRPr="0075695F" w:rsidDel="006C3FF7" w:rsidRDefault="00F756C8" w:rsidP="00F756C8">
            <w:pPr>
              <w:pStyle w:val="NormalIndent"/>
              <w:ind w:left="0"/>
              <w:rPr>
                <w:ins w:id="17024" w:author="Irová Zuzana" w:date="2025-01-23T22:39:00Z" w16du:dateUtc="2025-01-23T21:39:00Z"/>
                <w:del w:id="17025" w:author="Irova Zuzana" w:date="2025-03-28T20:06:00Z" w16du:dateUtc="2025-03-28T19:06:00Z"/>
              </w:rPr>
            </w:pPr>
            <w:ins w:id="17026" w:author="Irová Zuzana" w:date="2025-01-23T22:39:00Z" w16du:dateUtc="2025-01-23T21:39:00Z">
              <w:del w:id="17027" w:author="Irova Zuzana" w:date="2025-03-28T20:06:00Z" w16du:dateUtc="2025-03-28T19:06:00Z">
                <w:r w:rsidRPr="0075695F" w:rsidDel="006C3FF7">
                  <w:delText>currency</w:delText>
                </w:r>
              </w:del>
            </w:ins>
          </w:p>
        </w:tc>
        <w:tc>
          <w:tcPr>
            <w:tcW w:w="816" w:type="pct"/>
          </w:tcPr>
          <w:p w14:paraId="3AEAF7ED" w14:textId="3B7BB2ED" w:rsidR="00F756C8" w:rsidRPr="0075695F" w:rsidDel="006C3FF7" w:rsidRDefault="00F756C8" w:rsidP="00F756C8">
            <w:pPr>
              <w:pStyle w:val="NormalIndent"/>
              <w:ind w:left="0"/>
              <w:rPr>
                <w:ins w:id="17028" w:author="Irová Zuzana" w:date="2025-01-23T22:39:00Z" w16du:dateUtc="2025-01-23T21:39:00Z"/>
                <w:del w:id="17029" w:author="Irova Zuzana" w:date="2025-03-28T20:06:00Z" w16du:dateUtc="2025-03-28T19:06:00Z"/>
              </w:rPr>
            </w:pPr>
            <w:ins w:id="17030" w:author="Irová Zuzana" w:date="2025-01-23T22:39:00Z" w16du:dateUtc="2025-01-23T21:39:00Z">
              <w:del w:id="17031" w:author="Irova Zuzana" w:date="2025-03-28T20:06:00Z" w16du:dateUtc="2025-03-28T19:06:00Z">
                <w:r w:rsidRPr="0075695F" w:rsidDel="006C3FF7">
                  <w:delText>string</w:delText>
                </w:r>
              </w:del>
            </w:ins>
          </w:p>
        </w:tc>
        <w:tc>
          <w:tcPr>
            <w:tcW w:w="711" w:type="pct"/>
          </w:tcPr>
          <w:p w14:paraId="6336162A" w14:textId="7E726FD9" w:rsidR="00F756C8" w:rsidRPr="0075695F" w:rsidDel="006C3FF7" w:rsidRDefault="00F756C8" w:rsidP="00F756C8">
            <w:pPr>
              <w:pStyle w:val="NormalIndent"/>
              <w:ind w:left="0"/>
              <w:rPr>
                <w:ins w:id="17032" w:author="Irová Zuzana" w:date="2025-01-23T22:39:00Z" w16du:dateUtc="2025-01-23T21:39:00Z"/>
                <w:del w:id="17033" w:author="Irova Zuzana" w:date="2025-03-28T20:06:00Z" w16du:dateUtc="2025-03-28T19:06:00Z"/>
              </w:rPr>
            </w:pPr>
            <w:ins w:id="17034" w:author="Irová Zuzana" w:date="2025-01-23T22:39:00Z" w16du:dateUtc="2025-01-23T21:39:00Z">
              <w:del w:id="17035" w:author="Irova Zuzana" w:date="2025-03-28T20:06:00Z" w16du:dateUtc="2025-03-28T19:06:00Z">
                <w:r w:rsidRPr="0075695F" w:rsidDel="006C3FF7">
                  <w:delText>3</w:delText>
                </w:r>
              </w:del>
            </w:ins>
          </w:p>
        </w:tc>
        <w:tc>
          <w:tcPr>
            <w:tcW w:w="1065" w:type="pct"/>
          </w:tcPr>
          <w:p w14:paraId="2CFD25A5" w14:textId="4F2A9993" w:rsidR="00F756C8" w:rsidRPr="0075695F" w:rsidDel="006C3FF7" w:rsidRDefault="00F756C8" w:rsidP="00F756C8">
            <w:pPr>
              <w:pStyle w:val="NormalIndent"/>
              <w:ind w:left="0"/>
              <w:rPr>
                <w:ins w:id="17036" w:author="Irová Zuzana" w:date="2025-01-23T22:39:00Z" w16du:dateUtc="2025-01-23T21:39:00Z"/>
                <w:del w:id="17037" w:author="Irova Zuzana" w:date="2025-03-28T20:06:00Z" w16du:dateUtc="2025-03-28T19:06:00Z"/>
              </w:rPr>
            </w:pPr>
            <w:ins w:id="17038" w:author="Irová Zuzana" w:date="2025-01-23T22:39:00Z" w16du:dateUtc="2025-01-23T21:39:00Z">
              <w:del w:id="17039" w:author="Irova Zuzana" w:date="2025-03-28T20:06:00Z" w16du:dateUtc="2025-03-28T19:06:00Z">
                <w:r w:rsidRPr="0075695F" w:rsidDel="006C3FF7">
                  <w:delText>y</w:delText>
                </w:r>
              </w:del>
            </w:ins>
          </w:p>
        </w:tc>
        <w:tc>
          <w:tcPr>
            <w:tcW w:w="1081" w:type="pct"/>
          </w:tcPr>
          <w:p w14:paraId="069A035C" w14:textId="22261379" w:rsidR="00F756C8" w:rsidRPr="0075695F" w:rsidDel="006C3FF7" w:rsidRDefault="00F756C8" w:rsidP="00F756C8">
            <w:pPr>
              <w:pStyle w:val="NormalIndent"/>
              <w:ind w:left="0"/>
              <w:rPr>
                <w:ins w:id="17040" w:author="Irová Zuzana" w:date="2025-01-23T22:39:00Z" w16du:dateUtc="2025-01-23T21:39:00Z"/>
                <w:del w:id="17041" w:author="Irova Zuzana" w:date="2025-03-28T20:06:00Z" w16du:dateUtc="2025-03-28T19:06:00Z"/>
              </w:rPr>
            </w:pPr>
            <w:ins w:id="17042" w:author="Irová Zuzana" w:date="2025-01-23T22:39:00Z" w16du:dateUtc="2025-01-23T21:39:00Z">
              <w:del w:id="17043" w:author="Irova Zuzana" w:date="2025-03-28T20:06:00Z" w16du:dateUtc="2025-03-28T19:06:00Z">
                <w:r w:rsidRPr="0075695F" w:rsidDel="006C3FF7">
                  <w:delText>currency</w:delText>
                </w:r>
              </w:del>
            </w:ins>
          </w:p>
        </w:tc>
      </w:tr>
      <w:tr w:rsidR="00F756C8" w:rsidRPr="0075695F" w:rsidDel="006C3FF7" w14:paraId="2A497DC1" w14:textId="2E81440E" w:rsidTr="000B7E0C">
        <w:trPr>
          <w:ins w:id="17044" w:author="Irová Zuzana" w:date="2025-01-23T22:39:00Z"/>
          <w:del w:id="17045" w:author="Irova Zuzana" w:date="2025-03-28T20:06:00Z"/>
        </w:trPr>
        <w:tc>
          <w:tcPr>
            <w:tcW w:w="1327" w:type="pct"/>
          </w:tcPr>
          <w:p w14:paraId="5D199FA7" w14:textId="71227799" w:rsidR="00F756C8" w:rsidRPr="0075695F" w:rsidDel="006C3FF7" w:rsidRDefault="00F756C8" w:rsidP="00F756C8">
            <w:pPr>
              <w:pStyle w:val="NormalIndent"/>
              <w:ind w:left="0"/>
              <w:rPr>
                <w:ins w:id="17046" w:author="Irová Zuzana" w:date="2025-01-23T22:39:00Z" w16du:dateUtc="2025-01-23T21:39:00Z"/>
                <w:del w:id="17047" w:author="Irova Zuzana" w:date="2025-03-28T20:06:00Z" w16du:dateUtc="2025-03-28T19:06:00Z"/>
              </w:rPr>
            </w:pPr>
            <w:ins w:id="17048" w:author="Irová Zuzana" w:date="2025-01-23T22:39:00Z" w16du:dateUtc="2025-01-23T21:39:00Z">
              <w:del w:id="17049" w:author="Irova Zuzana" w:date="2025-03-28T20:06:00Z" w16du:dateUtc="2025-03-28T19:06:00Z">
                <w:r w:rsidRPr="0075695F" w:rsidDel="006C3FF7">
                  <w:delText>cart</w:delText>
                </w:r>
              </w:del>
            </w:ins>
          </w:p>
        </w:tc>
        <w:tc>
          <w:tcPr>
            <w:tcW w:w="816" w:type="pct"/>
          </w:tcPr>
          <w:p w14:paraId="3DCE4AF0" w14:textId="23AB9975" w:rsidR="00F756C8" w:rsidRPr="0075695F" w:rsidDel="006C3FF7" w:rsidRDefault="00F756C8" w:rsidP="00F756C8">
            <w:pPr>
              <w:pStyle w:val="NormalIndent"/>
              <w:ind w:left="0"/>
              <w:rPr>
                <w:ins w:id="17050" w:author="Irová Zuzana" w:date="2025-01-23T22:39:00Z" w16du:dateUtc="2025-01-23T21:39:00Z"/>
                <w:del w:id="17051" w:author="Irova Zuzana" w:date="2025-03-28T20:06:00Z" w16du:dateUtc="2025-03-28T19:06:00Z"/>
              </w:rPr>
            </w:pPr>
            <w:ins w:id="17052" w:author="Irová Zuzana" w:date="2025-01-23T22:39:00Z" w16du:dateUtc="2025-01-23T21:39:00Z">
              <w:del w:id="17053" w:author="Irova Zuzana" w:date="2025-03-28T20:06:00Z" w16du:dateUtc="2025-03-28T19:06:00Z">
                <w:r w:rsidRPr="0075695F" w:rsidDel="006C3FF7">
                  <w:delText>string</w:delText>
                </w:r>
              </w:del>
            </w:ins>
          </w:p>
        </w:tc>
        <w:tc>
          <w:tcPr>
            <w:tcW w:w="711" w:type="pct"/>
          </w:tcPr>
          <w:p w14:paraId="2E1DBCD8" w14:textId="538DC4BA" w:rsidR="00F756C8" w:rsidRPr="0075695F" w:rsidDel="006C3FF7" w:rsidRDefault="00F756C8" w:rsidP="00F756C8">
            <w:pPr>
              <w:pStyle w:val="NormalIndent"/>
              <w:ind w:left="0"/>
              <w:rPr>
                <w:ins w:id="17054" w:author="Irová Zuzana" w:date="2025-01-23T22:39:00Z" w16du:dateUtc="2025-01-23T21:39:00Z"/>
                <w:del w:id="17055" w:author="Irova Zuzana" w:date="2025-03-28T20:06:00Z" w16du:dateUtc="2025-03-28T19:06:00Z"/>
              </w:rPr>
            </w:pPr>
            <w:ins w:id="17056" w:author="Irová Zuzana" w:date="2025-01-23T22:39:00Z" w16du:dateUtc="2025-01-23T21:39:00Z">
              <w:del w:id="17057" w:author="Irova Zuzana" w:date="2025-03-28T20:06:00Z" w16du:dateUtc="2025-03-28T19:06:00Z">
                <w:r w:rsidRPr="0075695F" w:rsidDel="006C3FF7">
                  <w:delText>255</w:delText>
                </w:r>
              </w:del>
            </w:ins>
          </w:p>
        </w:tc>
        <w:tc>
          <w:tcPr>
            <w:tcW w:w="1065" w:type="pct"/>
          </w:tcPr>
          <w:p w14:paraId="45E27446" w14:textId="087F975C" w:rsidR="00F756C8" w:rsidRPr="0075695F" w:rsidDel="006C3FF7" w:rsidRDefault="00F756C8" w:rsidP="00F756C8">
            <w:pPr>
              <w:pStyle w:val="NormalIndent"/>
              <w:ind w:left="0"/>
              <w:rPr>
                <w:ins w:id="17058" w:author="Irová Zuzana" w:date="2025-01-23T22:39:00Z" w16du:dateUtc="2025-01-23T21:39:00Z"/>
                <w:del w:id="17059" w:author="Irova Zuzana" w:date="2025-03-28T20:06:00Z" w16du:dateUtc="2025-03-28T19:06:00Z"/>
              </w:rPr>
            </w:pPr>
            <w:ins w:id="17060" w:author="Irová Zuzana" w:date="2025-01-23T22:39:00Z" w16du:dateUtc="2025-01-23T21:39:00Z">
              <w:del w:id="17061" w:author="Irova Zuzana" w:date="2025-03-28T20:06:00Z" w16du:dateUtc="2025-03-28T19:06:00Z">
                <w:r w:rsidRPr="0075695F" w:rsidDel="006C3FF7">
                  <w:delText>n</w:delText>
                </w:r>
              </w:del>
            </w:ins>
          </w:p>
        </w:tc>
        <w:tc>
          <w:tcPr>
            <w:tcW w:w="1081" w:type="pct"/>
          </w:tcPr>
          <w:p w14:paraId="1B93780D" w14:textId="19495CFE" w:rsidR="00F756C8" w:rsidRPr="0075695F" w:rsidDel="006C3FF7" w:rsidRDefault="00F756C8" w:rsidP="00F756C8">
            <w:pPr>
              <w:pStyle w:val="NormalIndent"/>
              <w:ind w:left="0"/>
              <w:rPr>
                <w:ins w:id="17062" w:author="Irová Zuzana" w:date="2025-01-23T22:39:00Z" w16du:dateUtc="2025-01-23T21:39:00Z"/>
                <w:del w:id="17063" w:author="Irova Zuzana" w:date="2025-03-28T20:06:00Z" w16du:dateUtc="2025-03-28T19:06:00Z"/>
              </w:rPr>
            </w:pPr>
            <w:ins w:id="17064" w:author="Irová Zuzana" w:date="2025-01-23T22:39:00Z" w16du:dateUtc="2025-01-23T21:39:00Z">
              <w:del w:id="17065" w:author="Irova Zuzana" w:date="2025-03-28T20:06:00Z" w16du:dateUtc="2025-03-28T19:06:00Z">
                <w:r w:rsidRPr="0075695F" w:rsidDel="006C3FF7">
                  <w:delText>shopping cart description</w:delText>
                </w:r>
              </w:del>
            </w:ins>
          </w:p>
        </w:tc>
      </w:tr>
      <w:tr w:rsidR="00F756C8" w:rsidRPr="0075695F" w:rsidDel="006C3FF7" w14:paraId="187B65E0" w14:textId="32D49055" w:rsidTr="000B7E0C">
        <w:trPr>
          <w:ins w:id="17066" w:author="Irová Zuzana" w:date="2025-01-23T22:39:00Z"/>
          <w:del w:id="17067" w:author="Irova Zuzana" w:date="2025-03-28T20:06:00Z"/>
        </w:trPr>
        <w:tc>
          <w:tcPr>
            <w:tcW w:w="1327" w:type="pct"/>
          </w:tcPr>
          <w:p w14:paraId="606A133A" w14:textId="564DE2FE" w:rsidR="00F756C8" w:rsidRPr="0075695F" w:rsidDel="006C3FF7" w:rsidRDefault="00F756C8" w:rsidP="00F756C8">
            <w:pPr>
              <w:pStyle w:val="NormalIndent"/>
              <w:ind w:left="0"/>
              <w:rPr>
                <w:ins w:id="17068" w:author="Irová Zuzana" w:date="2025-01-23T22:39:00Z" w16du:dateUtc="2025-01-23T21:39:00Z"/>
                <w:del w:id="17069" w:author="Irova Zuzana" w:date="2025-03-28T20:06:00Z" w16du:dateUtc="2025-03-28T19:06:00Z"/>
              </w:rPr>
            </w:pPr>
            <w:ins w:id="17070" w:author="Irová Zuzana" w:date="2025-01-23T22:39:00Z" w16du:dateUtc="2025-01-23T21:39:00Z">
              <w:del w:id="17071" w:author="Irova Zuzana" w:date="2025-03-28T20:06:00Z" w16du:dateUtc="2025-03-28T19:06:00Z">
                <w:r w:rsidRPr="0075695F" w:rsidDel="006C3FF7">
                  <w:delText>signature</w:delText>
                </w:r>
              </w:del>
            </w:ins>
          </w:p>
        </w:tc>
        <w:tc>
          <w:tcPr>
            <w:tcW w:w="816" w:type="pct"/>
          </w:tcPr>
          <w:p w14:paraId="582482E8" w14:textId="22C6FD67" w:rsidR="00F756C8" w:rsidRPr="0075695F" w:rsidDel="006C3FF7" w:rsidRDefault="00F756C8" w:rsidP="00F756C8">
            <w:pPr>
              <w:pStyle w:val="NormalIndent"/>
              <w:ind w:left="0"/>
              <w:rPr>
                <w:ins w:id="17072" w:author="Irová Zuzana" w:date="2025-01-23T22:39:00Z" w16du:dateUtc="2025-01-23T21:39:00Z"/>
                <w:del w:id="17073" w:author="Irova Zuzana" w:date="2025-03-28T20:06:00Z" w16du:dateUtc="2025-03-28T19:06:00Z"/>
              </w:rPr>
            </w:pPr>
            <w:ins w:id="17074" w:author="Irová Zuzana" w:date="2025-01-23T22:39:00Z" w16du:dateUtc="2025-01-23T21:39:00Z">
              <w:del w:id="17075" w:author="Irova Zuzana" w:date="2025-03-28T20:06:00Z" w16du:dateUtc="2025-03-28T19:06:00Z">
                <w:r w:rsidRPr="0075695F" w:rsidDel="006C3FF7">
                  <w:delText>string</w:delText>
                </w:r>
              </w:del>
            </w:ins>
          </w:p>
        </w:tc>
        <w:tc>
          <w:tcPr>
            <w:tcW w:w="711" w:type="pct"/>
          </w:tcPr>
          <w:p w14:paraId="0BBEDB59" w14:textId="3FF17947" w:rsidR="00F756C8" w:rsidRPr="0075695F" w:rsidDel="006C3FF7" w:rsidRDefault="00F756C8" w:rsidP="00F756C8">
            <w:pPr>
              <w:pStyle w:val="NormalIndent"/>
              <w:ind w:left="0"/>
              <w:rPr>
                <w:ins w:id="17076" w:author="Irová Zuzana" w:date="2025-01-23T22:39:00Z" w16du:dateUtc="2025-01-23T21:39:00Z"/>
                <w:del w:id="17077" w:author="Irova Zuzana" w:date="2025-03-28T20:06:00Z" w16du:dateUtc="2025-03-28T19:06:00Z"/>
              </w:rPr>
            </w:pPr>
            <w:ins w:id="17078" w:author="Irová Zuzana" w:date="2025-01-23T22:39:00Z" w16du:dateUtc="2025-01-23T21:39:00Z">
              <w:del w:id="17079" w:author="Irova Zuzana" w:date="2025-03-28T20:06:00Z" w16du:dateUtc="2025-03-28T19:06:00Z">
                <w:r w:rsidRPr="0075695F" w:rsidDel="006C3FF7">
                  <w:delText>64</w:delText>
                </w:r>
              </w:del>
            </w:ins>
          </w:p>
        </w:tc>
        <w:tc>
          <w:tcPr>
            <w:tcW w:w="1065" w:type="pct"/>
          </w:tcPr>
          <w:p w14:paraId="33F18960" w14:textId="2FEF309F" w:rsidR="00F756C8" w:rsidRPr="0075695F" w:rsidDel="006C3FF7" w:rsidRDefault="00F756C8" w:rsidP="00F756C8">
            <w:pPr>
              <w:pStyle w:val="NormalIndent"/>
              <w:ind w:left="0"/>
              <w:rPr>
                <w:ins w:id="17080" w:author="Irová Zuzana" w:date="2025-01-23T22:39:00Z" w16du:dateUtc="2025-01-23T21:39:00Z"/>
                <w:del w:id="17081" w:author="Irova Zuzana" w:date="2025-03-28T20:06:00Z" w16du:dateUtc="2025-03-28T19:06:00Z"/>
              </w:rPr>
            </w:pPr>
            <w:ins w:id="17082" w:author="Irová Zuzana" w:date="2025-01-23T22:39:00Z" w16du:dateUtc="2025-01-23T21:39:00Z">
              <w:del w:id="17083" w:author="Irova Zuzana" w:date="2025-03-28T20:06:00Z" w16du:dateUtc="2025-03-28T19:06:00Z">
                <w:r w:rsidRPr="0075695F" w:rsidDel="006C3FF7">
                  <w:delText>y</w:delText>
                </w:r>
              </w:del>
            </w:ins>
          </w:p>
        </w:tc>
        <w:tc>
          <w:tcPr>
            <w:tcW w:w="1081" w:type="pct"/>
          </w:tcPr>
          <w:p w14:paraId="542FE983" w14:textId="5A3B5FBC" w:rsidR="00F756C8" w:rsidRPr="0075695F" w:rsidDel="006C3FF7" w:rsidRDefault="00F756C8" w:rsidP="00F756C8">
            <w:pPr>
              <w:pStyle w:val="NormalIndent"/>
              <w:ind w:left="0"/>
              <w:rPr>
                <w:ins w:id="17084" w:author="Irová Zuzana" w:date="2025-01-23T22:39:00Z" w16du:dateUtc="2025-01-23T21:39:00Z"/>
                <w:del w:id="17085" w:author="Irova Zuzana" w:date="2025-03-28T20:06:00Z" w16du:dateUtc="2025-03-28T19:06:00Z"/>
              </w:rPr>
            </w:pPr>
            <w:ins w:id="17086" w:author="Irová Zuzana" w:date="2025-01-23T22:39:00Z" w16du:dateUtc="2025-01-23T21:39:00Z">
              <w:del w:id="17087" w:author="Irova Zuzana" w:date="2025-03-28T20:06:00Z" w16du:dateUtc="2025-03-28T19:06:00Z">
                <w:r w:rsidRPr="0075695F" w:rsidDel="006C3FF7">
                  <w:delText>HMAC-SHA256 signature</w:delText>
                </w:r>
              </w:del>
            </w:ins>
          </w:p>
        </w:tc>
      </w:tr>
    </w:tbl>
    <w:p w14:paraId="1CEEEF8F" w14:textId="206A63CA" w:rsidR="0011091B" w:rsidDel="006C3FF7" w:rsidRDefault="0011091B" w:rsidP="0011091B">
      <w:pPr>
        <w:pStyle w:val="Heading3"/>
        <w:rPr>
          <w:ins w:id="17088" w:author="Irová Zuzana" w:date="2025-01-23T22:40:00Z" w16du:dateUtc="2025-01-23T21:40:00Z"/>
          <w:del w:id="17089" w:author="Irova Zuzana" w:date="2025-03-28T20:06:00Z" w16du:dateUtc="2025-03-28T19:06:00Z"/>
          <w:rFonts w:hint="eastAsia"/>
        </w:rPr>
      </w:pPr>
      <w:ins w:id="17090" w:author="Irová Zuzana" w:date="2025-01-23T22:31:00Z" w16du:dateUtc="2025-01-23T21:31:00Z">
        <w:del w:id="17091" w:author="Irova Zuzana" w:date="2025-03-28T20:06:00Z" w16du:dateUtc="2025-03-28T19:06:00Z">
          <w:r w:rsidDel="006C3FF7">
            <w:delText>Response</w:delText>
          </w:r>
        </w:del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51"/>
        <w:gridCol w:w="1568"/>
        <w:gridCol w:w="1366"/>
        <w:gridCol w:w="2048"/>
        <w:gridCol w:w="2095"/>
      </w:tblGrid>
      <w:tr w:rsidR="00326563" w:rsidRPr="0075695F" w:rsidDel="006C3FF7" w14:paraId="6135DE79" w14:textId="3DF87CE9">
        <w:trPr>
          <w:ins w:id="17092" w:author="Irová Zuzana" w:date="2025-01-23T22:40:00Z"/>
          <w:del w:id="17093" w:author="Irova Zuzana" w:date="2025-03-28T20:06:00Z"/>
        </w:trPr>
        <w:tc>
          <w:tcPr>
            <w:tcW w:w="1327" w:type="pct"/>
            <w:shd w:val="clear" w:color="auto" w:fill="D9D9D9" w:themeFill="background1" w:themeFillShade="D9"/>
          </w:tcPr>
          <w:p w14:paraId="7716D196" w14:textId="3AEFE647" w:rsidR="00F756C8" w:rsidRPr="0075695F" w:rsidDel="006C3FF7" w:rsidRDefault="00F756C8">
            <w:pPr>
              <w:pStyle w:val="NormalIndent"/>
              <w:ind w:left="0"/>
              <w:rPr>
                <w:ins w:id="17094" w:author="Irová Zuzana" w:date="2025-01-23T22:40:00Z" w16du:dateUtc="2025-01-23T21:40:00Z"/>
                <w:del w:id="17095" w:author="Irova Zuzana" w:date="2025-03-28T20:06:00Z" w16du:dateUtc="2025-03-28T19:06:00Z"/>
              </w:rPr>
            </w:pPr>
            <w:ins w:id="17096" w:author="Irová Zuzana" w:date="2025-01-23T22:40:00Z" w16du:dateUtc="2025-01-23T21:40:00Z">
              <w:del w:id="17097" w:author="Irova Zuzana" w:date="2025-03-28T20:06:00Z" w16du:dateUtc="2025-03-28T19:06:00Z">
                <w:r w:rsidRPr="0075695F" w:rsidDel="006C3FF7">
                  <w:delText>Atribut</w:delText>
                </w:r>
              </w:del>
            </w:ins>
          </w:p>
        </w:tc>
        <w:tc>
          <w:tcPr>
            <w:tcW w:w="816" w:type="pct"/>
            <w:shd w:val="clear" w:color="auto" w:fill="D9D9D9" w:themeFill="background1" w:themeFillShade="D9"/>
          </w:tcPr>
          <w:p w14:paraId="417355F0" w14:textId="0F1CFC4A" w:rsidR="00F756C8" w:rsidRPr="0075695F" w:rsidDel="006C3FF7" w:rsidRDefault="00F756C8">
            <w:pPr>
              <w:pStyle w:val="NormalIndent"/>
              <w:ind w:left="0"/>
              <w:rPr>
                <w:ins w:id="17098" w:author="Irová Zuzana" w:date="2025-01-23T22:40:00Z" w16du:dateUtc="2025-01-23T21:40:00Z"/>
                <w:del w:id="17099" w:author="Irova Zuzana" w:date="2025-03-28T20:06:00Z" w16du:dateUtc="2025-03-28T19:06:00Z"/>
              </w:rPr>
            </w:pPr>
            <w:ins w:id="17100" w:author="Irová Zuzana" w:date="2025-01-23T22:40:00Z" w16du:dateUtc="2025-01-23T21:40:00Z">
              <w:del w:id="17101" w:author="Irova Zuzana" w:date="2025-03-28T20:06:00Z" w16du:dateUtc="2025-03-28T19:06:00Z">
                <w:r w:rsidRPr="0075695F" w:rsidDel="006C3FF7">
                  <w:delText>Formát</w:delText>
                </w:r>
              </w:del>
            </w:ins>
          </w:p>
        </w:tc>
        <w:tc>
          <w:tcPr>
            <w:tcW w:w="711" w:type="pct"/>
            <w:shd w:val="clear" w:color="auto" w:fill="D9D9D9" w:themeFill="background1" w:themeFillShade="D9"/>
          </w:tcPr>
          <w:p w14:paraId="00B4A824" w14:textId="26B0DC0C" w:rsidR="00F756C8" w:rsidRPr="0075695F" w:rsidDel="006C3FF7" w:rsidRDefault="00F756C8">
            <w:pPr>
              <w:pStyle w:val="NormalIndent"/>
              <w:ind w:left="0"/>
              <w:rPr>
                <w:ins w:id="17102" w:author="Irová Zuzana" w:date="2025-01-23T22:40:00Z" w16du:dateUtc="2025-01-23T21:40:00Z"/>
                <w:del w:id="17103" w:author="Irova Zuzana" w:date="2025-03-28T20:06:00Z" w16du:dateUtc="2025-03-28T19:06:00Z"/>
              </w:rPr>
            </w:pPr>
            <w:ins w:id="17104" w:author="Irová Zuzana" w:date="2025-01-23T22:40:00Z" w16du:dateUtc="2025-01-23T21:40:00Z">
              <w:del w:id="17105" w:author="Irova Zuzana" w:date="2025-03-28T20:06:00Z" w16du:dateUtc="2025-03-28T19:06:00Z">
                <w:r w:rsidRPr="0075695F" w:rsidDel="006C3FF7">
                  <w:delText>Délka</w:delText>
                </w:r>
              </w:del>
            </w:ins>
          </w:p>
        </w:tc>
        <w:tc>
          <w:tcPr>
            <w:tcW w:w="1065" w:type="pct"/>
            <w:shd w:val="clear" w:color="auto" w:fill="D9D9D9" w:themeFill="background1" w:themeFillShade="D9"/>
          </w:tcPr>
          <w:p w14:paraId="2DA3194A" w14:textId="2F49C98F" w:rsidR="00F756C8" w:rsidRPr="0075695F" w:rsidDel="006C3FF7" w:rsidRDefault="00F756C8">
            <w:pPr>
              <w:pStyle w:val="NormalIndent"/>
              <w:ind w:left="0"/>
              <w:rPr>
                <w:ins w:id="17106" w:author="Irová Zuzana" w:date="2025-01-23T22:40:00Z" w16du:dateUtc="2025-01-23T21:40:00Z"/>
                <w:del w:id="17107" w:author="Irova Zuzana" w:date="2025-03-28T20:06:00Z" w16du:dateUtc="2025-03-28T19:06:00Z"/>
              </w:rPr>
            </w:pPr>
            <w:ins w:id="17108" w:author="Irová Zuzana" w:date="2025-01-23T22:40:00Z" w16du:dateUtc="2025-01-23T21:40:00Z">
              <w:del w:id="17109" w:author="Irova Zuzana" w:date="2025-03-28T20:06:00Z" w16du:dateUtc="2025-03-28T19:06:00Z">
                <w:r w:rsidRPr="0075695F" w:rsidDel="006C3FF7">
                  <w:delText>Mandatory</w:delText>
                </w:r>
              </w:del>
            </w:ins>
          </w:p>
        </w:tc>
        <w:tc>
          <w:tcPr>
            <w:tcW w:w="1081" w:type="pct"/>
            <w:shd w:val="clear" w:color="auto" w:fill="D9D9D9" w:themeFill="background1" w:themeFillShade="D9"/>
          </w:tcPr>
          <w:p w14:paraId="650DE5CD" w14:textId="1DAAD6A0" w:rsidR="00F756C8" w:rsidRPr="0075695F" w:rsidDel="006C3FF7" w:rsidRDefault="00F756C8">
            <w:pPr>
              <w:pStyle w:val="NormalIndent"/>
              <w:ind w:left="0"/>
              <w:rPr>
                <w:ins w:id="17110" w:author="Irová Zuzana" w:date="2025-01-23T22:40:00Z" w16du:dateUtc="2025-01-23T21:40:00Z"/>
                <w:del w:id="17111" w:author="Irova Zuzana" w:date="2025-03-28T20:06:00Z" w16du:dateUtc="2025-03-28T19:06:00Z"/>
              </w:rPr>
            </w:pPr>
            <w:ins w:id="17112" w:author="Irová Zuzana" w:date="2025-01-23T22:40:00Z" w16du:dateUtc="2025-01-23T21:40:00Z">
              <w:del w:id="17113" w:author="Irova Zuzana" w:date="2025-03-28T20:06:00Z" w16du:dateUtc="2025-03-28T19:06:00Z">
                <w:r w:rsidRPr="0075695F" w:rsidDel="006C3FF7">
                  <w:delText>Popis</w:delText>
                </w:r>
              </w:del>
            </w:ins>
          </w:p>
        </w:tc>
      </w:tr>
      <w:tr w:rsidR="00326563" w:rsidRPr="0075695F" w:rsidDel="006C3FF7" w14:paraId="36031199" w14:textId="38F20F71">
        <w:trPr>
          <w:ins w:id="17114" w:author="Irová Zuzana" w:date="2025-01-23T22:40:00Z"/>
          <w:del w:id="17115" w:author="Irova Zuzana" w:date="2025-03-28T20:06:00Z"/>
        </w:trPr>
        <w:tc>
          <w:tcPr>
            <w:tcW w:w="1327" w:type="pct"/>
          </w:tcPr>
          <w:p w14:paraId="6AA4A6D0" w14:textId="30C14788" w:rsidR="00F756C8" w:rsidRPr="0075695F" w:rsidDel="006C3FF7" w:rsidRDefault="00BB3CEC">
            <w:pPr>
              <w:pStyle w:val="NormalIndent"/>
              <w:ind w:left="0"/>
              <w:rPr>
                <w:ins w:id="17116" w:author="Irová Zuzana" w:date="2025-01-23T22:40:00Z" w16du:dateUtc="2025-01-23T21:40:00Z"/>
                <w:del w:id="17117" w:author="Irova Zuzana" w:date="2025-03-28T20:06:00Z" w16du:dateUtc="2025-03-28T19:06:00Z"/>
              </w:rPr>
            </w:pPr>
            <w:ins w:id="17118" w:author="Irová Zuzana" w:date="2025-01-23T22:40:00Z" w16du:dateUtc="2025-01-23T21:40:00Z">
              <w:del w:id="17119" w:author="Irova Zuzana" w:date="2025-03-28T20:06:00Z" w16du:dateUtc="2025-03-28T19:06:00Z">
                <w:r w:rsidDel="006C3FF7">
                  <w:delText>response-code</w:delText>
                </w:r>
              </w:del>
            </w:ins>
          </w:p>
        </w:tc>
        <w:tc>
          <w:tcPr>
            <w:tcW w:w="816" w:type="pct"/>
          </w:tcPr>
          <w:p w14:paraId="49A0781E" w14:textId="3E08461D" w:rsidR="00F756C8" w:rsidRPr="0075695F" w:rsidDel="006C3FF7" w:rsidRDefault="00F756C8">
            <w:pPr>
              <w:pStyle w:val="NormalIndent"/>
              <w:ind w:left="0"/>
              <w:rPr>
                <w:ins w:id="17120" w:author="Irová Zuzana" w:date="2025-01-23T22:40:00Z" w16du:dateUtc="2025-01-23T21:40:00Z"/>
                <w:del w:id="17121" w:author="Irova Zuzana" w:date="2025-03-28T20:06:00Z" w16du:dateUtc="2025-03-28T19:06:00Z"/>
              </w:rPr>
            </w:pPr>
            <w:ins w:id="17122" w:author="Irová Zuzana" w:date="2025-01-23T22:40:00Z" w16du:dateUtc="2025-01-23T21:40:00Z">
              <w:del w:id="17123" w:author="Irova Zuzana" w:date="2025-03-28T20:06:00Z" w16du:dateUtc="2025-03-28T19:06:00Z">
                <w:r w:rsidRPr="0075695F" w:rsidDel="006C3FF7">
                  <w:delText>Int</w:delText>
                </w:r>
              </w:del>
            </w:ins>
          </w:p>
        </w:tc>
        <w:tc>
          <w:tcPr>
            <w:tcW w:w="711" w:type="pct"/>
          </w:tcPr>
          <w:p w14:paraId="2C2CE8B9" w14:textId="5E76A325" w:rsidR="00F756C8" w:rsidRPr="0075695F" w:rsidDel="006C3FF7" w:rsidRDefault="00F756C8">
            <w:pPr>
              <w:pStyle w:val="NormalIndent"/>
              <w:ind w:left="0"/>
              <w:rPr>
                <w:ins w:id="17124" w:author="Irová Zuzana" w:date="2025-01-23T22:40:00Z" w16du:dateUtc="2025-01-23T21:40:00Z"/>
                <w:del w:id="17125" w:author="Irova Zuzana" w:date="2025-03-28T20:06:00Z" w16du:dateUtc="2025-03-28T19:06:00Z"/>
              </w:rPr>
            </w:pPr>
          </w:p>
        </w:tc>
        <w:tc>
          <w:tcPr>
            <w:tcW w:w="1065" w:type="pct"/>
          </w:tcPr>
          <w:p w14:paraId="51E8C22B" w14:textId="0D2CA635" w:rsidR="00F756C8" w:rsidRPr="0075695F" w:rsidDel="006C3FF7" w:rsidRDefault="00F756C8">
            <w:pPr>
              <w:pStyle w:val="NormalIndent"/>
              <w:ind w:left="0"/>
              <w:rPr>
                <w:ins w:id="17126" w:author="Irová Zuzana" w:date="2025-01-23T22:40:00Z" w16du:dateUtc="2025-01-23T21:40:00Z"/>
                <w:del w:id="17127" w:author="Irova Zuzana" w:date="2025-03-28T20:06:00Z" w16du:dateUtc="2025-03-28T19:06:00Z"/>
              </w:rPr>
            </w:pPr>
            <w:ins w:id="17128" w:author="Irová Zuzana" w:date="2025-01-23T22:40:00Z" w16du:dateUtc="2025-01-23T21:40:00Z">
              <w:del w:id="17129" w:author="Irova Zuzana" w:date="2025-03-28T20:06:00Z" w16du:dateUtc="2025-03-28T19:06:00Z">
                <w:r w:rsidRPr="0075695F" w:rsidDel="006C3FF7">
                  <w:delText>y</w:delText>
                </w:r>
              </w:del>
            </w:ins>
          </w:p>
        </w:tc>
        <w:tc>
          <w:tcPr>
            <w:tcW w:w="1081" w:type="pct"/>
          </w:tcPr>
          <w:p w14:paraId="185C1FB7" w14:textId="1E6CF370" w:rsidR="00A65797" w:rsidDel="006C3FF7" w:rsidRDefault="00BB3CEC" w:rsidP="000B7E0C">
            <w:pPr>
              <w:pStyle w:val="NormalIndent"/>
              <w:ind w:left="0"/>
              <w:rPr>
                <w:ins w:id="17130" w:author="Irová Zuzana" w:date="2025-01-23T22:41:00Z" w16du:dateUtc="2025-01-23T21:41:00Z"/>
                <w:del w:id="17131" w:author="Irova Zuzana" w:date="2025-03-28T20:06:00Z" w16du:dateUtc="2025-03-28T19:06:00Z"/>
              </w:rPr>
            </w:pPr>
            <w:ins w:id="17132" w:author="Irová Zuzana" w:date="2025-01-23T22:41:00Z" w16du:dateUtc="2025-01-23T21:41:00Z">
              <w:del w:id="17133" w:author="Irova Zuzana" w:date="2025-03-28T20:06:00Z" w16du:dateUtc="2025-03-28T19:06:00Z">
                <w:r w:rsidDel="006C3FF7">
                  <w:delText xml:space="preserve">Value 1 is expected which means </w:delText>
                </w:r>
                <w:r w:rsidR="00A65797" w:rsidDel="006C3FF7">
                  <w:delText>that request validated and scheduled for</w:delText>
                </w:r>
              </w:del>
            </w:ins>
          </w:p>
          <w:p w14:paraId="696DD7F7" w14:textId="78283123" w:rsidR="00F756C8" w:rsidRPr="0075695F" w:rsidDel="006C3FF7" w:rsidRDefault="00A65797" w:rsidP="00A65797">
            <w:pPr>
              <w:pStyle w:val="NormalIndent"/>
              <w:ind w:left="0"/>
              <w:rPr>
                <w:ins w:id="17134" w:author="Irová Zuzana" w:date="2025-01-23T22:40:00Z" w16du:dateUtc="2025-01-23T21:40:00Z"/>
                <w:del w:id="17135" w:author="Irova Zuzana" w:date="2025-03-28T20:06:00Z" w16du:dateUtc="2025-03-28T19:06:00Z"/>
              </w:rPr>
            </w:pPr>
            <w:ins w:id="17136" w:author="Irová Zuzana" w:date="2025-01-23T22:41:00Z" w16du:dateUtc="2025-01-23T21:41:00Z">
              <w:del w:id="17137" w:author="Irova Zuzana" w:date="2025-03-28T20:06:00Z" w16du:dateUtc="2025-03-28T19:06:00Z">
                <w:r w:rsidDel="006C3FF7">
                  <w:delText>further processing</w:delText>
                </w:r>
              </w:del>
            </w:ins>
          </w:p>
        </w:tc>
      </w:tr>
      <w:tr w:rsidR="00326563" w:rsidRPr="0075695F" w:rsidDel="006C3FF7" w14:paraId="6D00A217" w14:textId="58147DC2">
        <w:trPr>
          <w:ins w:id="17138" w:author="Irová Zuzana" w:date="2025-01-23T22:40:00Z"/>
          <w:del w:id="17139" w:author="Irova Zuzana" w:date="2025-03-28T20:06:00Z"/>
        </w:trPr>
        <w:tc>
          <w:tcPr>
            <w:tcW w:w="1327" w:type="pct"/>
          </w:tcPr>
          <w:p w14:paraId="2EC6DF84" w14:textId="78F497FC" w:rsidR="00F756C8" w:rsidRPr="0075695F" w:rsidDel="006C3FF7" w:rsidRDefault="00A65797">
            <w:pPr>
              <w:pStyle w:val="NormalIndent"/>
              <w:ind w:left="0"/>
              <w:rPr>
                <w:ins w:id="17140" w:author="Irová Zuzana" w:date="2025-01-23T22:40:00Z" w16du:dateUtc="2025-01-23T21:40:00Z"/>
                <w:del w:id="17141" w:author="Irova Zuzana" w:date="2025-03-28T20:06:00Z" w16du:dateUtc="2025-03-28T19:06:00Z"/>
              </w:rPr>
            </w:pPr>
            <w:ins w:id="17142" w:author="Irová Zuzana" w:date="2025-01-23T22:41:00Z" w16du:dateUtc="2025-01-23T21:41:00Z">
              <w:del w:id="17143" w:author="Irova Zuzana" w:date="2025-03-28T20:06:00Z" w16du:dateUtc="2025-03-28T19:06:00Z">
                <w:r w:rsidDel="006C3FF7">
                  <w:delText>response-message</w:delText>
                </w:r>
              </w:del>
            </w:ins>
          </w:p>
        </w:tc>
        <w:tc>
          <w:tcPr>
            <w:tcW w:w="816" w:type="pct"/>
          </w:tcPr>
          <w:p w14:paraId="1E79A8FE" w14:textId="72F668C6" w:rsidR="00F756C8" w:rsidRPr="0075695F" w:rsidDel="006C3FF7" w:rsidRDefault="00A65797">
            <w:pPr>
              <w:pStyle w:val="NormalIndent"/>
              <w:ind w:left="0"/>
              <w:rPr>
                <w:ins w:id="17144" w:author="Irová Zuzana" w:date="2025-01-23T22:40:00Z" w16du:dateUtc="2025-01-23T21:40:00Z"/>
                <w:del w:id="17145" w:author="Irova Zuzana" w:date="2025-03-28T20:06:00Z" w16du:dateUtc="2025-03-28T19:06:00Z"/>
              </w:rPr>
            </w:pPr>
            <w:ins w:id="17146" w:author="Irová Zuzana" w:date="2025-01-23T22:41:00Z" w16du:dateUtc="2025-01-23T21:41:00Z">
              <w:del w:id="17147" w:author="Irova Zuzana" w:date="2025-03-28T20:06:00Z" w16du:dateUtc="2025-03-28T19:06:00Z">
                <w:r w:rsidDel="006C3FF7">
                  <w:delText>string</w:delText>
                </w:r>
              </w:del>
            </w:ins>
          </w:p>
        </w:tc>
        <w:tc>
          <w:tcPr>
            <w:tcW w:w="711" w:type="pct"/>
          </w:tcPr>
          <w:p w14:paraId="3C54CA2D" w14:textId="27D6CCE1" w:rsidR="00F756C8" w:rsidRPr="0075695F" w:rsidDel="006C3FF7" w:rsidRDefault="00A65797">
            <w:pPr>
              <w:pStyle w:val="NormalIndent"/>
              <w:ind w:left="0"/>
              <w:rPr>
                <w:ins w:id="17148" w:author="Irová Zuzana" w:date="2025-01-23T22:40:00Z" w16du:dateUtc="2025-01-23T21:40:00Z"/>
                <w:del w:id="17149" w:author="Irova Zuzana" w:date="2025-03-28T20:06:00Z" w16du:dateUtc="2025-03-28T19:06:00Z"/>
              </w:rPr>
            </w:pPr>
            <w:ins w:id="17150" w:author="Irová Zuzana" w:date="2025-01-23T22:41:00Z" w16du:dateUtc="2025-01-23T21:41:00Z">
              <w:del w:id="17151" w:author="Irova Zuzana" w:date="2025-03-28T20:06:00Z" w16du:dateUtc="2025-03-28T19:06:00Z">
                <w:r w:rsidDel="006C3FF7">
                  <w:delText>255</w:delText>
                </w:r>
              </w:del>
            </w:ins>
          </w:p>
        </w:tc>
        <w:tc>
          <w:tcPr>
            <w:tcW w:w="1065" w:type="pct"/>
          </w:tcPr>
          <w:p w14:paraId="1BDCF924" w14:textId="708EA9B5" w:rsidR="00F756C8" w:rsidRPr="0075695F" w:rsidDel="006C3FF7" w:rsidRDefault="00F756C8">
            <w:pPr>
              <w:pStyle w:val="NormalIndent"/>
              <w:ind w:left="0"/>
              <w:rPr>
                <w:ins w:id="17152" w:author="Irová Zuzana" w:date="2025-01-23T22:40:00Z" w16du:dateUtc="2025-01-23T21:40:00Z"/>
                <w:del w:id="17153" w:author="Irova Zuzana" w:date="2025-03-28T20:06:00Z" w16du:dateUtc="2025-03-28T19:06:00Z"/>
              </w:rPr>
            </w:pPr>
            <w:ins w:id="17154" w:author="Irová Zuzana" w:date="2025-01-23T22:40:00Z" w16du:dateUtc="2025-01-23T21:40:00Z">
              <w:del w:id="17155" w:author="Irova Zuzana" w:date="2025-03-28T20:06:00Z" w16du:dateUtc="2025-03-28T19:06:00Z">
                <w:r w:rsidRPr="0075695F" w:rsidDel="006C3FF7">
                  <w:delText>y</w:delText>
                </w:r>
              </w:del>
            </w:ins>
          </w:p>
        </w:tc>
        <w:tc>
          <w:tcPr>
            <w:tcW w:w="1081" w:type="pct"/>
          </w:tcPr>
          <w:p w14:paraId="074E96EC" w14:textId="42FF52B3" w:rsidR="00F756C8" w:rsidRPr="0075695F" w:rsidDel="006C3FF7" w:rsidRDefault="00C73D9A">
            <w:pPr>
              <w:pStyle w:val="NormalIndent"/>
              <w:ind w:left="0"/>
              <w:rPr>
                <w:ins w:id="17156" w:author="Irová Zuzana" w:date="2025-01-23T22:40:00Z" w16du:dateUtc="2025-01-23T21:40:00Z"/>
                <w:del w:id="17157" w:author="Irova Zuzana" w:date="2025-03-28T20:06:00Z" w16du:dateUtc="2025-03-28T19:06:00Z"/>
              </w:rPr>
            </w:pPr>
            <w:ins w:id="17158" w:author="Irová Zuzana" w:date="2025-01-23T22:42:00Z">
              <w:del w:id="17159" w:author="Irova Zuzana" w:date="2025-03-28T20:06:00Z" w16du:dateUtc="2025-03-28T19:06:00Z">
                <w:r w:rsidRPr="00C73D9A" w:rsidDel="006C3FF7">
                  <w:rPr>
                    <w:lang w:val="en-US"/>
                  </w:rPr>
                  <w:delText>Value can be accepted or declined</w:delText>
                </w:r>
              </w:del>
            </w:ins>
          </w:p>
        </w:tc>
      </w:tr>
      <w:tr w:rsidR="00326563" w:rsidRPr="0075695F" w:rsidDel="006C3FF7" w14:paraId="69F9BA2E" w14:textId="09C66135">
        <w:trPr>
          <w:ins w:id="17160" w:author="Irová Zuzana" w:date="2025-01-23T22:40:00Z"/>
          <w:del w:id="17161" w:author="Irova Zuzana" w:date="2025-03-28T20:06:00Z"/>
        </w:trPr>
        <w:tc>
          <w:tcPr>
            <w:tcW w:w="1327" w:type="pct"/>
          </w:tcPr>
          <w:p w14:paraId="4C573BB3" w14:textId="4097D51F" w:rsidR="00F756C8" w:rsidRPr="0075695F" w:rsidDel="006C3FF7" w:rsidRDefault="00C73D9A">
            <w:pPr>
              <w:pStyle w:val="NormalIndent"/>
              <w:ind w:left="0"/>
              <w:rPr>
                <w:ins w:id="17162" w:author="Irová Zuzana" w:date="2025-01-23T22:40:00Z" w16du:dateUtc="2025-01-23T21:40:00Z"/>
                <w:del w:id="17163" w:author="Irova Zuzana" w:date="2025-03-28T20:06:00Z" w16du:dateUtc="2025-03-28T19:06:00Z"/>
              </w:rPr>
            </w:pPr>
            <w:ins w:id="17164" w:author="Irová Zuzana" w:date="2025-01-23T22:42:00Z" w16du:dateUtc="2025-01-23T21:42:00Z">
              <w:del w:id="17165" w:author="Irova Zuzana" w:date="2025-03-28T20:06:00Z" w16du:dateUtc="2025-03-28T19:06:00Z">
                <w:r w:rsidDel="006C3FF7">
                  <w:delText>acceptance-date-time</w:delText>
                </w:r>
              </w:del>
            </w:ins>
          </w:p>
        </w:tc>
        <w:tc>
          <w:tcPr>
            <w:tcW w:w="816" w:type="pct"/>
          </w:tcPr>
          <w:p w14:paraId="499A18DE" w14:textId="1D3D13EC" w:rsidR="00F756C8" w:rsidRPr="0075695F" w:rsidDel="006C3FF7" w:rsidRDefault="00F756C8">
            <w:pPr>
              <w:pStyle w:val="NormalIndent"/>
              <w:ind w:left="0"/>
              <w:rPr>
                <w:ins w:id="17166" w:author="Irová Zuzana" w:date="2025-01-23T22:40:00Z" w16du:dateUtc="2025-01-23T21:40:00Z"/>
                <w:del w:id="17167" w:author="Irova Zuzana" w:date="2025-03-28T20:06:00Z" w16du:dateUtc="2025-03-28T19:06:00Z"/>
              </w:rPr>
            </w:pPr>
            <w:ins w:id="17168" w:author="Irová Zuzana" w:date="2025-01-23T22:40:00Z" w16du:dateUtc="2025-01-23T21:40:00Z">
              <w:del w:id="17169" w:author="Irova Zuzana" w:date="2025-03-28T20:06:00Z" w16du:dateUtc="2025-03-28T19:06:00Z">
                <w:r w:rsidRPr="0075695F" w:rsidDel="006C3FF7">
                  <w:delText>string</w:delText>
                </w:r>
              </w:del>
            </w:ins>
          </w:p>
        </w:tc>
        <w:tc>
          <w:tcPr>
            <w:tcW w:w="711" w:type="pct"/>
          </w:tcPr>
          <w:p w14:paraId="37B8EA7F" w14:textId="0DC56B72" w:rsidR="00F756C8" w:rsidRPr="0075695F" w:rsidDel="006C3FF7" w:rsidRDefault="00F756C8">
            <w:pPr>
              <w:pStyle w:val="NormalIndent"/>
              <w:ind w:left="0"/>
              <w:rPr>
                <w:ins w:id="17170" w:author="Irová Zuzana" w:date="2025-01-23T22:40:00Z" w16du:dateUtc="2025-01-23T21:40:00Z"/>
                <w:del w:id="17171" w:author="Irova Zuzana" w:date="2025-03-28T20:06:00Z" w16du:dateUtc="2025-03-28T19:06:00Z"/>
              </w:rPr>
            </w:pPr>
            <w:ins w:id="17172" w:author="Irová Zuzana" w:date="2025-01-23T22:40:00Z" w16du:dateUtc="2025-01-23T21:40:00Z">
              <w:del w:id="17173" w:author="Irova Zuzana" w:date="2025-03-28T20:06:00Z" w16du:dateUtc="2025-03-28T19:06:00Z">
                <w:r w:rsidRPr="0075695F" w:rsidDel="006C3FF7">
                  <w:delText>22</w:delText>
                </w:r>
              </w:del>
            </w:ins>
          </w:p>
        </w:tc>
        <w:tc>
          <w:tcPr>
            <w:tcW w:w="1065" w:type="pct"/>
          </w:tcPr>
          <w:p w14:paraId="4C08C88D" w14:textId="4620C275" w:rsidR="00F756C8" w:rsidRPr="0075695F" w:rsidDel="006C3FF7" w:rsidRDefault="00F756C8">
            <w:pPr>
              <w:pStyle w:val="NormalIndent"/>
              <w:ind w:left="0"/>
              <w:rPr>
                <w:ins w:id="17174" w:author="Irová Zuzana" w:date="2025-01-23T22:40:00Z" w16du:dateUtc="2025-01-23T21:40:00Z"/>
                <w:del w:id="17175" w:author="Irova Zuzana" w:date="2025-03-28T20:06:00Z" w16du:dateUtc="2025-03-28T19:06:00Z"/>
              </w:rPr>
            </w:pPr>
            <w:ins w:id="17176" w:author="Irová Zuzana" w:date="2025-01-23T22:40:00Z" w16du:dateUtc="2025-01-23T21:40:00Z">
              <w:del w:id="17177" w:author="Irova Zuzana" w:date="2025-03-28T20:06:00Z" w16du:dateUtc="2025-03-28T19:06:00Z">
                <w:r w:rsidRPr="0075695F" w:rsidDel="006C3FF7">
                  <w:delText>y</w:delText>
                </w:r>
              </w:del>
            </w:ins>
          </w:p>
        </w:tc>
        <w:tc>
          <w:tcPr>
            <w:tcW w:w="1081" w:type="pct"/>
          </w:tcPr>
          <w:p w14:paraId="27FF74D7" w14:textId="24D1EB4E" w:rsidR="00C73D9A" w:rsidDel="006C3FF7" w:rsidRDefault="00C73D9A" w:rsidP="000B7E0C">
            <w:pPr>
              <w:pStyle w:val="NormalIndent"/>
              <w:ind w:left="0"/>
              <w:rPr>
                <w:ins w:id="17178" w:author="Irová Zuzana" w:date="2025-01-23T22:42:00Z" w16du:dateUtc="2025-01-23T21:42:00Z"/>
                <w:del w:id="17179" w:author="Irova Zuzana" w:date="2025-03-28T20:06:00Z" w16du:dateUtc="2025-03-28T19:06:00Z"/>
              </w:rPr>
            </w:pPr>
            <w:ins w:id="17180" w:author="Irová Zuzana" w:date="2025-01-23T22:42:00Z" w16du:dateUtc="2025-01-23T21:42:00Z">
              <w:del w:id="17181" w:author="Irova Zuzana" w:date="2025-03-28T20:06:00Z" w16du:dateUtc="2025-03-28T19:06:00Z">
                <w:r w:rsidDel="006C3FF7">
                  <w:delText>Acceptance date and time in format</w:delText>
                </w:r>
              </w:del>
            </w:ins>
          </w:p>
          <w:p w14:paraId="0802AED4" w14:textId="4F123D4C" w:rsidR="00F756C8" w:rsidRPr="0075695F" w:rsidDel="006C3FF7" w:rsidRDefault="00C73D9A" w:rsidP="00C73D9A">
            <w:pPr>
              <w:pStyle w:val="NormalIndent"/>
              <w:ind w:left="0"/>
              <w:rPr>
                <w:ins w:id="17182" w:author="Irová Zuzana" w:date="2025-01-23T22:40:00Z" w16du:dateUtc="2025-01-23T21:40:00Z"/>
                <w:del w:id="17183" w:author="Irova Zuzana" w:date="2025-03-28T20:06:00Z" w16du:dateUtc="2025-03-28T19:06:00Z"/>
              </w:rPr>
            </w:pPr>
            <w:ins w:id="17184" w:author="Irová Zuzana" w:date="2025-01-23T22:42:00Z" w16du:dateUtc="2025-01-23T21:42:00Z">
              <w:del w:id="17185" w:author="Irova Zuzana" w:date="2025-03-28T20:06:00Z" w16du:dateUtc="2025-03-28T19:06:00Z">
                <w:r w:rsidDel="006C3FF7">
                  <w:delText>yyyyMMddHHmmss</w:delText>
                </w:r>
              </w:del>
            </w:ins>
          </w:p>
        </w:tc>
      </w:tr>
    </w:tbl>
    <w:p w14:paraId="37D27493" w14:textId="1A8BE481" w:rsidR="00F756C8" w:rsidRPr="00F756C8" w:rsidDel="006C3FF7" w:rsidRDefault="00F756C8" w:rsidP="000B7E0C">
      <w:pPr>
        <w:pStyle w:val="NormalIndent"/>
        <w:rPr>
          <w:del w:id="17186" w:author="Irova Zuzana" w:date="2025-03-28T20:06:00Z" w16du:dateUtc="2025-03-28T19:06:00Z"/>
        </w:rPr>
      </w:pPr>
    </w:p>
    <w:p w14:paraId="6E6B53C1" w14:textId="77777777" w:rsidR="006C3FF7" w:rsidRDefault="006C3FF7">
      <w:pPr>
        <w:pStyle w:val="Heading4"/>
        <w:rPr>
          <w:ins w:id="17187" w:author="Irova Zuzana" w:date="2025-03-28T20:06:00Z" w16du:dateUtc="2025-03-28T19:06:00Z"/>
          <w:rFonts w:hint="eastAsia"/>
        </w:rPr>
        <w:pPrChange w:id="17188" w:author="Irová Zuzana" w:date="2025-04-14T11:21:00Z" w16du:dateUtc="2025-04-14T09:21:00Z">
          <w:pPr>
            <w:pStyle w:val="Heading3"/>
          </w:pPr>
        </w:pPrChange>
      </w:pPr>
      <w:ins w:id="17189" w:author="Irova Zuzana" w:date="2025-03-28T20:06:00Z" w16du:dateUtc="2025-03-28T19:06:00Z">
        <w:r>
          <w:t>Request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55"/>
        <w:gridCol w:w="1571"/>
        <w:gridCol w:w="1369"/>
        <w:gridCol w:w="2051"/>
        <w:gridCol w:w="2082"/>
      </w:tblGrid>
      <w:tr w:rsidR="006C3FF7" w:rsidRPr="0075695F" w14:paraId="528A1CB8" w14:textId="77777777">
        <w:trPr>
          <w:ins w:id="17190" w:author="Irova Zuzana" w:date="2025-03-28T20:06:00Z"/>
        </w:trPr>
        <w:tc>
          <w:tcPr>
            <w:tcW w:w="1327" w:type="pct"/>
            <w:shd w:val="clear" w:color="auto" w:fill="D9D9D9" w:themeFill="background1" w:themeFillShade="D9"/>
          </w:tcPr>
          <w:p w14:paraId="2678F618" w14:textId="77777777" w:rsidR="006C3FF7" w:rsidRPr="0075695F" w:rsidRDefault="006C3FF7" w:rsidP="0026232B">
            <w:pPr>
              <w:pStyle w:val="Table"/>
              <w:rPr>
                <w:ins w:id="17191" w:author="Irova Zuzana" w:date="2025-03-28T20:06:00Z" w16du:dateUtc="2025-03-28T19:06:00Z"/>
              </w:rPr>
              <w:pPrChange w:id="1719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193" w:author="Irova Zuzana" w:date="2025-03-28T20:06:00Z" w16du:dateUtc="2025-03-28T19:06:00Z">
              <w:r w:rsidRPr="0075695F">
                <w:t>Atribut</w:t>
              </w:r>
            </w:ins>
          </w:p>
        </w:tc>
        <w:tc>
          <w:tcPr>
            <w:tcW w:w="816" w:type="pct"/>
            <w:shd w:val="clear" w:color="auto" w:fill="D9D9D9" w:themeFill="background1" w:themeFillShade="D9"/>
          </w:tcPr>
          <w:p w14:paraId="0985CE9D" w14:textId="77777777" w:rsidR="006C3FF7" w:rsidRPr="0075695F" w:rsidRDefault="006C3FF7" w:rsidP="0026232B">
            <w:pPr>
              <w:pStyle w:val="Table"/>
              <w:rPr>
                <w:ins w:id="17194" w:author="Irova Zuzana" w:date="2025-03-28T20:06:00Z" w16du:dateUtc="2025-03-28T19:06:00Z"/>
              </w:rPr>
              <w:pPrChange w:id="1719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196" w:author="Irova Zuzana" w:date="2025-03-28T20:06:00Z" w16du:dateUtc="2025-03-28T19:06:00Z">
              <w:r w:rsidRPr="0075695F">
                <w:t>Formát</w:t>
              </w:r>
            </w:ins>
          </w:p>
        </w:tc>
        <w:tc>
          <w:tcPr>
            <w:tcW w:w="711" w:type="pct"/>
            <w:shd w:val="clear" w:color="auto" w:fill="D9D9D9" w:themeFill="background1" w:themeFillShade="D9"/>
          </w:tcPr>
          <w:p w14:paraId="6D5412FB" w14:textId="77777777" w:rsidR="006C3FF7" w:rsidRPr="0075695F" w:rsidRDefault="006C3FF7" w:rsidP="0026232B">
            <w:pPr>
              <w:pStyle w:val="Table"/>
              <w:rPr>
                <w:ins w:id="17197" w:author="Irova Zuzana" w:date="2025-03-28T20:06:00Z" w16du:dateUtc="2025-03-28T19:06:00Z"/>
              </w:rPr>
              <w:pPrChange w:id="1719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199" w:author="Irova Zuzana" w:date="2025-03-28T20:06:00Z" w16du:dateUtc="2025-03-28T19:06:00Z">
              <w:r w:rsidRPr="0075695F">
                <w:t>Délka</w:t>
              </w:r>
            </w:ins>
          </w:p>
        </w:tc>
        <w:tc>
          <w:tcPr>
            <w:tcW w:w="1065" w:type="pct"/>
            <w:shd w:val="clear" w:color="auto" w:fill="D9D9D9" w:themeFill="background1" w:themeFillShade="D9"/>
          </w:tcPr>
          <w:p w14:paraId="4D691EFE" w14:textId="77777777" w:rsidR="006C3FF7" w:rsidRPr="0075695F" w:rsidRDefault="006C3FF7" w:rsidP="0026232B">
            <w:pPr>
              <w:pStyle w:val="Table"/>
              <w:rPr>
                <w:ins w:id="17200" w:author="Irova Zuzana" w:date="2025-03-28T20:06:00Z" w16du:dateUtc="2025-03-28T19:06:00Z"/>
              </w:rPr>
              <w:pPrChange w:id="1720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02" w:author="Irova Zuzana" w:date="2025-03-28T20:06:00Z" w16du:dateUtc="2025-03-28T19:06:00Z">
              <w:r w:rsidRPr="0075695F">
                <w:t>Mandatory</w:t>
              </w:r>
            </w:ins>
          </w:p>
        </w:tc>
        <w:tc>
          <w:tcPr>
            <w:tcW w:w="1081" w:type="pct"/>
            <w:shd w:val="clear" w:color="auto" w:fill="D9D9D9" w:themeFill="background1" w:themeFillShade="D9"/>
          </w:tcPr>
          <w:p w14:paraId="54D6E132" w14:textId="77777777" w:rsidR="006C3FF7" w:rsidRPr="0075695F" w:rsidRDefault="006C3FF7" w:rsidP="0026232B">
            <w:pPr>
              <w:pStyle w:val="Table"/>
              <w:rPr>
                <w:ins w:id="17203" w:author="Irova Zuzana" w:date="2025-03-28T20:06:00Z" w16du:dateUtc="2025-03-28T19:06:00Z"/>
              </w:rPr>
              <w:pPrChange w:id="1720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05" w:author="Irova Zuzana" w:date="2025-03-28T20:06:00Z" w16du:dateUtc="2025-03-28T19:06:00Z">
              <w:r w:rsidRPr="0075695F">
                <w:t>Popis</w:t>
              </w:r>
            </w:ins>
          </w:p>
        </w:tc>
      </w:tr>
      <w:tr w:rsidR="006C3FF7" w:rsidRPr="0075695F" w14:paraId="273E4C42" w14:textId="77777777">
        <w:trPr>
          <w:ins w:id="17206" w:author="Irova Zuzana" w:date="2025-03-28T20:06:00Z"/>
        </w:trPr>
        <w:tc>
          <w:tcPr>
            <w:tcW w:w="1327" w:type="pct"/>
          </w:tcPr>
          <w:p w14:paraId="177CABB8" w14:textId="77777777" w:rsidR="006C3FF7" w:rsidRPr="0075695F" w:rsidRDefault="006C3FF7" w:rsidP="0026232B">
            <w:pPr>
              <w:pStyle w:val="Table"/>
              <w:rPr>
                <w:ins w:id="17207" w:author="Irova Zuzana" w:date="2025-03-28T20:06:00Z" w16du:dateUtc="2025-03-28T19:06:00Z"/>
              </w:rPr>
              <w:pPrChange w:id="1720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09" w:author="Irova Zuzana" w:date="2025-03-28T20:06:00Z" w16du:dateUtc="2025-03-28T19:06:00Z">
              <w:r w:rsidRPr="0075695F">
                <w:t>store_id</w:t>
              </w:r>
            </w:ins>
          </w:p>
        </w:tc>
        <w:tc>
          <w:tcPr>
            <w:tcW w:w="816" w:type="pct"/>
          </w:tcPr>
          <w:p w14:paraId="24D46266" w14:textId="77777777" w:rsidR="006C3FF7" w:rsidRPr="0075695F" w:rsidRDefault="006C3FF7" w:rsidP="0026232B">
            <w:pPr>
              <w:pStyle w:val="Table"/>
              <w:rPr>
                <w:ins w:id="17210" w:author="Irova Zuzana" w:date="2025-03-28T20:06:00Z" w16du:dateUtc="2025-03-28T19:06:00Z"/>
              </w:rPr>
              <w:pPrChange w:id="1721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12" w:author="Irova Zuzana" w:date="2025-03-28T20:06:00Z" w16du:dateUtc="2025-03-28T19:06:00Z">
              <w:r w:rsidRPr="0075695F">
                <w:t>Int</w:t>
              </w:r>
            </w:ins>
          </w:p>
        </w:tc>
        <w:tc>
          <w:tcPr>
            <w:tcW w:w="711" w:type="pct"/>
          </w:tcPr>
          <w:p w14:paraId="02CFB182" w14:textId="77777777" w:rsidR="006C3FF7" w:rsidRPr="0075695F" w:rsidRDefault="006C3FF7" w:rsidP="0026232B">
            <w:pPr>
              <w:pStyle w:val="Table"/>
              <w:rPr>
                <w:ins w:id="17213" w:author="Irova Zuzana" w:date="2025-03-28T20:06:00Z" w16du:dateUtc="2025-03-28T19:06:00Z"/>
              </w:rPr>
              <w:pPrChange w:id="1721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65" w:type="pct"/>
          </w:tcPr>
          <w:p w14:paraId="74D98285" w14:textId="77777777" w:rsidR="006C3FF7" w:rsidRPr="0075695F" w:rsidRDefault="006C3FF7" w:rsidP="0026232B">
            <w:pPr>
              <w:pStyle w:val="Table"/>
              <w:rPr>
                <w:ins w:id="17215" w:author="Irova Zuzana" w:date="2025-03-28T20:06:00Z" w16du:dateUtc="2025-03-28T19:06:00Z"/>
              </w:rPr>
              <w:pPrChange w:id="1721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17" w:author="Irova Zuzana" w:date="2025-03-28T20:06:00Z" w16du:dateUtc="2025-03-28T19:06:00Z">
              <w:r w:rsidRPr="0075695F">
                <w:t>y</w:t>
              </w:r>
            </w:ins>
          </w:p>
        </w:tc>
        <w:tc>
          <w:tcPr>
            <w:tcW w:w="1081" w:type="pct"/>
          </w:tcPr>
          <w:p w14:paraId="57710E4C" w14:textId="77777777" w:rsidR="006C3FF7" w:rsidRPr="0075695F" w:rsidRDefault="006C3FF7" w:rsidP="0026232B">
            <w:pPr>
              <w:pStyle w:val="Table"/>
              <w:rPr>
                <w:ins w:id="17218" w:author="Irova Zuzana" w:date="2025-03-28T20:06:00Z" w16du:dateUtc="2025-03-28T19:06:00Z"/>
              </w:rPr>
              <w:pPrChange w:id="1721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20" w:author="Irova Zuzana" w:date="2025-03-28T20:06:00Z" w16du:dateUtc="2025-03-28T19:06:00Z">
              <w:r w:rsidRPr="0075695F">
                <w:t>Point of sale ID</w:t>
              </w:r>
            </w:ins>
          </w:p>
        </w:tc>
      </w:tr>
      <w:tr w:rsidR="006C3FF7" w:rsidRPr="0075695F" w14:paraId="7BAD8FA5" w14:textId="77777777">
        <w:trPr>
          <w:ins w:id="17221" w:author="Irova Zuzana" w:date="2025-03-28T20:06:00Z"/>
        </w:trPr>
        <w:tc>
          <w:tcPr>
            <w:tcW w:w="1327" w:type="pct"/>
          </w:tcPr>
          <w:p w14:paraId="1C0040DE" w14:textId="77777777" w:rsidR="006C3FF7" w:rsidRPr="0075695F" w:rsidRDefault="006C3FF7" w:rsidP="0026232B">
            <w:pPr>
              <w:pStyle w:val="Table"/>
              <w:rPr>
                <w:ins w:id="17222" w:author="Irova Zuzana" w:date="2025-03-28T20:06:00Z" w16du:dateUtc="2025-03-28T19:06:00Z"/>
              </w:rPr>
              <w:pPrChange w:id="1722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24" w:author="Irova Zuzana" w:date="2025-03-28T20:06:00Z" w16du:dateUtc="2025-03-28T19:06:00Z">
              <w:r w:rsidRPr="0075695F">
                <w:t>version</w:t>
              </w:r>
            </w:ins>
          </w:p>
        </w:tc>
        <w:tc>
          <w:tcPr>
            <w:tcW w:w="816" w:type="pct"/>
          </w:tcPr>
          <w:p w14:paraId="50C543AA" w14:textId="77777777" w:rsidR="006C3FF7" w:rsidRPr="0075695F" w:rsidRDefault="006C3FF7" w:rsidP="0026232B">
            <w:pPr>
              <w:pStyle w:val="Table"/>
              <w:rPr>
                <w:ins w:id="17225" w:author="Irova Zuzana" w:date="2025-03-28T20:06:00Z" w16du:dateUtc="2025-03-28T19:06:00Z"/>
              </w:rPr>
              <w:pPrChange w:id="1722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27" w:author="Irova Zuzana" w:date="2025-03-28T20:06:00Z" w16du:dateUtc="2025-03-28T19:06:00Z">
              <w:r w:rsidRPr="0075695F">
                <w:t>Double</w:t>
              </w:r>
            </w:ins>
          </w:p>
        </w:tc>
        <w:tc>
          <w:tcPr>
            <w:tcW w:w="711" w:type="pct"/>
          </w:tcPr>
          <w:p w14:paraId="3AC1A162" w14:textId="77777777" w:rsidR="006C3FF7" w:rsidRPr="0075695F" w:rsidRDefault="006C3FF7" w:rsidP="0026232B">
            <w:pPr>
              <w:pStyle w:val="Table"/>
              <w:rPr>
                <w:ins w:id="17228" w:author="Irova Zuzana" w:date="2025-03-28T20:06:00Z" w16du:dateUtc="2025-03-28T19:06:00Z"/>
              </w:rPr>
              <w:pPrChange w:id="1722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65" w:type="pct"/>
          </w:tcPr>
          <w:p w14:paraId="3158F12A" w14:textId="77777777" w:rsidR="006C3FF7" w:rsidRPr="0075695F" w:rsidRDefault="006C3FF7" w:rsidP="0026232B">
            <w:pPr>
              <w:pStyle w:val="Table"/>
              <w:rPr>
                <w:ins w:id="17230" w:author="Irova Zuzana" w:date="2025-03-28T20:06:00Z" w16du:dateUtc="2025-03-28T19:06:00Z"/>
              </w:rPr>
              <w:pPrChange w:id="1723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32" w:author="Irova Zuzana" w:date="2025-03-28T20:06:00Z" w16du:dateUtc="2025-03-28T19:06:00Z">
              <w:r w:rsidRPr="0075695F">
                <w:t>y</w:t>
              </w:r>
            </w:ins>
          </w:p>
        </w:tc>
        <w:tc>
          <w:tcPr>
            <w:tcW w:w="1081" w:type="pct"/>
          </w:tcPr>
          <w:p w14:paraId="3C289374" w14:textId="77777777" w:rsidR="006C3FF7" w:rsidRPr="0075695F" w:rsidRDefault="006C3FF7" w:rsidP="0026232B">
            <w:pPr>
              <w:pStyle w:val="Table"/>
              <w:rPr>
                <w:ins w:id="17233" w:author="Irova Zuzana" w:date="2025-03-28T20:06:00Z" w16du:dateUtc="2025-03-28T19:06:00Z"/>
              </w:rPr>
              <w:pPrChange w:id="1723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35" w:author="Irova Zuzana" w:date="2025-03-28T20:06:00Z" w16du:dateUtc="2025-03-28T19:06:00Z">
              <w:r w:rsidRPr="0075695F">
                <w:t>API version, always 1.4</w:t>
              </w:r>
            </w:ins>
          </w:p>
        </w:tc>
      </w:tr>
      <w:tr w:rsidR="006C3FF7" w:rsidRPr="0075695F" w14:paraId="563E0EB0" w14:textId="77777777">
        <w:trPr>
          <w:ins w:id="17236" w:author="Irova Zuzana" w:date="2025-03-28T20:06:00Z"/>
        </w:trPr>
        <w:tc>
          <w:tcPr>
            <w:tcW w:w="1327" w:type="pct"/>
          </w:tcPr>
          <w:p w14:paraId="4C6CAA39" w14:textId="77777777" w:rsidR="006C3FF7" w:rsidRPr="0075695F" w:rsidRDefault="006C3FF7" w:rsidP="0026232B">
            <w:pPr>
              <w:pStyle w:val="Table"/>
              <w:rPr>
                <w:ins w:id="17237" w:author="Irova Zuzana" w:date="2025-03-28T20:06:00Z" w16du:dateUtc="2025-03-28T19:06:00Z"/>
              </w:rPr>
              <w:pPrChange w:id="1723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39" w:author="Irova Zuzana" w:date="2025-03-28T20:06:00Z" w16du:dateUtc="2025-03-28T19:06:00Z">
              <w:r w:rsidRPr="0075695F">
                <w:t>token_value</w:t>
              </w:r>
            </w:ins>
          </w:p>
        </w:tc>
        <w:tc>
          <w:tcPr>
            <w:tcW w:w="816" w:type="pct"/>
          </w:tcPr>
          <w:p w14:paraId="7FCB1B27" w14:textId="77777777" w:rsidR="006C3FF7" w:rsidRPr="0075695F" w:rsidRDefault="006C3FF7" w:rsidP="0026232B">
            <w:pPr>
              <w:pStyle w:val="Table"/>
              <w:rPr>
                <w:ins w:id="17240" w:author="Irova Zuzana" w:date="2025-03-28T20:06:00Z" w16du:dateUtc="2025-03-28T19:06:00Z"/>
              </w:rPr>
              <w:pPrChange w:id="1724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42" w:author="Irova Zuzana" w:date="2025-03-28T20:06:00Z" w16du:dateUtc="2025-03-28T19:06:00Z">
              <w:r w:rsidRPr="0075695F">
                <w:t>string</w:t>
              </w:r>
            </w:ins>
          </w:p>
        </w:tc>
        <w:tc>
          <w:tcPr>
            <w:tcW w:w="711" w:type="pct"/>
          </w:tcPr>
          <w:p w14:paraId="2DDDAE31" w14:textId="77777777" w:rsidR="006C3FF7" w:rsidRPr="0075695F" w:rsidRDefault="006C3FF7" w:rsidP="0026232B">
            <w:pPr>
              <w:pStyle w:val="Table"/>
              <w:rPr>
                <w:ins w:id="17243" w:author="Irova Zuzana" w:date="2025-03-28T20:06:00Z" w16du:dateUtc="2025-03-28T19:06:00Z"/>
              </w:rPr>
              <w:pPrChange w:id="1724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45" w:author="Irova Zuzana" w:date="2025-03-28T20:06:00Z" w16du:dateUtc="2025-03-28T19:06:00Z">
              <w:r w:rsidRPr="0075695F">
                <w:t>22</w:t>
              </w:r>
            </w:ins>
          </w:p>
        </w:tc>
        <w:tc>
          <w:tcPr>
            <w:tcW w:w="1065" w:type="pct"/>
          </w:tcPr>
          <w:p w14:paraId="2C704D91" w14:textId="77777777" w:rsidR="006C3FF7" w:rsidRPr="0075695F" w:rsidRDefault="006C3FF7" w:rsidP="0026232B">
            <w:pPr>
              <w:pStyle w:val="Table"/>
              <w:rPr>
                <w:ins w:id="17246" w:author="Irova Zuzana" w:date="2025-03-28T20:06:00Z" w16du:dateUtc="2025-03-28T19:06:00Z"/>
              </w:rPr>
              <w:pPrChange w:id="1724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48" w:author="Irova Zuzana" w:date="2025-03-28T20:06:00Z" w16du:dateUtc="2025-03-28T19:06:00Z">
              <w:r w:rsidRPr="0075695F">
                <w:t>y</w:t>
              </w:r>
            </w:ins>
          </w:p>
        </w:tc>
        <w:tc>
          <w:tcPr>
            <w:tcW w:w="1081" w:type="pct"/>
          </w:tcPr>
          <w:p w14:paraId="6B5C7D41" w14:textId="77777777" w:rsidR="006C3FF7" w:rsidRPr="0075695F" w:rsidRDefault="006C3FF7" w:rsidP="0026232B">
            <w:pPr>
              <w:pStyle w:val="Table"/>
              <w:rPr>
                <w:ins w:id="17249" w:author="Irova Zuzana" w:date="2025-03-28T20:06:00Z" w16du:dateUtc="2025-03-28T19:06:00Z"/>
              </w:rPr>
              <w:pPrChange w:id="1725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51" w:author="Irova Zuzana" w:date="2025-03-28T20:06:00Z" w16du:dateUtc="2025-03-28T19:06:00Z">
              <w:r w:rsidRPr="0075695F">
                <w:t>token</w:t>
              </w:r>
            </w:ins>
          </w:p>
        </w:tc>
      </w:tr>
      <w:tr w:rsidR="006C3FF7" w:rsidRPr="0075695F" w14:paraId="465033D4" w14:textId="77777777">
        <w:trPr>
          <w:ins w:id="17252" w:author="Irova Zuzana" w:date="2025-03-28T20:06:00Z"/>
        </w:trPr>
        <w:tc>
          <w:tcPr>
            <w:tcW w:w="1327" w:type="pct"/>
          </w:tcPr>
          <w:p w14:paraId="25C65B51" w14:textId="77777777" w:rsidR="006C3FF7" w:rsidRPr="0075695F" w:rsidRDefault="006C3FF7" w:rsidP="0026232B">
            <w:pPr>
              <w:pStyle w:val="Table"/>
              <w:rPr>
                <w:ins w:id="17253" w:author="Irova Zuzana" w:date="2025-03-28T20:06:00Z" w16du:dateUtc="2025-03-28T19:06:00Z"/>
              </w:rPr>
              <w:pPrChange w:id="1725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55" w:author="Irova Zuzana" w:date="2025-03-28T20:06:00Z" w16du:dateUtc="2025-03-28T19:06:00Z">
              <w:r w:rsidRPr="0075695F">
                <w:t>order_number</w:t>
              </w:r>
            </w:ins>
          </w:p>
        </w:tc>
        <w:tc>
          <w:tcPr>
            <w:tcW w:w="816" w:type="pct"/>
          </w:tcPr>
          <w:p w14:paraId="45AA030C" w14:textId="77777777" w:rsidR="006C3FF7" w:rsidRPr="0075695F" w:rsidRDefault="006C3FF7" w:rsidP="0026232B">
            <w:pPr>
              <w:pStyle w:val="Table"/>
              <w:rPr>
                <w:ins w:id="17256" w:author="Irova Zuzana" w:date="2025-03-28T20:06:00Z" w16du:dateUtc="2025-03-28T19:06:00Z"/>
              </w:rPr>
              <w:pPrChange w:id="1725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58" w:author="Irova Zuzana" w:date="2025-03-28T20:06:00Z" w16du:dateUtc="2025-03-28T19:06:00Z">
              <w:r w:rsidRPr="0075695F">
                <w:t>string</w:t>
              </w:r>
            </w:ins>
          </w:p>
        </w:tc>
        <w:tc>
          <w:tcPr>
            <w:tcW w:w="711" w:type="pct"/>
          </w:tcPr>
          <w:p w14:paraId="2643CE49" w14:textId="77777777" w:rsidR="006C3FF7" w:rsidRPr="0075695F" w:rsidRDefault="006C3FF7" w:rsidP="0026232B">
            <w:pPr>
              <w:pStyle w:val="Table"/>
              <w:rPr>
                <w:ins w:id="17259" w:author="Irova Zuzana" w:date="2025-03-28T20:06:00Z" w16du:dateUtc="2025-03-28T19:06:00Z"/>
              </w:rPr>
              <w:pPrChange w:id="1726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61" w:author="Irova Zuzana" w:date="2025-03-28T20:06:00Z" w16du:dateUtc="2025-03-28T19:06:00Z">
              <w:r w:rsidRPr="0075695F">
                <w:t>36</w:t>
              </w:r>
            </w:ins>
          </w:p>
        </w:tc>
        <w:tc>
          <w:tcPr>
            <w:tcW w:w="1065" w:type="pct"/>
          </w:tcPr>
          <w:p w14:paraId="124D81B7" w14:textId="77777777" w:rsidR="006C3FF7" w:rsidRPr="0075695F" w:rsidRDefault="006C3FF7" w:rsidP="0026232B">
            <w:pPr>
              <w:pStyle w:val="Table"/>
              <w:rPr>
                <w:ins w:id="17262" w:author="Irova Zuzana" w:date="2025-03-28T20:06:00Z" w16du:dateUtc="2025-03-28T19:06:00Z"/>
              </w:rPr>
              <w:pPrChange w:id="1726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64" w:author="Irova Zuzana" w:date="2025-03-28T20:06:00Z" w16du:dateUtc="2025-03-28T19:06:00Z">
              <w:r w:rsidRPr="0075695F">
                <w:t>y</w:t>
              </w:r>
            </w:ins>
          </w:p>
        </w:tc>
        <w:tc>
          <w:tcPr>
            <w:tcW w:w="1081" w:type="pct"/>
          </w:tcPr>
          <w:p w14:paraId="42760FFD" w14:textId="77777777" w:rsidR="006C3FF7" w:rsidRPr="0075695F" w:rsidRDefault="006C3FF7" w:rsidP="0026232B">
            <w:pPr>
              <w:pStyle w:val="Table"/>
              <w:rPr>
                <w:ins w:id="17265" w:author="Irova Zuzana" w:date="2025-03-28T20:06:00Z" w16du:dateUtc="2025-03-28T19:06:00Z"/>
              </w:rPr>
              <w:pPrChange w:id="1726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67" w:author="Irova Zuzana" w:date="2025-03-28T20:06:00Z" w16du:dateUtc="2025-03-28T19:06:00Z">
              <w:r w:rsidRPr="0075695F">
                <w:t>unique order number</w:t>
              </w:r>
            </w:ins>
          </w:p>
        </w:tc>
      </w:tr>
      <w:tr w:rsidR="006C3FF7" w:rsidRPr="0075695F" w14:paraId="67BB2958" w14:textId="77777777">
        <w:trPr>
          <w:ins w:id="17268" w:author="Irova Zuzana" w:date="2025-03-28T20:06:00Z"/>
        </w:trPr>
        <w:tc>
          <w:tcPr>
            <w:tcW w:w="1327" w:type="pct"/>
          </w:tcPr>
          <w:p w14:paraId="0DE11A78" w14:textId="77777777" w:rsidR="006C3FF7" w:rsidRPr="0075695F" w:rsidRDefault="006C3FF7" w:rsidP="0026232B">
            <w:pPr>
              <w:pStyle w:val="Table"/>
              <w:rPr>
                <w:ins w:id="17269" w:author="Irova Zuzana" w:date="2025-03-28T20:06:00Z" w16du:dateUtc="2025-03-28T19:06:00Z"/>
              </w:rPr>
              <w:pPrChange w:id="1727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71" w:author="Irova Zuzana" w:date="2025-03-28T20:06:00Z" w16du:dateUtc="2025-03-28T19:06:00Z">
              <w:r w:rsidRPr="0075695F">
                <w:t>amount</w:t>
              </w:r>
            </w:ins>
          </w:p>
        </w:tc>
        <w:tc>
          <w:tcPr>
            <w:tcW w:w="816" w:type="pct"/>
          </w:tcPr>
          <w:p w14:paraId="0FC127E4" w14:textId="77777777" w:rsidR="006C3FF7" w:rsidRPr="0075695F" w:rsidRDefault="006C3FF7" w:rsidP="0026232B">
            <w:pPr>
              <w:pStyle w:val="Table"/>
              <w:rPr>
                <w:ins w:id="17272" w:author="Irova Zuzana" w:date="2025-03-28T20:06:00Z" w16du:dateUtc="2025-03-28T19:06:00Z"/>
              </w:rPr>
              <w:pPrChange w:id="1727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74" w:author="Irova Zuzana" w:date="2025-03-28T20:06:00Z" w16du:dateUtc="2025-03-28T19:06:00Z">
              <w:r w:rsidRPr="0075695F">
                <w:t>float</w:t>
              </w:r>
            </w:ins>
          </w:p>
        </w:tc>
        <w:tc>
          <w:tcPr>
            <w:tcW w:w="711" w:type="pct"/>
          </w:tcPr>
          <w:p w14:paraId="00241572" w14:textId="77777777" w:rsidR="006C3FF7" w:rsidRPr="0075695F" w:rsidRDefault="006C3FF7" w:rsidP="0026232B">
            <w:pPr>
              <w:pStyle w:val="Table"/>
              <w:rPr>
                <w:ins w:id="17275" w:author="Irova Zuzana" w:date="2025-03-28T20:06:00Z" w16du:dateUtc="2025-03-28T19:06:00Z"/>
              </w:rPr>
              <w:pPrChange w:id="1727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65" w:type="pct"/>
          </w:tcPr>
          <w:p w14:paraId="03577210" w14:textId="77777777" w:rsidR="006C3FF7" w:rsidRPr="0075695F" w:rsidRDefault="006C3FF7" w:rsidP="0026232B">
            <w:pPr>
              <w:pStyle w:val="Table"/>
              <w:rPr>
                <w:ins w:id="17277" w:author="Irova Zuzana" w:date="2025-03-28T20:06:00Z" w16du:dateUtc="2025-03-28T19:06:00Z"/>
              </w:rPr>
              <w:pPrChange w:id="1727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79" w:author="Irova Zuzana" w:date="2025-03-28T20:06:00Z" w16du:dateUtc="2025-03-28T19:06:00Z">
              <w:r w:rsidRPr="0075695F">
                <w:t>y</w:t>
              </w:r>
            </w:ins>
          </w:p>
        </w:tc>
        <w:tc>
          <w:tcPr>
            <w:tcW w:w="1081" w:type="pct"/>
          </w:tcPr>
          <w:p w14:paraId="4CBF7368" w14:textId="77777777" w:rsidR="006C3FF7" w:rsidRPr="0075695F" w:rsidRDefault="006C3FF7" w:rsidP="0026232B">
            <w:pPr>
              <w:pStyle w:val="Table"/>
              <w:rPr>
                <w:ins w:id="17280" w:author="Irova Zuzana" w:date="2025-03-28T20:06:00Z" w16du:dateUtc="2025-03-28T19:06:00Z"/>
              </w:rPr>
              <w:pPrChange w:id="1728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82" w:author="Irova Zuzana" w:date="2025-03-28T20:06:00Z" w16du:dateUtc="2025-03-28T19:06:00Z">
              <w:r w:rsidRPr="0075695F">
                <w:t>order amount</w:t>
              </w:r>
            </w:ins>
          </w:p>
        </w:tc>
      </w:tr>
      <w:tr w:rsidR="006C3FF7" w:rsidRPr="0075695F" w14:paraId="3D578BAD" w14:textId="77777777">
        <w:trPr>
          <w:ins w:id="17283" w:author="Irova Zuzana" w:date="2025-03-28T20:06:00Z"/>
        </w:trPr>
        <w:tc>
          <w:tcPr>
            <w:tcW w:w="1327" w:type="pct"/>
          </w:tcPr>
          <w:p w14:paraId="122DF062" w14:textId="77777777" w:rsidR="006C3FF7" w:rsidRPr="0075695F" w:rsidRDefault="006C3FF7" w:rsidP="0026232B">
            <w:pPr>
              <w:pStyle w:val="Table"/>
              <w:rPr>
                <w:ins w:id="17284" w:author="Irova Zuzana" w:date="2025-03-28T20:06:00Z" w16du:dateUtc="2025-03-28T19:06:00Z"/>
              </w:rPr>
              <w:pPrChange w:id="1728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86" w:author="Irova Zuzana" w:date="2025-03-28T20:06:00Z" w16du:dateUtc="2025-03-28T19:06:00Z">
              <w:r w:rsidRPr="0075695F">
                <w:t>currency</w:t>
              </w:r>
            </w:ins>
          </w:p>
        </w:tc>
        <w:tc>
          <w:tcPr>
            <w:tcW w:w="816" w:type="pct"/>
          </w:tcPr>
          <w:p w14:paraId="076BAA29" w14:textId="77777777" w:rsidR="006C3FF7" w:rsidRPr="0075695F" w:rsidRDefault="006C3FF7" w:rsidP="0026232B">
            <w:pPr>
              <w:pStyle w:val="Table"/>
              <w:rPr>
                <w:ins w:id="17287" w:author="Irova Zuzana" w:date="2025-03-28T20:06:00Z" w16du:dateUtc="2025-03-28T19:06:00Z"/>
              </w:rPr>
              <w:pPrChange w:id="1728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89" w:author="Irova Zuzana" w:date="2025-03-28T20:06:00Z" w16du:dateUtc="2025-03-28T19:06:00Z">
              <w:r w:rsidRPr="0075695F">
                <w:t>string</w:t>
              </w:r>
            </w:ins>
          </w:p>
        </w:tc>
        <w:tc>
          <w:tcPr>
            <w:tcW w:w="711" w:type="pct"/>
          </w:tcPr>
          <w:p w14:paraId="486B901B" w14:textId="77777777" w:rsidR="006C3FF7" w:rsidRPr="0075695F" w:rsidRDefault="006C3FF7" w:rsidP="0026232B">
            <w:pPr>
              <w:pStyle w:val="Table"/>
              <w:rPr>
                <w:ins w:id="17290" w:author="Irova Zuzana" w:date="2025-03-28T20:06:00Z" w16du:dateUtc="2025-03-28T19:06:00Z"/>
              </w:rPr>
              <w:pPrChange w:id="1729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92" w:author="Irova Zuzana" w:date="2025-03-28T20:06:00Z" w16du:dateUtc="2025-03-28T19:06:00Z">
              <w:r w:rsidRPr="0075695F">
                <w:t>3</w:t>
              </w:r>
            </w:ins>
          </w:p>
        </w:tc>
        <w:tc>
          <w:tcPr>
            <w:tcW w:w="1065" w:type="pct"/>
          </w:tcPr>
          <w:p w14:paraId="618431E6" w14:textId="77777777" w:rsidR="006C3FF7" w:rsidRPr="0075695F" w:rsidRDefault="006C3FF7" w:rsidP="0026232B">
            <w:pPr>
              <w:pStyle w:val="Table"/>
              <w:rPr>
                <w:ins w:id="17293" w:author="Irova Zuzana" w:date="2025-03-28T20:06:00Z" w16du:dateUtc="2025-03-28T19:06:00Z"/>
              </w:rPr>
              <w:pPrChange w:id="1729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95" w:author="Irova Zuzana" w:date="2025-03-28T20:06:00Z" w16du:dateUtc="2025-03-28T19:06:00Z">
              <w:r w:rsidRPr="0075695F">
                <w:t>y</w:t>
              </w:r>
            </w:ins>
          </w:p>
        </w:tc>
        <w:tc>
          <w:tcPr>
            <w:tcW w:w="1081" w:type="pct"/>
          </w:tcPr>
          <w:p w14:paraId="277B3972" w14:textId="77777777" w:rsidR="006C3FF7" w:rsidRPr="0075695F" w:rsidRDefault="006C3FF7" w:rsidP="0026232B">
            <w:pPr>
              <w:pStyle w:val="Table"/>
              <w:rPr>
                <w:ins w:id="17296" w:author="Irova Zuzana" w:date="2025-03-28T20:06:00Z" w16du:dateUtc="2025-03-28T19:06:00Z"/>
              </w:rPr>
              <w:pPrChange w:id="1729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298" w:author="Irova Zuzana" w:date="2025-03-28T20:06:00Z" w16du:dateUtc="2025-03-28T19:06:00Z">
              <w:r w:rsidRPr="0075695F">
                <w:t>currency</w:t>
              </w:r>
            </w:ins>
          </w:p>
        </w:tc>
      </w:tr>
      <w:tr w:rsidR="006C3FF7" w:rsidRPr="0075695F" w14:paraId="4E05AFEE" w14:textId="77777777">
        <w:trPr>
          <w:ins w:id="17299" w:author="Irova Zuzana" w:date="2025-03-28T20:06:00Z"/>
        </w:trPr>
        <w:tc>
          <w:tcPr>
            <w:tcW w:w="1327" w:type="pct"/>
          </w:tcPr>
          <w:p w14:paraId="62964DB4" w14:textId="77777777" w:rsidR="006C3FF7" w:rsidRPr="0075695F" w:rsidRDefault="006C3FF7" w:rsidP="0026232B">
            <w:pPr>
              <w:pStyle w:val="Table"/>
              <w:rPr>
                <w:ins w:id="17300" w:author="Irova Zuzana" w:date="2025-03-28T20:06:00Z" w16du:dateUtc="2025-03-28T19:06:00Z"/>
              </w:rPr>
              <w:pPrChange w:id="1730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02" w:author="Irova Zuzana" w:date="2025-03-28T20:06:00Z" w16du:dateUtc="2025-03-28T19:06:00Z">
              <w:r w:rsidRPr="0075695F">
                <w:t>cart</w:t>
              </w:r>
            </w:ins>
          </w:p>
        </w:tc>
        <w:tc>
          <w:tcPr>
            <w:tcW w:w="816" w:type="pct"/>
          </w:tcPr>
          <w:p w14:paraId="3B2FD4C6" w14:textId="77777777" w:rsidR="006C3FF7" w:rsidRPr="0075695F" w:rsidRDefault="006C3FF7" w:rsidP="0026232B">
            <w:pPr>
              <w:pStyle w:val="Table"/>
              <w:rPr>
                <w:ins w:id="17303" w:author="Irova Zuzana" w:date="2025-03-28T20:06:00Z" w16du:dateUtc="2025-03-28T19:06:00Z"/>
              </w:rPr>
              <w:pPrChange w:id="1730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05" w:author="Irova Zuzana" w:date="2025-03-28T20:06:00Z" w16du:dateUtc="2025-03-28T19:06:00Z">
              <w:r w:rsidRPr="0075695F">
                <w:t>string</w:t>
              </w:r>
            </w:ins>
          </w:p>
        </w:tc>
        <w:tc>
          <w:tcPr>
            <w:tcW w:w="711" w:type="pct"/>
          </w:tcPr>
          <w:p w14:paraId="3502765D" w14:textId="77777777" w:rsidR="006C3FF7" w:rsidRPr="0075695F" w:rsidRDefault="006C3FF7" w:rsidP="0026232B">
            <w:pPr>
              <w:pStyle w:val="Table"/>
              <w:rPr>
                <w:ins w:id="17306" w:author="Irova Zuzana" w:date="2025-03-28T20:06:00Z" w16du:dateUtc="2025-03-28T19:06:00Z"/>
              </w:rPr>
              <w:pPrChange w:id="1730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08" w:author="Irova Zuzana" w:date="2025-03-28T20:06:00Z" w16du:dateUtc="2025-03-28T19:06:00Z">
              <w:r w:rsidRPr="0075695F">
                <w:t>255</w:t>
              </w:r>
            </w:ins>
          </w:p>
        </w:tc>
        <w:tc>
          <w:tcPr>
            <w:tcW w:w="1065" w:type="pct"/>
          </w:tcPr>
          <w:p w14:paraId="3A839DBC" w14:textId="77777777" w:rsidR="006C3FF7" w:rsidRPr="0075695F" w:rsidRDefault="006C3FF7" w:rsidP="0026232B">
            <w:pPr>
              <w:pStyle w:val="Table"/>
              <w:rPr>
                <w:ins w:id="17309" w:author="Irova Zuzana" w:date="2025-03-28T20:06:00Z" w16du:dateUtc="2025-03-28T19:06:00Z"/>
              </w:rPr>
              <w:pPrChange w:id="1731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11" w:author="Irova Zuzana" w:date="2025-03-28T20:06:00Z" w16du:dateUtc="2025-03-28T19:06:00Z">
              <w:r w:rsidRPr="0075695F">
                <w:t>n</w:t>
              </w:r>
            </w:ins>
          </w:p>
        </w:tc>
        <w:tc>
          <w:tcPr>
            <w:tcW w:w="1081" w:type="pct"/>
          </w:tcPr>
          <w:p w14:paraId="664707DE" w14:textId="77777777" w:rsidR="006C3FF7" w:rsidRPr="0075695F" w:rsidRDefault="006C3FF7" w:rsidP="0026232B">
            <w:pPr>
              <w:pStyle w:val="Table"/>
              <w:rPr>
                <w:ins w:id="17312" w:author="Irova Zuzana" w:date="2025-03-28T20:06:00Z" w16du:dateUtc="2025-03-28T19:06:00Z"/>
              </w:rPr>
              <w:pPrChange w:id="1731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14" w:author="Irova Zuzana" w:date="2025-03-28T20:06:00Z" w16du:dateUtc="2025-03-28T19:06:00Z">
              <w:r w:rsidRPr="0075695F">
                <w:t>shopping cart description</w:t>
              </w:r>
            </w:ins>
          </w:p>
        </w:tc>
      </w:tr>
      <w:tr w:rsidR="006C3FF7" w:rsidRPr="0075695F" w14:paraId="670292AE" w14:textId="77777777">
        <w:trPr>
          <w:ins w:id="17315" w:author="Irova Zuzana" w:date="2025-03-28T20:06:00Z"/>
        </w:trPr>
        <w:tc>
          <w:tcPr>
            <w:tcW w:w="1327" w:type="pct"/>
          </w:tcPr>
          <w:p w14:paraId="4B3B26F6" w14:textId="77777777" w:rsidR="006C3FF7" w:rsidRPr="0075695F" w:rsidRDefault="006C3FF7" w:rsidP="0026232B">
            <w:pPr>
              <w:pStyle w:val="Table"/>
              <w:rPr>
                <w:ins w:id="17316" w:author="Irova Zuzana" w:date="2025-03-28T20:06:00Z" w16du:dateUtc="2025-03-28T19:06:00Z"/>
              </w:rPr>
              <w:pPrChange w:id="1731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18" w:author="Irova Zuzana" w:date="2025-03-28T20:06:00Z" w16du:dateUtc="2025-03-28T19:06:00Z">
              <w:r w:rsidRPr="0075695F">
                <w:t>signature</w:t>
              </w:r>
            </w:ins>
          </w:p>
        </w:tc>
        <w:tc>
          <w:tcPr>
            <w:tcW w:w="816" w:type="pct"/>
          </w:tcPr>
          <w:p w14:paraId="37527B9E" w14:textId="77777777" w:rsidR="006C3FF7" w:rsidRPr="0075695F" w:rsidRDefault="006C3FF7" w:rsidP="0026232B">
            <w:pPr>
              <w:pStyle w:val="Table"/>
              <w:rPr>
                <w:ins w:id="17319" w:author="Irova Zuzana" w:date="2025-03-28T20:06:00Z" w16du:dateUtc="2025-03-28T19:06:00Z"/>
              </w:rPr>
              <w:pPrChange w:id="1732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21" w:author="Irova Zuzana" w:date="2025-03-28T20:06:00Z" w16du:dateUtc="2025-03-28T19:06:00Z">
              <w:r w:rsidRPr="0075695F">
                <w:t>string</w:t>
              </w:r>
            </w:ins>
          </w:p>
        </w:tc>
        <w:tc>
          <w:tcPr>
            <w:tcW w:w="711" w:type="pct"/>
          </w:tcPr>
          <w:p w14:paraId="725D247A" w14:textId="77777777" w:rsidR="006C3FF7" w:rsidRPr="0075695F" w:rsidRDefault="006C3FF7" w:rsidP="0026232B">
            <w:pPr>
              <w:pStyle w:val="Table"/>
              <w:rPr>
                <w:ins w:id="17322" w:author="Irova Zuzana" w:date="2025-03-28T20:06:00Z" w16du:dateUtc="2025-03-28T19:06:00Z"/>
              </w:rPr>
              <w:pPrChange w:id="1732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24" w:author="Irova Zuzana" w:date="2025-03-28T20:06:00Z" w16du:dateUtc="2025-03-28T19:06:00Z">
              <w:r w:rsidRPr="0075695F">
                <w:t>64</w:t>
              </w:r>
            </w:ins>
          </w:p>
        </w:tc>
        <w:tc>
          <w:tcPr>
            <w:tcW w:w="1065" w:type="pct"/>
          </w:tcPr>
          <w:p w14:paraId="7A4D527B" w14:textId="77777777" w:rsidR="006C3FF7" w:rsidRPr="0075695F" w:rsidRDefault="006C3FF7" w:rsidP="0026232B">
            <w:pPr>
              <w:pStyle w:val="Table"/>
              <w:rPr>
                <w:ins w:id="17325" w:author="Irova Zuzana" w:date="2025-03-28T20:06:00Z" w16du:dateUtc="2025-03-28T19:06:00Z"/>
              </w:rPr>
              <w:pPrChange w:id="1732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27" w:author="Irova Zuzana" w:date="2025-03-28T20:06:00Z" w16du:dateUtc="2025-03-28T19:06:00Z">
              <w:r w:rsidRPr="0075695F">
                <w:t>y</w:t>
              </w:r>
            </w:ins>
          </w:p>
        </w:tc>
        <w:tc>
          <w:tcPr>
            <w:tcW w:w="1081" w:type="pct"/>
          </w:tcPr>
          <w:p w14:paraId="036223C3" w14:textId="77777777" w:rsidR="006C3FF7" w:rsidRPr="0075695F" w:rsidRDefault="006C3FF7" w:rsidP="0026232B">
            <w:pPr>
              <w:pStyle w:val="Table"/>
              <w:rPr>
                <w:ins w:id="17328" w:author="Irova Zuzana" w:date="2025-03-28T20:06:00Z" w16du:dateUtc="2025-03-28T19:06:00Z"/>
              </w:rPr>
              <w:pPrChange w:id="1732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30" w:author="Irova Zuzana" w:date="2025-03-28T20:06:00Z" w16du:dateUtc="2025-03-28T19:06:00Z">
              <w:r w:rsidRPr="0075695F">
                <w:t>HMAC-SHA256 signature</w:t>
              </w:r>
            </w:ins>
          </w:p>
        </w:tc>
      </w:tr>
    </w:tbl>
    <w:p w14:paraId="68C208CE" w14:textId="77777777" w:rsidR="006C3FF7" w:rsidRDefault="006C3FF7">
      <w:pPr>
        <w:pStyle w:val="Heading4"/>
        <w:rPr>
          <w:ins w:id="17331" w:author="Irova Zuzana" w:date="2025-03-28T20:06:00Z" w16du:dateUtc="2025-03-28T19:06:00Z"/>
          <w:rFonts w:hint="eastAsia"/>
        </w:rPr>
        <w:pPrChange w:id="17332" w:author="Irová Zuzana" w:date="2025-04-14T11:21:00Z" w16du:dateUtc="2025-04-14T09:21:00Z">
          <w:pPr>
            <w:pStyle w:val="Heading3"/>
          </w:pPr>
        </w:pPrChange>
      </w:pPr>
      <w:ins w:id="17333" w:author="Irova Zuzana" w:date="2025-03-28T20:06:00Z" w16du:dateUtc="2025-03-28T19:06:00Z">
        <w:r>
          <w:t>Response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52"/>
        <w:gridCol w:w="1567"/>
        <w:gridCol w:w="1365"/>
        <w:gridCol w:w="2049"/>
        <w:gridCol w:w="2095"/>
      </w:tblGrid>
      <w:tr w:rsidR="006C3FF7" w:rsidRPr="0075695F" w14:paraId="1C54A792" w14:textId="77777777" w:rsidTr="006C3FF7">
        <w:trPr>
          <w:ins w:id="17334" w:author="Irova Zuzana" w:date="2025-03-28T20:06:00Z"/>
        </w:trPr>
        <w:tc>
          <w:tcPr>
            <w:tcW w:w="1325" w:type="pct"/>
            <w:shd w:val="clear" w:color="auto" w:fill="D9D9D9" w:themeFill="background1" w:themeFillShade="D9"/>
          </w:tcPr>
          <w:p w14:paraId="76D8C0BE" w14:textId="77777777" w:rsidR="006C3FF7" w:rsidRPr="0075695F" w:rsidRDefault="006C3FF7" w:rsidP="0026232B">
            <w:pPr>
              <w:pStyle w:val="Table"/>
              <w:rPr>
                <w:ins w:id="17335" w:author="Irova Zuzana" w:date="2025-03-28T20:06:00Z" w16du:dateUtc="2025-03-28T19:06:00Z"/>
              </w:rPr>
              <w:pPrChange w:id="1733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37" w:author="Irova Zuzana" w:date="2025-03-28T20:06:00Z" w16du:dateUtc="2025-03-28T19:06:00Z">
              <w:r w:rsidRPr="0075695F">
                <w:t>Atribut</w:t>
              </w:r>
            </w:ins>
          </w:p>
        </w:tc>
        <w:tc>
          <w:tcPr>
            <w:tcW w:w="814" w:type="pct"/>
            <w:shd w:val="clear" w:color="auto" w:fill="D9D9D9" w:themeFill="background1" w:themeFillShade="D9"/>
          </w:tcPr>
          <w:p w14:paraId="7467272A" w14:textId="77777777" w:rsidR="006C3FF7" w:rsidRPr="0075695F" w:rsidRDefault="006C3FF7" w:rsidP="0026232B">
            <w:pPr>
              <w:pStyle w:val="Table"/>
              <w:rPr>
                <w:ins w:id="17338" w:author="Irova Zuzana" w:date="2025-03-28T20:06:00Z" w16du:dateUtc="2025-03-28T19:06:00Z"/>
              </w:rPr>
              <w:pPrChange w:id="1733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40" w:author="Irova Zuzana" w:date="2025-03-28T20:06:00Z" w16du:dateUtc="2025-03-28T19:06:00Z">
              <w:r w:rsidRPr="0075695F">
                <w:t>Formát</w:t>
              </w:r>
            </w:ins>
          </w:p>
        </w:tc>
        <w:tc>
          <w:tcPr>
            <w:tcW w:w="709" w:type="pct"/>
            <w:shd w:val="clear" w:color="auto" w:fill="D9D9D9" w:themeFill="background1" w:themeFillShade="D9"/>
          </w:tcPr>
          <w:p w14:paraId="34567710" w14:textId="77777777" w:rsidR="006C3FF7" w:rsidRPr="0075695F" w:rsidRDefault="006C3FF7" w:rsidP="0026232B">
            <w:pPr>
              <w:pStyle w:val="Table"/>
              <w:rPr>
                <w:ins w:id="17341" w:author="Irova Zuzana" w:date="2025-03-28T20:06:00Z" w16du:dateUtc="2025-03-28T19:06:00Z"/>
              </w:rPr>
              <w:pPrChange w:id="1734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43" w:author="Irova Zuzana" w:date="2025-03-28T20:06:00Z" w16du:dateUtc="2025-03-28T19:06:00Z">
              <w:r w:rsidRPr="0075695F">
                <w:t>Délka</w:t>
              </w:r>
            </w:ins>
          </w:p>
        </w:tc>
        <w:tc>
          <w:tcPr>
            <w:tcW w:w="1064" w:type="pct"/>
            <w:shd w:val="clear" w:color="auto" w:fill="D9D9D9" w:themeFill="background1" w:themeFillShade="D9"/>
          </w:tcPr>
          <w:p w14:paraId="74225D94" w14:textId="77777777" w:rsidR="006C3FF7" w:rsidRPr="0075695F" w:rsidRDefault="006C3FF7" w:rsidP="0026232B">
            <w:pPr>
              <w:pStyle w:val="Table"/>
              <w:rPr>
                <w:ins w:id="17344" w:author="Irova Zuzana" w:date="2025-03-28T20:06:00Z" w16du:dateUtc="2025-03-28T19:06:00Z"/>
              </w:rPr>
              <w:pPrChange w:id="1734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46" w:author="Irova Zuzana" w:date="2025-03-28T20:06:00Z" w16du:dateUtc="2025-03-28T19:06:00Z">
              <w:r w:rsidRPr="0075695F">
                <w:t>Mandatory</w:t>
              </w:r>
            </w:ins>
          </w:p>
        </w:tc>
        <w:tc>
          <w:tcPr>
            <w:tcW w:w="1088" w:type="pct"/>
            <w:shd w:val="clear" w:color="auto" w:fill="D9D9D9" w:themeFill="background1" w:themeFillShade="D9"/>
          </w:tcPr>
          <w:p w14:paraId="656CDC84" w14:textId="77777777" w:rsidR="006C3FF7" w:rsidRPr="0075695F" w:rsidRDefault="006C3FF7" w:rsidP="0026232B">
            <w:pPr>
              <w:pStyle w:val="Table"/>
              <w:rPr>
                <w:ins w:id="17347" w:author="Irova Zuzana" w:date="2025-03-28T20:06:00Z" w16du:dateUtc="2025-03-28T19:06:00Z"/>
              </w:rPr>
              <w:pPrChange w:id="1734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49" w:author="Irova Zuzana" w:date="2025-03-28T20:06:00Z" w16du:dateUtc="2025-03-28T19:06:00Z">
              <w:r w:rsidRPr="0075695F">
                <w:t>Popis</w:t>
              </w:r>
            </w:ins>
          </w:p>
        </w:tc>
      </w:tr>
      <w:tr w:rsidR="006C3FF7" w:rsidRPr="0075695F" w14:paraId="141EF92E" w14:textId="77777777" w:rsidTr="006C3FF7">
        <w:trPr>
          <w:ins w:id="17350" w:author="Irova Zuzana" w:date="2025-03-28T20:06:00Z"/>
        </w:trPr>
        <w:tc>
          <w:tcPr>
            <w:tcW w:w="1325" w:type="pct"/>
          </w:tcPr>
          <w:p w14:paraId="76AD49ED" w14:textId="77777777" w:rsidR="006C3FF7" w:rsidRPr="0075695F" w:rsidRDefault="006C3FF7" w:rsidP="0026232B">
            <w:pPr>
              <w:pStyle w:val="Table"/>
              <w:rPr>
                <w:ins w:id="17351" w:author="Irova Zuzana" w:date="2025-03-28T20:06:00Z" w16du:dateUtc="2025-03-28T19:06:00Z"/>
              </w:rPr>
              <w:pPrChange w:id="1735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53" w:author="Irova Zuzana" w:date="2025-03-28T20:06:00Z" w16du:dateUtc="2025-03-28T19:06:00Z">
              <w:r>
                <w:t>response-code</w:t>
              </w:r>
            </w:ins>
          </w:p>
        </w:tc>
        <w:tc>
          <w:tcPr>
            <w:tcW w:w="814" w:type="pct"/>
          </w:tcPr>
          <w:p w14:paraId="70FA0AA5" w14:textId="77777777" w:rsidR="006C3FF7" w:rsidRPr="0075695F" w:rsidRDefault="006C3FF7" w:rsidP="0026232B">
            <w:pPr>
              <w:pStyle w:val="Table"/>
              <w:rPr>
                <w:ins w:id="17354" w:author="Irova Zuzana" w:date="2025-03-28T20:06:00Z" w16du:dateUtc="2025-03-28T19:06:00Z"/>
              </w:rPr>
              <w:pPrChange w:id="1735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56" w:author="Irova Zuzana" w:date="2025-03-28T20:06:00Z" w16du:dateUtc="2025-03-28T19:06:00Z">
              <w:r w:rsidRPr="0075695F">
                <w:t>Int</w:t>
              </w:r>
            </w:ins>
          </w:p>
        </w:tc>
        <w:tc>
          <w:tcPr>
            <w:tcW w:w="709" w:type="pct"/>
          </w:tcPr>
          <w:p w14:paraId="43775E64" w14:textId="77777777" w:rsidR="006C3FF7" w:rsidRPr="0075695F" w:rsidRDefault="006C3FF7" w:rsidP="0026232B">
            <w:pPr>
              <w:pStyle w:val="Table"/>
              <w:rPr>
                <w:ins w:id="17357" w:author="Irova Zuzana" w:date="2025-03-28T20:06:00Z" w16du:dateUtc="2025-03-28T19:06:00Z"/>
              </w:rPr>
              <w:pPrChange w:id="1735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64" w:type="pct"/>
          </w:tcPr>
          <w:p w14:paraId="556D054F" w14:textId="77777777" w:rsidR="006C3FF7" w:rsidRPr="0075695F" w:rsidRDefault="006C3FF7" w:rsidP="0026232B">
            <w:pPr>
              <w:pStyle w:val="Table"/>
              <w:rPr>
                <w:ins w:id="17359" w:author="Irova Zuzana" w:date="2025-03-28T20:06:00Z" w16du:dateUtc="2025-03-28T19:06:00Z"/>
              </w:rPr>
              <w:pPrChange w:id="1736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61" w:author="Irova Zuzana" w:date="2025-03-28T20:06:00Z" w16du:dateUtc="2025-03-28T19:06:00Z">
              <w:r w:rsidRPr="0075695F">
                <w:t>y</w:t>
              </w:r>
            </w:ins>
          </w:p>
        </w:tc>
        <w:tc>
          <w:tcPr>
            <w:tcW w:w="1088" w:type="pct"/>
          </w:tcPr>
          <w:p w14:paraId="52717F84" w14:textId="77777777" w:rsidR="006C3FF7" w:rsidRDefault="006C3FF7" w:rsidP="0026232B">
            <w:pPr>
              <w:pStyle w:val="Table"/>
              <w:rPr>
                <w:ins w:id="17362" w:author="Irova Zuzana" w:date="2025-03-28T20:06:00Z" w16du:dateUtc="2025-03-28T19:06:00Z"/>
              </w:rPr>
              <w:pPrChange w:id="1736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64" w:author="Irova Zuzana" w:date="2025-03-28T20:06:00Z" w16du:dateUtc="2025-03-28T19:06:00Z">
              <w:r>
                <w:t>Value 1 is expected which means that request validated and scheduled for</w:t>
              </w:r>
            </w:ins>
          </w:p>
          <w:p w14:paraId="6735C04B" w14:textId="77777777" w:rsidR="006C3FF7" w:rsidRPr="0075695F" w:rsidRDefault="006C3FF7" w:rsidP="0026232B">
            <w:pPr>
              <w:pStyle w:val="Table"/>
              <w:rPr>
                <w:ins w:id="17365" w:author="Irova Zuzana" w:date="2025-03-28T20:06:00Z" w16du:dateUtc="2025-03-28T19:06:00Z"/>
              </w:rPr>
              <w:pPrChange w:id="1736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67" w:author="Irova Zuzana" w:date="2025-03-28T20:06:00Z" w16du:dateUtc="2025-03-28T19:06:00Z">
              <w:r>
                <w:t>further processing</w:t>
              </w:r>
            </w:ins>
          </w:p>
        </w:tc>
      </w:tr>
      <w:tr w:rsidR="006C3FF7" w:rsidRPr="0075695F" w14:paraId="785B4BF9" w14:textId="77777777" w:rsidTr="006C3FF7">
        <w:trPr>
          <w:ins w:id="17368" w:author="Irova Zuzana" w:date="2025-03-28T20:06:00Z"/>
        </w:trPr>
        <w:tc>
          <w:tcPr>
            <w:tcW w:w="1325" w:type="pct"/>
          </w:tcPr>
          <w:p w14:paraId="034A1DD3" w14:textId="77777777" w:rsidR="006C3FF7" w:rsidRPr="0075695F" w:rsidRDefault="006C3FF7" w:rsidP="0026232B">
            <w:pPr>
              <w:pStyle w:val="Table"/>
              <w:rPr>
                <w:ins w:id="17369" w:author="Irova Zuzana" w:date="2025-03-28T20:06:00Z" w16du:dateUtc="2025-03-28T19:06:00Z"/>
              </w:rPr>
              <w:pPrChange w:id="1737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71" w:author="Irova Zuzana" w:date="2025-03-28T20:06:00Z" w16du:dateUtc="2025-03-28T19:06:00Z">
              <w:r>
                <w:t>response-message</w:t>
              </w:r>
            </w:ins>
          </w:p>
        </w:tc>
        <w:tc>
          <w:tcPr>
            <w:tcW w:w="814" w:type="pct"/>
          </w:tcPr>
          <w:p w14:paraId="4D66DF66" w14:textId="77777777" w:rsidR="006C3FF7" w:rsidRPr="0075695F" w:rsidRDefault="006C3FF7" w:rsidP="0026232B">
            <w:pPr>
              <w:pStyle w:val="Table"/>
              <w:rPr>
                <w:ins w:id="17372" w:author="Irova Zuzana" w:date="2025-03-28T20:06:00Z" w16du:dateUtc="2025-03-28T19:06:00Z"/>
              </w:rPr>
              <w:pPrChange w:id="1737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74" w:author="Irova Zuzana" w:date="2025-03-28T20:06:00Z" w16du:dateUtc="2025-03-28T19:06:00Z">
              <w:r>
                <w:t>string</w:t>
              </w:r>
            </w:ins>
          </w:p>
        </w:tc>
        <w:tc>
          <w:tcPr>
            <w:tcW w:w="709" w:type="pct"/>
          </w:tcPr>
          <w:p w14:paraId="7E952B4A" w14:textId="77777777" w:rsidR="006C3FF7" w:rsidRPr="0075695F" w:rsidRDefault="006C3FF7" w:rsidP="0026232B">
            <w:pPr>
              <w:pStyle w:val="Table"/>
              <w:rPr>
                <w:ins w:id="17375" w:author="Irova Zuzana" w:date="2025-03-28T20:06:00Z" w16du:dateUtc="2025-03-28T19:06:00Z"/>
              </w:rPr>
              <w:pPrChange w:id="1737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77" w:author="Irova Zuzana" w:date="2025-03-28T20:06:00Z" w16du:dateUtc="2025-03-28T19:06:00Z">
              <w:r>
                <w:t>255</w:t>
              </w:r>
            </w:ins>
          </w:p>
        </w:tc>
        <w:tc>
          <w:tcPr>
            <w:tcW w:w="1064" w:type="pct"/>
          </w:tcPr>
          <w:p w14:paraId="3BAAA18E" w14:textId="77777777" w:rsidR="006C3FF7" w:rsidRPr="0075695F" w:rsidRDefault="006C3FF7" w:rsidP="0026232B">
            <w:pPr>
              <w:pStyle w:val="Table"/>
              <w:rPr>
                <w:ins w:id="17378" w:author="Irova Zuzana" w:date="2025-03-28T20:06:00Z" w16du:dateUtc="2025-03-28T19:06:00Z"/>
              </w:rPr>
              <w:pPrChange w:id="1737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80" w:author="Irova Zuzana" w:date="2025-03-28T20:06:00Z" w16du:dateUtc="2025-03-28T19:06:00Z">
              <w:r w:rsidRPr="0075695F">
                <w:t>y</w:t>
              </w:r>
            </w:ins>
          </w:p>
        </w:tc>
        <w:tc>
          <w:tcPr>
            <w:tcW w:w="1088" w:type="pct"/>
          </w:tcPr>
          <w:p w14:paraId="1C049F2D" w14:textId="77777777" w:rsidR="006C3FF7" w:rsidRPr="0075695F" w:rsidRDefault="006C3FF7" w:rsidP="0026232B">
            <w:pPr>
              <w:pStyle w:val="Table"/>
              <w:rPr>
                <w:ins w:id="17381" w:author="Irova Zuzana" w:date="2025-03-28T20:06:00Z" w16du:dateUtc="2025-03-28T19:06:00Z"/>
              </w:rPr>
              <w:pPrChange w:id="1738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83" w:author="Irova Zuzana" w:date="2025-03-28T20:06:00Z" w16du:dateUtc="2025-03-28T19:06:00Z">
              <w:r w:rsidRPr="00C73D9A">
                <w:rPr>
                  <w:lang w:val="en-US"/>
                </w:rPr>
                <w:t>Value can be accepted or declined</w:t>
              </w:r>
            </w:ins>
          </w:p>
        </w:tc>
      </w:tr>
      <w:tr w:rsidR="006C3FF7" w:rsidRPr="0075695F" w14:paraId="758A9BDB" w14:textId="77777777" w:rsidTr="006C3FF7">
        <w:trPr>
          <w:ins w:id="17384" w:author="Irova Zuzana" w:date="2025-03-28T20:06:00Z"/>
        </w:trPr>
        <w:tc>
          <w:tcPr>
            <w:tcW w:w="1325" w:type="pct"/>
          </w:tcPr>
          <w:p w14:paraId="617E8C5C" w14:textId="77777777" w:rsidR="006C3FF7" w:rsidRPr="0075695F" w:rsidRDefault="006C3FF7" w:rsidP="0026232B">
            <w:pPr>
              <w:pStyle w:val="Table"/>
              <w:rPr>
                <w:ins w:id="17385" w:author="Irova Zuzana" w:date="2025-03-28T20:06:00Z" w16du:dateUtc="2025-03-28T19:06:00Z"/>
              </w:rPr>
              <w:pPrChange w:id="1738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87" w:author="Irova Zuzana" w:date="2025-03-28T20:06:00Z" w16du:dateUtc="2025-03-28T19:06:00Z">
              <w:r>
                <w:lastRenderedPageBreak/>
                <w:t>acceptance-date-time</w:t>
              </w:r>
            </w:ins>
          </w:p>
        </w:tc>
        <w:tc>
          <w:tcPr>
            <w:tcW w:w="814" w:type="pct"/>
          </w:tcPr>
          <w:p w14:paraId="4EDB9DD5" w14:textId="77777777" w:rsidR="006C3FF7" w:rsidRPr="0075695F" w:rsidRDefault="006C3FF7" w:rsidP="0026232B">
            <w:pPr>
              <w:pStyle w:val="Table"/>
              <w:rPr>
                <w:ins w:id="17388" w:author="Irova Zuzana" w:date="2025-03-28T20:06:00Z" w16du:dateUtc="2025-03-28T19:06:00Z"/>
              </w:rPr>
              <w:pPrChange w:id="1738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90" w:author="Irova Zuzana" w:date="2025-03-28T20:06:00Z" w16du:dateUtc="2025-03-28T19:06:00Z">
              <w:r w:rsidRPr="0075695F">
                <w:t>string</w:t>
              </w:r>
            </w:ins>
          </w:p>
        </w:tc>
        <w:tc>
          <w:tcPr>
            <w:tcW w:w="709" w:type="pct"/>
          </w:tcPr>
          <w:p w14:paraId="5A42CA3F" w14:textId="77777777" w:rsidR="006C3FF7" w:rsidRPr="0075695F" w:rsidRDefault="006C3FF7" w:rsidP="0026232B">
            <w:pPr>
              <w:pStyle w:val="Table"/>
              <w:rPr>
                <w:ins w:id="17391" w:author="Irova Zuzana" w:date="2025-03-28T20:06:00Z" w16du:dateUtc="2025-03-28T19:06:00Z"/>
              </w:rPr>
              <w:pPrChange w:id="1739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93" w:author="Irova Zuzana" w:date="2025-03-28T20:06:00Z" w16du:dateUtc="2025-03-28T19:06:00Z">
              <w:r w:rsidRPr="0075695F">
                <w:t>22</w:t>
              </w:r>
            </w:ins>
          </w:p>
        </w:tc>
        <w:tc>
          <w:tcPr>
            <w:tcW w:w="1064" w:type="pct"/>
          </w:tcPr>
          <w:p w14:paraId="4F55B2DF" w14:textId="77777777" w:rsidR="006C3FF7" w:rsidRPr="0075695F" w:rsidRDefault="006C3FF7" w:rsidP="0026232B">
            <w:pPr>
              <w:pStyle w:val="Table"/>
              <w:rPr>
                <w:ins w:id="17394" w:author="Irova Zuzana" w:date="2025-03-28T20:06:00Z" w16du:dateUtc="2025-03-28T19:06:00Z"/>
              </w:rPr>
              <w:pPrChange w:id="1739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96" w:author="Irova Zuzana" w:date="2025-03-28T20:06:00Z" w16du:dateUtc="2025-03-28T19:06:00Z">
              <w:r w:rsidRPr="0075695F">
                <w:t>y</w:t>
              </w:r>
            </w:ins>
          </w:p>
        </w:tc>
        <w:tc>
          <w:tcPr>
            <w:tcW w:w="1088" w:type="pct"/>
          </w:tcPr>
          <w:p w14:paraId="25BBE2A4" w14:textId="77777777" w:rsidR="006C3FF7" w:rsidRDefault="006C3FF7" w:rsidP="0026232B">
            <w:pPr>
              <w:pStyle w:val="Table"/>
              <w:rPr>
                <w:ins w:id="17397" w:author="Irova Zuzana" w:date="2025-03-28T20:06:00Z" w16du:dateUtc="2025-03-28T19:06:00Z"/>
              </w:rPr>
              <w:pPrChange w:id="1739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399" w:author="Irova Zuzana" w:date="2025-03-28T20:06:00Z" w16du:dateUtc="2025-03-28T19:06:00Z">
              <w:r>
                <w:t>Acceptance date and time in format</w:t>
              </w:r>
            </w:ins>
          </w:p>
          <w:p w14:paraId="33F267F3" w14:textId="77777777" w:rsidR="006C3FF7" w:rsidRPr="0075695F" w:rsidRDefault="006C3FF7" w:rsidP="0026232B">
            <w:pPr>
              <w:pStyle w:val="Table"/>
              <w:rPr>
                <w:ins w:id="17400" w:author="Irova Zuzana" w:date="2025-03-28T20:06:00Z" w16du:dateUtc="2025-03-28T19:06:00Z"/>
              </w:rPr>
              <w:pPrChange w:id="1740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02" w:author="Irova Zuzana" w:date="2025-03-28T20:06:00Z" w16du:dateUtc="2025-03-28T19:06:00Z">
              <w:r>
                <w:t>yyyyMMddHHmmss</w:t>
              </w:r>
            </w:ins>
          </w:p>
        </w:tc>
      </w:tr>
    </w:tbl>
    <w:p w14:paraId="100E7CB9" w14:textId="77777777" w:rsidR="00627D7A" w:rsidRDefault="00627D7A" w:rsidP="00627D7A">
      <w:pPr>
        <w:rPr>
          <w:ins w:id="17403" w:author="Irová Zuzana" w:date="2025-04-14T11:13:00Z" w16du:dateUtc="2025-04-14T09:13:00Z"/>
          <w:highlight w:val="yellow"/>
        </w:rPr>
      </w:pPr>
    </w:p>
    <w:p w14:paraId="1437E99A" w14:textId="13CC4507" w:rsidR="00627D7A" w:rsidRDefault="00627D7A" w:rsidP="00627D7A">
      <w:pPr>
        <w:pStyle w:val="Heading3"/>
        <w:rPr>
          <w:ins w:id="17404" w:author="Irová Zuzana" w:date="2025-04-14T11:13:00Z" w16du:dateUtc="2025-04-14T09:13:00Z"/>
          <w:rFonts w:hint="eastAsia"/>
        </w:rPr>
      </w:pPr>
      <w:bookmarkStart w:id="17405" w:name="_Toc201569219"/>
      <w:ins w:id="17406" w:author="Irová Zuzana" w:date="2025-04-14T11:13:00Z" w16du:dateUtc="2025-04-14T09:13:00Z">
        <w:r>
          <w:t>On</w:t>
        </w:r>
        <w:r w:rsidRPr="000D11D5">
          <w:t>line platb</w:t>
        </w:r>
        <w:r>
          <w:t>a</w:t>
        </w:r>
        <w:r w:rsidRPr="000D11D5">
          <w:t xml:space="preserve"> platební kart</w:t>
        </w:r>
        <w:r>
          <w:t>ou</w:t>
        </w:r>
        <w:bookmarkEnd w:id="17405"/>
      </w:ins>
    </w:p>
    <w:p w14:paraId="4178B40F" w14:textId="77777777" w:rsidR="00627D7A" w:rsidRDefault="00627D7A">
      <w:pPr>
        <w:pStyle w:val="NormalIndent"/>
        <w:rPr>
          <w:ins w:id="17407" w:author="Irová Zuzana" w:date="2025-04-14T11:13:00Z" w16du:dateUtc="2025-04-14T09:13:00Z"/>
        </w:rPr>
      </w:pPr>
    </w:p>
    <w:p w14:paraId="4EA07F76" w14:textId="049EB05A" w:rsidR="00627D7A" w:rsidRDefault="00AA5C7C">
      <w:pPr>
        <w:pStyle w:val="Heading4"/>
        <w:rPr>
          <w:ins w:id="17408" w:author="Irová Zuzana" w:date="2025-04-14T11:13:00Z" w16du:dateUtc="2025-04-14T09:13:00Z"/>
          <w:rFonts w:hint="eastAsia"/>
        </w:rPr>
        <w:pPrChange w:id="17409" w:author="Irová Zuzana" w:date="2025-04-14T11:21:00Z" w16du:dateUtc="2025-04-14T09:21:00Z">
          <w:pPr>
            <w:pStyle w:val="Heading3"/>
          </w:pPr>
        </w:pPrChange>
      </w:pPr>
      <w:ins w:id="17410" w:author="Irová Zuzana" w:date="2025-04-14T11:13:00Z" w16du:dateUtc="2025-04-14T09:13:00Z">
        <w:r>
          <w:t>Prepare order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17411" w:author="Irová Zuzana" w:date="2025-04-16T12:01:00Z" w16du:dateUtc="2025-04-16T10:01:00Z">
          <w:tblPr>
            <w:tblStyle w:val="TableGrid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101"/>
        <w:gridCol w:w="1292"/>
        <w:gridCol w:w="1126"/>
        <w:gridCol w:w="1687"/>
        <w:gridCol w:w="1712"/>
        <w:gridCol w:w="1710"/>
        <w:tblGridChange w:id="17412">
          <w:tblGrid>
            <w:gridCol w:w="2101"/>
            <w:gridCol w:w="454"/>
            <w:gridCol w:w="838"/>
            <w:gridCol w:w="733"/>
            <w:gridCol w:w="393"/>
            <w:gridCol w:w="976"/>
            <w:gridCol w:w="711"/>
            <w:gridCol w:w="1340"/>
            <w:gridCol w:w="372"/>
            <w:gridCol w:w="1710"/>
            <w:gridCol w:w="2082"/>
          </w:tblGrid>
        </w:tblGridChange>
      </w:tblGrid>
      <w:tr w:rsidR="001F1F94" w:rsidRPr="0075695F" w14:paraId="34F63340" w14:textId="2B930341" w:rsidTr="001F1F94">
        <w:trPr>
          <w:ins w:id="17413" w:author="Irová Zuzana" w:date="2025-04-14T11:13:00Z"/>
        </w:trPr>
        <w:tc>
          <w:tcPr>
            <w:tcW w:w="1091" w:type="pct"/>
            <w:shd w:val="clear" w:color="auto" w:fill="D9D9D9" w:themeFill="background1" w:themeFillShade="D9"/>
            <w:tcPrChange w:id="17414" w:author="Irová Zuzana" w:date="2025-04-16T12:01:00Z" w16du:dateUtc="2025-04-16T10:01:00Z">
              <w:tcPr>
                <w:tcW w:w="1327" w:type="pct"/>
                <w:gridSpan w:val="2"/>
                <w:shd w:val="clear" w:color="auto" w:fill="D9D9D9" w:themeFill="background1" w:themeFillShade="D9"/>
              </w:tcPr>
            </w:tcPrChange>
          </w:tcPr>
          <w:p w14:paraId="7E46ADCD" w14:textId="77777777" w:rsidR="001F1F94" w:rsidRPr="0075695F" w:rsidRDefault="001F1F94" w:rsidP="0026232B">
            <w:pPr>
              <w:pStyle w:val="Table"/>
              <w:rPr>
                <w:ins w:id="17415" w:author="Irová Zuzana" w:date="2025-04-14T11:13:00Z" w16du:dateUtc="2025-04-14T09:13:00Z"/>
              </w:rPr>
              <w:pPrChange w:id="1741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17" w:author="Irová Zuzana" w:date="2025-04-14T11:13:00Z" w16du:dateUtc="2025-04-14T09:13:00Z">
              <w:r w:rsidRPr="0075695F">
                <w:t>Atribut</w:t>
              </w:r>
            </w:ins>
          </w:p>
        </w:tc>
        <w:tc>
          <w:tcPr>
            <w:tcW w:w="671" w:type="pct"/>
            <w:shd w:val="clear" w:color="auto" w:fill="D9D9D9" w:themeFill="background1" w:themeFillShade="D9"/>
            <w:tcPrChange w:id="17418" w:author="Irová Zuzana" w:date="2025-04-16T12:01:00Z" w16du:dateUtc="2025-04-16T10:01:00Z">
              <w:tcPr>
                <w:tcW w:w="816" w:type="pct"/>
                <w:gridSpan w:val="2"/>
                <w:shd w:val="clear" w:color="auto" w:fill="D9D9D9" w:themeFill="background1" w:themeFillShade="D9"/>
              </w:tcPr>
            </w:tcPrChange>
          </w:tcPr>
          <w:p w14:paraId="78868CCD" w14:textId="77777777" w:rsidR="001F1F94" w:rsidRPr="0075695F" w:rsidRDefault="001F1F94" w:rsidP="0026232B">
            <w:pPr>
              <w:pStyle w:val="Table"/>
              <w:rPr>
                <w:ins w:id="17419" w:author="Irová Zuzana" w:date="2025-04-14T11:13:00Z" w16du:dateUtc="2025-04-14T09:13:00Z"/>
              </w:rPr>
              <w:pPrChange w:id="1742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21" w:author="Irová Zuzana" w:date="2025-04-14T11:13:00Z" w16du:dateUtc="2025-04-14T09:13:00Z">
              <w:r w:rsidRPr="0075695F">
                <w:t>Formát</w:t>
              </w:r>
            </w:ins>
          </w:p>
        </w:tc>
        <w:tc>
          <w:tcPr>
            <w:tcW w:w="585" w:type="pct"/>
            <w:shd w:val="clear" w:color="auto" w:fill="D9D9D9" w:themeFill="background1" w:themeFillShade="D9"/>
            <w:tcPrChange w:id="17422" w:author="Irová Zuzana" w:date="2025-04-16T12:01:00Z" w16du:dateUtc="2025-04-16T10:01:00Z">
              <w:tcPr>
                <w:tcW w:w="711" w:type="pct"/>
                <w:gridSpan w:val="2"/>
                <w:shd w:val="clear" w:color="auto" w:fill="D9D9D9" w:themeFill="background1" w:themeFillShade="D9"/>
              </w:tcPr>
            </w:tcPrChange>
          </w:tcPr>
          <w:p w14:paraId="5CD49413" w14:textId="77777777" w:rsidR="001F1F94" w:rsidRPr="0075695F" w:rsidRDefault="001F1F94" w:rsidP="0026232B">
            <w:pPr>
              <w:pStyle w:val="Table"/>
              <w:rPr>
                <w:ins w:id="17423" w:author="Irová Zuzana" w:date="2025-04-14T11:13:00Z" w16du:dateUtc="2025-04-14T09:13:00Z"/>
              </w:rPr>
              <w:pPrChange w:id="1742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25" w:author="Irová Zuzana" w:date="2025-04-14T11:13:00Z" w16du:dateUtc="2025-04-14T09:13:00Z">
              <w:r w:rsidRPr="0075695F">
                <w:t>Délka</w:t>
              </w:r>
            </w:ins>
          </w:p>
        </w:tc>
        <w:tc>
          <w:tcPr>
            <w:tcW w:w="876" w:type="pct"/>
            <w:shd w:val="clear" w:color="auto" w:fill="D9D9D9" w:themeFill="background1" w:themeFillShade="D9"/>
            <w:tcPrChange w:id="17426" w:author="Irová Zuzana" w:date="2025-04-16T12:01:00Z" w16du:dateUtc="2025-04-16T10:01:00Z">
              <w:tcPr>
                <w:tcW w:w="1065" w:type="pct"/>
                <w:gridSpan w:val="2"/>
                <w:shd w:val="clear" w:color="auto" w:fill="D9D9D9" w:themeFill="background1" w:themeFillShade="D9"/>
              </w:tcPr>
            </w:tcPrChange>
          </w:tcPr>
          <w:p w14:paraId="624183A1" w14:textId="77777777" w:rsidR="001F1F94" w:rsidRPr="0075695F" w:rsidRDefault="001F1F94" w:rsidP="0026232B">
            <w:pPr>
              <w:pStyle w:val="Table"/>
              <w:rPr>
                <w:ins w:id="17427" w:author="Irová Zuzana" w:date="2025-04-14T11:13:00Z" w16du:dateUtc="2025-04-14T09:13:00Z"/>
              </w:rPr>
              <w:pPrChange w:id="1742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29" w:author="Irová Zuzana" w:date="2025-04-14T11:13:00Z" w16du:dateUtc="2025-04-14T09:13:00Z">
              <w:r w:rsidRPr="0075695F">
                <w:t>Mandatory</w:t>
              </w:r>
            </w:ins>
          </w:p>
        </w:tc>
        <w:tc>
          <w:tcPr>
            <w:tcW w:w="889" w:type="pct"/>
            <w:shd w:val="clear" w:color="auto" w:fill="D9D9D9" w:themeFill="background1" w:themeFillShade="D9"/>
            <w:tcPrChange w:id="17430" w:author="Irová Zuzana" w:date="2025-04-16T12:01:00Z" w16du:dateUtc="2025-04-16T10:01:00Z">
              <w:tcPr>
                <w:tcW w:w="1081" w:type="pct"/>
                <w:gridSpan w:val="2"/>
                <w:shd w:val="clear" w:color="auto" w:fill="D9D9D9" w:themeFill="background1" w:themeFillShade="D9"/>
              </w:tcPr>
            </w:tcPrChange>
          </w:tcPr>
          <w:p w14:paraId="06639274" w14:textId="77777777" w:rsidR="001F1F94" w:rsidRPr="0075695F" w:rsidRDefault="001F1F94" w:rsidP="0026232B">
            <w:pPr>
              <w:pStyle w:val="Table"/>
              <w:rPr>
                <w:ins w:id="17431" w:author="Irová Zuzana" w:date="2025-04-14T11:13:00Z" w16du:dateUtc="2025-04-14T09:13:00Z"/>
              </w:rPr>
              <w:pPrChange w:id="1743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33" w:author="Irová Zuzana" w:date="2025-04-14T11:13:00Z" w16du:dateUtc="2025-04-14T09:13:00Z">
              <w:r w:rsidRPr="0075695F">
                <w:t>Popis</w:t>
              </w:r>
            </w:ins>
          </w:p>
        </w:tc>
        <w:tc>
          <w:tcPr>
            <w:tcW w:w="888" w:type="pct"/>
            <w:shd w:val="clear" w:color="auto" w:fill="D9D9D9" w:themeFill="background1" w:themeFillShade="D9"/>
            <w:tcPrChange w:id="17434" w:author="Irová Zuzana" w:date="2025-04-16T12:01:00Z" w16du:dateUtc="2025-04-16T10:01:00Z">
              <w:tcPr>
                <w:tcW w:w="1" w:type="pct"/>
                <w:shd w:val="clear" w:color="auto" w:fill="D9D9D9" w:themeFill="background1" w:themeFillShade="D9"/>
              </w:tcPr>
            </w:tcPrChange>
          </w:tcPr>
          <w:p w14:paraId="41F08D69" w14:textId="363D2103" w:rsidR="001F1F94" w:rsidRPr="0075695F" w:rsidRDefault="001F1F94" w:rsidP="0026232B">
            <w:pPr>
              <w:pStyle w:val="Table"/>
              <w:rPr>
                <w:ins w:id="17435" w:author="Irová Zuzana" w:date="2025-04-16T12:01:00Z" w16du:dateUtc="2025-04-16T10:01:00Z"/>
              </w:rPr>
              <w:pPrChange w:id="1743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37" w:author="Irová Zuzana" w:date="2025-04-16T12:01:00Z">
              <w:r w:rsidRPr="001F1F94">
                <w:t>Mapování na atributy Payment session</w:t>
              </w:r>
            </w:ins>
          </w:p>
        </w:tc>
      </w:tr>
      <w:tr w:rsidR="001F1F94" w:rsidRPr="0075695F" w14:paraId="1DE20704" w14:textId="33511A72" w:rsidTr="001F1F94">
        <w:trPr>
          <w:ins w:id="17438" w:author="Irová Zuzana" w:date="2025-04-14T11:13:00Z"/>
        </w:trPr>
        <w:tc>
          <w:tcPr>
            <w:tcW w:w="1091" w:type="pct"/>
            <w:tcPrChange w:id="17439" w:author="Irová Zuzana" w:date="2025-04-16T12:01:00Z" w16du:dateUtc="2025-04-16T10:01:00Z">
              <w:tcPr>
                <w:tcW w:w="1327" w:type="pct"/>
                <w:gridSpan w:val="2"/>
              </w:tcPr>
            </w:tcPrChange>
          </w:tcPr>
          <w:p w14:paraId="6418E02F" w14:textId="77777777" w:rsidR="001F1F94" w:rsidRPr="0075695F" w:rsidRDefault="001F1F94" w:rsidP="0026232B">
            <w:pPr>
              <w:pStyle w:val="Table"/>
              <w:rPr>
                <w:ins w:id="17440" w:author="Irová Zuzana" w:date="2025-04-14T11:13:00Z" w16du:dateUtc="2025-04-14T09:13:00Z"/>
              </w:rPr>
              <w:pPrChange w:id="1744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42" w:author="Irová Zuzana" w:date="2025-04-14T11:13:00Z" w16du:dateUtc="2025-04-14T09:13:00Z">
              <w:r w:rsidRPr="0075695F">
                <w:t>store_id</w:t>
              </w:r>
            </w:ins>
          </w:p>
        </w:tc>
        <w:tc>
          <w:tcPr>
            <w:tcW w:w="671" w:type="pct"/>
            <w:tcPrChange w:id="17443" w:author="Irová Zuzana" w:date="2025-04-16T12:01:00Z" w16du:dateUtc="2025-04-16T10:01:00Z">
              <w:tcPr>
                <w:tcW w:w="816" w:type="pct"/>
                <w:gridSpan w:val="2"/>
              </w:tcPr>
            </w:tcPrChange>
          </w:tcPr>
          <w:p w14:paraId="295D6549" w14:textId="77777777" w:rsidR="001F1F94" w:rsidRPr="0075695F" w:rsidRDefault="001F1F94" w:rsidP="0026232B">
            <w:pPr>
              <w:pStyle w:val="Table"/>
              <w:rPr>
                <w:ins w:id="17444" w:author="Irová Zuzana" w:date="2025-04-14T11:13:00Z" w16du:dateUtc="2025-04-14T09:13:00Z"/>
              </w:rPr>
              <w:pPrChange w:id="1744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46" w:author="Irová Zuzana" w:date="2025-04-14T11:13:00Z" w16du:dateUtc="2025-04-14T09:13:00Z">
              <w:r w:rsidRPr="0075695F">
                <w:t>Int</w:t>
              </w:r>
            </w:ins>
          </w:p>
        </w:tc>
        <w:tc>
          <w:tcPr>
            <w:tcW w:w="585" w:type="pct"/>
            <w:tcPrChange w:id="17447" w:author="Irová Zuzana" w:date="2025-04-16T12:01:00Z" w16du:dateUtc="2025-04-16T10:01:00Z">
              <w:tcPr>
                <w:tcW w:w="711" w:type="pct"/>
                <w:gridSpan w:val="2"/>
              </w:tcPr>
            </w:tcPrChange>
          </w:tcPr>
          <w:p w14:paraId="7F035ECF" w14:textId="77777777" w:rsidR="001F1F94" w:rsidRPr="0075695F" w:rsidRDefault="001F1F94" w:rsidP="0026232B">
            <w:pPr>
              <w:pStyle w:val="Table"/>
              <w:rPr>
                <w:ins w:id="17448" w:author="Irová Zuzana" w:date="2025-04-14T11:13:00Z" w16du:dateUtc="2025-04-14T09:13:00Z"/>
              </w:rPr>
              <w:pPrChange w:id="1744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76" w:type="pct"/>
            <w:tcPrChange w:id="17450" w:author="Irová Zuzana" w:date="2025-04-16T12:01:00Z" w16du:dateUtc="2025-04-16T10:01:00Z">
              <w:tcPr>
                <w:tcW w:w="1065" w:type="pct"/>
                <w:gridSpan w:val="2"/>
              </w:tcPr>
            </w:tcPrChange>
          </w:tcPr>
          <w:p w14:paraId="3F591B5E" w14:textId="77777777" w:rsidR="001F1F94" w:rsidRPr="0075695F" w:rsidRDefault="001F1F94" w:rsidP="0026232B">
            <w:pPr>
              <w:pStyle w:val="Table"/>
              <w:rPr>
                <w:ins w:id="17451" w:author="Irová Zuzana" w:date="2025-04-14T11:13:00Z" w16du:dateUtc="2025-04-14T09:13:00Z"/>
              </w:rPr>
              <w:pPrChange w:id="1745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53" w:author="Irová Zuzana" w:date="2025-04-14T11:13:00Z" w16du:dateUtc="2025-04-14T09:13:00Z">
              <w:r w:rsidRPr="0075695F">
                <w:t>y</w:t>
              </w:r>
            </w:ins>
          </w:p>
        </w:tc>
        <w:tc>
          <w:tcPr>
            <w:tcW w:w="889" w:type="pct"/>
            <w:tcPrChange w:id="17454" w:author="Irová Zuzana" w:date="2025-04-16T12:01:00Z" w16du:dateUtc="2025-04-16T10:01:00Z">
              <w:tcPr>
                <w:tcW w:w="1081" w:type="pct"/>
                <w:gridSpan w:val="2"/>
              </w:tcPr>
            </w:tcPrChange>
          </w:tcPr>
          <w:p w14:paraId="587BBBD7" w14:textId="77777777" w:rsidR="001F1F94" w:rsidRPr="0075695F" w:rsidRDefault="001F1F94" w:rsidP="0026232B">
            <w:pPr>
              <w:pStyle w:val="Table"/>
              <w:rPr>
                <w:ins w:id="17455" w:author="Irová Zuzana" w:date="2025-04-14T11:13:00Z" w16du:dateUtc="2025-04-14T09:13:00Z"/>
              </w:rPr>
              <w:pPrChange w:id="1745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57" w:author="Irová Zuzana" w:date="2025-04-14T11:13:00Z" w16du:dateUtc="2025-04-14T09:13:00Z">
              <w:r w:rsidRPr="0075695F">
                <w:t>Point of sale ID</w:t>
              </w:r>
            </w:ins>
          </w:p>
        </w:tc>
        <w:tc>
          <w:tcPr>
            <w:tcW w:w="888" w:type="pct"/>
            <w:tcPrChange w:id="17458" w:author="Irová Zuzana" w:date="2025-04-16T12:01:00Z" w16du:dateUtc="2025-04-16T10:01:00Z">
              <w:tcPr>
                <w:tcW w:w="1" w:type="pct"/>
              </w:tcPr>
            </w:tcPrChange>
          </w:tcPr>
          <w:p w14:paraId="497065AC" w14:textId="0ABB80B1" w:rsidR="001F1F94" w:rsidRPr="0075695F" w:rsidRDefault="001F1F94" w:rsidP="0026232B">
            <w:pPr>
              <w:pStyle w:val="Table"/>
              <w:rPr>
                <w:ins w:id="17459" w:author="Irová Zuzana" w:date="2025-04-16T12:01:00Z" w16du:dateUtc="2025-04-16T10:01:00Z"/>
              </w:rPr>
              <w:pPrChange w:id="1746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61" w:author="Irová Zuzana" w:date="2025-04-16T12:01:00Z" w16du:dateUtc="2025-04-16T10:01:00Z">
              <w:r>
                <w:t xml:space="preserve">Mapování </w:t>
              </w:r>
              <w:r w:rsidR="00F766E7">
                <w:t>z Bill Issuer</w:t>
              </w:r>
            </w:ins>
          </w:p>
        </w:tc>
      </w:tr>
      <w:tr w:rsidR="001F1F94" w:rsidRPr="0075695F" w14:paraId="3D6588D3" w14:textId="088365D6" w:rsidTr="001F1F94">
        <w:trPr>
          <w:ins w:id="17462" w:author="Irová Zuzana" w:date="2025-04-14T11:13:00Z"/>
        </w:trPr>
        <w:tc>
          <w:tcPr>
            <w:tcW w:w="1091" w:type="pct"/>
            <w:tcPrChange w:id="17463" w:author="Irová Zuzana" w:date="2025-04-16T12:01:00Z" w16du:dateUtc="2025-04-16T10:01:00Z">
              <w:tcPr>
                <w:tcW w:w="1327" w:type="pct"/>
                <w:gridSpan w:val="2"/>
              </w:tcPr>
            </w:tcPrChange>
          </w:tcPr>
          <w:p w14:paraId="0333EB1D" w14:textId="77777777" w:rsidR="001F1F94" w:rsidRPr="0075695F" w:rsidRDefault="001F1F94" w:rsidP="0026232B">
            <w:pPr>
              <w:pStyle w:val="Table"/>
              <w:rPr>
                <w:ins w:id="17464" w:author="Irová Zuzana" w:date="2025-04-14T11:13:00Z" w16du:dateUtc="2025-04-14T09:13:00Z"/>
              </w:rPr>
              <w:pPrChange w:id="1746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66" w:author="Irová Zuzana" w:date="2025-04-14T11:13:00Z" w16du:dateUtc="2025-04-14T09:13:00Z">
              <w:r w:rsidRPr="0075695F">
                <w:t>version</w:t>
              </w:r>
            </w:ins>
          </w:p>
        </w:tc>
        <w:tc>
          <w:tcPr>
            <w:tcW w:w="671" w:type="pct"/>
            <w:tcPrChange w:id="17467" w:author="Irová Zuzana" w:date="2025-04-16T12:01:00Z" w16du:dateUtc="2025-04-16T10:01:00Z">
              <w:tcPr>
                <w:tcW w:w="816" w:type="pct"/>
                <w:gridSpan w:val="2"/>
              </w:tcPr>
            </w:tcPrChange>
          </w:tcPr>
          <w:p w14:paraId="79CF7606" w14:textId="77777777" w:rsidR="001F1F94" w:rsidRPr="0075695F" w:rsidRDefault="001F1F94" w:rsidP="0026232B">
            <w:pPr>
              <w:pStyle w:val="Table"/>
              <w:rPr>
                <w:ins w:id="17468" w:author="Irová Zuzana" w:date="2025-04-14T11:13:00Z" w16du:dateUtc="2025-04-14T09:13:00Z"/>
              </w:rPr>
              <w:pPrChange w:id="1746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70" w:author="Irová Zuzana" w:date="2025-04-14T11:13:00Z" w16du:dateUtc="2025-04-14T09:13:00Z">
              <w:r w:rsidRPr="0075695F">
                <w:t>Double</w:t>
              </w:r>
            </w:ins>
          </w:p>
        </w:tc>
        <w:tc>
          <w:tcPr>
            <w:tcW w:w="585" w:type="pct"/>
            <w:tcPrChange w:id="17471" w:author="Irová Zuzana" w:date="2025-04-16T12:01:00Z" w16du:dateUtc="2025-04-16T10:01:00Z">
              <w:tcPr>
                <w:tcW w:w="711" w:type="pct"/>
                <w:gridSpan w:val="2"/>
              </w:tcPr>
            </w:tcPrChange>
          </w:tcPr>
          <w:p w14:paraId="26EFB0C1" w14:textId="77777777" w:rsidR="001F1F94" w:rsidRPr="0075695F" w:rsidRDefault="001F1F94" w:rsidP="0026232B">
            <w:pPr>
              <w:pStyle w:val="Table"/>
              <w:rPr>
                <w:ins w:id="17472" w:author="Irová Zuzana" w:date="2025-04-14T11:13:00Z" w16du:dateUtc="2025-04-14T09:13:00Z"/>
              </w:rPr>
              <w:pPrChange w:id="1747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76" w:type="pct"/>
            <w:tcPrChange w:id="17474" w:author="Irová Zuzana" w:date="2025-04-16T12:01:00Z" w16du:dateUtc="2025-04-16T10:01:00Z">
              <w:tcPr>
                <w:tcW w:w="1065" w:type="pct"/>
                <w:gridSpan w:val="2"/>
              </w:tcPr>
            </w:tcPrChange>
          </w:tcPr>
          <w:p w14:paraId="545CAE29" w14:textId="77777777" w:rsidR="001F1F94" w:rsidRPr="0075695F" w:rsidRDefault="001F1F94" w:rsidP="0026232B">
            <w:pPr>
              <w:pStyle w:val="Table"/>
              <w:rPr>
                <w:ins w:id="17475" w:author="Irová Zuzana" w:date="2025-04-14T11:13:00Z" w16du:dateUtc="2025-04-14T09:13:00Z"/>
              </w:rPr>
              <w:pPrChange w:id="1747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77" w:author="Irová Zuzana" w:date="2025-04-14T11:13:00Z" w16du:dateUtc="2025-04-14T09:13:00Z">
              <w:r w:rsidRPr="0075695F">
                <w:t>y</w:t>
              </w:r>
            </w:ins>
          </w:p>
        </w:tc>
        <w:tc>
          <w:tcPr>
            <w:tcW w:w="889" w:type="pct"/>
            <w:tcPrChange w:id="17478" w:author="Irová Zuzana" w:date="2025-04-16T12:01:00Z" w16du:dateUtc="2025-04-16T10:01:00Z">
              <w:tcPr>
                <w:tcW w:w="1081" w:type="pct"/>
                <w:gridSpan w:val="2"/>
              </w:tcPr>
            </w:tcPrChange>
          </w:tcPr>
          <w:p w14:paraId="029230C4" w14:textId="77777777" w:rsidR="001F1F94" w:rsidRPr="0075695F" w:rsidRDefault="001F1F94" w:rsidP="0026232B">
            <w:pPr>
              <w:pStyle w:val="Table"/>
              <w:rPr>
                <w:ins w:id="17479" w:author="Irová Zuzana" w:date="2025-04-14T11:13:00Z" w16du:dateUtc="2025-04-14T09:13:00Z"/>
              </w:rPr>
              <w:pPrChange w:id="1748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81" w:author="Irová Zuzana" w:date="2025-04-14T11:13:00Z" w16du:dateUtc="2025-04-14T09:13:00Z">
              <w:r w:rsidRPr="0075695F">
                <w:t>API version, always 1.4</w:t>
              </w:r>
            </w:ins>
          </w:p>
        </w:tc>
        <w:tc>
          <w:tcPr>
            <w:tcW w:w="888" w:type="pct"/>
            <w:tcPrChange w:id="17482" w:author="Irová Zuzana" w:date="2025-04-16T12:01:00Z" w16du:dateUtc="2025-04-16T10:01:00Z">
              <w:tcPr>
                <w:tcW w:w="1" w:type="pct"/>
              </w:tcPr>
            </w:tcPrChange>
          </w:tcPr>
          <w:p w14:paraId="33E67E89" w14:textId="77777777" w:rsidR="001F1F94" w:rsidRPr="0075695F" w:rsidRDefault="001F1F94" w:rsidP="0026232B">
            <w:pPr>
              <w:pStyle w:val="Table"/>
              <w:rPr>
                <w:ins w:id="17483" w:author="Irová Zuzana" w:date="2025-04-16T12:01:00Z" w16du:dateUtc="2025-04-16T10:01:00Z"/>
              </w:rPr>
              <w:pPrChange w:id="1748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1F1F94" w:rsidRPr="0075695F" w14:paraId="17709EAB" w14:textId="64481133" w:rsidTr="001F1F94">
        <w:trPr>
          <w:ins w:id="17485" w:author="Irová Zuzana" w:date="2025-04-14T11:13:00Z"/>
        </w:trPr>
        <w:tc>
          <w:tcPr>
            <w:tcW w:w="1091" w:type="pct"/>
            <w:tcPrChange w:id="17486" w:author="Irová Zuzana" w:date="2025-04-16T12:01:00Z" w16du:dateUtc="2025-04-16T10:01:00Z">
              <w:tcPr>
                <w:tcW w:w="1327" w:type="pct"/>
                <w:gridSpan w:val="2"/>
              </w:tcPr>
            </w:tcPrChange>
          </w:tcPr>
          <w:p w14:paraId="7B3ED447" w14:textId="6E51AE38" w:rsidR="001F1F94" w:rsidRPr="0075695F" w:rsidRDefault="001F1F94" w:rsidP="0026232B">
            <w:pPr>
              <w:pStyle w:val="Table"/>
              <w:rPr>
                <w:ins w:id="17487" w:author="Irová Zuzana" w:date="2025-04-14T11:13:00Z" w16du:dateUtc="2025-04-14T09:13:00Z"/>
              </w:rPr>
              <w:pPrChange w:id="1748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89" w:author="Irová Zuzana" w:date="2025-04-14T11:14:00Z" w16du:dateUtc="2025-04-14T09:14:00Z">
              <w:r>
                <w:t>require_complete</w:t>
              </w:r>
            </w:ins>
          </w:p>
        </w:tc>
        <w:tc>
          <w:tcPr>
            <w:tcW w:w="671" w:type="pct"/>
            <w:tcPrChange w:id="17490" w:author="Irová Zuzana" w:date="2025-04-16T12:01:00Z" w16du:dateUtc="2025-04-16T10:01:00Z">
              <w:tcPr>
                <w:tcW w:w="816" w:type="pct"/>
                <w:gridSpan w:val="2"/>
              </w:tcPr>
            </w:tcPrChange>
          </w:tcPr>
          <w:p w14:paraId="34629F88" w14:textId="71EC418B" w:rsidR="001F1F94" w:rsidRPr="0075695F" w:rsidRDefault="001F1F94" w:rsidP="0026232B">
            <w:pPr>
              <w:pStyle w:val="Table"/>
              <w:rPr>
                <w:ins w:id="17491" w:author="Irová Zuzana" w:date="2025-04-14T11:13:00Z" w16du:dateUtc="2025-04-14T09:13:00Z"/>
              </w:rPr>
              <w:pPrChange w:id="1749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493" w:author="Irová Zuzana" w:date="2025-04-14T11:14:00Z" w16du:dateUtc="2025-04-14T09:14:00Z">
              <w:r>
                <w:t>bool</w:t>
              </w:r>
            </w:ins>
          </w:p>
        </w:tc>
        <w:tc>
          <w:tcPr>
            <w:tcW w:w="585" w:type="pct"/>
            <w:tcPrChange w:id="17494" w:author="Irová Zuzana" w:date="2025-04-16T12:01:00Z" w16du:dateUtc="2025-04-16T10:01:00Z">
              <w:tcPr>
                <w:tcW w:w="711" w:type="pct"/>
                <w:gridSpan w:val="2"/>
              </w:tcPr>
            </w:tcPrChange>
          </w:tcPr>
          <w:p w14:paraId="468EE212" w14:textId="02513024" w:rsidR="001F1F94" w:rsidRPr="0075695F" w:rsidRDefault="001F1F94" w:rsidP="0026232B">
            <w:pPr>
              <w:pStyle w:val="Table"/>
              <w:rPr>
                <w:ins w:id="17495" w:author="Irová Zuzana" w:date="2025-04-14T11:13:00Z" w16du:dateUtc="2025-04-14T09:13:00Z"/>
              </w:rPr>
              <w:pPrChange w:id="1749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76" w:type="pct"/>
            <w:tcPrChange w:id="17497" w:author="Irová Zuzana" w:date="2025-04-16T12:01:00Z" w16du:dateUtc="2025-04-16T10:01:00Z">
              <w:tcPr>
                <w:tcW w:w="1065" w:type="pct"/>
                <w:gridSpan w:val="2"/>
              </w:tcPr>
            </w:tcPrChange>
          </w:tcPr>
          <w:p w14:paraId="7283B92F" w14:textId="77777777" w:rsidR="001F1F94" w:rsidRPr="0075695F" w:rsidRDefault="001F1F94" w:rsidP="0026232B">
            <w:pPr>
              <w:pStyle w:val="Table"/>
              <w:rPr>
                <w:ins w:id="17498" w:author="Irová Zuzana" w:date="2025-04-14T11:13:00Z" w16du:dateUtc="2025-04-14T09:13:00Z"/>
              </w:rPr>
              <w:pPrChange w:id="1749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00" w:author="Irová Zuzana" w:date="2025-04-14T11:13:00Z" w16du:dateUtc="2025-04-14T09:13:00Z">
              <w:r w:rsidRPr="0075695F">
                <w:t>y</w:t>
              </w:r>
            </w:ins>
          </w:p>
        </w:tc>
        <w:tc>
          <w:tcPr>
            <w:tcW w:w="889" w:type="pct"/>
            <w:tcPrChange w:id="17501" w:author="Irová Zuzana" w:date="2025-04-16T12:01:00Z" w16du:dateUtc="2025-04-16T10:01:00Z">
              <w:tcPr>
                <w:tcW w:w="1081" w:type="pct"/>
                <w:gridSpan w:val="2"/>
              </w:tcPr>
            </w:tcPrChange>
          </w:tcPr>
          <w:p w14:paraId="42642873" w14:textId="1ABD9701" w:rsidR="001F1F94" w:rsidRPr="0075695F" w:rsidRDefault="001F1F94" w:rsidP="0026232B">
            <w:pPr>
              <w:pStyle w:val="Table"/>
              <w:rPr>
                <w:ins w:id="17502" w:author="Irová Zuzana" w:date="2025-04-14T11:13:00Z" w16du:dateUtc="2025-04-14T09:13:00Z"/>
              </w:rPr>
              <w:pPrChange w:id="1750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04" w:author="Irová Zuzana" w:date="2025-04-14T11:15:00Z" w16du:dateUtc="2025-04-14T09:15:00Z">
              <w:r>
                <w:t xml:space="preserve">If token required. </w:t>
              </w:r>
            </w:ins>
          </w:p>
        </w:tc>
        <w:tc>
          <w:tcPr>
            <w:tcW w:w="888" w:type="pct"/>
            <w:tcPrChange w:id="17505" w:author="Irová Zuzana" w:date="2025-04-16T12:01:00Z" w16du:dateUtc="2025-04-16T10:01:00Z">
              <w:tcPr>
                <w:tcW w:w="1" w:type="pct"/>
              </w:tcPr>
            </w:tcPrChange>
          </w:tcPr>
          <w:p w14:paraId="3BC8BC60" w14:textId="77777777" w:rsidR="001F1F94" w:rsidRDefault="001F1F94" w:rsidP="0026232B">
            <w:pPr>
              <w:pStyle w:val="Table"/>
              <w:rPr>
                <w:ins w:id="17506" w:author="Irová Zuzana" w:date="2025-04-16T12:01:00Z" w16du:dateUtc="2025-04-16T10:01:00Z"/>
              </w:rPr>
              <w:pPrChange w:id="1750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1F1F94" w:rsidRPr="0075695F" w14:paraId="7C1B4ED6" w14:textId="5A1F2276" w:rsidTr="001F1F94">
        <w:trPr>
          <w:ins w:id="17508" w:author="Irová Zuzana" w:date="2025-04-14T11:13:00Z"/>
        </w:trPr>
        <w:tc>
          <w:tcPr>
            <w:tcW w:w="1091" w:type="pct"/>
            <w:tcPrChange w:id="17509" w:author="Irová Zuzana" w:date="2025-04-16T12:01:00Z" w16du:dateUtc="2025-04-16T10:01:00Z">
              <w:tcPr>
                <w:tcW w:w="1327" w:type="pct"/>
                <w:gridSpan w:val="2"/>
              </w:tcPr>
            </w:tcPrChange>
          </w:tcPr>
          <w:p w14:paraId="5683C642" w14:textId="77777777" w:rsidR="001F1F94" w:rsidRPr="0075695F" w:rsidRDefault="001F1F94" w:rsidP="0026232B">
            <w:pPr>
              <w:pStyle w:val="Table"/>
              <w:rPr>
                <w:ins w:id="17510" w:author="Irová Zuzana" w:date="2025-04-14T11:13:00Z" w16du:dateUtc="2025-04-14T09:13:00Z"/>
              </w:rPr>
              <w:pPrChange w:id="1751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12" w:author="Irová Zuzana" w:date="2025-04-14T11:13:00Z" w16du:dateUtc="2025-04-14T09:13:00Z">
              <w:r w:rsidRPr="0075695F">
                <w:t>order_number</w:t>
              </w:r>
            </w:ins>
          </w:p>
        </w:tc>
        <w:tc>
          <w:tcPr>
            <w:tcW w:w="671" w:type="pct"/>
            <w:tcPrChange w:id="17513" w:author="Irová Zuzana" w:date="2025-04-16T12:01:00Z" w16du:dateUtc="2025-04-16T10:01:00Z">
              <w:tcPr>
                <w:tcW w:w="816" w:type="pct"/>
                <w:gridSpan w:val="2"/>
              </w:tcPr>
            </w:tcPrChange>
          </w:tcPr>
          <w:p w14:paraId="1859BE67" w14:textId="77777777" w:rsidR="001F1F94" w:rsidRPr="0075695F" w:rsidRDefault="001F1F94" w:rsidP="0026232B">
            <w:pPr>
              <w:pStyle w:val="Table"/>
              <w:rPr>
                <w:ins w:id="17514" w:author="Irová Zuzana" w:date="2025-04-14T11:13:00Z" w16du:dateUtc="2025-04-14T09:13:00Z"/>
              </w:rPr>
              <w:pPrChange w:id="1751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16" w:author="Irová Zuzana" w:date="2025-04-14T11:13:00Z" w16du:dateUtc="2025-04-14T09:13:00Z">
              <w:r w:rsidRPr="0075695F">
                <w:t>string</w:t>
              </w:r>
            </w:ins>
          </w:p>
        </w:tc>
        <w:tc>
          <w:tcPr>
            <w:tcW w:w="585" w:type="pct"/>
            <w:tcPrChange w:id="17517" w:author="Irová Zuzana" w:date="2025-04-16T12:01:00Z" w16du:dateUtc="2025-04-16T10:01:00Z">
              <w:tcPr>
                <w:tcW w:w="711" w:type="pct"/>
                <w:gridSpan w:val="2"/>
              </w:tcPr>
            </w:tcPrChange>
          </w:tcPr>
          <w:p w14:paraId="45EA2286" w14:textId="77777777" w:rsidR="001F1F94" w:rsidRPr="0075695F" w:rsidRDefault="001F1F94" w:rsidP="0026232B">
            <w:pPr>
              <w:pStyle w:val="Table"/>
              <w:rPr>
                <w:ins w:id="17518" w:author="Irová Zuzana" w:date="2025-04-14T11:13:00Z" w16du:dateUtc="2025-04-14T09:13:00Z"/>
              </w:rPr>
              <w:pPrChange w:id="1751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20" w:author="Irová Zuzana" w:date="2025-04-14T11:13:00Z" w16du:dateUtc="2025-04-14T09:13:00Z">
              <w:r w:rsidRPr="0075695F">
                <w:t>36</w:t>
              </w:r>
            </w:ins>
          </w:p>
        </w:tc>
        <w:tc>
          <w:tcPr>
            <w:tcW w:w="876" w:type="pct"/>
            <w:tcPrChange w:id="17521" w:author="Irová Zuzana" w:date="2025-04-16T12:01:00Z" w16du:dateUtc="2025-04-16T10:01:00Z">
              <w:tcPr>
                <w:tcW w:w="1065" w:type="pct"/>
                <w:gridSpan w:val="2"/>
              </w:tcPr>
            </w:tcPrChange>
          </w:tcPr>
          <w:p w14:paraId="423B55DB" w14:textId="77777777" w:rsidR="001F1F94" w:rsidRPr="0075695F" w:rsidRDefault="001F1F94" w:rsidP="0026232B">
            <w:pPr>
              <w:pStyle w:val="Table"/>
              <w:rPr>
                <w:ins w:id="17522" w:author="Irová Zuzana" w:date="2025-04-14T11:13:00Z" w16du:dateUtc="2025-04-14T09:13:00Z"/>
              </w:rPr>
              <w:pPrChange w:id="1752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24" w:author="Irová Zuzana" w:date="2025-04-14T11:13:00Z" w16du:dateUtc="2025-04-14T09:13:00Z">
              <w:r w:rsidRPr="0075695F">
                <w:t>y</w:t>
              </w:r>
            </w:ins>
          </w:p>
        </w:tc>
        <w:tc>
          <w:tcPr>
            <w:tcW w:w="889" w:type="pct"/>
            <w:tcPrChange w:id="17525" w:author="Irová Zuzana" w:date="2025-04-16T12:01:00Z" w16du:dateUtc="2025-04-16T10:01:00Z">
              <w:tcPr>
                <w:tcW w:w="1081" w:type="pct"/>
                <w:gridSpan w:val="2"/>
              </w:tcPr>
            </w:tcPrChange>
          </w:tcPr>
          <w:p w14:paraId="795990F7" w14:textId="77777777" w:rsidR="001F1F94" w:rsidRPr="0075695F" w:rsidRDefault="001F1F94" w:rsidP="0026232B">
            <w:pPr>
              <w:pStyle w:val="Table"/>
              <w:rPr>
                <w:ins w:id="17526" w:author="Irová Zuzana" w:date="2025-04-14T11:13:00Z" w16du:dateUtc="2025-04-14T09:13:00Z"/>
              </w:rPr>
              <w:pPrChange w:id="1752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28" w:author="Irová Zuzana" w:date="2025-04-14T11:13:00Z" w16du:dateUtc="2025-04-14T09:13:00Z">
              <w:r w:rsidRPr="0075695F">
                <w:t>unique order number</w:t>
              </w:r>
            </w:ins>
          </w:p>
        </w:tc>
        <w:tc>
          <w:tcPr>
            <w:tcW w:w="888" w:type="pct"/>
            <w:tcPrChange w:id="17529" w:author="Irová Zuzana" w:date="2025-04-16T12:01:00Z" w16du:dateUtc="2025-04-16T10:01:00Z">
              <w:tcPr>
                <w:tcW w:w="1" w:type="pct"/>
              </w:tcPr>
            </w:tcPrChange>
          </w:tcPr>
          <w:p w14:paraId="777A0133" w14:textId="795E1294" w:rsidR="001F1F94" w:rsidRPr="0075695F" w:rsidRDefault="00F766E7" w:rsidP="0026232B">
            <w:pPr>
              <w:pStyle w:val="Table"/>
              <w:rPr>
                <w:ins w:id="17530" w:author="Irová Zuzana" w:date="2025-04-16T12:01:00Z" w16du:dateUtc="2025-04-16T10:01:00Z"/>
              </w:rPr>
              <w:pPrChange w:id="1753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32" w:author="Irová Zuzana" w:date="2025-04-16T12:01:00Z">
              <w:r w:rsidRPr="00F766E7">
                <w:t>Online payment identifier</w:t>
              </w:r>
            </w:ins>
          </w:p>
        </w:tc>
      </w:tr>
      <w:tr w:rsidR="001F1F94" w:rsidRPr="0075695F" w14:paraId="07EC4E4B" w14:textId="7A317387" w:rsidTr="001F1F94">
        <w:trPr>
          <w:ins w:id="17533" w:author="Irová Zuzana" w:date="2025-04-14T11:13:00Z"/>
        </w:trPr>
        <w:tc>
          <w:tcPr>
            <w:tcW w:w="1091" w:type="pct"/>
            <w:tcPrChange w:id="17534" w:author="Irová Zuzana" w:date="2025-04-16T12:01:00Z" w16du:dateUtc="2025-04-16T10:01:00Z">
              <w:tcPr>
                <w:tcW w:w="1327" w:type="pct"/>
                <w:gridSpan w:val="2"/>
              </w:tcPr>
            </w:tcPrChange>
          </w:tcPr>
          <w:p w14:paraId="3EAC525E" w14:textId="77777777" w:rsidR="001F1F94" w:rsidRPr="0075695F" w:rsidRDefault="001F1F94" w:rsidP="0026232B">
            <w:pPr>
              <w:pStyle w:val="Table"/>
              <w:rPr>
                <w:ins w:id="17535" w:author="Irová Zuzana" w:date="2025-04-14T11:13:00Z" w16du:dateUtc="2025-04-14T09:13:00Z"/>
              </w:rPr>
              <w:pPrChange w:id="1753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37" w:author="Irová Zuzana" w:date="2025-04-14T11:13:00Z" w16du:dateUtc="2025-04-14T09:13:00Z">
              <w:r w:rsidRPr="0075695F">
                <w:t>amount</w:t>
              </w:r>
            </w:ins>
          </w:p>
        </w:tc>
        <w:tc>
          <w:tcPr>
            <w:tcW w:w="671" w:type="pct"/>
            <w:tcPrChange w:id="17538" w:author="Irová Zuzana" w:date="2025-04-16T12:01:00Z" w16du:dateUtc="2025-04-16T10:01:00Z">
              <w:tcPr>
                <w:tcW w:w="816" w:type="pct"/>
                <w:gridSpan w:val="2"/>
              </w:tcPr>
            </w:tcPrChange>
          </w:tcPr>
          <w:p w14:paraId="73E0A5E7" w14:textId="77777777" w:rsidR="001F1F94" w:rsidRPr="0075695F" w:rsidRDefault="001F1F94" w:rsidP="0026232B">
            <w:pPr>
              <w:pStyle w:val="Table"/>
              <w:rPr>
                <w:ins w:id="17539" w:author="Irová Zuzana" w:date="2025-04-14T11:13:00Z" w16du:dateUtc="2025-04-14T09:13:00Z"/>
              </w:rPr>
              <w:pPrChange w:id="1754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41" w:author="Irová Zuzana" w:date="2025-04-14T11:13:00Z" w16du:dateUtc="2025-04-14T09:13:00Z">
              <w:r w:rsidRPr="0075695F">
                <w:t>float</w:t>
              </w:r>
            </w:ins>
          </w:p>
        </w:tc>
        <w:tc>
          <w:tcPr>
            <w:tcW w:w="585" w:type="pct"/>
            <w:tcPrChange w:id="17542" w:author="Irová Zuzana" w:date="2025-04-16T12:01:00Z" w16du:dateUtc="2025-04-16T10:01:00Z">
              <w:tcPr>
                <w:tcW w:w="711" w:type="pct"/>
                <w:gridSpan w:val="2"/>
              </w:tcPr>
            </w:tcPrChange>
          </w:tcPr>
          <w:p w14:paraId="0C49933F" w14:textId="77777777" w:rsidR="001F1F94" w:rsidRPr="0075695F" w:rsidRDefault="001F1F94" w:rsidP="0026232B">
            <w:pPr>
              <w:pStyle w:val="Table"/>
              <w:rPr>
                <w:ins w:id="17543" w:author="Irová Zuzana" w:date="2025-04-14T11:13:00Z" w16du:dateUtc="2025-04-14T09:13:00Z"/>
              </w:rPr>
              <w:pPrChange w:id="1754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76" w:type="pct"/>
            <w:tcPrChange w:id="17545" w:author="Irová Zuzana" w:date="2025-04-16T12:01:00Z" w16du:dateUtc="2025-04-16T10:01:00Z">
              <w:tcPr>
                <w:tcW w:w="1065" w:type="pct"/>
                <w:gridSpan w:val="2"/>
              </w:tcPr>
            </w:tcPrChange>
          </w:tcPr>
          <w:p w14:paraId="7DA282F8" w14:textId="77777777" w:rsidR="001F1F94" w:rsidRPr="0075695F" w:rsidRDefault="001F1F94" w:rsidP="0026232B">
            <w:pPr>
              <w:pStyle w:val="Table"/>
              <w:rPr>
                <w:ins w:id="17546" w:author="Irová Zuzana" w:date="2025-04-14T11:13:00Z" w16du:dateUtc="2025-04-14T09:13:00Z"/>
              </w:rPr>
              <w:pPrChange w:id="1754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48" w:author="Irová Zuzana" w:date="2025-04-14T11:13:00Z" w16du:dateUtc="2025-04-14T09:13:00Z">
              <w:r w:rsidRPr="0075695F">
                <w:t>y</w:t>
              </w:r>
            </w:ins>
          </w:p>
        </w:tc>
        <w:tc>
          <w:tcPr>
            <w:tcW w:w="889" w:type="pct"/>
            <w:tcPrChange w:id="17549" w:author="Irová Zuzana" w:date="2025-04-16T12:01:00Z" w16du:dateUtc="2025-04-16T10:01:00Z">
              <w:tcPr>
                <w:tcW w:w="1081" w:type="pct"/>
                <w:gridSpan w:val="2"/>
              </w:tcPr>
            </w:tcPrChange>
          </w:tcPr>
          <w:p w14:paraId="5E874EF1" w14:textId="77777777" w:rsidR="001F1F94" w:rsidRPr="0075695F" w:rsidRDefault="001F1F94" w:rsidP="0026232B">
            <w:pPr>
              <w:pStyle w:val="Table"/>
              <w:rPr>
                <w:ins w:id="17550" w:author="Irová Zuzana" w:date="2025-04-14T11:13:00Z" w16du:dateUtc="2025-04-14T09:13:00Z"/>
              </w:rPr>
              <w:pPrChange w:id="1755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52" w:author="Irová Zuzana" w:date="2025-04-14T11:13:00Z" w16du:dateUtc="2025-04-14T09:13:00Z">
              <w:r w:rsidRPr="0075695F">
                <w:t>order amount</w:t>
              </w:r>
            </w:ins>
          </w:p>
        </w:tc>
        <w:tc>
          <w:tcPr>
            <w:tcW w:w="888" w:type="pct"/>
            <w:tcPrChange w:id="17553" w:author="Irová Zuzana" w:date="2025-04-16T12:01:00Z" w16du:dateUtc="2025-04-16T10:01:00Z">
              <w:tcPr>
                <w:tcW w:w="1" w:type="pct"/>
              </w:tcPr>
            </w:tcPrChange>
          </w:tcPr>
          <w:p w14:paraId="562A088A" w14:textId="3474A325" w:rsidR="001F1F94" w:rsidRPr="0075695F" w:rsidRDefault="000614C6" w:rsidP="0026232B">
            <w:pPr>
              <w:pStyle w:val="Table"/>
              <w:rPr>
                <w:ins w:id="17554" w:author="Irová Zuzana" w:date="2025-04-16T12:01:00Z" w16du:dateUtc="2025-04-16T10:01:00Z"/>
              </w:rPr>
              <w:pPrChange w:id="1755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56" w:author="Irová Zuzana" w:date="2025-04-16T12:01:00Z" w16du:dateUtc="2025-04-16T10:01:00Z">
              <w:r>
                <w:t>Payment amount</w:t>
              </w:r>
            </w:ins>
          </w:p>
        </w:tc>
      </w:tr>
      <w:tr w:rsidR="001F1F94" w:rsidRPr="0075695F" w14:paraId="1AB4D8DE" w14:textId="27FE39C1" w:rsidTr="001F1F94">
        <w:trPr>
          <w:ins w:id="17557" w:author="Irová Zuzana" w:date="2025-04-14T11:13:00Z"/>
        </w:trPr>
        <w:tc>
          <w:tcPr>
            <w:tcW w:w="1091" w:type="pct"/>
            <w:tcPrChange w:id="17558" w:author="Irová Zuzana" w:date="2025-04-16T12:01:00Z" w16du:dateUtc="2025-04-16T10:01:00Z">
              <w:tcPr>
                <w:tcW w:w="1327" w:type="pct"/>
                <w:gridSpan w:val="2"/>
              </w:tcPr>
            </w:tcPrChange>
          </w:tcPr>
          <w:p w14:paraId="0F844574" w14:textId="77777777" w:rsidR="001F1F94" w:rsidRPr="0075695F" w:rsidRDefault="001F1F94" w:rsidP="0026232B">
            <w:pPr>
              <w:pStyle w:val="Table"/>
              <w:rPr>
                <w:ins w:id="17559" w:author="Irová Zuzana" w:date="2025-04-14T11:13:00Z" w16du:dateUtc="2025-04-14T09:13:00Z"/>
              </w:rPr>
              <w:pPrChange w:id="1756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61" w:author="Irová Zuzana" w:date="2025-04-14T11:13:00Z" w16du:dateUtc="2025-04-14T09:13:00Z">
              <w:r w:rsidRPr="0075695F">
                <w:t>currency</w:t>
              </w:r>
            </w:ins>
          </w:p>
        </w:tc>
        <w:tc>
          <w:tcPr>
            <w:tcW w:w="671" w:type="pct"/>
            <w:tcPrChange w:id="17562" w:author="Irová Zuzana" w:date="2025-04-16T12:01:00Z" w16du:dateUtc="2025-04-16T10:01:00Z">
              <w:tcPr>
                <w:tcW w:w="816" w:type="pct"/>
                <w:gridSpan w:val="2"/>
              </w:tcPr>
            </w:tcPrChange>
          </w:tcPr>
          <w:p w14:paraId="60691B13" w14:textId="77777777" w:rsidR="001F1F94" w:rsidRPr="0075695F" w:rsidRDefault="001F1F94" w:rsidP="0026232B">
            <w:pPr>
              <w:pStyle w:val="Table"/>
              <w:rPr>
                <w:ins w:id="17563" w:author="Irová Zuzana" w:date="2025-04-14T11:13:00Z" w16du:dateUtc="2025-04-14T09:13:00Z"/>
              </w:rPr>
              <w:pPrChange w:id="1756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65" w:author="Irová Zuzana" w:date="2025-04-14T11:13:00Z" w16du:dateUtc="2025-04-14T09:13:00Z">
              <w:r w:rsidRPr="0075695F">
                <w:t>string</w:t>
              </w:r>
            </w:ins>
          </w:p>
        </w:tc>
        <w:tc>
          <w:tcPr>
            <w:tcW w:w="585" w:type="pct"/>
            <w:tcPrChange w:id="17566" w:author="Irová Zuzana" w:date="2025-04-16T12:01:00Z" w16du:dateUtc="2025-04-16T10:01:00Z">
              <w:tcPr>
                <w:tcW w:w="711" w:type="pct"/>
                <w:gridSpan w:val="2"/>
              </w:tcPr>
            </w:tcPrChange>
          </w:tcPr>
          <w:p w14:paraId="3B40A0FD" w14:textId="77777777" w:rsidR="001F1F94" w:rsidRPr="0075695F" w:rsidRDefault="001F1F94" w:rsidP="0026232B">
            <w:pPr>
              <w:pStyle w:val="Table"/>
              <w:rPr>
                <w:ins w:id="17567" w:author="Irová Zuzana" w:date="2025-04-14T11:13:00Z" w16du:dateUtc="2025-04-14T09:13:00Z"/>
              </w:rPr>
              <w:pPrChange w:id="1756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69" w:author="Irová Zuzana" w:date="2025-04-14T11:13:00Z" w16du:dateUtc="2025-04-14T09:13:00Z">
              <w:r w:rsidRPr="0075695F">
                <w:t>3</w:t>
              </w:r>
            </w:ins>
          </w:p>
        </w:tc>
        <w:tc>
          <w:tcPr>
            <w:tcW w:w="876" w:type="pct"/>
            <w:tcPrChange w:id="17570" w:author="Irová Zuzana" w:date="2025-04-16T12:01:00Z" w16du:dateUtc="2025-04-16T10:01:00Z">
              <w:tcPr>
                <w:tcW w:w="1065" w:type="pct"/>
                <w:gridSpan w:val="2"/>
              </w:tcPr>
            </w:tcPrChange>
          </w:tcPr>
          <w:p w14:paraId="396CD1C4" w14:textId="77777777" w:rsidR="001F1F94" w:rsidRPr="0075695F" w:rsidRDefault="001F1F94" w:rsidP="0026232B">
            <w:pPr>
              <w:pStyle w:val="Table"/>
              <w:rPr>
                <w:ins w:id="17571" w:author="Irová Zuzana" w:date="2025-04-14T11:13:00Z" w16du:dateUtc="2025-04-14T09:13:00Z"/>
              </w:rPr>
              <w:pPrChange w:id="1757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73" w:author="Irová Zuzana" w:date="2025-04-14T11:13:00Z" w16du:dateUtc="2025-04-14T09:13:00Z">
              <w:r w:rsidRPr="0075695F">
                <w:t>y</w:t>
              </w:r>
            </w:ins>
          </w:p>
        </w:tc>
        <w:tc>
          <w:tcPr>
            <w:tcW w:w="889" w:type="pct"/>
            <w:tcPrChange w:id="17574" w:author="Irová Zuzana" w:date="2025-04-16T12:01:00Z" w16du:dateUtc="2025-04-16T10:01:00Z">
              <w:tcPr>
                <w:tcW w:w="1081" w:type="pct"/>
                <w:gridSpan w:val="2"/>
              </w:tcPr>
            </w:tcPrChange>
          </w:tcPr>
          <w:p w14:paraId="1EB82D76" w14:textId="77777777" w:rsidR="001F1F94" w:rsidRPr="0075695F" w:rsidRDefault="001F1F94" w:rsidP="0026232B">
            <w:pPr>
              <w:pStyle w:val="Table"/>
              <w:rPr>
                <w:ins w:id="17575" w:author="Irová Zuzana" w:date="2025-04-14T11:13:00Z" w16du:dateUtc="2025-04-14T09:13:00Z"/>
              </w:rPr>
              <w:pPrChange w:id="1757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77" w:author="Irová Zuzana" w:date="2025-04-14T11:13:00Z" w16du:dateUtc="2025-04-14T09:13:00Z">
              <w:r w:rsidRPr="0075695F">
                <w:t>currency</w:t>
              </w:r>
            </w:ins>
          </w:p>
        </w:tc>
        <w:tc>
          <w:tcPr>
            <w:tcW w:w="888" w:type="pct"/>
            <w:tcPrChange w:id="17578" w:author="Irová Zuzana" w:date="2025-04-16T12:01:00Z" w16du:dateUtc="2025-04-16T10:01:00Z">
              <w:tcPr>
                <w:tcW w:w="1" w:type="pct"/>
              </w:tcPr>
            </w:tcPrChange>
          </w:tcPr>
          <w:p w14:paraId="5EFA7854" w14:textId="77777777" w:rsidR="001F1F94" w:rsidRPr="0075695F" w:rsidRDefault="001F1F94" w:rsidP="0026232B">
            <w:pPr>
              <w:pStyle w:val="Table"/>
              <w:rPr>
                <w:ins w:id="17579" w:author="Irová Zuzana" w:date="2025-04-16T12:01:00Z" w16du:dateUtc="2025-04-16T10:01:00Z"/>
              </w:rPr>
              <w:pPrChange w:id="1758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1F1F94" w:rsidRPr="0075695F" w14:paraId="5EE5647A" w14:textId="34CD4B45" w:rsidTr="001F1F94">
        <w:trPr>
          <w:ins w:id="17581" w:author="Irová Zuzana" w:date="2025-04-14T11:13:00Z"/>
        </w:trPr>
        <w:tc>
          <w:tcPr>
            <w:tcW w:w="1091" w:type="pct"/>
            <w:tcPrChange w:id="17582" w:author="Irová Zuzana" w:date="2025-04-16T12:01:00Z" w16du:dateUtc="2025-04-16T10:01:00Z">
              <w:tcPr>
                <w:tcW w:w="1327" w:type="pct"/>
                <w:gridSpan w:val="2"/>
              </w:tcPr>
            </w:tcPrChange>
          </w:tcPr>
          <w:p w14:paraId="26F07DB0" w14:textId="77777777" w:rsidR="001F1F94" w:rsidRPr="0075695F" w:rsidRDefault="001F1F94" w:rsidP="0026232B">
            <w:pPr>
              <w:pStyle w:val="Table"/>
              <w:rPr>
                <w:ins w:id="17583" w:author="Irová Zuzana" w:date="2025-04-14T11:13:00Z" w16du:dateUtc="2025-04-14T09:13:00Z"/>
              </w:rPr>
              <w:pPrChange w:id="1758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85" w:author="Irová Zuzana" w:date="2025-04-14T11:13:00Z" w16du:dateUtc="2025-04-14T09:13:00Z">
              <w:r w:rsidRPr="0075695F">
                <w:t>cart</w:t>
              </w:r>
            </w:ins>
          </w:p>
        </w:tc>
        <w:tc>
          <w:tcPr>
            <w:tcW w:w="671" w:type="pct"/>
            <w:tcPrChange w:id="17586" w:author="Irová Zuzana" w:date="2025-04-16T12:01:00Z" w16du:dateUtc="2025-04-16T10:01:00Z">
              <w:tcPr>
                <w:tcW w:w="816" w:type="pct"/>
                <w:gridSpan w:val="2"/>
              </w:tcPr>
            </w:tcPrChange>
          </w:tcPr>
          <w:p w14:paraId="731295E3" w14:textId="77777777" w:rsidR="001F1F94" w:rsidRPr="0075695F" w:rsidRDefault="001F1F94" w:rsidP="0026232B">
            <w:pPr>
              <w:pStyle w:val="Table"/>
              <w:rPr>
                <w:ins w:id="17587" w:author="Irová Zuzana" w:date="2025-04-14T11:13:00Z" w16du:dateUtc="2025-04-14T09:13:00Z"/>
              </w:rPr>
              <w:pPrChange w:id="1758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89" w:author="Irová Zuzana" w:date="2025-04-14T11:13:00Z" w16du:dateUtc="2025-04-14T09:13:00Z">
              <w:r w:rsidRPr="0075695F">
                <w:t>string</w:t>
              </w:r>
            </w:ins>
          </w:p>
        </w:tc>
        <w:tc>
          <w:tcPr>
            <w:tcW w:w="585" w:type="pct"/>
            <w:tcPrChange w:id="17590" w:author="Irová Zuzana" w:date="2025-04-16T12:01:00Z" w16du:dateUtc="2025-04-16T10:01:00Z">
              <w:tcPr>
                <w:tcW w:w="711" w:type="pct"/>
                <w:gridSpan w:val="2"/>
              </w:tcPr>
            </w:tcPrChange>
          </w:tcPr>
          <w:p w14:paraId="2B0D1436" w14:textId="77777777" w:rsidR="001F1F94" w:rsidRPr="0075695F" w:rsidRDefault="001F1F94" w:rsidP="0026232B">
            <w:pPr>
              <w:pStyle w:val="Table"/>
              <w:rPr>
                <w:ins w:id="17591" w:author="Irová Zuzana" w:date="2025-04-14T11:13:00Z" w16du:dateUtc="2025-04-14T09:13:00Z"/>
              </w:rPr>
              <w:pPrChange w:id="1759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93" w:author="Irová Zuzana" w:date="2025-04-14T11:13:00Z" w16du:dateUtc="2025-04-14T09:13:00Z">
              <w:r w:rsidRPr="0075695F">
                <w:t>255</w:t>
              </w:r>
            </w:ins>
          </w:p>
        </w:tc>
        <w:tc>
          <w:tcPr>
            <w:tcW w:w="876" w:type="pct"/>
            <w:tcPrChange w:id="17594" w:author="Irová Zuzana" w:date="2025-04-16T12:01:00Z" w16du:dateUtc="2025-04-16T10:01:00Z">
              <w:tcPr>
                <w:tcW w:w="1065" w:type="pct"/>
                <w:gridSpan w:val="2"/>
              </w:tcPr>
            </w:tcPrChange>
          </w:tcPr>
          <w:p w14:paraId="2FCD2114" w14:textId="77777777" w:rsidR="001F1F94" w:rsidRPr="0075695F" w:rsidRDefault="001F1F94" w:rsidP="0026232B">
            <w:pPr>
              <w:pStyle w:val="Table"/>
              <w:rPr>
                <w:ins w:id="17595" w:author="Irová Zuzana" w:date="2025-04-14T11:13:00Z" w16du:dateUtc="2025-04-14T09:13:00Z"/>
              </w:rPr>
              <w:pPrChange w:id="1759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597" w:author="Irová Zuzana" w:date="2025-04-14T11:13:00Z" w16du:dateUtc="2025-04-14T09:13:00Z">
              <w:r w:rsidRPr="0075695F">
                <w:t>n</w:t>
              </w:r>
            </w:ins>
          </w:p>
        </w:tc>
        <w:tc>
          <w:tcPr>
            <w:tcW w:w="889" w:type="pct"/>
            <w:tcPrChange w:id="17598" w:author="Irová Zuzana" w:date="2025-04-16T12:01:00Z" w16du:dateUtc="2025-04-16T10:01:00Z">
              <w:tcPr>
                <w:tcW w:w="1081" w:type="pct"/>
                <w:gridSpan w:val="2"/>
              </w:tcPr>
            </w:tcPrChange>
          </w:tcPr>
          <w:p w14:paraId="6B7ABE5A" w14:textId="77777777" w:rsidR="001F1F94" w:rsidRPr="0075695F" w:rsidRDefault="001F1F94" w:rsidP="0026232B">
            <w:pPr>
              <w:pStyle w:val="Table"/>
              <w:rPr>
                <w:ins w:id="17599" w:author="Irová Zuzana" w:date="2025-04-14T11:13:00Z" w16du:dateUtc="2025-04-14T09:13:00Z"/>
              </w:rPr>
              <w:pPrChange w:id="1760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01" w:author="Irová Zuzana" w:date="2025-04-14T11:13:00Z" w16du:dateUtc="2025-04-14T09:13:00Z">
              <w:r w:rsidRPr="0075695F">
                <w:t>shopping cart description</w:t>
              </w:r>
            </w:ins>
          </w:p>
        </w:tc>
        <w:tc>
          <w:tcPr>
            <w:tcW w:w="888" w:type="pct"/>
            <w:tcPrChange w:id="17602" w:author="Irová Zuzana" w:date="2025-04-16T12:01:00Z" w16du:dateUtc="2025-04-16T10:01:00Z">
              <w:tcPr>
                <w:tcW w:w="1" w:type="pct"/>
              </w:tcPr>
            </w:tcPrChange>
          </w:tcPr>
          <w:p w14:paraId="42CD69FC" w14:textId="77777777" w:rsidR="001F1F94" w:rsidRPr="0075695F" w:rsidRDefault="001F1F94" w:rsidP="0026232B">
            <w:pPr>
              <w:pStyle w:val="Table"/>
              <w:rPr>
                <w:ins w:id="17603" w:author="Irová Zuzana" w:date="2025-04-16T12:01:00Z" w16du:dateUtc="2025-04-16T10:01:00Z"/>
              </w:rPr>
              <w:pPrChange w:id="1760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1F1F94" w:rsidRPr="0075695F" w14:paraId="499334E7" w14:textId="3B48EB1D" w:rsidTr="001F1F94">
        <w:trPr>
          <w:ins w:id="17605" w:author="Irová Zuzana" w:date="2025-04-14T11:13:00Z"/>
        </w:trPr>
        <w:tc>
          <w:tcPr>
            <w:tcW w:w="1091" w:type="pct"/>
            <w:tcPrChange w:id="17606" w:author="Irová Zuzana" w:date="2025-04-16T12:01:00Z" w16du:dateUtc="2025-04-16T10:01:00Z">
              <w:tcPr>
                <w:tcW w:w="1327" w:type="pct"/>
                <w:gridSpan w:val="2"/>
              </w:tcPr>
            </w:tcPrChange>
          </w:tcPr>
          <w:p w14:paraId="214C77CF" w14:textId="77777777" w:rsidR="001F1F94" w:rsidRPr="0075695F" w:rsidRDefault="001F1F94" w:rsidP="0026232B">
            <w:pPr>
              <w:pStyle w:val="Table"/>
              <w:rPr>
                <w:ins w:id="17607" w:author="Irová Zuzana" w:date="2025-04-14T11:13:00Z" w16du:dateUtc="2025-04-14T09:13:00Z"/>
              </w:rPr>
              <w:pPrChange w:id="1760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09" w:author="Irová Zuzana" w:date="2025-04-14T11:13:00Z" w16du:dateUtc="2025-04-14T09:13:00Z">
              <w:r w:rsidRPr="0075695F">
                <w:t>signature</w:t>
              </w:r>
            </w:ins>
          </w:p>
        </w:tc>
        <w:tc>
          <w:tcPr>
            <w:tcW w:w="671" w:type="pct"/>
            <w:tcPrChange w:id="17610" w:author="Irová Zuzana" w:date="2025-04-16T12:01:00Z" w16du:dateUtc="2025-04-16T10:01:00Z">
              <w:tcPr>
                <w:tcW w:w="816" w:type="pct"/>
                <w:gridSpan w:val="2"/>
              </w:tcPr>
            </w:tcPrChange>
          </w:tcPr>
          <w:p w14:paraId="0D9D11B9" w14:textId="77777777" w:rsidR="001F1F94" w:rsidRPr="0075695F" w:rsidRDefault="001F1F94" w:rsidP="0026232B">
            <w:pPr>
              <w:pStyle w:val="Table"/>
              <w:rPr>
                <w:ins w:id="17611" w:author="Irová Zuzana" w:date="2025-04-14T11:13:00Z" w16du:dateUtc="2025-04-14T09:13:00Z"/>
              </w:rPr>
              <w:pPrChange w:id="1761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13" w:author="Irová Zuzana" w:date="2025-04-14T11:13:00Z" w16du:dateUtc="2025-04-14T09:13:00Z">
              <w:r w:rsidRPr="0075695F">
                <w:t>string</w:t>
              </w:r>
            </w:ins>
          </w:p>
        </w:tc>
        <w:tc>
          <w:tcPr>
            <w:tcW w:w="585" w:type="pct"/>
            <w:tcPrChange w:id="17614" w:author="Irová Zuzana" w:date="2025-04-16T12:01:00Z" w16du:dateUtc="2025-04-16T10:01:00Z">
              <w:tcPr>
                <w:tcW w:w="711" w:type="pct"/>
                <w:gridSpan w:val="2"/>
              </w:tcPr>
            </w:tcPrChange>
          </w:tcPr>
          <w:p w14:paraId="5DBDB1A9" w14:textId="77777777" w:rsidR="001F1F94" w:rsidRPr="0075695F" w:rsidRDefault="001F1F94" w:rsidP="0026232B">
            <w:pPr>
              <w:pStyle w:val="Table"/>
              <w:rPr>
                <w:ins w:id="17615" w:author="Irová Zuzana" w:date="2025-04-14T11:13:00Z" w16du:dateUtc="2025-04-14T09:13:00Z"/>
              </w:rPr>
              <w:pPrChange w:id="1761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17" w:author="Irová Zuzana" w:date="2025-04-14T11:13:00Z" w16du:dateUtc="2025-04-14T09:13:00Z">
              <w:r w:rsidRPr="0075695F">
                <w:t>64</w:t>
              </w:r>
            </w:ins>
          </w:p>
        </w:tc>
        <w:tc>
          <w:tcPr>
            <w:tcW w:w="876" w:type="pct"/>
            <w:tcPrChange w:id="17618" w:author="Irová Zuzana" w:date="2025-04-16T12:01:00Z" w16du:dateUtc="2025-04-16T10:01:00Z">
              <w:tcPr>
                <w:tcW w:w="1065" w:type="pct"/>
                <w:gridSpan w:val="2"/>
              </w:tcPr>
            </w:tcPrChange>
          </w:tcPr>
          <w:p w14:paraId="515576DC" w14:textId="77777777" w:rsidR="001F1F94" w:rsidRPr="0075695F" w:rsidRDefault="001F1F94" w:rsidP="0026232B">
            <w:pPr>
              <w:pStyle w:val="Table"/>
              <w:rPr>
                <w:ins w:id="17619" w:author="Irová Zuzana" w:date="2025-04-14T11:13:00Z" w16du:dateUtc="2025-04-14T09:13:00Z"/>
              </w:rPr>
              <w:pPrChange w:id="1762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21" w:author="Irová Zuzana" w:date="2025-04-14T11:13:00Z" w16du:dateUtc="2025-04-14T09:13:00Z">
              <w:r w:rsidRPr="0075695F">
                <w:t>y</w:t>
              </w:r>
            </w:ins>
          </w:p>
        </w:tc>
        <w:tc>
          <w:tcPr>
            <w:tcW w:w="889" w:type="pct"/>
            <w:tcPrChange w:id="17622" w:author="Irová Zuzana" w:date="2025-04-16T12:01:00Z" w16du:dateUtc="2025-04-16T10:01:00Z">
              <w:tcPr>
                <w:tcW w:w="1081" w:type="pct"/>
                <w:gridSpan w:val="2"/>
              </w:tcPr>
            </w:tcPrChange>
          </w:tcPr>
          <w:p w14:paraId="56BDC74A" w14:textId="77777777" w:rsidR="001F1F94" w:rsidRPr="0075695F" w:rsidRDefault="001F1F94" w:rsidP="0026232B">
            <w:pPr>
              <w:pStyle w:val="Table"/>
              <w:rPr>
                <w:ins w:id="17623" w:author="Irová Zuzana" w:date="2025-04-14T11:13:00Z" w16du:dateUtc="2025-04-14T09:13:00Z"/>
              </w:rPr>
              <w:pPrChange w:id="1762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25" w:author="Irová Zuzana" w:date="2025-04-14T11:13:00Z" w16du:dateUtc="2025-04-14T09:13:00Z">
              <w:r w:rsidRPr="0075695F">
                <w:t>HMAC-SHA256 signature</w:t>
              </w:r>
            </w:ins>
          </w:p>
        </w:tc>
        <w:tc>
          <w:tcPr>
            <w:tcW w:w="888" w:type="pct"/>
            <w:tcPrChange w:id="17626" w:author="Irová Zuzana" w:date="2025-04-16T12:01:00Z" w16du:dateUtc="2025-04-16T10:01:00Z">
              <w:tcPr>
                <w:tcW w:w="1" w:type="pct"/>
              </w:tcPr>
            </w:tcPrChange>
          </w:tcPr>
          <w:p w14:paraId="77708D06" w14:textId="77777777" w:rsidR="001F1F94" w:rsidRPr="0075695F" w:rsidRDefault="001F1F94" w:rsidP="0026232B">
            <w:pPr>
              <w:pStyle w:val="Table"/>
              <w:rPr>
                <w:ins w:id="17627" w:author="Irová Zuzana" w:date="2025-04-16T12:01:00Z" w16du:dateUtc="2025-04-16T10:01:00Z"/>
              </w:rPr>
              <w:pPrChange w:id="1762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</w:tbl>
    <w:p w14:paraId="2F6165A6" w14:textId="31682E1A" w:rsidR="00627D7A" w:rsidRDefault="00627D7A">
      <w:pPr>
        <w:pStyle w:val="Heading4"/>
        <w:rPr>
          <w:ins w:id="17629" w:author="Irová Zuzana" w:date="2025-04-14T11:13:00Z" w16du:dateUtc="2025-04-14T09:13:00Z"/>
          <w:rFonts w:hint="eastAsia"/>
        </w:rPr>
        <w:pPrChange w:id="17630" w:author="Irová Zuzana" w:date="2025-04-14T11:21:00Z" w16du:dateUtc="2025-04-14T09:21:00Z">
          <w:pPr>
            <w:pStyle w:val="Heading3"/>
          </w:pPr>
        </w:pPrChange>
      </w:pPr>
      <w:ins w:id="17631" w:author="Irová Zuzana" w:date="2025-04-14T11:13:00Z" w16du:dateUtc="2025-04-14T09:13:00Z">
        <w:r>
          <w:t>Response</w:t>
        </w:r>
      </w:ins>
      <w:ins w:id="17632" w:author="Irová Zuzana" w:date="2025-04-14T11:21:00Z" w16du:dateUtc="2025-04-14T09:21:00Z">
        <w:r w:rsidR="004E6782">
          <w:t xml:space="preserve"> to Prepare order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52"/>
        <w:gridCol w:w="1567"/>
        <w:gridCol w:w="1365"/>
        <w:gridCol w:w="2049"/>
        <w:gridCol w:w="2095"/>
      </w:tblGrid>
      <w:tr w:rsidR="00627D7A" w:rsidRPr="0075695F" w14:paraId="215FB2BB" w14:textId="77777777">
        <w:trPr>
          <w:ins w:id="17633" w:author="Irová Zuzana" w:date="2025-04-14T11:13:00Z"/>
        </w:trPr>
        <w:tc>
          <w:tcPr>
            <w:tcW w:w="1325" w:type="pct"/>
            <w:shd w:val="clear" w:color="auto" w:fill="D9D9D9" w:themeFill="background1" w:themeFillShade="D9"/>
          </w:tcPr>
          <w:p w14:paraId="46856214" w14:textId="77777777" w:rsidR="00627D7A" w:rsidRPr="0075695F" w:rsidRDefault="00627D7A" w:rsidP="0026232B">
            <w:pPr>
              <w:pStyle w:val="Table"/>
              <w:rPr>
                <w:ins w:id="17634" w:author="Irová Zuzana" w:date="2025-04-14T11:13:00Z" w16du:dateUtc="2025-04-14T09:13:00Z"/>
              </w:rPr>
              <w:pPrChange w:id="1763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36" w:author="Irová Zuzana" w:date="2025-04-14T11:13:00Z" w16du:dateUtc="2025-04-14T09:13:00Z">
              <w:r w:rsidRPr="0075695F">
                <w:t>Atribut</w:t>
              </w:r>
            </w:ins>
          </w:p>
        </w:tc>
        <w:tc>
          <w:tcPr>
            <w:tcW w:w="814" w:type="pct"/>
            <w:shd w:val="clear" w:color="auto" w:fill="D9D9D9" w:themeFill="background1" w:themeFillShade="D9"/>
          </w:tcPr>
          <w:p w14:paraId="06106BC4" w14:textId="77777777" w:rsidR="00627D7A" w:rsidRPr="0075695F" w:rsidRDefault="00627D7A" w:rsidP="0026232B">
            <w:pPr>
              <w:pStyle w:val="Table"/>
              <w:rPr>
                <w:ins w:id="17637" w:author="Irová Zuzana" w:date="2025-04-14T11:13:00Z" w16du:dateUtc="2025-04-14T09:13:00Z"/>
              </w:rPr>
              <w:pPrChange w:id="1763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39" w:author="Irová Zuzana" w:date="2025-04-14T11:13:00Z" w16du:dateUtc="2025-04-14T09:13:00Z">
              <w:r w:rsidRPr="0075695F">
                <w:t>Formát</w:t>
              </w:r>
            </w:ins>
          </w:p>
        </w:tc>
        <w:tc>
          <w:tcPr>
            <w:tcW w:w="709" w:type="pct"/>
            <w:shd w:val="clear" w:color="auto" w:fill="D9D9D9" w:themeFill="background1" w:themeFillShade="D9"/>
          </w:tcPr>
          <w:p w14:paraId="3F02F128" w14:textId="77777777" w:rsidR="00627D7A" w:rsidRPr="0075695F" w:rsidRDefault="00627D7A" w:rsidP="0026232B">
            <w:pPr>
              <w:pStyle w:val="Table"/>
              <w:rPr>
                <w:ins w:id="17640" w:author="Irová Zuzana" w:date="2025-04-14T11:13:00Z" w16du:dateUtc="2025-04-14T09:13:00Z"/>
              </w:rPr>
              <w:pPrChange w:id="1764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42" w:author="Irová Zuzana" w:date="2025-04-14T11:13:00Z" w16du:dateUtc="2025-04-14T09:13:00Z">
              <w:r w:rsidRPr="0075695F">
                <w:t>Délka</w:t>
              </w:r>
            </w:ins>
          </w:p>
        </w:tc>
        <w:tc>
          <w:tcPr>
            <w:tcW w:w="1064" w:type="pct"/>
            <w:shd w:val="clear" w:color="auto" w:fill="D9D9D9" w:themeFill="background1" w:themeFillShade="D9"/>
          </w:tcPr>
          <w:p w14:paraId="6EEA52C9" w14:textId="77777777" w:rsidR="00627D7A" w:rsidRPr="0075695F" w:rsidRDefault="00627D7A" w:rsidP="0026232B">
            <w:pPr>
              <w:pStyle w:val="Table"/>
              <w:rPr>
                <w:ins w:id="17643" w:author="Irová Zuzana" w:date="2025-04-14T11:13:00Z" w16du:dateUtc="2025-04-14T09:13:00Z"/>
              </w:rPr>
              <w:pPrChange w:id="1764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45" w:author="Irová Zuzana" w:date="2025-04-14T11:13:00Z" w16du:dateUtc="2025-04-14T09:13:00Z">
              <w:r w:rsidRPr="0075695F">
                <w:t>Mandatory</w:t>
              </w:r>
            </w:ins>
          </w:p>
        </w:tc>
        <w:tc>
          <w:tcPr>
            <w:tcW w:w="1088" w:type="pct"/>
            <w:shd w:val="clear" w:color="auto" w:fill="D9D9D9" w:themeFill="background1" w:themeFillShade="D9"/>
          </w:tcPr>
          <w:p w14:paraId="2E76DF42" w14:textId="77777777" w:rsidR="00627D7A" w:rsidRPr="0075695F" w:rsidRDefault="00627D7A" w:rsidP="0026232B">
            <w:pPr>
              <w:pStyle w:val="Table"/>
              <w:rPr>
                <w:ins w:id="17646" w:author="Irová Zuzana" w:date="2025-04-14T11:13:00Z" w16du:dateUtc="2025-04-14T09:13:00Z"/>
              </w:rPr>
              <w:pPrChange w:id="1764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48" w:author="Irová Zuzana" w:date="2025-04-14T11:13:00Z" w16du:dateUtc="2025-04-14T09:13:00Z">
              <w:r w:rsidRPr="0075695F">
                <w:t>Popis</w:t>
              </w:r>
            </w:ins>
          </w:p>
        </w:tc>
      </w:tr>
      <w:tr w:rsidR="004E6782" w:rsidRPr="0075695F" w14:paraId="6BE95786" w14:textId="77777777">
        <w:trPr>
          <w:ins w:id="17649" w:author="Irová Zuzana" w:date="2025-04-14T11:13:00Z"/>
        </w:trPr>
        <w:tc>
          <w:tcPr>
            <w:tcW w:w="1325" w:type="pct"/>
          </w:tcPr>
          <w:p w14:paraId="6F587BE9" w14:textId="2D4D52CD" w:rsidR="004E6782" w:rsidRPr="0075695F" w:rsidRDefault="004E6782" w:rsidP="0026232B">
            <w:pPr>
              <w:pStyle w:val="Table"/>
              <w:rPr>
                <w:ins w:id="17650" w:author="Irová Zuzana" w:date="2025-04-14T11:13:00Z" w16du:dateUtc="2025-04-14T09:13:00Z"/>
              </w:rPr>
              <w:pPrChange w:id="1765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52" w:author="Irová Zuzana" w:date="2025-04-14T11:16:00Z" w16du:dateUtc="2025-04-14T09:16:00Z">
              <w:r>
                <w:t>redirectUrl</w:t>
              </w:r>
            </w:ins>
          </w:p>
        </w:tc>
        <w:tc>
          <w:tcPr>
            <w:tcW w:w="814" w:type="pct"/>
          </w:tcPr>
          <w:p w14:paraId="30967A87" w14:textId="59780F75" w:rsidR="004E6782" w:rsidRPr="0075695F" w:rsidRDefault="004E6782" w:rsidP="0026232B">
            <w:pPr>
              <w:pStyle w:val="Table"/>
              <w:rPr>
                <w:ins w:id="17653" w:author="Irová Zuzana" w:date="2025-04-14T11:13:00Z" w16du:dateUtc="2025-04-14T09:13:00Z"/>
              </w:rPr>
              <w:pPrChange w:id="1765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709" w:type="pct"/>
          </w:tcPr>
          <w:p w14:paraId="17E761A4" w14:textId="77777777" w:rsidR="004E6782" w:rsidRPr="0075695F" w:rsidRDefault="004E6782" w:rsidP="0026232B">
            <w:pPr>
              <w:pStyle w:val="Table"/>
              <w:rPr>
                <w:ins w:id="17655" w:author="Irová Zuzana" w:date="2025-04-14T11:13:00Z" w16du:dateUtc="2025-04-14T09:13:00Z"/>
              </w:rPr>
              <w:pPrChange w:id="1765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64" w:type="pct"/>
          </w:tcPr>
          <w:p w14:paraId="229986D4" w14:textId="77777777" w:rsidR="004E6782" w:rsidRPr="0075695F" w:rsidRDefault="004E6782" w:rsidP="0026232B">
            <w:pPr>
              <w:pStyle w:val="Table"/>
              <w:rPr>
                <w:ins w:id="17657" w:author="Irová Zuzana" w:date="2025-04-14T11:13:00Z" w16du:dateUtc="2025-04-14T09:13:00Z"/>
              </w:rPr>
              <w:pPrChange w:id="1765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59" w:author="Irová Zuzana" w:date="2025-04-14T11:13:00Z" w16du:dateUtc="2025-04-14T09:13:00Z">
              <w:r w:rsidRPr="0075695F">
                <w:t>y</w:t>
              </w:r>
            </w:ins>
          </w:p>
        </w:tc>
        <w:tc>
          <w:tcPr>
            <w:tcW w:w="1088" w:type="pct"/>
          </w:tcPr>
          <w:p w14:paraId="137ADFD3" w14:textId="094CCB19" w:rsidR="004E6782" w:rsidRPr="0075695F" w:rsidRDefault="004E6782" w:rsidP="0026232B">
            <w:pPr>
              <w:pStyle w:val="Table"/>
              <w:rPr>
                <w:ins w:id="17660" w:author="Irová Zuzana" w:date="2025-04-14T11:13:00Z" w16du:dateUtc="2025-04-14T09:13:00Z"/>
              </w:rPr>
              <w:pPrChange w:id="1766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62" w:author="Irová Zuzana" w:date="2025-04-14T11:20:00Z" w16du:dateUtc="2025-04-14T09:20:00Z">
              <w:r>
                <w:t>redirectUrl</w:t>
              </w:r>
            </w:ins>
          </w:p>
        </w:tc>
      </w:tr>
      <w:tr w:rsidR="004E6782" w:rsidRPr="0075695F" w14:paraId="44122C5A" w14:textId="77777777">
        <w:trPr>
          <w:ins w:id="17663" w:author="Irová Zuzana" w:date="2025-04-14T11:13:00Z"/>
        </w:trPr>
        <w:tc>
          <w:tcPr>
            <w:tcW w:w="1325" w:type="pct"/>
          </w:tcPr>
          <w:p w14:paraId="71CFA085" w14:textId="73D25DA8" w:rsidR="004E6782" w:rsidRPr="0075695F" w:rsidRDefault="004E6782" w:rsidP="0026232B">
            <w:pPr>
              <w:pStyle w:val="Table"/>
              <w:rPr>
                <w:ins w:id="17664" w:author="Irová Zuzana" w:date="2025-04-14T11:13:00Z" w16du:dateUtc="2025-04-14T09:13:00Z"/>
              </w:rPr>
              <w:pPrChange w:id="1766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66" w:author="Irová Zuzana" w:date="2025-04-14T11:16:00Z" w16du:dateUtc="2025-04-14T09:16:00Z">
              <w:r>
                <w:t>redirectData</w:t>
              </w:r>
            </w:ins>
          </w:p>
        </w:tc>
        <w:tc>
          <w:tcPr>
            <w:tcW w:w="814" w:type="pct"/>
          </w:tcPr>
          <w:p w14:paraId="454DFD6F" w14:textId="0B3A2051" w:rsidR="004E6782" w:rsidRPr="0075695F" w:rsidRDefault="004E6782" w:rsidP="0026232B">
            <w:pPr>
              <w:pStyle w:val="Table"/>
              <w:rPr>
                <w:ins w:id="17667" w:author="Irová Zuzana" w:date="2025-04-14T11:13:00Z" w16du:dateUtc="2025-04-14T09:13:00Z"/>
              </w:rPr>
              <w:pPrChange w:id="1766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709" w:type="pct"/>
          </w:tcPr>
          <w:p w14:paraId="5C00738C" w14:textId="6DF5D6B0" w:rsidR="004E6782" w:rsidRPr="0075695F" w:rsidRDefault="004E6782" w:rsidP="0026232B">
            <w:pPr>
              <w:pStyle w:val="Table"/>
              <w:rPr>
                <w:ins w:id="17669" w:author="Irová Zuzana" w:date="2025-04-14T11:13:00Z" w16du:dateUtc="2025-04-14T09:13:00Z"/>
              </w:rPr>
              <w:pPrChange w:id="1767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64" w:type="pct"/>
          </w:tcPr>
          <w:p w14:paraId="185DB51A" w14:textId="77777777" w:rsidR="004E6782" w:rsidRPr="0075695F" w:rsidRDefault="004E6782" w:rsidP="0026232B">
            <w:pPr>
              <w:pStyle w:val="Table"/>
              <w:rPr>
                <w:ins w:id="17671" w:author="Irová Zuzana" w:date="2025-04-14T11:13:00Z" w16du:dateUtc="2025-04-14T09:13:00Z"/>
              </w:rPr>
              <w:pPrChange w:id="1767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73" w:author="Irová Zuzana" w:date="2025-04-14T11:13:00Z" w16du:dateUtc="2025-04-14T09:13:00Z">
              <w:r w:rsidRPr="0075695F">
                <w:t>y</w:t>
              </w:r>
            </w:ins>
          </w:p>
        </w:tc>
        <w:tc>
          <w:tcPr>
            <w:tcW w:w="1088" w:type="pct"/>
          </w:tcPr>
          <w:p w14:paraId="5DF967DB" w14:textId="6218432A" w:rsidR="004E6782" w:rsidRPr="0075695F" w:rsidRDefault="004E6782" w:rsidP="0026232B">
            <w:pPr>
              <w:pStyle w:val="Table"/>
              <w:rPr>
                <w:ins w:id="17674" w:author="Irová Zuzana" w:date="2025-04-14T11:13:00Z" w16du:dateUtc="2025-04-14T09:13:00Z"/>
              </w:rPr>
              <w:pPrChange w:id="1767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76" w:author="Irová Zuzana" w:date="2025-04-14T11:20:00Z" w16du:dateUtc="2025-04-14T09:20:00Z">
              <w:r>
                <w:t>redirectData</w:t>
              </w:r>
            </w:ins>
          </w:p>
        </w:tc>
      </w:tr>
      <w:tr w:rsidR="00627D7A" w:rsidRPr="0075695F" w14:paraId="7646683D" w14:textId="77777777">
        <w:trPr>
          <w:ins w:id="17677" w:author="Irová Zuzana" w:date="2025-04-14T11:13:00Z"/>
        </w:trPr>
        <w:tc>
          <w:tcPr>
            <w:tcW w:w="1325" w:type="pct"/>
          </w:tcPr>
          <w:p w14:paraId="083C52D6" w14:textId="4ADBAD99" w:rsidR="00627D7A" w:rsidRPr="0075695F" w:rsidRDefault="00627D7A" w:rsidP="0026232B">
            <w:pPr>
              <w:pStyle w:val="Table"/>
              <w:rPr>
                <w:ins w:id="17678" w:author="Irová Zuzana" w:date="2025-04-14T11:13:00Z" w16du:dateUtc="2025-04-14T09:13:00Z"/>
              </w:rPr>
              <w:pPrChange w:id="1767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14" w:type="pct"/>
          </w:tcPr>
          <w:p w14:paraId="0D42A2ED" w14:textId="09924131" w:rsidR="00627D7A" w:rsidRPr="0075695F" w:rsidRDefault="00627D7A" w:rsidP="0026232B">
            <w:pPr>
              <w:pStyle w:val="Table"/>
              <w:rPr>
                <w:ins w:id="17680" w:author="Irová Zuzana" w:date="2025-04-14T11:13:00Z" w16du:dateUtc="2025-04-14T09:13:00Z"/>
              </w:rPr>
              <w:pPrChange w:id="1768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709" w:type="pct"/>
          </w:tcPr>
          <w:p w14:paraId="50712701" w14:textId="599A2535" w:rsidR="00627D7A" w:rsidRPr="0075695F" w:rsidRDefault="00627D7A" w:rsidP="0026232B">
            <w:pPr>
              <w:pStyle w:val="Table"/>
              <w:rPr>
                <w:ins w:id="17682" w:author="Irová Zuzana" w:date="2025-04-14T11:13:00Z" w16du:dateUtc="2025-04-14T09:13:00Z"/>
              </w:rPr>
              <w:pPrChange w:id="1768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64" w:type="pct"/>
          </w:tcPr>
          <w:p w14:paraId="1FF22117" w14:textId="5EE6DC31" w:rsidR="00627D7A" w:rsidRPr="0075695F" w:rsidRDefault="00627D7A" w:rsidP="0026232B">
            <w:pPr>
              <w:pStyle w:val="Table"/>
              <w:rPr>
                <w:ins w:id="17684" w:author="Irová Zuzana" w:date="2025-04-14T11:13:00Z" w16du:dateUtc="2025-04-14T09:13:00Z"/>
              </w:rPr>
              <w:pPrChange w:id="1768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88" w:type="pct"/>
          </w:tcPr>
          <w:p w14:paraId="4D880576" w14:textId="3B2D962C" w:rsidR="00627D7A" w:rsidRPr="0075695F" w:rsidRDefault="00627D7A" w:rsidP="0026232B">
            <w:pPr>
              <w:pStyle w:val="Table"/>
              <w:rPr>
                <w:ins w:id="17686" w:author="Irová Zuzana" w:date="2025-04-14T11:13:00Z" w16du:dateUtc="2025-04-14T09:13:00Z"/>
              </w:rPr>
              <w:pPrChange w:id="1768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</w:tbl>
    <w:p w14:paraId="6DFF2AB0" w14:textId="77777777" w:rsidR="00627D7A" w:rsidRDefault="00627D7A" w:rsidP="00627D7A">
      <w:pPr>
        <w:rPr>
          <w:ins w:id="17688" w:author="Irová Zuzana" w:date="2025-04-14T11:13:00Z" w16du:dateUtc="2025-04-14T09:13:00Z"/>
          <w:highlight w:val="yellow"/>
        </w:rPr>
      </w:pPr>
    </w:p>
    <w:p w14:paraId="0992A57A" w14:textId="1AA0B629" w:rsidR="00382155" w:rsidRDefault="00893322" w:rsidP="00382155">
      <w:pPr>
        <w:pStyle w:val="Heading4"/>
        <w:rPr>
          <w:ins w:id="17689" w:author="Irová Zuzana" w:date="2025-04-14T11:22:00Z" w16du:dateUtc="2025-04-14T09:22:00Z"/>
          <w:rFonts w:hint="eastAsia"/>
        </w:rPr>
      </w:pPr>
      <w:ins w:id="17690" w:author="Irová Zuzana" w:date="2025-04-14T11:22:00Z" w16du:dateUtc="2025-04-14T09:22:00Z">
        <w:r>
          <w:t>Checkt transaction status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55"/>
        <w:gridCol w:w="1571"/>
        <w:gridCol w:w="1369"/>
        <w:gridCol w:w="2051"/>
        <w:gridCol w:w="2082"/>
      </w:tblGrid>
      <w:tr w:rsidR="00382155" w:rsidRPr="0075695F" w14:paraId="1233D43F" w14:textId="77777777">
        <w:trPr>
          <w:ins w:id="17691" w:author="Irová Zuzana" w:date="2025-04-14T11:22:00Z"/>
        </w:trPr>
        <w:tc>
          <w:tcPr>
            <w:tcW w:w="1327" w:type="pct"/>
            <w:shd w:val="clear" w:color="auto" w:fill="D9D9D9" w:themeFill="background1" w:themeFillShade="D9"/>
          </w:tcPr>
          <w:p w14:paraId="59E2DE39" w14:textId="77777777" w:rsidR="00382155" w:rsidRPr="0075695F" w:rsidRDefault="00382155" w:rsidP="0026232B">
            <w:pPr>
              <w:pStyle w:val="Table"/>
              <w:rPr>
                <w:ins w:id="17692" w:author="Irová Zuzana" w:date="2025-04-14T11:22:00Z" w16du:dateUtc="2025-04-14T09:22:00Z"/>
              </w:rPr>
              <w:pPrChange w:id="1769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94" w:author="Irová Zuzana" w:date="2025-04-14T11:22:00Z" w16du:dateUtc="2025-04-14T09:22:00Z">
              <w:r w:rsidRPr="0075695F">
                <w:t>Atribut</w:t>
              </w:r>
            </w:ins>
          </w:p>
        </w:tc>
        <w:tc>
          <w:tcPr>
            <w:tcW w:w="816" w:type="pct"/>
            <w:shd w:val="clear" w:color="auto" w:fill="D9D9D9" w:themeFill="background1" w:themeFillShade="D9"/>
          </w:tcPr>
          <w:p w14:paraId="6F7408EF" w14:textId="77777777" w:rsidR="00382155" w:rsidRPr="0075695F" w:rsidRDefault="00382155" w:rsidP="0026232B">
            <w:pPr>
              <w:pStyle w:val="Table"/>
              <w:rPr>
                <w:ins w:id="17695" w:author="Irová Zuzana" w:date="2025-04-14T11:22:00Z" w16du:dateUtc="2025-04-14T09:22:00Z"/>
              </w:rPr>
              <w:pPrChange w:id="1769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697" w:author="Irová Zuzana" w:date="2025-04-14T11:22:00Z" w16du:dateUtc="2025-04-14T09:22:00Z">
              <w:r w:rsidRPr="0075695F">
                <w:t>Formát</w:t>
              </w:r>
            </w:ins>
          </w:p>
        </w:tc>
        <w:tc>
          <w:tcPr>
            <w:tcW w:w="711" w:type="pct"/>
            <w:shd w:val="clear" w:color="auto" w:fill="D9D9D9" w:themeFill="background1" w:themeFillShade="D9"/>
          </w:tcPr>
          <w:p w14:paraId="5187A146" w14:textId="77777777" w:rsidR="00382155" w:rsidRPr="0075695F" w:rsidRDefault="00382155" w:rsidP="0026232B">
            <w:pPr>
              <w:pStyle w:val="Table"/>
              <w:rPr>
                <w:ins w:id="17698" w:author="Irová Zuzana" w:date="2025-04-14T11:22:00Z" w16du:dateUtc="2025-04-14T09:22:00Z"/>
              </w:rPr>
              <w:pPrChange w:id="1769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00" w:author="Irová Zuzana" w:date="2025-04-14T11:22:00Z" w16du:dateUtc="2025-04-14T09:22:00Z">
              <w:r w:rsidRPr="0075695F">
                <w:t>Délka</w:t>
              </w:r>
            </w:ins>
          </w:p>
        </w:tc>
        <w:tc>
          <w:tcPr>
            <w:tcW w:w="1065" w:type="pct"/>
            <w:shd w:val="clear" w:color="auto" w:fill="D9D9D9" w:themeFill="background1" w:themeFillShade="D9"/>
          </w:tcPr>
          <w:p w14:paraId="5B42DC5C" w14:textId="77777777" w:rsidR="00382155" w:rsidRPr="0075695F" w:rsidRDefault="00382155" w:rsidP="0026232B">
            <w:pPr>
              <w:pStyle w:val="Table"/>
              <w:rPr>
                <w:ins w:id="17701" w:author="Irová Zuzana" w:date="2025-04-14T11:22:00Z" w16du:dateUtc="2025-04-14T09:22:00Z"/>
              </w:rPr>
              <w:pPrChange w:id="1770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03" w:author="Irová Zuzana" w:date="2025-04-14T11:22:00Z" w16du:dateUtc="2025-04-14T09:22:00Z">
              <w:r w:rsidRPr="0075695F">
                <w:t>Mandatory</w:t>
              </w:r>
            </w:ins>
          </w:p>
        </w:tc>
        <w:tc>
          <w:tcPr>
            <w:tcW w:w="1081" w:type="pct"/>
            <w:shd w:val="clear" w:color="auto" w:fill="D9D9D9" w:themeFill="background1" w:themeFillShade="D9"/>
          </w:tcPr>
          <w:p w14:paraId="2F0C9EC6" w14:textId="77777777" w:rsidR="00382155" w:rsidRPr="0075695F" w:rsidRDefault="00382155" w:rsidP="0026232B">
            <w:pPr>
              <w:pStyle w:val="Table"/>
              <w:rPr>
                <w:ins w:id="17704" w:author="Irová Zuzana" w:date="2025-04-14T11:22:00Z" w16du:dateUtc="2025-04-14T09:22:00Z"/>
              </w:rPr>
              <w:pPrChange w:id="1770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06" w:author="Irová Zuzana" w:date="2025-04-14T11:22:00Z" w16du:dateUtc="2025-04-14T09:22:00Z">
              <w:r w:rsidRPr="0075695F">
                <w:t>Popis</w:t>
              </w:r>
            </w:ins>
          </w:p>
        </w:tc>
      </w:tr>
      <w:tr w:rsidR="00382155" w:rsidRPr="0075695F" w14:paraId="00E741C5" w14:textId="77777777">
        <w:trPr>
          <w:ins w:id="17707" w:author="Irová Zuzana" w:date="2025-04-14T11:22:00Z"/>
        </w:trPr>
        <w:tc>
          <w:tcPr>
            <w:tcW w:w="1327" w:type="pct"/>
          </w:tcPr>
          <w:p w14:paraId="69621ED8" w14:textId="77777777" w:rsidR="00382155" w:rsidRPr="0075695F" w:rsidRDefault="00382155" w:rsidP="0026232B">
            <w:pPr>
              <w:pStyle w:val="Table"/>
              <w:rPr>
                <w:ins w:id="17708" w:author="Irová Zuzana" w:date="2025-04-14T11:22:00Z" w16du:dateUtc="2025-04-14T09:22:00Z"/>
              </w:rPr>
              <w:pPrChange w:id="1770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10" w:author="Irová Zuzana" w:date="2025-04-14T11:22:00Z" w16du:dateUtc="2025-04-14T09:22:00Z">
              <w:r w:rsidRPr="0075695F">
                <w:t>store_id</w:t>
              </w:r>
            </w:ins>
          </w:p>
        </w:tc>
        <w:tc>
          <w:tcPr>
            <w:tcW w:w="816" w:type="pct"/>
          </w:tcPr>
          <w:p w14:paraId="744639E1" w14:textId="77777777" w:rsidR="00382155" w:rsidRPr="0075695F" w:rsidRDefault="00382155" w:rsidP="0026232B">
            <w:pPr>
              <w:pStyle w:val="Table"/>
              <w:rPr>
                <w:ins w:id="17711" w:author="Irová Zuzana" w:date="2025-04-14T11:22:00Z" w16du:dateUtc="2025-04-14T09:22:00Z"/>
              </w:rPr>
              <w:pPrChange w:id="1771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13" w:author="Irová Zuzana" w:date="2025-04-14T11:22:00Z" w16du:dateUtc="2025-04-14T09:22:00Z">
              <w:r w:rsidRPr="0075695F">
                <w:t>Int</w:t>
              </w:r>
            </w:ins>
          </w:p>
        </w:tc>
        <w:tc>
          <w:tcPr>
            <w:tcW w:w="711" w:type="pct"/>
          </w:tcPr>
          <w:p w14:paraId="45275EC7" w14:textId="77777777" w:rsidR="00382155" w:rsidRPr="0075695F" w:rsidRDefault="00382155" w:rsidP="0026232B">
            <w:pPr>
              <w:pStyle w:val="Table"/>
              <w:rPr>
                <w:ins w:id="17714" w:author="Irová Zuzana" w:date="2025-04-14T11:22:00Z" w16du:dateUtc="2025-04-14T09:22:00Z"/>
              </w:rPr>
              <w:pPrChange w:id="1771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65" w:type="pct"/>
          </w:tcPr>
          <w:p w14:paraId="126BE3D1" w14:textId="77777777" w:rsidR="00382155" w:rsidRPr="0075695F" w:rsidRDefault="00382155" w:rsidP="0026232B">
            <w:pPr>
              <w:pStyle w:val="Table"/>
              <w:rPr>
                <w:ins w:id="17716" w:author="Irová Zuzana" w:date="2025-04-14T11:22:00Z" w16du:dateUtc="2025-04-14T09:22:00Z"/>
              </w:rPr>
              <w:pPrChange w:id="1771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18" w:author="Irová Zuzana" w:date="2025-04-14T11:22:00Z" w16du:dateUtc="2025-04-14T09:22:00Z">
              <w:r w:rsidRPr="0075695F">
                <w:t>y</w:t>
              </w:r>
            </w:ins>
          </w:p>
        </w:tc>
        <w:tc>
          <w:tcPr>
            <w:tcW w:w="1081" w:type="pct"/>
          </w:tcPr>
          <w:p w14:paraId="500F9580" w14:textId="77777777" w:rsidR="00382155" w:rsidRPr="0075695F" w:rsidRDefault="00382155" w:rsidP="0026232B">
            <w:pPr>
              <w:pStyle w:val="Table"/>
              <w:rPr>
                <w:ins w:id="17719" w:author="Irová Zuzana" w:date="2025-04-14T11:22:00Z" w16du:dateUtc="2025-04-14T09:22:00Z"/>
              </w:rPr>
              <w:pPrChange w:id="1772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21" w:author="Irová Zuzana" w:date="2025-04-14T11:22:00Z" w16du:dateUtc="2025-04-14T09:22:00Z">
              <w:r w:rsidRPr="0075695F">
                <w:t>Point of sale ID</w:t>
              </w:r>
            </w:ins>
          </w:p>
        </w:tc>
      </w:tr>
      <w:tr w:rsidR="00382155" w:rsidRPr="0075695F" w14:paraId="1738631F" w14:textId="77777777">
        <w:trPr>
          <w:ins w:id="17722" w:author="Irová Zuzana" w:date="2025-04-14T11:22:00Z"/>
        </w:trPr>
        <w:tc>
          <w:tcPr>
            <w:tcW w:w="1327" w:type="pct"/>
          </w:tcPr>
          <w:p w14:paraId="42D2D61E" w14:textId="77777777" w:rsidR="00382155" w:rsidRPr="0075695F" w:rsidRDefault="00382155" w:rsidP="0026232B">
            <w:pPr>
              <w:pStyle w:val="Table"/>
              <w:rPr>
                <w:ins w:id="17723" w:author="Irová Zuzana" w:date="2025-04-14T11:22:00Z" w16du:dateUtc="2025-04-14T09:22:00Z"/>
              </w:rPr>
              <w:pPrChange w:id="1772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25" w:author="Irová Zuzana" w:date="2025-04-14T11:22:00Z" w16du:dateUtc="2025-04-14T09:22:00Z">
              <w:r w:rsidRPr="0075695F">
                <w:t>version</w:t>
              </w:r>
            </w:ins>
          </w:p>
        </w:tc>
        <w:tc>
          <w:tcPr>
            <w:tcW w:w="816" w:type="pct"/>
          </w:tcPr>
          <w:p w14:paraId="2D6D158B" w14:textId="77777777" w:rsidR="00382155" w:rsidRPr="0075695F" w:rsidRDefault="00382155" w:rsidP="0026232B">
            <w:pPr>
              <w:pStyle w:val="Table"/>
              <w:rPr>
                <w:ins w:id="17726" w:author="Irová Zuzana" w:date="2025-04-14T11:22:00Z" w16du:dateUtc="2025-04-14T09:22:00Z"/>
              </w:rPr>
              <w:pPrChange w:id="1772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28" w:author="Irová Zuzana" w:date="2025-04-14T11:22:00Z" w16du:dateUtc="2025-04-14T09:22:00Z">
              <w:r w:rsidRPr="0075695F">
                <w:t>Double</w:t>
              </w:r>
            </w:ins>
          </w:p>
        </w:tc>
        <w:tc>
          <w:tcPr>
            <w:tcW w:w="711" w:type="pct"/>
          </w:tcPr>
          <w:p w14:paraId="4CE02FDD" w14:textId="77777777" w:rsidR="00382155" w:rsidRPr="0075695F" w:rsidRDefault="00382155" w:rsidP="0026232B">
            <w:pPr>
              <w:pStyle w:val="Table"/>
              <w:rPr>
                <w:ins w:id="17729" w:author="Irová Zuzana" w:date="2025-04-14T11:22:00Z" w16du:dateUtc="2025-04-14T09:22:00Z"/>
              </w:rPr>
              <w:pPrChange w:id="1773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65" w:type="pct"/>
          </w:tcPr>
          <w:p w14:paraId="4F991E3B" w14:textId="77777777" w:rsidR="00382155" w:rsidRPr="0075695F" w:rsidRDefault="00382155" w:rsidP="0026232B">
            <w:pPr>
              <w:pStyle w:val="Table"/>
              <w:rPr>
                <w:ins w:id="17731" w:author="Irová Zuzana" w:date="2025-04-14T11:22:00Z" w16du:dateUtc="2025-04-14T09:22:00Z"/>
              </w:rPr>
              <w:pPrChange w:id="1773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33" w:author="Irová Zuzana" w:date="2025-04-14T11:22:00Z" w16du:dateUtc="2025-04-14T09:22:00Z">
              <w:r w:rsidRPr="0075695F">
                <w:t>y</w:t>
              </w:r>
            </w:ins>
          </w:p>
        </w:tc>
        <w:tc>
          <w:tcPr>
            <w:tcW w:w="1081" w:type="pct"/>
          </w:tcPr>
          <w:p w14:paraId="40299B52" w14:textId="77777777" w:rsidR="00382155" w:rsidRPr="0075695F" w:rsidRDefault="00382155" w:rsidP="0026232B">
            <w:pPr>
              <w:pStyle w:val="Table"/>
              <w:rPr>
                <w:ins w:id="17734" w:author="Irová Zuzana" w:date="2025-04-14T11:22:00Z" w16du:dateUtc="2025-04-14T09:22:00Z"/>
              </w:rPr>
              <w:pPrChange w:id="1773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36" w:author="Irová Zuzana" w:date="2025-04-14T11:22:00Z" w16du:dateUtc="2025-04-14T09:22:00Z">
              <w:r w:rsidRPr="0075695F">
                <w:t>API version, always 1.4</w:t>
              </w:r>
            </w:ins>
          </w:p>
        </w:tc>
      </w:tr>
      <w:tr w:rsidR="00382155" w:rsidRPr="0075695F" w14:paraId="06110F34" w14:textId="77777777">
        <w:trPr>
          <w:ins w:id="17737" w:author="Irová Zuzana" w:date="2025-04-14T11:22:00Z"/>
        </w:trPr>
        <w:tc>
          <w:tcPr>
            <w:tcW w:w="1327" w:type="pct"/>
          </w:tcPr>
          <w:p w14:paraId="14C47089" w14:textId="77777777" w:rsidR="00382155" w:rsidRPr="0075695F" w:rsidRDefault="00382155" w:rsidP="0026232B">
            <w:pPr>
              <w:pStyle w:val="Table"/>
              <w:rPr>
                <w:ins w:id="17738" w:author="Irová Zuzana" w:date="2025-04-14T11:22:00Z" w16du:dateUtc="2025-04-14T09:22:00Z"/>
              </w:rPr>
              <w:pPrChange w:id="1773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40" w:author="Irová Zuzana" w:date="2025-04-14T11:22:00Z" w16du:dateUtc="2025-04-14T09:22:00Z">
              <w:r w:rsidRPr="0075695F">
                <w:t>order_number</w:t>
              </w:r>
            </w:ins>
          </w:p>
        </w:tc>
        <w:tc>
          <w:tcPr>
            <w:tcW w:w="816" w:type="pct"/>
          </w:tcPr>
          <w:p w14:paraId="4F1DE387" w14:textId="77777777" w:rsidR="00382155" w:rsidRPr="0075695F" w:rsidRDefault="00382155" w:rsidP="0026232B">
            <w:pPr>
              <w:pStyle w:val="Table"/>
              <w:rPr>
                <w:ins w:id="17741" w:author="Irová Zuzana" w:date="2025-04-14T11:22:00Z" w16du:dateUtc="2025-04-14T09:22:00Z"/>
              </w:rPr>
              <w:pPrChange w:id="1774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43" w:author="Irová Zuzana" w:date="2025-04-14T11:22:00Z" w16du:dateUtc="2025-04-14T09:22:00Z">
              <w:r w:rsidRPr="0075695F">
                <w:t>string</w:t>
              </w:r>
            </w:ins>
          </w:p>
        </w:tc>
        <w:tc>
          <w:tcPr>
            <w:tcW w:w="711" w:type="pct"/>
          </w:tcPr>
          <w:p w14:paraId="48AE8EE1" w14:textId="77777777" w:rsidR="00382155" w:rsidRPr="0075695F" w:rsidRDefault="00382155" w:rsidP="0026232B">
            <w:pPr>
              <w:pStyle w:val="Table"/>
              <w:rPr>
                <w:ins w:id="17744" w:author="Irová Zuzana" w:date="2025-04-14T11:22:00Z" w16du:dateUtc="2025-04-14T09:22:00Z"/>
              </w:rPr>
              <w:pPrChange w:id="1774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46" w:author="Irová Zuzana" w:date="2025-04-14T11:22:00Z" w16du:dateUtc="2025-04-14T09:22:00Z">
              <w:r w:rsidRPr="0075695F">
                <w:t>36</w:t>
              </w:r>
            </w:ins>
          </w:p>
        </w:tc>
        <w:tc>
          <w:tcPr>
            <w:tcW w:w="1065" w:type="pct"/>
          </w:tcPr>
          <w:p w14:paraId="6BAC2999" w14:textId="77777777" w:rsidR="00382155" w:rsidRPr="0075695F" w:rsidRDefault="00382155" w:rsidP="0026232B">
            <w:pPr>
              <w:pStyle w:val="Table"/>
              <w:rPr>
                <w:ins w:id="17747" w:author="Irová Zuzana" w:date="2025-04-14T11:22:00Z" w16du:dateUtc="2025-04-14T09:22:00Z"/>
              </w:rPr>
              <w:pPrChange w:id="1774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49" w:author="Irová Zuzana" w:date="2025-04-14T11:22:00Z" w16du:dateUtc="2025-04-14T09:22:00Z">
              <w:r w:rsidRPr="0075695F">
                <w:t>y</w:t>
              </w:r>
            </w:ins>
          </w:p>
        </w:tc>
        <w:tc>
          <w:tcPr>
            <w:tcW w:w="1081" w:type="pct"/>
          </w:tcPr>
          <w:p w14:paraId="46C4C6F2" w14:textId="77777777" w:rsidR="00382155" w:rsidRPr="0075695F" w:rsidRDefault="00382155" w:rsidP="0026232B">
            <w:pPr>
              <w:pStyle w:val="Table"/>
              <w:rPr>
                <w:ins w:id="17750" w:author="Irová Zuzana" w:date="2025-04-14T11:22:00Z" w16du:dateUtc="2025-04-14T09:22:00Z"/>
              </w:rPr>
              <w:pPrChange w:id="1775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52" w:author="Irová Zuzana" w:date="2025-04-14T11:22:00Z" w16du:dateUtc="2025-04-14T09:22:00Z">
              <w:r w:rsidRPr="0075695F">
                <w:t>unique order number</w:t>
              </w:r>
            </w:ins>
          </w:p>
        </w:tc>
      </w:tr>
      <w:tr w:rsidR="00382155" w:rsidRPr="0075695F" w14:paraId="631DDDF2" w14:textId="77777777">
        <w:trPr>
          <w:ins w:id="17753" w:author="Irová Zuzana" w:date="2025-04-14T11:22:00Z"/>
        </w:trPr>
        <w:tc>
          <w:tcPr>
            <w:tcW w:w="1327" w:type="pct"/>
          </w:tcPr>
          <w:p w14:paraId="6247C5B3" w14:textId="77777777" w:rsidR="00382155" w:rsidRPr="0075695F" w:rsidRDefault="00382155" w:rsidP="0026232B">
            <w:pPr>
              <w:pStyle w:val="Table"/>
              <w:rPr>
                <w:ins w:id="17754" w:author="Irová Zuzana" w:date="2025-04-14T11:22:00Z" w16du:dateUtc="2025-04-14T09:22:00Z"/>
              </w:rPr>
              <w:pPrChange w:id="1775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56" w:author="Irová Zuzana" w:date="2025-04-14T11:22:00Z" w16du:dateUtc="2025-04-14T09:22:00Z">
              <w:r w:rsidRPr="0075695F">
                <w:t>currency</w:t>
              </w:r>
            </w:ins>
          </w:p>
        </w:tc>
        <w:tc>
          <w:tcPr>
            <w:tcW w:w="816" w:type="pct"/>
          </w:tcPr>
          <w:p w14:paraId="767859E3" w14:textId="77777777" w:rsidR="00382155" w:rsidRPr="0075695F" w:rsidRDefault="00382155" w:rsidP="0026232B">
            <w:pPr>
              <w:pStyle w:val="Table"/>
              <w:rPr>
                <w:ins w:id="17757" w:author="Irová Zuzana" w:date="2025-04-14T11:22:00Z" w16du:dateUtc="2025-04-14T09:22:00Z"/>
              </w:rPr>
              <w:pPrChange w:id="1775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59" w:author="Irová Zuzana" w:date="2025-04-14T11:22:00Z" w16du:dateUtc="2025-04-14T09:22:00Z">
              <w:r w:rsidRPr="0075695F">
                <w:t>string</w:t>
              </w:r>
            </w:ins>
          </w:p>
        </w:tc>
        <w:tc>
          <w:tcPr>
            <w:tcW w:w="711" w:type="pct"/>
          </w:tcPr>
          <w:p w14:paraId="021D4EF5" w14:textId="77777777" w:rsidR="00382155" w:rsidRPr="0075695F" w:rsidRDefault="00382155" w:rsidP="0026232B">
            <w:pPr>
              <w:pStyle w:val="Table"/>
              <w:rPr>
                <w:ins w:id="17760" w:author="Irová Zuzana" w:date="2025-04-14T11:22:00Z" w16du:dateUtc="2025-04-14T09:22:00Z"/>
              </w:rPr>
              <w:pPrChange w:id="1776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62" w:author="Irová Zuzana" w:date="2025-04-14T11:22:00Z" w16du:dateUtc="2025-04-14T09:22:00Z">
              <w:r w:rsidRPr="0075695F">
                <w:t>3</w:t>
              </w:r>
            </w:ins>
          </w:p>
        </w:tc>
        <w:tc>
          <w:tcPr>
            <w:tcW w:w="1065" w:type="pct"/>
          </w:tcPr>
          <w:p w14:paraId="396AB94A" w14:textId="77777777" w:rsidR="00382155" w:rsidRPr="0075695F" w:rsidRDefault="00382155" w:rsidP="0026232B">
            <w:pPr>
              <w:pStyle w:val="Table"/>
              <w:rPr>
                <w:ins w:id="17763" w:author="Irová Zuzana" w:date="2025-04-14T11:22:00Z" w16du:dateUtc="2025-04-14T09:22:00Z"/>
              </w:rPr>
              <w:pPrChange w:id="1776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65" w:author="Irová Zuzana" w:date="2025-04-14T11:22:00Z" w16du:dateUtc="2025-04-14T09:22:00Z">
              <w:r w:rsidRPr="0075695F">
                <w:t>y</w:t>
              </w:r>
            </w:ins>
          </w:p>
        </w:tc>
        <w:tc>
          <w:tcPr>
            <w:tcW w:w="1081" w:type="pct"/>
          </w:tcPr>
          <w:p w14:paraId="4E530CC6" w14:textId="77777777" w:rsidR="00382155" w:rsidRPr="0075695F" w:rsidRDefault="00382155" w:rsidP="0026232B">
            <w:pPr>
              <w:pStyle w:val="Table"/>
              <w:rPr>
                <w:ins w:id="17766" w:author="Irová Zuzana" w:date="2025-04-14T11:22:00Z" w16du:dateUtc="2025-04-14T09:22:00Z"/>
              </w:rPr>
              <w:pPrChange w:id="1776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68" w:author="Irová Zuzana" w:date="2025-04-14T11:22:00Z" w16du:dateUtc="2025-04-14T09:22:00Z">
              <w:r w:rsidRPr="0075695F">
                <w:t>currency</w:t>
              </w:r>
            </w:ins>
          </w:p>
        </w:tc>
      </w:tr>
      <w:tr w:rsidR="00382155" w:rsidRPr="0075695F" w14:paraId="3D627B50" w14:textId="77777777">
        <w:trPr>
          <w:ins w:id="17769" w:author="Irová Zuzana" w:date="2025-04-14T11:22:00Z"/>
        </w:trPr>
        <w:tc>
          <w:tcPr>
            <w:tcW w:w="1327" w:type="pct"/>
          </w:tcPr>
          <w:p w14:paraId="2F700A7D" w14:textId="77777777" w:rsidR="00382155" w:rsidRPr="0075695F" w:rsidRDefault="00382155" w:rsidP="0026232B">
            <w:pPr>
              <w:pStyle w:val="Table"/>
              <w:rPr>
                <w:ins w:id="17770" w:author="Irová Zuzana" w:date="2025-04-14T11:22:00Z" w16du:dateUtc="2025-04-14T09:22:00Z"/>
              </w:rPr>
              <w:pPrChange w:id="1777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72" w:author="Irová Zuzana" w:date="2025-04-14T11:22:00Z" w16du:dateUtc="2025-04-14T09:22:00Z">
              <w:r w:rsidRPr="0075695F">
                <w:t>signature</w:t>
              </w:r>
            </w:ins>
          </w:p>
        </w:tc>
        <w:tc>
          <w:tcPr>
            <w:tcW w:w="816" w:type="pct"/>
          </w:tcPr>
          <w:p w14:paraId="784F31A0" w14:textId="77777777" w:rsidR="00382155" w:rsidRPr="0075695F" w:rsidRDefault="00382155" w:rsidP="0026232B">
            <w:pPr>
              <w:pStyle w:val="Table"/>
              <w:rPr>
                <w:ins w:id="17773" w:author="Irová Zuzana" w:date="2025-04-14T11:22:00Z" w16du:dateUtc="2025-04-14T09:22:00Z"/>
              </w:rPr>
              <w:pPrChange w:id="1777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75" w:author="Irová Zuzana" w:date="2025-04-14T11:22:00Z" w16du:dateUtc="2025-04-14T09:22:00Z">
              <w:r w:rsidRPr="0075695F">
                <w:t>string</w:t>
              </w:r>
            </w:ins>
          </w:p>
        </w:tc>
        <w:tc>
          <w:tcPr>
            <w:tcW w:w="711" w:type="pct"/>
          </w:tcPr>
          <w:p w14:paraId="112FCDA0" w14:textId="77777777" w:rsidR="00382155" w:rsidRPr="0075695F" w:rsidRDefault="00382155" w:rsidP="0026232B">
            <w:pPr>
              <w:pStyle w:val="Table"/>
              <w:rPr>
                <w:ins w:id="17776" w:author="Irová Zuzana" w:date="2025-04-14T11:22:00Z" w16du:dateUtc="2025-04-14T09:22:00Z"/>
              </w:rPr>
              <w:pPrChange w:id="1777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78" w:author="Irová Zuzana" w:date="2025-04-14T11:22:00Z" w16du:dateUtc="2025-04-14T09:22:00Z">
              <w:r w:rsidRPr="0075695F">
                <w:t>64</w:t>
              </w:r>
            </w:ins>
          </w:p>
        </w:tc>
        <w:tc>
          <w:tcPr>
            <w:tcW w:w="1065" w:type="pct"/>
          </w:tcPr>
          <w:p w14:paraId="71F02865" w14:textId="77777777" w:rsidR="00382155" w:rsidRPr="0075695F" w:rsidRDefault="00382155" w:rsidP="0026232B">
            <w:pPr>
              <w:pStyle w:val="Table"/>
              <w:rPr>
                <w:ins w:id="17779" w:author="Irová Zuzana" w:date="2025-04-14T11:22:00Z" w16du:dateUtc="2025-04-14T09:22:00Z"/>
              </w:rPr>
              <w:pPrChange w:id="1778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81" w:author="Irová Zuzana" w:date="2025-04-14T11:22:00Z" w16du:dateUtc="2025-04-14T09:22:00Z">
              <w:r w:rsidRPr="0075695F">
                <w:t>y</w:t>
              </w:r>
            </w:ins>
          </w:p>
        </w:tc>
        <w:tc>
          <w:tcPr>
            <w:tcW w:w="1081" w:type="pct"/>
          </w:tcPr>
          <w:p w14:paraId="254AB084" w14:textId="77777777" w:rsidR="00382155" w:rsidRPr="0075695F" w:rsidRDefault="00382155" w:rsidP="0026232B">
            <w:pPr>
              <w:pStyle w:val="Table"/>
              <w:rPr>
                <w:ins w:id="17782" w:author="Irová Zuzana" w:date="2025-04-14T11:22:00Z" w16du:dateUtc="2025-04-14T09:22:00Z"/>
              </w:rPr>
              <w:pPrChange w:id="1778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84" w:author="Irová Zuzana" w:date="2025-04-14T11:22:00Z" w16du:dateUtc="2025-04-14T09:22:00Z">
              <w:r w:rsidRPr="0075695F">
                <w:t>HMAC-SHA256 signature</w:t>
              </w:r>
            </w:ins>
          </w:p>
        </w:tc>
      </w:tr>
    </w:tbl>
    <w:p w14:paraId="06219138" w14:textId="7CE84FFD" w:rsidR="00382155" w:rsidRDefault="00382155">
      <w:pPr>
        <w:pStyle w:val="Heading4"/>
        <w:rPr>
          <w:ins w:id="17785" w:author="Irová Zuzana" w:date="2025-04-14T11:22:00Z" w16du:dateUtc="2025-04-14T09:22:00Z"/>
          <w:rFonts w:hint="eastAsia"/>
        </w:rPr>
      </w:pPr>
      <w:ins w:id="17786" w:author="Irová Zuzana" w:date="2025-04-14T11:22:00Z" w16du:dateUtc="2025-04-14T09:22:00Z">
        <w:r>
          <w:t>Response</w:t>
        </w:r>
        <w:r w:rsidR="00893322">
          <w:t xml:space="preserve"> to Checkt transaction status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17787" w:author="Irová Zuzana" w:date="2025-04-14T11:33:00Z" w16du:dateUtc="2025-04-14T09:33:00Z">
          <w:tblPr>
            <w:tblStyle w:val="TableGrid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020"/>
        <w:gridCol w:w="1211"/>
        <w:gridCol w:w="1046"/>
        <w:gridCol w:w="1610"/>
        <w:gridCol w:w="2095"/>
        <w:gridCol w:w="1646"/>
        <w:tblGridChange w:id="17788">
          <w:tblGrid>
            <w:gridCol w:w="2020"/>
            <w:gridCol w:w="532"/>
            <w:gridCol w:w="679"/>
            <w:gridCol w:w="888"/>
            <w:gridCol w:w="158"/>
            <w:gridCol w:w="1207"/>
            <w:gridCol w:w="403"/>
            <w:gridCol w:w="1646"/>
            <w:gridCol w:w="449"/>
            <w:gridCol w:w="1646"/>
            <w:gridCol w:w="2095"/>
          </w:tblGrid>
        </w:tblGridChange>
      </w:tblGrid>
      <w:tr w:rsidR="00651A69" w:rsidRPr="0075695F" w14:paraId="40252321" w14:textId="3FE65530" w:rsidTr="00651A69">
        <w:trPr>
          <w:ins w:id="17789" w:author="Irová Zuzana" w:date="2025-04-14T11:22:00Z"/>
        </w:trPr>
        <w:tc>
          <w:tcPr>
            <w:tcW w:w="1049" w:type="pct"/>
            <w:shd w:val="clear" w:color="auto" w:fill="D9D9D9" w:themeFill="background1" w:themeFillShade="D9"/>
            <w:tcPrChange w:id="17790" w:author="Irová Zuzana" w:date="2025-04-14T11:33:00Z" w16du:dateUtc="2025-04-14T09:33:00Z">
              <w:tcPr>
                <w:tcW w:w="1325" w:type="pct"/>
                <w:gridSpan w:val="2"/>
                <w:shd w:val="clear" w:color="auto" w:fill="D9D9D9" w:themeFill="background1" w:themeFillShade="D9"/>
              </w:tcPr>
            </w:tcPrChange>
          </w:tcPr>
          <w:p w14:paraId="50CCCD10" w14:textId="77777777" w:rsidR="00651A69" w:rsidRPr="0075695F" w:rsidRDefault="00651A69" w:rsidP="0026232B">
            <w:pPr>
              <w:pStyle w:val="Table"/>
              <w:rPr>
                <w:ins w:id="17791" w:author="Irová Zuzana" w:date="2025-04-14T11:22:00Z" w16du:dateUtc="2025-04-14T09:22:00Z"/>
              </w:rPr>
              <w:pPrChange w:id="1779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93" w:author="Irová Zuzana" w:date="2025-04-14T11:22:00Z" w16du:dateUtc="2025-04-14T09:22:00Z">
              <w:r w:rsidRPr="0075695F">
                <w:t>Atribut</w:t>
              </w:r>
            </w:ins>
          </w:p>
        </w:tc>
        <w:tc>
          <w:tcPr>
            <w:tcW w:w="629" w:type="pct"/>
            <w:shd w:val="clear" w:color="auto" w:fill="D9D9D9" w:themeFill="background1" w:themeFillShade="D9"/>
            <w:tcPrChange w:id="17794" w:author="Irová Zuzana" w:date="2025-04-14T11:33:00Z" w16du:dateUtc="2025-04-14T09:33:00Z">
              <w:tcPr>
                <w:tcW w:w="814" w:type="pct"/>
                <w:gridSpan w:val="2"/>
                <w:shd w:val="clear" w:color="auto" w:fill="D9D9D9" w:themeFill="background1" w:themeFillShade="D9"/>
              </w:tcPr>
            </w:tcPrChange>
          </w:tcPr>
          <w:p w14:paraId="5BE3AFBC" w14:textId="77777777" w:rsidR="00651A69" w:rsidRPr="0075695F" w:rsidRDefault="00651A69" w:rsidP="0026232B">
            <w:pPr>
              <w:pStyle w:val="Table"/>
              <w:rPr>
                <w:ins w:id="17795" w:author="Irová Zuzana" w:date="2025-04-14T11:22:00Z" w16du:dateUtc="2025-04-14T09:22:00Z"/>
              </w:rPr>
              <w:pPrChange w:id="1779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797" w:author="Irová Zuzana" w:date="2025-04-14T11:22:00Z" w16du:dateUtc="2025-04-14T09:22:00Z">
              <w:r w:rsidRPr="0075695F">
                <w:t>Formát</w:t>
              </w:r>
            </w:ins>
          </w:p>
        </w:tc>
        <w:tc>
          <w:tcPr>
            <w:tcW w:w="543" w:type="pct"/>
            <w:shd w:val="clear" w:color="auto" w:fill="D9D9D9" w:themeFill="background1" w:themeFillShade="D9"/>
            <w:tcPrChange w:id="17798" w:author="Irová Zuzana" w:date="2025-04-14T11:33:00Z" w16du:dateUtc="2025-04-14T09:33:00Z">
              <w:tcPr>
                <w:tcW w:w="709" w:type="pct"/>
                <w:gridSpan w:val="2"/>
                <w:shd w:val="clear" w:color="auto" w:fill="D9D9D9" w:themeFill="background1" w:themeFillShade="D9"/>
              </w:tcPr>
            </w:tcPrChange>
          </w:tcPr>
          <w:p w14:paraId="48D99FBB" w14:textId="77777777" w:rsidR="00651A69" w:rsidRPr="0075695F" w:rsidRDefault="00651A69" w:rsidP="0026232B">
            <w:pPr>
              <w:pStyle w:val="Table"/>
              <w:rPr>
                <w:ins w:id="17799" w:author="Irová Zuzana" w:date="2025-04-14T11:22:00Z" w16du:dateUtc="2025-04-14T09:22:00Z"/>
              </w:rPr>
              <w:pPrChange w:id="1780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01" w:author="Irová Zuzana" w:date="2025-04-14T11:22:00Z" w16du:dateUtc="2025-04-14T09:22:00Z">
              <w:r w:rsidRPr="0075695F">
                <w:t>Délka</w:t>
              </w:r>
            </w:ins>
          </w:p>
        </w:tc>
        <w:tc>
          <w:tcPr>
            <w:tcW w:w="836" w:type="pct"/>
            <w:shd w:val="clear" w:color="auto" w:fill="D9D9D9" w:themeFill="background1" w:themeFillShade="D9"/>
            <w:tcPrChange w:id="17802" w:author="Irová Zuzana" w:date="2025-04-14T11:33:00Z" w16du:dateUtc="2025-04-14T09:33:00Z">
              <w:tcPr>
                <w:tcW w:w="1064" w:type="pct"/>
                <w:gridSpan w:val="2"/>
                <w:shd w:val="clear" w:color="auto" w:fill="D9D9D9" w:themeFill="background1" w:themeFillShade="D9"/>
              </w:tcPr>
            </w:tcPrChange>
          </w:tcPr>
          <w:p w14:paraId="5FD19A01" w14:textId="77777777" w:rsidR="00651A69" w:rsidRPr="0075695F" w:rsidRDefault="00651A69" w:rsidP="0026232B">
            <w:pPr>
              <w:pStyle w:val="Table"/>
              <w:rPr>
                <w:ins w:id="17803" w:author="Irová Zuzana" w:date="2025-04-14T11:22:00Z" w16du:dateUtc="2025-04-14T09:22:00Z"/>
              </w:rPr>
              <w:pPrChange w:id="1780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05" w:author="Irová Zuzana" w:date="2025-04-14T11:22:00Z" w16du:dateUtc="2025-04-14T09:22:00Z">
              <w:r w:rsidRPr="0075695F">
                <w:t>Mandatory</w:t>
              </w:r>
            </w:ins>
          </w:p>
        </w:tc>
        <w:tc>
          <w:tcPr>
            <w:tcW w:w="1088" w:type="pct"/>
            <w:shd w:val="clear" w:color="auto" w:fill="D9D9D9" w:themeFill="background1" w:themeFillShade="D9"/>
            <w:tcPrChange w:id="17806" w:author="Irová Zuzana" w:date="2025-04-14T11:33:00Z" w16du:dateUtc="2025-04-14T09:33:00Z">
              <w:tcPr>
                <w:tcW w:w="1088" w:type="pct"/>
                <w:gridSpan w:val="2"/>
                <w:shd w:val="clear" w:color="auto" w:fill="D9D9D9" w:themeFill="background1" w:themeFillShade="D9"/>
              </w:tcPr>
            </w:tcPrChange>
          </w:tcPr>
          <w:p w14:paraId="070E06BD" w14:textId="77777777" w:rsidR="00651A69" w:rsidRPr="0075695F" w:rsidRDefault="00651A69" w:rsidP="0026232B">
            <w:pPr>
              <w:pStyle w:val="Table"/>
              <w:rPr>
                <w:ins w:id="17807" w:author="Irová Zuzana" w:date="2025-04-14T11:22:00Z" w16du:dateUtc="2025-04-14T09:22:00Z"/>
              </w:rPr>
              <w:pPrChange w:id="1780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09" w:author="Irová Zuzana" w:date="2025-04-14T11:22:00Z" w16du:dateUtc="2025-04-14T09:22:00Z">
              <w:r w:rsidRPr="0075695F">
                <w:t>Popis</w:t>
              </w:r>
            </w:ins>
          </w:p>
        </w:tc>
        <w:tc>
          <w:tcPr>
            <w:tcW w:w="855" w:type="pct"/>
            <w:shd w:val="clear" w:color="auto" w:fill="D9D9D9" w:themeFill="background1" w:themeFillShade="D9"/>
            <w:tcPrChange w:id="17810" w:author="Irová Zuzana" w:date="2025-04-14T11:33:00Z" w16du:dateUtc="2025-04-14T09:33:00Z">
              <w:tcPr>
                <w:tcW w:w="1" w:type="pct"/>
                <w:shd w:val="clear" w:color="auto" w:fill="D9D9D9" w:themeFill="background1" w:themeFillShade="D9"/>
              </w:tcPr>
            </w:tcPrChange>
          </w:tcPr>
          <w:p w14:paraId="025EE829" w14:textId="48AB3FD9" w:rsidR="00651A69" w:rsidRPr="0075695F" w:rsidRDefault="00651A69" w:rsidP="0026232B">
            <w:pPr>
              <w:pStyle w:val="Table"/>
              <w:rPr>
                <w:ins w:id="17811" w:author="Irová Zuzana" w:date="2025-04-14T11:33:00Z" w16du:dateUtc="2025-04-14T09:33:00Z"/>
              </w:rPr>
              <w:pPrChange w:id="1781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13" w:author="Irová Zuzana" w:date="2025-04-14T11:33:00Z" w16du:dateUtc="2025-04-14T09:33:00Z">
              <w:r>
                <w:t>Mapování na atributy Payment session</w:t>
              </w:r>
            </w:ins>
          </w:p>
        </w:tc>
      </w:tr>
      <w:tr w:rsidR="00651A69" w:rsidRPr="0075695F" w14:paraId="4641AA6A" w14:textId="67BF2CD6" w:rsidTr="00651A69">
        <w:trPr>
          <w:ins w:id="17814" w:author="Irová Zuzana" w:date="2025-04-14T11:22:00Z"/>
        </w:trPr>
        <w:tc>
          <w:tcPr>
            <w:tcW w:w="1049" w:type="pct"/>
            <w:tcPrChange w:id="17815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6BC171BE" w14:textId="77777777" w:rsidR="00651A69" w:rsidRPr="0075695F" w:rsidRDefault="00651A69" w:rsidP="0026232B">
            <w:pPr>
              <w:pStyle w:val="Table"/>
              <w:rPr>
                <w:ins w:id="17816" w:author="Irová Zuzana" w:date="2025-04-14T11:22:00Z" w16du:dateUtc="2025-04-14T09:22:00Z"/>
              </w:rPr>
              <w:pPrChange w:id="1781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18" w:author="Irová Zuzana" w:date="2025-04-14T11:22:00Z" w16du:dateUtc="2025-04-14T09:22:00Z">
              <w:r>
                <w:t>response-code</w:t>
              </w:r>
            </w:ins>
          </w:p>
        </w:tc>
        <w:tc>
          <w:tcPr>
            <w:tcW w:w="629" w:type="pct"/>
            <w:tcPrChange w:id="17819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77356E2C" w14:textId="77777777" w:rsidR="00651A69" w:rsidRPr="0075695F" w:rsidRDefault="00651A69" w:rsidP="0026232B">
            <w:pPr>
              <w:pStyle w:val="Table"/>
              <w:rPr>
                <w:ins w:id="17820" w:author="Irová Zuzana" w:date="2025-04-14T11:22:00Z" w16du:dateUtc="2025-04-14T09:22:00Z"/>
              </w:rPr>
              <w:pPrChange w:id="1782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22" w:author="Irová Zuzana" w:date="2025-04-14T11:22:00Z" w16du:dateUtc="2025-04-14T09:22:00Z">
              <w:r w:rsidRPr="0075695F">
                <w:t>Int</w:t>
              </w:r>
            </w:ins>
          </w:p>
        </w:tc>
        <w:tc>
          <w:tcPr>
            <w:tcW w:w="543" w:type="pct"/>
            <w:tcPrChange w:id="17823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57D07A68" w14:textId="77777777" w:rsidR="00651A69" w:rsidRPr="0075695F" w:rsidRDefault="00651A69" w:rsidP="0026232B">
            <w:pPr>
              <w:pStyle w:val="Table"/>
              <w:rPr>
                <w:ins w:id="17824" w:author="Irová Zuzana" w:date="2025-04-14T11:22:00Z" w16du:dateUtc="2025-04-14T09:22:00Z"/>
              </w:rPr>
              <w:pPrChange w:id="1782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7826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73F4BB53" w14:textId="77777777" w:rsidR="00651A69" w:rsidRPr="0075695F" w:rsidRDefault="00651A69" w:rsidP="0026232B">
            <w:pPr>
              <w:pStyle w:val="Table"/>
              <w:rPr>
                <w:ins w:id="17827" w:author="Irová Zuzana" w:date="2025-04-14T11:22:00Z" w16du:dateUtc="2025-04-14T09:22:00Z"/>
              </w:rPr>
              <w:pPrChange w:id="1782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29" w:author="Irová Zuzana" w:date="2025-04-14T11:22:00Z" w16du:dateUtc="2025-04-14T09:22:00Z">
              <w:r w:rsidRPr="0075695F">
                <w:t>y</w:t>
              </w:r>
            </w:ins>
          </w:p>
        </w:tc>
        <w:tc>
          <w:tcPr>
            <w:tcW w:w="1088" w:type="pct"/>
            <w:tcPrChange w:id="17830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0EC34D4D" w14:textId="77777777" w:rsidR="00651A69" w:rsidRDefault="00651A69" w:rsidP="0026232B">
            <w:pPr>
              <w:pStyle w:val="Table"/>
              <w:rPr>
                <w:ins w:id="17831" w:author="Irová Zuzana" w:date="2025-04-14T11:22:00Z" w16du:dateUtc="2025-04-14T09:22:00Z"/>
              </w:rPr>
              <w:pPrChange w:id="1783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33" w:author="Irová Zuzana" w:date="2025-04-14T11:22:00Z" w16du:dateUtc="2025-04-14T09:22:00Z">
              <w:r>
                <w:t xml:space="preserve">Value 1 is expected which means that </w:t>
              </w:r>
              <w:r>
                <w:lastRenderedPageBreak/>
                <w:t>request validated and scheduled for</w:t>
              </w:r>
            </w:ins>
          </w:p>
          <w:p w14:paraId="7579370B" w14:textId="77777777" w:rsidR="00651A69" w:rsidRPr="0075695F" w:rsidRDefault="00651A69" w:rsidP="0026232B">
            <w:pPr>
              <w:pStyle w:val="Table"/>
              <w:rPr>
                <w:ins w:id="17834" w:author="Irová Zuzana" w:date="2025-04-14T11:22:00Z" w16du:dateUtc="2025-04-14T09:22:00Z"/>
              </w:rPr>
              <w:pPrChange w:id="1783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36" w:author="Irová Zuzana" w:date="2025-04-14T11:22:00Z" w16du:dateUtc="2025-04-14T09:22:00Z">
              <w:r>
                <w:t>further processing</w:t>
              </w:r>
            </w:ins>
          </w:p>
        </w:tc>
        <w:tc>
          <w:tcPr>
            <w:tcW w:w="855" w:type="pct"/>
            <w:tcPrChange w:id="17837" w:author="Irová Zuzana" w:date="2025-04-14T11:33:00Z" w16du:dateUtc="2025-04-14T09:33:00Z">
              <w:tcPr>
                <w:tcW w:w="1" w:type="pct"/>
              </w:tcPr>
            </w:tcPrChange>
          </w:tcPr>
          <w:p w14:paraId="2C27F8AB" w14:textId="611BAE3F" w:rsidR="00651A69" w:rsidRDefault="0098058C" w:rsidP="0026232B">
            <w:pPr>
              <w:pStyle w:val="Table"/>
              <w:rPr>
                <w:ins w:id="17838" w:author="Irová Zuzana" w:date="2025-04-14T11:33:00Z" w16du:dateUtc="2025-04-14T09:33:00Z"/>
              </w:rPr>
              <w:pPrChange w:id="1783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40" w:author="Irová Zuzana" w:date="2025-04-14T11:33:00Z" w16du:dateUtc="2025-04-14T09:33:00Z">
              <w:r>
                <w:lastRenderedPageBreak/>
                <w:t>Result code</w:t>
              </w:r>
            </w:ins>
          </w:p>
        </w:tc>
      </w:tr>
      <w:tr w:rsidR="00651A69" w:rsidRPr="0075695F" w14:paraId="72790F09" w14:textId="2BA797BE" w:rsidTr="00651A69">
        <w:trPr>
          <w:ins w:id="17841" w:author="Irová Zuzana" w:date="2025-04-14T11:22:00Z"/>
        </w:trPr>
        <w:tc>
          <w:tcPr>
            <w:tcW w:w="1049" w:type="pct"/>
            <w:tcPrChange w:id="17842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60338371" w14:textId="77777777" w:rsidR="00651A69" w:rsidRPr="0075695F" w:rsidRDefault="00651A69" w:rsidP="0026232B">
            <w:pPr>
              <w:pStyle w:val="Table"/>
              <w:rPr>
                <w:ins w:id="17843" w:author="Irová Zuzana" w:date="2025-04-14T11:22:00Z" w16du:dateUtc="2025-04-14T09:22:00Z"/>
              </w:rPr>
              <w:pPrChange w:id="1784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45" w:author="Irová Zuzana" w:date="2025-04-14T11:22:00Z" w16du:dateUtc="2025-04-14T09:22:00Z">
              <w:r>
                <w:t>response-message</w:t>
              </w:r>
            </w:ins>
          </w:p>
        </w:tc>
        <w:tc>
          <w:tcPr>
            <w:tcW w:w="629" w:type="pct"/>
            <w:tcPrChange w:id="17846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33466536" w14:textId="77777777" w:rsidR="00651A69" w:rsidRPr="0075695F" w:rsidRDefault="00651A69" w:rsidP="0026232B">
            <w:pPr>
              <w:pStyle w:val="Table"/>
              <w:rPr>
                <w:ins w:id="17847" w:author="Irová Zuzana" w:date="2025-04-14T11:22:00Z" w16du:dateUtc="2025-04-14T09:22:00Z"/>
              </w:rPr>
              <w:pPrChange w:id="1784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49" w:author="Irová Zuzana" w:date="2025-04-14T11:22:00Z" w16du:dateUtc="2025-04-14T09:22:00Z">
              <w:r>
                <w:t>string</w:t>
              </w:r>
            </w:ins>
          </w:p>
        </w:tc>
        <w:tc>
          <w:tcPr>
            <w:tcW w:w="543" w:type="pct"/>
            <w:tcPrChange w:id="17850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2EA59652" w14:textId="77777777" w:rsidR="00651A69" w:rsidRPr="0075695F" w:rsidRDefault="00651A69" w:rsidP="0026232B">
            <w:pPr>
              <w:pStyle w:val="Table"/>
              <w:rPr>
                <w:ins w:id="17851" w:author="Irová Zuzana" w:date="2025-04-14T11:22:00Z" w16du:dateUtc="2025-04-14T09:22:00Z"/>
              </w:rPr>
              <w:pPrChange w:id="1785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53" w:author="Irová Zuzana" w:date="2025-04-14T11:22:00Z" w16du:dateUtc="2025-04-14T09:22:00Z">
              <w:r>
                <w:t>255</w:t>
              </w:r>
            </w:ins>
          </w:p>
        </w:tc>
        <w:tc>
          <w:tcPr>
            <w:tcW w:w="836" w:type="pct"/>
            <w:tcPrChange w:id="17854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21848921" w14:textId="77777777" w:rsidR="00651A69" w:rsidRPr="0075695F" w:rsidRDefault="00651A69" w:rsidP="0026232B">
            <w:pPr>
              <w:pStyle w:val="Table"/>
              <w:rPr>
                <w:ins w:id="17855" w:author="Irová Zuzana" w:date="2025-04-14T11:22:00Z" w16du:dateUtc="2025-04-14T09:22:00Z"/>
              </w:rPr>
              <w:pPrChange w:id="1785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57" w:author="Irová Zuzana" w:date="2025-04-14T11:22:00Z" w16du:dateUtc="2025-04-14T09:22:00Z">
              <w:r w:rsidRPr="0075695F">
                <w:t>y</w:t>
              </w:r>
            </w:ins>
          </w:p>
        </w:tc>
        <w:tc>
          <w:tcPr>
            <w:tcW w:w="1088" w:type="pct"/>
            <w:tcPrChange w:id="17858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748D7972" w14:textId="77777777" w:rsidR="00651A69" w:rsidRPr="0075695F" w:rsidRDefault="00651A69" w:rsidP="0026232B">
            <w:pPr>
              <w:pStyle w:val="Table"/>
              <w:rPr>
                <w:ins w:id="17859" w:author="Irová Zuzana" w:date="2025-04-14T11:22:00Z" w16du:dateUtc="2025-04-14T09:22:00Z"/>
              </w:rPr>
              <w:pPrChange w:id="1786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61" w:author="Irová Zuzana" w:date="2025-04-14T11:22:00Z" w16du:dateUtc="2025-04-14T09:22:00Z">
              <w:r w:rsidRPr="00C73D9A">
                <w:rPr>
                  <w:lang w:val="en-US"/>
                </w:rPr>
                <w:t>Value can be accepted or declined</w:t>
              </w:r>
            </w:ins>
          </w:p>
        </w:tc>
        <w:tc>
          <w:tcPr>
            <w:tcW w:w="855" w:type="pct"/>
            <w:tcPrChange w:id="17862" w:author="Irová Zuzana" w:date="2025-04-14T11:33:00Z" w16du:dateUtc="2025-04-14T09:33:00Z">
              <w:tcPr>
                <w:tcW w:w="1" w:type="pct"/>
              </w:tcPr>
            </w:tcPrChange>
          </w:tcPr>
          <w:p w14:paraId="57752279" w14:textId="05EF4AD6" w:rsidR="00651A69" w:rsidRPr="00C73D9A" w:rsidRDefault="002D5E2A" w:rsidP="0026232B">
            <w:pPr>
              <w:pStyle w:val="Table"/>
              <w:rPr>
                <w:ins w:id="17863" w:author="Irová Zuzana" w:date="2025-04-14T11:33:00Z" w16du:dateUtc="2025-04-14T09:33:00Z"/>
                <w:lang w:val="en-US"/>
              </w:rPr>
              <w:pPrChange w:id="1786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65" w:author="Irová Zuzana" w:date="2025-04-14T11:34:00Z" w16du:dateUtc="2025-04-14T09:34:00Z">
              <w:r>
                <w:rPr>
                  <w:lang w:val="en-US"/>
                </w:rPr>
                <w:t>Result code</w:t>
              </w:r>
            </w:ins>
          </w:p>
        </w:tc>
      </w:tr>
      <w:tr w:rsidR="00651A69" w:rsidRPr="0075695F" w14:paraId="72EE0A72" w14:textId="4B232A18" w:rsidTr="00651A69">
        <w:trPr>
          <w:ins w:id="17866" w:author="Irová Zuzana" w:date="2025-04-14T11:25:00Z"/>
        </w:trPr>
        <w:tc>
          <w:tcPr>
            <w:tcW w:w="1049" w:type="pct"/>
            <w:tcPrChange w:id="17867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616869E5" w14:textId="66BCB7E9" w:rsidR="00651A69" w:rsidRDefault="00651A69" w:rsidP="0026232B">
            <w:pPr>
              <w:pStyle w:val="Table"/>
              <w:rPr>
                <w:ins w:id="17868" w:author="Irová Zuzana" w:date="2025-04-14T11:25:00Z" w16du:dateUtc="2025-04-14T09:25:00Z"/>
              </w:rPr>
              <w:pPrChange w:id="1786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70" w:author="Irová Zuzana" w:date="2025-04-14T11:25:00Z" w16du:dateUtc="2025-04-14T09:25:00Z">
              <w:r w:rsidRPr="0075695F">
                <w:t>order_number</w:t>
              </w:r>
            </w:ins>
          </w:p>
        </w:tc>
        <w:tc>
          <w:tcPr>
            <w:tcW w:w="629" w:type="pct"/>
            <w:tcPrChange w:id="17871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7DB35280" w14:textId="70E84D91" w:rsidR="00651A69" w:rsidRDefault="00651A69" w:rsidP="0026232B">
            <w:pPr>
              <w:pStyle w:val="Table"/>
              <w:rPr>
                <w:ins w:id="17872" w:author="Irová Zuzana" w:date="2025-04-14T11:25:00Z" w16du:dateUtc="2025-04-14T09:25:00Z"/>
              </w:rPr>
              <w:pPrChange w:id="1787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74" w:author="Irová Zuzana" w:date="2025-04-14T11:25:00Z" w16du:dateUtc="2025-04-14T09:25:00Z">
              <w:r w:rsidRPr="0075695F">
                <w:t>string</w:t>
              </w:r>
            </w:ins>
          </w:p>
        </w:tc>
        <w:tc>
          <w:tcPr>
            <w:tcW w:w="543" w:type="pct"/>
            <w:tcPrChange w:id="17875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6370F04F" w14:textId="1AF4B168" w:rsidR="00651A69" w:rsidRDefault="00651A69" w:rsidP="0026232B">
            <w:pPr>
              <w:pStyle w:val="Table"/>
              <w:rPr>
                <w:ins w:id="17876" w:author="Irová Zuzana" w:date="2025-04-14T11:25:00Z" w16du:dateUtc="2025-04-14T09:25:00Z"/>
              </w:rPr>
              <w:pPrChange w:id="1787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78" w:author="Irová Zuzana" w:date="2025-04-14T11:25:00Z" w16du:dateUtc="2025-04-14T09:25:00Z">
              <w:r w:rsidRPr="0075695F">
                <w:t>36</w:t>
              </w:r>
            </w:ins>
          </w:p>
        </w:tc>
        <w:tc>
          <w:tcPr>
            <w:tcW w:w="836" w:type="pct"/>
            <w:tcPrChange w:id="17879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7EBFF19E" w14:textId="3846B4D4" w:rsidR="00651A69" w:rsidRPr="0075695F" w:rsidRDefault="00651A69" w:rsidP="0026232B">
            <w:pPr>
              <w:pStyle w:val="Table"/>
              <w:rPr>
                <w:ins w:id="17880" w:author="Irová Zuzana" w:date="2025-04-14T11:25:00Z" w16du:dateUtc="2025-04-14T09:25:00Z"/>
              </w:rPr>
              <w:pPrChange w:id="1788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82" w:author="Irová Zuzana" w:date="2025-04-14T11:25:00Z" w16du:dateUtc="2025-04-14T09:25:00Z">
              <w:r w:rsidRPr="0075695F">
                <w:t>y</w:t>
              </w:r>
            </w:ins>
          </w:p>
        </w:tc>
        <w:tc>
          <w:tcPr>
            <w:tcW w:w="1088" w:type="pct"/>
            <w:tcPrChange w:id="17883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24A54252" w14:textId="0B93FEE3" w:rsidR="00651A69" w:rsidRPr="00C73D9A" w:rsidRDefault="00651A69" w:rsidP="0026232B">
            <w:pPr>
              <w:pStyle w:val="Table"/>
              <w:rPr>
                <w:ins w:id="17884" w:author="Irová Zuzana" w:date="2025-04-14T11:25:00Z" w16du:dateUtc="2025-04-14T09:25:00Z"/>
                <w:lang w:val="en-US"/>
              </w:rPr>
              <w:pPrChange w:id="1788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86" w:author="Irová Zuzana" w:date="2025-04-14T11:25:00Z" w16du:dateUtc="2025-04-14T09:25:00Z">
              <w:r w:rsidRPr="0075695F">
                <w:t>unique order number</w:t>
              </w:r>
            </w:ins>
          </w:p>
        </w:tc>
        <w:tc>
          <w:tcPr>
            <w:tcW w:w="855" w:type="pct"/>
            <w:tcPrChange w:id="17887" w:author="Irová Zuzana" w:date="2025-04-14T11:33:00Z" w16du:dateUtc="2025-04-14T09:33:00Z">
              <w:tcPr>
                <w:tcW w:w="1" w:type="pct"/>
              </w:tcPr>
            </w:tcPrChange>
          </w:tcPr>
          <w:p w14:paraId="1F12CB0A" w14:textId="3543D5A9" w:rsidR="00651A69" w:rsidRPr="0075695F" w:rsidRDefault="002D5E2A" w:rsidP="0026232B">
            <w:pPr>
              <w:pStyle w:val="Table"/>
              <w:rPr>
                <w:ins w:id="17888" w:author="Irová Zuzana" w:date="2025-04-14T11:33:00Z" w16du:dateUtc="2025-04-14T09:33:00Z"/>
              </w:rPr>
              <w:pPrChange w:id="1788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90" w:author="Irová Zuzana" w:date="2025-04-14T11:34:00Z" w16du:dateUtc="2025-04-14T09:34:00Z">
              <w:r>
                <w:t>Online payment identifier</w:t>
              </w:r>
            </w:ins>
          </w:p>
        </w:tc>
      </w:tr>
      <w:tr w:rsidR="00651A69" w:rsidRPr="0075695F" w14:paraId="11C5AB42" w14:textId="71E57738" w:rsidTr="00651A69">
        <w:trPr>
          <w:ins w:id="17891" w:author="Irová Zuzana" w:date="2025-04-14T11:25:00Z"/>
        </w:trPr>
        <w:tc>
          <w:tcPr>
            <w:tcW w:w="1049" w:type="pct"/>
            <w:tcPrChange w:id="17892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7B5DB0EC" w14:textId="4F8D51A2" w:rsidR="00651A69" w:rsidRDefault="00651A69" w:rsidP="0026232B">
            <w:pPr>
              <w:pStyle w:val="Table"/>
              <w:rPr>
                <w:ins w:id="17893" w:author="Irová Zuzana" w:date="2025-04-14T11:25:00Z" w16du:dateUtc="2025-04-14T09:25:00Z"/>
              </w:rPr>
              <w:pPrChange w:id="1789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95" w:author="Irová Zuzana" w:date="2025-04-14T11:25:00Z" w16du:dateUtc="2025-04-14T09:25:00Z">
              <w:r>
                <w:t>transaction-date-time</w:t>
              </w:r>
            </w:ins>
          </w:p>
        </w:tc>
        <w:tc>
          <w:tcPr>
            <w:tcW w:w="629" w:type="pct"/>
            <w:tcPrChange w:id="17896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54593F40" w14:textId="7B8190AF" w:rsidR="00651A69" w:rsidRDefault="00651A69" w:rsidP="0026232B">
            <w:pPr>
              <w:pStyle w:val="Table"/>
              <w:rPr>
                <w:ins w:id="17897" w:author="Irová Zuzana" w:date="2025-04-14T11:25:00Z" w16du:dateUtc="2025-04-14T09:25:00Z"/>
              </w:rPr>
              <w:pPrChange w:id="1789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899" w:author="Irová Zuzana" w:date="2025-04-14T11:25:00Z" w16du:dateUtc="2025-04-14T09:25:00Z">
              <w:r w:rsidRPr="0075695F">
                <w:t>string</w:t>
              </w:r>
            </w:ins>
          </w:p>
        </w:tc>
        <w:tc>
          <w:tcPr>
            <w:tcW w:w="543" w:type="pct"/>
            <w:tcPrChange w:id="17900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7EDC5B47" w14:textId="34988BCD" w:rsidR="00651A69" w:rsidRDefault="00651A69" w:rsidP="0026232B">
            <w:pPr>
              <w:pStyle w:val="Table"/>
              <w:rPr>
                <w:ins w:id="17901" w:author="Irová Zuzana" w:date="2025-04-14T11:25:00Z" w16du:dateUtc="2025-04-14T09:25:00Z"/>
              </w:rPr>
              <w:pPrChange w:id="1790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903" w:author="Irová Zuzana" w:date="2025-04-14T11:25:00Z" w16du:dateUtc="2025-04-14T09:25:00Z">
              <w:r w:rsidRPr="0075695F">
                <w:t>22</w:t>
              </w:r>
            </w:ins>
          </w:p>
        </w:tc>
        <w:tc>
          <w:tcPr>
            <w:tcW w:w="836" w:type="pct"/>
            <w:tcPrChange w:id="17904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66A6BB9C" w14:textId="5B38059F" w:rsidR="00651A69" w:rsidRPr="0075695F" w:rsidRDefault="00651A69" w:rsidP="0026232B">
            <w:pPr>
              <w:pStyle w:val="Table"/>
              <w:rPr>
                <w:ins w:id="17905" w:author="Irová Zuzana" w:date="2025-04-14T11:25:00Z" w16du:dateUtc="2025-04-14T09:25:00Z"/>
              </w:rPr>
              <w:pPrChange w:id="1790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907" w:author="Irová Zuzana" w:date="2025-04-14T11:25:00Z" w16du:dateUtc="2025-04-14T09:25:00Z">
              <w:r w:rsidRPr="0075695F">
                <w:t>y</w:t>
              </w:r>
            </w:ins>
          </w:p>
        </w:tc>
        <w:tc>
          <w:tcPr>
            <w:tcW w:w="1088" w:type="pct"/>
            <w:tcPrChange w:id="17908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0F3C8FEA" w14:textId="3F1C5755" w:rsidR="00651A69" w:rsidRDefault="00651A69" w:rsidP="0026232B">
            <w:pPr>
              <w:pStyle w:val="Table"/>
              <w:rPr>
                <w:ins w:id="17909" w:author="Irová Zuzana" w:date="2025-04-14T11:25:00Z" w16du:dateUtc="2025-04-14T09:25:00Z"/>
              </w:rPr>
              <w:pPrChange w:id="1791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911" w:author="Irová Zuzana" w:date="2025-04-14T11:25:00Z" w16du:dateUtc="2025-04-14T09:25:00Z">
              <w:r>
                <w:t>Transaction date and time in format</w:t>
              </w:r>
            </w:ins>
          </w:p>
          <w:p w14:paraId="25784396" w14:textId="2169ADBF" w:rsidR="00651A69" w:rsidRPr="00C73D9A" w:rsidRDefault="00651A69" w:rsidP="0026232B">
            <w:pPr>
              <w:pStyle w:val="Table"/>
              <w:rPr>
                <w:ins w:id="17912" w:author="Irová Zuzana" w:date="2025-04-14T11:25:00Z" w16du:dateUtc="2025-04-14T09:25:00Z"/>
                <w:lang w:val="en-US"/>
              </w:rPr>
              <w:pPrChange w:id="1791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914" w:author="Irová Zuzana" w:date="2025-04-14T11:25:00Z" w16du:dateUtc="2025-04-14T09:25:00Z">
              <w:r>
                <w:t>yyyyMMddHHmmss</w:t>
              </w:r>
            </w:ins>
          </w:p>
        </w:tc>
        <w:tc>
          <w:tcPr>
            <w:tcW w:w="855" w:type="pct"/>
            <w:tcPrChange w:id="17915" w:author="Irová Zuzana" w:date="2025-04-14T11:33:00Z" w16du:dateUtc="2025-04-14T09:33:00Z">
              <w:tcPr>
                <w:tcW w:w="1" w:type="pct"/>
              </w:tcPr>
            </w:tcPrChange>
          </w:tcPr>
          <w:p w14:paraId="0B1BA325" w14:textId="77777777" w:rsidR="00651A69" w:rsidRDefault="00651A69" w:rsidP="0026232B">
            <w:pPr>
              <w:pStyle w:val="Table"/>
              <w:rPr>
                <w:ins w:id="17916" w:author="Irová Zuzana" w:date="2025-04-14T11:33:00Z" w16du:dateUtc="2025-04-14T09:33:00Z"/>
              </w:rPr>
              <w:pPrChange w:id="1791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651A69" w:rsidRPr="0075695F" w14:paraId="7E251A32" w14:textId="3F562CF5" w:rsidTr="00651A69">
        <w:trPr>
          <w:ins w:id="17918" w:author="Irová Zuzana" w:date="2025-04-14T11:25:00Z"/>
        </w:trPr>
        <w:tc>
          <w:tcPr>
            <w:tcW w:w="1049" w:type="pct"/>
            <w:tcPrChange w:id="17919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5CDB009A" w14:textId="416AEB0C" w:rsidR="00651A69" w:rsidRDefault="00651A69" w:rsidP="0026232B">
            <w:pPr>
              <w:pStyle w:val="Table"/>
              <w:rPr>
                <w:ins w:id="17920" w:author="Irová Zuzana" w:date="2025-04-14T11:25:00Z" w16du:dateUtc="2025-04-14T09:25:00Z"/>
              </w:rPr>
              <w:pPrChange w:id="1792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922" w:author="Irová Zuzana" w:date="2025-04-14T11:26:00Z" w16du:dateUtc="2025-04-14T09:26:00Z">
              <w:r>
                <w:t>transaction-amount</w:t>
              </w:r>
            </w:ins>
          </w:p>
        </w:tc>
        <w:tc>
          <w:tcPr>
            <w:tcW w:w="629" w:type="pct"/>
            <w:tcPrChange w:id="17923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58B2F221" w14:textId="673FC06D" w:rsidR="00651A69" w:rsidRDefault="00651A69" w:rsidP="0026232B">
            <w:pPr>
              <w:pStyle w:val="Table"/>
              <w:rPr>
                <w:ins w:id="17924" w:author="Irová Zuzana" w:date="2025-04-14T11:25:00Z" w16du:dateUtc="2025-04-14T09:25:00Z"/>
              </w:rPr>
              <w:pPrChange w:id="1792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926" w:author="Irová Zuzana" w:date="2025-04-14T11:26:00Z" w16du:dateUtc="2025-04-14T09:26:00Z">
              <w:r>
                <w:t>Int</w:t>
              </w:r>
            </w:ins>
          </w:p>
        </w:tc>
        <w:tc>
          <w:tcPr>
            <w:tcW w:w="543" w:type="pct"/>
            <w:tcPrChange w:id="17927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63FFC230" w14:textId="055CEC9F" w:rsidR="00651A69" w:rsidRDefault="00651A69" w:rsidP="0026232B">
            <w:pPr>
              <w:pStyle w:val="Table"/>
              <w:rPr>
                <w:ins w:id="17928" w:author="Irová Zuzana" w:date="2025-04-14T11:25:00Z" w16du:dateUtc="2025-04-14T09:25:00Z"/>
              </w:rPr>
              <w:pPrChange w:id="1792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7930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65C9A259" w14:textId="346DC3F6" w:rsidR="00651A69" w:rsidRPr="0075695F" w:rsidRDefault="00651A69" w:rsidP="0026232B">
            <w:pPr>
              <w:pStyle w:val="Table"/>
              <w:rPr>
                <w:ins w:id="17931" w:author="Irová Zuzana" w:date="2025-04-14T11:25:00Z" w16du:dateUtc="2025-04-14T09:25:00Z"/>
              </w:rPr>
              <w:pPrChange w:id="1793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933" w:author="Irová Zuzana" w:date="2025-04-14T11:26:00Z" w16du:dateUtc="2025-04-14T09:26:00Z">
              <w:r w:rsidRPr="0075695F">
                <w:t>y</w:t>
              </w:r>
            </w:ins>
          </w:p>
        </w:tc>
        <w:tc>
          <w:tcPr>
            <w:tcW w:w="1088" w:type="pct"/>
            <w:tcPrChange w:id="17934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0366144A" w14:textId="03899FDD" w:rsidR="00651A69" w:rsidRPr="00C73D9A" w:rsidRDefault="00651A69" w:rsidP="0026232B">
            <w:pPr>
              <w:pStyle w:val="Table"/>
              <w:rPr>
                <w:ins w:id="17935" w:author="Irová Zuzana" w:date="2025-04-14T11:25:00Z" w16du:dateUtc="2025-04-14T09:25:00Z"/>
                <w:lang w:val="en-US"/>
              </w:rPr>
              <w:pPrChange w:id="1793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937" w:author="Irová Zuzana" w:date="2025-04-14T11:26:00Z" w16du:dateUtc="2025-04-14T09:26:00Z">
              <w:r>
                <w:t>Transaction amount</w:t>
              </w:r>
            </w:ins>
          </w:p>
        </w:tc>
        <w:tc>
          <w:tcPr>
            <w:tcW w:w="855" w:type="pct"/>
            <w:tcPrChange w:id="17938" w:author="Irová Zuzana" w:date="2025-04-14T11:33:00Z" w16du:dateUtc="2025-04-14T09:33:00Z">
              <w:tcPr>
                <w:tcW w:w="1" w:type="pct"/>
              </w:tcPr>
            </w:tcPrChange>
          </w:tcPr>
          <w:p w14:paraId="680795E8" w14:textId="1B22B37E" w:rsidR="00651A69" w:rsidRDefault="00F85BEB" w:rsidP="0026232B">
            <w:pPr>
              <w:pStyle w:val="Table"/>
              <w:rPr>
                <w:ins w:id="17939" w:author="Irová Zuzana" w:date="2025-04-14T11:33:00Z" w16du:dateUtc="2025-04-14T09:33:00Z"/>
              </w:rPr>
              <w:pPrChange w:id="1794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941" w:author="Irová Zuzana" w:date="2025-04-14T11:34:00Z" w16du:dateUtc="2025-04-14T09:34:00Z">
              <w:r>
                <w:t>Payment amou</w:t>
              </w:r>
            </w:ins>
            <w:ins w:id="17942" w:author="Irová Zuzana" w:date="2025-04-14T11:35:00Z" w16du:dateUtc="2025-04-14T09:35:00Z">
              <w:r>
                <w:t>nt</w:t>
              </w:r>
            </w:ins>
          </w:p>
        </w:tc>
      </w:tr>
      <w:tr w:rsidR="00651A69" w:rsidRPr="0075695F" w14:paraId="7C84A704" w14:textId="0975A45B" w:rsidTr="00651A69">
        <w:trPr>
          <w:ins w:id="17943" w:author="Irová Zuzana" w:date="2025-04-14T11:25:00Z"/>
        </w:trPr>
        <w:tc>
          <w:tcPr>
            <w:tcW w:w="1049" w:type="pct"/>
            <w:tcPrChange w:id="17944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4FB45365" w14:textId="371F299A" w:rsidR="00651A69" w:rsidRDefault="00651A69" w:rsidP="0026232B">
            <w:pPr>
              <w:pStyle w:val="Table"/>
              <w:rPr>
                <w:ins w:id="17945" w:author="Irová Zuzana" w:date="2025-04-14T11:25:00Z" w16du:dateUtc="2025-04-14T09:25:00Z"/>
              </w:rPr>
              <w:pPrChange w:id="1794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947" w:author="Irová Zuzana" w:date="2025-04-14T11:26:00Z" w16du:dateUtc="2025-04-14T09:26:00Z">
              <w:r>
                <w:t>status</w:t>
              </w:r>
            </w:ins>
          </w:p>
        </w:tc>
        <w:tc>
          <w:tcPr>
            <w:tcW w:w="629" w:type="pct"/>
            <w:tcPrChange w:id="17948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53F01FEF" w14:textId="77777777" w:rsidR="00651A69" w:rsidRDefault="00651A69" w:rsidP="0026232B">
            <w:pPr>
              <w:pStyle w:val="Table"/>
              <w:rPr>
                <w:ins w:id="17949" w:author="Irová Zuzana" w:date="2025-04-14T11:25:00Z" w16du:dateUtc="2025-04-14T09:25:00Z"/>
              </w:rPr>
              <w:pPrChange w:id="1795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543" w:type="pct"/>
            <w:tcPrChange w:id="17951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3E05F049" w14:textId="77777777" w:rsidR="00651A69" w:rsidRDefault="00651A69" w:rsidP="0026232B">
            <w:pPr>
              <w:pStyle w:val="Table"/>
              <w:rPr>
                <w:ins w:id="17952" w:author="Irová Zuzana" w:date="2025-04-14T11:25:00Z" w16du:dateUtc="2025-04-14T09:25:00Z"/>
              </w:rPr>
              <w:pPrChange w:id="1795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7954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04DFFFE8" w14:textId="77777777" w:rsidR="00651A69" w:rsidRPr="0075695F" w:rsidRDefault="00651A69" w:rsidP="0026232B">
            <w:pPr>
              <w:pStyle w:val="Table"/>
              <w:rPr>
                <w:ins w:id="17955" w:author="Irová Zuzana" w:date="2025-04-14T11:25:00Z" w16du:dateUtc="2025-04-14T09:25:00Z"/>
              </w:rPr>
              <w:pPrChange w:id="1795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88" w:type="pct"/>
            <w:tcPrChange w:id="17957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20692387" w14:textId="25A932FA" w:rsidR="00651A69" w:rsidRPr="00C73D9A" w:rsidRDefault="00651A69" w:rsidP="0026232B">
            <w:pPr>
              <w:pStyle w:val="Table"/>
              <w:rPr>
                <w:ins w:id="17958" w:author="Irová Zuzana" w:date="2025-04-14T11:25:00Z" w16du:dateUtc="2025-04-14T09:25:00Z"/>
                <w:lang w:val="en-US"/>
              </w:rPr>
              <w:pPrChange w:id="1795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960" w:author="Irová Zuzana" w:date="2025-04-14T11:26:00Z" w16du:dateUtc="2025-04-14T09:26:00Z">
              <w:r>
                <w:rPr>
                  <w:lang w:val="en-US"/>
                </w:rPr>
                <w:t xml:space="preserve">Status of </w:t>
              </w:r>
            </w:ins>
            <w:ins w:id="17961" w:author="Irová Zuzana" w:date="2025-04-14T11:27:00Z" w16du:dateUtc="2025-04-14T09:27:00Z">
              <w:r>
                <w:rPr>
                  <w:lang w:val="en-US"/>
                </w:rPr>
                <w:t xml:space="preserve">the </w:t>
              </w:r>
            </w:ins>
            <w:ins w:id="17962" w:author="Irová Zuzana" w:date="2025-04-14T11:26:00Z" w16du:dateUtc="2025-04-14T09:26:00Z">
              <w:r>
                <w:rPr>
                  <w:lang w:val="en-US"/>
                </w:rPr>
                <w:t>transaction (e.g. c</w:t>
              </w:r>
            </w:ins>
            <w:ins w:id="17963" w:author="Irová Zuzana" w:date="2025-04-14T11:27:00Z" w16du:dateUtc="2025-04-14T09:27:00Z">
              <w:r>
                <w:rPr>
                  <w:lang w:val="en-US"/>
                </w:rPr>
                <w:t>ompleted)</w:t>
              </w:r>
            </w:ins>
          </w:p>
        </w:tc>
        <w:tc>
          <w:tcPr>
            <w:tcW w:w="855" w:type="pct"/>
            <w:tcPrChange w:id="17964" w:author="Irová Zuzana" w:date="2025-04-14T11:33:00Z" w16du:dateUtc="2025-04-14T09:33:00Z">
              <w:tcPr>
                <w:tcW w:w="1" w:type="pct"/>
              </w:tcPr>
            </w:tcPrChange>
          </w:tcPr>
          <w:p w14:paraId="012EFEB2" w14:textId="77777777" w:rsidR="00651A69" w:rsidRDefault="00651A69" w:rsidP="0026232B">
            <w:pPr>
              <w:pStyle w:val="Table"/>
              <w:rPr>
                <w:ins w:id="17965" w:author="Irová Zuzana" w:date="2025-04-14T11:33:00Z" w16du:dateUtc="2025-04-14T09:33:00Z"/>
                <w:lang w:val="en-US"/>
              </w:rPr>
              <w:pPrChange w:id="1796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651A69" w:rsidRPr="0075695F" w14:paraId="4C4A2637" w14:textId="66165984" w:rsidTr="00651A69">
        <w:trPr>
          <w:ins w:id="17967" w:author="Irová Zuzana" w:date="2025-04-14T11:25:00Z"/>
        </w:trPr>
        <w:tc>
          <w:tcPr>
            <w:tcW w:w="1049" w:type="pct"/>
            <w:tcPrChange w:id="17968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3D6DFF5E" w14:textId="73C165A1" w:rsidR="00651A69" w:rsidRDefault="00651A69" w:rsidP="0026232B">
            <w:pPr>
              <w:pStyle w:val="Table"/>
              <w:rPr>
                <w:ins w:id="17969" w:author="Irová Zuzana" w:date="2025-04-14T11:25:00Z" w16du:dateUtc="2025-04-14T09:25:00Z"/>
              </w:rPr>
              <w:pPrChange w:id="1797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971" w:author="Irová Zuzana" w:date="2025-04-14T11:27:00Z" w16du:dateUtc="2025-04-14T09:27:00Z">
              <w:r w:rsidRPr="0075695F">
                <w:t>currency</w:t>
              </w:r>
              <w:r>
                <w:t>-code</w:t>
              </w:r>
            </w:ins>
          </w:p>
        </w:tc>
        <w:tc>
          <w:tcPr>
            <w:tcW w:w="629" w:type="pct"/>
            <w:tcPrChange w:id="17972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3FEA8EB8" w14:textId="495102FE" w:rsidR="00651A69" w:rsidRDefault="00651A69" w:rsidP="0026232B">
            <w:pPr>
              <w:pStyle w:val="Table"/>
              <w:rPr>
                <w:ins w:id="17973" w:author="Irová Zuzana" w:date="2025-04-14T11:25:00Z" w16du:dateUtc="2025-04-14T09:25:00Z"/>
              </w:rPr>
              <w:pPrChange w:id="1797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975" w:author="Irová Zuzana" w:date="2025-04-14T11:27:00Z" w16du:dateUtc="2025-04-14T09:27:00Z">
              <w:r w:rsidRPr="0075695F">
                <w:t>string</w:t>
              </w:r>
            </w:ins>
          </w:p>
        </w:tc>
        <w:tc>
          <w:tcPr>
            <w:tcW w:w="543" w:type="pct"/>
            <w:tcPrChange w:id="17976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2471ECF5" w14:textId="43EC973A" w:rsidR="00651A69" w:rsidRDefault="00651A69" w:rsidP="0026232B">
            <w:pPr>
              <w:pStyle w:val="Table"/>
              <w:rPr>
                <w:ins w:id="17977" w:author="Irová Zuzana" w:date="2025-04-14T11:25:00Z" w16du:dateUtc="2025-04-14T09:25:00Z"/>
              </w:rPr>
              <w:pPrChange w:id="1797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979" w:author="Irová Zuzana" w:date="2025-04-14T11:27:00Z" w16du:dateUtc="2025-04-14T09:27:00Z">
              <w:r w:rsidRPr="0075695F">
                <w:t>3</w:t>
              </w:r>
            </w:ins>
          </w:p>
        </w:tc>
        <w:tc>
          <w:tcPr>
            <w:tcW w:w="836" w:type="pct"/>
            <w:tcPrChange w:id="17980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419C2AC0" w14:textId="66725473" w:rsidR="00651A69" w:rsidRPr="0075695F" w:rsidRDefault="00651A69" w:rsidP="0026232B">
            <w:pPr>
              <w:pStyle w:val="Table"/>
              <w:rPr>
                <w:ins w:id="17981" w:author="Irová Zuzana" w:date="2025-04-14T11:25:00Z" w16du:dateUtc="2025-04-14T09:25:00Z"/>
              </w:rPr>
              <w:pPrChange w:id="1798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983" w:author="Irová Zuzana" w:date="2025-04-14T11:27:00Z" w16du:dateUtc="2025-04-14T09:27:00Z">
              <w:r w:rsidRPr="0075695F">
                <w:t>y</w:t>
              </w:r>
            </w:ins>
          </w:p>
        </w:tc>
        <w:tc>
          <w:tcPr>
            <w:tcW w:w="1088" w:type="pct"/>
            <w:tcPrChange w:id="17984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1F20E6FC" w14:textId="2D6FDA28" w:rsidR="00651A69" w:rsidRPr="00C73D9A" w:rsidRDefault="00651A69" w:rsidP="0026232B">
            <w:pPr>
              <w:pStyle w:val="Table"/>
              <w:rPr>
                <w:ins w:id="17985" w:author="Irová Zuzana" w:date="2025-04-14T11:25:00Z" w16du:dateUtc="2025-04-14T09:25:00Z"/>
                <w:lang w:val="en-US"/>
              </w:rPr>
              <w:pPrChange w:id="1798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987" w:author="Irová Zuzana" w:date="2025-04-14T11:27:00Z" w16du:dateUtc="2025-04-14T09:27:00Z">
              <w:r>
                <w:t>C</w:t>
              </w:r>
              <w:r w:rsidRPr="0075695F">
                <w:t>urrency</w:t>
              </w:r>
              <w:r>
                <w:t xml:space="preserve"> of the transaction</w:t>
              </w:r>
            </w:ins>
          </w:p>
        </w:tc>
        <w:tc>
          <w:tcPr>
            <w:tcW w:w="855" w:type="pct"/>
            <w:tcPrChange w:id="17988" w:author="Irová Zuzana" w:date="2025-04-14T11:33:00Z" w16du:dateUtc="2025-04-14T09:33:00Z">
              <w:tcPr>
                <w:tcW w:w="1" w:type="pct"/>
              </w:tcPr>
            </w:tcPrChange>
          </w:tcPr>
          <w:p w14:paraId="0274FF30" w14:textId="77777777" w:rsidR="00651A69" w:rsidRDefault="00651A69" w:rsidP="0026232B">
            <w:pPr>
              <w:pStyle w:val="Table"/>
              <w:rPr>
                <w:ins w:id="17989" w:author="Irová Zuzana" w:date="2025-04-14T11:33:00Z" w16du:dateUtc="2025-04-14T09:33:00Z"/>
              </w:rPr>
              <w:pPrChange w:id="1799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651A69" w:rsidRPr="0075695F" w14:paraId="5BFBFEEB" w14:textId="21F8D348" w:rsidTr="00651A69">
        <w:trPr>
          <w:ins w:id="17991" w:author="Irová Zuzana" w:date="2025-04-14T11:25:00Z"/>
        </w:trPr>
        <w:tc>
          <w:tcPr>
            <w:tcW w:w="1049" w:type="pct"/>
            <w:tcPrChange w:id="17992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5FE3A4F9" w14:textId="1A875122" w:rsidR="00651A69" w:rsidRDefault="00651A69" w:rsidP="0026232B">
            <w:pPr>
              <w:pStyle w:val="Table"/>
              <w:rPr>
                <w:ins w:id="17993" w:author="Irová Zuzana" w:date="2025-04-14T11:25:00Z" w16du:dateUtc="2025-04-14T09:25:00Z"/>
              </w:rPr>
              <w:pPrChange w:id="1799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7995" w:author="Irová Zuzana" w:date="2025-04-14T11:27:00Z" w16du:dateUtc="2025-04-14T09:27:00Z">
              <w:r>
                <w:t>cc-type</w:t>
              </w:r>
            </w:ins>
          </w:p>
        </w:tc>
        <w:tc>
          <w:tcPr>
            <w:tcW w:w="629" w:type="pct"/>
            <w:tcPrChange w:id="17996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3B3CD513" w14:textId="77777777" w:rsidR="00651A69" w:rsidRDefault="00651A69" w:rsidP="0026232B">
            <w:pPr>
              <w:pStyle w:val="Table"/>
              <w:rPr>
                <w:ins w:id="17997" w:author="Irová Zuzana" w:date="2025-04-14T11:25:00Z" w16du:dateUtc="2025-04-14T09:25:00Z"/>
              </w:rPr>
              <w:pPrChange w:id="1799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543" w:type="pct"/>
            <w:tcPrChange w:id="17999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27C713F8" w14:textId="77777777" w:rsidR="00651A69" w:rsidRDefault="00651A69" w:rsidP="0026232B">
            <w:pPr>
              <w:pStyle w:val="Table"/>
              <w:rPr>
                <w:ins w:id="18000" w:author="Irová Zuzana" w:date="2025-04-14T11:25:00Z" w16du:dateUtc="2025-04-14T09:25:00Z"/>
              </w:rPr>
              <w:pPrChange w:id="1800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8002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1B55D14F" w14:textId="77777777" w:rsidR="00651A69" w:rsidRPr="0075695F" w:rsidRDefault="00651A69" w:rsidP="0026232B">
            <w:pPr>
              <w:pStyle w:val="Table"/>
              <w:rPr>
                <w:ins w:id="18003" w:author="Irová Zuzana" w:date="2025-04-14T11:25:00Z" w16du:dateUtc="2025-04-14T09:25:00Z"/>
              </w:rPr>
              <w:pPrChange w:id="1800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88" w:type="pct"/>
            <w:tcPrChange w:id="18005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464B90BA" w14:textId="08FA6050" w:rsidR="00651A69" w:rsidRPr="00C73D9A" w:rsidRDefault="00651A69" w:rsidP="0026232B">
            <w:pPr>
              <w:pStyle w:val="Table"/>
              <w:rPr>
                <w:ins w:id="18006" w:author="Irová Zuzana" w:date="2025-04-14T11:25:00Z" w16du:dateUtc="2025-04-14T09:25:00Z"/>
                <w:lang w:val="en-US"/>
              </w:rPr>
              <w:pPrChange w:id="1800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008" w:author="Irová Zuzana" w:date="2025-04-14T11:27:00Z" w16du:dateUtc="2025-04-14T09:27:00Z">
              <w:r>
                <w:rPr>
                  <w:lang w:val="en-US"/>
                </w:rPr>
                <w:t>Card type</w:t>
              </w:r>
            </w:ins>
          </w:p>
        </w:tc>
        <w:tc>
          <w:tcPr>
            <w:tcW w:w="855" w:type="pct"/>
            <w:tcPrChange w:id="18009" w:author="Irová Zuzana" w:date="2025-04-14T11:33:00Z" w16du:dateUtc="2025-04-14T09:33:00Z">
              <w:tcPr>
                <w:tcW w:w="1" w:type="pct"/>
              </w:tcPr>
            </w:tcPrChange>
          </w:tcPr>
          <w:p w14:paraId="61CE2920" w14:textId="55BD02D0" w:rsidR="00651A69" w:rsidRDefault="001761B0" w:rsidP="0026232B">
            <w:pPr>
              <w:pStyle w:val="Table"/>
              <w:rPr>
                <w:ins w:id="18010" w:author="Irová Zuzana" w:date="2025-04-14T11:33:00Z" w16du:dateUtc="2025-04-14T09:33:00Z"/>
                <w:lang w:val="en-US"/>
              </w:rPr>
              <w:pPrChange w:id="1801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012" w:author="Irová Zuzana" w:date="2025-04-14T11:35:00Z" w16du:dateUtc="2025-04-14T09:35:00Z">
              <w:r>
                <w:rPr>
                  <w:lang w:val="en-US"/>
                </w:rPr>
                <w:t>Card type</w:t>
              </w:r>
            </w:ins>
          </w:p>
        </w:tc>
      </w:tr>
      <w:tr w:rsidR="00651A69" w:rsidRPr="0075695F" w14:paraId="7F14EE9F" w14:textId="5B3B4EEE" w:rsidTr="00651A69">
        <w:trPr>
          <w:ins w:id="18013" w:author="Irová Zuzana" w:date="2025-04-14T11:25:00Z"/>
        </w:trPr>
        <w:tc>
          <w:tcPr>
            <w:tcW w:w="1049" w:type="pct"/>
            <w:tcPrChange w:id="18014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3B0BC6D3" w14:textId="75C1521C" w:rsidR="00651A69" w:rsidRDefault="00651A69" w:rsidP="0026232B">
            <w:pPr>
              <w:pStyle w:val="Table"/>
              <w:rPr>
                <w:ins w:id="18015" w:author="Irová Zuzana" w:date="2025-04-14T11:25:00Z" w16du:dateUtc="2025-04-14T09:25:00Z"/>
              </w:rPr>
              <w:pPrChange w:id="1801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017" w:author="Irová Zuzana" w:date="2025-04-14T11:28:00Z" w16du:dateUtc="2025-04-14T09:28:00Z">
              <w:r>
                <w:t>cardholder-name</w:t>
              </w:r>
            </w:ins>
          </w:p>
        </w:tc>
        <w:tc>
          <w:tcPr>
            <w:tcW w:w="629" w:type="pct"/>
            <w:tcPrChange w:id="18018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4DD76751" w14:textId="77777777" w:rsidR="00651A69" w:rsidRDefault="00651A69" w:rsidP="0026232B">
            <w:pPr>
              <w:pStyle w:val="Table"/>
              <w:rPr>
                <w:ins w:id="18019" w:author="Irová Zuzana" w:date="2025-04-14T11:25:00Z" w16du:dateUtc="2025-04-14T09:25:00Z"/>
              </w:rPr>
              <w:pPrChange w:id="1802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543" w:type="pct"/>
            <w:tcPrChange w:id="18021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5BA36005" w14:textId="77777777" w:rsidR="00651A69" w:rsidRDefault="00651A69" w:rsidP="0026232B">
            <w:pPr>
              <w:pStyle w:val="Table"/>
              <w:rPr>
                <w:ins w:id="18022" w:author="Irová Zuzana" w:date="2025-04-14T11:25:00Z" w16du:dateUtc="2025-04-14T09:25:00Z"/>
              </w:rPr>
              <w:pPrChange w:id="1802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8024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25A7989A" w14:textId="77777777" w:rsidR="00651A69" w:rsidRPr="0075695F" w:rsidRDefault="00651A69" w:rsidP="0026232B">
            <w:pPr>
              <w:pStyle w:val="Table"/>
              <w:rPr>
                <w:ins w:id="18025" w:author="Irová Zuzana" w:date="2025-04-14T11:25:00Z" w16du:dateUtc="2025-04-14T09:25:00Z"/>
              </w:rPr>
              <w:pPrChange w:id="1802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88" w:type="pct"/>
            <w:tcPrChange w:id="18027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29961E4B" w14:textId="47170A68" w:rsidR="00651A69" w:rsidRPr="00C73D9A" w:rsidRDefault="00651A69" w:rsidP="0026232B">
            <w:pPr>
              <w:pStyle w:val="Table"/>
              <w:rPr>
                <w:ins w:id="18028" w:author="Irová Zuzana" w:date="2025-04-14T11:25:00Z" w16du:dateUtc="2025-04-14T09:25:00Z"/>
                <w:lang w:val="en-US"/>
              </w:rPr>
              <w:pPrChange w:id="1802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030" w:author="Irová Zuzana" w:date="2025-04-14T11:31:00Z" w16du:dateUtc="2025-04-14T09:31:00Z">
              <w:r>
                <w:t>Cardholder</w:t>
              </w:r>
            </w:ins>
            <w:ins w:id="18031" w:author="Irová Zuzana" w:date="2025-04-14T11:30:00Z" w16du:dateUtc="2025-04-14T09:30:00Z">
              <w:r>
                <w:t xml:space="preserve"> name</w:t>
              </w:r>
            </w:ins>
          </w:p>
        </w:tc>
        <w:tc>
          <w:tcPr>
            <w:tcW w:w="855" w:type="pct"/>
            <w:tcPrChange w:id="18032" w:author="Irová Zuzana" w:date="2025-04-14T11:33:00Z" w16du:dateUtc="2025-04-14T09:33:00Z">
              <w:tcPr>
                <w:tcW w:w="1" w:type="pct"/>
              </w:tcPr>
            </w:tcPrChange>
          </w:tcPr>
          <w:p w14:paraId="0D4FDF19" w14:textId="77777777" w:rsidR="00651A69" w:rsidRDefault="00651A69" w:rsidP="0026232B">
            <w:pPr>
              <w:pStyle w:val="Table"/>
              <w:rPr>
                <w:ins w:id="18033" w:author="Irová Zuzana" w:date="2025-04-14T11:33:00Z" w16du:dateUtc="2025-04-14T09:33:00Z"/>
              </w:rPr>
              <w:pPrChange w:id="1803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651A69" w:rsidRPr="0075695F" w14:paraId="043E5104" w14:textId="57D3B414" w:rsidTr="00651A69">
        <w:trPr>
          <w:ins w:id="18035" w:author="Irová Zuzana" w:date="2025-04-14T11:25:00Z"/>
        </w:trPr>
        <w:tc>
          <w:tcPr>
            <w:tcW w:w="1049" w:type="pct"/>
            <w:tcPrChange w:id="18036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0596BAC3" w14:textId="44A3C337" w:rsidR="00651A69" w:rsidRDefault="00651A69" w:rsidP="0026232B">
            <w:pPr>
              <w:pStyle w:val="Table"/>
              <w:rPr>
                <w:ins w:id="18037" w:author="Irová Zuzana" w:date="2025-04-14T11:25:00Z" w16du:dateUtc="2025-04-14T09:25:00Z"/>
              </w:rPr>
              <w:pPrChange w:id="1803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039" w:author="Irová Zuzana" w:date="2025-04-14T11:28:00Z" w16du:dateUtc="2025-04-14T09:28:00Z">
              <w:r>
                <w:t>cardholder-surname</w:t>
              </w:r>
            </w:ins>
          </w:p>
        </w:tc>
        <w:tc>
          <w:tcPr>
            <w:tcW w:w="629" w:type="pct"/>
            <w:tcPrChange w:id="18040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02877661" w14:textId="77777777" w:rsidR="00651A69" w:rsidRDefault="00651A69" w:rsidP="0026232B">
            <w:pPr>
              <w:pStyle w:val="Table"/>
              <w:rPr>
                <w:ins w:id="18041" w:author="Irová Zuzana" w:date="2025-04-14T11:25:00Z" w16du:dateUtc="2025-04-14T09:25:00Z"/>
              </w:rPr>
              <w:pPrChange w:id="1804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543" w:type="pct"/>
            <w:tcPrChange w:id="18043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21D508CF" w14:textId="77777777" w:rsidR="00651A69" w:rsidRDefault="00651A69" w:rsidP="0026232B">
            <w:pPr>
              <w:pStyle w:val="Table"/>
              <w:rPr>
                <w:ins w:id="18044" w:author="Irová Zuzana" w:date="2025-04-14T11:25:00Z" w16du:dateUtc="2025-04-14T09:25:00Z"/>
              </w:rPr>
              <w:pPrChange w:id="1804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8046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04BFAF11" w14:textId="77777777" w:rsidR="00651A69" w:rsidRPr="0075695F" w:rsidRDefault="00651A69" w:rsidP="0026232B">
            <w:pPr>
              <w:pStyle w:val="Table"/>
              <w:rPr>
                <w:ins w:id="18047" w:author="Irová Zuzana" w:date="2025-04-14T11:25:00Z" w16du:dateUtc="2025-04-14T09:25:00Z"/>
              </w:rPr>
              <w:pPrChange w:id="1804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88" w:type="pct"/>
            <w:tcPrChange w:id="18049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48ABDCB1" w14:textId="576650CC" w:rsidR="00651A69" w:rsidRPr="00C73D9A" w:rsidRDefault="00651A69" w:rsidP="0026232B">
            <w:pPr>
              <w:pStyle w:val="Table"/>
              <w:rPr>
                <w:ins w:id="18050" w:author="Irová Zuzana" w:date="2025-04-14T11:25:00Z" w16du:dateUtc="2025-04-14T09:25:00Z"/>
                <w:lang w:val="en-US"/>
              </w:rPr>
              <w:pPrChange w:id="1805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052" w:author="Irová Zuzana" w:date="2025-04-14T11:31:00Z" w16du:dateUtc="2025-04-14T09:31:00Z">
              <w:r>
                <w:t>Cardholder</w:t>
              </w:r>
            </w:ins>
            <w:ins w:id="18053" w:author="Irová Zuzana" w:date="2025-04-14T11:30:00Z" w16du:dateUtc="2025-04-14T09:30:00Z">
              <w:r>
                <w:t xml:space="preserve"> surname</w:t>
              </w:r>
            </w:ins>
          </w:p>
        </w:tc>
        <w:tc>
          <w:tcPr>
            <w:tcW w:w="855" w:type="pct"/>
            <w:tcPrChange w:id="18054" w:author="Irová Zuzana" w:date="2025-04-14T11:33:00Z" w16du:dateUtc="2025-04-14T09:33:00Z">
              <w:tcPr>
                <w:tcW w:w="1" w:type="pct"/>
              </w:tcPr>
            </w:tcPrChange>
          </w:tcPr>
          <w:p w14:paraId="6FB05A2D" w14:textId="77777777" w:rsidR="00651A69" w:rsidRDefault="00651A69" w:rsidP="0026232B">
            <w:pPr>
              <w:pStyle w:val="Table"/>
              <w:rPr>
                <w:ins w:id="18055" w:author="Irová Zuzana" w:date="2025-04-14T11:33:00Z" w16du:dateUtc="2025-04-14T09:33:00Z"/>
              </w:rPr>
              <w:pPrChange w:id="1805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651A69" w:rsidRPr="0075695F" w14:paraId="2ECA610E" w14:textId="554BD38B" w:rsidTr="00651A69">
        <w:trPr>
          <w:ins w:id="18057" w:author="Irová Zuzana" w:date="2025-04-14T11:25:00Z"/>
        </w:trPr>
        <w:tc>
          <w:tcPr>
            <w:tcW w:w="1049" w:type="pct"/>
            <w:tcPrChange w:id="18058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334AF4C4" w14:textId="40870A40" w:rsidR="00651A69" w:rsidRDefault="00651A69" w:rsidP="0026232B">
            <w:pPr>
              <w:pStyle w:val="Table"/>
              <w:rPr>
                <w:ins w:id="18059" w:author="Irová Zuzana" w:date="2025-04-14T11:25:00Z" w16du:dateUtc="2025-04-14T09:25:00Z"/>
              </w:rPr>
              <w:pPrChange w:id="1806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061" w:author="Irová Zuzana" w:date="2025-04-14T11:28:00Z" w16du:dateUtc="2025-04-14T09:28:00Z">
              <w:r>
                <w:t>cardholder-address</w:t>
              </w:r>
            </w:ins>
          </w:p>
        </w:tc>
        <w:tc>
          <w:tcPr>
            <w:tcW w:w="629" w:type="pct"/>
            <w:tcPrChange w:id="18062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5D9CC284" w14:textId="77777777" w:rsidR="00651A69" w:rsidRDefault="00651A69" w:rsidP="0026232B">
            <w:pPr>
              <w:pStyle w:val="Table"/>
              <w:rPr>
                <w:ins w:id="18063" w:author="Irová Zuzana" w:date="2025-04-14T11:25:00Z" w16du:dateUtc="2025-04-14T09:25:00Z"/>
              </w:rPr>
              <w:pPrChange w:id="1806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543" w:type="pct"/>
            <w:tcPrChange w:id="18065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61DF2E73" w14:textId="77777777" w:rsidR="00651A69" w:rsidRDefault="00651A69" w:rsidP="0026232B">
            <w:pPr>
              <w:pStyle w:val="Table"/>
              <w:rPr>
                <w:ins w:id="18066" w:author="Irová Zuzana" w:date="2025-04-14T11:25:00Z" w16du:dateUtc="2025-04-14T09:25:00Z"/>
              </w:rPr>
              <w:pPrChange w:id="1806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8068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4A05CC37" w14:textId="77777777" w:rsidR="00651A69" w:rsidRPr="0075695F" w:rsidRDefault="00651A69" w:rsidP="0026232B">
            <w:pPr>
              <w:pStyle w:val="Table"/>
              <w:rPr>
                <w:ins w:id="18069" w:author="Irová Zuzana" w:date="2025-04-14T11:25:00Z" w16du:dateUtc="2025-04-14T09:25:00Z"/>
              </w:rPr>
              <w:pPrChange w:id="1807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88" w:type="pct"/>
            <w:tcPrChange w:id="18071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5B783D09" w14:textId="752A7982" w:rsidR="00651A69" w:rsidRPr="00C73D9A" w:rsidRDefault="00651A69" w:rsidP="0026232B">
            <w:pPr>
              <w:pStyle w:val="Table"/>
              <w:rPr>
                <w:ins w:id="18072" w:author="Irová Zuzana" w:date="2025-04-14T11:25:00Z" w16du:dateUtc="2025-04-14T09:25:00Z"/>
                <w:lang w:val="en-US"/>
              </w:rPr>
              <w:pPrChange w:id="1807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074" w:author="Irová Zuzana" w:date="2025-04-14T11:31:00Z" w16du:dateUtc="2025-04-14T09:31:00Z">
              <w:r>
                <w:t>Cardholder</w:t>
              </w:r>
            </w:ins>
            <w:ins w:id="18075" w:author="Irová Zuzana" w:date="2025-04-14T11:30:00Z" w16du:dateUtc="2025-04-14T09:30:00Z">
              <w:r>
                <w:t xml:space="preserve"> address</w:t>
              </w:r>
            </w:ins>
            <w:ins w:id="18076" w:author="Irová Zuzana" w:date="2025-04-14T11:31:00Z" w16du:dateUtc="2025-04-14T09:31:00Z">
              <w:r>
                <w:t xml:space="preserve"> - </w:t>
              </w:r>
            </w:ins>
            <w:ins w:id="18077" w:author="Irová Zuzana" w:date="2025-04-14T11:32:00Z" w16du:dateUtc="2025-04-14T09:32:00Z">
              <w:r>
                <w:t>street</w:t>
              </w:r>
            </w:ins>
          </w:p>
        </w:tc>
        <w:tc>
          <w:tcPr>
            <w:tcW w:w="855" w:type="pct"/>
            <w:tcPrChange w:id="18078" w:author="Irová Zuzana" w:date="2025-04-14T11:33:00Z" w16du:dateUtc="2025-04-14T09:33:00Z">
              <w:tcPr>
                <w:tcW w:w="1" w:type="pct"/>
              </w:tcPr>
            </w:tcPrChange>
          </w:tcPr>
          <w:p w14:paraId="58FF4DB1" w14:textId="77777777" w:rsidR="00651A69" w:rsidRDefault="00651A69" w:rsidP="0026232B">
            <w:pPr>
              <w:pStyle w:val="Table"/>
              <w:rPr>
                <w:ins w:id="18079" w:author="Irová Zuzana" w:date="2025-04-14T11:33:00Z" w16du:dateUtc="2025-04-14T09:33:00Z"/>
              </w:rPr>
              <w:pPrChange w:id="1808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651A69" w:rsidRPr="0075695F" w14:paraId="26A52E41" w14:textId="1B4F219A" w:rsidTr="00651A69">
        <w:trPr>
          <w:ins w:id="18081" w:author="Irová Zuzana" w:date="2025-04-14T11:28:00Z"/>
        </w:trPr>
        <w:tc>
          <w:tcPr>
            <w:tcW w:w="1049" w:type="pct"/>
            <w:tcPrChange w:id="18082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6CD2591B" w14:textId="68BDFE65" w:rsidR="00651A69" w:rsidRDefault="00651A69" w:rsidP="0026232B">
            <w:pPr>
              <w:pStyle w:val="Table"/>
              <w:rPr>
                <w:ins w:id="18083" w:author="Irová Zuzana" w:date="2025-04-14T11:28:00Z" w16du:dateUtc="2025-04-14T09:28:00Z"/>
              </w:rPr>
              <w:pPrChange w:id="1808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085" w:author="Irová Zuzana" w:date="2025-04-14T11:28:00Z" w16du:dateUtc="2025-04-14T09:28:00Z">
              <w:r>
                <w:t>cardholder-city</w:t>
              </w:r>
            </w:ins>
          </w:p>
        </w:tc>
        <w:tc>
          <w:tcPr>
            <w:tcW w:w="629" w:type="pct"/>
            <w:tcPrChange w:id="18086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5CB13FE4" w14:textId="77777777" w:rsidR="00651A69" w:rsidRDefault="00651A69" w:rsidP="0026232B">
            <w:pPr>
              <w:pStyle w:val="Table"/>
              <w:rPr>
                <w:ins w:id="18087" w:author="Irová Zuzana" w:date="2025-04-14T11:28:00Z" w16du:dateUtc="2025-04-14T09:28:00Z"/>
              </w:rPr>
              <w:pPrChange w:id="1808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543" w:type="pct"/>
            <w:tcPrChange w:id="18089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16ECFB00" w14:textId="77777777" w:rsidR="00651A69" w:rsidRDefault="00651A69" w:rsidP="0026232B">
            <w:pPr>
              <w:pStyle w:val="Table"/>
              <w:rPr>
                <w:ins w:id="18090" w:author="Irová Zuzana" w:date="2025-04-14T11:28:00Z" w16du:dateUtc="2025-04-14T09:28:00Z"/>
              </w:rPr>
              <w:pPrChange w:id="1809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8092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1C65FB6E" w14:textId="77777777" w:rsidR="00651A69" w:rsidRPr="0075695F" w:rsidRDefault="00651A69" w:rsidP="0026232B">
            <w:pPr>
              <w:pStyle w:val="Table"/>
              <w:rPr>
                <w:ins w:id="18093" w:author="Irová Zuzana" w:date="2025-04-14T11:28:00Z" w16du:dateUtc="2025-04-14T09:28:00Z"/>
              </w:rPr>
              <w:pPrChange w:id="1809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88" w:type="pct"/>
            <w:tcPrChange w:id="18095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0F6B68EE" w14:textId="5F4CF80C" w:rsidR="00651A69" w:rsidRPr="00C73D9A" w:rsidRDefault="00651A69" w:rsidP="0026232B">
            <w:pPr>
              <w:pStyle w:val="Table"/>
              <w:rPr>
                <w:ins w:id="18096" w:author="Irová Zuzana" w:date="2025-04-14T11:28:00Z" w16du:dateUtc="2025-04-14T09:28:00Z"/>
                <w:lang w:val="en-US"/>
              </w:rPr>
              <w:pPrChange w:id="1809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098" w:author="Irová Zuzana" w:date="2025-04-14T11:31:00Z" w16du:dateUtc="2025-04-14T09:31:00Z">
              <w:r>
                <w:t>Cardholder</w:t>
              </w:r>
            </w:ins>
            <w:ins w:id="18099" w:author="Irová Zuzana" w:date="2025-04-14T11:30:00Z" w16du:dateUtc="2025-04-14T09:30:00Z">
              <w:r>
                <w:t xml:space="preserve"> city</w:t>
              </w:r>
            </w:ins>
          </w:p>
        </w:tc>
        <w:tc>
          <w:tcPr>
            <w:tcW w:w="855" w:type="pct"/>
            <w:tcPrChange w:id="18100" w:author="Irová Zuzana" w:date="2025-04-14T11:33:00Z" w16du:dateUtc="2025-04-14T09:33:00Z">
              <w:tcPr>
                <w:tcW w:w="1" w:type="pct"/>
              </w:tcPr>
            </w:tcPrChange>
          </w:tcPr>
          <w:p w14:paraId="45C8C445" w14:textId="77777777" w:rsidR="00651A69" w:rsidRDefault="00651A69" w:rsidP="0026232B">
            <w:pPr>
              <w:pStyle w:val="Table"/>
              <w:rPr>
                <w:ins w:id="18101" w:author="Irová Zuzana" w:date="2025-04-14T11:33:00Z" w16du:dateUtc="2025-04-14T09:33:00Z"/>
              </w:rPr>
              <w:pPrChange w:id="1810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651A69" w:rsidRPr="0075695F" w14:paraId="6AA2ABF0" w14:textId="7AF8D14D" w:rsidTr="00651A69">
        <w:trPr>
          <w:ins w:id="18103" w:author="Irová Zuzana" w:date="2025-04-14T11:28:00Z"/>
        </w:trPr>
        <w:tc>
          <w:tcPr>
            <w:tcW w:w="1049" w:type="pct"/>
            <w:tcPrChange w:id="18104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52FBC746" w14:textId="613E3302" w:rsidR="00651A69" w:rsidRDefault="00651A69" w:rsidP="0026232B">
            <w:pPr>
              <w:pStyle w:val="Table"/>
              <w:rPr>
                <w:ins w:id="18105" w:author="Irová Zuzana" w:date="2025-04-14T11:28:00Z" w16du:dateUtc="2025-04-14T09:28:00Z"/>
              </w:rPr>
              <w:pPrChange w:id="1810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107" w:author="Irová Zuzana" w:date="2025-04-14T11:28:00Z" w16du:dateUtc="2025-04-14T09:28:00Z">
              <w:r>
                <w:t>cardholder-zip-code</w:t>
              </w:r>
            </w:ins>
          </w:p>
        </w:tc>
        <w:tc>
          <w:tcPr>
            <w:tcW w:w="629" w:type="pct"/>
            <w:tcPrChange w:id="18108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20189D67" w14:textId="77777777" w:rsidR="00651A69" w:rsidRDefault="00651A69" w:rsidP="0026232B">
            <w:pPr>
              <w:pStyle w:val="Table"/>
              <w:rPr>
                <w:ins w:id="18109" w:author="Irová Zuzana" w:date="2025-04-14T11:28:00Z" w16du:dateUtc="2025-04-14T09:28:00Z"/>
              </w:rPr>
              <w:pPrChange w:id="1811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543" w:type="pct"/>
            <w:tcPrChange w:id="18111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6B5B369B" w14:textId="77777777" w:rsidR="00651A69" w:rsidRDefault="00651A69" w:rsidP="0026232B">
            <w:pPr>
              <w:pStyle w:val="Table"/>
              <w:rPr>
                <w:ins w:id="18112" w:author="Irová Zuzana" w:date="2025-04-14T11:28:00Z" w16du:dateUtc="2025-04-14T09:28:00Z"/>
              </w:rPr>
              <w:pPrChange w:id="1811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8114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254ACF5F" w14:textId="77777777" w:rsidR="00651A69" w:rsidRPr="0075695F" w:rsidRDefault="00651A69" w:rsidP="0026232B">
            <w:pPr>
              <w:pStyle w:val="Table"/>
              <w:rPr>
                <w:ins w:id="18115" w:author="Irová Zuzana" w:date="2025-04-14T11:28:00Z" w16du:dateUtc="2025-04-14T09:28:00Z"/>
              </w:rPr>
              <w:pPrChange w:id="1811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88" w:type="pct"/>
            <w:tcPrChange w:id="18117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42023B1D" w14:textId="4D4FFCDE" w:rsidR="00651A69" w:rsidRPr="00C73D9A" w:rsidRDefault="00651A69" w:rsidP="0026232B">
            <w:pPr>
              <w:pStyle w:val="Table"/>
              <w:rPr>
                <w:ins w:id="18118" w:author="Irová Zuzana" w:date="2025-04-14T11:28:00Z" w16du:dateUtc="2025-04-14T09:28:00Z"/>
                <w:lang w:val="en-US"/>
              </w:rPr>
              <w:pPrChange w:id="1811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120" w:author="Irová Zuzana" w:date="2025-04-14T11:31:00Z" w16du:dateUtc="2025-04-14T09:31:00Z">
              <w:r>
                <w:t>Cardholder</w:t>
              </w:r>
            </w:ins>
            <w:ins w:id="18121" w:author="Irová Zuzana" w:date="2025-04-14T11:30:00Z" w16du:dateUtc="2025-04-14T09:30:00Z">
              <w:r>
                <w:t xml:space="preserve"> zip code</w:t>
              </w:r>
            </w:ins>
          </w:p>
        </w:tc>
        <w:tc>
          <w:tcPr>
            <w:tcW w:w="855" w:type="pct"/>
            <w:tcPrChange w:id="18122" w:author="Irová Zuzana" w:date="2025-04-14T11:33:00Z" w16du:dateUtc="2025-04-14T09:33:00Z">
              <w:tcPr>
                <w:tcW w:w="1" w:type="pct"/>
              </w:tcPr>
            </w:tcPrChange>
          </w:tcPr>
          <w:p w14:paraId="36827022" w14:textId="77777777" w:rsidR="00651A69" w:rsidRDefault="00651A69" w:rsidP="0026232B">
            <w:pPr>
              <w:pStyle w:val="Table"/>
              <w:rPr>
                <w:ins w:id="18123" w:author="Irová Zuzana" w:date="2025-04-14T11:33:00Z" w16du:dateUtc="2025-04-14T09:33:00Z"/>
              </w:rPr>
              <w:pPrChange w:id="1812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651A69" w:rsidRPr="0075695F" w14:paraId="73E08373" w14:textId="622CAE4F" w:rsidTr="00651A69">
        <w:trPr>
          <w:ins w:id="18125" w:author="Irová Zuzana" w:date="2025-04-14T11:28:00Z"/>
        </w:trPr>
        <w:tc>
          <w:tcPr>
            <w:tcW w:w="1049" w:type="pct"/>
            <w:tcPrChange w:id="18126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2E5825B9" w14:textId="00F6677E" w:rsidR="00651A69" w:rsidRDefault="00651A69" w:rsidP="0026232B">
            <w:pPr>
              <w:pStyle w:val="Table"/>
              <w:rPr>
                <w:ins w:id="18127" w:author="Irová Zuzana" w:date="2025-04-14T11:28:00Z" w16du:dateUtc="2025-04-14T09:28:00Z"/>
              </w:rPr>
              <w:pPrChange w:id="1812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129" w:author="Irová Zuzana" w:date="2025-04-14T11:28:00Z" w16du:dateUtc="2025-04-14T09:28:00Z">
              <w:r>
                <w:t>cardholder-email</w:t>
              </w:r>
            </w:ins>
          </w:p>
        </w:tc>
        <w:tc>
          <w:tcPr>
            <w:tcW w:w="629" w:type="pct"/>
            <w:tcPrChange w:id="18130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06ABEA0D" w14:textId="77777777" w:rsidR="00651A69" w:rsidRDefault="00651A69" w:rsidP="0026232B">
            <w:pPr>
              <w:pStyle w:val="Table"/>
              <w:rPr>
                <w:ins w:id="18131" w:author="Irová Zuzana" w:date="2025-04-14T11:28:00Z" w16du:dateUtc="2025-04-14T09:28:00Z"/>
              </w:rPr>
              <w:pPrChange w:id="1813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543" w:type="pct"/>
            <w:tcPrChange w:id="18133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0C3E9EE9" w14:textId="77777777" w:rsidR="00651A69" w:rsidRDefault="00651A69" w:rsidP="0026232B">
            <w:pPr>
              <w:pStyle w:val="Table"/>
              <w:rPr>
                <w:ins w:id="18134" w:author="Irová Zuzana" w:date="2025-04-14T11:28:00Z" w16du:dateUtc="2025-04-14T09:28:00Z"/>
              </w:rPr>
              <w:pPrChange w:id="1813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8136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59630E3C" w14:textId="77777777" w:rsidR="00651A69" w:rsidRPr="0075695F" w:rsidRDefault="00651A69" w:rsidP="0026232B">
            <w:pPr>
              <w:pStyle w:val="Table"/>
              <w:rPr>
                <w:ins w:id="18137" w:author="Irová Zuzana" w:date="2025-04-14T11:28:00Z" w16du:dateUtc="2025-04-14T09:28:00Z"/>
              </w:rPr>
              <w:pPrChange w:id="1813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88" w:type="pct"/>
            <w:tcPrChange w:id="18139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4825F979" w14:textId="25BD5894" w:rsidR="00651A69" w:rsidRPr="00C73D9A" w:rsidRDefault="00651A69" w:rsidP="0026232B">
            <w:pPr>
              <w:pStyle w:val="Table"/>
              <w:rPr>
                <w:ins w:id="18140" w:author="Irová Zuzana" w:date="2025-04-14T11:28:00Z" w16du:dateUtc="2025-04-14T09:28:00Z"/>
                <w:lang w:val="en-US"/>
              </w:rPr>
              <w:pPrChange w:id="1814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142" w:author="Irová Zuzana" w:date="2025-04-14T11:31:00Z" w16du:dateUtc="2025-04-14T09:31:00Z">
              <w:r>
                <w:t>Cardholder</w:t>
              </w:r>
            </w:ins>
            <w:ins w:id="18143" w:author="Irová Zuzana" w:date="2025-04-14T11:30:00Z" w16du:dateUtc="2025-04-14T09:30:00Z">
              <w:r>
                <w:t xml:space="preserve"> email</w:t>
              </w:r>
            </w:ins>
          </w:p>
        </w:tc>
        <w:tc>
          <w:tcPr>
            <w:tcW w:w="855" w:type="pct"/>
            <w:tcPrChange w:id="18144" w:author="Irová Zuzana" w:date="2025-04-14T11:33:00Z" w16du:dateUtc="2025-04-14T09:33:00Z">
              <w:tcPr>
                <w:tcW w:w="1" w:type="pct"/>
              </w:tcPr>
            </w:tcPrChange>
          </w:tcPr>
          <w:p w14:paraId="6727F0F4" w14:textId="77777777" w:rsidR="00651A69" w:rsidRDefault="00651A69" w:rsidP="0026232B">
            <w:pPr>
              <w:pStyle w:val="Table"/>
              <w:rPr>
                <w:ins w:id="18145" w:author="Irová Zuzana" w:date="2025-04-14T11:33:00Z" w16du:dateUtc="2025-04-14T09:33:00Z"/>
              </w:rPr>
              <w:pPrChange w:id="1814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651A69" w:rsidRPr="0075695F" w14:paraId="2D112855" w14:textId="4C3E187B" w:rsidTr="00651A69">
        <w:trPr>
          <w:ins w:id="18147" w:author="Irová Zuzana" w:date="2025-04-14T11:28:00Z"/>
        </w:trPr>
        <w:tc>
          <w:tcPr>
            <w:tcW w:w="1049" w:type="pct"/>
            <w:tcPrChange w:id="18148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63E18164" w14:textId="2C4A7D02" w:rsidR="00651A69" w:rsidRDefault="00651A69" w:rsidP="0026232B">
            <w:pPr>
              <w:pStyle w:val="Table"/>
              <w:rPr>
                <w:ins w:id="18149" w:author="Irová Zuzana" w:date="2025-04-14T11:28:00Z" w16du:dateUtc="2025-04-14T09:28:00Z"/>
              </w:rPr>
              <w:pPrChange w:id="1815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151" w:author="Irová Zuzana" w:date="2025-04-14T11:28:00Z" w16du:dateUtc="2025-04-14T09:28:00Z">
              <w:r>
                <w:t>cardholder-phone</w:t>
              </w:r>
            </w:ins>
          </w:p>
        </w:tc>
        <w:tc>
          <w:tcPr>
            <w:tcW w:w="629" w:type="pct"/>
            <w:tcPrChange w:id="18152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5D2DCEE4" w14:textId="77777777" w:rsidR="00651A69" w:rsidRDefault="00651A69" w:rsidP="0026232B">
            <w:pPr>
              <w:pStyle w:val="Table"/>
              <w:rPr>
                <w:ins w:id="18153" w:author="Irová Zuzana" w:date="2025-04-14T11:28:00Z" w16du:dateUtc="2025-04-14T09:28:00Z"/>
              </w:rPr>
              <w:pPrChange w:id="1815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543" w:type="pct"/>
            <w:tcPrChange w:id="18155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4166DA71" w14:textId="77777777" w:rsidR="00651A69" w:rsidRDefault="00651A69" w:rsidP="0026232B">
            <w:pPr>
              <w:pStyle w:val="Table"/>
              <w:rPr>
                <w:ins w:id="18156" w:author="Irová Zuzana" w:date="2025-04-14T11:28:00Z" w16du:dateUtc="2025-04-14T09:28:00Z"/>
              </w:rPr>
              <w:pPrChange w:id="1815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8158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21D7042F" w14:textId="77777777" w:rsidR="00651A69" w:rsidRPr="0075695F" w:rsidRDefault="00651A69" w:rsidP="0026232B">
            <w:pPr>
              <w:pStyle w:val="Table"/>
              <w:rPr>
                <w:ins w:id="18159" w:author="Irová Zuzana" w:date="2025-04-14T11:28:00Z" w16du:dateUtc="2025-04-14T09:28:00Z"/>
              </w:rPr>
              <w:pPrChange w:id="1816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88" w:type="pct"/>
            <w:tcPrChange w:id="18161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50C83E76" w14:textId="225505ED" w:rsidR="00651A69" w:rsidRPr="00C73D9A" w:rsidRDefault="00651A69" w:rsidP="0026232B">
            <w:pPr>
              <w:pStyle w:val="Table"/>
              <w:rPr>
                <w:ins w:id="18162" w:author="Irová Zuzana" w:date="2025-04-14T11:28:00Z" w16du:dateUtc="2025-04-14T09:28:00Z"/>
                <w:lang w:val="en-US"/>
              </w:rPr>
              <w:pPrChange w:id="1816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164" w:author="Irová Zuzana" w:date="2025-04-14T11:31:00Z" w16du:dateUtc="2025-04-14T09:31:00Z">
              <w:r>
                <w:t>Cardholder</w:t>
              </w:r>
            </w:ins>
            <w:ins w:id="18165" w:author="Irová Zuzana" w:date="2025-04-14T11:30:00Z" w16du:dateUtc="2025-04-14T09:30:00Z">
              <w:r>
                <w:t xml:space="preserve"> phone</w:t>
              </w:r>
            </w:ins>
          </w:p>
        </w:tc>
        <w:tc>
          <w:tcPr>
            <w:tcW w:w="855" w:type="pct"/>
            <w:tcPrChange w:id="18166" w:author="Irová Zuzana" w:date="2025-04-14T11:33:00Z" w16du:dateUtc="2025-04-14T09:33:00Z">
              <w:tcPr>
                <w:tcW w:w="1" w:type="pct"/>
              </w:tcPr>
            </w:tcPrChange>
          </w:tcPr>
          <w:p w14:paraId="053E12A9" w14:textId="77777777" w:rsidR="00651A69" w:rsidRDefault="00651A69" w:rsidP="0026232B">
            <w:pPr>
              <w:pStyle w:val="Table"/>
              <w:rPr>
                <w:ins w:id="18167" w:author="Irová Zuzana" w:date="2025-04-14T11:33:00Z" w16du:dateUtc="2025-04-14T09:33:00Z"/>
              </w:rPr>
              <w:pPrChange w:id="1816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651A69" w:rsidRPr="0075695F" w14:paraId="7F552605" w14:textId="3561BF4A" w:rsidTr="00651A69">
        <w:trPr>
          <w:ins w:id="18169" w:author="Irová Zuzana" w:date="2025-04-14T11:28:00Z"/>
        </w:trPr>
        <w:tc>
          <w:tcPr>
            <w:tcW w:w="1049" w:type="pct"/>
            <w:tcPrChange w:id="18170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76023F85" w14:textId="07856846" w:rsidR="00651A69" w:rsidRDefault="00651A69" w:rsidP="0026232B">
            <w:pPr>
              <w:pStyle w:val="Table"/>
              <w:rPr>
                <w:ins w:id="18171" w:author="Irová Zuzana" w:date="2025-04-14T11:28:00Z" w16du:dateUtc="2025-04-14T09:28:00Z"/>
              </w:rPr>
              <w:pPrChange w:id="1817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173" w:author="Irová Zuzana" w:date="2025-04-14T11:28:00Z" w16du:dateUtc="2025-04-14T09:28:00Z">
              <w:r>
                <w:t>cardholder-</w:t>
              </w:r>
            </w:ins>
            <w:ins w:id="18174" w:author="Irová Zuzana" w:date="2025-04-14T11:29:00Z" w16du:dateUtc="2025-04-14T09:29:00Z">
              <w:r>
                <w:t>country</w:t>
              </w:r>
            </w:ins>
          </w:p>
        </w:tc>
        <w:tc>
          <w:tcPr>
            <w:tcW w:w="629" w:type="pct"/>
            <w:tcPrChange w:id="18175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4F4BB80B" w14:textId="77777777" w:rsidR="00651A69" w:rsidRDefault="00651A69" w:rsidP="0026232B">
            <w:pPr>
              <w:pStyle w:val="Table"/>
              <w:rPr>
                <w:ins w:id="18176" w:author="Irová Zuzana" w:date="2025-04-14T11:28:00Z" w16du:dateUtc="2025-04-14T09:28:00Z"/>
              </w:rPr>
              <w:pPrChange w:id="1817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543" w:type="pct"/>
            <w:tcPrChange w:id="18178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26E05909" w14:textId="77777777" w:rsidR="00651A69" w:rsidRDefault="00651A69" w:rsidP="0026232B">
            <w:pPr>
              <w:pStyle w:val="Table"/>
              <w:rPr>
                <w:ins w:id="18179" w:author="Irová Zuzana" w:date="2025-04-14T11:28:00Z" w16du:dateUtc="2025-04-14T09:28:00Z"/>
              </w:rPr>
              <w:pPrChange w:id="1818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8181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07C47C59" w14:textId="77777777" w:rsidR="00651A69" w:rsidRPr="0075695F" w:rsidRDefault="00651A69" w:rsidP="0026232B">
            <w:pPr>
              <w:pStyle w:val="Table"/>
              <w:rPr>
                <w:ins w:id="18182" w:author="Irová Zuzana" w:date="2025-04-14T11:28:00Z" w16du:dateUtc="2025-04-14T09:28:00Z"/>
              </w:rPr>
              <w:pPrChange w:id="1818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88" w:type="pct"/>
            <w:tcPrChange w:id="18184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17E32027" w14:textId="384DB279" w:rsidR="00651A69" w:rsidRPr="00C73D9A" w:rsidRDefault="00651A69" w:rsidP="0026232B">
            <w:pPr>
              <w:pStyle w:val="Table"/>
              <w:rPr>
                <w:ins w:id="18185" w:author="Irová Zuzana" w:date="2025-04-14T11:28:00Z" w16du:dateUtc="2025-04-14T09:28:00Z"/>
                <w:lang w:val="en-US"/>
              </w:rPr>
              <w:pPrChange w:id="1818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187" w:author="Irová Zuzana" w:date="2025-04-14T11:31:00Z" w16du:dateUtc="2025-04-14T09:31:00Z">
              <w:r>
                <w:t>Cardholder</w:t>
              </w:r>
            </w:ins>
            <w:ins w:id="18188" w:author="Irová Zuzana" w:date="2025-04-14T11:30:00Z" w16du:dateUtc="2025-04-14T09:30:00Z">
              <w:r>
                <w:t xml:space="preserve"> country</w:t>
              </w:r>
            </w:ins>
          </w:p>
        </w:tc>
        <w:tc>
          <w:tcPr>
            <w:tcW w:w="855" w:type="pct"/>
            <w:tcPrChange w:id="18189" w:author="Irová Zuzana" w:date="2025-04-14T11:33:00Z" w16du:dateUtc="2025-04-14T09:33:00Z">
              <w:tcPr>
                <w:tcW w:w="1" w:type="pct"/>
              </w:tcPr>
            </w:tcPrChange>
          </w:tcPr>
          <w:p w14:paraId="01F43D8C" w14:textId="77777777" w:rsidR="00651A69" w:rsidRDefault="00651A69" w:rsidP="0026232B">
            <w:pPr>
              <w:pStyle w:val="Table"/>
              <w:rPr>
                <w:ins w:id="18190" w:author="Irová Zuzana" w:date="2025-04-14T11:33:00Z" w16du:dateUtc="2025-04-14T09:33:00Z"/>
              </w:rPr>
              <w:pPrChange w:id="1819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651A69" w:rsidRPr="0075695F" w14:paraId="2F0AC919" w14:textId="1E99C133" w:rsidTr="00651A69">
        <w:trPr>
          <w:ins w:id="18192" w:author="Irová Zuzana" w:date="2025-04-14T11:28:00Z"/>
        </w:trPr>
        <w:tc>
          <w:tcPr>
            <w:tcW w:w="1049" w:type="pct"/>
            <w:tcPrChange w:id="18193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12A53815" w14:textId="78E5A4D5" w:rsidR="00651A69" w:rsidRDefault="00651A69" w:rsidP="0026232B">
            <w:pPr>
              <w:pStyle w:val="Table"/>
              <w:rPr>
                <w:ins w:id="18194" w:author="Irová Zuzana" w:date="2025-04-14T11:28:00Z" w16du:dateUtc="2025-04-14T09:28:00Z"/>
              </w:rPr>
              <w:pPrChange w:id="1819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196" w:author="Irová Zuzana" w:date="2025-04-14T11:29:00Z" w16du:dateUtc="2025-04-14T09:29:00Z">
              <w:r>
                <w:t>card-details</w:t>
              </w:r>
            </w:ins>
          </w:p>
        </w:tc>
        <w:tc>
          <w:tcPr>
            <w:tcW w:w="629" w:type="pct"/>
            <w:tcPrChange w:id="18197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6765360C" w14:textId="77777777" w:rsidR="00651A69" w:rsidRDefault="00651A69" w:rsidP="0026232B">
            <w:pPr>
              <w:pStyle w:val="Table"/>
              <w:rPr>
                <w:ins w:id="18198" w:author="Irová Zuzana" w:date="2025-04-14T11:28:00Z" w16du:dateUtc="2025-04-14T09:28:00Z"/>
              </w:rPr>
              <w:pPrChange w:id="1819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543" w:type="pct"/>
            <w:tcPrChange w:id="18200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30D761F2" w14:textId="77777777" w:rsidR="00651A69" w:rsidRDefault="00651A69" w:rsidP="0026232B">
            <w:pPr>
              <w:pStyle w:val="Table"/>
              <w:rPr>
                <w:ins w:id="18201" w:author="Irová Zuzana" w:date="2025-04-14T11:28:00Z" w16du:dateUtc="2025-04-14T09:28:00Z"/>
              </w:rPr>
              <w:pPrChange w:id="1820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8203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51D556DB" w14:textId="77777777" w:rsidR="00651A69" w:rsidRPr="0075695F" w:rsidRDefault="00651A69" w:rsidP="0026232B">
            <w:pPr>
              <w:pStyle w:val="Table"/>
              <w:rPr>
                <w:ins w:id="18204" w:author="Irová Zuzana" w:date="2025-04-14T11:28:00Z" w16du:dateUtc="2025-04-14T09:28:00Z"/>
              </w:rPr>
              <w:pPrChange w:id="1820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88" w:type="pct"/>
            <w:tcPrChange w:id="18206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0071F684" w14:textId="0473344C" w:rsidR="00651A69" w:rsidRPr="00C73D9A" w:rsidRDefault="00651A69" w:rsidP="0026232B">
            <w:pPr>
              <w:pStyle w:val="Table"/>
              <w:rPr>
                <w:ins w:id="18207" w:author="Irová Zuzana" w:date="2025-04-14T11:28:00Z" w16du:dateUtc="2025-04-14T09:28:00Z"/>
                <w:lang w:val="en-US"/>
              </w:rPr>
              <w:pPrChange w:id="1820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209" w:author="Irová Zuzana" w:date="2025-04-14T11:32:00Z" w16du:dateUtc="2025-04-14T09:32:00Z">
              <w:r>
                <w:t>C</w:t>
              </w:r>
            </w:ins>
            <w:ins w:id="18210" w:author="Irová Zuzana" w:date="2025-04-14T11:30:00Z" w16du:dateUtc="2025-04-14T09:30:00Z">
              <w:r>
                <w:t xml:space="preserve">ard </w:t>
              </w:r>
            </w:ins>
            <w:ins w:id="18211" w:author="Irová Zuzana" w:date="2025-04-14T11:32:00Z" w16du:dateUtc="2025-04-14T09:32:00Z">
              <w:r>
                <w:t>number</w:t>
              </w:r>
            </w:ins>
          </w:p>
        </w:tc>
        <w:tc>
          <w:tcPr>
            <w:tcW w:w="855" w:type="pct"/>
            <w:tcPrChange w:id="18212" w:author="Irová Zuzana" w:date="2025-04-14T11:33:00Z" w16du:dateUtc="2025-04-14T09:33:00Z">
              <w:tcPr>
                <w:tcW w:w="1" w:type="pct"/>
              </w:tcPr>
            </w:tcPrChange>
          </w:tcPr>
          <w:p w14:paraId="0B958AD0" w14:textId="7D333CEA" w:rsidR="00651A69" w:rsidRDefault="001C23F3" w:rsidP="0026232B">
            <w:pPr>
              <w:pStyle w:val="Table"/>
              <w:rPr>
                <w:ins w:id="18213" w:author="Irová Zuzana" w:date="2025-04-14T11:33:00Z" w16du:dateUtc="2025-04-14T09:33:00Z"/>
              </w:rPr>
              <w:pPrChange w:id="1821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215" w:author="Irová Zuzana" w:date="2025-04-14T11:35:00Z" w16du:dateUtc="2025-04-14T09:35:00Z">
              <w:r>
                <w:t>Card number</w:t>
              </w:r>
            </w:ins>
          </w:p>
        </w:tc>
      </w:tr>
      <w:tr w:rsidR="00651A69" w:rsidRPr="0075695F" w14:paraId="46EA0C73" w14:textId="0F1377A1" w:rsidTr="00651A69">
        <w:trPr>
          <w:ins w:id="18216" w:author="Irová Zuzana" w:date="2025-04-14T11:22:00Z"/>
        </w:trPr>
        <w:tc>
          <w:tcPr>
            <w:tcW w:w="1049" w:type="pct"/>
            <w:tcPrChange w:id="18217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2942B997" w14:textId="5AE4EFE9" w:rsidR="00651A69" w:rsidRPr="0075695F" w:rsidRDefault="00651A69" w:rsidP="0026232B">
            <w:pPr>
              <w:pStyle w:val="Table"/>
              <w:rPr>
                <w:ins w:id="18218" w:author="Irová Zuzana" w:date="2025-04-14T11:22:00Z" w16du:dateUtc="2025-04-14T09:22:00Z"/>
              </w:rPr>
              <w:pPrChange w:id="1821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220" w:author="Irová Zuzana" w:date="2025-04-14T11:29:00Z" w16du:dateUtc="2025-04-14T09:29:00Z">
              <w:r>
                <w:t>reference-number</w:t>
              </w:r>
            </w:ins>
          </w:p>
        </w:tc>
        <w:tc>
          <w:tcPr>
            <w:tcW w:w="629" w:type="pct"/>
            <w:tcPrChange w:id="18221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7FD6B04A" w14:textId="740CA5CC" w:rsidR="00651A69" w:rsidRPr="0075695F" w:rsidRDefault="00651A69" w:rsidP="0026232B">
            <w:pPr>
              <w:pStyle w:val="Table"/>
              <w:rPr>
                <w:ins w:id="18222" w:author="Irová Zuzana" w:date="2025-04-14T11:22:00Z" w16du:dateUtc="2025-04-14T09:22:00Z"/>
              </w:rPr>
              <w:pPrChange w:id="1822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543" w:type="pct"/>
            <w:tcPrChange w:id="18224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6A36104D" w14:textId="6644AF79" w:rsidR="00651A69" w:rsidRPr="0075695F" w:rsidRDefault="00651A69" w:rsidP="0026232B">
            <w:pPr>
              <w:pStyle w:val="Table"/>
              <w:rPr>
                <w:ins w:id="18225" w:author="Irová Zuzana" w:date="2025-04-14T11:22:00Z" w16du:dateUtc="2025-04-14T09:22:00Z"/>
              </w:rPr>
              <w:pPrChange w:id="1822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8227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371C38E8" w14:textId="1D65D262" w:rsidR="00651A69" w:rsidRPr="0075695F" w:rsidRDefault="00651A69" w:rsidP="0026232B">
            <w:pPr>
              <w:pStyle w:val="Table"/>
              <w:rPr>
                <w:ins w:id="18228" w:author="Irová Zuzana" w:date="2025-04-14T11:22:00Z" w16du:dateUtc="2025-04-14T09:22:00Z"/>
              </w:rPr>
              <w:pPrChange w:id="1822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88" w:type="pct"/>
            <w:tcPrChange w:id="18230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701DEBC0" w14:textId="0BE3C682" w:rsidR="00651A69" w:rsidRPr="0075695F" w:rsidRDefault="00651A69" w:rsidP="0026232B">
            <w:pPr>
              <w:pStyle w:val="Table"/>
              <w:rPr>
                <w:ins w:id="18231" w:author="Irová Zuzana" w:date="2025-04-14T11:22:00Z" w16du:dateUtc="2025-04-14T09:22:00Z"/>
              </w:rPr>
              <w:pPrChange w:id="18232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233" w:author="Irová Zuzana" w:date="2025-04-14T11:32:00Z" w16du:dateUtc="2025-04-14T09:32:00Z">
              <w:r>
                <w:t>R</w:t>
              </w:r>
            </w:ins>
            <w:ins w:id="18234" w:author="Irová Zuzana" w:date="2025-04-14T11:30:00Z" w16du:dateUtc="2025-04-14T09:30:00Z">
              <w:r>
                <w:t>eference number</w:t>
              </w:r>
            </w:ins>
          </w:p>
        </w:tc>
        <w:tc>
          <w:tcPr>
            <w:tcW w:w="855" w:type="pct"/>
            <w:tcPrChange w:id="18235" w:author="Irová Zuzana" w:date="2025-04-14T11:33:00Z" w16du:dateUtc="2025-04-14T09:33:00Z">
              <w:tcPr>
                <w:tcW w:w="1" w:type="pct"/>
              </w:tcPr>
            </w:tcPrChange>
          </w:tcPr>
          <w:p w14:paraId="78E122E4" w14:textId="77777777" w:rsidR="00651A69" w:rsidRDefault="00651A69" w:rsidP="0026232B">
            <w:pPr>
              <w:pStyle w:val="Table"/>
              <w:rPr>
                <w:ins w:id="18236" w:author="Irová Zuzana" w:date="2025-04-14T11:33:00Z" w16du:dateUtc="2025-04-14T09:33:00Z"/>
              </w:rPr>
              <w:pPrChange w:id="1823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651A69" w:rsidRPr="0075695F" w14:paraId="43D28AF0" w14:textId="5D23D46F" w:rsidTr="00651A69">
        <w:trPr>
          <w:ins w:id="18238" w:author="Irová Zuzana" w:date="2025-04-14T11:29:00Z"/>
        </w:trPr>
        <w:tc>
          <w:tcPr>
            <w:tcW w:w="1049" w:type="pct"/>
            <w:tcPrChange w:id="18239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7501BA46" w14:textId="329B3850" w:rsidR="00651A69" w:rsidRDefault="00651A69" w:rsidP="0026232B">
            <w:pPr>
              <w:pStyle w:val="Table"/>
              <w:rPr>
                <w:ins w:id="18240" w:author="Irová Zuzana" w:date="2025-04-14T11:29:00Z" w16du:dateUtc="2025-04-14T09:29:00Z"/>
              </w:rPr>
              <w:pPrChange w:id="1824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242" w:author="Irová Zuzana" w:date="2025-04-14T11:29:00Z" w16du:dateUtc="2025-04-14T09:29:00Z">
              <w:r>
                <w:t>approval-code</w:t>
              </w:r>
            </w:ins>
          </w:p>
        </w:tc>
        <w:tc>
          <w:tcPr>
            <w:tcW w:w="629" w:type="pct"/>
            <w:tcPrChange w:id="18243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5E53F974" w14:textId="77777777" w:rsidR="00651A69" w:rsidRPr="0075695F" w:rsidRDefault="00651A69" w:rsidP="0026232B">
            <w:pPr>
              <w:pStyle w:val="Table"/>
              <w:rPr>
                <w:ins w:id="18244" w:author="Irová Zuzana" w:date="2025-04-14T11:29:00Z" w16du:dateUtc="2025-04-14T09:29:00Z"/>
              </w:rPr>
              <w:pPrChange w:id="1824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543" w:type="pct"/>
            <w:tcPrChange w:id="18246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5695B1E1" w14:textId="77777777" w:rsidR="00651A69" w:rsidRPr="0075695F" w:rsidRDefault="00651A69" w:rsidP="0026232B">
            <w:pPr>
              <w:pStyle w:val="Table"/>
              <w:rPr>
                <w:ins w:id="18247" w:author="Irová Zuzana" w:date="2025-04-14T11:29:00Z" w16du:dateUtc="2025-04-14T09:29:00Z"/>
              </w:rPr>
              <w:pPrChange w:id="18248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8249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47D5DD4E" w14:textId="77777777" w:rsidR="00651A69" w:rsidRPr="0075695F" w:rsidRDefault="00651A69" w:rsidP="0026232B">
            <w:pPr>
              <w:pStyle w:val="Table"/>
              <w:rPr>
                <w:ins w:id="18250" w:author="Irová Zuzana" w:date="2025-04-14T11:29:00Z" w16du:dateUtc="2025-04-14T09:29:00Z"/>
              </w:rPr>
              <w:pPrChange w:id="1825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88" w:type="pct"/>
            <w:tcPrChange w:id="18252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7297C7A2" w14:textId="332049B9" w:rsidR="00651A69" w:rsidRPr="0075695F" w:rsidRDefault="00651A69" w:rsidP="0026232B">
            <w:pPr>
              <w:pStyle w:val="Table"/>
              <w:rPr>
                <w:ins w:id="18253" w:author="Irová Zuzana" w:date="2025-04-14T11:29:00Z" w16du:dateUtc="2025-04-14T09:29:00Z"/>
              </w:rPr>
              <w:pPrChange w:id="1825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255" w:author="Irová Zuzana" w:date="2025-04-14T11:32:00Z" w16du:dateUtc="2025-04-14T09:32:00Z">
              <w:r>
                <w:t>A</w:t>
              </w:r>
            </w:ins>
            <w:ins w:id="18256" w:author="Irová Zuzana" w:date="2025-04-14T11:30:00Z" w16du:dateUtc="2025-04-14T09:30:00Z">
              <w:r>
                <w:t>pproval code</w:t>
              </w:r>
            </w:ins>
          </w:p>
        </w:tc>
        <w:tc>
          <w:tcPr>
            <w:tcW w:w="855" w:type="pct"/>
            <w:tcPrChange w:id="18257" w:author="Irová Zuzana" w:date="2025-04-14T11:33:00Z" w16du:dateUtc="2025-04-14T09:33:00Z">
              <w:tcPr>
                <w:tcW w:w="1" w:type="pct"/>
              </w:tcPr>
            </w:tcPrChange>
          </w:tcPr>
          <w:p w14:paraId="42998F73" w14:textId="77777777" w:rsidR="00651A69" w:rsidRDefault="00651A69" w:rsidP="0026232B">
            <w:pPr>
              <w:pStyle w:val="Table"/>
              <w:rPr>
                <w:ins w:id="18258" w:author="Irová Zuzana" w:date="2025-04-14T11:33:00Z" w16du:dateUtc="2025-04-14T09:33:00Z"/>
              </w:rPr>
              <w:pPrChange w:id="1825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651A69" w:rsidRPr="0075695F" w14:paraId="6C974487" w14:textId="4ABB75C9" w:rsidTr="00651A69">
        <w:trPr>
          <w:ins w:id="18260" w:author="Irová Zuzana" w:date="2025-04-14T11:29:00Z"/>
        </w:trPr>
        <w:tc>
          <w:tcPr>
            <w:tcW w:w="1049" w:type="pct"/>
            <w:tcPrChange w:id="18261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5738AE5A" w14:textId="431C33D0" w:rsidR="00651A69" w:rsidRDefault="00651A69" w:rsidP="0026232B">
            <w:pPr>
              <w:pStyle w:val="Table"/>
              <w:rPr>
                <w:ins w:id="18262" w:author="Irová Zuzana" w:date="2025-04-14T11:29:00Z" w16du:dateUtc="2025-04-14T09:29:00Z"/>
              </w:rPr>
              <w:pPrChange w:id="1826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264" w:author="Irová Zuzana" w:date="2025-04-14T11:29:00Z" w16du:dateUtc="2025-04-14T09:29:00Z">
              <w:r>
                <w:t>transaction-type</w:t>
              </w:r>
            </w:ins>
          </w:p>
        </w:tc>
        <w:tc>
          <w:tcPr>
            <w:tcW w:w="629" w:type="pct"/>
            <w:tcPrChange w:id="18265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34858B1D" w14:textId="77777777" w:rsidR="00651A69" w:rsidRPr="0075695F" w:rsidRDefault="00651A69" w:rsidP="0026232B">
            <w:pPr>
              <w:pStyle w:val="Table"/>
              <w:rPr>
                <w:ins w:id="18266" w:author="Irová Zuzana" w:date="2025-04-14T11:29:00Z" w16du:dateUtc="2025-04-14T09:29:00Z"/>
              </w:rPr>
              <w:pPrChange w:id="1826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543" w:type="pct"/>
            <w:tcPrChange w:id="18268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023697E7" w14:textId="77777777" w:rsidR="00651A69" w:rsidRPr="0075695F" w:rsidRDefault="00651A69" w:rsidP="0026232B">
            <w:pPr>
              <w:pStyle w:val="Table"/>
              <w:rPr>
                <w:ins w:id="18269" w:author="Irová Zuzana" w:date="2025-04-14T11:29:00Z" w16du:dateUtc="2025-04-14T09:29:00Z"/>
              </w:rPr>
              <w:pPrChange w:id="1827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8271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036E2D86" w14:textId="77777777" w:rsidR="00651A69" w:rsidRPr="0075695F" w:rsidRDefault="00651A69" w:rsidP="0026232B">
            <w:pPr>
              <w:pStyle w:val="Table"/>
              <w:rPr>
                <w:ins w:id="18272" w:author="Irová Zuzana" w:date="2025-04-14T11:29:00Z" w16du:dateUtc="2025-04-14T09:29:00Z"/>
              </w:rPr>
              <w:pPrChange w:id="1827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88" w:type="pct"/>
            <w:tcPrChange w:id="18274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34D50E6D" w14:textId="1A385230" w:rsidR="00651A69" w:rsidRPr="0075695F" w:rsidRDefault="00651A69" w:rsidP="0026232B">
            <w:pPr>
              <w:pStyle w:val="Table"/>
              <w:rPr>
                <w:ins w:id="18275" w:author="Irová Zuzana" w:date="2025-04-14T11:29:00Z" w16du:dateUtc="2025-04-14T09:29:00Z"/>
              </w:rPr>
              <w:pPrChange w:id="1827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277" w:author="Irová Zuzana" w:date="2025-04-14T11:32:00Z" w16du:dateUtc="2025-04-14T09:32:00Z">
              <w:r>
                <w:t>T</w:t>
              </w:r>
            </w:ins>
            <w:ins w:id="18278" w:author="Irová Zuzana" w:date="2025-04-14T11:30:00Z" w16du:dateUtc="2025-04-14T09:30:00Z">
              <w:r>
                <w:t>ransaction type</w:t>
              </w:r>
            </w:ins>
          </w:p>
        </w:tc>
        <w:tc>
          <w:tcPr>
            <w:tcW w:w="855" w:type="pct"/>
            <w:tcPrChange w:id="18279" w:author="Irová Zuzana" w:date="2025-04-14T11:33:00Z" w16du:dateUtc="2025-04-14T09:33:00Z">
              <w:tcPr>
                <w:tcW w:w="1" w:type="pct"/>
              </w:tcPr>
            </w:tcPrChange>
          </w:tcPr>
          <w:p w14:paraId="14A27644" w14:textId="77777777" w:rsidR="00651A69" w:rsidRDefault="00651A69" w:rsidP="0026232B">
            <w:pPr>
              <w:pStyle w:val="Table"/>
              <w:rPr>
                <w:ins w:id="18280" w:author="Irová Zuzana" w:date="2025-04-14T11:33:00Z" w16du:dateUtc="2025-04-14T09:33:00Z"/>
              </w:rPr>
              <w:pPrChange w:id="18281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  <w:tr w:rsidR="00651A69" w:rsidRPr="0075695F" w14:paraId="462600A3" w14:textId="4E92732A" w:rsidTr="00651A69">
        <w:trPr>
          <w:ins w:id="18282" w:author="Irová Zuzana" w:date="2025-04-14T11:29:00Z"/>
        </w:trPr>
        <w:tc>
          <w:tcPr>
            <w:tcW w:w="1049" w:type="pct"/>
            <w:tcPrChange w:id="18283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617F77B2" w14:textId="19A70028" w:rsidR="00651A69" w:rsidRDefault="00651A69" w:rsidP="0026232B">
            <w:pPr>
              <w:pStyle w:val="Table"/>
              <w:rPr>
                <w:ins w:id="18284" w:author="Irová Zuzana" w:date="2025-04-14T11:29:00Z" w16du:dateUtc="2025-04-14T09:29:00Z"/>
              </w:rPr>
              <w:pPrChange w:id="18285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286" w:author="Irová Zuzana" w:date="2025-04-14T11:29:00Z" w16du:dateUtc="2025-04-14T09:29:00Z">
              <w:r>
                <w:t>additional-order</w:t>
              </w:r>
            </w:ins>
            <w:ins w:id="18287" w:author="Irová Zuzana" w:date="2025-04-14T11:30:00Z" w16du:dateUtc="2025-04-14T09:30:00Z">
              <w:r>
                <w:t>-number</w:t>
              </w:r>
            </w:ins>
          </w:p>
        </w:tc>
        <w:tc>
          <w:tcPr>
            <w:tcW w:w="629" w:type="pct"/>
            <w:tcPrChange w:id="18288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721FDC06" w14:textId="77777777" w:rsidR="00651A69" w:rsidRPr="0075695F" w:rsidRDefault="00651A69" w:rsidP="0026232B">
            <w:pPr>
              <w:pStyle w:val="Table"/>
              <w:rPr>
                <w:ins w:id="18289" w:author="Irová Zuzana" w:date="2025-04-14T11:29:00Z" w16du:dateUtc="2025-04-14T09:29:00Z"/>
              </w:rPr>
              <w:pPrChange w:id="1829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543" w:type="pct"/>
            <w:tcPrChange w:id="18291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4B48D5C1" w14:textId="77777777" w:rsidR="00651A69" w:rsidRPr="0075695F" w:rsidRDefault="00651A69" w:rsidP="0026232B">
            <w:pPr>
              <w:pStyle w:val="Table"/>
              <w:rPr>
                <w:ins w:id="18292" w:author="Irová Zuzana" w:date="2025-04-14T11:29:00Z" w16du:dateUtc="2025-04-14T09:29:00Z"/>
              </w:rPr>
              <w:pPrChange w:id="1829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8294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443D2574" w14:textId="77777777" w:rsidR="00651A69" w:rsidRPr="0075695F" w:rsidRDefault="00651A69" w:rsidP="0026232B">
            <w:pPr>
              <w:pStyle w:val="Table"/>
              <w:rPr>
                <w:ins w:id="18295" w:author="Irová Zuzana" w:date="2025-04-14T11:29:00Z" w16du:dateUtc="2025-04-14T09:29:00Z"/>
              </w:rPr>
              <w:pPrChange w:id="18296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88" w:type="pct"/>
            <w:tcPrChange w:id="18297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78D2B2E5" w14:textId="2256C821" w:rsidR="00651A69" w:rsidRPr="0075695F" w:rsidRDefault="00651A69" w:rsidP="0026232B">
            <w:pPr>
              <w:pStyle w:val="Table"/>
              <w:rPr>
                <w:ins w:id="18298" w:author="Irová Zuzana" w:date="2025-04-14T11:29:00Z" w16du:dateUtc="2025-04-14T09:29:00Z"/>
              </w:rPr>
              <w:pPrChange w:id="1829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300" w:author="Irová Zuzana" w:date="2025-04-14T11:32:00Z" w16du:dateUtc="2025-04-14T09:32:00Z">
              <w:r>
                <w:t>A</w:t>
              </w:r>
            </w:ins>
            <w:ins w:id="18301" w:author="Irová Zuzana" w:date="2025-04-14T11:30:00Z" w16du:dateUtc="2025-04-14T09:30:00Z">
              <w:r>
                <w:t>dditional order number</w:t>
              </w:r>
            </w:ins>
          </w:p>
        </w:tc>
        <w:tc>
          <w:tcPr>
            <w:tcW w:w="855" w:type="pct"/>
            <w:tcPrChange w:id="18302" w:author="Irová Zuzana" w:date="2025-04-14T11:33:00Z" w16du:dateUtc="2025-04-14T09:33:00Z">
              <w:tcPr>
                <w:tcW w:w="1" w:type="pct"/>
              </w:tcPr>
            </w:tcPrChange>
          </w:tcPr>
          <w:p w14:paraId="6358ED98" w14:textId="15D54116" w:rsidR="00651A69" w:rsidRDefault="00AE372B" w:rsidP="0026232B">
            <w:pPr>
              <w:pStyle w:val="Table"/>
              <w:rPr>
                <w:ins w:id="18303" w:author="Irová Zuzana" w:date="2025-04-14T11:33:00Z" w16du:dateUtc="2025-04-14T09:33:00Z"/>
              </w:rPr>
              <w:pPrChange w:id="1830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305" w:author="Irová Zuzana" w:date="2025-04-14T11:35:00Z" w16du:dateUtc="2025-04-14T09:35:00Z">
              <w:r>
                <w:t>Variable symbo</w:t>
              </w:r>
            </w:ins>
            <w:ins w:id="18306" w:author="Irová Zuzana" w:date="2025-04-14T11:36:00Z" w16du:dateUtc="2025-04-14T09:36:00Z">
              <w:r>
                <w:t>l</w:t>
              </w:r>
            </w:ins>
          </w:p>
        </w:tc>
      </w:tr>
      <w:tr w:rsidR="00651A69" w:rsidRPr="0075695F" w14:paraId="288CE31A" w14:textId="45EEA425" w:rsidTr="00651A69">
        <w:trPr>
          <w:ins w:id="18307" w:author="Irová Zuzana" w:date="2025-04-14T11:29:00Z"/>
        </w:trPr>
        <w:tc>
          <w:tcPr>
            <w:tcW w:w="1049" w:type="pct"/>
            <w:tcPrChange w:id="18308" w:author="Irová Zuzana" w:date="2025-04-14T11:33:00Z" w16du:dateUtc="2025-04-14T09:33:00Z">
              <w:tcPr>
                <w:tcW w:w="1325" w:type="pct"/>
                <w:gridSpan w:val="2"/>
              </w:tcPr>
            </w:tcPrChange>
          </w:tcPr>
          <w:p w14:paraId="16652CDA" w14:textId="225ED311" w:rsidR="00651A69" w:rsidRDefault="00651A69" w:rsidP="0026232B">
            <w:pPr>
              <w:pStyle w:val="Table"/>
              <w:rPr>
                <w:ins w:id="18309" w:author="Irová Zuzana" w:date="2025-04-14T11:29:00Z" w16du:dateUtc="2025-04-14T09:29:00Z"/>
              </w:rPr>
              <w:pPrChange w:id="1831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311" w:author="Irová Zuzana" w:date="2025-04-14T11:30:00Z" w16du:dateUtc="2025-04-14T09:30:00Z">
              <w:r>
                <w:t>installment-number</w:t>
              </w:r>
            </w:ins>
          </w:p>
        </w:tc>
        <w:tc>
          <w:tcPr>
            <w:tcW w:w="629" w:type="pct"/>
            <w:tcPrChange w:id="18312" w:author="Irová Zuzana" w:date="2025-04-14T11:33:00Z" w16du:dateUtc="2025-04-14T09:33:00Z">
              <w:tcPr>
                <w:tcW w:w="814" w:type="pct"/>
                <w:gridSpan w:val="2"/>
              </w:tcPr>
            </w:tcPrChange>
          </w:tcPr>
          <w:p w14:paraId="427665D6" w14:textId="77777777" w:rsidR="00651A69" w:rsidRPr="0075695F" w:rsidRDefault="00651A69" w:rsidP="0026232B">
            <w:pPr>
              <w:pStyle w:val="Table"/>
              <w:rPr>
                <w:ins w:id="18313" w:author="Irová Zuzana" w:date="2025-04-14T11:29:00Z" w16du:dateUtc="2025-04-14T09:29:00Z"/>
              </w:rPr>
              <w:pPrChange w:id="18314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543" w:type="pct"/>
            <w:tcPrChange w:id="18315" w:author="Irová Zuzana" w:date="2025-04-14T11:33:00Z" w16du:dateUtc="2025-04-14T09:33:00Z">
              <w:tcPr>
                <w:tcW w:w="709" w:type="pct"/>
                <w:gridSpan w:val="2"/>
              </w:tcPr>
            </w:tcPrChange>
          </w:tcPr>
          <w:p w14:paraId="532D96E3" w14:textId="77777777" w:rsidR="00651A69" w:rsidRPr="0075695F" w:rsidRDefault="00651A69" w:rsidP="0026232B">
            <w:pPr>
              <w:pStyle w:val="Table"/>
              <w:rPr>
                <w:ins w:id="18316" w:author="Irová Zuzana" w:date="2025-04-14T11:29:00Z" w16du:dateUtc="2025-04-14T09:29:00Z"/>
              </w:rPr>
              <w:pPrChange w:id="18317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836" w:type="pct"/>
            <w:tcPrChange w:id="18318" w:author="Irová Zuzana" w:date="2025-04-14T11:33:00Z" w16du:dateUtc="2025-04-14T09:33:00Z">
              <w:tcPr>
                <w:tcW w:w="1064" w:type="pct"/>
                <w:gridSpan w:val="2"/>
              </w:tcPr>
            </w:tcPrChange>
          </w:tcPr>
          <w:p w14:paraId="17025BA2" w14:textId="77777777" w:rsidR="00651A69" w:rsidRPr="0075695F" w:rsidRDefault="00651A69" w:rsidP="0026232B">
            <w:pPr>
              <w:pStyle w:val="Table"/>
              <w:rPr>
                <w:ins w:id="18319" w:author="Irová Zuzana" w:date="2025-04-14T11:29:00Z" w16du:dateUtc="2025-04-14T09:29:00Z"/>
              </w:rPr>
              <w:pPrChange w:id="18320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  <w:tc>
          <w:tcPr>
            <w:tcW w:w="1088" w:type="pct"/>
            <w:tcPrChange w:id="18321" w:author="Irová Zuzana" w:date="2025-04-14T11:33:00Z" w16du:dateUtc="2025-04-14T09:33:00Z">
              <w:tcPr>
                <w:tcW w:w="1088" w:type="pct"/>
                <w:gridSpan w:val="2"/>
              </w:tcPr>
            </w:tcPrChange>
          </w:tcPr>
          <w:p w14:paraId="50820F2C" w14:textId="3BA41411" w:rsidR="00651A69" w:rsidRPr="0075695F" w:rsidRDefault="00651A69" w:rsidP="0026232B">
            <w:pPr>
              <w:pStyle w:val="Table"/>
              <w:rPr>
                <w:ins w:id="18322" w:author="Irová Zuzana" w:date="2025-04-14T11:29:00Z" w16du:dateUtc="2025-04-14T09:29:00Z"/>
              </w:rPr>
              <w:pPrChange w:id="18323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  <w:ins w:id="18324" w:author="Irová Zuzana" w:date="2025-04-14T11:32:00Z" w16du:dateUtc="2025-04-14T09:32:00Z">
              <w:r>
                <w:t>I</w:t>
              </w:r>
            </w:ins>
            <w:ins w:id="18325" w:author="Irová Zuzana" w:date="2025-04-14T11:30:00Z" w16du:dateUtc="2025-04-14T09:30:00Z">
              <w:r>
                <w:t>nstallment number</w:t>
              </w:r>
            </w:ins>
            <w:ins w:id="18326" w:author="Irová Zuzana" w:date="2025-04-14T11:32:00Z" w16du:dateUtc="2025-04-14T09:32:00Z">
              <w:r>
                <w:t xml:space="preserve"> (not used, always 0)</w:t>
              </w:r>
            </w:ins>
          </w:p>
        </w:tc>
        <w:tc>
          <w:tcPr>
            <w:tcW w:w="855" w:type="pct"/>
            <w:tcPrChange w:id="18327" w:author="Irová Zuzana" w:date="2025-04-14T11:33:00Z" w16du:dateUtc="2025-04-14T09:33:00Z">
              <w:tcPr>
                <w:tcW w:w="1" w:type="pct"/>
              </w:tcPr>
            </w:tcPrChange>
          </w:tcPr>
          <w:p w14:paraId="6F1BF17C" w14:textId="77777777" w:rsidR="00651A69" w:rsidRDefault="00651A69" w:rsidP="0026232B">
            <w:pPr>
              <w:pStyle w:val="Table"/>
              <w:rPr>
                <w:ins w:id="18328" w:author="Irová Zuzana" w:date="2025-04-14T11:33:00Z" w16du:dateUtc="2025-04-14T09:33:00Z"/>
              </w:rPr>
              <w:pPrChange w:id="18329" w:author="Irová Zuzana" w:date="2025-06-16T11:28:00Z" w16du:dateUtc="2025-06-16T09:28:00Z">
                <w:pPr>
                  <w:pStyle w:val="NormalIndent"/>
                  <w:ind w:left="0"/>
                </w:pPr>
              </w:pPrChange>
            </w:pPr>
          </w:p>
        </w:tc>
      </w:tr>
    </w:tbl>
    <w:p w14:paraId="45A68FB1" w14:textId="77777777" w:rsidR="00627D7A" w:rsidRDefault="00627D7A" w:rsidP="00627D7A">
      <w:pPr>
        <w:rPr>
          <w:ins w:id="18330" w:author="Irová Zuzana" w:date="2025-04-14T11:13:00Z" w16du:dateUtc="2025-04-14T09:13:00Z"/>
          <w:highlight w:val="yellow"/>
        </w:rPr>
      </w:pPr>
    </w:p>
    <w:p w14:paraId="6A8047DC" w14:textId="77777777" w:rsidR="00627D7A" w:rsidRDefault="00627D7A">
      <w:pPr>
        <w:rPr>
          <w:ins w:id="18331" w:author="Irová Zuzana" w:date="2025-04-14T11:12:00Z" w16du:dateUtc="2025-04-14T09:12:00Z"/>
          <w:rFonts w:hint="eastAsia"/>
          <w:highlight w:val="yellow"/>
        </w:rPr>
        <w:pPrChange w:id="18332" w:author="Irová Zuzana" w:date="2025-04-14T11:13:00Z" w16du:dateUtc="2025-04-14T09:13:00Z">
          <w:pPr>
            <w:pStyle w:val="Heading2"/>
          </w:pPr>
        </w:pPrChange>
      </w:pPr>
    </w:p>
    <w:p w14:paraId="35CA95E0" w14:textId="35B58726" w:rsidR="006C3FF7" w:rsidRPr="00F925A7" w:rsidRDefault="006C3FF7" w:rsidP="006C3FF7">
      <w:pPr>
        <w:pStyle w:val="Heading2"/>
        <w:rPr>
          <w:ins w:id="18333" w:author="Irova Zuzana" w:date="2025-03-28T20:07:00Z" w16du:dateUtc="2025-03-28T19:07:00Z"/>
          <w:rFonts w:hint="eastAsia"/>
          <w:rPrChange w:id="18334" w:author="Irová Zuzana" w:date="2025-05-27T12:43:00Z" w16du:dateUtc="2025-05-27T10:43:00Z">
            <w:rPr>
              <w:ins w:id="18335" w:author="Irova Zuzana" w:date="2025-03-28T20:07:00Z" w16du:dateUtc="2025-03-28T19:07:00Z"/>
              <w:rFonts w:hint="eastAsia"/>
              <w:highlight w:val="yellow"/>
            </w:rPr>
          </w:rPrChange>
        </w:rPr>
      </w:pPr>
      <w:bookmarkStart w:id="18336" w:name="_Toc201569220"/>
      <w:ins w:id="18337" w:author="Irova Zuzana" w:date="2025-03-28T20:07:00Z" w16du:dateUtc="2025-03-28T19:07:00Z">
        <w:r w:rsidRPr="00F925A7">
          <w:rPr>
            <w:rFonts w:hint="eastAsia"/>
            <w:rPrChange w:id="18338" w:author="Irová Zuzana" w:date="2025-05-27T12:43:00Z" w16du:dateUtc="2025-05-27T10:43:00Z">
              <w:rPr>
                <w:rFonts w:hint="eastAsia"/>
                <w:highlight w:val="yellow"/>
              </w:rPr>
            </w:rPrChange>
          </w:rPr>
          <w:t>Rozhraní EFT</w:t>
        </w:r>
      </w:ins>
      <w:ins w:id="18339" w:author="Irova Zuzana" w:date="2025-03-28T20:16:00Z" w16du:dateUtc="2025-03-28T19:16:00Z">
        <w:r w:rsidR="00035005" w:rsidRPr="00F925A7">
          <w:rPr>
            <w:rFonts w:hint="eastAsia"/>
            <w:rPrChange w:id="18340" w:author="Irová Zuzana" w:date="2025-05-27T12:43:00Z" w16du:dateUtc="2025-05-27T10:43:00Z">
              <w:rPr>
                <w:rFonts w:hint="eastAsia"/>
                <w:highlight w:val="yellow"/>
              </w:rPr>
            </w:rPrChange>
          </w:rPr>
          <w:t xml:space="preserve"> Terminal </w:t>
        </w:r>
      </w:ins>
      <w:ins w:id="18341" w:author="Irova Zuzana" w:date="2025-03-28T20:17:00Z" w16du:dateUtc="2025-03-28T19:17:00Z">
        <w:r w:rsidR="00CD1B55" w:rsidRPr="00F925A7">
          <w:rPr>
            <w:rFonts w:hint="eastAsia"/>
            <w:rPrChange w:id="18342" w:author="Irová Zuzana" w:date="2025-05-27T12:43:00Z" w16du:dateUtc="2025-05-27T10:43:00Z">
              <w:rPr>
                <w:rFonts w:hint="eastAsia"/>
                <w:highlight w:val="yellow"/>
              </w:rPr>
            </w:rPrChange>
          </w:rPr>
          <w:t>NexGo</w:t>
        </w:r>
      </w:ins>
      <w:ins w:id="18343" w:author="Irova Zuzana" w:date="2025-03-28T20:07:00Z" w16du:dateUtc="2025-03-28T19:07:00Z">
        <w:r w:rsidRPr="00F925A7">
          <w:rPr>
            <w:rFonts w:hint="eastAsia"/>
            <w:rPrChange w:id="18344" w:author="Irová Zuzana" w:date="2025-05-27T12:43:00Z" w16du:dateUtc="2025-05-27T10:43:00Z">
              <w:rPr>
                <w:rFonts w:hint="eastAsia"/>
                <w:highlight w:val="yellow"/>
              </w:rPr>
            </w:rPrChange>
          </w:rPr>
          <w:t xml:space="preserve"> (INT.BAR.28.HR)</w:t>
        </w:r>
        <w:bookmarkEnd w:id="18336"/>
      </w:ins>
    </w:p>
    <w:p w14:paraId="37E48E8A" w14:textId="17151C48" w:rsidR="006C3FF7" w:rsidRDefault="00A14BF6">
      <w:pPr>
        <w:pStyle w:val="NormalIndent"/>
        <w:rPr>
          <w:ins w:id="18345" w:author="Irova Zuzana" w:date="2025-03-28T20:11:00Z" w16du:dateUtc="2025-03-28T19:11:00Z"/>
        </w:rPr>
      </w:pPr>
      <w:ins w:id="18346" w:author="Irová Zuzana" w:date="2025-05-27T12:26:00Z" w16du:dateUtc="2025-05-27T10:26:00Z">
        <w:r>
          <w:t xml:space="preserve">Integrace terminálu NexGo se Systémem </w:t>
        </w:r>
      </w:ins>
      <w:ins w:id="18347" w:author="Irová Zuzana" w:date="2025-05-27T12:27:00Z" w16du:dateUtc="2025-05-27T10:27:00Z">
        <w:r>
          <w:t>bude zprosdře</w:t>
        </w:r>
      </w:ins>
      <w:ins w:id="18348" w:author="Irová Zuzana" w:date="2025-05-27T12:28:00Z" w16du:dateUtc="2025-05-27T10:28:00Z">
        <w:r>
          <w:t>d</w:t>
        </w:r>
      </w:ins>
      <w:ins w:id="18349" w:author="Irová Zuzana" w:date="2025-05-27T12:27:00Z" w16du:dateUtc="2025-05-27T10:27:00Z">
        <w:r>
          <w:t>kována přes Web portal API (INT.BAR.33.HR).</w:t>
        </w:r>
      </w:ins>
      <w:ins w:id="18350" w:author="Irova Zuzana" w:date="2025-03-28T20:07:00Z" w16du:dateUtc="2025-03-28T19:07:00Z">
        <w:del w:id="18351" w:author="Irová Zuzana" w:date="2025-05-27T12:26:00Z" w16du:dateUtc="2025-05-27T10:26:00Z">
          <w:r w:rsidR="006C3FF7" w:rsidRPr="00A90602" w:rsidDel="00A14BF6">
            <w:rPr>
              <w:highlight w:val="yellow"/>
            </w:rPr>
            <w:delText>TBD</w:delText>
          </w:r>
        </w:del>
      </w:ins>
    </w:p>
    <w:p w14:paraId="0251D791" w14:textId="554121B1" w:rsidR="000B37A0" w:rsidRPr="001E11DC" w:rsidRDefault="000B37A0" w:rsidP="000B37A0">
      <w:pPr>
        <w:pStyle w:val="Heading2"/>
        <w:rPr>
          <w:ins w:id="18352" w:author="Irova Zuzana" w:date="2025-03-28T20:11:00Z" w16du:dateUtc="2025-03-28T19:11:00Z"/>
          <w:rFonts w:hint="eastAsia"/>
          <w:rPrChange w:id="18353" w:author="Irová Zuzana" w:date="2025-04-11T11:24:00Z" w16du:dateUtc="2025-04-11T09:24:00Z">
            <w:rPr>
              <w:ins w:id="18354" w:author="Irova Zuzana" w:date="2025-03-28T20:11:00Z" w16du:dateUtc="2025-03-28T19:11:00Z"/>
              <w:rFonts w:hint="eastAsia"/>
              <w:highlight w:val="yellow"/>
            </w:rPr>
          </w:rPrChange>
        </w:rPr>
      </w:pPr>
      <w:bookmarkStart w:id="18355" w:name="_Toc201569221"/>
      <w:ins w:id="18356" w:author="Irova Zuzana" w:date="2025-03-28T20:11:00Z" w16du:dateUtc="2025-03-28T19:11:00Z">
        <w:r w:rsidRPr="001E11DC">
          <w:rPr>
            <w:rFonts w:hint="eastAsia"/>
            <w:rPrChange w:id="18357" w:author="Irová Zuzana" w:date="2025-04-11T11:24:00Z" w16du:dateUtc="2025-04-11T09:24:00Z">
              <w:rPr>
                <w:rFonts w:hint="eastAsia"/>
                <w:highlight w:val="yellow"/>
              </w:rPr>
            </w:rPrChange>
          </w:rPr>
          <w:lastRenderedPageBreak/>
          <w:t xml:space="preserve">Rozhraní </w:t>
        </w:r>
      </w:ins>
      <w:ins w:id="18358" w:author="Irova Zuzana" w:date="2025-03-28T20:19:00Z" w16du:dateUtc="2025-03-28T19:19:00Z">
        <w:r w:rsidR="00F2199F" w:rsidRPr="001E11DC">
          <w:rPr>
            <w:rFonts w:hint="eastAsia"/>
            <w:rPrChange w:id="18359" w:author="Irová Zuzana" w:date="2025-04-11T11:24:00Z" w16du:dateUtc="2025-04-11T09:24:00Z">
              <w:rPr>
                <w:rFonts w:hint="eastAsia"/>
                <w:highlight w:val="yellow"/>
              </w:rPr>
            </w:rPrChange>
          </w:rPr>
          <w:t>EFT Terminal Ingenico</w:t>
        </w:r>
      </w:ins>
      <w:ins w:id="18360" w:author="Irova Zuzana" w:date="2025-03-28T20:11:00Z" w16du:dateUtc="2025-03-28T19:11:00Z">
        <w:r w:rsidRPr="001E11DC">
          <w:rPr>
            <w:rFonts w:hint="eastAsia"/>
            <w:rPrChange w:id="18361" w:author="Irová Zuzana" w:date="2025-04-11T11:24:00Z" w16du:dateUtc="2025-04-11T09:24:00Z">
              <w:rPr>
                <w:rFonts w:hint="eastAsia"/>
                <w:highlight w:val="yellow"/>
              </w:rPr>
            </w:rPrChange>
          </w:rPr>
          <w:t xml:space="preserve"> (INT.BAR.2</w:t>
        </w:r>
        <w:r w:rsidR="00BC5167" w:rsidRPr="001E11DC">
          <w:rPr>
            <w:rFonts w:hint="eastAsia"/>
            <w:rPrChange w:id="18362" w:author="Irová Zuzana" w:date="2025-04-11T11:24:00Z" w16du:dateUtc="2025-04-11T09:24:00Z">
              <w:rPr>
                <w:rFonts w:hint="eastAsia"/>
                <w:highlight w:val="yellow"/>
              </w:rPr>
            </w:rPrChange>
          </w:rPr>
          <w:t>9</w:t>
        </w:r>
        <w:r w:rsidRPr="001E11DC">
          <w:rPr>
            <w:rFonts w:hint="eastAsia"/>
            <w:rPrChange w:id="18363" w:author="Irová Zuzana" w:date="2025-04-11T11:24:00Z" w16du:dateUtc="2025-04-11T09:24:00Z">
              <w:rPr>
                <w:rFonts w:hint="eastAsia"/>
                <w:highlight w:val="yellow"/>
              </w:rPr>
            </w:rPrChange>
          </w:rPr>
          <w:t>.HR)</w:t>
        </w:r>
        <w:bookmarkEnd w:id="18355"/>
      </w:ins>
    </w:p>
    <w:p w14:paraId="3623D8F9" w14:textId="42F0489E" w:rsidR="006B75FD" w:rsidRDefault="006B75FD">
      <w:pPr>
        <w:pStyle w:val="NormalIndent"/>
        <w:rPr>
          <w:ins w:id="18364" w:author="Irová Zuzana" w:date="2025-04-11T11:00:00Z" w16du:dateUtc="2025-04-11T09:00:00Z"/>
        </w:rPr>
        <w:pPrChange w:id="18365" w:author="Irová Zuzana" w:date="2025-06-06T15:16:00Z" w16du:dateUtc="2025-06-06T13:16:00Z">
          <w:pPr>
            <w:pStyle w:val="Q05Textnormaln"/>
          </w:pPr>
        </w:pPrChange>
      </w:pPr>
      <w:ins w:id="18366" w:author="Irová Zuzana" w:date="2025-04-11T11:00:00Z" w16du:dateUtc="2025-04-11T09:00:00Z">
        <w:r>
          <w:t xml:space="preserve">Integrace terminálu Ingenico EFT-POS se </w:t>
        </w:r>
      </w:ins>
      <w:ins w:id="18367" w:author="Irová Zuzana" w:date="2025-04-11T11:05:00Z" w16du:dateUtc="2025-04-11T09:05:00Z">
        <w:r w:rsidR="00216ADD">
          <w:t>S</w:t>
        </w:r>
      </w:ins>
      <w:ins w:id="18368" w:author="Irová Zuzana" w:date="2025-04-11T11:00:00Z" w16du:dateUtc="2025-04-11T09:00:00Z">
        <w:r>
          <w:t xml:space="preserve">ystémem umožňuje bezpečnou tokenizaci karty a zpracování plateb prostřednictvím přímého komunikačního kanálu mezi </w:t>
        </w:r>
      </w:ins>
      <w:ins w:id="18369" w:author="Irová Zuzana" w:date="2025-04-11T11:06:00Z" w16du:dateUtc="2025-04-11T09:06:00Z">
        <w:r w:rsidR="00216ADD">
          <w:t>Systémem</w:t>
        </w:r>
      </w:ins>
      <w:ins w:id="18370" w:author="Irová Zuzana" w:date="2025-04-11T11:00:00Z" w16du:dateUtc="2025-04-11T09:00:00Z">
        <w:r>
          <w:t xml:space="preserve"> a zařízením EFT-POS.</w:t>
        </w:r>
      </w:ins>
    </w:p>
    <w:p w14:paraId="33251AEB" w14:textId="77777777" w:rsidR="006B75FD" w:rsidRDefault="006B75FD">
      <w:pPr>
        <w:pStyle w:val="NormalIndent"/>
        <w:rPr>
          <w:ins w:id="18371" w:author="Irová Zuzana" w:date="2025-04-11T11:00:00Z" w16du:dateUtc="2025-04-11T09:00:00Z"/>
        </w:rPr>
        <w:pPrChange w:id="18372" w:author="Irová Zuzana" w:date="2025-06-06T15:16:00Z" w16du:dateUtc="2025-06-06T13:16:00Z">
          <w:pPr>
            <w:pStyle w:val="Q05Textnormaln"/>
          </w:pPr>
        </w:pPrChange>
      </w:pPr>
      <w:ins w:id="18373" w:author="Irová Zuzana" w:date="2025-04-11T11:00:00Z" w16du:dateUtc="2025-04-11T09:00:00Z">
        <w:r>
          <w:t>Podporovány jsou dva případy primárního použití:</w:t>
        </w:r>
      </w:ins>
    </w:p>
    <w:p w14:paraId="3186871C" w14:textId="34F78359" w:rsidR="006B75FD" w:rsidRDefault="006B75FD">
      <w:pPr>
        <w:pStyle w:val="ListFS1"/>
        <w:rPr>
          <w:ins w:id="18374" w:author="Irová Zuzana" w:date="2025-04-11T11:00:00Z" w16du:dateUtc="2025-04-11T09:00:00Z"/>
        </w:rPr>
        <w:pPrChange w:id="18375" w:author="Irová Zuzana" w:date="2025-06-06T15:37:00Z" w16du:dateUtc="2025-06-06T13:37:00Z">
          <w:pPr>
            <w:pStyle w:val="Q05Textnormaln"/>
          </w:pPr>
        </w:pPrChange>
      </w:pPr>
      <w:ins w:id="18376" w:author="Irová Zuzana" w:date="2025-04-11T11:00:00Z" w16du:dateUtc="2025-04-11T09:00:00Z">
        <w:r>
          <w:t xml:space="preserve">Tokenizace: Systém odešle do terminálu požadavek na tokenizaci a vyzve uživatele, aby vložil nebo přejel kartou. Terminál zpracuje požadavek a vrátí token karty, který lze použít pro budoucí transakce bez nutnosti </w:t>
        </w:r>
      </w:ins>
      <w:ins w:id="18377" w:author="Irová Zuzana" w:date="2025-04-11T11:01:00Z" w16du:dateUtc="2025-04-11T09:01:00Z">
        <w:r w:rsidR="004B4FEE">
          <w:t xml:space="preserve">použití </w:t>
        </w:r>
      </w:ins>
      <w:ins w:id="18378" w:author="Irová Zuzana" w:date="2025-04-11T11:00:00Z" w16du:dateUtc="2025-04-11T09:00:00Z">
        <w:r>
          <w:t>fyzické karty.</w:t>
        </w:r>
      </w:ins>
    </w:p>
    <w:p w14:paraId="3EA497A3" w14:textId="617CD33B" w:rsidR="00B02DA4" w:rsidRDefault="006B75FD">
      <w:pPr>
        <w:pStyle w:val="ListFS1"/>
        <w:rPr>
          <w:ins w:id="18379" w:author="Irová Zuzana" w:date="2025-04-11T10:59:00Z" w16du:dateUtc="2025-04-11T08:59:00Z"/>
        </w:rPr>
        <w:pPrChange w:id="18380" w:author="Irová Zuzana" w:date="2025-06-06T15:37:00Z" w16du:dateUtc="2025-06-06T13:37:00Z">
          <w:pPr>
            <w:pStyle w:val="Q05Textnormaln"/>
          </w:pPr>
        </w:pPrChange>
      </w:pPr>
      <w:ins w:id="18381" w:author="Irová Zuzana" w:date="2025-04-11T11:00:00Z" w16du:dateUtc="2025-04-11T09:00:00Z">
        <w:r>
          <w:t>Zpracování platby: Systém zahájí požadavek na platbu, specifikuje částku a voliteln</w:t>
        </w:r>
      </w:ins>
      <w:ins w:id="18382" w:author="Irová Zuzana" w:date="2025-04-11T11:02:00Z" w16du:dateUtc="2025-04-11T09:02:00Z">
        <w:r w:rsidR="002C5DF5">
          <w:t xml:space="preserve">ě </w:t>
        </w:r>
      </w:ins>
      <w:ins w:id="18383" w:author="Irová Zuzana" w:date="2025-04-11T11:00:00Z" w16du:dateUtc="2025-04-11T09:00:00Z">
        <w:r>
          <w:t xml:space="preserve">uložený token (pokud je k dispozici). </w:t>
        </w:r>
      </w:ins>
      <w:ins w:id="18384" w:author="Irová Zuzana" w:date="2025-04-11T11:07:00Z" w16du:dateUtc="2025-04-11T09:07:00Z">
        <w:r w:rsidR="00ED7AB5">
          <w:t>Pokud není token</w:t>
        </w:r>
      </w:ins>
      <w:ins w:id="18385" w:author="Irová Zuzana" w:date="2025-04-11T11:08:00Z" w16du:dateUtc="2025-04-11T09:08:00Z">
        <w:r w:rsidR="00ED7AB5">
          <w:t xml:space="preserve"> k dispozici, vyzve uživatele</w:t>
        </w:r>
        <w:r w:rsidR="008A7D6D">
          <w:t xml:space="preserve">, aby vložil nebo přejel kartou. </w:t>
        </w:r>
      </w:ins>
      <w:ins w:id="18386" w:author="Irová Zuzana" w:date="2025-04-11T11:00:00Z" w16du:dateUtc="2025-04-11T09:00:00Z">
        <w:r>
          <w:t>Terminál zpracovává transakci a komunikuje s CorvusPay za účelem autorizace. Po dokončení se vrátí zpráva s odpovědí označující schválení nebo odmítnutí</w:t>
        </w:r>
      </w:ins>
      <w:ins w:id="18387" w:author="Irová Zuzana" w:date="2025-04-11T11:02:00Z" w16du:dateUtc="2025-04-11T09:02:00Z">
        <w:r w:rsidR="002C5DF5">
          <w:t xml:space="preserve"> transakce</w:t>
        </w:r>
      </w:ins>
      <w:ins w:id="18388" w:author="Irová Zuzana" w:date="2025-04-11T11:00:00Z" w16du:dateUtc="2025-04-11T09:00:00Z">
        <w:r>
          <w:t>.</w:t>
        </w:r>
      </w:ins>
    </w:p>
    <w:p w14:paraId="16275ED6" w14:textId="77777777" w:rsidR="00CC2406" w:rsidRDefault="00B02DA4" w:rsidP="00CC2406">
      <w:pPr>
        <w:pStyle w:val="Q09Textbullet1"/>
        <w:keepNext/>
        <w:tabs>
          <w:tab w:val="clear" w:pos="2155"/>
        </w:tabs>
        <w:ind w:left="284" w:hanging="284"/>
        <w:jc w:val="center"/>
        <w:rPr>
          <w:ins w:id="18389" w:author="Irová Zuzana" w:date="2025-04-11T11:04:00Z" w16du:dateUtc="2025-04-11T09:04:00Z"/>
        </w:rPr>
      </w:pPr>
      <w:ins w:id="18390" w:author="Irová Zuzana" w:date="2025-04-11T10:59:00Z" w16du:dateUtc="2025-04-11T08:59:00Z">
        <w:r>
          <w:rPr>
            <w:noProof/>
          </w:rPr>
          <w:drawing>
            <wp:inline distT="0" distB="0" distL="0" distR="0" wp14:anchorId="7559CC9E" wp14:editId="73346783">
              <wp:extent cx="5024755" cy="3390900"/>
              <wp:effectExtent l="0" t="0" r="4445" b="0"/>
              <wp:docPr id="256166006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24755" cy="3390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EC766C2" w14:textId="66A0C3F1" w:rsidR="00B02DA4" w:rsidRDefault="00CC2406">
      <w:pPr>
        <w:pStyle w:val="Caption"/>
        <w:rPr>
          <w:ins w:id="18391" w:author="Irová Zuzana" w:date="2025-04-11T11:04:00Z" w16du:dateUtc="2025-04-11T09:04:00Z"/>
        </w:rPr>
        <w:pPrChange w:id="18392" w:author="Irová Zuzana" w:date="2025-06-06T15:16:00Z" w16du:dateUtc="2025-06-06T13:16:00Z">
          <w:pPr>
            <w:pStyle w:val="Caption"/>
            <w:jc w:val="center"/>
          </w:pPr>
        </w:pPrChange>
      </w:pPr>
      <w:ins w:id="18393" w:author="Irová Zuzana" w:date="2025-04-11T11:04:00Z" w16du:dateUtc="2025-04-11T09:04:00Z">
        <w:r>
          <w:t xml:space="preserve">Obrázek </w:t>
        </w:r>
        <w:r>
          <w:fldChar w:fldCharType="begin"/>
        </w:r>
        <w:r>
          <w:instrText xml:space="preserve"> SEQ Obrázek \* ARABIC </w:instrText>
        </w:r>
      </w:ins>
      <w:r>
        <w:fldChar w:fldCharType="separate"/>
      </w:r>
      <w:ins w:id="18394" w:author="Irová Zuzana" w:date="2025-04-11T11:04:00Z" w16du:dateUtc="2025-04-11T09:04:00Z">
        <w:r>
          <w:rPr>
            <w:noProof/>
          </w:rPr>
          <w:t>8</w:t>
        </w:r>
        <w:r>
          <w:fldChar w:fldCharType="end"/>
        </w:r>
        <w:r>
          <w:t>: Sekvenční schéma komunikace s terminálem Ingenico</w:t>
        </w:r>
      </w:ins>
    </w:p>
    <w:p w14:paraId="49C7964A" w14:textId="77777777" w:rsidR="00CC2406" w:rsidRDefault="00CC2406">
      <w:pPr>
        <w:pStyle w:val="NormalIndent"/>
        <w:rPr>
          <w:ins w:id="18395" w:author="Irová Zuzana" w:date="2025-04-11T11:04:00Z" w16du:dateUtc="2025-04-11T09:04:00Z"/>
        </w:rPr>
      </w:pPr>
      <w:ins w:id="18396" w:author="Irová Zuzana" w:date="2025-04-11T11:04:00Z" w16du:dateUtc="2025-04-11T09:04:00Z">
        <w:r>
          <w:t>Poznámka: „ECR“ v tomto diagramu představuje HR-Toll PC, zatímco „Host“ je back-end server dodavatele EFT terminálu.</w:t>
        </w:r>
      </w:ins>
    </w:p>
    <w:p w14:paraId="08DD6FD9" w14:textId="77777777" w:rsidR="00CC2406" w:rsidRDefault="00CC2406">
      <w:pPr>
        <w:pStyle w:val="NormalIndent"/>
        <w:rPr>
          <w:ins w:id="18397" w:author="Irová Zuzana" w:date="2025-04-11T11:04:00Z" w16du:dateUtc="2025-04-11T09:04:00Z"/>
        </w:rPr>
      </w:pPr>
    </w:p>
    <w:p w14:paraId="768E845D" w14:textId="32189EF1" w:rsidR="00CC2406" w:rsidRPr="00CC2406" w:rsidRDefault="00CC2406">
      <w:pPr>
        <w:pStyle w:val="NormalIndent"/>
        <w:rPr>
          <w:ins w:id="18398" w:author="Irová Zuzana" w:date="2025-04-11T10:59:00Z" w16du:dateUtc="2025-04-11T08:59:00Z"/>
        </w:rPr>
        <w:pPrChange w:id="18399" w:author="Irová Zuzana" w:date="2025-06-06T15:16:00Z" w16du:dateUtc="2025-06-06T13:16:00Z">
          <w:pPr>
            <w:pStyle w:val="Q09Textbullet1"/>
            <w:keepNext/>
            <w:tabs>
              <w:tab w:val="clear" w:pos="2155"/>
            </w:tabs>
            <w:ind w:left="284" w:hanging="284"/>
            <w:jc w:val="center"/>
          </w:pPr>
        </w:pPrChange>
      </w:pPr>
      <w:ins w:id="18400" w:author="Irová Zuzana" w:date="2025-04-11T11:04:00Z" w16du:dateUtc="2025-04-11T09:04:00Z">
        <w:r>
          <w:t>Níže jsou uvedeny definice zpráv používaných v procesu transakce.</w:t>
        </w:r>
      </w:ins>
    </w:p>
    <w:p w14:paraId="4205BEDA" w14:textId="6DD239C1" w:rsidR="00B02DA4" w:rsidRDefault="00B02DA4" w:rsidP="00B02DA4">
      <w:pPr>
        <w:pStyle w:val="Heading3"/>
        <w:rPr>
          <w:ins w:id="18401" w:author="Irová Zuzana" w:date="2025-04-11T10:59:00Z" w16du:dateUtc="2025-04-11T08:59:00Z"/>
          <w:rFonts w:hint="eastAsia"/>
          <w:lang w:val="en-GB"/>
        </w:rPr>
      </w:pPr>
      <w:bookmarkStart w:id="18402" w:name="_Toc194667942"/>
      <w:bookmarkStart w:id="18403" w:name="_Toc201569222"/>
      <w:ins w:id="18404" w:author="Irová Zuzana" w:date="2025-04-11T10:59:00Z" w16du:dateUtc="2025-04-11T08:59:00Z">
        <w:r>
          <w:lastRenderedPageBreak/>
          <w:t>Authorization Request (</w:t>
        </w:r>
      </w:ins>
      <w:ins w:id="18405" w:author="Irová Zuzana" w:date="2025-04-11T11:14:00Z" w16du:dateUtc="2025-04-11T09:14:00Z">
        <w:r w:rsidR="00692321">
          <w:t>Systém</w:t>
        </w:r>
      </w:ins>
      <w:ins w:id="18406" w:author="Irová Zuzana" w:date="2025-04-11T10:59:00Z" w16du:dateUtc="2025-04-11T08:59:00Z">
        <w:r>
          <w:t xml:space="preserve"> </w:t>
        </w:r>
        <w:r>
          <w:rPr>
            <w:rFonts w:ascii="Arial" w:hAnsi="Arial" w:cs="Arial"/>
          </w:rPr>
          <w:t>→</w:t>
        </w:r>
        <w:r>
          <w:t xml:space="preserve"> </w:t>
        </w:r>
      </w:ins>
      <w:ins w:id="18407" w:author="Irová Zuzana" w:date="2025-04-11T11:14:00Z" w16du:dateUtc="2025-04-11T09:14:00Z">
        <w:r w:rsidR="00692321">
          <w:t>EFT</w:t>
        </w:r>
      </w:ins>
      <w:ins w:id="18408" w:author="Irová Zuzana" w:date="2025-04-11T10:59:00Z" w16du:dateUtc="2025-04-11T08:59:00Z">
        <w:r>
          <w:t>)</w:t>
        </w:r>
        <w:bookmarkEnd w:id="18402"/>
        <w:bookmarkEnd w:id="18403"/>
      </w:ins>
    </w:p>
    <w:p w14:paraId="30B65442" w14:textId="089420CE" w:rsidR="00216ADD" w:rsidRDefault="00216ADD" w:rsidP="00216ADD">
      <w:pPr>
        <w:pStyle w:val="Q05Textnormaln"/>
        <w:rPr>
          <w:ins w:id="18409" w:author="Irová Zuzana" w:date="2025-04-11T11:05:00Z" w16du:dateUtc="2025-04-11T09:05:00Z"/>
        </w:rPr>
      </w:pPr>
      <w:ins w:id="18410" w:author="Irová Zuzana" w:date="2025-04-11T11:05:00Z" w16du:dateUtc="2025-04-11T09:05:00Z">
        <w:r>
          <w:t>Inicializuje požadavek na transakci ze Systému na EFT Ingenico.</w:t>
        </w:r>
      </w:ins>
    </w:p>
    <w:p w14:paraId="142312AA" w14:textId="5DCB2AD0" w:rsidR="00B02DA4" w:rsidRDefault="00216ADD" w:rsidP="00216ADD">
      <w:pPr>
        <w:pStyle w:val="Q05Textnormaln"/>
        <w:rPr>
          <w:ins w:id="18411" w:author="Irová Zuzana" w:date="2025-04-11T10:59:00Z" w16du:dateUtc="2025-04-11T08:59:00Z"/>
        </w:rPr>
      </w:pPr>
      <w:ins w:id="18412" w:author="Irová Zuzana" w:date="2025-04-11T11:05:00Z" w16du:dateUtc="2025-04-11T09:05:00Z">
        <w:r>
          <w:t>Vybraný obsah:</w:t>
        </w:r>
      </w:ins>
    </w:p>
    <w:p w14:paraId="0C2C3F63" w14:textId="102D5BC8" w:rsidR="00745B0C" w:rsidRDefault="00745B0C">
      <w:pPr>
        <w:pStyle w:val="Caption"/>
        <w:rPr>
          <w:ins w:id="18413" w:author="Irová Zuzana" w:date="2025-04-11T11:12:00Z" w16du:dateUtc="2025-04-11T09:12:00Z"/>
        </w:rPr>
        <w:pPrChange w:id="18414" w:author="Irová Zuzana" w:date="2025-06-06T15:16:00Z" w16du:dateUtc="2025-06-06T13:16:00Z">
          <w:pPr/>
        </w:pPrChange>
      </w:pPr>
      <w:ins w:id="18415" w:author="Irová Zuzana" w:date="2025-04-11T11:12:00Z" w16du:dateUtc="2025-04-11T09:12:00Z">
        <w:r>
          <w:t xml:space="preserve">Tabulka </w:t>
        </w:r>
        <w:r>
          <w:fldChar w:fldCharType="begin"/>
        </w:r>
        <w:r>
          <w:instrText xml:space="preserve"> SEQ Tabulka \* ARABIC </w:instrText>
        </w:r>
      </w:ins>
      <w:r>
        <w:fldChar w:fldCharType="separate"/>
      </w:r>
      <w:ins w:id="18416" w:author="Irová Zuzana" w:date="2025-04-11T11:23:00Z" w16du:dateUtc="2025-04-11T09:23:00Z">
        <w:r w:rsidR="001E11DC">
          <w:rPr>
            <w:noProof/>
          </w:rPr>
          <w:t>36</w:t>
        </w:r>
      </w:ins>
      <w:ins w:id="18417" w:author="Irová Zuzana" w:date="2025-04-11T11:12:00Z" w16du:dateUtc="2025-04-11T09:12:00Z">
        <w:r>
          <w:fldChar w:fldCharType="end"/>
        </w:r>
        <w:r>
          <w:t>: Vybrané atributy Ingenico zprávy Authorization Request</w:t>
        </w:r>
      </w:ins>
    </w:p>
    <w:tbl>
      <w:tblPr>
        <w:tblW w:w="5000" w:type="pct"/>
        <w:tblBorders>
          <w:insideH w:val="single" w:sz="2" w:space="0" w:color="9FAC97"/>
          <w:insideV w:val="single" w:sz="2" w:space="0" w:color="9FAC97"/>
        </w:tblBorders>
        <w:tblLook w:val="01E0" w:firstRow="1" w:lastRow="1" w:firstColumn="1" w:lastColumn="1" w:noHBand="0" w:noVBand="0"/>
        <w:tblPrChange w:id="18418" w:author="Irová Zuzana" w:date="2025-04-11T11:12:00Z" w16du:dateUtc="2025-04-11T09:12:00Z">
          <w:tblPr>
            <w:tblW w:w="5000" w:type="pct"/>
            <w:tblBorders>
              <w:insideH w:val="single" w:sz="2" w:space="0" w:color="9FAC97"/>
              <w:insideV w:val="single" w:sz="2" w:space="0" w:color="9FAC97"/>
            </w:tblBorders>
            <w:tblLook w:val="01E0" w:firstRow="1" w:lastRow="1" w:firstColumn="1" w:lastColumn="1" w:noHBand="0" w:noVBand="0"/>
          </w:tblPr>
        </w:tblPrChange>
      </w:tblPr>
      <w:tblGrid>
        <w:gridCol w:w="1700"/>
        <w:gridCol w:w="1102"/>
        <w:gridCol w:w="1320"/>
        <w:gridCol w:w="5516"/>
        <w:tblGridChange w:id="18419">
          <w:tblGrid>
            <w:gridCol w:w="1700"/>
            <w:gridCol w:w="1102"/>
            <w:gridCol w:w="1320"/>
            <w:gridCol w:w="5516"/>
          </w:tblGrid>
        </w:tblGridChange>
      </w:tblGrid>
      <w:tr w:rsidR="00B02DA4" w14:paraId="60FCB6AA" w14:textId="77777777" w:rsidTr="00745B0C">
        <w:trPr>
          <w:ins w:id="18420" w:author="Irová Zuzana" w:date="2025-04-11T10:59:00Z"/>
        </w:trPr>
        <w:tc>
          <w:tcPr>
            <w:tcW w:w="1700" w:type="dxa"/>
            <w:tcBorders>
              <w:top w:val="nil"/>
              <w:left w:val="nil"/>
              <w:bottom w:val="single" w:sz="12" w:space="0" w:color="9FAC97"/>
              <w:right w:val="single" w:sz="2" w:space="0" w:color="9FAC97"/>
            </w:tcBorders>
            <w:shd w:val="clear" w:color="auto" w:fill="E7EAE5"/>
            <w:vAlign w:val="center"/>
            <w:hideMark/>
            <w:tcPrChange w:id="18421" w:author="Irová Zuzana" w:date="2025-04-11T11:12:00Z" w16du:dateUtc="2025-04-11T09:12:00Z">
              <w:tcPr>
                <w:tcW w:w="1735" w:type="dxa"/>
                <w:tcBorders>
                  <w:top w:val="nil"/>
                  <w:left w:val="nil"/>
                  <w:bottom w:val="single" w:sz="12" w:space="0" w:color="9FAC97"/>
                  <w:right w:val="single" w:sz="2" w:space="0" w:color="9FAC97"/>
                </w:tcBorders>
                <w:shd w:val="clear" w:color="auto" w:fill="E7EAE5"/>
                <w:vAlign w:val="center"/>
                <w:hideMark/>
              </w:tcPr>
            </w:tcPrChange>
          </w:tcPr>
          <w:p w14:paraId="208FD069" w14:textId="77777777" w:rsidR="00B02DA4" w:rsidRDefault="00B02DA4">
            <w:pPr>
              <w:spacing w:before="60" w:after="40" w:line="256" w:lineRule="auto"/>
              <w:rPr>
                <w:ins w:id="18422" w:author="Irová Zuzana" w:date="2025-04-11T10:59:00Z" w16du:dateUtc="2025-04-11T08:59:00Z"/>
                <w:b/>
                <w:bCs/>
              </w:rPr>
            </w:pPr>
            <w:bookmarkStart w:id="18423" w:name="_Hlk189222859"/>
            <w:ins w:id="18424" w:author="Irová Zuzana" w:date="2025-04-11T10:59:00Z" w16du:dateUtc="2025-04-11T08:59:00Z">
              <w:r>
                <w:rPr>
                  <w:b/>
                  <w:bCs/>
                </w:rPr>
                <w:t>Field</w:t>
              </w:r>
            </w:ins>
          </w:p>
        </w:tc>
        <w:tc>
          <w:tcPr>
            <w:tcW w:w="1102" w:type="dxa"/>
            <w:tcBorders>
              <w:top w:val="nil"/>
              <w:left w:val="single" w:sz="2" w:space="0" w:color="9FAC97"/>
              <w:bottom w:val="single" w:sz="12" w:space="0" w:color="9FAC97"/>
              <w:right w:val="single" w:sz="2" w:space="0" w:color="9FAC97"/>
            </w:tcBorders>
            <w:shd w:val="clear" w:color="auto" w:fill="E7EAE5"/>
            <w:vAlign w:val="center"/>
            <w:hideMark/>
            <w:tcPrChange w:id="18425" w:author="Irová Zuzana" w:date="2025-04-11T11:12:00Z" w16du:dateUtc="2025-04-11T09:12:00Z">
              <w:tcPr>
                <w:tcW w:w="889" w:type="dxa"/>
                <w:tcBorders>
                  <w:top w:val="nil"/>
                  <w:left w:val="single" w:sz="2" w:space="0" w:color="9FAC97"/>
                  <w:bottom w:val="single" w:sz="12" w:space="0" w:color="9FAC97"/>
                  <w:right w:val="single" w:sz="2" w:space="0" w:color="9FAC97"/>
                </w:tcBorders>
                <w:shd w:val="clear" w:color="auto" w:fill="E7EAE5"/>
                <w:vAlign w:val="center"/>
                <w:hideMark/>
              </w:tcPr>
            </w:tcPrChange>
          </w:tcPr>
          <w:p w14:paraId="483B1F04" w14:textId="77777777" w:rsidR="00B02DA4" w:rsidRDefault="00B02DA4">
            <w:pPr>
              <w:spacing w:before="60" w:after="40" w:line="256" w:lineRule="auto"/>
              <w:rPr>
                <w:ins w:id="18426" w:author="Irová Zuzana" w:date="2025-04-11T10:59:00Z" w16du:dateUtc="2025-04-11T08:59:00Z"/>
                <w:b/>
                <w:bCs/>
              </w:rPr>
            </w:pPr>
            <w:ins w:id="18427" w:author="Irová Zuzana" w:date="2025-04-11T10:59:00Z" w16du:dateUtc="2025-04-11T08:59:00Z">
              <w:r>
                <w:rPr>
                  <w:b/>
                  <w:bCs/>
                </w:rPr>
                <w:t>Type</w:t>
              </w:r>
            </w:ins>
          </w:p>
        </w:tc>
        <w:tc>
          <w:tcPr>
            <w:tcW w:w="1320" w:type="dxa"/>
            <w:tcBorders>
              <w:top w:val="nil"/>
              <w:left w:val="single" w:sz="2" w:space="0" w:color="9FAC97"/>
              <w:bottom w:val="single" w:sz="12" w:space="0" w:color="9FAC97"/>
              <w:right w:val="single" w:sz="2" w:space="0" w:color="9FAC97"/>
            </w:tcBorders>
            <w:shd w:val="clear" w:color="auto" w:fill="E7EAE5"/>
            <w:hideMark/>
            <w:tcPrChange w:id="18428" w:author="Irová Zuzana" w:date="2025-04-11T11:12:00Z" w16du:dateUtc="2025-04-11T09:12:00Z">
              <w:tcPr>
                <w:tcW w:w="1204" w:type="dxa"/>
                <w:tcBorders>
                  <w:top w:val="nil"/>
                  <w:left w:val="single" w:sz="2" w:space="0" w:color="9FAC97"/>
                  <w:bottom w:val="single" w:sz="12" w:space="0" w:color="9FAC97"/>
                  <w:right w:val="single" w:sz="2" w:space="0" w:color="9FAC97"/>
                </w:tcBorders>
                <w:shd w:val="clear" w:color="auto" w:fill="E7EAE5"/>
                <w:hideMark/>
              </w:tcPr>
            </w:tcPrChange>
          </w:tcPr>
          <w:p w14:paraId="1F21B240" w14:textId="77777777" w:rsidR="00B02DA4" w:rsidRDefault="00B02DA4">
            <w:pPr>
              <w:spacing w:before="60" w:after="40" w:line="256" w:lineRule="auto"/>
              <w:rPr>
                <w:ins w:id="18429" w:author="Irová Zuzana" w:date="2025-04-11T10:59:00Z" w16du:dateUtc="2025-04-11T08:59:00Z"/>
                <w:b/>
                <w:bCs/>
              </w:rPr>
            </w:pPr>
            <w:ins w:id="18430" w:author="Irová Zuzana" w:date="2025-04-11T10:59:00Z" w16du:dateUtc="2025-04-11T08:59:00Z">
              <w:r>
                <w:rPr>
                  <w:b/>
                  <w:bCs/>
                </w:rPr>
                <w:t>Mandatory</w:t>
              </w:r>
            </w:ins>
          </w:p>
        </w:tc>
        <w:tc>
          <w:tcPr>
            <w:tcW w:w="5516" w:type="dxa"/>
            <w:tcBorders>
              <w:top w:val="nil"/>
              <w:left w:val="single" w:sz="2" w:space="0" w:color="9FAC97"/>
              <w:bottom w:val="single" w:sz="12" w:space="0" w:color="9FAC97"/>
              <w:right w:val="nil"/>
            </w:tcBorders>
            <w:shd w:val="clear" w:color="auto" w:fill="E7EAE5"/>
            <w:vAlign w:val="center"/>
            <w:hideMark/>
            <w:tcPrChange w:id="18431" w:author="Irová Zuzana" w:date="2025-04-11T11:12:00Z" w16du:dateUtc="2025-04-11T09:12:00Z">
              <w:tcPr>
                <w:tcW w:w="5810" w:type="dxa"/>
                <w:tcBorders>
                  <w:top w:val="nil"/>
                  <w:left w:val="single" w:sz="2" w:space="0" w:color="9FAC97"/>
                  <w:bottom w:val="single" w:sz="12" w:space="0" w:color="9FAC97"/>
                  <w:right w:val="nil"/>
                </w:tcBorders>
                <w:shd w:val="clear" w:color="auto" w:fill="E7EAE5"/>
                <w:vAlign w:val="center"/>
                <w:hideMark/>
              </w:tcPr>
            </w:tcPrChange>
          </w:tcPr>
          <w:p w14:paraId="6ABFF3E6" w14:textId="77777777" w:rsidR="00B02DA4" w:rsidRDefault="00B02DA4">
            <w:pPr>
              <w:spacing w:before="60" w:after="40" w:line="256" w:lineRule="auto"/>
              <w:rPr>
                <w:ins w:id="18432" w:author="Irová Zuzana" w:date="2025-04-11T10:59:00Z" w16du:dateUtc="2025-04-11T08:59:00Z"/>
                <w:b/>
                <w:bCs/>
              </w:rPr>
            </w:pPr>
            <w:ins w:id="18433" w:author="Irová Zuzana" w:date="2025-04-11T10:59:00Z" w16du:dateUtc="2025-04-11T08:59:00Z">
              <w:r>
                <w:rPr>
                  <w:b/>
                  <w:bCs/>
                </w:rPr>
                <w:t>Description</w:t>
              </w:r>
            </w:ins>
          </w:p>
        </w:tc>
      </w:tr>
      <w:tr w:rsidR="00B02DA4" w14:paraId="6FE6660E" w14:textId="77777777" w:rsidTr="00745B0C">
        <w:trPr>
          <w:trHeight w:val="283"/>
          <w:ins w:id="18434" w:author="Irová Zuzana" w:date="2025-04-11T10:59:00Z"/>
          <w:trPrChange w:id="18435" w:author="Irová Zuzana" w:date="2025-04-11T11:12:00Z" w16du:dateUtc="2025-04-11T09:12:00Z">
            <w:trPr>
              <w:trHeight w:val="283"/>
            </w:trPr>
          </w:trPrChange>
        </w:trPr>
        <w:tc>
          <w:tcPr>
            <w:tcW w:w="1700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  <w:tcPrChange w:id="18436" w:author="Irová Zuzana" w:date="2025-04-11T11:12:00Z" w16du:dateUtc="2025-04-11T09:12:00Z">
              <w:tcPr>
                <w:tcW w:w="1735" w:type="dxa"/>
                <w:tcBorders>
                  <w:top w:val="single" w:sz="2" w:space="0" w:color="9FAC97"/>
                  <w:left w:val="nil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59F8781D" w14:textId="77777777" w:rsidR="00B02DA4" w:rsidRDefault="00B02DA4">
            <w:pPr>
              <w:spacing w:before="40" w:after="20" w:line="256" w:lineRule="auto"/>
              <w:rPr>
                <w:ins w:id="18437" w:author="Irová Zuzana" w:date="2025-04-11T10:59:00Z" w16du:dateUtc="2025-04-11T08:59:00Z"/>
                <w:rFonts w:cs="Tahoma"/>
                <w:i/>
                <w:iCs/>
                <w:szCs w:val="22"/>
                <w:lang w:eastAsia="sk-SK"/>
              </w:rPr>
            </w:pPr>
            <w:ins w:id="18438" w:author="Irová Zuzana" w:date="2025-04-11T10:59:00Z" w16du:dateUtc="2025-04-11T08:59:00Z">
              <w:r>
                <w:rPr>
                  <w:rFonts w:cs="Tahoma"/>
                  <w:i/>
                  <w:iCs/>
                  <w:szCs w:val="22"/>
                  <w:lang w:eastAsia="sk-SK"/>
                </w:rPr>
                <w:t>Transaction Type</w:t>
              </w:r>
            </w:ins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  <w:tcPrChange w:id="18439" w:author="Irová Zuzana" w:date="2025-04-11T11:12:00Z" w16du:dateUtc="2025-04-11T09:12:00Z">
              <w:tcPr>
                <w:tcW w:w="889" w:type="dxa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2C24E101" w14:textId="77777777" w:rsidR="00B02DA4" w:rsidRDefault="00B02DA4">
            <w:pPr>
              <w:spacing w:before="40" w:after="20" w:line="256" w:lineRule="auto"/>
              <w:rPr>
                <w:ins w:id="18440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441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Num</w:t>
              </w:r>
            </w:ins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  <w:tcPrChange w:id="18442" w:author="Irová Zuzana" w:date="2025-04-11T11:12:00Z" w16du:dateUtc="2025-04-11T09:12:00Z">
              <w:tcPr>
                <w:tcW w:w="1204" w:type="dxa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1DD8AF7E" w14:textId="77777777" w:rsidR="00B02DA4" w:rsidRDefault="00B02DA4">
            <w:pPr>
              <w:spacing w:before="40" w:after="20" w:line="256" w:lineRule="auto"/>
              <w:rPr>
                <w:ins w:id="18443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444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Yes</w:t>
              </w:r>
            </w:ins>
          </w:p>
        </w:tc>
        <w:tc>
          <w:tcPr>
            <w:tcW w:w="5516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  <w:tcPrChange w:id="18445" w:author="Irová Zuzana" w:date="2025-04-11T11:12:00Z" w16du:dateUtc="2025-04-11T09:12:00Z">
              <w:tcPr>
                <w:tcW w:w="5810" w:type="dxa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nil"/>
                </w:tcBorders>
                <w:hideMark/>
              </w:tcPr>
            </w:tcPrChange>
          </w:tcPr>
          <w:p w14:paraId="1CD13D3B" w14:textId="77777777" w:rsidR="00B02DA4" w:rsidRDefault="00B02DA4">
            <w:pPr>
              <w:spacing w:before="40" w:after="20" w:line="256" w:lineRule="auto"/>
              <w:rPr>
                <w:ins w:id="18446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447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01 : Sale</w:t>
              </w:r>
            </w:ins>
          </w:p>
          <w:p w14:paraId="2226CCB6" w14:textId="77777777" w:rsidR="00B02DA4" w:rsidRDefault="00B02DA4">
            <w:pPr>
              <w:spacing w:before="40" w:after="20" w:line="256" w:lineRule="auto"/>
              <w:rPr>
                <w:ins w:id="18448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449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02 : Pre-authorization</w:t>
              </w:r>
            </w:ins>
          </w:p>
          <w:p w14:paraId="45883882" w14:textId="77777777" w:rsidR="00B02DA4" w:rsidRDefault="00B02DA4">
            <w:pPr>
              <w:spacing w:before="40" w:after="20" w:line="256" w:lineRule="auto"/>
              <w:rPr>
                <w:ins w:id="18450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451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03 : Cash Advance</w:t>
              </w:r>
            </w:ins>
          </w:p>
          <w:p w14:paraId="15ECBDA1" w14:textId="77777777" w:rsidR="00B02DA4" w:rsidRDefault="00B02DA4">
            <w:pPr>
              <w:spacing w:before="40" w:after="20" w:line="256" w:lineRule="auto"/>
              <w:rPr>
                <w:ins w:id="18452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453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04 : Cash Back</w:t>
              </w:r>
            </w:ins>
          </w:p>
          <w:p w14:paraId="36337A44" w14:textId="77777777" w:rsidR="00B02DA4" w:rsidRDefault="00B02DA4">
            <w:pPr>
              <w:spacing w:before="40" w:after="20" w:line="256" w:lineRule="auto"/>
              <w:rPr>
                <w:ins w:id="18454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455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05 : Refund</w:t>
              </w:r>
              <w:r>
                <w:rPr>
                  <w:rFonts w:cs="Tahoma"/>
                  <w:szCs w:val="22"/>
                  <w:lang w:eastAsia="sk-SK"/>
                </w:rPr>
                <w:br/>
                <w:t>…</w:t>
              </w:r>
            </w:ins>
          </w:p>
        </w:tc>
      </w:tr>
      <w:tr w:rsidR="00B02DA4" w14:paraId="2F5DA0E7" w14:textId="77777777" w:rsidTr="00745B0C">
        <w:trPr>
          <w:trHeight w:val="283"/>
          <w:ins w:id="18456" w:author="Irová Zuzana" w:date="2025-04-11T10:59:00Z"/>
          <w:trPrChange w:id="18457" w:author="Irová Zuzana" w:date="2025-04-11T11:12:00Z" w16du:dateUtc="2025-04-11T09:12:00Z">
            <w:trPr>
              <w:trHeight w:val="283"/>
            </w:trPr>
          </w:trPrChange>
        </w:trPr>
        <w:tc>
          <w:tcPr>
            <w:tcW w:w="1700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  <w:tcPrChange w:id="18458" w:author="Irová Zuzana" w:date="2025-04-11T11:12:00Z" w16du:dateUtc="2025-04-11T09:12:00Z">
              <w:tcPr>
                <w:tcW w:w="1735" w:type="dxa"/>
                <w:tcBorders>
                  <w:top w:val="single" w:sz="2" w:space="0" w:color="9FAC97"/>
                  <w:left w:val="nil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74E621BE" w14:textId="77777777" w:rsidR="00B02DA4" w:rsidRDefault="00B02DA4">
            <w:pPr>
              <w:spacing w:before="40" w:after="20" w:line="256" w:lineRule="auto"/>
              <w:rPr>
                <w:ins w:id="18459" w:author="Irová Zuzana" w:date="2025-04-11T10:59:00Z" w16du:dateUtc="2025-04-11T08:59:00Z"/>
                <w:rFonts w:cs="Tahoma"/>
                <w:i/>
                <w:iCs/>
                <w:szCs w:val="22"/>
                <w:lang w:eastAsia="sk-SK"/>
              </w:rPr>
            </w:pPr>
            <w:ins w:id="18460" w:author="Irová Zuzana" w:date="2025-04-11T10:59:00Z" w16du:dateUtc="2025-04-11T08:59:00Z">
              <w:r>
                <w:rPr>
                  <w:rFonts w:cs="Tahoma"/>
                  <w:i/>
                  <w:iCs/>
                  <w:szCs w:val="22"/>
                  <w:lang w:eastAsia="sk-SK"/>
                </w:rPr>
                <w:t>Transaction Amount</w:t>
              </w:r>
            </w:ins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  <w:tcPrChange w:id="18461" w:author="Irová Zuzana" w:date="2025-04-11T11:12:00Z" w16du:dateUtc="2025-04-11T09:12:00Z">
              <w:tcPr>
                <w:tcW w:w="889" w:type="dxa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3BA95D33" w14:textId="77777777" w:rsidR="00B02DA4" w:rsidRDefault="00B02DA4">
            <w:pPr>
              <w:spacing w:before="40" w:after="20" w:line="256" w:lineRule="auto"/>
              <w:rPr>
                <w:ins w:id="18462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463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Num</w:t>
              </w:r>
            </w:ins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  <w:tcPrChange w:id="18464" w:author="Irová Zuzana" w:date="2025-04-11T11:12:00Z" w16du:dateUtc="2025-04-11T09:12:00Z">
              <w:tcPr>
                <w:tcW w:w="1204" w:type="dxa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6B694C02" w14:textId="77777777" w:rsidR="00B02DA4" w:rsidRDefault="00B02DA4">
            <w:pPr>
              <w:spacing w:before="40" w:after="20" w:line="256" w:lineRule="auto"/>
              <w:rPr>
                <w:ins w:id="18465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466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No</w:t>
              </w:r>
            </w:ins>
          </w:p>
        </w:tc>
        <w:tc>
          <w:tcPr>
            <w:tcW w:w="5516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tcPrChange w:id="18467" w:author="Irová Zuzana" w:date="2025-04-11T11:12:00Z" w16du:dateUtc="2025-04-11T09:12:00Z">
              <w:tcPr>
                <w:tcW w:w="5810" w:type="dxa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nil"/>
                </w:tcBorders>
              </w:tcPr>
            </w:tcPrChange>
          </w:tcPr>
          <w:p w14:paraId="4195EACD" w14:textId="77777777" w:rsidR="00B02DA4" w:rsidRDefault="00B02DA4">
            <w:pPr>
              <w:spacing w:before="40" w:after="20" w:line="256" w:lineRule="auto"/>
              <w:rPr>
                <w:ins w:id="18468" w:author="Irová Zuzana" w:date="2025-04-11T10:59:00Z" w16du:dateUtc="2025-04-11T08:59:00Z"/>
                <w:rFonts w:cs="Tahoma"/>
                <w:szCs w:val="22"/>
                <w:lang w:eastAsia="sk-SK"/>
              </w:rPr>
            </w:pPr>
          </w:p>
        </w:tc>
      </w:tr>
      <w:tr w:rsidR="00B02DA4" w14:paraId="72921606" w14:textId="77777777" w:rsidTr="00745B0C">
        <w:trPr>
          <w:trHeight w:val="283"/>
          <w:ins w:id="18469" w:author="Irová Zuzana" w:date="2025-04-11T10:59:00Z"/>
          <w:trPrChange w:id="18470" w:author="Irová Zuzana" w:date="2025-04-11T11:12:00Z" w16du:dateUtc="2025-04-11T09:12:00Z">
            <w:trPr>
              <w:trHeight w:val="283"/>
            </w:trPr>
          </w:trPrChange>
        </w:trPr>
        <w:tc>
          <w:tcPr>
            <w:tcW w:w="1700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  <w:tcPrChange w:id="18471" w:author="Irová Zuzana" w:date="2025-04-11T11:12:00Z" w16du:dateUtc="2025-04-11T09:12:00Z">
              <w:tcPr>
                <w:tcW w:w="1735" w:type="dxa"/>
                <w:tcBorders>
                  <w:top w:val="single" w:sz="2" w:space="0" w:color="9FAC97"/>
                  <w:left w:val="nil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35F27D02" w14:textId="77777777" w:rsidR="00B02DA4" w:rsidRDefault="00B02DA4">
            <w:pPr>
              <w:spacing w:before="40" w:after="20" w:line="256" w:lineRule="auto"/>
              <w:rPr>
                <w:ins w:id="18472" w:author="Irová Zuzana" w:date="2025-04-11T10:59:00Z" w16du:dateUtc="2025-04-11T08:59:00Z"/>
                <w:rFonts w:cs="Tahoma"/>
                <w:i/>
                <w:iCs/>
                <w:szCs w:val="22"/>
                <w:lang w:eastAsia="sk-SK"/>
              </w:rPr>
            </w:pPr>
            <w:ins w:id="18473" w:author="Irová Zuzana" w:date="2025-04-11T10:59:00Z" w16du:dateUtc="2025-04-11T08:59:00Z">
              <w:r>
                <w:rPr>
                  <w:rFonts w:cs="Tahoma"/>
                  <w:i/>
                  <w:iCs/>
                  <w:szCs w:val="22"/>
                  <w:lang w:eastAsia="sk-SK"/>
                </w:rPr>
                <w:t>INFO</w:t>
              </w:r>
            </w:ins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  <w:tcPrChange w:id="18474" w:author="Irová Zuzana" w:date="2025-04-11T11:12:00Z" w16du:dateUtc="2025-04-11T09:12:00Z">
              <w:tcPr>
                <w:tcW w:w="889" w:type="dxa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32B28D52" w14:textId="77777777" w:rsidR="00B02DA4" w:rsidRDefault="00B02DA4">
            <w:pPr>
              <w:spacing w:before="40" w:after="20" w:line="256" w:lineRule="auto"/>
              <w:rPr>
                <w:ins w:id="18475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476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Alpha-Num</w:t>
              </w:r>
            </w:ins>
          </w:p>
          <w:p w14:paraId="06E4433B" w14:textId="77777777" w:rsidR="00B02DA4" w:rsidRDefault="00B02DA4">
            <w:pPr>
              <w:spacing w:before="40" w:after="20" w:line="256" w:lineRule="auto"/>
              <w:rPr>
                <w:ins w:id="18477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478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extended</w:t>
              </w:r>
            </w:ins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  <w:tcPrChange w:id="18479" w:author="Irová Zuzana" w:date="2025-04-11T11:12:00Z" w16du:dateUtc="2025-04-11T09:12:00Z">
              <w:tcPr>
                <w:tcW w:w="1204" w:type="dxa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7DF3EA00" w14:textId="77777777" w:rsidR="00B02DA4" w:rsidRDefault="00B02DA4">
            <w:pPr>
              <w:spacing w:before="40" w:after="20" w:line="256" w:lineRule="auto"/>
              <w:rPr>
                <w:ins w:id="18480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481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No</w:t>
              </w:r>
            </w:ins>
          </w:p>
        </w:tc>
        <w:tc>
          <w:tcPr>
            <w:tcW w:w="5516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  <w:tcPrChange w:id="18482" w:author="Irová Zuzana" w:date="2025-04-11T11:12:00Z" w16du:dateUtc="2025-04-11T09:12:00Z">
              <w:tcPr>
                <w:tcW w:w="5810" w:type="dxa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nil"/>
                </w:tcBorders>
                <w:hideMark/>
              </w:tcPr>
            </w:tcPrChange>
          </w:tcPr>
          <w:p w14:paraId="113E22AC" w14:textId="77777777" w:rsidR="0091103D" w:rsidRPr="0091103D" w:rsidRDefault="0091103D" w:rsidP="0091103D">
            <w:pPr>
              <w:spacing w:before="40" w:after="20" w:line="256" w:lineRule="auto"/>
              <w:rPr>
                <w:ins w:id="18483" w:author="Irová Zuzana" w:date="2025-04-11T11:09:00Z" w16du:dateUtc="2025-04-11T09:09:00Z"/>
                <w:rFonts w:cs="Tahoma"/>
                <w:szCs w:val="22"/>
                <w:lang w:eastAsia="sk-SK"/>
              </w:rPr>
            </w:pPr>
            <w:ins w:id="18484" w:author="Irová Zuzana" w:date="2025-04-11T11:09:00Z" w16du:dateUtc="2025-04-11T09:09:00Z">
              <w:r w:rsidRPr="0091103D">
                <w:rPr>
                  <w:rFonts w:cs="Tahoma"/>
                  <w:szCs w:val="22"/>
                  <w:lang w:eastAsia="sk-SK"/>
                </w:rPr>
                <w:t>Nepovinné informace o transakci.</w:t>
              </w:r>
            </w:ins>
          </w:p>
          <w:p w14:paraId="17C4E978" w14:textId="77777777" w:rsidR="0091103D" w:rsidRPr="0091103D" w:rsidRDefault="0091103D" w:rsidP="0091103D">
            <w:pPr>
              <w:spacing w:before="40" w:after="20" w:line="256" w:lineRule="auto"/>
              <w:rPr>
                <w:ins w:id="18485" w:author="Irová Zuzana" w:date="2025-04-11T11:09:00Z" w16du:dateUtc="2025-04-11T09:09:00Z"/>
                <w:rFonts w:cs="Tahoma"/>
                <w:szCs w:val="22"/>
                <w:lang w:eastAsia="sk-SK"/>
              </w:rPr>
            </w:pPr>
            <w:ins w:id="18486" w:author="Irová Zuzana" w:date="2025-04-11T11:09:00Z" w16du:dateUtc="2025-04-11T09:09:00Z">
              <w:r w:rsidRPr="0091103D">
                <w:rPr>
                  <w:rFonts w:cs="Tahoma"/>
                  <w:szCs w:val="22"/>
                  <w:lang w:eastAsia="sk-SK"/>
                </w:rPr>
                <w:t>Hodnoty musí být uloženy v následujícím formátu:</w:t>
              </w:r>
            </w:ins>
          </w:p>
          <w:p w14:paraId="57B142CA" w14:textId="77777777" w:rsidR="00B02DA4" w:rsidRDefault="00B02DA4">
            <w:pPr>
              <w:spacing w:before="40" w:after="20" w:line="256" w:lineRule="auto"/>
              <w:rPr>
                <w:ins w:id="18487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488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&lt;FieldID&gt;&lt;Value&gt;;</w:t>
              </w:r>
              <w:r>
                <w:rPr>
                  <w:rFonts w:cs="Tahoma"/>
                  <w:szCs w:val="22"/>
                  <w:lang w:eastAsia="sk-SK"/>
                </w:rPr>
                <w:br/>
              </w:r>
              <w:r>
                <w:rPr>
                  <w:rFonts w:cs="Tahoma"/>
                  <w:szCs w:val="22"/>
                  <w:lang w:eastAsia="sk-SK"/>
                </w:rPr>
                <w:br/>
                <w:t>TOKENIZE</w:t>
              </w:r>
            </w:ins>
          </w:p>
          <w:p w14:paraId="2441276C" w14:textId="01C2705B" w:rsidR="00B02DA4" w:rsidRDefault="0091103D" w:rsidP="00C238FE">
            <w:pPr>
              <w:spacing w:before="40" w:after="20" w:line="256" w:lineRule="auto"/>
              <w:rPr>
                <w:ins w:id="18489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490" w:author="Irová Zuzana" w:date="2025-04-11T11:10:00Z" w16du:dateUtc="2025-04-11T09:10:00Z">
              <w:r w:rsidRPr="0091103D">
                <w:rPr>
                  <w:rFonts w:cs="Tahoma"/>
                  <w:szCs w:val="22"/>
                  <w:lang w:eastAsia="sk-SK"/>
                </w:rPr>
                <w:t>Používá se k označení požadavku na tokenizaci a očekávaného tokenu transakce ve zprávě autorizační odpovědi.</w:t>
              </w:r>
            </w:ins>
          </w:p>
        </w:tc>
      </w:tr>
      <w:tr w:rsidR="00B02DA4" w14:paraId="1FFBA164" w14:textId="77777777" w:rsidTr="00745B0C">
        <w:trPr>
          <w:trHeight w:val="283"/>
          <w:ins w:id="18491" w:author="Irová Zuzana" w:date="2025-04-11T10:59:00Z"/>
          <w:trPrChange w:id="18492" w:author="Irová Zuzana" w:date="2025-04-11T11:12:00Z" w16du:dateUtc="2025-04-11T09:12:00Z">
            <w:trPr>
              <w:trHeight w:val="283"/>
            </w:trPr>
          </w:trPrChange>
        </w:trPr>
        <w:tc>
          <w:tcPr>
            <w:tcW w:w="1700" w:type="dxa"/>
            <w:tcBorders>
              <w:top w:val="single" w:sz="2" w:space="0" w:color="9FAC97"/>
              <w:left w:val="nil"/>
              <w:bottom w:val="single" w:sz="12" w:space="0" w:color="9FAC97"/>
              <w:right w:val="single" w:sz="2" w:space="0" w:color="9FAC97"/>
            </w:tcBorders>
            <w:tcPrChange w:id="18493" w:author="Irová Zuzana" w:date="2025-04-11T11:12:00Z" w16du:dateUtc="2025-04-11T09:12:00Z">
              <w:tcPr>
                <w:tcW w:w="1735" w:type="dxa"/>
                <w:tcBorders>
                  <w:top w:val="single" w:sz="2" w:space="0" w:color="9FAC97"/>
                  <w:left w:val="nil"/>
                  <w:bottom w:val="single" w:sz="12" w:space="0" w:color="9FAC97"/>
                  <w:right w:val="single" w:sz="2" w:space="0" w:color="9FAC97"/>
                </w:tcBorders>
              </w:tcPr>
            </w:tcPrChange>
          </w:tcPr>
          <w:p w14:paraId="6963E26F" w14:textId="77777777" w:rsidR="00B02DA4" w:rsidRDefault="00B02DA4">
            <w:pPr>
              <w:spacing w:before="40" w:after="20" w:line="256" w:lineRule="auto"/>
              <w:rPr>
                <w:ins w:id="18494" w:author="Irová Zuzana" w:date="2025-04-11T10:59:00Z" w16du:dateUtc="2025-04-11T08:59:00Z"/>
                <w:rFonts w:cs="Tahoma"/>
                <w:i/>
                <w:iCs/>
                <w:szCs w:val="22"/>
                <w:lang w:eastAsia="sk-SK"/>
              </w:rPr>
            </w:pP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single" w:sz="2" w:space="0" w:color="9FAC97"/>
            </w:tcBorders>
            <w:tcPrChange w:id="18495" w:author="Irová Zuzana" w:date="2025-04-11T11:12:00Z" w16du:dateUtc="2025-04-11T09:12:00Z">
              <w:tcPr>
                <w:tcW w:w="889" w:type="dxa"/>
                <w:tcBorders>
                  <w:top w:val="single" w:sz="2" w:space="0" w:color="9FAC97"/>
                  <w:left w:val="single" w:sz="2" w:space="0" w:color="9FAC97"/>
                  <w:bottom w:val="single" w:sz="12" w:space="0" w:color="9FAC97"/>
                  <w:right w:val="single" w:sz="2" w:space="0" w:color="9FAC97"/>
                </w:tcBorders>
              </w:tcPr>
            </w:tcPrChange>
          </w:tcPr>
          <w:p w14:paraId="37F298B6" w14:textId="77777777" w:rsidR="00B02DA4" w:rsidRDefault="00B02DA4">
            <w:pPr>
              <w:spacing w:before="40" w:after="20" w:line="256" w:lineRule="auto"/>
              <w:rPr>
                <w:ins w:id="18496" w:author="Irová Zuzana" w:date="2025-04-11T10:59:00Z" w16du:dateUtc="2025-04-11T08:59:00Z"/>
                <w:rFonts w:cs="Tahoma"/>
                <w:szCs w:val="22"/>
                <w:lang w:eastAsia="sk-SK"/>
              </w:rPr>
            </w:pP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single" w:sz="2" w:space="0" w:color="9FAC97"/>
            </w:tcBorders>
            <w:tcPrChange w:id="18497" w:author="Irová Zuzana" w:date="2025-04-11T11:12:00Z" w16du:dateUtc="2025-04-11T09:12:00Z">
              <w:tcPr>
                <w:tcW w:w="1204" w:type="dxa"/>
                <w:tcBorders>
                  <w:top w:val="single" w:sz="2" w:space="0" w:color="9FAC97"/>
                  <w:left w:val="single" w:sz="2" w:space="0" w:color="9FAC97"/>
                  <w:bottom w:val="single" w:sz="12" w:space="0" w:color="9FAC97"/>
                  <w:right w:val="single" w:sz="2" w:space="0" w:color="9FAC97"/>
                </w:tcBorders>
              </w:tcPr>
            </w:tcPrChange>
          </w:tcPr>
          <w:p w14:paraId="70D95688" w14:textId="77777777" w:rsidR="00B02DA4" w:rsidRDefault="00B02DA4">
            <w:pPr>
              <w:spacing w:before="40" w:after="20" w:line="256" w:lineRule="auto"/>
              <w:rPr>
                <w:ins w:id="18498" w:author="Irová Zuzana" w:date="2025-04-11T10:59:00Z" w16du:dateUtc="2025-04-11T08:59:00Z"/>
                <w:rFonts w:cs="Tahoma"/>
                <w:szCs w:val="22"/>
                <w:lang w:eastAsia="sk-SK"/>
              </w:rPr>
            </w:pPr>
          </w:p>
        </w:tc>
        <w:tc>
          <w:tcPr>
            <w:tcW w:w="5516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nil"/>
            </w:tcBorders>
            <w:tcPrChange w:id="18499" w:author="Irová Zuzana" w:date="2025-04-11T11:12:00Z" w16du:dateUtc="2025-04-11T09:12:00Z">
              <w:tcPr>
                <w:tcW w:w="5810" w:type="dxa"/>
                <w:tcBorders>
                  <w:top w:val="single" w:sz="2" w:space="0" w:color="9FAC97"/>
                  <w:left w:val="single" w:sz="2" w:space="0" w:color="9FAC97"/>
                  <w:bottom w:val="single" w:sz="12" w:space="0" w:color="9FAC97"/>
                  <w:right w:val="nil"/>
                </w:tcBorders>
              </w:tcPr>
            </w:tcPrChange>
          </w:tcPr>
          <w:p w14:paraId="5CD98622" w14:textId="77777777" w:rsidR="00B02DA4" w:rsidRDefault="00B02DA4">
            <w:pPr>
              <w:spacing w:before="40" w:after="20" w:line="256" w:lineRule="auto"/>
              <w:rPr>
                <w:ins w:id="18500" w:author="Irová Zuzana" w:date="2025-04-11T10:59:00Z" w16du:dateUtc="2025-04-11T08:59:00Z"/>
                <w:rFonts w:cs="Tahoma"/>
                <w:szCs w:val="22"/>
                <w:lang w:eastAsia="sk-SK"/>
              </w:rPr>
            </w:pPr>
          </w:p>
        </w:tc>
      </w:tr>
    </w:tbl>
    <w:bookmarkEnd w:id="18423"/>
    <w:p w14:paraId="159F1E9A" w14:textId="1A8000BF" w:rsidR="00B02DA4" w:rsidRDefault="00844519">
      <w:pPr>
        <w:pStyle w:val="NormalIndent"/>
        <w:rPr>
          <w:ins w:id="18501" w:author="Irová Zuzana" w:date="2025-04-11T10:59:00Z" w16du:dateUtc="2025-04-11T08:59:00Z"/>
        </w:rPr>
        <w:pPrChange w:id="18502" w:author="Irová Zuzana" w:date="2025-06-06T15:16:00Z" w16du:dateUtc="2025-06-06T13:16:00Z">
          <w:pPr>
            <w:pStyle w:val="Q05Textnormaln"/>
          </w:pPr>
        </w:pPrChange>
      </w:pPr>
      <w:ins w:id="18503" w:author="Irová Zuzana" w:date="2025-04-11T11:12:00Z" w16du:dateUtc="2025-04-11T09:12:00Z">
        <w:r w:rsidRPr="00844519">
          <w:t xml:space="preserve">Úplnou definici zprávy </w:t>
        </w:r>
      </w:ins>
      <w:ins w:id="18504" w:author="Irová Zuzana" w:date="2025-04-11T11:13:00Z" w16du:dateUtc="2025-04-11T09:13:00Z">
        <w:r>
          <w:t>Authorization Request lze nalézt na Confluence</w:t>
        </w:r>
        <w:r w:rsidR="00692321">
          <w:t xml:space="preserve">: </w:t>
        </w:r>
        <w:r w:rsidR="00692321" w:rsidRPr="00692321">
          <w:t>CorvusPay-ECR–Ingenico_EFT-POS-v</w:t>
        </w:r>
      </w:ins>
      <w:ins w:id="18505" w:author="Irová Zuzana" w:date="2025-04-11T11:14:00Z" w16du:dateUtc="2025-04-11T09:14:00Z">
        <w:r w:rsidR="00692321">
          <w:t>XXX</w:t>
        </w:r>
      </w:ins>
      <w:ins w:id="18506" w:author="Irová Zuzana" w:date="2025-04-11T10:59:00Z" w16du:dateUtc="2025-04-11T08:59:00Z">
        <w:r w:rsidR="00B02DA4">
          <w:t>.</w:t>
        </w:r>
      </w:ins>
    </w:p>
    <w:p w14:paraId="1465A7CE" w14:textId="2FC217CF" w:rsidR="00B02DA4" w:rsidRDefault="00B02DA4" w:rsidP="00B02DA4">
      <w:pPr>
        <w:pStyle w:val="Heading3"/>
        <w:rPr>
          <w:ins w:id="18507" w:author="Irová Zuzana" w:date="2025-04-11T10:59:00Z" w16du:dateUtc="2025-04-11T08:59:00Z"/>
          <w:rFonts w:hint="eastAsia"/>
        </w:rPr>
      </w:pPr>
      <w:bookmarkStart w:id="18508" w:name="_Toc194667943"/>
      <w:bookmarkStart w:id="18509" w:name="_Toc201569223"/>
      <w:ins w:id="18510" w:author="Irová Zuzana" w:date="2025-04-11T10:59:00Z" w16du:dateUtc="2025-04-11T08:59:00Z">
        <w:r>
          <w:t>Authorization Request Confirmation (</w:t>
        </w:r>
      </w:ins>
      <w:ins w:id="18511" w:author="Irová Zuzana" w:date="2025-04-11T11:14:00Z" w16du:dateUtc="2025-04-11T09:14:00Z">
        <w:r w:rsidR="00692321">
          <w:t>EFT</w:t>
        </w:r>
      </w:ins>
      <w:ins w:id="18512" w:author="Irová Zuzana" w:date="2025-04-11T10:59:00Z" w16du:dateUtc="2025-04-11T08:59:00Z">
        <w:r>
          <w:t xml:space="preserve"> </w:t>
        </w:r>
        <w:r>
          <w:rPr>
            <w:rFonts w:ascii="Arial" w:hAnsi="Arial" w:cs="Arial"/>
          </w:rPr>
          <w:t>→</w:t>
        </w:r>
        <w:r>
          <w:t xml:space="preserve"> </w:t>
        </w:r>
      </w:ins>
      <w:ins w:id="18513" w:author="Irová Zuzana" w:date="2025-04-11T11:14:00Z" w16du:dateUtc="2025-04-11T09:14:00Z">
        <w:r w:rsidR="00692321">
          <w:t>Systém</w:t>
        </w:r>
      </w:ins>
      <w:ins w:id="18514" w:author="Irová Zuzana" w:date="2025-04-11T10:59:00Z" w16du:dateUtc="2025-04-11T08:59:00Z">
        <w:r>
          <w:t>)</w:t>
        </w:r>
        <w:bookmarkEnd w:id="18508"/>
        <w:bookmarkEnd w:id="18509"/>
      </w:ins>
    </w:p>
    <w:p w14:paraId="1BA56CE0" w14:textId="1AF18BEA" w:rsidR="00B02DA4" w:rsidRDefault="004E31EF">
      <w:pPr>
        <w:pStyle w:val="NormalIndent"/>
        <w:rPr>
          <w:ins w:id="18515" w:author="Irová Zuzana" w:date="2025-04-11T10:59:00Z" w16du:dateUtc="2025-04-11T08:59:00Z"/>
        </w:rPr>
        <w:pPrChange w:id="18516" w:author="Irová Zuzana" w:date="2025-06-06T15:16:00Z" w16du:dateUtc="2025-06-06T13:16:00Z">
          <w:pPr>
            <w:pStyle w:val="Q05Textnormaln"/>
          </w:pPr>
        </w:pPrChange>
      </w:pPr>
      <w:ins w:id="18517" w:author="Irová Zuzana" w:date="2025-04-11T11:15:00Z" w16du:dateUtc="2025-04-11T09:15:00Z">
        <w:r w:rsidRPr="004E31EF">
          <w:t>Potvrzuje přijetí žádosti o autorizaci a indikuje, že terminál je připraven pokračovat</w:t>
        </w:r>
        <w:r>
          <w:t xml:space="preserve"> v procesování požadavku.</w:t>
        </w:r>
      </w:ins>
    </w:p>
    <w:p w14:paraId="344E7F81" w14:textId="79FE9B85" w:rsidR="00B02DA4" w:rsidRDefault="00B02DA4" w:rsidP="00B02DA4">
      <w:pPr>
        <w:pStyle w:val="Heading3"/>
        <w:tabs>
          <w:tab w:val="num" w:pos="360"/>
        </w:tabs>
        <w:ind w:left="360" w:hanging="360"/>
        <w:rPr>
          <w:ins w:id="18518" w:author="Irová Zuzana" w:date="2025-04-11T10:59:00Z" w16du:dateUtc="2025-04-11T08:59:00Z"/>
          <w:rFonts w:hint="eastAsia"/>
        </w:rPr>
      </w:pPr>
      <w:bookmarkStart w:id="18519" w:name="_Toc194667944"/>
      <w:bookmarkStart w:id="18520" w:name="_Toc201569224"/>
      <w:ins w:id="18521" w:author="Irová Zuzana" w:date="2025-04-11T10:59:00Z" w16du:dateUtc="2025-04-11T08:59:00Z">
        <w:r>
          <w:t>Authorization Response (</w:t>
        </w:r>
      </w:ins>
      <w:ins w:id="18522" w:author="Irová Zuzana" w:date="2025-04-11T11:15:00Z" w16du:dateUtc="2025-04-11T09:15:00Z">
        <w:r w:rsidR="00DB1C76">
          <w:t>EFT</w:t>
        </w:r>
      </w:ins>
      <w:ins w:id="18523" w:author="Irová Zuzana" w:date="2025-04-11T10:59:00Z" w16du:dateUtc="2025-04-11T08:59:00Z">
        <w:r>
          <w:t xml:space="preserve"> </w:t>
        </w:r>
        <w:r>
          <w:rPr>
            <w:rFonts w:ascii="Arial" w:hAnsi="Arial" w:cs="Arial"/>
          </w:rPr>
          <w:t>→</w:t>
        </w:r>
        <w:r>
          <w:t xml:space="preserve"> </w:t>
        </w:r>
      </w:ins>
      <w:ins w:id="18524" w:author="Irová Zuzana" w:date="2025-04-11T11:15:00Z" w16du:dateUtc="2025-04-11T09:15:00Z">
        <w:r w:rsidR="00DB1C76">
          <w:t>Systém</w:t>
        </w:r>
      </w:ins>
      <w:ins w:id="18525" w:author="Irová Zuzana" w:date="2025-04-11T10:59:00Z" w16du:dateUtc="2025-04-11T08:59:00Z">
        <w:r>
          <w:t>)</w:t>
        </w:r>
        <w:bookmarkEnd w:id="18519"/>
        <w:bookmarkEnd w:id="18520"/>
      </w:ins>
    </w:p>
    <w:p w14:paraId="427E3F32" w14:textId="03B83341" w:rsidR="00B02DA4" w:rsidRDefault="00DB1C76">
      <w:pPr>
        <w:pStyle w:val="NormalIndent"/>
        <w:rPr>
          <w:ins w:id="18526" w:author="Irová Zuzana" w:date="2025-04-11T10:59:00Z" w16du:dateUtc="2025-04-11T08:59:00Z"/>
        </w:rPr>
        <w:pPrChange w:id="18527" w:author="Irová Zuzana" w:date="2025-06-06T15:16:00Z" w16du:dateUtc="2025-06-06T13:16:00Z">
          <w:pPr>
            <w:pStyle w:val="Q05Textnormaln"/>
          </w:pPr>
        </w:pPrChange>
      </w:pPr>
      <w:ins w:id="18528" w:author="Irová Zuzana" w:date="2025-04-11T11:16:00Z" w16du:dateUtc="2025-04-11T09:16:00Z">
        <w:r w:rsidRPr="00DB1C76">
          <w:t xml:space="preserve">Odešle konečný </w:t>
        </w:r>
        <w:r>
          <w:t>výsledek zpracování</w:t>
        </w:r>
        <w:r w:rsidRPr="00DB1C76">
          <w:t xml:space="preserve"> transakce do </w:t>
        </w:r>
        <w:r>
          <w:t>Systému</w:t>
        </w:r>
        <w:r w:rsidRPr="00DB1C76">
          <w:t>.</w:t>
        </w:r>
      </w:ins>
    </w:p>
    <w:p w14:paraId="004B3803" w14:textId="05C6C783" w:rsidR="00B02DA4" w:rsidRDefault="00DB1C76">
      <w:pPr>
        <w:pStyle w:val="NormalIndent"/>
        <w:rPr>
          <w:ins w:id="18529" w:author="Irová Zuzana" w:date="2025-04-11T10:59:00Z" w16du:dateUtc="2025-04-11T08:59:00Z"/>
        </w:rPr>
        <w:pPrChange w:id="18530" w:author="Irová Zuzana" w:date="2025-06-06T15:16:00Z" w16du:dateUtc="2025-06-06T13:16:00Z">
          <w:pPr>
            <w:pStyle w:val="Q05Textnormaln"/>
          </w:pPr>
        </w:pPrChange>
      </w:pPr>
      <w:ins w:id="18531" w:author="Irová Zuzana" w:date="2025-04-11T11:16:00Z" w16du:dateUtc="2025-04-11T09:16:00Z">
        <w:r>
          <w:t>Vybraný osah</w:t>
        </w:r>
      </w:ins>
      <w:ins w:id="18532" w:author="Irová Zuzana" w:date="2025-04-11T10:59:00Z" w16du:dateUtc="2025-04-11T08:59:00Z">
        <w:r w:rsidR="00B02DA4">
          <w:t>:</w:t>
        </w:r>
      </w:ins>
    </w:p>
    <w:p w14:paraId="42B2C023" w14:textId="5BE957CC" w:rsidR="001E11DC" w:rsidRDefault="001E11DC">
      <w:pPr>
        <w:pStyle w:val="Caption"/>
        <w:rPr>
          <w:ins w:id="18533" w:author="Irová Zuzana" w:date="2025-04-11T11:23:00Z" w16du:dateUtc="2025-04-11T09:23:00Z"/>
        </w:rPr>
        <w:pPrChange w:id="18534" w:author="Irová Zuzana" w:date="2025-06-06T15:16:00Z" w16du:dateUtc="2025-06-06T13:16:00Z">
          <w:pPr/>
        </w:pPrChange>
      </w:pPr>
      <w:ins w:id="18535" w:author="Irová Zuzana" w:date="2025-04-11T11:23:00Z" w16du:dateUtc="2025-04-11T09:23:00Z">
        <w:r>
          <w:lastRenderedPageBreak/>
          <w:t xml:space="preserve">Tabulka </w:t>
        </w:r>
        <w:r>
          <w:fldChar w:fldCharType="begin"/>
        </w:r>
        <w:r>
          <w:instrText xml:space="preserve"> SEQ Tabulka \* ARABIC </w:instrText>
        </w:r>
      </w:ins>
      <w:r>
        <w:fldChar w:fldCharType="separate"/>
      </w:r>
      <w:ins w:id="18536" w:author="Irová Zuzana" w:date="2025-04-11T11:23:00Z" w16du:dateUtc="2025-04-11T09:23:00Z">
        <w:r>
          <w:rPr>
            <w:noProof/>
          </w:rPr>
          <w:t>37</w:t>
        </w:r>
        <w:r>
          <w:fldChar w:fldCharType="end"/>
        </w:r>
        <w:r>
          <w:t xml:space="preserve">: </w:t>
        </w:r>
        <w:r w:rsidRPr="00E971D5">
          <w:t>Vybrané atributy Ingenico zprávy Authorization Re</w:t>
        </w:r>
        <w:r>
          <w:t>sponse</w:t>
        </w:r>
      </w:ins>
    </w:p>
    <w:tbl>
      <w:tblPr>
        <w:tblW w:w="5000" w:type="pct"/>
        <w:tblBorders>
          <w:insideH w:val="single" w:sz="2" w:space="0" w:color="9FAC97"/>
          <w:insideV w:val="single" w:sz="2" w:space="0" w:color="9FAC97"/>
        </w:tblBorders>
        <w:tblLook w:val="01E0" w:firstRow="1" w:lastRow="1" w:firstColumn="1" w:lastColumn="1" w:noHBand="0" w:noVBand="0"/>
        <w:tblPrChange w:id="18537" w:author="Irová Zuzana" w:date="2025-04-16T12:00:00Z" w16du:dateUtc="2025-04-16T10:00:00Z">
          <w:tblPr>
            <w:tblW w:w="5000" w:type="pct"/>
            <w:tblBorders>
              <w:insideH w:val="single" w:sz="2" w:space="0" w:color="9FAC97"/>
              <w:insideV w:val="single" w:sz="2" w:space="0" w:color="9FAC97"/>
            </w:tblBorders>
            <w:tblLook w:val="01E0" w:firstRow="1" w:lastRow="1" w:firstColumn="1" w:lastColumn="1" w:noHBand="0" w:noVBand="0"/>
          </w:tblPr>
        </w:tblPrChange>
      </w:tblPr>
      <w:tblGrid>
        <w:gridCol w:w="1448"/>
        <w:gridCol w:w="1102"/>
        <w:gridCol w:w="1320"/>
        <w:gridCol w:w="3305"/>
        <w:gridCol w:w="2463"/>
        <w:tblGridChange w:id="18538">
          <w:tblGrid>
            <w:gridCol w:w="1448"/>
            <w:gridCol w:w="252"/>
            <w:gridCol w:w="850"/>
            <w:gridCol w:w="252"/>
            <w:gridCol w:w="1068"/>
            <w:gridCol w:w="252"/>
            <w:gridCol w:w="3053"/>
            <w:gridCol w:w="2463"/>
            <w:gridCol w:w="5516"/>
          </w:tblGrid>
        </w:tblGridChange>
      </w:tblGrid>
      <w:tr w:rsidR="00864981" w14:paraId="22D947AF" w14:textId="21CBA974" w:rsidTr="00864981">
        <w:trPr>
          <w:tblHeader/>
          <w:ins w:id="18539" w:author="Irová Zuzana" w:date="2025-04-11T10:59:00Z"/>
          <w:trPrChange w:id="18540" w:author="Irová Zuzana" w:date="2025-04-16T12:00:00Z" w16du:dateUtc="2025-04-16T10:00:00Z">
            <w:trPr>
              <w:tblHeader/>
            </w:trPr>
          </w:trPrChange>
        </w:trPr>
        <w:tc>
          <w:tcPr>
            <w:tcW w:w="1448" w:type="dxa"/>
            <w:tcBorders>
              <w:top w:val="nil"/>
              <w:left w:val="nil"/>
              <w:bottom w:val="single" w:sz="12" w:space="0" w:color="9FAC97"/>
              <w:right w:val="single" w:sz="2" w:space="0" w:color="9FAC97"/>
            </w:tcBorders>
            <w:shd w:val="clear" w:color="auto" w:fill="E7EAE5"/>
            <w:vAlign w:val="center"/>
            <w:hideMark/>
            <w:tcPrChange w:id="18541" w:author="Irová Zuzana" w:date="2025-04-16T12:00:00Z" w16du:dateUtc="2025-04-16T10:00:00Z">
              <w:tcPr>
                <w:tcW w:w="1700" w:type="dxa"/>
                <w:gridSpan w:val="2"/>
                <w:tcBorders>
                  <w:top w:val="nil"/>
                  <w:left w:val="nil"/>
                  <w:bottom w:val="single" w:sz="12" w:space="0" w:color="9FAC97"/>
                  <w:right w:val="single" w:sz="2" w:space="0" w:color="9FAC97"/>
                </w:tcBorders>
                <w:shd w:val="clear" w:color="auto" w:fill="E7EAE5"/>
                <w:vAlign w:val="center"/>
                <w:hideMark/>
              </w:tcPr>
            </w:tcPrChange>
          </w:tcPr>
          <w:p w14:paraId="60B06C35" w14:textId="77777777" w:rsidR="00864981" w:rsidRDefault="00864981">
            <w:pPr>
              <w:spacing w:before="60" w:after="40" w:line="256" w:lineRule="auto"/>
              <w:rPr>
                <w:ins w:id="18542" w:author="Irová Zuzana" w:date="2025-04-11T10:59:00Z" w16du:dateUtc="2025-04-11T08:59:00Z"/>
                <w:b/>
                <w:bCs/>
              </w:rPr>
            </w:pPr>
            <w:ins w:id="18543" w:author="Irová Zuzana" w:date="2025-04-11T10:59:00Z" w16du:dateUtc="2025-04-11T08:59:00Z">
              <w:r>
                <w:rPr>
                  <w:b/>
                  <w:bCs/>
                </w:rPr>
                <w:t>Field</w:t>
              </w:r>
            </w:ins>
          </w:p>
        </w:tc>
        <w:tc>
          <w:tcPr>
            <w:tcW w:w="1102" w:type="dxa"/>
            <w:tcBorders>
              <w:top w:val="nil"/>
              <w:left w:val="single" w:sz="2" w:space="0" w:color="9FAC97"/>
              <w:bottom w:val="single" w:sz="12" w:space="0" w:color="9FAC97"/>
              <w:right w:val="single" w:sz="2" w:space="0" w:color="9FAC97"/>
            </w:tcBorders>
            <w:shd w:val="clear" w:color="auto" w:fill="E7EAE5"/>
            <w:vAlign w:val="center"/>
            <w:hideMark/>
            <w:tcPrChange w:id="18544" w:author="Irová Zuzana" w:date="2025-04-16T12:00:00Z" w16du:dateUtc="2025-04-16T10:00:00Z">
              <w:tcPr>
                <w:tcW w:w="1102" w:type="dxa"/>
                <w:gridSpan w:val="2"/>
                <w:tcBorders>
                  <w:top w:val="nil"/>
                  <w:left w:val="single" w:sz="2" w:space="0" w:color="9FAC97"/>
                  <w:bottom w:val="single" w:sz="12" w:space="0" w:color="9FAC97"/>
                  <w:right w:val="single" w:sz="2" w:space="0" w:color="9FAC97"/>
                </w:tcBorders>
                <w:shd w:val="clear" w:color="auto" w:fill="E7EAE5"/>
                <w:vAlign w:val="center"/>
                <w:hideMark/>
              </w:tcPr>
            </w:tcPrChange>
          </w:tcPr>
          <w:p w14:paraId="6B341208" w14:textId="77777777" w:rsidR="00864981" w:rsidRDefault="00864981">
            <w:pPr>
              <w:spacing w:before="60" w:after="40" w:line="256" w:lineRule="auto"/>
              <w:rPr>
                <w:ins w:id="18545" w:author="Irová Zuzana" w:date="2025-04-11T10:59:00Z" w16du:dateUtc="2025-04-11T08:59:00Z"/>
                <w:b/>
                <w:bCs/>
              </w:rPr>
            </w:pPr>
            <w:ins w:id="18546" w:author="Irová Zuzana" w:date="2025-04-11T10:59:00Z" w16du:dateUtc="2025-04-11T08:59:00Z">
              <w:r>
                <w:rPr>
                  <w:b/>
                  <w:bCs/>
                </w:rPr>
                <w:t>Type</w:t>
              </w:r>
            </w:ins>
          </w:p>
        </w:tc>
        <w:tc>
          <w:tcPr>
            <w:tcW w:w="1320" w:type="dxa"/>
            <w:tcBorders>
              <w:top w:val="nil"/>
              <w:left w:val="single" w:sz="2" w:space="0" w:color="9FAC97"/>
              <w:bottom w:val="single" w:sz="12" w:space="0" w:color="9FAC97"/>
              <w:right w:val="single" w:sz="2" w:space="0" w:color="9FAC97"/>
            </w:tcBorders>
            <w:shd w:val="clear" w:color="auto" w:fill="E7EAE5"/>
            <w:hideMark/>
            <w:tcPrChange w:id="18547" w:author="Irová Zuzana" w:date="2025-04-16T12:00:00Z" w16du:dateUtc="2025-04-16T10:00:00Z">
              <w:tcPr>
                <w:tcW w:w="1320" w:type="dxa"/>
                <w:gridSpan w:val="2"/>
                <w:tcBorders>
                  <w:top w:val="nil"/>
                  <w:left w:val="single" w:sz="2" w:space="0" w:color="9FAC97"/>
                  <w:bottom w:val="single" w:sz="12" w:space="0" w:color="9FAC97"/>
                  <w:right w:val="single" w:sz="2" w:space="0" w:color="9FAC97"/>
                </w:tcBorders>
                <w:shd w:val="clear" w:color="auto" w:fill="E7EAE5"/>
                <w:hideMark/>
              </w:tcPr>
            </w:tcPrChange>
          </w:tcPr>
          <w:p w14:paraId="47A4B0E5" w14:textId="77777777" w:rsidR="00864981" w:rsidRDefault="00864981">
            <w:pPr>
              <w:spacing w:before="60" w:after="40" w:line="256" w:lineRule="auto"/>
              <w:rPr>
                <w:ins w:id="18548" w:author="Irová Zuzana" w:date="2025-04-11T10:59:00Z" w16du:dateUtc="2025-04-11T08:59:00Z"/>
                <w:b/>
                <w:bCs/>
              </w:rPr>
            </w:pPr>
            <w:ins w:id="18549" w:author="Irová Zuzana" w:date="2025-04-11T10:59:00Z" w16du:dateUtc="2025-04-11T08:59:00Z">
              <w:r>
                <w:rPr>
                  <w:b/>
                  <w:bCs/>
                </w:rPr>
                <w:t>Mandatory</w:t>
              </w:r>
            </w:ins>
          </w:p>
        </w:tc>
        <w:tc>
          <w:tcPr>
            <w:tcW w:w="3305" w:type="dxa"/>
            <w:tcBorders>
              <w:top w:val="nil"/>
              <w:left w:val="single" w:sz="2" w:space="0" w:color="9FAC97"/>
              <w:bottom w:val="single" w:sz="12" w:space="0" w:color="9FAC97"/>
              <w:right w:val="nil"/>
            </w:tcBorders>
            <w:shd w:val="clear" w:color="auto" w:fill="E7EAE5"/>
            <w:vAlign w:val="center"/>
            <w:hideMark/>
            <w:tcPrChange w:id="18550" w:author="Irová Zuzana" w:date="2025-04-16T12:00:00Z" w16du:dateUtc="2025-04-16T10:00:00Z">
              <w:tcPr>
                <w:tcW w:w="5516" w:type="dxa"/>
                <w:gridSpan w:val="2"/>
                <w:tcBorders>
                  <w:top w:val="nil"/>
                  <w:left w:val="single" w:sz="2" w:space="0" w:color="9FAC97"/>
                  <w:bottom w:val="single" w:sz="12" w:space="0" w:color="9FAC97"/>
                  <w:right w:val="nil"/>
                </w:tcBorders>
                <w:shd w:val="clear" w:color="auto" w:fill="E7EAE5"/>
                <w:vAlign w:val="center"/>
                <w:hideMark/>
              </w:tcPr>
            </w:tcPrChange>
          </w:tcPr>
          <w:p w14:paraId="142321ED" w14:textId="77777777" w:rsidR="00864981" w:rsidRDefault="00864981">
            <w:pPr>
              <w:spacing w:before="60" w:after="40" w:line="256" w:lineRule="auto"/>
              <w:rPr>
                <w:ins w:id="18551" w:author="Irová Zuzana" w:date="2025-04-11T10:59:00Z" w16du:dateUtc="2025-04-11T08:59:00Z"/>
                <w:b/>
                <w:bCs/>
              </w:rPr>
            </w:pPr>
            <w:ins w:id="18552" w:author="Irová Zuzana" w:date="2025-04-11T10:59:00Z" w16du:dateUtc="2025-04-11T08:59:00Z">
              <w:r>
                <w:rPr>
                  <w:b/>
                  <w:bCs/>
                </w:rPr>
                <w:t>Description</w:t>
              </w:r>
            </w:ins>
          </w:p>
        </w:tc>
        <w:tc>
          <w:tcPr>
            <w:tcW w:w="2463" w:type="dxa"/>
            <w:tcBorders>
              <w:top w:val="nil"/>
              <w:left w:val="single" w:sz="2" w:space="0" w:color="9FAC97"/>
              <w:bottom w:val="single" w:sz="12" w:space="0" w:color="9FAC97"/>
              <w:right w:val="nil"/>
            </w:tcBorders>
            <w:shd w:val="clear" w:color="auto" w:fill="E7EAE5"/>
            <w:tcPrChange w:id="18553" w:author="Irová Zuzana" w:date="2025-04-16T12:00:00Z" w16du:dateUtc="2025-04-16T10:00:00Z">
              <w:tcPr>
                <w:tcW w:w="5516" w:type="dxa"/>
                <w:tcBorders>
                  <w:top w:val="nil"/>
                  <w:left w:val="single" w:sz="2" w:space="0" w:color="9FAC97"/>
                  <w:bottom w:val="single" w:sz="12" w:space="0" w:color="9FAC97"/>
                  <w:right w:val="nil"/>
                </w:tcBorders>
                <w:shd w:val="clear" w:color="auto" w:fill="E7EAE5"/>
              </w:tcPr>
            </w:tcPrChange>
          </w:tcPr>
          <w:p w14:paraId="1D30881B" w14:textId="02834EBF" w:rsidR="00864981" w:rsidRDefault="000614C6">
            <w:pPr>
              <w:spacing w:before="60" w:after="40" w:line="256" w:lineRule="auto"/>
              <w:rPr>
                <w:ins w:id="18554" w:author="Irová Zuzana" w:date="2025-04-16T12:00:00Z" w16du:dateUtc="2025-04-16T10:00:00Z"/>
                <w:b/>
                <w:bCs/>
              </w:rPr>
            </w:pPr>
            <w:ins w:id="18555" w:author="Irová Zuzana" w:date="2025-04-16T12:02:00Z">
              <w:r w:rsidRPr="000614C6">
                <w:rPr>
                  <w:b/>
                  <w:bCs/>
                </w:rPr>
                <w:t>Mapování na atributy Payment session</w:t>
              </w:r>
            </w:ins>
          </w:p>
        </w:tc>
      </w:tr>
      <w:tr w:rsidR="00864981" w14:paraId="7C459AAF" w14:textId="11CD7530" w:rsidTr="00864981">
        <w:trPr>
          <w:trHeight w:val="283"/>
          <w:ins w:id="18556" w:author="Irová Zuzana" w:date="2025-04-11T10:59:00Z"/>
          <w:trPrChange w:id="18557" w:author="Irová Zuzana" w:date="2025-04-16T12:00:00Z" w16du:dateUtc="2025-04-16T10:00:00Z">
            <w:trPr>
              <w:trHeight w:val="283"/>
            </w:trPr>
          </w:trPrChange>
        </w:trPr>
        <w:tc>
          <w:tcPr>
            <w:tcW w:w="1448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  <w:tcPrChange w:id="18558" w:author="Irová Zuzana" w:date="2025-04-16T12:00:00Z" w16du:dateUtc="2025-04-16T10:00:00Z">
              <w:tcPr>
                <w:tcW w:w="1700" w:type="dxa"/>
                <w:gridSpan w:val="2"/>
                <w:tcBorders>
                  <w:top w:val="single" w:sz="2" w:space="0" w:color="9FAC97"/>
                  <w:left w:val="nil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7EFFD568" w14:textId="6EA06B26" w:rsidR="00864981" w:rsidRDefault="00864981" w:rsidP="00864981">
            <w:pPr>
              <w:spacing w:before="40" w:after="20" w:line="256" w:lineRule="auto"/>
              <w:rPr>
                <w:ins w:id="18559" w:author="Irová Zuzana" w:date="2025-04-11T10:59:00Z" w16du:dateUtc="2025-04-11T08:59:00Z"/>
                <w:rFonts w:cs="Tahoma"/>
                <w:i/>
                <w:iCs/>
                <w:szCs w:val="22"/>
                <w:lang w:eastAsia="sk-SK"/>
              </w:rPr>
            </w:pPr>
            <w:ins w:id="18560" w:author="Irová Zuzana" w:date="2025-04-11T10:59:00Z" w16du:dateUtc="2025-04-11T08:59:00Z">
              <w:r>
                <w:rPr>
                  <w:rFonts w:cs="Tahoma"/>
                  <w:i/>
                  <w:iCs/>
                  <w:szCs w:val="22"/>
                  <w:lang w:eastAsia="sk-SK"/>
                </w:rPr>
                <w:t>Transaction</w:t>
              </w:r>
            </w:ins>
            <w:ins w:id="18561" w:author="Irová Zuzana" w:date="2025-04-16T11:59:00Z" w16du:dateUtc="2025-04-16T09:59:00Z">
              <w:r>
                <w:rPr>
                  <w:rFonts w:cs="Tahoma"/>
                  <w:i/>
                  <w:iCs/>
                  <w:szCs w:val="22"/>
                  <w:lang w:eastAsia="sk-SK"/>
                </w:rPr>
                <w:t xml:space="preserve"> </w:t>
              </w:r>
            </w:ins>
            <w:ins w:id="18562" w:author="Irová Zuzana" w:date="2025-04-11T10:59:00Z" w16du:dateUtc="2025-04-11T08:59:00Z">
              <w:r>
                <w:rPr>
                  <w:rFonts w:cs="Tahoma"/>
                  <w:i/>
                  <w:iCs/>
                  <w:szCs w:val="22"/>
                  <w:lang w:eastAsia="sk-SK"/>
                </w:rPr>
                <w:t>Number</w:t>
              </w:r>
            </w:ins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  <w:tcPrChange w:id="18563" w:author="Irová Zuzana" w:date="2025-04-16T12:00:00Z" w16du:dateUtc="2025-04-16T10:00:00Z">
              <w:tcPr>
                <w:tcW w:w="1102" w:type="dxa"/>
                <w:gridSpan w:val="2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37AAFE2D" w14:textId="77777777" w:rsidR="00864981" w:rsidRDefault="00864981">
            <w:pPr>
              <w:spacing w:before="40" w:after="20" w:line="256" w:lineRule="auto"/>
              <w:rPr>
                <w:ins w:id="18564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565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Num</w:t>
              </w:r>
            </w:ins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  <w:tcPrChange w:id="18566" w:author="Irová Zuzana" w:date="2025-04-16T12:00:00Z" w16du:dateUtc="2025-04-16T10:00:00Z">
              <w:tcPr>
                <w:tcW w:w="1320" w:type="dxa"/>
                <w:gridSpan w:val="2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35E5E6E1" w14:textId="77777777" w:rsidR="00864981" w:rsidRDefault="00864981">
            <w:pPr>
              <w:spacing w:before="40" w:after="20" w:line="256" w:lineRule="auto"/>
              <w:rPr>
                <w:ins w:id="18567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568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Yes</w:t>
              </w:r>
            </w:ins>
          </w:p>
        </w:tc>
        <w:tc>
          <w:tcPr>
            <w:tcW w:w="3305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  <w:tcPrChange w:id="18569" w:author="Irová Zuzana" w:date="2025-04-16T12:00:00Z" w16du:dateUtc="2025-04-16T10:00:00Z">
              <w:tcPr>
                <w:tcW w:w="5516" w:type="dxa"/>
                <w:gridSpan w:val="2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nil"/>
                </w:tcBorders>
                <w:hideMark/>
              </w:tcPr>
            </w:tcPrChange>
          </w:tcPr>
          <w:p w14:paraId="14054160" w14:textId="77777777" w:rsidR="00864981" w:rsidRDefault="00864981">
            <w:pPr>
              <w:spacing w:before="40" w:after="20" w:line="256" w:lineRule="auto"/>
              <w:rPr>
                <w:ins w:id="18570" w:author="Irová Zuzana" w:date="2025-04-11T11:17:00Z" w16du:dateUtc="2025-04-11T09:17:00Z"/>
                <w:rFonts w:cs="Tahoma"/>
                <w:szCs w:val="22"/>
                <w:lang w:eastAsia="sk-SK"/>
              </w:rPr>
            </w:pPr>
            <w:ins w:id="18571" w:author="Irová Zuzana" w:date="2025-04-11T11:17:00Z" w16du:dateUtc="2025-04-11T09:17:00Z">
              <w:r w:rsidRPr="006668A3">
                <w:rPr>
                  <w:rFonts w:cs="Tahoma"/>
                  <w:szCs w:val="22"/>
                  <w:lang w:eastAsia="sk-SK"/>
                </w:rPr>
                <w:t>Číslo transakce přidělené terminálem.</w:t>
              </w:r>
            </w:ins>
          </w:p>
          <w:p w14:paraId="4FD71A1B" w14:textId="3D39237E" w:rsidR="00864981" w:rsidRDefault="00864981">
            <w:pPr>
              <w:spacing w:before="40" w:after="20" w:line="256" w:lineRule="auto"/>
              <w:rPr>
                <w:ins w:id="18572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573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Form</w:t>
              </w:r>
            </w:ins>
            <w:ins w:id="18574" w:author="Irová Zuzana" w:date="2025-04-11T11:17:00Z" w16du:dateUtc="2025-04-11T09:17:00Z">
              <w:r>
                <w:rPr>
                  <w:rFonts w:cs="Tahoma"/>
                  <w:szCs w:val="22"/>
                  <w:lang w:eastAsia="sk-SK"/>
                </w:rPr>
                <w:t>á</w:t>
              </w:r>
            </w:ins>
            <w:ins w:id="18575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t:</w:t>
              </w:r>
            </w:ins>
          </w:p>
          <w:p w14:paraId="0A116BE2" w14:textId="77777777" w:rsidR="00864981" w:rsidRDefault="00864981">
            <w:pPr>
              <w:spacing w:before="40" w:after="20" w:line="256" w:lineRule="auto"/>
              <w:rPr>
                <w:ins w:id="18576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577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CCTTTT, where CC is company number, and TTTT,</w:t>
              </w:r>
            </w:ins>
          </w:p>
          <w:p w14:paraId="59646A0F" w14:textId="77777777" w:rsidR="00864981" w:rsidRDefault="00864981">
            <w:pPr>
              <w:spacing w:before="40" w:after="20" w:line="256" w:lineRule="auto"/>
              <w:rPr>
                <w:ins w:id="18578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579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ticket number or STAN (for ISO 8583 transactions)</w:t>
              </w:r>
            </w:ins>
          </w:p>
        </w:tc>
        <w:tc>
          <w:tcPr>
            <w:tcW w:w="2463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tcPrChange w:id="18580" w:author="Irová Zuzana" w:date="2025-04-16T12:00:00Z" w16du:dateUtc="2025-04-16T10:00:00Z">
              <w:tcPr>
                <w:tcW w:w="5516" w:type="dxa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nil"/>
                </w:tcBorders>
              </w:tcPr>
            </w:tcPrChange>
          </w:tcPr>
          <w:p w14:paraId="12156A1D" w14:textId="7A3B3EDB" w:rsidR="00864981" w:rsidRPr="006668A3" w:rsidRDefault="000614C6">
            <w:pPr>
              <w:spacing w:before="40" w:after="20" w:line="256" w:lineRule="auto"/>
              <w:rPr>
                <w:ins w:id="18581" w:author="Irová Zuzana" w:date="2025-04-16T12:00:00Z" w16du:dateUtc="2025-04-16T10:00:00Z"/>
                <w:rFonts w:cs="Tahoma"/>
                <w:szCs w:val="22"/>
                <w:lang w:eastAsia="sk-SK"/>
              </w:rPr>
            </w:pPr>
            <w:ins w:id="18582" w:author="Irová Zuzana" w:date="2025-04-16T12:02:00Z">
              <w:r w:rsidRPr="000614C6">
                <w:rPr>
                  <w:rFonts w:cs="Tahoma"/>
                  <w:szCs w:val="22"/>
                  <w:lang w:eastAsia="sk-SK"/>
                </w:rPr>
                <w:t>Online payment identifier</w:t>
              </w:r>
            </w:ins>
          </w:p>
        </w:tc>
      </w:tr>
      <w:tr w:rsidR="00864981" w14:paraId="1B172C43" w14:textId="18C69487" w:rsidTr="00864981">
        <w:trPr>
          <w:trHeight w:val="283"/>
          <w:ins w:id="18583" w:author="Irová Zuzana" w:date="2025-04-11T10:59:00Z"/>
          <w:trPrChange w:id="18584" w:author="Irová Zuzana" w:date="2025-04-16T12:00:00Z" w16du:dateUtc="2025-04-16T10:00:00Z">
            <w:trPr>
              <w:trHeight w:val="283"/>
            </w:trPr>
          </w:trPrChange>
        </w:trPr>
        <w:tc>
          <w:tcPr>
            <w:tcW w:w="1448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  <w:tcPrChange w:id="18585" w:author="Irová Zuzana" w:date="2025-04-16T12:00:00Z" w16du:dateUtc="2025-04-16T10:00:00Z">
              <w:tcPr>
                <w:tcW w:w="1700" w:type="dxa"/>
                <w:gridSpan w:val="2"/>
                <w:tcBorders>
                  <w:top w:val="single" w:sz="2" w:space="0" w:color="9FAC97"/>
                  <w:left w:val="nil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154C3898" w14:textId="77777777" w:rsidR="00864981" w:rsidRDefault="00864981">
            <w:pPr>
              <w:spacing w:line="256" w:lineRule="auto"/>
              <w:rPr>
                <w:ins w:id="18586" w:author="Irová Zuzana" w:date="2025-04-11T10:59:00Z" w16du:dateUtc="2025-04-11T08:59:00Z"/>
                <w:rFonts w:cs="Tahoma"/>
                <w:i/>
                <w:iCs/>
                <w:szCs w:val="22"/>
                <w:lang w:eastAsia="sk-SK"/>
              </w:rPr>
            </w:pPr>
            <w:ins w:id="18587" w:author="Irová Zuzana" w:date="2025-04-11T10:59:00Z" w16du:dateUtc="2025-04-11T08:59:00Z">
              <w:r>
                <w:rPr>
                  <w:rFonts w:cs="Tahoma"/>
                  <w:i/>
                  <w:iCs/>
                  <w:szCs w:val="22"/>
                  <w:lang w:eastAsia="sk-SK"/>
                </w:rPr>
                <w:t>Transaction flag</w:t>
              </w:r>
            </w:ins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  <w:tcPrChange w:id="18588" w:author="Irová Zuzana" w:date="2025-04-16T12:00:00Z" w16du:dateUtc="2025-04-16T10:00:00Z">
              <w:tcPr>
                <w:tcW w:w="1102" w:type="dxa"/>
                <w:gridSpan w:val="2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2823CD00" w14:textId="77777777" w:rsidR="00864981" w:rsidRDefault="00864981">
            <w:pPr>
              <w:spacing w:before="40" w:after="20" w:line="256" w:lineRule="auto"/>
              <w:rPr>
                <w:ins w:id="18589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590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Num</w:t>
              </w:r>
            </w:ins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  <w:tcPrChange w:id="18591" w:author="Irová Zuzana" w:date="2025-04-16T12:00:00Z" w16du:dateUtc="2025-04-16T10:00:00Z">
              <w:tcPr>
                <w:tcW w:w="1320" w:type="dxa"/>
                <w:gridSpan w:val="2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007C522B" w14:textId="77777777" w:rsidR="00864981" w:rsidRDefault="00864981">
            <w:pPr>
              <w:spacing w:before="40" w:after="20" w:line="256" w:lineRule="auto"/>
              <w:rPr>
                <w:ins w:id="18592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593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Yes</w:t>
              </w:r>
            </w:ins>
          </w:p>
        </w:tc>
        <w:tc>
          <w:tcPr>
            <w:tcW w:w="3305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  <w:tcPrChange w:id="18594" w:author="Irová Zuzana" w:date="2025-04-16T12:00:00Z" w16du:dateUtc="2025-04-16T10:00:00Z">
              <w:tcPr>
                <w:tcW w:w="5516" w:type="dxa"/>
                <w:gridSpan w:val="2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nil"/>
                </w:tcBorders>
                <w:hideMark/>
              </w:tcPr>
            </w:tcPrChange>
          </w:tcPr>
          <w:p w14:paraId="3C68F4F1" w14:textId="77777777" w:rsidR="00864981" w:rsidRDefault="00864981">
            <w:pPr>
              <w:spacing w:before="40" w:after="20" w:line="256" w:lineRule="auto"/>
              <w:rPr>
                <w:ins w:id="18595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596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00 : Error in the format of the request message</w:t>
              </w:r>
            </w:ins>
          </w:p>
          <w:p w14:paraId="218999AB" w14:textId="77777777" w:rsidR="00864981" w:rsidRDefault="00864981">
            <w:pPr>
              <w:spacing w:before="40" w:after="20" w:line="256" w:lineRule="auto"/>
              <w:rPr>
                <w:ins w:id="18597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598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01 : Transaction accepted without authorization code</w:t>
              </w:r>
            </w:ins>
          </w:p>
          <w:p w14:paraId="36D90B70" w14:textId="77777777" w:rsidR="00864981" w:rsidRDefault="00864981">
            <w:pPr>
              <w:spacing w:before="40" w:after="20" w:line="256" w:lineRule="auto"/>
              <w:rPr>
                <w:ins w:id="18599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00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02 : Transaction accepted with authorization</w:t>
              </w:r>
            </w:ins>
          </w:p>
          <w:p w14:paraId="3F98AB1E" w14:textId="77777777" w:rsidR="00864981" w:rsidRDefault="00864981">
            <w:pPr>
              <w:spacing w:before="40" w:after="20" w:line="256" w:lineRule="auto"/>
              <w:rPr>
                <w:ins w:id="18601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02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03 : Needs Voice referral</w:t>
              </w:r>
            </w:ins>
          </w:p>
          <w:p w14:paraId="5EE97929" w14:textId="77777777" w:rsidR="00864981" w:rsidRDefault="00864981">
            <w:pPr>
              <w:spacing w:before="40" w:after="20" w:line="256" w:lineRule="auto"/>
              <w:rPr>
                <w:ins w:id="18603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04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04 : Transaction Refused</w:t>
              </w:r>
            </w:ins>
          </w:p>
          <w:p w14:paraId="3DD9FCE0" w14:textId="77777777" w:rsidR="00864981" w:rsidRDefault="00864981">
            <w:pPr>
              <w:spacing w:before="40" w:after="20" w:line="256" w:lineRule="auto"/>
              <w:rPr>
                <w:ins w:id="18605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06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05 : Needs Manual card data entry</w:t>
              </w:r>
            </w:ins>
          </w:p>
          <w:p w14:paraId="6EC6F530" w14:textId="77777777" w:rsidR="00864981" w:rsidRDefault="00864981">
            <w:pPr>
              <w:spacing w:before="40" w:after="20" w:line="256" w:lineRule="auto"/>
              <w:rPr>
                <w:ins w:id="18607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08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06 : Authorization Call Failure (Referral disabled)</w:t>
              </w:r>
            </w:ins>
          </w:p>
          <w:p w14:paraId="61B92E24" w14:textId="77777777" w:rsidR="00864981" w:rsidRDefault="00864981">
            <w:pPr>
              <w:spacing w:before="40" w:after="20" w:line="256" w:lineRule="auto"/>
              <w:rPr>
                <w:ins w:id="18609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10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07 : Card is on the black list</w:t>
              </w:r>
            </w:ins>
          </w:p>
          <w:p w14:paraId="182C1716" w14:textId="77777777" w:rsidR="00864981" w:rsidRDefault="00864981">
            <w:pPr>
              <w:spacing w:before="40" w:after="20" w:line="256" w:lineRule="auto"/>
              <w:rPr>
                <w:ins w:id="18611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12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08 : Card is not supported</w:t>
              </w:r>
            </w:ins>
          </w:p>
          <w:p w14:paraId="6E7E7211" w14:textId="77777777" w:rsidR="00864981" w:rsidRDefault="00864981">
            <w:pPr>
              <w:spacing w:before="40" w:after="20" w:line="256" w:lineRule="auto"/>
              <w:rPr>
                <w:ins w:id="18613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14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09 : Card is expired</w:t>
              </w:r>
            </w:ins>
          </w:p>
          <w:p w14:paraId="03EAF688" w14:textId="77777777" w:rsidR="00864981" w:rsidRDefault="00864981">
            <w:pPr>
              <w:spacing w:before="40" w:after="20" w:line="256" w:lineRule="auto"/>
              <w:rPr>
                <w:ins w:id="18615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16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10 : Incorrect PAN</w:t>
              </w:r>
            </w:ins>
          </w:p>
          <w:p w14:paraId="680078B9" w14:textId="77777777" w:rsidR="00864981" w:rsidRDefault="00864981">
            <w:pPr>
              <w:spacing w:before="40" w:after="20" w:line="256" w:lineRule="auto"/>
              <w:rPr>
                <w:ins w:id="18617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18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11 : Card is not yet activated</w:t>
              </w:r>
            </w:ins>
          </w:p>
          <w:p w14:paraId="75244FAF" w14:textId="77777777" w:rsidR="00864981" w:rsidRDefault="00864981">
            <w:pPr>
              <w:spacing w:before="40" w:after="20" w:line="256" w:lineRule="auto"/>
              <w:rPr>
                <w:ins w:id="18619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20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12 : Card is blocked</w:t>
              </w:r>
            </w:ins>
          </w:p>
          <w:p w14:paraId="0D11DDCB" w14:textId="77777777" w:rsidR="00864981" w:rsidRDefault="00864981">
            <w:pPr>
              <w:spacing w:before="40" w:after="20" w:line="256" w:lineRule="auto"/>
              <w:rPr>
                <w:ins w:id="18621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22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13 : There is no paper for printing</w:t>
              </w:r>
            </w:ins>
          </w:p>
          <w:p w14:paraId="017679E9" w14:textId="77777777" w:rsidR="00864981" w:rsidRDefault="00864981">
            <w:pPr>
              <w:spacing w:before="40" w:after="20" w:line="256" w:lineRule="auto"/>
              <w:rPr>
                <w:ins w:id="18623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24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14 : Needs to be forced on-line</w:t>
              </w:r>
            </w:ins>
          </w:p>
          <w:p w14:paraId="392F85DC" w14:textId="77777777" w:rsidR="00864981" w:rsidRDefault="00864981">
            <w:pPr>
              <w:spacing w:before="40" w:after="20" w:line="256" w:lineRule="auto"/>
              <w:rPr>
                <w:ins w:id="18625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26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15 : Terminal-Host communication error</w:t>
              </w:r>
            </w:ins>
          </w:p>
          <w:p w14:paraId="6F2F14D3" w14:textId="77777777" w:rsidR="00864981" w:rsidRDefault="00864981">
            <w:pPr>
              <w:spacing w:before="40" w:after="20" w:line="256" w:lineRule="auto"/>
              <w:rPr>
                <w:ins w:id="18627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28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16 : Transaction is not allowed</w:t>
              </w:r>
            </w:ins>
          </w:p>
          <w:p w14:paraId="7C3EC807" w14:textId="77777777" w:rsidR="00864981" w:rsidRDefault="00864981">
            <w:pPr>
              <w:spacing w:before="40" w:after="20" w:line="256" w:lineRule="auto"/>
              <w:rPr>
                <w:ins w:id="18629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30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17 : Incorrect amount</w:t>
              </w:r>
            </w:ins>
          </w:p>
          <w:p w14:paraId="0F8CAB9B" w14:textId="77777777" w:rsidR="00864981" w:rsidRDefault="00864981">
            <w:pPr>
              <w:spacing w:before="40" w:after="20" w:line="256" w:lineRule="auto"/>
              <w:rPr>
                <w:ins w:id="18631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32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18 : There is no such transaction</w:t>
              </w:r>
            </w:ins>
          </w:p>
          <w:p w14:paraId="22A024EA" w14:textId="77777777" w:rsidR="00864981" w:rsidRDefault="00864981">
            <w:pPr>
              <w:spacing w:before="40" w:after="20" w:line="256" w:lineRule="auto"/>
              <w:rPr>
                <w:ins w:id="18633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34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19 : Supervisor permission is needed</w:t>
              </w:r>
            </w:ins>
          </w:p>
          <w:p w14:paraId="74B4E30C" w14:textId="77777777" w:rsidR="00864981" w:rsidRDefault="00864981">
            <w:pPr>
              <w:spacing w:before="40" w:after="20" w:line="256" w:lineRule="auto"/>
              <w:rPr>
                <w:ins w:id="18635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36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20 : The key is not loaded</w:t>
              </w:r>
            </w:ins>
          </w:p>
          <w:p w14:paraId="5A772C7C" w14:textId="77777777" w:rsidR="00864981" w:rsidRDefault="00864981">
            <w:pPr>
              <w:spacing w:before="40" w:after="20" w:line="256" w:lineRule="auto"/>
              <w:rPr>
                <w:ins w:id="18637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38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lastRenderedPageBreak/>
                <w:t>21 : Old black-list</w:t>
              </w:r>
            </w:ins>
          </w:p>
          <w:p w14:paraId="28F264E5" w14:textId="77777777" w:rsidR="00864981" w:rsidRDefault="00864981">
            <w:pPr>
              <w:spacing w:before="40" w:after="20" w:line="256" w:lineRule="auto"/>
              <w:rPr>
                <w:ins w:id="18639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40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30 : Missing reference loyalty card number</w:t>
              </w:r>
            </w:ins>
          </w:p>
          <w:p w14:paraId="7615627B" w14:textId="77777777" w:rsidR="00864981" w:rsidRDefault="00864981">
            <w:pPr>
              <w:spacing w:before="40" w:after="20" w:line="256" w:lineRule="auto"/>
              <w:rPr>
                <w:ins w:id="18641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42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50 : Canceled by user</w:t>
              </w:r>
            </w:ins>
          </w:p>
          <w:p w14:paraId="2D6FF8DA" w14:textId="77777777" w:rsidR="00864981" w:rsidRDefault="00864981">
            <w:pPr>
              <w:spacing w:before="40" w:after="20" w:line="256" w:lineRule="auto"/>
              <w:rPr>
                <w:ins w:id="18643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44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60 : Logon required</w:t>
              </w:r>
            </w:ins>
          </w:p>
          <w:p w14:paraId="3BAA99E3" w14:textId="77777777" w:rsidR="00864981" w:rsidRDefault="00864981">
            <w:pPr>
              <w:spacing w:before="40" w:after="20" w:line="256" w:lineRule="auto"/>
              <w:rPr>
                <w:ins w:id="18645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46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61 : Close batch required</w:t>
              </w:r>
            </w:ins>
          </w:p>
          <w:p w14:paraId="1ADE7960" w14:textId="77777777" w:rsidR="00864981" w:rsidRDefault="00864981">
            <w:pPr>
              <w:spacing w:before="40" w:after="20" w:line="256" w:lineRule="auto"/>
              <w:rPr>
                <w:ins w:id="18647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48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99 : Transaction accepted without authorization and</w:t>
              </w:r>
            </w:ins>
          </w:p>
          <w:p w14:paraId="63E31E88" w14:textId="77777777" w:rsidR="00864981" w:rsidRDefault="00864981">
            <w:pPr>
              <w:spacing w:before="40" w:after="20" w:line="256" w:lineRule="auto"/>
              <w:rPr>
                <w:ins w:id="18649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50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the terminal sends batch upload</w:t>
              </w:r>
            </w:ins>
          </w:p>
        </w:tc>
        <w:tc>
          <w:tcPr>
            <w:tcW w:w="2463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tcPrChange w:id="18651" w:author="Irová Zuzana" w:date="2025-04-16T12:00:00Z" w16du:dateUtc="2025-04-16T10:00:00Z">
              <w:tcPr>
                <w:tcW w:w="5516" w:type="dxa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nil"/>
                </w:tcBorders>
              </w:tcPr>
            </w:tcPrChange>
          </w:tcPr>
          <w:p w14:paraId="153CC567" w14:textId="58272F70" w:rsidR="00864981" w:rsidRDefault="000614C6">
            <w:pPr>
              <w:spacing w:before="40" w:after="20" w:line="256" w:lineRule="auto"/>
              <w:rPr>
                <w:ins w:id="18652" w:author="Irová Zuzana" w:date="2025-04-16T12:00:00Z" w16du:dateUtc="2025-04-16T10:00:00Z"/>
                <w:rFonts w:cs="Tahoma"/>
                <w:szCs w:val="22"/>
                <w:lang w:eastAsia="sk-SK"/>
              </w:rPr>
            </w:pPr>
            <w:ins w:id="18653" w:author="Irová Zuzana" w:date="2025-04-16T12:02:00Z">
              <w:r w:rsidRPr="000614C6">
                <w:rPr>
                  <w:rFonts w:cs="Tahoma"/>
                  <w:szCs w:val="22"/>
                  <w:lang w:val="en-US" w:eastAsia="sk-SK"/>
                </w:rPr>
                <w:lastRenderedPageBreak/>
                <w:t>Result code</w:t>
              </w:r>
            </w:ins>
          </w:p>
        </w:tc>
      </w:tr>
      <w:tr w:rsidR="00864981" w14:paraId="0698A446" w14:textId="4A92934B" w:rsidTr="00864981">
        <w:trPr>
          <w:trHeight w:val="283"/>
          <w:ins w:id="18654" w:author="Irová Zuzana" w:date="2025-04-11T10:59:00Z"/>
          <w:trPrChange w:id="18655" w:author="Irová Zuzana" w:date="2025-04-16T12:00:00Z" w16du:dateUtc="2025-04-16T10:00:00Z">
            <w:trPr>
              <w:trHeight w:val="283"/>
            </w:trPr>
          </w:trPrChange>
        </w:trPr>
        <w:tc>
          <w:tcPr>
            <w:tcW w:w="1448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  <w:tcPrChange w:id="18656" w:author="Irová Zuzana" w:date="2025-04-16T12:00:00Z" w16du:dateUtc="2025-04-16T10:00:00Z">
              <w:tcPr>
                <w:tcW w:w="1700" w:type="dxa"/>
                <w:gridSpan w:val="2"/>
                <w:tcBorders>
                  <w:top w:val="single" w:sz="2" w:space="0" w:color="9FAC97"/>
                  <w:left w:val="nil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6309CC8C" w14:textId="77777777" w:rsidR="00864981" w:rsidRDefault="00864981">
            <w:pPr>
              <w:spacing w:before="40" w:after="20" w:line="256" w:lineRule="auto"/>
              <w:rPr>
                <w:ins w:id="18657" w:author="Irová Zuzana" w:date="2025-04-11T10:59:00Z" w16du:dateUtc="2025-04-11T08:59:00Z"/>
                <w:rFonts w:cs="Tahoma"/>
                <w:i/>
                <w:iCs/>
                <w:szCs w:val="22"/>
                <w:lang w:eastAsia="sk-SK"/>
              </w:rPr>
            </w:pPr>
            <w:ins w:id="18658" w:author="Irová Zuzana" w:date="2025-04-11T10:59:00Z" w16du:dateUtc="2025-04-11T08:59:00Z">
              <w:r>
                <w:rPr>
                  <w:rFonts w:cs="Tahoma"/>
                  <w:i/>
                  <w:iCs/>
                  <w:szCs w:val="22"/>
                  <w:lang w:eastAsia="sk-SK"/>
                </w:rPr>
                <w:t>Company name</w:t>
              </w:r>
            </w:ins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  <w:tcPrChange w:id="18659" w:author="Irová Zuzana" w:date="2025-04-16T12:00:00Z" w16du:dateUtc="2025-04-16T10:00:00Z">
              <w:tcPr>
                <w:tcW w:w="1102" w:type="dxa"/>
                <w:gridSpan w:val="2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09F8F845" w14:textId="77777777" w:rsidR="00864981" w:rsidRDefault="00864981">
            <w:pPr>
              <w:spacing w:before="40" w:after="20" w:line="256" w:lineRule="auto"/>
              <w:rPr>
                <w:ins w:id="18660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61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Alpha-</w:t>
              </w:r>
            </w:ins>
          </w:p>
          <w:p w14:paraId="2F5927A3" w14:textId="77777777" w:rsidR="00864981" w:rsidRDefault="00864981">
            <w:pPr>
              <w:spacing w:before="40" w:after="20" w:line="256" w:lineRule="auto"/>
              <w:rPr>
                <w:ins w:id="18662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63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Num</w:t>
              </w:r>
            </w:ins>
          </w:p>
          <w:p w14:paraId="0A527761" w14:textId="77777777" w:rsidR="00864981" w:rsidRDefault="00864981">
            <w:pPr>
              <w:spacing w:before="40" w:after="20" w:line="256" w:lineRule="auto"/>
              <w:rPr>
                <w:ins w:id="18664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65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extended</w:t>
              </w:r>
            </w:ins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  <w:tcPrChange w:id="18666" w:author="Irová Zuzana" w:date="2025-04-16T12:00:00Z" w16du:dateUtc="2025-04-16T10:00:00Z">
              <w:tcPr>
                <w:tcW w:w="1320" w:type="dxa"/>
                <w:gridSpan w:val="2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18BA6B94" w14:textId="77777777" w:rsidR="00864981" w:rsidRDefault="00864981">
            <w:pPr>
              <w:spacing w:before="40" w:after="20" w:line="256" w:lineRule="auto"/>
              <w:rPr>
                <w:ins w:id="18667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68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No</w:t>
              </w:r>
            </w:ins>
          </w:p>
        </w:tc>
        <w:tc>
          <w:tcPr>
            <w:tcW w:w="3305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  <w:tcPrChange w:id="18669" w:author="Irová Zuzana" w:date="2025-04-16T12:00:00Z" w16du:dateUtc="2025-04-16T10:00:00Z">
              <w:tcPr>
                <w:tcW w:w="5516" w:type="dxa"/>
                <w:gridSpan w:val="2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nil"/>
                </w:tcBorders>
                <w:hideMark/>
              </w:tcPr>
            </w:tcPrChange>
          </w:tcPr>
          <w:p w14:paraId="42BDCE1A" w14:textId="7281A422" w:rsidR="00864981" w:rsidRDefault="00864981">
            <w:pPr>
              <w:spacing w:before="40" w:after="20" w:line="256" w:lineRule="auto"/>
              <w:rPr>
                <w:ins w:id="18670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71" w:author="Irová Zuzana" w:date="2025-04-11T11:17:00Z" w16du:dateUtc="2025-04-11T09:17:00Z">
              <w:r w:rsidRPr="006668A3">
                <w:rPr>
                  <w:rFonts w:cs="Tahoma"/>
                  <w:szCs w:val="22"/>
                  <w:lang w:eastAsia="sk-SK"/>
                </w:rPr>
                <w:t>Jméno spojené s typem karty.</w:t>
              </w:r>
            </w:ins>
          </w:p>
        </w:tc>
        <w:tc>
          <w:tcPr>
            <w:tcW w:w="2463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tcPrChange w:id="18672" w:author="Irová Zuzana" w:date="2025-04-16T12:00:00Z" w16du:dateUtc="2025-04-16T10:00:00Z">
              <w:tcPr>
                <w:tcW w:w="5516" w:type="dxa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nil"/>
                </w:tcBorders>
              </w:tcPr>
            </w:tcPrChange>
          </w:tcPr>
          <w:p w14:paraId="74299144" w14:textId="64A371AB" w:rsidR="00864981" w:rsidRPr="006668A3" w:rsidRDefault="000614C6">
            <w:pPr>
              <w:spacing w:before="40" w:after="20" w:line="256" w:lineRule="auto"/>
              <w:rPr>
                <w:ins w:id="18673" w:author="Irová Zuzana" w:date="2025-04-16T12:00:00Z" w16du:dateUtc="2025-04-16T10:00:00Z"/>
                <w:rFonts w:cs="Tahoma"/>
                <w:szCs w:val="22"/>
                <w:lang w:eastAsia="sk-SK"/>
              </w:rPr>
            </w:pPr>
            <w:ins w:id="18674" w:author="Irová Zuzana" w:date="2025-04-16T12:02:00Z">
              <w:r w:rsidRPr="000614C6">
                <w:rPr>
                  <w:rFonts w:cs="Tahoma"/>
                  <w:szCs w:val="22"/>
                  <w:lang w:val="en-US" w:eastAsia="sk-SK"/>
                </w:rPr>
                <w:t>Card type</w:t>
              </w:r>
            </w:ins>
          </w:p>
        </w:tc>
      </w:tr>
      <w:tr w:rsidR="00864981" w14:paraId="1B6A3340" w14:textId="45F5D5C1" w:rsidTr="00864981">
        <w:trPr>
          <w:trHeight w:val="283"/>
          <w:ins w:id="18675" w:author="Irová Zuzana" w:date="2025-04-11T10:59:00Z"/>
          <w:trPrChange w:id="18676" w:author="Irová Zuzana" w:date="2025-04-16T12:00:00Z" w16du:dateUtc="2025-04-16T10:00:00Z">
            <w:trPr>
              <w:trHeight w:val="283"/>
            </w:trPr>
          </w:trPrChange>
        </w:trPr>
        <w:tc>
          <w:tcPr>
            <w:tcW w:w="1448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  <w:tcPrChange w:id="18677" w:author="Irová Zuzana" w:date="2025-04-16T12:00:00Z" w16du:dateUtc="2025-04-16T10:00:00Z">
              <w:tcPr>
                <w:tcW w:w="1700" w:type="dxa"/>
                <w:gridSpan w:val="2"/>
                <w:tcBorders>
                  <w:top w:val="single" w:sz="2" w:space="0" w:color="9FAC97"/>
                  <w:left w:val="nil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28E2C954" w14:textId="27DFE28A" w:rsidR="00864981" w:rsidRDefault="00864981">
            <w:pPr>
              <w:spacing w:before="40" w:after="20" w:line="256" w:lineRule="auto"/>
              <w:rPr>
                <w:ins w:id="18678" w:author="Irová Zuzana" w:date="2025-04-11T10:59:00Z" w16du:dateUtc="2025-04-11T08:59:00Z"/>
                <w:rFonts w:cs="Tahoma"/>
                <w:i/>
                <w:iCs/>
                <w:szCs w:val="22"/>
                <w:lang w:eastAsia="sk-SK"/>
              </w:rPr>
            </w:pPr>
            <w:ins w:id="18679" w:author="Irová Zuzana" w:date="2025-04-11T11:20:00Z" w16du:dateUtc="2025-04-11T09:20:00Z">
              <w:r w:rsidRPr="001E11DC">
                <w:rPr>
                  <w:rFonts w:cs="Tahoma"/>
                  <w:i/>
                  <w:iCs/>
                  <w:szCs w:val="22"/>
                  <w:lang w:eastAsia="sk-SK"/>
                  <w:rPrChange w:id="18680" w:author="Irová Zuzana" w:date="2025-04-11T11:22:00Z" w16du:dateUtc="2025-04-11T09:22:00Z">
                    <w:rPr>
                      <w:rFonts w:cs="Tahoma"/>
                      <w:szCs w:val="22"/>
                      <w:lang w:val="en-US" w:eastAsia="sk-SK"/>
                    </w:rPr>
                  </w:rPrChange>
                </w:rPr>
                <w:t>Transaction token</w:t>
              </w:r>
            </w:ins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  <w:tcPrChange w:id="18681" w:author="Irová Zuzana" w:date="2025-04-16T12:00:00Z" w16du:dateUtc="2025-04-16T10:00:00Z">
              <w:tcPr>
                <w:tcW w:w="1102" w:type="dxa"/>
                <w:gridSpan w:val="2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1F526253" w14:textId="77777777" w:rsidR="00864981" w:rsidRDefault="00864981">
            <w:pPr>
              <w:spacing w:before="40" w:after="20" w:line="256" w:lineRule="auto"/>
              <w:rPr>
                <w:ins w:id="18682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83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Alpha-Num</w:t>
              </w:r>
            </w:ins>
          </w:p>
          <w:p w14:paraId="3692D695" w14:textId="77777777" w:rsidR="00864981" w:rsidRDefault="00864981">
            <w:pPr>
              <w:spacing w:before="40" w:after="20" w:line="256" w:lineRule="auto"/>
              <w:rPr>
                <w:ins w:id="18684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85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extended</w:t>
              </w:r>
            </w:ins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  <w:tcPrChange w:id="18686" w:author="Irová Zuzana" w:date="2025-04-16T12:00:00Z" w16du:dateUtc="2025-04-16T10:00:00Z">
              <w:tcPr>
                <w:tcW w:w="1320" w:type="dxa"/>
                <w:gridSpan w:val="2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single" w:sz="2" w:space="0" w:color="9FAC97"/>
                </w:tcBorders>
                <w:hideMark/>
              </w:tcPr>
            </w:tcPrChange>
          </w:tcPr>
          <w:p w14:paraId="3A3ED018" w14:textId="77777777" w:rsidR="00864981" w:rsidRDefault="00864981">
            <w:pPr>
              <w:spacing w:before="40" w:after="20" w:line="256" w:lineRule="auto"/>
              <w:rPr>
                <w:ins w:id="18687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88" w:author="Irová Zuzana" w:date="2025-04-11T10:59:00Z" w16du:dateUtc="2025-04-11T08:59:00Z">
              <w:r>
                <w:rPr>
                  <w:rFonts w:cs="Tahoma"/>
                  <w:szCs w:val="22"/>
                  <w:lang w:eastAsia="sk-SK"/>
                </w:rPr>
                <w:t>No</w:t>
              </w:r>
            </w:ins>
          </w:p>
        </w:tc>
        <w:tc>
          <w:tcPr>
            <w:tcW w:w="3305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  <w:tcPrChange w:id="18689" w:author="Irová Zuzana" w:date="2025-04-16T12:00:00Z" w16du:dateUtc="2025-04-16T10:00:00Z">
              <w:tcPr>
                <w:tcW w:w="5516" w:type="dxa"/>
                <w:gridSpan w:val="2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nil"/>
                </w:tcBorders>
                <w:hideMark/>
              </w:tcPr>
            </w:tcPrChange>
          </w:tcPr>
          <w:p w14:paraId="596539E0" w14:textId="38128524" w:rsidR="00864981" w:rsidRDefault="00864981" w:rsidP="00B27925">
            <w:pPr>
              <w:spacing w:before="40" w:after="20" w:line="256" w:lineRule="auto"/>
              <w:rPr>
                <w:ins w:id="18690" w:author="Irová Zuzana" w:date="2025-04-11T10:59:00Z" w16du:dateUtc="2025-04-11T08:59:00Z"/>
                <w:rFonts w:cs="Tahoma"/>
                <w:szCs w:val="22"/>
                <w:lang w:eastAsia="sk-SK"/>
              </w:rPr>
            </w:pPr>
            <w:ins w:id="18691" w:author="Irová Zuzana" w:date="2025-04-11T11:22:00Z" w16du:dateUtc="2025-04-11T09:22:00Z">
              <w:r w:rsidRPr="000D6272">
                <w:rPr>
                  <w:rFonts w:cs="Tahoma"/>
                  <w:szCs w:val="22"/>
                  <w:lang w:val="en-US" w:eastAsia="sk-SK"/>
                </w:rPr>
                <w:t>Transakční token poskytnutý autorizačním systémem, pokud je podporována tokenizace.</w:t>
              </w:r>
            </w:ins>
          </w:p>
        </w:tc>
        <w:tc>
          <w:tcPr>
            <w:tcW w:w="2463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tcPrChange w:id="18692" w:author="Irová Zuzana" w:date="2025-04-16T12:00:00Z" w16du:dateUtc="2025-04-16T10:00:00Z">
              <w:tcPr>
                <w:tcW w:w="5516" w:type="dxa"/>
                <w:tcBorders>
                  <w:top w:val="single" w:sz="2" w:space="0" w:color="9FAC97"/>
                  <w:left w:val="single" w:sz="2" w:space="0" w:color="9FAC97"/>
                  <w:bottom w:val="single" w:sz="2" w:space="0" w:color="9FAC97"/>
                  <w:right w:val="nil"/>
                </w:tcBorders>
              </w:tcPr>
            </w:tcPrChange>
          </w:tcPr>
          <w:p w14:paraId="03162ADA" w14:textId="002D6224" w:rsidR="00864981" w:rsidRPr="000D6272" w:rsidRDefault="00864981" w:rsidP="00B27925">
            <w:pPr>
              <w:spacing w:before="40" w:after="20" w:line="256" w:lineRule="auto"/>
              <w:rPr>
                <w:ins w:id="18693" w:author="Irová Zuzana" w:date="2025-04-16T12:00:00Z" w16du:dateUtc="2025-04-16T10:00:00Z"/>
                <w:rFonts w:cs="Tahoma"/>
                <w:szCs w:val="22"/>
                <w:lang w:val="en-US" w:eastAsia="sk-SK"/>
              </w:rPr>
            </w:pPr>
          </w:p>
        </w:tc>
      </w:tr>
      <w:tr w:rsidR="00864981" w14:paraId="601C8E28" w14:textId="6AA6FFE7" w:rsidTr="00864981">
        <w:trPr>
          <w:trHeight w:val="283"/>
          <w:ins w:id="18694" w:author="Irová Zuzana" w:date="2025-04-11T10:59:00Z"/>
          <w:trPrChange w:id="18695" w:author="Irová Zuzana" w:date="2025-04-16T12:00:00Z" w16du:dateUtc="2025-04-16T10:00:00Z">
            <w:trPr>
              <w:trHeight w:val="283"/>
            </w:trPr>
          </w:trPrChange>
        </w:trPr>
        <w:tc>
          <w:tcPr>
            <w:tcW w:w="1448" w:type="dxa"/>
            <w:tcBorders>
              <w:top w:val="single" w:sz="2" w:space="0" w:color="9FAC97"/>
              <w:left w:val="nil"/>
              <w:bottom w:val="single" w:sz="12" w:space="0" w:color="9FAC97"/>
              <w:right w:val="single" w:sz="2" w:space="0" w:color="9FAC97"/>
            </w:tcBorders>
            <w:tcPrChange w:id="18696" w:author="Irová Zuzana" w:date="2025-04-16T12:00:00Z" w16du:dateUtc="2025-04-16T10:00:00Z">
              <w:tcPr>
                <w:tcW w:w="1700" w:type="dxa"/>
                <w:gridSpan w:val="2"/>
                <w:tcBorders>
                  <w:top w:val="single" w:sz="2" w:space="0" w:color="9FAC97"/>
                  <w:left w:val="nil"/>
                  <w:bottom w:val="single" w:sz="12" w:space="0" w:color="9FAC97"/>
                  <w:right w:val="single" w:sz="2" w:space="0" w:color="9FAC97"/>
                </w:tcBorders>
              </w:tcPr>
            </w:tcPrChange>
          </w:tcPr>
          <w:p w14:paraId="543CCECD" w14:textId="77777777" w:rsidR="00864981" w:rsidRDefault="00864981">
            <w:pPr>
              <w:spacing w:before="40" w:after="20" w:line="256" w:lineRule="auto"/>
              <w:rPr>
                <w:ins w:id="18697" w:author="Irová Zuzana" w:date="2025-04-11T10:59:00Z" w16du:dateUtc="2025-04-11T08:59:00Z"/>
                <w:rFonts w:cs="Tahoma"/>
                <w:i/>
                <w:iCs/>
                <w:szCs w:val="22"/>
                <w:lang w:eastAsia="sk-SK"/>
              </w:rPr>
            </w:pP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single" w:sz="2" w:space="0" w:color="9FAC97"/>
            </w:tcBorders>
            <w:tcPrChange w:id="18698" w:author="Irová Zuzana" w:date="2025-04-16T12:00:00Z" w16du:dateUtc="2025-04-16T10:00:00Z">
              <w:tcPr>
                <w:tcW w:w="1102" w:type="dxa"/>
                <w:gridSpan w:val="2"/>
                <w:tcBorders>
                  <w:top w:val="single" w:sz="2" w:space="0" w:color="9FAC97"/>
                  <w:left w:val="single" w:sz="2" w:space="0" w:color="9FAC97"/>
                  <w:bottom w:val="single" w:sz="12" w:space="0" w:color="9FAC97"/>
                  <w:right w:val="single" w:sz="2" w:space="0" w:color="9FAC97"/>
                </w:tcBorders>
              </w:tcPr>
            </w:tcPrChange>
          </w:tcPr>
          <w:p w14:paraId="3BD68349" w14:textId="77777777" w:rsidR="00864981" w:rsidRDefault="00864981">
            <w:pPr>
              <w:spacing w:before="40" w:after="20" w:line="256" w:lineRule="auto"/>
              <w:rPr>
                <w:ins w:id="18699" w:author="Irová Zuzana" w:date="2025-04-11T10:59:00Z" w16du:dateUtc="2025-04-11T08:59:00Z"/>
                <w:rFonts w:cs="Tahoma"/>
                <w:szCs w:val="22"/>
                <w:lang w:eastAsia="sk-SK"/>
              </w:rPr>
            </w:pP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single" w:sz="2" w:space="0" w:color="9FAC97"/>
            </w:tcBorders>
            <w:tcPrChange w:id="18700" w:author="Irová Zuzana" w:date="2025-04-16T12:00:00Z" w16du:dateUtc="2025-04-16T10:00:00Z">
              <w:tcPr>
                <w:tcW w:w="1320" w:type="dxa"/>
                <w:gridSpan w:val="2"/>
                <w:tcBorders>
                  <w:top w:val="single" w:sz="2" w:space="0" w:color="9FAC97"/>
                  <w:left w:val="single" w:sz="2" w:space="0" w:color="9FAC97"/>
                  <w:bottom w:val="single" w:sz="12" w:space="0" w:color="9FAC97"/>
                  <w:right w:val="single" w:sz="2" w:space="0" w:color="9FAC97"/>
                </w:tcBorders>
              </w:tcPr>
            </w:tcPrChange>
          </w:tcPr>
          <w:p w14:paraId="2F77682E" w14:textId="77777777" w:rsidR="00864981" w:rsidRDefault="00864981">
            <w:pPr>
              <w:spacing w:before="40" w:after="20" w:line="256" w:lineRule="auto"/>
              <w:rPr>
                <w:ins w:id="18701" w:author="Irová Zuzana" w:date="2025-04-11T10:59:00Z" w16du:dateUtc="2025-04-11T08:59:00Z"/>
                <w:rFonts w:cs="Tahoma"/>
                <w:szCs w:val="22"/>
                <w:lang w:eastAsia="sk-SK"/>
              </w:rPr>
            </w:pPr>
          </w:p>
        </w:tc>
        <w:tc>
          <w:tcPr>
            <w:tcW w:w="3305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nil"/>
            </w:tcBorders>
            <w:tcPrChange w:id="18702" w:author="Irová Zuzana" w:date="2025-04-16T12:00:00Z" w16du:dateUtc="2025-04-16T10:00:00Z">
              <w:tcPr>
                <w:tcW w:w="5516" w:type="dxa"/>
                <w:gridSpan w:val="2"/>
                <w:tcBorders>
                  <w:top w:val="single" w:sz="2" w:space="0" w:color="9FAC97"/>
                  <w:left w:val="single" w:sz="2" w:space="0" w:color="9FAC97"/>
                  <w:bottom w:val="single" w:sz="12" w:space="0" w:color="9FAC97"/>
                  <w:right w:val="nil"/>
                </w:tcBorders>
              </w:tcPr>
            </w:tcPrChange>
          </w:tcPr>
          <w:p w14:paraId="12E46C54" w14:textId="77777777" w:rsidR="00864981" w:rsidRDefault="00864981">
            <w:pPr>
              <w:spacing w:before="40" w:after="20" w:line="256" w:lineRule="auto"/>
              <w:rPr>
                <w:ins w:id="18703" w:author="Irová Zuzana" w:date="2025-04-11T10:59:00Z" w16du:dateUtc="2025-04-11T08:59:00Z"/>
                <w:rFonts w:cs="Tahoma"/>
                <w:szCs w:val="22"/>
                <w:lang w:eastAsia="sk-SK"/>
              </w:rPr>
            </w:pPr>
          </w:p>
        </w:tc>
        <w:tc>
          <w:tcPr>
            <w:tcW w:w="2463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nil"/>
            </w:tcBorders>
            <w:tcPrChange w:id="18704" w:author="Irová Zuzana" w:date="2025-04-16T12:00:00Z" w16du:dateUtc="2025-04-16T10:00:00Z">
              <w:tcPr>
                <w:tcW w:w="5516" w:type="dxa"/>
                <w:tcBorders>
                  <w:top w:val="single" w:sz="2" w:space="0" w:color="9FAC97"/>
                  <w:left w:val="single" w:sz="2" w:space="0" w:color="9FAC97"/>
                  <w:bottom w:val="single" w:sz="12" w:space="0" w:color="9FAC97"/>
                  <w:right w:val="nil"/>
                </w:tcBorders>
              </w:tcPr>
            </w:tcPrChange>
          </w:tcPr>
          <w:p w14:paraId="23B42360" w14:textId="77777777" w:rsidR="00864981" w:rsidRDefault="00864981">
            <w:pPr>
              <w:spacing w:before="40" w:after="20" w:line="256" w:lineRule="auto"/>
              <w:rPr>
                <w:ins w:id="18705" w:author="Irová Zuzana" w:date="2025-04-16T12:00:00Z" w16du:dateUtc="2025-04-16T10:00:00Z"/>
                <w:rFonts w:cs="Tahoma"/>
                <w:szCs w:val="22"/>
                <w:lang w:eastAsia="sk-SK"/>
              </w:rPr>
            </w:pPr>
          </w:p>
        </w:tc>
      </w:tr>
    </w:tbl>
    <w:p w14:paraId="3D26735A" w14:textId="7130C5A2" w:rsidR="001E11DC" w:rsidRDefault="001E11DC">
      <w:pPr>
        <w:pStyle w:val="NormalIndent"/>
        <w:rPr>
          <w:ins w:id="18706" w:author="Irová Zuzana" w:date="2025-04-11T11:23:00Z" w16du:dateUtc="2025-04-11T09:23:00Z"/>
        </w:rPr>
      </w:pPr>
      <w:ins w:id="18707" w:author="Irová Zuzana" w:date="2025-04-11T11:23:00Z" w16du:dateUtc="2025-04-11T09:23:00Z">
        <w:r w:rsidRPr="00844519">
          <w:t xml:space="preserve">Úplnou definici zprávy </w:t>
        </w:r>
        <w:r>
          <w:t xml:space="preserve">Authorization Response lze nalézt na Confluence: </w:t>
        </w:r>
        <w:r w:rsidRPr="00692321">
          <w:t>CorvusPay-ECR–Ingenico_EFT-POS-v</w:t>
        </w:r>
        <w:r>
          <w:t>XXX.</w:t>
        </w:r>
      </w:ins>
    </w:p>
    <w:p w14:paraId="54288011" w14:textId="016DC0D6" w:rsidR="00B129C5" w:rsidRDefault="000B37A0">
      <w:pPr>
        <w:pStyle w:val="NormalIndent"/>
        <w:rPr>
          <w:ins w:id="18708" w:author="Irova Zuzana" w:date="2025-03-28T20:11:00Z" w16du:dateUtc="2025-03-28T19:11:00Z"/>
        </w:rPr>
      </w:pPr>
      <w:ins w:id="18709" w:author="Irova Zuzana" w:date="2025-03-28T20:11:00Z" w16du:dateUtc="2025-03-28T19:11:00Z">
        <w:del w:id="18710" w:author="Irová Zuzana" w:date="2025-04-11T10:58:00Z" w16du:dateUtc="2025-04-11T08:58:00Z">
          <w:r w:rsidRPr="00A90602" w:rsidDel="00B129C5">
            <w:rPr>
              <w:highlight w:val="yellow"/>
            </w:rPr>
            <w:delText>TBD</w:delText>
          </w:r>
        </w:del>
      </w:ins>
    </w:p>
    <w:p w14:paraId="5AFB667B" w14:textId="2111A642" w:rsidR="00CC2401" w:rsidRPr="00A90602" w:rsidRDefault="00CC2401" w:rsidP="00CC2401">
      <w:pPr>
        <w:pStyle w:val="Heading2"/>
        <w:rPr>
          <w:ins w:id="18711" w:author="Irova Zuzana" w:date="2025-03-28T20:07:00Z" w16du:dateUtc="2025-03-28T19:07:00Z"/>
          <w:rFonts w:hint="eastAsia"/>
          <w:highlight w:val="yellow"/>
        </w:rPr>
      </w:pPr>
      <w:bookmarkStart w:id="18712" w:name="_Toc201569225"/>
      <w:ins w:id="18713" w:author="Irova Zuzana" w:date="2025-03-28T20:07:00Z" w16du:dateUtc="2025-03-28T19:07:00Z">
        <w:r w:rsidRPr="00A90602">
          <w:rPr>
            <w:highlight w:val="yellow"/>
          </w:rPr>
          <w:t xml:space="preserve">Rozhraní </w:t>
        </w:r>
        <w:r>
          <w:rPr>
            <w:highlight w:val="yellow"/>
          </w:rPr>
          <w:t>ERP Navision</w:t>
        </w:r>
        <w:r w:rsidRPr="00A90602">
          <w:rPr>
            <w:highlight w:val="yellow"/>
          </w:rPr>
          <w:t xml:space="preserve"> (INT.BAR.</w:t>
        </w:r>
        <w:r>
          <w:rPr>
            <w:highlight w:val="yellow"/>
          </w:rPr>
          <w:t>30</w:t>
        </w:r>
        <w:r w:rsidRPr="00A90602">
          <w:rPr>
            <w:highlight w:val="yellow"/>
          </w:rPr>
          <w:t>.HR)</w:t>
        </w:r>
        <w:bookmarkEnd w:id="18712"/>
      </w:ins>
    </w:p>
    <w:p w14:paraId="618A24CE" w14:textId="234E22A6" w:rsidR="006C3FF7" w:rsidRPr="00162EF5" w:rsidRDefault="00CC2401">
      <w:pPr>
        <w:pStyle w:val="NormalIndent"/>
        <w:rPr>
          <w:ins w:id="18714" w:author="Irova Zuzana" w:date="2025-03-28T20:06:00Z" w16du:dateUtc="2025-03-28T19:06:00Z"/>
          <w:highlight w:val="yellow"/>
          <w:rPrChange w:id="18715" w:author="Irova Zuzana" w:date="2025-03-28T20:10:00Z" w16du:dateUtc="2025-03-28T19:10:00Z">
            <w:rPr>
              <w:ins w:id="18716" w:author="Irova Zuzana" w:date="2025-03-28T20:06:00Z" w16du:dateUtc="2025-03-28T19:06:00Z"/>
            </w:rPr>
          </w:rPrChange>
        </w:rPr>
      </w:pPr>
      <w:ins w:id="18717" w:author="Irova Zuzana" w:date="2025-03-28T20:07:00Z" w16du:dateUtc="2025-03-28T19:07:00Z">
        <w:r w:rsidRPr="00162EF5">
          <w:rPr>
            <w:highlight w:val="yellow"/>
            <w:rPrChange w:id="18718" w:author="Irova Zuzana" w:date="2025-03-28T20:10:00Z" w16du:dateUtc="2025-03-28T19:10:00Z">
              <w:rPr/>
            </w:rPrChange>
          </w:rPr>
          <w:t>TBD</w:t>
        </w:r>
      </w:ins>
    </w:p>
    <w:p w14:paraId="780DB9A5" w14:textId="5D0EFC8C" w:rsidR="008C4F42" w:rsidRPr="003B0C0F" w:rsidRDefault="008C4F42" w:rsidP="008C4F42">
      <w:pPr>
        <w:pStyle w:val="Heading2"/>
        <w:numPr>
          <w:ilvl w:val="1"/>
          <w:numId w:val="142"/>
        </w:numPr>
        <w:rPr>
          <w:ins w:id="18719" w:author="Irova Zuzana" w:date="2025-03-28T20:10:00Z" w16du:dateUtc="2025-03-28T19:10:00Z"/>
          <w:rFonts w:hint="eastAsia"/>
          <w:rPrChange w:id="18720" w:author="Irová Zuzana" w:date="2025-05-20T15:10:00Z" w16du:dateUtc="2025-05-20T13:10:00Z">
            <w:rPr>
              <w:ins w:id="18721" w:author="Irova Zuzana" w:date="2025-03-28T20:10:00Z" w16du:dateUtc="2025-03-28T19:10:00Z"/>
              <w:rFonts w:hint="eastAsia"/>
              <w:highlight w:val="yellow"/>
            </w:rPr>
          </w:rPrChange>
        </w:rPr>
      </w:pPr>
      <w:bookmarkStart w:id="18722" w:name="_Toc201569226"/>
      <w:ins w:id="18723" w:author="Irova Zuzana" w:date="2025-03-28T20:09:00Z" w16du:dateUtc="2025-03-28T19:09:00Z">
        <w:r w:rsidRPr="003B0C0F">
          <w:rPr>
            <w:rFonts w:hint="eastAsia"/>
            <w:rPrChange w:id="18724" w:author="Irová Zuzana" w:date="2025-05-20T15:10:00Z" w16du:dateUtc="2025-05-20T13:10:00Z">
              <w:rPr>
                <w:rFonts w:hint="eastAsia"/>
                <w:highlight w:val="yellow"/>
              </w:rPr>
            </w:rPrChange>
          </w:rPr>
          <w:t>Rozhraní ePorezna (fiskalizace) (INT.BAR.</w:t>
        </w:r>
      </w:ins>
      <w:ins w:id="18725" w:author="Irova Zuzana" w:date="2025-03-28T20:11:00Z" w16du:dateUtc="2025-03-28T19:11:00Z">
        <w:r w:rsidR="00BC5167" w:rsidRPr="003B0C0F">
          <w:rPr>
            <w:rFonts w:hint="eastAsia"/>
            <w:rPrChange w:id="18726" w:author="Irová Zuzana" w:date="2025-05-20T15:10:00Z" w16du:dateUtc="2025-05-20T13:10:00Z">
              <w:rPr>
                <w:rFonts w:hint="eastAsia"/>
                <w:highlight w:val="yellow"/>
              </w:rPr>
            </w:rPrChange>
          </w:rPr>
          <w:t>31</w:t>
        </w:r>
      </w:ins>
      <w:ins w:id="18727" w:author="Irova Zuzana" w:date="2025-03-28T20:09:00Z" w16du:dateUtc="2025-03-28T19:09:00Z">
        <w:r w:rsidRPr="003B0C0F">
          <w:rPr>
            <w:rFonts w:hint="eastAsia"/>
            <w:rPrChange w:id="18728" w:author="Irová Zuzana" w:date="2025-05-20T15:10:00Z" w16du:dateUtc="2025-05-20T13:10:00Z">
              <w:rPr>
                <w:rFonts w:hint="eastAsia"/>
                <w:highlight w:val="yellow"/>
              </w:rPr>
            </w:rPrChange>
          </w:rPr>
          <w:t>.HR)</w:t>
        </w:r>
      </w:ins>
      <w:bookmarkEnd w:id="18722"/>
    </w:p>
    <w:p w14:paraId="68BBBB4B" w14:textId="683C4459" w:rsidR="00F94F8F" w:rsidRPr="00F72461" w:rsidRDefault="00F94F8F">
      <w:pPr>
        <w:pStyle w:val="NormalIndent"/>
        <w:rPr>
          <w:ins w:id="18729" w:author="Irová Zuzana" w:date="2025-05-20T15:10:00Z" w16du:dateUtc="2025-05-20T13:10:00Z"/>
          <w:noProof/>
          <w:highlight w:val="cyan"/>
          <w:rPrChange w:id="18730" w:author="Irová Zuzana" w:date="2025-05-20T15:20:00Z" w16du:dateUtc="2025-05-20T13:20:00Z">
            <w:rPr>
              <w:ins w:id="18731" w:author="Irová Zuzana" w:date="2025-05-20T15:10:00Z" w16du:dateUtc="2025-05-20T13:10:00Z"/>
              <w:noProof/>
            </w:rPr>
          </w:rPrChange>
        </w:rPr>
      </w:pPr>
      <w:ins w:id="18732" w:author="Irová Zuzana" w:date="2025-05-20T15:10:00Z" w16du:dateUtc="2025-05-20T13:10:00Z">
        <w:r w:rsidRPr="005725E3">
          <w:rPr>
            <w:noProof/>
          </w:rPr>
          <w:t xml:space="preserve">Ze zákona je ve </w:t>
        </w:r>
      </w:ins>
      <w:ins w:id="18733" w:author="Irová Zuzana" w:date="2025-05-20T15:19:00Z" w16du:dateUtc="2025-05-20T13:19:00Z">
        <w:r w:rsidR="001A44C6">
          <w:rPr>
            <w:noProof/>
          </w:rPr>
          <w:t>Chorvatsku</w:t>
        </w:r>
      </w:ins>
      <w:ins w:id="18734" w:author="Irová Zuzana" w:date="2025-05-20T15:10:00Z" w16du:dateUtc="2025-05-20T13:10:00Z">
        <w:r w:rsidRPr="005725E3">
          <w:rPr>
            <w:noProof/>
          </w:rPr>
          <w:t xml:space="preserve"> povinnost provádět </w:t>
        </w:r>
      </w:ins>
      <w:ins w:id="18735" w:author="Irová Zuzana" w:date="2025-05-20T15:19:00Z" w16du:dateUtc="2025-05-20T13:19:00Z">
        <w:r w:rsidR="001A44C6">
          <w:rPr>
            <w:noProof/>
          </w:rPr>
          <w:t>fiskalizaci</w:t>
        </w:r>
      </w:ins>
      <w:ins w:id="18736" w:author="Irová Zuzana" w:date="2025-05-20T15:10:00Z" w16du:dateUtc="2025-05-20T13:10:00Z">
        <w:r w:rsidRPr="005725E3">
          <w:rPr>
            <w:noProof/>
          </w:rPr>
          <w:t xml:space="preserve"> všech vystavených faktur a dobropisů placených online platbou nebo hotovostí. </w:t>
        </w:r>
        <w:r w:rsidRPr="00F72461">
          <w:rPr>
            <w:noProof/>
            <w:highlight w:val="cyan"/>
            <w:rPrChange w:id="18737" w:author="Irová Zuzana" w:date="2025-05-20T15:20:00Z" w16du:dateUtc="2025-05-20T13:20:00Z">
              <w:rPr>
                <w:rFonts w:ascii="Book Antiqua" w:eastAsia="Times New Roman" w:hAnsi="Book Antiqua" w:cs="Arial"/>
                <w:noProof/>
                <w:szCs w:val="20"/>
              </w:rPr>
            </w:rPrChange>
          </w:rPr>
          <w:t>Dobrovolně lze na fiskalizaci zasílat všechny faktury, včetně faktur nezaplacených nebo placených převodem.</w:t>
        </w:r>
        <w:r w:rsidRPr="00F72461">
          <w:rPr>
            <w:noProof/>
            <w:highlight w:val="cyan"/>
            <w:rPrChange w:id="18738" w:author="Irová Zuzana" w:date="2025-05-20T15:20:00Z" w16du:dateUtc="2025-05-20T13:20:00Z">
              <w:rPr>
                <w:noProof/>
              </w:rPr>
            </w:rPrChange>
          </w:rPr>
          <w:t xml:space="preserve"> </w:t>
        </w:r>
      </w:ins>
    </w:p>
    <w:p w14:paraId="050D0989" w14:textId="78CA08DF" w:rsidR="00F94F8F" w:rsidRDefault="001A44C6">
      <w:pPr>
        <w:pStyle w:val="NormalIndent"/>
        <w:rPr>
          <w:ins w:id="18739" w:author="Irová Zuzana" w:date="2025-05-20T15:28:00Z" w16du:dateUtc="2025-05-20T13:28:00Z"/>
          <w:noProof/>
        </w:rPr>
      </w:pPr>
      <w:ins w:id="18740" w:author="Irová Zuzana" w:date="2025-05-20T15:19:00Z" w16du:dateUtc="2025-05-20T13:19:00Z">
        <w:r w:rsidRPr="00F72461">
          <w:rPr>
            <w:noProof/>
            <w:highlight w:val="cyan"/>
            <w:rPrChange w:id="18741" w:author="Irová Zuzana" w:date="2025-05-20T15:20:00Z" w16du:dateUtc="2025-05-20T13:20:00Z">
              <w:rPr>
                <w:noProof/>
              </w:rPr>
            </w:rPrChange>
          </w:rPr>
          <w:t>HAC</w:t>
        </w:r>
      </w:ins>
      <w:ins w:id="18742" w:author="Irová Zuzana" w:date="2025-05-20T15:10:00Z" w16du:dateUtc="2025-05-20T13:10:00Z">
        <w:r w:rsidR="00F94F8F" w:rsidRPr="00F72461">
          <w:rPr>
            <w:noProof/>
            <w:highlight w:val="cyan"/>
            <w:rPrChange w:id="18743" w:author="Irová Zuzana" w:date="2025-05-20T15:20:00Z" w16du:dateUtc="2025-05-20T13:20:00Z">
              <w:rPr>
                <w:noProof/>
              </w:rPr>
            </w:rPrChange>
          </w:rPr>
          <w:t xml:space="preserve"> se rozhodl, </w:t>
        </w:r>
        <w:r w:rsidR="00F94F8F" w:rsidRPr="00F72461">
          <w:rPr>
            <w:rFonts w:hint="cs"/>
            <w:noProof/>
            <w:highlight w:val="cyan"/>
            <w:rPrChange w:id="18744" w:author="Irová Zuzana" w:date="2025-05-20T15:20:00Z" w16du:dateUtc="2025-05-20T13:20:00Z">
              <w:rPr>
                <w:rFonts w:hint="cs"/>
                <w:noProof/>
              </w:rPr>
            </w:rPrChange>
          </w:rPr>
          <w:t>ž</w:t>
        </w:r>
        <w:r w:rsidR="00F94F8F" w:rsidRPr="00F72461">
          <w:rPr>
            <w:noProof/>
            <w:highlight w:val="cyan"/>
            <w:rPrChange w:id="18745" w:author="Irová Zuzana" w:date="2025-05-20T15:20:00Z" w16du:dateUtc="2025-05-20T13:20:00Z">
              <w:rPr>
                <w:noProof/>
              </w:rPr>
            </w:rPrChange>
          </w:rPr>
          <w:t>e budeme fiskalizovat v</w:t>
        </w:r>
        <w:r w:rsidR="00F94F8F" w:rsidRPr="00F72461">
          <w:rPr>
            <w:rFonts w:hint="cs"/>
            <w:noProof/>
            <w:highlight w:val="cyan"/>
            <w:rPrChange w:id="18746" w:author="Irová Zuzana" w:date="2025-05-20T15:20:00Z" w16du:dateUtc="2025-05-20T13:20:00Z">
              <w:rPr>
                <w:rFonts w:hint="cs"/>
                <w:noProof/>
              </w:rPr>
            </w:rPrChange>
          </w:rPr>
          <w:t>š</w:t>
        </w:r>
        <w:r w:rsidR="00F94F8F" w:rsidRPr="00F72461">
          <w:rPr>
            <w:noProof/>
            <w:highlight w:val="cyan"/>
            <w:rPrChange w:id="18747" w:author="Irová Zuzana" w:date="2025-05-20T15:20:00Z" w16du:dateUtc="2025-05-20T13:20:00Z">
              <w:rPr>
                <w:noProof/>
              </w:rPr>
            </w:rPrChange>
          </w:rPr>
          <w:t>echny</w:t>
        </w:r>
      </w:ins>
      <w:ins w:id="18748" w:author="Irová Zuzana" w:date="2025-05-20T15:19:00Z" w16du:dateUtc="2025-05-20T13:19:00Z">
        <w:r w:rsidRPr="00F72461">
          <w:rPr>
            <w:noProof/>
            <w:highlight w:val="cyan"/>
            <w:rPrChange w:id="18749" w:author="Irová Zuzana" w:date="2025-05-20T15:20:00Z" w16du:dateUtc="2025-05-20T13:20:00Z">
              <w:rPr>
                <w:noProof/>
              </w:rPr>
            </w:rPrChange>
          </w:rPr>
          <w:t xml:space="preserve"> vysta</w:t>
        </w:r>
      </w:ins>
      <w:ins w:id="18750" w:author="Irová Zuzana" w:date="2025-05-20T15:20:00Z" w16du:dateUtc="2025-05-20T13:20:00Z">
        <w:r w:rsidRPr="00F72461">
          <w:rPr>
            <w:noProof/>
            <w:highlight w:val="cyan"/>
            <w:rPrChange w:id="18751" w:author="Irová Zuzana" w:date="2025-05-20T15:20:00Z" w16du:dateUtc="2025-05-20T13:20:00Z">
              <w:rPr>
                <w:noProof/>
              </w:rPr>
            </w:rPrChange>
          </w:rPr>
          <w:t>ven</w:t>
        </w:r>
        <w:r w:rsidRPr="00F72461">
          <w:rPr>
            <w:rFonts w:hint="cs"/>
            <w:noProof/>
            <w:highlight w:val="cyan"/>
            <w:rPrChange w:id="18752" w:author="Irová Zuzana" w:date="2025-05-20T15:20:00Z" w16du:dateUtc="2025-05-20T13:20:00Z">
              <w:rPr>
                <w:rFonts w:hint="cs"/>
                <w:noProof/>
              </w:rPr>
            </w:rPrChange>
          </w:rPr>
          <w:t>é</w:t>
        </w:r>
        <w:r w:rsidRPr="00F72461">
          <w:rPr>
            <w:noProof/>
            <w:highlight w:val="cyan"/>
            <w:rPrChange w:id="18753" w:author="Irová Zuzana" w:date="2025-05-20T15:20:00Z" w16du:dateUtc="2025-05-20T13:20:00Z">
              <w:rPr>
                <w:noProof/>
              </w:rPr>
            </w:rPrChange>
          </w:rPr>
          <w:t xml:space="preserve"> </w:t>
        </w:r>
      </w:ins>
      <w:ins w:id="18754" w:author="Irová Zuzana" w:date="2025-05-20T15:10:00Z" w16du:dateUtc="2025-05-20T13:10:00Z">
        <w:r w:rsidR="00F94F8F" w:rsidRPr="00F72461">
          <w:rPr>
            <w:noProof/>
            <w:highlight w:val="cyan"/>
            <w:rPrChange w:id="18755" w:author="Irová Zuzana" w:date="2025-05-20T15:20:00Z" w16du:dateUtc="2025-05-20T13:20:00Z">
              <w:rPr>
                <w:noProof/>
              </w:rPr>
            </w:rPrChange>
          </w:rPr>
          <w:t>faktury krom</w:t>
        </w:r>
        <w:r w:rsidR="00F94F8F" w:rsidRPr="00F72461">
          <w:rPr>
            <w:rFonts w:hint="cs"/>
            <w:noProof/>
            <w:highlight w:val="cyan"/>
            <w:rPrChange w:id="18756" w:author="Irová Zuzana" w:date="2025-05-20T15:20:00Z" w16du:dateUtc="2025-05-20T13:20:00Z">
              <w:rPr>
                <w:rFonts w:hint="cs"/>
                <w:noProof/>
              </w:rPr>
            </w:rPrChange>
          </w:rPr>
          <w:t>ě</w:t>
        </w:r>
        <w:r w:rsidR="00F94F8F" w:rsidRPr="00F72461">
          <w:rPr>
            <w:noProof/>
            <w:highlight w:val="cyan"/>
            <w:rPrChange w:id="18757" w:author="Irová Zuzana" w:date="2025-05-20T15:20:00Z" w16du:dateUtc="2025-05-20T13:20:00Z">
              <w:rPr>
                <w:noProof/>
              </w:rPr>
            </w:rPrChange>
          </w:rPr>
          <w:t xml:space="preserve"> RfP</w:t>
        </w:r>
      </w:ins>
      <w:ins w:id="18758" w:author="Irová Zuzana" w:date="2025-05-20T15:20:00Z" w16du:dateUtc="2025-05-20T13:20:00Z">
        <w:r w:rsidRPr="00F72461">
          <w:rPr>
            <w:noProof/>
            <w:highlight w:val="cyan"/>
            <w:rPrChange w:id="18759" w:author="Irová Zuzana" w:date="2025-05-20T15:20:00Z" w16du:dateUtc="2025-05-20T13:20:00Z">
              <w:rPr>
                <w:noProof/>
              </w:rPr>
            </w:rPrChange>
          </w:rPr>
          <w:t xml:space="preserve"> </w:t>
        </w:r>
      </w:ins>
      <w:ins w:id="18760" w:author="Irová Zuzana" w:date="2025-05-20T15:10:00Z" w16du:dateUtc="2025-05-20T13:10:00Z">
        <w:r w:rsidR="00F94F8F" w:rsidRPr="00F72461">
          <w:rPr>
            <w:noProof/>
            <w:highlight w:val="cyan"/>
            <w:rPrChange w:id="18761" w:author="Irová Zuzana" w:date="2025-05-20T15:20:00Z" w16du:dateUtc="2025-05-20T13:20:00Z">
              <w:rPr>
                <w:noProof/>
              </w:rPr>
            </w:rPrChange>
          </w:rPr>
          <w:t>a Proforma bill.</w:t>
        </w:r>
      </w:ins>
    </w:p>
    <w:p w14:paraId="60D68133" w14:textId="77777777" w:rsidR="00830661" w:rsidRDefault="00830661">
      <w:pPr>
        <w:pStyle w:val="NormalIndent"/>
        <w:rPr>
          <w:ins w:id="18762" w:author="Irová Zuzana" w:date="2025-05-20T15:28:00Z" w16du:dateUtc="2025-05-20T13:28:00Z"/>
          <w:noProof/>
        </w:rPr>
      </w:pPr>
      <w:ins w:id="18763" w:author="Irová Zuzana" w:date="2025-05-20T15:28:00Z" w16du:dateUtc="2025-05-20T13:28:00Z">
        <w:r>
          <w:rPr>
            <w:noProof/>
          </w:rPr>
          <w:t>Highl level popis rozhraní přiložen:</w:t>
        </w:r>
      </w:ins>
    </w:p>
    <w:bookmarkStart w:id="18764" w:name="_MON_1809260143"/>
    <w:bookmarkEnd w:id="18764"/>
    <w:p w14:paraId="0C60860E" w14:textId="533DD9B6" w:rsidR="00830661" w:rsidRPr="005725E3" w:rsidRDefault="00830661">
      <w:pPr>
        <w:pStyle w:val="NormalIndent"/>
        <w:rPr>
          <w:ins w:id="18765" w:author="Irová Zuzana" w:date="2025-05-20T15:10:00Z" w16du:dateUtc="2025-05-20T13:10:00Z"/>
          <w:noProof/>
        </w:rPr>
      </w:pPr>
      <w:ins w:id="18766" w:author="Irová Zuzana" w:date="2025-05-20T15:29:00Z" w16du:dateUtc="2025-05-20T13:29:00Z">
        <w:r>
          <w:rPr>
            <w:noProof/>
          </w:rPr>
          <w:object w:dxaOrig="1543" w:dyaOrig="998" w14:anchorId="06D6025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77.35pt;height:50.5pt" o:ole="">
              <v:imagedata r:id="rId28" o:title=""/>
            </v:shape>
            <o:OLEObject Type="Embed" ProgID="Word.Document.12" ShapeID="_x0000_i1025" DrawAspect="Icon" ObjectID="_1812182004" r:id="rId29">
              <o:FieldCodes>\s</o:FieldCodes>
            </o:OLEObject>
          </w:object>
        </w:r>
      </w:ins>
    </w:p>
    <w:p w14:paraId="603385B7" w14:textId="77777777" w:rsidR="00F94F8F" w:rsidRPr="005725E3" w:rsidRDefault="00F94F8F" w:rsidP="00F94F8F">
      <w:pPr>
        <w:pStyle w:val="Heading3"/>
        <w:rPr>
          <w:ins w:id="18767" w:author="Irová Zuzana" w:date="2025-05-20T15:10:00Z" w16du:dateUtc="2025-05-20T13:10:00Z"/>
          <w:rFonts w:hint="eastAsia"/>
          <w:noProof/>
          <w:lang w:val="en-US"/>
        </w:rPr>
      </w:pPr>
      <w:bookmarkStart w:id="18768" w:name="_Toc143086049"/>
      <w:bookmarkStart w:id="18769" w:name="_Toc196409519"/>
      <w:bookmarkStart w:id="18770" w:name="_Toc201569227"/>
      <w:ins w:id="18771" w:author="Irová Zuzana" w:date="2025-05-20T15:10:00Z" w16du:dateUtc="2025-05-20T13:10:00Z">
        <w:r w:rsidRPr="005725E3">
          <w:rPr>
            <w:noProof/>
            <w:lang w:val="en-US"/>
          </w:rPr>
          <w:t>Registrace business premisses</w:t>
        </w:r>
        <w:bookmarkEnd w:id="18768"/>
        <w:bookmarkEnd w:id="18769"/>
        <w:bookmarkEnd w:id="18770"/>
      </w:ins>
    </w:p>
    <w:p w14:paraId="339D991E" w14:textId="22AB87F2" w:rsidR="00F94F8F" w:rsidRPr="005725E3" w:rsidRDefault="00F94F8F">
      <w:pPr>
        <w:pStyle w:val="NormalIndent"/>
        <w:rPr>
          <w:ins w:id="18772" w:author="Irová Zuzana" w:date="2025-05-20T15:10:00Z" w16du:dateUtc="2025-05-20T13:10:00Z"/>
          <w:noProof/>
        </w:rPr>
      </w:pPr>
      <w:ins w:id="18773" w:author="Irová Zuzana" w:date="2025-05-20T15:10:00Z" w16du:dateUtc="2025-05-20T13:10:00Z">
        <w:r w:rsidRPr="005725E3">
          <w:rPr>
            <w:noProof/>
          </w:rPr>
          <w:t xml:space="preserve">Aby bylo možné posílat faktury do </w:t>
        </w:r>
      </w:ins>
      <w:ins w:id="18774" w:author="Irová Zuzana" w:date="2025-05-20T15:21:00Z" w16du:dateUtc="2025-05-20T13:21:00Z">
        <w:r w:rsidR="00527975">
          <w:rPr>
            <w:noProof/>
          </w:rPr>
          <w:t>ePorezna</w:t>
        </w:r>
      </w:ins>
      <w:ins w:id="18775" w:author="Irová Zuzana" w:date="2025-05-20T15:10:00Z" w16du:dateUtc="2025-05-20T13:10:00Z">
        <w:r w:rsidRPr="005725E3">
          <w:rPr>
            <w:noProof/>
          </w:rPr>
          <w:t>, na prvopočátku je potřeba zaregistrovat Business premises, ze kterých se vystavují faktury</w:t>
        </w:r>
      </w:ins>
      <w:ins w:id="18776" w:author="Irová Zuzana" w:date="2025-05-20T15:21:00Z" w16du:dateUtc="2025-05-20T13:21:00Z">
        <w:r w:rsidR="00527975">
          <w:rPr>
            <w:noProof/>
          </w:rPr>
          <w:t xml:space="preserve"> posílané</w:t>
        </w:r>
      </w:ins>
      <w:ins w:id="18777" w:author="Irová Zuzana" w:date="2025-05-20T15:10:00Z" w16du:dateUtc="2025-05-20T13:10:00Z">
        <w:r w:rsidRPr="005725E3">
          <w:rPr>
            <w:noProof/>
          </w:rPr>
          <w:t xml:space="preserve"> na fiskalizaci. Jde o jednorázový úkon</w:t>
        </w:r>
      </w:ins>
      <w:ins w:id="18778" w:author="Irová Zuzana" w:date="2025-05-20T15:21:00Z" w16du:dateUtc="2025-05-20T13:21:00Z">
        <w:r w:rsidR="00F01917">
          <w:rPr>
            <w:noProof/>
          </w:rPr>
          <w:t xml:space="preserve">, </w:t>
        </w:r>
        <w:r w:rsidR="00F01917" w:rsidRPr="00F01917">
          <w:rPr>
            <w:noProof/>
            <w:highlight w:val="yellow"/>
            <w:rPrChange w:id="18779" w:author="Irová Zuzana" w:date="2025-05-20T15:22:00Z" w16du:dateUtc="2025-05-20T13:22:00Z">
              <w:rPr>
                <w:noProof/>
              </w:rPr>
            </w:rPrChange>
          </w:rPr>
          <w:t>kter</w:t>
        </w:r>
        <w:r w:rsidR="00F01917" w:rsidRPr="00F01917">
          <w:rPr>
            <w:rFonts w:hint="cs"/>
            <w:noProof/>
            <w:highlight w:val="yellow"/>
            <w:rPrChange w:id="18780" w:author="Irová Zuzana" w:date="2025-05-20T15:22:00Z" w16du:dateUtc="2025-05-20T13:22:00Z">
              <w:rPr>
                <w:rFonts w:hint="cs"/>
                <w:noProof/>
              </w:rPr>
            </w:rPrChange>
          </w:rPr>
          <w:t>ý</w:t>
        </w:r>
        <w:r w:rsidR="00F01917" w:rsidRPr="00F01917">
          <w:rPr>
            <w:noProof/>
            <w:highlight w:val="yellow"/>
            <w:rPrChange w:id="18781" w:author="Irová Zuzana" w:date="2025-05-20T15:22:00Z" w16du:dateUtc="2025-05-20T13:22:00Z">
              <w:rPr>
                <w:noProof/>
              </w:rPr>
            </w:rPrChange>
          </w:rPr>
          <w:t xml:space="preserve"> je dostupn</w:t>
        </w:r>
        <w:r w:rsidR="00F01917" w:rsidRPr="00F01917">
          <w:rPr>
            <w:rFonts w:hint="cs"/>
            <w:noProof/>
            <w:highlight w:val="yellow"/>
            <w:rPrChange w:id="18782" w:author="Irová Zuzana" w:date="2025-05-20T15:22:00Z" w16du:dateUtc="2025-05-20T13:22:00Z">
              <w:rPr>
                <w:rFonts w:hint="cs"/>
                <w:noProof/>
              </w:rPr>
            </w:rPrChange>
          </w:rPr>
          <w:t>ý</w:t>
        </w:r>
        <w:r w:rsidR="00F01917" w:rsidRPr="00F01917">
          <w:rPr>
            <w:noProof/>
            <w:highlight w:val="yellow"/>
            <w:rPrChange w:id="18783" w:author="Irová Zuzana" w:date="2025-05-20T15:22:00Z" w16du:dateUtc="2025-05-20T13:22:00Z">
              <w:rPr>
                <w:noProof/>
              </w:rPr>
            </w:rPrChange>
          </w:rPr>
          <w:t xml:space="preserve"> z</w:t>
        </w:r>
        <w:r w:rsidR="00F01917" w:rsidRPr="00F01917">
          <w:rPr>
            <w:rFonts w:hint="cs"/>
            <w:noProof/>
            <w:highlight w:val="yellow"/>
            <w:rPrChange w:id="18784" w:author="Irová Zuzana" w:date="2025-05-20T15:22:00Z" w16du:dateUtc="2025-05-20T13:22:00Z">
              <w:rPr>
                <w:rFonts w:hint="cs"/>
                <w:noProof/>
              </w:rPr>
            </w:rPrChange>
          </w:rPr>
          <w:t> </w:t>
        </w:r>
        <w:r w:rsidR="00F01917" w:rsidRPr="00F01917">
          <w:rPr>
            <w:noProof/>
            <w:highlight w:val="yellow"/>
            <w:rPrChange w:id="18785" w:author="Irová Zuzana" w:date="2025-05-20T15:22:00Z" w16du:dateUtc="2025-05-20T13:22:00Z">
              <w:rPr>
                <w:noProof/>
              </w:rPr>
            </w:rPrChange>
          </w:rPr>
          <w:t>GUI ePorezn</w:t>
        </w:r>
      </w:ins>
      <w:ins w:id="18786" w:author="Irová Zuzana" w:date="2025-05-20T15:26:00Z" w16du:dateUtc="2025-05-20T13:26:00Z">
        <w:r w:rsidR="002177FE">
          <w:rPr>
            <w:noProof/>
            <w:highlight w:val="yellow"/>
          </w:rPr>
          <w:t>a</w:t>
        </w:r>
      </w:ins>
      <w:ins w:id="18787" w:author="Irová Zuzana" w:date="2025-05-20T15:10:00Z" w16du:dateUtc="2025-05-20T13:10:00Z">
        <w:r w:rsidRPr="005725E3">
          <w:rPr>
            <w:noProof/>
          </w:rPr>
          <w:t xml:space="preserve">. </w:t>
        </w:r>
      </w:ins>
    </w:p>
    <w:p w14:paraId="4007F35B" w14:textId="1EAC5571" w:rsidR="00F94F8F" w:rsidRPr="005725E3" w:rsidRDefault="00FA3175" w:rsidP="00F94F8F">
      <w:pPr>
        <w:pStyle w:val="Heading3"/>
        <w:rPr>
          <w:ins w:id="18788" w:author="Irová Zuzana" w:date="2025-05-20T15:10:00Z" w16du:dateUtc="2025-05-20T13:10:00Z"/>
          <w:rFonts w:hint="eastAsia"/>
          <w:noProof/>
          <w:lang w:val="en-US"/>
        </w:rPr>
      </w:pPr>
      <w:bookmarkStart w:id="18789" w:name="_Toc143086050"/>
      <w:bookmarkStart w:id="18790" w:name="_Toc196409520"/>
      <w:bookmarkStart w:id="18791" w:name="_Toc201569228"/>
      <w:ins w:id="18792" w:author="Irová Zuzana" w:date="2025-05-20T15:26:00Z" w16du:dateUtc="2025-05-20T13:26:00Z">
        <w:r>
          <w:rPr>
            <w:noProof/>
            <w:lang w:val="en-US"/>
          </w:rPr>
          <w:t>Fiskalizace</w:t>
        </w:r>
      </w:ins>
      <w:ins w:id="18793" w:author="Irová Zuzana" w:date="2025-05-20T15:10:00Z" w16du:dateUtc="2025-05-20T13:10:00Z">
        <w:r w:rsidR="00F94F8F" w:rsidRPr="005725E3">
          <w:rPr>
            <w:noProof/>
            <w:lang w:val="en-US"/>
          </w:rPr>
          <w:t xml:space="preserve"> faktury</w:t>
        </w:r>
        <w:bookmarkEnd w:id="18789"/>
        <w:bookmarkEnd w:id="18790"/>
        <w:bookmarkEnd w:id="18791"/>
      </w:ins>
    </w:p>
    <w:p w14:paraId="0C0FD3A3" w14:textId="576E32A3" w:rsidR="00F94F8F" w:rsidRDefault="00F94F8F">
      <w:pPr>
        <w:pStyle w:val="NormalIndent"/>
        <w:rPr>
          <w:ins w:id="18794" w:author="Irová Zuzana" w:date="2025-05-20T15:22:00Z" w16du:dateUtc="2025-05-20T13:22:00Z"/>
          <w:noProof/>
        </w:rPr>
      </w:pPr>
      <w:ins w:id="18795" w:author="Irová Zuzana" w:date="2025-05-20T15:10:00Z" w16du:dateUtc="2025-05-20T13:10:00Z">
        <w:r w:rsidRPr="005725E3">
          <w:rPr>
            <w:noProof/>
          </w:rPr>
          <w:t xml:space="preserve">Následná komunikace s </w:t>
        </w:r>
      </w:ins>
      <w:ins w:id="18796" w:author="Irová Zuzana" w:date="2025-05-20T15:22:00Z" w16du:dateUtc="2025-05-20T13:22:00Z">
        <w:r w:rsidR="00F01917">
          <w:rPr>
            <w:noProof/>
          </w:rPr>
          <w:t>ePorezna</w:t>
        </w:r>
      </w:ins>
      <w:ins w:id="18797" w:author="Irová Zuzana" w:date="2025-05-20T15:10:00Z" w16du:dateUtc="2025-05-20T13:10:00Z">
        <w:r w:rsidRPr="005725E3">
          <w:rPr>
            <w:noProof/>
          </w:rPr>
          <w:t xml:space="preserve"> spočívá v odeslání zprávy s fakturou a dalších údajů.  Struktura a mapování zpráv a odpovědí je uvedena v přiloženém excelu</w:t>
        </w:r>
      </w:ins>
      <w:ins w:id="18798" w:author="Irová Zuzana" w:date="2025-05-20T15:22:00Z" w16du:dateUtc="2025-05-20T13:22:00Z">
        <w:r w:rsidR="00F01917">
          <w:rPr>
            <w:noProof/>
          </w:rPr>
          <w:t>:</w:t>
        </w:r>
      </w:ins>
    </w:p>
    <w:p w14:paraId="45DC9C29" w14:textId="6F6D7A59" w:rsidR="00F01917" w:rsidRPr="005725E3" w:rsidRDefault="00270A5E">
      <w:pPr>
        <w:pStyle w:val="NormalIndent"/>
        <w:rPr>
          <w:ins w:id="18799" w:author="Irová Zuzana" w:date="2025-05-20T15:10:00Z" w16du:dateUtc="2025-05-20T13:10:00Z"/>
          <w:noProof/>
        </w:rPr>
      </w:pPr>
      <w:ins w:id="18800" w:author="Irová Zuzana" w:date="2025-05-20T15:27:00Z" w16du:dateUtc="2025-05-20T13:27:00Z">
        <w:r>
          <w:rPr>
            <w:noProof/>
          </w:rPr>
          <w:object w:dxaOrig="1543" w:dyaOrig="998" w14:anchorId="55FB8FCF">
            <v:shape id="_x0000_i1026" type="#_x0000_t75" style="width:77.35pt;height:50.5pt" o:ole="">
              <v:imagedata r:id="rId30" o:title=""/>
            </v:shape>
            <o:OLEObject Type="Embed" ProgID="Excel.Sheet.12" ShapeID="_x0000_i1026" DrawAspect="Icon" ObjectID="_1812182005" r:id="rId31"/>
          </w:object>
        </w:r>
      </w:ins>
    </w:p>
    <w:p w14:paraId="5636C511" w14:textId="46EA6E12" w:rsidR="00F94F8F" w:rsidRPr="005725E3" w:rsidRDefault="4E64114C">
      <w:pPr>
        <w:pStyle w:val="NormalIndent"/>
        <w:rPr>
          <w:ins w:id="18801" w:author="Irová Zuzana" w:date="2025-05-20T15:10:00Z" w16du:dateUtc="2025-05-20T13:10:00Z"/>
          <w:noProof/>
        </w:rPr>
      </w:pPr>
      <w:ins w:id="18802" w:author="Irová Zuzana" w:date="2025-05-20T15:10:00Z" w16du:dateUtc="2025-05-20T13:10:00Z">
        <w:r w:rsidRPr="4E64114C">
          <w:rPr>
            <w:noProof/>
          </w:rPr>
          <w:t xml:space="preserve">Pro faktury zasílané do </w:t>
        </w:r>
      </w:ins>
      <w:ins w:id="18803" w:author="Irová Zuzana" w:date="2025-05-20T15:23:00Z" w16du:dateUtc="2025-05-20T13:23:00Z">
        <w:r w:rsidRPr="4E64114C">
          <w:rPr>
            <w:noProof/>
          </w:rPr>
          <w:t>ePorezna</w:t>
        </w:r>
      </w:ins>
      <w:ins w:id="18804" w:author="Irová Zuzana" w:date="2025-05-20T15:10:00Z" w16du:dateUtc="2025-05-20T13:10:00Z">
        <w:r w:rsidRPr="4E64114C">
          <w:rPr>
            <w:noProof/>
          </w:rPr>
          <w:t xml:space="preserve"> je potřeba generovat čísla faktur tak, aby byly ze nepřerušené sekvence pro každý business premises a pro každý rok. Navíc musí obsahovat identifikaci business premises a electronic device, kde byla faktura vystavena.</w:t>
        </w:r>
      </w:ins>
    </w:p>
    <w:p w14:paraId="24531187" w14:textId="552B84EF" w:rsidR="00F94F8F" w:rsidRPr="00312AAB" w:rsidRDefault="4E64114C">
      <w:pPr>
        <w:pStyle w:val="NormalIndent"/>
        <w:rPr>
          <w:ins w:id="18805" w:author="Irová Zuzana" w:date="2025-05-20T15:10:00Z" w16du:dateUtc="2025-05-20T13:10:00Z"/>
          <w:noProof/>
          <w:highlight w:val="yellow"/>
          <w:rPrChange w:id="18806" w:author="Irová Zuzana" w:date="2025-05-20T15:24:00Z" w16du:dateUtc="2025-05-20T13:24:00Z">
            <w:rPr>
              <w:ins w:id="18807" w:author="Irová Zuzana" w:date="2025-05-20T15:10:00Z" w16du:dateUtc="2025-05-20T13:10:00Z"/>
              <w:noProof/>
            </w:rPr>
          </w:rPrChange>
        </w:rPr>
      </w:pPr>
      <w:ins w:id="18808" w:author="Irová Zuzana" w:date="2025-05-20T15:10:00Z" w16du:dateUtc="2025-05-20T13:10:00Z">
        <w:r w:rsidRPr="4E64114C">
          <w:rPr>
            <w:noProof/>
            <w:highlight w:val="yellow"/>
            <w:rPrChange w:id="18809" w:author="Irová Zuzana" w:date="2025-05-20T15:24:00Z" w16du:dateUtc="2025-05-20T13:24:00Z">
              <w:rPr>
                <w:noProof/>
              </w:rPr>
            </w:rPrChange>
          </w:rPr>
          <w:t>Pro faktury vystaven</w:t>
        </w:r>
        <w:r w:rsidRPr="4E64114C">
          <w:rPr>
            <w:rFonts w:hint="cs"/>
            <w:noProof/>
            <w:highlight w:val="yellow"/>
            <w:rPrChange w:id="18810" w:author="Irová Zuzana" w:date="2025-05-20T15:24:00Z" w16du:dateUtc="2025-05-20T13:24:00Z">
              <w:rPr>
                <w:rFonts w:hint="cs"/>
                <w:noProof/>
              </w:rPr>
            </w:rPrChange>
          </w:rPr>
          <w:t>é</w:t>
        </w:r>
        <w:r w:rsidRPr="4E64114C">
          <w:rPr>
            <w:noProof/>
            <w:highlight w:val="yellow"/>
            <w:rPrChange w:id="18811" w:author="Irová Zuzana" w:date="2025-05-20T15:24:00Z" w16du:dateUtc="2025-05-20T13:24:00Z">
              <w:rPr>
                <w:noProof/>
              </w:rPr>
            </w:rPrChange>
          </w:rPr>
          <w:t xml:space="preserve"> ze selfcar</w:t>
        </w:r>
        <w:r w:rsidRPr="4E64114C">
          <w:rPr>
            <w:rFonts w:hint="cs"/>
            <w:noProof/>
            <w:highlight w:val="yellow"/>
            <w:rPrChange w:id="18812" w:author="Irová Zuzana" w:date="2025-05-20T15:24:00Z" w16du:dateUtc="2025-05-20T13:24:00Z">
              <w:rPr>
                <w:rFonts w:hint="cs"/>
                <w:noProof/>
              </w:rPr>
            </w:rPrChange>
          </w:rPr>
          <w:t>ů</w:t>
        </w:r>
        <w:r w:rsidRPr="4E64114C">
          <w:rPr>
            <w:noProof/>
            <w:highlight w:val="yellow"/>
            <w:rPrChange w:id="18813" w:author="Irová Zuzana" w:date="2025-05-20T15:24:00Z" w16du:dateUtc="2025-05-20T13:24:00Z">
              <w:rPr>
                <w:noProof/>
              </w:rPr>
            </w:rPrChange>
          </w:rPr>
          <w:t xml:space="preserve"> se pou</w:t>
        </w:r>
        <w:r w:rsidRPr="4E64114C">
          <w:rPr>
            <w:rFonts w:hint="cs"/>
            <w:noProof/>
            <w:highlight w:val="yellow"/>
            <w:rPrChange w:id="18814" w:author="Irová Zuzana" w:date="2025-05-20T15:24:00Z" w16du:dateUtc="2025-05-20T13:24:00Z">
              <w:rPr>
                <w:rFonts w:hint="cs"/>
                <w:noProof/>
              </w:rPr>
            </w:rPrChange>
          </w:rPr>
          <w:t>ž</w:t>
        </w:r>
        <w:r w:rsidRPr="4E64114C">
          <w:rPr>
            <w:noProof/>
            <w:highlight w:val="yellow"/>
            <w:rPrChange w:id="18815" w:author="Irová Zuzana" w:date="2025-05-20T15:24:00Z" w16du:dateUtc="2025-05-20T13:24:00Z">
              <w:rPr>
                <w:noProof/>
              </w:rPr>
            </w:rPrChange>
          </w:rPr>
          <w:t xml:space="preserve">ije business premises W901. </w:t>
        </w:r>
      </w:ins>
    </w:p>
    <w:p w14:paraId="56B389AC" w14:textId="77777777" w:rsidR="00F94F8F" w:rsidRPr="00312AAB" w:rsidRDefault="00F94F8F">
      <w:pPr>
        <w:pStyle w:val="NormalIndent"/>
        <w:rPr>
          <w:ins w:id="18816" w:author="Irová Zuzana" w:date="2025-05-20T15:10:00Z" w16du:dateUtc="2025-05-20T13:10:00Z"/>
          <w:noProof/>
          <w:highlight w:val="yellow"/>
          <w:rPrChange w:id="18817" w:author="Irová Zuzana" w:date="2025-05-20T15:24:00Z" w16du:dateUtc="2025-05-20T13:24:00Z">
            <w:rPr>
              <w:ins w:id="18818" w:author="Irová Zuzana" w:date="2025-05-20T15:10:00Z" w16du:dateUtc="2025-05-20T13:10:00Z"/>
              <w:noProof/>
            </w:rPr>
          </w:rPrChange>
        </w:rPr>
      </w:pPr>
      <w:ins w:id="18819" w:author="Irová Zuzana" w:date="2025-05-20T15:10:00Z" w16du:dateUtc="2025-05-20T13:10:00Z">
        <w:r w:rsidRPr="00312AAB">
          <w:rPr>
            <w:noProof/>
            <w:highlight w:val="yellow"/>
            <w:rPrChange w:id="18820" w:author="Irová Zuzana" w:date="2025-05-20T15:24:00Z" w16du:dateUtc="2025-05-20T13:24:00Z">
              <w:rPr>
                <w:noProof/>
              </w:rPr>
            </w:rPrChange>
          </w:rPr>
          <w:t>Pro faktury vystaven</w:t>
        </w:r>
        <w:r w:rsidRPr="00312AAB">
          <w:rPr>
            <w:rFonts w:hint="cs"/>
            <w:noProof/>
            <w:highlight w:val="yellow"/>
            <w:rPrChange w:id="18821" w:author="Irová Zuzana" w:date="2025-05-20T15:24:00Z" w16du:dateUtc="2025-05-20T13:24:00Z">
              <w:rPr>
                <w:rFonts w:hint="cs"/>
                <w:noProof/>
              </w:rPr>
            </w:rPrChange>
          </w:rPr>
          <w:t>é</w:t>
        </w:r>
        <w:r w:rsidRPr="00312AAB">
          <w:rPr>
            <w:noProof/>
            <w:highlight w:val="yellow"/>
            <w:rPrChange w:id="18822" w:author="Irová Zuzana" w:date="2025-05-20T15:24:00Z" w16du:dateUtc="2025-05-20T13:24:00Z">
              <w:rPr>
                <w:noProof/>
              </w:rPr>
            </w:rPrChange>
          </w:rPr>
          <w:t xml:space="preserve"> na ENF BO se ur</w:t>
        </w:r>
        <w:r w:rsidRPr="00312AAB">
          <w:rPr>
            <w:rFonts w:hint="cs"/>
            <w:noProof/>
            <w:highlight w:val="yellow"/>
            <w:rPrChange w:id="18823" w:author="Irová Zuzana" w:date="2025-05-20T15:24:00Z" w16du:dateUtc="2025-05-20T13:24:00Z">
              <w:rPr>
                <w:rFonts w:hint="cs"/>
                <w:noProof/>
              </w:rPr>
            </w:rPrChange>
          </w:rPr>
          <w:t>čí</w:t>
        </w:r>
        <w:r w:rsidRPr="00312AAB">
          <w:rPr>
            <w:noProof/>
            <w:highlight w:val="yellow"/>
            <w:rPrChange w:id="18824" w:author="Irová Zuzana" w:date="2025-05-20T15:24:00Z" w16du:dateUtc="2025-05-20T13:24:00Z">
              <w:rPr>
                <w:noProof/>
              </w:rPr>
            </w:rPrChange>
          </w:rPr>
          <w:t xml:space="preserve"> business premises podle nastaven</w:t>
        </w:r>
        <w:r w:rsidRPr="00312AAB">
          <w:rPr>
            <w:rFonts w:hint="cs"/>
            <w:noProof/>
            <w:highlight w:val="yellow"/>
            <w:rPrChange w:id="18825" w:author="Irová Zuzana" w:date="2025-05-20T15:24:00Z" w16du:dateUtc="2025-05-20T13:24:00Z">
              <w:rPr>
                <w:rFonts w:hint="cs"/>
                <w:noProof/>
              </w:rPr>
            </w:rPrChange>
          </w:rPr>
          <w:t>í</w:t>
        </w:r>
        <w:r w:rsidRPr="00312AAB">
          <w:rPr>
            <w:noProof/>
            <w:highlight w:val="yellow"/>
            <w:rPrChange w:id="18826" w:author="Irová Zuzana" w:date="2025-05-20T15:24:00Z" w16du:dateUtc="2025-05-20T13:24:00Z">
              <w:rPr>
                <w:noProof/>
              </w:rPr>
            </w:rPrChange>
          </w:rPr>
          <w:t xml:space="preserve"> na User Profile (OrganizationalUnit.Number). Pokud hodnota na User profile nen</w:t>
        </w:r>
        <w:r w:rsidRPr="00312AAB">
          <w:rPr>
            <w:rFonts w:hint="cs"/>
            <w:noProof/>
            <w:highlight w:val="yellow"/>
            <w:rPrChange w:id="18827" w:author="Irová Zuzana" w:date="2025-05-20T15:24:00Z" w16du:dateUtc="2025-05-20T13:24:00Z">
              <w:rPr>
                <w:rFonts w:hint="cs"/>
                <w:noProof/>
              </w:rPr>
            </w:rPrChange>
          </w:rPr>
          <w:t>í</w:t>
        </w:r>
        <w:r w:rsidRPr="00312AAB">
          <w:rPr>
            <w:noProof/>
            <w:highlight w:val="yellow"/>
            <w:rPrChange w:id="18828" w:author="Irová Zuzana" w:date="2025-05-20T15:24:00Z" w16du:dateUtc="2025-05-20T13:24:00Z">
              <w:rPr>
                <w:noProof/>
              </w:rPr>
            </w:rPrChange>
          </w:rPr>
          <w:t xml:space="preserve"> vypln</w:t>
        </w:r>
        <w:r w:rsidRPr="00312AAB">
          <w:rPr>
            <w:rFonts w:hint="cs"/>
            <w:noProof/>
            <w:highlight w:val="yellow"/>
            <w:rPrChange w:id="18829" w:author="Irová Zuzana" w:date="2025-05-20T15:24:00Z" w16du:dateUtc="2025-05-20T13:24:00Z">
              <w:rPr>
                <w:rFonts w:hint="cs"/>
                <w:noProof/>
              </w:rPr>
            </w:rPrChange>
          </w:rPr>
          <w:t>ě</w:t>
        </w:r>
        <w:r w:rsidRPr="00312AAB">
          <w:rPr>
            <w:noProof/>
            <w:highlight w:val="yellow"/>
            <w:rPrChange w:id="18830" w:author="Irová Zuzana" w:date="2025-05-20T15:24:00Z" w16du:dateUtc="2025-05-20T13:24:00Z">
              <w:rPr>
                <w:noProof/>
              </w:rPr>
            </w:rPrChange>
          </w:rPr>
          <w:t>na, pou</w:t>
        </w:r>
        <w:r w:rsidRPr="00312AAB">
          <w:rPr>
            <w:rFonts w:hint="cs"/>
            <w:noProof/>
            <w:highlight w:val="yellow"/>
            <w:rPrChange w:id="18831" w:author="Irová Zuzana" w:date="2025-05-20T15:24:00Z" w16du:dateUtc="2025-05-20T13:24:00Z">
              <w:rPr>
                <w:rFonts w:hint="cs"/>
                <w:noProof/>
              </w:rPr>
            </w:rPrChange>
          </w:rPr>
          <w:t>ž</w:t>
        </w:r>
        <w:r w:rsidRPr="00312AAB">
          <w:rPr>
            <w:noProof/>
            <w:highlight w:val="yellow"/>
            <w:rPrChange w:id="18832" w:author="Irová Zuzana" w:date="2025-05-20T15:24:00Z" w16du:dateUtc="2025-05-20T13:24:00Z">
              <w:rPr>
                <w:noProof/>
              </w:rPr>
            </w:rPrChange>
          </w:rPr>
          <w:t>ije se v</w:t>
        </w:r>
        <w:r w:rsidRPr="00312AAB">
          <w:rPr>
            <w:rFonts w:hint="cs"/>
            <w:noProof/>
            <w:highlight w:val="yellow"/>
            <w:rPrChange w:id="18833" w:author="Irová Zuzana" w:date="2025-05-20T15:24:00Z" w16du:dateUtc="2025-05-20T13:24:00Z">
              <w:rPr>
                <w:rFonts w:hint="cs"/>
                <w:noProof/>
              </w:rPr>
            </w:rPrChange>
          </w:rPr>
          <w:t>ý</w:t>
        </w:r>
        <w:r w:rsidRPr="00312AAB">
          <w:rPr>
            <w:noProof/>
            <w:highlight w:val="yellow"/>
            <w:rPrChange w:id="18834" w:author="Irová Zuzana" w:date="2025-05-20T15:24:00Z" w16du:dateUtc="2025-05-20T13:24:00Z">
              <w:rPr>
                <w:noProof/>
              </w:rPr>
            </w:rPrChange>
          </w:rPr>
          <w:t>choz</w:t>
        </w:r>
        <w:r w:rsidRPr="00312AAB">
          <w:rPr>
            <w:rFonts w:hint="cs"/>
            <w:noProof/>
            <w:highlight w:val="yellow"/>
            <w:rPrChange w:id="18835" w:author="Irová Zuzana" w:date="2025-05-20T15:24:00Z" w16du:dateUtc="2025-05-20T13:24:00Z">
              <w:rPr>
                <w:rFonts w:hint="cs"/>
                <w:noProof/>
              </w:rPr>
            </w:rPrChange>
          </w:rPr>
          <w:t>í</w:t>
        </w:r>
        <w:r w:rsidRPr="00312AAB">
          <w:rPr>
            <w:noProof/>
            <w:highlight w:val="yellow"/>
            <w:rPrChange w:id="18836" w:author="Irová Zuzana" w:date="2025-05-20T15:24:00Z" w16du:dateUtc="2025-05-20T13:24:00Z">
              <w:rPr>
                <w:noProof/>
              </w:rPr>
            </w:rPrChange>
          </w:rPr>
          <w:t xml:space="preserve"> hodnota pro BO (D100). </w:t>
        </w:r>
      </w:ins>
    </w:p>
    <w:p w14:paraId="40B572F6" w14:textId="77777777" w:rsidR="00F94F8F" w:rsidRPr="00312AAB" w:rsidRDefault="00F94F8F">
      <w:pPr>
        <w:pStyle w:val="NormalIndent"/>
        <w:rPr>
          <w:ins w:id="18837" w:author="Irová Zuzana" w:date="2025-05-20T15:10:00Z" w16du:dateUtc="2025-05-20T13:10:00Z"/>
          <w:noProof/>
          <w:highlight w:val="yellow"/>
          <w:rPrChange w:id="18838" w:author="Irová Zuzana" w:date="2025-05-20T15:24:00Z" w16du:dateUtc="2025-05-20T13:24:00Z">
            <w:rPr>
              <w:ins w:id="18839" w:author="Irová Zuzana" w:date="2025-05-20T15:10:00Z" w16du:dateUtc="2025-05-20T13:10:00Z"/>
              <w:noProof/>
            </w:rPr>
          </w:rPrChange>
        </w:rPr>
      </w:pPr>
      <w:ins w:id="18840" w:author="Irová Zuzana" w:date="2025-05-20T15:10:00Z" w16du:dateUtc="2025-05-20T13:10:00Z">
        <w:r w:rsidRPr="00312AAB">
          <w:rPr>
            <w:noProof/>
            <w:highlight w:val="yellow"/>
            <w:rPrChange w:id="18841" w:author="Irová Zuzana" w:date="2025-05-20T15:24:00Z" w16du:dateUtc="2025-05-20T13:24:00Z">
              <w:rPr>
                <w:noProof/>
              </w:rPr>
            </w:rPrChange>
          </w:rPr>
          <w:t>A pro faktury vystaven</w:t>
        </w:r>
        <w:r w:rsidRPr="00312AAB">
          <w:rPr>
            <w:rFonts w:hint="cs"/>
            <w:noProof/>
            <w:highlight w:val="yellow"/>
            <w:rPrChange w:id="18842" w:author="Irová Zuzana" w:date="2025-05-20T15:24:00Z" w16du:dateUtc="2025-05-20T13:24:00Z">
              <w:rPr>
                <w:rFonts w:hint="cs"/>
                <w:noProof/>
              </w:rPr>
            </w:rPrChange>
          </w:rPr>
          <w:t>é</w:t>
        </w:r>
        <w:r w:rsidRPr="00312AAB">
          <w:rPr>
            <w:noProof/>
            <w:highlight w:val="yellow"/>
            <w:rPrChange w:id="18843" w:author="Irová Zuzana" w:date="2025-05-20T15:24:00Z" w16du:dateUtc="2025-05-20T13:24:00Z">
              <w:rPr>
                <w:noProof/>
              </w:rPr>
            </w:rPrChange>
          </w:rPr>
          <w:t xml:space="preserve"> z BO se pou</w:t>
        </w:r>
        <w:r w:rsidRPr="00312AAB">
          <w:rPr>
            <w:rFonts w:hint="cs"/>
            <w:noProof/>
            <w:highlight w:val="yellow"/>
            <w:rPrChange w:id="18844" w:author="Irová Zuzana" w:date="2025-05-20T15:24:00Z" w16du:dateUtc="2025-05-20T13:24:00Z">
              <w:rPr>
                <w:rFonts w:hint="cs"/>
                <w:noProof/>
              </w:rPr>
            </w:rPrChange>
          </w:rPr>
          <w:t>ž</w:t>
        </w:r>
        <w:r w:rsidRPr="00312AAB">
          <w:rPr>
            <w:noProof/>
            <w:highlight w:val="yellow"/>
            <w:rPrChange w:id="18845" w:author="Irová Zuzana" w:date="2025-05-20T15:24:00Z" w16du:dateUtc="2025-05-20T13:24:00Z">
              <w:rPr>
                <w:noProof/>
              </w:rPr>
            </w:rPrChange>
          </w:rPr>
          <w:t>ije business premises podle nastaven</w:t>
        </w:r>
        <w:r w:rsidRPr="00312AAB">
          <w:rPr>
            <w:rFonts w:hint="cs"/>
            <w:noProof/>
            <w:highlight w:val="yellow"/>
            <w:rPrChange w:id="18846" w:author="Irová Zuzana" w:date="2025-05-20T15:24:00Z" w16du:dateUtc="2025-05-20T13:24:00Z">
              <w:rPr>
                <w:rFonts w:hint="cs"/>
                <w:noProof/>
              </w:rPr>
            </w:rPrChange>
          </w:rPr>
          <w:t>í</w:t>
        </w:r>
        <w:r w:rsidRPr="00312AAB">
          <w:rPr>
            <w:noProof/>
            <w:highlight w:val="yellow"/>
            <w:rPrChange w:id="18847" w:author="Irová Zuzana" w:date="2025-05-20T15:24:00Z" w16du:dateUtc="2025-05-20T13:24:00Z">
              <w:rPr>
                <w:noProof/>
              </w:rPr>
            </w:rPrChange>
          </w:rPr>
          <w:t xml:space="preserve"> na User Profile (OrganizationalUnit.Number). Pokud hodnota na User profile nen</w:t>
        </w:r>
        <w:r w:rsidRPr="00312AAB">
          <w:rPr>
            <w:rFonts w:hint="cs"/>
            <w:noProof/>
            <w:highlight w:val="yellow"/>
            <w:rPrChange w:id="18848" w:author="Irová Zuzana" w:date="2025-05-20T15:24:00Z" w16du:dateUtc="2025-05-20T13:24:00Z">
              <w:rPr>
                <w:rFonts w:hint="cs"/>
                <w:noProof/>
              </w:rPr>
            </w:rPrChange>
          </w:rPr>
          <w:t>í</w:t>
        </w:r>
        <w:r w:rsidRPr="00312AAB">
          <w:rPr>
            <w:noProof/>
            <w:highlight w:val="yellow"/>
            <w:rPrChange w:id="18849" w:author="Irová Zuzana" w:date="2025-05-20T15:24:00Z" w16du:dateUtc="2025-05-20T13:24:00Z">
              <w:rPr>
                <w:noProof/>
              </w:rPr>
            </w:rPrChange>
          </w:rPr>
          <w:t xml:space="preserve"> vypln</w:t>
        </w:r>
        <w:r w:rsidRPr="00312AAB">
          <w:rPr>
            <w:rFonts w:hint="cs"/>
            <w:noProof/>
            <w:highlight w:val="yellow"/>
            <w:rPrChange w:id="18850" w:author="Irová Zuzana" w:date="2025-05-20T15:24:00Z" w16du:dateUtc="2025-05-20T13:24:00Z">
              <w:rPr>
                <w:rFonts w:hint="cs"/>
                <w:noProof/>
              </w:rPr>
            </w:rPrChange>
          </w:rPr>
          <w:t>ě</w:t>
        </w:r>
        <w:r w:rsidRPr="00312AAB">
          <w:rPr>
            <w:noProof/>
            <w:highlight w:val="yellow"/>
            <w:rPrChange w:id="18851" w:author="Irová Zuzana" w:date="2025-05-20T15:24:00Z" w16du:dateUtc="2025-05-20T13:24:00Z">
              <w:rPr>
                <w:noProof/>
              </w:rPr>
            </w:rPrChange>
          </w:rPr>
          <w:t>na, pou</w:t>
        </w:r>
        <w:r w:rsidRPr="00312AAB">
          <w:rPr>
            <w:rFonts w:hint="cs"/>
            <w:noProof/>
            <w:highlight w:val="yellow"/>
            <w:rPrChange w:id="18852" w:author="Irová Zuzana" w:date="2025-05-20T15:24:00Z" w16du:dateUtc="2025-05-20T13:24:00Z">
              <w:rPr>
                <w:rFonts w:hint="cs"/>
                <w:noProof/>
              </w:rPr>
            </w:rPrChange>
          </w:rPr>
          <w:t>ž</w:t>
        </w:r>
        <w:r w:rsidRPr="00312AAB">
          <w:rPr>
            <w:noProof/>
            <w:highlight w:val="yellow"/>
            <w:rPrChange w:id="18853" w:author="Irová Zuzana" w:date="2025-05-20T15:24:00Z" w16du:dateUtc="2025-05-20T13:24:00Z">
              <w:rPr>
                <w:noProof/>
              </w:rPr>
            </w:rPrChange>
          </w:rPr>
          <w:t>ije se v</w:t>
        </w:r>
        <w:r w:rsidRPr="00312AAB">
          <w:rPr>
            <w:rFonts w:hint="cs"/>
            <w:noProof/>
            <w:highlight w:val="yellow"/>
            <w:rPrChange w:id="18854" w:author="Irová Zuzana" w:date="2025-05-20T15:24:00Z" w16du:dateUtc="2025-05-20T13:24:00Z">
              <w:rPr>
                <w:rFonts w:hint="cs"/>
                <w:noProof/>
              </w:rPr>
            </w:rPrChange>
          </w:rPr>
          <w:t>ý</w:t>
        </w:r>
        <w:r w:rsidRPr="00312AAB">
          <w:rPr>
            <w:noProof/>
            <w:highlight w:val="yellow"/>
            <w:rPrChange w:id="18855" w:author="Irová Zuzana" w:date="2025-05-20T15:24:00Z" w16du:dateUtc="2025-05-20T13:24:00Z">
              <w:rPr>
                <w:noProof/>
              </w:rPr>
            </w:rPrChange>
          </w:rPr>
          <w:t>choz</w:t>
        </w:r>
        <w:r w:rsidRPr="00312AAB">
          <w:rPr>
            <w:rFonts w:hint="cs"/>
            <w:noProof/>
            <w:highlight w:val="yellow"/>
            <w:rPrChange w:id="18856" w:author="Irová Zuzana" w:date="2025-05-20T15:24:00Z" w16du:dateUtc="2025-05-20T13:24:00Z">
              <w:rPr>
                <w:rFonts w:hint="cs"/>
                <w:noProof/>
              </w:rPr>
            </w:rPrChange>
          </w:rPr>
          <w:t>í</w:t>
        </w:r>
        <w:r w:rsidRPr="00312AAB">
          <w:rPr>
            <w:noProof/>
            <w:highlight w:val="yellow"/>
            <w:rPrChange w:id="18857" w:author="Irová Zuzana" w:date="2025-05-20T15:24:00Z" w16du:dateUtc="2025-05-20T13:24:00Z">
              <w:rPr>
                <w:noProof/>
              </w:rPr>
            </w:rPrChange>
          </w:rPr>
          <w:t xml:space="preserve"> hodnota pro BO (D100).</w:t>
        </w:r>
      </w:ins>
    </w:p>
    <w:p w14:paraId="0C081B4A" w14:textId="77777777" w:rsidR="00F94F8F" w:rsidRPr="00312AAB" w:rsidRDefault="00F94F8F">
      <w:pPr>
        <w:pStyle w:val="NormalIndent"/>
        <w:rPr>
          <w:ins w:id="18858" w:author="Irová Zuzana" w:date="2025-05-20T15:10:00Z" w16du:dateUtc="2025-05-20T13:10:00Z"/>
          <w:noProof/>
          <w:highlight w:val="yellow"/>
          <w:rPrChange w:id="18859" w:author="Irová Zuzana" w:date="2025-05-20T15:24:00Z" w16du:dateUtc="2025-05-20T13:24:00Z">
            <w:rPr>
              <w:ins w:id="18860" w:author="Irová Zuzana" w:date="2025-05-20T15:10:00Z" w16du:dateUtc="2025-05-20T13:10:00Z"/>
              <w:noProof/>
            </w:rPr>
          </w:rPrChange>
        </w:rPr>
      </w:pPr>
      <w:ins w:id="18861" w:author="Irová Zuzana" w:date="2025-05-20T15:10:00Z" w16du:dateUtc="2025-05-20T13:10:00Z">
        <w:r w:rsidRPr="00312AAB">
          <w:rPr>
            <w:noProof/>
            <w:highlight w:val="yellow"/>
            <w:rPrChange w:id="18862" w:author="Irová Zuzana" w:date="2025-05-20T15:24:00Z" w16du:dateUtc="2025-05-20T13:24:00Z">
              <w:rPr>
                <w:noProof/>
              </w:rPr>
            </w:rPrChange>
          </w:rPr>
          <w:t>Faktury budou vystaveny ze dvou elektronick</w:t>
        </w:r>
        <w:r w:rsidRPr="00312AAB">
          <w:rPr>
            <w:rFonts w:hint="cs"/>
            <w:noProof/>
            <w:highlight w:val="yellow"/>
            <w:rPrChange w:id="18863" w:author="Irová Zuzana" w:date="2025-05-20T15:24:00Z" w16du:dateUtc="2025-05-20T13:24:00Z">
              <w:rPr>
                <w:rFonts w:hint="cs"/>
                <w:noProof/>
              </w:rPr>
            </w:rPrChange>
          </w:rPr>
          <w:t>ý</w:t>
        </w:r>
        <w:r w:rsidRPr="00312AAB">
          <w:rPr>
            <w:noProof/>
            <w:highlight w:val="yellow"/>
            <w:rPrChange w:id="18864" w:author="Irová Zuzana" w:date="2025-05-20T15:24:00Z" w16du:dateUtc="2025-05-20T13:24:00Z">
              <w:rPr>
                <w:noProof/>
              </w:rPr>
            </w:rPrChange>
          </w:rPr>
          <w:t>ch za</w:t>
        </w:r>
        <w:r w:rsidRPr="00312AAB">
          <w:rPr>
            <w:rFonts w:hint="cs"/>
            <w:noProof/>
            <w:highlight w:val="yellow"/>
            <w:rPrChange w:id="18865" w:author="Irová Zuzana" w:date="2025-05-20T15:24:00Z" w16du:dateUtc="2025-05-20T13:24:00Z">
              <w:rPr>
                <w:rFonts w:hint="cs"/>
                <w:noProof/>
              </w:rPr>
            </w:rPrChange>
          </w:rPr>
          <w:t>ří</w:t>
        </w:r>
        <w:r w:rsidRPr="00312AAB">
          <w:rPr>
            <w:noProof/>
            <w:highlight w:val="yellow"/>
            <w:rPrChange w:id="18866" w:author="Irová Zuzana" w:date="2025-05-20T15:24:00Z" w16du:dateUtc="2025-05-20T13:24:00Z">
              <w:rPr>
                <w:noProof/>
              </w:rPr>
            </w:rPrChange>
          </w:rPr>
          <w:t>zen</w:t>
        </w:r>
        <w:r w:rsidRPr="00312AAB">
          <w:rPr>
            <w:rFonts w:hint="cs"/>
            <w:noProof/>
            <w:highlight w:val="yellow"/>
            <w:rPrChange w:id="18867" w:author="Irová Zuzana" w:date="2025-05-20T15:24:00Z" w16du:dateUtc="2025-05-20T13:24:00Z">
              <w:rPr>
                <w:rFonts w:hint="cs"/>
                <w:noProof/>
              </w:rPr>
            </w:rPrChange>
          </w:rPr>
          <w:t>í</w:t>
        </w:r>
        <w:r w:rsidRPr="00312AAB">
          <w:rPr>
            <w:noProof/>
            <w:highlight w:val="yellow"/>
            <w:rPrChange w:id="18868" w:author="Irová Zuzana" w:date="2025-05-20T15:24:00Z" w16du:dateUtc="2025-05-20T13:24:00Z">
              <w:rPr>
                <w:noProof/>
              </w:rPr>
            </w:rPrChange>
          </w:rPr>
          <w:t xml:space="preserve"> (electronic devices):</w:t>
        </w:r>
      </w:ins>
    </w:p>
    <w:p w14:paraId="2E0BAA25" w14:textId="77777777" w:rsidR="00F94F8F" w:rsidRPr="00312AAB" w:rsidRDefault="00F94F8F">
      <w:pPr>
        <w:pStyle w:val="ListFS1new"/>
        <w:numPr>
          <w:ilvl w:val="0"/>
          <w:numId w:val="267"/>
        </w:numPr>
        <w:rPr>
          <w:ins w:id="18869" w:author="Irová Zuzana" w:date="2025-05-20T15:10:00Z" w16du:dateUtc="2025-05-20T13:10:00Z"/>
          <w:highlight w:val="yellow"/>
          <w:rPrChange w:id="18870" w:author="Irová Zuzana" w:date="2025-05-20T15:24:00Z" w16du:dateUtc="2025-05-20T13:24:00Z">
            <w:rPr>
              <w:ins w:id="18871" w:author="Irová Zuzana" w:date="2025-05-20T15:10:00Z" w16du:dateUtc="2025-05-20T13:10:00Z"/>
            </w:rPr>
          </w:rPrChange>
        </w:rPr>
      </w:pPr>
      <w:ins w:id="18872" w:author="Irová Zuzana" w:date="2025-05-20T15:10:00Z" w16du:dateUtc="2025-05-20T13:10:00Z">
        <w:r w:rsidRPr="00312AAB">
          <w:rPr>
            <w:highlight w:val="yellow"/>
            <w:rPrChange w:id="18873" w:author="Irová Zuzana" w:date="2025-05-20T15:24:00Z" w16du:dateUtc="2025-05-20T13:24:00Z">
              <w:rPr/>
            </w:rPrChange>
          </w:rPr>
          <w:t xml:space="preserve">2102 = online prodej na selfcare a </w:t>
        </w:r>
      </w:ins>
    </w:p>
    <w:p w14:paraId="108B1321" w14:textId="77777777" w:rsidR="00F94F8F" w:rsidRPr="00312AAB" w:rsidRDefault="00F94F8F">
      <w:pPr>
        <w:pStyle w:val="ListFS1new"/>
        <w:numPr>
          <w:ilvl w:val="0"/>
          <w:numId w:val="267"/>
        </w:numPr>
        <w:rPr>
          <w:ins w:id="18874" w:author="Irová Zuzana" w:date="2025-05-20T15:10:00Z" w16du:dateUtc="2025-05-20T13:10:00Z"/>
          <w:highlight w:val="yellow"/>
          <w:rPrChange w:id="18875" w:author="Irová Zuzana" w:date="2025-05-20T15:24:00Z" w16du:dateUtc="2025-05-20T13:24:00Z">
            <w:rPr>
              <w:ins w:id="18876" w:author="Irová Zuzana" w:date="2025-05-20T15:10:00Z" w16du:dateUtc="2025-05-20T13:10:00Z"/>
            </w:rPr>
          </w:rPrChange>
        </w:rPr>
      </w:pPr>
      <w:ins w:id="18877" w:author="Irová Zuzana" w:date="2025-05-20T15:10:00Z" w16du:dateUtc="2025-05-20T13:10:00Z">
        <w:r w:rsidRPr="00312AAB">
          <w:rPr>
            <w:highlight w:val="yellow"/>
            <w:rPrChange w:id="18878" w:author="Irová Zuzana" w:date="2025-05-20T15:24:00Z" w16du:dateUtc="2025-05-20T13:24:00Z">
              <w:rPr/>
            </w:rPrChange>
          </w:rPr>
          <w:t>2103 = prodej z ostatn</w:t>
        </w:r>
        <w:r w:rsidRPr="00312AAB">
          <w:rPr>
            <w:rFonts w:hint="cs"/>
            <w:highlight w:val="yellow"/>
            <w:rPrChange w:id="18879" w:author="Irová Zuzana" w:date="2025-05-20T15:24:00Z" w16du:dateUtc="2025-05-20T13:24:00Z">
              <w:rPr>
                <w:rFonts w:hint="cs"/>
              </w:rPr>
            </w:rPrChange>
          </w:rPr>
          <w:t>í</w:t>
        </w:r>
        <w:r w:rsidRPr="00312AAB">
          <w:rPr>
            <w:highlight w:val="yellow"/>
            <w:rPrChange w:id="18880" w:author="Irová Zuzana" w:date="2025-05-20T15:24:00Z" w16du:dateUtc="2025-05-20T13:24:00Z">
              <w:rPr/>
            </w:rPrChange>
          </w:rPr>
          <w:t>ch business premises. 2103 je pova</w:t>
        </w:r>
        <w:r w:rsidRPr="00312AAB">
          <w:rPr>
            <w:rFonts w:hint="cs"/>
            <w:highlight w:val="yellow"/>
            <w:rPrChange w:id="18881" w:author="Irová Zuzana" w:date="2025-05-20T15:24:00Z" w16du:dateUtc="2025-05-20T13:24:00Z">
              <w:rPr>
                <w:rFonts w:hint="cs"/>
              </w:rPr>
            </w:rPrChange>
          </w:rPr>
          <w:t>ž</w:t>
        </w:r>
        <w:r w:rsidRPr="00312AAB">
          <w:rPr>
            <w:highlight w:val="yellow"/>
            <w:rPrChange w:id="18882" w:author="Irová Zuzana" w:date="2025-05-20T15:24:00Z" w16du:dateUtc="2025-05-20T13:24:00Z">
              <w:rPr/>
            </w:rPrChange>
          </w:rPr>
          <w:t>ov</w:t>
        </w:r>
        <w:r w:rsidRPr="00312AAB">
          <w:rPr>
            <w:rFonts w:hint="cs"/>
            <w:highlight w:val="yellow"/>
            <w:rPrChange w:id="18883" w:author="Irová Zuzana" w:date="2025-05-20T15:24:00Z" w16du:dateUtc="2025-05-20T13:24:00Z">
              <w:rPr>
                <w:rFonts w:hint="cs"/>
              </w:rPr>
            </w:rPrChange>
          </w:rPr>
          <w:t>á</w:t>
        </w:r>
        <w:r w:rsidRPr="00312AAB">
          <w:rPr>
            <w:highlight w:val="yellow"/>
            <w:rPrChange w:id="18884" w:author="Irová Zuzana" w:date="2025-05-20T15:24:00Z" w16du:dateUtc="2025-05-20T13:24:00Z">
              <w:rPr/>
            </w:rPrChange>
          </w:rPr>
          <w:t>n za centr</w:t>
        </w:r>
        <w:r w:rsidRPr="00312AAB">
          <w:rPr>
            <w:rFonts w:hint="cs"/>
            <w:highlight w:val="yellow"/>
            <w:rPrChange w:id="18885" w:author="Irová Zuzana" w:date="2025-05-20T15:24:00Z" w16du:dateUtc="2025-05-20T13:24:00Z">
              <w:rPr>
                <w:rFonts w:hint="cs"/>
              </w:rPr>
            </w:rPrChange>
          </w:rPr>
          <w:t>á</w:t>
        </w:r>
        <w:r w:rsidRPr="00312AAB">
          <w:rPr>
            <w:highlight w:val="yellow"/>
            <w:rPrChange w:id="18886" w:author="Irová Zuzana" w:date="2025-05-20T15:24:00Z" w16du:dateUtc="2025-05-20T13:24:00Z">
              <w:rPr/>
            </w:rPrChange>
          </w:rPr>
          <w:t>ln</w:t>
        </w:r>
        <w:r w:rsidRPr="00312AAB">
          <w:rPr>
            <w:rFonts w:hint="cs"/>
            <w:highlight w:val="yellow"/>
            <w:rPrChange w:id="18887" w:author="Irová Zuzana" w:date="2025-05-20T15:24:00Z" w16du:dateUtc="2025-05-20T13:24:00Z">
              <w:rPr>
                <w:rFonts w:hint="cs"/>
              </w:rPr>
            </w:rPrChange>
          </w:rPr>
          <w:t>ě</w:t>
        </w:r>
        <w:r w:rsidRPr="00312AAB">
          <w:rPr>
            <w:highlight w:val="yellow"/>
            <w:rPrChange w:id="18888" w:author="Irová Zuzana" w:date="2025-05-20T15:24:00Z" w16du:dateUtc="2025-05-20T13:24:00Z">
              <w:rPr/>
            </w:rPrChange>
          </w:rPr>
          <w:t xml:space="preserve"> nainstalovan</w:t>
        </w:r>
        <w:r w:rsidRPr="00312AAB">
          <w:rPr>
            <w:rFonts w:hint="cs"/>
            <w:highlight w:val="yellow"/>
            <w:rPrChange w:id="18889" w:author="Irová Zuzana" w:date="2025-05-20T15:24:00Z" w16du:dateUtc="2025-05-20T13:24:00Z">
              <w:rPr>
                <w:rFonts w:hint="cs"/>
              </w:rPr>
            </w:rPrChange>
          </w:rPr>
          <w:t>ý</w:t>
        </w:r>
        <w:r w:rsidRPr="00312AAB">
          <w:rPr>
            <w:highlight w:val="yellow"/>
            <w:rPrChange w:id="18890" w:author="Irová Zuzana" w:date="2025-05-20T15:24:00Z" w16du:dateUtc="2025-05-20T13:24:00Z">
              <w:rPr/>
            </w:rPrChange>
          </w:rPr>
          <w:t xml:space="preserve"> faktura</w:t>
        </w:r>
        <w:r w:rsidRPr="00312AAB">
          <w:rPr>
            <w:rFonts w:hint="cs"/>
            <w:highlight w:val="yellow"/>
            <w:rPrChange w:id="18891" w:author="Irová Zuzana" w:date="2025-05-20T15:24:00Z" w16du:dateUtc="2025-05-20T13:24:00Z">
              <w:rPr>
                <w:rFonts w:hint="cs"/>
              </w:rPr>
            </w:rPrChange>
          </w:rPr>
          <w:t>č</w:t>
        </w:r>
        <w:r w:rsidRPr="00312AAB">
          <w:rPr>
            <w:highlight w:val="yellow"/>
            <w:rPrChange w:id="18892" w:author="Irová Zuzana" w:date="2025-05-20T15:24:00Z" w16du:dateUtc="2025-05-20T13:24:00Z">
              <w:rPr/>
            </w:rPrChange>
          </w:rPr>
          <w:t>n</w:t>
        </w:r>
        <w:r w:rsidRPr="00312AAB">
          <w:rPr>
            <w:rFonts w:hint="cs"/>
            <w:highlight w:val="yellow"/>
            <w:rPrChange w:id="18893" w:author="Irová Zuzana" w:date="2025-05-20T15:24:00Z" w16du:dateUtc="2025-05-20T13:24:00Z">
              <w:rPr>
                <w:rFonts w:hint="cs"/>
              </w:rPr>
            </w:rPrChange>
          </w:rPr>
          <w:t>í</w:t>
        </w:r>
        <w:r w:rsidRPr="00312AAB">
          <w:rPr>
            <w:highlight w:val="yellow"/>
            <w:rPrChange w:id="18894" w:author="Irová Zuzana" w:date="2025-05-20T15:24:00Z" w16du:dateUtc="2025-05-20T13:24:00Z">
              <w:rPr/>
            </w:rPrChange>
          </w:rPr>
          <w:t xml:space="preserve"> software, kter</w:t>
        </w:r>
        <w:r w:rsidRPr="00312AAB">
          <w:rPr>
            <w:rFonts w:hint="cs"/>
            <w:highlight w:val="yellow"/>
            <w:rPrChange w:id="18895" w:author="Irová Zuzana" w:date="2025-05-20T15:24:00Z" w16du:dateUtc="2025-05-20T13:24:00Z">
              <w:rPr>
                <w:rFonts w:hint="cs"/>
              </w:rPr>
            </w:rPrChange>
          </w:rPr>
          <w:t>ý</w:t>
        </w:r>
        <w:r w:rsidRPr="00312AAB">
          <w:rPr>
            <w:highlight w:val="yellow"/>
            <w:rPrChange w:id="18896" w:author="Irová Zuzana" w:date="2025-05-20T15:24:00Z" w16du:dateUtc="2025-05-20T13:24:00Z">
              <w:rPr/>
            </w:rPrChange>
          </w:rPr>
          <w:t xml:space="preserve"> je p</w:t>
        </w:r>
        <w:r w:rsidRPr="00312AAB">
          <w:rPr>
            <w:rFonts w:hint="cs"/>
            <w:highlight w:val="yellow"/>
            <w:rPrChange w:id="18897" w:author="Irová Zuzana" w:date="2025-05-20T15:24:00Z" w16du:dateUtc="2025-05-20T13:24:00Z">
              <w:rPr>
                <w:rFonts w:hint="cs"/>
              </w:rPr>
            </w:rPrChange>
          </w:rPr>
          <w:t>ří</w:t>
        </w:r>
        <w:r w:rsidRPr="00312AAB">
          <w:rPr>
            <w:highlight w:val="yellow"/>
            <w:rPrChange w:id="18898" w:author="Irová Zuzana" w:date="2025-05-20T15:24:00Z" w16du:dateUtc="2025-05-20T13:24:00Z">
              <w:rPr/>
            </w:rPrChange>
          </w:rPr>
          <w:t>stupn</w:t>
        </w:r>
        <w:r w:rsidRPr="00312AAB">
          <w:rPr>
            <w:rFonts w:hint="cs"/>
            <w:highlight w:val="yellow"/>
            <w:rPrChange w:id="18899" w:author="Irová Zuzana" w:date="2025-05-20T15:24:00Z" w16du:dateUtc="2025-05-20T13:24:00Z">
              <w:rPr>
                <w:rFonts w:hint="cs"/>
              </w:rPr>
            </w:rPrChange>
          </w:rPr>
          <w:t>ý</w:t>
        </w:r>
        <w:r w:rsidRPr="00312AAB">
          <w:rPr>
            <w:highlight w:val="yellow"/>
            <w:rPrChange w:id="18900" w:author="Irová Zuzana" w:date="2025-05-20T15:24:00Z" w16du:dateUtc="2025-05-20T13:24:00Z">
              <w:rPr/>
            </w:rPrChange>
          </w:rPr>
          <w:t xml:space="preserve"> z pracovn</w:t>
        </w:r>
        <w:r w:rsidRPr="00312AAB">
          <w:rPr>
            <w:rFonts w:hint="cs"/>
            <w:highlight w:val="yellow"/>
            <w:rPrChange w:id="18901" w:author="Irová Zuzana" w:date="2025-05-20T15:24:00Z" w16du:dateUtc="2025-05-20T13:24:00Z">
              <w:rPr>
                <w:rFonts w:hint="cs"/>
              </w:rPr>
            </w:rPrChange>
          </w:rPr>
          <w:t>í</w:t>
        </w:r>
        <w:r w:rsidRPr="00312AAB">
          <w:rPr>
            <w:highlight w:val="yellow"/>
            <w:rPrChange w:id="18902" w:author="Irová Zuzana" w:date="2025-05-20T15:24:00Z" w16du:dateUtc="2025-05-20T13:24:00Z">
              <w:rPr/>
            </w:rPrChange>
          </w:rPr>
          <w:t>ch stanic um</w:t>
        </w:r>
        <w:r w:rsidRPr="00312AAB">
          <w:rPr>
            <w:rFonts w:hint="cs"/>
            <w:highlight w:val="yellow"/>
            <w:rPrChange w:id="18903" w:author="Irová Zuzana" w:date="2025-05-20T15:24:00Z" w16du:dateUtc="2025-05-20T13:24:00Z">
              <w:rPr>
                <w:rFonts w:hint="cs"/>
              </w:rPr>
            </w:rPrChange>
          </w:rPr>
          <w:t>í</w:t>
        </w:r>
        <w:r w:rsidRPr="00312AAB">
          <w:rPr>
            <w:highlight w:val="yellow"/>
            <w:rPrChange w:id="18904" w:author="Irová Zuzana" w:date="2025-05-20T15:24:00Z" w16du:dateUtc="2025-05-20T13:24:00Z">
              <w:rPr/>
            </w:rPrChange>
          </w:rPr>
          <w:t>st</w:t>
        </w:r>
        <w:r w:rsidRPr="00312AAB">
          <w:rPr>
            <w:rFonts w:hint="cs"/>
            <w:highlight w:val="yellow"/>
            <w:rPrChange w:id="18905" w:author="Irová Zuzana" w:date="2025-05-20T15:24:00Z" w16du:dateUtc="2025-05-20T13:24:00Z">
              <w:rPr>
                <w:rFonts w:hint="cs"/>
              </w:rPr>
            </w:rPrChange>
          </w:rPr>
          <w:t>ě</w:t>
        </w:r>
        <w:r w:rsidRPr="00312AAB">
          <w:rPr>
            <w:highlight w:val="yellow"/>
            <w:rPrChange w:id="18906" w:author="Irová Zuzana" w:date="2025-05-20T15:24:00Z" w16du:dateUtc="2025-05-20T13:24:00Z">
              <w:rPr/>
            </w:rPrChange>
          </w:rPr>
          <w:t>n</w:t>
        </w:r>
        <w:r w:rsidRPr="00312AAB">
          <w:rPr>
            <w:rFonts w:hint="cs"/>
            <w:highlight w:val="yellow"/>
            <w:rPrChange w:id="18907" w:author="Irová Zuzana" w:date="2025-05-20T15:24:00Z" w16du:dateUtc="2025-05-20T13:24:00Z">
              <w:rPr>
                <w:rFonts w:hint="cs"/>
              </w:rPr>
            </w:rPrChange>
          </w:rPr>
          <w:t>ý</w:t>
        </w:r>
        <w:r w:rsidRPr="00312AAB">
          <w:rPr>
            <w:highlight w:val="yellow"/>
            <w:rPrChange w:id="18908" w:author="Irová Zuzana" w:date="2025-05-20T15:24:00Z" w16du:dateUtc="2025-05-20T13:24:00Z">
              <w:rPr/>
            </w:rPrChange>
          </w:rPr>
          <w:t>ch v r</w:t>
        </w:r>
        <w:r w:rsidRPr="00312AAB">
          <w:rPr>
            <w:rFonts w:hint="cs"/>
            <w:highlight w:val="yellow"/>
            <w:rPrChange w:id="18909" w:author="Irová Zuzana" w:date="2025-05-20T15:24:00Z" w16du:dateUtc="2025-05-20T13:24:00Z">
              <w:rPr>
                <w:rFonts w:hint="cs"/>
              </w:rPr>
            </w:rPrChange>
          </w:rPr>
          <w:t>ů</w:t>
        </w:r>
        <w:r w:rsidRPr="00312AAB">
          <w:rPr>
            <w:highlight w:val="yellow"/>
            <w:rPrChange w:id="18910" w:author="Irová Zuzana" w:date="2025-05-20T15:24:00Z" w16du:dateUtc="2025-05-20T13:24:00Z">
              <w:rPr/>
            </w:rPrChange>
          </w:rPr>
          <w:t>zn</w:t>
        </w:r>
        <w:r w:rsidRPr="00312AAB">
          <w:rPr>
            <w:rFonts w:hint="cs"/>
            <w:highlight w:val="yellow"/>
            <w:rPrChange w:id="18911" w:author="Irová Zuzana" w:date="2025-05-20T15:24:00Z" w16du:dateUtc="2025-05-20T13:24:00Z">
              <w:rPr>
                <w:rFonts w:hint="cs"/>
              </w:rPr>
            </w:rPrChange>
          </w:rPr>
          <w:t>ý</w:t>
        </w:r>
        <w:r w:rsidRPr="00312AAB">
          <w:rPr>
            <w:highlight w:val="yellow"/>
            <w:rPrChange w:id="18912" w:author="Irová Zuzana" w:date="2025-05-20T15:24:00Z" w16du:dateUtc="2025-05-20T13:24:00Z">
              <w:rPr/>
            </w:rPrChange>
          </w:rPr>
          <w:t>ch business premises.</w:t>
        </w:r>
      </w:ins>
    </w:p>
    <w:p w14:paraId="4269899E" w14:textId="5BD79BDF" w:rsidR="00F94F8F" w:rsidRPr="005725E3" w:rsidRDefault="00F94F8F">
      <w:pPr>
        <w:pStyle w:val="NormalIndent"/>
        <w:rPr>
          <w:ins w:id="18913" w:author="Irová Zuzana" w:date="2025-05-20T15:10:00Z" w16du:dateUtc="2025-05-20T13:10:00Z"/>
          <w:noProof/>
        </w:rPr>
      </w:pPr>
      <w:ins w:id="18914" w:author="Irová Zuzana" w:date="2025-05-20T15:10:00Z" w16du:dateUtc="2025-05-20T13:10:00Z">
        <w:r w:rsidRPr="005725E3">
          <w:rPr>
            <w:noProof/>
          </w:rPr>
          <w:t>Mimo jiné se s fakturou posílá Z</w:t>
        </w:r>
      </w:ins>
      <w:ins w:id="18915" w:author="Irová Zuzana" w:date="2025-05-20T15:24:00Z" w16du:dateUtc="2025-05-20T13:24:00Z">
        <w:r w:rsidR="004A43A9">
          <w:rPr>
            <w:noProof/>
          </w:rPr>
          <w:t>K</w:t>
        </w:r>
      </w:ins>
      <w:ins w:id="18916" w:author="Irová Zuzana" w:date="2025-05-20T15:10:00Z" w16du:dateUtc="2025-05-20T13:10:00Z">
        <w:r w:rsidRPr="005725E3">
          <w:rPr>
            <w:noProof/>
          </w:rPr>
          <w:t xml:space="preserve">I, což je </w:t>
        </w:r>
      </w:ins>
      <w:ins w:id="18917" w:author="Irová Zuzana" w:date="2025-05-23T18:01:00Z" w16du:dateUtc="2025-05-23T16:01:00Z">
        <w:r w:rsidR="00F23D4E">
          <w:t>Ochranný kód vystavitele faktury (</w:t>
        </w:r>
        <w:r w:rsidR="00F23D4E" w:rsidRPr="00C86E8C">
          <w:rPr>
            <w:rFonts w:cs="Tahoma"/>
            <w:szCs w:val="22"/>
            <w:lang w:eastAsia="sk-SK"/>
          </w:rPr>
          <w:t>Issuer's Protection Code</w:t>
        </w:r>
        <w:r w:rsidR="00F23D4E">
          <w:rPr>
            <w:rFonts w:cs="Tahoma"/>
            <w:lang w:eastAsia="sk-SK"/>
          </w:rPr>
          <w:t>)</w:t>
        </w:r>
      </w:ins>
      <w:ins w:id="18918" w:author="Irová Zuzana" w:date="2025-05-20T15:10:00Z" w16du:dateUtc="2025-05-20T13:10:00Z">
        <w:r w:rsidRPr="005725E3">
          <w:rPr>
            <w:noProof/>
          </w:rPr>
          <w:t>. Obsahuje zakódované údaje</w:t>
        </w:r>
        <w:r w:rsidRPr="004A43A9">
          <w:rPr>
            <w:noProof/>
            <w:highlight w:val="yellow"/>
            <w:rPrChange w:id="18919" w:author="Irová Zuzana" w:date="2025-05-20T15:25:00Z" w16du:dateUtc="2025-05-20T13:25:00Z">
              <w:rPr>
                <w:noProof/>
              </w:rPr>
            </w:rPrChange>
          </w:rPr>
          <w:t>: (</w:t>
        </w:r>
      </w:ins>
      <w:ins w:id="18920" w:author="Irová Zuzana" w:date="2025-05-20T15:25:00Z" w16du:dateUtc="2025-05-20T13:25:00Z">
        <w:r w:rsidR="004A43A9">
          <w:rPr>
            <w:noProof/>
            <w:highlight w:val="yellow"/>
          </w:rPr>
          <w:t>OIB</w:t>
        </w:r>
      </w:ins>
      <w:ins w:id="18921" w:author="Irová Zuzana" w:date="2025-05-20T15:10:00Z" w16du:dateUtc="2025-05-20T13:10:00Z">
        <w:r w:rsidRPr="004A43A9">
          <w:rPr>
            <w:noProof/>
            <w:highlight w:val="yellow"/>
            <w:rPrChange w:id="18922" w:author="Irová Zuzana" w:date="2025-05-20T15:25:00Z" w16du:dateUtc="2025-05-20T13:25:00Z">
              <w:rPr>
                <w:noProof/>
              </w:rPr>
            </w:rPrChange>
          </w:rPr>
          <w:t xml:space="preserve"> + IssueDateTime + InvoiceNumber + BusinessPremiseID + ElectronicDeviceID + InvoiceAmount</w:t>
        </w:r>
        <w:r w:rsidRPr="005725E3">
          <w:rPr>
            <w:noProof/>
          </w:rPr>
          <w:t>).</w:t>
        </w:r>
      </w:ins>
    </w:p>
    <w:p w14:paraId="65D147D1" w14:textId="56D16B8A" w:rsidR="00F94F8F" w:rsidRPr="005725E3" w:rsidRDefault="00F94F8F">
      <w:pPr>
        <w:pStyle w:val="NormalIndent"/>
        <w:rPr>
          <w:ins w:id="18923" w:author="Irová Zuzana" w:date="2025-05-20T15:10:00Z" w16du:dateUtc="2025-05-20T13:10:00Z"/>
          <w:noProof/>
        </w:rPr>
      </w:pPr>
      <w:ins w:id="18924" w:author="Irová Zuzana" w:date="2025-05-20T15:10:00Z" w16du:dateUtc="2025-05-20T13:10:00Z">
        <w:r w:rsidRPr="005725E3">
          <w:rPr>
            <w:noProof/>
          </w:rPr>
          <w:t>Pokud podání bylo úspěšné, v odpovědi z </w:t>
        </w:r>
      </w:ins>
      <w:ins w:id="18925" w:author="Irová Zuzana" w:date="2025-05-20T15:23:00Z" w16du:dateUtc="2025-05-20T13:23:00Z">
        <w:r w:rsidR="00F01917">
          <w:rPr>
            <w:noProof/>
          </w:rPr>
          <w:t>ePorezna</w:t>
        </w:r>
      </w:ins>
      <w:ins w:id="18926" w:author="Irová Zuzana" w:date="2025-05-20T15:10:00Z" w16du:dateUtc="2025-05-20T13:10:00Z">
        <w:r w:rsidRPr="005725E3">
          <w:rPr>
            <w:noProof/>
          </w:rPr>
          <w:t xml:space="preserve"> přijde </w:t>
        </w:r>
      </w:ins>
      <w:ins w:id="18927" w:author="Irová Zuzana" w:date="2025-05-23T18:05:00Z">
        <w:r w:rsidR="00C0333E" w:rsidRPr="00C0333E">
          <w:rPr>
            <w:noProof/>
          </w:rPr>
          <w:t xml:space="preserve">Unique Invoice Identifier </w:t>
        </w:r>
      </w:ins>
      <w:ins w:id="18928" w:author="Irová Zuzana" w:date="2025-05-20T15:10:00Z" w16du:dateUtc="2025-05-20T13:10:00Z">
        <w:r w:rsidRPr="005725E3">
          <w:rPr>
            <w:noProof/>
          </w:rPr>
          <w:t>(</w:t>
        </w:r>
      </w:ins>
      <w:ins w:id="18929" w:author="Irová Zuzana" w:date="2025-05-20T15:25:00Z" w16du:dateUtc="2025-05-20T13:25:00Z">
        <w:r w:rsidR="004A43A9">
          <w:rPr>
            <w:noProof/>
          </w:rPr>
          <w:t>JI</w:t>
        </w:r>
      </w:ins>
      <w:ins w:id="18930" w:author="Irová Zuzana" w:date="2025-05-20T15:10:00Z" w16du:dateUtc="2025-05-20T13:10:00Z">
        <w:r w:rsidRPr="005725E3">
          <w:rPr>
            <w:noProof/>
          </w:rPr>
          <w:t>R), který Systém propíše do Bill.</w:t>
        </w:r>
      </w:ins>
      <w:ins w:id="18931" w:author="Irová Zuzana" w:date="2025-05-20T15:25:00Z" w16du:dateUtc="2025-05-20T13:25:00Z">
        <w:r w:rsidR="004A43A9">
          <w:rPr>
            <w:noProof/>
          </w:rPr>
          <w:t>JIR atributu</w:t>
        </w:r>
      </w:ins>
      <w:ins w:id="18932" w:author="Irová Zuzana" w:date="2025-05-20T15:10:00Z" w16du:dateUtc="2025-05-20T13:10:00Z">
        <w:r w:rsidRPr="005725E3">
          <w:rPr>
            <w:noProof/>
          </w:rPr>
          <w:t xml:space="preserve">. </w:t>
        </w:r>
      </w:ins>
    </w:p>
    <w:p w14:paraId="28BCF977" w14:textId="1837B856" w:rsidR="00F94F8F" w:rsidRPr="005725E3" w:rsidRDefault="00F94F8F">
      <w:pPr>
        <w:pStyle w:val="NormalIndent"/>
        <w:rPr>
          <w:ins w:id="18933" w:author="Irová Zuzana" w:date="2025-05-20T15:10:00Z" w16du:dateUtc="2025-05-20T13:10:00Z"/>
          <w:noProof/>
        </w:rPr>
      </w:pPr>
      <w:ins w:id="18934" w:author="Irová Zuzana" w:date="2025-05-20T15:10:00Z" w16du:dateUtc="2025-05-20T13:10:00Z">
        <w:r w:rsidRPr="005725E3">
          <w:rPr>
            <w:noProof/>
          </w:rPr>
          <w:lastRenderedPageBreak/>
          <w:t xml:space="preserve">Pokud podání nebylo úspěšné, je potřeba zaslat fakturu do </w:t>
        </w:r>
      </w:ins>
      <w:ins w:id="18935" w:author="Irová Zuzana" w:date="2025-05-20T15:23:00Z" w16du:dateUtc="2025-05-20T13:23:00Z">
        <w:r w:rsidR="00F01917">
          <w:rPr>
            <w:noProof/>
          </w:rPr>
          <w:t>ePorezna</w:t>
        </w:r>
      </w:ins>
      <w:ins w:id="18936" w:author="Irová Zuzana" w:date="2025-05-20T15:10:00Z" w16du:dateUtc="2025-05-20T13:10:00Z">
        <w:r w:rsidRPr="005725E3">
          <w:rPr>
            <w:noProof/>
          </w:rPr>
          <w:t xml:space="preserve"> opětovně se stejnými daty a s příznakem </w:t>
        </w:r>
      </w:ins>
      <w:ins w:id="18937" w:author="Irová Zuzana" w:date="2025-05-20T15:26:00Z" w16du:dateUtc="2025-05-20T13:26:00Z">
        <w:r w:rsidR="00B176A8" w:rsidRPr="00B176A8">
          <w:rPr>
            <w:noProof/>
          </w:rPr>
          <w:t>Indicator of subsequent invoice delivery</w:t>
        </w:r>
      </w:ins>
      <w:ins w:id="18938" w:author="Irová Zuzana" w:date="2025-05-20T15:10:00Z" w16du:dateUtc="2025-05-20T13:10:00Z">
        <w:r w:rsidRPr="005725E3">
          <w:rPr>
            <w:noProof/>
          </w:rPr>
          <w:t xml:space="preserve">. </w:t>
        </w:r>
      </w:ins>
    </w:p>
    <w:p w14:paraId="74BB0A37" w14:textId="77777777" w:rsidR="00F94F8F" w:rsidRPr="005725E3" w:rsidRDefault="00F94F8F">
      <w:pPr>
        <w:pStyle w:val="NormalIndent"/>
        <w:rPr>
          <w:ins w:id="18939" w:author="Irová Zuzana" w:date="2025-05-20T15:10:00Z" w16du:dateUtc="2025-05-20T13:10:00Z"/>
          <w:noProof/>
        </w:rPr>
      </w:pPr>
    </w:p>
    <w:p w14:paraId="43467FBE" w14:textId="1817A669" w:rsidR="00162EF5" w:rsidRPr="00162EF5" w:rsidRDefault="00162EF5">
      <w:pPr>
        <w:pStyle w:val="NormalIndent"/>
        <w:rPr>
          <w:ins w:id="18940" w:author="Irova Zuzana" w:date="2025-03-28T20:10:00Z" w16du:dateUtc="2025-03-28T19:10:00Z"/>
          <w:highlight w:val="yellow"/>
          <w:rPrChange w:id="18941" w:author="Irova Zuzana" w:date="2025-03-28T20:10:00Z" w16du:dateUtc="2025-03-28T19:10:00Z">
            <w:rPr>
              <w:ins w:id="18942" w:author="Irova Zuzana" w:date="2025-03-28T20:10:00Z" w16du:dateUtc="2025-03-28T19:10:00Z"/>
            </w:rPr>
          </w:rPrChange>
        </w:rPr>
      </w:pPr>
      <w:ins w:id="18943" w:author="Irova Zuzana" w:date="2025-03-28T20:10:00Z" w16du:dateUtc="2025-03-28T19:10:00Z">
        <w:del w:id="18944" w:author="Irová Zuzana" w:date="2025-05-20T15:10:00Z" w16du:dateUtc="2025-05-20T13:10:00Z">
          <w:r w:rsidRPr="00162EF5" w:rsidDel="00F94F8F">
            <w:rPr>
              <w:highlight w:val="yellow"/>
            </w:rPr>
            <w:delText>TBD</w:delText>
          </w:r>
        </w:del>
      </w:ins>
    </w:p>
    <w:p w14:paraId="57E2377A" w14:textId="649248BC" w:rsidR="008C4F42" w:rsidRPr="00C46E72" w:rsidRDefault="008C4F42">
      <w:pPr>
        <w:pStyle w:val="Heading2"/>
        <w:numPr>
          <w:ilvl w:val="1"/>
          <w:numId w:val="142"/>
        </w:numPr>
        <w:rPr>
          <w:ins w:id="18945" w:author="Irova Zuzana" w:date="2025-03-28T20:09:00Z" w16du:dateUtc="2025-03-28T19:09:00Z"/>
          <w:rFonts w:hint="eastAsia"/>
        </w:rPr>
        <w:pPrChange w:id="18946" w:author="Unknown" w:date="2025-03-28T20:07:00Z">
          <w:pPr>
            <w:pStyle w:val="Heading2"/>
          </w:pPr>
        </w:pPrChange>
      </w:pPr>
      <w:bookmarkStart w:id="18947" w:name="_Toc201569229"/>
      <w:ins w:id="18948" w:author="Irova Zuzana" w:date="2025-03-28T20:09:00Z" w16du:dateUtc="2025-03-28T19:09:00Z">
        <w:r w:rsidRPr="00C46E72">
          <w:t>Rozhraní eFINA (e</w:t>
        </w:r>
        <w:r w:rsidR="00162EF5" w:rsidRPr="00C46E72">
          <w:t xml:space="preserve">lektronická faktura) </w:t>
        </w:r>
        <w:r w:rsidRPr="00C46E72">
          <w:t>(INT.BAR.</w:t>
        </w:r>
      </w:ins>
      <w:ins w:id="18949" w:author="Irova Zuzana" w:date="2025-03-28T20:11:00Z" w16du:dateUtc="2025-03-28T19:11:00Z">
        <w:r w:rsidR="00BC5167" w:rsidRPr="00C46E72">
          <w:rPr>
            <w:rFonts w:hint="eastAsia"/>
            <w:rPrChange w:id="18950" w:author="Irová Zuzana" w:date="2025-05-20T15:15:00Z" w16du:dateUtc="2025-05-20T13:15:00Z">
              <w:rPr>
                <w:rFonts w:hint="eastAsia"/>
                <w:highlight w:val="yellow"/>
              </w:rPr>
            </w:rPrChange>
          </w:rPr>
          <w:t>32</w:t>
        </w:r>
      </w:ins>
      <w:ins w:id="18951" w:author="Irova Zuzana" w:date="2025-03-28T20:09:00Z" w16du:dateUtc="2025-03-28T19:09:00Z">
        <w:r w:rsidRPr="00C46E72">
          <w:t>.HR)</w:t>
        </w:r>
        <w:bookmarkEnd w:id="18947"/>
      </w:ins>
    </w:p>
    <w:p w14:paraId="595BA7CE" w14:textId="2016405A" w:rsidR="00C46E72" w:rsidRDefault="00463DBD">
      <w:pPr>
        <w:pStyle w:val="NormalIndent"/>
        <w:rPr>
          <w:ins w:id="18952" w:author="Irová Zuzana" w:date="2025-05-20T15:14:00Z" w16du:dateUtc="2025-05-20T13:14:00Z"/>
          <w:noProof/>
        </w:rPr>
      </w:pPr>
      <w:ins w:id="18953" w:author="Irová Zuzana" w:date="2025-05-20T15:11:00Z" w16du:dateUtc="2025-05-20T13:11:00Z">
        <w:r w:rsidRPr="005725E3">
          <w:rPr>
            <w:noProof/>
          </w:rPr>
          <w:t xml:space="preserve">Pokud zákazník nebo partner chce nebo musí dostávat e-faktury, Systém vytvoří dokument elektronické faktury </w:t>
        </w:r>
        <w:r>
          <w:rPr>
            <w:noProof/>
          </w:rPr>
          <w:t>e</w:t>
        </w:r>
      </w:ins>
      <w:ins w:id="18954" w:author="Irová Zuzana" w:date="2025-05-20T15:12:00Z" w16du:dateUtc="2025-05-20T13:12:00Z">
        <w:r>
          <w:rPr>
            <w:noProof/>
          </w:rPr>
          <w:t>Faktura</w:t>
        </w:r>
      </w:ins>
      <w:ins w:id="18955" w:author="Irová Zuzana" w:date="2025-05-20T15:11:00Z" w16du:dateUtc="2025-05-20T13:11:00Z">
        <w:r w:rsidRPr="005725E3">
          <w:rPr>
            <w:noProof/>
          </w:rPr>
          <w:t xml:space="preserve"> (</w:t>
        </w:r>
      </w:ins>
      <w:ins w:id="18956" w:author="Irová Zuzana" w:date="2025-05-23T20:52:00Z" w16du:dateUtc="2025-05-23T18:52:00Z">
        <w:r w:rsidR="007F090F">
          <w:rPr>
            <w:noProof/>
          </w:rPr>
          <w:t>DOC.BE</w:t>
        </w:r>
      </w:ins>
      <w:ins w:id="18957" w:author="Irová Zuzana" w:date="2025-05-20T15:11:00Z" w16du:dateUtc="2025-05-20T13:11:00Z">
        <w:r>
          <w:rPr>
            <w:noProof/>
          </w:rPr>
          <w:t>.</w:t>
        </w:r>
      </w:ins>
      <w:ins w:id="18958" w:author="Irová Zuzana" w:date="2025-05-20T15:12:00Z" w16du:dateUtc="2025-05-20T13:12:00Z">
        <w:r>
          <w:rPr>
            <w:noProof/>
          </w:rPr>
          <w:t>21.HR</w:t>
        </w:r>
      </w:ins>
      <w:ins w:id="18959" w:author="Irová Zuzana" w:date="2025-05-20T15:11:00Z" w16du:dateUtc="2025-05-20T13:11:00Z">
        <w:r w:rsidRPr="005725E3">
          <w:rPr>
            <w:noProof/>
          </w:rPr>
          <w:t xml:space="preserve">) v xml formátu podle standardů </w:t>
        </w:r>
      </w:ins>
      <w:ins w:id="18960" w:author="Irová Zuzana" w:date="2025-05-20T15:12:00Z" w16du:dateUtc="2025-05-20T13:12:00Z">
        <w:r w:rsidR="00050A36">
          <w:rPr>
            <w:noProof/>
          </w:rPr>
          <w:t>eFINA</w:t>
        </w:r>
      </w:ins>
      <w:ins w:id="18961" w:author="Irová Zuzana" w:date="2025-05-20T15:11:00Z" w16du:dateUtc="2025-05-20T13:11:00Z">
        <w:r w:rsidRPr="005725E3">
          <w:rPr>
            <w:noProof/>
          </w:rPr>
          <w:t>.</w:t>
        </w:r>
      </w:ins>
      <w:ins w:id="18962" w:author="Irová Zuzana" w:date="2025-05-20T15:17:00Z" w16du:dateUtc="2025-05-20T13:17:00Z">
        <w:r w:rsidR="000C26BE">
          <w:rPr>
            <w:noProof/>
          </w:rPr>
          <w:t xml:space="preserve"> V popisu </w:t>
        </w:r>
        <w:r w:rsidR="001A44C6">
          <w:rPr>
            <w:noProof/>
          </w:rPr>
          <w:t>dokumentu eFaktura</w:t>
        </w:r>
        <w:r w:rsidR="001A44C6" w:rsidRPr="005725E3">
          <w:rPr>
            <w:noProof/>
          </w:rPr>
          <w:t xml:space="preserve"> (</w:t>
        </w:r>
      </w:ins>
      <w:ins w:id="18963" w:author="Irová Zuzana" w:date="2025-05-23T20:52:00Z" w16du:dateUtc="2025-05-23T18:52:00Z">
        <w:r w:rsidR="007F090F">
          <w:rPr>
            <w:noProof/>
          </w:rPr>
          <w:t>DOC.BE</w:t>
        </w:r>
      </w:ins>
      <w:ins w:id="18964" w:author="Irová Zuzana" w:date="2025-05-20T15:17:00Z" w16du:dateUtc="2025-05-20T13:17:00Z">
        <w:r w:rsidR="001A44C6">
          <w:rPr>
            <w:noProof/>
          </w:rPr>
          <w:t>.21.HR</w:t>
        </w:r>
        <w:r w:rsidR="001A44C6" w:rsidRPr="005725E3">
          <w:rPr>
            <w:noProof/>
          </w:rPr>
          <w:t>)</w:t>
        </w:r>
        <w:r w:rsidR="001A44C6">
          <w:rPr>
            <w:noProof/>
          </w:rPr>
          <w:t xml:space="preserve"> je přiloženo </w:t>
        </w:r>
      </w:ins>
      <w:ins w:id="18965" w:author="Irová Zuzana" w:date="2025-05-20T15:18:00Z" w16du:dateUtc="2025-05-20T13:18:00Z">
        <w:r w:rsidR="001A44C6" w:rsidRPr="005725E3">
          <w:rPr>
            <w:noProof/>
          </w:rPr>
          <w:t>mapování</w:t>
        </w:r>
        <w:r w:rsidR="001A44C6">
          <w:rPr>
            <w:noProof/>
          </w:rPr>
          <w:t xml:space="preserve"> struktury </w:t>
        </w:r>
      </w:ins>
      <w:ins w:id="18966" w:author="Irová Zuzana" w:date="2025-05-20T15:14:00Z" w16du:dateUtc="2025-05-20T13:14:00Z">
        <w:r w:rsidR="00C46E72">
          <w:rPr>
            <w:noProof/>
          </w:rPr>
          <w:t>eFINA elektronické faktury</w:t>
        </w:r>
        <w:r w:rsidR="00C46E72" w:rsidRPr="005725E3">
          <w:rPr>
            <w:noProof/>
          </w:rPr>
          <w:t xml:space="preserve"> na Billien atributy</w:t>
        </w:r>
      </w:ins>
      <w:ins w:id="18967" w:author="Irová Zuzana" w:date="2025-05-20T15:18:00Z" w16du:dateUtc="2025-05-20T13:18:00Z">
        <w:r w:rsidR="001A44C6">
          <w:rPr>
            <w:noProof/>
          </w:rPr>
          <w:t>.</w:t>
        </w:r>
      </w:ins>
    </w:p>
    <w:p w14:paraId="2C415DAF" w14:textId="77777777" w:rsidR="00C46E72" w:rsidRDefault="00C46E72">
      <w:pPr>
        <w:pStyle w:val="NormalIndent"/>
        <w:rPr>
          <w:ins w:id="18968" w:author="Irová Zuzana" w:date="2025-05-20T15:14:00Z" w16du:dateUtc="2025-05-20T13:14:00Z"/>
        </w:rPr>
      </w:pPr>
    </w:p>
    <w:p w14:paraId="6D1FA4DF" w14:textId="4761634C" w:rsidR="00463DBD" w:rsidRDefault="00463DBD">
      <w:pPr>
        <w:pStyle w:val="NormalIndent"/>
        <w:rPr>
          <w:ins w:id="18969" w:author="Irová Zuzana" w:date="2025-05-20T15:14:00Z" w16du:dateUtc="2025-05-20T13:14:00Z"/>
          <w:noProof/>
        </w:rPr>
      </w:pPr>
      <w:ins w:id="18970" w:author="Irová Zuzana" w:date="2025-05-20T15:11:00Z" w16du:dateUtc="2025-05-20T13:11:00Z">
        <w:r w:rsidRPr="005725E3">
          <w:rPr>
            <w:noProof/>
          </w:rPr>
          <w:t xml:space="preserve">Systém </w:t>
        </w:r>
      </w:ins>
      <w:ins w:id="18971" w:author="Irová Zuzana" w:date="2025-05-20T15:12:00Z" w16du:dateUtc="2025-05-20T13:12:00Z">
        <w:r w:rsidR="00C314DE">
          <w:rPr>
            <w:noProof/>
          </w:rPr>
          <w:t>eFakt</w:t>
        </w:r>
      </w:ins>
      <w:ins w:id="18972" w:author="Irová Zuzana" w:date="2025-05-20T15:13:00Z" w16du:dateUtc="2025-05-20T13:13:00Z">
        <w:r w:rsidR="00C314DE">
          <w:rPr>
            <w:noProof/>
          </w:rPr>
          <w:t>uru</w:t>
        </w:r>
      </w:ins>
      <w:ins w:id="18973" w:author="Irová Zuzana" w:date="2025-05-20T15:11:00Z" w16du:dateUtc="2025-05-20T13:11:00Z">
        <w:r w:rsidRPr="005725E3">
          <w:rPr>
            <w:noProof/>
          </w:rPr>
          <w:t xml:space="preserve"> odešle </w:t>
        </w:r>
        <w:r w:rsidRPr="00C314DE">
          <w:rPr>
            <w:noProof/>
            <w:highlight w:val="yellow"/>
            <w:rPrChange w:id="18974" w:author="Irová Zuzana" w:date="2025-05-20T15:13:00Z" w16du:dateUtc="2025-05-20T13:13:00Z">
              <w:rPr>
                <w:noProof/>
              </w:rPr>
            </w:rPrChange>
          </w:rPr>
          <w:t>p</w:t>
        </w:r>
        <w:r w:rsidRPr="00C314DE">
          <w:rPr>
            <w:rFonts w:hint="cs"/>
            <w:noProof/>
            <w:highlight w:val="yellow"/>
            <w:rPrChange w:id="18975" w:author="Irová Zuzana" w:date="2025-05-20T15:13:00Z" w16du:dateUtc="2025-05-20T13:13:00Z">
              <w:rPr>
                <w:rFonts w:hint="cs"/>
                <w:noProof/>
              </w:rPr>
            </w:rPrChange>
          </w:rPr>
          <w:t>ř</w:t>
        </w:r>
        <w:r w:rsidRPr="00C314DE">
          <w:rPr>
            <w:noProof/>
            <w:highlight w:val="yellow"/>
            <w:rPrChange w:id="18976" w:author="Irová Zuzana" w:date="2025-05-20T15:13:00Z" w16du:dateUtc="2025-05-20T13:13:00Z">
              <w:rPr>
                <w:noProof/>
              </w:rPr>
            </w:rPrChange>
          </w:rPr>
          <w:t xml:space="preserve">es </w:t>
        </w:r>
      </w:ins>
      <w:ins w:id="18977" w:author="Irová Zuzana" w:date="2025-05-20T15:12:00Z" w16du:dateUtc="2025-05-20T13:12:00Z">
        <w:r w:rsidR="00C314DE" w:rsidRPr="00C314DE">
          <w:rPr>
            <w:noProof/>
            <w:highlight w:val="yellow"/>
            <w:rPrChange w:id="18978" w:author="Irová Zuzana" w:date="2025-05-20T15:13:00Z" w16du:dateUtc="2025-05-20T13:13:00Z">
              <w:rPr>
                <w:noProof/>
              </w:rPr>
            </w:rPrChange>
          </w:rPr>
          <w:t>eFINA</w:t>
        </w:r>
      </w:ins>
      <w:ins w:id="18979" w:author="Irová Zuzana" w:date="2025-05-20T15:11:00Z" w16du:dateUtc="2025-05-20T13:11:00Z">
        <w:r w:rsidRPr="005725E3">
          <w:rPr>
            <w:noProof/>
          </w:rPr>
          <w:t>.</w:t>
        </w:r>
      </w:ins>
    </w:p>
    <w:p w14:paraId="5D9DE7FC" w14:textId="1175D4A4" w:rsidR="00D531D5" w:rsidRDefault="00D531D5">
      <w:pPr>
        <w:pStyle w:val="NormalIndent"/>
        <w:rPr>
          <w:ins w:id="18980" w:author="Irová Zuzana" w:date="2025-05-20T15:14:00Z" w16du:dateUtc="2025-05-20T13:14:00Z"/>
          <w:noProof/>
        </w:rPr>
      </w:pPr>
      <w:ins w:id="18981" w:author="Irová Zuzana" w:date="2025-05-20T15:14:00Z" w16du:dateUtc="2025-05-20T13:14:00Z">
        <w:r>
          <w:rPr>
            <w:noProof/>
          </w:rPr>
          <w:t>Highl level popis rozhraní přiložen:</w:t>
        </w:r>
      </w:ins>
    </w:p>
    <w:bookmarkStart w:id="18982" w:name="_MON_1809259504"/>
    <w:bookmarkEnd w:id="18982"/>
    <w:p w14:paraId="2774DF4D" w14:textId="729BEB2E" w:rsidR="00D531D5" w:rsidRPr="005725E3" w:rsidRDefault="001A44C6">
      <w:pPr>
        <w:pStyle w:val="NormalIndent"/>
        <w:rPr>
          <w:ins w:id="18983" w:author="Irová Zuzana" w:date="2025-05-20T15:11:00Z" w16du:dateUtc="2025-05-20T13:11:00Z"/>
          <w:noProof/>
        </w:rPr>
      </w:pPr>
      <w:ins w:id="18984" w:author="Irová Zuzana" w:date="2025-05-20T15:18:00Z" w16du:dateUtc="2025-05-20T13:18:00Z">
        <w:r>
          <w:rPr>
            <w:noProof/>
          </w:rPr>
          <w:object w:dxaOrig="1543" w:dyaOrig="998" w14:anchorId="629A2F02">
            <v:shape id="_x0000_i1027" type="#_x0000_t75" style="width:77.35pt;height:50.5pt" o:ole="">
              <v:imagedata r:id="rId32" o:title=""/>
            </v:shape>
            <o:OLEObject Type="Embed" ProgID="Word.Document.12" ShapeID="_x0000_i1027" DrawAspect="Icon" ObjectID="_1812182006" r:id="rId33">
              <o:FieldCodes>\s</o:FieldCodes>
            </o:OLEObject>
          </w:object>
        </w:r>
      </w:ins>
    </w:p>
    <w:p w14:paraId="7204F146" w14:textId="77777777" w:rsidR="00463DBD" w:rsidRPr="005725E3" w:rsidRDefault="00463DBD">
      <w:pPr>
        <w:pStyle w:val="NormalIndent"/>
        <w:rPr>
          <w:ins w:id="18985" w:author="Irová Zuzana" w:date="2025-05-20T15:11:00Z" w16du:dateUtc="2025-05-20T13:11:00Z"/>
          <w:noProof/>
        </w:rPr>
      </w:pPr>
      <w:ins w:id="18986" w:author="Irová Zuzana" w:date="2025-05-20T15:11:00Z" w16du:dateUtc="2025-05-20T13:11:00Z">
        <w:r w:rsidRPr="00C314DE">
          <w:rPr>
            <w:noProof/>
            <w:highlight w:val="cyan"/>
            <w:rPrChange w:id="18987" w:author="Irová Zuzana" w:date="2025-05-20T15:13:00Z" w16du:dateUtc="2025-05-20T13:13:00Z">
              <w:rPr>
                <w:noProof/>
              </w:rPr>
            </w:rPrChange>
          </w:rPr>
          <w:t>Jako p</w:t>
        </w:r>
        <w:r w:rsidRPr="00C314DE">
          <w:rPr>
            <w:rFonts w:hint="cs"/>
            <w:noProof/>
            <w:highlight w:val="cyan"/>
            <w:rPrChange w:id="18988" w:author="Irová Zuzana" w:date="2025-05-20T15:13:00Z" w16du:dateUtc="2025-05-20T13:13:00Z">
              <w:rPr>
                <w:rFonts w:hint="cs"/>
                <w:noProof/>
              </w:rPr>
            </w:rPrChange>
          </w:rPr>
          <w:t>ří</w:t>
        </w:r>
        <w:r w:rsidRPr="00C314DE">
          <w:rPr>
            <w:noProof/>
            <w:highlight w:val="cyan"/>
            <w:rPrChange w:id="18989" w:author="Irová Zuzana" w:date="2025-05-20T15:13:00Z" w16du:dateUtc="2025-05-20T13:13:00Z">
              <w:rPr>
                <w:noProof/>
              </w:rPr>
            </w:rPrChange>
          </w:rPr>
          <w:t>loha se pos</w:t>
        </w:r>
        <w:r w:rsidRPr="00C314DE">
          <w:rPr>
            <w:rFonts w:hint="cs"/>
            <w:noProof/>
            <w:highlight w:val="cyan"/>
            <w:rPrChange w:id="18990" w:author="Irová Zuzana" w:date="2025-05-20T15:13:00Z" w16du:dateUtc="2025-05-20T13:13:00Z">
              <w:rPr>
                <w:rFonts w:hint="cs"/>
                <w:noProof/>
              </w:rPr>
            </w:rPrChange>
          </w:rPr>
          <w:t>í</w:t>
        </w:r>
        <w:r w:rsidRPr="00C314DE">
          <w:rPr>
            <w:noProof/>
            <w:highlight w:val="cyan"/>
            <w:rPrChange w:id="18991" w:author="Irová Zuzana" w:date="2025-05-20T15:13:00Z" w16du:dateUtc="2025-05-20T13:13:00Z">
              <w:rPr>
                <w:noProof/>
              </w:rPr>
            </w:rPrChange>
          </w:rPr>
          <w:t>l</w:t>
        </w:r>
        <w:r w:rsidRPr="00C314DE">
          <w:rPr>
            <w:rFonts w:hint="cs"/>
            <w:noProof/>
            <w:highlight w:val="cyan"/>
            <w:rPrChange w:id="18992" w:author="Irová Zuzana" w:date="2025-05-20T15:13:00Z" w16du:dateUtc="2025-05-20T13:13:00Z">
              <w:rPr>
                <w:rFonts w:hint="cs"/>
                <w:noProof/>
              </w:rPr>
            </w:rPrChange>
          </w:rPr>
          <w:t>á</w:t>
        </w:r>
        <w:r w:rsidRPr="00C314DE">
          <w:rPr>
            <w:noProof/>
            <w:highlight w:val="cyan"/>
            <w:rPrChange w:id="18993" w:author="Irová Zuzana" w:date="2025-05-20T15:13:00Z" w16du:dateUtc="2025-05-20T13:13:00Z">
              <w:rPr>
                <w:noProof/>
              </w:rPr>
            </w:rPrChange>
          </w:rPr>
          <w:t xml:space="preserve"> pdf verze faktury.</w:t>
        </w:r>
      </w:ins>
    </w:p>
    <w:p w14:paraId="1F273794" w14:textId="4010A375" w:rsidR="00397204" w:rsidDel="00C46E72" w:rsidRDefault="008C4F42" w:rsidP="00463DBD">
      <w:pPr>
        <w:pStyle w:val="NormalIndent"/>
        <w:rPr>
          <w:ins w:id="18994" w:author="Irova Zuzana" w:date="2025-03-28T20:09:00Z" w16du:dateUtc="2025-03-28T19:09:00Z"/>
          <w:del w:id="18995" w:author="Irová Zuzana" w:date="2025-05-20T15:14:00Z" w16du:dateUtc="2025-05-20T13:14:00Z"/>
        </w:rPr>
      </w:pPr>
      <w:ins w:id="18996" w:author="Irova Zuzana" w:date="2025-03-28T20:09:00Z" w16du:dateUtc="2025-03-28T19:09:00Z">
        <w:del w:id="18997" w:author="Irová Zuzana" w:date="2025-05-15T15:55:00Z" w16du:dateUtc="2025-05-15T13:55:00Z">
          <w:r w:rsidRPr="00162EF5" w:rsidDel="00F80A23">
            <w:rPr>
              <w:highlight w:val="yellow"/>
              <w:rPrChange w:id="18998" w:author="Irova Zuzana" w:date="2025-03-28T20:10:00Z" w16du:dateUtc="2025-03-28T19:10:00Z">
                <w:rPr/>
              </w:rPrChange>
            </w:rPr>
            <w:delText>TBD</w:delText>
          </w:r>
        </w:del>
        <w:bookmarkStart w:id="18999" w:name="_Toc200959580"/>
        <w:bookmarkStart w:id="19000" w:name="_Toc201569230"/>
        <w:bookmarkEnd w:id="18999"/>
        <w:bookmarkEnd w:id="19000"/>
      </w:ins>
    </w:p>
    <w:p w14:paraId="10B5182C" w14:textId="77777777" w:rsidR="00BC5167" w:rsidRPr="00F618E4" w:rsidRDefault="00BC5167" w:rsidP="00BC5167">
      <w:pPr>
        <w:pStyle w:val="Heading2"/>
        <w:rPr>
          <w:ins w:id="19001" w:author="Irova Zuzana" w:date="2025-03-28T20:12:00Z" w16du:dateUtc="2025-03-28T19:12:00Z"/>
          <w:rFonts w:hint="eastAsia"/>
          <w:highlight w:val="yellow"/>
        </w:rPr>
      </w:pPr>
      <w:bookmarkStart w:id="19002" w:name="_Toc201569231"/>
      <w:ins w:id="19003" w:author="Irova Zuzana" w:date="2025-03-28T20:12:00Z" w16du:dateUtc="2025-03-28T19:12:00Z">
        <w:r w:rsidRPr="00F618E4">
          <w:rPr>
            <w:highlight w:val="yellow"/>
          </w:rPr>
          <w:t>Rozhraní Web portal API (INT.BAR.</w:t>
        </w:r>
        <w:r>
          <w:rPr>
            <w:highlight w:val="yellow"/>
          </w:rPr>
          <w:t>33</w:t>
        </w:r>
        <w:r w:rsidRPr="00F618E4">
          <w:rPr>
            <w:highlight w:val="yellow"/>
          </w:rPr>
          <w:t>.HR)</w:t>
        </w:r>
        <w:bookmarkEnd w:id="19002"/>
      </w:ins>
    </w:p>
    <w:p w14:paraId="0E6D14EC" w14:textId="77777777" w:rsidR="00BC5167" w:rsidRPr="00F618E4" w:rsidRDefault="00BC5167">
      <w:pPr>
        <w:pStyle w:val="NormalIndent"/>
        <w:rPr>
          <w:ins w:id="19004" w:author="Irova Zuzana" w:date="2025-03-28T20:12:00Z" w16du:dateUtc="2025-03-28T19:12:00Z"/>
          <w:highlight w:val="yellow"/>
        </w:rPr>
      </w:pPr>
      <w:ins w:id="19005" w:author="Irova Zuzana" w:date="2025-03-28T20:12:00Z" w16du:dateUtc="2025-03-28T19:12:00Z">
        <w:r w:rsidRPr="00F618E4">
          <w:rPr>
            <w:highlight w:val="yellow"/>
          </w:rPr>
          <w:t>TBD</w:t>
        </w:r>
      </w:ins>
    </w:p>
    <w:p w14:paraId="09C85969" w14:textId="77777777" w:rsidR="00BC5167" w:rsidRPr="00F618E4" w:rsidRDefault="00BC5167" w:rsidP="00BC5167">
      <w:pPr>
        <w:pStyle w:val="Heading2"/>
        <w:rPr>
          <w:ins w:id="19006" w:author="Irova Zuzana" w:date="2025-03-28T20:12:00Z" w16du:dateUtc="2025-03-28T19:12:00Z"/>
          <w:rFonts w:hint="eastAsia"/>
          <w:highlight w:val="yellow"/>
        </w:rPr>
      </w:pPr>
      <w:bookmarkStart w:id="19007" w:name="_Toc201569232"/>
      <w:ins w:id="19008" w:author="Irova Zuzana" w:date="2025-03-28T20:12:00Z" w16du:dateUtc="2025-03-28T19:12:00Z">
        <w:r w:rsidRPr="00F618E4">
          <w:rPr>
            <w:highlight w:val="yellow"/>
          </w:rPr>
          <w:t>Rozhraní POS API (INT.BAR.</w:t>
        </w:r>
        <w:r>
          <w:rPr>
            <w:highlight w:val="yellow"/>
          </w:rPr>
          <w:t>34</w:t>
        </w:r>
        <w:r w:rsidRPr="00F618E4">
          <w:rPr>
            <w:highlight w:val="yellow"/>
          </w:rPr>
          <w:t>.HR)</w:t>
        </w:r>
        <w:bookmarkEnd w:id="19007"/>
      </w:ins>
    </w:p>
    <w:p w14:paraId="661AC30B" w14:textId="77777777" w:rsidR="00BC5167" w:rsidRPr="00F618E4" w:rsidRDefault="00BC5167">
      <w:pPr>
        <w:pStyle w:val="NormalIndent"/>
        <w:rPr>
          <w:ins w:id="19009" w:author="Irova Zuzana" w:date="2025-03-28T20:12:00Z" w16du:dateUtc="2025-03-28T19:12:00Z"/>
          <w:highlight w:val="yellow"/>
        </w:rPr>
      </w:pPr>
      <w:ins w:id="19010" w:author="Irova Zuzana" w:date="2025-03-28T20:12:00Z" w16du:dateUtc="2025-03-28T19:12:00Z">
        <w:r w:rsidRPr="00F618E4">
          <w:rPr>
            <w:highlight w:val="yellow"/>
          </w:rPr>
          <w:t>TBD</w:t>
        </w:r>
      </w:ins>
    </w:p>
    <w:p w14:paraId="4FD794FB" w14:textId="2F946DA7" w:rsidR="006A1535" w:rsidRPr="00F618E4" w:rsidRDefault="006A1535" w:rsidP="006A1535">
      <w:pPr>
        <w:pStyle w:val="Heading2"/>
        <w:rPr>
          <w:ins w:id="19011" w:author="Irova Zuzana" w:date="2025-03-28T20:18:00Z" w16du:dateUtc="2025-03-28T19:18:00Z"/>
          <w:rFonts w:hint="eastAsia"/>
          <w:highlight w:val="yellow"/>
        </w:rPr>
      </w:pPr>
      <w:bookmarkStart w:id="19012" w:name="_Toc201569233"/>
      <w:ins w:id="19013" w:author="Irova Zuzana" w:date="2025-03-28T20:18:00Z" w16du:dateUtc="2025-03-28T19:18:00Z">
        <w:r w:rsidRPr="00F618E4">
          <w:rPr>
            <w:highlight w:val="yellow"/>
          </w:rPr>
          <w:t xml:space="preserve">Rozhraní </w:t>
        </w:r>
        <w:r>
          <w:rPr>
            <w:highlight w:val="yellow"/>
          </w:rPr>
          <w:t>KIOSK</w:t>
        </w:r>
        <w:r w:rsidRPr="00F618E4">
          <w:rPr>
            <w:highlight w:val="yellow"/>
          </w:rPr>
          <w:t xml:space="preserve"> API (INT.BAR.</w:t>
        </w:r>
        <w:r>
          <w:rPr>
            <w:highlight w:val="yellow"/>
          </w:rPr>
          <w:t>3</w:t>
        </w:r>
      </w:ins>
      <w:ins w:id="19014" w:author="Irova Zuzana" w:date="2025-03-28T20:19:00Z" w16du:dateUtc="2025-03-28T19:19:00Z">
        <w:r>
          <w:rPr>
            <w:highlight w:val="yellow"/>
          </w:rPr>
          <w:t>5</w:t>
        </w:r>
      </w:ins>
      <w:ins w:id="19015" w:author="Irova Zuzana" w:date="2025-03-28T20:18:00Z" w16du:dateUtc="2025-03-28T19:18:00Z">
        <w:r w:rsidRPr="00F618E4">
          <w:rPr>
            <w:highlight w:val="yellow"/>
          </w:rPr>
          <w:t>.HR)</w:t>
        </w:r>
        <w:bookmarkEnd w:id="19012"/>
      </w:ins>
    </w:p>
    <w:p w14:paraId="1C7B31CF" w14:textId="77777777" w:rsidR="006A1535" w:rsidRPr="00F618E4" w:rsidRDefault="006A1535">
      <w:pPr>
        <w:pStyle w:val="NormalIndent"/>
        <w:rPr>
          <w:ins w:id="19016" w:author="Irova Zuzana" w:date="2025-03-28T20:18:00Z" w16du:dateUtc="2025-03-28T19:18:00Z"/>
          <w:highlight w:val="yellow"/>
        </w:rPr>
      </w:pPr>
      <w:ins w:id="19017" w:author="Irova Zuzana" w:date="2025-03-28T20:18:00Z" w16du:dateUtc="2025-03-28T19:18:00Z">
        <w:r w:rsidRPr="00F618E4">
          <w:rPr>
            <w:highlight w:val="yellow"/>
          </w:rPr>
          <w:t>TBD</w:t>
        </w:r>
      </w:ins>
    </w:p>
    <w:p w14:paraId="25BA9303" w14:textId="601DD06F" w:rsidR="006A1535" w:rsidRPr="00F618E4" w:rsidRDefault="006A1535" w:rsidP="006A1535">
      <w:pPr>
        <w:pStyle w:val="Heading2"/>
        <w:rPr>
          <w:ins w:id="19018" w:author="Irova Zuzana" w:date="2025-03-28T20:19:00Z" w16du:dateUtc="2025-03-28T19:19:00Z"/>
          <w:rFonts w:hint="eastAsia"/>
          <w:highlight w:val="yellow"/>
        </w:rPr>
      </w:pPr>
      <w:bookmarkStart w:id="19019" w:name="_Toc201569234"/>
      <w:ins w:id="19020" w:author="Irova Zuzana" w:date="2025-03-28T20:19:00Z" w16du:dateUtc="2025-03-28T19:19:00Z">
        <w:r w:rsidRPr="00F618E4">
          <w:rPr>
            <w:highlight w:val="yellow"/>
          </w:rPr>
          <w:t xml:space="preserve">Rozhraní </w:t>
        </w:r>
        <w:r>
          <w:rPr>
            <w:highlight w:val="yellow"/>
          </w:rPr>
          <w:t>IEFBO</w:t>
        </w:r>
        <w:r w:rsidRPr="00F618E4">
          <w:rPr>
            <w:highlight w:val="yellow"/>
          </w:rPr>
          <w:t xml:space="preserve"> API (INT.BAR.</w:t>
        </w:r>
        <w:r>
          <w:rPr>
            <w:highlight w:val="yellow"/>
          </w:rPr>
          <w:t>36</w:t>
        </w:r>
        <w:r w:rsidRPr="00F618E4">
          <w:rPr>
            <w:highlight w:val="yellow"/>
          </w:rPr>
          <w:t>.HR)</w:t>
        </w:r>
        <w:bookmarkEnd w:id="19019"/>
      </w:ins>
    </w:p>
    <w:p w14:paraId="01A6A5FF" w14:textId="77777777" w:rsidR="006A1535" w:rsidRPr="00F618E4" w:rsidRDefault="006A1535">
      <w:pPr>
        <w:pStyle w:val="NormalIndent"/>
        <w:rPr>
          <w:ins w:id="19021" w:author="Irova Zuzana" w:date="2025-03-28T20:19:00Z" w16du:dateUtc="2025-03-28T19:19:00Z"/>
          <w:highlight w:val="yellow"/>
        </w:rPr>
      </w:pPr>
      <w:ins w:id="19022" w:author="Irova Zuzana" w:date="2025-03-28T20:19:00Z" w16du:dateUtc="2025-03-28T19:19:00Z">
        <w:r w:rsidRPr="00F618E4">
          <w:rPr>
            <w:highlight w:val="yellow"/>
          </w:rPr>
          <w:t>TBD</w:t>
        </w:r>
      </w:ins>
    </w:p>
    <w:p w14:paraId="263585EF" w14:textId="77777777" w:rsidR="00D4334A" w:rsidRDefault="00D4334A" w:rsidP="00D4334A">
      <w:pPr>
        <w:pStyle w:val="Heading2"/>
        <w:numPr>
          <w:ilvl w:val="1"/>
          <w:numId w:val="142"/>
        </w:numPr>
        <w:rPr>
          <w:ins w:id="19023" w:author="Irová Zuzana" w:date="2025-05-27T12:47:00Z" w16du:dateUtc="2025-05-27T10:47:00Z"/>
          <w:rFonts w:hint="eastAsia"/>
        </w:rPr>
      </w:pPr>
      <w:bookmarkStart w:id="19024" w:name="_Ref189502622"/>
      <w:bookmarkStart w:id="19025" w:name="_Toc201569235"/>
      <w:ins w:id="19026" w:author="Irová Zuzana" w:date="2025-05-27T12:47:00Z" w16du:dateUtc="2025-05-27T10:47:00Z">
        <w:r>
          <w:lastRenderedPageBreak/>
          <w:t>Rozhraní EUCARIS (INT.TDP.06)</w:t>
        </w:r>
        <w:bookmarkEnd w:id="19024"/>
        <w:bookmarkEnd w:id="19025"/>
      </w:ins>
    </w:p>
    <w:p w14:paraId="6E5FE927" w14:textId="77777777" w:rsidR="00D4334A" w:rsidRDefault="00D4334A" w:rsidP="00D4334A">
      <w:pPr>
        <w:pStyle w:val="Heading3"/>
        <w:numPr>
          <w:ilvl w:val="2"/>
          <w:numId w:val="142"/>
        </w:numPr>
        <w:ind w:left="720"/>
        <w:rPr>
          <w:ins w:id="19027" w:author="Irová Zuzana" w:date="2025-05-27T12:47:00Z" w16du:dateUtc="2025-05-27T10:47:00Z"/>
          <w:rFonts w:hint="eastAsia"/>
        </w:rPr>
      </w:pPr>
      <w:bookmarkStart w:id="19028" w:name="_Toc201569236"/>
      <w:ins w:id="19029" w:author="Irová Zuzana" w:date="2025-05-27T12:47:00Z" w16du:dateUtc="2025-05-27T10:47:00Z">
        <w:r>
          <w:t>Rozhraní</w:t>
        </w:r>
        <w:bookmarkEnd w:id="19028"/>
      </w:ins>
    </w:p>
    <w:p w14:paraId="70807A5F" w14:textId="77777777" w:rsidR="00D4334A" w:rsidRDefault="00D4334A" w:rsidP="00D4334A">
      <w:pPr>
        <w:pStyle w:val="Heading4"/>
        <w:numPr>
          <w:ilvl w:val="3"/>
          <w:numId w:val="142"/>
        </w:numPr>
        <w:rPr>
          <w:ins w:id="19030" w:author="Irová Zuzana" w:date="2025-05-27T12:47:00Z" w16du:dateUtc="2025-05-27T10:47:00Z"/>
          <w:rFonts w:hint="eastAsia"/>
        </w:rPr>
      </w:pPr>
      <w:ins w:id="19031" w:author="Irová Zuzana" w:date="2025-05-27T12:47:00Z" w16du:dateUtc="2025-05-27T10:47:00Z">
        <w:r>
          <w:t>Parametry</w:t>
        </w:r>
      </w:ins>
    </w:p>
    <w:p w14:paraId="0BE37C6F" w14:textId="77777777" w:rsidR="00D4334A" w:rsidRDefault="00D4334A">
      <w:pPr>
        <w:pStyle w:val="NormalIndent"/>
        <w:rPr>
          <w:ins w:id="19032" w:author="Irová Zuzana" w:date="2025-05-27T12:47:00Z" w16du:dateUtc="2025-05-27T10:47:00Z"/>
        </w:rPr>
      </w:pPr>
      <w:ins w:id="19033" w:author="Irová Zuzana" w:date="2025-05-27T12:47:00Z" w16du:dateUtc="2025-05-27T10:47:00Z">
        <w:r>
          <w:t>VRR – Vehicle register record</w:t>
        </w:r>
      </w:ins>
    </w:p>
    <w:p w14:paraId="312973C9" w14:textId="77777777" w:rsidR="00D4334A" w:rsidRDefault="00D4334A">
      <w:pPr>
        <w:pStyle w:val="Caption"/>
        <w:rPr>
          <w:ins w:id="19034" w:author="Irová Zuzana" w:date="2025-05-27T12:47:00Z" w16du:dateUtc="2025-05-27T10:47:00Z"/>
        </w:rPr>
      </w:pPr>
      <w:ins w:id="19035" w:author="Irová Zuzana" w:date="2025-05-27T12:47:00Z" w16du:dateUtc="2025-05-27T10:47:00Z">
        <w:r>
          <w:t xml:space="preserve">Tabulka </w:t>
        </w:r>
        <w:r>
          <w:fldChar w:fldCharType="begin"/>
        </w:r>
        <w:r>
          <w:instrText xml:space="preserve"> SEQ Tabulka \* ARABIC </w:instrText>
        </w:r>
        <w:r>
          <w:fldChar w:fldCharType="separate"/>
        </w:r>
        <w:r>
          <w:rPr>
            <w:noProof/>
          </w:rPr>
          <w:t>61</w:t>
        </w:r>
        <w:r>
          <w:rPr>
            <w:noProof/>
          </w:rPr>
          <w:fldChar w:fldCharType="end"/>
        </w:r>
        <w:r>
          <w:t>: Parametry rozhraní INT.TDP.06</w:t>
        </w:r>
      </w:ins>
    </w:p>
    <w:tbl>
      <w:tblPr>
        <w:tblStyle w:val="AxureTableStyle"/>
        <w:tblW w:w="9180" w:type="dxa"/>
        <w:tblLayout w:type="fixed"/>
        <w:tblLook w:val="04A0" w:firstRow="1" w:lastRow="0" w:firstColumn="1" w:lastColumn="0" w:noHBand="0" w:noVBand="1"/>
      </w:tblPr>
      <w:tblGrid>
        <w:gridCol w:w="2262"/>
        <w:gridCol w:w="851"/>
        <w:gridCol w:w="965"/>
        <w:gridCol w:w="1161"/>
        <w:gridCol w:w="1416"/>
        <w:gridCol w:w="2525"/>
      </w:tblGrid>
      <w:tr w:rsidR="004D0CDA" w14:paraId="213B45EF" w14:textId="77777777" w:rsidTr="00D433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  <w:ins w:id="19036" w:author="Irová Zuzana" w:date="2025-05-27T12:47:00Z"/>
        </w:trPr>
        <w:tc>
          <w:tcPr>
            <w:tcW w:w="226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1E4BA81C" w14:textId="77777777" w:rsidR="00D4334A" w:rsidRDefault="00D4334A">
            <w:pPr>
              <w:spacing w:before="60" w:after="60"/>
              <w:rPr>
                <w:ins w:id="19037" w:author="Irová Zuzana" w:date="2025-05-27T12:47:00Z" w16du:dateUtc="2025-05-27T10:47:00Z"/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</w:pPr>
            <w:ins w:id="19038" w:author="Irová Zuzana" w:date="2025-05-27T12:47:00Z" w16du:dateUtc="2025-05-27T10:47:00Z">
              <w:r>
                <w:rPr>
                  <w:rFonts w:asciiTheme="minorHAnsi" w:eastAsia="Times New Roman" w:hAnsiTheme="minorHAnsi" w:cstheme="minorHAnsi"/>
                  <w:sz w:val="18"/>
                  <w:szCs w:val="18"/>
                  <w:lang w:eastAsia="cs-CZ"/>
                </w:rPr>
                <w:t>Název</w:t>
              </w:r>
            </w:ins>
          </w:p>
        </w:tc>
        <w:tc>
          <w:tcPr>
            <w:tcW w:w="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577CF597" w14:textId="77777777" w:rsidR="00D4334A" w:rsidRDefault="00D4334A">
            <w:pPr>
              <w:spacing w:before="60" w:after="60"/>
              <w:rPr>
                <w:ins w:id="19039" w:author="Irová Zuzana" w:date="2025-05-27T12:47:00Z" w16du:dateUtc="2025-05-27T10:47:00Z"/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</w:pPr>
            <w:ins w:id="19040" w:author="Irová Zuzana" w:date="2025-05-27T12:47:00Z" w16du:dateUtc="2025-05-27T10:47:00Z">
              <w:r>
                <w:rPr>
                  <w:rFonts w:asciiTheme="minorHAnsi" w:eastAsia="Times New Roman" w:hAnsiTheme="minorHAnsi" w:cstheme="minorHAnsi"/>
                  <w:sz w:val="18"/>
                  <w:szCs w:val="18"/>
                  <w:lang w:eastAsia="cs-CZ"/>
                </w:rPr>
                <w:t xml:space="preserve">Datový Typ </w:t>
              </w:r>
            </w:ins>
          </w:p>
        </w:tc>
        <w:tc>
          <w:tcPr>
            <w:tcW w:w="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6FE67D44" w14:textId="77777777" w:rsidR="00D4334A" w:rsidRDefault="00D4334A">
            <w:pPr>
              <w:spacing w:before="60" w:after="60"/>
              <w:rPr>
                <w:ins w:id="19041" w:author="Irová Zuzana" w:date="2025-05-27T12:47:00Z" w16du:dateUtc="2025-05-27T10:47:00Z"/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</w:pPr>
            <w:ins w:id="19042" w:author="Irová Zuzana" w:date="2025-05-27T12:47:00Z" w16du:dateUtc="2025-05-27T10:47:00Z">
              <w:r>
                <w:rPr>
                  <w:rFonts w:asciiTheme="minorHAnsi" w:eastAsia="Times New Roman" w:hAnsiTheme="minorHAnsi" w:cstheme="minorHAnsi"/>
                  <w:sz w:val="18"/>
                  <w:szCs w:val="18"/>
                  <w:lang w:eastAsia="cs-CZ"/>
                </w:rPr>
                <w:t>Povinný</w:t>
              </w:r>
            </w:ins>
          </w:p>
          <w:p w14:paraId="78608A9E" w14:textId="77777777" w:rsidR="00D4334A" w:rsidRDefault="00D4334A">
            <w:pPr>
              <w:spacing w:before="60" w:after="60"/>
              <w:rPr>
                <w:ins w:id="19043" w:author="Irová Zuzana" w:date="2025-05-27T12:47:00Z" w16du:dateUtc="2025-05-27T10:47:00Z"/>
                <w:rFonts w:asciiTheme="minorHAnsi" w:eastAsia="Times New Roman" w:hAnsiTheme="minorHAnsi" w:cstheme="minorHAnsi"/>
                <w:b w:val="0"/>
                <w:sz w:val="18"/>
                <w:szCs w:val="18"/>
                <w:lang w:eastAsia="cs-CZ"/>
              </w:rPr>
            </w:pPr>
            <w:ins w:id="19044" w:author="Irová Zuzana" w:date="2025-05-27T12:47:00Z" w16du:dateUtc="2025-05-27T10:47:00Z">
              <w:r>
                <w:rPr>
                  <w:rFonts w:asciiTheme="minorHAnsi" w:eastAsia="Times New Roman" w:hAnsiTheme="minorHAnsi" w:cstheme="minorHAnsi"/>
                  <w:b w:val="0"/>
                  <w:sz w:val="18"/>
                  <w:szCs w:val="18"/>
                  <w:lang w:eastAsia="cs-CZ"/>
                </w:rPr>
                <w:t>Ano/Ne</w:t>
              </w:r>
            </w:ins>
          </w:p>
        </w:tc>
        <w:tc>
          <w:tcPr>
            <w:tcW w:w="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2AB2C56A" w14:textId="77777777" w:rsidR="00D4334A" w:rsidRDefault="00D4334A">
            <w:pPr>
              <w:spacing w:before="60" w:after="60"/>
              <w:rPr>
                <w:ins w:id="19045" w:author="Irová Zuzana" w:date="2025-05-27T12:47:00Z" w16du:dateUtc="2025-05-27T10:47:00Z"/>
                <w:rFonts w:eastAsia="Times New Roman" w:cstheme="minorHAnsi"/>
                <w:sz w:val="18"/>
                <w:szCs w:val="18"/>
                <w:lang w:eastAsia="cs-CZ"/>
              </w:rPr>
            </w:pPr>
            <w:ins w:id="19046" w:author="Irová Zuzana" w:date="2025-05-27T12:47:00Z" w16du:dateUtc="2025-05-27T10:4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Entita</w:t>
              </w:r>
            </w:ins>
          </w:p>
        </w:tc>
        <w:tc>
          <w:tcPr>
            <w:tcW w:w="141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274C2A48" w14:textId="77777777" w:rsidR="00D4334A" w:rsidRDefault="00D4334A">
            <w:pPr>
              <w:spacing w:before="60" w:after="60"/>
              <w:rPr>
                <w:ins w:id="19047" w:author="Irová Zuzana" w:date="2025-05-27T12:47:00Z" w16du:dateUtc="2025-05-27T10:47:00Z"/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</w:pPr>
            <w:ins w:id="19048" w:author="Irová Zuzana" w:date="2025-05-27T12:47:00Z" w16du:dateUtc="2025-05-27T10:47:00Z">
              <w:r>
                <w:rPr>
                  <w:rFonts w:asciiTheme="minorHAnsi" w:eastAsia="Times New Roman" w:hAnsiTheme="minorHAnsi" w:cstheme="minorHAnsi"/>
                  <w:sz w:val="18"/>
                  <w:szCs w:val="18"/>
                  <w:lang w:eastAsia="cs-CZ"/>
                </w:rPr>
                <w:t>Atribut</w:t>
              </w:r>
            </w:ins>
          </w:p>
        </w:tc>
        <w:tc>
          <w:tcPr>
            <w:tcW w:w="252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2FFEDD88" w14:textId="77777777" w:rsidR="00D4334A" w:rsidRDefault="00D4334A">
            <w:pPr>
              <w:spacing w:before="60" w:after="60"/>
              <w:rPr>
                <w:ins w:id="19049" w:author="Irová Zuzana" w:date="2025-05-27T12:47:00Z" w16du:dateUtc="2025-05-27T10:47:00Z"/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</w:pPr>
            <w:ins w:id="19050" w:author="Irová Zuzana" w:date="2025-05-27T12:47:00Z" w16du:dateUtc="2025-05-27T10:47:00Z">
              <w:r>
                <w:rPr>
                  <w:rFonts w:asciiTheme="minorHAnsi" w:eastAsia="Times New Roman" w:hAnsiTheme="minorHAnsi" w:cstheme="minorHAnsi"/>
                  <w:sz w:val="18"/>
                  <w:szCs w:val="18"/>
                  <w:lang w:eastAsia="cs-CZ"/>
                </w:rPr>
                <w:t>Poznámka</w:t>
              </w:r>
            </w:ins>
          </w:p>
        </w:tc>
      </w:tr>
      <w:tr w:rsidR="00D4334A" w14:paraId="4BA6C30C" w14:textId="77777777" w:rsidTr="00D4334A">
        <w:trPr>
          <w:cantSplit/>
          <w:ins w:id="19051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0A772" w14:textId="77777777" w:rsidR="00D4334A" w:rsidRDefault="00D4334A">
            <w:pPr>
              <w:spacing w:after="0"/>
              <w:rPr>
                <w:ins w:id="19052" w:author="Irová Zuzana" w:date="2025-05-27T12:47:00Z" w16du:dateUtc="2025-05-27T10:47:00Z"/>
                <w:rFonts w:cstheme="minorHAnsi"/>
                <w:i/>
                <w:sz w:val="18"/>
                <w:szCs w:val="18"/>
              </w:rPr>
            </w:pPr>
            <w:ins w:id="19053" w:author="Irová Zuzana" w:date="2025-05-27T12:47:00Z" w16du:dateUtc="2025-05-27T10:47:00Z">
              <w:r>
                <w:rPr>
                  <w:rFonts w:cstheme="minorHAnsi"/>
                  <w:i/>
                  <w:iCs/>
                  <w:sz w:val="18"/>
                  <w:szCs w:val="18"/>
                </w:rPr>
                <w:t>Toll_VehicleTechnicalDataType</w:t>
              </w:r>
            </w:ins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48AAA" w14:textId="77777777" w:rsidR="00D4334A" w:rsidRDefault="00D4334A">
            <w:pPr>
              <w:spacing w:after="0" w:line="276" w:lineRule="auto"/>
              <w:rPr>
                <w:ins w:id="19054" w:author="Irová Zuzana" w:date="2025-05-27T12:47:00Z" w16du:dateUtc="2025-05-27T10:47:00Z"/>
                <w:rFonts w:cstheme="minorHAnsi"/>
                <w:sz w:val="18"/>
                <w:szCs w:val="18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89C30" w14:textId="77777777" w:rsidR="00D4334A" w:rsidRDefault="00D4334A">
            <w:pPr>
              <w:spacing w:after="0"/>
              <w:rPr>
                <w:ins w:id="19055" w:author="Irová Zuzana" w:date="2025-05-27T12:47:00Z" w16du:dateUtc="2025-05-27T10:47:00Z"/>
                <w:rFonts w:cstheme="minorHAnsi"/>
                <w:sz w:val="18"/>
                <w:szCs w:val="18"/>
              </w:rPr>
            </w:pPr>
            <w:ins w:id="19056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Ano</w:t>
              </w:r>
            </w:ins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C9DCE" w14:textId="77777777" w:rsidR="00D4334A" w:rsidRDefault="00D4334A">
            <w:pPr>
              <w:spacing w:after="0" w:line="276" w:lineRule="auto"/>
              <w:rPr>
                <w:ins w:id="19057" w:author="Irová Zuzana" w:date="2025-05-27T12:47:00Z" w16du:dateUtc="2025-05-27T10:47:00Z"/>
                <w:rFonts w:cstheme="minorHAnsi"/>
                <w:sz w:val="18"/>
                <w:szCs w:val="18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E9C6F" w14:textId="77777777" w:rsidR="00D4334A" w:rsidRDefault="00D4334A">
            <w:pPr>
              <w:spacing w:after="0" w:line="276" w:lineRule="auto"/>
              <w:rPr>
                <w:ins w:id="19058" w:author="Irová Zuzana" w:date="2025-05-27T12:47:00Z" w16du:dateUtc="2025-05-27T10:47:00Z"/>
                <w:rFonts w:cstheme="minorHAnsi"/>
                <w:sz w:val="18"/>
                <w:szCs w:val="18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43BCC" w14:textId="77777777" w:rsidR="00D4334A" w:rsidRDefault="00D4334A">
            <w:pPr>
              <w:spacing w:after="0" w:line="276" w:lineRule="auto"/>
              <w:rPr>
                <w:ins w:id="19059" w:author="Irová Zuzana" w:date="2025-05-27T12:47:00Z" w16du:dateUtc="2025-05-27T10:47:00Z"/>
                <w:rFonts w:cstheme="minorHAnsi"/>
                <w:sz w:val="18"/>
                <w:szCs w:val="18"/>
              </w:rPr>
            </w:pPr>
          </w:p>
        </w:tc>
      </w:tr>
      <w:tr w:rsidR="00200845" w14:paraId="3F04541F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ins w:id="19060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57734" w14:textId="77777777" w:rsidR="00D4334A" w:rsidRDefault="00D4334A">
            <w:pPr>
              <w:spacing w:after="0"/>
              <w:rPr>
                <w:ins w:id="19061" w:author="Irová Zuzana" w:date="2025-05-27T12:47:00Z" w16du:dateUtc="2025-05-27T10:47:00Z"/>
                <w:rFonts w:cstheme="minorHAnsi"/>
                <w:sz w:val="18"/>
                <w:szCs w:val="18"/>
              </w:rPr>
            </w:pPr>
            <w:ins w:id="19062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/VehIdentificationNumber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AE98C" w14:textId="77777777" w:rsidR="00D4334A" w:rsidRDefault="00D4334A">
            <w:pPr>
              <w:spacing w:after="0"/>
              <w:rPr>
                <w:ins w:id="19063" w:author="Irová Zuzana" w:date="2025-05-27T12:47:00Z" w16du:dateUtc="2025-05-27T10:47:00Z"/>
                <w:rFonts w:cstheme="minorHAnsi"/>
                <w:sz w:val="18"/>
                <w:szCs w:val="18"/>
              </w:rPr>
            </w:pPr>
            <w:ins w:id="19064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String25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E69A9" w14:textId="77777777" w:rsidR="00D4334A" w:rsidRDefault="00D4334A">
            <w:pPr>
              <w:spacing w:after="0"/>
              <w:rPr>
                <w:ins w:id="19065" w:author="Irová Zuzana" w:date="2025-05-27T12:47:00Z" w16du:dateUtc="2025-05-27T10:47:00Z"/>
                <w:rFonts w:cstheme="minorHAnsi"/>
                <w:sz w:val="18"/>
                <w:szCs w:val="18"/>
              </w:rPr>
            </w:pPr>
            <w:ins w:id="19066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Ne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87560" w14:textId="77777777" w:rsidR="00D4334A" w:rsidRDefault="00D4334A">
            <w:pPr>
              <w:spacing w:after="0" w:line="276" w:lineRule="auto"/>
              <w:rPr>
                <w:ins w:id="19067" w:author="Irová Zuzana" w:date="2025-05-27T12:47:00Z" w16du:dateUtc="2025-05-27T10:47:00Z"/>
                <w:rFonts w:cstheme="minorHAnsi"/>
                <w:sz w:val="18"/>
                <w:szCs w:val="18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BBCD1" w14:textId="77777777" w:rsidR="00D4334A" w:rsidRDefault="00D4334A">
            <w:pPr>
              <w:spacing w:after="0" w:line="276" w:lineRule="auto"/>
              <w:rPr>
                <w:ins w:id="19068" w:author="Irová Zuzana" w:date="2025-05-27T12:47:00Z" w16du:dateUtc="2025-05-27T10:47:00Z"/>
                <w:rFonts w:cstheme="minorHAnsi"/>
                <w:sz w:val="18"/>
                <w:szCs w:val="18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768B5" w14:textId="77777777" w:rsidR="00D4334A" w:rsidRDefault="00D4334A">
            <w:pPr>
              <w:spacing w:after="0"/>
              <w:rPr>
                <w:ins w:id="19069" w:author="Irová Zuzana" w:date="2025-05-27T12:47:00Z" w16du:dateUtc="2025-05-27T10:47:00Z"/>
                <w:rFonts w:cstheme="minorHAnsi"/>
                <w:i/>
                <w:iCs/>
                <w:sz w:val="18"/>
                <w:szCs w:val="18"/>
              </w:rPr>
            </w:pPr>
            <w:ins w:id="19070" w:author="Irová Zuzana" w:date="2025-05-27T12:47:00Z" w16du:dateUtc="2025-05-27T10:47:00Z">
              <w:r>
                <w:rPr>
                  <w:rFonts w:cstheme="minorHAnsi"/>
                  <w:i/>
                  <w:iCs/>
                  <w:sz w:val="18"/>
                  <w:szCs w:val="18"/>
                </w:rPr>
                <w:t>Nebudeme ukládat</w:t>
              </w:r>
            </w:ins>
          </w:p>
        </w:tc>
      </w:tr>
      <w:tr w:rsidR="00D4334A" w14:paraId="26FEE0B2" w14:textId="77777777" w:rsidTr="00D4334A">
        <w:trPr>
          <w:cantSplit/>
          <w:ins w:id="19071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025BD" w14:textId="77777777" w:rsidR="00D4334A" w:rsidRDefault="00D4334A">
            <w:pPr>
              <w:spacing w:after="0"/>
              <w:rPr>
                <w:ins w:id="19072" w:author="Irová Zuzana" w:date="2025-05-27T12:47:00Z" w16du:dateUtc="2025-05-27T10:47:00Z"/>
                <w:rFonts w:cstheme="minorHAnsi"/>
                <w:sz w:val="18"/>
                <w:szCs w:val="18"/>
              </w:rPr>
            </w:pPr>
            <w:ins w:id="19073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/Make</w:t>
              </w:r>
            </w:ins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4B9AC" w14:textId="77777777" w:rsidR="00D4334A" w:rsidRDefault="00D4334A">
            <w:pPr>
              <w:spacing w:after="0"/>
              <w:rPr>
                <w:ins w:id="19074" w:author="Irová Zuzana" w:date="2025-05-27T12:47:00Z" w16du:dateUtc="2025-05-27T10:47:00Z"/>
                <w:rFonts w:cstheme="minorHAnsi"/>
                <w:sz w:val="18"/>
                <w:szCs w:val="18"/>
              </w:rPr>
            </w:pPr>
            <w:ins w:id="19075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String52</w:t>
              </w:r>
            </w:ins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3D89F" w14:textId="77777777" w:rsidR="00D4334A" w:rsidRDefault="00D4334A">
            <w:pPr>
              <w:spacing w:after="0"/>
              <w:rPr>
                <w:ins w:id="19076" w:author="Irová Zuzana" w:date="2025-05-27T12:47:00Z" w16du:dateUtc="2025-05-27T10:47:00Z"/>
                <w:rFonts w:cstheme="minorHAnsi"/>
                <w:sz w:val="18"/>
                <w:szCs w:val="18"/>
              </w:rPr>
            </w:pPr>
            <w:ins w:id="19077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Ne</w:t>
              </w:r>
            </w:ins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A1D22" w14:textId="77777777" w:rsidR="00D4334A" w:rsidRDefault="00D4334A">
            <w:pPr>
              <w:spacing w:after="0"/>
              <w:rPr>
                <w:ins w:id="19078" w:author="Irová Zuzana" w:date="2025-05-27T12:47:00Z" w16du:dateUtc="2025-05-27T10:47:00Z"/>
                <w:rFonts w:cstheme="minorHAnsi"/>
                <w:sz w:val="18"/>
                <w:szCs w:val="18"/>
              </w:rPr>
            </w:pPr>
            <w:ins w:id="19079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VRR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C853B" w14:textId="77777777" w:rsidR="00D4334A" w:rsidRDefault="00D4334A">
            <w:pPr>
              <w:spacing w:after="0"/>
              <w:rPr>
                <w:ins w:id="19080" w:author="Irová Zuzana" w:date="2025-05-27T12:47:00Z" w16du:dateUtc="2025-05-27T10:47:00Z"/>
                <w:rFonts w:cstheme="minorHAnsi"/>
                <w:sz w:val="18"/>
                <w:szCs w:val="18"/>
              </w:rPr>
            </w:pPr>
            <w:ins w:id="19081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Manufacturer</w:t>
              </w:r>
            </w:ins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00725" w14:textId="77777777" w:rsidR="00D4334A" w:rsidRDefault="00D4334A">
            <w:pPr>
              <w:spacing w:after="0" w:line="276" w:lineRule="auto"/>
              <w:rPr>
                <w:ins w:id="19082" w:author="Irová Zuzana" w:date="2025-05-27T12:47:00Z" w16du:dateUtc="2025-05-27T10:47:00Z"/>
                <w:rFonts w:cstheme="minorHAnsi"/>
                <w:sz w:val="18"/>
                <w:szCs w:val="18"/>
              </w:rPr>
            </w:pPr>
          </w:p>
        </w:tc>
      </w:tr>
      <w:tr w:rsidR="00200845" w14:paraId="7952CFE6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ins w:id="19083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EE6BB" w14:textId="77777777" w:rsidR="00D4334A" w:rsidRDefault="00D4334A">
            <w:pPr>
              <w:spacing w:after="0"/>
              <w:rPr>
                <w:ins w:id="19084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ins w:id="19085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/CommercialName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65426" w14:textId="77777777" w:rsidR="00D4334A" w:rsidRDefault="00D4334A">
            <w:pPr>
              <w:spacing w:after="0"/>
              <w:rPr>
                <w:ins w:id="19086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</w:rPr>
            </w:pPr>
            <w:ins w:id="19087" w:author="Irová Zuzana" w:date="2025-05-27T12:47:00Z" w16du:dateUtc="2025-05-27T10:47:00Z">
              <w:r>
                <w:rPr>
                  <w:rFonts w:asciiTheme="minorHAnsi" w:hAnsiTheme="minorHAnsi" w:cstheme="minorHAnsi"/>
                  <w:sz w:val="18"/>
                  <w:szCs w:val="18"/>
                </w:rPr>
                <w:t>String50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702D6" w14:textId="77777777" w:rsidR="00D4334A" w:rsidRDefault="00D4334A">
            <w:pPr>
              <w:spacing w:after="0"/>
              <w:rPr>
                <w:ins w:id="19088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</w:rPr>
            </w:pPr>
            <w:ins w:id="19089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Ne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474BB" w14:textId="77777777" w:rsidR="00D4334A" w:rsidRDefault="00D4334A">
            <w:pPr>
              <w:spacing w:after="0"/>
              <w:rPr>
                <w:ins w:id="19090" w:author="Irová Zuzana" w:date="2025-05-27T12:47:00Z" w16du:dateUtc="2025-05-27T10:47:00Z"/>
                <w:rFonts w:cstheme="minorHAnsi"/>
                <w:sz w:val="18"/>
                <w:szCs w:val="18"/>
              </w:rPr>
            </w:pPr>
            <w:ins w:id="19091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VRR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EEB1F" w14:textId="77777777" w:rsidR="00D4334A" w:rsidRDefault="00D4334A">
            <w:pPr>
              <w:spacing w:after="0"/>
              <w:rPr>
                <w:ins w:id="19092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</w:rPr>
            </w:pPr>
            <w:ins w:id="19093" w:author="Irová Zuzana" w:date="2025-05-27T12:47:00Z" w16du:dateUtc="2025-05-27T10:47:00Z">
              <w:r>
                <w:rPr>
                  <w:rFonts w:asciiTheme="minorHAnsi" w:hAnsiTheme="minorHAnsi" w:cstheme="minorHAnsi"/>
                  <w:sz w:val="18"/>
                  <w:szCs w:val="18"/>
                </w:rPr>
                <w:t>Model</w:t>
              </w:r>
            </w:ins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EF627" w14:textId="77777777" w:rsidR="00D4334A" w:rsidRDefault="00D4334A">
            <w:pPr>
              <w:spacing w:after="0" w:line="276" w:lineRule="auto"/>
              <w:rPr>
                <w:ins w:id="19094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D4334A" w14:paraId="5C25AE19" w14:textId="77777777" w:rsidTr="00D4334A">
        <w:trPr>
          <w:cantSplit/>
          <w:ins w:id="19095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AE831" w14:textId="77777777" w:rsidR="00D4334A" w:rsidRDefault="00D4334A">
            <w:pPr>
              <w:spacing w:after="0"/>
              <w:rPr>
                <w:ins w:id="19096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ins w:id="19097" w:author="Irová Zuzana" w:date="2025-05-27T12:47:00Z" w16du:dateUtc="2025-05-27T10:47:00Z">
              <w:r>
                <w:rPr>
                  <w:rFonts w:asciiTheme="minorHAnsi" w:hAnsiTheme="minorHAnsi" w:cstheme="minorHAnsi"/>
                  <w:sz w:val="18"/>
                  <w:szCs w:val="18"/>
                </w:rPr>
                <w:t>/VehicleCategoryCode</w:t>
              </w:r>
            </w:ins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A7358" w14:textId="77777777" w:rsidR="00D4334A" w:rsidRDefault="00D4334A">
            <w:pPr>
              <w:spacing w:after="0"/>
              <w:rPr>
                <w:ins w:id="19098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</w:rPr>
            </w:pPr>
            <w:ins w:id="19099" w:author="Irová Zuzana" w:date="2025-05-27T12:47:00Z" w16du:dateUtc="2025-05-27T10:47:00Z">
              <w:r>
                <w:rPr>
                  <w:rFonts w:asciiTheme="minorHAnsi" w:hAnsiTheme="minorHAnsi" w:cstheme="minorHAnsi"/>
                  <w:sz w:val="18"/>
                  <w:szCs w:val="18"/>
                </w:rPr>
                <w:t>Enum</w:t>
              </w:r>
            </w:ins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7E51E" w14:textId="77777777" w:rsidR="00D4334A" w:rsidRDefault="00D4334A">
            <w:pPr>
              <w:spacing w:after="0"/>
              <w:rPr>
                <w:ins w:id="19100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</w:rPr>
            </w:pPr>
            <w:ins w:id="19101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Ne</w:t>
              </w:r>
            </w:ins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D63FA" w14:textId="77777777" w:rsidR="00D4334A" w:rsidRDefault="00D4334A">
            <w:pPr>
              <w:spacing w:after="0"/>
              <w:rPr>
                <w:ins w:id="19102" w:author="Irová Zuzana" w:date="2025-05-27T12:47:00Z" w16du:dateUtc="2025-05-27T10:47:00Z"/>
                <w:rFonts w:cstheme="minorHAnsi"/>
                <w:sz w:val="18"/>
                <w:szCs w:val="18"/>
              </w:rPr>
            </w:pPr>
            <w:ins w:id="19103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VRR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12A83" w14:textId="77777777" w:rsidR="00D4334A" w:rsidRDefault="00D4334A">
            <w:pPr>
              <w:spacing w:after="0"/>
              <w:rPr>
                <w:ins w:id="19104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</w:rPr>
            </w:pPr>
            <w:ins w:id="19105" w:author="Irová Zuzana" w:date="2025-05-27T12:47:00Z" w16du:dateUtc="2025-05-27T10:47:00Z">
              <w:r>
                <w:rPr>
                  <w:rFonts w:asciiTheme="minorHAnsi" w:hAnsiTheme="minorHAnsi" w:cstheme="minorHAnsi"/>
                  <w:sz w:val="18"/>
                  <w:szCs w:val="18"/>
                </w:rPr>
                <w:t>Vehicle class</w:t>
              </w:r>
            </w:ins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8C261" w14:textId="77777777" w:rsidR="00D4334A" w:rsidRDefault="00D4334A">
            <w:pPr>
              <w:spacing w:after="0" w:line="276" w:lineRule="auto"/>
              <w:rPr>
                <w:ins w:id="19106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</w:rPr>
            </w:pPr>
            <w:ins w:id="19107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 xml:space="preserve">Mapování viz </w:t>
              </w:r>
              <w:r>
                <w:rPr>
                  <w:rFonts w:cstheme="minorHAnsi"/>
                  <w:sz w:val="18"/>
                  <w:szCs w:val="18"/>
                </w:rPr>
                <w:fldChar w:fldCharType="begin"/>
              </w:r>
              <w:r>
                <w:rPr>
                  <w:rFonts w:cstheme="minorHAnsi"/>
                  <w:sz w:val="18"/>
                  <w:szCs w:val="18"/>
                </w:rPr>
                <w:instrText xml:space="preserve"> REF _Ref197336493 \h </w:instrText>
              </w:r>
            </w:ins>
            <w:r>
              <w:rPr>
                <w:rFonts w:cstheme="minorHAnsi"/>
                <w:sz w:val="18"/>
                <w:szCs w:val="18"/>
              </w:rPr>
            </w:r>
            <w:ins w:id="19108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fldChar w:fldCharType="separate"/>
              </w:r>
              <w:r>
                <w:t>Odvození Vehicle class</w:t>
              </w:r>
              <w:r>
                <w:rPr>
                  <w:rFonts w:cstheme="minorHAnsi"/>
                  <w:sz w:val="18"/>
                  <w:szCs w:val="18"/>
                </w:rPr>
                <w:fldChar w:fldCharType="end"/>
              </w:r>
            </w:ins>
          </w:p>
        </w:tc>
      </w:tr>
      <w:tr w:rsidR="00200845" w14:paraId="2CD4D7F4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ins w:id="19109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4CB07" w14:textId="77777777" w:rsidR="00D4334A" w:rsidRDefault="00D4334A">
            <w:pPr>
              <w:spacing w:after="0"/>
              <w:rPr>
                <w:ins w:id="19110" w:author="Irová Zuzana" w:date="2025-05-27T12:47:00Z" w16du:dateUtc="2025-05-27T10:47:00Z"/>
                <w:rFonts w:cstheme="minorHAnsi"/>
                <w:sz w:val="18"/>
                <w:szCs w:val="18"/>
                <w:highlight w:val="yellow"/>
              </w:rPr>
            </w:pPr>
            <w:ins w:id="19111" w:author="Irová Zuzana" w:date="2025-05-27T12:47:00Z" w16du:dateUtc="2025-05-27T10:47:00Z">
              <w:r>
                <w:rPr>
                  <w:rFonts w:asciiTheme="minorHAnsi" w:hAnsiTheme="minorHAnsi" w:cstheme="minorHAnsi"/>
                  <w:sz w:val="18"/>
                  <w:szCs w:val="18"/>
                </w:rPr>
                <w:t>/ExhaustEmissionLevelEuro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D8C21" w14:textId="77777777" w:rsidR="00D4334A" w:rsidRDefault="00D4334A">
            <w:pPr>
              <w:spacing w:after="0"/>
              <w:rPr>
                <w:ins w:id="19112" w:author="Irová Zuzana" w:date="2025-05-27T12:47:00Z" w16du:dateUtc="2025-05-27T10:47:00Z"/>
                <w:rFonts w:cstheme="minorHAnsi"/>
                <w:sz w:val="18"/>
                <w:szCs w:val="18"/>
              </w:rPr>
            </w:pPr>
            <w:ins w:id="19113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Enum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5BDDB" w14:textId="77777777" w:rsidR="00D4334A" w:rsidRDefault="00D4334A">
            <w:pPr>
              <w:spacing w:after="0"/>
              <w:rPr>
                <w:ins w:id="19114" w:author="Irová Zuzana" w:date="2025-05-27T12:47:00Z" w16du:dateUtc="2025-05-27T10:47:00Z"/>
                <w:rFonts w:cstheme="minorHAnsi"/>
                <w:sz w:val="18"/>
                <w:szCs w:val="18"/>
              </w:rPr>
            </w:pPr>
            <w:ins w:id="19115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Ne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5BAA" w14:textId="77777777" w:rsidR="00D4334A" w:rsidRDefault="00D4334A">
            <w:pPr>
              <w:spacing w:after="0"/>
              <w:rPr>
                <w:ins w:id="19116" w:author="Irová Zuzana" w:date="2025-05-27T12:47:00Z" w16du:dateUtc="2025-05-27T10:47:00Z"/>
                <w:rFonts w:cstheme="minorHAnsi"/>
                <w:sz w:val="18"/>
                <w:szCs w:val="18"/>
              </w:rPr>
            </w:pPr>
            <w:ins w:id="19117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VRR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6722E" w14:textId="77777777" w:rsidR="00D4334A" w:rsidRDefault="00D4334A">
            <w:pPr>
              <w:spacing w:after="0"/>
              <w:rPr>
                <w:ins w:id="19118" w:author="Irová Zuzana" w:date="2025-05-27T12:47:00Z" w16du:dateUtc="2025-05-27T10:47:00Z"/>
                <w:rFonts w:cstheme="minorHAnsi"/>
                <w:sz w:val="18"/>
                <w:szCs w:val="18"/>
              </w:rPr>
            </w:pPr>
            <w:ins w:id="19119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>Emission class</w:t>
              </w:r>
            </w:ins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73E5B" w14:textId="77777777" w:rsidR="00D4334A" w:rsidRDefault="00D4334A">
            <w:pPr>
              <w:spacing w:after="0" w:line="276" w:lineRule="auto"/>
              <w:rPr>
                <w:ins w:id="19120" w:author="Irová Zuzana" w:date="2025-05-27T12:47:00Z" w16du:dateUtc="2025-05-27T10:47:00Z"/>
                <w:rFonts w:cstheme="minorHAnsi"/>
                <w:sz w:val="18"/>
                <w:szCs w:val="18"/>
              </w:rPr>
            </w:pPr>
            <w:ins w:id="19121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t xml:space="preserve">Mapování viz </w:t>
              </w:r>
              <w:r>
                <w:rPr>
                  <w:rFonts w:cstheme="minorHAnsi"/>
                  <w:sz w:val="18"/>
                  <w:szCs w:val="18"/>
                </w:rPr>
                <w:fldChar w:fldCharType="begin"/>
              </w:r>
              <w:r>
                <w:rPr>
                  <w:rFonts w:cstheme="minorHAnsi"/>
                  <w:sz w:val="18"/>
                  <w:szCs w:val="18"/>
                </w:rPr>
                <w:instrText xml:space="preserve"> REF _Ref197339896 \h  \* MERGEFORMAT </w:instrText>
              </w:r>
            </w:ins>
            <w:r>
              <w:rPr>
                <w:rFonts w:cstheme="minorHAnsi"/>
                <w:sz w:val="18"/>
                <w:szCs w:val="18"/>
              </w:rPr>
            </w:r>
            <w:ins w:id="19122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</w:rPr>
                <w:fldChar w:fldCharType="separate"/>
              </w:r>
              <w:r>
                <w:t>Odvození Emission class</w:t>
              </w:r>
              <w:r>
                <w:rPr>
                  <w:rFonts w:cstheme="minorHAnsi"/>
                  <w:sz w:val="18"/>
                  <w:szCs w:val="18"/>
                </w:rPr>
                <w:fldChar w:fldCharType="end"/>
              </w:r>
            </w:ins>
          </w:p>
        </w:tc>
      </w:tr>
      <w:tr w:rsidR="00D4334A" w14:paraId="7FE97B7F" w14:textId="77777777" w:rsidTr="00D4334A">
        <w:trPr>
          <w:cantSplit/>
          <w:ins w:id="19123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69A81" w14:textId="77777777" w:rsidR="00D4334A" w:rsidRDefault="00D4334A">
            <w:pPr>
              <w:spacing w:after="0" w:line="276" w:lineRule="auto"/>
              <w:rPr>
                <w:ins w:id="19124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2D4A" w14:textId="77777777" w:rsidR="00D4334A" w:rsidRDefault="00D4334A">
            <w:pPr>
              <w:spacing w:after="0" w:line="276" w:lineRule="auto"/>
              <w:rPr>
                <w:ins w:id="19125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0556A" w14:textId="77777777" w:rsidR="00D4334A" w:rsidRDefault="00D4334A">
            <w:pPr>
              <w:spacing w:after="0" w:line="276" w:lineRule="auto"/>
              <w:rPr>
                <w:ins w:id="19126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97BC7" w14:textId="77777777" w:rsidR="00D4334A" w:rsidRDefault="00D4334A">
            <w:pPr>
              <w:spacing w:after="0" w:line="276" w:lineRule="auto"/>
              <w:rPr>
                <w:ins w:id="19127" w:author="Irová Zuzana" w:date="2025-05-27T12:47:00Z" w16du:dateUtc="2025-05-27T10:47:00Z"/>
                <w:rFonts w:cstheme="minorHAnsi"/>
                <w:sz w:val="18"/>
                <w:szCs w:val="18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E6AF1" w14:textId="77777777" w:rsidR="00D4334A" w:rsidRDefault="00D4334A">
            <w:pPr>
              <w:spacing w:after="0" w:line="276" w:lineRule="auto"/>
              <w:rPr>
                <w:ins w:id="19128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97DBC" w14:textId="77777777" w:rsidR="00D4334A" w:rsidRDefault="00D4334A">
            <w:pPr>
              <w:spacing w:after="0" w:line="276" w:lineRule="auto"/>
              <w:rPr>
                <w:ins w:id="19129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200845" w14:paraId="1A4AC523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ins w:id="19130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3AE0C" w14:textId="77777777" w:rsidR="00D4334A" w:rsidRDefault="00D4334A">
            <w:pPr>
              <w:spacing w:after="0"/>
              <w:rPr>
                <w:ins w:id="19131" w:author="Irová Zuzana" w:date="2025-05-27T12:47:00Z" w16du:dateUtc="2025-05-27T10:47:00Z"/>
                <w:rFonts w:cstheme="minorHAnsi"/>
                <w:i/>
                <w:sz w:val="18"/>
                <w:szCs w:val="18"/>
                <w:highlight w:val="cyan"/>
              </w:rPr>
            </w:pPr>
            <w:ins w:id="19132" w:author="Irová Zuzana" w:date="2025-05-27T12:47:00Z" w16du:dateUtc="2025-05-27T10:47:00Z">
              <w:r>
                <w:rPr>
                  <w:rFonts w:cstheme="minorHAnsi"/>
                  <w:i/>
                  <w:sz w:val="18"/>
                  <w:szCs w:val="18"/>
                  <w:highlight w:val="cyan"/>
                </w:rPr>
                <w:t>VehicleHolderDataType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8E663" w14:textId="77777777" w:rsidR="00D4334A" w:rsidRDefault="00D4334A">
            <w:pPr>
              <w:spacing w:after="0" w:line="276" w:lineRule="auto"/>
              <w:rPr>
                <w:ins w:id="19133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B509D" w14:textId="77777777" w:rsidR="00D4334A" w:rsidRDefault="00D4334A">
            <w:pPr>
              <w:spacing w:after="0" w:line="276" w:lineRule="auto"/>
              <w:rPr>
                <w:ins w:id="19134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0590B" w14:textId="77777777" w:rsidR="00D4334A" w:rsidRDefault="00D4334A">
            <w:pPr>
              <w:spacing w:after="0"/>
              <w:rPr>
                <w:ins w:id="19135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136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4FC2C" w14:textId="77777777" w:rsidR="00D4334A" w:rsidRDefault="00D4334A">
            <w:pPr>
              <w:spacing w:after="0" w:line="276" w:lineRule="auto"/>
              <w:rPr>
                <w:ins w:id="19137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B0384" w14:textId="77777777" w:rsidR="00D4334A" w:rsidRDefault="00D4334A">
            <w:pPr>
              <w:spacing w:after="0" w:line="276" w:lineRule="auto"/>
              <w:rPr>
                <w:ins w:id="19138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1C2086B5" w14:textId="77777777" w:rsidTr="00D4334A">
        <w:trPr>
          <w:cantSplit/>
          <w:ins w:id="19139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F0E3B" w14:textId="77777777" w:rsidR="00D4334A" w:rsidRDefault="00D4334A">
            <w:pPr>
              <w:spacing w:after="0"/>
              <w:rPr>
                <w:ins w:id="19140" w:author="Irová Zuzana" w:date="2025-05-27T12:47:00Z" w16du:dateUtc="2025-05-27T10:47:00Z"/>
                <w:rFonts w:cstheme="minorHAnsi"/>
                <w:i/>
                <w:sz w:val="18"/>
                <w:szCs w:val="18"/>
                <w:highlight w:val="cyan"/>
              </w:rPr>
            </w:pPr>
            <w:ins w:id="19141" w:author="Irová Zuzana" w:date="2025-05-27T12:47:00Z" w16du:dateUtc="2025-05-27T10:47:00Z">
              <w:r>
                <w:rPr>
                  <w:rFonts w:cstheme="minorHAnsi"/>
                  <w:i/>
                  <w:sz w:val="18"/>
                  <w:szCs w:val="18"/>
                  <w:highlight w:val="cyan"/>
                </w:rPr>
                <w:t>/VehHolderPersonalInformation</w:t>
              </w:r>
            </w:ins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1D822" w14:textId="77777777" w:rsidR="00D4334A" w:rsidRDefault="00D4334A">
            <w:pPr>
              <w:spacing w:after="0" w:line="276" w:lineRule="auto"/>
              <w:rPr>
                <w:ins w:id="19142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D5D01" w14:textId="77777777" w:rsidR="00D4334A" w:rsidRDefault="00D4334A">
            <w:pPr>
              <w:spacing w:after="0"/>
              <w:rPr>
                <w:ins w:id="19143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144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Ne (Choice)</w:t>
              </w:r>
            </w:ins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5C23B" w14:textId="77777777" w:rsidR="00D4334A" w:rsidRDefault="00D4334A">
            <w:pPr>
              <w:spacing w:after="0"/>
              <w:rPr>
                <w:ins w:id="19145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146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94D96" w14:textId="77777777" w:rsidR="00D4334A" w:rsidRDefault="00D4334A">
            <w:pPr>
              <w:spacing w:after="0" w:line="276" w:lineRule="auto"/>
              <w:rPr>
                <w:ins w:id="19147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272F2" w14:textId="77777777" w:rsidR="00D4334A" w:rsidRDefault="00D4334A">
            <w:pPr>
              <w:spacing w:after="0"/>
              <w:rPr>
                <w:ins w:id="19148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149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When VehHolderLegalEntity=’NP’</w:t>
              </w:r>
            </w:ins>
          </w:p>
        </w:tc>
      </w:tr>
      <w:tr w:rsidR="00200845" w14:paraId="0E3B0B81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ins w:id="19150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C8A99" w14:textId="77777777" w:rsidR="00D4334A" w:rsidRDefault="00D4334A">
            <w:pPr>
              <w:spacing w:after="0"/>
              <w:rPr>
                <w:ins w:id="19151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152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//VehHolderSurname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DD5F0" w14:textId="77777777" w:rsidR="00D4334A" w:rsidRDefault="00D4334A">
            <w:pPr>
              <w:spacing w:after="0" w:line="276" w:lineRule="auto"/>
              <w:rPr>
                <w:ins w:id="19153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54789" w14:textId="77777777" w:rsidR="00D4334A" w:rsidRDefault="00D4334A">
            <w:pPr>
              <w:spacing w:after="0"/>
              <w:rPr>
                <w:ins w:id="19154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155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Ano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60340" w14:textId="77777777" w:rsidR="00D4334A" w:rsidRDefault="00D4334A">
            <w:pPr>
              <w:spacing w:after="0"/>
              <w:rPr>
                <w:ins w:id="19156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157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775BC" w14:textId="77777777" w:rsidR="00D4334A" w:rsidRDefault="00D4334A">
            <w:pPr>
              <w:spacing w:after="0" w:line="276" w:lineRule="auto"/>
              <w:rPr>
                <w:ins w:id="19158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C6BB6" w14:textId="77777777" w:rsidR="00D4334A" w:rsidRDefault="00D4334A">
            <w:pPr>
              <w:spacing w:after="0" w:line="276" w:lineRule="auto"/>
              <w:rPr>
                <w:ins w:id="19159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72880FA1" w14:textId="77777777" w:rsidTr="00D4334A">
        <w:trPr>
          <w:cantSplit/>
          <w:ins w:id="19160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11A5F" w14:textId="77777777" w:rsidR="00D4334A" w:rsidRDefault="00D4334A">
            <w:pPr>
              <w:spacing w:after="0"/>
              <w:rPr>
                <w:ins w:id="19161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  <w:highlight w:val="cyan"/>
              </w:rPr>
            </w:pPr>
            <w:ins w:id="19162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//VehHolderForenames</w:t>
              </w:r>
            </w:ins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D8D11" w14:textId="77777777" w:rsidR="00D4334A" w:rsidRDefault="00D4334A">
            <w:pPr>
              <w:spacing w:after="0" w:line="276" w:lineRule="auto"/>
              <w:rPr>
                <w:ins w:id="19163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9CE39" w14:textId="77777777" w:rsidR="00D4334A" w:rsidRDefault="00D4334A">
            <w:pPr>
              <w:spacing w:after="0"/>
              <w:rPr>
                <w:ins w:id="19164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  <w:highlight w:val="cyan"/>
              </w:rPr>
            </w:pPr>
            <w:ins w:id="19165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Ne*</w:t>
              </w:r>
            </w:ins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91CBA" w14:textId="77777777" w:rsidR="00D4334A" w:rsidRDefault="00D4334A">
            <w:pPr>
              <w:spacing w:after="0"/>
              <w:rPr>
                <w:ins w:id="19166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167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FD201" w14:textId="77777777" w:rsidR="00D4334A" w:rsidRDefault="00D4334A">
            <w:pPr>
              <w:spacing w:after="0" w:line="276" w:lineRule="auto"/>
              <w:rPr>
                <w:ins w:id="19168" w:author="Irová Zuzana" w:date="2025-05-27T12:47:00Z" w16du:dateUtc="2025-05-27T10:47:00Z"/>
                <w:rFonts w:cstheme="minorHAnsi"/>
                <w:sz w:val="18"/>
                <w:szCs w:val="18"/>
                <w:highlight w:val="cyan"/>
                <w:lang w:val="en-US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8404F" w14:textId="77777777" w:rsidR="00D4334A" w:rsidRDefault="00D4334A">
            <w:pPr>
              <w:spacing w:after="0"/>
              <w:rPr>
                <w:ins w:id="19169" w:author="Irová Zuzana" w:date="2025-05-27T12:47:00Z" w16du:dateUtc="2025-05-27T10:47:00Z"/>
                <w:rFonts w:asciiTheme="minorHAnsi" w:hAnsiTheme="minorHAnsi" w:cstheme="minorHAnsi"/>
                <w:sz w:val="18"/>
                <w:szCs w:val="18"/>
                <w:highlight w:val="cyan"/>
              </w:rPr>
            </w:pPr>
            <w:ins w:id="19170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*Mandatory when available in national register.</w:t>
              </w:r>
            </w:ins>
          </w:p>
        </w:tc>
      </w:tr>
      <w:tr w:rsidR="00200845" w14:paraId="58EF7AA2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ins w:id="19171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C9A48" w14:textId="77777777" w:rsidR="00D4334A" w:rsidRDefault="00D4334A">
            <w:pPr>
              <w:spacing w:after="0"/>
              <w:rPr>
                <w:ins w:id="19172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173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//</w:t>
              </w:r>
              <w:r>
                <w:rPr>
                  <w:rFonts w:cstheme="minorHAnsi"/>
                  <w:i/>
                  <w:sz w:val="18"/>
                  <w:szCs w:val="18"/>
                  <w:highlight w:val="cyan"/>
                </w:rPr>
                <w:t>VehHolderOtherNames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7B3AC" w14:textId="77777777" w:rsidR="00D4334A" w:rsidRDefault="00D4334A">
            <w:pPr>
              <w:spacing w:after="0" w:line="276" w:lineRule="auto"/>
              <w:rPr>
                <w:ins w:id="19174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47619" w14:textId="77777777" w:rsidR="00D4334A" w:rsidRDefault="00D4334A">
            <w:pPr>
              <w:spacing w:after="0"/>
              <w:rPr>
                <w:ins w:id="19175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176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Ne*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361CA" w14:textId="77777777" w:rsidR="00D4334A" w:rsidRDefault="00D4334A">
            <w:pPr>
              <w:spacing w:after="0"/>
              <w:rPr>
                <w:ins w:id="19177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178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B71E1" w14:textId="77777777" w:rsidR="00D4334A" w:rsidRDefault="00D4334A">
            <w:pPr>
              <w:spacing w:after="0" w:line="276" w:lineRule="auto"/>
              <w:rPr>
                <w:ins w:id="19179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C8301" w14:textId="77777777" w:rsidR="00D4334A" w:rsidRDefault="00D4334A">
            <w:pPr>
              <w:spacing w:after="0"/>
              <w:rPr>
                <w:ins w:id="19180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181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*</w:t>
              </w:r>
              <w:r>
                <w:rPr>
                  <w:highlight w:val="cyan"/>
                </w:rPr>
                <w:t xml:space="preserve"> </w:t>
              </w:r>
              <w:r>
                <w:rPr>
                  <w:rFonts w:cstheme="minorHAnsi"/>
                  <w:sz w:val="18"/>
                  <w:szCs w:val="18"/>
                  <w:highlight w:val="cyan"/>
                </w:rPr>
                <w:t>Mandatory when available in national register. If available, all relevant name items shall be provided.</w:t>
              </w:r>
            </w:ins>
          </w:p>
        </w:tc>
      </w:tr>
      <w:tr w:rsidR="00D4334A" w14:paraId="70574CCE" w14:textId="77777777" w:rsidTr="00D4334A">
        <w:trPr>
          <w:cantSplit/>
          <w:ins w:id="19182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41B51" w14:textId="77777777" w:rsidR="00D4334A" w:rsidRDefault="00D4334A">
            <w:pPr>
              <w:spacing w:after="0"/>
              <w:rPr>
                <w:ins w:id="19183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184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VehHolderMiddleName</w:t>
              </w:r>
            </w:ins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8A9F2" w14:textId="77777777" w:rsidR="00D4334A" w:rsidRDefault="00D4334A">
            <w:pPr>
              <w:spacing w:after="0" w:line="276" w:lineRule="auto"/>
              <w:rPr>
                <w:ins w:id="19185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C999B" w14:textId="77777777" w:rsidR="00D4334A" w:rsidRDefault="00D4334A">
            <w:pPr>
              <w:spacing w:after="0" w:line="276" w:lineRule="auto"/>
              <w:rPr>
                <w:ins w:id="19186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DB057" w14:textId="77777777" w:rsidR="00D4334A" w:rsidRDefault="00D4334A">
            <w:pPr>
              <w:spacing w:after="0"/>
              <w:rPr>
                <w:ins w:id="19187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188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2DC0F" w14:textId="77777777" w:rsidR="00D4334A" w:rsidRDefault="00D4334A">
            <w:pPr>
              <w:spacing w:after="0" w:line="276" w:lineRule="auto"/>
              <w:rPr>
                <w:ins w:id="19189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1F37" w14:textId="77777777" w:rsidR="00D4334A" w:rsidRDefault="00D4334A">
            <w:pPr>
              <w:spacing w:after="0" w:line="276" w:lineRule="auto"/>
              <w:rPr>
                <w:ins w:id="19190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200845" w14:paraId="68C79103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ins w:id="19191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A7425" w14:textId="77777777" w:rsidR="00D4334A" w:rsidRDefault="00D4334A">
            <w:pPr>
              <w:spacing w:after="0"/>
              <w:rPr>
                <w:ins w:id="19192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193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VehHolderOtherName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68C47" w14:textId="77777777" w:rsidR="00D4334A" w:rsidRDefault="00D4334A">
            <w:pPr>
              <w:spacing w:after="0" w:line="276" w:lineRule="auto"/>
              <w:rPr>
                <w:ins w:id="19194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05BA9" w14:textId="77777777" w:rsidR="00D4334A" w:rsidRDefault="00D4334A">
            <w:pPr>
              <w:spacing w:after="0" w:line="276" w:lineRule="auto"/>
              <w:rPr>
                <w:ins w:id="19195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90A09" w14:textId="77777777" w:rsidR="00D4334A" w:rsidRDefault="00D4334A">
            <w:pPr>
              <w:spacing w:after="0"/>
              <w:rPr>
                <w:ins w:id="19196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197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B21E" w14:textId="77777777" w:rsidR="00D4334A" w:rsidRDefault="00D4334A">
            <w:pPr>
              <w:spacing w:after="0" w:line="276" w:lineRule="auto"/>
              <w:rPr>
                <w:ins w:id="19198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8013D" w14:textId="77777777" w:rsidR="00D4334A" w:rsidRDefault="00D4334A">
            <w:pPr>
              <w:spacing w:after="0" w:line="276" w:lineRule="auto"/>
              <w:rPr>
                <w:ins w:id="19199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36870155" w14:textId="77777777" w:rsidTr="00D4334A">
        <w:trPr>
          <w:cantSplit/>
          <w:ins w:id="19200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6F674" w14:textId="77777777" w:rsidR="00D4334A" w:rsidRDefault="00D4334A">
            <w:pPr>
              <w:spacing w:after="0"/>
              <w:rPr>
                <w:ins w:id="19201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02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VehHolderGenderCode</w:t>
              </w:r>
            </w:ins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9AD3C" w14:textId="77777777" w:rsidR="00D4334A" w:rsidRDefault="00D4334A">
            <w:pPr>
              <w:spacing w:after="0" w:line="276" w:lineRule="auto"/>
              <w:rPr>
                <w:ins w:id="19203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7C29E" w14:textId="77777777" w:rsidR="00D4334A" w:rsidRDefault="00D4334A">
            <w:pPr>
              <w:spacing w:after="0" w:line="276" w:lineRule="auto"/>
              <w:rPr>
                <w:ins w:id="19204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20FD9" w14:textId="77777777" w:rsidR="00D4334A" w:rsidRDefault="00D4334A">
            <w:pPr>
              <w:spacing w:after="0"/>
              <w:rPr>
                <w:ins w:id="19205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06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6D99D" w14:textId="77777777" w:rsidR="00D4334A" w:rsidRDefault="00D4334A">
            <w:pPr>
              <w:spacing w:after="0" w:line="276" w:lineRule="auto"/>
              <w:rPr>
                <w:ins w:id="19207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73772" w14:textId="77777777" w:rsidR="00D4334A" w:rsidRDefault="00D4334A">
            <w:pPr>
              <w:spacing w:after="0" w:line="276" w:lineRule="auto"/>
              <w:rPr>
                <w:ins w:id="19208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200845" w14:paraId="5385CB80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ins w:id="19209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AE986" w14:textId="77777777" w:rsidR="00D4334A" w:rsidRDefault="00D4334A">
            <w:pPr>
              <w:spacing w:after="0"/>
              <w:rPr>
                <w:ins w:id="19210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11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VehHolderDateOfBirth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DBD1A" w14:textId="77777777" w:rsidR="00D4334A" w:rsidRDefault="00D4334A">
            <w:pPr>
              <w:spacing w:after="0" w:line="276" w:lineRule="auto"/>
              <w:rPr>
                <w:ins w:id="19212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C7F5D" w14:textId="77777777" w:rsidR="00D4334A" w:rsidRDefault="00D4334A">
            <w:pPr>
              <w:spacing w:after="0" w:line="276" w:lineRule="auto"/>
              <w:rPr>
                <w:ins w:id="19213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EE26F" w14:textId="77777777" w:rsidR="00D4334A" w:rsidRDefault="00D4334A">
            <w:pPr>
              <w:spacing w:after="0"/>
              <w:rPr>
                <w:ins w:id="19214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15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19963" w14:textId="77777777" w:rsidR="00D4334A" w:rsidRDefault="00D4334A">
            <w:pPr>
              <w:spacing w:after="0" w:line="276" w:lineRule="auto"/>
              <w:rPr>
                <w:ins w:id="19216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6355E" w14:textId="77777777" w:rsidR="00D4334A" w:rsidRDefault="00D4334A">
            <w:pPr>
              <w:spacing w:after="0" w:line="276" w:lineRule="auto"/>
              <w:rPr>
                <w:ins w:id="19217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0036EFC8" w14:textId="77777777" w:rsidTr="00D4334A">
        <w:trPr>
          <w:cantSplit/>
          <w:ins w:id="19218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57325" w14:textId="77777777" w:rsidR="00D4334A" w:rsidRDefault="00D4334A">
            <w:pPr>
              <w:spacing w:after="0"/>
              <w:rPr>
                <w:ins w:id="19219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20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VehHolderPlaceOfBirth</w:t>
              </w:r>
            </w:ins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EF9DB" w14:textId="77777777" w:rsidR="00D4334A" w:rsidRDefault="00D4334A">
            <w:pPr>
              <w:spacing w:after="0" w:line="276" w:lineRule="auto"/>
              <w:rPr>
                <w:ins w:id="19221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40EDE" w14:textId="77777777" w:rsidR="00D4334A" w:rsidRDefault="00D4334A">
            <w:pPr>
              <w:spacing w:after="0" w:line="276" w:lineRule="auto"/>
              <w:rPr>
                <w:ins w:id="19222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B18FE" w14:textId="77777777" w:rsidR="00D4334A" w:rsidRDefault="00D4334A">
            <w:pPr>
              <w:spacing w:after="0"/>
              <w:rPr>
                <w:ins w:id="19223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24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A808B" w14:textId="77777777" w:rsidR="00D4334A" w:rsidRDefault="00D4334A">
            <w:pPr>
              <w:spacing w:after="0" w:line="276" w:lineRule="auto"/>
              <w:rPr>
                <w:ins w:id="19225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23E26" w14:textId="77777777" w:rsidR="00D4334A" w:rsidRDefault="00D4334A">
            <w:pPr>
              <w:spacing w:after="0" w:line="276" w:lineRule="auto"/>
              <w:rPr>
                <w:ins w:id="19226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200845" w14:paraId="48B7C7B2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ins w:id="19227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97311" w14:textId="77777777" w:rsidR="00D4334A" w:rsidRDefault="00D4334A">
            <w:pPr>
              <w:spacing w:after="0" w:line="276" w:lineRule="auto"/>
              <w:rPr>
                <w:ins w:id="19228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41D8" w14:textId="77777777" w:rsidR="00D4334A" w:rsidRDefault="00D4334A">
            <w:pPr>
              <w:spacing w:after="0" w:line="276" w:lineRule="auto"/>
              <w:rPr>
                <w:ins w:id="19229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AEE8F" w14:textId="77777777" w:rsidR="00D4334A" w:rsidRDefault="00D4334A">
            <w:pPr>
              <w:spacing w:after="0" w:line="276" w:lineRule="auto"/>
              <w:rPr>
                <w:ins w:id="19230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EBDCA" w14:textId="77777777" w:rsidR="00D4334A" w:rsidRDefault="00D4334A">
            <w:pPr>
              <w:spacing w:after="0" w:line="276" w:lineRule="auto"/>
              <w:rPr>
                <w:ins w:id="19231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3C00E" w14:textId="77777777" w:rsidR="00D4334A" w:rsidRDefault="00D4334A">
            <w:pPr>
              <w:spacing w:after="0" w:line="276" w:lineRule="auto"/>
              <w:rPr>
                <w:ins w:id="19232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BB27A" w14:textId="77777777" w:rsidR="00D4334A" w:rsidRDefault="00D4334A">
            <w:pPr>
              <w:spacing w:after="0" w:line="276" w:lineRule="auto"/>
              <w:rPr>
                <w:ins w:id="19233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37AA6F4C" w14:textId="77777777" w:rsidTr="00D4334A">
        <w:trPr>
          <w:cantSplit/>
          <w:ins w:id="19234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9869C" w14:textId="77777777" w:rsidR="00D4334A" w:rsidRDefault="00D4334A">
            <w:pPr>
              <w:spacing w:after="0"/>
              <w:rPr>
                <w:ins w:id="19235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36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/VehHolderCompanyName</w:t>
              </w:r>
            </w:ins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E0103" w14:textId="77777777" w:rsidR="00D4334A" w:rsidRDefault="00D4334A">
            <w:pPr>
              <w:spacing w:after="0" w:line="276" w:lineRule="auto"/>
              <w:rPr>
                <w:ins w:id="19237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9B11F" w14:textId="77777777" w:rsidR="00D4334A" w:rsidRDefault="00D4334A">
            <w:pPr>
              <w:spacing w:after="0" w:line="276" w:lineRule="auto"/>
              <w:rPr>
                <w:ins w:id="19238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CD4B7" w14:textId="77777777" w:rsidR="00D4334A" w:rsidRDefault="00D4334A">
            <w:pPr>
              <w:spacing w:after="0"/>
              <w:rPr>
                <w:ins w:id="19239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40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9643F" w14:textId="77777777" w:rsidR="00D4334A" w:rsidRDefault="00D4334A">
            <w:pPr>
              <w:spacing w:after="0" w:line="276" w:lineRule="auto"/>
              <w:rPr>
                <w:ins w:id="19241" w:author="Irová Zuzana" w:date="2025-05-27T12:47:00Z" w16du:dateUtc="2025-05-27T10:47:00Z"/>
                <w:rFonts w:cstheme="minorHAnsi"/>
                <w:sz w:val="18"/>
                <w:szCs w:val="18"/>
                <w:highlight w:val="cyan"/>
                <w:lang w:val="en-US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790C9" w14:textId="77777777" w:rsidR="00D4334A" w:rsidRDefault="00D4334A">
            <w:pPr>
              <w:spacing w:after="0" w:line="276" w:lineRule="auto"/>
              <w:rPr>
                <w:ins w:id="19242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200845" w14:paraId="652722CB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ins w:id="19243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8F40" w14:textId="77777777" w:rsidR="00D4334A" w:rsidRDefault="00D4334A">
            <w:pPr>
              <w:spacing w:after="0"/>
              <w:rPr>
                <w:ins w:id="19244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45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/VehHolderLegalEntity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05F84" w14:textId="77777777" w:rsidR="00D4334A" w:rsidRDefault="00D4334A">
            <w:pPr>
              <w:spacing w:after="0" w:line="276" w:lineRule="auto"/>
              <w:rPr>
                <w:ins w:id="19246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D3FEA" w14:textId="77777777" w:rsidR="00D4334A" w:rsidRDefault="00D4334A">
            <w:pPr>
              <w:spacing w:after="0" w:line="276" w:lineRule="auto"/>
              <w:rPr>
                <w:ins w:id="19247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9E29B" w14:textId="77777777" w:rsidR="00D4334A" w:rsidRDefault="00D4334A">
            <w:pPr>
              <w:spacing w:after="0"/>
              <w:rPr>
                <w:ins w:id="19248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49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70BAE" w14:textId="77777777" w:rsidR="00D4334A" w:rsidRDefault="00D4334A">
            <w:pPr>
              <w:spacing w:after="0" w:line="276" w:lineRule="auto"/>
              <w:rPr>
                <w:ins w:id="19250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7F4F7" w14:textId="77777777" w:rsidR="00D4334A" w:rsidRDefault="00D4334A">
            <w:pPr>
              <w:spacing w:after="0" w:line="276" w:lineRule="auto"/>
              <w:rPr>
                <w:ins w:id="19251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4E65028B" w14:textId="77777777" w:rsidTr="00D4334A">
        <w:trPr>
          <w:cantSplit/>
          <w:ins w:id="19252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0B511" w14:textId="77777777" w:rsidR="00D4334A" w:rsidRDefault="00D4334A">
            <w:pPr>
              <w:spacing w:after="0"/>
              <w:rPr>
                <w:ins w:id="19253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54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/VehHolderCompanyIdentification</w:t>
              </w:r>
            </w:ins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F47FC" w14:textId="77777777" w:rsidR="00D4334A" w:rsidRDefault="00D4334A">
            <w:pPr>
              <w:spacing w:after="0" w:line="276" w:lineRule="auto"/>
              <w:rPr>
                <w:ins w:id="19255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5D38" w14:textId="77777777" w:rsidR="00D4334A" w:rsidRDefault="00D4334A">
            <w:pPr>
              <w:spacing w:after="0" w:line="276" w:lineRule="auto"/>
              <w:rPr>
                <w:ins w:id="19256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A22E7" w14:textId="77777777" w:rsidR="00D4334A" w:rsidRDefault="00D4334A">
            <w:pPr>
              <w:spacing w:after="0"/>
              <w:rPr>
                <w:ins w:id="19257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58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9F7E6" w14:textId="77777777" w:rsidR="00D4334A" w:rsidRDefault="00D4334A">
            <w:pPr>
              <w:spacing w:after="0" w:line="276" w:lineRule="auto"/>
              <w:rPr>
                <w:ins w:id="19259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EF51" w14:textId="77777777" w:rsidR="00D4334A" w:rsidRDefault="00D4334A">
            <w:pPr>
              <w:spacing w:after="0" w:line="276" w:lineRule="auto"/>
              <w:rPr>
                <w:ins w:id="19260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200845" w14:paraId="01134C14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ins w:id="19261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F5BC0" w14:textId="77777777" w:rsidR="00D4334A" w:rsidRDefault="00D4334A">
            <w:pPr>
              <w:spacing w:after="0"/>
              <w:rPr>
                <w:ins w:id="19262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63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/VehHolderAddrStreetName 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F92A5" w14:textId="77777777" w:rsidR="00D4334A" w:rsidRDefault="00D4334A">
            <w:pPr>
              <w:spacing w:after="0" w:line="276" w:lineRule="auto"/>
              <w:rPr>
                <w:ins w:id="19264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978C3" w14:textId="77777777" w:rsidR="00D4334A" w:rsidRDefault="00D4334A">
            <w:pPr>
              <w:spacing w:after="0" w:line="276" w:lineRule="auto"/>
              <w:rPr>
                <w:ins w:id="19265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D338" w14:textId="77777777" w:rsidR="00D4334A" w:rsidRDefault="00D4334A">
            <w:pPr>
              <w:spacing w:after="0"/>
              <w:rPr>
                <w:ins w:id="19266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67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5C0EC" w14:textId="77777777" w:rsidR="00D4334A" w:rsidRDefault="00D4334A">
            <w:pPr>
              <w:spacing w:after="0" w:line="276" w:lineRule="auto"/>
              <w:rPr>
                <w:ins w:id="19268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6CC57" w14:textId="77777777" w:rsidR="00D4334A" w:rsidRDefault="00D4334A">
            <w:pPr>
              <w:spacing w:after="0" w:line="276" w:lineRule="auto"/>
              <w:rPr>
                <w:ins w:id="19269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5322CAAD" w14:textId="77777777" w:rsidTr="00D4334A">
        <w:trPr>
          <w:cantSplit/>
          <w:ins w:id="19270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CCB61" w14:textId="77777777" w:rsidR="00D4334A" w:rsidRDefault="00D4334A">
            <w:pPr>
              <w:spacing w:after="0"/>
              <w:rPr>
                <w:ins w:id="19271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72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/VehHolderAddrStreetNameExtra </w:t>
              </w:r>
            </w:ins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3247A" w14:textId="77777777" w:rsidR="00D4334A" w:rsidRDefault="00D4334A">
            <w:pPr>
              <w:spacing w:after="0" w:line="276" w:lineRule="auto"/>
              <w:rPr>
                <w:ins w:id="19273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B26CE" w14:textId="77777777" w:rsidR="00D4334A" w:rsidRDefault="00D4334A">
            <w:pPr>
              <w:spacing w:after="0" w:line="276" w:lineRule="auto"/>
              <w:rPr>
                <w:ins w:id="19274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C4F15" w14:textId="77777777" w:rsidR="00D4334A" w:rsidRDefault="00D4334A">
            <w:pPr>
              <w:spacing w:after="0"/>
              <w:rPr>
                <w:ins w:id="19275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76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8C7C" w14:textId="77777777" w:rsidR="00D4334A" w:rsidRDefault="00D4334A">
            <w:pPr>
              <w:spacing w:after="0" w:line="276" w:lineRule="auto"/>
              <w:rPr>
                <w:ins w:id="19277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42457" w14:textId="77777777" w:rsidR="00D4334A" w:rsidRDefault="00D4334A">
            <w:pPr>
              <w:spacing w:after="0" w:line="276" w:lineRule="auto"/>
              <w:rPr>
                <w:ins w:id="19278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200845" w14:paraId="0817AE17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ins w:id="19279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61F5B" w14:textId="77777777" w:rsidR="00D4334A" w:rsidRDefault="00D4334A">
            <w:pPr>
              <w:spacing w:after="0"/>
              <w:rPr>
                <w:ins w:id="19280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81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/VehHolderAddrNumber 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DD9BF" w14:textId="77777777" w:rsidR="00D4334A" w:rsidRDefault="00D4334A">
            <w:pPr>
              <w:spacing w:after="0" w:line="276" w:lineRule="auto"/>
              <w:rPr>
                <w:ins w:id="19282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75F9D" w14:textId="77777777" w:rsidR="00D4334A" w:rsidRDefault="00D4334A">
            <w:pPr>
              <w:spacing w:after="0" w:line="276" w:lineRule="auto"/>
              <w:rPr>
                <w:ins w:id="19283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BBABE" w14:textId="77777777" w:rsidR="00D4334A" w:rsidRDefault="00D4334A">
            <w:pPr>
              <w:spacing w:after="0"/>
              <w:rPr>
                <w:ins w:id="19284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85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7C10B" w14:textId="77777777" w:rsidR="00D4334A" w:rsidRDefault="00D4334A">
            <w:pPr>
              <w:spacing w:after="0" w:line="276" w:lineRule="auto"/>
              <w:rPr>
                <w:ins w:id="19286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5C1C6" w14:textId="77777777" w:rsidR="00D4334A" w:rsidRDefault="00D4334A">
            <w:pPr>
              <w:spacing w:after="0" w:line="276" w:lineRule="auto"/>
              <w:rPr>
                <w:ins w:id="19287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53B458B5" w14:textId="77777777" w:rsidTr="00D4334A">
        <w:trPr>
          <w:cantSplit/>
          <w:ins w:id="19288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A9AFE" w14:textId="77777777" w:rsidR="00D4334A" w:rsidRDefault="00D4334A">
            <w:pPr>
              <w:spacing w:after="0"/>
              <w:rPr>
                <w:ins w:id="19289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90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/VehHolderAddrNrAnnex</w:t>
              </w:r>
            </w:ins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8EFBF" w14:textId="77777777" w:rsidR="00D4334A" w:rsidRDefault="00D4334A">
            <w:pPr>
              <w:spacing w:after="0" w:line="276" w:lineRule="auto"/>
              <w:rPr>
                <w:ins w:id="19291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23467" w14:textId="77777777" w:rsidR="00D4334A" w:rsidRDefault="00D4334A">
            <w:pPr>
              <w:spacing w:after="0" w:line="276" w:lineRule="auto"/>
              <w:rPr>
                <w:ins w:id="19292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107DE" w14:textId="77777777" w:rsidR="00D4334A" w:rsidRDefault="00D4334A">
            <w:pPr>
              <w:spacing w:after="0"/>
              <w:rPr>
                <w:ins w:id="19293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94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7AF2F" w14:textId="77777777" w:rsidR="00D4334A" w:rsidRDefault="00D4334A">
            <w:pPr>
              <w:spacing w:after="0" w:line="276" w:lineRule="auto"/>
              <w:rPr>
                <w:ins w:id="19295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86841" w14:textId="77777777" w:rsidR="00D4334A" w:rsidRDefault="00D4334A">
            <w:pPr>
              <w:spacing w:after="0" w:line="276" w:lineRule="auto"/>
              <w:rPr>
                <w:ins w:id="19296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200845" w14:paraId="7FAAC20A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ins w:id="19297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C0274" w14:textId="77777777" w:rsidR="00D4334A" w:rsidRDefault="00D4334A">
            <w:pPr>
              <w:spacing w:after="0"/>
              <w:rPr>
                <w:ins w:id="19298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299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/VehHolderAddrPostcode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6E8CA" w14:textId="77777777" w:rsidR="00D4334A" w:rsidRDefault="00D4334A">
            <w:pPr>
              <w:spacing w:after="0" w:line="276" w:lineRule="auto"/>
              <w:rPr>
                <w:ins w:id="19300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D869E" w14:textId="77777777" w:rsidR="00D4334A" w:rsidRDefault="00D4334A">
            <w:pPr>
              <w:spacing w:after="0" w:line="276" w:lineRule="auto"/>
              <w:rPr>
                <w:ins w:id="19301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23157" w14:textId="77777777" w:rsidR="00D4334A" w:rsidRDefault="00D4334A">
            <w:pPr>
              <w:spacing w:after="0"/>
              <w:rPr>
                <w:ins w:id="19302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303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BBD8F" w14:textId="77777777" w:rsidR="00D4334A" w:rsidRDefault="00D4334A">
            <w:pPr>
              <w:spacing w:after="0" w:line="276" w:lineRule="auto"/>
              <w:rPr>
                <w:ins w:id="19304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3E075" w14:textId="77777777" w:rsidR="00D4334A" w:rsidRDefault="00D4334A">
            <w:pPr>
              <w:spacing w:after="0" w:line="276" w:lineRule="auto"/>
              <w:rPr>
                <w:ins w:id="19305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128FA247" w14:textId="77777777" w:rsidTr="00D4334A">
        <w:trPr>
          <w:cantSplit/>
          <w:ins w:id="19306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1914F" w14:textId="77777777" w:rsidR="00D4334A" w:rsidRDefault="00D4334A">
            <w:pPr>
              <w:spacing w:after="0"/>
              <w:rPr>
                <w:ins w:id="19307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308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/VehHolderAddrPlaceOfResidence</w:t>
              </w:r>
            </w:ins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07358" w14:textId="77777777" w:rsidR="00D4334A" w:rsidRDefault="00D4334A">
            <w:pPr>
              <w:spacing w:after="0" w:line="276" w:lineRule="auto"/>
              <w:rPr>
                <w:ins w:id="19309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5C352" w14:textId="77777777" w:rsidR="00D4334A" w:rsidRDefault="00D4334A">
            <w:pPr>
              <w:spacing w:after="0" w:line="276" w:lineRule="auto"/>
              <w:rPr>
                <w:ins w:id="19310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2FE26" w14:textId="77777777" w:rsidR="00D4334A" w:rsidRDefault="00D4334A">
            <w:pPr>
              <w:spacing w:after="0"/>
              <w:rPr>
                <w:ins w:id="19311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312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CDE14" w14:textId="77777777" w:rsidR="00D4334A" w:rsidRDefault="00D4334A">
            <w:pPr>
              <w:spacing w:after="0" w:line="276" w:lineRule="auto"/>
              <w:rPr>
                <w:ins w:id="19313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0A325" w14:textId="77777777" w:rsidR="00D4334A" w:rsidRDefault="00D4334A">
            <w:pPr>
              <w:spacing w:after="0" w:line="276" w:lineRule="auto"/>
              <w:rPr>
                <w:ins w:id="19314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200845" w14:paraId="6F3B27CF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ins w:id="19315" w:author="Irová Zuzana" w:date="2025-05-27T12:47:00Z"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13D7C" w14:textId="77777777" w:rsidR="00D4334A" w:rsidRDefault="00D4334A">
            <w:pPr>
              <w:spacing w:after="0"/>
              <w:rPr>
                <w:ins w:id="19316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317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lastRenderedPageBreak/>
                <w:t>/VehHolderAddrCountryCode</w:t>
              </w:r>
            </w:ins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080A8" w14:textId="77777777" w:rsidR="00D4334A" w:rsidRDefault="00D4334A">
            <w:pPr>
              <w:spacing w:after="0" w:line="276" w:lineRule="auto"/>
              <w:rPr>
                <w:ins w:id="19318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4993B" w14:textId="77777777" w:rsidR="00D4334A" w:rsidRDefault="00D4334A">
            <w:pPr>
              <w:spacing w:after="0" w:line="276" w:lineRule="auto"/>
              <w:rPr>
                <w:ins w:id="19319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72B01" w14:textId="77777777" w:rsidR="00D4334A" w:rsidRDefault="00D4334A">
            <w:pPr>
              <w:spacing w:after="0"/>
              <w:rPr>
                <w:ins w:id="19320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  <w:ins w:id="19321" w:author="Irová Zuzana" w:date="2025-05-27T12:47:00Z" w16du:dateUtc="2025-05-27T10:47:00Z">
              <w:r>
                <w:rPr>
                  <w:rFonts w:cstheme="minorHAnsi"/>
                  <w:sz w:val="18"/>
                  <w:szCs w:val="18"/>
                  <w:highlight w:val="cyan"/>
                </w:rPr>
                <w:t>VHRR</w:t>
              </w:r>
            </w:ins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96C2E" w14:textId="77777777" w:rsidR="00D4334A" w:rsidRDefault="00D4334A">
            <w:pPr>
              <w:spacing w:after="0" w:line="276" w:lineRule="auto"/>
              <w:rPr>
                <w:ins w:id="19322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7D7A2" w14:textId="77777777" w:rsidR="00D4334A" w:rsidRDefault="00D4334A">
            <w:pPr>
              <w:spacing w:after="0" w:line="276" w:lineRule="auto"/>
              <w:rPr>
                <w:ins w:id="19323" w:author="Irová Zuzana" w:date="2025-05-27T12:47:00Z" w16du:dateUtc="2025-05-27T10:47:00Z"/>
                <w:rFonts w:cstheme="minorHAnsi"/>
                <w:sz w:val="18"/>
                <w:szCs w:val="18"/>
                <w:highlight w:val="cyan"/>
              </w:rPr>
            </w:pPr>
          </w:p>
        </w:tc>
      </w:tr>
    </w:tbl>
    <w:p w14:paraId="70489D87" w14:textId="77777777" w:rsidR="00D4334A" w:rsidRDefault="00D4334A">
      <w:pPr>
        <w:pStyle w:val="NormalIndent"/>
        <w:rPr>
          <w:ins w:id="19324" w:author="Irová Zuzana" w:date="2025-05-27T12:47:00Z" w16du:dateUtc="2025-05-27T10:47:00Z"/>
        </w:rPr>
      </w:pPr>
    </w:p>
    <w:p w14:paraId="4FD522EA" w14:textId="77777777" w:rsidR="00CC2401" w:rsidRPr="00CC2401" w:rsidRDefault="00CC2401">
      <w:pPr>
        <w:pStyle w:val="NormalIndent"/>
        <w:rPr>
          <w:ins w:id="19325" w:author="Irova Zuzana" w:date="2025-03-28T20:08:00Z" w16du:dateUtc="2025-03-28T19:08:00Z"/>
        </w:rPr>
      </w:pPr>
    </w:p>
    <w:p w14:paraId="67CC458C" w14:textId="0879D089" w:rsidR="00CD0A42" w:rsidRDefault="00CD0A42" w:rsidP="00CD0A42">
      <w:pPr>
        <w:pStyle w:val="Heading1"/>
        <w:spacing w:after="0" w:line="276" w:lineRule="auto"/>
        <w:rPr>
          <w:ins w:id="19326" w:author="Drastichová Zuzana" w:date="2025-03-06T20:03:00Z" w16du:dateUtc="2025-03-06T19:03:00Z"/>
          <w:rFonts w:hint="eastAsia"/>
        </w:rPr>
      </w:pPr>
      <w:bookmarkStart w:id="19327" w:name="_Toc201569237"/>
      <w:r>
        <w:lastRenderedPageBreak/>
        <w:t>Příloha B – Vstupní a výstupní artefakty</w:t>
      </w:r>
      <w:ins w:id="19328" w:author="Drastichová Zuzana" w:date="2025-03-06T20:03:00Z" w16du:dateUtc="2025-03-06T19:03:00Z">
        <w:r w:rsidR="00C2302A">
          <w:t>¨</w:t>
        </w:r>
        <w:bookmarkEnd w:id="19327"/>
      </w:ins>
    </w:p>
    <w:p w14:paraId="34116A59" w14:textId="77777777" w:rsidR="0022142D" w:rsidRDefault="0022142D" w:rsidP="0022142D">
      <w:pPr>
        <w:pStyle w:val="Heading2"/>
        <w:spacing w:before="200" w:line="276" w:lineRule="auto"/>
        <w:rPr>
          <w:ins w:id="19329" w:author="Drastichová Zuzana" w:date="2025-03-06T21:44:00Z" w16du:dateUtc="2025-03-06T20:44:00Z"/>
          <w:rFonts w:hint="eastAsia"/>
        </w:rPr>
      </w:pPr>
      <w:bookmarkStart w:id="19330" w:name="_Toc493689356"/>
      <w:bookmarkStart w:id="19331" w:name="_Toc535241777"/>
      <w:bookmarkStart w:id="19332" w:name="_Toc536198066"/>
      <w:bookmarkStart w:id="19333" w:name="_Toc536200312"/>
      <w:bookmarkStart w:id="19334" w:name="_Toc32395615"/>
      <w:bookmarkStart w:id="19335" w:name="_Toc46490845"/>
      <w:bookmarkStart w:id="19336" w:name="_Toc54873413"/>
      <w:bookmarkStart w:id="19337" w:name="_Toc189838942"/>
      <w:bookmarkStart w:id="19338" w:name="_Toc201569238"/>
      <w:ins w:id="19339" w:author="Drastichová Zuzana" w:date="2025-03-06T21:44:00Z" w16du:dateUtc="2025-03-06T20:44:00Z">
        <w:r w:rsidRPr="00955C1D">
          <w:t>Dokumenty</w:t>
        </w:r>
        <w:bookmarkEnd w:id="19330"/>
        <w:bookmarkEnd w:id="19331"/>
        <w:bookmarkEnd w:id="19332"/>
        <w:bookmarkEnd w:id="19333"/>
        <w:bookmarkEnd w:id="19334"/>
        <w:bookmarkEnd w:id="19335"/>
        <w:bookmarkEnd w:id="19336"/>
        <w:bookmarkEnd w:id="19337"/>
        <w:bookmarkEnd w:id="19338"/>
      </w:ins>
    </w:p>
    <w:p w14:paraId="1B29ABA8" w14:textId="77777777" w:rsidR="0022142D" w:rsidRPr="00F0219D" w:rsidRDefault="0022142D" w:rsidP="0022142D">
      <w:pPr>
        <w:pStyle w:val="Heading3"/>
        <w:tabs>
          <w:tab w:val="num" w:pos="360"/>
        </w:tabs>
        <w:spacing w:before="200" w:after="0" w:line="276" w:lineRule="auto"/>
        <w:ind w:left="360" w:hanging="360"/>
        <w:rPr>
          <w:ins w:id="19340" w:author="Drastichová Zuzana" w:date="2025-03-06T21:44:00Z" w16du:dateUtc="2025-03-06T20:44:00Z"/>
          <w:rFonts w:hint="eastAsia"/>
        </w:rPr>
      </w:pPr>
      <w:bookmarkStart w:id="19341" w:name="_Toc189838943"/>
      <w:bookmarkStart w:id="19342" w:name="_Toc201569239"/>
      <w:ins w:id="19343" w:author="Drastichová Zuzana" w:date="2025-03-06T21:44:00Z" w16du:dateUtc="2025-03-06T20:44:00Z">
        <w:r w:rsidRPr="00F0219D">
          <w:t>Společná nastavení</w:t>
        </w:r>
        <w:bookmarkEnd w:id="19341"/>
        <w:bookmarkEnd w:id="19342"/>
      </w:ins>
    </w:p>
    <w:p w14:paraId="28AAFEE9" w14:textId="396BE58E" w:rsidR="0022142D" w:rsidRDefault="0022142D">
      <w:pPr>
        <w:pStyle w:val="NormalIndent"/>
        <w:rPr>
          <w:ins w:id="19344" w:author="Drastichová Zuzana" w:date="2025-03-06T21:44:00Z" w16du:dateUtc="2025-03-06T20:44:00Z"/>
        </w:rPr>
      </w:pPr>
      <w:ins w:id="19345" w:author="Drastichová Zuzana" w:date="2025-03-06T21:44:00Z" w16du:dateUtc="2025-03-06T20:44:00Z">
        <w:r>
          <w:t xml:space="preserve">Dokumenty budou generováný dvojjazyčně: </w:t>
        </w:r>
      </w:ins>
      <w:ins w:id="19346" w:author="Drastichová Zuzana" w:date="2025-03-06T21:46:00Z" w16du:dateUtc="2025-03-06T20:46:00Z">
        <w:r w:rsidR="001C5085">
          <w:t>HR</w:t>
        </w:r>
      </w:ins>
      <w:ins w:id="19347" w:author="Drastichová Zuzana" w:date="2025-03-06T21:44:00Z" w16du:dateUtc="2025-03-06T20:44:00Z">
        <w:r>
          <w:t>/EN.</w:t>
        </w:r>
      </w:ins>
    </w:p>
    <w:p w14:paraId="4301F0EF" w14:textId="77777777" w:rsidR="0022142D" w:rsidRDefault="0022142D">
      <w:pPr>
        <w:pStyle w:val="NormalIndent"/>
        <w:rPr>
          <w:ins w:id="19348" w:author="Drastichová Zuzana" w:date="2025-03-06T21:44:00Z" w16du:dateUtc="2025-03-06T20:44:00Z"/>
        </w:rPr>
      </w:pPr>
      <w:ins w:id="19349" w:author="Drastichová Zuzana" w:date="2025-03-06T21:44:00Z" w16du:dateUtc="2025-03-06T20:44:00Z">
        <w:r>
          <w:t>Název souboru BAR dokumentů bude odpovídat následující logice, pokud u popisu dokumentu není řečeno jinak:</w:t>
        </w:r>
      </w:ins>
    </w:p>
    <w:p w14:paraId="3C84D4D2" w14:textId="77777777" w:rsidR="0022142D" w:rsidRDefault="0022142D">
      <w:pPr>
        <w:pStyle w:val="NormalIndent"/>
        <w:rPr>
          <w:ins w:id="19350" w:author="Drastichová Zuzana" w:date="2025-03-06T21:44:00Z" w16du:dateUtc="2025-03-06T20:44:00Z"/>
        </w:rPr>
      </w:pPr>
      <w:ins w:id="19351" w:author="Drastichová Zuzana" w:date="2025-03-06T21:44:00Z" w16du:dateUtc="2025-03-06T20:44:00Z">
        <w:r>
          <w:t>Číslo dokumentu_název typu dokumentu_datum generování dokumentu.pdf případně .csv v příslušném jazyce (podle Account.</w:t>
        </w:r>
        <w:r w:rsidRPr="00775B29">
          <w:t>Preferred document language</w:t>
        </w:r>
        <w:r w:rsidRPr="009021C8">
          <w:t xml:space="preserve"> nebo EETS Provider.Preferred document language</w:t>
        </w:r>
        <w:r>
          <w:t>).</w:t>
        </w:r>
        <w:r w:rsidRPr="00775B29">
          <w:t xml:space="preserve"> </w:t>
        </w:r>
        <w:r>
          <w:t xml:space="preserve"> </w:t>
        </w:r>
      </w:ins>
    </w:p>
    <w:p w14:paraId="4EE54784" w14:textId="6AEAEC74" w:rsidR="0022142D" w:rsidRDefault="0022142D">
      <w:pPr>
        <w:pStyle w:val="NormalIndent"/>
        <w:rPr>
          <w:ins w:id="19352" w:author="Drastichová Zuzana" w:date="2025-03-06T21:44:00Z" w16du:dateUtc="2025-03-06T20:44:00Z"/>
        </w:rPr>
      </w:pPr>
      <w:ins w:id="19353" w:author="Drastichová Zuzana" w:date="2025-03-06T21:44:00Z" w16du:dateUtc="2025-03-06T20:44:00Z">
        <w:r>
          <w:t xml:space="preserve">Příklad: </w:t>
        </w:r>
        <w:r w:rsidRPr="00B839D7">
          <w:t>000000961005_</w:t>
        </w:r>
      </w:ins>
      <w:ins w:id="19354" w:author="Drastichová Zuzana" w:date="2025-03-06T21:47:00Z" w16du:dateUtc="2025-03-06T20:47:00Z">
        <w:r w:rsidR="001C5085">
          <w:t>Invoice</w:t>
        </w:r>
        <w:r w:rsidR="00667947">
          <w:t>_for_toll</w:t>
        </w:r>
      </w:ins>
      <w:ins w:id="19355" w:author="Drastichová Zuzana" w:date="2025-03-06T21:44:00Z" w16du:dateUtc="2025-03-06T20:44:00Z">
        <w:r w:rsidRPr="00B839D7">
          <w:t>_202402270102</w:t>
        </w:r>
        <w:r>
          <w:t>.pdf</w:t>
        </w:r>
      </w:ins>
    </w:p>
    <w:p w14:paraId="4CF57AE1" w14:textId="77777777" w:rsidR="0022142D" w:rsidRDefault="0022142D">
      <w:pPr>
        <w:pStyle w:val="NormalIndent"/>
        <w:rPr>
          <w:ins w:id="19356" w:author="Drastichová Zuzana" w:date="2025-03-06T21:44:00Z" w16du:dateUtc="2025-03-06T20:44:00Z"/>
        </w:rPr>
      </w:pPr>
    </w:p>
    <w:p w14:paraId="0077E11C" w14:textId="718F5533" w:rsidR="0022142D" w:rsidRPr="00651A86" w:rsidRDefault="0022142D" w:rsidP="0022142D">
      <w:pPr>
        <w:keepNext/>
        <w:spacing w:before="200" w:line="276" w:lineRule="auto"/>
        <w:jc w:val="both"/>
        <w:rPr>
          <w:ins w:id="19357" w:author="Drastichová Zuzana" w:date="2025-03-06T21:44:00Z" w16du:dateUtc="2025-03-06T20:44:00Z"/>
          <w:b/>
          <w:bCs/>
          <w:sz w:val="18"/>
          <w:szCs w:val="18"/>
        </w:rPr>
      </w:pPr>
      <w:ins w:id="19358" w:author="Drastichová Zuzana" w:date="2025-03-06T21:44:00Z" w16du:dateUtc="2025-03-06T20:44:00Z">
        <w:r w:rsidRPr="00651A86">
          <w:rPr>
            <w:b/>
            <w:bCs/>
            <w:sz w:val="18"/>
            <w:szCs w:val="18"/>
          </w:rPr>
          <w:t xml:space="preserve">Tabulka </w:t>
        </w:r>
        <w:r w:rsidRPr="00651A86">
          <w:rPr>
            <w:b/>
            <w:bCs/>
            <w:sz w:val="18"/>
            <w:szCs w:val="18"/>
          </w:rPr>
          <w:fldChar w:fldCharType="begin"/>
        </w:r>
        <w:r w:rsidRPr="00651A86">
          <w:rPr>
            <w:b/>
            <w:bCs/>
            <w:sz w:val="18"/>
            <w:szCs w:val="18"/>
          </w:rPr>
          <w:instrText xml:space="preserve"> SEQ Tabulka \* ARABIC </w:instrText>
        </w:r>
        <w:r w:rsidRPr="00651A86">
          <w:rPr>
            <w:b/>
            <w:bCs/>
            <w:sz w:val="18"/>
            <w:szCs w:val="18"/>
          </w:rPr>
          <w:fldChar w:fldCharType="separate"/>
        </w:r>
      </w:ins>
      <w:ins w:id="19359" w:author="Irová Zuzana" w:date="2025-04-11T11:23:00Z" w16du:dateUtc="2025-04-11T09:23:00Z">
        <w:r w:rsidR="001E11DC">
          <w:rPr>
            <w:b/>
            <w:bCs/>
            <w:noProof/>
            <w:sz w:val="18"/>
            <w:szCs w:val="18"/>
          </w:rPr>
          <w:t>38</w:t>
        </w:r>
      </w:ins>
      <w:ins w:id="19360" w:author="Drastichová Zuzana" w:date="2025-03-06T21:44:00Z" w16du:dateUtc="2025-03-06T20:44:00Z">
        <w:del w:id="19361" w:author="Irová Zuzana" w:date="2025-04-11T11:12:00Z" w16du:dateUtc="2025-04-11T09:12:00Z">
          <w:r w:rsidDel="00745B0C">
            <w:rPr>
              <w:b/>
              <w:bCs/>
              <w:noProof/>
              <w:sz w:val="18"/>
              <w:szCs w:val="18"/>
            </w:rPr>
            <w:delText>110</w:delText>
          </w:r>
        </w:del>
        <w:r w:rsidRPr="00651A86">
          <w:rPr>
            <w:b/>
            <w:bCs/>
            <w:sz w:val="18"/>
            <w:szCs w:val="18"/>
          </w:rPr>
          <w:fldChar w:fldCharType="end"/>
        </w:r>
        <w:r w:rsidRPr="00651A86">
          <w:rPr>
            <w:b/>
            <w:bCs/>
            <w:sz w:val="18"/>
            <w:szCs w:val="18"/>
          </w:rPr>
          <w:t>: Dokumenty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  <w:tblPrChange w:id="19362" w:author="Irová Zuzana" w:date="2025-05-23T12:02:00Z" w16du:dateUtc="2025-05-23T10:02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888"/>
        <w:gridCol w:w="2693"/>
        <w:gridCol w:w="2711"/>
        <w:gridCol w:w="2336"/>
        <w:tblGridChange w:id="19363">
          <w:tblGrid>
            <w:gridCol w:w="1888"/>
            <w:gridCol w:w="267"/>
            <w:gridCol w:w="2426"/>
            <w:gridCol w:w="1264"/>
            <w:gridCol w:w="1447"/>
            <w:gridCol w:w="2336"/>
            <w:gridCol w:w="3783"/>
          </w:tblGrid>
        </w:tblGridChange>
      </w:tblGrid>
      <w:tr w:rsidR="00E64843" w:rsidRPr="00651A86" w14:paraId="02431F80" w14:textId="78F0BD36" w:rsidTr="00E64843">
        <w:trPr>
          <w:ins w:id="19364" w:author="Drastichová Zuzana" w:date="2025-03-06T21:44:00Z"/>
        </w:trPr>
        <w:tc>
          <w:tcPr>
            <w:tcW w:w="1888" w:type="dxa"/>
            <w:shd w:val="clear" w:color="auto" w:fill="D9D9D9" w:themeFill="background1" w:themeFillShade="D9"/>
            <w:tcPrChange w:id="19365" w:author="Irová Zuzana" w:date="2025-05-23T12:02:00Z" w16du:dateUtc="2025-05-23T10:02:00Z">
              <w:tcPr>
                <w:tcW w:w="2155" w:type="dxa"/>
                <w:gridSpan w:val="2"/>
                <w:shd w:val="clear" w:color="auto" w:fill="D9D9D9" w:themeFill="background1" w:themeFillShade="D9"/>
              </w:tcPr>
            </w:tcPrChange>
          </w:tcPr>
          <w:p w14:paraId="12039AB5" w14:textId="77777777" w:rsidR="00E64843" w:rsidRPr="00F0219D" w:rsidRDefault="00E64843">
            <w:pPr>
              <w:spacing w:before="60" w:after="60" w:line="276" w:lineRule="auto"/>
              <w:rPr>
                <w:ins w:id="19366" w:author="Drastichová Zuzana" w:date="2025-03-06T21:44:00Z" w16du:dateUtc="2025-03-06T20:44:00Z"/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ins w:id="19367" w:author="Drastichová Zuzana" w:date="2025-03-06T21:44:00Z" w16du:dateUtc="2025-03-06T20:44:00Z">
              <w:r w:rsidRPr="00F0219D">
                <w:rPr>
                  <w:rFonts w:eastAsia="Times New Roman" w:cstheme="minorHAnsi"/>
                  <w:b/>
                  <w:bCs/>
                  <w:sz w:val="16"/>
                  <w:szCs w:val="16"/>
                  <w:lang w:eastAsia="cs-CZ"/>
                </w:rPr>
                <w:t>Typ</w:t>
              </w:r>
            </w:ins>
          </w:p>
        </w:tc>
        <w:tc>
          <w:tcPr>
            <w:tcW w:w="2693" w:type="dxa"/>
            <w:shd w:val="clear" w:color="auto" w:fill="D9D9D9" w:themeFill="background1" w:themeFillShade="D9"/>
            <w:tcPrChange w:id="19368" w:author="Irová Zuzana" w:date="2025-05-23T12:02:00Z" w16du:dateUtc="2025-05-23T10:02:00Z">
              <w:tcPr>
                <w:tcW w:w="3690" w:type="dxa"/>
                <w:gridSpan w:val="2"/>
                <w:shd w:val="clear" w:color="auto" w:fill="D9D9D9" w:themeFill="background1" w:themeFillShade="D9"/>
              </w:tcPr>
            </w:tcPrChange>
          </w:tcPr>
          <w:p w14:paraId="2F52D9B0" w14:textId="23FA6795" w:rsidR="00E64843" w:rsidRPr="002A7E89" w:rsidRDefault="00E64843">
            <w:pPr>
              <w:spacing w:before="60" w:after="60" w:line="276" w:lineRule="auto"/>
              <w:rPr>
                <w:ins w:id="19369" w:author="Drastichová Zuzana" w:date="2025-03-06T21:44:00Z" w16du:dateUtc="2025-03-06T20:44:00Z"/>
                <w:rFonts w:eastAsia="Times New Roman" w:cstheme="minorHAnsi"/>
                <w:b/>
                <w:bCs/>
                <w:sz w:val="16"/>
                <w:szCs w:val="16"/>
                <w:highlight w:val="yellow"/>
                <w:lang w:eastAsia="cs-CZ"/>
                <w:rPrChange w:id="19370" w:author="Irová Zuzana" w:date="2025-05-23T12:08:00Z" w16du:dateUtc="2025-05-23T10:08:00Z">
                  <w:rPr>
                    <w:ins w:id="19371" w:author="Drastichová Zuzana" w:date="2025-03-06T21:44:00Z" w16du:dateUtc="2025-03-06T20:44:00Z"/>
                    <w:rFonts w:eastAsia="Times New Roman" w:cstheme="minorHAnsi"/>
                    <w:b/>
                    <w:bCs/>
                    <w:sz w:val="16"/>
                    <w:szCs w:val="16"/>
                    <w:lang w:eastAsia="cs-CZ"/>
                  </w:rPr>
                </w:rPrChange>
              </w:rPr>
            </w:pPr>
            <w:ins w:id="19372" w:author="Drastichová Zuzana" w:date="2025-03-06T21:44:00Z" w16du:dateUtc="2025-03-06T20:44:00Z">
              <w:r w:rsidRPr="002A7E89">
                <w:rPr>
                  <w:rFonts w:eastAsia="Times New Roman" w:cstheme="minorHAnsi"/>
                  <w:b/>
                  <w:bCs/>
                  <w:sz w:val="16"/>
                  <w:szCs w:val="16"/>
                  <w:highlight w:val="yellow"/>
                  <w:lang w:eastAsia="cs-CZ"/>
                  <w:rPrChange w:id="19373" w:author="Irová Zuzana" w:date="2025-05-23T12:08:00Z" w16du:dateUtc="2025-05-23T10:08:00Z">
                    <w:rPr>
                      <w:rFonts w:eastAsia="Times New Roman" w:cstheme="minorHAnsi"/>
                      <w:b/>
                      <w:bCs/>
                      <w:sz w:val="16"/>
                      <w:szCs w:val="16"/>
                      <w:lang w:eastAsia="cs-CZ"/>
                    </w:rPr>
                  </w:rPrChange>
                </w:rPr>
                <w:t xml:space="preserve">Jméno </w:t>
              </w:r>
            </w:ins>
            <w:ins w:id="19374" w:author="Drastichová Zuzana" w:date="2025-03-06T21:48:00Z" w16du:dateUtc="2025-03-06T20:48:00Z">
              <w:r w:rsidRPr="002A7E89">
                <w:rPr>
                  <w:rFonts w:eastAsia="Times New Roman" w:cstheme="minorHAnsi"/>
                  <w:b/>
                  <w:bCs/>
                  <w:sz w:val="16"/>
                  <w:szCs w:val="16"/>
                  <w:highlight w:val="yellow"/>
                  <w:lang w:eastAsia="cs-CZ"/>
                  <w:rPrChange w:id="19375" w:author="Irová Zuzana" w:date="2025-05-23T12:08:00Z" w16du:dateUtc="2025-05-23T10:08:00Z">
                    <w:rPr>
                      <w:rFonts w:eastAsia="Times New Roman" w:cstheme="minorHAnsi"/>
                      <w:b/>
                      <w:bCs/>
                      <w:sz w:val="16"/>
                      <w:szCs w:val="16"/>
                      <w:lang w:eastAsia="cs-CZ"/>
                    </w:rPr>
                  </w:rPrChange>
                </w:rPr>
                <w:t>HR</w:t>
              </w:r>
            </w:ins>
          </w:p>
        </w:tc>
        <w:tc>
          <w:tcPr>
            <w:tcW w:w="2711" w:type="dxa"/>
            <w:shd w:val="clear" w:color="auto" w:fill="D9D9D9" w:themeFill="background1" w:themeFillShade="D9"/>
            <w:tcPrChange w:id="19376" w:author="Irová Zuzana" w:date="2025-05-23T12:02:00Z" w16du:dateUtc="2025-05-23T10:02:00Z">
              <w:tcPr>
                <w:tcW w:w="3783" w:type="dxa"/>
                <w:gridSpan w:val="2"/>
                <w:shd w:val="clear" w:color="auto" w:fill="D9D9D9" w:themeFill="background1" w:themeFillShade="D9"/>
              </w:tcPr>
            </w:tcPrChange>
          </w:tcPr>
          <w:p w14:paraId="1876024E" w14:textId="77777777" w:rsidR="00E64843" w:rsidRPr="00F0219D" w:rsidRDefault="00E64843">
            <w:pPr>
              <w:spacing w:before="60" w:after="60" w:line="276" w:lineRule="auto"/>
              <w:rPr>
                <w:ins w:id="19377" w:author="Drastichová Zuzana" w:date="2025-03-06T21:44:00Z" w16du:dateUtc="2025-03-06T20:44:00Z"/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ins w:id="19378" w:author="Drastichová Zuzana" w:date="2025-03-06T21:44:00Z" w16du:dateUtc="2025-03-06T20:44:00Z">
              <w:r w:rsidRPr="00F0219D">
                <w:rPr>
                  <w:rFonts w:eastAsia="Times New Roman" w:cstheme="minorHAnsi"/>
                  <w:b/>
                  <w:bCs/>
                  <w:sz w:val="16"/>
                  <w:szCs w:val="16"/>
                  <w:lang w:eastAsia="cs-CZ"/>
                </w:rPr>
                <w:t>Jméno EN</w:t>
              </w:r>
            </w:ins>
          </w:p>
        </w:tc>
        <w:tc>
          <w:tcPr>
            <w:tcW w:w="2336" w:type="dxa"/>
            <w:shd w:val="clear" w:color="auto" w:fill="D9D9D9" w:themeFill="background1" w:themeFillShade="D9"/>
            <w:tcPrChange w:id="19379" w:author="Irová Zuzana" w:date="2025-05-23T12:02:00Z" w16du:dateUtc="2025-05-23T10:02:00Z">
              <w:tcPr>
                <w:tcW w:w="3783" w:type="dxa"/>
                <w:shd w:val="clear" w:color="auto" w:fill="D9D9D9" w:themeFill="background1" w:themeFillShade="D9"/>
              </w:tcPr>
            </w:tcPrChange>
          </w:tcPr>
          <w:p w14:paraId="4697C551" w14:textId="0B43209C" w:rsidR="00E64843" w:rsidRPr="00F0219D" w:rsidRDefault="00E64843">
            <w:pPr>
              <w:spacing w:before="60" w:after="60" w:line="276" w:lineRule="auto"/>
              <w:rPr>
                <w:ins w:id="19380" w:author="Irová Zuzana" w:date="2025-05-23T12:02:00Z" w16du:dateUtc="2025-05-23T10:02:00Z"/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ins w:id="19381" w:author="Irová Zuzana" w:date="2025-05-23T12:02:00Z" w16du:dateUtc="2025-05-23T10:02:00Z">
              <w:r>
                <w:rPr>
                  <w:rFonts w:eastAsia="Times New Roman" w:cstheme="minorHAnsi"/>
                  <w:b/>
                  <w:bCs/>
                  <w:sz w:val="16"/>
                  <w:szCs w:val="16"/>
                  <w:lang w:eastAsia="cs-CZ"/>
                </w:rPr>
                <w:t>Jméno CZ</w:t>
              </w:r>
            </w:ins>
          </w:p>
        </w:tc>
      </w:tr>
      <w:tr w:rsidR="00E64843" w:rsidRPr="00651A86" w14:paraId="34B24BAD" w14:textId="3F0745C2" w:rsidTr="00E64843">
        <w:trPr>
          <w:ins w:id="19382" w:author="Drastichová Zuzana" w:date="2025-03-06T21:44:00Z"/>
        </w:trPr>
        <w:tc>
          <w:tcPr>
            <w:tcW w:w="1888" w:type="dxa"/>
            <w:vAlign w:val="center"/>
            <w:tcPrChange w:id="19383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641C3353" w14:textId="091BF601" w:rsidR="00E64843" w:rsidRPr="00F0219D" w:rsidRDefault="007F090F" w:rsidP="001D55C6">
            <w:pPr>
              <w:spacing w:before="40" w:after="40" w:line="276" w:lineRule="auto"/>
              <w:rPr>
                <w:ins w:id="19384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19385" w:author="Irová Zuzana" w:date="2025-05-23T20:52:00Z" w16du:dateUtc="2025-05-23T18:52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DOC.BE</w:t>
              </w:r>
            </w:ins>
            <w:ins w:id="19386" w:author="Irová Zuzana" w:date="2025-03-10T09:55:00Z">
              <w:r w:rsidR="00E64843" w:rsidRPr="00D625F2">
                <w:rPr>
                  <w:rFonts w:eastAsia="Times New Roman" w:cstheme="minorHAnsi"/>
                  <w:sz w:val="16"/>
                  <w:szCs w:val="16"/>
                  <w:lang w:eastAsia="cs-CZ"/>
                </w:rPr>
                <w:t>.01</w:t>
              </w:r>
            </w:ins>
            <w:ins w:id="19387" w:author="Drastichová Zuzana" w:date="2025-03-12T09:20:00Z" w16du:dateUtc="2025-03-12T08:20:00Z">
              <w:del w:id="19388" w:author="Irová Zuzana" w:date="2025-05-23T11:56:00Z" w16du:dateUtc="2025-05-23T09:56:00Z">
                <w:r w:rsidR="00E64843" w:rsidRPr="00BB6281" w:rsidDel="009B53E8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A</w:delText>
                </w:r>
              </w:del>
              <w:r w:rsidR="00E64843"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</w:t>
              </w:r>
            </w:ins>
          </w:p>
        </w:tc>
        <w:tc>
          <w:tcPr>
            <w:tcW w:w="2693" w:type="dxa"/>
            <w:tcPrChange w:id="19389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28E9D3BB" w14:textId="1EB7FADD" w:rsidR="00E64843" w:rsidRPr="002A7E89" w:rsidRDefault="00E64843" w:rsidP="00A1443D">
            <w:pPr>
              <w:spacing w:before="40" w:after="40" w:line="276" w:lineRule="auto"/>
              <w:rPr>
                <w:ins w:id="19390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391" w:author="Irová Zuzana" w:date="2025-05-23T12:08:00Z" w16du:dateUtc="2025-05-23T10:08:00Z">
                  <w:rPr>
                    <w:ins w:id="19392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393" w:author="Irová Zuzana" w:date="2025-03-10T09:59:00Z" w16du:dateUtc="2025-03-10T08:59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394" w:author="Irová Zuzana" w:date="2025-05-23T12:08:00Z" w16du:dateUtc="2025-05-23T10:0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Račun za nadoplatu</w:t>
              </w:r>
            </w:ins>
          </w:p>
        </w:tc>
        <w:tc>
          <w:tcPr>
            <w:tcW w:w="2711" w:type="dxa"/>
            <w:vAlign w:val="center"/>
            <w:tcPrChange w:id="19395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2D6C7431" w14:textId="43E44820" w:rsidR="00E64843" w:rsidRPr="00F0219D" w:rsidRDefault="00E64843" w:rsidP="001D55C6">
            <w:pPr>
              <w:spacing w:before="40" w:after="40" w:line="276" w:lineRule="auto"/>
              <w:rPr>
                <w:ins w:id="19396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19397" w:author="Irová Zuzana" w:date="2025-05-23T12:01:00Z" w16du:dateUtc="2025-05-23T10:01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Advance </w:t>
              </w:r>
            </w:ins>
            <w:ins w:id="19398" w:author="Irová Zuzana" w:date="2025-05-23T12:04:00Z" w16du:dateUtc="2025-05-23T10:04:00Z">
              <w:r w:rsidR="00934EBB">
                <w:rPr>
                  <w:rFonts w:eastAsia="Times New Roman" w:cstheme="minorHAnsi"/>
                  <w:sz w:val="16"/>
                  <w:szCs w:val="16"/>
                  <w:lang w:eastAsia="cs-CZ"/>
                </w:rPr>
                <w:t>invoice</w:t>
              </w:r>
            </w:ins>
            <w:ins w:id="19399" w:author="Irová Zuzana" w:date="2025-03-10T09:56:00Z">
              <w:r w:rsidRPr="0078154E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 for top-up</w:t>
              </w:r>
            </w:ins>
          </w:p>
        </w:tc>
        <w:tc>
          <w:tcPr>
            <w:tcW w:w="2336" w:type="dxa"/>
            <w:tcPrChange w:id="19400" w:author="Irová Zuzana" w:date="2025-05-23T12:02:00Z" w16du:dateUtc="2025-05-23T10:02:00Z">
              <w:tcPr>
                <w:tcW w:w="3783" w:type="dxa"/>
              </w:tcPr>
            </w:tcPrChange>
          </w:tcPr>
          <w:p w14:paraId="150C027D" w14:textId="45F3DA9D" w:rsidR="00E64843" w:rsidRDefault="00C42301" w:rsidP="001D55C6">
            <w:pPr>
              <w:spacing w:before="40" w:after="40" w:line="276" w:lineRule="auto"/>
              <w:rPr>
                <w:ins w:id="19401" w:author="Irová Zuzana" w:date="2025-05-23T12:02:00Z" w16du:dateUtc="2025-05-23T10:02:00Z"/>
                <w:rFonts w:eastAsia="Times New Roman" w:cstheme="minorHAnsi"/>
                <w:sz w:val="16"/>
                <w:szCs w:val="16"/>
                <w:lang w:eastAsia="cs-CZ"/>
              </w:rPr>
            </w:pPr>
            <w:ins w:id="19402" w:author="Irová Zuzana" w:date="2025-05-23T12:08:00Z" w16du:dateUtc="2025-05-23T10:08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Zálohov</w:t>
              </w:r>
            </w:ins>
            <w:ins w:id="19403" w:author="Irová Zuzana" w:date="2025-05-23T12:09:00Z" w16du:dateUtc="2025-05-23T10:09:00Z">
              <w:r w:rsidR="00BB34F2">
                <w:rPr>
                  <w:rFonts w:eastAsia="Times New Roman" w:cstheme="minorHAnsi"/>
                  <w:sz w:val="16"/>
                  <w:szCs w:val="16"/>
                  <w:lang w:eastAsia="cs-CZ"/>
                </w:rPr>
                <w:t>á faktura za top-up</w:t>
              </w:r>
            </w:ins>
          </w:p>
        </w:tc>
      </w:tr>
      <w:tr w:rsidR="00E64843" w:rsidRPr="00651A86" w14:paraId="3FE6197F" w14:textId="16A5142D" w:rsidTr="00E64843">
        <w:trPr>
          <w:ins w:id="19404" w:author="Irová Zuzana" w:date="2025-05-23T11:50:00Z"/>
        </w:trPr>
        <w:tc>
          <w:tcPr>
            <w:tcW w:w="1888" w:type="dxa"/>
            <w:vAlign w:val="center"/>
            <w:tcPrChange w:id="19405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5B4B8638" w14:textId="2D4F5CE4" w:rsidR="00E64843" w:rsidRPr="00D625F2" w:rsidRDefault="007F090F" w:rsidP="003F69C3">
            <w:pPr>
              <w:spacing w:before="40" w:after="40" w:line="276" w:lineRule="auto"/>
              <w:rPr>
                <w:ins w:id="19406" w:author="Irová Zuzana" w:date="2025-05-23T11:50:00Z" w16du:dateUtc="2025-05-23T09:50:00Z"/>
                <w:rFonts w:eastAsia="Times New Roman" w:cstheme="minorHAnsi"/>
                <w:sz w:val="16"/>
                <w:szCs w:val="16"/>
                <w:lang w:eastAsia="cs-CZ"/>
              </w:rPr>
            </w:pPr>
            <w:ins w:id="19407" w:author="Irová Zuzana" w:date="2025-05-23T20:52:00Z" w16du:dateUtc="2025-05-23T18:52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DOC.BE</w:t>
              </w:r>
            </w:ins>
            <w:ins w:id="19408" w:author="Irová Zuzana" w:date="2025-05-23T11:50:00Z" w16du:dateUtc="2025-05-23T09:50:00Z">
              <w:r w:rsidR="00E64843" w:rsidRPr="00D625F2">
                <w:rPr>
                  <w:rFonts w:eastAsia="Times New Roman" w:cstheme="minorHAnsi"/>
                  <w:sz w:val="16"/>
                  <w:szCs w:val="16"/>
                  <w:lang w:eastAsia="cs-CZ"/>
                </w:rPr>
                <w:t>.01</w:t>
              </w:r>
            </w:ins>
            <w:ins w:id="19409" w:author="Irová Zuzana" w:date="2025-05-23T11:56:00Z" w16du:dateUtc="2025-05-23T09:56:00Z">
              <w:r w:rsidR="00E64843">
                <w:rPr>
                  <w:rFonts w:eastAsia="Times New Roman" w:cstheme="minorHAnsi"/>
                  <w:sz w:val="16"/>
                  <w:szCs w:val="16"/>
                  <w:lang w:eastAsia="cs-CZ"/>
                </w:rPr>
                <w:t>B</w:t>
              </w:r>
            </w:ins>
            <w:ins w:id="19410" w:author="Irová Zuzana" w:date="2025-05-23T11:50:00Z" w16du:dateUtc="2025-05-23T09:50:00Z">
              <w:r w:rsidR="00E64843"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</w:t>
              </w:r>
            </w:ins>
          </w:p>
        </w:tc>
        <w:tc>
          <w:tcPr>
            <w:tcW w:w="2693" w:type="dxa"/>
            <w:tcPrChange w:id="19411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7B68EE6D" w14:textId="3C271CD1" w:rsidR="00E64843" w:rsidRPr="002A7E89" w:rsidRDefault="00E64843" w:rsidP="003F69C3">
            <w:pPr>
              <w:spacing w:before="40" w:after="40" w:line="276" w:lineRule="auto"/>
              <w:rPr>
                <w:ins w:id="19412" w:author="Irová Zuzana" w:date="2025-05-23T11:50:00Z" w16du:dateUtc="2025-05-23T09:50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413" w:author="Irová Zuzana" w:date="2025-05-23T12:08:00Z" w16du:dateUtc="2025-05-23T10:08:00Z">
                  <w:rPr>
                    <w:ins w:id="19414" w:author="Irová Zuzana" w:date="2025-05-23T11:50:00Z" w16du:dateUtc="2025-05-23T09:50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415" w:author="Irová Zuzana" w:date="2025-05-23T11:50:00Z" w16du:dateUtc="2025-05-23T09:50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416" w:author="Irová Zuzana" w:date="2025-05-23T12:08:00Z" w16du:dateUtc="2025-05-23T10:0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Račun za nadoplatu</w:t>
              </w:r>
            </w:ins>
          </w:p>
        </w:tc>
        <w:tc>
          <w:tcPr>
            <w:tcW w:w="2711" w:type="dxa"/>
            <w:vAlign w:val="center"/>
            <w:tcPrChange w:id="19417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038FD4DF" w14:textId="519804FB" w:rsidR="00E64843" w:rsidRPr="0078154E" w:rsidRDefault="00E64843" w:rsidP="003F69C3">
            <w:pPr>
              <w:spacing w:before="40" w:after="40" w:line="276" w:lineRule="auto"/>
              <w:rPr>
                <w:ins w:id="19418" w:author="Irová Zuzana" w:date="2025-05-23T11:50:00Z" w16du:dateUtc="2025-05-23T09:50:00Z"/>
                <w:rFonts w:eastAsia="Times New Roman" w:cstheme="minorHAnsi"/>
                <w:sz w:val="16"/>
                <w:szCs w:val="16"/>
                <w:lang w:eastAsia="cs-CZ"/>
              </w:rPr>
            </w:pPr>
            <w:ins w:id="19419" w:author="Irová Zuzana" w:date="2025-05-23T12:02:00Z" w16du:dateUtc="2025-05-23T10:02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Advance </w:t>
              </w:r>
            </w:ins>
            <w:ins w:id="19420" w:author="Irová Zuzana" w:date="2025-05-23T12:04:00Z" w16du:dateUtc="2025-05-23T10:04:00Z">
              <w:r w:rsidR="00934EBB">
                <w:rPr>
                  <w:rFonts w:eastAsia="Times New Roman" w:cstheme="minorHAnsi"/>
                  <w:sz w:val="16"/>
                  <w:szCs w:val="16"/>
                  <w:lang w:eastAsia="cs-CZ"/>
                </w:rPr>
                <w:t>invoice</w:t>
              </w:r>
            </w:ins>
            <w:ins w:id="19421" w:author="Irová Zuzana" w:date="2025-05-23T11:50:00Z" w16du:dateUtc="2025-05-23T09:50:00Z">
              <w:r w:rsidRPr="0078154E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 for top-up</w:t>
              </w:r>
            </w:ins>
          </w:p>
        </w:tc>
        <w:tc>
          <w:tcPr>
            <w:tcW w:w="2336" w:type="dxa"/>
            <w:tcPrChange w:id="19422" w:author="Irová Zuzana" w:date="2025-05-23T12:02:00Z" w16du:dateUtc="2025-05-23T10:02:00Z">
              <w:tcPr>
                <w:tcW w:w="3783" w:type="dxa"/>
              </w:tcPr>
            </w:tcPrChange>
          </w:tcPr>
          <w:p w14:paraId="5603C149" w14:textId="6EB75A0B" w:rsidR="00E64843" w:rsidRDefault="00BB34F2" w:rsidP="003F69C3">
            <w:pPr>
              <w:spacing w:before="40" w:after="40" w:line="276" w:lineRule="auto"/>
              <w:rPr>
                <w:ins w:id="19423" w:author="Irová Zuzana" w:date="2025-05-23T12:02:00Z" w16du:dateUtc="2025-05-23T10:02:00Z"/>
                <w:rFonts w:eastAsia="Times New Roman" w:cstheme="minorHAnsi"/>
                <w:sz w:val="16"/>
                <w:szCs w:val="16"/>
                <w:lang w:eastAsia="cs-CZ"/>
              </w:rPr>
            </w:pPr>
            <w:ins w:id="19424" w:author="Irová Zuzana" w:date="2025-05-23T12:09:00Z" w16du:dateUtc="2025-05-23T10:09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Zálohová faktura za top-up</w:t>
              </w:r>
            </w:ins>
          </w:p>
        </w:tc>
      </w:tr>
      <w:tr w:rsidR="00E64843" w:rsidRPr="00651A86" w14:paraId="3F9F5DA7" w14:textId="23D18FBF" w:rsidTr="00E64843">
        <w:trPr>
          <w:ins w:id="19425" w:author="Drastichová Zuzana" w:date="2025-03-06T22:23:00Z"/>
        </w:trPr>
        <w:tc>
          <w:tcPr>
            <w:tcW w:w="1888" w:type="dxa"/>
            <w:vAlign w:val="center"/>
            <w:tcPrChange w:id="19426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08F58C03" w14:textId="40CF672B" w:rsidR="00E64843" w:rsidRPr="00F0219D" w:rsidRDefault="007F090F" w:rsidP="001D55C6">
            <w:pPr>
              <w:spacing w:before="40" w:after="40" w:line="276" w:lineRule="auto"/>
              <w:rPr>
                <w:ins w:id="19427" w:author="Drastichová Zuzana" w:date="2025-03-06T22:23:00Z" w16du:dateUtc="2025-03-06T21:23:00Z"/>
                <w:rFonts w:eastAsia="Times New Roman" w:cstheme="minorHAnsi"/>
                <w:sz w:val="16"/>
                <w:szCs w:val="16"/>
                <w:lang w:eastAsia="cs-CZ"/>
              </w:rPr>
            </w:pPr>
            <w:ins w:id="19428" w:author="Irová Zuzana" w:date="2025-05-23T20:52:00Z" w16du:dateUtc="2025-05-23T18:52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DOC.BE</w:t>
              </w:r>
            </w:ins>
            <w:ins w:id="19429" w:author="Irová Zuzana" w:date="2025-03-10T09:55:00Z">
              <w:r w:rsidR="00E64843" w:rsidRPr="0078154E">
                <w:rPr>
                  <w:rFonts w:eastAsia="Times New Roman" w:cstheme="minorHAnsi"/>
                  <w:sz w:val="16"/>
                  <w:szCs w:val="16"/>
                  <w:lang w:eastAsia="cs-CZ"/>
                </w:rPr>
                <w:t>.0</w:t>
              </w:r>
            </w:ins>
            <w:ins w:id="19430" w:author="Irová Zuzana" w:date="2025-03-10T09:55:00Z" w16du:dateUtc="2025-03-10T08:55:00Z">
              <w:r w:rsidR="00E64843">
                <w:rPr>
                  <w:rFonts w:eastAsia="Times New Roman" w:cstheme="minorHAnsi"/>
                  <w:sz w:val="16"/>
                  <w:szCs w:val="16"/>
                  <w:lang w:eastAsia="cs-CZ"/>
                </w:rPr>
                <w:t>6</w:t>
              </w:r>
            </w:ins>
            <w:ins w:id="19431" w:author="Drastichová Zuzana" w:date="2025-03-12T09:20:00Z" w16du:dateUtc="2025-03-12T08:20:00Z">
              <w:del w:id="19432" w:author="Irová Zuzana" w:date="2025-05-23T11:51:00Z" w16du:dateUtc="2025-05-23T09:51:00Z">
                <w:r w:rsidR="00E64843" w:rsidDel="00556F34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A</w:delText>
                </w:r>
              </w:del>
              <w:r w:rsidR="00E64843"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</w:t>
              </w:r>
            </w:ins>
          </w:p>
        </w:tc>
        <w:tc>
          <w:tcPr>
            <w:tcW w:w="2693" w:type="dxa"/>
            <w:tcPrChange w:id="19433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4F09172C" w14:textId="4A5CA9B8" w:rsidR="00E64843" w:rsidRPr="002A7E89" w:rsidRDefault="00E64843" w:rsidP="00A1443D">
            <w:pPr>
              <w:spacing w:before="40" w:after="40" w:line="276" w:lineRule="auto"/>
              <w:rPr>
                <w:ins w:id="19434" w:author="Drastichová Zuzana" w:date="2025-03-06T22:23:00Z" w16du:dateUtc="2025-03-06T21:23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435" w:author="Irová Zuzana" w:date="2025-05-23T12:08:00Z" w16du:dateUtc="2025-05-23T10:08:00Z">
                  <w:rPr>
                    <w:ins w:id="19436" w:author="Drastichová Zuzana" w:date="2025-03-06T22:23:00Z" w16du:dateUtc="2025-03-06T21:23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437" w:author="Irová Zuzana" w:date="2025-03-10T09:59:00Z" w16du:dateUtc="2025-03-10T08:59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438" w:author="Irová Zuzana" w:date="2025-05-23T12:08:00Z" w16du:dateUtc="2025-05-23T10:0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 xml:space="preserve">Odobrenie za </w:t>
              </w:r>
            </w:ins>
            <w:ins w:id="19439" w:author="Irová Zuzana" w:date="2025-03-10T10:00:00Z" w16du:dateUtc="2025-03-10T09:00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440" w:author="Irová Zuzana" w:date="2025-05-23T12:08:00Z" w16du:dateUtc="2025-05-23T10:0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neiskorištenu nadoplatu</w:t>
              </w:r>
            </w:ins>
          </w:p>
        </w:tc>
        <w:tc>
          <w:tcPr>
            <w:tcW w:w="2711" w:type="dxa"/>
            <w:vAlign w:val="center"/>
            <w:tcPrChange w:id="19441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2ACAC2C9" w14:textId="6D44D43A" w:rsidR="00E64843" w:rsidRPr="00F0219D" w:rsidRDefault="00934EBB" w:rsidP="001D55C6">
            <w:pPr>
              <w:spacing w:before="40" w:after="40" w:line="276" w:lineRule="auto"/>
              <w:rPr>
                <w:ins w:id="19442" w:author="Drastichová Zuzana" w:date="2025-03-06T22:23:00Z" w16du:dateUtc="2025-03-06T21:23:00Z"/>
                <w:rFonts w:eastAsia="Times New Roman" w:cstheme="minorHAnsi"/>
                <w:sz w:val="16"/>
                <w:szCs w:val="16"/>
                <w:lang w:eastAsia="cs-CZ"/>
              </w:rPr>
            </w:pPr>
            <w:ins w:id="19443" w:author="Irová Zuzana" w:date="2025-05-23T12:04:00Z" w16du:dateUtc="2025-05-23T10:04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Advance invoice </w:t>
              </w:r>
            </w:ins>
            <w:ins w:id="19444" w:author="Irová Zuzana" w:date="2025-05-23T12:16:00Z" w16du:dateUtc="2025-05-23T10:16:00Z">
              <w:r w:rsidR="0017788E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for top-up </w:t>
              </w:r>
            </w:ins>
            <w:ins w:id="19445" w:author="Irová Zuzana" w:date="2025-05-23T12:04:00Z" w16du:dateUtc="2025-05-23T10:04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- </w:t>
              </w:r>
            </w:ins>
            <w:ins w:id="19446" w:author="Irová Zuzana" w:date="2025-03-10T09:56:00Z">
              <w:r w:rsidR="00E64843" w:rsidRPr="0078154E">
                <w:rPr>
                  <w:rFonts w:eastAsia="Times New Roman" w:cstheme="minorHAnsi"/>
                  <w:sz w:val="16"/>
                  <w:szCs w:val="16"/>
                  <w:lang w:eastAsia="cs-CZ"/>
                </w:rPr>
                <w:t>Credit note</w:t>
              </w:r>
            </w:ins>
          </w:p>
        </w:tc>
        <w:tc>
          <w:tcPr>
            <w:tcW w:w="2336" w:type="dxa"/>
            <w:tcPrChange w:id="19447" w:author="Irová Zuzana" w:date="2025-05-23T12:02:00Z" w16du:dateUtc="2025-05-23T10:02:00Z">
              <w:tcPr>
                <w:tcW w:w="3783" w:type="dxa"/>
              </w:tcPr>
            </w:tcPrChange>
          </w:tcPr>
          <w:p w14:paraId="39845C6B" w14:textId="254A93E5" w:rsidR="00E64843" w:rsidRDefault="003274CF" w:rsidP="001D55C6">
            <w:pPr>
              <w:spacing w:before="40" w:after="40" w:line="276" w:lineRule="auto"/>
              <w:rPr>
                <w:ins w:id="19448" w:author="Irová Zuzana" w:date="2025-05-23T12:02:00Z" w16du:dateUtc="2025-05-23T10:02:00Z"/>
                <w:rFonts w:eastAsia="Times New Roman" w:cstheme="minorHAnsi"/>
                <w:sz w:val="16"/>
                <w:szCs w:val="16"/>
                <w:lang w:eastAsia="cs-CZ"/>
              </w:rPr>
            </w:pPr>
            <w:ins w:id="19449" w:author="Irová Zuzana" w:date="2025-05-23T12:09:00Z" w16du:dateUtc="2025-05-23T10:09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Zálohová </w:t>
              </w:r>
              <w:r w:rsidR="0096529A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faktura </w:t>
              </w:r>
            </w:ins>
            <w:ins w:id="19450" w:author="Irová Zuzana" w:date="2025-05-23T12:16:00Z" w16du:dateUtc="2025-05-23T10:16:00Z">
              <w:r w:rsidR="0017788E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za top-up </w:t>
              </w:r>
            </w:ins>
            <w:ins w:id="19451" w:author="Irová Zuzana" w:date="2025-05-23T12:10:00Z" w16du:dateUtc="2025-05-23T10:10:00Z">
              <w:r w:rsidR="0096529A">
                <w:rPr>
                  <w:rFonts w:eastAsia="Times New Roman" w:cstheme="minorHAnsi"/>
                  <w:sz w:val="16"/>
                  <w:szCs w:val="16"/>
                  <w:lang w:eastAsia="cs-CZ"/>
                </w:rPr>
                <w:t>–</w:t>
              </w:r>
            </w:ins>
            <w:ins w:id="19452" w:author="Irová Zuzana" w:date="2025-05-23T12:09:00Z" w16du:dateUtc="2025-05-23T10:09:00Z">
              <w:r w:rsidR="0096529A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 </w:t>
              </w:r>
              <w:r w:rsidR="00BB34F2">
                <w:rPr>
                  <w:rFonts w:eastAsia="Times New Roman" w:cstheme="minorHAnsi"/>
                  <w:sz w:val="16"/>
                  <w:szCs w:val="16"/>
                  <w:lang w:eastAsia="cs-CZ"/>
                </w:rPr>
                <w:t>Dobropis</w:t>
              </w:r>
            </w:ins>
            <w:ins w:id="19453" w:author="Irová Zuzana" w:date="2025-05-23T12:10:00Z" w16du:dateUtc="2025-05-23T10:10:00Z">
              <w:r w:rsidR="0096529A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 </w:t>
              </w:r>
            </w:ins>
          </w:p>
        </w:tc>
      </w:tr>
      <w:tr w:rsidR="00E64843" w:rsidRPr="00651A86" w:rsidDel="004E0858" w14:paraId="79919970" w14:textId="77777777" w:rsidTr="00E64843">
        <w:trPr>
          <w:ins w:id="19454" w:author="Drastichová Zuzana" w:date="2025-03-06T22:23:00Z"/>
          <w:del w:id="19455" w:author="Irová Zuzana" w:date="2025-03-10T10:00:00Z"/>
        </w:trPr>
        <w:tc>
          <w:tcPr>
            <w:tcW w:w="1888" w:type="dxa"/>
            <w:vAlign w:val="center"/>
            <w:tcPrChange w:id="19456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12AF7005" w14:textId="473E95D6" w:rsidR="00E64843" w:rsidRPr="00F0219D" w:rsidDel="004E0858" w:rsidRDefault="00E64843" w:rsidP="001D55C6">
            <w:pPr>
              <w:spacing w:before="40" w:after="40" w:line="276" w:lineRule="auto"/>
              <w:rPr>
                <w:ins w:id="19457" w:author="Drastichová Zuzana" w:date="2025-03-06T22:23:00Z" w16du:dateUtc="2025-03-06T21:23:00Z"/>
                <w:del w:id="19458" w:author="Irová Zuzana" w:date="2025-03-10T10:00:00Z" w16du:dateUtc="2025-03-10T09:00:00Z"/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  <w:tc>
          <w:tcPr>
            <w:tcW w:w="2693" w:type="dxa"/>
            <w:tcPrChange w:id="19459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6F692803" w14:textId="4706FFFE" w:rsidR="00E64843" w:rsidRPr="002A7E89" w:rsidDel="004E0858" w:rsidRDefault="00E64843" w:rsidP="001D55C6">
            <w:pPr>
              <w:spacing w:before="40" w:after="40" w:line="276" w:lineRule="auto"/>
              <w:rPr>
                <w:ins w:id="19460" w:author="Drastichová Zuzana" w:date="2025-03-06T22:23:00Z" w16du:dateUtc="2025-03-06T21:23:00Z"/>
                <w:del w:id="19461" w:author="Irová Zuzana" w:date="2025-03-10T10:00:00Z" w16du:dateUtc="2025-03-10T09:00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462" w:author="Irová Zuzana" w:date="2025-05-23T12:08:00Z" w16du:dateUtc="2025-05-23T10:08:00Z">
                  <w:rPr>
                    <w:ins w:id="19463" w:author="Drastichová Zuzana" w:date="2025-03-06T22:23:00Z" w16du:dateUtc="2025-03-06T21:23:00Z"/>
                    <w:del w:id="19464" w:author="Irová Zuzana" w:date="2025-03-10T10:00:00Z" w16du:dateUtc="2025-03-10T09:00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</w:p>
        </w:tc>
        <w:tc>
          <w:tcPr>
            <w:tcW w:w="2711" w:type="dxa"/>
            <w:vAlign w:val="center"/>
            <w:tcPrChange w:id="19465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3030DDC6" w14:textId="72979786" w:rsidR="00E64843" w:rsidRPr="00F0219D" w:rsidDel="004E0858" w:rsidRDefault="00E64843" w:rsidP="001D55C6">
            <w:pPr>
              <w:spacing w:before="40" w:after="40" w:line="276" w:lineRule="auto"/>
              <w:rPr>
                <w:ins w:id="19466" w:author="Drastichová Zuzana" w:date="2025-03-06T22:23:00Z" w16du:dateUtc="2025-03-06T21:23:00Z"/>
                <w:del w:id="19467" w:author="Irová Zuzana" w:date="2025-03-10T10:00:00Z" w16du:dateUtc="2025-03-10T09:00:00Z"/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  <w:tc>
          <w:tcPr>
            <w:tcW w:w="2336" w:type="dxa"/>
            <w:tcPrChange w:id="19468" w:author="Irová Zuzana" w:date="2025-05-23T12:02:00Z" w16du:dateUtc="2025-05-23T10:02:00Z">
              <w:tcPr>
                <w:tcW w:w="3783" w:type="dxa"/>
              </w:tcPr>
            </w:tcPrChange>
          </w:tcPr>
          <w:p w14:paraId="7AAA7D30" w14:textId="77777777" w:rsidR="00E64843" w:rsidRPr="00F0219D" w:rsidDel="004E0858" w:rsidRDefault="00E64843" w:rsidP="008B6926">
            <w:pPr>
              <w:spacing w:before="40" w:after="40" w:line="276" w:lineRule="auto"/>
              <w:rPr>
                <w:ins w:id="19469" w:author="Irová Zuzana" w:date="2025-05-23T12:02:00Z" w16du:dateUtc="2025-05-23T10:02:00Z"/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</w:tr>
      <w:tr w:rsidR="00E64843" w:rsidRPr="00651A86" w:rsidDel="004E0858" w14:paraId="19BF47A5" w14:textId="77777777" w:rsidTr="00E64843">
        <w:trPr>
          <w:ins w:id="19470" w:author="Drastichová Zuzana" w:date="2025-03-06T22:22:00Z"/>
          <w:del w:id="19471" w:author="Irová Zuzana" w:date="2025-03-10T10:00:00Z"/>
        </w:trPr>
        <w:tc>
          <w:tcPr>
            <w:tcW w:w="1888" w:type="dxa"/>
            <w:vAlign w:val="center"/>
            <w:tcPrChange w:id="19472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2787A864" w14:textId="6BDF4085" w:rsidR="00E64843" w:rsidRPr="00F0219D" w:rsidDel="004E0858" w:rsidRDefault="00E64843" w:rsidP="001D55C6">
            <w:pPr>
              <w:spacing w:before="40" w:after="40" w:line="276" w:lineRule="auto"/>
              <w:rPr>
                <w:ins w:id="19473" w:author="Drastichová Zuzana" w:date="2025-03-06T22:22:00Z" w16du:dateUtc="2025-03-06T21:22:00Z"/>
                <w:del w:id="19474" w:author="Irová Zuzana" w:date="2025-03-10T10:00:00Z" w16du:dateUtc="2025-03-10T09:00:00Z"/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  <w:tc>
          <w:tcPr>
            <w:tcW w:w="2693" w:type="dxa"/>
            <w:tcPrChange w:id="19475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1A53D88D" w14:textId="6EBB1138" w:rsidR="00E64843" w:rsidRPr="002A7E89" w:rsidDel="004E0858" w:rsidRDefault="00E64843" w:rsidP="001D55C6">
            <w:pPr>
              <w:spacing w:before="40" w:after="40" w:line="276" w:lineRule="auto"/>
              <w:rPr>
                <w:ins w:id="19476" w:author="Drastichová Zuzana" w:date="2025-03-06T22:22:00Z" w16du:dateUtc="2025-03-06T21:22:00Z"/>
                <w:del w:id="19477" w:author="Irová Zuzana" w:date="2025-03-10T10:00:00Z" w16du:dateUtc="2025-03-10T09:00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478" w:author="Irová Zuzana" w:date="2025-05-23T12:08:00Z" w16du:dateUtc="2025-05-23T10:08:00Z">
                  <w:rPr>
                    <w:ins w:id="19479" w:author="Drastichová Zuzana" w:date="2025-03-06T22:22:00Z" w16du:dateUtc="2025-03-06T21:22:00Z"/>
                    <w:del w:id="19480" w:author="Irová Zuzana" w:date="2025-03-10T10:00:00Z" w16du:dateUtc="2025-03-10T09:00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</w:p>
        </w:tc>
        <w:tc>
          <w:tcPr>
            <w:tcW w:w="2711" w:type="dxa"/>
            <w:vAlign w:val="center"/>
            <w:tcPrChange w:id="19481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1DA752FF" w14:textId="1990888F" w:rsidR="00E64843" w:rsidRPr="00F0219D" w:rsidDel="004E0858" w:rsidRDefault="00E64843" w:rsidP="001D55C6">
            <w:pPr>
              <w:spacing w:before="40" w:after="40" w:line="276" w:lineRule="auto"/>
              <w:rPr>
                <w:ins w:id="19482" w:author="Drastichová Zuzana" w:date="2025-03-06T22:22:00Z" w16du:dateUtc="2025-03-06T21:22:00Z"/>
                <w:del w:id="19483" w:author="Irová Zuzana" w:date="2025-03-10T10:00:00Z" w16du:dateUtc="2025-03-10T09:00:00Z"/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  <w:tc>
          <w:tcPr>
            <w:tcW w:w="2336" w:type="dxa"/>
            <w:tcPrChange w:id="19484" w:author="Irová Zuzana" w:date="2025-05-23T12:02:00Z" w16du:dateUtc="2025-05-23T10:02:00Z">
              <w:tcPr>
                <w:tcW w:w="3783" w:type="dxa"/>
              </w:tcPr>
            </w:tcPrChange>
          </w:tcPr>
          <w:p w14:paraId="0370CEEF" w14:textId="77777777" w:rsidR="00E64843" w:rsidRPr="00F0219D" w:rsidDel="004E0858" w:rsidRDefault="00E64843" w:rsidP="008B6926">
            <w:pPr>
              <w:spacing w:before="40" w:after="40" w:line="276" w:lineRule="auto"/>
              <w:rPr>
                <w:ins w:id="19485" w:author="Irová Zuzana" w:date="2025-05-23T12:02:00Z" w16du:dateUtc="2025-05-23T10:02:00Z"/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</w:tr>
      <w:tr w:rsidR="00E64843" w:rsidRPr="00651A86" w14:paraId="76B2061E" w14:textId="29B3249E" w:rsidTr="00E64843">
        <w:trPr>
          <w:ins w:id="19486" w:author="Drastichová Zuzana" w:date="2025-03-06T22:22:00Z"/>
        </w:trPr>
        <w:tc>
          <w:tcPr>
            <w:tcW w:w="1888" w:type="dxa"/>
            <w:vAlign w:val="center"/>
            <w:tcPrChange w:id="19487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53566F9C" w14:textId="52FC4378" w:rsidR="00E64843" w:rsidRPr="00F0219D" w:rsidRDefault="00E64843" w:rsidP="008B6926">
            <w:pPr>
              <w:spacing w:before="40" w:after="40" w:line="276" w:lineRule="auto"/>
              <w:rPr>
                <w:ins w:id="19488" w:author="Drastichová Zuzana" w:date="2025-03-06T22:22:00Z" w16du:dateUtc="2025-03-06T21:22:00Z"/>
                <w:rFonts w:eastAsia="Times New Roman" w:cstheme="minorHAnsi"/>
                <w:sz w:val="16"/>
                <w:szCs w:val="16"/>
                <w:lang w:eastAsia="cs-CZ"/>
              </w:rPr>
            </w:pPr>
            <w:ins w:id="19489" w:author="Drastichová Zuzana" w:date="2025-03-06T22:23:00Z" w16du:dateUtc="2025-03-06T21:23:00Z">
              <w:r w:rsidRPr="00F0219D">
                <w:rPr>
                  <w:rFonts w:eastAsia="Times New Roman" w:cstheme="minorHAnsi"/>
                  <w:sz w:val="16"/>
                  <w:szCs w:val="16"/>
                  <w:lang w:eastAsia="cs-CZ"/>
                </w:rPr>
                <w:t>DOC.BE.10</w:t>
              </w:r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</w:t>
              </w:r>
            </w:ins>
          </w:p>
        </w:tc>
        <w:tc>
          <w:tcPr>
            <w:tcW w:w="2693" w:type="dxa"/>
            <w:tcPrChange w:id="19490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36048FFC" w14:textId="32B5240B" w:rsidR="00E64843" w:rsidRPr="002A7E89" w:rsidRDefault="00E64843" w:rsidP="008B6926">
            <w:pPr>
              <w:spacing w:before="40" w:after="40" w:line="276" w:lineRule="auto"/>
              <w:rPr>
                <w:ins w:id="19491" w:author="Drastichová Zuzana" w:date="2025-03-06T22:22:00Z" w16du:dateUtc="2025-03-06T21:22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492" w:author="Irová Zuzana" w:date="2025-05-23T12:08:00Z" w16du:dateUtc="2025-05-23T10:08:00Z">
                  <w:rPr>
                    <w:ins w:id="19493" w:author="Drastichová Zuzana" w:date="2025-03-06T22:22:00Z" w16du:dateUtc="2025-03-06T21:22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494" w:author="Drastichová Zuzana" w:date="2025-03-06T22:23:00Z" w16du:dateUtc="2025-03-06T21:23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495" w:author="Irová Zuzana" w:date="2025-05-23T12:08:00Z" w16du:dateUtc="2025-05-23T10:0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Račun za cestarinu</w:t>
              </w:r>
            </w:ins>
          </w:p>
        </w:tc>
        <w:tc>
          <w:tcPr>
            <w:tcW w:w="2711" w:type="dxa"/>
            <w:vAlign w:val="center"/>
            <w:tcPrChange w:id="19496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681487FE" w14:textId="6A347E7A" w:rsidR="00E64843" w:rsidRPr="00F0219D" w:rsidRDefault="00E64843" w:rsidP="008B6926">
            <w:pPr>
              <w:spacing w:before="40" w:after="40" w:line="276" w:lineRule="auto"/>
              <w:rPr>
                <w:ins w:id="19497" w:author="Drastichová Zuzana" w:date="2025-03-06T22:22:00Z" w16du:dateUtc="2025-03-06T21:22:00Z"/>
                <w:rFonts w:eastAsia="Times New Roman" w:cstheme="minorHAnsi"/>
                <w:sz w:val="16"/>
                <w:szCs w:val="16"/>
                <w:lang w:eastAsia="cs-CZ"/>
              </w:rPr>
            </w:pPr>
            <w:ins w:id="19498" w:author="Drastichová Zuzana" w:date="2025-03-06T22:23:00Z" w16du:dateUtc="2025-03-06T21:23:00Z">
              <w:r w:rsidRPr="00F0219D">
                <w:rPr>
                  <w:rFonts w:eastAsia="Times New Roman" w:cstheme="minorHAnsi"/>
                  <w:sz w:val="16"/>
                  <w:szCs w:val="16"/>
                  <w:lang w:eastAsia="cs-CZ"/>
                </w:rPr>
                <w:t>Invoice for toll</w:t>
              </w:r>
            </w:ins>
          </w:p>
        </w:tc>
        <w:tc>
          <w:tcPr>
            <w:tcW w:w="2336" w:type="dxa"/>
            <w:tcPrChange w:id="19499" w:author="Irová Zuzana" w:date="2025-05-23T12:02:00Z" w16du:dateUtc="2025-05-23T10:02:00Z">
              <w:tcPr>
                <w:tcW w:w="3783" w:type="dxa"/>
              </w:tcPr>
            </w:tcPrChange>
          </w:tcPr>
          <w:p w14:paraId="589087C1" w14:textId="0D603966" w:rsidR="00E64843" w:rsidRPr="00F0219D" w:rsidRDefault="00AA212C" w:rsidP="008B6926">
            <w:pPr>
              <w:spacing w:before="40" w:after="40" w:line="276" w:lineRule="auto"/>
              <w:rPr>
                <w:ins w:id="19500" w:author="Irová Zuzana" w:date="2025-05-23T12:02:00Z" w16du:dateUtc="2025-05-23T10:02:00Z"/>
                <w:rFonts w:eastAsia="Times New Roman" w:cstheme="minorHAnsi"/>
                <w:sz w:val="16"/>
                <w:szCs w:val="16"/>
                <w:lang w:eastAsia="cs-CZ"/>
              </w:rPr>
            </w:pPr>
            <w:ins w:id="19501" w:author="Irová Zuzana" w:date="2025-05-23T12:10:00Z" w16du:dateUtc="2025-05-23T10:10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Faktura za mýtné</w:t>
              </w:r>
            </w:ins>
          </w:p>
        </w:tc>
      </w:tr>
      <w:tr w:rsidR="0039756A" w:rsidRPr="00651A86" w14:paraId="45AB9EEC" w14:textId="77777777" w:rsidTr="00E64843">
        <w:trPr>
          <w:ins w:id="19502" w:author="Irová Zuzana" w:date="2025-05-23T20:53:00Z"/>
        </w:trPr>
        <w:tc>
          <w:tcPr>
            <w:tcW w:w="1888" w:type="dxa"/>
            <w:vAlign w:val="center"/>
          </w:tcPr>
          <w:p w14:paraId="4FE37177" w14:textId="0C39FC23" w:rsidR="0039756A" w:rsidRPr="00F0219D" w:rsidRDefault="0039756A" w:rsidP="0039756A">
            <w:pPr>
              <w:spacing w:before="40" w:after="40" w:line="276" w:lineRule="auto"/>
              <w:rPr>
                <w:ins w:id="19503" w:author="Irová Zuzana" w:date="2025-05-23T20:53:00Z" w16du:dateUtc="2025-05-23T18:53:00Z"/>
                <w:rFonts w:eastAsia="Times New Roman" w:cstheme="minorHAnsi"/>
                <w:sz w:val="16"/>
                <w:szCs w:val="16"/>
                <w:lang w:eastAsia="cs-CZ"/>
              </w:rPr>
            </w:pPr>
            <w:ins w:id="19504" w:author="Irová Zuzana" w:date="2025-05-23T20:54:00Z" w16du:dateUtc="2025-05-23T18:54:00Z">
              <w:r w:rsidRPr="00F0219D">
                <w:rPr>
                  <w:rFonts w:eastAsia="Times New Roman" w:cstheme="minorHAnsi"/>
                  <w:sz w:val="16"/>
                  <w:szCs w:val="16"/>
                  <w:lang w:eastAsia="cs-CZ"/>
                </w:rPr>
                <w:t>DOC.BE.10</w:t>
              </w:r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B.HR</w:t>
              </w:r>
            </w:ins>
          </w:p>
        </w:tc>
        <w:tc>
          <w:tcPr>
            <w:tcW w:w="2693" w:type="dxa"/>
          </w:tcPr>
          <w:p w14:paraId="6384BE9D" w14:textId="43C0E70E" w:rsidR="0039756A" w:rsidRPr="0039756A" w:rsidRDefault="0039756A" w:rsidP="0039756A">
            <w:pPr>
              <w:spacing w:before="40" w:after="40" w:line="276" w:lineRule="auto"/>
              <w:rPr>
                <w:ins w:id="19505" w:author="Irová Zuzana" w:date="2025-05-23T20:53:00Z" w16du:dateUtc="2025-05-23T18:53:00Z"/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ins w:id="19506" w:author="Irová Zuzana" w:date="2025-05-23T20:54:00Z" w16du:dateUtc="2025-05-23T18:54:00Z">
              <w:r w:rsidRPr="0036711D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</w:rPr>
                <w:t>Račun za cestarinu</w:t>
              </w:r>
            </w:ins>
          </w:p>
        </w:tc>
        <w:tc>
          <w:tcPr>
            <w:tcW w:w="2711" w:type="dxa"/>
            <w:vAlign w:val="center"/>
          </w:tcPr>
          <w:p w14:paraId="76918BD0" w14:textId="5A6CE065" w:rsidR="0039756A" w:rsidRPr="00F0219D" w:rsidRDefault="0039756A" w:rsidP="0039756A">
            <w:pPr>
              <w:spacing w:before="40" w:after="40" w:line="276" w:lineRule="auto"/>
              <w:rPr>
                <w:ins w:id="19507" w:author="Irová Zuzana" w:date="2025-05-23T20:53:00Z" w16du:dateUtc="2025-05-23T18:53:00Z"/>
                <w:rFonts w:eastAsia="Times New Roman" w:cstheme="minorHAnsi"/>
                <w:sz w:val="16"/>
                <w:szCs w:val="16"/>
                <w:lang w:eastAsia="cs-CZ"/>
              </w:rPr>
            </w:pPr>
            <w:ins w:id="19508" w:author="Irová Zuzana" w:date="2025-05-23T20:54:00Z" w16du:dateUtc="2025-05-23T18:54:00Z">
              <w:r w:rsidRPr="00F0219D">
                <w:rPr>
                  <w:rFonts w:eastAsia="Times New Roman" w:cstheme="minorHAnsi"/>
                  <w:sz w:val="16"/>
                  <w:szCs w:val="16"/>
                  <w:lang w:eastAsia="cs-CZ"/>
                </w:rPr>
                <w:t>Invoice for toll</w:t>
              </w:r>
            </w:ins>
          </w:p>
        </w:tc>
        <w:tc>
          <w:tcPr>
            <w:tcW w:w="2336" w:type="dxa"/>
          </w:tcPr>
          <w:p w14:paraId="48AD914A" w14:textId="1DE97A81" w:rsidR="0039756A" w:rsidRDefault="0039756A" w:rsidP="0039756A">
            <w:pPr>
              <w:spacing w:before="40" w:after="40" w:line="276" w:lineRule="auto"/>
              <w:rPr>
                <w:ins w:id="19509" w:author="Irová Zuzana" w:date="2025-05-23T20:53:00Z" w16du:dateUtc="2025-05-23T18:53:00Z"/>
                <w:rFonts w:eastAsia="Times New Roman" w:cstheme="minorHAnsi"/>
                <w:sz w:val="16"/>
                <w:szCs w:val="16"/>
                <w:lang w:eastAsia="cs-CZ"/>
              </w:rPr>
            </w:pPr>
            <w:ins w:id="19510" w:author="Irová Zuzana" w:date="2025-05-23T20:54:00Z" w16du:dateUtc="2025-05-23T18:54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Faktura za mýtné</w:t>
              </w:r>
            </w:ins>
          </w:p>
        </w:tc>
      </w:tr>
      <w:tr w:rsidR="00E64843" w:rsidRPr="00EF46BB" w14:paraId="5B515183" w14:textId="000D7714" w:rsidTr="00E64843">
        <w:trPr>
          <w:ins w:id="19511" w:author="Drastichová Zuzana" w:date="2025-03-06T21:44:00Z"/>
        </w:trPr>
        <w:tc>
          <w:tcPr>
            <w:tcW w:w="1888" w:type="dxa"/>
            <w:vAlign w:val="center"/>
            <w:tcPrChange w:id="19512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370DF774" w14:textId="46D7E438" w:rsidR="00E64843" w:rsidRPr="001043C4" w:rsidRDefault="00E64843" w:rsidP="008B6926">
            <w:pPr>
              <w:spacing w:before="40" w:after="40" w:line="276" w:lineRule="auto"/>
              <w:rPr>
                <w:ins w:id="19513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19514" w:author="Drastichová Zuzana" w:date="2025-03-06T21:44:00Z" w16du:dateUtc="2025-03-06T20:44:00Z">
              <w:r w:rsidRPr="001043C4">
                <w:rPr>
                  <w:rFonts w:eastAsia="Times New Roman" w:cstheme="minorHAnsi"/>
                  <w:sz w:val="16"/>
                  <w:szCs w:val="16"/>
                  <w:lang w:eastAsia="cs-CZ"/>
                </w:rPr>
                <w:t>DOC.BE.11</w:t>
              </w:r>
            </w:ins>
            <w:ins w:id="19515" w:author="Drastichová Zuzana" w:date="2025-03-06T21:54:00Z" w16du:dateUtc="2025-03-06T20:54:00Z">
              <w:r w:rsidRPr="001043C4">
                <w:rPr>
                  <w:rFonts w:eastAsia="Times New Roman" w:cstheme="minorHAnsi"/>
                  <w:sz w:val="16"/>
                  <w:szCs w:val="16"/>
                  <w:lang w:eastAsia="cs-CZ"/>
                  <w:rPrChange w:id="19516" w:author="Irová Zuzana" w:date="2025-05-23T11:49:00Z" w16du:dateUtc="2025-05-23T09:49:00Z">
                    <w:rPr>
                      <w:rFonts w:eastAsia="Times New Roman" w:cstheme="minorHAnsi"/>
                      <w:sz w:val="16"/>
                      <w:szCs w:val="16"/>
                      <w:highlight w:val="cyan"/>
                      <w:lang w:eastAsia="cs-CZ"/>
                    </w:rPr>
                  </w:rPrChange>
                </w:rPr>
                <w:t>.HR</w:t>
              </w:r>
            </w:ins>
          </w:p>
        </w:tc>
        <w:tc>
          <w:tcPr>
            <w:tcW w:w="2693" w:type="dxa"/>
            <w:tcPrChange w:id="19517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2DDADB2F" w14:textId="197E35ED" w:rsidR="00E64843" w:rsidRPr="002A7E89" w:rsidRDefault="00E64843" w:rsidP="008B6926">
            <w:pPr>
              <w:spacing w:before="40" w:after="40" w:line="276" w:lineRule="auto"/>
              <w:rPr>
                <w:ins w:id="19518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519" w:author="Irová Zuzana" w:date="2025-05-23T12:08:00Z" w16du:dateUtc="2025-05-23T10:08:00Z">
                  <w:rPr>
                    <w:ins w:id="19520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521" w:author="Drastichová Zuzana" w:date="2025-03-06T21:49:00Z" w16du:dateUtc="2025-03-06T20:49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522" w:author="Irová Zuzana" w:date="2025-05-23T12:08:00Z" w16du:dateUtc="2025-05-23T10:08:00Z">
                    <w:rPr/>
                  </w:rPrChange>
                </w:rPr>
                <w:t>Detaljan prikaz prometa cestarine na ra</w:t>
              </w:r>
              <w:r w:rsidRPr="002A7E89">
                <w:rPr>
                  <w:rFonts w:eastAsia="Times New Roman" w:cstheme="minorHAnsi" w:hint="cs"/>
                  <w:sz w:val="16"/>
                  <w:szCs w:val="16"/>
                  <w:highlight w:val="yellow"/>
                  <w:lang w:eastAsia="cs-CZ"/>
                  <w:rPrChange w:id="19523" w:author="Irová Zuzana" w:date="2025-05-23T12:08:00Z" w16du:dateUtc="2025-05-23T10:08:00Z">
                    <w:rPr>
                      <w:rFonts w:hint="cs"/>
                    </w:rPr>
                  </w:rPrChange>
                </w:rPr>
                <w:t>č</w:t>
              </w:r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524" w:author="Irová Zuzana" w:date="2025-05-23T12:08:00Z" w16du:dateUtc="2025-05-23T10:08:00Z">
                    <w:rPr/>
                  </w:rPrChange>
                </w:rPr>
                <w:t>unu</w:t>
              </w:r>
            </w:ins>
          </w:p>
        </w:tc>
        <w:tc>
          <w:tcPr>
            <w:tcW w:w="2711" w:type="dxa"/>
            <w:vAlign w:val="center"/>
            <w:tcPrChange w:id="19525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40175CD6" w14:textId="77777777" w:rsidR="00E64843" w:rsidRPr="001043C4" w:rsidRDefault="00E64843" w:rsidP="008B6926">
            <w:pPr>
              <w:spacing w:before="40" w:after="40" w:line="276" w:lineRule="auto"/>
              <w:rPr>
                <w:ins w:id="19526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19527" w:author="Drastichová Zuzana" w:date="2025-03-06T21:44:00Z" w16du:dateUtc="2025-03-06T20:44:00Z">
              <w:r w:rsidRPr="001043C4">
                <w:rPr>
                  <w:rFonts w:eastAsia="Times New Roman" w:cstheme="minorHAnsi"/>
                  <w:sz w:val="16"/>
                  <w:szCs w:val="16"/>
                  <w:lang w:eastAsia="cs-CZ"/>
                </w:rPr>
                <w:t>Detailed statement of toll transactions attached to invoice</w:t>
              </w:r>
            </w:ins>
          </w:p>
        </w:tc>
        <w:tc>
          <w:tcPr>
            <w:tcW w:w="2336" w:type="dxa"/>
            <w:tcPrChange w:id="19528" w:author="Irová Zuzana" w:date="2025-05-23T12:02:00Z" w16du:dateUtc="2025-05-23T10:02:00Z">
              <w:tcPr>
                <w:tcW w:w="3783" w:type="dxa"/>
              </w:tcPr>
            </w:tcPrChange>
          </w:tcPr>
          <w:p w14:paraId="1F9DDA90" w14:textId="1E18A61E" w:rsidR="00E64843" w:rsidRPr="001043C4" w:rsidRDefault="00D0731C" w:rsidP="008B6926">
            <w:pPr>
              <w:spacing w:before="40" w:after="40" w:line="276" w:lineRule="auto"/>
              <w:rPr>
                <w:ins w:id="19529" w:author="Irová Zuzana" w:date="2025-05-23T12:02:00Z" w16du:dateUtc="2025-05-23T10:02:00Z"/>
                <w:rFonts w:eastAsia="Times New Roman" w:cstheme="minorHAnsi"/>
                <w:sz w:val="16"/>
                <w:szCs w:val="16"/>
                <w:lang w:eastAsia="cs-CZ"/>
              </w:rPr>
            </w:pPr>
            <w:ins w:id="19530" w:author="Irová Zuzana" w:date="2025-05-23T12:12:00Z">
              <w:r w:rsidRPr="00D0731C">
                <w:rPr>
                  <w:rFonts w:eastAsia="Times New Roman" w:cstheme="minorHAnsi"/>
                  <w:sz w:val="16"/>
                  <w:szCs w:val="16"/>
                  <w:lang w:eastAsia="cs-CZ"/>
                </w:rPr>
                <w:t>Detailní výpis mýtných transakcí k faktuře</w:t>
              </w:r>
            </w:ins>
          </w:p>
        </w:tc>
      </w:tr>
      <w:tr w:rsidR="00E64843" w:rsidRPr="00651A86" w14:paraId="04359D88" w14:textId="675444DD" w:rsidTr="00E64843">
        <w:trPr>
          <w:ins w:id="19531" w:author="Drastichová Zuzana" w:date="2025-03-06T21:44:00Z"/>
        </w:trPr>
        <w:tc>
          <w:tcPr>
            <w:tcW w:w="1888" w:type="dxa"/>
            <w:vAlign w:val="center"/>
            <w:tcPrChange w:id="19532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59B0EB46" w14:textId="587AA47E" w:rsidR="00E64843" w:rsidRPr="00EF46BB" w:rsidRDefault="00E64843" w:rsidP="008B6926">
            <w:pPr>
              <w:spacing w:before="40" w:after="40" w:line="276" w:lineRule="auto"/>
              <w:rPr>
                <w:ins w:id="19533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534" w:author="Drastichová Zuzana" w:date="2025-03-06T21:48:00Z" w16du:dateUtc="2025-03-06T20:48:00Z">
                  <w:rPr>
                    <w:ins w:id="19535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536" w:author="Drastichová Zuzana" w:date="2025-03-06T21:44:00Z" w16du:dateUtc="2025-03-06T20:44:00Z">
              <w:r w:rsidRPr="00EF46BB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537" w:author="Drastichová Zuzana" w:date="2025-03-06T21:48:00Z" w16du:dateUtc="2025-03-06T20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DOC.BE.12</w:t>
              </w:r>
            </w:ins>
            <w:ins w:id="19538" w:author="Drastichová Zuzana" w:date="2025-03-06T21:55:00Z" w16du:dateUtc="2025-03-06T20:55:00Z">
              <w:r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t>.HR</w:t>
              </w:r>
            </w:ins>
          </w:p>
        </w:tc>
        <w:tc>
          <w:tcPr>
            <w:tcW w:w="2693" w:type="dxa"/>
            <w:tcPrChange w:id="19539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733ED0B7" w14:textId="61DB1C1F" w:rsidR="00E64843" w:rsidRPr="002A7E89" w:rsidRDefault="00E64843" w:rsidP="008B6926">
            <w:pPr>
              <w:spacing w:before="40" w:after="40" w:line="276" w:lineRule="auto"/>
              <w:rPr>
                <w:ins w:id="19540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541" w:author="Irová Zuzana" w:date="2025-05-23T12:08:00Z" w16du:dateUtc="2025-05-23T10:08:00Z">
                  <w:rPr>
                    <w:ins w:id="19542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543" w:author="Drastichová Zuzana" w:date="2025-03-06T21:49:00Z" w16du:dateUtc="2025-03-06T20:49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544" w:author="Irová Zuzana" w:date="2025-05-23T12:08:00Z" w16du:dateUtc="2025-05-23T10:08:00Z">
                    <w:rPr/>
                  </w:rPrChange>
                </w:rPr>
                <w:t>Detaljan prikaz prometa cestarine</w:t>
              </w:r>
            </w:ins>
          </w:p>
        </w:tc>
        <w:tc>
          <w:tcPr>
            <w:tcW w:w="2711" w:type="dxa"/>
            <w:vAlign w:val="center"/>
            <w:tcPrChange w:id="19545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4BD9F916" w14:textId="77777777" w:rsidR="00E64843" w:rsidRPr="00F0219D" w:rsidRDefault="00E64843" w:rsidP="008B6926">
            <w:pPr>
              <w:spacing w:before="40" w:after="40" w:line="276" w:lineRule="auto"/>
              <w:rPr>
                <w:ins w:id="19546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19547" w:author="Drastichová Zuzana" w:date="2025-03-06T21:44:00Z" w16du:dateUtc="2025-03-06T20:44:00Z">
              <w:r w:rsidRPr="00EF46BB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548" w:author="Drastichová Zuzana" w:date="2025-03-06T21:48:00Z" w16du:dateUtc="2025-03-06T20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Detailed statement of toll transactions</w:t>
              </w:r>
            </w:ins>
          </w:p>
        </w:tc>
        <w:tc>
          <w:tcPr>
            <w:tcW w:w="2336" w:type="dxa"/>
            <w:tcPrChange w:id="19549" w:author="Irová Zuzana" w:date="2025-05-23T12:02:00Z" w16du:dateUtc="2025-05-23T10:02:00Z">
              <w:tcPr>
                <w:tcW w:w="3783" w:type="dxa"/>
              </w:tcPr>
            </w:tcPrChange>
          </w:tcPr>
          <w:p w14:paraId="26E2C274" w14:textId="68FDFAA6" w:rsidR="00E64843" w:rsidRPr="00E64843" w:rsidRDefault="00D0731C" w:rsidP="008B6926">
            <w:pPr>
              <w:spacing w:before="40" w:after="40" w:line="276" w:lineRule="auto"/>
              <w:rPr>
                <w:ins w:id="19550" w:author="Irová Zuzana" w:date="2025-05-23T12:02:00Z" w16du:dateUtc="2025-05-23T10:02:00Z"/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ins w:id="19551" w:author="Irová Zuzana" w:date="2025-05-23T12:12:00Z">
              <w:r w:rsidRPr="00D0731C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t>Detailní výpis mýtných transakcí</w:t>
              </w:r>
            </w:ins>
          </w:p>
        </w:tc>
      </w:tr>
      <w:tr w:rsidR="00E64843" w:rsidRPr="00651A86" w14:paraId="4D21B2E0" w14:textId="6448F4A6" w:rsidTr="00E64843">
        <w:trPr>
          <w:ins w:id="19552" w:author="Drastichová Zuzana" w:date="2025-03-06T21:44:00Z"/>
        </w:trPr>
        <w:tc>
          <w:tcPr>
            <w:tcW w:w="1888" w:type="dxa"/>
            <w:vAlign w:val="center"/>
            <w:tcPrChange w:id="19553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17E92A66" w14:textId="30E5041F" w:rsidR="00E64843" w:rsidRPr="00F0219D" w:rsidRDefault="00E64843" w:rsidP="008B6926">
            <w:pPr>
              <w:spacing w:before="40" w:after="40" w:line="276" w:lineRule="auto"/>
              <w:rPr>
                <w:ins w:id="19554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19555" w:author="Drastichová Zuzana" w:date="2025-03-06T21:44:00Z" w16du:dateUtc="2025-03-06T20:44:00Z">
              <w:r w:rsidRPr="00F0219D">
                <w:rPr>
                  <w:rFonts w:eastAsia="Times New Roman" w:cstheme="minorHAnsi"/>
                  <w:sz w:val="16"/>
                  <w:szCs w:val="16"/>
                  <w:lang w:eastAsia="cs-CZ"/>
                </w:rPr>
                <w:t>DOC.BE.13</w:t>
              </w:r>
            </w:ins>
            <w:ins w:id="19556" w:author="Drastichová Zuzana" w:date="2025-03-06T21:55:00Z" w16du:dateUtc="2025-03-06T20:55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</w:t>
              </w:r>
            </w:ins>
          </w:p>
        </w:tc>
        <w:tc>
          <w:tcPr>
            <w:tcW w:w="2693" w:type="dxa"/>
            <w:tcPrChange w:id="19557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670C432D" w14:textId="09592F53" w:rsidR="00E64843" w:rsidRPr="002A7E89" w:rsidRDefault="00E64843" w:rsidP="008B6926">
            <w:pPr>
              <w:spacing w:before="40" w:after="40" w:line="276" w:lineRule="auto"/>
              <w:rPr>
                <w:ins w:id="19558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559" w:author="Irová Zuzana" w:date="2025-05-23T12:08:00Z" w16du:dateUtc="2025-05-23T10:08:00Z">
                  <w:rPr>
                    <w:ins w:id="19560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561" w:author="Drastichová Zuzana" w:date="2025-03-06T21:49:00Z" w16du:dateUtc="2025-03-06T20:49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562" w:author="Irová Zuzana" w:date="2025-05-23T12:08:00Z" w16du:dateUtc="2025-05-23T10:08:00Z">
                    <w:rPr/>
                  </w:rPrChange>
                </w:rPr>
                <w:t>Ra</w:t>
              </w:r>
              <w:r w:rsidRPr="002A7E89">
                <w:rPr>
                  <w:rFonts w:eastAsia="Times New Roman" w:cstheme="minorHAnsi" w:hint="cs"/>
                  <w:sz w:val="16"/>
                  <w:szCs w:val="16"/>
                  <w:highlight w:val="yellow"/>
                  <w:lang w:eastAsia="cs-CZ"/>
                  <w:rPrChange w:id="19563" w:author="Irová Zuzana" w:date="2025-05-23T12:08:00Z" w16du:dateUtc="2025-05-23T10:08:00Z">
                    <w:rPr>
                      <w:rFonts w:hint="cs"/>
                    </w:rPr>
                  </w:rPrChange>
                </w:rPr>
                <w:t>č</w:t>
              </w:r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564" w:author="Irová Zuzana" w:date="2025-05-23T12:08:00Z" w16du:dateUtc="2025-05-23T10:08:00Z">
                    <w:rPr/>
                  </w:rPrChange>
                </w:rPr>
                <w:t>un za cestarinu</w:t>
              </w:r>
            </w:ins>
          </w:p>
        </w:tc>
        <w:tc>
          <w:tcPr>
            <w:tcW w:w="2711" w:type="dxa"/>
            <w:vAlign w:val="center"/>
            <w:tcPrChange w:id="19565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5C79F10F" w14:textId="77777777" w:rsidR="00E64843" w:rsidRPr="00F0219D" w:rsidRDefault="00E64843" w:rsidP="008B6926">
            <w:pPr>
              <w:spacing w:before="40" w:after="40" w:line="276" w:lineRule="auto"/>
              <w:rPr>
                <w:ins w:id="19566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19567" w:author="Drastichová Zuzana" w:date="2025-03-06T21:44:00Z" w16du:dateUtc="2025-03-06T20:44:00Z">
              <w:r w:rsidRPr="00F0219D">
                <w:rPr>
                  <w:rFonts w:eastAsia="Times New Roman" w:cstheme="minorHAnsi"/>
                  <w:sz w:val="16"/>
                  <w:szCs w:val="16"/>
                  <w:lang w:eastAsia="cs-CZ"/>
                </w:rPr>
                <w:t>Debit note for toll</w:t>
              </w:r>
            </w:ins>
          </w:p>
        </w:tc>
        <w:tc>
          <w:tcPr>
            <w:tcW w:w="2336" w:type="dxa"/>
            <w:tcPrChange w:id="19568" w:author="Irová Zuzana" w:date="2025-05-23T12:02:00Z" w16du:dateUtc="2025-05-23T10:02:00Z">
              <w:tcPr>
                <w:tcW w:w="3783" w:type="dxa"/>
              </w:tcPr>
            </w:tcPrChange>
          </w:tcPr>
          <w:p w14:paraId="5DDE68C8" w14:textId="6C35C2CE" w:rsidR="00E64843" w:rsidRPr="00F0219D" w:rsidRDefault="00803F5F" w:rsidP="008B6926">
            <w:pPr>
              <w:spacing w:before="40" w:after="40" w:line="276" w:lineRule="auto"/>
              <w:rPr>
                <w:ins w:id="19569" w:author="Irová Zuzana" w:date="2025-05-23T12:02:00Z" w16du:dateUtc="2025-05-23T10:02:00Z"/>
                <w:rFonts w:eastAsia="Times New Roman" w:cstheme="minorHAnsi"/>
                <w:sz w:val="16"/>
                <w:szCs w:val="16"/>
                <w:lang w:eastAsia="cs-CZ"/>
              </w:rPr>
            </w:pPr>
            <w:ins w:id="19570" w:author="Irová Zuzana" w:date="2025-05-23T12:13:00Z">
              <w:r w:rsidRPr="00803F5F">
                <w:rPr>
                  <w:rFonts w:eastAsia="Times New Roman" w:cstheme="minorHAnsi"/>
                  <w:sz w:val="16"/>
                  <w:szCs w:val="16"/>
                  <w:lang w:eastAsia="cs-CZ"/>
                </w:rPr>
                <w:t>Vrubopis za mýtné</w:t>
              </w:r>
            </w:ins>
          </w:p>
        </w:tc>
      </w:tr>
      <w:tr w:rsidR="00E64843" w:rsidRPr="00651A86" w14:paraId="5A822D1A" w14:textId="0DE5771E" w:rsidTr="00E64843">
        <w:trPr>
          <w:ins w:id="19571" w:author="Drastichová Zuzana" w:date="2025-03-06T21:44:00Z"/>
        </w:trPr>
        <w:tc>
          <w:tcPr>
            <w:tcW w:w="1888" w:type="dxa"/>
            <w:vAlign w:val="center"/>
            <w:tcPrChange w:id="19572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20D820D5" w14:textId="3D6EA3F2" w:rsidR="00E64843" w:rsidRPr="00F0219D" w:rsidRDefault="00E64843" w:rsidP="008B6926">
            <w:pPr>
              <w:spacing w:before="40" w:after="40" w:line="276" w:lineRule="auto"/>
              <w:rPr>
                <w:ins w:id="19573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19574" w:author="Drastichová Zuzana" w:date="2025-03-06T21:44:00Z" w16du:dateUtc="2025-03-06T20:44:00Z">
              <w:r w:rsidRPr="00F0219D">
                <w:rPr>
                  <w:rFonts w:eastAsia="Times New Roman" w:cstheme="minorHAnsi"/>
                  <w:sz w:val="16"/>
                  <w:szCs w:val="16"/>
                  <w:lang w:eastAsia="cs-CZ"/>
                </w:rPr>
                <w:t>DOC.BE.14</w:t>
              </w:r>
            </w:ins>
            <w:ins w:id="19575" w:author="Drastichová Zuzana" w:date="2025-03-06T21:55:00Z" w16du:dateUtc="2025-03-06T20:55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</w:t>
              </w:r>
            </w:ins>
          </w:p>
        </w:tc>
        <w:tc>
          <w:tcPr>
            <w:tcW w:w="2693" w:type="dxa"/>
            <w:tcPrChange w:id="19576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1E703C9C" w14:textId="03C1AFAC" w:rsidR="00E64843" w:rsidRPr="002A7E89" w:rsidRDefault="00E64843" w:rsidP="008B6926">
            <w:pPr>
              <w:spacing w:before="40" w:after="40" w:line="276" w:lineRule="auto"/>
              <w:rPr>
                <w:ins w:id="19577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578" w:author="Irová Zuzana" w:date="2025-05-23T12:08:00Z" w16du:dateUtc="2025-05-23T10:08:00Z">
                  <w:rPr>
                    <w:ins w:id="19579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580" w:author="Drastichová Zuzana" w:date="2025-03-06T21:50:00Z" w16du:dateUtc="2025-03-06T20:50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581" w:author="Irová Zuzana" w:date="2025-05-23T12:08:00Z" w16du:dateUtc="2025-05-23T10:0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Odobrenie</w:t>
              </w:r>
            </w:ins>
            <w:ins w:id="19582" w:author="Drastichová Zuzana" w:date="2025-03-06T21:49:00Z" w16du:dateUtc="2025-03-06T20:49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583" w:author="Irová Zuzana" w:date="2025-05-23T12:08:00Z" w16du:dateUtc="2025-05-23T10:08:00Z">
                    <w:rPr/>
                  </w:rPrChange>
                </w:rPr>
                <w:t xml:space="preserve"> za cestarinu</w:t>
              </w:r>
            </w:ins>
          </w:p>
        </w:tc>
        <w:tc>
          <w:tcPr>
            <w:tcW w:w="2711" w:type="dxa"/>
            <w:vAlign w:val="center"/>
            <w:tcPrChange w:id="19584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52D1ED1C" w14:textId="77777777" w:rsidR="00E64843" w:rsidRPr="00F0219D" w:rsidRDefault="00E64843" w:rsidP="008B6926">
            <w:pPr>
              <w:spacing w:before="40" w:after="40" w:line="276" w:lineRule="auto"/>
              <w:rPr>
                <w:ins w:id="19585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19586" w:author="Drastichová Zuzana" w:date="2025-03-06T21:44:00Z" w16du:dateUtc="2025-03-06T20:44:00Z">
              <w:r w:rsidRPr="00F0219D">
                <w:rPr>
                  <w:rFonts w:eastAsia="Times New Roman" w:cstheme="minorHAnsi"/>
                  <w:sz w:val="16"/>
                  <w:szCs w:val="16"/>
                  <w:lang w:eastAsia="cs-CZ"/>
                </w:rPr>
                <w:t>Credit note for toll</w:t>
              </w:r>
            </w:ins>
          </w:p>
        </w:tc>
        <w:tc>
          <w:tcPr>
            <w:tcW w:w="2336" w:type="dxa"/>
            <w:tcPrChange w:id="19587" w:author="Irová Zuzana" w:date="2025-05-23T12:02:00Z" w16du:dateUtc="2025-05-23T10:02:00Z">
              <w:tcPr>
                <w:tcW w:w="3783" w:type="dxa"/>
              </w:tcPr>
            </w:tcPrChange>
          </w:tcPr>
          <w:p w14:paraId="3717844E" w14:textId="69D61CB1" w:rsidR="00E64843" w:rsidRPr="00F0219D" w:rsidRDefault="00803F5F" w:rsidP="008B6926">
            <w:pPr>
              <w:spacing w:before="40" w:after="40" w:line="276" w:lineRule="auto"/>
              <w:rPr>
                <w:ins w:id="19588" w:author="Irová Zuzana" w:date="2025-05-23T12:02:00Z" w16du:dateUtc="2025-05-23T10:02:00Z"/>
                <w:rFonts w:eastAsia="Times New Roman" w:cstheme="minorHAnsi"/>
                <w:sz w:val="16"/>
                <w:szCs w:val="16"/>
                <w:lang w:eastAsia="cs-CZ"/>
              </w:rPr>
            </w:pPr>
            <w:ins w:id="19589" w:author="Irová Zuzana" w:date="2025-05-23T12:13:00Z">
              <w:r w:rsidRPr="00803F5F">
                <w:rPr>
                  <w:rFonts w:eastAsia="Times New Roman" w:cstheme="minorHAnsi"/>
                  <w:sz w:val="16"/>
                  <w:szCs w:val="16"/>
                  <w:lang w:eastAsia="cs-CZ"/>
                </w:rPr>
                <w:t>Dobropis za mýtné</w:t>
              </w:r>
            </w:ins>
          </w:p>
        </w:tc>
      </w:tr>
      <w:tr w:rsidR="00E64843" w:rsidRPr="00651A86" w14:paraId="17339700" w14:textId="4E6D3C85" w:rsidTr="00E64843">
        <w:trPr>
          <w:ins w:id="19590" w:author="Drastichová Zuzana" w:date="2025-03-06T21:44:00Z"/>
        </w:trPr>
        <w:tc>
          <w:tcPr>
            <w:tcW w:w="1888" w:type="dxa"/>
            <w:vAlign w:val="center"/>
            <w:tcPrChange w:id="19591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4F0927CB" w14:textId="71F2AF12" w:rsidR="00E64843" w:rsidRPr="009D1D37" w:rsidRDefault="00E64843" w:rsidP="008B6926">
            <w:pPr>
              <w:spacing w:before="40" w:after="40" w:line="276" w:lineRule="auto"/>
              <w:rPr>
                <w:ins w:id="19592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593" w:author="Drastichová Zuzana" w:date="2025-03-06T21:50:00Z" w16du:dateUtc="2025-03-06T20:50:00Z">
                  <w:rPr>
                    <w:ins w:id="19594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595" w:author="Drastichová Zuzana" w:date="2025-03-06T21:44:00Z" w16du:dateUtc="2025-03-06T20:44:00Z">
              <w:r w:rsidRPr="009D1D37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596" w:author="Drastichová Zuzana" w:date="2025-03-06T21:50:00Z" w16du:dateUtc="2025-03-06T20:50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DOC.BE.15</w:t>
              </w:r>
            </w:ins>
            <w:ins w:id="19597" w:author="Drastichová Zuzana" w:date="2025-03-06T21:55:00Z" w16du:dateUtc="2025-03-06T20:55:00Z">
              <w:r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t>.HR</w:t>
              </w:r>
            </w:ins>
          </w:p>
        </w:tc>
        <w:tc>
          <w:tcPr>
            <w:tcW w:w="2693" w:type="dxa"/>
            <w:tcPrChange w:id="19598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2D487F6C" w14:textId="10D713D0" w:rsidR="00E64843" w:rsidRPr="002A7E89" w:rsidRDefault="00E64843" w:rsidP="008B6926">
            <w:pPr>
              <w:spacing w:before="40" w:after="40" w:line="276" w:lineRule="auto"/>
              <w:rPr>
                <w:ins w:id="19599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600" w:author="Irová Zuzana" w:date="2025-05-23T12:08:00Z" w16du:dateUtc="2025-05-23T10:08:00Z">
                  <w:rPr>
                    <w:ins w:id="19601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602" w:author="Drastichová Zuzana" w:date="2025-03-06T21:50:00Z" w16du:dateUtc="2025-03-06T20:50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603" w:author="Irová Zuzana" w:date="2025-05-23T12:08:00Z" w16du:dateUtc="2025-05-23T10:08:00Z">
                    <w:rPr>
                      <w:rFonts w:eastAsia="Times New Roman" w:cstheme="minorHAnsi"/>
                      <w:sz w:val="16"/>
                      <w:szCs w:val="16"/>
                      <w:highlight w:val="cyan"/>
                      <w:lang w:eastAsia="cs-CZ"/>
                    </w:rPr>
                  </w:rPrChange>
                </w:rPr>
                <w:t>Odobrenie</w:t>
              </w:r>
            </w:ins>
            <w:ins w:id="19604" w:author="Drastichová Zuzana" w:date="2025-03-06T21:49:00Z" w16du:dateUtc="2025-03-06T20:49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605" w:author="Irová Zuzana" w:date="2025-05-23T12:08:00Z" w16du:dateUtc="2025-05-23T10:08:00Z">
                    <w:rPr/>
                  </w:rPrChange>
                </w:rPr>
                <w:t xml:space="preserve"> za popuste na cestarini</w:t>
              </w:r>
            </w:ins>
          </w:p>
        </w:tc>
        <w:tc>
          <w:tcPr>
            <w:tcW w:w="2711" w:type="dxa"/>
            <w:vAlign w:val="center"/>
            <w:tcPrChange w:id="19606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514D228F" w14:textId="77777777" w:rsidR="00E64843" w:rsidRPr="009D1D37" w:rsidRDefault="00E64843" w:rsidP="008B6926">
            <w:pPr>
              <w:spacing w:before="40" w:after="40" w:line="276" w:lineRule="auto"/>
              <w:rPr>
                <w:ins w:id="19607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608" w:author="Drastichová Zuzana" w:date="2025-03-06T21:50:00Z" w16du:dateUtc="2025-03-06T20:50:00Z">
                  <w:rPr>
                    <w:ins w:id="19609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610" w:author="Drastichová Zuzana" w:date="2025-03-06T21:44:00Z" w16du:dateUtc="2025-03-06T20:44:00Z">
              <w:r w:rsidRPr="009D1D37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611" w:author="Drastichová Zuzana" w:date="2025-03-06T21:50:00Z" w16du:dateUtc="2025-03-06T20:50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Credit note for toll discounts</w:t>
              </w:r>
            </w:ins>
          </w:p>
        </w:tc>
        <w:tc>
          <w:tcPr>
            <w:tcW w:w="2336" w:type="dxa"/>
            <w:tcPrChange w:id="19612" w:author="Irová Zuzana" w:date="2025-05-23T12:02:00Z" w16du:dateUtc="2025-05-23T10:02:00Z">
              <w:tcPr>
                <w:tcW w:w="3783" w:type="dxa"/>
              </w:tcPr>
            </w:tcPrChange>
          </w:tcPr>
          <w:p w14:paraId="4FB7A8FC" w14:textId="77777777" w:rsidR="00E64843" w:rsidRPr="00E64843" w:rsidRDefault="00E64843" w:rsidP="008B6926">
            <w:pPr>
              <w:spacing w:before="40" w:after="40" w:line="276" w:lineRule="auto"/>
              <w:rPr>
                <w:ins w:id="19613" w:author="Irová Zuzana" w:date="2025-05-23T12:02:00Z" w16du:dateUtc="2025-05-23T10:02:00Z"/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2B5A857A" w14:textId="625978C0" w:rsidTr="00E64843">
        <w:trPr>
          <w:ins w:id="19614" w:author="Drastichová Zuzana" w:date="2025-03-06T21:44:00Z"/>
        </w:trPr>
        <w:tc>
          <w:tcPr>
            <w:tcW w:w="1888" w:type="dxa"/>
            <w:tcPrChange w:id="19615" w:author="Irová Zuzana" w:date="2025-05-23T12:02:00Z" w16du:dateUtc="2025-05-23T10:02:00Z">
              <w:tcPr>
                <w:tcW w:w="2155" w:type="dxa"/>
                <w:gridSpan w:val="2"/>
              </w:tcPr>
            </w:tcPrChange>
          </w:tcPr>
          <w:p w14:paraId="3134A6AE" w14:textId="7799F3D6" w:rsidR="00E64843" w:rsidRPr="00F0219D" w:rsidRDefault="00E64843" w:rsidP="008B6926">
            <w:pPr>
              <w:spacing w:before="40" w:after="40" w:line="276" w:lineRule="auto"/>
              <w:rPr>
                <w:ins w:id="19616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19617" w:author="Drastichová Zuzana" w:date="2025-03-06T21:44:00Z" w16du:dateUtc="2025-03-06T20:44:00Z">
              <w:r w:rsidRPr="00F0219D">
                <w:rPr>
                  <w:rFonts w:eastAsia="Times New Roman" w:cstheme="minorHAnsi"/>
                  <w:sz w:val="16"/>
                  <w:szCs w:val="16"/>
                  <w:lang w:eastAsia="cs-CZ"/>
                </w:rPr>
                <w:t>DOC.BE.16</w:t>
              </w:r>
            </w:ins>
            <w:ins w:id="19618" w:author="Drastichová Zuzana" w:date="2025-03-06T21:55:00Z" w16du:dateUtc="2025-03-06T20:55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</w:t>
              </w:r>
            </w:ins>
          </w:p>
        </w:tc>
        <w:tc>
          <w:tcPr>
            <w:tcW w:w="2693" w:type="dxa"/>
            <w:tcPrChange w:id="19619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4BEB2638" w14:textId="3AAD2B3B" w:rsidR="00E64843" w:rsidRPr="002A7E89" w:rsidRDefault="00E64843" w:rsidP="008B6926">
            <w:pPr>
              <w:spacing w:before="40" w:after="40" w:line="276" w:lineRule="auto"/>
              <w:rPr>
                <w:ins w:id="19620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621" w:author="Irová Zuzana" w:date="2025-05-23T12:08:00Z" w16du:dateUtc="2025-05-23T10:08:00Z">
                  <w:rPr>
                    <w:ins w:id="19622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623" w:author="Drastichová Zuzana" w:date="2025-03-06T21:49:00Z" w16du:dateUtc="2025-03-06T20:49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624" w:author="Irová Zuzana" w:date="2025-05-23T12:08:00Z" w16du:dateUtc="2025-05-23T10:08:00Z">
                    <w:rPr/>
                  </w:rPrChange>
                </w:rPr>
                <w:t>Ra</w:t>
              </w:r>
              <w:r w:rsidRPr="002A7E89">
                <w:rPr>
                  <w:rFonts w:eastAsia="Times New Roman" w:cstheme="minorHAnsi" w:hint="cs"/>
                  <w:sz w:val="16"/>
                  <w:szCs w:val="16"/>
                  <w:highlight w:val="yellow"/>
                  <w:lang w:eastAsia="cs-CZ"/>
                  <w:rPrChange w:id="19625" w:author="Irová Zuzana" w:date="2025-05-23T12:08:00Z" w16du:dateUtc="2025-05-23T10:08:00Z">
                    <w:rPr>
                      <w:rFonts w:hint="cs"/>
                    </w:rPr>
                  </w:rPrChange>
                </w:rPr>
                <w:t>č</w:t>
              </w:r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626" w:author="Irová Zuzana" w:date="2025-05-23T12:08:00Z" w16du:dateUtc="2025-05-23T10:08:00Z">
                    <w:rPr/>
                  </w:rPrChange>
                </w:rPr>
                <w:t>un za uslugu</w:t>
              </w:r>
            </w:ins>
          </w:p>
        </w:tc>
        <w:tc>
          <w:tcPr>
            <w:tcW w:w="2711" w:type="dxa"/>
            <w:tcPrChange w:id="19627" w:author="Irová Zuzana" w:date="2025-05-23T12:02:00Z" w16du:dateUtc="2025-05-23T10:02:00Z">
              <w:tcPr>
                <w:tcW w:w="3783" w:type="dxa"/>
                <w:gridSpan w:val="2"/>
              </w:tcPr>
            </w:tcPrChange>
          </w:tcPr>
          <w:p w14:paraId="1726175A" w14:textId="77777777" w:rsidR="00E64843" w:rsidRPr="00F0219D" w:rsidRDefault="00E64843" w:rsidP="008B6926">
            <w:pPr>
              <w:spacing w:before="40" w:after="40" w:line="276" w:lineRule="auto"/>
              <w:rPr>
                <w:ins w:id="19628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19629" w:author="Drastichová Zuzana" w:date="2025-03-06T21:44:00Z" w16du:dateUtc="2025-03-06T20:44:00Z">
              <w:r w:rsidRPr="00F0219D">
                <w:rPr>
                  <w:rFonts w:eastAsia="Times New Roman" w:cstheme="minorHAnsi"/>
                  <w:sz w:val="16"/>
                  <w:szCs w:val="16"/>
                  <w:lang w:eastAsia="cs-CZ"/>
                </w:rPr>
                <w:t>Invoice for services</w:t>
              </w:r>
            </w:ins>
          </w:p>
        </w:tc>
        <w:tc>
          <w:tcPr>
            <w:tcW w:w="2336" w:type="dxa"/>
            <w:tcPrChange w:id="19630" w:author="Irová Zuzana" w:date="2025-05-23T12:02:00Z" w16du:dateUtc="2025-05-23T10:02:00Z">
              <w:tcPr>
                <w:tcW w:w="3783" w:type="dxa"/>
              </w:tcPr>
            </w:tcPrChange>
          </w:tcPr>
          <w:p w14:paraId="1D7A3BF0" w14:textId="2277A795" w:rsidR="00E64843" w:rsidRPr="00F0219D" w:rsidRDefault="00803F5F" w:rsidP="008B6926">
            <w:pPr>
              <w:spacing w:before="40" w:after="40" w:line="276" w:lineRule="auto"/>
              <w:rPr>
                <w:ins w:id="19631" w:author="Irová Zuzana" w:date="2025-05-23T12:02:00Z" w16du:dateUtc="2025-05-23T10:02:00Z"/>
                <w:rFonts w:eastAsia="Times New Roman" w:cstheme="minorHAnsi"/>
                <w:sz w:val="16"/>
                <w:szCs w:val="16"/>
                <w:lang w:eastAsia="cs-CZ"/>
              </w:rPr>
            </w:pPr>
            <w:ins w:id="19632" w:author="Irová Zuzana" w:date="2025-05-23T12:13:00Z">
              <w:r w:rsidRPr="00803F5F">
                <w:rPr>
                  <w:rFonts w:eastAsia="Times New Roman" w:cstheme="minorHAnsi"/>
                  <w:sz w:val="16"/>
                  <w:szCs w:val="16"/>
                  <w:lang w:eastAsia="cs-CZ"/>
                </w:rPr>
                <w:t>Faktura za služby</w:t>
              </w:r>
            </w:ins>
          </w:p>
        </w:tc>
      </w:tr>
      <w:tr w:rsidR="00E64843" w:rsidRPr="00651A86" w14:paraId="16FEB194" w14:textId="09BD7563" w:rsidTr="00E64843">
        <w:trPr>
          <w:ins w:id="19633" w:author="Drastichová Zuzana" w:date="2025-03-06T21:44:00Z"/>
        </w:trPr>
        <w:tc>
          <w:tcPr>
            <w:tcW w:w="1888" w:type="dxa"/>
            <w:tcPrChange w:id="19634" w:author="Irová Zuzana" w:date="2025-05-23T12:02:00Z" w16du:dateUtc="2025-05-23T10:02:00Z">
              <w:tcPr>
                <w:tcW w:w="2155" w:type="dxa"/>
                <w:gridSpan w:val="2"/>
              </w:tcPr>
            </w:tcPrChange>
          </w:tcPr>
          <w:p w14:paraId="4ABF727C" w14:textId="1035CABF" w:rsidR="00E64843" w:rsidRPr="00F0219D" w:rsidRDefault="00E64843" w:rsidP="008B6926">
            <w:pPr>
              <w:spacing w:before="40" w:after="40" w:line="276" w:lineRule="auto"/>
              <w:rPr>
                <w:ins w:id="19635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19636" w:author="Drastichová Zuzana" w:date="2025-03-06T21:44:00Z" w16du:dateUtc="2025-03-06T20:44:00Z">
              <w:r w:rsidRPr="00F0219D">
                <w:rPr>
                  <w:rFonts w:eastAsia="Times New Roman" w:cstheme="minorHAnsi"/>
                  <w:sz w:val="16"/>
                  <w:szCs w:val="16"/>
                  <w:lang w:eastAsia="cs-CZ"/>
                </w:rPr>
                <w:t>DOC.BE.17</w:t>
              </w:r>
            </w:ins>
            <w:ins w:id="19637" w:author="Drastichová Zuzana" w:date="2025-03-06T21:55:00Z" w16du:dateUtc="2025-03-06T20:55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</w:t>
              </w:r>
            </w:ins>
          </w:p>
        </w:tc>
        <w:tc>
          <w:tcPr>
            <w:tcW w:w="2693" w:type="dxa"/>
            <w:tcPrChange w:id="19638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2D97DEBB" w14:textId="7A39D745" w:rsidR="00E64843" w:rsidRPr="002A7E89" w:rsidRDefault="00E64843" w:rsidP="008B6926">
            <w:pPr>
              <w:spacing w:before="40" w:after="40" w:line="276" w:lineRule="auto"/>
              <w:rPr>
                <w:ins w:id="19639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640" w:author="Irová Zuzana" w:date="2025-05-23T12:08:00Z" w16du:dateUtc="2025-05-23T10:08:00Z">
                  <w:rPr>
                    <w:ins w:id="19641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642" w:author="Drastichová Zuzana" w:date="2025-03-06T21:50:00Z" w16du:dateUtc="2025-03-06T20:50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643" w:author="Irová Zuzana" w:date="2025-05-23T12:08:00Z" w16du:dateUtc="2025-05-23T10:0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Odobrenie</w:t>
              </w:r>
            </w:ins>
            <w:ins w:id="19644" w:author="Drastichová Zuzana" w:date="2025-03-06T21:49:00Z" w16du:dateUtc="2025-03-06T20:49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645" w:author="Irová Zuzana" w:date="2025-05-23T12:08:00Z" w16du:dateUtc="2025-05-23T10:08:00Z">
                    <w:rPr/>
                  </w:rPrChange>
                </w:rPr>
                <w:t xml:space="preserve"> za usluge</w:t>
              </w:r>
            </w:ins>
          </w:p>
        </w:tc>
        <w:tc>
          <w:tcPr>
            <w:tcW w:w="2711" w:type="dxa"/>
            <w:tcPrChange w:id="19646" w:author="Irová Zuzana" w:date="2025-05-23T12:02:00Z" w16du:dateUtc="2025-05-23T10:02:00Z">
              <w:tcPr>
                <w:tcW w:w="3783" w:type="dxa"/>
                <w:gridSpan w:val="2"/>
              </w:tcPr>
            </w:tcPrChange>
          </w:tcPr>
          <w:p w14:paraId="3648840D" w14:textId="5EE0DF68" w:rsidR="00E64843" w:rsidRPr="00F0219D" w:rsidRDefault="00E64843" w:rsidP="008B6926">
            <w:pPr>
              <w:spacing w:before="40" w:after="40" w:line="276" w:lineRule="auto"/>
              <w:rPr>
                <w:ins w:id="19647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19648" w:author="Drastichová Zuzana" w:date="2025-03-06T21:44:00Z" w16du:dateUtc="2025-03-06T20:44:00Z">
              <w:r w:rsidRPr="00F0219D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Credit </w:t>
              </w:r>
            </w:ins>
            <w:ins w:id="19649" w:author="Drastichová Zuzana" w:date="2025-03-06T21:57:00Z" w16du:dateUtc="2025-03-06T20:57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note</w:t>
              </w:r>
            </w:ins>
            <w:ins w:id="19650" w:author="Drastichová Zuzana" w:date="2025-03-06T21:44:00Z" w16du:dateUtc="2025-03-06T20:44:00Z">
              <w:r w:rsidRPr="00F0219D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 for services</w:t>
              </w:r>
            </w:ins>
          </w:p>
        </w:tc>
        <w:tc>
          <w:tcPr>
            <w:tcW w:w="2336" w:type="dxa"/>
            <w:tcPrChange w:id="19651" w:author="Irová Zuzana" w:date="2025-05-23T12:02:00Z" w16du:dateUtc="2025-05-23T10:02:00Z">
              <w:tcPr>
                <w:tcW w:w="3783" w:type="dxa"/>
              </w:tcPr>
            </w:tcPrChange>
          </w:tcPr>
          <w:p w14:paraId="444D1D3F" w14:textId="71F1C8A3" w:rsidR="00E64843" w:rsidRPr="00F0219D" w:rsidRDefault="00803F5F" w:rsidP="008B6926">
            <w:pPr>
              <w:spacing w:before="40" w:after="40" w:line="276" w:lineRule="auto"/>
              <w:rPr>
                <w:ins w:id="19652" w:author="Irová Zuzana" w:date="2025-05-23T12:02:00Z" w16du:dateUtc="2025-05-23T10:02:00Z"/>
                <w:rFonts w:eastAsia="Times New Roman" w:cstheme="minorHAnsi"/>
                <w:sz w:val="16"/>
                <w:szCs w:val="16"/>
                <w:lang w:eastAsia="cs-CZ"/>
              </w:rPr>
            </w:pPr>
            <w:ins w:id="19653" w:author="Irová Zuzana" w:date="2025-05-23T12:13:00Z">
              <w:r w:rsidRPr="00803F5F">
                <w:rPr>
                  <w:rFonts w:eastAsia="Times New Roman" w:cstheme="minorHAnsi"/>
                  <w:sz w:val="16"/>
                  <w:szCs w:val="16"/>
                  <w:lang w:eastAsia="cs-CZ"/>
                </w:rPr>
                <w:t>Dobropis za služby</w:t>
              </w:r>
            </w:ins>
          </w:p>
        </w:tc>
      </w:tr>
      <w:tr w:rsidR="00E64843" w:rsidRPr="00651A86" w14:paraId="12213277" w14:textId="7ECC5AB3" w:rsidTr="00E64843">
        <w:trPr>
          <w:ins w:id="19654" w:author="Drastichová Zuzana" w:date="2025-03-06T21:44:00Z"/>
        </w:trPr>
        <w:tc>
          <w:tcPr>
            <w:tcW w:w="1888" w:type="dxa"/>
            <w:vAlign w:val="center"/>
            <w:tcPrChange w:id="19655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43EF3FD9" w14:textId="10D65B21" w:rsidR="00E64843" w:rsidRPr="00815B1E" w:rsidRDefault="00E64843" w:rsidP="008B6926">
            <w:pPr>
              <w:spacing w:before="40" w:after="40" w:line="276" w:lineRule="auto"/>
              <w:rPr>
                <w:ins w:id="19656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657" w:author="Drastichová Zuzana" w:date="2025-03-06T22:01:00Z" w16du:dateUtc="2025-03-06T21:01:00Z">
                  <w:rPr>
                    <w:ins w:id="19658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659" w:author="Drastichová Zuzana" w:date="2025-03-06T21:44:00Z" w16du:dateUtc="2025-03-06T20:44:00Z">
              <w:r w:rsidRPr="00815B1E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660" w:author="Drastichová Zuzana" w:date="2025-03-06T22:01:00Z" w16du:dateUtc="2025-03-06T21:01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DOC.BE.19</w:t>
              </w:r>
            </w:ins>
            <w:ins w:id="19661" w:author="Drastichová Zuzana" w:date="2025-03-06T21:55:00Z" w16du:dateUtc="2025-03-06T20:55:00Z">
              <w:r w:rsidRPr="00815B1E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662" w:author="Drastichová Zuzana" w:date="2025-03-06T22:01:00Z" w16du:dateUtc="2025-03-06T21:01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.HR</w:t>
              </w:r>
            </w:ins>
          </w:p>
        </w:tc>
        <w:tc>
          <w:tcPr>
            <w:tcW w:w="2693" w:type="dxa"/>
            <w:tcPrChange w:id="19663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4C7153CE" w14:textId="02242A5B" w:rsidR="00E64843" w:rsidRPr="002A7E89" w:rsidRDefault="00E64843" w:rsidP="008B6926">
            <w:pPr>
              <w:spacing w:before="40" w:after="40" w:line="276" w:lineRule="auto"/>
              <w:rPr>
                <w:ins w:id="19664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665" w:author="Irová Zuzana" w:date="2025-05-23T12:08:00Z" w16du:dateUtc="2025-05-23T10:08:00Z">
                  <w:rPr>
                    <w:ins w:id="19666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667" w:author="Drastichová Zuzana" w:date="2025-03-06T21:49:00Z" w16du:dateUtc="2025-03-06T20:49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668" w:author="Irová Zuzana" w:date="2025-05-23T12:08:00Z" w16du:dateUtc="2025-05-23T10:08:00Z">
                    <w:rPr/>
                  </w:rPrChange>
                </w:rPr>
                <w:t>Ra</w:t>
              </w:r>
              <w:r w:rsidRPr="002A7E89">
                <w:rPr>
                  <w:rFonts w:eastAsia="Times New Roman" w:cstheme="minorHAnsi" w:hint="cs"/>
                  <w:sz w:val="16"/>
                  <w:szCs w:val="16"/>
                  <w:highlight w:val="yellow"/>
                  <w:lang w:eastAsia="cs-CZ"/>
                  <w:rPrChange w:id="19669" w:author="Irová Zuzana" w:date="2025-05-23T12:08:00Z" w16du:dateUtc="2025-05-23T10:08:00Z">
                    <w:rPr>
                      <w:rFonts w:hint="cs"/>
                    </w:rPr>
                  </w:rPrChange>
                </w:rPr>
                <w:t>č</w:t>
              </w:r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670" w:author="Irová Zuzana" w:date="2025-05-23T12:08:00Z" w16du:dateUtc="2025-05-23T10:08:00Z">
                    <w:rPr/>
                  </w:rPrChange>
                </w:rPr>
                <w:t>un za ugovornu kaznu</w:t>
              </w:r>
            </w:ins>
          </w:p>
        </w:tc>
        <w:tc>
          <w:tcPr>
            <w:tcW w:w="2711" w:type="dxa"/>
            <w:vAlign w:val="center"/>
            <w:tcPrChange w:id="19671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32A8D5DC" w14:textId="77777777" w:rsidR="00E64843" w:rsidRPr="00815B1E" w:rsidRDefault="00E64843" w:rsidP="008B6926">
            <w:pPr>
              <w:spacing w:before="40" w:after="40" w:line="276" w:lineRule="auto"/>
              <w:rPr>
                <w:ins w:id="19672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673" w:author="Drastichová Zuzana" w:date="2025-03-06T22:01:00Z" w16du:dateUtc="2025-03-06T21:01:00Z">
                  <w:rPr>
                    <w:ins w:id="19674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675" w:author="Drastichová Zuzana" w:date="2025-03-06T21:44:00Z" w16du:dateUtc="2025-03-06T20:44:00Z">
              <w:r w:rsidRPr="00815B1E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676" w:author="Drastichová Zuzana" w:date="2025-03-06T22:01:00Z" w16du:dateUtc="2025-03-06T21:01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Invoice for contractual penalty</w:t>
              </w:r>
            </w:ins>
          </w:p>
        </w:tc>
        <w:tc>
          <w:tcPr>
            <w:tcW w:w="2336" w:type="dxa"/>
            <w:tcPrChange w:id="19677" w:author="Irová Zuzana" w:date="2025-05-23T12:02:00Z" w16du:dateUtc="2025-05-23T10:02:00Z">
              <w:tcPr>
                <w:tcW w:w="3783" w:type="dxa"/>
              </w:tcPr>
            </w:tcPrChange>
          </w:tcPr>
          <w:p w14:paraId="00C075A6" w14:textId="77777777" w:rsidR="00E64843" w:rsidRPr="00E64843" w:rsidRDefault="00E64843" w:rsidP="008B6926">
            <w:pPr>
              <w:spacing w:before="40" w:after="40" w:line="276" w:lineRule="auto"/>
              <w:rPr>
                <w:ins w:id="19678" w:author="Irová Zuzana" w:date="2025-05-23T12:02:00Z" w16du:dateUtc="2025-05-23T10:02:00Z"/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3037D76C" w14:textId="15EC3902" w:rsidTr="00E64843">
        <w:trPr>
          <w:ins w:id="19679" w:author="Drastichová Zuzana" w:date="2025-03-06T21:44:00Z"/>
        </w:trPr>
        <w:tc>
          <w:tcPr>
            <w:tcW w:w="1888" w:type="dxa"/>
            <w:vAlign w:val="center"/>
            <w:tcPrChange w:id="19680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1E99B508" w14:textId="43CC3C23" w:rsidR="00E64843" w:rsidRPr="00815B1E" w:rsidRDefault="00E64843" w:rsidP="008B6926">
            <w:pPr>
              <w:spacing w:before="40" w:after="40" w:line="276" w:lineRule="auto"/>
              <w:rPr>
                <w:ins w:id="19681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682" w:author="Drastichová Zuzana" w:date="2025-03-06T22:01:00Z" w16du:dateUtc="2025-03-06T21:01:00Z">
                  <w:rPr>
                    <w:ins w:id="19683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684" w:author="Drastichová Zuzana" w:date="2025-03-06T21:44:00Z" w16du:dateUtc="2025-03-06T20:44:00Z">
              <w:r w:rsidRPr="00815B1E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685" w:author="Drastichová Zuzana" w:date="2025-03-06T22:01:00Z" w16du:dateUtc="2025-03-06T21:01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DOC.BE.20</w:t>
              </w:r>
            </w:ins>
            <w:ins w:id="19686" w:author="Drastichová Zuzana" w:date="2025-03-06T21:55:00Z" w16du:dateUtc="2025-03-06T20:55:00Z">
              <w:r w:rsidRPr="00815B1E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687" w:author="Drastichová Zuzana" w:date="2025-03-06T22:01:00Z" w16du:dateUtc="2025-03-06T21:01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.HR</w:t>
              </w:r>
            </w:ins>
          </w:p>
        </w:tc>
        <w:tc>
          <w:tcPr>
            <w:tcW w:w="2693" w:type="dxa"/>
            <w:tcPrChange w:id="19688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09C2B76C" w14:textId="6C5A649D" w:rsidR="00E64843" w:rsidRPr="002A7E89" w:rsidRDefault="00E64843" w:rsidP="008B6926">
            <w:pPr>
              <w:spacing w:before="40" w:after="40" w:line="276" w:lineRule="auto"/>
              <w:rPr>
                <w:ins w:id="19689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690" w:author="Irová Zuzana" w:date="2025-05-23T12:08:00Z" w16du:dateUtc="2025-05-23T10:08:00Z">
                  <w:rPr>
                    <w:ins w:id="19691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692" w:author="Drastichová Zuzana" w:date="2025-03-06T21:51:00Z" w16du:dateUtc="2025-03-06T20:51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693" w:author="Irová Zuzana" w:date="2025-05-23T12:08:00Z" w16du:dateUtc="2025-05-23T10:0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Odobrenie</w:t>
              </w:r>
            </w:ins>
            <w:ins w:id="19694" w:author="Drastichová Zuzana" w:date="2025-03-06T21:49:00Z" w16du:dateUtc="2025-03-06T20:49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695" w:author="Irová Zuzana" w:date="2025-05-23T12:08:00Z" w16du:dateUtc="2025-05-23T10:08:00Z">
                    <w:rPr/>
                  </w:rPrChange>
                </w:rPr>
                <w:t xml:space="preserve"> za ugovornu kaznu</w:t>
              </w:r>
            </w:ins>
          </w:p>
        </w:tc>
        <w:tc>
          <w:tcPr>
            <w:tcW w:w="2711" w:type="dxa"/>
            <w:vAlign w:val="center"/>
            <w:tcPrChange w:id="19696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0E03509A" w14:textId="77777777" w:rsidR="00E64843" w:rsidRPr="00815B1E" w:rsidRDefault="00E64843" w:rsidP="008B6926">
            <w:pPr>
              <w:spacing w:before="40" w:after="40" w:line="276" w:lineRule="auto"/>
              <w:rPr>
                <w:ins w:id="19697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698" w:author="Drastichová Zuzana" w:date="2025-03-06T22:01:00Z" w16du:dateUtc="2025-03-06T21:01:00Z">
                  <w:rPr>
                    <w:ins w:id="19699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700" w:author="Drastichová Zuzana" w:date="2025-03-06T21:44:00Z" w16du:dateUtc="2025-03-06T20:44:00Z">
              <w:r w:rsidRPr="00815B1E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701" w:author="Drastichová Zuzana" w:date="2025-03-06T22:01:00Z" w16du:dateUtc="2025-03-06T21:01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Credit note for contractual penalty</w:t>
              </w:r>
            </w:ins>
          </w:p>
        </w:tc>
        <w:tc>
          <w:tcPr>
            <w:tcW w:w="2336" w:type="dxa"/>
            <w:tcPrChange w:id="19702" w:author="Irová Zuzana" w:date="2025-05-23T12:02:00Z" w16du:dateUtc="2025-05-23T10:02:00Z">
              <w:tcPr>
                <w:tcW w:w="3783" w:type="dxa"/>
              </w:tcPr>
            </w:tcPrChange>
          </w:tcPr>
          <w:p w14:paraId="2253D067" w14:textId="77777777" w:rsidR="00E64843" w:rsidRPr="00E64843" w:rsidRDefault="00E64843" w:rsidP="008B6926">
            <w:pPr>
              <w:spacing w:before="40" w:after="40" w:line="276" w:lineRule="auto"/>
              <w:rPr>
                <w:ins w:id="19703" w:author="Irová Zuzana" w:date="2025-05-23T12:02:00Z" w16du:dateUtc="2025-05-23T10:02:00Z"/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3917A1DF" w14:textId="5E721F38" w:rsidTr="00E64843">
        <w:trPr>
          <w:ins w:id="19704" w:author="Drastichová Zuzana" w:date="2025-03-06T21:44:00Z"/>
        </w:trPr>
        <w:tc>
          <w:tcPr>
            <w:tcW w:w="1888" w:type="dxa"/>
            <w:vAlign w:val="center"/>
            <w:tcPrChange w:id="19705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69501BE7" w14:textId="515DC0CC" w:rsidR="00E64843" w:rsidRPr="006D6605" w:rsidRDefault="00E64843" w:rsidP="008B6926">
            <w:pPr>
              <w:spacing w:before="40" w:after="40" w:line="276" w:lineRule="auto"/>
              <w:rPr>
                <w:ins w:id="19706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19707" w:author="Drastichová Zuzana" w:date="2025-03-06T21:44:00Z" w16du:dateUtc="2025-03-06T20:44:00Z">
              <w:r w:rsidRPr="009E7BB1">
                <w:rPr>
                  <w:rFonts w:eastAsia="Times New Roman" w:cstheme="minorHAnsi"/>
                  <w:sz w:val="16"/>
                  <w:szCs w:val="16"/>
                  <w:lang w:eastAsia="cs-CZ"/>
                </w:rPr>
                <w:t>DOC.BE.</w:t>
              </w:r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21</w:t>
              </w:r>
            </w:ins>
            <w:ins w:id="19708" w:author="Drastichová Zuzana" w:date="2025-03-06T21:55:00Z" w16du:dateUtc="2025-03-06T20:55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</w:t>
              </w:r>
            </w:ins>
          </w:p>
        </w:tc>
        <w:tc>
          <w:tcPr>
            <w:tcW w:w="2693" w:type="dxa"/>
            <w:tcPrChange w:id="19709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414B6CAC" w14:textId="77128B89" w:rsidR="00E64843" w:rsidRPr="002A7E89" w:rsidRDefault="00E64843" w:rsidP="008B6926">
            <w:pPr>
              <w:spacing w:before="40" w:after="40" w:line="276" w:lineRule="auto"/>
              <w:rPr>
                <w:ins w:id="19710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711" w:author="Irová Zuzana" w:date="2025-05-23T12:08:00Z" w16du:dateUtc="2025-05-23T10:08:00Z">
                  <w:rPr>
                    <w:ins w:id="19712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713" w:author="Drastichová Zuzana" w:date="2025-03-06T21:49:00Z" w16du:dateUtc="2025-03-06T20:49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714" w:author="Irová Zuzana" w:date="2025-05-23T12:08:00Z" w16du:dateUtc="2025-05-23T10:08:00Z">
                    <w:rPr/>
                  </w:rPrChange>
                </w:rPr>
                <w:t>eRa</w:t>
              </w:r>
              <w:r w:rsidRPr="002A7E89">
                <w:rPr>
                  <w:rFonts w:eastAsia="Times New Roman" w:cstheme="minorHAnsi" w:hint="cs"/>
                  <w:sz w:val="16"/>
                  <w:szCs w:val="16"/>
                  <w:highlight w:val="yellow"/>
                  <w:lang w:eastAsia="cs-CZ"/>
                  <w:rPrChange w:id="19715" w:author="Irová Zuzana" w:date="2025-05-23T12:08:00Z" w16du:dateUtc="2025-05-23T10:08:00Z">
                    <w:rPr>
                      <w:rFonts w:hint="cs"/>
                    </w:rPr>
                  </w:rPrChange>
                </w:rPr>
                <w:t>č</w:t>
              </w:r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716" w:author="Irová Zuzana" w:date="2025-05-23T12:08:00Z" w16du:dateUtc="2025-05-23T10:08:00Z">
                    <w:rPr/>
                  </w:rPrChange>
                </w:rPr>
                <w:t>un</w:t>
              </w:r>
            </w:ins>
          </w:p>
        </w:tc>
        <w:tc>
          <w:tcPr>
            <w:tcW w:w="2711" w:type="dxa"/>
            <w:vAlign w:val="center"/>
            <w:tcPrChange w:id="19717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0594D0B7" w14:textId="77777777" w:rsidR="00E64843" w:rsidRPr="006D6605" w:rsidRDefault="00E64843" w:rsidP="008B6926">
            <w:pPr>
              <w:spacing w:before="40" w:after="40" w:line="276" w:lineRule="auto"/>
              <w:rPr>
                <w:ins w:id="19718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19719" w:author="Drastichová Zuzana" w:date="2025-03-06T21:44:00Z" w16du:dateUtc="2025-03-06T20:44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e</w:t>
              </w:r>
              <w:r w:rsidRPr="009E7BB1">
                <w:rPr>
                  <w:rFonts w:eastAsia="Times New Roman" w:cstheme="minorHAnsi"/>
                  <w:sz w:val="16"/>
                  <w:szCs w:val="16"/>
                  <w:lang w:eastAsia="cs-CZ"/>
                </w:rPr>
                <w:t>Invoice</w:t>
              </w:r>
            </w:ins>
          </w:p>
        </w:tc>
        <w:tc>
          <w:tcPr>
            <w:tcW w:w="2336" w:type="dxa"/>
            <w:tcPrChange w:id="19720" w:author="Irová Zuzana" w:date="2025-05-23T12:02:00Z" w16du:dateUtc="2025-05-23T10:02:00Z">
              <w:tcPr>
                <w:tcW w:w="3783" w:type="dxa"/>
              </w:tcPr>
            </w:tcPrChange>
          </w:tcPr>
          <w:p w14:paraId="5B248D18" w14:textId="23B1A9E9" w:rsidR="00E64843" w:rsidRDefault="00803F5F" w:rsidP="008B6926">
            <w:pPr>
              <w:spacing w:before="40" w:after="40" w:line="276" w:lineRule="auto"/>
              <w:rPr>
                <w:ins w:id="19721" w:author="Irová Zuzana" w:date="2025-05-23T12:02:00Z" w16du:dateUtc="2025-05-23T10:02:00Z"/>
                <w:rFonts w:eastAsia="Times New Roman" w:cstheme="minorHAnsi"/>
                <w:sz w:val="16"/>
                <w:szCs w:val="16"/>
                <w:lang w:eastAsia="cs-CZ"/>
              </w:rPr>
            </w:pPr>
            <w:ins w:id="19722" w:author="Irová Zuzana" w:date="2025-05-23T12:13:00Z" w16du:dateUtc="2025-05-23T10:13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eFaktura</w:t>
              </w:r>
            </w:ins>
          </w:p>
        </w:tc>
      </w:tr>
      <w:tr w:rsidR="00E64843" w:rsidRPr="00651A86" w14:paraId="4F217C5C" w14:textId="5CF349C2" w:rsidTr="00E64843">
        <w:trPr>
          <w:ins w:id="19723" w:author="Drastichová Zuzana" w:date="2025-03-06T22:01:00Z"/>
        </w:trPr>
        <w:tc>
          <w:tcPr>
            <w:tcW w:w="1888" w:type="dxa"/>
            <w:vAlign w:val="center"/>
            <w:tcPrChange w:id="19724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3834F63B" w14:textId="2727B5C6" w:rsidR="00E64843" w:rsidRPr="009E7BB1" w:rsidRDefault="00E64843" w:rsidP="008B6926">
            <w:pPr>
              <w:spacing w:before="40" w:after="40" w:line="276" w:lineRule="auto"/>
              <w:rPr>
                <w:ins w:id="19725" w:author="Drastichová Zuzana" w:date="2025-03-06T22:01:00Z" w16du:dateUtc="2025-03-06T21:01:00Z"/>
                <w:rFonts w:eastAsia="Times New Roman" w:cstheme="minorHAnsi"/>
                <w:sz w:val="16"/>
                <w:szCs w:val="16"/>
                <w:lang w:eastAsia="cs-CZ"/>
              </w:rPr>
            </w:pPr>
            <w:ins w:id="19726" w:author="Drastichová Zuzana" w:date="2025-03-06T22:01:00Z" w16du:dateUtc="2025-03-06T21:01:00Z">
              <w:r w:rsidRPr="009E7BB1">
                <w:rPr>
                  <w:rFonts w:eastAsia="Times New Roman" w:cstheme="minorHAnsi"/>
                  <w:sz w:val="16"/>
                  <w:szCs w:val="16"/>
                  <w:lang w:eastAsia="cs-CZ"/>
                </w:rPr>
                <w:t>DOC.BE.</w:t>
              </w:r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22.HR</w:t>
              </w:r>
            </w:ins>
          </w:p>
        </w:tc>
        <w:tc>
          <w:tcPr>
            <w:tcW w:w="2693" w:type="dxa"/>
            <w:tcPrChange w:id="19727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62D704A2" w14:textId="1D82334A" w:rsidR="00E64843" w:rsidRPr="002A7E89" w:rsidRDefault="00E64843" w:rsidP="008B6926">
            <w:pPr>
              <w:spacing w:before="40" w:after="40" w:line="276" w:lineRule="auto"/>
              <w:rPr>
                <w:ins w:id="19728" w:author="Drastichová Zuzana" w:date="2025-03-06T22:01:00Z" w16du:dateUtc="2025-03-06T21:01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729" w:author="Irová Zuzana" w:date="2025-05-23T12:08:00Z" w16du:dateUtc="2025-05-23T10:08:00Z">
                  <w:rPr>
                    <w:ins w:id="19730" w:author="Drastichová Zuzana" w:date="2025-03-06T22:01:00Z" w16du:dateUtc="2025-03-06T21:01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731" w:author="Drastichová Zuzana" w:date="2025-03-06T22:02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732" w:author="Irová Zuzana" w:date="2025-05-23T12:08:00Z" w16du:dateUtc="2025-05-23T10:08:00Z">
                    <w:rPr>
                      <w:rFonts w:eastAsia="Times New Roman" w:cstheme="minorHAnsi"/>
                      <w:b/>
                      <w:bCs/>
                      <w:sz w:val="16"/>
                      <w:szCs w:val="16"/>
                      <w:lang w:eastAsia="cs-CZ"/>
                    </w:rPr>
                  </w:rPrChange>
                </w:rPr>
                <w:t>Zahtjev za isplatu</w:t>
              </w:r>
            </w:ins>
          </w:p>
        </w:tc>
        <w:tc>
          <w:tcPr>
            <w:tcW w:w="2711" w:type="dxa"/>
            <w:vAlign w:val="center"/>
            <w:tcPrChange w:id="19733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6DD99477" w14:textId="0F400CC0" w:rsidR="00E64843" w:rsidRDefault="00E64843" w:rsidP="008B6926">
            <w:pPr>
              <w:spacing w:before="40" w:after="40" w:line="276" w:lineRule="auto"/>
              <w:rPr>
                <w:ins w:id="19734" w:author="Drastichová Zuzana" w:date="2025-03-06T22:01:00Z" w16du:dateUtc="2025-03-06T21:01:00Z"/>
                <w:rFonts w:eastAsia="Times New Roman" w:cstheme="minorHAnsi"/>
                <w:sz w:val="16"/>
                <w:szCs w:val="16"/>
                <w:lang w:eastAsia="cs-CZ"/>
              </w:rPr>
            </w:pPr>
            <w:ins w:id="19735" w:author="Irová Zuzana" w:date="2025-05-23T11:48:00Z" w16du:dateUtc="2025-05-23T09:48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Offe</w:t>
              </w:r>
            </w:ins>
            <w:ins w:id="19736" w:author="Irová Zuzana" w:date="2025-05-23T11:49:00Z" w16du:dateUtc="2025-05-23T09:49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nce </w:t>
              </w:r>
            </w:ins>
            <w:ins w:id="19737" w:author="Drastichová Zuzana" w:date="2025-03-06T22:03:00Z" w16du:dateUtc="2025-03-06T21:03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Request for payment</w:t>
              </w:r>
            </w:ins>
          </w:p>
        </w:tc>
        <w:tc>
          <w:tcPr>
            <w:tcW w:w="2336" w:type="dxa"/>
            <w:tcPrChange w:id="19738" w:author="Irová Zuzana" w:date="2025-05-23T12:02:00Z" w16du:dateUtc="2025-05-23T10:02:00Z">
              <w:tcPr>
                <w:tcW w:w="3783" w:type="dxa"/>
              </w:tcPr>
            </w:tcPrChange>
          </w:tcPr>
          <w:p w14:paraId="7C6172BC" w14:textId="74D82F6D" w:rsidR="00E64843" w:rsidRDefault="00600865" w:rsidP="008B6926">
            <w:pPr>
              <w:spacing w:before="40" w:after="40" w:line="276" w:lineRule="auto"/>
              <w:rPr>
                <w:ins w:id="19739" w:author="Irová Zuzana" w:date="2025-05-23T12:02:00Z" w16du:dateUtc="2025-05-23T10:02:00Z"/>
                <w:rFonts w:eastAsia="Times New Roman" w:cstheme="minorHAnsi"/>
                <w:sz w:val="16"/>
                <w:szCs w:val="16"/>
                <w:lang w:eastAsia="cs-CZ"/>
              </w:rPr>
            </w:pPr>
            <w:ins w:id="19740" w:author="Irová Zuzana" w:date="2025-05-23T12:13:00Z" w16du:dateUtc="2025-05-23T10:13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Výzva k úhradě za přestupky</w:t>
              </w:r>
            </w:ins>
          </w:p>
        </w:tc>
      </w:tr>
      <w:tr w:rsidR="00E64843" w:rsidRPr="00651A86" w14:paraId="28966E25" w14:textId="550B8DE8" w:rsidTr="00E64843">
        <w:trPr>
          <w:ins w:id="19741" w:author="Drastichová Zuzana" w:date="2025-03-06T22:01:00Z"/>
        </w:trPr>
        <w:tc>
          <w:tcPr>
            <w:tcW w:w="1888" w:type="dxa"/>
            <w:vAlign w:val="center"/>
            <w:tcPrChange w:id="19742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735F2E32" w14:textId="0145FB69" w:rsidR="00E64843" w:rsidRPr="009E7BB1" w:rsidRDefault="00E64843" w:rsidP="008B6926">
            <w:pPr>
              <w:spacing w:before="40" w:after="40" w:line="276" w:lineRule="auto"/>
              <w:rPr>
                <w:ins w:id="19743" w:author="Drastichová Zuzana" w:date="2025-03-06T22:01:00Z" w16du:dateUtc="2025-03-06T21:01:00Z"/>
                <w:rFonts w:eastAsia="Times New Roman" w:cstheme="minorHAnsi"/>
                <w:sz w:val="16"/>
                <w:szCs w:val="16"/>
                <w:lang w:eastAsia="cs-CZ"/>
              </w:rPr>
            </w:pPr>
            <w:ins w:id="19744" w:author="Drastichová Zuzana" w:date="2025-03-06T22:01:00Z" w16du:dateUtc="2025-03-06T21:01:00Z">
              <w:r w:rsidRPr="009E7BB1">
                <w:rPr>
                  <w:rFonts w:eastAsia="Times New Roman" w:cstheme="minorHAnsi"/>
                  <w:sz w:val="16"/>
                  <w:szCs w:val="16"/>
                  <w:lang w:eastAsia="cs-CZ"/>
                </w:rPr>
                <w:lastRenderedPageBreak/>
                <w:t>DOC.BE.</w:t>
              </w:r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23.HR</w:t>
              </w:r>
            </w:ins>
          </w:p>
        </w:tc>
        <w:tc>
          <w:tcPr>
            <w:tcW w:w="2693" w:type="dxa"/>
            <w:tcPrChange w:id="19745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257C1DCE" w14:textId="3BC6691B" w:rsidR="00E64843" w:rsidRPr="002A7E89" w:rsidRDefault="00E64843" w:rsidP="008B6926">
            <w:pPr>
              <w:spacing w:before="40" w:after="40" w:line="276" w:lineRule="auto"/>
              <w:rPr>
                <w:ins w:id="19746" w:author="Drastichová Zuzana" w:date="2025-03-06T22:01:00Z" w16du:dateUtc="2025-03-06T21:01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747" w:author="Irová Zuzana" w:date="2025-05-23T12:08:00Z" w16du:dateUtc="2025-05-23T10:08:00Z">
                  <w:rPr>
                    <w:ins w:id="19748" w:author="Drastichová Zuzana" w:date="2025-03-06T22:01:00Z" w16du:dateUtc="2025-03-06T21:01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749" w:author="Drastichová Zuzana" w:date="2025-03-06T22:03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750" w:author="Irová Zuzana" w:date="2025-05-23T12:08:00Z" w16du:dateUtc="2025-05-23T10:08:00Z">
                    <w:rPr>
                      <w:rFonts w:eastAsia="Times New Roman" w:cstheme="minorHAnsi"/>
                      <w:b/>
                      <w:bCs/>
                      <w:sz w:val="16"/>
                      <w:szCs w:val="16"/>
                      <w:lang w:eastAsia="cs-CZ"/>
                    </w:rPr>
                  </w:rPrChange>
                </w:rPr>
                <w:t>Zahtjev za isplatu - odobrenie</w:t>
              </w:r>
            </w:ins>
          </w:p>
        </w:tc>
        <w:tc>
          <w:tcPr>
            <w:tcW w:w="2711" w:type="dxa"/>
            <w:vAlign w:val="center"/>
            <w:tcPrChange w:id="19751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259036E3" w14:textId="730DF1E3" w:rsidR="00E64843" w:rsidRDefault="00E64843" w:rsidP="008B6926">
            <w:pPr>
              <w:spacing w:before="40" w:after="40" w:line="276" w:lineRule="auto"/>
              <w:rPr>
                <w:ins w:id="19752" w:author="Drastichová Zuzana" w:date="2025-03-06T22:01:00Z" w16du:dateUtc="2025-03-06T21:01:00Z"/>
                <w:rFonts w:eastAsia="Times New Roman" w:cstheme="minorHAnsi"/>
                <w:sz w:val="16"/>
                <w:szCs w:val="16"/>
                <w:lang w:eastAsia="cs-CZ"/>
              </w:rPr>
            </w:pPr>
            <w:ins w:id="19753" w:author="Irová Zuzana" w:date="2025-05-23T11:49:00Z" w16du:dateUtc="2025-05-23T09:49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Offence </w:t>
              </w:r>
            </w:ins>
            <w:ins w:id="19754" w:author="Drastichová Zuzana" w:date="2025-03-06T22:03:00Z" w16du:dateUtc="2025-03-06T21:03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Request of Payment – credit note</w:t>
              </w:r>
            </w:ins>
          </w:p>
        </w:tc>
        <w:tc>
          <w:tcPr>
            <w:tcW w:w="2336" w:type="dxa"/>
            <w:tcPrChange w:id="19755" w:author="Irová Zuzana" w:date="2025-05-23T12:02:00Z" w16du:dateUtc="2025-05-23T10:02:00Z">
              <w:tcPr>
                <w:tcW w:w="3783" w:type="dxa"/>
              </w:tcPr>
            </w:tcPrChange>
          </w:tcPr>
          <w:p w14:paraId="374FCEBB" w14:textId="78ECFFB2" w:rsidR="00E64843" w:rsidRDefault="00600865" w:rsidP="008B6926">
            <w:pPr>
              <w:spacing w:before="40" w:after="40" w:line="276" w:lineRule="auto"/>
              <w:rPr>
                <w:ins w:id="19756" w:author="Irová Zuzana" w:date="2025-05-23T12:02:00Z" w16du:dateUtc="2025-05-23T10:02:00Z"/>
                <w:rFonts w:eastAsia="Times New Roman" w:cstheme="minorHAnsi"/>
                <w:sz w:val="16"/>
                <w:szCs w:val="16"/>
                <w:lang w:eastAsia="cs-CZ"/>
              </w:rPr>
            </w:pPr>
            <w:ins w:id="19757" w:author="Irová Zuzana" w:date="2025-05-23T12:13:00Z" w16du:dateUtc="2025-05-23T10:13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Výzva k úhradě z</w:t>
              </w:r>
            </w:ins>
            <w:ins w:id="19758" w:author="Irová Zuzana" w:date="2025-05-23T12:14:00Z" w16du:dateUtc="2025-05-23T10:14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a přestupky - </w:t>
              </w:r>
            </w:ins>
            <w:ins w:id="19759" w:author="Irová Zuzana" w:date="2025-05-23T15:37:00Z" w16du:dateUtc="2025-05-23T13:37:00Z">
              <w:r w:rsidR="003B1BA9">
                <w:rPr>
                  <w:rFonts w:eastAsia="Times New Roman" w:cstheme="minorHAnsi"/>
                  <w:sz w:val="16"/>
                  <w:szCs w:val="16"/>
                  <w:lang w:eastAsia="cs-CZ"/>
                </w:rPr>
                <w:t>D</w:t>
              </w:r>
            </w:ins>
            <w:ins w:id="19760" w:author="Irová Zuzana" w:date="2025-05-23T12:14:00Z" w16du:dateUtc="2025-05-23T10:14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obropis</w:t>
              </w:r>
            </w:ins>
          </w:p>
        </w:tc>
      </w:tr>
      <w:tr w:rsidR="00E64843" w:rsidRPr="00651A86" w14:paraId="21196752" w14:textId="1BF69080" w:rsidTr="00E64843">
        <w:trPr>
          <w:ins w:id="19761" w:author="Irová Zuzana" w:date="2025-04-16T15:11:00Z"/>
        </w:trPr>
        <w:tc>
          <w:tcPr>
            <w:tcW w:w="1888" w:type="dxa"/>
            <w:vAlign w:val="center"/>
            <w:tcPrChange w:id="19762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046E4E2B" w14:textId="3860ABB8" w:rsidR="00E64843" w:rsidRPr="009E7BB1" w:rsidRDefault="00E64843" w:rsidP="008B6926">
            <w:pPr>
              <w:spacing w:before="40" w:after="40" w:line="276" w:lineRule="auto"/>
              <w:rPr>
                <w:ins w:id="19763" w:author="Irová Zuzana" w:date="2025-04-16T15:11:00Z" w16du:dateUtc="2025-04-16T13:11:00Z"/>
                <w:rFonts w:eastAsia="Times New Roman" w:cstheme="minorHAnsi"/>
                <w:sz w:val="16"/>
                <w:szCs w:val="16"/>
                <w:lang w:eastAsia="cs-CZ"/>
              </w:rPr>
            </w:pPr>
            <w:ins w:id="19764" w:author="Irová Zuzana" w:date="2025-04-16T15:12:00Z">
              <w:r w:rsidRPr="00225C7E">
                <w:rPr>
                  <w:rFonts w:eastAsia="Times New Roman" w:cstheme="minorHAnsi"/>
                  <w:sz w:val="16"/>
                  <w:szCs w:val="16"/>
                  <w:lang w:eastAsia="cs-CZ"/>
                </w:rPr>
                <w:t>DOC.BE.2</w:t>
              </w:r>
            </w:ins>
            <w:ins w:id="19765" w:author="Irová Zuzana" w:date="2025-04-16T15:12:00Z" w16du:dateUtc="2025-04-16T13:12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4</w:t>
              </w:r>
            </w:ins>
            <w:ins w:id="19766" w:author="Irová Zuzana" w:date="2025-04-16T15:12:00Z">
              <w:r w:rsidRPr="00225C7E"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</w:t>
              </w:r>
            </w:ins>
          </w:p>
        </w:tc>
        <w:tc>
          <w:tcPr>
            <w:tcW w:w="2693" w:type="dxa"/>
            <w:tcPrChange w:id="19767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16B98165" w14:textId="4EE8F7EB" w:rsidR="00E64843" w:rsidRPr="002A7E89" w:rsidRDefault="00E64843" w:rsidP="008B6926">
            <w:pPr>
              <w:spacing w:before="40" w:after="40" w:line="276" w:lineRule="auto"/>
              <w:rPr>
                <w:ins w:id="19768" w:author="Irová Zuzana" w:date="2025-04-16T15:11:00Z" w16du:dateUtc="2025-04-16T13:11:00Z"/>
                <w:rFonts w:eastAsia="Times New Roman" w:cstheme="minorHAnsi"/>
                <w:sz w:val="16"/>
                <w:szCs w:val="16"/>
                <w:highlight w:val="yellow"/>
                <w:lang w:eastAsia="cs-CZ"/>
                <w:rPrChange w:id="19769" w:author="Irová Zuzana" w:date="2025-05-23T12:08:00Z" w16du:dateUtc="2025-05-23T10:08:00Z">
                  <w:rPr>
                    <w:ins w:id="19770" w:author="Irová Zuzana" w:date="2025-04-16T15:11:00Z" w16du:dateUtc="2025-04-16T13:11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771" w:author="Irová Zuzana" w:date="2025-04-16T15:13:00Z" w16du:dateUtc="2025-04-16T13:13:00Z">
              <w:r w:rsidRPr="002A7E89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19772" w:author="Irová Zuzana" w:date="2025-05-23T12:08:00Z" w16du:dateUtc="2025-05-23T10:0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Predračun</w:t>
              </w:r>
            </w:ins>
          </w:p>
        </w:tc>
        <w:tc>
          <w:tcPr>
            <w:tcW w:w="2711" w:type="dxa"/>
            <w:vAlign w:val="center"/>
            <w:tcPrChange w:id="19773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65A5B4E3" w14:textId="46F203CA" w:rsidR="00E64843" w:rsidRDefault="00E64843" w:rsidP="008B6926">
            <w:pPr>
              <w:spacing w:before="40" w:after="40" w:line="276" w:lineRule="auto"/>
              <w:rPr>
                <w:ins w:id="19774" w:author="Irová Zuzana" w:date="2025-04-16T15:11:00Z" w16du:dateUtc="2025-04-16T13:11:00Z"/>
                <w:rFonts w:eastAsia="Times New Roman" w:cstheme="minorHAnsi"/>
                <w:sz w:val="16"/>
                <w:szCs w:val="16"/>
                <w:lang w:eastAsia="cs-CZ"/>
              </w:rPr>
            </w:pPr>
            <w:ins w:id="19775" w:author="Irová Zuzana" w:date="2025-04-16T15:12:00Z">
              <w:r w:rsidRPr="009651CB">
                <w:rPr>
                  <w:rFonts w:eastAsia="Times New Roman" w:cstheme="minorHAnsi"/>
                  <w:sz w:val="16"/>
                  <w:szCs w:val="16"/>
                  <w:lang w:val="en-US" w:eastAsia="cs-CZ"/>
                </w:rPr>
                <w:t>Proforma bill</w:t>
              </w:r>
            </w:ins>
          </w:p>
        </w:tc>
        <w:tc>
          <w:tcPr>
            <w:tcW w:w="2336" w:type="dxa"/>
            <w:tcPrChange w:id="19776" w:author="Irová Zuzana" w:date="2025-05-23T12:02:00Z" w16du:dateUtc="2025-05-23T10:02:00Z">
              <w:tcPr>
                <w:tcW w:w="3783" w:type="dxa"/>
              </w:tcPr>
            </w:tcPrChange>
          </w:tcPr>
          <w:p w14:paraId="5D122EAD" w14:textId="29C3BA56" w:rsidR="00E64843" w:rsidRPr="009651CB" w:rsidRDefault="009247D2" w:rsidP="008B6926">
            <w:pPr>
              <w:spacing w:before="40" w:after="40" w:line="276" w:lineRule="auto"/>
              <w:rPr>
                <w:ins w:id="19777" w:author="Irová Zuzana" w:date="2025-05-23T12:02:00Z" w16du:dateUtc="2025-05-23T10:02:00Z"/>
                <w:rFonts w:eastAsia="Times New Roman" w:cstheme="minorHAnsi"/>
                <w:sz w:val="16"/>
                <w:szCs w:val="16"/>
                <w:lang w:val="en-US" w:eastAsia="cs-CZ"/>
              </w:rPr>
            </w:pPr>
            <w:ins w:id="19778" w:author="Irová Zuzana" w:date="2025-05-23T15:29:00Z" w16du:dateUtc="2025-05-23T13:29:00Z">
              <w:r>
                <w:rPr>
                  <w:rFonts w:eastAsia="Times New Roman" w:cstheme="minorHAnsi"/>
                  <w:sz w:val="16"/>
                  <w:szCs w:val="16"/>
                  <w:lang w:val="en-US" w:eastAsia="cs-CZ"/>
                </w:rPr>
                <w:t>Proforma faktura</w:t>
              </w:r>
            </w:ins>
          </w:p>
        </w:tc>
      </w:tr>
      <w:tr w:rsidR="00E64843" w:rsidRPr="00651A86" w14:paraId="57785F58" w14:textId="3683BC90" w:rsidTr="00E64843">
        <w:trPr>
          <w:ins w:id="19779" w:author="Drastichová Zuzana" w:date="2025-03-06T21:44:00Z"/>
        </w:trPr>
        <w:tc>
          <w:tcPr>
            <w:tcW w:w="1888" w:type="dxa"/>
            <w:vAlign w:val="center"/>
            <w:tcPrChange w:id="19780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5AA9B3FD" w14:textId="6CFB3437" w:rsidR="00E64843" w:rsidRPr="00CE7E86" w:rsidRDefault="00E64843" w:rsidP="008B6926">
            <w:pPr>
              <w:spacing w:before="40" w:after="40" w:line="276" w:lineRule="auto"/>
              <w:rPr>
                <w:ins w:id="19781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782" w:author="Irová Zuzana" w:date="2025-05-23T11:48:00Z" w16du:dateUtc="2025-05-23T09:48:00Z">
                  <w:rPr>
                    <w:ins w:id="19783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784" w:author="Drastichová Zuzana" w:date="2025-03-06T21:44:00Z" w16du:dateUtc="2025-03-06T20:44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785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DOC.BE.110</w:t>
              </w:r>
            </w:ins>
            <w:ins w:id="19786" w:author="Drastichová Zuzana" w:date="2025-03-06T21:55:00Z" w16du:dateUtc="2025-03-06T20:55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787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.HR</w:t>
              </w:r>
            </w:ins>
          </w:p>
        </w:tc>
        <w:tc>
          <w:tcPr>
            <w:tcW w:w="2693" w:type="dxa"/>
            <w:tcPrChange w:id="19788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3B6AD1CB" w14:textId="12262CF4" w:rsidR="00E64843" w:rsidRPr="00CE7E86" w:rsidRDefault="00E64843" w:rsidP="008B6926">
            <w:pPr>
              <w:spacing w:before="40" w:after="40" w:line="276" w:lineRule="auto"/>
              <w:rPr>
                <w:ins w:id="19789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790" w:author="Irová Zuzana" w:date="2025-05-23T11:48:00Z" w16du:dateUtc="2025-05-23T09:48:00Z">
                  <w:rPr>
                    <w:ins w:id="19791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792" w:author="Drastichová Zuzana" w:date="2025-03-06T21:49:00Z" w16du:dateUtc="2025-03-06T20:49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793" w:author="Irová Zuzana" w:date="2025-05-23T11:48:00Z" w16du:dateUtc="2025-05-23T09:48:00Z">
                    <w:rPr/>
                  </w:rPrChange>
                </w:rPr>
                <w:t xml:space="preserve">EETS </w:t>
              </w:r>
            </w:ins>
            <w:ins w:id="19794" w:author="Drastichová Zuzana" w:date="2025-03-06T21:52:00Z" w16du:dateUtc="2025-03-06T20:52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795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R</w:t>
              </w:r>
            </w:ins>
            <w:ins w:id="19796" w:author="Drastichová Zuzana" w:date="2025-03-06T21:49:00Z" w16du:dateUtc="2025-03-06T20:49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797" w:author="Irová Zuzana" w:date="2025-05-23T11:48:00Z" w16du:dateUtc="2025-05-23T09:48:00Z">
                    <w:rPr/>
                  </w:rPrChange>
                </w:rPr>
                <w:t>a</w:t>
              </w:r>
              <w:r w:rsidRPr="00CE7E86">
                <w:rPr>
                  <w:rFonts w:eastAsia="Times New Roman" w:cstheme="minorHAnsi" w:hint="cs"/>
                  <w:sz w:val="16"/>
                  <w:szCs w:val="16"/>
                  <w:highlight w:val="cyan"/>
                  <w:lang w:eastAsia="cs-CZ"/>
                  <w:rPrChange w:id="19798" w:author="Irová Zuzana" w:date="2025-05-23T11:48:00Z" w16du:dateUtc="2025-05-23T09:48:00Z">
                    <w:rPr>
                      <w:rFonts w:hint="cs"/>
                    </w:rPr>
                  </w:rPrChange>
                </w:rPr>
                <w:t>č</w:t>
              </w:r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799" w:author="Irová Zuzana" w:date="2025-05-23T11:48:00Z" w16du:dateUtc="2025-05-23T09:48:00Z">
                    <w:rPr/>
                  </w:rPrChange>
                </w:rPr>
                <w:t>un za cestarinu</w:t>
              </w:r>
            </w:ins>
          </w:p>
        </w:tc>
        <w:tc>
          <w:tcPr>
            <w:tcW w:w="2711" w:type="dxa"/>
            <w:vAlign w:val="center"/>
            <w:tcPrChange w:id="19800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0BFF2D45" w14:textId="77777777" w:rsidR="00E64843" w:rsidRPr="00CE7E86" w:rsidRDefault="00E64843" w:rsidP="008B6926">
            <w:pPr>
              <w:spacing w:before="40" w:after="40" w:line="276" w:lineRule="auto"/>
              <w:rPr>
                <w:ins w:id="19801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802" w:author="Irová Zuzana" w:date="2025-05-23T11:48:00Z" w16du:dateUtc="2025-05-23T09:48:00Z">
                  <w:rPr>
                    <w:ins w:id="19803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804" w:author="Drastichová Zuzana" w:date="2025-03-06T21:44:00Z" w16du:dateUtc="2025-03-06T20:44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05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EETS Invoice for toll</w:t>
              </w:r>
            </w:ins>
          </w:p>
        </w:tc>
        <w:tc>
          <w:tcPr>
            <w:tcW w:w="2336" w:type="dxa"/>
            <w:tcPrChange w:id="19806" w:author="Irová Zuzana" w:date="2025-05-23T12:02:00Z" w16du:dateUtc="2025-05-23T10:02:00Z">
              <w:tcPr>
                <w:tcW w:w="3783" w:type="dxa"/>
              </w:tcPr>
            </w:tcPrChange>
          </w:tcPr>
          <w:p w14:paraId="76E5AD8F" w14:textId="77777777" w:rsidR="00E64843" w:rsidRPr="00E64843" w:rsidRDefault="00E64843" w:rsidP="008B6926">
            <w:pPr>
              <w:spacing w:before="40" w:after="40" w:line="276" w:lineRule="auto"/>
              <w:rPr>
                <w:ins w:id="19807" w:author="Irová Zuzana" w:date="2025-05-23T12:02:00Z" w16du:dateUtc="2025-05-23T10:02:00Z"/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455B6384" w14:textId="3A2E740A" w:rsidTr="00E64843">
        <w:trPr>
          <w:ins w:id="19808" w:author="Drastichová Zuzana" w:date="2025-03-06T21:44:00Z"/>
        </w:trPr>
        <w:tc>
          <w:tcPr>
            <w:tcW w:w="1888" w:type="dxa"/>
            <w:vAlign w:val="center"/>
            <w:tcPrChange w:id="19809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3FEEA469" w14:textId="76CAC2A1" w:rsidR="00E64843" w:rsidRPr="00CE7E86" w:rsidRDefault="00E64843" w:rsidP="008B6926">
            <w:pPr>
              <w:spacing w:before="40" w:after="40" w:line="276" w:lineRule="auto"/>
              <w:rPr>
                <w:ins w:id="19810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811" w:author="Irová Zuzana" w:date="2025-05-23T11:48:00Z" w16du:dateUtc="2025-05-23T09:48:00Z">
                  <w:rPr>
                    <w:ins w:id="19812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813" w:author="Drastichová Zuzana" w:date="2025-03-06T21:44:00Z" w16du:dateUtc="2025-03-06T20:44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14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DOC.BE.113</w:t>
              </w:r>
            </w:ins>
            <w:ins w:id="19815" w:author="Drastichová Zuzana" w:date="2025-03-06T21:55:00Z" w16du:dateUtc="2025-03-06T20:55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16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.HR</w:t>
              </w:r>
            </w:ins>
          </w:p>
        </w:tc>
        <w:tc>
          <w:tcPr>
            <w:tcW w:w="2693" w:type="dxa"/>
            <w:tcPrChange w:id="19817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41262A22" w14:textId="2BDA0A50" w:rsidR="00E64843" w:rsidRPr="00CE7E86" w:rsidRDefault="00E64843" w:rsidP="008B6926">
            <w:pPr>
              <w:spacing w:before="40" w:after="40" w:line="276" w:lineRule="auto"/>
              <w:rPr>
                <w:ins w:id="19818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819" w:author="Irová Zuzana" w:date="2025-05-23T11:48:00Z" w16du:dateUtc="2025-05-23T09:48:00Z">
                  <w:rPr>
                    <w:ins w:id="19820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821" w:author="Drastichová Zuzana" w:date="2025-03-06T21:49:00Z" w16du:dateUtc="2025-03-06T20:49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22" w:author="Irová Zuzana" w:date="2025-05-23T11:48:00Z" w16du:dateUtc="2025-05-23T09:48:00Z">
                    <w:rPr/>
                  </w:rPrChange>
                </w:rPr>
                <w:t xml:space="preserve">EETS </w:t>
              </w:r>
            </w:ins>
            <w:ins w:id="19823" w:author="Drastichová Zuzana" w:date="2025-03-06T21:52:00Z" w16du:dateUtc="2025-03-06T20:52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24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Z</w:t>
              </w:r>
            </w:ins>
            <w:ins w:id="19825" w:author="Drastichová Zuzana" w:date="2025-03-06T21:49:00Z" w16du:dateUtc="2025-03-06T20:49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26" w:author="Irová Zuzana" w:date="2025-05-23T11:48:00Z" w16du:dateUtc="2025-05-23T09:48:00Z">
                    <w:rPr/>
                  </w:rPrChange>
                </w:rPr>
                <w:t>adu</w:t>
              </w:r>
              <w:r w:rsidRPr="00CE7E86">
                <w:rPr>
                  <w:rFonts w:eastAsia="Times New Roman" w:cstheme="minorHAnsi" w:hint="cs"/>
                  <w:sz w:val="16"/>
                  <w:szCs w:val="16"/>
                  <w:highlight w:val="cyan"/>
                  <w:lang w:eastAsia="cs-CZ"/>
                  <w:rPrChange w:id="19827" w:author="Irová Zuzana" w:date="2025-05-23T11:48:00Z" w16du:dateUtc="2025-05-23T09:48:00Z">
                    <w:rPr>
                      <w:rFonts w:hint="cs"/>
                    </w:rPr>
                  </w:rPrChange>
                </w:rPr>
                <w:t>ž</w:t>
              </w:r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28" w:author="Irová Zuzana" w:date="2025-05-23T11:48:00Z" w16du:dateUtc="2025-05-23T09:48:00Z">
                    <w:rPr/>
                  </w:rPrChange>
                </w:rPr>
                <w:t>enje cestarine</w:t>
              </w:r>
            </w:ins>
          </w:p>
        </w:tc>
        <w:tc>
          <w:tcPr>
            <w:tcW w:w="2711" w:type="dxa"/>
            <w:vAlign w:val="center"/>
            <w:tcPrChange w:id="19829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702B39F5" w14:textId="77777777" w:rsidR="00E64843" w:rsidRPr="00CE7E86" w:rsidRDefault="00E64843" w:rsidP="008B6926">
            <w:pPr>
              <w:spacing w:before="40" w:after="40" w:line="276" w:lineRule="auto"/>
              <w:rPr>
                <w:ins w:id="19830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831" w:author="Irová Zuzana" w:date="2025-05-23T11:48:00Z" w16du:dateUtc="2025-05-23T09:48:00Z">
                  <w:rPr>
                    <w:ins w:id="19832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833" w:author="Drastichová Zuzana" w:date="2025-03-06T21:44:00Z" w16du:dateUtc="2025-03-06T20:44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34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EETS Debit note for toll</w:t>
              </w:r>
            </w:ins>
          </w:p>
        </w:tc>
        <w:tc>
          <w:tcPr>
            <w:tcW w:w="2336" w:type="dxa"/>
            <w:tcPrChange w:id="19835" w:author="Irová Zuzana" w:date="2025-05-23T12:02:00Z" w16du:dateUtc="2025-05-23T10:02:00Z">
              <w:tcPr>
                <w:tcW w:w="3783" w:type="dxa"/>
              </w:tcPr>
            </w:tcPrChange>
          </w:tcPr>
          <w:p w14:paraId="23267754" w14:textId="77777777" w:rsidR="00E64843" w:rsidRPr="00E64843" w:rsidRDefault="00E64843" w:rsidP="008B6926">
            <w:pPr>
              <w:spacing w:before="40" w:after="40" w:line="276" w:lineRule="auto"/>
              <w:rPr>
                <w:ins w:id="19836" w:author="Irová Zuzana" w:date="2025-05-23T12:02:00Z" w16du:dateUtc="2025-05-23T10:02:00Z"/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240BB25E" w14:textId="203D8657" w:rsidTr="00E64843">
        <w:trPr>
          <w:ins w:id="19837" w:author="Drastichová Zuzana" w:date="2025-03-06T21:44:00Z"/>
        </w:trPr>
        <w:tc>
          <w:tcPr>
            <w:tcW w:w="1888" w:type="dxa"/>
            <w:vAlign w:val="center"/>
            <w:tcPrChange w:id="19838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5E058E00" w14:textId="5A0B0203" w:rsidR="00E64843" w:rsidRPr="00CE7E86" w:rsidRDefault="00E64843" w:rsidP="008B6926">
            <w:pPr>
              <w:spacing w:before="40" w:after="40" w:line="276" w:lineRule="auto"/>
              <w:rPr>
                <w:ins w:id="19839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840" w:author="Irová Zuzana" w:date="2025-05-23T11:48:00Z" w16du:dateUtc="2025-05-23T09:48:00Z">
                  <w:rPr>
                    <w:ins w:id="19841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842" w:author="Drastichová Zuzana" w:date="2025-03-06T21:44:00Z" w16du:dateUtc="2025-03-06T20:44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43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DOC.BE.114</w:t>
              </w:r>
            </w:ins>
            <w:ins w:id="19844" w:author="Drastichová Zuzana" w:date="2025-03-06T21:55:00Z" w16du:dateUtc="2025-03-06T20:55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45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.HR</w:t>
              </w:r>
            </w:ins>
          </w:p>
        </w:tc>
        <w:tc>
          <w:tcPr>
            <w:tcW w:w="2693" w:type="dxa"/>
            <w:tcPrChange w:id="19846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1625880B" w14:textId="6FD1C3A3" w:rsidR="00E64843" w:rsidRPr="00CE7E86" w:rsidRDefault="00E64843" w:rsidP="008B6926">
            <w:pPr>
              <w:spacing w:before="40" w:after="40" w:line="276" w:lineRule="auto"/>
              <w:rPr>
                <w:ins w:id="19847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848" w:author="Irová Zuzana" w:date="2025-05-23T11:48:00Z" w16du:dateUtc="2025-05-23T09:48:00Z">
                  <w:rPr>
                    <w:ins w:id="19849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850" w:author="Drastichová Zuzana" w:date="2025-03-06T21:49:00Z" w16du:dateUtc="2025-03-06T20:49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51" w:author="Irová Zuzana" w:date="2025-05-23T11:48:00Z" w16du:dateUtc="2025-05-23T09:48:00Z">
                    <w:rPr/>
                  </w:rPrChange>
                </w:rPr>
                <w:t xml:space="preserve">EETS </w:t>
              </w:r>
            </w:ins>
            <w:ins w:id="19852" w:author="Drastichová Zuzana" w:date="2025-03-06T21:52:00Z" w16du:dateUtc="2025-03-06T20:52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53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O</w:t>
              </w:r>
            </w:ins>
            <w:ins w:id="19854" w:author="Drastichová Zuzana" w:date="2025-03-06T21:51:00Z" w16du:dateUtc="2025-03-06T20:51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55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dobrenie</w:t>
              </w:r>
            </w:ins>
            <w:ins w:id="19856" w:author="Drastichová Zuzana" w:date="2025-03-06T21:49:00Z" w16du:dateUtc="2025-03-06T20:49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57" w:author="Irová Zuzana" w:date="2025-05-23T11:48:00Z" w16du:dateUtc="2025-05-23T09:48:00Z">
                    <w:rPr/>
                  </w:rPrChange>
                </w:rPr>
                <w:t xml:space="preserve"> za cestarinu</w:t>
              </w:r>
            </w:ins>
          </w:p>
        </w:tc>
        <w:tc>
          <w:tcPr>
            <w:tcW w:w="2711" w:type="dxa"/>
            <w:vAlign w:val="center"/>
            <w:tcPrChange w:id="19858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38E0D301" w14:textId="77777777" w:rsidR="00E64843" w:rsidRPr="00CE7E86" w:rsidRDefault="00E64843" w:rsidP="008B6926">
            <w:pPr>
              <w:spacing w:before="40" w:after="40" w:line="276" w:lineRule="auto"/>
              <w:rPr>
                <w:ins w:id="19859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860" w:author="Irová Zuzana" w:date="2025-05-23T11:48:00Z" w16du:dateUtc="2025-05-23T09:48:00Z">
                  <w:rPr>
                    <w:ins w:id="19861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862" w:author="Drastichová Zuzana" w:date="2025-03-06T21:44:00Z" w16du:dateUtc="2025-03-06T20:44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63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EETS Credit note for toll</w:t>
              </w:r>
            </w:ins>
          </w:p>
        </w:tc>
        <w:tc>
          <w:tcPr>
            <w:tcW w:w="2336" w:type="dxa"/>
            <w:tcPrChange w:id="19864" w:author="Irová Zuzana" w:date="2025-05-23T12:02:00Z" w16du:dateUtc="2025-05-23T10:02:00Z">
              <w:tcPr>
                <w:tcW w:w="3783" w:type="dxa"/>
              </w:tcPr>
            </w:tcPrChange>
          </w:tcPr>
          <w:p w14:paraId="73577139" w14:textId="77777777" w:rsidR="00E64843" w:rsidRPr="00E64843" w:rsidRDefault="00E64843" w:rsidP="008B6926">
            <w:pPr>
              <w:spacing w:before="40" w:after="40" w:line="276" w:lineRule="auto"/>
              <w:rPr>
                <w:ins w:id="19865" w:author="Irová Zuzana" w:date="2025-05-23T12:02:00Z" w16du:dateUtc="2025-05-23T10:02:00Z"/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7A40D5DF" w14:textId="4E8559DD" w:rsidTr="00E64843">
        <w:trPr>
          <w:ins w:id="19866" w:author="Drastichová Zuzana" w:date="2025-03-06T21:44:00Z"/>
        </w:trPr>
        <w:tc>
          <w:tcPr>
            <w:tcW w:w="1888" w:type="dxa"/>
            <w:vAlign w:val="center"/>
            <w:tcPrChange w:id="19867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6FC6944A" w14:textId="6190DD2B" w:rsidR="00E64843" w:rsidRPr="00CE7E86" w:rsidRDefault="00E64843" w:rsidP="008B6926">
            <w:pPr>
              <w:spacing w:before="40" w:after="40" w:line="276" w:lineRule="auto"/>
              <w:rPr>
                <w:ins w:id="19868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869" w:author="Irová Zuzana" w:date="2025-05-23T11:48:00Z" w16du:dateUtc="2025-05-23T09:48:00Z">
                  <w:rPr>
                    <w:ins w:id="19870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871" w:author="Drastichová Zuzana" w:date="2025-03-06T21:44:00Z" w16du:dateUtc="2025-03-06T20:44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72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DOC.BE.115</w:t>
              </w:r>
            </w:ins>
            <w:ins w:id="19873" w:author="Drastichová Zuzana" w:date="2025-03-06T21:55:00Z" w16du:dateUtc="2025-03-06T20:55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t>.HR</w:t>
              </w:r>
            </w:ins>
          </w:p>
        </w:tc>
        <w:tc>
          <w:tcPr>
            <w:tcW w:w="2693" w:type="dxa"/>
            <w:tcPrChange w:id="19874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3033DA69" w14:textId="585B6FBF" w:rsidR="00E64843" w:rsidRPr="00CE7E86" w:rsidRDefault="00E64843" w:rsidP="008B6926">
            <w:pPr>
              <w:spacing w:before="40" w:after="40" w:line="276" w:lineRule="auto"/>
              <w:rPr>
                <w:ins w:id="19875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876" w:author="Irová Zuzana" w:date="2025-05-23T11:48:00Z" w16du:dateUtc="2025-05-23T09:48:00Z">
                  <w:rPr>
                    <w:ins w:id="19877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878" w:author="Drastichová Zuzana" w:date="2025-03-06T21:49:00Z" w16du:dateUtc="2025-03-06T20:49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79" w:author="Irová Zuzana" w:date="2025-05-23T11:48:00Z" w16du:dateUtc="2025-05-23T09:48:00Z">
                    <w:rPr/>
                  </w:rPrChange>
                </w:rPr>
                <w:t xml:space="preserve">EETS </w:t>
              </w:r>
            </w:ins>
            <w:ins w:id="19880" w:author="Drastichová Zuzana" w:date="2025-03-06T21:52:00Z" w16du:dateUtc="2025-03-06T20:52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81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O</w:t>
              </w:r>
            </w:ins>
            <w:ins w:id="19882" w:author="Drastichová Zuzana" w:date="2025-03-06T21:51:00Z" w16du:dateUtc="2025-03-06T20:51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83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 xml:space="preserve">dobrenie </w:t>
              </w:r>
            </w:ins>
            <w:ins w:id="19884" w:author="Drastichová Zuzana" w:date="2025-03-06T21:49:00Z" w16du:dateUtc="2025-03-06T20:49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85" w:author="Irová Zuzana" w:date="2025-05-23T11:48:00Z" w16du:dateUtc="2025-05-23T09:48:00Z">
                    <w:rPr/>
                  </w:rPrChange>
                </w:rPr>
                <w:t>popust za cestarinu</w:t>
              </w:r>
            </w:ins>
          </w:p>
        </w:tc>
        <w:tc>
          <w:tcPr>
            <w:tcW w:w="2711" w:type="dxa"/>
            <w:vAlign w:val="center"/>
            <w:tcPrChange w:id="19886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504ECDFA" w14:textId="77777777" w:rsidR="00E64843" w:rsidRPr="00CE7E86" w:rsidRDefault="00E64843" w:rsidP="008B6926">
            <w:pPr>
              <w:spacing w:before="40" w:after="40" w:line="276" w:lineRule="auto"/>
              <w:rPr>
                <w:ins w:id="19887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888" w:author="Irová Zuzana" w:date="2025-05-23T11:48:00Z" w16du:dateUtc="2025-05-23T09:48:00Z">
                  <w:rPr>
                    <w:ins w:id="19889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890" w:author="Drastichová Zuzana" w:date="2025-03-06T21:44:00Z" w16du:dateUtc="2025-03-06T20:44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891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EETS Credit note for toll discounts</w:t>
              </w:r>
            </w:ins>
          </w:p>
        </w:tc>
        <w:tc>
          <w:tcPr>
            <w:tcW w:w="2336" w:type="dxa"/>
            <w:tcPrChange w:id="19892" w:author="Irová Zuzana" w:date="2025-05-23T12:02:00Z" w16du:dateUtc="2025-05-23T10:02:00Z">
              <w:tcPr>
                <w:tcW w:w="3783" w:type="dxa"/>
              </w:tcPr>
            </w:tcPrChange>
          </w:tcPr>
          <w:p w14:paraId="6CD5560A" w14:textId="77777777" w:rsidR="00E64843" w:rsidRPr="00E64843" w:rsidRDefault="00E64843" w:rsidP="008B6926">
            <w:pPr>
              <w:spacing w:before="40" w:after="40" w:line="276" w:lineRule="auto"/>
              <w:rPr>
                <w:ins w:id="19893" w:author="Irová Zuzana" w:date="2025-05-23T12:02:00Z" w16du:dateUtc="2025-05-23T10:02:00Z"/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08AB7BB6" w14:textId="3474E53A" w:rsidTr="00E64843">
        <w:trPr>
          <w:ins w:id="19894" w:author="Drastichová Zuzana" w:date="2025-03-06T21:44:00Z"/>
        </w:trPr>
        <w:tc>
          <w:tcPr>
            <w:tcW w:w="1888" w:type="dxa"/>
            <w:vAlign w:val="center"/>
            <w:tcPrChange w:id="19895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2459B4FD" w14:textId="7B8442F2" w:rsidR="00E64843" w:rsidRPr="00CE7E86" w:rsidRDefault="00E64843" w:rsidP="008B6926">
            <w:pPr>
              <w:spacing w:before="40" w:after="40" w:line="276" w:lineRule="auto"/>
              <w:rPr>
                <w:ins w:id="19896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897" w:author="Irová Zuzana" w:date="2025-05-23T11:48:00Z" w16du:dateUtc="2025-05-23T09:48:00Z">
                  <w:rPr>
                    <w:ins w:id="19898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899" w:author="Drastichová Zuzana" w:date="2025-03-06T21:44:00Z" w16du:dateUtc="2025-03-06T20:44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00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DOC.BE.116</w:t>
              </w:r>
            </w:ins>
            <w:ins w:id="19901" w:author="Drastichová Zuzana" w:date="2025-03-06T21:55:00Z" w16du:dateUtc="2025-03-06T20:55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02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.HR</w:t>
              </w:r>
            </w:ins>
          </w:p>
        </w:tc>
        <w:tc>
          <w:tcPr>
            <w:tcW w:w="2693" w:type="dxa"/>
            <w:tcPrChange w:id="19903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208113D2" w14:textId="27A82764" w:rsidR="00E64843" w:rsidRPr="00CE7E86" w:rsidRDefault="00E64843" w:rsidP="008B6926">
            <w:pPr>
              <w:spacing w:before="40" w:after="40" w:line="276" w:lineRule="auto"/>
              <w:rPr>
                <w:ins w:id="19904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905" w:author="Irová Zuzana" w:date="2025-05-23T11:48:00Z" w16du:dateUtc="2025-05-23T09:48:00Z">
                  <w:rPr>
                    <w:ins w:id="19906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907" w:author="Drastichová Zuzana" w:date="2025-03-06T21:49:00Z" w16du:dateUtc="2025-03-06T20:49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08" w:author="Irová Zuzana" w:date="2025-05-23T11:48:00Z" w16du:dateUtc="2025-05-23T09:48:00Z">
                    <w:rPr/>
                  </w:rPrChange>
                </w:rPr>
                <w:t xml:space="preserve">EETS </w:t>
              </w:r>
            </w:ins>
            <w:ins w:id="19909" w:author="Drastichová Zuzana" w:date="2025-03-06T21:52:00Z" w16du:dateUtc="2025-03-06T20:52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10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R</w:t>
              </w:r>
            </w:ins>
            <w:ins w:id="19911" w:author="Drastichová Zuzana" w:date="2025-03-06T21:49:00Z" w16du:dateUtc="2025-03-06T20:49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12" w:author="Irová Zuzana" w:date="2025-05-23T11:48:00Z" w16du:dateUtc="2025-05-23T09:48:00Z">
                    <w:rPr/>
                  </w:rPrChange>
                </w:rPr>
                <w:t>a</w:t>
              </w:r>
              <w:r w:rsidRPr="00CE7E86">
                <w:rPr>
                  <w:rFonts w:eastAsia="Times New Roman" w:cstheme="minorHAnsi" w:hint="cs"/>
                  <w:sz w:val="16"/>
                  <w:szCs w:val="16"/>
                  <w:highlight w:val="cyan"/>
                  <w:lang w:eastAsia="cs-CZ"/>
                  <w:rPrChange w:id="19913" w:author="Irová Zuzana" w:date="2025-05-23T11:48:00Z" w16du:dateUtc="2025-05-23T09:48:00Z">
                    <w:rPr>
                      <w:rFonts w:hint="cs"/>
                    </w:rPr>
                  </w:rPrChange>
                </w:rPr>
                <w:t>č</w:t>
              </w:r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14" w:author="Irová Zuzana" w:date="2025-05-23T11:48:00Z" w16du:dateUtc="2025-05-23T09:48:00Z">
                    <w:rPr/>
                  </w:rPrChange>
                </w:rPr>
                <w:t>un za uslugu</w:t>
              </w:r>
            </w:ins>
          </w:p>
        </w:tc>
        <w:tc>
          <w:tcPr>
            <w:tcW w:w="2711" w:type="dxa"/>
            <w:vAlign w:val="center"/>
            <w:tcPrChange w:id="19915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12E224D3" w14:textId="77777777" w:rsidR="00E64843" w:rsidRPr="00CE7E86" w:rsidRDefault="00E64843" w:rsidP="008B6926">
            <w:pPr>
              <w:spacing w:before="40" w:after="40" w:line="276" w:lineRule="auto"/>
              <w:rPr>
                <w:ins w:id="19916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917" w:author="Irová Zuzana" w:date="2025-05-23T11:48:00Z" w16du:dateUtc="2025-05-23T09:48:00Z">
                  <w:rPr>
                    <w:ins w:id="19918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919" w:author="Drastichová Zuzana" w:date="2025-03-06T21:44:00Z" w16du:dateUtc="2025-03-06T20:44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20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EETS Invoice for services</w:t>
              </w:r>
            </w:ins>
          </w:p>
        </w:tc>
        <w:tc>
          <w:tcPr>
            <w:tcW w:w="2336" w:type="dxa"/>
            <w:tcPrChange w:id="19921" w:author="Irová Zuzana" w:date="2025-05-23T12:02:00Z" w16du:dateUtc="2025-05-23T10:02:00Z">
              <w:tcPr>
                <w:tcW w:w="3783" w:type="dxa"/>
              </w:tcPr>
            </w:tcPrChange>
          </w:tcPr>
          <w:p w14:paraId="038AACA1" w14:textId="77777777" w:rsidR="00E64843" w:rsidRPr="00E64843" w:rsidRDefault="00E64843" w:rsidP="008B6926">
            <w:pPr>
              <w:spacing w:before="40" w:after="40" w:line="276" w:lineRule="auto"/>
              <w:rPr>
                <w:ins w:id="19922" w:author="Irová Zuzana" w:date="2025-05-23T12:02:00Z" w16du:dateUtc="2025-05-23T10:02:00Z"/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0BEC40EA" w14:textId="76EC05DC" w:rsidTr="00E64843">
        <w:trPr>
          <w:ins w:id="19923" w:author="Drastichová Zuzana" w:date="2025-03-06T21:44:00Z"/>
        </w:trPr>
        <w:tc>
          <w:tcPr>
            <w:tcW w:w="1888" w:type="dxa"/>
            <w:vAlign w:val="center"/>
            <w:tcPrChange w:id="19924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35B5AC6A" w14:textId="125AE352" w:rsidR="00E64843" w:rsidRPr="00CE7E86" w:rsidRDefault="00E64843" w:rsidP="008B6926">
            <w:pPr>
              <w:spacing w:before="40" w:after="40" w:line="276" w:lineRule="auto"/>
              <w:rPr>
                <w:ins w:id="19925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926" w:author="Irová Zuzana" w:date="2025-05-23T11:48:00Z" w16du:dateUtc="2025-05-23T09:48:00Z">
                  <w:rPr>
                    <w:ins w:id="19927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928" w:author="Drastichová Zuzana" w:date="2025-03-06T21:44:00Z" w16du:dateUtc="2025-03-06T20:44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29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DOC.BE.117</w:t>
              </w:r>
            </w:ins>
            <w:ins w:id="19930" w:author="Drastichová Zuzana" w:date="2025-03-06T21:55:00Z" w16du:dateUtc="2025-03-06T20:55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31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.HR</w:t>
              </w:r>
            </w:ins>
          </w:p>
        </w:tc>
        <w:tc>
          <w:tcPr>
            <w:tcW w:w="2693" w:type="dxa"/>
            <w:tcPrChange w:id="19932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15A43A4C" w14:textId="0199C970" w:rsidR="00E64843" w:rsidRPr="00CE7E86" w:rsidRDefault="00E64843" w:rsidP="008B6926">
            <w:pPr>
              <w:spacing w:before="40" w:after="40" w:line="276" w:lineRule="auto"/>
              <w:rPr>
                <w:ins w:id="19933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934" w:author="Irová Zuzana" w:date="2025-05-23T11:48:00Z" w16du:dateUtc="2025-05-23T09:48:00Z">
                  <w:rPr>
                    <w:ins w:id="19935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936" w:author="Drastichová Zuzana" w:date="2025-03-06T21:49:00Z" w16du:dateUtc="2025-03-06T20:49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37" w:author="Irová Zuzana" w:date="2025-05-23T11:48:00Z" w16du:dateUtc="2025-05-23T09:48:00Z">
                    <w:rPr/>
                  </w:rPrChange>
                </w:rPr>
                <w:t xml:space="preserve">EETS </w:t>
              </w:r>
            </w:ins>
            <w:ins w:id="19938" w:author="Drastichová Zuzana" w:date="2025-03-06T21:52:00Z" w16du:dateUtc="2025-03-06T20:52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39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O</w:t>
              </w:r>
            </w:ins>
            <w:ins w:id="19940" w:author="Drastichová Zuzana" w:date="2025-03-06T21:51:00Z" w16du:dateUtc="2025-03-06T20:51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41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dobrenie</w:t>
              </w:r>
            </w:ins>
            <w:ins w:id="19942" w:author="Drastichová Zuzana" w:date="2025-03-06T21:49:00Z" w16du:dateUtc="2025-03-06T20:49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43" w:author="Irová Zuzana" w:date="2025-05-23T11:48:00Z" w16du:dateUtc="2025-05-23T09:48:00Z">
                    <w:rPr/>
                  </w:rPrChange>
                </w:rPr>
                <w:t xml:space="preserve"> za uslugu</w:t>
              </w:r>
            </w:ins>
          </w:p>
        </w:tc>
        <w:tc>
          <w:tcPr>
            <w:tcW w:w="2711" w:type="dxa"/>
            <w:vAlign w:val="center"/>
            <w:tcPrChange w:id="19944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585D3CA4" w14:textId="5BDD6803" w:rsidR="00E64843" w:rsidRPr="00CE7E86" w:rsidRDefault="00E64843" w:rsidP="008B6926">
            <w:pPr>
              <w:spacing w:before="40" w:after="40" w:line="276" w:lineRule="auto"/>
              <w:rPr>
                <w:ins w:id="19945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946" w:author="Irová Zuzana" w:date="2025-05-23T11:48:00Z" w16du:dateUtc="2025-05-23T09:48:00Z">
                  <w:rPr>
                    <w:ins w:id="19947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948" w:author="Drastichová Zuzana" w:date="2025-03-06T21:44:00Z" w16du:dateUtc="2025-03-06T20:44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49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 xml:space="preserve">EETS Credit </w:t>
              </w:r>
            </w:ins>
            <w:ins w:id="19950" w:author="Drastichová Zuzana" w:date="2025-03-06T21:57:00Z" w16du:dateUtc="2025-03-06T20:57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51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note</w:t>
              </w:r>
            </w:ins>
            <w:ins w:id="19952" w:author="Drastichová Zuzana" w:date="2025-03-06T21:44:00Z" w16du:dateUtc="2025-03-06T20:44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53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 xml:space="preserve"> for services</w:t>
              </w:r>
            </w:ins>
          </w:p>
        </w:tc>
        <w:tc>
          <w:tcPr>
            <w:tcW w:w="2336" w:type="dxa"/>
            <w:tcPrChange w:id="19954" w:author="Irová Zuzana" w:date="2025-05-23T12:02:00Z" w16du:dateUtc="2025-05-23T10:02:00Z">
              <w:tcPr>
                <w:tcW w:w="3783" w:type="dxa"/>
              </w:tcPr>
            </w:tcPrChange>
          </w:tcPr>
          <w:p w14:paraId="57A9B784" w14:textId="77777777" w:rsidR="00E64843" w:rsidRPr="00E64843" w:rsidRDefault="00E64843" w:rsidP="008B6926">
            <w:pPr>
              <w:spacing w:before="40" w:after="40" w:line="276" w:lineRule="auto"/>
              <w:rPr>
                <w:ins w:id="19955" w:author="Irová Zuzana" w:date="2025-05-23T12:02:00Z" w16du:dateUtc="2025-05-23T10:02:00Z"/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68FD6874" w14:textId="6FF18993" w:rsidTr="00E64843">
        <w:trPr>
          <w:ins w:id="19956" w:author="Drastichová Zuzana" w:date="2025-03-06T21:44:00Z"/>
        </w:trPr>
        <w:tc>
          <w:tcPr>
            <w:tcW w:w="1888" w:type="dxa"/>
            <w:vAlign w:val="center"/>
            <w:tcPrChange w:id="19957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0183029D" w14:textId="61FEDB77" w:rsidR="00E64843" w:rsidRPr="00CE7E86" w:rsidRDefault="00E64843" w:rsidP="008B6926">
            <w:pPr>
              <w:spacing w:before="40" w:after="40" w:line="276" w:lineRule="auto"/>
              <w:rPr>
                <w:ins w:id="19958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959" w:author="Irová Zuzana" w:date="2025-05-23T11:48:00Z" w16du:dateUtc="2025-05-23T09:48:00Z">
                  <w:rPr>
                    <w:ins w:id="19960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961" w:author="Drastichová Zuzana" w:date="2025-03-06T21:44:00Z" w16du:dateUtc="2025-03-06T20:44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62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DOC.BE.119</w:t>
              </w:r>
            </w:ins>
            <w:ins w:id="19963" w:author="Drastichová Zuzana" w:date="2025-03-06T21:55:00Z" w16du:dateUtc="2025-03-06T20:55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64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.HR</w:t>
              </w:r>
            </w:ins>
          </w:p>
        </w:tc>
        <w:tc>
          <w:tcPr>
            <w:tcW w:w="2693" w:type="dxa"/>
            <w:tcPrChange w:id="19965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1A07FDF4" w14:textId="6D5A5745" w:rsidR="00E64843" w:rsidRPr="00CE7E86" w:rsidRDefault="00E64843" w:rsidP="008B6926">
            <w:pPr>
              <w:spacing w:before="40" w:after="40" w:line="276" w:lineRule="auto"/>
              <w:rPr>
                <w:ins w:id="19966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967" w:author="Irová Zuzana" w:date="2025-05-23T11:48:00Z" w16du:dateUtc="2025-05-23T09:48:00Z">
                  <w:rPr>
                    <w:ins w:id="19968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969" w:author="Drastichová Zuzana" w:date="2025-03-06T21:49:00Z" w16du:dateUtc="2025-03-06T20:49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70" w:author="Irová Zuzana" w:date="2025-05-23T11:48:00Z" w16du:dateUtc="2025-05-23T09:48:00Z">
                    <w:rPr/>
                  </w:rPrChange>
                </w:rPr>
                <w:t>EETS Ra</w:t>
              </w:r>
              <w:r w:rsidRPr="00CE7E86">
                <w:rPr>
                  <w:rFonts w:eastAsia="Times New Roman" w:cstheme="minorHAnsi" w:hint="cs"/>
                  <w:sz w:val="16"/>
                  <w:szCs w:val="16"/>
                  <w:highlight w:val="cyan"/>
                  <w:lang w:eastAsia="cs-CZ"/>
                  <w:rPrChange w:id="19971" w:author="Irová Zuzana" w:date="2025-05-23T11:48:00Z" w16du:dateUtc="2025-05-23T09:48:00Z">
                    <w:rPr>
                      <w:rFonts w:hint="cs"/>
                    </w:rPr>
                  </w:rPrChange>
                </w:rPr>
                <w:t>č</w:t>
              </w:r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72" w:author="Irová Zuzana" w:date="2025-05-23T11:48:00Z" w16du:dateUtc="2025-05-23T09:48:00Z">
                    <w:rPr/>
                  </w:rPrChange>
                </w:rPr>
                <w:t>un za ugovornu kaznu</w:t>
              </w:r>
            </w:ins>
          </w:p>
        </w:tc>
        <w:tc>
          <w:tcPr>
            <w:tcW w:w="2711" w:type="dxa"/>
            <w:vAlign w:val="center"/>
            <w:tcPrChange w:id="19973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3FA646F8" w14:textId="77777777" w:rsidR="00E64843" w:rsidRPr="00CE7E86" w:rsidRDefault="00E64843" w:rsidP="008B6926">
            <w:pPr>
              <w:spacing w:before="40" w:after="40" w:line="276" w:lineRule="auto"/>
              <w:rPr>
                <w:ins w:id="19974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975" w:author="Irová Zuzana" w:date="2025-05-23T11:48:00Z" w16du:dateUtc="2025-05-23T09:48:00Z">
                  <w:rPr>
                    <w:ins w:id="19976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977" w:author="Drastichová Zuzana" w:date="2025-03-06T21:44:00Z" w16du:dateUtc="2025-03-06T20:44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78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EETS Invoice for contractual penalty</w:t>
              </w:r>
            </w:ins>
          </w:p>
        </w:tc>
        <w:tc>
          <w:tcPr>
            <w:tcW w:w="2336" w:type="dxa"/>
            <w:tcPrChange w:id="19979" w:author="Irová Zuzana" w:date="2025-05-23T12:02:00Z" w16du:dateUtc="2025-05-23T10:02:00Z">
              <w:tcPr>
                <w:tcW w:w="3783" w:type="dxa"/>
              </w:tcPr>
            </w:tcPrChange>
          </w:tcPr>
          <w:p w14:paraId="2037AE30" w14:textId="77777777" w:rsidR="00E64843" w:rsidRPr="00E64843" w:rsidRDefault="00E64843" w:rsidP="008B6926">
            <w:pPr>
              <w:spacing w:before="40" w:after="40" w:line="276" w:lineRule="auto"/>
              <w:rPr>
                <w:ins w:id="19980" w:author="Irová Zuzana" w:date="2025-05-23T12:02:00Z" w16du:dateUtc="2025-05-23T10:02:00Z"/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68A137BD" w14:textId="2A1D8A32" w:rsidTr="00E64843">
        <w:trPr>
          <w:ins w:id="19981" w:author="Drastichová Zuzana" w:date="2025-03-06T21:44:00Z"/>
        </w:trPr>
        <w:tc>
          <w:tcPr>
            <w:tcW w:w="1888" w:type="dxa"/>
            <w:vAlign w:val="center"/>
            <w:tcPrChange w:id="19982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5C9D0FE4" w14:textId="79AD4120" w:rsidR="00E64843" w:rsidRPr="00CE7E86" w:rsidRDefault="00E64843" w:rsidP="008B6926">
            <w:pPr>
              <w:spacing w:before="40" w:after="40" w:line="276" w:lineRule="auto"/>
              <w:rPr>
                <w:ins w:id="19983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984" w:author="Irová Zuzana" w:date="2025-05-23T11:48:00Z" w16du:dateUtc="2025-05-23T09:48:00Z">
                  <w:rPr>
                    <w:ins w:id="19985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986" w:author="Drastichová Zuzana" w:date="2025-03-06T21:44:00Z" w16du:dateUtc="2025-03-06T20:44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87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DOC.BE.120</w:t>
              </w:r>
            </w:ins>
            <w:ins w:id="19988" w:author="Drastichová Zuzana" w:date="2025-03-06T21:55:00Z" w16du:dateUtc="2025-03-06T20:55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89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.HR</w:t>
              </w:r>
            </w:ins>
          </w:p>
        </w:tc>
        <w:tc>
          <w:tcPr>
            <w:tcW w:w="2693" w:type="dxa"/>
            <w:tcPrChange w:id="19990" w:author="Irová Zuzana" w:date="2025-05-23T12:02:00Z" w16du:dateUtc="2025-05-23T10:02:00Z">
              <w:tcPr>
                <w:tcW w:w="3690" w:type="dxa"/>
                <w:gridSpan w:val="2"/>
              </w:tcPr>
            </w:tcPrChange>
          </w:tcPr>
          <w:p w14:paraId="1077914C" w14:textId="7D1B9917" w:rsidR="00E64843" w:rsidRPr="00CE7E86" w:rsidRDefault="00E64843" w:rsidP="008B6926">
            <w:pPr>
              <w:spacing w:before="40" w:after="40" w:line="276" w:lineRule="auto"/>
              <w:rPr>
                <w:ins w:id="19991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19992" w:author="Irová Zuzana" w:date="2025-05-23T11:48:00Z" w16du:dateUtc="2025-05-23T09:48:00Z">
                  <w:rPr>
                    <w:ins w:id="19993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19994" w:author="Drastichová Zuzana" w:date="2025-03-06T21:49:00Z" w16du:dateUtc="2025-03-06T20:49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95" w:author="Irová Zuzana" w:date="2025-05-23T11:48:00Z" w16du:dateUtc="2025-05-23T09:48:00Z">
                    <w:rPr/>
                  </w:rPrChange>
                </w:rPr>
                <w:t xml:space="preserve">EETS </w:t>
              </w:r>
            </w:ins>
            <w:ins w:id="19996" w:author="Drastichová Zuzana" w:date="2025-03-06T21:52:00Z" w16du:dateUtc="2025-03-06T20:52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97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Odobrenie</w:t>
              </w:r>
            </w:ins>
            <w:ins w:id="19998" w:author="Drastichová Zuzana" w:date="2025-03-06T21:49:00Z" w16du:dateUtc="2025-03-06T20:49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19999" w:author="Irová Zuzana" w:date="2025-05-23T11:48:00Z" w16du:dateUtc="2025-05-23T09:48:00Z">
                    <w:rPr/>
                  </w:rPrChange>
                </w:rPr>
                <w:t xml:space="preserve"> za ugovornu kaznu</w:t>
              </w:r>
            </w:ins>
          </w:p>
        </w:tc>
        <w:tc>
          <w:tcPr>
            <w:tcW w:w="2711" w:type="dxa"/>
            <w:vAlign w:val="center"/>
            <w:tcPrChange w:id="20000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560DC090" w14:textId="77777777" w:rsidR="00E64843" w:rsidRPr="00CE7E86" w:rsidRDefault="00E64843" w:rsidP="008B6926">
            <w:pPr>
              <w:spacing w:before="40" w:after="40" w:line="276" w:lineRule="auto"/>
              <w:rPr>
                <w:ins w:id="20001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20002" w:author="Irová Zuzana" w:date="2025-05-23T11:48:00Z" w16du:dateUtc="2025-05-23T09:48:00Z">
                  <w:rPr>
                    <w:ins w:id="20003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20004" w:author="Drastichová Zuzana" w:date="2025-03-06T21:44:00Z" w16du:dateUtc="2025-03-06T20:44:00Z">
              <w:r w:rsidRPr="00CE7E86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20005" w:author="Irová Zuzana" w:date="2025-05-23T11:48:00Z" w16du:dateUtc="2025-05-23T09:48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EETS Credit note for contractual penalty</w:t>
              </w:r>
            </w:ins>
          </w:p>
        </w:tc>
        <w:tc>
          <w:tcPr>
            <w:tcW w:w="2336" w:type="dxa"/>
            <w:tcPrChange w:id="20006" w:author="Irová Zuzana" w:date="2025-05-23T12:02:00Z" w16du:dateUtc="2025-05-23T10:02:00Z">
              <w:tcPr>
                <w:tcW w:w="3783" w:type="dxa"/>
              </w:tcPr>
            </w:tcPrChange>
          </w:tcPr>
          <w:p w14:paraId="4A4B76A2" w14:textId="77777777" w:rsidR="00E64843" w:rsidRPr="00E64843" w:rsidRDefault="00E64843" w:rsidP="008B6926">
            <w:pPr>
              <w:spacing w:before="40" w:after="40" w:line="276" w:lineRule="auto"/>
              <w:rPr>
                <w:ins w:id="20007" w:author="Irová Zuzana" w:date="2025-05-23T12:02:00Z" w16du:dateUtc="2025-05-23T10:02:00Z"/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36485CC5" w14:textId="47604C7F" w:rsidTr="00E64843">
        <w:trPr>
          <w:ins w:id="20008" w:author="Drastichová Zuzana" w:date="2025-03-06T21:44:00Z"/>
        </w:trPr>
        <w:tc>
          <w:tcPr>
            <w:tcW w:w="1888" w:type="dxa"/>
            <w:vAlign w:val="center"/>
            <w:tcPrChange w:id="20009" w:author="Irová Zuzana" w:date="2025-05-23T12:02:00Z" w16du:dateUtc="2025-05-23T10:02:00Z">
              <w:tcPr>
                <w:tcW w:w="2155" w:type="dxa"/>
                <w:gridSpan w:val="2"/>
                <w:vAlign w:val="center"/>
              </w:tcPr>
            </w:tcPrChange>
          </w:tcPr>
          <w:p w14:paraId="0BE44F4A" w14:textId="77777777" w:rsidR="00E64843" w:rsidRPr="00BF189C" w:rsidRDefault="00E64843" w:rsidP="008B6926">
            <w:pPr>
              <w:spacing w:before="40" w:after="40" w:line="276" w:lineRule="auto"/>
              <w:rPr>
                <w:ins w:id="20010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  <w:tc>
          <w:tcPr>
            <w:tcW w:w="2693" w:type="dxa"/>
            <w:vAlign w:val="center"/>
            <w:tcPrChange w:id="20011" w:author="Irová Zuzana" w:date="2025-05-23T12:02:00Z" w16du:dateUtc="2025-05-23T10:02:00Z">
              <w:tcPr>
                <w:tcW w:w="3690" w:type="dxa"/>
                <w:gridSpan w:val="2"/>
                <w:vAlign w:val="center"/>
              </w:tcPr>
            </w:tcPrChange>
          </w:tcPr>
          <w:p w14:paraId="50C28680" w14:textId="77777777" w:rsidR="00E64843" w:rsidRPr="00BF189C" w:rsidRDefault="00E64843" w:rsidP="008B6926">
            <w:pPr>
              <w:spacing w:before="40" w:after="40" w:line="276" w:lineRule="auto"/>
              <w:rPr>
                <w:ins w:id="20012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  <w:tc>
          <w:tcPr>
            <w:tcW w:w="2711" w:type="dxa"/>
            <w:vAlign w:val="center"/>
            <w:tcPrChange w:id="20013" w:author="Irová Zuzana" w:date="2025-05-23T12:02:00Z" w16du:dateUtc="2025-05-23T10:02:00Z">
              <w:tcPr>
                <w:tcW w:w="3783" w:type="dxa"/>
                <w:gridSpan w:val="2"/>
                <w:vAlign w:val="center"/>
              </w:tcPr>
            </w:tcPrChange>
          </w:tcPr>
          <w:p w14:paraId="51AEB451" w14:textId="77777777" w:rsidR="00E64843" w:rsidRPr="00BF189C" w:rsidRDefault="00E64843" w:rsidP="008B6926">
            <w:pPr>
              <w:spacing w:before="40" w:after="40" w:line="276" w:lineRule="auto"/>
              <w:rPr>
                <w:ins w:id="20014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  <w:tc>
          <w:tcPr>
            <w:tcW w:w="2336" w:type="dxa"/>
            <w:tcPrChange w:id="20015" w:author="Irová Zuzana" w:date="2025-05-23T12:02:00Z" w16du:dateUtc="2025-05-23T10:02:00Z">
              <w:tcPr>
                <w:tcW w:w="3783" w:type="dxa"/>
              </w:tcPr>
            </w:tcPrChange>
          </w:tcPr>
          <w:p w14:paraId="546374E9" w14:textId="77777777" w:rsidR="00E64843" w:rsidRPr="00BF189C" w:rsidRDefault="00E64843" w:rsidP="008B6926">
            <w:pPr>
              <w:spacing w:before="40" w:after="40" w:line="276" w:lineRule="auto"/>
              <w:rPr>
                <w:ins w:id="20016" w:author="Irová Zuzana" w:date="2025-05-23T12:02:00Z" w16du:dateUtc="2025-05-23T10:02:00Z"/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</w:tr>
    </w:tbl>
    <w:p w14:paraId="111BC723" w14:textId="77777777" w:rsidR="0022142D" w:rsidRPr="00651A86" w:rsidRDefault="0022142D" w:rsidP="0022142D">
      <w:pPr>
        <w:spacing w:line="276" w:lineRule="auto"/>
        <w:jc w:val="both"/>
        <w:rPr>
          <w:ins w:id="20017" w:author="Drastichová Zuzana" w:date="2025-03-06T21:44:00Z" w16du:dateUtc="2025-03-06T20:44:00Z"/>
        </w:rPr>
      </w:pPr>
    </w:p>
    <w:p w14:paraId="71B34DD2" w14:textId="77777777" w:rsidR="0022142D" w:rsidRDefault="0022142D">
      <w:pPr>
        <w:pStyle w:val="NormalIndent"/>
        <w:rPr>
          <w:ins w:id="20018" w:author="Drastichová Zuzana" w:date="2025-03-06T21:44:00Z" w16du:dateUtc="2025-03-06T20:44:00Z"/>
        </w:rPr>
      </w:pPr>
      <w:ins w:id="20019" w:author="Drastichová Zuzana" w:date="2025-03-06T21:44:00Z" w16du:dateUtc="2025-03-06T20:44:00Z">
        <w:r>
          <w:t xml:space="preserve">Podrobná specifikace jednotlivých dokumentů, notifikací a reportů je uvedena na </w:t>
        </w:r>
        <w:r>
          <w:fldChar w:fldCharType="begin"/>
        </w:r>
        <w:r>
          <w:instrText>HYPERLINK "https://tollnet.atlassian.net/wiki/x/FoA7Cw"</w:instrText>
        </w:r>
        <w:r>
          <w:fldChar w:fldCharType="separate"/>
        </w:r>
        <w:r>
          <w:rPr>
            <w:rStyle w:val="Hyperlink"/>
          </w:rPr>
          <w:t>Confluence</w:t>
        </w:r>
        <w:r>
          <w:fldChar w:fldCharType="end"/>
        </w:r>
        <w:r>
          <w:t>.</w:t>
        </w:r>
      </w:ins>
    </w:p>
    <w:p w14:paraId="06BD75C4" w14:textId="77777777" w:rsidR="0022142D" w:rsidRDefault="0022142D">
      <w:pPr>
        <w:pStyle w:val="NormalIndent"/>
        <w:rPr>
          <w:ins w:id="20020" w:author="Drastichová Zuzana" w:date="2025-03-06T21:44:00Z" w16du:dateUtc="2025-03-06T20:44:00Z"/>
        </w:rPr>
      </w:pPr>
    </w:p>
    <w:p w14:paraId="2D5B9913" w14:textId="20B98C65" w:rsidR="0022142D" w:rsidRDefault="0022142D">
      <w:pPr>
        <w:pStyle w:val="Caption"/>
        <w:rPr>
          <w:ins w:id="20021" w:author="Drastichová Zuzana" w:date="2025-03-06T21:44:00Z" w16du:dateUtc="2025-03-06T20:44:00Z"/>
        </w:rPr>
      </w:pPr>
      <w:ins w:id="20022" w:author="Drastichová Zuzana" w:date="2025-03-06T21:44:00Z" w16du:dateUtc="2025-03-06T20:44:00Z">
        <w:r>
          <w:t xml:space="preserve">Tabulka </w:t>
        </w:r>
        <w:r>
          <w:fldChar w:fldCharType="begin"/>
        </w:r>
        <w:r>
          <w:instrText xml:space="preserve"> SEQ Tabulka \* ARABIC </w:instrText>
        </w:r>
        <w:r>
          <w:fldChar w:fldCharType="separate"/>
        </w:r>
      </w:ins>
      <w:ins w:id="20023" w:author="Irová Zuzana" w:date="2025-04-11T11:23:00Z" w16du:dateUtc="2025-04-11T09:23:00Z">
        <w:r w:rsidR="001E11DC">
          <w:rPr>
            <w:noProof/>
          </w:rPr>
          <w:t>39</w:t>
        </w:r>
      </w:ins>
      <w:ins w:id="20024" w:author="Drastichová Zuzana" w:date="2025-03-06T21:44:00Z" w16du:dateUtc="2025-03-06T20:44:00Z">
        <w:del w:id="20025" w:author="Irová Zuzana" w:date="2025-04-11T11:12:00Z" w16du:dateUtc="2025-04-11T09:12:00Z">
          <w:r w:rsidDel="00745B0C">
            <w:rPr>
              <w:noProof/>
            </w:rPr>
            <w:delText>111</w:delText>
          </w:r>
        </w:del>
        <w:r>
          <w:rPr>
            <w:noProof/>
          </w:rPr>
          <w:fldChar w:fldCharType="end"/>
        </w:r>
        <w:r>
          <w:t>: Přehled dokumentů – nastavení metadat a jazyků</w:t>
        </w:r>
      </w:ins>
    </w:p>
    <w:tbl>
      <w:tblPr>
        <w:tblW w:w="9645" w:type="dxa"/>
        <w:tblInd w:w="-1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6"/>
        <w:gridCol w:w="1171"/>
        <w:gridCol w:w="1420"/>
        <w:gridCol w:w="2797"/>
        <w:gridCol w:w="575"/>
        <w:gridCol w:w="720"/>
        <w:gridCol w:w="1296"/>
      </w:tblGrid>
      <w:tr w:rsidR="00D84C69" w14:paraId="5968EA14" w14:textId="77777777">
        <w:trPr>
          <w:trHeight w:val="270"/>
          <w:tblHeader/>
          <w:ins w:id="20026" w:author="Drastichová Zuzana" w:date="2025-03-06T21:44:00Z"/>
        </w:trPr>
        <w:tc>
          <w:tcPr>
            <w:tcW w:w="16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2E0C4293" w14:textId="77777777" w:rsidR="0022142D" w:rsidRDefault="0022142D">
            <w:pPr>
              <w:spacing w:before="60" w:after="60" w:line="276" w:lineRule="auto"/>
              <w:rPr>
                <w:ins w:id="20027" w:author="Drastichová Zuzana" w:date="2025-03-06T21:44:00Z" w16du:dateUtc="2025-03-06T20:44:00Z"/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ins w:id="20028" w:author="Drastichová Zuzana" w:date="2025-03-06T21:44:00Z" w16du:dateUtc="2025-03-06T20:44:00Z">
              <w:r>
                <w:rPr>
                  <w:rFonts w:eastAsia="Times New Roman" w:cstheme="minorHAnsi"/>
                  <w:b/>
                  <w:bCs/>
                  <w:sz w:val="16"/>
                  <w:szCs w:val="16"/>
                  <w:lang w:eastAsia="cs-CZ"/>
                </w:rPr>
                <w:t>Dokument</w:t>
              </w:r>
            </w:ins>
          </w:p>
        </w:tc>
        <w:tc>
          <w:tcPr>
            <w:tcW w:w="117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62BE9F" w14:textId="77777777" w:rsidR="0022142D" w:rsidRDefault="0022142D">
            <w:pPr>
              <w:spacing w:before="60" w:after="60" w:line="276" w:lineRule="auto"/>
              <w:rPr>
                <w:ins w:id="20029" w:author="Drastichová Zuzana" w:date="2025-03-06T21:44:00Z" w16du:dateUtc="2025-03-06T20:44:00Z"/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ins w:id="20030" w:author="Drastichová Zuzana" w:date="2025-03-06T21:44:00Z" w16du:dateUtc="2025-03-06T20:44:00Z">
              <w:r>
                <w:rPr>
                  <w:rFonts w:eastAsia="Times New Roman" w:cstheme="minorHAnsi"/>
                  <w:b/>
                  <w:bCs/>
                  <w:sz w:val="16"/>
                  <w:szCs w:val="16"/>
                  <w:lang w:eastAsia="cs-CZ"/>
                </w:rPr>
                <w:t>Skupina (Document group)</w:t>
              </w:r>
            </w:ins>
          </w:p>
        </w:tc>
        <w:tc>
          <w:tcPr>
            <w:tcW w:w="14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379C9A" w14:textId="77777777" w:rsidR="0022142D" w:rsidRDefault="0022142D">
            <w:pPr>
              <w:spacing w:before="60" w:after="60" w:line="276" w:lineRule="auto"/>
              <w:rPr>
                <w:ins w:id="20031" w:author="Drastichová Zuzana" w:date="2025-03-06T21:44:00Z" w16du:dateUtc="2025-03-06T20:44:00Z"/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ins w:id="20032" w:author="Drastichová Zuzana" w:date="2025-03-06T21:44:00Z" w16du:dateUtc="2025-03-06T20:44:00Z">
              <w:r>
                <w:rPr>
                  <w:rFonts w:eastAsia="Times New Roman" w:cstheme="minorHAnsi"/>
                  <w:b/>
                  <w:bCs/>
                  <w:sz w:val="16"/>
                  <w:szCs w:val="16"/>
                  <w:lang w:eastAsia="cs-CZ"/>
                </w:rPr>
                <w:t>GUI</w:t>
              </w:r>
            </w:ins>
          </w:p>
        </w:tc>
        <w:tc>
          <w:tcPr>
            <w:tcW w:w="279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7F7451" w14:textId="77777777" w:rsidR="0022142D" w:rsidRDefault="0022142D">
            <w:pPr>
              <w:spacing w:before="60" w:after="60" w:line="276" w:lineRule="auto"/>
              <w:rPr>
                <w:ins w:id="20033" w:author="Drastichová Zuzana" w:date="2025-03-06T21:44:00Z" w16du:dateUtc="2025-03-06T20:44:00Z"/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ins w:id="20034" w:author="Drastichová Zuzana" w:date="2025-03-06T21:44:00Z" w16du:dateUtc="2025-03-06T20:44:00Z">
              <w:r>
                <w:rPr>
                  <w:rFonts w:eastAsia="Times New Roman" w:cstheme="minorHAnsi"/>
                  <w:b/>
                  <w:bCs/>
                  <w:sz w:val="16"/>
                  <w:szCs w:val="16"/>
                  <w:lang w:eastAsia="cs-CZ"/>
                </w:rPr>
                <w:t>Metadata</w:t>
              </w:r>
            </w:ins>
          </w:p>
        </w:tc>
        <w:tc>
          <w:tcPr>
            <w:tcW w:w="57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69E465C" w14:textId="77777777" w:rsidR="0022142D" w:rsidRDefault="0022142D">
            <w:pPr>
              <w:spacing w:before="60" w:after="60" w:line="276" w:lineRule="auto"/>
              <w:rPr>
                <w:ins w:id="20035" w:author="Drastichová Zuzana" w:date="2025-03-06T21:44:00Z" w16du:dateUtc="2025-03-06T20:44:00Z"/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ins w:id="20036" w:author="Drastichová Zuzana" w:date="2025-03-06T21:44:00Z" w16du:dateUtc="2025-03-06T20:44:00Z">
              <w:r>
                <w:rPr>
                  <w:rFonts w:eastAsia="Times New Roman" w:cstheme="minorHAnsi"/>
                  <w:b/>
                  <w:bCs/>
                  <w:sz w:val="16"/>
                  <w:szCs w:val="16"/>
                  <w:lang w:eastAsia="cs-CZ"/>
                </w:rPr>
                <w:t>Tisk</w:t>
              </w:r>
            </w:ins>
          </w:p>
        </w:tc>
        <w:tc>
          <w:tcPr>
            <w:tcW w:w="7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0FDDF83" w14:textId="77777777" w:rsidR="0022142D" w:rsidRDefault="0022142D">
            <w:pPr>
              <w:spacing w:before="60" w:after="60" w:line="276" w:lineRule="auto"/>
              <w:rPr>
                <w:ins w:id="20037" w:author="Drastichová Zuzana" w:date="2025-03-06T21:44:00Z" w16du:dateUtc="2025-03-06T20:44:00Z"/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ins w:id="20038" w:author="Drastichová Zuzana" w:date="2025-03-06T21:44:00Z" w16du:dateUtc="2025-03-06T20:44:00Z">
              <w:r>
                <w:rPr>
                  <w:rFonts w:eastAsia="Times New Roman" w:cstheme="minorHAnsi"/>
                  <w:b/>
                  <w:bCs/>
                  <w:sz w:val="16"/>
                  <w:szCs w:val="16"/>
                  <w:lang w:eastAsia="cs-CZ"/>
                </w:rPr>
                <w:t>E-mail</w:t>
              </w:r>
            </w:ins>
          </w:p>
        </w:tc>
        <w:tc>
          <w:tcPr>
            <w:tcW w:w="129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26745EE3" w14:textId="77777777" w:rsidR="0022142D" w:rsidRDefault="0022142D">
            <w:pPr>
              <w:spacing w:before="60" w:after="60" w:line="276" w:lineRule="auto"/>
              <w:rPr>
                <w:ins w:id="20039" w:author="Drastichová Zuzana" w:date="2025-03-06T21:44:00Z" w16du:dateUtc="2025-03-06T20:44:00Z"/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ins w:id="20040" w:author="Drastichová Zuzana" w:date="2025-03-06T21:44:00Z" w16du:dateUtc="2025-03-06T20:44:00Z">
              <w:r>
                <w:rPr>
                  <w:rFonts w:eastAsia="Times New Roman" w:cstheme="minorHAnsi"/>
                  <w:b/>
                  <w:bCs/>
                  <w:sz w:val="16"/>
                  <w:szCs w:val="16"/>
                  <w:lang w:eastAsia="cs-CZ"/>
                </w:rPr>
                <w:t>Jazyk</w:t>
              </w:r>
            </w:ins>
          </w:p>
        </w:tc>
      </w:tr>
      <w:tr w:rsidR="000151A2" w14:paraId="67257A13" w14:textId="77777777" w:rsidTr="00E1576F">
        <w:trPr>
          <w:trHeight w:val="270"/>
          <w:ins w:id="20041" w:author="Drastichová Zuzana" w:date="2025-03-06T21:44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8E8EEC6" w14:textId="1E9C2F3A" w:rsidR="00902635" w:rsidRDefault="00902635" w:rsidP="00902635">
            <w:pPr>
              <w:spacing w:before="40" w:after="40" w:line="276" w:lineRule="auto"/>
              <w:rPr>
                <w:ins w:id="20042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20043" w:author="Irová Zuzana" w:date="2025-05-23T14:19:00Z">
              <w:r w:rsidRPr="00054282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Zálohová faktura za top-up </w:t>
              </w:r>
            </w:ins>
            <w:ins w:id="20044" w:author="Irová Zuzana" w:date="2025-05-23T14:19:00Z" w16du:dateUtc="2025-05-23T12:19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(</w:t>
              </w:r>
            </w:ins>
            <w:ins w:id="20045" w:author="Irová Zuzana" w:date="2025-05-23T20:52:00Z" w16du:dateUtc="2025-05-23T18:52:00Z">
              <w:r w:rsidR="007F090F">
                <w:rPr>
                  <w:rFonts w:eastAsia="Times New Roman" w:cstheme="minorHAnsi"/>
                  <w:sz w:val="16"/>
                  <w:szCs w:val="16"/>
                  <w:lang w:eastAsia="cs-CZ"/>
                </w:rPr>
                <w:t>DOC.BE</w:t>
              </w:r>
            </w:ins>
            <w:ins w:id="20046" w:author="Irová Zuzana" w:date="2025-05-23T12:01:00Z">
              <w:r w:rsidRPr="00E42F49">
                <w:rPr>
                  <w:rFonts w:eastAsia="Times New Roman" w:cstheme="minorHAnsi"/>
                  <w:sz w:val="16"/>
                  <w:szCs w:val="16"/>
                  <w:lang w:eastAsia="cs-CZ"/>
                </w:rPr>
                <w:t>.01.HR</w:t>
              </w:r>
            </w:ins>
            <w:ins w:id="20047" w:author="Irová Zuzana" w:date="2025-05-23T14:18:00Z" w16du:dateUtc="2025-05-23T12:18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 a </w:t>
              </w:r>
            </w:ins>
            <w:ins w:id="20048" w:author="Irová Zuzana" w:date="2025-05-23T20:52:00Z" w16du:dateUtc="2025-05-23T18:52:00Z">
              <w:r w:rsidR="007F090F">
                <w:rPr>
                  <w:rFonts w:eastAsia="Times New Roman" w:cstheme="minorHAnsi"/>
                  <w:sz w:val="16"/>
                  <w:szCs w:val="16"/>
                  <w:lang w:eastAsia="cs-CZ"/>
                </w:rPr>
                <w:t>DOC.BE</w:t>
              </w:r>
            </w:ins>
            <w:ins w:id="20049" w:author="Irová Zuzana" w:date="2025-05-23T14:19:00Z">
              <w:r w:rsidRPr="00DE364F">
                <w:rPr>
                  <w:rFonts w:eastAsia="Times New Roman" w:cstheme="minorHAnsi"/>
                  <w:sz w:val="16"/>
                  <w:szCs w:val="16"/>
                  <w:lang w:eastAsia="cs-CZ"/>
                </w:rPr>
                <w:t>.01</w:t>
              </w:r>
            </w:ins>
            <w:ins w:id="20050" w:author="Irová Zuzana" w:date="2025-05-23T14:19:00Z" w16du:dateUtc="2025-05-23T12:19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B</w:t>
              </w:r>
            </w:ins>
            <w:ins w:id="20051" w:author="Irová Zuzana" w:date="2025-05-23T14:19:00Z">
              <w:r w:rsidRPr="00DE364F"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</w:t>
              </w:r>
            </w:ins>
            <w:ins w:id="20052" w:author="Irová Zuzana" w:date="2025-05-23T14:19:00Z" w16du:dateUtc="2025-05-23T12:19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)</w:t>
              </w:r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CFA80" w14:textId="735806B5" w:rsidR="00902635" w:rsidRDefault="00902635" w:rsidP="00902635">
            <w:pPr>
              <w:spacing w:before="40" w:after="40" w:line="276" w:lineRule="auto"/>
              <w:rPr>
                <w:ins w:id="20053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054" w:author="Irová Zuzana" w:date="2025-05-23T15:35:00Z" w16du:dateUtc="2025-05-23T13:35:00Z">
              <w:r>
                <w:rPr>
                  <w:rFonts w:cstheme="minorHAnsi"/>
                  <w:sz w:val="16"/>
                  <w:szCs w:val="16"/>
                </w:rPr>
                <w:t>Invoice</w:t>
              </w:r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2A86F" w14:textId="13063695" w:rsidR="00902635" w:rsidRDefault="00902635" w:rsidP="00902635">
            <w:pPr>
              <w:spacing w:before="40" w:after="40" w:line="276" w:lineRule="auto"/>
              <w:rPr>
                <w:ins w:id="20055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056" w:author="Irová Zuzana" w:date="2025-05-23T15:35:00Z" w16du:dateUtc="2025-05-23T13:35:00Z">
              <w:r>
                <w:rPr>
                  <w:rFonts w:cstheme="minorHAnsi"/>
                  <w:sz w:val="16"/>
                  <w:szCs w:val="16"/>
                </w:rPr>
                <w:t>BO</w:t>
              </w:r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71620" w14:textId="2D1383AE" w:rsidR="00902635" w:rsidRDefault="00902635" w:rsidP="00902635">
            <w:pPr>
              <w:spacing w:before="40" w:after="40" w:line="276" w:lineRule="auto"/>
              <w:rPr>
                <w:ins w:id="20057" w:author="Drastichová Zuzana" w:date="2025-03-06T21:44:00Z" w16du:dateUtc="2025-03-06T20:44:00Z"/>
                <w:rFonts w:cstheme="minorHAnsi"/>
                <w:sz w:val="16"/>
                <w:szCs w:val="16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8B2E7" w14:textId="77777777" w:rsidR="00902635" w:rsidRDefault="00902635" w:rsidP="00902635">
            <w:pPr>
              <w:spacing w:before="40" w:after="40" w:line="276" w:lineRule="auto"/>
              <w:rPr>
                <w:ins w:id="20058" w:author="Drastichová Zuzana" w:date="2025-03-06T21:44:00Z" w16du:dateUtc="2025-03-06T20:44:00Z"/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40343" w14:textId="474FEDEE" w:rsidR="00902635" w:rsidRDefault="00902635" w:rsidP="00902635">
            <w:pPr>
              <w:spacing w:before="40" w:after="40" w:line="276" w:lineRule="auto"/>
              <w:rPr>
                <w:ins w:id="20059" w:author="Drastichová Zuzana" w:date="2025-03-06T21:44:00Z" w16du:dateUtc="2025-03-06T20:44:00Z"/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6ADF5C8" w14:textId="555A5EA2" w:rsidR="00902635" w:rsidRDefault="00902635" w:rsidP="00902635">
            <w:pPr>
              <w:spacing w:before="40" w:after="40" w:line="276" w:lineRule="auto"/>
              <w:rPr>
                <w:ins w:id="20060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20061" w:author="Irová Zuzana" w:date="2025-05-23T15:49:00Z" w16du:dateUtc="2025-05-23T13:49:00Z">
              <w:r w:rsidRPr="00473E83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</w:rPr>
                <w:t>dvoujazyčná verze (hr+en)</w:t>
              </w:r>
            </w:ins>
          </w:p>
        </w:tc>
      </w:tr>
      <w:tr w:rsidR="00902635" w14:paraId="1D51B353" w14:textId="77777777">
        <w:trPr>
          <w:trHeight w:val="270"/>
          <w:ins w:id="20062" w:author="Irová Zuzana" w:date="2025-05-23T11:58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475ACD1" w14:textId="06E5099B" w:rsidR="00902635" w:rsidRDefault="00902635" w:rsidP="00902635">
            <w:pPr>
              <w:spacing w:before="40" w:after="40" w:line="276" w:lineRule="auto"/>
              <w:rPr>
                <w:ins w:id="20063" w:author="Irová Zuzana" w:date="2025-05-23T11:58:00Z" w16du:dateUtc="2025-05-23T09:58:00Z"/>
                <w:rFonts w:eastAsia="Times New Roman" w:cstheme="minorHAnsi"/>
                <w:sz w:val="16"/>
                <w:szCs w:val="16"/>
                <w:lang w:eastAsia="cs-CZ"/>
              </w:rPr>
            </w:pPr>
            <w:ins w:id="20064" w:author="Irová Zuzana" w:date="2025-05-23T15:35:00Z">
              <w:r w:rsidRPr="00A31DA6">
                <w:rPr>
                  <w:rFonts w:eastAsia="Times New Roman" w:cstheme="minorHAnsi"/>
                  <w:sz w:val="16"/>
                  <w:szCs w:val="16"/>
                  <w:lang w:eastAsia="cs-CZ"/>
                </w:rPr>
                <w:t>Zálohová faktura za top-up</w:t>
              </w:r>
            </w:ins>
            <w:ins w:id="20065" w:author="Irová Zuzana" w:date="2025-05-23T15:35:00Z" w16du:dateUtc="2025-05-23T13:35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 – Dobropis (</w:t>
              </w:r>
            </w:ins>
            <w:ins w:id="20066" w:author="Irová Zuzana" w:date="2025-05-23T20:52:00Z" w16du:dateUtc="2025-05-23T18:52:00Z">
              <w:r w:rsidR="007F090F">
                <w:rPr>
                  <w:rFonts w:eastAsia="Times New Roman" w:cstheme="minorHAnsi"/>
                  <w:sz w:val="16"/>
                  <w:szCs w:val="16"/>
                  <w:lang w:eastAsia="cs-CZ"/>
                </w:rPr>
                <w:t>DOC.BE</w:t>
              </w:r>
            </w:ins>
            <w:ins w:id="20067" w:author="Irová Zuzana" w:date="2025-05-23T12:01:00Z">
              <w:r w:rsidRPr="00E42F49">
                <w:rPr>
                  <w:rFonts w:eastAsia="Times New Roman" w:cstheme="minorHAnsi"/>
                  <w:sz w:val="16"/>
                  <w:szCs w:val="16"/>
                  <w:lang w:eastAsia="cs-CZ"/>
                </w:rPr>
                <w:t>.06.HR</w:t>
              </w:r>
            </w:ins>
            <w:ins w:id="20068" w:author="Irová Zuzana" w:date="2025-05-23T15:35:00Z" w16du:dateUtc="2025-05-23T13:35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)</w:t>
              </w:r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38D05" w14:textId="7068AA19" w:rsidR="00902635" w:rsidRDefault="00902635" w:rsidP="00902635">
            <w:pPr>
              <w:spacing w:before="40" w:after="40" w:line="276" w:lineRule="auto"/>
              <w:rPr>
                <w:ins w:id="20069" w:author="Irová Zuzana" w:date="2025-05-23T11:58:00Z" w16du:dateUtc="2025-05-23T09:58:00Z"/>
                <w:rFonts w:cstheme="minorHAnsi"/>
                <w:sz w:val="16"/>
                <w:szCs w:val="16"/>
              </w:rPr>
            </w:pPr>
            <w:ins w:id="20070" w:author="Irová Zuzana" w:date="2025-05-23T15:35:00Z" w16du:dateUtc="2025-05-23T13:35:00Z">
              <w:r>
                <w:rPr>
                  <w:rFonts w:cstheme="minorHAnsi"/>
                  <w:sz w:val="16"/>
                  <w:szCs w:val="16"/>
                </w:rPr>
                <w:t>Invoice</w:t>
              </w:r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5AA0B" w14:textId="7A527538" w:rsidR="00902635" w:rsidRDefault="00902635" w:rsidP="00902635">
            <w:pPr>
              <w:spacing w:before="40" w:after="40" w:line="276" w:lineRule="auto"/>
              <w:rPr>
                <w:ins w:id="20071" w:author="Irová Zuzana" w:date="2025-05-23T11:58:00Z" w16du:dateUtc="2025-05-23T09:58:00Z"/>
                <w:rFonts w:cstheme="minorHAnsi"/>
                <w:sz w:val="16"/>
                <w:szCs w:val="16"/>
              </w:rPr>
            </w:pPr>
            <w:ins w:id="20072" w:author="Irová Zuzana" w:date="2025-05-23T15:35:00Z" w16du:dateUtc="2025-05-23T13:35:00Z">
              <w:r>
                <w:rPr>
                  <w:rFonts w:cstheme="minorHAnsi"/>
                  <w:sz w:val="16"/>
                  <w:szCs w:val="16"/>
                </w:rPr>
                <w:t>BO</w:t>
              </w:r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94ECC" w14:textId="77777777" w:rsidR="00902635" w:rsidRDefault="00902635" w:rsidP="00902635">
            <w:pPr>
              <w:spacing w:before="40" w:after="40" w:line="276" w:lineRule="auto"/>
              <w:rPr>
                <w:ins w:id="20073" w:author="Irová Zuzana" w:date="2025-05-23T11:58:00Z" w16du:dateUtc="2025-05-23T09:58:00Z"/>
                <w:rFonts w:cstheme="minorHAnsi"/>
                <w:sz w:val="16"/>
                <w:szCs w:val="16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0CA0B" w14:textId="77777777" w:rsidR="00902635" w:rsidRDefault="00902635" w:rsidP="00902635">
            <w:pPr>
              <w:spacing w:before="40" w:after="40" w:line="276" w:lineRule="auto"/>
              <w:rPr>
                <w:ins w:id="20074" w:author="Irová Zuzana" w:date="2025-05-23T11:58:00Z" w16du:dateUtc="2025-05-23T09:58:00Z"/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CAFB" w14:textId="77777777" w:rsidR="00902635" w:rsidRDefault="00902635" w:rsidP="00902635">
            <w:pPr>
              <w:spacing w:before="40" w:after="40" w:line="276" w:lineRule="auto"/>
              <w:rPr>
                <w:ins w:id="20075" w:author="Irová Zuzana" w:date="2025-05-23T11:58:00Z" w16du:dateUtc="2025-05-23T09:58:00Z"/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93EE7DC" w14:textId="06ED5049" w:rsidR="00902635" w:rsidRDefault="00902635" w:rsidP="00902635">
            <w:pPr>
              <w:spacing w:before="40" w:after="40" w:line="276" w:lineRule="auto"/>
              <w:rPr>
                <w:ins w:id="20076" w:author="Irová Zuzana" w:date="2025-05-23T11:58:00Z" w16du:dateUtc="2025-05-23T09:58:00Z"/>
                <w:rFonts w:eastAsia="Times New Roman" w:cstheme="minorHAnsi"/>
                <w:sz w:val="16"/>
                <w:szCs w:val="16"/>
                <w:lang w:eastAsia="cs-CZ"/>
              </w:rPr>
            </w:pPr>
            <w:ins w:id="20077" w:author="Irová Zuzana" w:date="2025-05-23T15:49:00Z" w16du:dateUtc="2025-05-23T13:49:00Z">
              <w:r w:rsidRPr="00473E83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</w:rPr>
                <w:t>dvoujazyčná verze (hr+en)</w:t>
              </w:r>
            </w:ins>
          </w:p>
        </w:tc>
      </w:tr>
      <w:tr w:rsidR="00E1576F" w14:paraId="0982C14B" w14:textId="77777777">
        <w:trPr>
          <w:trHeight w:val="270"/>
          <w:ins w:id="20078" w:author="Irová Zuzana" w:date="2025-05-23T11:58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4BFC6A9" w14:textId="77777777" w:rsidR="00E1576F" w:rsidRDefault="00E1576F" w:rsidP="00E1576F">
            <w:pPr>
              <w:spacing w:before="40" w:after="40" w:line="276" w:lineRule="auto"/>
              <w:rPr>
                <w:ins w:id="20079" w:author="Irová Zuzana" w:date="2025-03-10T10:36:00Z" w16du:dateUtc="2025-03-10T09:36:00Z"/>
                <w:rFonts w:eastAsia="Times New Roman" w:cstheme="minorHAnsi"/>
                <w:sz w:val="16"/>
                <w:szCs w:val="16"/>
                <w:lang w:eastAsia="cs-CZ"/>
              </w:rPr>
            </w:pPr>
            <w:ins w:id="20080" w:author="Drastichová Zuzana" w:date="2025-03-06T21:44:00Z" w16du:dateUtc="2025-03-06T20:44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Faktura za mýtné (DOC.BE.10</w:t>
              </w:r>
            </w:ins>
            <w:ins w:id="20081" w:author="Drastichová Zuzana" w:date="2025-03-06T21:55:00Z" w16du:dateUtc="2025-03-06T20:55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</w:t>
              </w:r>
            </w:ins>
            <w:ins w:id="20082" w:author="Drastichová Zuzana" w:date="2025-03-06T21:44:00Z" w16du:dateUtc="2025-03-06T20:44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)</w:t>
              </w:r>
            </w:ins>
          </w:p>
          <w:p w14:paraId="2C351D2F" w14:textId="77777777" w:rsidR="00E1576F" w:rsidRPr="0097603C" w:rsidRDefault="00E1576F" w:rsidP="00E1576F">
            <w:pPr>
              <w:spacing w:before="40" w:after="40" w:line="276" w:lineRule="auto"/>
              <w:rPr>
                <w:ins w:id="20083" w:author="Irová Zuzana" w:date="2025-03-10T10:36:00Z" w16du:dateUtc="2025-03-10T09:36:00Z"/>
                <w:rFonts w:eastAsia="Times New Roman" w:cstheme="minorHAnsi"/>
                <w:sz w:val="16"/>
                <w:szCs w:val="16"/>
                <w:lang w:eastAsia="cs-CZ"/>
              </w:rPr>
            </w:pPr>
            <w:ins w:id="20084" w:author="Irová Zuzana" w:date="2025-03-10T10:36:00Z" w16du:dateUtc="2025-03-10T09:36:00Z">
              <w:r w:rsidRPr="0097603C">
                <w:rPr>
                  <w:rFonts w:eastAsia="Times New Roman" w:cstheme="minorHAnsi"/>
                  <w:sz w:val="16"/>
                  <w:szCs w:val="16"/>
                  <w:lang w:eastAsia="cs-CZ"/>
                </w:rPr>
                <w:t>Vrubopis za mýtné (DOC.BE.13.HR)</w:t>
              </w:r>
            </w:ins>
          </w:p>
          <w:p w14:paraId="44161D62" w14:textId="0CAD5B1C" w:rsidR="00E1576F" w:rsidRDefault="00E1576F" w:rsidP="00E1576F">
            <w:pPr>
              <w:spacing w:before="40" w:after="40" w:line="276" w:lineRule="auto"/>
              <w:rPr>
                <w:ins w:id="20085" w:author="Irová Zuzana" w:date="2025-05-23T11:58:00Z" w16du:dateUtc="2025-05-23T09:58:00Z"/>
                <w:rFonts w:eastAsia="Times New Roman" w:cstheme="minorHAnsi"/>
                <w:sz w:val="16"/>
                <w:szCs w:val="16"/>
                <w:lang w:eastAsia="cs-CZ"/>
              </w:rPr>
            </w:pPr>
            <w:ins w:id="20086" w:author="Irová Zuzana" w:date="2025-03-10T10:36:00Z" w16du:dateUtc="2025-03-10T09:36:00Z">
              <w:r w:rsidRPr="0097603C">
                <w:rPr>
                  <w:rFonts w:eastAsia="Times New Roman" w:cstheme="minorHAnsi"/>
                  <w:sz w:val="16"/>
                  <w:szCs w:val="16"/>
                  <w:lang w:eastAsia="cs-CZ"/>
                </w:rPr>
                <w:t>Dobropis za mýtné (DOC.BE.14.HR)</w:t>
              </w:r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22028" w14:textId="718CFC23" w:rsidR="00E1576F" w:rsidRDefault="00E1576F" w:rsidP="00E1576F">
            <w:pPr>
              <w:spacing w:before="40" w:after="40" w:line="276" w:lineRule="auto"/>
              <w:rPr>
                <w:ins w:id="20087" w:author="Irová Zuzana" w:date="2025-05-23T11:58:00Z" w16du:dateUtc="2025-05-23T09:58:00Z"/>
                <w:rFonts w:cstheme="minorHAnsi"/>
                <w:sz w:val="16"/>
                <w:szCs w:val="16"/>
              </w:rPr>
            </w:pPr>
            <w:ins w:id="20088" w:author="Drastichová Zuzana" w:date="2025-03-06T21:44:00Z" w16du:dateUtc="2025-03-06T20:44:00Z">
              <w:r>
                <w:rPr>
                  <w:rFonts w:cstheme="minorHAnsi"/>
                  <w:sz w:val="16"/>
                  <w:szCs w:val="16"/>
                </w:rPr>
                <w:t>Invoice</w:t>
              </w:r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8530E" w14:textId="48B1C90B" w:rsidR="00E1576F" w:rsidRDefault="00E1576F" w:rsidP="00E1576F">
            <w:pPr>
              <w:spacing w:before="40" w:after="40" w:line="276" w:lineRule="auto"/>
              <w:rPr>
                <w:ins w:id="20089" w:author="Irová Zuzana" w:date="2025-05-23T11:58:00Z" w16du:dateUtc="2025-05-23T09:58:00Z"/>
                <w:rFonts w:cstheme="minorHAnsi"/>
                <w:sz w:val="16"/>
                <w:szCs w:val="16"/>
              </w:rPr>
            </w:pPr>
            <w:ins w:id="20090" w:author="Drastichová Zuzana" w:date="2025-03-06T21:44:00Z" w16du:dateUtc="2025-03-06T20:44:00Z">
              <w:r>
                <w:rPr>
                  <w:rFonts w:cstheme="minorHAnsi"/>
                  <w:sz w:val="16"/>
                  <w:szCs w:val="16"/>
                </w:rPr>
                <w:t>BO</w:t>
              </w:r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A8E6D" w14:textId="77777777" w:rsidR="00E1576F" w:rsidDel="00903F06" w:rsidRDefault="00E1576F" w:rsidP="00E1576F">
            <w:pPr>
              <w:spacing w:before="40" w:after="40" w:line="276" w:lineRule="auto"/>
              <w:rPr>
                <w:ins w:id="20091" w:author="Drastichová Zuzana" w:date="2025-03-06T21:44:00Z" w16du:dateUtc="2025-03-06T20:44:00Z"/>
                <w:del w:id="20092" w:author="Irová Zuzana" w:date="2025-05-23T15:42:00Z" w16du:dateUtc="2025-05-23T13:42:00Z"/>
                <w:rFonts w:cstheme="minorHAnsi"/>
                <w:sz w:val="16"/>
                <w:szCs w:val="16"/>
              </w:rPr>
            </w:pPr>
            <w:ins w:id="20093" w:author="Drastichová Zuzana" w:date="2025-03-06T21:44:00Z" w16du:dateUtc="2025-03-06T20:44:00Z">
              <w:del w:id="20094" w:author="Irová Zuzana" w:date="2025-05-23T15:42:00Z" w16du:dateUtc="2025-05-23T13:42:00Z">
                <w:r w:rsidDel="00903F06">
                  <w:rPr>
                    <w:rFonts w:cstheme="minorHAnsi"/>
                    <w:sz w:val="16"/>
                    <w:szCs w:val="16"/>
                  </w:rPr>
                  <w:delText>Customer number</w:delText>
                </w:r>
              </w:del>
            </w:ins>
          </w:p>
          <w:p w14:paraId="63B6C6DC" w14:textId="77777777" w:rsidR="00E1576F" w:rsidDel="00903F06" w:rsidRDefault="00E1576F" w:rsidP="00E1576F">
            <w:pPr>
              <w:spacing w:before="40" w:after="40" w:line="276" w:lineRule="auto"/>
              <w:rPr>
                <w:ins w:id="20095" w:author="Drastichová Zuzana" w:date="2025-03-06T21:44:00Z" w16du:dateUtc="2025-03-06T20:44:00Z"/>
                <w:del w:id="20096" w:author="Irová Zuzana" w:date="2025-05-23T15:42:00Z" w16du:dateUtc="2025-05-23T13:42:00Z"/>
                <w:rFonts w:cstheme="minorHAnsi"/>
                <w:sz w:val="16"/>
                <w:szCs w:val="16"/>
              </w:rPr>
            </w:pPr>
            <w:ins w:id="20097" w:author="Drastichová Zuzana" w:date="2025-03-06T21:44:00Z" w16du:dateUtc="2025-03-06T20:44:00Z">
              <w:del w:id="20098" w:author="Irová Zuzana" w:date="2025-05-23T15:42:00Z" w16du:dateUtc="2025-05-23T13:42:00Z">
                <w:r w:rsidDel="00903F06">
                  <w:rPr>
                    <w:rFonts w:cstheme="minorHAnsi"/>
                    <w:sz w:val="16"/>
                    <w:szCs w:val="16"/>
                  </w:rPr>
                  <w:delText>Account number</w:delText>
                </w:r>
              </w:del>
            </w:ins>
          </w:p>
          <w:p w14:paraId="75F7C8E6" w14:textId="77777777" w:rsidR="00E1576F" w:rsidDel="00903F06" w:rsidRDefault="00E1576F" w:rsidP="00E1576F">
            <w:pPr>
              <w:spacing w:before="40" w:after="40" w:line="276" w:lineRule="auto"/>
              <w:rPr>
                <w:ins w:id="20099" w:author="Drastichová Zuzana" w:date="2025-03-06T21:44:00Z" w16du:dateUtc="2025-03-06T20:44:00Z"/>
                <w:del w:id="20100" w:author="Irová Zuzana" w:date="2025-05-23T15:42:00Z" w16du:dateUtc="2025-05-23T13:42:00Z"/>
                <w:rFonts w:cstheme="minorHAnsi"/>
                <w:sz w:val="16"/>
                <w:szCs w:val="16"/>
              </w:rPr>
            </w:pPr>
            <w:ins w:id="20101" w:author="Drastichová Zuzana" w:date="2025-03-06T21:44:00Z" w16du:dateUtc="2025-03-06T20:44:00Z">
              <w:del w:id="20102" w:author="Irová Zuzana" w:date="2025-05-23T15:42:00Z" w16du:dateUtc="2025-05-23T13:42:00Z">
                <w:r w:rsidRPr="005237ED" w:rsidDel="00903F06">
                  <w:rPr>
                    <w:rFonts w:cstheme="minorHAnsi"/>
                    <w:sz w:val="16"/>
                    <w:szCs w:val="16"/>
                  </w:rPr>
                  <w:delText>Account</w:delText>
                </w:r>
                <w:r w:rsidDel="00903F06">
                  <w:rPr>
                    <w:rFonts w:cstheme="minorHAnsi"/>
                    <w:sz w:val="16"/>
                    <w:szCs w:val="16"/>
                  </w:rPr>
                  <w:delText xml:space="preserve"> n</w:delText>
                </w:r>
                <w:r w:rsidRPr="005237ED" w:rsidDel="00903F06">
                  <w:rPr>
                    <w:rFonts w:cstheme="minorHAnsi"/>
                    <w:sz w:val="16"/>
                    <w:szCs w:val="16"/>
                  </w:rPr>
                  <w:delText>umber</w:delText>
                </w:r>
              </w:del>
            </w:ins>
          </w:p>
          <w:p w14:paraId="3DE31DBC" w14:textId="77777777" w:rsidR="00E1576F" w:rsidDel="00903F06" w:rsidRDefault="00E1576F" w:rsidP="00E1576F">
            <w:pPr>
              <w:spacing w:before="40" w:after="40" w:line="276" w:lineRule="auto"/>
              <w:rPr>
                <w:ins w:id="20103" w:author="Drastichová Zuzana" w:date="2025-03-06T21:44:00Z" w16du:dateUtc="2025-03-06T20:44:00Z"/>
                <w:del w:id="20104" w:author="Irová Zuzana" w:date="2025-05-23T15:42:00Z" w16du:dateUtc="2025-05-23T13:42:00Z"/>
                <w:rFonts w:cstheme="minorHAnsi"/>
                <w:sz w:val="16"/>
                <w:szCs w:val="16"/>
              </w:rPr>
            </w:pPr>
            <w:ins w:id="20105" w:author="Drastichová Zuzana" w:date="2025-03-06T21:44:00Z" w16du:dateUtc="2025-03-06T20:44:00Z">
              <w:del w:id="20106" w:author="Irová Zuzana" w:date="2025-05-23T15:42:00Z" w16du:dateUtc="2025-05-23T13:42:00Z">
                <w:r w:rsidRPr="006A0E2C" w:rsidDel="00903F06">
                  <w:rPr>
                    <w:rFonts w:cstheme="minorHAnsi"/>
                    <w:sz w:val="16"/>
                    <w:szCs w:val="16"/>
                  </w:rPr>
                  <w:delText>Account type</w:delText>
                </w:r>
              </w:del>
            </w:ins>
          </w:p>
          <w:p w14:paraId="4CF88AA4" w14:textId="01373B06" w:rsidR="00E1576F" w:rsidRDefault="00E1576F" w:rsidP="00E1576F">
            <w:pPr>
              <w:spacing w:before="40" w:after="40" w:line="276" w:lineRule="auto"/>
              <w:rPr>
                <w:ins w:id="20107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108" w:author="Drastichová Zuzana" w:date="2025-03-06T21:44:00Z" w16du:dateUtc="2025-03-06T20:44:00Z">
              <w:r w:rsidRPr="006A0E2C">
                <w:rPr>
                  <w:rFonts w:cstheme="minorHAnsi"/>
                  <w:sz w:val="16"/>
                  <w:szCs w:val="16"/>
                </w:rPr>
                <w:t xml:space="preserve">Bill </w:t>
              </w:r>
              <w:del w:id="20109" w:author="Irová Zuzana" w:date="2025-05-23T15:47:00Z" w16du:dateUtc="2025-05-23T13:47:00Z">
                <w:r w:rsidRPr="006A0E2C" w:rsidDel="001D25B4">
                  <w:rPr>
                    <w:rFonts w:cstheme="minorHAnsi"/>
                    <w:sz w:val="16"/>
                    <w:szCs w:val="16"/>
                  </w:rPr>
                  <w:delText>issuer</w:delText>
                </w:r>
              </w:del>
            </w:ins>
            <w:ins w:id="20110" w:author="Irová Zuzana" w:date="2025-05-23T15:47:00Z" w16du:dateUtc="2025-05-23T13:47:00Z">
              <w:r w:rsidR="001D25B4">
                <w:rPr>
                  <w:rFonts w:cstheme="minorHAnsi"/>
                  <w:sz w:val="16"/>
                  <w:szCs w:val="16"/>
                </w:rPr>
                <w:t>type</w:t>
              </w:r>
            </w:ins>
          </w:p>
          <w:p w14:paraId="54B00897" w14:textId="77777777" w:rsidR="001D25B4" w:rsidRDefault="001D25B4" w:rsidP="001D25B4">
            <w:pPr>
              <w:spacing w:before="40" w:after="40" w:line="276" w:lineRule="auto"/>
              <w:rPr>
                <w:ins w:id="20111" w:author="Irová Zuzana" w:date="2025-05-23T15:57:00Z" w16du:dateUtc="2025-05-23T13:57:00Z"/>
                <w:rFonts w:cstheme="minorHAnsi"/>
                <w:sz w:val="16"/>
                <w:szCs w:val="16"/>
              </w:rPr>
            </w:pPr>
            <w:ins w:id="20112" w:author="Irová Zuzana" w:date="2025-05-23T15:47:00Z" w16du:dateUtc="2025-05-23T13:47:00Z">
              <w:r w:rsidRPr="006A0E2C">
                <w:rPr>
                  <w:rFonts w:cstheme="minorHAnsi"/>
                  <w:sz w:val="16"/>
                  <w:szCs w:val="16"/>
                </w:rPr>
                <w:t xml:space="preserve">Bill </w:t>
              </w:r>
              <w:r w:rsidRPr="006A0E2C">
                <w:rPr>
                  <w:rFonts w:cstheme="minorHAnsi"/>
                  <w:sz w:val="16"/>
                  <w:szCs w:val="16"/>
                  <w:lang w:val="en-US"/>
                </w:rPr>
                <w:t>issue</w:t>
              </w:r>
              <w:r w:rsidRPr="006A0E2C">
                <w:rPr>
                  <w:rFonts w:cstheme="minorHAnsi"/>
                  <w:sz w:val="16"/>
                  <w:szCs w:val="16"/>
                </w:rPr>
                <w:t xml:space="preserve"> type</w:t>
              </w:r>
            </w:ins>
          </w:p>
          <w:p w14:paraId="27B412D3" w14:textId="7E55A168" w:rsidR="00E13165" w:rsidRDefault="00E13165" w:rsidP="001D25B4">
            <w:pPr>
              <w:spacing w:before="40" w:after="40" w:line="276" w:lineRule="auto"/>
              <w:rPr>
                <w:ins w:id="20113" w:author="Irová Zuzana" w:date="2025-05-23T15:47:00Z" w16du:dateUtc="2025-05-23T13:47:00Z"/>
                <w:rFonts w:cstheme="minorHAnsi"/>
                <w:sz w:val="16"/>
                <w:szCs w:val="16"/>
              </w:rPr>
            </w:pPr>
            <w:ins w:id="20114" w:author="Irová Zuzana" w:date="2025-05-23T15:57:00Z" w16du:dateUtc="2025-05-23T13:57:00Z">
              <w:r w:rsidRPr="00E13165">
                <w:rPr>
                  <w:rFonts w:cstheme="minorHAnsi"/>
                  <w:sz w:val="16"/>
                  <w:szCs w:val="16"/>
                </w:rPr>
                <w:t>Bill recurrence type</w:t>
              </w:r>
            </w:ins>
          </w:p>
          <w:p w14:paraId="68B23371" w14:textId="21A1BEC1" w:rsidR="000339D1" w:rsidRDefault="000339D1" w:rsidP="001D25B4">
            <w:pPr>
              <w:spacing w:before="40" w:after="40" w:line="276" w:lineRule="auto"/>
              <w:rPr>
                <w:ins w:id="20115" w:author="Irová Zuzana" w:date="2025-05-23T15:47:00Z" w16du:dateUtc="2025-05-23T13:47:00Z"/>
                <w:rFonts w:cstheme="minorHAnsi"/>
                <w:sz w:val="16"/>
                <w:szCs w:val="16"/>
              </w:rPr>
            </w:pPr>
            <w:ins w:id="20116" w:author="Irová Zuzana" w:date="2025-05-23T15:47:00Z" w16du:dateUtc="2025-05-23T13:47:00Z">
              <w:r>
                <w:rPr>
                  <w:rFonts w:cstheme="minorHAnsi"/>
                  <w:sz w:val="16"/>
                  <w:szCs w:val="16"/>
                </w:rPr>
                <w:t>Bill category</w:t>
              </w:r>
            </w:ins>
          </w:p>
          <w:p w14:paraId="75EB8B25" w14:textId="77777777" w:rsidR="00E1576F" w:rsidRDefault="00E1576F" w:rsidP="00E1576F">
            <w:pPr>
              <w:spacing w:before="40" w:after="40" w:line="276" w:lineRule="auto"/>
              <w:rPr>
                <w:ins w:id="20117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118" w:author="Drastichová Zuzana" w:date="2025-03-06T21:44:00Z" w16du:dateUtc="2025-03-06T20:44:00Z">
              <w:r w:rsidRPr="006A0E2C">
                <w:rPr>
                  <w:rFonts w:cstheme="minorHAnsi"/>
                  <w:sz w:val="16"/>
                  <w:szCs w:val="16"/>
                </w:rPr>
                <w:t>Bill number</w:t>
              </w:r>
            </w:ins>
          </w:p>
          <w:p w14:paraId="100B80E8" w14:textId="77777777" w:rsidR="00756ABF" w:rsidRDefault="00756ABF" w:rsidP="00756ABF">
            <w:pPr>
              <w:spacing w:before="40" w:after="40" w:line="276" w:lineRule="auto"/>
              <w:rPr>
                <w:ins w:id="20119" w:author="Irová Zuzana" w:date="2025-05-23T15:56:00Z" w16du:dateUtc="2025-05-23T13:56:00Z"/>
                <w:rFonts w:cstheme="minorHAnsi"/>
                <w:sz w:val="16"/>
                <w:szCs w:val="16"/>
              </w:rPr>
            </w:pPr>
            <w:ins w:id="20120" w:author="Irová Zuzana" w:date="2025-05-23T15:56:00Z" w16du:dateUtc="2025-05-23T13:56:00Z">
              <w:r w:rsidRPr="006A0E2C">
                <w:rPr>
                  <w:rFonts w:cstheme="minorHAnsi"/>
                  <w:sz w:val="16"/>
                  <w:szCs w:val="16"/>
                </w:rPr>
                <w:lastRenderedPageBreak/>
                <w:t>Bill ID</w:t>
              </w:r>
            </w:ins>
          </w:p>
          <w:p w14:paraId="6845F4EA" w14:textId="297DA858" w:rsidR="00E1576F" w:rsidDel="001D25B4" w:rsidRDefault="00E1576F" w:rsidP="00E1576F">
            <w:pPr>
              <w:spacing w:before="40" w:after="40" w:line="276" w:lineRule="auto"/>
              <w:rPr>
                <w:ins w:id="20121" w:author="Drastichová Zuzana" w:date="2025-03-06T21:44:00Z" w16du:dateUtc="2025-03-06T20:44:00Z"/>
                <w:del w:id="20122" w:author="Irová Zuzana" w:date="2025-05-23T15:47:00Z" w16du:dateUtc="2025-05-23T13:47:00Z"/>
                <w:rFonts w:cstheme="minorHAnsi"/>
                <w:sz w:val="16"/>
                <w:szCs w:val="16"/>
              </w:rPr>
            </w:pPr>
            <w:ins w:id="20123" w:author="Drastichová Zuzana" w:date="2025-03-06T21:44:00Z" w16du:dateUtc="2025-03-06T20:44:00Z">
              <w:del w:id="20124" w:author="Irová Zuzana" w:date="2025-05-23T15:47:00Z" w16du:dateUtc="2025-05-23T13:47:00Z">
                <w:r w:rsidRPr="006A0E2C" w:rsidDel="001D25B4">
                  <w:rPr>
                    <w:rFonts w:cstheme="minorHAnsi"/>
                    <w:sz w:val="16"/>
                    <w:szCs w:val="16"/>
                  </w:rPr>
                  <w:delText xml:space="preserve">Bill </w:delText>
                </w:r>
                <w:r w:rsidRPr="006A0E2C" w:rsidDel="001D25B4">
                  <w:rPr>
                    <w:rFonts w:cstheme="minorHAnsi"/>
                    <w:sz w:val="16"/>
                    <w:szCs w:val="16"/>
                    <w:lang w:val="en-US"/>
                  </w:rPr>
                  <w:delText>issue</w:delText>
                </w:r>
                <w:r w:rsidRPr="006A0E2C" w:rsidDel="001D25B4">
                  <w:rPr>
                    <w:rFonts w:cstheme="minorHAnsi"/>
                    <w:sz w:val="16"/>
                    <w:szCs w:val="16"/>
                  </w:rPr>
                  <w:delText xml:space="preserve"> type</w:delText>
                </w:r>
              </w:del>
            </w:ins>
          </w:p>
          <w:p w14:paraId="5ED19331" w14:textId="77777777" w:rsidR="00E1576F" w:rsidRDefault="00E1576F" w:rsidP="00E1576F">
            <w:pPr>
              <w:spacing w:before="40" w:after="40" w:line="276" w:lineRule="auto"/>
              <w:rPr>
                <w:ins w:id="20125" w:author="Drastichová Zuzana" w:date="2025-03-06T21:44:00Z" w16du:dateUtc="2025-03-06T20:44:00Z"/>
                <w:rFonts w:cstheme="minorHAnsi"/>
                <w:sz w:val="16"/>
                <w:szCs w:val="16"/>
                <w:lang w:val="en-US"/>
              </w:rPr>
            </w:pPr>
            <w:ins w:id="20126" w:author="Drastichová Zuzana" w:date="2025-03-06T21:44:00Z" w16du:dateUtc="2025-03-06T20:44:00Z">
              <w:r w:rsidRPr="006A0E2C">
                <w:rPr>
                  <w:rFonts w:cstheme="minorHAnsi"/>
                  <w:sz w:val="16"/>
                  <w:szCs w:val="16"/>
                  <w:lang w:val="en-US"/>
                </w:rPr>
                <w:t>Bill session number</w:t>
              </w:r>
            </w:ins>
          </w:p>
          <w:p w14:paraId="43D1456C" w14:textId="77777777" w:rsidR="00756ABF" w:rsidRDefault="00756ABF" w:rsidP="00756ABF">
            <w:pPr>
              <w:spacing w:before="40" w:after="40" w:line="276" w:lineRule="auto"/>
              <w:rPr>
                <w:ins w:id="20127" w:author="Irová Zuzana" w:date="2025-05-23T15:56:00Z" w16du:dateUtc="2025-05-23T13:56:00Z"/>
                <w:rFonts w:cstheme="minorHAnsi"/>
                <w:sz w:val="16"/>
                <w:szCs w:val="16"/>
              </w:rPr>
            </w:pPr>
            <w:ins w:id="20128" w:author="Irová Zuzana" w:date="2025-05-23T15:56:00Z" w16du:dateUtc="2025-05-23T13:56:00Z">
              <w:r w:rsidRPr="006A0E2C">
                <w:rPr>
                  <w:rFonts w:cstheme="minorHAnsi"/>
                  <w:sz w:val="16"/>
                  <w:szCs w:val="16"/>
                </w:rPr>
                <w:t>Bill session ID</w:t>
              </w:r>
            </w:ins>
          </w:p>
          <w:p w14:paraId="2908A501" w14:textId="77777777" w:rsidR="00E1576F" w:rsidDel="00756ABF" w:rsidRDefault="00E1576F" w:rsidP="00E1576F">
            <w:pPr>
              <w:spacing w:before="40" w:after="40" w:line="276" w:lineRule="auto"/>
              <w:rPr>
                <w:ins w:id="20129" w:author="Drastichová Zuzana" w:date="2025-03-06T21:44:00Z" w16du:dateUtc="2025-03-06T20:44:00Z"/>
                <w:del w:id="20130" w:author="Irová Zuzana" w:date="2025-05-23T15:56:00Z" w16du:dateUtc="2025-05-23T13:56:00Z"/>
                <w:rFonts w:cstheme="minorHAnsi"/>
                <w:sz w:val="16"/>
                <w:szCs w:val="16"/>
              </w:rPr>
            </w:pPr>
            <w:ins w:id="20131" w:author="Drastichová Zuzana" w:date="2025-03-06T21:44:00Z" w16du:dateUtc="2025-03-06T20:44:00Z">
              <w:del w:id="20132" w:author="Irová Zuzana" w:date="2025-05-23T15:56:00Z" w16du:dateUtc="2025-05-23T13:56:00Z">
                <w:r w:rsidRPr="006A0E2C" w:rsidDel="00756ABF">
                  <w:rPr>
                    <w:rFonts w:cstheme="minorHAnsi"/>
                    <w:sz w:val="16"/>
                    <w:szCs w:val="16"/>
                  </w:rPr>
                  <w:delText>Bill total amount</w:delText>
                </w:r>
              </w:del>
              <w:del w:id="20133" w:author="Irová Zuzana" w:date="2025-03-10T10:38:00Z" w16du:dateUtc="2025-03-10T09:38:00Z">
                <w:r w:rsidRPr="006A0E2C" w:rsidDel="00806ED9">
                  <w:rPr>
                    <w:rFonts w:cstheme="minorHAnsi"/>
                    <w:sz w:val="16"/>
                    <w:szCs w:val="16"/>
                  </w:rPr>
                  <w:delText xml:space="preserve"> in clearing currency</w:delText>
                </w:r>
              </w:del>
            </w:ins>
          </w:p>
          <w:p w14:paraId="4BAEE7E9" w14:textId="77777777" w:rsidR="00E1576F" w:rsidRDefault="00E1576F" w:rsidP="00E1576F">
            <w:pPr>
              <w:spacing w:before="40" w:after="40" w:line="276" w:lineRule="auto"/>
              <w:rPr>
                <w:ins w:id="20134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135" w:author="Drastichová Zuzana" w:date="2025-03-06T21:44:00Z" w16du:dateUtc="2025-03-06T20:44:00Z">
              <w:r w:rsidRPr="006A0E2C">
                <w:rPr>
                  <w:rFonts w:cstheme="minorHAnsi"/>
                  <w:sz w:val="16"/>
                  <w:szCs w:val="16"/>
                </w:rPr>
                <w:t>Bill total amount</w:t>
              </w:r>
              <w:del w:id="20136" w:author="Irová Zuzana" w:date="2025-03-10T10:38:00Z" w16du:dateUtc="2025-03-10T09:38:00Z">
                <w:r w:rsidRPr="006A0E2C" w:rsidDel="00806ED9">
                  <w:rPr>
                    <w:rFonts w:cstheme="minorHAnsi"/>
                    <w:sz w:val="16"/>
                    <w:szCs w:val="16"/>
                  </w:rPr>
                  <w:delText xml:space="preserve"> clearing currency</w:delText>
                </w:r>
              </w:del>
            </w:ins>
          </w:p>
          <w:p w14:paraId="1003B99A" w14:textId="7C7CD685" w:rsidR="00E1576F" w:rsidDel="00576766" w:rsidRDefault="00E1576F" w:rsidP="00E1576F">
            <w:pPr>
              <w:spacing w:before="40" w:after="40" w:line="276" w:lineRule="auto"/>
              <w:rPr>
                <w:ins w:id="20137" w:author="Drastichová Zuzana" w:date="2025-03-06T21:44:00Z" w16du:dateUtc="2025-03-06T20:44:00Z"/>
                <w:del w:id="20138" w:author="Irová Zuzana" w:date="2025-05-23T15:44:00Z" w16du:dateUtc="2025-05-23T13:44:00Z"/>
                <w:rFonts w:cstheme="minorHAnsi"/>
                <w:sz w:val="16"/>
                <w:szCs w:val="16"/>
              </w:rPr>
            </w:pPr>
            <w:ins w:id="20139" w:author="Drastichová Zuzana" w:date="2025-03-06T21:44:00Z" w16du:dateUtc="2025-03-06T20:44:00Z">
              <w:del w:id="20140" w:author="Irová Zuzana" w:date="2025-05-23T15:44:00Z" w16du:dateUtc="2025-05-23T13:44:00Z">
                <w:r w:rsidRPr="006A0E2C" w:rsidDel="00576766">
                  <w:rPr>
                    <w:rFonts w:cstheme="minorHAnsi"/>
                    <w:sz w:val="16"/>
                    <w:szCs w:val="16"/>
                  </w:rPr>
                  <w:delText xml:space="preserve">System operator </w:delText>
                </w:r>
                <w:r w:rsidDel="00576766">
                  <w:rPr>
                    <w:rFonts w:cstheme="minorHAnsi"/>
                    <w:sz w:val="16"/>
                    <w:szCs w:val="16"/>
                  </w:rPr>
                  <w:delText>ID</w:delText>
                </w:r>
              </w:del>
            </w:ins>
          </w:p>
          <w:p w14:paraId="79F40842" w14:textId="762657FB" w:rsidR="00E1576F" w:rsidDel="00576766" w:rsidRDefault="00E1576F" w:rsidP="00E1576F">
            <w:pPr>
              <w:spacing w:before="40" w:after="40" w:line="276" w:lineRule="auto"/>
              <w:rPr>
                <w:ins w:id="20141" w:author="Drastichová Zuzana" w:date="2025-03-06T21:44:00Z" w16du:dateUtc="2025-03-06T20:44:00Z"/>
                <w:del w:id="20142" w:author="Irová Zuzana" w:date="2025-05-23T15:44:00Z" w16du:dateUtc="2025-05-23T13:44:00Z"/>
                <w:rFonts w:cstheme="minorHAnsi"/>
                <w:sz w:val="16"/>
                <w:szCs w:val="16"/>
              </w:rPr>
            </w:pPr>
            <w:ins w:id="20143" w:author="Drastichová Zuzana" w:date="2025-03-06T21:44:00Z" w16du:dateUtc="2025-03-06T20:44:00Z">
              <w:del w:id="20144" w:author="Irová Zuzana" w:date="2025-05-23T15:44:00Z" w16du:dateUtc="2025-05-23T13:44:00Z">
                <w:r w:rsidRPr="006A0E2C" w:rsidDel="00576766">
                  <w:rPr>
                    <w:rFonts w:cstheme="minorHAnsi"/>
                    <w:sz w:val="16"/>
                    <w:szCs w:val="16"/>
                  </w:rPr>
                  <w:delText xml:space="preserve">Customer </w:delText>
                </w:r>
                <w:r w:rsidDel="00576766">
                  <w:rPr>
                    <w:rFonts w:cstheme="minorHAnsi"/>
                    <w:sz w:val="16"/>
                    <w:szCs w:val="16"/>
                  </w:rPr>
                  <w:delText>ID</w:delText>
                </w:r>
              </w:del>
            </w:ins>
          </w:p>
          <w:p w14:paraId="21EDB87A" w14:textId="77777777" w:rsidR="00E1576F" w:rsidDel="00756ABF" w:rsidRDefault="00E1576F" w:rsidP="00E1576F">
            <w:pPr>
              <w:spacing w:before="40" w:after="40" w:line="276" w:lineRule="auto"/>
              <w:rPr>
                <w:ins w:id="20145" w:author="Drastichová Zuzana" w:date="2025-03-06T21:44:00Z" w16du:dateUtc="2025-03-06T20:44:00Z"/>
                <w:del w:id="20146" w:author="Irová Zuzana" w:date="2025-05-23T15:56:00Z" w16du:dateUtc="2025-05-23T13:56:00Z"/>
                <w:rFonts w:cstheme="minorHAnsi"/>
                <w:sz w:val="16"/>
                <w:szCs w:val="16"/>
              </w:rPr>
            </w:pPr>
            <w:ins w:id="20147" w:author="Drastichová Zuzana" w:date="2025-03-06T21:44:00Z" w16du:dateUtc="2025-03-06T20:44:00Z">
              <w:del w:id="20148" w:author="Irová Zuzana" w:date="2025-05-23T15:56:00Z" w16du:dateUtc="2025-05-23T13:56:00Z">
                <w:r w:rsidRPr="006A0E2C" w:rsidDel="00756ABF">
                  <w:rPr>
                    <w:rFonts w:cstheme="minorHAnsi"/>
                    <w:sz w:val="16"/>
                    <w:szCs w:val="16"/>
                  </w:rPr>
                  <w:delText>Bill ID</w:delText>
                </w:r>
              </w:del>
            </w:ins>
          </w:p>
          <w:p w14:paraId="536862C0" w14:textId="28684950" w:rsidR="00576766" w:rsidRDefault="00E1576F" w:rsidP="00576766">
            <w:pPr>
              <w:spacing w:before="40" w:after="40" w:line="276" w:lineRule="auto"/>
              <w:rPr>
                <w:ins w:id="20149" w:author="Irová Zuzana" w:date="2025-05-23T15:46:00Z" w16du:dateUtc="2025-05-23T13:46:00Z"/>
                <w:rFonts w:cstheme="minorHAnsi"/>
                <w:sz w:val="16"/>
                <w:szCs w:val="16"/>
              </w:rPr>
            </w:pPr>
            <w:ins w:id="20150" w:author="Drastichová Zuzana" w:date="2025-03-06T21:44:00Z" w16du:dateUtc="2025-03-06T20:44:00Z">
              <w:del w:id="20151" w:author="Irová Zuzana" w:date="2025-05-23T15:56:00Z" w16du:dateUtc="2025-05-23T13:56:00Z">
                <w:r w:rsidRPr="006A0E2C" w:rsidDel="00756ABF">
                  <w:rPr>
                    <w:rFonts w:cstheme="minorHAnsi"/>
                    <w:sz w:val="16"/>
                    <w:szCs w:val="16"/>
                  </w:rPr>
                  <w:delText>Bill session ID</w:delText>
                </w:r>
              </w:del>
            </w:ins>
            <w:ins w:id="20152" w:author="Irová Zuzana" w:date="2025-05-23T15:44:00Z" w16du:dateUtc="2025-05-23T13:44:00Z">
              <w:r w:rsidR="00576766" w:rsidRPr="006A0E2C">
                <w:rPr>
                  <w:rFonts w:cstheme="minorHAnsi"/>
                  <w:sz w:val="16"/>
                  <w:szCs w:val="16"/>
                </w:rPr>
                <w:t xml:space="preserve">System operator </w:t>
              </w:r>
              <w:r w:rsidR="00576766">
                <w:rPr>
                  <w:rFonts w:cstheme="minorHAnsi"/>
                  <w:sz w:val="16"/>
                  <w:szCs w:val="16"/>
                </w:rPr>
                <w:t>ID</w:t>
              </w:r>
            </w:ins>
          </w:p>
          <w:p w14:paraId="6A61E9F0" w14:textId="1FC9030A" w:rsidR="00F42D06" w:rsidRDefault="00F42D06" w:rsidP="00576766">
            <w:pPr>
              <w:spacing w:before="40" w:after="40" w:line="276" w:lineRule="auto"/>
              <w:rPr>
                <w:ins w:id="20153" w:author="Irová Zuzana" w:date="2025-05-23T15:44:00Z" w16du:dateUtc="2025-05-23T13:44:00Z"/>
                <w:rFonts w:cstheme="minorHAnsi"/>
                <w:sz w:val="16"/>
                <w:szCs w:val="16"/>
              </w:rPr>
            </w:pPr>
            <w:ins w:id="20154" w:author="Irová Zuzana" w:date="2025-05-23T15:46:00Z" w16du:dateUtc="2025-05-23T13:46:00Z">
              <w:r>
                <w:rPr>
                  <w:rFonts w:cstheme="minorHAnsi"/>
                  <w:sz w:val="16"/>
                  <w:szCs w:val="16"/>
                </w:rPr>
                <w:t>System operator abbreviation</w:t>
              </w:r>
            </w:ins>
          </w:p>
          <w:p w14:paraId="15DD62E7" w14:textId="77777777" w:rsidR="00E1576F" w:rsidRDefault="00E1576F" w:rsidP="00E1576F">
            <w:pPr>
              <w:spacing w:before="40" w:after="40" w:line="276" w:lineRule="auto"/>
              <w:rPr>
                <w:ins w:id="20155" w:author="Irová Zuzana" w:date="2025-05-23T15:40:00Z" w16du:dateUtc="2025-05-23T13:40:00Z"/>
                <w:rFonts w:cstheme="minorHAnsi"/>
                <w:sz w:val="16"/>
                <w:szCs w:val="16"/>
              </w:rPr>
            </w:pPr>
            <w:ins w:id="20156" w:author="Irová Zuzana" w:date="2025-05-23T11:57:00Z" w16du:dateUtc="2025-05-23T09:57:00Z">
              <w:r>
                <w:rPr>
                  <w:rFonts w:cstheme="minorHAnsi"/>
                  <w:sz w:val="16"/>
                  <w:szCs w:val="16"/>
                </w:rPr>
                <w:t>Subject type</w:t>
              </w:r>
            </w:ins>
          </w:p>
          <w:p w14:paraId="79EB8DAD" w14:textId="77777777" w:rsidR="00576766" w:rsidRDefault="00576766" w:rsidP="00576766">
            <w:pPr>
              <w:spacing w:before="40" w:after="40" w:line="276" w:lineRule="auto"/>
              <w:rPr>
                <w:ins w:id="20157" w:author="Irová Zuzana" w:date="2025-05-23T15:44:00Z" w16du:dateUtc="2025-05-23T13:44:00Z"/>
                <w:rFonts w:cstheme="minorHAnsi"/>
                <w:sz w:val="16"/>
                <w:szCs w:val="16"/>
              </w:rPr>
            </w:pPr>
            <w:ins w:id="20158" w:author="Irová Zuzana" w:date="2025-05-23T15:44:00Z" w16du:dateUtc="2025-05-23T13:44:00Z">
              <w:r w:rsidRPr="006A0E2C">
                <w:rPr>
                  <w:rFonts w:cstheme="minorHAnsi"/>
                  <w:sz w:val="16"/>
                  <w:szCs w:val="16"/>
                </w:rPr>
                <w:t xml:space="preserve">Customer </w:t>
              </w:r>
              <w:r>
                <w:rPr>
                  <w:rFonts w:cstheme="minorHAnsi"/>
                  <w:sz w:val="16"/>
                  <w:szCs w:val="16"/>
                </w:rPr>
                <w:t>ID</w:t>
              </w:r>
            </w:ins>
          </w:p>
          <w:p w14:paraId="4F40B807" w14:textId="77777777" w:rsidR="00903F06" w:rsidRDefault="00903F06" w:rsidP="00903F06">
            <w:pPr>
              <w:spacing w:before="40" w:after="40" w:line="276" w:lineRule="auto"/>
              <w:rPr>
                <w:ins w:id="20159" w:author="Irová Zuzana" w:date="2025-05-23T15:42:00Z" w16du:dateUtc="2025-05-23T13:42:00Z"/>
                <w:rFonts w:cstheme="minorHAnsi"/>
                <w:sz w:val="16"/>
                <w:szCs w:val="16"/>
              </w:rPr>
            </w:pPr>
            <w:ins w:id="20160" w:author="Irová Zuzana" w:date="2025-05-23T15:42:00Z" w16du:dateUtc="2025-05-23T13:42:00Z">
              <w:r>
                <w:rPr>
                  <w:rFonts w:cstheme="minorHAnsi"/>
                  <w:sz w:val="16"/>
                  <w:szCs w:val="16"/>
                </w:rPr>
                <w:t>Customer number</w:t>
              </w:r>
            </w:ins>
          </w:p>
          <w:p w14:paraId="00E0B23F" w14:textId="77777777" w:rsidR="00903F06" w:rsidRDefault="00903F06" w:rsidP="00903F06">
            <w:pPr>
              <w:spacing w:before="40" w:after="40" w:line="276" w:lineRule="auto"/>
              <w:rPr>
                <w:ins w:id="20161" w:author="Irová Zuzana" w:date="2025-05-23T15:42:00Z" w16du:dateUtc="2025-05-23T13:42:00Z"/>
                <w:rFonts w:cstheme="minorHAnsi"/>
                <w:sz w:val="16"/>
                <w:szCs w:val="16"/>
              </w:rPr>
            </w:pPr>
            <w:ins w:id="20162" w:author="Irová Zuzana" w:date="2025-05-23T15:42:00Z" w16du:dateUtc="2025-05-23T13:42:00Z">
              <w:r>
                <w:rPr>
                  <w:rFonts w:cstheme="minorHAnsi"/>
                  <w:sz w:val="16"/>
                  <w:szCs w:val="16"/>
                </w:rPr>
                <w:t>Account number</w:t>
              </w:r>
            </w:ins>
          </w:p>
          <w:p w14:paraId="68C059B4" w14:textId="77777777" w:rsidR="00903F06" w:rsidRDefault="00903F06" w:rsidP="00903F06">
            <w:pPr>
              <w:spacing w:before="40" w:after="40" w:line="276" w:lineRule="auto"/>
              <w:rPr>
                <w:ins w:id="20163" w:author="Irová Zuzana" w:date="2025-05-23T15:42:00Z" w16du:dateUtc="2025-05-23T13:42:00Z"/>
                <w:rFonts w:cstheme="minorHAnsi"/>
                <w:sz w:val="16"/>
                <w:szCs w:val="16"/>
              </w:rPr>
            </w:pPr>
            <w:ins w:id="20164" w:author="Irová Zuzana" w:date="2025-05-23T15:42:00Z" w16du:dateUtc="2025-05-23T13:42:00Z">
              <w:r w:rsidRPr="006A0E2C">
                <w:rPr>
                  <w:rFonts w:cstheme="minorHAnsi"/>
                  <w:sz w:val="16"/>
                  <w:szCs w:val="16"/>
                </w:rPr>
                <w:t>Account type</w:t>
              </w:r>
            </w:ins>
          </w:p>
          <w:p w14:paraId="4CF61AFD" w14:textId="77777777" w:rsidR="001F2BF3" w:rsidRPr="00122D48" w:rsidRDefault="001F2BF3" w:rsidP="001F2BF3">
            <w:pPr>
              <w:spacing w:before="40" w:after="40" w:line="276" w:lineRule="auto"/>
              <w:rPr>
                <w:ins w:id="20165" w:author="Irová Zuzana" w:date="2025-05-23T15:40:00Z" w16du:dateUtc="2025-05-23T13:40:00Z"/>
                <w:rFonts w:cstheme="minorHAnsi"/>
                <w:sz w:val="16"/>
                <w:szCs w:val="16"/>
              </w:rPr>
            </w:pPr>
            <w:ins w:id="20166" w:author="Irová Zuzana" w:date="2025-05-23T15:40:00Z" w16du:dateUtc="2025-05-23T13:40:00Z">
              <w:r w:rsidRPr="00122D48">
                <w:rPr>
                  <w:rFonts w:cstheme="minorHAnsi"/>
                  <w:sz w:val="16"/>
                  <w:szCs w:val="16"/>
                </w:rPr>
                <w:t>EETS Provider ID</w:t>
              </w:r>
            </w:ins>
          </w:p>
          <w:p w14:paraId="68343DD4" w14:textId="77777777" w:rsidR="001F2BF3" w:rsidRDefault="001F2BF3" w:rsidP="001F2BF3">
            <w:pPr>
              <w:spacing w:before="40" w:after="40" w:line="276" w:lineRule="auto"/>
              <w:rPr>
                <w:ins w:id="20167" w:author="Irová Zuzana" w:date="2025-05-23T15:40:00Z" w16du:dateUtc="2025-05-23T13:40:00Z"/>
                <w:rFonts w:cstheme="minorHAnsi"/>
                <w:sz w:val="16"/>
                <w:szCs w:val="16"/>
              </w:rPr>
            </w:pPr>
            <w:ins w:id="20168" w:author="Irová Zuzana" w:date="2025-05-23T15:40:00Z" w16du:dateUtc="2025-05-23T13:40:00Z">
              <w:r w:rsidRPr="00122D48">
                <w:rPr>
                  <w:rFonts w:cstheme="minorHAnsi"/>
                  <w:sz w:val="16"/>
                  <w:szCs w:val="16"/>
                </w:rPr>
                <w:t>EETS Provider abbreviation</w:t>
              </w:r>
            </w:ins>
          </w:p>
          <w:p w14:paraId="19BE0620" w14:textId="024CF95C" w:rsidR="00AC36DD" w:rsidRPr="00122D48" w:rsidRDefault="000D49FC" w:rsidP="00AC36DD">
            <w:pPr>
              <w:spacing w:before="40" w:after="40" w:line="276" w:lineRule="auto"/>
              <w:rPr>
                <w:ins w:id="20169" w:author="Irová Zuzana" w:date="2025-05-23T15:41:00Z" w16du:dateUtc="2025-05-23T13:41:00Z"/>
                <w:rFonts w:cstheme="minorHAnsi"/>
                <w:sz w:val="16"/>
                <w:szCs w:val="16"/>
              </w:rPr>
            </w:pPr>
            <w:ins w:id="20170" w:author="Irová Zuzana" w:date="2025-05-23T15:41:00Z" w16du:dateUtc="2025-05-23T13:41:00Z">
              <w:r>
                <w:rPr>
                  <w:rFonts w:cstheme="minorHAnsi"/>
                  <w:sz w:val="16"/>
                  <w:szCs w:val="16"/>
                </w:rPr>
                <w:t>Exemption Partner</w:t>
              </w:r>
              <w:r w:rsidR="00AC36DD" w:rsidRPr="00122D48">
                <w:rPr>
                  <w:rFonts w:cstheme="minorHAnsi"/>
                  <w:sz w:val="16"/>
                  <w:szCs w:val="16"/>
                </w:rPr>
                <w:t xml:space="preserve"> ID</w:t>
              </w:r>
            </w:ins>
          </w:p>
          <w:p w14:paraId="09A72697" w14:textId="25E6E89F" w:rsidR="001F2BF3" w:rsidRDefault="000D49FC" w:rsidP="00903F06">
            <w:pPr>
              <w:spacing w:before="40" w:after="40" w:line="276" w:lineRule="auto"/>
              <w:rPr>
                <w:ins w:id="20171" w:author="Irová Zuzana" w:date="2025-05-23T11:58:00Z" w16du:dateUtc="2025-05-23T09:58:00Z"/>
                <w:rFonts w:cstheme="minorHAnsi"/>
                <w:sz w:val="16"/>
                <w:szCs w:val="16"/>
              </w:rPr>
            </w:pPr>
            <w:ins w:id="20172" w:author="Irová Zuzana" w:date="2025-05-23T15:41:00Z" w16du:dateUtc="2025-05-23T13:41:00Z">
              <w:r>
                <w:rPr>
                  <w:rFonts w:cstheme="minorHAnsi"/>
                  <w:sz w:val="16"/>
                  <w:szCs w:val="16"/>
                </w:rPr>
                <w:t>Exemption Partner</w:t>
              </w:r>
              <w:r w:rsidR="00AC36DD" w:rsidRPr="00122D48">
                <w:rPr>
                  <w:rFonts w:cstheme="minorHAnsi"/>
                  <w:sz w:val="16"/>
                  <w:szCs w:val="16"/>
                </w:rPr>
                <w:t xml:space="preserve"> </w:t>
              </w:r>
              <w:r w:rsidR="00AC36DD" w:rsidRPr="00576766">
                <w:rPr>
                  <w:rFonts w:cstheme="minorHAnsi"/>
                  <w:sz w:val="16"/>
                  <w:szCs w:val="16"/>
                  <w:highlight w:val="yellow"/>
                  <w:rPrChange w:id="20173" w:author="Irová Zuzana" w:date="2025-05-23T15:45:00Z" w16du:dateUtc="2025-05-23T13:45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abbreviation</w:t>
              </w:r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034E9" w14:textId="77777777" w:rsidR="00E1576F" w:rsidRDefault="00E1576F" w:rsidP="00E1576F">
            <w:pPr>
              <w:spacing w:before="40" w:after="40" w:line="276" w:lineRule="auto"/>
              <w:rPr>
                <w:ins w:id="20174" w:author="Irová Zuzana" w:date="2025-05-23T11:58:00Z" w16du:dateUtc="2025-05-23T09:58:00Z"/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AC87B" w14:textId="55D9C32C" w:rsidR="00E1576F" w:rsidRDefault="00E1576F" w:rsidP="00E1576F">
            <w:pPr>
              <w:spacing w:before="40" w:after="40" w:line="276" w:lineRule="auto"/>
              <w:rPr>
                <w:ins w:id="20175" w:author="Irová Zuzana" w:date="2025-05-23T11:58:00Z" w16du:dateUtc="2025-05-23T09:58:00Z"/>
                <w:rFonts w:cstheme="minorHAnsi"/>
                <w:sz w:val="16"/>
                <w:szCs w:val="16"/>
              </w:rPr>
            </w:pPr>
            <w:ins w:id="20176" w:author="Drastichová Zuzana" w:date="2025-03-06T21:44:00Z" w16du:dateUtc="2025-03-06T20:44:00Z">
              <w:r>
                <w:rPr>
                  <w:rFonts w:cstheme="minorHAnsi"/>
                  <w:sz w:val="16"/>
                  <w:szCs w:val="16"/>
                </w:rPr>
                <w:t>Ano</w:t>
              </w:r>
            </w:ins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A69D7A6" w14:textId="4F5E0AE6" w:rsidR="00E1576F" w:rsidRDefault="00E1576F" w:rsidP="00E1576F">
            <w:pPr>
              <w:spacing w:before="40" w:after="40" w:line="276" w:lineRule="auto"/>
              <w:rPr>
                <w:ins w:id="20177" w:author="Irová Zuzana" w:date="2025-05-23T11:58:00Z" w16du:dateUtc="2025-05-23T09:58:00Z"/>
                <w:rFonts w:eastAsia="Times New Roman" w:cstheme="minorHAnsi"/>
                <w:sz w:val="16"/>
                <w:szCs w:val="16"/>
                <w:lang w:eastAsia="cs-CZ"/>
              </w:rPr>
            </w:pPr>
            <w:ins w:id="20178" w:author="Drastichová Zuzana" w:date="2025-03-06T21:44:00Z" w16du:dateUtc="2025-03-06T20:44:00Z">
              <w:r w:rsidRPr="00902635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20179" w:author="Irová Zuzana" w:date="2025-05-23T15:49:00Z" w16du:dateUtc="2025-05-23T13:49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dvoujazyčná verze (</w:t>
              </w:r>
              <w:del w:id="20180" w:author="Irová Zuzana" w:date="2025-05-23T15:49:00Z" w16du:dateUtc="2025-05-23T13:49:00Z">
                <w:r w:rsidRPr="00902635" w:rsidDel="00902635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  <w:rPrChange w:id="20181" w:author="Irová Zuzana" w:date="2025-05-23T15:49:00Z" w16du:dateUtc="2025-05-23T13:49:00Z">
                      <w:rPr>
                        <w:rFonts w:eastAsia="Times New Roman" w:cstheme="minorHAnsi"/>
                        <w:sz w:val="16"/>
                        <w:szCs w:val="16"/>
                        <w:lang w:eastAsia="cs-CZ"/>
                      </w:rPr>
                    </w:rPrChange>
                  </w:rPr>
                  <w:delText>sk</w:delText>
                </w:r>
              </w:del>
            </w:ins>
            <w:ins w:id="20182" w:author="Irová Zuzana" w:date="2025-05-23T15:49:00Z" w16du:dateUtc="2025-05-23T13:49:00Z">
              <w:r w:rsidR="00902635" w:rsidRPr="00902635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20183" w:author="Irová Zuzana" w:date="2025-05-23T15:49:00Z" w16du:dateUtc="2025-05-23T13:49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hr</w:t>
              </w:r>
            </w:ins>
            <w:ins w:id="20184" w:author="Drastichová Zuzana" w:date="2025-03-06T21:44:00Z" w16du:dateUtc="2025-03-06T20:44:00Z">
              <w:r w:rsidRPr="00902635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  <w:rPrChange w:id="20185" w:author="Irová Zuzana" w:date="2025-05-23T15:49:00Z" w16du:dateUtc="2025-05-23T13:49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+en)</w:t>
              </w:r>
            </w:ins>
          </w:p>
        </w:tc>
      </w:tr>
      <w:tr w:rsidR="000151A2" w14:paraId="7BF96296" w14:textId="77777777">
        <w:trPr>
          <w:trHeight w:val="270"/>
          <w:ins w:id="20186" w:author="Drastichová Zuzana" w:date="2025-03-06T21:44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063F1DE" w14:textId="6B3C853B" w:rsidR="00902635" w:rsidRPr="00552C43" w:rsidRDefault="00902635" w:rsidP="00902635">
            <w:pPr>
              <w:spacing w:before="40" w:after="40" w:line="276" w:lineRule="auto"/>
              <w:rPr>
                <w:ins w:id="20187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20188" w:author="Drastichová Zuzana" w:date="2025-03-06T21:44:00Z" w16du:dateUtc="2025-03-06T20:44:00Z">
              <w:r w:rsidRPr="00552C43">
                <w:rPr>
                  <w:rFonts w:eastAsia="Times New Roman" w:cstheme="minorHAnsi"/>
                  <w:sz w:val="16"/>
                  <w:szCs w:val="16"/>
                  <w:lang w:eastAsia="cs-CZ"/>
                </w:rPr>
                <w:t>Detailní výpis mýtných transakcí k faktuře (DOC.BE.11</w:t>
              </w:r>
            </w:ins>
            <w:ins w:id="20189" w:author="Drastichová Zuzana" w:date="2025-03-06T21:55:00Z" w16du:dateUtc="2025-03-06T20:55:00Z">
              <w:r w:rsidRPr="00552C43"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</w:t>
              </w:r>
            </w:ins>
            <w:ins w:id="20190" w:author="Drastichová Zuzana" w:date="2025-03-06T21:44:00Z" w16du:dateUtc="2025-03-06T20:44:00Z">
              <w:r w:rsidRPr="00552C43">
                <w:rPr>
                  <w:rFonts w:eastAsia="Times New Roman" w:cstheme="minorHAnsi"/>
                  <w:sz w:val="16"/>
                  <w:szCs w:val="16"/>
                  <w:lang w:eastAsia="cs-CZ"/>
                </w:rPr>
                <w:t>)</w:t>
              </w:r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284E6" w14:textId="77777777" w:rsidR="00902635" w:rsidRPr="00552C43" w:rsidRDefault="00902635" w:rsidP="00902635">
            <w:pPr>
              <w:spacing w:before="40" w:after="40" w:line="276" w:lineRule="auto"/>
              <w:rPr>
                <w:ins w:id="20191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192" w:author="Drastichová Zuzana" w:date="2025-03-06T21:44:00Z" w16du:dateUtc="2025-03-06T20:44:00Z">
              <w:r w:rsidRPr="00552C43">
                <w:rPr>
                  <w:rFonts w:cstheme="minorHAnsi"/>
                  <w:sz w:val="16"/>
                  <w:szCs w:val="16"/>
                </w:rPr>
                <w:t>Detail statement</w:t>
              </w:r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14EAF" w14:textId="77777777" w:rsidR="00902635" w:rsidRPr="00552C43" w:rsidRDefault="00902635" w:rsidP="00902635">
            <w:pPr>
              <w:spacing w:before="40" w:after="40" w:line="276" w:lineRule="auto"/>
              <w:rPr>
                <w:ins w:id="20193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194" w:author="Drastichová Zuzana" w:date="2025-03-06T21:44:00Z" w16du:dateUtc="2025-03-06T20:44:00Z">
              <w:r w:rsidRPr="00552C43">
                <w:rPr>
                  <w:rFonts w:cstheme="minorHAnsi"/>
                  <w:sz w:val="16"/>
                  <w:szCs w:val="16"/>
                </w:rPr>
                <w:t>BO</w:t>
              </w:r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47553" w14:textId="3CA383E0" w:rsidR="00902635" w:rsidRPr="00552C43" w:rsidDel="00B41917" w:rsidRDefault="00902635" w:rsidP="00902635">
            <w:pPr>
              <w:spacing w:before="40" w:after="40" w:line="276" w:lineRule="auto"/>
              <w:rPr>
                <w:ins w:id="20195" w:author="Drastichová Zuzana" w:date="2025-03-06T21:44:00Z" w16du:dateUtc="2025-03-06T20:44:00Z"/>
                <w:del w:id="20196" w:author="Irová Zuzana" w:date="2025-05-23T15:48:00Z" w16du:dateUtc="2025-05-23T13:48:00Z"/>
                <w:rFonts w:cstheme="minorHAnsi"/>
                <w:sz w:val="16"/>
                <w:szCs w:val="16"/>
              </w:rPr>
            </w:pPr>
            <w:ins w:id="20197" w:author="Drastichová Zuzana" w:date="2025-03-06T21:44:00Z" w16du:dateUtc="2025-03-06T20:44:00Z">
              <w:del w:id="20198" w:author="Irová Zuzana" w:date="2025-05-23T15:48:00Z" w16du:dateUtc="2025-05-23T13:48:00Z">
                <w:r w:rsidRPr="00552C43" w:rsidDel="00B41917">
                  <w:rPr>
                    <w:rFonts w:cstheme="minorHAnsi"/>
                    <w:sz w:val="16"/>
                    <w:szCs w:val="16"/>
                  </w:rPr>
                  <w:delText>Customer number</w:delText>
                </w:r>
              </w:del>
            </w:ins>
          </w:p>
          <w:p w14:paraId="07F5E49F" w14:textId="7111FC75" w:rsidR="00902635" w:rsidRPr="00552C43" w:rsidDel="00B41917" w:rsidRDefault="00902635" w:rsidP="00902635">
            <w:pPr>
              <w:spacing w:before="40" w:after="40" w:line="276" w:lineRule="auto"/>
              <w:rPr>
                <w:ins w:id="20199" w:author="Drastichová Zuzana" w:date="2025-03-06T21:44:00Z" w16du:dateUtc="2025-03-06T20:44:00Z"/>
                <w:del w:id="20200" w:author="Irová Zuzana" w:date="2025-05-23T15:48:00Z" w16du:dateUtc="2025-05-23T13:48:00Z"/>
                <w:rFonts w:cstheme="minorHAnsi"/>
                <w:sz w:val="16"/>
                <w:szCs w:val="16"/>
              </w:rPr>
            </w:pPr>
            <w:ins w:id="20201" w:author="Drastichová Zuzana" w:date="2025-03-06T21:44:00Z" w16du:dateUtc="2025-03-06T20:44:00Z">
              <w:del w:id="20202" w:author="Irová Zuzana" w:date="2025-05-23T15:48:00Z" w16du:dateUtc="2025-05-23T13:48:00Z">
                <w:r w:rsidRPr="00552C43" w:rsidDel="00B41917">
                  <w:rPr>
                    <w:rFonts w:cstheme="minorHAnsi"/>
                    <w:sz w:val="16"/>
                    <w:szCs w:val="16"/>
                  </w:rPr>
                  <w:delText>Account number</w:delText>
                </w:r>
              </w:del>
            </w:ins>
          </w:p>
          <w:p w14:paraId="7F5057CA" w14:textId="0FC8336F" w:rsidR="00902635" w:rsidRPr="00552C43" w:rsidDel="00B41917" w:rsidRDefault="00902635" w:rsidP="00902635">
            <w:pPr>
              <w:spacing w:before="40" w:after="40" w:line="276" w:lineRule="auto"/>
              <w:rPr>
                <w:ins w:id="20203" w:author="Drastichová Zuzana" w:date="2025-03-06T21:44:00Z" w16du:dateUtc="2025-03-06T20:44:00Z"/>
                <w:del w:id="20204" w:author="Irová Zuzana" w:date="2025-05-23T15:48:00Z" w16du:dateUtc="2025-05-23T13:48:00Z"/>
                <w:rFonts w:cstheme="minorHAnsi"/>
                <w:sz w:val="16"/>
                <w:szCs w:val="16"/>
              </w:rPr>
            </w:pPr>
            <w:ins w:id="20205" w:author="Drastichová Zuzana" w:date="2025-03-06T21:44:00Z" w16du:dateUtc="2025-03-06T20:44:00Z">
              <w:del w:id="20206" w:author="Irová Zuzana" w:date="2025-05-23T15:48:00Z" w16du:dateUtc="2025-05-23T13:48:00Z">
                <w:r w:rsidRPr="00552C43" w:rsidDel="00B41917">
                  <w:rPr>
                    <w:rFonts w:cstheme="minorHAnsi"/>
                    <w:sz w:val="16"/>
                    <w:szCs w:val="16"/>
                  </w:rPr>
                  <w:delText>Account number</w:delText>
                </w:r>
              </w:del>
            </w:ins>
          </w:p>
          <w:p w14:paraId="4844CAC8" w14:textId="10E07846" w:rsidR="00902635" w:rsidRPr="00552C43" w:rsidDel="00B41917" w:rsidRDefault="00902635" w:rsidP="00902635">
            <w:pPr>
              <w:spacing w:before="40" w:after="40" w:line="276" w:lineRule="auto"/>
              <w:rPr>
                <w:ins w:id="20207" w:author="Drastichová Zuzana" w:date="2025-03-06T21:44:00Z" w16du:dateUtc="2025-03-06T20:44:00Z"/>
                <w:del w:id="20208" w:author="Irová Zuzana" w:date="2025-05-23T15:48:00Z" w16du:dateUtc="2025-05-23T13:48:00Z"/>
                <w:rFonts w:cstheme="minorHAnsi"/>
                <w:sz w:val="16"/>
                <w:szCs w:val="16"/>
              </w:rPr>
            </w:pPr>
            <w:ins w:id="20209" w:author="Drastichová Zuzana" w:date="2025-03-06T21:44:00Z" w16du:dateUtc="2025-03-06T20:44:00Z">
              <w:del w:id="20210" w:author="Irová Zuzana" w:date="2025-05-23T15:48:00Z" w16du:dateUtc="2025-05-23T13:48:00Z">
                <w:r w:rsidRPr="00552C43" w:rsidDel="00B41917">
                  <w:rPr>
                    <w:rFonts w:cstheme="minorHAnsi"/>
                    <w:sz w:val="16"/>
                    <w:szCs w:val="16"/>
                  </w:rPr>
                  <w:delText>Account type</w:delText>
                </w:r>
              </w:del>
            </w:ins>
          </w:p>
          <w:p w14:paraId="122431CD" w14:textId="2FDA634D" w:rsidR="00902635" w:rsidRPr="00552C43" w:rsidDel="00B41917" w:rsidRDefault="00902635" w:rsidP="00902635">
            <w:pPr>
              <w:spacing w:before="40" w:after="40" w:line="276" w:lineRule="auto"/>
              <w:rPr>
                <w:ins w:id="20211" w:author="Drastichová Zuzana" w:date="2025-03-06T21:44:00Z" w16du:dateUtc="2025-03-06T20:44:00Z"/>
                <w:del w:id="20212" w:author="Irová Zuzana" w:date="2025-05-23T15:48:00Z" w16du:dateUtc="2025-05-23T13:48:00Z"/>
                <w:rFonts w:cstheme="minorHAnsi"/>
                <w:sz w:val="16"/>
                <w:szCs w:val="16"/>
              </w:rPr>
            </w:pPr>
            <w:ins w:id="20213" w:author="Drastichová Zuzana" w:date="2025-03-06T21:44:00Z" w16du:dateUtc="2025-03-06T20:44:00Z">
              <w:del w:id="20214" w:author="Irová Zuzana" w:date="2025-05-23T15:48:00Z" w16du:dateUtc="2025-05-23T13:48:00Z">
                <w:r w:rsidRPr="00552C43" w:rsidDel="00B41917">
                  <w:rPr>
                    <w:rFonts w:cstheme="minorHAnsi"/>
                    <w:sz w:val="16"/>
                    <w:szCs w:val="16"/>
                  </w:rPr>
                  <w:delText>Bill issuer</w:delText>
                </w:r>
              </w:del>
            </w:ins>
          </w:p>
          <w:p w14:paraId="11974278" w14:textId="39CA8BF2" w:rsidR="00902635" w:rsidRPr="00552C43" w:rsidDel="00B41917" w:rsidRDefault="00902635" w:rsidP="00902635">
            <w:pPr>
              <w:spacing w:before="40" w:after="40" w:line="276" w:lineRule="auto"/>
              <w:rPr>
                <w:ins w:id="20215" w:author="Drastichová Zuzana" w:date="2025-03-06T21:44:00Z" w16du:dateUtc="2025-03-06T20:44:00Z"/>
                <w:del w:id="20216" w:author="Irová Zuzana" w:date="2025-05-23T15:48:00Z" w16du:dateUtc="2025-05-23T13:48:00Z"/>
                <w:rFonts w:cstheme="minorHAnsi"/>
                <w:sz w:val="16"/>
                <w:szCs w:val="16"/>
              </w:rPr>
            </w:pPr>
            <w:ins w:id="20217" w:author="Drastichová Zuzana" w:date="2025-03-06T21:44:00Z" w16du:dateUtc="2025-03-06T20:44:00Z">
              <w:del w:id="20218" w:author="Irová Zuzana" w:date="2025-05-23T15:48:00Z" w16du:dateUtc="2025-05-23T13:48:00Z">
                <w:r w:rsidRPr="00552C43" w:rsidDel="00B41917">
                  <w:rPr>
                    <w:rFonts w:cstheme="minorHAnsi"/>
                    <w:sz w:val="16"/>
                    <w:szCs w:val="16"/>
                  </w:rPr>
                  <w:delText>Bill number</w:delText>
                </w:r>
              </w:del>
            </w:ins>
          </w:p>
          <w:p w14:paraId="72DDA386" w14:textId="46B2C256" w:rsidR="00902635" w:rsidRPr="00552C43" w:rsidDel="00B41917" w:rsidRDefault="00902635" w:rsidP="00902635">
            <w:pPr>
              <w:spacing w:before="40" w:after="40" w:line="276" w:lineRule="auto"/>
              <w:rPr>
                <w:ins w:id="20219" w:author="Drastichová Zuzana" w:date="2025-03-06T21:44:00Z" w16du:dateUtc="2025-03-06T20:44:00Z"/>
                <w:del w:id="20220" w:author="Irová Zuzana" w:date="2025-05-23T15:48:00Z" w16du:dateUtc="2025-05-23T13:48:00Z"/>
                <w:rFonts w:cstheme="minorHAnsi"/>
                <w:sz w:val="16"/>
                <w:szCs w:val="16"/>
              </w:rPr>
            </w:pPr>
            <w:ins w:id="20221" w:author="Drastichová Zuzana" w:date="2025-03-06T21:44:00Z" w16du:dateUtc="2025-03-06T20:44:00Z">
              <w:del w:id="20222" w:author="Irová Zuzana" w:date="2025-05-23T15:48:00Z" w16du:dateUtc="2025-05-23T13:48:00Z">
                <w:r w:rsidRPr="00552C43" w:rsidDel="00B41917">
                  <w:rPr>
                    <w:rFonts w:cstheme="minorHAnsi"/>
                    <w:sz w:val="16"/>
                    <w:szCs w:val="16"/>
                  </w:rPr>
                  <w:delText xml:space="preserve">Bill </w:delText>
                </w:r>
                <w:r w:rsidRPr="00552C43" w:rsidDel="00B41917">
                  <w:rPr>
                    <w:rFonts w:cstheme="minorHAnsi"/>
                    <w:sz w:val="16"/>
                    <w:szCs w:val="16"/>
                    <w:lang w:val="en-US"/>
                  </w:rPr>
                  <w:delText>issue</w:delText>
                </w:r>
                <w:r w:rsidRPr="00552C43" w:rsidDel="00B41917">
                  <w:rPr>
                    <w:rFonts w:cstheme="minorHAnsi"/>
                    <w:sz w:val="16"/>
                    <w:szCs w:val="16"/>
                  </w:rPr>
                  <w:delText xml:space="preserve"> type</w:delText>
                </w:r>
              </w:del>
            </w:ins>
          </w:p>
          <w:p w14:paraId="3BD732C8" w14:textId="0105DB8B" w:rsidR="00902635" w:rsidRPr="00552C43" w:rsidDel="00B41917" w:rsidRDefault="00902635" w:rsidP="00902635">
            <w:pPr>
              <w:spacing w:before="40" w:after="40" w:line="276" w:lineRule="auto"/>
              <w:rPr>
                <w:ins w:id="20223" w:author="Drastichová Zuzana" w:date="2025-03-06T21:44:00Z" w16du:dateUtc="2025-03-06T20:44:00Z"/>
                <w:del w:id="20224" w:author="Irová Zuzana" w:date="2025-05-23T15:48:00Z" w16du:dateUtc="2025-05-23T13:48:00Z"/>
                <w:rFonts w:cstheme="minorHAnsi"/>
                <w:sz w:val="16"/>
                <w:szCs w:val="16"/>
                <w:lang w:val="en-US"/>
              </w:rPr>
            </w:pPr>
            <w:ins w:id="20225" w:author="Drastichová Zuzana" w:date="2025-03-06T21:44:00Z" w16du:dateUtc="2025-03-06T20:44:00Z">
              <w:del w:id="20226" w:author="Irová Zuzana" w:date="2025-05-23T15:48:00Z" w16du:dateUtc="2025-05-23T13:48:00Z">
                <w:r w:rsidRPr="00552C43" w:rsidDel="00B41917">
                  <w:rPr>
                    <w:rFonts w:cstheme="minorHAnsi"/>
                    <w:sz w:val="16"/>
                    <w:szCs w:val="16"/>
                    <w:lang w:val="en-US"/>
                  </w:rPr>
                  <w:delText>Bill session number</w:delText>
                </w:r>
              </w:del>
            </w:ins>
          </w:p>
          <w:p w14:paraId="49C3FA19" w14:textId="762ADAB2" w:rsidR="00902635" w:rsidRPr="00552C43" w:rsidDel="00B41917" w:rsidRDefault="00902635" w:rsidP="00902635">
            <w:pPr>
              <w:spacing w:before="40" w:after="40" w:line="276" w:lineRule="auto"/>
              <w:rPr>
                <w:ins w:id="20227" w:author="Drastichová Zuzana" w:date="2025-03-06T21:44:00Z" w16du:dateUtc="2025-03-06T20:44:00Z"/>
                <w:del w:id="20228" w:author="Irová Zuzana" w:date="2025-05-23T15:48:00Z" w16du:dateUtc="2025-05-23T13:48:00Z"/>
                <w:rFonts w:cstheme="minorHAnsi"/>
                <w:sz w:val="16"/>
                <w:szCs w:val="16"/>
              </w:rPr>
            </w:pPr>
            <w:ins w:id="20229" w:author="Drastichová Zuzana" w:date="2025-03-06T21:44:00Z" w16du:dateUtc="2025-03-06T20:44:00Z">
              <w:del w:id="20230" w:author="Irová Zuzana" w:date="2025-05-23T15:48:00Z" w16du:dateUtc="2025-05-23T13:48:00Z">
                <w:r w:rsidRPr="00552C43" w:rsidDel="00B41917">
                  <w:rPr>
                    <w:rFonts w:cstheme="minorHAnsi"/>
                    <w:sz w:val="16"/>
                    <w:szCs w:val="16"/>
                  </w:rPr>
                  <w:delText>Bill total amount</w:delText>
                </w:r>
              </w:del>
              <w:del w:id="20231" w:author="Irová Zuzana" w:date="2025-03-10T10:38:00Z" w16du:dateUtc="2025-03-10T09:38:00Z">
                <w:r w:rsidRPr="00552C43" w:rsidDel="00806ED9">
                  <w:rPr>
                    <w:rFonts w:cstheme="minorHAnsi"/>
                    <w:sz w:val="16"/>
                    <w:szCs w:val="16"/>
                  </w:rPr>
                  <w:delText xml:space="preserve"> in clearing currency</w:delText>
                </w:r>
              </w:del>
            </w:ins>
          </w:p>
          <w:p w14:paraId="7E5E69F2" w14:textId="6B6C2B31" w:rsidR="00902635" w:rsidRPr="00552C43" w:rsidDel="00B41917" w:rsidRDefault="00902635" w:rsidP="00902635">
            <w:pPr>
              <w:spacing w:before="40" w:after="40" w:line="276" w:lineRule="auto"/>
              <w:rPr>
                <w:ins w:id="20232" w:author="Drastichová Zuzana" w:date="2025-03-06T21:44:00Z" w16du:dateUtc="2025-03-06T20:44:00Z"/>
                <w:del w:id="20233" w:author="Irová Zuzana" w:date="2025-05-23T15:48:00Z" w16du:dateUtc="2025-05-23T13:48:00Z"/>
                <w:rFonts w:cstheme="minorHAnsi"/>
                <w:sz w:val="16"/>
                <w:szCs w:val="16"/>
              </w:rPr>
            </w:pPr>
            <w:ins w:id="20234" w:author="Drastichová Zuzana" w:date="2025-03-06T21:44:00Z" w16du:dateUtc="2025-03-06T20:44:00Z">
              <w:del w:id="20235" w:author="Irová Zuzana" w:date="2025-05-23T15:48:00Z" w16du:dateUtc="2025-05-23T13:48:00Z">
                <w:r w:rsidRPr="00552C43" w:rsidDel="00B41917">
                  <w:rPr>
                    <w:rFonts w:cstheme="minorHAnsi"/>
                    <w:sz w:val="16"/>
                    <w:szCs w:val="16"/>
                  </w:rPr>
                  <w:delText>Bill total amount</w:delText>
                </w:r>
              </w:del>
              <w:del w:id="20236" w:author="Irová Zuzana" w:date="2025-03-10T10:39:00Z" w16du:dateUtc="2025-03-10T09:39:00Z">
                <w:r w:rsidRPr="00552C43" w:rsidDel="00806ED9">
                  <w:rPr>
                    <w:rFonts w:cstheme="minorHAnsi"/>
                    <w:sz w:val="16"/>
                    <w:szCs w:val="16"/>
                  </w:rPr>
                  <w:delText xml:space="preserve"> clearing currency</w:delText>
                </w:r>
              </w:del>
            </w:ins>
          </w:p>
          <w:p w14:paraId="07135317" w14:textId="3B64FEC5" w:rsidR="00902635" w:rsidRPr="00552C43" w:rsidDel="00B41917" w:rsidRDefault="00902635" w:rsidP="00902635">
            <w:pPr>
              <w:spacing w:before="40" w:after="40" w:line="276" w:lineRule="auto"/>
              <w:rPr>
                <w:ins w:id="20237" w:author="Drastichová Zuzana" w:date="2025-03-06T21:44:00Z" w16du:dateUtc="2025-03-06T20:44:00Z"/>
                <w:del w:id="20238" w:author="Irová Zuzana" w:date="2025-05-23T15:48:00Z" w16du:dateUtc="2025-05-23T13:48:00Z"/>
                <w:rFonts w:cstheme="minorHAnsi"/>
                <w:sz w:val="16"/>
                <w:szCs w:val="16"/>
              </w:rPr>
            </w:pPr>
            <w:ins w:id="20239" w:author="Drastichová Zuzana" w:date="2025-03-06T21:44:00Z" w16du:dateUtc="2025-03-06T20:44:00Z">
              <w:del w:id="20240" w:author="Irová Zuzana" w:date="2025-05-23T15:48:00Z" w16du:dateUtc="2025-05-23T13:48:00Z">
                <w:r w:rsidRPr="00552C43" w:rsidDel="00B41917">
                  <w:rPr>
                    <w:rFonts w:cstheme="minorHAnsi"/>
                    <w:sz w:val="16"/>
                    <w:szCs w:val="16"/>
                  </w:rPr>
                  <w:delText>System operator ID</w:delText>
                </w:r>
              </w:del>
            </w:ins>
          </w:p>
          <w:p w14:paraId="0B675BAC" w14:textId="74DA1611" w:rsidR="00902635" w:rsidRPr="00552C43" w:rsidDel="00B41917" w:rsidRDefault="00902635" w:rsidP="00902635">
            <w:pPr>
              <w:spacing w:before="40" w:after="40" w:line="276" w:lineRule="auto"/>
              <w:rPr>
                <w:ins w:id="20241" w:author="Drastichová Zuzana" w:date="2025-03-06T21:44:00Z" w16du:dateUtc="2025-03-06T20:44:00Z"/>
                <w:del w:id="20242" w:author="Irová Zuzana" w:date="2025-05-23T15:48:00Z" w16du:dateUtc="2025-05-23T13:48:00Z"/>
                <w:rFonts w:cstheme="minorHAnsi"/>
                <w:sz w:val="16"/>
                <w:szCs w:val="16"/>
              </w:rPr>
            </w:pPr>
            <w:ins w:id="20243" w:author="Drastichová Zuzana" w:date="2025-03-06T21:44:00Z" w16du:dateUtc="2025-03-06T20:44:00Z">
              <w:del w:id="20244" w:author="Irová Zuzana" w:date="2025-05-23T15:48:00Z" w16du:dateUtc="2025-05-23T13:48:00Z">
                <w:r w:rsidRPr="00552C43" w:rsidDel="00B41917">
                  <w:rPr>
                    <w:rFonts w:cstheme="minorHAnsi"/>
                    <w:sz w:val="16"/>
                    <w:szCs w:val="16"/>
                  </w:rPr>
                  <w:delText>Customer ID</w:delText>
                </w:r>
              </w:del>
            </w:ins>
          </w:p>
          <w:p w14:paraId="17347F72" w14:textId="67A3F832" w:rsidR="00902635" w:rsidRPr="00552C43" w:rsidDel="00B41917" w:rsidRDefault="00902635" w:rsidP="00902635">
            <w:pPr>
              <w:spacing w:before="40" w:after="40" w:line="276" w:lineRule="auto"/>
              <w:rPr>
                <w:ins w:id="20245" w:author="Drastichová Zuzana" w:date="2025-03-06T21:44:00Z" w16du:dateUtc="2025-03-06T20:44:00Z"/>
                <w:del w:id="20246" w:author="Irová Zuzana" w:date="2025-05-23T15:48:00Z" w16du:dateUtc="2025-05-23T13:48:00Z"/>
                <w:rFonts w:cstheme="minorHAnsi"/>
                <w:sz w:val="16"/>
                <w:szCs w:val="16"/>
              </w:rPr>
            </w:pPr>
            <w:ins w:id="20247" w:author="Drastichová Zuzana" w:date="2025-03-06T21:44:00Z" w16du:dateUtc="2025-03-06T20:44:00Z">
              <w:del w:id="20248" w:author="Irová Zuzana" w:date="2025-05-23T15:48:00Z" w16du:dateUtc="2025-05-23T13:48:00Z">
                <w:r w:rsidRPr="00552C43" w:rsidDel="00B41917">
                  <w:rPr>
                    <w:rFonts w:cstheme="minorHAnsi"/>
                    <w:sz w:val="16"/>
                    <w:szCs w:val="16"/>
                  </w:rPr>
                  <w:delText>Bill ID</w:delText>
                </w:r>
              </w:del>
            </w:ins>
          </w:p>
          <w:p w14:paraId="540A0776" w14:textId="732FABD8" w:rsidR="00902635" w:rsidRPr="00552C43" w:rsidRDefault="00902635" w:rsidP="00902635">
            <w:pPr>
              <w:spacing w:before="40" w:after="40" w:line="276" w:lineRule="auto"/>
              <w:rPr>
                <w:ins w:id="20249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250" w:author="Drastichová Zuzana" w:date="2025-03-06T21:44:00Z" w16du:dateUtc="2025-03-06T20:44:00Z">
              <w:del w:id="20251" w:author="Irová Zuzana" w:date="2025-05-23T15:48:00Z" w16du:dateUtc="2025-05-23T13:48:00Z">
                <w:r w:rsidRPr="00552C43" w:rsidDel="00B41917">
                  <w:rPr>
                    <w:rFonts w:cstheme="minorHAnsi"/>
                    <w:sz w:val="16"/>
                    <w:szCs w:val="16"/>
                  </w:rPr>
                  <w:delText>Bill session ID</w:delText>
                </w:r>
              </w:del>
            </w:ins>
            <w:ins w:id="20252" w:author="Irová Zuzana" w:date="2025-05-23T15:48:00Z" w16du:dateUtc="2025-05-23T13:48:00Z">
              <w:r>
                <w:rPr>
                  <w:rFonts w:cstheme="minorHAnsi"/>
                  <w:sz w:val="16"/>
                  <w:szCs w:val="16"/>
                </w:rPr>
                <w:t>Metadata jako DOC.BE.10.HR</w:t>
              </w:r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D2BE9" w14:textId="77777777" w:rsidR="00902635" w:rsidRPr="00552C43" w:rsidRDefault="00902635" w:rsidP="00902635">
            <w:pPr>
              <w:spacing w:before="40" w:after="40" w:line="276" w:lineRule="auto"/>
              <w:rPr>
                <w:ins w:id="20253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254" w:author="Drastichová Zuzana" w:date="2025-03-06T21:44:00Z" w16du:dateUtc="2025-03-06T20:44:00Z">
              <w:r w:rsidRPr="00552C43">
                <w:rPr>
                  <w:rFonts w:cstheme="minorHAnsi"/>
                  <w:sz w:val="16"/>
                  <w:szCs w:val="16"/>
                </w:rPr>
                <w:t>stáhnutí z SC jako příloha faktury</w:t>
              </w:r>
            </w:ins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A4EA8" w14:textId="77777777" w:rsidR="00902635" w:rsidRPr="00552C43" w:rsidRDefault="00902635" w:rsidP="00902635">
            <w:pPr>
              <w:spacing w:before="40" w:after="40" w:line="276" w:lineRule="auto"/>
              <w:rPr>
                <w:ins w:id="20255" w:author="Drastichová Zuzana" w:date="2025-03-06T21:44:00Z" w16du:dateUtc="2025-03-06T20:44:00Z"/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54841AD" w14:textId="28B5CF89" w:rsidR="00902635" w:rsidRPr="00552C43" w:rsidRDefault="00902635" w:rsidP="00902635">
            <w:pPr>
              <w:spacing w:before="40" w:after="40" w:line="276" w:lineRule="auto"/>
              <w:rPr>
                <w:ins w:id="20256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20257" w:author="Irová Zuzana" w:date="2025-05-23T15:49:00Z" w16du:dateUtc="2025-05-23T13:49:00Z">
              <w:r w:rsidRPr="00497F4A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</w:rPr>
                <w:t>dvoujazyčná verze (hr+en)</w:t>
              </w:r>
            </w:ins>
            <w:ins w:id="20258" w:author="Drastichová Zuzana" w:date="2025-03-06T21:44:00Z" w16du:dateUtc="2025-03-06T20:44:00Z">
              <w:del w:id="20259" w:author="Irová Zuzana" w:date="2025-05-23T15:49:00Z" w16du:dateUtc="2025-05-23T13:49:00Z">
                <w:r w:rsidRPr="00552C43" w:rsidDel="003F237A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dvoujazyčná verze (sk+en)</w:delText>
                </w:r>
              </w:del>
            </w:ins>
          </w:p>
        </w:tc>
      </w:tr>
      <w:tr w:rsidR="000151A2" w14:paraId="6369B861" w14:textId="77777777">
        <w:trPr>
          <w:trHeight w:val="270"/>
          <w:ins w:id="20260" w:author="Drastichová Zuzana" w:date="2025-03-06T21:44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FBEF4A7" w14:textId="43C2211D" w:rsidR="00902635" w:rsidRPr="00E26887" w:rsidRDefault="00902635" w:rsidP="00902635">
            <w:pPr>
              <w:spacing w:before="40" w:after="40" w:line="276" w:lineRule="auto"/>
              <w:rPr>
                <w:ins w:id="20261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20262" w:author="Irová Zuzana" w:date="2025-03-10T10:29:00Z" w16du:dateUtc="2025-03-10T09:29:00Z">
                  <w:rPr>
                    <w:ins w:id="20263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20264" w:author="Drastichová Zuzana" w:date="2025-03-06T21:44:00Z" w16du:dateUtc="2025-03-06T20:44:00Z">
              <w:r w:rsidRPr="00E26887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20265" w:author="Irová Zuzana" w:date="2025-03-10T10:29:00Z" w16du:dateUtc="2025-03-10T09:29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Detailní výpis mýtných transakcí (DOC.BE.12</w:t>
              </w:r>
            </w:ins>
            <w:ins w:id="20266" w:author="Drastichová Zuzana" w:date="2025-03-06T21:55:00Z" w16du:dateUtc="2025-03-06T20:55:00Z">
              <w:r w:rsidRPr="00E26887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20267" w:author="Irová Zuzana" w:date="2025-03-10T10:29:00Z" w16du:dateUtc="2025-03-10T09:29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.HR</w:t>
              </w:r>
            </w:ins>
            <w:ins w:id="20268" w:author="Drastichová Zuzana" w:date="2025-03-06T21:44:00Z" w16du:dateUtc="2025-03-06T20:44:00Z">
              <w:r w:rsidRPr="00E26887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20269" w:author="Irová Zuzana" w:date="2025-03-10T10:29:00Z" w16du:dateUtc="2025-03-10T09:29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)</w:t>
              </w:r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C8A5B" w14:textId="77777777" w:rsidR="00902635" w:rsidRPr="00E26887" w:rsidRDefault="00902635" w:rsidP="00902635">
            <w:pPr>
              <w:spacing w:before="40" w:after="40" w:line="276" w:lineRule="auto"/>
              <w:rPr>
                <w:ins w:id="20270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271" w:author="Irová Zuzana" w:date="2025-03-10T10:29:00Z" w16du:dateUtc="2025-03-10T09:29:00Z">
                  <w:rPr>
                    <w:ins w:id="20272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273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274" w:author="Irová Zuzana" w:date="2025-03-10T10:29:00Z" w16du:dateUtc="2025-03-10T09:29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Detail statement</w:t>
              </w:r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476D0" w14:textId="77777777" w:rsidR="00902635" w:rsidRPr="00E26887" w:rsidRDefault="00902635" w:rsidP="00902635">
            <w:pPr>
              <w:spacing w:before="40" w:after="40" w:line="276" w:lineRule="auto"/>
              <w:rPr>
                <w:ins w:id="20275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276" w:author="Irová Zuzana" w:date="2025-03-10T10:29:00Z" w16du:dateUtc="2025-03-10T09:29:00Z">
                  <w:rPr>
                    <w:ins w:id="20277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278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279" w:author="Irová Zuzana" w:date="2025-03-10T10:29:00Z" w16du:dateUtc="2025-03-10T09:29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SC</w:t>
              </w:r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ED46A" w14:textId="77777777" w:rsidR="00902635" w:rsidRPr="00E26887" w:rsidRDefault="00902635" w:rsidP="00902635">
            <w:pPr>
              <w:spacing w:before="40" w:after="40" w:line="276" w:lineRule="auto"/>
              <w:rPr>
                <w:ins w:id="20280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281" w:author="Irová Zuzana" w:date="2025-03-10T10:29:00Z" w16du:dateUtc="2025-03-10T09:29:00Z">
                  <w:rPr>
                    <w:ins w:id="20282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283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284" w:author="Irová Zuzana" w:date="2025-03-10T10:29:00Z" w16du:dateUtc="2025-03-10T09:29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Customer number</w:t>
              </w:r>
            </w:ins>
          </w:p>
          <w:p w14:paraId="78C7D1F4" w14:textId="77777777" w:rsidR="00902635" w:rsidRPr="00E26887" w:rsidRDefault="00902635" w:rsidP="00902635">
            <w:pPr>
              <w:spacing w:before="40" w:after="40" w:line="276" w:lineRule="auto"/>
              <w:rPr>
                <w:ins w:id="20285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286" w:author="Irová Zuzana" w:date="2025-03-10T10:29:00Z" w16du:dateUtc="2025-03-10T09:29:00Z">
                  <w:rPr>
                    <w:ins w:id="20287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288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289" w:author="Irová Zuzana" w:date="2025-03-10T10:29:00Z" w16du:dateUtc="2025-03-10T09:29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Account number</w:t>
              </w:r>
            </w:ins>
          </w:p>
          <w:p w14:paraId="24CE699D" w14:textId="77777777" w:rsidR="00902635" w:rsidRPr="00E26887" w:rsidRDefault="00902635" w:rsidP="00902635">
            <w:pPr>
              <w:spacing w:before="40" w:after="40" w:line="276" w:lineRule="auto"/>
              <w:rPr>
                <w:ins w:id="20290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291" w:author="Irová Zuzana" w:date="2025-03-10T10:29:00Z" w16du:dateUtc="2025-03-10T09:29:00Z">
                  <w:rPr>
                    <w:ins w:id="20292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293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294" w:author="Irová Zuzana" w:date="2025-03-10T10:29:00Z" w16du:dateUtc="2025-03-10T09:29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Account number</w:t>
              </w:r>
            </w:ins>
          </w:p>
          <w:p w14:paraId="1DB67C23" w14:textId="77777777" w:rsidR="00902635" w:rsidRPr="00E26887" w:rsidRDefault="00902635" w:rsidP="00902635">
            <w:pPr>
              <w:spacing w:before="40" w:after="40" w:line="276" w:lineRule="auto"/>
              <w:rPr>
                <w:ins w:id="20295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296" w:author="Irová Zuzana" w:date="2025-03-10T10:29:00Z" w16du:dateUtc="2025-03-10T09:29:00Z">
                  <w:rPr>
                    <w:ins w:id="20297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298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299" w:author="Irová Zuzana" w:date="2025-03-10T10:29:00Z" w16du:dateUtc="2025-03-10T09:29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Account type</w:t>
              </w:r>
            </w:ins>
          </w:p>
          <w:p w14:paraId="7CC504DB" w14:textId="77777777" w:rsidR="00902635" w:rsidRPr="00E26887" w:rsidRDefault="00902635" w:rsidP="00902635">
            <w:pPr>
              <w:spacing w:before="40" w:after="40" w:line="276" w:lineRule="auto"/>
              <w:rPr>
                <w:ins w:id="20300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301" w:author="Irová Zuzana" w:date="2025-03-10T10:29:00Z" w16du:dateUtc="2025-03-10T09:29:00Z">
                  <w:rPr>
                    <w:ins w:id="20302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303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304" w:author="Irová Zuzana" w:date="2025-03-10T10:29:00Z" w16du:dateUtc="2025-03-10T09:29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Customer ID</w:t>
              </w:r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843F7" w14:textId="77777777" w:rsidR="00902635" w:rsidRPr="00E26887" w:rsidRDefault="00902635" w:rsidP="00902635">
            <w:pPr>
              <w:spacing w:before="40" w:after="40" w:line="276" w:lineRule="auto"/>
              <w:rPr>
                <w:ins w:id="20305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306" w:author="Irová Zuzana" w:date="2025-03-10T10:29:00Z" w16du:dateUtc="2025-03-10T09:29:00Z">
                  <w:rPr>
                    <w:ins w:id="20307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308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309" w:author="Irová Zuzana" w:date="2025-03-10T10:29:00Z" w16du:dateUtc="2025-03-10T09:29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 xml:space="preserve">stáhnutí vygenerovaného exportu z SC </w:t>
              </w:r>
            </w:ins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41EB1" w14:textId="77777777" w:rsidR="00902635" w:rsidRPr="00E26887" w:rsidRDefault="00902635" w:rsidP="00902635">
            <w:pPr>
              <w:spacing w:before="40" w:after="40" w:line="276" w:lineRule="auto"/>
              <w:rPr>
                <w:ins w:id="20310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311" w:author="Irová Zuzana" w:date="2025-03-10T10:29:00Z" w16du:dateUtc="2025-03-10T09:29:00Z">
                  <w:rPr>
                    <w:ins w:id="20312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08A3C7A" w14:textId="08B09F37" w:rsidR="00902635" w:rsidRPr="00E26887" w:rsidRDefault="00902635" w:rsidP="00902635">
            <w:pPr>
              <w:spacing w:before="40" w:after="40" w:line="276" w:lineRule="auto"/>
              <w:rPr>
                <w:ins w:id="20313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20314" w:author="Irová Zuzana" w:date="2025-03-10T10:29:00Z" w16du:dateUtc="2025-03-10T09:29:00Z">
                  <w:rPr>
                    <w:ins w:id="20315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20316" w:author="Irová Zuzana" w:date="2025-05-23T15:49:00Z" w16du:dateUtc="2025-05-23T13:49:00Z">
              <w:r w:rsidRPr="00497F4A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</w:rPr>
                <w:t>dvoujazyčná verze (hr+en)</w:t>
              </w:r>
            </w:ins>
            <w:ins w:id="20317" w:author="Drastichová Zuzana" w:date="2025-03-06T21:44:00Z" w16du:dateUtc="2025-03-06T20:44:00Z">
              <w:del w:id="20318" w:author="Irová Zuzana" w:date="2025-05-23T15:49:00Z" w16du:dateUtc="2025-05-23T13:49:00Z">
                <w:r w:rsidRPr="00E26887" w:rsidDel="003F237A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  <w:rPrChange w:id="20319" w:author="Irová Zuzana" w:date="2025-03-10T10:29:00Z" w16du:dateUtc="2025-03-10T09:29:00Z">
                      <w:rPr>
                        <w:rFonts w:eastAsia="Times New Roman" w:cstheme="minorHAnsi"/>
                        <w:sz w:val="16"/>
                        <w:szCs w:val="16"/>
                        <w:lang w:eastAsia="cs-CZ"/>
                      </w:rPr>
                    </w:rPrChange>
                  </w:rPr>
                  <w:delText>dvoujazyčná verze (sk+en)</w:delText>
                </w:r>
              </w:del>
            </w:ins>
          </w:p>
        </w:tc>
      </w:tr>
      <w:tr w:rsidR="000151A2" w:rsidDel="0097603C" w14:paraId="79840AC7" w14:textId="77777777">
        <w:trPr>
          <w:trHeight w:val="270"/>
          <w:ins w:id="20320" w:author="Drastichová Zuzana" w:date="2025-03-06T21:44:00Z"/>
          <w:del w:id="20321" w:author="Irová Zuzana" w:date="2025-03-10T10:36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8ED73E" w14:textId="6EE75F6B" w:rsidR="00E1576F" w:rsidDel="0097603C" w:rsidRDefault="00E1576F" w:rsidP="00E1576F">
            <w:pPr>
              <w:spacing w:before="40" w:after="40" w:line="276" w:lineRule="auto"/>
              <w:rPr>
                <w:ins w:id="20322" w:author="Drastichová Zuzana" w:date="2025-03-06T21:44:00Z" w16du:dateUtc="2025-03-06T20:44:00Z"/>
                <w:del w:id="20323" w:author="Irová Zuzana" w:date="2025-03-10T10:36:00Z" w16du:dateUtc="2025-03-10T09:36:00Z"/>
                <w:rFonts w:eastAsia="Times New Roman" w:cstheme="minorHAnsi"/>
                <w:sz w:val="16"/>
                <w:szCs w:val="16"/>
                <w:lang w:eastAsia="cs-CZ"/>
              </w:rPr>
            </w:pPr>
            <w:ins w:id="20324" w:author="Drastichová Zuzana" w:date="2025-03-06T21:44:00Z" w16du:dateUtc="2025-03-06T20:44:00Z">
              <w:del w:id="20325" w:author="Irová Zuzana" w:date="2025-03-10T10:36:00Z" w16du:dateUtc="2025-03-10T09:36:00Z">
                <w:r w:rsidDel="0097603C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Vrubopis</w:delText>
                </w:r>
                <w:r w:rsidRPr="00404C5B" w:rsidDel="0097603C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 xml:space="preserve"> za mýtné (DOC.BE.1</w:delText>
                </w:r>
                <w:r w:rsidDel="0097603C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3</w:delText>
                </w:r>
              </w:del>
            </w:ins>
            <w:ins w:id="20326" w:author="Drastichová Zuzana" w:date="2025-03-06T21:55:00Z" w16du:dateUtc="2025-03-06T20:55:00Z">
              <w:del w:id="20327" w:author="Irová Zuzana" w:date="2025-03-10T10:36:00Z" w16du:dateUtc="2025-03-10T09:36:00Z">
                <w:r w:rsidDel="0097603C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.HR</w:delText>
                </w:r>
              </w:del>
            </w:ins>
            <w:ins w:id="20328" w:author="Drastichová Zuzana" w:date="2025-03-06T21:44:00Z" w16du:dateUtc="2025-03-06T20:44:00Z">
              <w:del w:id="20329" w:author="Irová Zuzana" w:date="2025-03-10T10:36:00Z" w16du:dateUtc="2025-03-10T09:36:00Z">
                <w:r w:rsidRPr="00404C5B" w:rsidDel="0097603C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)</w:delText>
                </w:r>
              </w:del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45025" w14:textId="0A14C2C6" w:rsidR="00E1576F" w:rsidDel="0097603C" w:rsidRDefault="00E1576F" w:rsidP="00E1576F">
            <w:pPr>
              <w:spacing w:before="40" w:after="40" w:line="276" w:lineRule="auto"/>
              <w:rPr>
                <w:ins w:id="20330" w:author="Drastichová Zuzana" w:date="2025-03-06T21:44:00Z" w16du:dateUtc="2025-03-06T20:44:00Z"/>
                <w:del w:id="20331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332" w:author="Drastichová Zuzana" w:date="2025-03-06T21:44:00Z" w16du:dateUtc="2025-03-06T20:44:00Z">
              <w:del w:id="20333" w:author="Irová Zuzana" w:date="2025-03-10T10:36:00Z" w16du:dateUtc="2025-03-10T09:36:00Z">
                <w:r w:rsidDel="0097603C">
                  <w:rPr>
                    <w:rFonts w:cstheme="minorHAnsi"/>
                    <w:sz w:val="16"/>
                    <w:szCs w:val="16"/>
                  </w:rPr>
                  <w:delText>Invoice</w:delText>
                </w:r>
              </w:del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38790" w14:textId="3ED39FF2" w:rsidR="00E1576F" w:rsidDel="0097603C" w:rsidRDefault="00E1576F" w:rsidP="00E1576F">
            <w:pPr>
              <w:spacing w:before="40" w:after="40" w:line="276" w:lineRule="auto"/>
              <w:rPr>
                <w:ins w:id="20334" w:author="Drastichová Zuzana" w:date="2025-03-06T21:44:00Z" w16du:dateUtc="2025-03-06T20:44:00Z"/>
                <w:del w:id="20335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336" w:author="Drastichová Zuzana" w:date="2025-03-06T21:44:00Z" w16du:dateUtc="2025-03-06T20:44:00Z">
              <w:del w:id="20337" w:author="Irová Zuzana" w:date="2025-03-10T10:36:00Z" w16du:dateUtc="2025-03-10T09:36:00Z">
                <w:r w:rsidDel="0097603C">
                  <w:rPr>
                    <w:rFonts w:cstheme="minorHAnsi"/>
                    <w:sz w:val="16"/>
                    <w:szCs w:val="16"/>
                  </w:rPr>
                  <w:delText>BO</w:delText>
                </w:r>
              </w:del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47D45" w14:textId="77364527" w:rsidR="00E1576F" w:rsidRPr="00EF1F06" w:rsidDel="0097603C" w:rsidRDefault="00E1576F" w:rsidP="00E1576F">
            <w:pPr>
              <w:spacing w:before="40" w:after="40" w:line="276" w:lineRule="auto"/>
              <w:rPr>
                <w:ins w:id="20338" w:author="Drastichová Zuzana" w:date="2025-03-06T21:44:00Z" w16du:dateUtc="2025-03-06T20:44:00Z"/>
                <w:del w:id="20339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340" w:author="Drastichová Zuzana" w:date="2025-03-06T21:44:00Z" w16du:dateUtc="2025-03-06T20:44:00Z">
              <w:del w:id="20341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Customer number</w:delText>
                </w:r>
              </w:del>
            </w:ins>
          </w:p>
          <w:p w14:paraId="3BD6B7BA" w14:textId="63348BCF" w:rsidR="00E1576F" w:rsidRPr="00EF1F06" w:rsidDel="0097603C" w:rsidRDefault="00E1576F" w:rsidP="00E1576F">
            <w:pPr>
              <w:spacing w:before="40" w:after="40" w:line="276" w:lineRule="auto"/>
              <w:rPr>
                <w:ins w:id="20342" w:author="Drastichová Zuzana" w:date="2025-03-06T21:44:00Z" w16du:dateUtc="2025-03-06T20:44:00Z"/>
                <w:del w:id="20343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344" w:author="Drastichová Zuzana" w:date="2025-03-06T21:44:00Z" w16du:dateUtc="2025-03-06T20:44:00Z">
              <w:del w:id="20345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Account number</w:delText>
                </w:r>
              </w:del>
            </w:ins>
          </w:p>
          <w:p w14:paraId="3753377B" w14:textId="65F4BDE2" w:rsidR="00E1576F" w:rsidRPr="00EF1F06" w:rsidDel="0097603C" w:rsidRDefault="00E1576F" w:rsidP="00E1576F">
            <w:pPr>
              <w:spacing w:before="40" w:after="40" w:line="276" w:lineRule="auto"/>
              <w:rPr>
                <w:ins w:id="20346" w:author="Drastichová Zuzana" w:date="2025-03-06T21:44:00Z" w16du:dateUtc="2025-03-06T20:44:00Z"/>
                <w:del w:id="20347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348" w:author="Drastichová Zuzana" w:date="2025-03-06T21:44:00Z" w16du:dateUtc="2025-03-06T20:44:00Z">
              <w:del w:id="20349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Account number</w:delText>
                </w:r>
              </w:del>
            </w:ins>
          </w:p>
          <w:p w14:paraId="0E844C84" w14:textId="2BB9BB91" w:rsidR="00E1576F" w:rsidRPr="00EF1F06" w:rsidDel="0097603C" w:rsidRDefault="00E1576F" w:rsidP="00E1576F">
            <w:pPr>
              <w:spacing w:before="40" w:after="40" w:line="276" w:lineRule="auto"/>
              <w:rPr>
                <w:ins w:id="20350" w:author="Drastichová Zuzana" w:date="2025-03-06T21:44:00Z" w16du:dateUtc="2025-03-06T20:44:00Z"/>
                <w:del w:id="20351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352" w:author="Drastichová Zuzana" w:date="2025-03-06T21:44:00Z" w16du:dateUtc="2025-03-06T20:44:00Z">
              <w:del w:id="20353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Account type</w:delText>
                </w:r>
              </w:del>
            </w:ins>
          </w:p>
          <w:p w14:paraId="04782DD6" w14:textId="0F9CC6DF" w:rsidR="00E1576F" w:rsidRPr="00EF1F06" w:rsidDel="0097603C" w:rsidRDefault="00E1576F" w:rsidP="00E1576F">
            <w:pPr>
              <w:spacing w:before="40" w:after="40" w:line="276" w:lineRule="auto"/>
              <w:rPr>
                <w:ins w:id="20354" w:author="Drastichová Zuzana" w:date="2025-03-06T21:44:00Z" w16du:dateUtc="2025-03-06T20:44:00Z"/>
                <w:del w:id="20355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356" w:author="Drastichová Zuzana" w:date="2025-03-06T21:44:00Z" w16du:dateUtc="2025-03-06T20:44:00Z">
              <w:del w:id="20357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Bill issuer</w:delText>
                </w:r>
              </w:del>
            </w:ins>
          </w:p>
          <w:p w14:paraId="118321F8" w14:textId="10460A4E" w:rsidR="00E1576F" w:rsidRPr="00EF1F06" w:rsidDel="0097603C" w:rsidRDefault="00E1576F" w:rsidP="00E1576F">
            <w:pPr>
              <w:spacing w:before="40" w:after="40" w:line="276" w:lineRule="auto"/>
              <w:rPr>
                <w:ins w:id="20358" w:author="Drastichová Zuzana" w:date="2025-03-06T21:44:00Z" w16du:dateUtc="2025-03-06T20:44:00Z"/>
                <w:del w:id="20359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360" w:author="Drastichová Zuzana" w:date="2025-03-06T21:44:00Z" w16du:dateUtc="2025-03-06T20:44:00Z">
              <w:del w:id="20361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Bill number</w:delText>
                </w:r>
              </w:del>
            </w:ins>
          </w:p>
          <w:p w14:paraId="6EBAD58C" w14:textId="6FA98475" w:rsidR="00E1576F" w:rsidRPr="00EF1F06" w:rsidDel="0097603C" w:rsidRDefault="00E1576F" w:rsidP="00E1576F">
            <w:pPr>
              <w:spacing w:before="40" w:after="40" w:line="276" w:lineRule="auto"/>
              <w:rPr>
                <w:ins w:id="20362" w:author="Drastichová Zuzana" w:date="2025-03-06T21:44:00Z" w16du:dateUtc="2025-03-06T20:44:00Z"/>
                <w:del w:id="20363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364" w:author="Drastichová Zuzana" w:date="2025-03-06T21:44:00Z" w16du:dateUtc="2025-03-06T20:44:00Z">
              <w:del w:id="20365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 xml:space="preserve">Bill </w:delText>
                </w:r>
                <w:r w:rsidRPr="00EF1F06" w:rsidDel="0097603C">
                  <w:rPr>
                    <w:rFonts w:cstheme="minorHAnsi"/>
                    <w:sz w:val="16"/>
                    <w:szCs w:val="16"/>
                    <w:lang w:val="en-US"/>
                  </w:rPr>
                  <w:delText>issue</w:delText>
                </w:r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 xml:space="preserve"> type</w:delText>
                </w:r>
              </w:del>
            </w:ins>
          </w:p>
          <w:p w14:paraId="109F4D61" w14:textId="4ADC8A6F" w:rsidR="00E1576F" w:rsidRPr="00EF1F06" w:rsidDel="0097603C" w:rsidRDefault="00E1576F" w:rsidP="00E1576F">
            <w:pPr>
              <w:spacing w:before="40" w:after="40" w:line="276" w:lineRule="auto"/>
              <w:rPr>
                <w:ins w:id="20366" w:author="Drastichová Zuzana" w:date="2025-03-06T21:44:00Z" w16du:dateUtc="2025-03-06T20:44:00Z"/>
                <w:del w:id="20367" w:author="Irová Zuzana" w:date="2025-03-10T10:36:00Z" w16du:dateUtc="2025-03-10T09:36:00Z"/>
                <w:rFonts w:cstheme="minorHAnsi"/>
                <w:sz w:val="16"/>
                <w:szCs w:val="16"/>
                <w:lang w:val="en-US"/>
              </w:rPr>
            </w:pPr>
            <w:ins w:id="20368" w:author="Drastichová Zuzana" w:date="2025-03-06T21:44:00Z" w16du:dateUtc="2025-03-06T20:44:00Z">
              <w:del w:id="20369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  <w:lang w:val="en-US"/>
                  </w:rPr>
                  <w:delText>Bill session number</w:delText>
                </w:r>
              </w:del>
            </w:ins>
          </w:p>
          <w:p w14:paraId="4A683CE8" w14:textId="63BA28BF" w:rsidR="00E1576F" w:rsidRPr="00EF1F06" w:rsidDel="0097603C" w:rsidRDefault="00E1576F" w:rsidP="00E1576F">
            <w:pPr>
              <w:spacing w:before="40" w:after="40" w:line="276" w:lineRule="auto"/>
              <w:rPr>
                <w:ins w:id="20370" w:author="Drastichová Zuzana" w:date="2025-03-06T21:44:00Z" w16du:dateUtc="2025-03-06T20:44:00Z"/>
                <w:del w:id="20371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372" w:author="Drastichová Zuzana" w:date="2025-03-06T21:44:00Z" w16du:dateUtc="2025-03-06T20:44:00Z">
              <w:del w:id="20373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Bill total amount in clearing currency</w:delText>
                </w:r>
              </w:del>
            </w:ins>
          </w:p>
          <w:p w14:paraId="1BF572BD" w14:textId="3A88094C" w:rsidR="00E1576F" w:rsidRPr="00EF1F06" w:rsidDel="0097603C" w:rsidRDefault="00E1576F" w:rsidP="00E1576F">
            <w:pPr>
              <w:spacing w:before="40" w:after="40" w:line="276" w:lineRule="auto"/>
              <w:rPr>
                <w:ins w:id="20374" w:author="Drastichová Zuzana" w:date="2025-03-06T21:44:00Z" w16du:dateUtc="2025-03-06T20:44:00Z"/>
                <w:del w:id="20375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376" w:author="Drastichová Zuzana" w:date="2025-03-06T21:44:00Z" w16du:dateUtc="2025-03-06T20:44:00Z">
              <w:del w:id="20377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Bill total amount clearing currency</w:delText>
                </w:r>
              </w:del>
            </w:ins>
          </w:p>
          <w:p w14:paraId="323F8A10" w14:textId="251556F8" w:rsidR="00E1576F" w:rsidRPr="00EF1F06" w:rsidDel="0097603C" w:rsidRDefault="00E1576F" w:rsidP="00E1576F">
            <w:pPr>
              <w:spacing w:before="40" w:after="40" w:line="276" w:lineRule="auto"/>
              <w:rPr>
                <w:ins w:id="20378" w:author="Drastichová Zuzana" w:date="2025-03-06T21:44:00Z" w16du:dateUtc="2025-03-06T20:44:00Z"/>
                <w:del w:id="20379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380" w:author="Drastichová Zuzana" w:date="2025-03-06T21:44:00Z" w16du:dateUtc="2025-03-06T20:44:00Z">
              <w:del w:id="20381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System operator ID</w:delText>
                </w:r>
              </w:del>
            </w:ins>
          </w:p>
          <w:p w14:paraId="4AA053A4" w14:textId="705A0783" w:rsidR="00E1576F" w:rsidRPr="00EF1F06" w:rsidDel="0097603C" w:rsidRDefault="00E1576F" w:rsidP="00E1576F">
            <w:pPr>
              <w:spacing w:before="40" w:after="40" w:line="276" w:lineRule="auto"/>
              <w:rPr>
                <w:ins w:id="20382" w:author="Drastichová Zuzana" w:date="2025-03-06T21:44:00Z" w16du:dateUtc="2025-03-06T20:44:00Z"/>
                <w:del w:id="20383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384" w:author="Drastichová Zuzana" w:date="2025-03-06T21:44:00Z" w16du:dateUtc="2025-03-06T20:44:00Z">
              <w:del w:id="20385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Customer ID</w:delText>
                </w:r>
              </w:del>
            </w:ins>
          </w:p>
          <w:p w14:paraId="03B58D87" w14:textId="32C0D0C6" w:rsidR="00E1576F" w:rsidRPr="00EF1F06" w:rsidDel="0097603C" w:rsidRDefault="00E1576F" w:rsidP="00E1576F">
            <w:pPr>
              <w:spacing w:before="40" w:after="40" w:line="276" w:lineRule="auto"/>
              <w:rPr>
                <w:ins w:id="20386" w:author="Drastichová Zuzana" w:date="2025-03-06T21:44:00Z" w16du:dateUtc="2025-03-06T20:44:00Z"/>
                <w:del w:id="20387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388" w:author="Drastichová Zuzana" w:date="2025-03-06T21:44:00Z" w16du:dateUtc="2025-03-06T20:44:00Z">
              <w:del w:id="20389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Bill ID</w:delText>
                </w:r>
              </w:del>
            </w:ins>
          </w:p>
          <w:p w14:paraId="67032A70" w14:textId="2976B8F6" w:rsidR="00E1576F" w:rsidDel="0097603C" w:rsidRDefault="00E1576F" w:rsidP="00E1576F">
            <w:pPr>
              <w:spacing w:before="40" w:after="40" w:line="276" w:lineRule="auto"/>
              <w:rPr>
                <w:ins w:id="20390" w:author="Drastichová Zuzana" w:date="2025-03-06T21:44:00Z" w16du:dateUtc="2025-03-06T20:44:00Z"/>
                <w:del w:id="20391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392" w:author="Drastichová Zuzana" w:date="2025-03-06T21:44:00Z" w16du:dateUtc="2025-03-06T20:44:00Z">
              <w:del w:id="20393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Bill session ID</w:delText>
                </w:r>
              </w:del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005F1" w14:textId="4AA26F36" w:rsidR="00E1576F" w:rsidDel="0097603C" w:rsidRDefault="00E1576F" w:rsidP="00E1576F">
            <w:pPr>
              <w:spacing w:before="40" w:after="40" w:line="276" w:lineRule="auto"/>
              <w:rPr>
                <w:ins w:id="20394" w:author="Drastichová Zuzana" w:date="2025-03-06T21:44:00Z" w16du:dateUtc="2025-03-06T20:44:00Z"/>
                <w:del w:id="20395" w:author="Irová Zuzana" w:date="2025-03-10T10:36:00Z" w16du:dateUtc="2025-03-10T09:36:00Z"/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0E708" w14:textId="65497F2C" w:rsidR="00E1576F" w:rsidDel="0097603C" w:rsidRDefault="00E1576F" w:rsidP="00E1576F">
            <w:pPr>
              <w:spacing w:before="40" w:after="40" w:line="276" w:lineRule="auto"/>
              <w:rPr>
                <w:ins w:id="20396" w:author="Drastichová Zuzana" w:date="2025-03-06T21:44:00Z" w16du:dateUtc="2025-03-06T20:44:00Z"/>
                <w:del w:id="20397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398" w:author="Drastichová Zuzana" w:date="2025-03-06T21:44:00Z" w16du:dateUtc="2025-03-06T20:44:00Z">
              <w:del w:id="20399" w:author="Irová Zuzana" w:date="2025-03-10T10:36:00Z" w16du:dateUtc="2025-03-10T09:36:00Z">
                <w:r w:rsidDel="0097603C">
                  <w:rPr>
                    <w:rFonts w:cstheme="minorHAnsi"/>
                    <w:sz w:val="16"/>
                    <w:szCs w:val="16"/>
                  </w:rPr>
                  <w:delText>Ano</w:delText>
                </w:r>
              </w:del>
            </w:ins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F5C211C" w14:textId="61825168" w:rsidR="00E1576F" w:rsidDel="0097603C" w:rsidRDefault="00E1576F" w:rsidP="00E1576F">
            <w:pPr>
              <w:spacing w:before="40" w:after="40" w:line="276" w:lineRule="auto"/>
              <w:rPr>
                <w:ins w:id="20400" w:author="Drastichová Zuzana" w:date="2025-03-06T21:44:00Z" w16du:dateUtc="2025-03-06T20:44:00Z"/>
                <w:del w:id="20401" w:author="Irová Zuzana" w:date="2025-03-10T10:36:00Z" w16du:dateUtc="2025-03-10T09:36:00Z"/>
                <w:rFonts w:eastAsia="Times New Roman" w:cstheme="minorHAnsi"/>
                <w:sz w:val="16"/>
                <w:szCs w:val="16"/>
                <w:lang w:eastAsia="cs-CZ"/>
              </w:rPr>
            </w:pPr>
            <w:ins w:id="20402" w:author="Drastichová Zuzana" w:date="2025-03-06T21:44:00Z" w16du:dateUtc="2025-03-06T20:44:00Z">
              <w:del w:id="20403" w:author="Irová Zuzana" w:date="2025-03-10T10:36:00Z" w16du:dateUtc="2025-03-10T09:36:00Z">
                <w:r w:rsidDel="0097603C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dvoujazyčná verze (sk+en)</w:delText>
                </w:r>
              </w:del>
            </w:ins>
          </w:p>
        </w:tc>
      </w:tr>
      <w:tr w:rsidR="000151A2" w:rsidDel="0097603C" w14:paraId="6A609614" w14:textId="77777777">
        <w:trPr>
          <w:trHeight w:val="270"/>
          <w:ins w:id="20404" w:author="Drastichová Zuzana" w:date="2025-03-06T21:44:00Z"/>
          <w:del w:id="20405" w:author="Irová Zuzana" w:date="2025-03-10T10:36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54A485B" w14:textId="7BEFC289" w:rsidR="00E1576F" w:rsidDel="0097603C" w:rsidRDefault="00E1576F" w:rsidP="00E1576F">
            <w:pPr>
              <w:spacing w:before="40" w:after="40" w:line="276" w:lineRule="auto"/>
              <w:rPr>
                <w:ins w:id="20406" w:author="Drastichová Zuzana" w:date="2025-03-06T21:44:00Z" w16du:dateUtc="2025-03-06T20:44:00Z"/>
                <w:del w:id="20407" w:author="Irová Zuzana" w:date="2025-03-10T10:36:00Z" w16du:dateUtc="2025-03-10T09:36:00Z"/>
                <w:rFonts w:eastAsia="Times New Roman" w:cstheme="minorHAnsi"/>
                <w:sz w:val="16"/>
                <w:szCs w:val="16"/>
                <w:lang w:eastAsia="cs-CZ"/>
              </w:rPr>
            </w:pPr>
            <w:ins w:id="20408" w:author="Drastichová Zuzana" w:date="2025-03-06T21:44:00Z" w16du:dateUtc="2025-03-06T20:44:00Z">
              <w:del w:id="20409" w:author="Irová Zuzana" w:date="2025-03-10T10:36:00Z" w16du:dateUtc="2025-03-10T09:36:00Z">
                <w:r w:rsidDel="0097603C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Dobropis</w:delText>
                </w:r>
                <w:r w:rsidRPr="00404C5B" w:rsidDel="0097603C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 xml:space="preserve"> za mýtné (DOC.BE.1</w:delText>
                </w:r>
                <w:r w:rsidDel="0097603C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4</w:delText>
                </w:r>
              </w:del>
            </w:ins>
            <w:ins w:id="20410" w:author="Drastichová Zuzana" w:date="2025-03-06T21:55:00Z" w16du:dateUtc="2025-03-06T20:55:00Z">
              <w:del w:id="20411" w:author="Irová Zuzana" w:date="2025-03-10T10:36:00Z" w16du:dateUtc="2025-03-10T09:36:00Z">
                <w:r w:rsidDel="0097603C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.HR</w:delText>
                </w:r>
              </w:del>
            </w:ins>
            <w:ins w:id="20412" w:author="Drastichová Zuzana" w:date="2025-03-06T21:44:00Z" w16du:dateUtc="2025-03-06T20:44:00Z">
              <w:del w:id="20413" w:author="Irová Zuzana" w:date="2025-03-10T10:36:00Z" w16du:dateUtc="2025-03-10T09:36:00Z">
                <w:r w:rsidRPr="00404C5B" w:rsidDel="0097603C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)</w:delText>
                </w:r>
              </w:del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6A425" w14:textId="7D347E09" w:rsidR="00E1576F" w:rsidDel="0097603C" w:rsidRDefault="00E1576F" w:rsidP="00E1576F">
            <w:pPr>
              <w:spacing w:before="40" w:after="40" w:line="276" w:lineRule="auto"/>
              <w:rPr>
                <w:ins w:id="20414" w:author="Drastichová Zuzana" w:date="2025-03-06T21:44:00Z" w16du:dateUtc="2025-03-06T20:44:00Z"/>
                <w:del w:id="20415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416" w:author="Drastichová Zuzana" w:date="2025-03-06T21:44:00Z" w16du:dateUtc="2025-03-06T20:44:00Z">
              <w:del w:id="20417" w:author="Irová Zuzana" w:date="2025-03-10T10:36:00Z" w16du:dateUtc="2025-03-10T09:36:00Z">
                <w:r w:rsidDel="0097603C">
                  <w:rPr>
                    <w:rFonts w:cstheme="minorHAnsi"/>
                    <w:sz w:val="16"/>
                    <w:szCs w:val="16"/>
                  </w:rPr>
                  <w:delText>Invoice</w:delText>
                </w:r>
              </w:del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41E85" w14:textId="1FD6ED28" w:rsidR="00E1576F" w:rsidDel="0097603C" w:rsidRDefault="00E1576F" w:rsidP="00E1576F">
            <w:pPr>
              <w:spacing w:before="40" w:after="40" w:line="276" w:lineRule="auto"/>
              <w:rPr>
                <w:ins w:id="20418" w:author="Drastichová Zuzana" w:date="2025-03-06T21:44:00Z" w16du:dateUtc="2025-03-06T20:44:00Z"/>
                <w:del w:id="20419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420" w:author="Drastichová Zuzana" w:date="2025-03-06T21:44:00Z" w16du:dateUtc="2025-03-06T20:44:00Z">
              <w:del w:id="20421" w:author="Irová Zuzana" w:date="2025-03-10T10:36:00Z" w16du:dateUtc="2025-03-10T09:36:00Z">
                <w:r w:rsidDel="0097603C">
                  <w:rPr>
                    <w:rFonts w:cstheme="minorHAnsi"/>
                    <w:sz w:val="16"/>
                    <w:szCs w:val="16"/>
                  </w:rPr>
                  <w:delText>BO</w:delText>
                </w:r>
              </w:del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3B08D" w14:textId="369E01AB" w:rsidR="00E1576F" w:rsidRPr="00EF1F06" w:rsidDel="0097603C" w:rsidRDefault="00E1576F" w:rsidP="00E1576F">
            <w:pPr>
              <w:spacing w:before="40" w:after="40" w:line="276" w:lineRule="auto"/>
              <w:rPr>
                <w:ins w:id="20422" w:author="Drastichová Zuzana" w:date="2025-03-06T21:44:00Z" w16du:dateUtc="2025-03-06T20:44:00Z"/>
                <w:del w:id="20423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424" w:author="Drastichová Zuzana" w:date="2025-03-06T21:44:00Z" w16du:dateUtc="2025-03-06T20:44:00Z">
              <w:del w:id="20425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Customer number</w:delText>
                </w:r>
              </w:del>
            </w:ins>
          </w:p>
          <w:p w14:paraId="0C790211" w14:textId="733E6BF2" w:rsidR="00E1576F" w:rsidRPr="00EF1F06" w:rsidDel="0097603C" w:rsidRDefault="00E1576F" w:rsidP="00E1576F">
            <w:pPr>
              <w:spacing w:before="40" w:after="40" w:line="276" w:lineRule="auto"/>
              <w:rPr>
                <w:ins w:id="20426" w:author="Drastichová Zuzana" w:date="2025-03-06T21:44:00Z" w16du:dateUtc="2025-03-06T20:44:00Z"/>
                <w:del w:id="20427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428" w:author="Drastichová Zuzana" w:date="2025-03-06T21:44:00Z" w16du:dateUtc="2025-03-06T20:44:00Z">
              <w:del w:id="20429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Account number</w:delText>
                </w:r>
              </w:del>
            </w:ins>
          </w:p>
          <w:p w14:paraId="19510EEF" w14:textId="301EBE18" w:rsidR="00E1576F" w:rsidRPr="00EF1F06" w:rsidDel="0097603C" w:rsidRDefault="00E1576F" w:rsidP="00E1576F">
            <w:pPr>
              <w:spacing w:before="40" w:after="40" w:line="276" w:lineRule="auto"/>
              <w:rPr>
                <w:ins w:id="20430" w:author="Drastichová Zuzana" w:date="2025-03-06T21:44:00Z" w16du:dateUtc="2025-03-06T20:44:00Z"/>
                <w:del w:id="20431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432" w:author="Drastichová Zuzana" w:date="2025-03-06T21:44:00Z" w16du:dateUtc="2025-03-06T20:44:00Z">
              <w:del w:id="20433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Account number</w:delText>
                </w:r>
              </w:del>
            </w:ins>
          </w:p>
          <w:p w14:paraId="55B6A89C" w14:textId="1D11FBE4" w:rsidR="00E1576F" w:rsidRPr="00EF1F06" w:rsidDel="0097603C" w:rsidRDefault="00E1576F" w:rsidP="00E1576F">
            <w:pPr>
              <w:spacing w:before="40" w:after="40" w:line="276" w:lineRule="auto"/>
              <w:rPr>
                <w:ins w:id="20434" w:author="Drastichová Zuzana" w:date="2025-03-06T21:44:00Z" w16du:dateUtc="2025-03-06T20:44:00Z"/>
                <w:del w:id="20435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436" w:author="Drastichová Zuzana" w:date="2025-03-06T21:44:00Z" w16du:dateUtc="2025-03-06T20:44:00Z">
              <w:del w:id="20437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Account type</w:delText>
                </w:r>
              </w:del>
            </w:ins>
          </w:p>
          <w:p w14:paraId="5B6F54F1" w14:textId="5190F7B3" w:rsidR="00E1576F" w:rsidRPr="00EF1F06" w:rsidDel="0097603C" w:rsidRDefault="00E1576F" w:rsidP="00E1576F">
            <w:pPr>
              <w:spacing w:before="40" w:after="40" w:line="276" w:lineRule="auto"/>
              <w:rPr>
                <w:ins w:id="20438" w:author="Drastichová Zuzana" w:date="2025-03-06T21:44:00Z" w16du:dateUtc="2025-03-06T20:44:00Z"/>
                <w:del w:id="20439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440" w:author="Drastichová Zuzana" w:date="2025-03-06T21:44:00Z" w16du:dateUtc="2025-03-06T20:44:00Z">
              <w:del w:id="20441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Bill issuer</w:delText>
                </w:r>
              </w:del>
            </w:ins>
          </w:p>
          <w:p w14:paraId="591A8D72" w14:textId="3A1AF57B" w:rsidR="00E1576F" w:rsidRPr="00EF1F06" w:rsidDel="0097603C" w:rsidRDefault="00E1576F" w:rsidP="00E1576F">
            <w:pPr>
              <w:spacing w:before="40" w:after="40" w:line="276" w:lineRule="auto"/>
              <w:rPr>
                <w:ins w:id="20442" w:author="Drastichová Zuzana" w:date="2025-03-06T21:44:00Z" w16du:dateUtc="2025-03-06T20:44:00Z"/>
                <w:del w:id="20443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444" w:author="Drastichová Zuzana" w:date="2025-03-06T21:44:00Z" w16du:dateUtc="2025-03-06T20:44:00Z">
              <w:del w:id="20445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Bill number</w:delText>
                </w:r>
              </w:del>
            </w:ins>
          </w:p>
          <w:p w14:paraId="6AB13DD5" w14:textId="7330BECF" w:rsidR="00E1576F" w:rsidRPr="00EF1F06" w:rsidDel="0097603C" w:rsidRDefault="00E1576F" w:rsidP="00E1576F">
            <w:pPr>
              <w:spacing w:before="40" w:after="40" w:line="276" w:lineRule="auto"/>
              <w:rPr>
                <w:ins w:id="20446" w:author="Drastichová Zuzana" w:date="2025-03-06T21:44:00Z" w16du:dateUtc="2025-03-06T20:44:00Z"/>
                <w:del w:id="20447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448" w:author="Drastichová Zuzana" w:date="2025-03-06T21:44:00Z" w16du:dateUtc="2025-03-06T20:44:00Z">
              <w:del w:id="20449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 xml:space="preserve">Bill </w:delText>
                </w:r>
                <w:r w:rsidRPr="00EF1F06" w:rsidDel="0097603C">
                  <w:rPr>
                    <w:rFonts w:cstheme="minorHAnsi"/>
                    <w:sz w:val="16"/>
                    <w:szCs w:val="16"/>
                    <w:lang w:val="en-US"/>
                  </w:rPr>
                  <w:delText>issue</w:delText>
                </w:r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 xml:space="preserve"> type</w:delText>
                </w:r>
              </w:del>
            </w:ins>
          </w:p>
          <w:p w14:paraId="2C9DF20A" w14:textId="30DF318D" w:rsidR="00E1576F" w:rsidRPr="00EF1F06" w:rsidDel="0097603C" w:rsidRDefault="00E1576F" w:rsidP="00E1576F">
            <w:pPr>
              <w:spacing w:before="40" w:after="40" w:line="276" w:lineRule="auto"/>
              <w:rPr>
                <w:ins w:id="20450" w:author="Drastichová Zuzana" w:date="2025-03-06T21:44:00Z" w16du:dateUtc="2025-03-06T20:44:00Z"/>
                <w:del w:id="20451" w:author="Irová Zuzana" w:date="2025-03-10T10:36:00Z" w16du:dateUtc="2025-03-10T09:36:00Z"/>
                <w:rFonts w:cstheme="minorHAnsi"/>
                <w:sz w:val="16"/>
                <w:szCs w:val="16"/>
                <w:lang w:val="en-US"/>
              </w:rPr>
            </w:pPr>
            <w:ins w:id="20452" w:author="Drastichová Zuzana" w:date="2025-03-06T21:44:00Z" w16du:dateUtc="2025-03-06T20:44:00Z">
              <w:del w:id="20453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  <w:lang w:val="en-US"/>
                  </w:rPr>
                  <w:delText>Bill session number</w:delText>
                </w:r>
              </w:del>
            </w:ins>
          </w:p>
          <w:p w14:paraId="425B456C" w14:textId="3425A13D" w:rsidR="00E1576F" w:rsidRPr="00EF1F06" w:rsidDel="0097603C" w:rsidRDefault="00E1576F" w:rsidP="00E1576F">
            <w:pPr>
              <w:spacing w:before="40" w:after="40" w:line="276" w:lineRule="auto"/>
              <w:rPr>
                <w:ins w:id="20454" w:author="Drastichová Zuzana" w:date="2025-03-06T21:44:00Z" w16du:dateUtc="2025-03-06T20:44:00Z"/>
                <w:del w:id="20455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456" w:author="Drastichová Zuzana" w:date="2025-03-06T21:44:00Z" w16du:dateUtc="2025-03-06T20:44:00Z">
              <w:del w:id="20457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Bill total amount in clearing currency</w:delText>
                </w:r>
              </w:del>
            </w:ins>
          </w:p>
          <w:p w14:paraId="42830744" w14:textId="0E4EBEDD" w:rsidR="00E1576F" w:rsidRPr="00EF1F06" w:rsidDel="0097603C" w:rsidRDefault="00E1576F" w:rsidP="00E1576F">
            <w:pPr>
              <w:spacing w:before="40" w:after="40" w:line="276" w:lineRule="auto"/>
              <w:rPr>
                <w:ins w:id="20458" w:author="Drastichová Zuzana" w:date="2025-03-06T21:44:00Z" w16du:dateUtc="2025-03-06T20:44:00Z"/>
                <w:del w:id="20459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460" w:author="Drastichová Zuzana" w:date="2025-03-06T21:44:00Z" w16du:dateUtc="2025-03-06T20:44:00Z">
              <w:del w:id="20461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Bill total amount clearing currency</w:delText>
                </w:r>
              </w:del>
            </w:ins>
          </w:p>
          <w:p w14:paraId="37BA9D09" w14:textId="6AB70570" w:rsidR="00E1576F" w:rsidRPr="00EF1F06" w:rsidDel="0097603C" w:rsidRDefault="00E1576F" w:rsidP="00E1576F">
            <w:pPr>
              <w:spacing w:before="40" w:after="40" w:line="276" w:lineRule="auto"/>
              <w:rPr>
                <w:ins w:id="20462" w:author="Drastichová Zuzana" w:date="2025-03-06T21:44:00Z" w16du:dateUtc="2025-03-06T20:44:00Z"/>
                <w:del w:id="20463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464" w:author="Drastichová Zuzana" w:date="2025-03-06T21:44:00Z" w16du:dateUtc="2025-03-06T20:44:00Z">
              <w:del w:id="20465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System operator ID</w:delText>
                </w:r>
              </w:del>
            </w:ins>
          </w:p>
          <w:p w14:paraId="0D273A3D" w14:textId="005A3C71" w:rsidR="00E1576F" w:rsidRPr="00EF1F06" w:rsidDel="0097603C" w:rsidRDefault="00E1576F" w:rsidP="00E1576F">
            <w:pPr>
              <w:spacing w:before="40" w:after="40" w:line="276" w:lineRule="auto"/>
              <w:rPr>
                <w:ins w:id="20466" w:author="Drastichová Zuzana" w:date="2025-03-06T21:44:00Z" w16du:dateUtc="2025-03-06T20:44:00Z"/>
                <w:del w:id="20467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468" w:author="Drastichová Zuzana" w:date="2025-03-06T21:44:00Z" w16du:dateUtc="2025-03-06T20:44:00Z">
              <w:del w:id="20469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Customer ID</w:delText>
                </w:r>
              </w:del>
            </w:ins>
          </w:p>
          <w:p w14:paraId="34F1F314" w14:textId="021659BE" w:rsidR="00E1576F" w:rsidRPr="00EF1F06" w:rsidDel="0097603C" w:rsidRDefault="00E1576F" w:rsidP="00E1576F">
            <w:pPr>
              <w:spacing w:before="40" w:after="40" w:line="276" w:lineRule="auto"/>
              <w:rPr>
                <w:ins w:id="20470" w:author="Drastichová Zuzana" w:date="2025-03-06T21:44:00Z" w16du:dateUtc="2025-03-06T20:44:00Z"/>
                <w:del w:id="20471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472" w:author="Drastichová Zuzana" w:date="2025-03-06T21:44:00Z" w16du:dateUtc="2025-03-06T20:44:00Z">
              <w:del w:id="20473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Bill ID</w:delText>
                </w:r>
              </w:del>
            </w:ins>
          </w:p>
          <w:p w14:paraId="41071398" w14:textId="1CE6FF52" w:rsidR="00E1576F" w:rsidDel="0097603C" w:rsidRDefault="00E1576F" w:rsidP="00E1576F">
            <w:pPr>
              <w:spacing w:before="40" w:after="40" w:line="276" w:lineRule="auto"/>
              <w:rPr>
                <w:ins w:id="20474" w:author="Drastichová Zuzana" w:date="2025-03-06T21:44:00Z" w16du:dateUtc="2025-03-06T20:44:00Z"/>
                <w:del w:id="20475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476" w:author="Drastichová Zuzana" w:date="2025-03-06T21:44:00Z" w16du:dateUtc="2025-03-06T20:44:00Z">
              <w:del w:id="20477" w:author="Irová Zuzana" w:date="2025-03-10T10:36:00Z" w16du:dateUtc="2025-03-10T09:36:00Z">
                <w:r w:rsidRPr="00EF1F06" w:rsidDel="0097603C">
                  <w:rPr>
                    <w:rFonts w:cstheme="minorHAnsi"/>
                    <w:sz w:val="16"/>
                    <w:szCs w:val="16"/>
                  </w:rPr>
                  <w:delText>Bill session ID</w:delText>
                </w:r>
              </w:del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77314" w14:textId="64DD9E3D" w:rsidR="00E1576F" w:rsidDel="0097603C" w:rsidRDefault="00E1576F" w:rsidP="00E1576F">
            <w:pPr>
              <w:spacing w:before="40" w:after="40" w:line="276" w:lineRule="auto"/>
              <w:rPr>
                <w:ins w:id="20478" w:author="Drastichová Zuzana" w:date="2025-03-06T21:44:00Z" w16du:dateUtc="2025-03-06T20:44:00Z"/>
                <w:del w:id="20479" w:author="Irová Zuzana" w:date="2025-03-10T10:36:00Z" w16du:dateUtc="2025-03-10T09:36:00Z"/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69D55" w14:textId="6C786B37" w:rsidR="00E1576F" w:rsidDel="0097603C" w:rsidRDefault="00E1576F" w:rsidP="00E1576F">
            <w:pPr>
              <w:spacing w:before="40" w:after="40" w:line="276" w:lineRule="auto"/>
              <w:rPr>
                <w:ins w:id="20480" w:author="Drastichová Zuzana" w:date="2025-03-06T21:44:00Z" w16du:dateUtc="2025-03-06T20:44:00Z"/>
                <w:del w:id="20481" w:author="Irová Zuzana" w:date="2025-03-10T10:36:00Z" w16du:dateUtc="2025-03-10T09:36:00Z"/>
                <w:rFonts w:cstheme="minorHAnsi"/>
                <w:sz w:val="16"/>
                <w:szCs w:val="16"/>
              </w:rPr>
            </w:pPr>
            <w:ins w:id="20482" w:author="Drastichová Zuzana" w:date="2025-03-06T21:44:00Z" w16du:dateUtc="2025-03-06T20:44:00Z">
              <w:del w:id="20483" w:author="Irová Zuzana" w:date="2025-03-10T10:36:00Z" w16du:dateUtc="2025-03-10T09:36:00Z">
                <w:r w:rsidDel="0097603C">
                  <w:rPr>
                    <w:rFonts w:cstheme="minorHAnsi"/>
                    <w:sz w:val="16"/>
                    <w:szCs w:val="16"/>
                  </w:rPr>
                  <w:delText>Ano</w:delText>
                </w:r>
              </w:del>
            </w:ins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FDEA244" w14:textId="7C48CB52" w:rsidR="00E1576F" w:rsidDel="0097603C" w:rsidRDefault="00E1576F" w:rsidP="00E1576F">
            <w:pPr>
              <w:spacing w:before="40" w:after="40" w:line="276" w:lineRule="auto"/>
              <w:rPr>
                <w:ins w:id="20484" w:author="Drastichová Zuzana" w:date="2025-03-06T21:44:00Z" w16du:dateUtc="2025-03-06T20:44:00Z"/>
                <w:del w:id="20485" w:author="Irová Zuzana" w:date="2025-03-10T10:36:00Z" w16du:dateUtc="2025-03-10T09:36:00Z"/>
                <w:rFonts w:eastAsia="Times New Roman" w:cstheme="minorHAnsi"/>
                <w:sz w:val="16"/>
                <w:szCs w:val="16"/>
                <w:lang w:eastAsia="cs-CZ"/>
              </w:rPr>
            </w:pPr>
            <w:ins w:id="20486" w:author="Drastichová Zuzana" w:date="2025-03-06T21:44:00Z" w16du:dateUtc="2025-03-06T20:44:00Z">
              <w:del w:id="20487" w:author="Irová Zuzana" w:date="2025-03-10T10:36:00Z" w16du:dateUtc="2025-03-10T09:36:00Z">
                <w:r w:rsidDel="0097603C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dvoujazyčná verze (sk+en)</w:delText>
                </w:r>
              </w:del>
            </w:ins>
          </w:p>
        </w:tc>
      </w:tr>
      <w:tr w:rsidR="000151A2" w:rsidDel="00E26887" w14:paraId="0CEF26B2" w14:textId="77777777">
        <w:trPr>
          <w:trHeight w:val="270"/>
          <w:ins w:id="20488" w:author="Drastichová Zuzana" w:date="2025-03-06T21:44:00Z"/>
          <w:del w:id="20489" w:author="Irová Zuzana" w:date="2025-03-10T10:29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F2CDCA0" w14:textId="6846F94B" w:rsidR="00E1576F" w:rsidDel="00E26887" w:rsidRDefault="00E1576F" w:rsidP="00E1576F">
            <w:pPr>
              <w:spacing w:before="40" w:after="40" w:line="276" w:lineRule="auto"/>
              <w:rPr>
                <w:ins w:id="20490" w:author="Drastichová Zuzana" w:date="2025-03-06T21:44:00Z" w16du:dateUtc="2025-03-06T20:44:00Z"/>
                <w:del w:id="20491" w:author="Irová Zuzana" w:date="2025-03-10T10:29:00Z" w16du:dateUtc="2025-03-10T09:29:00Z"/>
                <w:rFonts w:eastAsia="Times New Roman" w:cstheme="minorHAnsi"/>
                <w:sz w:val="16"/>
                <w:szCs w:val="16"/>
                <w:lang w:eastAsia="cs-CZ"/>
              </w:rPr>
            </w:pPr>
            <w:ins w:id="20492" w:author="Drastichová Zuzana" w:date="2025-03-06T21:44:00Z" w16du:dateUtc="2025-03-06T20:44:00Z">
              <w:del w:id="20493" w:author="Irová Zuzana" w:date="2025-03-10T10:29:00Z" w16du:dateUtc="2025-03-10T09:29:00Z">
                <w:r w:rsidDel="00E26887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Dobropis za slevy na</w:delText>
                </w:r>
                <w:r w:rsidRPr="00404C5B" w:rsidDel="00E26887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 xml:space="preserve"> mýtné</w:delText>
                </w:r>
                <w:r w:rsidDel="00E26887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m</w:delText>
                </w:r>
                <w:r w:rsidRPr="00404C5B" w:rsidDel="00E26887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 xml:space="preserve"> (DOC.BE.1</w:delText>
                </w:r>
                <w:r w:rsidDel="00E26887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5</w:delText>
                </w:r>
              </w:del>
            </w:ins>
            <w:ins w:id="20494" w:author="Drastichová Zuzana" w:date="2025-03-06T21:55:00Z" w16du:dateUtc="2025-03-06T20:55:00Z">
              <w:del w:id="20495" w:author="Irová Zuzana" w:date="2025-03-10T10:29:00Z" w16du:dateUtc="2025-03-10T09:29:00Z">
                <w:r w:rsidDel="00E26887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.HR</w:delText>
                </w:r>
              </w:del>
            </w:ins>
            <w:ins w:id="20496" w:author="Drastichová Zuzana" w:date="2025-03-06T21:44:00Z" w16du:dateUtc="2025-03-06T20:44:00Z">
              <w:del w:id="20497" w:author="Irová Zuzana" w:date="2025-03-10T10:29:00Z" w16du:dateUtc="2025-03-10T09:29:00Z">
                <w:r w:rsidRPr="00404C5B" w:rsidDel="00E26887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)</w:delText>
                </w:r>
              </w:del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8C117" w14:textId="1604D46C" w:rsidR="00E1576F" w:rsidDel="00E26887" w:rsidRDefault="00E1576F" w:rsidP="00E1576F">
            <w:pPr>
              <w:spacing w:before="40" w:after="40" w:line="276" w:lineRule="auto"/>
              <w:rPr>
                <w:ins w:id="20498" w:author="Drastichová Zuzana" w:date="2025-03-06T21:44:00Z" w16du:dateUtc="2025-03-06T20:44:00Z"/>
                <w:del w:id="20499" w:author="Irová Zuzana" w:date="2025-03-10T10:29:00Z" w16du:dateUtc="2025-03-10T09:29:00Z"/>
                <w:rFonts w:cstheme="minorHAnsi"/>
                <w:sz w:val="16"/>
                <w:szCs w:val="16"/>
              </w:rPr>
            </w:pPr>
            <w:ins w:id="20500" w:author="Drastichová Zuzana" w:date="2025-03-06T21:44:00Z" w16du:dateUtc="2025-03-06T20:44:00Z">
              <w:del w:id="20501" w:author="Irová Zuzana" w:date="2025-03-10T10:29:00Z" w16du:dateUtc="2025-03-10T09:29:00Z">
                <w:r w:rsidDel="00E26887">
                  <w:rPr>
                    <w:rFonts w:cstheme="minorHAnsi"/>
                    <w:sz w:val="16"/>
                    <w:szCs w:val="16"/>
                  </w:rPr>
                  <w:delText>Invoice</w:delText>
                </w:r>
              </w:del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45676" w14:textId="44CB626D" w:rsidR="00E1576F" w:rsidDel="00E26887" w:rsidRDefault="00E1576F" w:rsidP="00E1576F">
            <w:pPr>
              <w:spacing w:before="40" w:after="40" w:line="276" w:lineRule="auto"/>
              <w:rPr>
                <w:ins w:id="20502" w:author="Drastichová Zuzana" w:date="2025-03-06T21:44:00Z" w16du:dateUtc="2025-03-06T20:44:00Z"/>
                <w:del w:id="20503" w:author="Irová Zuzana" w:date="2025-03-10T10:29:00Z" w16du:dateUtc="2025-03-10T09:29:00Z"/>
                <w:rFonts w:cstheme="minorHAnsi"/>
                <w:sz w:val="16"/>
                <w:szCs w:val="16"/>
              </w:rPr>
            </w:pPr>
            <w:ins w:id="20504" w:author="Drastichová Zuzana" w:date="2025-03-06T21:44:00Z" w16du:dateUtc="2025-03-06T20:44:00Z">
              <w:del w:id="20505" w:author="Irová Zuzana" w:date="2025-03-10T10:29:00Z" w16du:dateUtc="2025-03-10T09:29:00Z">
                <w:r w:rsidDel="00E26887">
                  <w:rPr>
                    <w:rFonts w:cstheme="minorHAnsi"/>
                    <w:sz w:val="16"/>
                    <w:szCs w:val="16"/>
                  </w:rPr>
                  <w:delText>BO</w:delText>
                </w:r>
              </w:del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5D52A" w14:textId="13DB126E" w:rsidR="00E1576F" w:rsidRPr="00EF1F06" w:rsidDel="00E26887" w:rsidRDefault="00E1576F" w:rsidP="00E1576F">
            <w:pPr>
              <w:spacing w:before="40" w:after="40" w:line="276" w:lineRule="auto"/>
              <w:rPr>
                <w:ins w:id="20506" w:author="Drastichová Zuzana" w:date="2025-03-06T21:44:00Z" w16du:dateUtc="2025-03-06T20:44:00Z"/>
                <w:del w:id="20507" w:author="Irová Zuzana" w:date="2025-03-10T10:29:00Z" w16du:dateUtc="2025-03-10T09:29:00Z"/>
                <w:rFonts w:cstheme="minorHAnsi"/>
                <w:sz w:val="16"/>
                <w:szCs w:val="16"/>
              </w:rPr>
            </w:pPr>
            <w:ins w:id="20508" w:author="Drastichová Zuzana" w:date="2025-03-06T21:44:00Z" w16du:dateUtc="2025-03-06T20:44:00Z">
              <w:del w:id="20509" w:author="Irová Zuzana" w:date="2025-03-10T10:29:00Z" w16du:dateUtc="2025-03-10T09:29:00Z">
                <w:r w:rsidRPr="00EF1F06" w:rsidDel="00E26887">
                  <w:rPr>
                    <w:rFonts w:cstheme="minorHAnsi"/>
                    <w:sz w:val="16"/>
                    <w:szCs w:val="16"/>
                  </w:rPr>
                  <w:delText>Customer number</w:delText>
                </w:r>
              </w:del>
            </w:ins>
          </w:p>
          <w:p w14:paraId="3DAFA677" w14:textId="0C66FF11" w:rsidR="00E1576F" w:rsidRPr="00EF1F06" w:rsidDel="00E26887" w:rsidRDefault="00E1576F" w:rsidP="00E1576F">
            <w:pPr>
              <w:spacing w:before="40" w:after="40" w:line="276" w:lineRule="auto"/>
              <w:rPr>
                <w:ins w:id="20510" w:author="Drastichová Zuzana" w:date="2025-03-06T21:44:00Z" w16du:dateUtc="2025-03-06T20:44:00Z"/>
                <w:del w:id="20511" w:author="Irová Zuzana" w:date="2025-03-10T10:29:00Z" w16du:dateUtc="2025-03-10T09:29:00Z"/>
                <w:rFonts w:cstheme="minorHAnsi"/>
                <w:sz w:val="16"/>
                <w:szCs w:val="16"/>
              </w:rPr>
            </w:pPr>
            <w:ins w:id="20512" w:author="Drastichová Zuzana" w:date="2025-03-06T21:44:00Z" w16du:dateUtc="2025-03-06T20:44:00Z">
              <w:del w:id="20513" w:author="Irová Zuzana" w:date="2025-03-10T10:29:00Z" w16du:dateUtc="2025-03-10T09:29:00Z">
                <w:r w:rsidRPr="00EF1F06" w:rsidDel="00E26887">
                  <w:rPr>
                    <w:rFonts w:cstheme="minorHAnsi"/>
                    <w:sz w:val="16"/>
                    <w:szCs w:val="16"/>
                  </w:rPr>
                  <w:delText>Account number</w:delText>
                </w:r>
              </w:del>
            </w:ins>
          </w:p>
          <w:p w14:paraId="169206E3" w14:textId="3DC5D456" w:rsidR="00E1576F" w:rsidRPr="00EF1F06" w:rsidDel="00E26887" w:rsidRDefault="00E1576F" w:rsidP="00E1576F">
            <w:pPr>
              <w:spacing w:before="40" w:after="40" w:line="276" w:lineRule="auto"/>
              <w:rPr>
                <w:ins w:id="20514" w:author="Drastichová Zuzana" w:date="2025-03-06T21:44:00Z" w16du:dateUtc="2025-03-06T20:44:00Z"/>
                <w:del w:id="20515" w:author="Irová Zuzana" w:date="2025-03-10T10:29:00Z" w16du:dateUtc="2025-03-10T09:29:00Z"/>
                <w:rFonts w:cstheme="minorHAnsi"/>
                <w:sz w:val="16"/>
                <w:szCs w:val="16"/>
              </w:rPr>
            </w:pPr>
            <w:ins w:id="20516" w:author="Drastichová Zuzana" w:date="2025-03-06T21:44:00Z" w16du:dateUtc="2025-03-06T20:44:00Z">
              <w:del w:id="20517" w:author="Irová Zuzana" w:date="2025-03-10T10:29:00Z" w16du:dateUtc="2025-03-10T09:29:00Z">
                <w:r w:rsidRPr="00EF1F06" w:rsidDel="00E26887">
                  <w:rPr>
                    <w:rFonts w:cstheme="minorHAnsi"/>
                    <w:sz w:val="16"/>
                    <w:szCs w:val="16"/>
                  </w:rPr>
                  <w:delText>Account number</w:delText>
                </w:r>
              </w:del>
            </w:ins>
          </w:p>
          <w:p w14:paraId="7B1EFC44" w14:textId="7FB0CFE6" w:rsidR="00E1576F" w:rsidRPr="00EF1F06" w:rsidDel="00E26887" w:rsidRDefault="00E1576F" w:rsidP="00E1576F">
            <w:pPr>
              <w:spacing w:before="40" w:after="40" w:line="276" w:lineRule="auto"/>
              <w:rPr>
                <w:ins w:id="20518" w:author="Drastichová Zuzana" w:date="2025-03-06T21:44:00Z" w16du:dateUtc="2025-03-06T20:44:00Z"/>
                <w:del w:id="20519" w:author="Irová Zuzana" w:date="2025-03-10T10:29:00Z" w16du:dateUtc="2025-03-10T09:29:00Z"/>
                <w:rFonts w:cstheme="minorHAnsi"/>
                <w:sz w:val="16"/>
                <w:szCs w:val="16"/>
              </w:rPr>
            </w:pPr>
            <w:ins w:id="20520" w:author="Drastichová Zuzana" w:date="2025-03-06T21:44:00Z" w16du:dateUtc="2025-03-06T20:44:00Z">
              <w:del w:id="20521" w:author="Irová Zuzana" w:date="2025-03-10T10:29:00Z" w16du:dateUtc="2025-03-10T09:29:00Z">
                <w:r w:rsidRPr="00EF1F06" w:rsidDel="00E26887">
                  <w:rPr>
                    <w:rFonts w:cstheme="minorHAnsi"/>
                    <w:sz w:val="16"/>
                    <w:szCs w:val="16"/>
                  </w:rPr>
                  <w:delText>Account type</w:delText>
                </w:r>
              </w:del>
            </w:ins>
          </w:p>
          <w:p w14:paraId="6EC0B9AE" w14:textId="44A60FFB" w:rsidR="00E1576F" w:rsidRPr="00EF1F06" w:rsidDel="00E26887" w:rsidRDefault="00E1576F" w:rsidP="00E1576F">
            <w:pPr>
              <w:spacing w:before="40" w:after="40" w:line="276" w:lineRule="auto"/>
              <w:rPr>
                <w:ins w:id="20522" w:author="Drastichová Zuzana" w:date="2025-03-06T21:44:00Z" w16du:dateUtc="2025-03-06T20:44:00Z"/>
                <w:del w:id="20523" w:author="Irová Zuzana" w:date="2025-03-10T10:29:00Z" w16du:dateUtc="2025-03-10T09:29:00Z"/>
                <w:rFonts w:cstheme="minorHAnsi"/>
                <w:sz w:val="16"/>
                <w:szCs w:val="16"/>
              </w:rPr>
            </w:pPr>
            <w:ins w:id="20524" w:author="Drastichová Zuzana" w:date="2025-03-06T21:44:00Z" w16du:dateUtc="2025-03-06T20:44:00Z">
              <w:del w:id="20525" w:author="Irová Zuzana" w:date="2025-03-10T10:29:00Z" w16du:dateUtc="2025-03-10T09:29:00Z">
                <w:r w:rsidRPr="00EF1F06" w:rsidDel="00E26887">
                  <w:rPr>
                    <w:rFonts w:cstheme="minorHAnsi"/>
                    <w:sz w:val="16"/>
                    <w:szCs w:val="16"/>
                  </w:rPr>
                  <w:delText>Bill issuer</w:delText>
                </w:r>
              </w:del>
            </w:ins>
          </w:p>
          <w:p w14:paraId="72A04783" w14:textId="28BE6E28" w:rsidR="00E1576F" w:rsidRPr="00EF1F06" w:rsidDel="00E26887" w:rsidRDefault="00E1576F" w:rsidP="00E1576F">
            <w:pPr>
              <w:spacing w:before="40" w:after="40" w:line="276" w:lineRule="auto"/>
              <w:rPr>
                <w:ins w:id="20526" w:author="Drastichová Zuzana" w:date="2025-03-06T21:44:00Z" w16du:dateUtc="2025-03-06T20:44:00Z"/>
                <w:del w:id="20527" w:author="Irová Zuzana" w:date="2025-03-10T10:29:00Z" w16du:dateUtc="2025-03-10T09:29:00Z"/>
                <w:rFonts w:cstheme="minorHAnsi"/>
                <w:sz w:val="16"/>
                <w:szCs w:val="16"/>
              </w:rPr>
            </w:pPr>
            <w:ins w:id="20528" w:author="Drastichová Zuzana" w:date="2025-03-06T21:44:00Z" w16du:dateUtc="2025-03-06T20:44:00Z">
              <w:del w:id="20529" w:author="Irová Zuzana" w:date="2025-03-10T10:29:00Z" w16du:dateUtc="2025-03-10T09:29:00Z">
                <w:r w:rsidRPr="00EF1F06" w:rsidDel="00E26887">
                  <w:rPr>
                    <w:rFonts w:cstheme="minorHAnsi"/>
                    <w:sz w:val="16"/>
                    <w:szCs w:val="16"/>
                  </w:rPr>
                  <w:delText>Bill number</w:delText>
                </w:r>
              </w:del>
            </w:ins>
          </w:p>
          <w:p w14:paraId="09E45DCF" w14:textId="0B40FC40" w:rsidR="00E1576F" w:rsidRPr="00EF1F06" w:rsidDel="00E26887" w:rsidRDefault="00E1576F" w:rsidP="00E1576F">
            <w:pPr>
              <w:spacing w:before="40" w:after="40" w:line="276" w:lineRule="auto"/>
              <w:rPr>
                <w:ins w:id="20530" w:author="Drastichová Zuzana" w:date="2025-03-06T21:44:00Z" w16du:dateUtc="2025-03-06T20:44:00Z"/>
                <w:del w:id="20531" w:author="Irová Zuzana" w:date="2025-03-10T10:29:00Z" w16du:dateUtc="2025-03-10T09:29:00Z"/>
                <w:rFonts w:cstheme="minorHAnsi"/>
                <w:sz w:val="16"/>
                <w:szCs w:val="16"/>
              </w:rPr>
            </w:pPr>
            <w:ins w:id="20532" w:author="Drastichová Zuzana" w:date="2025-03-06T21:44:00Z" w16du:dateUtc="2025-03-06T20:44:00Z">
              <w:del w:id="20533" w:author="Irová Zuzana" w:date="2025-03-10T10:29:00Z" w16du:dateUtc="2025-03-10T09:29:00Z">
                <w:r w:rsidRPr="00EF1F06" w:rsidDel="00E26887">
                  <w:rPr>
                    <w:rFonts w:cstheme="minorHAnsi"/>
                    <w:sz w:val="16"/>
                    <w:szCs w:val="16"/>
                  </w:rPr>
                  <w:delText xml:space="preserve">Bill </w:delText>
                </w:r>
                <w:r w:rsidRPr="00EF1F06" w:rsidDel="00E26887">
                  <w:rPr>
                    <w:rFonts w:cstheme="minorHAnsi"/>
                    <w:sz w:val="16"/>
                    <w:szCs w:val="16"/>
                    <w:lang w:val="en-US"/>
                  </w:rPr>
                  <w:delText>issue</w:delText>
                </w:r>
                <w:r w:rsidRPr="00EF1F06" w:rsidDel="00E26887">
                  <w:rPr>
                    <w:rFonts w:cstheme="minorHAnsi"/>
                    <w:sz w:val="16"/>
                    <w:szCs w:val="16"/>
                  </w:rPr>
                  <w:delText xml:space="preserve"> type</w:delText>
                </w:r>
              </w:del>
            </w:ins>
          </w:p>
          <w:p w14:paraId="18EF935C" w14:textId="18492CF9" w:rsidR="00E1576F" w:rsidRPr="00EF1F06" w:rsidDel="00E26887" w:rsidRDefault="00E1576F" w:rsidP="00E1576F">
            <w:pPr>
              <w:spacing w:before="40" w:after="40" w:line="276" w:lineRule="auto"/>
              <w:rPr>
                <w:ins w:id="20534" w:author="Drastichová Zuzana" w:date="2025-03-06T21:44:00Z" w16du:dateUtc="2025-03-06T20:44:00Z"/>
                <w:del w:id="20535" w:author="Irová Zuzana" w:date="2025-03-10T10:29:00Z" w16du:dateUtc="2025-03-10T09:29:00Z"/>
                <w:rFonts w:cstheme="minorHAnsi"/>
                <w:sz w:val="16"/>
                <w:szCs w:val="16"/>
                <w:lang w:val="en-US"/>
              </w:rPr>
            </w:pPr>
            <w:ins w:id="20536" w:author="Drastichová Zuzana" w:date="2025-03-06T21:44:00Z" w16du:dateUtc="2025-03-06T20:44:00Z">
              <w:del w:id="20537" w:author="Irová Zuzana" w:date="2025-03-10T10:29:00Z" w16du:dateUtc="2025-03-10T09:29:00Z">
                <w:r w:rsidRPr="00EF1F06" w:rsidDel="00E26887">
                  <w:rPr>
                    <w:rFonts w:cstheme="minorHAnsi"/>
                    <w:sz w:val="16"/>
                    <w:szCs w:val="16"/>
                    <w:lang w:val="en-US"/>
                  </w:rPr>
                  <w:delText>Bill session number</w:delText>
                </w:r>
              </w:del>
            </w:ins>
          </w:p>
          <w:p w14:paraId="39F4FD00" w14:textId="56BCC2F7" w:rsidR="00E1576F" w:rsidRPr="00EF1F06" w:rsidDel="00E26887" w:rsidRDefault="00E1576F" w:rsidP="00E1576F">
            <w:pPr>
              <w:spacing w:before="40" w:after="40" w:line="276" w:lineRule="auto"/>
              <w:rPr>
                <w:ins w:id="20538" w:author="Drastichová Zuzana" w:date="2025-03-06T21:44:00Z" w16du:dateUtc="2025-03-06T20:44:00Z"/>
                <w:del w:id="20539" w:author="Irová Zuzana" w:date="2025-03-10T10:29:00Z" w16du:dateUtc="2025-03-10T09:29:00Z"/>
                <w:rFonts w:cstheme="minorHAnsi"/>
                <w:sz w:val="16"/>
                <w:szCs w:val="16"/>
              </w:rPr>
            </w:pPr>
            <w:ins w:id="20540" w:author="Drastichová Zuzana" w:date="2025-03-06T21:44:00Z" w16du:dateUtc="2025-03-06T20:44:00Z">
              <w:del w:id="20541" w:author="Irová Zuzana" w:date="2025-03-10T10:29:00Z" w16du:dateUtc="2025-03-10T09:29:00Z">
                <w:r w:rsidRPr="00EF1F06" w:rsidDel="00E26887">
                  <w:rPr>
                    <w:rFonts w:cstheme="minorHAnsi"/>
                    <w:sz w:val="16"/>
                    <w:szCs w:val="16"/>
                  </w:rPr>
                  <w:delText>Bill total amount in clearing currency</w:delText>
                </w:r>
              </w:del>
            </w:ins>
          </w:p>
          <w:p w14:paraId="069AB4E8" w14:textId="183F9969" w:rsidR="00E1576F" w:rsidRPr="00EF1F06" w:rsidDel="00E26887" w:rsidRDefault="00E1576F" w:rsidP="00E1576F">
            <w:pPr>
              <w:spacing w:before="40" w:after="40" w:line="276" w:lineRule="auto"/>
              <w:rPr>
                <w:ins w:id="20542" w:author="Drastichová Zuzana" w:date="2025-03-06T21:44:00Z" w16du:dateUtc="2025-03-06T20:44:00Z"/>
                <w:del w:id="20543" w:author="Irová Zuzana" w:date="2025-03-10T10:29:00Z" w16du:dateUtc="2025-03-10T09:29:00Z"/>
                <w:rFonts w:cstheme="minorHAnsi"/>
                <w:sz w:val="16"/>
                <w:szCs w:val="16"/>
              </w:rPr>
            </w:pPr>
            <w:ins w:id="20544" w:author="Drastichová Zuzana" w:date="2025-03-06T21:44:00Z" w16du:dateUtc="2025-03-06T20:44:00Z">
              <w:del w:id="20545" w:author="Irová Zuzana" w:date="2025-03-10T10:29:00Z" w16du:dateUtc="2025-03-10T09:29:00Z">
                <w:r w:rsidRPr="00EF1F06" w:rsidDel="00E26887">
                  <w:rPr>
                    <w:rFonts w:cstheme="minorHAnsi"/>
                    <w:sz w:val="16"/>
                    <w:szCs w:val="16"/>
                  </w:rPr>
                  <w:delText>Bill total amount clearing currency</w:delText>
                </w:r>
              </w:del>
            </w:ins>
          </w:p>
          <w:p w14:paraId="781ADBD4" w14:textId="528C3149" w:rsidR="00E1576F" w:rsidRPr="00EF1F06" w:rsidDel="00E26887" w:rsidRDefault="00E1576F" w:rsidP="00E1576F">
            <w:pPr>
              <w:spacing w:before="40" w:after="40" w:line="276" w:lineRule="auto"/>
              <w:rPr>
                <w:ins w:id="20546" w:author="Drastichová Zuzana" w:date="2025-03-06T21:44:00Z" w16du:dateUtc="2025-03-06T20:44:00Z"/>
                <w:del w:id="20547" w:author="Irová Zuzana" w:date="2025-03-10T10:29:00Z" w16du:dateUtc="2025-03-10T09:29:00Z"/>
                <w:rFonts w:cstheme="minorHAnsi"/>
                <w:sz w:val="16"/>
                <w:szCs w:val="16"/>
              </w:rPr>
            </w:pPr>
            <w:ins w:id="20548" w:author="Drastichová Zuzana" w:date="2025-03-06T21:44:00Z" w16du:dateUtc="2025-03-06T20:44:00Z">
              <w:del w:id="20549" w:author="Irová Zuzana" w:date="2025-03-10T10:29:00Z" w16du:dateUtc="2025-03-10T09:29:00Z">
                <w:r w:rsidRPr="00EF1F06" w:rsidDel="00E26887">
                  <w:rPr>
                    <w:rFonts w:cstheme="minorHAnsi"/>
                    <w:sz w:val="16"/>
                    <w:szCs w:val="16"/>
                  </w:rPr>
                  <w:delText>System operator ID</w:delText>
                </w:r>
              </w:del>
            </w:ins>
          </w:p>
          <w:p w14:paraId="39705305" w14:textId="5B3F477B" w:rsidR="00E1576F" w:rsidRPr="00EF1F06" w:rsidDel="00E26887" w:rsidRDefault="00E1576F" w:rsidP="00E1576F">
            <w:pPr>
              <w:spacing w:before="40" w:after="40" w:line="276" w:lineRule="auto"/>
              <w:rPr>
                <w:ins w:id="20550" w:author="Drastichová Zuzana" w:date="2025-03-06T21:44:00Z" w16du:dateUtc="2025-03-06T20:44:00Z"/>
                <w:del w:id="20551" w:author="Irová Zuzana" w:date="2025-03-10T10:29:00Z" w16du:dateUtc="2025-03-10T09:29:00Z"/>
                <w:rFonts w:cstheme="minorHAnsi"/>
                <w:sz w:val="16"/>
                <w:szCs w:val="16"/>
              </w:rPr>
            </w:pPr>
            <w:ins w:id="20552" w:author="Drastichová Zuzana" w:date="2025-03-06T21:44:00Z" w16du:dateUtc="2025-03-06T20:44:00Z">
              <w:del w:id="20553" w:author="Irová Zuzana" w:date="2025-03-10T10:29:00Z" w16du:dateUtc="2025-03-10T09:29:00Z">
                <w:r w:rsidRPr="00EF1F06" w:rsidDel="00E26887">
                  <w:rPr>
                    <w:rFonts w:cstheme="minorHAnsi"/>
                    <w:sz w:val="16"/>
                    <w:szCs w:val="16"/>
                  </w:rPr>
                  <w:delText>Customer ID</w:delText>
                </w:r>
              </w:del>
            </w:ins>
          </w:p>
          <w:p w14:paraId="252DBC29" w14:textId="6E6A774F" w:rsidR="00E1576F" w:rsidRPr="00EF1F06" w:rsidDel="00E26887" w:rsidRDefault="00E1576F" w:rsidP="00E1576F">
            <w:pPr>
              <w:spacing w:before="40" w:after="40" w:line="276" w:lineRule="auto"/>
              <w:rPr>
                <w:ins w:id="20554" w:author="Drastichová Zuzana" w:date="2025-03-06T21:44:00Z" w16du:dateUtc="2025-03-06T20:44:00Z"/>
                <w:del w:id="20555" w:author="Irová Zuzana" w:date="2025-03-10T10:29:00Z" w16du:dateUtc="2025-03-10T09:29:00Z"/>
                <w:rFonts w:cstheme="minorHAnsi"/>
                <w:sz w:val="16"/>
                <w:szCs w:val="16"/>
              </w:rPr>
            </w:pPr>
            <w:ins w:id="20556" w:author="Drastichová Zuzana" w:date="2025-03-06T21:44:00Z" w16du:dateUtc="2025-03-06T20:44:00Z">
              <w:del w:id="20557" w:author="Irová Zuzana" w:date="2025-03-10T10:29:00Z" w16du:dateUtc="2025-03-10T09:29:00Z">
                <w:r w:rsidRPr="00EF1F06" w:rsidDel="00E26887">
                  <w:rPr>
                    <w:rFonts w:cstheme="minorHAnsi"/>
                    <w:sz w:val="16"/>
                    <w:szCs w:val="16"/>
                  </w:rPr>
                  <w:delText>Bill ID</w:delText>
                </w:r>
              </w:del>
            </w:ins>
          </w:p>
          <w:p w14:paraId="66984676" w14:textId="332A2D9B" w:rsidR="00E1576F" w:rsidDel="00E26887" w:rsidRDefault="00E1576F" w:rsidP="00E1576F">
            <w:pPr>
              <w:spacing w:before="40" w:after="40" w:line="276" w:lineRule="auto"/>
              <w:rPr>
                <w:ins w:id="20558" w:author="Drastichová Zuzana" w:date="2025-03-06T21:44:00Z" w16du:dateUtc="2025-03-06T20:44:00Z"/>
                <w:del w:id="20559" w:author="Irová Zuzana" w:date="2025-03-10T10:29:00Z" w16du:dateUtc="2025-03-10T09:29:00Z"/>
                <w:rFonts w:cstheme="minorHAnsi"/>
                <w:sz w:val="16"/>
                <w:szCs w:val="16"/>
              </w:rPr>
            </w:pPr>
            <w:ins w:id="20560" w:author="Drastichová Zuzana" w:date="2025-03-06T21:44:00Z" w16du:dateUtc="2025-03-06T20:44:00Z">
              <w:del w:id="20561" w:author="Irová Zuzana" w:date="2025-03-10T10:29:00Z" w16du:dateUtc="2025-03-10T09:29:00Z">
                <w:r w:rsidRPr="00EF1F06" w:rsidDel="00E26887">
                  <w:rPr>
                    <w:rFonts w:cstheme="minorHAnsi"/>
                    <w:sz w:val="16"/>
                    <w:szCs w:val="16"/>
                  </w:rPr>
                  <w:delText>Bill session ID</w:delText>
                </w:r>
              </w:del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40756" w14:textId="742461AE" w:rsidR="00E1576F" w:rsidDel="00E26887" w:rsidRDefault="00E1576F" w:rsidP="00E1576F">
            <w:pPr>
              <w:spacing w:before="40" w:after="40" w:line="276" w:lineRule="auto"/>
              <w:rPr>
                <w:ins w:id="20562" w:author="Drastichová Zuzana" w:date="2025-03-06T21:44:00Z" w16du:dateUtc="2025-03-06T20:44:00Z"/>
                <w:del w:id="20563" w:author="Irová Zuzana" w:date="2025-03-10T10:29:00Z" w16du:dateUtc="2025-03-10T09:29:00Z"/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A72B7" w14:textId="30480484" w:rsidR="00E1576F" w:rsidDel="00E26887" w:rsidRDefault="00E1576F" w:rsidP="00E1576F">
            <w:pPr>
              <w:spacing w:before="40" w:after="40" w:line="276" w:lineRule="auto"/>
              <w:rPr>
                <w:ins w:id="20564" w:author="Drastichová Zuzana" w:date="2025-03-06T21:44:00Z" w16du:dateUtc="2025-03-06T20:44:00Z"/>
                <w:del w:id="20565" w:author="Irová Zuzana" w:date="2025-03-10T10:29:00Z" w16du:dateUtc="2025-03-10T09:29:00Z"/>
                <w:rFonts w:cstheme="minorHAnsi"/>
                <w:sz w:val="16"/>
                <w:szCs w:val="16"/>
              </w:rPr>
            </w:pPr>
            <w:ins w:id="20566" w:author="Drastichová Zuzana" w:date="2025-03-06T21:44:00Z" w16du:dateUtc="2025-03-06T20:44:00Z">
              <w:del w:id="20567" w:author="Irová Zuzana" w:date="2025-03-10T10:29:00Z" w16du:dateUtc="2025-03-10T09:29:00Z">
                <w:r w:rsidDel="00E26887">
                  <w:rPr>
                    <w:rFonts w:cstheme="minorHAnsi"/>
                    <w:sz w:val="16"/>
                    <w:szCs w:val="16"/>
                  </w:rPr>
                  <w:delText>Ano</w:delText>
                </w:r>
              </w:del>
            </w:ins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E7FB5B6" w14:textId="59E16728" w:rsidR="00E1576F" w:rsidDel="00E26887" w:rsidRDefault="00E1576F" w:rsidP="00E1576F">
            <w:pPr>
              <w:spacing w:before="40" w:after="40" w:line="276" w:lineRule="auto"/>
              <w:rPr>
                <w:ins w:id="20568" w:author="Drastichová Zuzana" w:date="2025-03-06T21:44:00Z" w16du:dateUtc="2025-03-06T20:44:00Z"/>
                <w:del w:id="20569" w:author="Irová Zuzana" w:date="2025-03-10T10:29:00Z" w16du:dateUtc="2025-03-10T09:29:00Z"/>
                <w:rFonts w:eastAsia="Times New Roman" w:cstheme="minorHAnsi"/>
                <w:sz w:val="16"/>
                <w:szCs w:val="16"/>
                <w:lang w:eastAsia="cs-CZ"/>
              </w:rPr>
            </w:pPr>
            <w:ins w:id="20570" w:author="Drastichová Zuzana" w:date="2025-03-06T21:44:00Z" w16du:dateUtc="2025-03-06T20:44:00Z">
              <w:del w:id="20571" w:author="Irová Zuzana" w:date="2025-03-10T10:29:00Z" w16du:dateUtc="2025-03-10T09:29:00Z">
                <w:r w:rsidDel="00E26887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dvoujazyčná verze (sk+en)</w:delText>
                </w:r>
              </w:del>
            </w:ins>
          </w:p>
        </w:tc>
      </w:tr>
      <w:tr w:rsidR="000151A2" w14:paraId="6304AF41" w14:textId="77777777">
        <w:trPr>
          <w:trHeight w:val="270"/>
          <w:ins w:id="20572" w:author="Drastichová Zuzana" w:date="2025-03-06T21:44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83E4F89" w14:textId="0FF5B5C1" w:rsidR="00B7529C" w:rsidRDefault="00B7529C" w:rsidP="00B7529C">
            <w:pPr>
              <w:spacing w:before="40" w:after="40" w:line="276" w:lineRule="auto"/>
              <w:rPr>
                <w:ins w:id="20573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20574" w:author="Drastichová Zuzana" w:date="2025-03-06T21:44:00Z" w16du:dateUtc="2025-03-06T20:44:00Z">
              <w:r w:rsidRPr="00404C5B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Faktura za </w:t>
              </w:r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služby</w:t>
              </w:r>
              <w:r w:rsidRPr="00404C5B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 (DOC.BE.1</w:t>
              </w:r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6</w:t>
              </w:r>
            </w:ins>
            <w:ins w:id="20575" w:author="Drastichová Zuzana" w:date="2025-03-06T21:55:00Z" w16du:dateUtc="2025-03-06T20:55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</w:t>
              </w:r>
            </w:ins>
            <w:ins w:id="20576" w:author="Drastichová Zuzana" w:date="2025-03-06T21:44:00Z" w16du:dateUtc="2025-03-06T20:44:00Z">
              <w:r w:rsidRPr="00404C5B">
                <w:rPr>
                  <w:rFonts w:eastAsia="Times New Roman" w:cstheme="minorHAnsi"/>
                  <w:sz w:val="16"/>
                  <w:szCs w:val="16"/>
                  <w:lang w:eastAsia="cs-CZ"/>
                </w:rPr>
                <w:t>)</w:t>
              </w:r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E0B8B" w14:textId="77777777" w:rsidR="00B7529C" w:rsidRDefault="00B7529C" w:rsidP="00B7529C">
            <w:pPr>
              <w:spacing w:before="40" w:after="40" w:line="276" w:lineRule="auto"/>
              <w:rPr>
                <w:ins w:id="20577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578" w:author="Drastichová Zuzana" w:date="2025-03-06T21:44:00Z" w16du:dateUtc="2025-03-06T20:44:00Z">
              <w:r>
                <w:rPr>
                  <w:rFonts w:cstheme="minorHAnsi"/>
                  <w:sz w:val="16"/>
                  <w:szCs w:val="16"/>
                </w:rPr>
                <w:t>Invoice</w:t>
              </w:r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DA5FE" w14:textId="77777777" w:rsidR="00B7529C" w:rsidRDefault="00B7529C" w:rsidP="00B7529C">
            <w:pPr>
              <w:spacing w:before="40" w:after="40" w:line="276" w:lineRule="auto"/>
              <w:rPr>
                <w:ins w:id="20579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580" w:author="Drastichová Zuzana" w:date="2025-03-06T21:44:00Z" w16du:dateUtc="2025-03-06T20:44:00Z">
              <w:r>
                <w:rPr>
                  <w:rFonts w:cstheme="minorHAnsi"/>
                  <w:sz w:val="16"/>
                  <w:szCs w:val="16"/>
                </w:rPr>
                <w:t>BO</w:t>
              </w:r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C289A" w14:textId="77777777" w:rsidR="00B7529C" w:rsidRDefault="00B7529C" w:rsidP="00B7529C">
            <w:pPr>
              <w:spacing w:before="40" w:after="40" w:line="276" w:lineRule="auto"/>
              <w:rPr>
                <w:ins w:id="20581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582" w:author="Irová Zuzana" w:date="2025-05-23T15:52:00Z" w16du:dateUtc="2025-05-23T13:52:00Z">
              <w:r w:rsidRPr="006A0E2C">
                <w:rPr>
                  <w:rFonts w:cstheme="minorHAnsi"/>
                  <w:sz w:val="16"/>
                  <w:szCs w:val="16"/>
                </w:rPr>
                <w:t xml:space="preserve">Bill </w:t>
              </w:r>
              <w:r>
                <w:rPr>
                  <w:rFonts w:cstheme="minorHAnsi"/>
                  <w:sz w:val="16"/>
                  <w:szCs w:val="16"/>
                </w:rPr>
                <w:t>type</w:t>
              </w:r>
            </w:ins>
          </w:p>
          <w:p w14:paraId="5ECE3EB6" w14:textId="77777777" w:rsidR="00B7529C" w:rsidRDefault="00B7529C" w:rsidP="00B7529C">
            <w:pPr>
              <w:spacing w:before="40" w:after="40" w:line="276" w:lineRule="auto"/>
              <w:rPr>
                <w:ins w:id="20583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584" w:author="Irová Zuzana" w:date="2025-05-23T15:52:00Z" w16du:dateUtc="2025-05-23T13:52:00Z">
              <w:r w:rsidRPr="006A0E2C">
                <w:rPr>
                  <w:rFonts w:cstheme="minorHAnsi"/>
                  <w:sz w:val="16"/>
                  <w:szCs w:val="16"/>
                </w:rPr>
                <w:t xml:space="preserve">Bill </w:t>
              </w:r>
              <w:r w:rsidRPr="006A0E2C">
                <w:rPr>
                  <w:rFonts w:cstheme="minorHAnsi"/>
                  <w:sz w:val="16"/>
                  <w:szCs w:val="16"/>
                  <w:lang w:val="en-US"/>
                </w:rPr>
                <w:t>issue</w:t>
              </w:r>
              <w:r w:rsidRPr="006A0E2C">
                <w:rPr>
                  <w:rFonts w:cstheme="minorHAnsi"/>
                  <w:sz w:val="16"/>
                  <w:szCs w:val="16"/>
                </w:rPr>
                <w:t xml:space="preserve"> type</w:t>
              </w:r>
            </w:ins>
          </w:p>
          <w:p w14:paraId="2948B0C0" w14:textId="77777777" w:rsidR="00B7529C" w:rsidRDefault="00B7529C" w:rsidP="00B7529C">
            <w:pPr>
              <w:spacing w:before="40" w:after="40" w:line="276" w:lineRule="auto"/>
              <w:rPr>
                <w:ins w:id="20585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586" w:author="Irová Zuzana" w:date="2025-05-23T15:52:00Z" w16du:dateUtc="2025-05-23T13:52:00Z">
              <w:r>
                <w:rPr>
                  <w:rFonts w:cstheme="minorHAnsi"/>
                  <w:sz w:val="16"/>
                  <w:szCs w:val="16"/>
                </w:rPr>
                <w:t>Bill category</w:t>
              </w:r>
            </w:ins>
          </w:p>
          <w:p w14:paraId="64B17284" w14:textId="77777777" w:rsidR="00B7529C" w:rsidRDefault="00B7529C" w:rsidP="00B7529C">
            <w:pPr>
              <w:spacing w:before="40" w:after="40" w:line="276" w:lineRule="auto"/>
              <w:rPr>
                <w:ins w:id="20587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588" w:author="Irová Zuzana" w:date="2025-05-23T15:52:00Z" w16du:dateUtc="2025-05-23T13:52:00Z">
              <w:r w:rsidRPr="006A0E2C">
                <w:rPr>
                  <w:rFonts w:cstheme="minorHAnsi"/>
                  <w:sz w:val="16"/>
                  <w:szCs w:val="16"/>
                </w:rPr>
                <w:t>Bill number</w:t>
              </w:r>
            </w:ins>
          </w:p>
          <w:p w14:paraId="3D3EB409" w14:textId="77777777" w:rsidR="005036E5" w:rsidRDefault="005036E5" w:rsidP="005036E5">
            <w:pPr>
              <w:spacing w:before="40" w:after="40" w:line="276" w:lineRule="auto"/>
              <w:rPr>
                <w:ins w:id="20589" w:author="Irová Zuzana" w:date="2025-05-23T15:55:00Z" w16du:dateUtc="2025-05-23T13:55:00Z"/>
                <w:rFonts w:cstheme="minorHAnsi"/>
                <w:sz w:val="16"/>
                <w:szCs w:val="16"/>
              </w:rPr>
            </w:pPr>
            <w:ins w:id="20590" w:author="Irová Zuzana" w:date="2025-05-23T15:55:00Z" w16du:dateUtc="2025-05-23T13:55:00Z">
              <w:r w:rsidRPr="006A0E2C">
                <w:rPr>
                  <w:rFonts w:cstheme="minorHAnsi"/>
                  <w:sz w:val="16"/>
                  <w:szCs w:val="16"/>
                </w:rPr>
                <w:t>Bill ID</w:t>
              </w:r>
            </w:ins>
          </w:p>
          <w:p w14:paraId="6E3147DA" w14:textId="77777777" w:rsidR="00B7529C" w:rsidRDefault="00B7529C" w:rsidP="00B7529C">
            <w:pPr>
              <w:spacing w:before="40" w:after="40" w:line="276" w:lineRule="auto"/>
              <w:rPr>
                <w:ins w:id="20591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592" w:author="Irová Zuzana" w:date="2025-05-23T15:52:00Z" w16du:dateUtc="2025-05-23T13:52:00Z">
              <w:r w:rsidRPr="006A0E2C">
                <w:rPr>
                  <w:rFonts w:cstheme="minorHAnsi"/>
                  <w:sz w:val="16"/>
                  <w:szCs w:val="16"/>
                </w:rPr>
                <w:t>Bill total amount</w:t>
              </w:r>
            </w:ins>
          </w:p>
          <w:p w14:paraId="27D761EF" w14:textId="77777777" w:rsidR="00B7529C" w:rsidRDefault="00B7529C" w:rsidP="00B7529C">
            <w:pPr>
              <w:spacing w:before="40" w:after="40" w:line="276" w:lineRule="auto"/>
              <w:rPr>
                <w:ins w:id="20593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594" w:author="Irová Zuzana" w:date="2025-05-23T15:52:00Z" w16du:dateUtc="2025-05-23T13:52:00Z">
              <w:r w:rsidRPr="006A0E2C">
                <w:rPr>
                  <w:rFonts w:cstheme="minorHAnsi"/>
                  <w:sz w:val="16"/>
                  <w:szCs w:val="16"/>
                </w:rPr>
                <w:t xml:space="preserve">System operator </w:t>
              </w:r>
              <w:r>
                <w:rPr>
                  <w:rFonts w:cstheme="minorHAnsi"/>
                  <w:sz w:val="16"/>
                  <w:szCs w:val="16"/>
                </w:rPr>
                <w:t>ID</w:t>
              </w:r>
            </w:ins>
          </w:p>
          <w:p w14:paraId="0CD4E186" w14:textId="77777777" w:rsidR="00B7529C" w:rsidRDefault="00B7529C" w:rsidP="00B7529C">
            <w:pPr>
              <w:spacing w:before="40" w:after="40" w:line="276" w:lineRule="auto"/>
              <w:rPr>
                <w:ins w:id="20595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596" w:author="Irová Zuzana" w:date="2025-05-23T15:52:00Z" w16du:dateUtc="2025-05-23T13:52:00Z">
              <w:r>
                <w:rPr>
                  <w:rFonts w:cstheme="minorHAnsi"/>
                  <w:sz w:val="16"/>
                  <w:szCs w:val="16"/>
                </w:rPr>
                <w:t>System operator abbreviation</w:t>
              </w:r>
            </w:ins>
          </w:p>
          <w:p w14:paraId="5DDC8108" w14:textId="77777777" w:rsidR="00B7529C" w:rsidRDefault="00B7529C" w:rsidP="00B7529C">
            <w:pPr>
              <w:spacing w:before="40" w:after="40" w:line="276" w:lineRule="auto"/>
              <w:rPr>
                <w:ins w:id="20597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598" w:author="Irová Zuzana" w:date="2025-05-23T15:52:00Z" w16du:dateUtc="2025-05-23T13:52:00Z">
              <w:r>
                <w:rPr>
                  <w:rFonts w:cstheme="minorHAnsi"/>
                  <w:sz w:val="16"/>
                  <w:szCs w:val="16"/>
                </w:rPr>
                <w:t>Subject type</w:t>
              </w:r>
            </w:ins>
          </w:p>
          <w:p w14:paraId="6F4F0850" w14:textId="77777777" w:rsidR="00B7529C" w:rsidRDefault="00B7529C" w:rsidP="00B7529C">
            <w:pPr>
              <w:spacing w:before="40" w:after="40" w:line="276" w:lineRule="auto"/>
              <w:rPr>
                <w:ins w:id="20599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00" w:author="Irová Zuzana" w:date="2025-05-23T15:52:00Z" w16du:dateUtc="2025-05-23T13:52:00Z">
              <w:r w:rsidRPr="006A0E2C">
                <w:rPr>
                  <w:rFonts w:cstheme="minorHAnsi"/>
                  <w:sz w:val="16"/>
                  <w:szCs w:val="16"/>
                </w:rPr>
                <w:t xml:space="preserve">Customer </w:t>
              </w:r>
              <w:r>
                <w:rPr>
                  <w:rFonts w:cstheme="minorHAnsi"/>
                  <w:sz w:val="16"/>
                  <w:szCs w:val="16"/>
                </w:rPr>
                <w:t>ID</w:t>
              </w:r>
            </w:ins>
          </w:p>
          <w:p w14:paraId="45FEE14B" w14:textId="77777777" w:rsidR="00B7529C" w:rsidRDefault="00B7529C" w:rsidP="00B7529C">
            <w:pPr>
              <w:spacing w:before="40" w:after="40" w:line="276" w:lineRule="auto"/>
              <w:rPr>
                <w:ins w:id="20601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02" w:author="Irová Zuzana" w:date="2025-05-23T15:52:00Z" w16du:dateUtc="2025-05-23T13:52:00Z">
              <w:r>
                <w:rPr>
                  <w:rFonts w:cstheme="minorHAnsi"/>
                  <w:sz w:val="16"/>
                  <w:szCs w:val="16"/>
                </w:rPr>
                <w:lastRenderedPageBreak/>
                <w:t>Customer number</w:t>
              </w:r>
            </w:ins>
          </w:p>
          <w:p w14:paraId="5E15DA61" w14:textId="77777777" w:rsidR="00B7529C" w:rsidRDefault="00B7529C" w:rsidP="00B7529C">
            <w:pPr>
              <w:spacing w:before="40" w:after="40" w:line="276" w:lineRule="auto"/>
              <w:rPr>
                <w:ins w:id="20603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04" w:author="Irová Zuzana" w:date="2025-05-23T15:52:00Z" w16du:dateUtc="2025-05-23T13:52:00Z">
              <w:r>
                <w:rPr>
                  <w:rFonts w:cstheme="minorHAnsi"/>
                  <w:sz w:val="16"/>
                  <w:szCs w:val="16"/>
                </w:rPr>
                <w:t>Account number</w:t>
              </w:r>
            </w:ins>
          </w:p>
          <w:p w14:paraId="076796CE" w14:textId="77777777" w:rsidR="00B7529C" w:rsidRDefault="00B7529C" w:rsidP="00B7529C">
            <w:pPr>
              <w:spacing w:before="40" w:after="40" w:line="276" w:lineRule="auto"/>
              <w:rPr>
                <w:ins w:id="20605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06" w:author="Irová Zuzana" w:date="2025-05-23T15:52:00Z" w16du:dateUtc="2025-05-23T13:52:00Z">
              <w:r w:rsidRPr="006A0E2C">
                <w:rPr>
                  <w:rFonts w:cstheme="minorHAnsi"/>
                  <w:sz w:val="16"/>
                  <w:szCs w:val="16"/>
                </w:rPr>
                <w:t>Account type</w:t>
              </w:r>
            </w:ins>
          </w:p>
          <w:p w14:paraId="2C110EF7" w14:textId="77777777" w:rsidR="00B7529C" w:rsidRPr="00122D48" w:rsidRDefault="00B7529C" w:rsidP="00B7529C">
            <w:pPr>
              <w:spacing w:before="40" w:after="40" w:line="276" w:lineRule="auto"/>
              <w:rPr>
                <w:ins w:id="20607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08" w:author="Irová Zuzana" w:date="2025-05-23T15:52:00Z" w16du:dateUtc="2025-05-23T13:52:00Z">
              <w:r w:rsidRPr="00122D48">
                <w:rPr>
                  <w:rFonts w:cstheme="minorHAnsi"/>
                  <w:sz w:val="16"/>
                  <w:szCs w:val="16"/>
                </w:rPr>
                <w:t>EETS Provider ID</w:t>
              </w:r>
            </w:ins>
          </w:p>
          <w:p w14:paraId="2577E110" w14:textId="77777777" w:rsidR="00B7529C" w:rsidRDefault="00B7529C" w:rsidP="00B7529C">
            <w:pPr>
              <w:spacing w:before="40" w:after="40" w:line="276" w:lineRule="auto"/>
              <w:rPr>
                <w:ins w:id="20609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10" w:author="Irová Zuzana" w:date="2025-05-23T15:52:00Z" w16du:dateUtc="2025-05-23T13:52:00Z">
              <w:r w:rsidRPr="00122D48">
                <w:rPr>
                  <w:rFonts w:cstheme="minorHAnsi"/>
                  <w:sz w:val="16"/>
                  <w:szCs w:val="16"/>
                </w:rPr>
                <w:t>EETS Provider abbreviation</w:t>
              </w:r>
            </w:ins>
          </w:p>
          <w:p w14:paraId="0301F9A9" w14:textId="77777777" w:rsidR="00B7529C" w:rsidRPr="00122D48" w:rsidRDefault="00B7529C" w:rsidP="00B7529C">
            <w:pPr>
              <w:spacing w:before="40" w:after="40" w:line="276" w:lineRule="auto"/>
              <w:rPr>
                <w:ins w:id="20611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12" w:author="Irová Zuzana" w:date="2025-05-23T15:52:00Z" w16du:dateUtc="2025-05-23T13:52:00Z">
              <w:r>
                <w:rPr>
                  <w:rFonts w:cstheme="minorHAnsi"/>
                  <w:sz w:val="16"/>
                  <w:szCs w:val="16"/>
                </w:rPr>
                <w:t>Exemption Partner</w:t>
              </w:r>
              <w:r w:rsidRPr="00122D48">
                <w:rPr>
                  <w:rFonts w:cstheme="minorHAnsi"/>
                  <w:sz w:val="16"/>
                  <w:szCs w:val="16"/>
                </w:rPr>
                <w:t xml:space="preserve"> ID</w:t>
              </w:r>
            </w:ins>
          </w:p>
          <w:p w14:paraId="4C25DA96" w14:textId="7DD36982" w:rsidR="00B7529C" w:rsidRPr="00EF1F06" w:rsidDel="008B4A01" w:rsidRDefault="00B7529C" w:rsidP="00B7529C">
            <w:pPr>
              <w:spacing w:before="40" w:after="40" w:line="276" w:lineRule="auto"/>
              <w:rPr>
                <w:ins w:id="20613" w:author="Drastichová Zuzana" w:date="2025-03-06T21:44:00Z" w16du:dateUtc="2025-03-06T20:44:00Z"/>
                <w:del w:id="20614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15" w:author="Irová Zuzana" w:date="2025-05-23T15:52:00Z" w16du:dateUtc="2025-05-23T13:52:00Z">
              <w:r>
                <w:rPr>
                  <w:rFonts w:cstheme="minorHAnsi"/>
                  <w:sz w:val="16"/>
                  <w:szCs w:val="16"/>
                </w:rPr>
                <w:t>Exemption Partner</w:t>
              </w:r>
              <w:r w:rsidRPr="00122D48">
                <w:rPr>
                  <w:rFonts w:cstheme="minorHAnsi"/>
                  <w:sz w:val="16"/>
                  <w:szCs w:val="16"/>
                </w:rPr>
                <w:t xml:space="preserve"> </w:t>
              </w:r>
              <w:r w:rsidRPr="0036711D">
                <w:rPr>
                  <w:rFonts w:cstheme="minorHAnsi"/>
                  <w:sz w:val="16"/>
                  <w:szCs w:val="16"/>
                  <w:highlight w:val="yellow"/>
                </w:rPr>
                <w:t>abbreviation</w:t>
              </w:r>
            </w:ins>
            <w:ins w:id="20616" w:author="Drastichová Zuzana" w:date="2025-03-06T21:44:00Z" w16du:dateUtc="2025-03-06T20:44:00Z">
              <w:del w:id="20617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Customer number</w:delText>
                </w:r>
              </w:del>
            </w:ins>
          </w:p>
          <w:p w14:paraId="633F9A1C" w14:textId="778D3251" w:rsidR="00B7529C" w:rsidRPr="00EF1F06" w:rsidDel="008B4A01" w:rsidRDefault="00B7529C" w:rsidP="00B7529C">
            <w:pPr>
              <w:spacing w:before="40" w:after="40" w:line="276" w:lineRule="auto"/>
              <w:rPr>
                <w:ins w:id="20618" w:author="Drastichová Zuzana" w:date="2025-03-06T21:44:00Z" w16du:dateUtc="2025-03-06T20:44:00Z"/>
                <w:del w:id="20619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20" w:author="Drastichová Zuzana" w:date="2025-03-06T21:44:00Z" w16du:dateUtc="2025-03-06T20:44:00Z">
              <w:del w:id="20621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Account number</w:delText>
                </w:r>
              </w:del>
            </w:ins>
          </w:p>
          <w:p w14:paraId="1A081A69" w14:textId="143CB97B" w:rsidR="00B7529C" w:rsidRPr="00EF1F06" w:rsidDel="008B4A01" w:rsidRDefault="00B7529C" w:rsidP="00B7529C">
            <w:pPr>
              <w:spacing w:before="40" w:after="40" w:line="276" w:lineRule="auto"/>
              <w:rPr>
                <w:ins w:id="20622" w:author="Drastichová Zuzana" w:date="2025-03-06T21:44:00Z" w16du:dateUtc="2025-03-06T20:44:00Z"/>
                <w:del w:id="20623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24" w:author="Drastichová Zuzana" w:date="2025-03-06T21:44:00Z" w16du:dateUtc="2025-03-06T20:44:00Z">
              <w:del w:id="20625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Account number</w:delText>
                </w:r>
              </w:del>
            </w:ins>
          </w:p>
          <w:p w14:paraId="43E9F9BF" w14:textId="57BB6302" w:rsidR="00B7529C" w:rsidRPr="00EF1F06" w:rsidDel="008B4A01" w:rsidRDefault="00B7529C" w:rsidP="00B7529C">
            <w:pPr>
              <w:spacing w:before="40" w:after="40" w:line="276" w:lineRule="auto"/>
              <w:rPr>
                <w:ins w:id="20626" w:author="Drastichová Zuzana" w:date="2025-03-06T21:44:00Z" w16du:dateUtc="2025-03-06T20:44:00Z"/>
                <w:del w:id="20627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28" w:author="Drastichová Zuzana" w:date="2025-03-06T21:44:00Z" w16du:dateUtc="2025-03-06T20:44:00Z">
              <w:del w:id="20629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Account type</w:delText>
                </w:r>
              </w:del>
            </w:ins>
          </w:p>
          <w:p w14:paraId="021EF8CB" w14:textId="7B9C8023" w:rsidR="00B7529C" w:rsidRPr="00EF1F06" w:rsidDel="008B4A01" w:rsidRDefault="00B7529C" w:rsidP="00B7529C">
            <w:pPr>
              <w:spacing w:before="40" w:after="40" w:line="276" w:lineRule="auto"/>
              <w:rPr>
                <w:ins w:id="20630" w:author="Drastichová Zuzana" w:date="2025-03-06T21:44:00Z" w16du:dateUtc="2025-03-06T20:44:00Z"/>
                <w:del w:id="20631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32" w:author="Drastichová Zuzana" w:date="2025-03-06T21:44:00Z" w16du:dateUtc="2025-03-06T20:44:00Z">
              <w:del w:id="20633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Bill issuer</w:delText>
                </w:r>
              </w:del>
            </w:ins>
          </w:p>
          <w:p w14:paraId="793B4681" w14:textId="3AC778C3" w:rsidR="00B7529C" w:rsidRPr="00EF1F06" w:rsidDel="008B4A01" w:rsidRDefault="00B7529C" w:rsidP="00B7529C">
            <w:pPr>
              <w:spacing w:before="40" w:after="40" w:line="276" w:lineRule="auto"/>
              <w:rPr>
                <w:ins w:id="20634" w:author="Drastichová Zuzana" w:date="2025-03-06T21:44:00Z" w16du:dateUtc="2025-03-06T20:44:00Z"/>
                <w:del w:id="20635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36" w:author="Drastichová Zuzana" w:date="2025-03-06T21:44:00Z" w16du:dateUtc="2025-03-06T20:44:00Z">
              <w:del w:id="20637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Bill number</w:delText>
                </w:r>
              </w:del>
            </w:ins>
          </w:p>
          <w:p w14:paraId="720CBCFF" w14:textId="7277F80E" w:rsidR="00B7529C" w:rsidRPr="00EF1F06" w:rsidDel="008B4A01" w:rsidRDefault="00B7529C" w:rsidP="00B7529C">
            <w:pPr>
              <w:spacing w:before="40" w:after="40" w:line="276" w:lineRule="auto"/>
              <w:rPr>
                <w:ins w:id="20638" w:author="Drastichová Zuzana" w:date="2025-03-06T21:44:00Z" w16du:dateUtc="2025-03-06T20:44:00Z"/>
                <w:del w:id="20639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40" w:author="Drastichová Zuzana" w:date="2025-03-06T21:44:00Z" w16du:dateUtc="2025-03-06T20:44:00Z">
              <w:del w:id="20641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 xml:space="preserve">Bill </w:delText>
                </w:r>
                <w:r w:rsidRPr="00EF1F06" w:rsidDel="008B4A01">
                  <w:rPr>
                    <w:rFonts w:cstheme="minorHAnsi"/>
                    <w:sz w:val="16"/>
                    <w:szCs w:val="16"/>
                    <w:lang w:val="en-US"/>
                  </w:rPr>
                  <w:delText>issue</w:delText>
                </w:r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 xml:space="preserve"> type</w:delText>
                </w:r>
              </w:del>
            </w:ins>
          </w:p>
          <w:p w14:paraId="6DBB7666" w14:textId="27267A8C" w:rsidR="00B7529C" w:rsidRPr="00EF1F06" w:rsidDel="008B4A01" w:rsidRDefault="00B7529C" w:rsidP="00B7529C">
            <w:pPr>
              <w:spacing w:before="40" w:after="40" w:line="276" w:lineRule="auto"/>
              <w:rPr>
                <w:ins w:id="20642" w:author="Drastichová Zuzana" w:date="2025-03-06T21:44:00Z" w16du:dateUtc="2025-03-06T20:44:00Z"/>
                <w:del w:id="20643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44" w:author="Drastichová Zuzana" w:date="2025-03-06T21:44:00Z" w16du:dateUtc="2025-03-06T20:44:00Z">
              <w:del w:id="20645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Bill total amount in clearing currency</w:delText>
                </w:r>
              </w:del>
            </w:ins>
          </w:p>
          <w:p w14:paraId="4BBA1952" w14:textId="22E7641B" w:rsidR="00B7529C" w:rsidRPr="00EF1F06" w:rsidDel="008B4A01" w:rsidRDefault="00B7529C" w:rsidP="00B7529C">
            <w:pPr>
              <w:spacing w:before="40" w:after="40" w:line="276" w:lineRule="auto"/>
              <w:rPr>
                <w:ins w:id="20646" w:author="Drastichová Zuzana" w:date="2025-03-06T21:44:00Z" w16du:dateUtc="2025-03-06T20:44:00Z"/>
                <w:del w:id="20647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48" w:author="Drastichová Zuzana" w:date="2025-03-06T21:44:00Z" w16du:dateUtc="2025-03-06T20:44:00Z">
              <w:del w:id="20649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Bill total amount</w:delText>
                </w:r>
              </w:del>
              <w:del w:id="20650" w:author="Irová Zuzana" w:date="2025-03-10T10:38:00Z" w16du:dateUtc="2025-03-10T09:38:00Z">
                <w:r w:rsidRPr="00EF1F06" w:rsidDel="00806ED9">
                  <w:rPr>
                    <w:rFonts w:cstheme="minorHAnsi"/>
                    <w:sz w:val="16"/>
                    <w:szCs w:val="16"/>
                  </w:rPr>
                  <w:delText xml:space="preserve"> clearing currency</w:delText>
                </w:r>
              </w:del>
            </w:ins>
          </w:p>
          <w:p w14:paraId="3D6A38C7" w14:textId="452B27A4" w:rsidR="00B7529C" w:rsidRPr="00EF1F06" w:rsidDel="008B4A01" w:rsidRDefault="00B7529C" w:rsidP="00B7529C">
            <w:pPr>
              <w:spacing w:before="40" w:after="40" w:line="276" w:lineRule="auto"/>
              <w:rPr>
                <w:ins w:id="20651" w:author="Drastichová Zuzana" w:date="2025-03-06T21:44:00Z" w16du:dateUtc="2025-03-06T20:44:00Z"/>
                <w:del w:id="20652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53" w:author="Drastichová Zuzana" w:date="2025-03-06T21:44:00Z" w16du:dateUtc="2025-03-06T20:44:00Z">
              <w:del w:id="20654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System operator ID</w:delText>
                </w:r>
              </w:del>
            </w:ins>
          </w:p>
          <w:p w14:paraId="2F1109E7" w14:textId="47D56675" w:rsidR="00B7529C" w:rsidRPr="00EF1F06" w:rsidDel="008B4A01" w:rsidRDefault="00B7529C" w:rsidP="00B7529C">
            <w:pPr>
              <w:spacing w:before="40" w:after="40" w:line="276" w:lineRule="auto"/>
              <w:rPr>
                <w:ins w:id="20655" w:author="Drastichová Zuzana" w:date="2025-03-06T21:44:00Z" w16du:dateUtc="2025-03-06T20:44:00Z"/>
                <w:del w:id="20656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57" w:author="Drastichová Zuzana" w:date="2025-03-06T21:44:00Z" w16du:dateUtc="2025-03-06T20:44:00Z">
              <w:del w:id="20658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Customer ID</w:delText>
                </w:r>
              </w:del>
            </w:ins>
          </w:p>
          <w:p w14:paraId="3BB5B411" w14:textId="4B0F7028" w:rsidR="00B7529C" w:rsidRDefault="00B7529C" w:rsidP="00B7529C">
            <w:pPr>
              <w:spacing w:before="40" w:after="40" w:line="276" w:lineRule="auto"/>
              <w:rPr>
                <w:ins w:id="20659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660" w:author="Drastichová Zuzana" w:date="2025-03-06T21:44:00Z" w16du:dateUtc="2025-03-06T20:44:00Z">
              <w:del w:id="20661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Bill ID</w:delText>
                </w:r>
              </w:del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9BF26" w14:textId="77777777" w:rsidR="00B7529C" w:rsidRDefault="00B7529C" w:rsidP="00B7529C">
            <w:pPr>
              <w:spacing w:before="40" w:after="40" w:line="276" w:lineRule="auto"/>
              <w:rPr>
                <w:ins w:id="20662" w:author="Drastichová Zuzana" w:date="2025-03-06T21:44:00Z" w16du:dateUtc="2025-03-06T20:44:00Z"/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6FFE1" w14:textId="77777777" w:rsidR="00B7529C" w:rsidRDefault="00B7529C" w:rsidP="00B7529C">
            <w:pPr>
              <w:spacing w:before="40" w:after="40" w:line="276" w:lineRule="auto"/>
              <w:rPr>
                <w:ins w:id="20663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664" w:author="Drastichová Zuzana" w:date="2025-03-06T21:44:00Z" w16du:dateUtc="2025-03-06T20:44:00Z">
              <w:r>
                <w:rPr>
                  <w:rFonts w:cstheme="minorHAnsi"/>
                  <w:sz w:val="16"/>
                  <w:szCs w:val="16"/>
                </w:rPr>
                <w:t>Ano</w:t>
              </w:r>
            </w:ins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98323DF" w14:textId="72AC3A6E" w:rsidR="00B7529C" w:rsidRDefault="00B7529C" w:rsidP="00B7529C">
            <w:pPr>
              <w:spacing w:before="40" w:after="40" w:line="276" w:lineRule="auto"/>
              <w:rPr>
                <w:ins w:id="20665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20666" w:author="Irová Zuzana" w:date="2025-05-23T15:50:00Z" w16du:dateUtc="2025-05-23T13:50:00Z">
              <w:r w:rsidRPr="004D6C4E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</w:rPr>
                <w:t>dvoujazyčná verze (hr+en)</w:t>
              </w:r>
            </w:ins>
            <w:ins w:id="20667" w:author="Drastichová Zuzana" w:date="2025-03-06T21:44:00Z" w16du:dateUtc="2025-03-06T20:44:00Z">
              <w:del w:id="20668" w:author="Irová Zuzana" w:date="2025-05-23T15:50:00Z" w16du:dateUtc="2025-05-23T13:50:00Z">
                <w:r w:rsidDel="00762CF6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dvoujazyčná verze (sk+en)</w:delText>
                </w:r>
              </w:del>
            </w:ins>
          </w:p>
        </w:tc>
      </w:tr>
      <w:tr w:rsidR="000151A2" w14:paraId="00571467" w14:textId="77777777">
        <w:trPr>
          <w:trHeight w:val="270"/>
          <w:ins w:id="20669" w:author="Drastichová Zuzana" w:date="2025-03-06T21:44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ABFDB75" w14:textId="3A08075C" w:rsidR="00B7529C" w:rsidRDefault="00B7529C" w:rsidP="00B7529C">
            <w:pPr>
              <w:spacing w:before="40" w:after="40" w:line="276" w:lineRule="auto"/>
              <w:rPr>
                <w:ins w:id="20670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20671" w:author="Drastichová Zuzana" w:date="2025-03-06T21:44:00Z" w16du:dateUtc="2025-03-06T20:44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Dobropis</w:t>
              </w:r>
              <w:r w:rsidRPr="00404C5B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 za </w:t>
              </w:r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služby</w:t>
              </w:r>
              <w:r w:rsidRPr="00404C5B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 (DOC.BE.1</w:t>
              </w:r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7</w:t>
              </w:r>
            </w:ins>
            <w:ins w:id="20672" w:author="Drastichová Zuzana" w:date="2025-03-06T21:55:00Z" w16du:dateUtc="2025-03-06T20:55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</w:t>
              </w:r>
            </w:ins>
            <w:ins w:id="20673" w:author="Drastichová Zuzana" w:date="2025-03-06T21:44:00Z" w16du:dateUtc="2025-03-06T20:44:00Z">
              <w:r w:rsidRPr="00404C5B">
                <w:rPr>
                  <w:rFonts w:eastAsia="Times New Roman" w:cstheme="minorHAnsi"/>
                  <w:sz w:val="16"/>
                  <w:szCs w:val="16"/>
                  <w:lang w:eastAsia="cs-CZ"/>
                </w:rPr>
                <w:t>)</w:t>
              </w:r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30547" w14:textId="77777777" w:rsidR="00B7529C" w:rsidRDefault="00B7529C" w:rsidP="00B7529C">
            <w:pPr>
              <w:spacing w:before="40" w:after="40" w:line="276" w:lineRule="auto"/>
              <w:rPr>
                <w:ins w:id="20674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675" w:author="Drastichová Zuzana" w:date="2025-03-06T21:44:00Z" w16du:dateUtc="2025-03-06T20:44:00Z">
              <w:r>
                <w:rPr>
                  <w:rFonts w:cstheme="minorHAnsi"/>
                  <w:sz w:val="16"/>
                  <w:szCs w:val="16"/>
                </w:rPr>
                <w:t>Invoice</w:t>
              </w:r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E2C3D" w14:textId="77777777" w:rsidR="00B7529C" w:rsidRDefault="00B7529C" w:rsidP="00B7529C">
            <w:pPr>
              <w:spacing w:before="40" w:after="40" w:line="276" w:lineRule="auto"/>
              <w:rPr>
                <w:ins w:id="20676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677" w:author="Drastichová Zuzana" w:date="2025-03-06T21:44:00Z" w16du:dateUtc="2025-03-06T20:44:00Z">
              <w:r>
                <w:rPr>
                  <w:rFonts w:cstheme="minorHAnsi"/>
                  <w:sz w:val="16"/>
                  <w:szCs w:val="16"/>
                </w:rPr>
                <w:t>BO</w:t>
              </w:r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409E2" w14:textId="0CA46BF0" w:rsidR="00B7529C" w:rsidRPr="00EF1F06" w:rsidDel="008B4A01" w:rsidRDefault="00B7529C" w:rsidP="00B7529C">
            <w:pPr>
              <w:spacing w:before="40" w:after="40" w:line="276" w:lineRule="auto"/>
              <w:rPr>
                <w:ins w:id="20678" w:author="Drastichová Zuzana" w:date="2025-03-06T21:44:00Z" w16du:dateUtc="2025-03-06T20:44:00Z"/>
                <w:del w:id="20679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80" w:author="Irová Zuzana" w:date="2025-05-23T15:52:00Z">
              <w:r w:rsidRPr="00B7529C">
                <w:rPr>
                  <w:rFonts w:cstheme="minorHAnsi"/>
                  <w:sz w:val="16"/>
                  <w:szCs w:val="16"/>
                </w:rPr>
                <w:t>Metadata jako DOC.BE.1</w:t>
              </w:r>
            </w:ins>
            <w:ins w:id="20681" w:author="Irová Zuzana" w:date="2025-05-23T15:52:00Z" w16du:dateUtc="2025-05-23T13:52:00Z">
              <w:r>
                <w:rPr>
                  <w:rFonts w:cstheme="minorHAnsi"/>
                  <w:sz w:val="16"/>
                  <w:szCs w:val="16"/>
                </w:rPr>
                <w:t>6</w:t>
              </w:r>
            </w:ins>
            <w:ins w:id="20682" w:author="Irová Zuzana" w:date="2025-05-23T15:52:00Z">
              <w:r w:rsidRPr="00B7529C">
                <w:rPr>
                  <w:rFonts w:cstheme="minorHAnsi"/>
                  <w:sz w:val="16"/>
                  <w:szCs w:val="16"/>
                </w:rPr>
                <w:t>.HR</w:t>
              </w:r>
            </w:ins>
            <w:ins w:id="20683" w:author="Irová Zuzana" w:date="2025-05-23T15:52:00Z" w16du:dateUtc="2025-05-23T13:52:00Z">
              <w:r>
                <w:rPr>
                  <w:rFonts w:cstheme="minorHAnsi"/>
                  <w:sz w:val="16"/>
                  <w:szCs w:val="16"/>
                </w:rPr>
                <w:t xml:space="preserve"> </w:t>
              </w:r>
            </w:ins>
            <w:ins w:id="20684" w:author="Drastichová Zuzana" w:date="2025-03-06T21:44:00Z" w16du:dateUtc="2025-03-06T20:44:00Z">
              <w:del w:id="20685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Customer number</w:delText>
                </w:r>
              </w:del>
            </w:ins>
          </w:p>
          <w:p w14:paraId="5E2C0841" w14:textId="676D7F1D" w:rsidR="00B7529C" w:rsidRPr="00EF1F06" w:rsidDel="008B4A01" w:rsidRDefault="00B7529C" w:rsidP="00B7529C">
            <w:pPr>
              <w:spacing w:before="40" w:after="40" w:line="276" w:lineRule="auto"/>
              <w:rPr>
                <w:ins w:id="20686" w:author="Drastichová Zuzana" w:date="2025-03-06T21:44:00Z" w16du:dateUtc="2025-03-06T20:44:00Z"/>
                <w:del w:id="20687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88" w:author="Drastichová Zuzana" w:date="2025-03-06T21:44:00Z" w16du:dateUtc="2025-03-06T20:44:00Z">
              <w:del w:id="20689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Account number</w:delText>
                </w:r>
              </w:del>
            </w:ins>
          </w:p>
          <w:p w14:paraId="5A4587B1" w14:textId="4D48159A" w:rsidR="00B7529C" w:rsidRPr="00EF1F06" w:rsidDel="008B4A01" w:rsidRDefault="00B7529C" w:rsidP="00B7529C">
            <w:pPr>
              <w:spacing w:before="40" w:after="40" w:line="276" w:lineRule="auto"/>
              <w:rPr>
                <w:ins w:id="20690" w:author="Drastichová Zuzana" w:date="2025-03-06T21:44:00Z" w16du:dateUtc="2025-03-06T20:44:00Z"/>
                <w:del w:id="20691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92" w:author="Drastichová Zuzana" w:date="2025-03-06T21:44:00Z" w16du:dateUtc="2025-03-06T20:44:00Z">
              <w:del w:id="20693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Account number</w:delText>
                </w:r>
              </w:del>
            </w:ins>
          </w:p>
          <w:p w14:paraId="38738896" w14:textId="5F20286D" w:rsidR="00B7529C" w:rsidRPr="00EF1F06" w:rsidDel="008B4A01" w:rsidRDefault="00B7529C" w:rsidP="00B7529C">
            <w:pPr>
              <w:spacing w:before="40" w:after="40" w:line="276" w:lineRule="auto"/>
              <w:rPr>
                <w:ins w:id="20694" w:author="Drastichová Zuzana" w:date="2025-03-06T21:44:00Z" w16du:dateUtc="2025-03-06T20:44:00Z"/>
                <w:del w:id="20695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696" w:author="Drastichová Zuzana" w:date="2025-03-06T21:44:00Z" w16du:dateUtc="2025-03-06T20:44:00Z">
              <w:del w:id="20697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Account type</w:delText>
                </w:r>
              </w:del>
            </w:ins>
          </w:p>
          <w:p w14:paraId="434BC2ED" w14:textId="145E5CFA" w:rsidR="00B7529C" w:rsidRPr="00EF1F06" w:rsidDel="008B4A01" w:rsidRDefault="00B7529C" w:rsidP="00B7529C">
            <w:pPr>
              <w:spacing w:before="40" w:after="40" w:line="276" w:lineRule="auto"/>
              <w:rPr>
                <w:ins w:id="20698" w:author="Drastichová Zuzana" w:date="2025-03-06T21:44:00Z" w16du:dateUtc="2025-03-06T20:44:00Z"/>
                <w:del w:id="20699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700" w:author="Drastichová Zuzana" w:date="2025-03-06T21:44:00Z" w16du:dateUtc="2025-03-06T20:44:00Z">
              <w:del w:id="20701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Bill issuer</w:delText>
                </w:r>
              </w:del>
            </w:ins>
          </w:p>
          <w:p w14:paraId="4C81CF2B" w14:textId="3B75A8F0" w:rsidR="00B7529C" w:rsidRPr="00EF1F06" w:rsidDel="008B4A01" w:rsidRDefault="00B7529C" w:rsidP="00B7529C">
            <w:pPr>
              <w:spacing w:before="40" w:after="40" w:line="276" w:lineRule="auto"/>
              <w:rPr>
                <w:ins w:id="20702" w:author="Drastichová Zuzana" w:date="2025-03-06T21:44:00Z" w16du:dateUtc="2025-03-06T20:44:00Z"/>
                <w:del w:id="20703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704" w:author="Drastichová Zuzana" w:date="2025-03-06T21:44:00Z" w16du:dateUtc="2025-03-06T20:44:00Z">
              <w:del w:id="20705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Bill number</w:delText>
                </w:r>
              </w:del>
            </w:ins>
          </w:p>
          <w:p w14:paraId="2AF592FE" w14:textId="3FE1CE50" w:rsidR="00B7529C" w:rsidRPr="00EF1F06" w:rsidDel="008B4A01" w:rsidRDefault="00B7529C" w:rsidP="00B7529C">
            <w:pPr>
              <w:spacing w:before="40" w:after="40" w:line="276" w:lineRule="auto"/>
              <w:rPr>
                <w:ins w:id="20706" w:author="Drastichová Zuzana" w:date="2025-03-06T21:44:00Z" w16du:dateUtc="2025-03-06T20:44:00Z"/>
                <w:del w:id="20707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708" w:author="Drastichová Zuzana" w:date="2025-03-06T21:44:00Z" w16du:dateUtc="2025-03-06T20:44:00Z">
              <w:del w:id="20709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 xml:space="preserve">Bill </w:delText>
                </w:r>
                <w:r w:rsidRPr="00EF1F06" w:rsidDel="008B4A01">
                  <w:rPr>
                    <w:rFonts w:cstheme="minorHAnsi"/>
                    <w:sz w:val="16"/>
                    <w:szCs w:val="16"/>
                    <w:lang w:val="en-US"/>
                  </w:rPr>
                  <w:delText>issue</w:delText>
                </w:r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 xml:space="preserve"> type</w:delText>
                </w:r>
              </w:del>
            </w:ins>
          </w:p>
          <w:p w14:paraId="2A14E31B" w14:textId="32DB45C5" w:rsidR="00B7529C" w:rsidRPr="00EF1F06" w:rsidDel="008B4A01" w:rsidRDefault="00B7529C" w:rsidP="00B7529C">
            <w:pPr>
              <w:spacing w:before="40" w:after="40" w:line="276" w:lineRule="auto"/>
              <w:rPr>
                <w:ins w:id="20710" w:author="Drastichová Zuzana" w:date="2025-03-06T21:44:00Z" w16du:dateUtc="2025-03-06T20:44:00Z"/>
                <w:del w:id="20711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712" w:author="Drastichová Zuzana" w:date="2025-03-06T21:44:00Z" w16du:dateUtc="2025-03-06T20:44:00Z">
              <w:del w:id="20713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Bill total amount in</w:delText>
                </w:r>
              </w:del>
              <w:del w:id="20714" w:author="Irová Zuzana" w:date="2025-03-10T10:38:00Z" w16du:dateUtc="2025-03-10T09:38:00Z">
                <w:r w:rsidRPr="00EF1F06" w:rsidDel="00806ED9">
                  <w:rPr>
                    <w:rFonts w:cstheme="minorHAnsi"/>
                    <w:sz w:val="16"/>
                    <w:szCs w:val="16"/>
                  </w:rPr>
                  <w:delText xml:space="preserve"> clearing currency</w:delText>
                </w:r>
              </w:del>
            </w:ins>
          </w:p>
          <w:p w14:paraId="7E594B8F" w14:textId="0F982D3D" w:rsidR="00B7529C" w:rsidRPr="00EF1F06" w:rsidDel="008B4A01" w:rsidRDefault="00B7529C" w:rsidP="00B7529C">
            <w:pPr>
              <w:spacing w:before="40" w:after="40" w:line="276" w:lineRule="auto"/>
              <w:rPr>
                <w:ins w:id="20715" w:author="Drastichová Zuzana" w:date="2025-03-06T21:44:00Z" w16du:dateUtc="2025-03-06T20:44:00Z"/>
                <w:del w:id="20716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717" w:author="Drastichová Zuzana" w:date="2025-03-06T21:44:00Z" w16du:dateUtc="2025-03-06T20:44:00Z">
              <w:del w:id="20718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Bill total amount</w:delText>
                </w:r>
              </w:del>
              <w:del w:id="20719" w:author="Irová Zuzana" w:date="2025-03-10T10:38:00Z" w16du:dateUtc="2025-03-10T09:38:00Z">
                <w:r w:rsidRPr="00EF1F06" w:rsidDel="00806ED9">
                  <w:rPr>
                    <w:rFonts w:cstheme="minorHAnsi"/>
                    <w:sz w:val="16"/>
                    <w:szCs w:val="16"/>
                  </w:rPr>
                  <w:delText xml:space="preserve"> clearing currency</w:delText>
                </w:r>
              </w:del>
            </w:ins>
          </w:p>
          <w:p w14:paraId="42B4BB77" w14:textId="5D956DA6" w:rsidR="00B7529C" w:rsidRPr="00EF1F06" w:rsidDel="008B4A01" w:rsidRDefault="00B7529C" w:rsidP="00B7529C">
            <w:pPr>
              <w:spacing w:before="40" w:after="40" w:line="276" w:lineRule="auto"/>
              <w:rPr>
                <w:ins w:id="20720" w:author="Drastichová Zuzana" w:date="2025-03-06T21:44:00Z" w16du:dateUtc="2025-03-06T20:44:00Z"/>
                <w:del w:id="20721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722" w:author="Drastichová Zuzana" w:date="2025-03-06T21:44:00Z" w16du:dateUtc="2025-03-06T20:44:00Z">
              <w:del w:id="20723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System operator ID</w:delText>
                </w:r>
              </w:del>
            </w:ins>
          </w:p>
          <w:p w14:paraId="2A888A4A" w14:textId="325F0AE5" w:rsidR="00B7529C" w:rsidRPr="00EF1F06" w:rsidDel="008B4A01" w:rsidRDefault="00B7529C" w:rsidP="00B7529C">
            <w:pPr>
              <w:spacing w:before="40" w:after="40" w:line="276" w:lineRule="auto"/>
              <w:rPr>
                <w:ins w:id="20724" w:author="Drastichová Zuzana" w:date="2025-03-06T21:44:00Z" w16du:dateUtc="2025-03-06T20:44:00Z"/>
                <w:del w:id="20725" w:author="Irová Zuzana" w:date="2025-05-23T15:52:00Z" w16du:dateUtc="2025-05-23T13:52:00Z"/>
                <w:rFonts w:cstheme="minorHAnsi"/>
                <w:sz w:val="16"/>
                <w:szCs w:val="16"/>
              </w:rPr>
            </w:pPr>
            <w:ins w:id="20726" w:author="Drastichová Zuzana" w:date="2025-03-06T21:44:00Z" w16du:dateUtc="2025-03-06T20:44:00Z">
              <w:del w:id="20727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Customer ID</w:delText>
                </w:r>
              </w:del>
            </w:ins>
          </w:p>
          <w:p w14:paraId="532E0C5A" w14:textId="1B858860" w:rsidR="00B7529C" w:rsidRDefault="00B7529C" w:rsidP="00B7529C">
            <w:pPr>
              <w:spacing w:before="40" w:after="40" w:line="276" w:lineRule="auto"/>
              <w:rPr>
                <w:ins w:id="20728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729" w:author="Drastichová Zuzana" w:date="2025-03-06T21:44:00Z" w16du:dateUtc="2025-03-06T20:44:00Z">
              <w:del w:id="20730" w:author="Irová Zuzana" w:date="2025-05-23T15:52:00Z" w16du:dateUtc="2025-05-23T13:52:00Z">
                <w:r w:rsidRPr="00EF1F06" w:rsidDel="008B4A01">
                  <w:rPr>
                    <w:rFonts w:cstheme="minorHAnsi"/>
                    <w:sz w:val="16"/>
                    <w:szCs w:val="16"/>
                  </w:rPr>
                  <w:delText>Bill ID</w:delText>
                </w:r>
              </w:del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CBFE0" w14:textId="77777777" w:rsidR="00B7529C" w:rsidRDefault="00B7529C" w:rsidP="00B7529C">
            <w:pPr>
              <w:spacing w:before="40" w:after="40" w:line="276" w:lineRule="auto"/>
              <w:rPr>
                <w:ins w:id="20731" w:author="Drastichová Zuzana" w:date="2025-03-06T21:44:00Z" w16du:dateUtc="2025-03-06T20:44:00Z"/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9AC6C" w14:textId="77777777" w:rsidR="00B7529C" w:rsidRDefault="00B7529C" w:rsidP="00B7529C">
            <w:pPr>
              <w:spacing w:before="40" w:after="40" w:line="276" w:lineRule="auto"/>
              <w:rPr>
                <w:ins w:id="20732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733" w:author="Drastichová Zuzana" w:date="2025-03-06T21:44:00Z" w16du:dateUtc="2025-03-06T20:44:00Z">
              <w:r>
                <w:rPr>
                  <w:rFonts w:cstheme="minorHAnsi"/>
                  <w:sz w:val="16"/>
                  <w:szCs w:val="16"/>
                </w:rPr>
                <w:t>Ano</w:t>
              </w:r>
            </w:ins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6D87FFA" w14:textId="49318A8B" w:rsidR="00B7529C" w:rsidRDefault="00B7529C" w:rsidP="00B7529C">
            <w:pPr>
              <w:spacing w:before="40" w:after="40" w:line="276" w:lineRule="auto"/>
              <w:rPr>
                <w:ins w:id="20734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20735" w:author="Irová Zuzana" w:date="2025-05-23T15:50:00Z" w16du:dateUtc="2025-05-23T13:50:00Z">
              <w:r w:rsidRPr="004D6C4E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</w:rPr>
                <w:t>dvoujazyčná verze (hr+en)</w:t>
              </w:r>
            </w:ins>
            <w:ins w:id="20736" w:author="Drastichová Zuzana" w:date="2025-03-06T21:44:00Z" w16du:dateUtc="2025-03-06T20:44:00Z">
              <w:del w:id="20737" w:author="Irová Zuzana" w:date="2025-05-23T15:50:00Z" w16du:dateUtc="2025-05-23T13:50:00Z">
                <w:r w:rsidDel="00762CF6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dvoujazyčná verze (sk+en)</w:delText>
                </w:r>
              </w:del>
            </w:ins>
          </w:p>
        </w:tc>
      </w:tr>
      <w:tr w:rsidR="000151A2" w14:paraId="02053992" w14:textId="77777777">
        <w:trPr>
          <w:trHeight w:val="270"/>
          <w:ins w:id="20738" w:author="Drastichová Zuzana" w:date="2025-03-06T21:44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D8CEF60" w14:textId="78EA23A2" w:rsidR="00902635" w:rsidRPr="00E26887" w:rsidRDefault="00902635" w:rsidP="00902635">
            <w:pPr>
              <w:spacing w:before="40" w:after="40" w:line="276" w:lineRule="auto"/>
              <w:rPr>
                <w:ins w:id="20739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20740" w:author="Irová Zuzana" w:date="2025-03-10T10:30:00Z" w16du:dateUtc="2025-03-10T09:30:00Z">
                  <w:rPr>
                    <w:ins w:id="20741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20742" w:author="Drastichová Zuzana" w:date="2025-03-06T21:44:00Z" w16du:dateUtc="2025-03-06T20:44:00Z">
              <w:r w:rsidRPr="00E26887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20743" w:author="Irová Zuzana" w:date="2025-03-10T10:30:00Z" w16du:dateUtc="2025-03-10T09:30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Faktura za smluvní pokutu (DOC.BE.19</w:t>
              </w:r>
            </w:ins>
            <w:ins w:id="20744" w:author="Drastichová Zuzana" w:date="2025-03-06T21:55:00Z" w16du:dateUtc="2025-03-06T20:55:00Z">
              <w:r w:rsidRPr="00E26887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20745" w:author="Irová Zuzana" w:date="2025-03-10T10:30:00Z" w16du:dateUtc="2025-03-10T09:30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.HR</w:t>
              </w:r>
            </w:ins>
            <w:ins w:id="20746" w:author="Drastichová Zuzana" w:date="2025-03-06T21:44:00Z" w16du:dateUtc="2025-03-06T20:44:00Z">
              <w:r w:rsidRPr="00E26887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20747" w:author="Irová Zuzana" w:date="2025-03-10T10:30:00Z" w16du:dateUtc="2025-03-10T09:30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)</w:t>
              </w:r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1EEE" w14:textId="77777777" w:rsidR="00902635" w:rsidRPr="00E26887" w:rsidRDefault="00902635" w:rsidP="00902635">
            <w:pPr>
              <w:spacing w:before="40" w:after="40" w:line="276" w:lineRule="auto"/>
              <w:rPr>
                <w:ins w:id="20748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749" w:author="Irová Zuzana" w:date="2025-03-10T10:30:00Z" w16du:dateUtc="2025-03-10T09:30:00Z">
                  <w:rPr>
                    <w:ins w:id="20750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751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752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Invoice</w:t>
              </w:r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736E6" w14:textId="77777777" w:rsidR="00902635" w:rsidRPr="00E26887" w:rsidRDefault="00902635" w:rsidP="00902635">
            <w:pPr>
              <w:spacing w:before="40" w:after="40" w:line="276" w:lineRule="auto"/>
              <w:rPr>
                <w:ins w:id="20753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754" w:author="Irová Zuzana" w:date="2025-03-10T10:30:00Z" w16du:dateUtc="2025-03-10T09:30:00Z">
                  <w:rPr>
                    <w:ins w:id="20755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756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757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BO</w:t>
              </w:r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1F65D" w14:textId="77777777" w:rsidR="00902635" w:rsidRPr="00E26887" w:rsidRDefault="00902635" w:rsidP="00902635">
            <w:pPr>
              <w:spacing w:before="40" w:after="40" w:line="276" w:lineRule="auto"/>
              <w:rPr>
                <w:ins w:id="20758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759" w:author="Irová Zuzana" w:date="2025-03-10T10:30:00Z" w16du:dateUtc="2025-03-10T09:30:00Z">
                  <w:rPr>
                    <w:ins w:id="20760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761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762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Customer number</w:t>
              </w:r>
            </w:ins>
          </w:p>
          <w:p w14:paraId="55B53257" w14:textId="77777777" w:rsidR="00902635" w:rsidRPr="00E26887" w:rsidRDefault="00902635" w:rsidP="00902635">
            <w:pPr>
              <w:spacing w:before="40" w:after="40" w:line="276" w:lineRule="auto"/>
              <w:rPr>
                <w:ins w:id="20763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764" w:author="Irová Zuzana" w:date="2025-03-10T10:30:00Z" w16du:dateUtc="2025-03-10T09:30:00Z">
                  <w:rPr>
                    <w:ins w:id="20765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766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767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Account number</w:t>
              </w:r>
            </w:ins>
          </w:p>
          <w:p w14:paraId="23590475" w14:textId="77777777" w:rsidR="00902635" w:rsidRPr="00E26887" w:rsidRDefault="00902635" w:rsidP="00902635">
            <w:pPr>
              <w:spacing w:before="40" w:after="40" w:line="276" w:lineRule="auto"/>
              <w:rPr>
                <w:ins w:id="20768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769" w:author="Irová Zuzana" w:date="2025-03-10T10:30:00Z" w16du:dateUtc="2025-03-10T09:30:00Z">
                  <w:rPr>
                    <w:ins w:id="20770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771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772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Account number</w:t>
              </w:r>
            </w:ins>
          </w:p>
          <w:p w14:paraId="290CAF9B" w14:textId="77777777" w:rsidR="00902635" w:rsidRPr="00E26887" w:rsidRDefault="00902635" w:rsidP="00902635">
            <w:pPr>
              <w:spacing w:before="40" w:after="40" w:line="276" w:lineRule="auto"/>
              <w:rPr>
                <w:ins w:id="20773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774" w:author="Irová Zuzana" w:date="2025-03-10T10:30:00Z" w16du:dateUtc="2025-03-10T09:30:00Z">
                  <w:rPr>
                    <w:ins w:id="20775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776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777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Account type</w:t>
              </w:r>
            </w:ins>
          </w:p>
          <w:p w14:paraId="66B9A280" w14:textId="77777777" w:rsidR="00902635" w:rsidRPr="00E26887" w:rsidRDefault="00902635" w:rsidP="00902635">
            <w:pPr>
              <w:spacing w:before="40" w:after="40" w:line="276" w:lineRule="auto"/>
              <w:rPr>
                <w:ins w:id="20778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779" w:author="Irová Zuzana" w:date="2025-03-10T10:30:00Z" w16du:dateUtc="2025-03-10T09:30:00Z">
                  <w:rPr>
                    <w:ins w:id="20780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781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782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Bill issuer</w:t>
              </w:r>
            </w:ins>
          </w:p>
          <w:p w14:paraId="7A9BF67E" w14:textId="77777777" w:rsidR="00902635" w:rsidRPr="00E26887" w:rsidRDefault="00902635" w:rsidP="00902635">
            <w:pPr>
              <w:spacing w:before="40" w:after="40" w:line="276" w:lineRule="auto"/>
              <w:rPr>
                <w:ins w:id="20783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784" w:author="Irová Zuzana" w:date="2025-03-10T10:30:00Z" w16du:dateUtc="2025-03-10T09:30:00Z">
                  <w:rPr>
                    <w:ins w:id="20785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786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787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Bill number</w:t>
              </w:r>
            </w:ins>
          </w:p>
          <w:p w14:paraId="4C4C327D" w14:textId="77777777" w:rsidR="00902635" w:rsidRPr="00E26887" w:rsidRDefault="00902635" w:rsidP="00902635">
            <w:pPr>
              <w:spacing w:before="40" w:after="40" w:line="276" w:lineRule="auto"/>
              <w:rPr>
                <w:ins w:id="20788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789" w:author="Irová Zuzana" w:date="2025-03-10T10:30:00Z" w16du:dateUtc="2025-03-10T09:30:00Z">
                  <w:rPr>
                    <w:ins w:id="20790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791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792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 xml:space="preserve">Bill </w:t>
              </w:r>
              <w:r w:rsidRPr="00E26887">
                <w:rPr>
                  <w:rFonts w:cstheme="minorHAnsi"/>
                  <w:sz w:val="16"/>
                  <w:szCs w:val="16"/>
                  <w:highlight w:val="cyan"/>
                  <w:lang w:val="en-US"/>
                  <w:rPrChange w:id="20793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  <w:lang w:val="en-US"/>
                    </w:rPr>
                  </w:rPrChange>
                </w:rPr>
                <w:t>issue</w:t>
              </w:r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794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 xml:space="preserve"> type</w:t>
              </w:r>
            </w:ins>
          </w:p>
          <w:p w14:paraId="2239C2D9" w14:textId="68A573A9" w:rsidR="00902635" w:rsidRPr="00E26887" w:rsidRDefault="00902635" w:rsidP="00902635">
            <w:pPr>
              <w:spacing w:before="40" w:after="40" w:line="276" w:lineRule="auto"/>
              <w:rPr>
                <w:ins w:id="20795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796" w:author="Irová Zuzana" w:date="2025-03-10T10:30:00Z" w16du:dateUtc="2025-03-10T09:30:00Z">
                  <w:rPr>
                    <w:ins w:id="20797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798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799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Bill total amount</w:t>
              </w:r>
              <w:del w:id="20800" w:author="Irová Zuzana" w:date="2025-03-10T10:38:00Z" w16du:dateUtc="2025-03-10T09:38:00Z">
                <w:r w:rsidRPr="00E26887" w:rsidDel="00806ED9">
                  <w:rPr>
                    <w:rFonts w:cstheme="minorHAnsi"/>
                    <w:sz w:val="16"/>
                    <w:szCs w:val="16"/>
                    <w:highlight w:val="cyan"/>
                    <w:rPrChange w:id="20801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 xml:space="preserve"> in clearing currency</w:delText>
                </w:r>
              </w:del>
            </w:ins>
          </w:p>
          <w:p w14:paraId="1CF4C5B7" w14:textId="6B90A457" w:rsidR="00902635" w:rsidRPr="00E26887" w:rsidRDefault="00902635" w:rsidP="00902635">
            <w:pPr>
              <w:spacing w:before="40" w:after="40" w:line="276" w:lineRule="auto"/>
              <w:rPr>
                <w:ins w:id="20802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803" w:author="Irová Zuzana" w:date="2025-03-10T10:30:00Z" w16du:dateUtc="2025-03-10T09:30:00Z">
                  <w:rPr>
                    <w:ins w:id="20804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805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806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Bill total amount</w:t>
              </w:r>
              <w:del w:id="20807" w:author="Irová Zuzana" w:date="2025-03-10T10:38:00Z" w16du:dateUtc="2025-03-10T09:38:00Z">
                <w:r w:rsidRPr="00E26887" w:rsidDel="00806ED9">
                  <w:rPr>
                    <w:rFonts w:cstheme="minorHAnsi"/>
                    <w:sz w:val="16"/>
                    <w:szCs w:val="16"/>
                    <w:highlight w:val="cyan"/>
                    <w:rPrChange w:id="20808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 xml:space="preserve"> clearing currency</w:delText>
                </w:r>
              </w:del>
            </w:ins>
          </w:p>
          <w:p w14:paraId="7551D0DF" w14:textId="77777777" w:rsidR="00902635" w:rsidRPr="00E26887" w:rsidRDefault="00902635" w:rsidP="00902635">
            <w:pPr>
              <w:spacing w:before="40" w:after="40" w:line="276" w:lineRule="auto"/>
              <w:rPr>
                <w:ins w:id="20809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810" w:author="Irová Zuzana" w:date="2025-03-10T10:30:00Z" w16du:dateUtc="2025-03-10T09:30:00Z">
                  <w:rPr>
                    <w:ins w:id="20811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812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813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System operator ID</w:t>
              </w:r>
            </w:ins>
          </w:p>
          <w:p w14:paraId="5EC70195" w14:textId="77777777" w:rsidR="00902635" w:rsidRPr="00E26887" w:rsidRDefault="00902635" w:rsidP="00902635">
            <w:pPr>
              <w:spacing w:before="40" w:after="40" w:line="276" w:lineRule="auto"/>
              <w:rPr>
                <w:ins w:id="20814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815" w:author="Irová Zuzana" w:date="2025-03-10T10:30:00Z" w16du:dateUtc="2025-03-10T09:30:00Z">
                  <w:rPr>
                    <w:ins w:id="20816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817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818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Customer ID</w:t>
              </w:r>
            </w:ins>
          </w:p>
          <w:p w14:paraId="139493AA" w14:textId="77777777" w:rsidR="00902635" w:rsidRPr="00E26887" w:rsidRDefault="00902635" w:rsidP="00902635">
            <w:pPr>
              <w:spacing w:before="40" w:after="40" w:line="276" w:lineRule="auto"/>
              <w:rPr>
                <w:ins w:id="20819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820" w:author="Irová Zuzana" w:date="2025-03-10T10:30:00Z" w16du:dateUtc="2025-03-10T09:30:00Z">
                  <w:rPr>
                    <w:ins w:id="20821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822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823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Bill ID</w:t>
              </w:r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18EC4" w14:textId="77777777" w:rsidR="00902635" w:rsidRPr="00E26887" w:rsidRDefault="00902635" w:rsidP="00902635">
            <w:pPr>
              <w:spacing w:before="40" w:after="40" w:line="276" w:lineRule="auto"/>
              <w:rPr>
                <w:ins w:id="20824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825" w:author="Irová Zuzana" w:date="2025-03-10T10:30:00Z" w16du:dateUtc="2025-03-10T09:30:00Z">
                  <w:rPr>
                    <w:ins w:id="20826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EBCE8" w14:textId="77777777" w:rsidR="00902635" w:rsidRPr="00E26887" w:rsidRDefault="00902635" w:rsidP="00902635">
            <w:pPr>
              <w:spacing w:before="40" w:after="40" w:line="276" w:lineRule="auto"/>
              <w:rPr>
                <w:ins w:id="20827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828" w:author="Irová Zuzana" w:date="2025-03-10T10:30:00Z" w16du:dateUtc="2025-03-10T09:30:00Z">
                  <w:rPr>
                    <w:ins w:id="20829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830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831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Ano</w:t>
              </w:r>
            </w:ins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DA209F6" w14:textId="75563768" w:rsidR="00902635" w:rsidRPr="00E26887" w:rsidRDefault="00902635" w:rsidP="00902635">
            <w:pPr>
              <w:spacing w:before="40" w:after="40" w:line="276" w:lineRule="auto"/>
              <w:rPr>
                <w:ins w:id="20832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20833" w:author="Irová Zuzana" w:date="2025-03-10T10:30:00Z" w16du:dateUtc="2025-03-10T09:30:00Z">
                  <w:rPr>
                    <w:ins w:id="20834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20835" w:author="Irová Zuzana" w:date="2025-05-23T15:50:00Z" w16du:dateUtc="2025-05-23T13:50:00Z">
              <w:r w:rsidRPr="004D6C4E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</w:rPr>
                <w:t>dvoujazyčná verze (hr+en)</w:t>
              </w:r>
            </w:ins>
            <w:ins w:id="20836" w:author="Drastichová Zuzana" w:date="2025-03-06T21:44:00Z" w16du:dateUtc="2025-03-06T20:44:00Z">
              <w:del w:id="20837" w:author="Irová Zuzana" w:date="2025-05-23T15:50:00Z" w16du:dateUtc="2025-05-23T13:50:00Z">
                <w:r w:rsidRPr="00E26887" w:rsidDel="00762CF6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  <w:rPrChange w:id="20838" w:author="Irová Zuzana" w:date="2025-03-10T10:30:00Z" w16du:dateUtc="2025-03-10T09:30:00Z">
                      <w:rPr>
                        <w:rFonts w:eastAsia="Times New Roman" w:cstheme="minorHAnsi"/>
                        <w:sz w:val="16"/>
                        <w:szCs w:val="16"/>
                        <w:lang w:eastAsia="cs-CZ"/>
                      </w:rPr>
                    </w:rPrChange>
                  </w:rPr>
                  <w:delText>dvoujazyčná verze (sk+en)</w:delText>
                </w:r>
              </w:del>
            </w:ins>
          </w:p>
        </w:tc>
      </w:tr>
      <w:tr w:rsidR="000151A2" w14:paraId="32A1A6DD" w14:textId="77777777">
        <w:trPr>
          <w:trHeight w:val="270"/>
          <w:ins w:id="20839" w:author="Drastichová Zuzana" w:date="2025-03-06T21:44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ED50DD2" w14:textId="5CADBC83" w:rsidR="00902635" w:rsidRPr="00E26887" w:rsidRDefault="00902635" w:rsidP="00902635">
            <w:pPr>
              <w:spacing w:before="40" w:after="40" w:line="276" w:lineRule="auto"/>
              <w:rPr>
                <w:ins w:id="20840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20841" w:author="Irová Zuzana" w:date="2025-03-10T10:30:00Z" w16du:dateUtc="2025-03-10T09:30:00Z">
                  <w:rPr>
                    <w:ins w:id="20842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20843" w:author="Drastichová Zuzana" w:date="2025-03-06T21:44:00Z" w16du:dateUtc="2025-03-06T20:44:00Z">
              <w:r w:rsidRPr="00E26887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20844" w:author="Irová Zuzana" w:date="2025-03-10T10:30:00Z" w16du:dateUtc="2025-03-10T09:30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Dobropis za smluvní pokutu (DOC.BE.20</w:t>
              </w:r>
            </w:ins>
            <w:ins w:id="20845" w:author="Drastichová Zuzana" w:date="2025-03-06T21:55:00Z" w16du:dateUtc="2025-03-06T20:55:00Z">
              <w:r w:rsidRPr="00E26887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20846" w:author="Irová Zuzana" w:date="2025-03-10T10:30:00Z" w16du:dateUtc="2025-03-10T09:30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.HR</w:t>
              </w:r>
            </w:ins>
            <w:ins w:id="20847" w:author="Drastichová Zuzana" w:date="2025-03-06T21:44:00Z" w16du:dateUtc="2025-03-06T20:44:00Z">
              <w:r w:rsidRPr="00E26887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  <w:rPrChange w:id="20848" w:author="Irová Zuzana" w:date="2025-03-10T10:30:00Z" w16du:dateUtc="2025-03-10T09:30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)</w:t>
              </w:r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00C53" w14:textId="77777777" w:rsidR="00902635" w:rsidRPr="00E26887" w:rsidRDefault="00902635" w:rsidP="00902635">
            <w:pPr>
              <w:spacing w:before="40" w:after="40" w:line="276" w:lineRule="auto"/>
              <w:rPr>
                <w:ins w:id="20849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850" w:author="Irová Zuzana" w:date="2025-03-10T10:30:00Z" w16du:dateUtc="2025-03-10T09:30:00Z">
                  <w:rPr>
                    <w:ins w:id="20851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852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853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Invoice</w:t>
              </w:r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5C097" w14:textId="77777777" w:rsidR="00902635" w:rsidRPr="00E26887" w:rsidRDefault="00902635" w:rsidP="00902635">
            <w:pPr>
              <w:spacing w:before="40" w:after="40" w:line="276" w:lineRule="auto"/>
              <w:rPr>
                <w:ins w:id="20854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855" w:author="Irová Zuzana" w:date="2025-03-10T10:30:00Z" w16du:dateUtc="2025-03-10T09:30:00Z">
                  <w:rPr>
                    <w:ins w:id="20856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857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858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BO</w:t>
              </w:r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A4508" w14:textId="77777777" w:rsidR="00902635" w:rsidRPr="00E26887" w:rsidRDefault="00902635" w:rsidP="00902635">
            <w:pPr>
              <w:spacing w:before="40" w:after="40" w:line="276" w:lineRule="auto"/>
              <w:rPr>
                <w:ins w:id="20859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860" w:author="Irová Zuzana" w:date="2025-03-10T10:30:00Z" w16du:dateUtc="2025-03-10T09:30:00Z">
                  <w:rPr>
                    <w:ins w:id="20861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862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863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Customer number</w:t>
              </w:r>
            </w:ins>
          </w:p>
          <w:p w14:paraId="24573E91" w14:textId="77777777" w:rsidR="00902635" w:rsidRPr="00E26887" w:rsidRDefault="00902635" w:rsidP="00902635">
            <w:pPr>
              <w:spacing w:before="40" w:after="40" w:line="276" w:lineRule="auto"/>
              <w:rPr>
                <w:ins w:id="20864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865" w:author="Irová Zuzana" w:date="2025-03-10T10:30:00Z" w16du:dateUtc="2025-03-10T09:30:00Z">
                  <w:rPr>
                    <w:ins w:id="20866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867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868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Account number</w:t>
              </w:r>
            </w:ins>
          </w:p>
          <w:p w14:paraId="4208016A" w14:textId="77777777" w:rsidR="00902635" w:rsidRPr="00E26887" w:rsidRDefault="00902635" w:rsidP="00902635">
            <w:pPr>
              <w:spacing w:before="40" w:after="40" w:line="276" w:lineRule="auto"/>
              <w:rPr>
                <w:ins w:id="20869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870" w:author="Irová Zuzana" w:date="2025-03-10T10:30:00Z" w16du:dateUtc="2025-03-10T09:30:00Z">
                  <w:rPr>
                    <w:ins w:id="20871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872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873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Account number</w:t>
              </w:r>
            </w:ins>
          </w:p>
          <w:p w14:paraId="482B16F3" w14:textId="77777777" w:rsidR="00902635" w:rsidRPr="00E26887" w:rsidRDefault="00902635" w:rsidP="00902635">
            <w:pPr>
              <w:spacing w:before="40" w:after="40" w:line="276" w:lineRule="auto"/>
              <w:rPr>
                <w:ins w:id="20874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875" w:author="Irová Zuzana" w:date="2025-03-10T10:30:00Z" w16du:dateUtc="2025-03-10T09:30:00Z">
                  <w:rPr>
                    <w:ins w:id="20876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877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878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Account type</w:t>
              </w:r>
            </w:ins>
          </w:p>
          <w:p w14:paraId="381C4125" w14:textId="77777777" w:rsidR="00902635" w:rsidRPr="00E26887" w:rsidRDefault="00902635" w:rsidP="00902635">
            <w:pPr>
              <w:spacing w:before="40" w:after="40" w:line="276" w:lineRule="auto"/>
              <w:rPr>
                <w:ins w:id="20879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880" w:author="Irová Zuzana" w:date="2025-03-10T10:30:00Z" w16du:dateUtc="2025-03-10T09:30:00Z">
                  <w:rPr>
                    <w:ins w:id="20881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882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883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Bill issuer</w:t>
              </w:r>
            </w:ins>
          </w:p>
          <w:p w14:paraId="2EFBEC41" w14:textId="77777777" w:rsidR="00902635" w:rsidRPr="00E26887" w:rsidRDefault="00902635" w:rsidP="00902635">
            <w:pPr>
              <w:spacing w:before="40" w:after="40" w:line="276" w:lineRule="auto"/>
              <w:rPr>
                <w:ins w:id="20884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885" w:author="Irová Zuzana" w:date="2025-03-10T10:30:00Z" w16du:dateUtc="2025-03-10T09:30:00Z">
                  <w:rPr>
                    <w:ins w:id="20886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887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888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Bill number</w:t>
              </w:r>
            </w:ins>
          </w:p>
          <w:p w14:paraId="11A33BDA" w14:textId="77777777" w:rsidR="00902635" w:rsidRPr="00E26887" w:rsidRDefault="00902635" w:rsidP="00902635">
            <w:pPr>
              <w:spacing w:before="40" w:after="40" w:line="276" w:lineRule="auto"/>
              <w:rPr>
                <w:ins w:id="20889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890" w:author="Irová Zuzana" w:date="2025-03-10T10:30:00Z" w16du:dateUtc="2025-03-10T09:30:00Z">
                  <w:rPr>
                    <w:ins w:id="20891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892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893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 xml:space="preserve">Bill </w:t>
              </w:r>
              <w:r w:rsidRPr="00E26887">
                <w:rPr>
                  <w:rFonts w:cstheme="minorHAnsi"/>
                  <w:sz w:val="16"/>
                  <w:szCs w:val="16"/>
                  <w:highlight w:val="cyan"/>
                  <w:lang w:val="en-US"/>
                  <w:rPrChange w:id="20894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  <w:lang w:val="en-US"/>
                    </w:rPr>
                  </w:rPrChange>
                </w:rPr>
                <w:t>issue</w:t>
              </w:r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895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 xml:space="preserve"> type</w:t>
              </w:r>
            </w:ins>
          </w:p>
          <w:p w14:paraId="3E3BE38D" w14:textId="5B8449B7" w:rsidR="00902635" w:rsidRPr="00E26887" w:rsidRDefault="00902635" w:rsidP="00902635">
            <w:pPr>
              <w:spacing w:before="40" w:after="40" w:line="276" w:lineRule="auto"/>
              <w:rPr>
                <w:ins w:id="20896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897" w:author="Irová Zuzana" w:date="2025-03-10T10:30:00Z" w16du:dateUtc="2025-03-10T09:30:00Z">
                  <w:rPr>
                    <w:ins w:id="20898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899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900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Bill total amount</w:t>
              </w:r>
              <w:del w:id="20901" w:author="Irová Zuzana" w:date="2025-03-10T10:38:00Z" w16du:dateUtc="2025-03-10T09:38:00Z">
                <w:r w:rsidRPr="00E26887" w:rsidDel="00806ED9">
                  <w:rPr>
                    <w:rFonts w:cstheme="minorHAnsi"/>
                    <w:sz w:val="16"/>
                    <w:szCs w:val="16"/>
                    <w:highlight w:val="cyan"/>
                    <w:rPrChange w:id="20902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 xml:space="preserve"> in clearing currency</w:delText>
                </w:r>
              </w:del>
            </w:ins>
          </w:p>
          <w:p w14:paraId="1A956B65" w14:textId="40668566" w:rsidR="00902635" w:rsidRPr="00E26887" w:rsidRDefault="00902635" w:rsidP="00902635">
            <w:pPr>
              <w:spacing w:before="40" w:after="40" w:line="276" w:lineRule="auto"/>
              <w:rPr>
                <w:ins w:id="20903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904" w:author="Irová Zuzana" w:date="2025-03-10T10:30:00Z" w16du:dateUtc="2025-03-10T09:30:00Z">
                  <w:rPr>
                    <w:ins w:id="20905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906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907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Bill total amount</w:t>
              </w:r>
              <w:del w:id="20908" w:author="Irová Zuzana" w:date="2025-03-10T10:38:00Z" w16du:dateUtc="2025-03-10T09:38:00Z">
                <w:r w:rsidRPr="00E26887" w:rsidDel="00806ED9">
                  <w:rPr>
                    <w:rFonts w:cstheme="minorHAnsi"/>
                    <w:sz w:val="16"/>
                    <w:szCs w:val="16"/>
                    <w:highlight w:val="cyan"/>
                    <w:rPrChange w:id="20909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 xml:space="preserve"> clearing currency</w:delText>
                </w:r>
              </w:del>
            </w:ins>
          </w:p>
          <w:p w14:paraId="7145CCFE" w14:textId="77777777" w:rsidR="00902635" w:rsidRPr="00E26887" w:rsidRDefault="00902635" w:rsidP="00902635">
            <w:pPr>
              <w:spacing w:before="40" w:after="40" w:line="276" w:lineRule="auto"/>
              <w:rPr>
                <w:ins w:id="20910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911" w:author="Irová Zuzana" w:date="2025-03-10T10:30:00Z" w16du:dateUtc="2025-03-10T09:30:00Z">
                  <w:rPr>
                    <w:ins w:id="20912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913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914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System operator ID</w:t>
              </w:r>
            </w:ins>
          </w:p>
          <w:p w14:paraId="1DD61B2B" w14:textId="77777777" w:rsidR="00902635" w:rsidRPr="00E26887" w:rsidRDefault="00902635" w:rsidP="00902635">
            <w:pPr>
              <w:spacing w:before="40" w:after="40" w:line="276" w:lineRule="auto"/>
              <w:rPr>
                <w:ins w:id="20915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916" w:author="Irová Zuzana" w:date="2025-03-10T10:30:00Z" w16du:dateUtc="2025-03-10T09:30:00Z">
                  <w:rPr>
                    <w:ins w:id="20917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918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919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Customer ID</w:t>
              </w:r>
            </w:ins>
          </w:p>
          <w:p w14:paraId="39DD13DE" w14:textId="77777777" w:rsidR="00902635" w:rsidRPr="00E26887" w:rsidRDefault="00902635" w:rsidP="00902635">
            <w:pPr>
              <w:spacing w:before="40" w:after="40" w:line="276" w:lineRule="auto"/>
              <w:rPr>
                <w:ins w:id="20920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921" w:author="Irová Zuzana" w:date="2025-03-10T10:30:00Z" w16du:dateUtc="2025-03-10T09:30:00Z">
                  <w:rPr>
                    <w:ins w:id="20922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923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924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Bill ID</w:t>
              </w:r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FFDEB" w14:textId="77777777" w:rsidR="00902635" w:rsidRPr="00E26887" w:rsidRDefault="00902635" w:rsidP="00902635">
            <w:pPr>
              <w:spacing w:before="40" w:after="40" w:line="276" w:lineRule="auto"/>
              <w:rPr>
                <w:ins w:id="20925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926" w:author="Irová Zuzana" w:date="2025-03-10T10:30:00Z" w16du:dateUtc="2025-03-10T09:30:00Z">
                  <w:rPr>
                    <w:ins w:id="20927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D0B25" w14:textId="77777777" w:rsidR="00902635" w:rsidRPr="00E26887" w:rsidRDefault="00902635" w:rsidP="00902635">
            <w:pPr>
              <w:spacing w:before="40" w:after="40" w:line="276" w:lineRule="auto"/>
              <w:rPr>
                <w:ins w:id="20928" w:author="Drastichová Zuzana" w:date="2025-03-06T21:44:00Z" w16du:dateUtc="2025-03-06T20:44:00Z"/>
                <w:rFonts w:cstheme="minorHAnsi"/>
                <w:sz w:val="16"/>
                <w:szCs w:val="16"/>
                <w:highlight w:val="cyan"/>
                <w:rPrChange w:id="20929" w:author="Irová Zuzana" w:date="2025-03-10T10:30:00Z" w16du:dateUtc="2025-03-10T09:30:00Z">
                  <w:rPr>
                    <w:ins w:id="20930" w:author="Drastichová Zuzana" w:date="2025-03-06T21:44:00Z" w16du:dateUtc="2025-03-06T20:44:00Z"/>
                    <w:rFonts w:cstheme="minorHAnsi"/>
                    <w:sz w:val="16"/>
                    <w:szCs w:val="16"/>
                  </w:rPr>
                </w:rPrChange>
              </w:rPr>
            </w:pPr>
            <w:ins w:id="20931" w:author="Drastichová Zuzana" w:date="2025-03-06T21:44:00Z" w16du:dateUtc="2025-03-06T20:44:00Z">
              <w:r w:rsidRPr="00E26887">
                <w:rPr>
                  <w:rFonts w:cstheme="minorHAnsi"/>
                  <w:sz w:val="16"/>
                  <w:szCs w:val="16"/>
                  <w:highlight w:val="cyan"/>
                  <w:rPrChange w:id="20932" w:author="Irová Zuzana" w:date="2025-03-10T10:30:00Z" w16du:dateUtc="2025-03-10T09:30:00Z">
                    <w:rPr>
                      <w:rFonts w:cstheme="minorHAnsi"/>
                      <w:sz w:val="16"/>
                      <w:szCs w:val="16"/>
                    </w:rPr>
                  </w:rPrChange>
                </w:rPr>
                <w:t>Ano</w:t>
              </w:r>
            </w:ins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9315E22" w14:textId="7F41B06E" w:rsidR="00902635" w:rsidRPr="00E26887" w:rsidRDefault="00902635" w:rsidP="00902635">
            <w:pPr>
              <w:spacing w:before="40" w:after="40" w:line="276" w:lineRule="auto"/>
              <w:rPr>
                <w:ins w:id="20933" w:author="Drastichová Zuzana" w:date="2025-03-06T21:44:00Z" w16du:dateUtc="2025-03-06T20:44:00Z"/>
                <w:rFonts w:eastAsia="Times New Roman" w:cstheme="minorHAnsi"/>
                <w:sz w:val="16"/>
                <w:szCs w:val="16"/>
                <w:highlight w:val="cyan"/>
                <w:lang w:eastAsia="cs-CZ"/>
                <w:rPrChange w:id="20934" w:author="Irová Zuzana" w:date="2025-03-10T10:30:00Z" w16du:dateUtc="2025-03-10T09:30:00Z">
                  <w:rPr>
                    <w:ins w:id="20935" w:author="Drastichová Zuzana" w:date="2025-03-06T21:44:00Z" w16du:dateUtc="2025-03-06T20:44:00Z"/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</w:pPr>
            <w:ins w:id="20936" w:author="Irová Zuzana" w:date="2025-05-23T15:50:00Z" w16du:dateUtc="2025-05-23T13:50:00Z">
              <w:r w:rsidRPr="004D6C4E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</w:rPr>
                <w:t>dvoujazyčná verze (hr+en)</w:t>
              </w:r>
            </w:ins>
            <w:ins w:id="20937" w:author="Drastichová Zuzana" w:date="2025-03-06T21:44:00Z" w16du:dateUtc="2025-03-06T20:44:00Z">
              <w:del w:id="20938" w:author="Irová Zuzana" w:date="2025-05-23T15:50:00Z" w16du:dateUtc="2025-05-23T13:50:00Z">
                <w:r w:rsidRPr="00E26887" w:rsidDel="00762CF6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  <w:rPrChange w:id="20939" w:author="Irová Zuzana" w:date="2025-03-10T10:30:00Z" w16du:dateUtc="2025-03-10T09:30:00Z">
                      <w:rPr>
                        <w:rFonts w:eastAsia="Times New Roman" w:cstheme="minorHAnsi"/>
                        <w:sz w:val="16"/>
                        <w:szCs w:val="16"/>
                        <w:lang w:eastAsia="cs-CZ"/>
                      </w:rPr>
                    </w:rPrChange>
                  </w:rPr>
                  <w:delText>dvoujazyčná verze (sk+en)</w:delText>
                </w:r>
              </w:del>
            </w:ins>
          </w:p>
        </w:tc>
      </w:tr>
      <w:tr w:rsidR="000151A2" w14:paraId="3AFAFE3E" w14:textId="77777777">
        <w:trPr>
          <w:trHeight w:val="270"/>
          <w:ins w:id="20940" w:author="Drastichová Zuzana" w:date="2025-03-06T21:44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CF865F" w14:textId="06921248" w:rsidR="00902635" w:rsidRDefault="00902635" w:rsidP="00902635">
            <w:pPr>
              <w:spacing w:before="40" w:after="40" w:line="276" w:lineRule="auto"/>
              <w:rPr>
                <w:ins w:id="20941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20942" w:author="Drastichová Zuzana" w:date="2025-03-06T21:44:00Z" w16du:dateUtc="2025-03-06T20:44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eFaktura (DOC.BE.21</w:t>
              </w:r>
            </w:ins>
            <w:ins w:id="20943" w:author="Drastichová Zuzana" w:date="2025-03-06T21:55:00Z" w16du:dateUtc="2025-03-06T20:55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</w:t>
              </w:r>
            </w:ins>
            <w:ins w:id="20944" w:author="Drastichová Zuzana" w:date="2025-03-06T21:44:00Z" w16du:dateUtc="2025-03-06T20:44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)</w:t>
              </w:r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2C060" w14:textId="77777777" w:rsidR="00902635" w:rsidRDefault="00902635" w:rsidP="00902635">
            <w:pPr>
              <w:spacing w:before="40" w:after="40" w:line="276" w:lineRule="auto"/>
              <w:rPr>
                <w:ins w:id="20945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946" w:author="Drastichová Zuzana" w:date="2025-03-06T21:44:00Z" w16du:dateUtc="2025-03-06T20:44:00Z">
              <w:r>
                <w:rPr>
                  <w:rFonts w:cstheme="minorHAnsi"/>
                  <w:sz w:val="16"/>
                  <w:szCs w:val="16"/>
                </w:rPr>
                <w:t>Invoice</w:t>
              </w:r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B2939" w14:textId="77777777" w:rsidR="00902635" w:rsidRDefault="00902635" w:rsidP="00902635">
            <w:pPr>
              <w:spacing w:before="40" w:after="40" w:line="276" w:lineRule="auto"/>
              <w:rPr>
                <w:ins w:id="20947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0948" w:author="Drastichová Zuzana" w:date="2025-03-06T21:44:00Z" w16du:dateUtc="2025-03-06T20:44:00Z">
              <w:r>
                <w:rPr>
                  <w:rFonts w:cstheme="minorHAnsi"/>
                  <w:sz w:val="16"/>
                  <w:szCs w:val="16"/>
                </w:rPr>
                <w:t>BO</w:t>
              </w:r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93D68" w14:textId="7BBFAEBF" w:rsidR="00902635" w:rsidDel="00B7529C" w:rsidRDefault="00B7529C" w:rsidP="00902635">
            <w:pPr>
              <w:spacing w:before="40" w:after="40" w:line="276" w:lineRule="auto"/>
              <w:rPr>
                <w:ins w:id="20949" w:author="Drastichová Zuzana" w:date="2025-03-06T21:44:00Z" w16du:dateUtc="2025-03-06T20:44:00Z"/>
                <w:del w:id="20950" w:author="Irová Zuzana" w:date="2025-05-23T15:53:00Z" w16du:dateUtc="2025-05-23T13:53:00Z"/>
                <w:rFonts w:cstheme="minorHAnsi"/>
                <w:sz w:val="16"/>
                <w:szCs w:val="16"/>
              </w:rPr>
            </w:pPr>
            <w:ins w:id="20951" w:author="Irová Zuzana" w:date="2025-05-23T15:53:00Z">
              <w:r w:rsidRPr="00B7529C">
                <w:rPr>
                  <w:rFonts w:cstheme="minorHAnsi"/>
                  <w:sz w:val="16"/>
                  <w:szCs w:val="16"/>
                </w:rPr>
                <w:t>Metadata jako DOC.BE.10.HR</w:t>
              </w:r>
            </w:ins>
            <w:ins w:id="20952" w:author="Drastichová Zuzana" w:date="2025-03-06T21:44:00Z" w16du:dateUtc="2025-03-06T20:44:00Z">
              <w:del w:id="20953" w:author="Irová Zuzana" w:date="2025-05-23T15:53:00Z" w16du:dateUtc="2025-05-23T13:53:00Z">
                <w:r w:rsidR="00902635" w:rsidDel="00B7529C">
                  <w:rPr>
                    <w:rFonts w:cstheme="minorHAnsi"/>
                    <w:sz w:val="16"/>
                    <w:szCs w:val="16"/>
                  </w:rPr>
                  <w:delText>Customer number</w:delText>
                </w:r>
              </w:del>
            </w:ins>
          </w:p>
          <w:p w14:paraId="1FE5A67C" w14:textId="046E6BE4" w:rsidR="00902635" w:rsidDel="00B7529C" w:rsidRDefault="00902635" w:rsidP="00902635">
            <w:pPr>
              <w:spacing w:before="40" w:after="40" w:line="276" w:lineRule="auto"/>
              <w:rPr>
                <w:ins w:id="20954" w:author="Drastichová Zuzana" w:date="2025-03-06T21:44:00Z" w16du:dateUtc="2025-03-06T20:44:00Z"/>
                <w:del w:id="20955" w:author="Irová Zuzana" w:date="2025-05-23T15:53:00Z" w16du:dateUtc="2025-05-23T13:53:00Z"/>
                <w:rFonts w:cstheme="minorHAnsi"/>
                <w:sz w:val="16"/>
                <w:szCs w:val="16"/>
              </w:rPr>
            </w:pPr>
            <w:ins w:id="20956" w:author="Drastichová Zuzana" w:date="2025-03-06T21:44:00Z" w16du:dateUtc="2025-03-06T20:44:00Z">
              <w:del w:id="20957" w:author="Irová Zuzana" w:date="2025-05-23T15:53:00Z" w16du:dateUtc="2025-05-23T13:53:00Z">
                <w:r w:rsidDel="00B7529C">
                  <w:rPr>
                    <w:rFonts w:cstheme="minorHAnsi"/>
                    <w:sz w:val="16"/>
                    <w:szCs w:val="16"/>
                  </w:rPr>
                  <w:delText>Account number</w:delText>
                </w:r>
              </w:del>
            </w:ins>
          </w:p>
          <w:p w14:paraId="4830A582" w14:textId="4BECF66B" w:rsidR="00902635" w:rsidDel="00B7529C" w:rsidRDefault="00902635" w:rsidP="00902635">
            <w:pPr>
              <w:spacing w:before="40" w:after="40" w:line="276" w:lineRule="auto"/>
              <w:rPr>
                <w:ins w:id="20958" w:author="Drastichová Zuzana" w:date="2025-03-06T21:44:00Z" w16du:dateUtc="2025-03-06T20:44:00Z"/>
                <w:del w:id="20959" w:author="Irová Zuzana" w:date="2025-05-23T15:53:00Z" w16du:dateUtc="2025-05-23T13:53:00Z"/>
                <w:rFonts w:cstheme="minorHAnsi"/>
                <w:sz w:val="16"/>
                <w:szCs w:val="16"/>
              </w:rPr>
            </w:pPr>
            <w:ins w:id="20960" w:author="Drastichová Zuzana" w:date="2025-03-06T21:44:00Z" w16du:dateUtc="2025-03-06T20:44:00Z">
              <w:del w:id="20961" w:author="Irová Zuzana" w:date="2025-05-23T15:53:00Z" w16du:dateUtc="2025-05-23T13:53:00Z">
                <w:r w:rsidRPr="005237ED" w:rsidDel="00B7529C">
                  <w:rPr>
                    <w:rFonts w:cstheme="minorHAnsi"/>
                    <w:sz w:val="16"/>
                    <w:szCs w:val="16"/>
                  </w:rPr>
                  <w:delText>Account</w:delText>
                </w:r>
                <w:r w:rsidDel="00B7529C">
                  <w:rPr>
                    <w:rFonts w:cstheme="minorHAnsi"/>
                    <w:sz w:val="16"/>
                    <w:szCs w:val="16"/>
                  </w:rPr>
                  <w:delText xml:space="preserve"> n</w:delText>
                </w:r>
                <w:r w:rsidRPr="005237ED" w:rsidDel="00B7529C">
                  <w:rPr>
                    <w:rFonts w:cstheme="minorHAnsi"/>
                    <w:sz w:val="16"/>
                    <w:szCs w:val="16"/>
                  </w:rPr>
                  <w:delText>umber</w:delText>
                </w:r>
              </w:del>
            </w:ins>
          </w:p>
          <w:p w14:paraId="0D4A4A7D" w14:textId="578F8FC5" w:rsidR="00902635" w:rsidDel="00B7529C" w:rsidRDefault="00902635" w:rsidP="00902635">
            <w:pPr>
              <w:spacing w:before="40" w:after="40" w:line="276" w:lineRule="auto"/>
              <w:rPr>
                <w:ins w:id="20962" w:author="Drastichová Zuzana" w:date="2025-03-06T21:44:00Z" w16du:dateUtc="2025-03-06T20:44:00Z"/>
                <w:del w:id="20963" w:author="Irová Zuzana" w:date="2025-05-23T15:53:00Z" w16du:dateUtc="2025-05-23T13:53:00Z"/>
                <w:rFonts w:cstheme="minorHAnsi"/>
                <w:sz w:val="16"/>
                <w:szCs w:val="16"/>
              </w:rPr>
            </w:pPr>
            <w:ins w:id="20964" w:author="Drastichová Zuzana" w:date="2025-03-06T21:44:00Z" w16du:dateUtc="2025-03-06T20:44:00Z">
              <w:del w:id="20965" w:author="Irová Zuzana" w:date="2025-05-23T15:53:00Z" w16du:dateUtc="2025-05-23T13:53:00Z">
                <w:r w:rsidRPr="006A0E2C" w:rsidDel="00B7529C">
                  <w:rPr>
                    <w:rFonts w:cstheme="minorHAnsi"/>
                    <w:sz w:val="16"/>
                    <w:szCs w:val="16"/>
                  </w:rPr>
                  <w:delText>Account type</w:delText>
                </w:r>
              </w:del>
            </w:ins>
          </w:p>
          <w:p w14:paraId="76186437" w14:textId="32C81BBA" w:rsidR="00902635" w:rsidDel="00B7529C" w:rsidRDefault="00902635" w:rsidP="00902635">
            <w:pPr>
              <w:spacing w:before="40" w:after="40" w:line="276" w:lineRule="auto"/>
              <w:rPr>
                <w:ins w:id="20966" w:author="Drastichová Zuzana" w:date="2025-03-06T21:44:00Z" w16du:dateUtc="2025-03-06T20:44:00Z"/>
                <w:del w:id="20967" w:author="Irová Zuzana" w:date="2025-05-23T15:53:00Z" w16du:dateUtc="2025-05-23T13:53:00Z"/>
                <w:rFonts w:cstheme="minorHAnsi"/>
                <w:sz w:val="16"/>
                <w:szCs w:val="16"/>
              </w:rPr>
            </w:pPr>
            <w:ins w:id="20968" w:author="Drastichová Zuzana" w:date="2025-03-06T21:44:00Z" w16du:dateUtc="2025-03-06T20:44:00Z">
              <w:del w:id="20969" w:author="Irová Zuzana" w:date="2025-05-23T15:53:00Z" w16du:dateUtc="2025-05-23T13:53:00Z">
                <w:r w:rsidRPr="006A0E2C" w:rsidDel="00B7529C">
                  <w:rPr>
                    <w:rFonts w:cstheme="minorHAnsi"/>
                    <w:sz w:val="16"/>
                    <w:szCs w:val="16"/>
                  </w:rPr>
                  <w:delText>Bill issuer</w:delText>
                </w:r>
              </w:del>
            </w:ins>
          </w:p>
          <w:p w14:paraId="20C984C6" w14:textId="43C7C398" w:rsidR="00902635" w:rsidDel="00B7529C" w:rsidRDefault="00902635" w:rsidP="00902635">
            <w:pPr>
              <w:spacing w:before="40" w:after="40" w:line="276" w:lineRule="auto"/>
              <w:rPr>
                <w:ins w:id="20970" w:author="Drastichová Zuzana" w:date="2025-03-06T21:44:00Z" w16du:dateUtc="2025-03-06T20:44:00Z"/>
                <w:del w:id="20971" w:author="Irová Zuzana" w:date="2025-05-23T15:53:00Z" w16du:dateUtc="2025-05-23T13:53:00Z"/>
                <w:rFonts w:cstheme="minorHAnsi"/>
                <w:sz w:val="16"/>
                <w:szCs w:val="16"/>
              </w:rPr>
            </w:pPr>
            <w:ins w:id="20972" w:author="Drastichová Zuzana" w:date="2025-03-06T21:44:00Z" w16du:dateUtc="2025-03-06T20:44:00Z">
              <w:del w:id="20973" w:author="Irová Zuzana" w:date="2025-05-23T15:53:00Z" w16du:dateUtc="2025-05-23T13:53:00Z">
                <w:r w:rsidRPr="006A0E2C" w:rsidDel="00B7529C">
                  <w:rPr>
                    <w:rFonts w:cstheme="minorHAnsi"/>
                    <w:sz w:val="16"/>
                    <w:szCs w:val="16"/>
                  </w:rPr>
                  <w:delText>Bill number</w:delText>
                </w:r>
              </w:del>
            </w:ins>
          </w:p>
          <w:p w14:paraId="6DF75DE5" w14:textId="675025DD" w:rsidR="00902635" w:rsidDel="00B7529C" w:rsidRDefault="00902635" w:rsidP="00902635">
            <w:pPr>
              <w:spacing w:before="40" w:after="40" w:line="276" w:lineRule="auto"/>
              <w:rPr>
                <w:ins w:id="20974" w:author="Drastichová Zuzana" w:date="2025-03-06T21:44:00Z" w16du:dateUtc="2025-03-06T20:44:00Z"/>
                <w:del w:id="20975" w:author="Irová Zuzana" w:date="2025-05-23T15:53:00Z" w16du:dateUtc="2025-05-23T13:53:00Z"/>
                <w:rFonts w:cstheme="minorHAnsi"/>
                <w:sz w:val="16"/>
                <w:szCs w:val="16"/>
              </w:rPr>
            </w:pPr>
            <w:ins w:id="20976" w:author="Drastichová Zuzana" w:date="2025-03-06T21:44:00Z" w16du:dateUtc="2025-03-06T20:44:00Z">
              <w:del w:id="20977" w:author="Irová Zuzana" w:date="2025-05-23T15:53:00Z" w16du:dateUtc="2025-05-23T13:53:00Z">
                <w:r w:rsidRPr="006A0E2C" w:rsidDel="00B7529C">
                  <w:rPr>
                    <w:rFonts w:cstheme="minorHAnsi"/>
                    <w:sz w:val="16"/>
                    <w:szCs w:val="16"/>
                  </w:rPr>
                  <w:delText xml:space="preserve">Bill </w:delText>
                </w:r>
                <w:r w:rsidRPr="006A0E2C" w:rsidDel="00B7529C">
                  <w:rPr>
                    <w:rFonts w:cstheme="minorHAnsi"/>
                    <w:sz w:val="16"/>
                    <w:szCs w:val="16"/>
                    <w:lang w:val="en-US"/>
                  </w:rPr>
                  <w:delText>issue</w:delText>
                </w:r>
                <w:r w:rsidRPr="006A0E2C" w:rsidDel="00B7529C">
                  <w:rPr>
                    <w:rFonts w:cstheme="minorHAnsi"/>
                    <w:sz w:val="16"/>
                    <w:szCs w:val="16"/>
                  </w:rPr>
                  <w:delText xml:space="preserve"> type</w:delText>
                </w:r>
              </w:del>
            </w:ins>
          </w:p>
          <w:p w14:paraId="45D9FC59" w14:textId="35733887" w:rsidR="00902635" w:rsidDel="00B7529C" w:rsidRDefault="00902635" w:rsidP="00902635">
            <w:pPr>
              <w:spacing w:before="40" w:after="40" w:line="276" w:lineRule="auto"/>
              <w:rPr>
                <w:ins w:id="20978" w:author="Drastichová Zuzana" w:date="2025-03-06T21:44:00Z" w16du:dateUtc="2025-03-06T20:44:00Z"/>
                <w:del w:id="20979" w:author="Irová Zuzana" w:date="2025-05-23T15:53:00Z" w16du:dateUtc="2025-05-23T13:53:00Z"/>
                <w:rFonts w:cstheme="minorHAnsi"/>
                <w:sz w:val="16"/>
                <w:szCs w:val="16"/>
                <w:lang w:val="en-US"/>
              </w:rPr>
            </w:pPr>
            <w:ins w:id="20980" w:author="Drastichová Zuzana" w:date="2025-03-06T21:44:00Z" w16du:dateUtc="2025-03-06T20:44:00Z">
              <w:del w:id="20981" w:author="Irová Zuzana" w:date="2025-05-23T15:53:00Z" w16du:dateUtc="2025-05-23T13:53:00Z">
                <w:r w:rsidRPr="006A0E2C" w:rsidDel="00B7529C">
                  <w:rPr>
                    <w:rFonts w:cstheme="minorHAnsi"/>
                    <w:sz w:val="16"/>
                    <w:szCs w:val="16"/>
                    <w:lang w:val="en-US"/>
                  </w:rPr>
                  <w:delText>Bill session number</w:delText>
                </w:r>
              </w:del>
            </w:ins>
          </w:p>
          <w:p w14:paraId="56B2BA5F" w14:textId="2AE67AB8" w:rsidR="00902635" w:rsidDel="00B7529C" w:rsidRDefault="00902635" w:rsidP="00902635">
            <w:pPr>
              <w:spacing w:before="40" w:after="40" w:line="276" w:lineRule="auto"/>
              <w:rPr>
                <w:ins w:id="20982" w:author="Drastichová Zuzana" w:date="2025-03-06T21:44:00Z" w16du:dateUtc="2025-03-06T20:44:00Z"/>
                <w:del w:id="20983" w:author="Irová Zuzana" w:date="2025-05-23T15:53:00Z" w16du:dateUtc="2025-05-23T13:53:00Z"/>
                <w:rFonts w:cstheme="minorHAnsi"/>
                <w:sz w:val="16"/>
                <w:szCs w:val="16"/>
              </w:rPr>
            </w:pPr>
            <w:ins w:id="20984" w:author="Drastichová Zuzana" w:date="2025-03-06T21:44:00Z" w16du:dateUtc="2025-03-06T20:44:00Z">
              <w:del w:id="20985" w:author="Irová Zuzana" w:date="2025-05-23T15:53:00Z" w16du:dateUtc="2025-05-23T13:53:00Z">
                <w:r w:rsidRPr="006A0E2C" w:rsidDel="00B7529C">
                  <w:rPr>
                    <w:rFonts w:cstheme="minorHAnsi"/>
                    <w:sz w:val="16"/>
                    <w:szCs w:val="16"/>
                  </w:rPr>
                  <w:delText>Bill total amount</w:delText>
                </w:r>
              </w:del>
              <w:del w:id="20986" w:author="Irová Zuzana" w:date="2025-03-10T10:38:00Z" w16du:dateUtc="2025-03-10T09:38:00Z">
                <w:r w:rsidRPr="006A0E2C" w:rsidDel="00806ED9">
                  <w:rPr>
                    <w:rFonts w:cstheme="minorHAnsi"/>
                    <w:sz w:val="16"/>
                    <w:szCs w:val="16"/>
                  </w:rPr>
                  <w:delText xml:space="preserve"> in clearing currency</w:delText>
                </w:r>
              </w:del>
            </w:ins>
          </w:p>
          <w:p w14:paraId="21A4B8C3" w14:textId="55CC3269" w:rsidR="00902635" w:rsidDel="00B7529C" w:rsidRDefault="00902635" w:rsidP="00902635">
            <w:pPr>
              <w:spacing w:before="40" w:after="40" w:line="276" w:lineRule="auto"/>
              <w:rPr>
                <w:ins w:id="20987" w:author="Drastichová Zuzana" w:date="2025-03-06T21:44:00Z" w16du:dateUtc="2025-03-06T20:44:00Z"/>
                <w:del w:id="20988" w:author="Irová Zuzana" w:date="2025-05-23T15:53:00Z" w16du:dateUtc="2025-05-23T13:53:00Z"/>
                <w:rFonts w:cstheme="minorHAnsi"/>
                <w:sz w:val="16"/>
                <w:szCs w:val="16"/>
              </w:rPr>
            </w:pPr>
            <w:ins w:id="20989" w:author="Drastichová Zuzana" w:date="2025-03-06T21:44:00Z" w16du:dateUtc="2025-03-06T20:44:00Z">
              <w:del w:id="20990" w:author="Irová Zuzana" w:date="2025-05-23T15:53:00Z" w16du:dateUtc="2025-05-23T13:53:00Z">
                <w:r w:rsidRPr="006A0E2C" w:rsidDel="00B7529C">
                  <w:rPr>
                    <w:rFonts w:cstheme="minorHAnsi"/>
                    <w:sz w:val="16"/>
                    <w:szCs w:val="16"/>
                  </w:rPr>
                  <w:delText>Bill total amount</w:delText>
                </w:r>
              </w:del>
              <w:del w:id="20991" w:author="Irová Zuzana" w:date="2025-03-10T10:38:00Z" w16du:dateUtc="2025-03-10T09:38:00Z">
                <w:r w:rsidRPr="006A0E2C" w:rsidDel="00806ED9">
                  <w:rPr>
                    <w:rFonts w:cstheme="minorHAnsi"/>
                    <w:sz w:val="16"/>
                    <w:szCs w:val="16"/>
                  </w:rPr>
                  <w:delText xml:space="preserve"> clearing currency</w:delText>
                </w:r>
              </w:del>
            </w:ins>
          </w:p>
          <w:p w14:paraId="4750DA0B" w14:textId="0EBED240" w:rsidR="00902635" w:rsidDel="00B7529C" w:rsidRDefault="00902635" w:rsidP="00902635">
            <w:pPr>
              <w:spacing w:before="40" w:after="40" w:line="276" w:lineRule="auto"/>
              <w:rPr>
                <w:ins w:id="20992" w:author="Drastichová Zuzana" w:date="2025-03-06T21:44:00Z" w16du:dateUtc="2025-03-06T20:44:00Z"/>
                <w:del w:id="20993" w:author="Irová Zuzana" w:date="2025-05-23T15:53:00Z" w16du:dateUtc="2025-05-23T13:53:00Z"/>
                <w:rFonts w:cstheme="minorHAnsi"/>
                <w:sz w:val="16"/>
                <w:szCs w:val="16"/>
              </w:rPr>
            </w:pPr>
            <w:ins w:id="20994" w:author="Drastichová Zuzana" w:date="2025-03-06T21:44:00Z" w16du:dateUtc="2025-03-06T20:44:00Z">
              <w:del w:id="20995" w:author="Irová Zuzana" w:date="2025-05-23T15:53:00Z" w16du:dateUtc="2025-05-23T13:53:00Z">
                <w:r w:rsidRPr="006A0E2C" w:rsidDel="00B7529C">
                  <w:rPr>
                    <w:rFonts w:cstheme="minorHAnsi"/>
                    <w:sz w:val="16"/>
                    <w:szCs w:val="16"/>
                  </w:rPr>
                  <w:delText xml:space="preserve">System operator </w:delText>
                </w:r>
                <w:r w:rsidDel="00B7529C">
                  <w:rPr>
                    <w:rFonts w:cstheme="minorHAnsi"/>
                    <w:sz w:val="16"/>
                    <w:szCs w:val="16"/>
                  </w:rPr>
                  <w:delText>ID</w:delText>
                </w:r>
              </w:del>
            </w:ins>
          </w:p>
          <w:p w14:paraId="03C9C399" w14:textId="24A0BE75" w:rsidR="00902635" w:rsidDel="00B7529C" w:rsidRDefault="00902635" w:rsidP="00902635">
            <w:pPr>
              <w:spacing w:before="40" w:after="40" w:line="276" w:lineRule="auto"/>
              <w:rPr>
                <w:ins w:id="20996" w:author="Drastichová Zuzana" w:date="2025-03-06T21:44:00Z" w16du:dateUtc="2025-03-06T20:44:00Z"/>
                <w:del w:id="20997" w:author="Irová Zuzana" w:date="2025-05-23T15:53:00Z" w16du:dateUtc="2025-05-23T13:53:00Z"/>
                <w:rFonts w:cstheme="minorHAnsi"/>
                <w:sz w:val="16"/>
                <w:szCs w:val="16"/>
              </w:rPr>
            </w:pPr>
            <w:ins w:id="20998" w:author="Drastichová Zuzana" w:date="2025-03-06T21:44:00Z" w16du:dateUtc="2025-03-06T20:44:00Z">
              <w:del w:id="20999" w:author="Irová Zuzana" w:date="2025-05-23T15:53:00Z" w16du:dateUtc="2025-05-23T13:53:00Z">
                <w:r w:rsidRPr="006A0E2C" w:rsidDel="00B7529C">
                  <w:rPr>
                    <w:rFonts w:cstheme="minorHAnsi"/>
                    <w:sz w:val="16"/>
                    <w:szCs w:val="16"/>
                  </w:rPr>
                  <w:delText xml:space="preserve">Customer </w:delText>
                </w:r>
                <w:r w:rsidDel="00B7529C">
                  <w:rPr>
                    <w:rFonts w:cstheme="minorHAnsi"/>
                    <w:sz w:val="16"/>
                    <w:szCs w:val="16"/>
                  </w:rPr>
                  <w:delText>ID</w:delText>
                </w:r>
              </w:del>
            </w:ins>
          </w:p>
          <w:p w14:paraId="6E6171C3" w14:textId="22C427D9" w:rsidR="00902635" w:rsidDel="00B7529C" w:rsidRDefault="00902635" w:rsidP="00902635">
            <w:pPr>
              <w:spacing w:before="40" w:after="40" w:line="276" w:lineRule="auto"/>
              <w:rPr>
                <w:ins w:id="21000" w:author="Drastichová Zuzana" w:date="2025-03-06T21:44:00Z" w16du:dateUtc="2025-03-06T20:44:00Z"/>
                <w:del w:id="21001" w:author="Irová Zuzana" w:date="2025-05-23T15:53:00Z" w16du:dateUtc="2025-05-23T13:53:00Z"/>
                <w:rFonts w:cstheme="minorHAnsi"/>
                <w:sz w:val="16"/>
                <w:szCs w:val="16"/>
              </w:rPr>
            </w:pPr>
            <w:ins w:id="21002" w:author="Drastichová Zuzana" w:date="2025-03-06T21:44:00Z" w16du:dateUtc="2025-03-06T20:44:00Z">
              <w:del w:id="21003" w:author="Irová Zuzana" w:date="2025-05-23T15:53:00Z" w16du:dateUtc="2025-05-23T13:53:00Z">
                <w:r w:rsidRPr="006A0E2C" w:rsidDel="00B7529C">
                  <w:rPr>
                    <w:rFonts w:cstheme="minorHAnsi"/>
                    <w:sz w:val="16"/>
                    <w:szCs w:val="16"/>
                  </w:rPr>
                  <w:delText>Bill ID</w:delText>
                </w:r>
              </w:del>
            </w:ins>
          </w:p>
          <w:p w14:paraId="2B5633FC" w14:textId="6A6C53C9" w:rsidR="00902635" w:rsidDel="00B7529C" w:rsidRDefault="00902635" w:rsidP="00902635">
            <w:pPr>
              <w:spacing w:before="40" w:after="40" w:line="276" w:lineRule="auto"/>
              <w:rPr>
                <w:ins w:id="21004" w:author="Drastichová Zuzana" w:date="2025-03-06T21:44:00Z" w16du:dateUtc="2025-03-06T20:44:00Z"/>
                <w:del w:id="21005" w:author="Irová Zuzana" w:date="2025-05-23T15:53:00Z" w16du:dateUtc="2025-05-23T13:53:00Z"/>
                <w:rFonts w:cstheme="minorHAnsi"/>
                <w:sz w:val="16"/>
                <w:szCs w:val="16"/>
              </w:rPr>
            </w:pPr>
            <w:ins w:id="21006" w:author="Drastichová Zuzana" w:date="2025-03-06T21:44:00Z" w16du:dateUtc="2025-03-06T20:44:00Z">
              <w:del w:id="21007" w:author="Irová Zuzana" w:date="2025-05-23T15:53:00Z" w16du:dateUtc="2025-05-23T13:53:00Z">
                <w:r w:rsidRPr="006A0E2C" w:rsidDel="00B7529C">
                  <w:rPr>
                    <w:rFonts w:cstheme="minorHAnsi"/>
                    <w:sz w:val="16"/>
                    <w:szCs w:val="16"/>
                  </w:rPr>
                  <w:delText>Bill session ID</w:delText>
                </w:r>
              </w:del>
            </w:ins>
          </w:p>
          <w:p w14:paraId="251524FD" w14:textId="54747879" w:rsidR="00902635" w:rsidRPr="00122D48" w:rsidDel="00B7529C" w:rsidRDefault="00902635" w:rsidP="00902635">
            <w:pPr>
              <w:spacing w:before="40" w:after="40" w:line="276" w:lineRule="auto"/>
              <w:rPr>
                <w:ins w:id="21008" w:author="Drastichová Zuzana" w:date="2025-03-06T21:44:00Z" w16du:dateUtc="2025-03-06T20:44:00Z"/>
                <w:del w:id="21009" w:author="Irová Zuzana" w:date="2025-05-23T15:53:00Z" w16du:dateUtc="2025-05-23T13:53:00Z"/>
                <w:rFonts w:cstheme="minorHAnsi"/>
                <w:sz w:val="16"/>
                <w:szCs w:val="16"/>
              </w:rPr>
            </w:pPr>
            <w:ins w:id="21010" w:author="Drastichová Zuzana" w:date="2025-03-06T21:44:00Z" w16du:dateUtc="2025-03-06T20:44:00Z">
              <w:del w:id="21011" w:author="Irová Zuzana" w:date="2025-05-23T15:53:00Z" w16du:dateUtc="2025-05-23T13:53:00Z">
                <w:r w:rsidRPr="00122D48" w:rsidDel="00B7529C">
                  <w:rPr>
                    <w:rFonts w:cstheme="minorHAnsi"/>
                    <w:sz w:val="16"/>
                    <w:szCs w:val="16"/>
                  </w:rPr>
                  <w:delText>EETS Provider ID</w:delText>
                </w:r>
              </w:del>
            </w:ins>
          </w:p>
          <w:p w14:paraId="3738BA9A" w14:textId="144D7CF6" w:rsidR="00902635" w:rsidRPr="00EF1F06" w:rsidRDefault="00902635" w:rsidP="00902635">
            <w:pPr>
              <w:spacing w:before="40" w:after="40" w:line="276" w:lineRule="auto"/>
              <w:rPr>
                <w:ins w:id="21012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1013" w:author="Drastichová Zuzana" w:date="2025-03-06T21:44:00Z" w16du:dateUtc="2025-03-06T20:44:00Z">
              <w:del w:id="21014" w:author="Irová Zuzana" w:date="2025-05-23T15:53:00Z" w16du:dateUtc="2025-05-23T13:53:00Z">
                <w:r w:rsidRPr="00122D48" w:rsidDel="00B7529C">
                  <w:rPr>
                    <w:rFonts w:cstheme="minorHAnsi"/>
                    <w:sz w:val="16"/>
                    <w:szCs w:val="16"/>
                  </w:rPr>
                  <w:delText>EETS Provider abbreviation</w:delText>
                </w:r>
              </w:del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B84BC" w14:textId="77777777" w:rsidR="00902635" w:rsidRDefault="00902635" w:rsidP="00902635">
            <w:pPr>
              <w:spacing w:before="40" w:after="40" w:line="276" w:lineRule="auto"/>
              <w:rPr>
                <w:ins w:id="21015" w:author="Drastichová Zuzana" w:date="2025-03-06T21:44:00Z" w16du:dateUtc="2025-03-06T20:44:00Z"/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CB28" w14:textId="77777777" w:rsidR="00902635" w:rsidRDefault="00902635" w:rsidP="00902635">
            <w:pPr>
              <w:spacing w:before="40" w:after="40" w:line="276" w:lineRule="auto"/>
              <w:rPr>
                <w:ins w:id="21016" w:author="Drastichová Zuzana" w:date="2025-03-06T21:44:00Z" w16du:dateUtc="2025-03-06T20:44:00Z"/>
                <w:rFonts w:cstheme="minorHAnsi"/>
                <w:sz w:val="16"/>
                <w:szCs w:val="16"/>
              </w:rPr>
            </w:pPr>
            <w:ins w:id="21017" w:author="Drastichová Zuzana" w:date="2025-03-06T21:44:00Z" w16du:dateUtc="2025-03-06T20:44:00Z">
              <w:r>
                <w:rPr>
                  <w:rFonts w:cstheme="minorHAnsi"/>
                  <w:sz w:val="16"/>
                  <w:szCs w:val="16"/>
                </w:rPr>
                <w:t>Ano</w:t>
              </w:r>
            </w:ins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321937A" w14:textId="0F6970EF" w:rsidR="00902635" w:rsidRDefault="00902635" w:rsidP="00902635">
            <w:pPr>
              <w:spacing w:before="40" w:after="40" w:line="276" w:lineRule="auto"/>
              <w:rPr>
                <w:ins w:id="21018" w:author="Drastichová Zuzana" w:date="2025-03-06T21:44:00Z" w16du:dateUtc="2025-03-06T20:44:00Z"/>
                <w:rFonts w:eastAsia="Times New Roman" w:cstheme="minorHAnsi"/>
                <w:sz w:val="16"/>
                <w:szCs w:val="16"/>
                <w:lang w:eastAsia="cs-CZ"/>
              </w:rPr>
            </w:pPr>
            <w:ins w:id="21019" w:author="Irová Zuzana" w:date="2025-05-23T15:50:00Z" w16du:dateUtc="2025-05-23T13:50:00Z">
              <w:r w:rsidRPr="004D6C4E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</w:rPr>
                <w:t>dvoujazyčná verze (hr+en)</w:t>
              </w:r>
            </w:ins>
            <w:ins w:id="21020" w:author="Drastichová Zuzana" w:date="2025-03-06T21:44:00Z" w16du:dateUtc="2025-03-06T20:44:00Z">
              <w:del w:id="21021" w:author="Irová Zuzana" w:date="2025-05-23T15:50:00Z" w16du:dateUtc="2025-05-23T13:50:00Z">
                <w:r w:rsidDel="00762CF6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  <w:delText>dvoujazyčná verze (sk+en)</w:delText>
                </w:r>
              </w:del>
            </w:ins>
          </w:p>
        </w:tc>
      </w:tr>
      <w:tr w:rsidR="00902635" w14:paraId="7F95086D" w14:textId="77777777">
        <w:trPr>
          <w:trHeight w:val="270"/>
          <w:ins w:id="21022" w:author="Irová Zuzana" w:date="2025-05-23T11:59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11A4E2" w14:textId="393ECB94" w:rsidR="00902635" w:rsidRDefault="00902635" w:rsidP="00902635">
            <w:pPr>
              <w:spacing w:before="40" w:after="40" w:line="276" w:lineRule="auto"/>
              <w:rPr>
                <w:ins w:id="21023" w:author="Irová Zuzana" w:date="2025-05-23T11:59:00Z" w16du:dateUtc="2025-05-23T09:59:00Z"/>
                <w:rFonts w:eastAsia="Times New Roman" w:cstheme="minorHAnsi"/>
                <w:sz w:val="16"/>
                <w:szCs w:val="16"/>
                <w:lang w:eastAsia="cs-CZ"/>
              </w:rPr>
            </w:pPr>
            <w:ins w:id="21024" w:author="Irová Zuzana" w:date="2025-05-23T15:38:00Z">
              <w:r w:rsidRPr="00777D80">
                <w:rPr>
                  <w:rFonts w:eastAsia="Times New Roman" w:cstheme="minorHAnsi"/>
                  <w:sz w:val="16"/>
                  <w:szCs w:val="16"/>
                  <w:lang w:eastAsia="cs-CZ"/>
                </w:rPr>
                <w:lastRenderedPageBreak/>
                <w:t xml:space="preserve">Výzva k úhradě za přestupky </w:t>
              </w:r>
            </w:ins>
            <w:ins w:id="21025" w:author="Irová Zuzana" w:date="2025-05-23T15:37:00Z" w16du:dateUtc="2025-05-23T13:37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(DOC.BE.2</w:t>
              </w:r>
            </w:ins>
            <w:ins w:id="21026" w:author="Irová Zuzana" w:date="2025-05-23T15:38:00Z" w16du:dateUtc="2025-05-23T13:38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2</w:t>
              </w:r>
            </w:ins>
            <w:ins w:id="21027" w:author="Irová Zuzana" w:date="2025-05-23T15:37:00Z" w16du:dateUtc="2025-05-23T13:37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.HR)</w:t>
              </w:r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F6291" w14:textId="6723AEE9" w:rsidR="00902635" w:rsidRDefault="00902635" w:rsidP="00902635">
            <w:pPr>
              <w:spacing w:before="40" w:after="40" w:line="276" w:lineRule="auto"/>
              <w:rPr>
                <w:ins w:id="21028" w:author="Irová Zuzana" w:date="2025-05-23T11:59:00Z" w16du:dateUtc="2025-05-23T09:59:00Z"/>
                <w:rFonts w:cstheme="minorHAnsi"/>
                <w:sz w:val="16"/>
                <w:szCs w:val="16"/>
              </w:rPr>
            </w:pPr>
            <w:ins w:id="21029" w:author="Irová Zuzana" w:date="2025-05-23T15:37:00Z" w16du:dateUtc="2025-05-23T13:37:00Z">
              <w:r>
                <w:rPr>
                  <w:rFonts w:cstheme="minorHAnsi"/>
                  <w:sz w:val="16"/>
                  <w:szCs w:val="16"/>
                </w:rPr>
                <w:t>Invoice</w:t>
              </w:r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5472C" w14:textId="5EFA0BA4" w:rsidR="00902635" w:rsidRDefault="00902635" w:rsidP="00902635">
            <w:pPr>
              <w:spacing w:before="40" w:after="40" w:line="276" w:lineRule="auto"/>
              <w:rPr>
                <w:ins w:id="21030" w:author="Irová Zuzana" w:date="2025-05-23T11:59:00Z" w16du:dateUtc="2025-05-23T09:59:00Z"/>
                <w:rFonts w:cstheme="minorHAnsi"/>
                <w:sz w:val="16"/>
                <w:szCs w:val="16"/>
              </w:rPr>
            </w:pPr>
            <w:ins w:id="21031" w:author="Irová Zuzana" w:date="2025-05-23T15:37:00Z" w16du:dateUtc="2025-05-23T13:37:00Z">
              <w:r>
                <w:rPr>
                  <w:rFonts w:cstheme="minorHAnsi"/>
                  <w:sz w:val="16"/>
                  <w:szCs w:val="16"/>
                </w:rPr>
                <w:t>BO</w:t>
              </w:r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1ED9A" w14:textId="77777777" w:rsidR="00206A97" w:rsidRPr="00206A97" w:rsidRDefault="00206A97" w:rsidP="00206A97">
            <w:pPr>
              <w:spacing w:before="40" w:after="40" w:line="276" w:lineRule="auto"/>
              <w:rPr>
                <w:ins w:id="21032" w:author="Irová Zuzana" w:date="2025-05-23T15:53:00Z"/>
                <w:rFonts w:cstheme="minorHAnsi"/>
                <w:sz w:val="16"/>
                <w:szCs w:val="16"/>
              </w:rPr>
            </w:pPr>
            <w:ins w:id="21033" w:author="Irová Zuzana" w:date="2025-05-23T15:53:00Z">
              <w:r w:rsidRPr="00206A97">
                <w:rPr>
                  <w:rFonts w:cstheme="minorHAnsi"/>
                  <w:sz w:val="16"/>
                  <w:szCs w:val="16"/>
                </w:rPr>
                <w:t xml:space="preserve">Bill </w:t>
              </w:r>
              <w:r w:rsidRPr="00206A97">
                <w:rPr>
                  <w:rFonts w:cstheme="minorHAnsi"/>
                  <w:sz w:val="16"/>
                  <w:szCs w:val="16"/>
                  <w:lang w:val="en-US"/>
                </w:rPr>
                <w:t>issue</w:t>
              </w:r>
              <w:r w:rsidRPr="00206A97">
                <w:rPr>
                  <w:rFonts w:cstheme="minorHAnsi"/>
                  <w:sz w:val="16"/>
                  <w:szCs w:val="16"/>
                </w:rPr>
                <w:t xml:space="preserve"> type</w:t>
              </w:r>
            </w:ins>
          </w:p>
          <w:p w14:paraId="7F54165B" w14:textId="77777777" w:rsidR="00206A97" w:rsidRPr="00206A97" w:rsidRDefault="00206A97" w:rsidP="00206A97">
            <w:pPr>
              <w:spacing w:before="40" w:after="40" w:line="276" w:lineRule="auto"/>
              <w:rPr>
                <w:ins w:id="21034" w:author="Irová Zuzana" w:date="2025-05-23T15:53:00Z"/>
                <w:rFonts w:cstheme="minorHAnsi"/>
                <w:sz w:val="16"/>
                <w:szCs w:val="16"/>
              </w:rPr>
            </w:pPr>
            <w:ins w:id="21035" w:author="Irová Zuzana" w:date="2025-05-23T15:53:00Z">
              <w:r w:rsidRPr="00206A97">
                <w:rPr>
                  <w:rFonts w:cstheme="minorHAnsi"/>
                  <w:sz w:val="16"/>
                  <w:szCs w:val="16"/>
                </w:rPr>
                <w:t>Bill number</w:t>
              </w:r>
            </w:ins>
          </w:p>
          <w:p w14:paraId="35A7C9E4" w14:textId="77777777" w:rsidR="00A778C3" w:rsidRPr="00206A97" w:rsidRDefault="00A778C3" w:rsidP="00A778C3">
            <w:pPr>
              <w:spacing w:before="40" w:after="40" w:line="276" w:lineRule="auto"/>
              <w:rPr>
                <w:ins w:id="21036" w:author="Irová Zuzana" w:date="2025-05-23T15:55:00Z" w16du:dateUtc="2025-05-23T13:55:00Z"/>
                <w:rFonts w:cstheme="minorHAnsi"/>
                <w:sz w:val="16"/>
                <w:szCs w:val="16"/>
              </w:rPr>
            </w:pPr>
            <w:ins w:id="21037" w:author="Irová Zuzana" w:date="2025-05-23T15:55:00Z" w16du:dateUtc="2025-05-23T13:55:00Z">
              <w:r w:rsidRPr="00206A97">
                <w:rPr>
                  <w:rFonts w:cstheme="minorHAnsi"/>
                  <w:sz w:val="16"/>
                  <w:szCs w:val="16"/>
                </w:rPr>
                <w:t>Bill ID</w:t>
              </w:r>
            </w:ins>
          </w:p>
          <w:p w14:paraId="3E558303" w14:textId="77777777" w:rsidR="00206A97" w:rsidRPr="00206A97" w:rsidRDefault="00206A97" w:rsidP="00206A97">
            <w:pPr>
              <w:spacing w:before="40" w:after="40" w:line="276" w:lineRule="auto"/>
              <w:rPr>
                <w:ins w:id="21038" w:author="Irová Zuzana" w:date="2025-05-23T15:53:00Z"/>
                <w:rFonts w:cstheme="minorHAnsi"/>
                <w:sz w:val="16"/>
                <w:szCs w:val="16"/>
              </w:rPr>
            </w:pPr>
            <w:ins w:id="21039" w:author="Irová Zuzana" w:date="2025-05-23T15:53:00Z">
              <w:r w:rsidRPr="00206A97">
                <w:rPr>
                  <w:rFonts w:cstheme="minorHAnsi"/>
                  <w:sz w:val="16"/>
                  <w:szCs w:val="16"/>
                </w:rPr>
                <w:t>Bill total amount</w:t>
              </w:r>
            </w:ins>
          </w:p>
          <w:p w14:paraId="0B7ED4B5" w14:textId="77777777" w:rsidR="00206A97" w:rsidRPr="00206A97" w:rsidRDefault="00206A97" w:rsidP="00206A97">
            <w:pPr>
              <w:spacing w:before="40" w:after="40" w:line="276" w:lineRule="auto"/>
              <w:rPr>
                <w:ins w:id="21040" w:author="Irová Zuzana" w:date="2025-05-23T15:53:00Z"/>
                <w:rFonts w:cstheme="minorHAnsi"/>
                <w:sz w:val="16"/>
                <w:szCs w:val="16"/>
              </w:rPr>
            </w:pPr>
            <w:ins w:id="21041" w:author="Irová Zuzana" w:date="2025-05-23T15:53:00Z">
              <w:r w:rsidRPr="00206A97">
                <w:rPr>
                  <w:rFonts w:cstheme="minorHAnsi"/>
                  <w:sz w:val="16"/>
                  <w:szCs w:val="16"/>
                </w:rPr>
                <w:t>System operator ID</w:t>
              </w:r>
            </w:ins>
          </w:p>
          <w:p w14:paraId="1BB2E1A6" w14:textId="77777777" w:rsidR="00206A97" w:rsidRPr="00206A97" w:rsidRDefault="00206A97" w:rsidP="00206A97">
            <w:pPr>
              <w:spacing w:before="40" w:after="40" w:line="276" w:lineRule="auto"/>
              <w:rPr>
                <w:ins w:id="21042" w:author="Irová Zuzana" w:date="2025-05-23T15:53:00Z"/>
                <w:rFonts w:cstheme="minorHAnsi"/>
                <w:sz w:val="16"/>
                <w:szCs w:val="16"/>
              </w:rPr>
            </w:pPr>
            <w:ins w:id="21043" w:author="Irová Zuzana" w:date="2025-05-23T15:53:00Z">
              <w:r w:rsidRPr="00206A97">
                <w:rPr>
                  <w:rFonts w:cstheme="minorHAnsi"/>
                  <w:sz w:val="16"/>
                  <w:szCs w:val="16"/>
                </w:rPr>
                <w:t>System operator abbreviation</w:t>
              </w:r>
            </w:ins>
          </w:p>
          <w:p w14:paraId="38875221" w14:textId="77777777" w:rsidR="00206A97" w:rsidRPr="00206A97" w:rsidRDefault="00206A97" w:rsidP="00206A97">
            <w:pPr>
              <w:spacing w:before="40" w:after="40" w:line="276" w:lineRule="auto"/>
              <w:rPr>
                <w:ins w:id="21044" w:author="Irová Zuzana" w:date="2025-05-23T15:53:00Z"/>
                <w:rFonts w:cstheme="minorHAnsi"/>
                <w:sz w:val="16"/>
                <w:szCs w:val="16"/>
              </w:rPr>
            </w:pPr>
            <w:ins w:id="21045" w:author="Irová Zuzana" w:date="2025-05-23T15:53:00Z">
              <w:r w:rsidRPr="00206A97">
                <w:rPr>
                  <w:rFonts w:cstheme="minorHAnsi"/>
                  <w:sz w:val="16"/>
                  <w:szCs w:val="16"/>
                </w:rPr>
                <w:t>Subject type</w:t>
              </w:r>
            </w:ins>
          </w:p>
          <w:p w14:paraId="3A669800" w14:textId="77777777" w:rsidR="00206A97" w:rsidRPr="00206A97" w:rsidRDefault="00206A97" w:rsidP="00206A97">
            <w:pPr>
              <w:spacing w:before="40" w:after="40" w:line="276" w:lineRule="auto"/>
              <w:rPr>
                <w:ins w:id="21046" w:author="Irová Zuzana" w:date="2025-05-23T15:53:00Z"/>
                <w:rFonts w:cstheme="minorHAnsi"/>
                <w:sz w:val="16"/>
                <w:szCs w:val="16"/>
              </w:rPr>
            </w:pPr>
            <w:ins w:id="21047" w:author="Irová Zuzana" w:date="2025-05-23T15:53:00Z">
              <w:r w:rsidRPr="00206A97">
                <w:rPr>
                  <w:rFonts w:cstheme="minorHAnsi"/>
                  <w:sz w:val="16"/>
                  <w:szCs w:val="16"/>
                </w:rPr>
                <w:t>Customer ID</w:t>
              </w:r>
            </w:ins>
          </w:p>
          <w:p w14:paraId="0CE213F1" w14:textId="77777777" w:rsidR="00206A97" w:rsidRPr="00206A97" w:rsidRDefault="00206A97" w:rsidP="00206A97">
            <w:pPr>
              <w:spacing w:before="40" w:after="40" w:line="276" w:lineRule="auto"/>
              <w:rPr>
                <w:ins w:id="21048" w:author="Irová Zuzana" w:date="2025-05-23T15:53:00Z"/>
                <w:rFonts w:cstheme="minorHAnsi"/>
                <w:sz w:val="16"/>
                <w:szCs w:val="16"/>
              </w:rPr>
            </w:pPr>
            <w:ins w:id="21049" w:author="Irová Zuzana" w:date="2025-05-23T15:53:00Z">
              <w:r w:rsidRPr="00206A97">
                <w:rPr>
                  <w:rFonts w:cstheme="minorHAnsi"/>
                  <w:sz w:val="16"/>
                  <w:szCs w:val="16"/>
                </w:rPr>
                <w:t>Customer number</w:t>
              </w:r>
            </w:ins>
          </w:p>
          <w:p w14:paraId="5823B328" w14:textId="77777777" w:rsidR="00206A97" w:rsidRPr="00206A97" w:rsidRDefault="00206A97" w:rsidP="00206A97">
            <w:pPr>
              <w:spacing w:before="40" w:after="40" w:line="276" w:lineRule="auto"/>
              <w:rPr>
                <w:ins w:id="21050" w:author="Irová Zuzana" w:date="2025-05-23T15:53:00Z"/>
                <w:rFonts w:cstheme="minorHAnsi"/>
                <w:sz w:val="16"/>
                <w:szCs w:val="16"/>
              </w:rPr>
            </w:pPr>
            <w:ins w:id="21051" w:author="Irová Zuzana" w:date="2025-05-23T15:53:00Z">
              <w:r w:rsidRPr="00206A97">
                <w:rPr>
                  <w:rFonts w:cstheme="minorHAnsi"/>
                  <w:sz w:val="16"/>
                  <w:szCs w:val="16"/>
                </w:rPr>
                <w:t>Account number</w:t>
              </w:r>
            </w:ins>
          </w:p>
          <w:p w14:paraId="0DA80515" w14:textId="3A2FB72F" w:rsidR="00902635" w:rsidRDefault="00206A97" w:rsidP="00206A97">
            <w:pPr>
              <w:spacing w:before="40" w:after="40" w:line="276" w:lineRule="auto"/>
              <w:rPr>
                <w:ins w:id="21052" w:author="Irová Zuzana" w:date="2025-05-23T11:59:00Z" w16du:dateUtc="2025-05-23T09:59:00Z"/>
                <w:rFonts w:cstheme="minorHAnsi"/>
                <w:sz w:val="16"/>
                <w:szCs w:val="16"/>
              </w:rPr>
            </w:pPr>
            <w:ins w:id="21053" w:author="Irová Zuzana" w:date="2025-05-23T15:53:00Z">
              <w:r w:rsidRPr="00206A97">
                <w:rPr>
                  <w:rFonts w:cstheme="minorHAnsi"/>
                  <w:sz w:val="16"/>
                  <w:szCs w:val="16"/>
                </w:rPr>
                <w:t>Account type</w:t>
              </w:r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79C8C" w14:textId="77777777" w:rsidR="00902635" w:rsidRDefault="00902635" w:rsidP="00902635">
            <w:pPr>
              <w:spacing w:before="40" w:after="40" w:line="276" w:lineRule="auto"/>
              <w:rPr>
                <w:ins w:id="21054" w:author="Irová Zuzana" w:date="2025-05-23T11:59:00Z" w16du:dateUtc="2025-05-23T09:59:00Z"/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D56E3" w14:textId="77777777" w:rsidR="00902635" w:rsidRDefault="00902635" w:rsidP="00902635">
            <w:pPr>
              <w:spacing w:before="40" w:after="40" w:line="276" w:lineRule="auto"/>
              <w:rPr>
                <w:ins w:id="21055" w:author="Irová Zuzana" w:date="2025-05-23T11:59:00Z" w16du:dateUtc="2025-05-23T09:59:00Z"/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A1B2CDD" w14:textId="5B1E4AB4" w:rsidR="00902635" w:rsidRDefault="00902635" w:rsidP="00902635">
            <w:pPr>
              <w:spacing w:before="40" w:after="40" w:line="276" w:lineRule="auto"/>
              <w:rPr>
                <w:ins w:id="21056" w:author="Irová Zuzana" w:date="2025-05-23T11:59:00Z" w16du:dateUtc="2025-05-23T09:59:00Z"/>
                <w:rFonts w:eastAsia="Times New Roman" w:cstheme="minorHAnsi"/>
                <w:sz w:val="16"/>
                <w:szCs w:val="16"/>
                <w:lang w:eastAsia="cs-CZ"/>
              </w:rPr>
            </w:pPr>
            <w:ins w:id="21057" w:author="Irová Zuzana" w:date="2025-05-23T15:50:00Z" w16du:dateUtc="2025-05-23T13:50:00Z">
              <w:r w:rsidRPr="004D6C4E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</w:rPr>
                <w:t>dvoujazyčná verze (hr+en)</w:t>
              </w:r>
            </w:ins>
          </w:p>
        </w:tc>
      </w:tr>
      <w:tr w:rsidR="00902635" w14:paraId="222CC93C" w14:textId="77777777">
        <w:trPr>
          <w:trHeight w:val="270"/>
          <w:ins w:id="21058" w:author="Irová Zuzana" w:date="2025-05-23T11:59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22230F" w14:textId="2454A47A" w:rsidR="00902635" w:rsidRDefault="00902635" w:rsidP="00902635">
            <w:pPr>
              <w:spacing w:before="40" w:after="40" w:line="276" w:lineRule="auto"/>
              <w:rPr>
                <w:ins w:id="21059" w:author="Irová Zuzana" w:date="2025-05-23T11:59:00Z" w16du:dateUtc="2025-05-23T09:59:00Z"/>
                <w:rFonts w:eastAsia="Times New Roman" w:cstheme="minorHAnsi"/>
                <w:sz w:val="16"/>
                <w:szCs w:val="16"/>
                <w:lang w:eastAsia="cs-CZ"/>
              </w:rPr>
            </w:pPr>
            <w:ins w:id="21060" w:author="Irová Zuzana" w:date="2025-05-23T15:38:00Z">
              <w:r w:rsidRPr="00777D80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Výzva k úhradě za přestupky </w:t>
              </w:r>
            </w:ins>
            <w:ins w:id="21061" w:author="Irová Zuzana" w:date="2025-05-23T15:38:00Z" w16du:dateUtc="2025-05-23T13:38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– Dobropis </w:t>
              </w:r>
            </w:ins>
            <w:ins w:id="21062" w:author="Irová Zuzana" w:date="2025-05-23T15:37:00Z" w16du:dateUtc="2025-05-23T13:37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(DOC.BE.2</w:t>
              </w:r>
            </w:ins>
            <w:ins w:id="21063" w:author="Irová Zuzana" w:date="2025-05-23T15:38:00Z" w16du:dateUtc="2025-05-23T13:38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3</w:t>
              </w:r>
            </w:ins>
            <w:ins w:id="21064" w:author="Irová Zuzana" w:date="2025-05-23T15:37:00Z" w16du:dateUtc="2025-05-23T13:37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.HR)</w:t>
              </w:r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7C1D3" w14:textId="69887D31" w:rsidR="00902635" w:rsidRDefault="00902635" w:rsidP="00902635">
            <w:pPr>
              <w:spacing w:before="40" w:after="40" w:line="276" w:lineRule="auto"/>
              <w:rPr>
                <w:ins w:id="21065" w:author="Irová Zuzana" w:date="2025-05-23T11:59:00Z" w16du:dateUtc="2025-05-23T09:59:00Z"/>
                <w:rFonts w:cstheme="minorHAnsi"/>
                <w:sz w:val="16"/>
                <w:szCs w:val="16"/>
              </w:rPr>
            </w:pPr>
            <w:ins w:id="21066" w:author="Irová Zuzana" w:date="2025-05-23T15:37:00Z" w16du:dateUtc="2025-05-23T13:37:00Z">
              <w:r>
                <w:rPr>
                  <w:rFonts w:cstheme="minorHAnsi"/>
                  <w:sz w:val="16"/>
                  <w:szCs w:val="16"/>
                </w:rPr>
                <w:t>Invoice</w:t>
              </w:r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3B183" w14:textId="3437BE75" w:rsidR="00902635" w:rsidRDefault="00902635" w:rsidP="00902635">
            <w:pPr>
              <w:spacing w:before="40" w:after="40" w:line="276" w:lineRule="auto"/>
              <w:rPr>
                <w:ins w:id="21067" w:author="Irová Zuzana" w:date="2025-05-23T11:59:00Z" w16du:dateUtc="2025-05-23T09:59:00Z"/>
                <w:rFonts w:cstheme="minorHAnsi"/>
                <w:sz w:val="16"/>
                <w:szCs w:val="16"/>
              </w:rPr>
            </w:pPr>
            <w:ins w:id="21068" w:author="Irová Zuzana" w:date="2025-05-23T15:37:00Z" w16du:dateUtc="2025-05-23T13:37:00Z">
              <w:r>
                <w:rPr>
                  <w:rFonts w:cstheme="minorHAnsi"/>
                  <w:sz w:val="16"/>
                  <w:szCs w:val="16"/>
                </w:rPr>
                <w:t>BO</w:t>
              </w:r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DE427" w14:textId="2E27CCDE" w:rsidR="00902635" w:rsidRDefault="005036E5" w:rsidP="00902635">
            <w:pPr>
              <w:spacing w:before="40" w:after="40" w:line="276" w:lineRule="auto"/>
              <w:rPr>
                <w:ins w:id="21069" w:author="Irová Zuzana" w:date="2025-05-23T11:59:00Z" w16du:dateUtc="2025-05-23T09:59:00Z"/>
                <w:rFonts w:cstheme="minorHAnsi"/>
                <w:sz w:val="16"/>
                <w:szCs w:val="16"/>
              </w:rPr>
            </w:pPr>
            <w:ins w:id="21070" w:author="Irová Zuzana" w:date="2025-05-23T15:55:00Z">
              <w:r w:rsidRPr="005036E5">
                <w:rPr>
                  <w:rFonts w:cstheme="minorHAnsi"/>
                  <w:sz w:val="16"/>
                  <w:szCs w:val="16"/>
                </w:rPr>
                <w:t>Metadata jako DOC.BE.</w:t>
              </w:r>
            </w:ins>
            <w:ins w:id="21071" w:author="Irová Zuzana" w:date="2025-05-23T15:55:00Z" w16du:dateUtc="2025-05-23T13:55:00Z">
              <w:r>
                <w:rPr>
                  <w:rFonts w:cstheme="minorHAnsi"/>
                  <w:sz w:val="16"/>
                  <w:szCs w:val="16"/>
                </w:rPr>
                <w:t>22</w:t>
              </w:r>
            </w:ins>
            <w:ins w:id="21072" w:author="Irová Zuzana" w:date="2025-05-23T15:55:00Z">
              <w:r w:rsidRPr="005036E5">
                <w:rPr>
                  <w:rFonts w:cstheme="minorHAnsi"/>
                  <w:sz w:val="16"/>
                  <w:szCs w:val="16"/>
                </w:rPr>
                <w:t>.HR</w:t>
              </w:r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685DB" w14:textId="77777777" w:rsidR="00902635" w:rsidRDefault="00902635" w:rsidP="00902635">
            <w:pPr>
              <w:spacing w:before="40" w:after="40" w:line="276" w:lineRule="auto"/>
              <w:rPr>
                <w:ins w:id="21073" w:author="Irová Zuzana" w:date="2025-05-23T11:59:00Z" w16du:dateUtc="2025-05-23T09:59:00Z"/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A0CA8" w14:textId="77777777" w:rsidR="00902635" w:rsidRDefault="00902635" w:rsidP="00902635">
            <w:pPr>
              <w:spacing w:before="40" w:after="40" w:line="276" w:lineRule="auto"/>
              <w:rPr>
                <w:ins w:id="21074" w:author="Irová Zuzana" w:date="2025-05-23T11:59:00Z" w16du:dateUtc="2025-05-23T09:59:00Z"/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9746AAA" w14:textId="3424B8FA" w:rsidR="00902635" w:rsidRDefault="00902635" w:rsidP="00902635">
            <w:pPr>
              <w:spacing w:before="40" w:after="40" w:line="276" w:lineRule="auto"/>
              <w:rPr>
                <w:ins w:id="21075" w:author="Irová Zuzana" w:date="2025-05-23T11:59:00Z" w16du:dateUtc="2025-05-23T09:59:00Z"/>
                <w:rFonts w:eastAsia="Times New Roman" w:cstheme="minorHAnsi"/>
                <w:sz w:val="16"/>
                <w:szCs w:val="16"/>
                <w:lang w:eastAsia="cs-CZ"/>
              </w:rPr>
            </w:pPr>
            <w:ins w:id="21076" w:author="Irová Zuzana" w:date="2025-05-23T15:50:00Z" w16du:dateUtc="2025-05-23T13:50:00Z">
              <w:r w:rsidRPr="004D6C4E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</w:rPr>
                <w:t>dvoujazyčná verze (hr+en)</w:t>
              </w:r>
            </w:ins>
          </w:p>
        </w:tc>
      </w:tr>
      <w:tr w:rsidR="00902635" w14:paraId="79BACF19" w14:textId="77777777">
        <w:trPr>
          <w:trHeight w:val="270"/>
          <w:ins w:id="21077" w:author="Irová Zuzana" w:date="2025-05-23T11:59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31F2A15" w14:textId="5F3A0693" w:rsidR="00902635" w:rsidRDefault="00902635" w:rsidP="00902635">
            <w:pPr>
              <w:spacing w:before="40" w:after="40" w:line="276" w:lineRule="auto"/>
              <w:rPr>
                <w:ins w:id="21078" w:author="Irová Zuzana" w:date="2025-05-23T11:59:00Z" w16du:dateUtc="2025-05-23T09:59:00Z"/>
                <w:rFonts w:eastAsia="Times New Roman" w:cstheme="minorHAnsi"/>
                <w:sz w:val="16"/>
                <w:szCs w:val="16"/>
                <w:lang w:eastAsia="cs-CZ"/>
              </w:rPr>
            </w:pPr>
            <w:ins w:id="21079" w:author="Irová Zuzana" w:date="2025-05-23T15:38:00Z">
              <w:r w:rsidRPr="009C777F">
                <w:rPr>
                  <w:rFonts w:eastAsia="Times New Roman" w:cstheme="minorHAnsi"/>
                  <w:sz w:val="16"/>
                  <w:szCs w:val="16"/>
                  <w:lang w:val="en-US" w:eastAsia="cs-CZ"/>
                </w:rPr>
                <w:t>Proforma faktura</w:t>
              </w:r>
              <w:r w:rsidRPr="009C777F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 </w:t>
              </w:r>
            </w:ins>
            <w:ins w:id="21080" w:author="Irová Zuzana" w:date="2025-05-23T15:37:00Z" w16du:dateUtc="2025-05-23T13:37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(DOC.BE.2</w:t>
              </w:r>
            </w:ins>
            <w:ins w:id="21081" w:author="Irová Zuzana" w:date="2025-05-23T15:38:00Z" w16du:dateUtc="2025-05-23T13:38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4</w:t>
              </w:r>
            </w:ins>
            <w:ins w:id="21082" w:author="Irová Zuzana" w:date="2025-05-23T15:37:00Z" w16du:dateUtc="2025-05-23T13:37:00Z">
              <w:r>
                <w:rPr>
                  <w:rFonts w:eastAsia="Times New Roman" w:cstheme="minorHAnsi"/>
                  <w:sz w:val="16"/>
                  <w:szCs w:val="16"/>
                  <w:lang w:eastAsia="cs-CZ"/>
                </w:rPr>
                <w:t>.HR)</w:t>
              </w:r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E5208" w14:textId="5E7DC360" w:rsidR="00902635" w:rsidRDefault="00902635" w:rsidP="00902635">
            <w:pPr>
              <w:spacing w:before="40" w:after="40" w:line="276" w:lineRule="auto"/>
              <w:rPr>
                <w:ins w:id="21083" w:author="Irová Zuzana" w:date="2025-05-23T11:59:00Z" w16du:dateUtc="2025-05-23T09:59:00Z"/>
                <w:rFonts w:cstheme="minorHAnsi"/>
                <w:sz w:val="16"/>
                <w:szCs w:val="16"/>
              </w:rPr>
            </w:pPr>
            <w:ins w:id="21084" w:author="Irová Zuzana" w:date="2025-05-23T15:37:00Z" w16du:dateUtc="2025-05-23T13:37:00Z">
              <w:r>
                <w:rPr>
                  <w:rFonts w:cstheme="minorHAnsi"/>
                  <w:sz w:val="16"/>
                  <w:szCs w:val="16"/>
                </w:rPr>
                <w:t>Invoice</w:t>
              </w:r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DADB0" w14:textId="19BD21BA" w:rsidR="00902635" w:rsidRDefault="00902635" w:rsidP="00902635">
            <w:pPr>
              <w:spacing w:before="40" w:after="40" w:line="276" w:lineRule="auto"/>
              <w:rPr>
                <w:ins w:id="21085" w:author="Irová Zuzana" w:date="2025-05-23T11:59:00Z" w16du:dateUtc="2025-05-23T09:59:00Z"/>
                <w:rFonts w:cstheme="minorHAnsi"/>
                <w:sz w:val="16"/>
                <w:szCs w:val="16"/>
              </w:rPr>
            </w:pPr>
            <w:ins w:id="21086" w:author="Irová Zuzana" w:date="2025-05-23T15:37:00Z" w16du:dateUtc="2025-05-23T13:37:00Z">
              <w:r>
                <w:rPr>
                  <w:rFonts w:cstheme="minorHAnsi"/>
                  <w:sz w:val="16"/>
                  <w:szCs w:val="16"/>
                </w:rPr>
                <w:t>BO</w:t>
              </w:r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9E1B" w14:textId="77777777" w:rsidR="001C20FC" w:rsidRPr="00206A97" w:rsidRDefault="001C20FC" w:rsidP="001C20FC">
            <w:pPr>
              <w:spacing w:before="40" w:after="40" w:line="276" w:lineRule="auto"/>
              <w:rPr>
                <w:ins w:id="21087" w:author="Irová Zuzana" w:date="2025-05-23T15:59:00Z" w16du:dateUtc="2025-05-23T13:59:00Z"/>
                <w:rFonts w:cstheme="minorHAnsi"/>
                <w:sz w:val="16"/>
                <w:szCs w:val="16"/>
              </w:rPr>
            </w:pPr>
            <w:ins w:id="21088" w:author="Irová Zuzana" w:date="2025-05-23T15:59:00Z" w16du:dateUtc="2025-05-23T13:59:00Z">
              <w:r w:rsidRPr="00206A97">
                <w:rPr>
                  <w:rFonts w:cstheme="minorHAnsi"/>
                  <w:sz w:val="16"/>
                  <w:szCs w:val="16"/>
                </w:rPr>
                <w:t>Bill number</w:t>
              </w:r>
            </w:ins>
          </w:p>
          <w:p w14:paraId="32393206" w14:textId="77777777" w:rsidR="001C20FC" w:rsidRPr="00206A97" w:rsidRDefault="001C20FC" w:rsidP="001C20FC">
            <w:pPr>
              <w:spacing w:before="40" w:after="40" w:line="276" w:lineRule="auto"/>
              <w:rPr>
                <w:ins w:id="21089" w:author="Irová Zuzana" w:date="2025-05-23T15:59:00Z" w16du:dateUtc="2025-05-23T13:59:00Z"/>
                <w:rFonts w:cstheme="minorHAnsi"/>
                <w:sz w:val="16"/>
                <w:szCs w:val="16"/>
              </w:rPr>
            </w:pPr>
            <w:ins w:id="21090" w:author="Irová Zuzana" w:date="2025-05-23T15:59:00Z" w16du:dateUtc="2025-05-23T13:59:00Z">
              <w:r w:rsidRPr="00206A97">
                <w:rPr>
                  <w:rFonts w:cstheme="minorHAnsi"/>
                  <w:sz w:val="16"/>
                  <w:szCs w:val="16"/>
                </w:rPr>
                <w:t>Bill ID</w:t>
              </w:r>
            </w:ins>
          </w:p>
          <w:p w14:paraId="5740DD34" w14:textId="77777777" w:rsidR="001C20FC" w:rsidRPr="00206A97" w:rsidRDefault="001C20FC" w:rsidP="001C20FC">
            <w:pPr>
              <w:spacing w:before="40" w:after="40" w:line="276" w:lineRule="auto"/>
              <w:rPr>
                <w:ins w:id="21091" w:author="Irová Zuzana" w:date="2025-05-23T15:59:00Z" w16du:dateUtc="2025-05-23T13:59:00Z"/>
                <w:rFonts w:cstheme="minorHAnsi"/>
                <w:sz w:val="16"/>
                <w:szCs w:val="16"/>
              </w:rPr>
            </w:pPr>
            <w:ins w:id="21092" w:author="Irová Zuzana" w:date="2025-05-23T15:59:00Z" w16du:dateUtc="2025-05-23T13:59:00Z">
              <w:r w:rsidRPr="00206A97">
                <w:rPr>
                  <w:rFonts w:cstheme="minorHAnsi"/>
                  <w:sz w:val="16"/>
                  <w:szCs w:val="16"/>
                </w:rPr>
                <w:t>Bill total amount</w:t>
              </w:r>
            </w:ins>
          </w:p>
          <w:p w14:paraId="6E73099A" w14:textId="77777777" w:rsidR="001C20FC" w:rsidRPr="00206A97" w:rsidRDefault="001C20FC" w:rsidP="001C20FC">
            <w:pPr>
              <w:spacing w:before="40" w:after="40" w:line="276" w:lineRule="auto"/>
              <w:rPr>
                <w:ins w:id="21093" w:author="Irová Zuzana" w:date="2025-05-23T15:59:00Z" w16du:dateUtc="2025-05-23T13:59:00Z"/>
                <w:rFonts w:cstheme="minorHAnsi"/>
                <w:sz w:val="16"/>
                <w:szCs w:val="16"/>
              </w:rPr>
            </w:pPr>
            <w:ins w:id="21094" w:author="Irová Zuzana" w:date="2025-05-23T15:59:00Z" w16du:dateUtc="2025-05-23T13:59:00Z">
              <w:r w:rsidRPr="00206A97">
                <w:rPr>
                  <w:rFonts w:cstheme="minorHAnsi"/>
                  <w:sz w:val="16"/>
                  <w:szCs w:val="16"/>
                </w:rPr>
                <w:t>System operator ID</w:t>
              </w:r>
            </w:ins>
          </w:p>
          <w:p w14:paraId="4E44407F" w14:textId="77777777" w:rsidR="001C20FC" w:rsidRPr="00206A97" w:rsidRDefault="001C20FC" w:rsidP="001C20FC">
            <w:pPr>
              <w:spacing w:before="40" w:after="40" w:line="276" w:lineRule="auto"/>
              <w:rPr>
                <w:ins w:id="21095" w:author="Irová Zuzana" w:date="2025-05-23T15:59:00Z" w16du:dateUtc="2025-05-23T13:59:00Z"/>
                <w:rFonts w:cstheme="minorHAnsi"/>
                <w:sz w:val="16"/>
                <w:szCs w:val="16"/>
              </w:rPr>
            </w:pPr>
            <w:ins w:id="21096" w:author="Irová Zuzana" w:date="2025-05-23T15:59:00Z" w16du:dateUtc="2025-05-23T13:59:00Z">
              <w:r w:rsidRPr="00206A97">
                <w:rPr>
                  <w:rFonts w:cstheme="minorHAnsi"/>
                  <w:sz w:val="16"/>
                  <w:szCs w:val="16"/>
                </w:rPr>
                <w:t>System operator abbreviation</w:t>
              </w:r>
            </w:ins>
          </w:p>
          <w:p w14:paraId="4831436C" w14:textId="77777777" w:rsidR="001C20FC" w:rsidRPr="00206A97" w:rsidRDefault="001C20FC" w:rsidP="001C20FC">
            <w:pPr>
              <w:spacing w:before="40" w:after="40" w:line="276" w:lineRule="auto"/>
              <w:rPr>
                <w:ins w:id="21097" w:author="Irová Zuzana" w:date="2025-05-23T15:59:00Z" w16du:dateUtc="2025-05-23T13:59:00Z"/>
                <w:rFonts w:cstheme="minorHAnsi"/>
                <w:sz w:val="16"/>
                <w:szCs w:val="16"/>
              </w:rPr>
            </w:pPr>
            <w:ins w:id="21098" w:author="Irová Zuzana" w:date="2025-05-23T15:59:00Z" w16du:dateUtc="2025-05-23T13:59:00Z">
              <w:r w:rsidRPr="00206A97">
                <w:rPr>
                  <w:rFonts w:cstheme="minorHAnsi"/>
                  <w:sz w:val="16"/>
                  <w:szCs w:val="16"/>
                </w:rPr>
                <w:t>Customer ID</w:t>
              </w:r>
            </w:ins>
          </w:p>
          <w:p w14:paraId="24F46A6A" w14:textId="77777777" w:rsidR="001C20FC" w:rsidRPr="00206A97" w:rsidRDefault="001C20FC" w:rsidP="001C20FC">
            <w:pPr>
              <w:spacing w:before="40" w:after="40" w:line="276" w:lineRule="auto"/>
              <w:rPr>
                <w:ins w:id="21099" w:author="Irová Zuzana" w:date="2025-05-23T15:59:00Z" w16du:dateUtc="2025-05-23T13:59:00Z"/>
                <w:rFonts w:cstheme="minorHAnsi"/>
                <w:sz w:val="16"/>
                <w:szCs w:val="16"/>
              </w:rPr>
            </w:pPr>
            <w:ins w:id="21100" w:author="Irová Zuzana" w:date="2025-05-23T15:59:00Z" w16du:dateUtc="2025-05-23T13:59:00Z">
              <w:r w:rsidRPr="00206A97">
                <w:rPr>
                  <w:rFonts w:cstheme="minorHAnsi"/>
                  <w:sz w:val="16"/>
                  <w:szCs w:val="16"/>
                </w:rPr>
                <w:t>Customer number</w:t>
              </w:r>
            </w:ins>
          </w:p>
          <w:p w14:paraId="4FA338BA" w14:textId="77777777" w:rsidR="001C20FC" w:rsidRPr="00206A97" w:rsidRDefault="001C20FC" w:rsidP="001C20FC">
            <w:pPr>
              <w:spacing w:before="40" w:after="40" w:line="276" w:lineRule="auto"/>
              <w:rPr>
                <w:ins w:id="21101" w:author="Irová Zuzana" w:date="2025-05-23T15:59:00Z" w16du:dateUtc="2025-05-23T13:59:00Z"/>
                <w:rFonts w:cstheme="minorHAnsi"/>
                <w:sz w:val="16"/>
                <w:szCs w:val="16"/>
              </w:rPr>
            </w:pPr>
            <w:ins w:id="21102" w:author="Irová Zuzana" w:date="2025-05-23T15:59:00Z" w16du:dateUtc="2025-05-23T13:59:00Z">
              <w:r w:rsidRPr="00206A97">
                <w:rPr>
                  <w:rFonts w:cstheme="minorHAnsi"/>
                  <w:sz w:val="16"/>
                  <w:szCs w:val="16"/>
                </w:rPr>
                <w:t>Account number</w:t>
              </w:r>
            </w:ins>
          </w:p>
          <w:p w14:paraId="40BCF5EE" w14:textId="43C417B4" w:rsidR="00902635" w:rsidRDefault="001C20FC" w:rsidP="001C20FC">
            <w:pPr>
              <w:spacing w:before="40" w:after="40" w:line="276" w:lineRule="auto"/>
              <w:rPr>
                <w:ins w:id="21103" w:author="Irová Zuzana" w:date="2025-05-23T11:59:00Z" w16du:dateUtc="2025-05-23T09:59:00Z"/>
                <w:rFonts w:cstheme="minorHAnsi"/>
                <w:sz w:val="16"/>
                <w:szCs w:val="16"/>
              </w:rPr>
            </w:pPr>
            <w:ins w:id="21104" w:author="Irová Zuzana" w:date="2025-05-23T15:59:00Z" w16du:dateUtc="2025-05-23T13:59:00Z">
              <w:r w:rsidRPr="00206A97">
                <w:rPr>
                  <w:rFonts w:cstheme="minorHAnsi"/>
                  <w:sz w:val="16"/>
                  <w:szCs w:val="16"/>
                </w:rPr>
                <w:t>Account type</w:t>
              </w:r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37FC2" w14:textId="77777777" w:rsidR="00902635" w:rsidRDefault="00902635" w:rsidP="00902635">
            <w:pPr>
              <w:spacing w:before="40" w:after="40" w:line="276" w:lineRule="auto"/>
              <w:rPr>
                <w:ins w:id="21105" w:author="Irová Zuzana" w:date="2025-05-23T11:59:00Z" w16du:dateUtc="2025-05-23T09:59:00Z"/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F637" w14:textId="77777777" w:rsidR="00902635" w:rsidRDefault="00902635" w:rsidP="00902635">
            <w:pPr>
              <w:spacing w:before="40" w:after="40" w:line="276" w:lineRule="auto"/>
              <w:rPr>
                <w:ins w:id="21106" w:author="Irová Zuzana" w:date="2025-05-23T11:59:00Z" w16du:dateUtc="2025-05-23T09:59:00Z"/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8CA736C" w14:textId="7FD923A3" w:rsidR="00902635" w:rsidRDefault="00902635" w:rsidP="00902635">
            <w:pPr>
              <w:spacing w:before="40" w:after="40" w:line="276" w:lineRule="auto"/>
              <w:rPr>
                <w:ins w:id="21107" w:author="Irová Zuzana" w:date="2025-05-23T11:59:00Z" w16du:dateUtc="2025-05-23T09:59:00Z"/>
                <w:rFonts w:eastAsia="Times New Roman" w:cstheme="minorHAnsi"/>
                <w:sz w:val="16"/>
                <w:szCs w:val="16"/>
                <w:lang w:eastAsia="cs-CZ"/>
              </w:rPr>
            </w:pPr>
            <w:ins w:id="21108" w:author="Irová Zuzana" w:date="2025-05-23T15:50:00Z" w16du:dateUtc="2025-05-23T13:50:00Z">
              <w:r w:rsidRPr="004D6C4E">
                <w:rPr>
                  <w:rFonts w:eastAsia="Times New Roman" w:cstheme="minorHAnsi"/>
                  <w:sz w:val="16"/>
                  <w:szCs w:val="16"/>
                  <w:highlight w:val="yellow"/>
                  <w:lang w:eastAsia="cs-CZ"/>
                </w:rPr>
                <w:t>dvoujazyčná verze (hr+en)</w:t>
              </w:r>
            </w:ins>
          </w:p>
        </w:tc>
      </w:tr>
      <w:tr w:rsidR="00902635" w:rsidDel="00A53D09" w14:paraId="4B81D5C7" w14:textId="7E619B8F">
        <w:trPr>
          <w:trHeight w:val="270"/>
          <w:ins w:id="21109" w:author="Drastichová Zuzana" w:date="2025-03-06T21:44:00Z"/>
          <w:del w:id="21110" w:author="Irová Zuzana" w:date="2025-05-23T16:00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C890727" w14:textId="70E114E6" w:rsidR="00902635" w:rsidDel="00A53D09" w:rsidRDefault="00902635">
            <w:pPr>
              <w:pStyle w:val="NormalIndent"/>
              <w:rPr>
                <w:ins w:id="21111" w:author="Drastichová Zuzana" w:date="2025-03-06T21:44:00Z" w16du:dateUtc="2025-03-06T20:44:00Z"/>
                <w:del w:id="21112" w:author="Irová Zuzana" w:date="2025-05-23T16:00:00Z" w16du:dateUtc="2025-05-23T14:00:00Z"/>
                <w:lang w:eastAsia="cs-CZ"/>
              </w:rPr>
              <w:pPrChange w:id="21113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114" w:author="Drastichová Zuzana" w:date="2025-03-06T21:44:00Z" w16du:dateUtc="2025-03-06T20:44:00Z">
              <w:del w:id="21115" w:author="Irová Zuzana" w:date="2025-05-23T16:00:00Z" w16du:dateUtc="2025-05-23T14:00:00Z">
                <w:r w:rsidDel="00A53D09">
                  <w:rPr>
                    <w:lang w:eastAsia="cs-CZ"/>
                  </w:rPr>
                  <w:delText>EETS Faktura za mýtné (DOC.BE.110</w:delText>
                </w:r>
              </w:del>
            </w:ins>
            <w:ins w:id="21116" w:author="Drastichová Zuzana" w:date="2025-03-06T21:55:00Z" w16du:dateUtc="2025-03-06T20:55:00Z">
              <w:del w:id="21117" w:author="Irová Zuzana" w:date="2025-05-23T16:00:00Z" w16du:dateUtc="2025-05-23T14:00:00Z">
                <w:r w:rsidDel="00A53D09">
                  <w:rPr>
                    <w:lang w:eastAsia="cs-CZ"/>
                  </w:rPr>
                  <w:delText>.HR</w:delText>
                </w:r>
              </w:del>
            </w:ins>
            <w:ins w:id="21118" w:author="Drastichová Zuzana" w:date="2025-03-06T21:44:00Z" w16du:dateUtc="2025-03-06T20:44:00Z">
              <w:del w:id="21119" w:author="Irová Zuzana" w:date="2025-05-23T16:00:00Z" w16du:dateUtc="2025-05-23T14:00:00Z">
                <w:r w:rsidDel="00A53D09">
                  <w:rPr>
                    <w:lang w:eastAsia="cs-CZ"/>
                  </w:rPr>
                  <w:delText>)</w:delText>
                </w:r>
              </w:del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41DE9" w14:textId="3C4D38BA" w:rsidR="00902635" w:rsidDel="00A53D09" w:rsidRDefault="00902635">
            <w:pPr>
              <w:pStyle w:val="NormalIndent"/>
              <w:rPr>
                <w:ins w:id="21120" w:author="Drastichová Zuzana" w:date="2025-03-06T21:44:00Z" w16du:dateUtc="2025-03-06T20:44:00Z"/>
                <w:del w:id="21121" w:author="Irová Zuzana" w:date="2025-05-23T16:00:00Z" w16du:dateUtc="2025-05-23T14:00:00Z"/>
              </w:rPr>
              <w:pPrChange w:id="2112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123" w:author="Drastichová Zuzana" w:date="2025-03-06T21:44:00Z" w16du:dateUtc="2025-03-06T20:44:00Z">
              <w:del w:id="21124" w:author="Irová Zuzana" w:date="2025-05-23T16:00:00Z" w16du:dateUtc="2025-05-23T14:00:00Z">
                <w:r w:rsidDel="00A53D09">
                  <w:delText>Invoice</w:delText>
                </w:r>
              </w:del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C5D11" w14:textId="2931057B" w:rsidR="00902635" w:rsidDel="00A53D09" w:rsidRDefault="00902635">
            <w:pPr>
              <w:pStyle w:val="NormalIndent"/>
              <w:rPr>
                <w:ins w:id="21125" w:author="Drastichová Zuzana" w:date="2025-03-06T21:44:00Z" w16du:dateUtc="2025-03-06T20:44:00Z"/>
                <w:del w:id="21126" w:author="Irová Zuzana" w:date="2025-05-23T16:00:00Z" w16du:dateUtc="2025-05-23T14:00:00Z"/>
              </w:rPr>
              <w:pPrChange w:id="21127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128" w:author="Drastichová Zuzana" w:date="2025-03-06T21:44:00Z" w16du:dateUtc="2025-03-06T20:44:00Z">
              <w:del w:id="21129" w:author="Irová Zuzana" w:date="2025-05-23T16:00:00Z" w16du:dateUtc="2025-05-23T14:00:00Z">
                <w:r w:rsidDel="00A53D09">
                  <w:delText>BO</w:delText>
                </w:r>
              </w:del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B44D1" w14:textId="59232BFA" w:rsidR="00902635" w:rsidRPr="00122D48" w:rsidDel="00A53D09" w:rsidRDefault="00902635">
            <w:pPr>
              <w:pStyle w:val="NormalIndent"/>
              <w:rPr>
                <w:ins w:id="21130" w:author="Drastichová Zuzana" w:date="2025-03-06T21:44:00Z" w16du:dateUtc="2025-03-06T20:44:00Z"/>
                <w:del w:id="21131" w:author="Irová Zuzana" w:date="2025-05-23T16:00:00Z" w16du:dateUtc="2025-05-23T14:00:00Z"/>
              </w:rPr>
              <w:pPrChange w:id="2113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133" w:author="Drastichová Zuzana" w:date="2025-03-06T21:44:00Z" w16du:dateUtc="2025-03-06T20:44:00Z">
              <w:del w:id="21134" w:author="Irová Zuzana" w:date="2025-05-23T16:00:00Z" w16du:dateUtc="2025-05-23T14:00:00Z">
                <w:r w:rsidRPr="00122D48" w:rsidDel="00A53D09">
                  <w:delText>Bill issuer</w:delText>
                </w:r>
              </w:del>
            </w:ins>
          </w:p>
          <w:p w14:paraId="3D3BF8A4" w14:textId="7ED69EF9" w:rsidR="00902635" w:rsidRPr="00122D48" w:rsidDel="00A53D09" w:rsidRDefault="00902635">
            <w:pPr>
              <w:pStyle w:val="NormalIndent"/>
              <w:rPr>
                <w:ins w:id="21135" w:author="Drastichová Zuzana" w:date="2025-03-06T21:44:00Z" w16du:dateUtc="2025-03-06T20:44:00Z"/>
                <w:del w:id="21136" w:author="Irová Zuzana" w:date="2025-05-23T16:00:00Z" w16du:dateUtc="2025-05-23T14:00:00Z"/>
              </w:rPr>
              <w:pPrChange w:id="21137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138" w:author="Drastichová Zuzana" w:date="2025-03-06T21:44:00Z" w16du:dateUtc="2025-03-06T20:44:00Z">
              <w:del w:id="21139" w:author="Irová Zuzana" w:date="2025-05-23T16:00:00Z" w16du:dateUtc="2025-05-23T14:00:00Z">
                <w:r w:rsidRPr="00122D48" w:rsidDel="00A53D09">
                  <w:delText>Bill number</w:delText>
                </w:r>
              </w:del>
            </w:ins>
          </w:p>
          <w:p w14:paraId="40BE88F0" w14:textId="242F0E34" w:rsidR="00902635" w:rsidRPr="00122D48" w:rsidDel="00A53D09" w:rsidRDefault="00902635">
            <w:pPr>
              <w:pStyle w:val="NormalIndent"/>
              <w:rPr>
                <w:ins w:id="21140" w:author="Drastichová Zuzana" w:date="2025-03-06T21:44:00Z" w16du:dateUtc="2025-03-06T20:44:00Z"/>
                <w:del w:id="21141" w:author="Irová Zuzana" w:date="2025-05-23T16:00:00Z" w16du:dateUtc="2025-05-23T14:00:00Z"/>
              </w:rPr>
              <w:pPrChange w:id="2114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143" w:author="Drastichová Zuzana" w:date="2025-03-06T21:44:00Z" w16du:dateUtc="2025-03-06T20:44:00Z">
              <w:del w:id="21144" w:author="Irová Zuzana" w:date="2025-05-23T16:00:00Z" w16du:dateUtc="2025-05-23T14:00:00Z">
                <w:r w:rsidRPr="00122D48" w:rsidDel="00A53D09">
                  <w:delText xml:space="preserve">Bill </w:delText>
                </w:r>
                <w:r w:rsidRPr="00122D48" w:rsidDel="00A53D09">
                  <w:rPr>
                    <w:lang w:val="en-US"/>
                  </w:rPr>
                  <w:delText>issue</w:delText>
                </w:r>
                <w:r w:rsidRPr="00122D48" w:rsidDel="00A53D09">
                  <w:delText xml:space="preserve"> type</w:delText>
                </w:r>
              </w:del>
            </w:ins>
          </w:p>
          <w:p w14:paraId="68984576" w14:textId="185FBF98" w:rsidR="00902635" w:rsidRPr="00122D48" w:rsidDel="00A53D09" w:rsidRDefault="00902635">
            <w:pPr>
              <w:pStyle w:val="NormalIndent"/>
              <w:rPr>
                <w:ins w:id="21145" w:author="Drastichová Zuzana" w:date="2025-03-06T21:44:00Z" w16du:dateUtc="2025-03-06T20:44:00Z"/>
                <w:del w:id="21146" w:author="Irová Zuzana" w:date="2025-05-23T16:00:00Z" w16du:dateUtc="2025-05-23T14:00:00Z"/>
                <w:lang w:val="en-US"/>
              </w:rPr>
              <w:pPrChange w:id="21147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148" w:author="Drastichová Zuzana" w:date="2025-03-06T21:44:00Z" w16du:dateUtc="2025-03-06T20:44:00Z">
              <w:del w:id="21149" w:author="Irová Zuzana" w:date="2025-05-23T16:00:00Z" w16du:dateUtc="2025-05-23T14:00:00Z">
                <w:r w:rsidRPr="00122D48" w:rsidDel="00A53D09">
                  <w:rPr>
                    <w:lang w:val="en-US"/>
                  </w:rPr>
                  <w:delText>Bill session number</w:delText>
                </w:r>
              </w:del>
            </w:ins>
          </w:p>
          <w:p w14:paraId="34ADBDBF" w14:textId="325EF9A3" w:rsidR="00902635" w:rsidRPr="00122D48" w:rsidDel="00A53D09" w:rsidRDefault="00902635">
            <w:pPr>
              <w:pStyle w:val="NormalIndent"/>
              <w:rPr>
                <w:ins w:id="21150" w:author="Drastichová Zuzana" w:date="2025-03-06T21:44:00Z" w16du:dateUtc="2025-03-06T20:44:00Z"/>
                <w:del w:id="21151" w:author="Irová Zuzana" w:date="2025-05-23T16:00:00Z" w16du:dateUtc="2025-05-23T14:00:00Z"/>
              </w:rPr>
              <w:pPrChange w:id="2115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153" w:author="Drastichová Zuzana" w:date="2025-03-06T21:44:00Z" w16du:dateUtc="2025-03-06T20:44:00Z">
              <w:del w:id="21154" w:author="Irová Zuzana" w:date="2025-05-23T16:00:00Z" w16du:dateUtc="2025-05-23T14:00:00Z">
                <w:r w:rsidRPr="00122D48" w:rsidDel="00A53D09">
                  <w:delText>Bill total amount in clearing currency</w:delText>
                </w:r>
              </w:del>
            </w:ins>
          </w:p>
          <w:p w14:paraId="08552839" w14:textId="3CF65ED2" w:rsidR="00902635" w:rsidRPr="00122D48" w:rsidDel="00A53D09" w:rsidRDefault="00902635">
            <w:pPr>
              <w:pStyle w:val="NormalIndent"/>
              <w:rPr>
                <w:ins w:id="21155" w:author="Drastichová Zuzana" w:date="2025-03-06T21:44:00Z" w16du:dateUtc="2025-03-06T20:44:00Z"/>
                <w:del w:id="21156" w:author="Irová Zuzana" w:date="2025-05-23T16:00:00Z" w16du:dateUtc="2025-05-23T14:00:00Z"/>
              </w:rPr>
              <w:pPrChange w:id="21157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158" w:author="Drastichová Zuzana" w:date="2025-03-06T21:44:00Z" w16du:dateUtc="2025-03-06T20:44:00Z">
              <w:del w:id="21159" w:author="Irová Zuzana" w:date="2025-05-23T16:00:00Z" w16du:dateUtc="2025-05-23T14:00:00Z">
                <w:r w:rsidRPr="00122D48" w:rsidDel="00A53D09">
                  <w:delText>Bill total amount clearing currency</w:delText>
                </w:r>
              </w:del>
            </w:ins>
          </w:p>
          <w:p w14:paraId="45F4D265" w14:textId="6FA66D3F" w:rsidR="00902635" w:rsidRPr="00122D48" w:rsidDel="00A53D09" w:rsidRDefault="00902635">
            <w:pPr>
              <w:pStyle w:val="NormalIndent"/>
              <w:rPr>
                <w:ins w:id="21160" w:author="Drastichová Zuzana" w:date="2025-03-06T21:44:00Z" w16du:dateUtc="2025-03-06T20:44:00Z"/>
                <w:del w:id="21161" w:author="Irová Zuzana" w:date="2025-05-23T16:00:00Z" w16du:dateUtc="2025-05-23T14:00:00Z"/>
              </w:rPr>
              <w:pPrChange w:id="2116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163" w:author="Drastichová Zuzana" w:date="2025-03-06T21:44:00Z" w16du:dateUtc="2025-03-06T20:44:00Z">
              <w:del w:id="21164" w:author="Irová Zuzana" w:date="2025-05-23T16:00:00Z" w16du:dateUtc="2025-05-23T14:00:00Z">
                <w:r w:rsidRPr="00122D48" w:rsidDel="00A53D09">
                  <w:delText>System operator ID</w:delText>
                </w:r>
              </w:del>
            </w:ins>
          </w:p>
          <w:p w14:paraId="5C3855AA" w14:textId="1FD1C0BF" w:rsidR="00902635" w:rsidRPr="00122D48" w:rsidDel="00A53D09" w:rsidRDefault="00902635">
            <w:pPr>
              <w:pStyle w:val="NormalIndent"/>
              <w:rPr>
                <w:ins w:id="21165" w:author="Drastichová Zuzana" w:date="2025-03-06T21:44:00Z" w16du:dateUtc="2025-03-06T20:44:00Z"/>
                <w:del w:id="21166" w:author="Irová Zuzana" w:date="2025-05-23T16:00:00Z" w16du:dateUtc="2025-05-23T14:00:00Z"/>
              </w:rPr>
              <w:pPrChange w:id="21167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168" w:author="Drastichová Zuzana" w:date="2025-03-06T21:44:00Z" w16du:dateUtc="2025-03-06T20:44:00Z">
              <w:del w:id="21169" w:author="Irová Zuzana" w:date="2025-05-23T16:00:00Z" w16du:dateUtc="2025-05-23T14:00:00Z">
                <w:r w:rsidRPr="00122D48" w:rsidDel="00A53D09">
                  <w:delText>Bill ID</w:delText>
                </w:r>
              </w:del>
            </w:ins>
          </w:p>
          <w:p w14:paraId="783B46F3" w14:textId="3384462C" w:rsidR="00902635" w:rsidRPr="00122D48" w:rsidDel="00A53D09" w:rsidRDefault="00902635">
            <w:pPr>
              <w:pStyle w:val="NormalIndent"/>
              <w:rPr>
                <w:ins w:id="21170" w:author="Drastichová Zuzana" w:date="2025-03-06T21:44:00Z" w16du:dateUtc="2025-03-06T20:44:00Z"/>
                <w:del w:id="21171" w:author="Irová Zuzana" w:date="2025-05-23T16:00:00Z" w16du:dateUtc="2025-05-23T14:00:00Z"/>
              </w:rPr>
              <w:pPrChange w:id="2117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173" w:author="Drastichová Zuzana" w:date="2025-03-06T21:44:00Z" w16du:dateUtc="2025-03-06T20:44:00Z">
              <w:del w:id="21174" w:author="Irová Zuzana" w:date="2025-05-23T16:00:00Z" w16du:dateUtc="2025-05-23T14:00:00Z">
                <w:r w:rsidRPr="00122D48" w:rsidDel="00A53D09">
                  <w:delText>Bill session ID</w:delText>
                </w:r>
              </w:del>
            </w:ins>
          </w:p>
          <w:p w14:paraId="151DE392" w14:textId="25F930F1" w:rsidR="00902635" w:rsidRPr="00122D48" w:rsidDel="00A53D09" w:rsidRDefault="00902635">
            <w:pPr>
              <w:pStyle w:val="NormalIndent"/>
              <w:rPr>
                <w:ins w:id="21175" w:author="Drastichová Zuzana" w:date="2025-03-06T21:44:00Z" w16du:dateUtc="2025-03-06T20:44:00Z"/>
                <w:del w:id="21176" w:author="Irová Zuzana" w:date="2025-05-23T16:00:00Z" w16du:dateUtc="2025-05-23T14:00:00Z"/>
              </w:rPr>
              <w:pPrChange w:id="21177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178" w:author="Drastichová Zuzana" w:date="2025-03-06T21:44:00Z" w16du:dateUtc="2025-03-06T20:44:00Z">
              <w:del w:id="21179" w:author="Irová Zuzana" w:date="2025-05-23T16:00:00Z" w16du:dateUtc="2025-05-23T14:00:00Z">
                <w:r w:rsidRPr="00122D48" w:rsidDel="00A53D09">
                  <w:delText>EETS Provider ID</w:delText>
                </w:r>
              </w:del>
            </w:ins>
          </w:p>
          <w:p w14:paraId="36B0254B" w14:textId="6322B159" w:rsidR="00902635" w:rsidRPr="00EF1F06" w:rsidDel="00A53D09" w:rsidRDefault="00902635">
            <w:pPr>
              <w:pStyle w:val="NormalIndent"/>
              <w:rPr>
                <w:ins w:id="21180" w:author="Drastichová Zuzana" w:date="2025-03-06T21:44:00Z" w16du:dateUtc="2025-03-06T20:44:00Z"/>
                <w:del w:id="21181" w:author="Irová Zuzana" w:date="2025-05-23T16:00:00Z" w16du:dateUtc="2025-05-23T14:00:00Z"/>
              </w:rPr>
              <w:pPrChange w:id="2118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183" w:author="Drastichová Zuzana" w:date="2025-03-06T21:44:00Z" w16du:dateUtc="2025-03-06T20:44:00Z">
              <w:del w:id="21184" w:author="Irová Zuzana" w:date="2025-05-23T16:00:00Z" w16du:dateUtc="2025-05-23T14:00:00Z">
                <w:r w:rsidRPr="00122D48" w:rsidDel="00A53D09">
                  <w:delText>EETS Provider abbreviation</w:delText>
                </w:r>
              </w:del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6C24" w14:textId="44FA95F9" w:rsidR="00902635" w:rsidDel="00A53D09" w:rsidRDefault="00902635">
            <w:pPr>
              <w:pStyle w:val="NormalIndent"/>
              <w:rPr>
                <w:ins w:id="21185" w:author="Drastichová Zuzana" w:date="2025-03-06T21:44:00Z" w16du:dateUtc="2025-03-06T20:44:00Z"/>
                <w:del w:id="21186" w:author="Irová Zuzana" w:date="2025-05-23T16:00:00Z" w16du:dateUtc="2025-05-23T14:00:00Z"/>
              </w:rPr>
              <w:pPrChange w:id="21187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855E8" w14:textId="41C93A3B" w:rsidR="00902635" w:rsidDel="00A53D09" w:rsidRDefault="00902635">
            <w:pPr>
              <w:pStyle w:val="NormalIndent"/>
              <w:rPr>
                <w:ins w:id="21188" w:author="Drastichová Zuzana" w:date="2025-03-06T21:44:00Z" w16du:dateUtc="2025-03-06T20:44:00Z"/>
                <w:del w:id="21189" w:author="Irová Zuzana" w:date="2025-05-23T16:00:00Z" w16du:dateUtc="2025-05-23T14:00:00Z"/>
              </w:rPr>
              <w:pPrChange w:id="21190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191" w:author="Drastichová Zuzana" w:date="2025-03-06T21:44:00Z" w16du:dateUtc="2025-03-06T20:44:00Z">
              <w:del w:id="21192" w:author="Irová Zuzana" w:date="2025-05-23T16:00:00Z" w16du:dateUtc="2025-05-23T14:00:00Z">
                <w:r w:rsidDel="00A53D09">
                  <w:delText>Ano</w:delText>
                </w:r>
              </w:del>
            </w:ins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CF45AEF" w14:textId="29AD74AB" w:rsidR="00902635" w:rsidDel="00A53D09" w:rsidRDefault="00902635">
            <w:pPr>
              <w:pStyle w:val="NormalIndent"/>
              <w:rPr>
                <w:ins w:id="21193" w:author="Drastichová Zuzana" w:date="2025-03-06T21:44:00Z" w16du:dateUtc="2025-03-06T20:44:00Z"/>
                <w:del w:id="21194" w:author="Irová Zuzana" w:date="2025-05-23T16:00:00Z" w16du:dateUtc="2025-05-23T14:00:00Z"/>
                <w:lang w:eastAsia="cs-CZ"/>
              </w:rPr>
              <w:pPrChange w:id="21195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196" w:author="Drastichová Zuzana" w:date="2025-03-06T21:44:00Z" w16du:dateUtc="2025-03-06T20:44:00Z">
              <w:del w:id="21197" w:author="Irová Zuzana" w:date="2025-05-23T15:50:00Z" w16du:dateUtc="2025-05-23T13:50:00Z">
                <w:r w:rsidDel="00762CF6">
                  <w:rPr>
                    <w:lang w:eastAsia="cs-CZ"/>
                  </w:rPr>
                  <w:delText>dvoujazyčná verze (sk+en)</w:delText>
                </w:r>
              </w:del>
            </w:ins>
          </w:p>
        </w:tc>
      </w:tr>
      <w:tr w:rsidR="00902635" w:rsidDel="00A53D09" w14:paraId="6781F187" w14:textId="75565508">
        <w:trPr>
          <w:trHeight w:val="270"/>
          <w:ins w:id="21198" w:author="Drastichová Zuzana" w:date="2025-03-06T21:44:00Z"/>
          <w:del w:id="21199" w:author="Irová Zuzana" w:date="2025-05-23T16:00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7ED7605" w14:textId="2C5C8FE8" w:rsidR="00902635" w:rsidDel="00A53D09" w:rsidRDefault="00902635">
            <w:pPr>
              <w:pStyle w:val="NormalIndent"/>
              <w:rPr>
                <w:ins w:id="21200" w:author="Drastichová Zuzana" w:date="2025-03-06T21:44:00Z" w16du:dateUtc="2025-03-06T20:44:00Z"/>
                <w:del w:id="21201" w:author="Irová Zuzana" w:date="2025-05-23T16:00:00Z" w16du:dateUtc="2025-05-23T14:00:00Z"/>
                <w:lang w:eastAsia="cs-CZ"/>
              </w:rPr>
              <w:pPrChange w:id="2120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203" w:author="Drastichová Zuzana" w:date="2025-03-06T21:44:00Z" w16du:dateUtc="2025-03-06T20:44:00Z">
              <w:del w:id="21204" w:author="Irová Zuzana" w:date="2025-05-23T16:00:00Z" w16du:dateUtc="2025-05-23T14:00:00Z">
                <w:r w:rsidDel="00A53D09">
                  <w:rPr>
                    <w:lang w:eastAsia="cs-CZ"/>
                  </w:rPr>
                  <w:delText>EETS Vrubopis</w:delText>
                </w:r>
                <w:r w:rsidRPr="00404C5B" w:rsidDel="00A53D09">
                  <w:rPr>
                    <w:lang w:eastAsia="cs-CZ"/>
                  </w:rPr>
                  <w:delText xml:space="preserve"> za mýtné (DOC.BE.</w:delText>
                </w:r>
                <w:r w:rsidDel="00A53D09">
                  <w:rPr>
                    <w:lang w:eastAsia="cs-CZ"/>
                  </w:rPr>
                  <w:delText>1</w:delText>
                </w:r>
                <w:r w:rsidRPr="00404C5B" w:rsidDel="00A53D09">
                  <w:rPr>
                    <w:lang w:eastAsia="cs-CZ"/>
                  </w:rPr>
                  <w:delText>1</w:delText>
                </w:r>
                <w:r w:rsidDel="00A53D09">
                  <w:rPr>
                    <w:lang w:eastAsia="cs-CZ"/>
                  </w:rPr>
                  <w:delText>3</w:delText>
                </w:r>
              </w:del>
            </w:ins>
            <w:ins w:id="21205" w:author="Drastichová Zuzana" w:date="2025-03-06T21:55:00Z" w16du:dateUtc="2025-03-06T20:55:00Z">
              <w:del w:id="21206" w:author="Irová Zuzana" w:date="2025-05-23T16:00:00Z" w16du:dateUtc="2025-05-23T14:00:00Z">
                <w:r w:rsidDel="00A53D09">
                  <w:rPr>
                    <w:lang w:eastAsia="cs-CZ"/>
                  </w:rPr>
                  <w:delText>.HR</w:delText>
                </w:r>
              </w:del>
            </w:ins>
            <w:ins w:id="21207" w:author="Drastichová Zuzana" w:date="2025-03-06T21:44:00Z" w16du:dateUtc="2025-03-06T20:44:00Z">
              <w:del w:id="21208" w:author="Irová Zuzana" w:date="2025-05-23T16:00:00Z" w16du:dateUtc="2025-05-23T14:00:00Z">
                <w:r w:rsidRPr="00404C5B" w:rsidDel="00A53D09">
                  <w:rPr>
                    <w:lang w:eastAsia="cs-CZ"/>
                  </w:rPr>
                  <w:delText>)</w:delText>
                </w:r>
              </w:del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59D46" w14:textId="687E5F04" w:rsidR="00902635" w:rsidDel="00A53D09" w:rsidRDefault="00902635">
            <w:pPr>
              <w:pStyle w:val="NormalIndent"/>
              <w:rPr>
                <w:ins w:id="21209" w:author="Drastichová Zuzana" w:date="2025-03-06T21:44:00Z" w16du:dateUtc="2025-03-06T20:44:00Z"/>
                <w:del w:id="21210" w:author="Irová Zuzana" w:date="2025-05-23T16:00:00Z" w16du:dateUtc="2025-05-23T14:00:00Z"/>
              </w:rPr>
              <w:pPrChange w:id="21211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212" w:author="Drastichová Zuzana" w:date="2025-03-06T21:44:00Z" w16du:dateUtc="2025-03-06T20:44:00Z">
              <w:del w:id="21213" w:author="Irová Zuzana" w:date="2025-05-23T16:00:00Z" w16du:dateUtc="2025-05-23T14:00:00Z">
                <w:r w:rsidDel="00A53D09">
                  <w:delText>Invoice</w:delText>
                </w:r>
              </w:del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F38C7" w14:textId="2B9E30EA" w:rsidR="00902635" w:rsidDel="00A53D09" w:rsidRDefault="00902635">
            <w:pPr>
              <w:pStyle w:val="NormalIndent"/>
              <w:rPr>
                <w:ins w:id="21214" w:author="Drastichová Zuzana" w:date="2025-03-06T21:44:00Z" w16du:dateUtc="2025-03-06T20:44:00Z"/>
                <w:del w:id="21215" w:author="Irová Zuzana" w:date="2025-05-23T16:00:00Z" w16du:dateUtc="2025-05-23T14:00:00Z"/>
              </w:rPr>
              <w:pPrChange w:id="21216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217" w:author="Drastichová Zuzana" w:date="2025-03-06T21:44:00Z" w16du:dateUtc="2025-03-06T20:44:00Z">
              <w:del w:id="21218" w:author="Irová Zuzana" w:date="2025-05-23T16:00:00Z" w16du:dateUtc="2025-05-23T14:00:00Z">
                <w:r w:rsidDel="00A53D09">
                  <w:delText>BO</w:delText>
                </w:r>
              </w:del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22CE5" w14:textId="6C0A0125" w:rsidR="00902635" w:rsidRPr="00122D48" w:rsidDel="00A53D09" w:rsidRDefault="00902635">
            <w:pPr>
              <w:pStyle w:val="NormalIndent"/>
              <w:rPr>
                <w:ins w:id="21219" w:author="Drastichová Zuzana" w:date="2025-03-06T21:44:00Z" w16du:dateUtc="2025-03-06T20:44:00Z"/>
                <w:del w:id="21220" w:author="Irová Zuzana" w:date="2025-05-23T16:00:00Z" w16du:dateUtc="2025-05-23T14:00:00Z"/>
              </w:rPr>
              <w:pPrChange w:id="21221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222" w:author="Drastichová Zuzana" w:date="2025-03-06T21:44:00Z" w16du:dateUtc="2025-03-06T20:44:00Z">
              <w:del w:id="21223" w:author="Irová Zuzana" w:date="2025-05-23T16:00:00Z" w16du:dateUtc="2025-05-23T14:00:00Z">
                <w:r w:rsidRPr="00122D48" w:rsidDel="00A53D09">
                  <w:delText>Bill issuer</w:delText>
                </w:r>
              </w:del>
            </w:ins>
          </w:p>
          <w:p w14:paraId="1DF117BF" w14:textId="2755511A" w:rsidR="00902635" w:rsidRPr="00122D48" w:rsidDel="00A53D09" w:rsidRDefault="00902635">
            <w:pPr>
              <w:pStyle w:val="NormalIndent"/>
              <w:rPr>
                <w:ins w:id="21224" w:author="Drastichová Zuzana" w:date="2025-03-06T21:44:00Z" w16du:dateUtc="2025-03-06T20:44:00Z"/>
                <w:del w:id="21225" w:author="Irová Zuzana" w:date="2025-05-23T16:00:00Z" w16du:dateUtc="2025-05-23T14:00:00Z"/>
              </w:rPr>
              <w:pPrChange w:id="21226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227" w:author="Drastichová Zuzana" w:date="2025-03-06T21:44:00Z" w16du:dateUtc="2025-03-06T20:44:00Z">
              <w:del w:id="21228" w:author="Irová Zuzana" w:date="2025-05-23T16:00:00Z" w16du:dateUtc="2025-05-23T14:00:00Z">
                <w:r w:rsidRPr="00122D48" w:rsidDel="00A53D09">
                  <w:delText>Bill number</w:delText>
                </w:r>
              </w:del>
            </w:ins>
          </w:p>
          <w:p w14:paraId="4528C9F6" w14:textId="3CA29342" w:rsidR="00902635" w:rsidRPr="00122D48" w:rsidDel="00A53D09" w:rsidRDefault="00902635">
            <w:pPr>
              <w:pStyle w:val="NormalIndent"/>
              <w:rPr>
                <w:ins w:id="21229" w:author="Drastichová Zuzana" w:date="2025-03-06T21:44:00Z" w16du:dateUtc="2025-03-06T20:44:00Z"/>
                <w:del w:id="21230" w:author="Irová Zuzana" w:date="2025-05-23T16:00:00Z" w16du:dateUtc="2025-05-23T14:00:00Z"/>
              </w:rPr>
              <w:pPrChange w:id="21231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232" w:author="Drastichová Zuzana" w:date="2025-03-06T21:44:00Z" w16du:dateUtc="2025-03-06T20:44:00Z">
              <w:del w:id="21233" w:author="Irová Zuzana" w:date="2025-05-23T16:00:00Z" w16du:dateUtc="2025-05-23T14:00:00Z">
                <w:r w:rsidRPr="00122D48" w:rsidDel="00A53D09">
                  <w:delText xml:space="preserve">Bill </w:delText>
                </w:r>
                <w:r w:rsidRPr="00122D48" w:rsidDel="00A53D09">
                  <w:rPr>
                    <w:lang w:val="en-US"/>
                  </w:rPr>
                  <w:delText>issue</w:delText>
                </w:r>
                <w:r w:rsidRPr="00122D48" w:rsidDel="00A53D09">
                  <w:delText xml:space="preserve"> type</w:delText>
                </w:r>
              </w:del>
            </w:ins>
          </w:p>
          <w:p w14:paraId="48D8B876" w14:textId="1F7E708F" w:rsidR="00902635" w:rsidRPr="00122D48" w:rsidDel="00A53D09" w:rsidRDefault="00902635">
            <w:pPr>
              <w:pStyle w:val="NormalIndent"/>
              <w:rPr>
                <w:ins w:id="21234" w:author="Drastichová Zuzana" w:date="2025-03-06T21:44:00Z" w16du:dateUtc="2025-03-06T20:44:00Z"/>
                <w:del w:id="21235" w:author="Irová Zuzana" w:date="2025-05-23T16:00:00Z" w16du:dateUtc="2025-05-23T14:00:00Z"/>
                <w:lang w:val="en-US"/>
              </w:rPr>
              <w:pPrChange w:id="21236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237" w:author="Drastichová Zuzana" w:date="2025-03-06T21:44:00Z" w16du:dateUtc="2025-03-06T20:44:00Z">
              <w:del w:id="21238" w:author="Irová Zuzana" w:date="2025-05-23T16:00:00Z" w16du:dateUtc="2025-05-23T14:00:00Z">
                <w:r w:rsidRPr="00122D48" w:rsidDel="00A53D09">
                  <w:rPr>
                    <w:lang w:val="en-US"/>
                  </w:rPr>
                  <w:delText>Bill session number</w:delText>
                </w:r>
              </w:del>
            </w:ins>
          </w:p>
          <w:p w14:paraId="3D295564" w14:textId="1018161D" w:rsidR="00902635" w:rsidRPr="00122D48" w:rsidDel="00A53D09" w:rsidRDefault="00902635">
            <w:pPr>
              <w:pStyle w:val="NormalIndent"/>
              <w:rPr>
                <w:ins w:id="21239" w:author="Drastichová Zuzana" w:date="2025-03-06T21:44:00Z" w16du:dateUtc="2025-03-06T20:44:00Z"/>
                <w:del w:id="21240" w:author="Irová Zuzana" w:date="2025-05-23T16:00:00Z" w16du:dateUtc="2025-05-23T14:00:00Z"/>
              </w:rPr>
              <w:pPrChange w:id="21241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242" w:author="Drastichová Zuzana" w:date="2025-03-06T21:44:00Z" w16du:dateUtc="2025-03-06T20:44:00Z">
              <w:del w:id="21243" w:author="Irová Zuzana" w:date="2025-05-23T16:00:00Z" w16du:dateUtc="2025-05-23T14:00:00Z">
                <w:r w:rsidRPr="00122D48" w:rsidDel="00A53D09">
                  <w:delText>Bill total amount in clearing currency</w:delText>
                </w:r>
              </w:del>
            </w:ins>
          </w:p>
          <w:p w14:paraId="75BDC4F3" w14:textId="4B565364" w:rsidR="00902635" w:rsidRPr="00122D48" w:rsidDel="00A53D09" w:rsidRDefault="00902635">
            <w:pPr>
              <w:pStyle w:val="NormalIndent"/>
              <w:rPr>
                <w:ins w:id="21244" w:author="Drastichová Zuzana" w:date="2025-03-06T21:44:00Z" w16du:dateUtc="2025-03-06T20:44:00Z"/>
                <w:del w:id="21245" w:author="Irová Zuzana" w:date="2025-05-23T16:00:00Z" w16du:dateUtc="2025-05-23T14:00:00Z"/>
              </w:rPr>
              <w:pPrChange w:id="21246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247" w:author="Drastichová Zuzana" w:date="2025-03-06T21:44:00Z" w16du:dateUtc="2025-03-06T20:44:00Z">
              <w:del w:id="21248" w:author="Irová Zuzana" w:date="2025-05-23T16:00:00Z" w16du:dateUtc="2025-05-23T14:00:00Z">
                <w:r w:rsidRPr="00122D48" w:rsidDel="00A53D09">
                  <w:delText>Bill total amount clearing currency</w:delText>
                </w:r>
              </w:del>
            </w:ins>
          </w:p>
          <w:p w14:paraId="0C39A680" w14:textId="7DBEAD5F" w:rsidR="00902635" w:rsidRPr="00122D48" w:rsidDel="00A53D09" w:rsidRDefault="00902635">
            <w:pPr>
              <w:pStyle w:val="NormalIndent"/>
              <w:rPr>
                <w:ins w:id="21249" w:author="Drastichová Zuzana" w:date="2025-03-06T21:44:00Z" w16du:dateUtc="2025-03-06T20:44:00Z"/>
                <w:del w:id="21250" w:author="Irová Zuzana" w:date="2025-05-23T16:00:00Z" w16du:dateUtc="2025-05-23T14:00:00Z"/>
              </w:rPr>
              <w:pPrChange w:id="21251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252" w:author="Drastichová Zuzana" w:date="2025-03-06T21:44:00Z" w16du:dateUtc="2025-03-06T20:44:00Z">
              <w:del w:id="21253" w:author="Irová Zuzana" w:date="2025-05-23T16:00:00Z" w16du:dateUtc="2025-05-23T14:00:00Z">
                <w:r w:rsidRPr="00122D48" w:rsidDel="00A53D09">
                  <w:delText>System operator ID</w:delText>
                </w:r>
              </w:del>
            </w:ins>
          </w:p>
          <w:p w14:paraId="1AB538AC" w14:textId="10AEF2E3" w:rsidR="00902635" w:rsidRPr="00122D48" w:rsidDel="00A53D09" w:rsidRDefault="00902635">
            <w:pPr>
              <w:pStyle w:val="NormalIndent"/>
              <w:rPr>
                <w:ins w:id="21254" w:author="Drastichová Zuzana" w:date="2025-03-06T21:44:00Z" w16du:dateUtc="2025-03-06T20:44:00Z"/>
                <w:del w:id="21255" w:author="Irová Zuzana" w:date="2025-05-23T16:00:00Z" w16du:dateUtc="2025-05-23T14:00:00Z"/>
              </w:rPr>
              <w:pPrChange w:id="21256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257" w:author="Drastichová Zuzana" w:date="2025-03-06T21:44:00Z" w16du:dateUtc="2025-03-06T20:44:00Z">
              <w:del w:id="21258" w:author="Irová Zuzana" w:date="2025-05-23T16:00:00Z" w16du:dateUtc="2025-05-23T14:00:00Z">
                <w:r w:rsidRPr="00122D48" w:rsidDel="00A53D09">
                  <w:delText>Bill ID</w:delText>
                </w:r>
              </w:del>
            </w:ins>
          </w:p>
          <w:p w14:paraId="354BCC7E" w14:textId="3D366B3F" w:rsidR="00902635" w:rsidRPr="00122D48" w:rsidDel="00A53D09" w:rsidRDefault="00902635">
            <w:pPr>
              <w:pStyle w:val="NormalIndent"/>
              <w:rPr>
                <w:ins w:id="21259" w:author="Drastichová Zuzana" w:date="2025-03-06T21:44:00Z" w16du:dateUtc="2025-03-06T20:44:00Z"/>
                <w:del w:id="21260" w:author="Irová Zuzana" w:date="2025-05-23T16:00:00Z" w16du:dateUtc="2025-05-23T14:00:00Z"/>
              </w:rPr>
              <w:pPrChange w:id="21261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262" w:author="Drastichová Zuzana" w:date="2025-03-06T21:44:00Z" w16du:dateUtc="2025-03-06T20:44:00Z">
              <w:del w:id="21263" w:author="Irová Zuzana" w:date="2025-05-23T16:00:00Z" w16du:dateUtc="2025-05-23T14:00:00Z">
                <w:r w:rsidRPr="00122D48" w:rsidDel="00A53D09">
                  <w:delText>Bill session ID</w:delText>
                </w:r>
              </w:del>
            </w:ins>
          </w:p>
          <w:p w14:paraId="37F0C57B" w14:textId="50A39103" w:rsidR="00902635" w:rsidRPr="00122D48" w:rsidDel="00A53D09" w:rsidRDefault="00902635">
            <w:pPr>
              <w:pStyle w:val="NormalIndent"/>
              <w:rPr>
                <w:ins w:id="21264" w:author="Drastichová Zuzana" w:date="2025-03-06T21:44:00Z" w16du:dateUtc="2025-03-06T20:44:00Z"/>
                <w:del w:id="21265" w:author="Irová Zuzana" w:date="2025-05-23T16:00:00Z" w16du:dateUtc="2025-05-23T14:00:00Z"/>
              </w:rPr>
              <w:pPrChange w:id="21266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267" w:author="Drastichová Zuzana" w:date="2025-03-06T21:44:00Z" w16du:dateUtc="2025-03-06T20:44:00Z">
              <w:del w:id="21268" w:author="Irová Zuzana" w:date="2025-05-23T16:00:00Z" w16du:dateUtc="2025-05-23T14:00:00Z">
                <w:r w:rsidRPr="00122D48" w:rsidDel="00A53D09">
                  <w:delText>EETS Provider ID</w:delText>
                </w:r>
              </w:del>
            </w:ins>
          </w:p>
          <w:p w14:paraId="2AD4D301" w14:textId="2B146222" w:rsidR="00902635" w:rsidRPr="00EF1F06" w:rsidDel="00A53D09" w:rsidRDefault="00902635">
            <w:pPr>
              <w:pStyle w:val="NormalIndent"/>
              <w:rPr>
                <w:ins w:id="21269" w:author="Drastichová Zuzana" w:date="2025-03-06T21:44:00Z" w16du:dateUtc="2025-03-06T20:44:00Z"/>
                <w:del w:id="21270" w:author="Irová Zuzana" w:date="2025-05-23T16:00:00Z" w16du:dateUtc="2025-05-23T14:00:00Z"/>
              </w:rPr>
              <w:pPrChange w:id="21271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272" w:author="Drastichová Zuzana" w:date="2025-03-06T21:44:00Z" w16du:dateUtc="2025-03-06T20:44:00Z">
              <w:del w:id="21273" w:author="Irová Zuzana" w:date="2025-05-23T16:00:00Z" w16du:dateUtc="2025-05-23T14:00:00Z">
                <w:r w:rsidRPr="00122D48" w:rsidDel="00A53D09">
                  <w:delText>EETS Provider abbreviation</w:delText>
                </w:r>
              </w:del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FA69A" w14:textId="48057A0F" w:rsidR="00902635" w:rsidDel="00A53D09" w:rsidRDefault="00902635">
            <w:pPr>
              <w:pStyle w:val="NormalIndent"/>
              <w:rPr>
                <w:ins w:id="21274" w:author="Drastichová Zuzana" w:date="2025-03-06T21:44:00Z" w16du:dateUtc="2025-03-06T20:44:00Z"/>
                <w:del w:id="21275" w:author="Irová Zuzana" w:date="2025-05-23T16:00:00Z" w16du:dateUtc="2025-05-23T14:00:00Z"/>
              </w:rPr>
              <w:pPrChange w:id="21276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7489A" w14:textId="49AEB2CE" w:rsidR="00902635" w:rsidDel="00A53D09" w:rsidRDefault="00902635">
            <w:pPr>
              <w:pStyle w:val="NormalIndent"/>
              <w:rPr>
                <w:ins w:id="21277" w:author="Drastichová Zuzana" w:date="2025-03-06T21:44:00Z" w16du:dateUtc="2025-03-06T20:44:00Z"/>
                <w:del w:id="21278" w:author="Irová Zuzana" w:date="2025-05-23T16:00:00Z" w16du:dateUtc="2025-05-23T14:00:00Z"/>
              </w:rPr>
              <w:pPrChange w:id="21279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280" w:author="Drastichová Zuzana" w:date="2025-03-06T21:44:00Z" w16du:dateUtc="2025-03-06T20:44:00Z">
              <w:del w:id="21281" w:author="Irová Zuzana" w:date="2025-05-23T16:00:00Z" w16du:dateUtc="2025-05-23T14:00:00Z">
                <w:r w:rsidDel="00A53D09">
                  <w:delText>Ano</w:delText>
                </w:r>
              </w:del>
            </w:ins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8C8E993" w14:textId="3E1CE3A7" w:rsidR="00902635" w:rsidDel="00A53D09" w:rsidRDefault="00902635">
            <w:pPr>
              <w:pStyle w:val="NormalIndent"/>
              <w:rPr>
                <w:ins w:id="21282" w:author="Drastichová Zuzana" w:date="2025-03-06T21:44:00Z" w16du:dateUtc="2025-03-06T20:44:00Z"/>
                <w:del w:id="21283" w:author="Irová Zuzana" w:date="2025-05-23T16:00:00Z" w16du:dateUtc="2025-05-23T14:00:00Z"/>
                <w:lang w:eastAsia="cs-CZ"/>
              </w:rPr>
              <w:pPrChange w:id="21284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285" w:author="Drastichová Zuzana" w:date="2025-03-06T21:44:00Z" w16du:dateUtc="2025-03-06T20:44:00Z">
              <w:del w:id="21286" w:author="Irová Zuzana" w:date="2025-05-23T15:50:00Z" w16du:dateUtc="2025-05-23T13:50:00Z">
                <w:r w:rsidDel="00762CF6">
                  <w:rPr>
                    <w:lang w:eastAsia="cs-CZ"/>
                  </w:rPr>
                  <w:delText>dvoujazyčná verze (sk+en)</w:delText>
                </w:r>
              </w:del>
            </w:ins>
          </w:p>
        </w:tc>
      </w:tr>
      <w:tr w:rsidR="00902635" w:rsidDel="00A53D09" w14:paraId="2C1041BA" w14:textId="5D158884">
        <w:trPr>
          <w:trHeight w:val="270"/>
          <w:ins w:id="21287" w:author="Drastichová Zuzana" w:date="2025-03-06T21:44:00Z"/>
          <w:del w:id="21288" w:author="Irová Zuzana" w:date="2025-05-23T16:00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87B0134" w14:textId="147A9E03" w:rsidR="00902635" w:rsidDel="00A53D09" w:rsidRDefault="00902635">
            <w:pPr>
              <w:pStyle w:val="NormalIndent"/>
              <w:rPr>
                <w:ins w:id="21289" w:author="Drastichová Zuzana" w:date="2025-03-06T21:44:00Z" w16du:dateUtc="2025-03-06T20:44:00Z"/>
                <w:del w:id="21290" w:author="Irová Zuzana" w:date="2025-05-23T16:00:00Z" w16du:dateUtc="2025-05-23T14:00:00Z"/>
                <w:lang w:eastAsia="cs-CZ"/>
              </w:rPr>
              <w:pPrChange w:id="21291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292" w:author="Drastichová Zuzana" w:date="2025-03-06T21:44:00Z" w16du:dateUtc="2025-03-06T20:44:00Z">
              <w:del w:id="21293" w:author="Irová Zuzana" w:date="2025-05-23T16:00:00Z" w16du:dateUtc="2025-05-23T14:00:00Z">
                <w:r w:rsidDel="00A53D09">
                  <w:rPr>
                    <w:lang w:eastAsia="cs-CZ"/>
                  </w:rPr>
                  <w:delText>EETS Dobropis</w:delText>
                </w:r>
                <w:r w:rsidRPr="00404C5B" w:rsidDel="00A53D09">
                  <w:rPr>
                    <w:lang w:eastAsia="cs-CZ"/>
                  </w:rPr>
                  <w:delText xml:space="preserve"> za mýtné (DOC.BE.</w:delText>
                </w:r>
                <w:r w:rsidDel="00A53D09">
                  <w:rPr>
                    <w:lang w:eastAsia="cs-CZ"/>
                  </w:rPr>
                  <w:delText>1</w:delText>
                </w:r>
                <w:r w:rsidRPr="00404C5B" w:rsidDel="00A53D09">
                  <w:rPr>
                    <w:lang w:eastAsia="cs-CZ"/>
                  </w:rPr>
                  <w:delText>1</w:delText>
                </w:r>
                <w:r w:rsidDel="00A53D09">
                  <w:rPr>
                    <w:lang w:eastAsia="cs-CZ"/>
                  </w:rPr>
                  <w:delText>4</w:delText>
                </w:r>
              </w:del>
            </w:ins>
            <w:ins w:id="21294" w:author="Drastichová Zuzana" w:date="2025-03-06T21:55:00Z" w16du:dateUtc="2025-03-06T20:55:00Z">
              <w:del w:id="21295" w:author="Irová Zuzana" w:date="2025-05-23T16:00:00Z" w16du:dateUtc="2025-05-23T14:00:00Z">
                <w:r w:rsidDel="00A53D09">
                  <w:rPr>
                    <w:lang w:eastAsia="cs-CZ"/>
                  </w:rPr>
                  <w:delText>.HR</w:delText>
                </w:r>
              </w:del>
            </w:ins>
            <w:ins w:id="21296" w:author="Drastichová Zuzana" w:date="2025-03-06T21:44:00Z" w16du:dateUtc="2025-03-06T20:44:00Z">
              <w:del w:id="21297" w:author="Irová Zuzana" w:date="2025-05-23T16:00:00Z" w16du:dateUtc="2025-05-23T14:00:00Z">
                <w:r w:rsidRPr="00404C5B" w:rsidDel="00A53D09">
                  <w:rPr>
                    <w:lang w:eastAsia="cs-CZ"/>
                  </w:rPr>
                  <w:delText>)</w:delText>
                </w:r>
              </w:del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9D8F8" w14:textId="600C01C0" w:rsidR="00902635" w:rsidDel="00A53D09" w:rsidRDefault="00902635">
            <w:pPr>
              <w:pStyle w:val="NormalIndent"/>
              <w:rPr>
                <w:ins w:id="21298" w:author="Drastichová Zuzana" w:date="2025-03-06T21:44:00Z" w16du:dateUtc="2025-03-06T20:44:00Z"/>
                <w:del w:id="21299" w:author="Irová Zuzana" w:date="2025-05-23T16:00:00Z" w16du:dateUtc="2025-05-23T14:00:00Z"/>
              </w:rPr>
              <w:pPrChange w:id="21300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01" w:author="Drastichová Zuzana" w:date="2025-03-06T21:44:00Z" w16du:dateUtc="2025-03-06T20:44:00Z">
              <w:del w:id="21302" w:author="Irová Zuzana" w:date="2025-05-23T16:00:00Z" w16du:dateUtc="2025-05-23T14:00:00Z">
                <w:r w:rsidDel="00A53D09">
                  <w:delText>Invoice</w:delText>
                </w:r>
              </w:del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57AF5" w14:textId="2EF43CC6" w:rsidR="00902635" w:rsidDel="00A53D09" w:rsidRDefault="00902635">
            <w:pPr>
              <w:pStyle w:val="NormalIndent"/>
              <w:rPr>
                <w:ins w:id="21303" w:author="Drastichová Zuzana" w:date="2025-03-06T21:44:00Z" w16du:dateUtc="2025-03-06T20:44:00Z"/>
                <w:del w:id="21304" w:author="Irová Zuzana" w:date="2025-05-23T16:00:00Z" w16du:dateUtc="2025-05-23T14:00:00Z"/>
              </w:rPr>
              <w:pPrChange w:id="21305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06" w:author="Drastichová Zuzana" w:date="2025-03-06T21:44:00Z" w16du:dateUtc="2025-03-06T20:44:00Z">
              <w:del w:id="21307" w:author="Irová Zuzana" w:date="2025-05-23T16:00:00Z" w16du:dateUtc="2025-05-23T14:00:00Z">
                <w:r w:rsidDel="00A53D09">
                  <w:delText>BO</w:delText>
                </w:r>
              </w:del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AF32D" w14:textId="3B21E779" w:rsidR="00902635" w:rsidRPr="00122D48" w:rsidDel="00A53D09" w:rsidRDefault="00902635">
            <w:pPr>
              <w:pStyle w:val="NormalIndent"/>
              <w:rPr>
                <w:ins w:id="21308" w:author="Drastichová Zuzana" w:date="2025-03-06T21:44:00Z" w16du:dateUtc="2025-03-06T20:44:00Z"/>
                <w:del w:id="21309" w:author="Irová Zuzana" w:date="2025-05-23T16:00:00Z" w16du:dateUtc="2025-05-23T14:00:00Z"/>
              </w:rPr>
              <w:pPrChange w:id="21310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11" w:author="Drastichová Zuzana" w:date="2025-03-06T21:44:00Z" w16du:dateUtc="2025-03-06T20:44:00Z">
              <w:del w:id="21312" w:author="Irová Zuzana" w:date="2025-05-23T16:00:00Z" w16du:dateUtc="2025-05-23T14:00:00Z">
                <w:r w:rsidRPr="00122D48" w:rsidDel="00A53D09">
                  <w:delText>Bill issuer</w:delText>
                </w:r>
              </w:del>
            </w:ins>
          </w:p>
          <w:p w14:paraId="200FEDF3" w14:textId="5AFAC73F" w:rsidR="00902635" w:rsidRPr="00122D48" w:rsidDel="00A53D09" w:rsidRDefault="00902635">
            <w:pPr>
              <w:pStyle w:val="NormalIndent"/>
              <w:rPr>
                <w:ins w:id="21313" w:author="Drastichová Zuzana" w:date="2025-03-06T21:44:00Z" w16du:dateUtc="2025-03-06T20:44:00Z"/>
                <w:del w:id="21314" w:author="Irová Zuzana" w:date="2025-05-23T16:00:00Z" w16du:dateUtc="2025-05-23T14:00:00Z"/>
              </w:rPr>
              <w:pPrChange w:id="21315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16" w:author="Drastichová Zuzana" w:date="2025-03-06T21:44:00Z" w16du:dateUtc="2025-03-06T20:44:00Z">
              <w:del w:id="21317" w:author="Irová Zuzana" w:date="2025-05-23T16:00:00Z" w16du:dateUtc="2025-05-23T14:00:00Z">
                <w:r w:rsidRPr="00122D48" w:rsidDel="00A53D09">
                  <w:delText>Bill number</w:delText>
                </w:r>
              </w:del>
            </w:ins>
          </w:p>
          <w:p w14:paraId="1E284CA2" w14:textId="0D4D0D66" w:rsidR="00902635" w:rsidRPr="00122D48" w:rsidDel="00A53D09" w:rsidRDefault="00902635">
            <w:pPr>
              <w:pStyle w:val="NormalIndent"/>
              <w:rPr>
                <w:ins w:id="21318" w:author="Drastichová Zuzana" w:date="2025-03-06T21:44:00Z" w16du:dateUtc="2025-03-06T20:44:00Z"/>
                <w:del w:id="21319" w:author="Irová Zuzana" w:date="2025-05-23T16:00:00Z" w16du:dateUtc="2025-05-23T14:00:00Z"/>
              </w:rPr>
              <w:pPrChange w:id="21320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21" w:author="Drastichová Zuzana" w:date="2025-03-06T21:44:00Z" w16du:dateUtc="2025-03-06T20:44:00Z">
              <w:del w:id="21322" w:author="Irová Zuzana" w:date="2025-05-23T16:00:00Z" w16du:dateUtc="2025-05-23T14:00:00Z">
                <w:r w:rsidRPr="00122D48" w:rsidDel="00A53D09">
                  <w:delText xml:space="preserve">Bill </w:delText>
                </w:r>
                <w:r w:rsidRPr="00122D48" w:rsidDel="00A53D09">
                  <w:rPr>
                    <w:lang w:val="en-US"/>
                  </w:rPr>
                  <w:delText>issue</w:delText>
                </w:r>
                <w:r w:rsidRPr="00122D48" w:rsidDel="00A53D09">
                  <w:delText xml:space="preserve"> type</w:delText>
                </w:r>
              </w:del>
            </w:ins>
          </w:p>
          <w:p w14:paraId="0B10B607" w14:textId="233EEEE8" w:rsidR="00902635" w:rsidRPr="00122D48" w:rsidDel="00A53D09" w:rsidRDefault="00902635">
            <w:pPr>
              <w:pStyle w:val="NormalIndent"/>
              <w:rPr>
                <w:ins w:id="21323" w:author="Drastichová Zuzana" w:date="2025-03-06T21:44:00Z" w16du:dateUtc="2025-03-06T20:44:00Z"/>
                <w:del w:id="21324" w:author="Irová Zuzana" w:date="2025-05-23T16:00:00Z" w16du:dateUtc="2025-05-23T14:00:00Z"/>
                <w:lang w:val="en-US"/>
              </w:rPr>
              <w:pPrChange w:id="21325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26" w:author="Drastichová Zuzana" w:date="2025-03-06T21:44:00Z" w16du:dateUtc="2025-03-06T20:44:00Z">
              <w:del w:id="21327" w:author="Irová Zuzana" w:date="2025-05-23T16:00:00Z" w16du:dateUtc="2025-05-23T14:00:00Z">
                <w:r w:rsidRPr="00122D48" w:rsidDel="00A53D09">
                  <w:rPr>
                    <w:lang w:val="en-US"/>
                  </w:rPr>
                  <w:delText>Bill session number</w:delText>
                </w:r>
              </w:del>
            </w:ins>
          </w:p>
          <w:p w14:paraId="1B23CF7C" w14:textId="5ECAE17D" w:rsidR="00902635" w:rsidRPr="00122D48" w:rsidDel="00A53D09" w:rsidRDefault="00902635">
            <w:pPr>
              <w:pStyle w:val="NormalIndent"/>
              <w:rPr>
                <w:ins w:id="21328" w:author="Drastichová Zuzana" w:date="2025-03-06T21:44:00Z" w16du:dateUtc="2025-03-06T20:44:00Z"/>
                <w:del w:id="21329" w:author="Irová Zuzana" w:date="2025-05-23T16:00:00Z" w16du:dateUtc="2025-05-23T14:00:00Z"/>
              </w:rPr>
              <w:pPrChange w:id="21330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31" w:author="Drastichová Zuzana" w:date="2025-03-06T21:44:00Z" w16du:dateUtc="2025-03-06T20:44:00Z">
              <w:del w:id="21332" w:author="Irová Zuzana" w:date="2025-05-23T16:00:00Z" w16du:dateUtc="2025-05-23T14:00:00Z">
                <w:r w:rsidRPr="00122D48" w:rsidDel="00A53D09">
                  <w:delText>Bill total amount in clearing currency</w:delText>
                </w:r>
              </w:del>
            </w:ins>
          </w:p>
          <w:p w14:paraId="47DB9094" w14:textId="620A0E7C" w:rsidR="00902635" w:rsidRPr="00122D48" w:rsidDel="00A53D09" w:rsidRDefault="00902635">
            <w:pPr>
              <w:pStyle w:val="NormalIndent"/>
              <w:rPr>
                <w:ins w:id="21333" w:author="Drastichová Zuzana" w:date="2025-03-06T21:44:00Z" w16du:dateUtc="2025-03-06T20:44:00Z"/>
                <w:del w:id="21334" w:author="Irová Zuzana" w:date="2025-05-23T16:00:00Z" w16du:dateUtc="2025-05-23T14:00:00Z"/>
              </w:rPr>
              <w:pPrChange w:id="21335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36" w:author="Drastichová Zuzana" w:date="2025-03-06T21:44:00Z" w16du:dateUtc="2025-03-06T20:44:00Z">
              <w:del w:id="21337" w:author="Irová Zuzana" w:date="2025-05-23T16:00:00Z" w16du:dateUtc="2025-05-23T14:00:00Z">
                <w:r w:rsidRPr="00122D48" w:rsidDel="00A53D09">
                  <w:delText>Bill total amount clearing currency</w:delText>
                </w:r>
              </w:del>
            </w:ins>
          </w:p>
          <w:p w14:paraId="4D465103" w14:textId="7ADAAB18" w:rsidR="00902635" w:rsidRPr="00122D48" w:rsidDel="00A53D09" w:rsidRDefault="00902635">
            <w:pPr>
              <w:pStyle w:val="NormalIndent"/>
              <w:rPr>
                <w:ins w:id="21338" w:author="Drastichová Zuzana" w:date="2025-03-06T21:44:00Z" w16du:dateUtc="2025-03-06T20:44:00Z"/>
                <w:del w:id="21339" w:author="Irová Zuzana" w:date="2025-05-23T16:00:00Z" w16du:dateUtc="2025-05-23T14:00:00Z"/>
              </w:rPr>
              <w:pPrChange w:id="21340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41" w:author="Drastichová Zuzana" w:date="2025-03-06T21:44:00Z" w16du:dateUtc="2025-03-06T20:44:00Z">
              <w:del w:id="21342" w:author="Irová Zuzana" w:date="2025-05-23T16:00:00Z" w16du:dateUtc="2025-05-23T14:00:00Z">
                <w:r w:rsidRPr="00122D48" w:rsidDel="00A53D09">
                  <w:delText>System operator ID</w:delText>
                </w:r>
              </w:del>
            </w:ins>
          </w:p>
          <w:p w14:paraId="1D9EB25D" w14:textId="62E75CC5" w:rsidR="00902635" w:rsidRPr="00122D48" w:rsidDel="00A53D09" w:rsidRDefault="00902635">
            <w:pPr>
              <w:pStyle w:val="NormalIndent"/>
              <w:rPr>
                <w:ins w:id="21343" w:author="Drastichová Zuzana" w:date="2025-03-06T21:44:00Z" w16du:dateUtc="2025-03-06T20:44:00Z"/>
                <w:del w:id="21344" w:author="Irová Zuzana" w:date="2025-05-23T16:00:00Z" w16du:dateUtc="2025-05-23T14:00:00Z"/>
              </w:rPr>
              <w:pPrChange w:id="21345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46" w:author="Drastichová Zuzana" w:date="2025-03-06T21:44:00Z" w16du:dateUtc="2025-03-06T20:44:00Z">
              <w:del w:id="21347" w:author="Irová Zuzana" w:date="2025-05-23T16:00:00Z" w16du:dateUtc="2025-05-23T14:00:00Z">
                <w:r w:rsidRPr="00122D48" w:rsidDel="00A53D09">
                  <w:delText>Bill ID</w:delText>
                </w:r>
              </w:del>
            </w:ins>
          </w:p>
          <w:p w14:paraId="6C2D5E31" w14:textId="62AED297" w:rsidR="00902635" w:rsidRPr="00122D48" w:rsidDel="00A53D09" w:rsidRDefault="00902635">
            <w:pPr>
              <w:pStyle w:val="NormalIndent"/>
              <w:rPr>
                <w:ins w:id="21348" w:author="Drastichová Zuzana" w:date="2025-03-06T21:44:00Z" w16du:dateUtc="2025-03-06T20:44:00Z"/>
                <w:del w:id="21349" w:author="Irová Zuzana" w:date="2025-05-23T16:00:00Z" w16du:dateUtc="2025-05-23T14:00:00Z"/>
              </w:rPr>
              <w:pPrChange w:id="21350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51" w:author="Drastichová Zuzana" w:date="2025-03-06T21:44:00Z" w16du:dateUtc="2025-03-06T20:44:00Z">
              <w:del w:id="21352" w:author="Irová Zuzana" w:date="2025-05-23T16:00:00Z" w16du:dateUtc="2025-05-23T14:00:00Z">
                <w:r w:rsidRPr="00122D48" w:rsidDel="00A53D09">
                  <w:delText>Bill session ID</w:delText>
                </w:r>
              </w:del>
            </w:ins>
          </w:p>
          <w:p w14:paraId="238377C9" w14:textId="7AB215F0" w:rsidR="00902635" w:rsidRPr="00122D48" w:rsidDel="00A53D09" w:rsidRDefault="00902635">
            <w:pPr>
              <w:pStyle w:val="NormalIndent"/>
              <w:rPr>
                <w:ins w:id="21353" w:author="Drastichová Zuzana" w:date="2025-03-06T21:44:00Z" w16du:dateUtc="2025-03-06T20:44:00Z"/>
                <w:del w:id="21354" w:author="Irová Zuzana" w:date="2025-05-23T16:00:00Z" w16du:dateUtc="2025-05-23T14:00:00Z"/>
              </w:rPr>
              <w:pPrChange w:id="21355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56" w:author="Drastichová Zuzana" w:date="2025-03-06T21:44:00Z" w16du:dateUtc="2025-03-06T20:44:00Z">
              <w:del w:id="21357" w:author="Irová Zuzana" w:date="2025-05-23T16:00:00Z" w16du:dateUtc="2025-05-23T14:00:00Z">
                <w:r w:rsidRPr="00122D48" w:rsidDel="00A53D09">
                  <w:delText>EETS Provider ID</w:delText>
                </w:r>
              </w:del>
            </w:ins>
          </w:p>
          <w:p w14:paraId="059728C6" w14:textId="39DD71C5" w:rsidR="00902635" w:rsidRPr="00EF1F06" w:rsidDel="00A53D09" w:rsidRDefault="00902635">
            <w:pPr>
              <w:pStyle w:val="NormalIndent"/>
              <w:rPr>
                <w:ins w:id="21358" w:author="Drastichová Zuzana" w:date="2025-03-06T21:44:00Z" w16du:dateUtc="2025-03-06T20:44:00Z"/>
                <w:del w:id="21359" w:author="Irová Zuzana" w:date="2025-05-23T16:00:00Z" w16du:dateUtc="2025-05-23T14:00:00Z"/>
              </w:rPr>
              <w:pPrChange w:id="21360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61" w:author="Drastichová Zuzana" w:date="2025-03-06T21:44:00Z" w16du:dateUtc="2025-03-06T20:44:00Z">
              <w:del w:id="21362" w:author="Irová Zuzana" w:date="2025-05-23T16:00:00Z" w16du:dateUtc="2025-05-23T14:00:00Z">
                <w:r w:rsidRPr="00122D48" w:rsidDel="00A53D09">
                  <w:delText>EETS Provider abbreviation</w:delText>
                </w:r>
              </w:del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3E3BD" w14:textId="7F626356" w:rsidR="00902635" w:rsidDel="00A53D09" w:rsidRDefault="00902635">
            <w:pPr>
              <w:pStyle w:val="NormalIndent"/>
              <w:rPr>
                <w:ins w:id="21363" w:author="Drastichová Zuzana" w:date="2025-03-06T21:44:00Z" w16du:dateUtc="2025-03-06T20:44:00Z"/>
                <w:del w:id="21364" w:author="Irová Zuzana" w:date="2025-05-23T16:00:00Z" w16du:dateUtc="2025-05-23T14:00:00Z"/>
              </w:rPr>
              <w:pPrChange w:id="21365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478CB" w14:textId="4E7465D6" w:rsidR="00902635" w:rsidDel="00A53D09" w:rsidRDefault="00902635">
            <w:pPr>
              <w:pStyle w:val="NormalIndent"/>
              <w:rPr>
                <w:ins w:id="21366" w:author="Drastichová Zuzana" w:date="2025-03-06T21:44:00Z" w16du:dateUtc="2025-03-06T20:44:00Z"/>
                <w:del w:id="21367" w:author="Irová Zuzana" w:date="2025-05-23T16:00:00Z" w16du:dateUtc="2025-05-23T14:00:00Z"/>
              </w:rPr>
              <w:pPrChange w:id="21368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69" w:author="Drastichová Zuzana" w:date="2025-03-06T21:44:00Z" w16du:dateUtc="2025-03-06T20:44:00Z">
              <w:del w:id="21370" w:author="Irová Zuzana" w:date="2025-05-23T16:00:00Z" w16du:dateUtc="2025-05-23T14:00:00Z">
                <w:r w:rsidDel="00A53D09">
                  <w:delText>Ano</w:delText>
                </w:r>
              </w:del>
            </w:ins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8DAC0E3" w14:textId="23AA7349" w:rsidR="00902635" w:rsidDel="00A53D09" w:rsidRDefault="00902635">
            <w:pPr>
              <w:pStyle w:val="NormalIndent"/>
              <w:rPr>
                <w:ins w:id="21371" w:author="Drastichová Zuzana" w:date="2025-03-06T21:44:00Z" w16du:dateUtc="2025-03-06T20:44:00Z"/>
                <w:del w:id="21372" w:author="Irová Zuzana" w:date="2025-05-23T16:00:00Z" w16du:dateUtc="2025-05-23T14:00:00Z"/>
                <w:lang w:eastAsia="cs-CZ"/>
              </w:rPr>
              <w:pPrChange w:id="21373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74" w:author="Drastichová Zuzana" w:date="2025-03-06T21:44:00Z" w16du:dateUtc="2025-03-06T20:44:00Z">
              <w:del w:id="21375" w:author="Irová Zuzana" w:date="2025-05-23T15:50:00Z" w16du:dateUtc="2025-05-23T13:50:00Z">
                <w:r w:rsidDel="00762CF6">
                  <w:rPr>
                    <w:lang w:eastAsia="cs-CZ"/>
                  </w:rPr>
                  <w:delText>dvoujazyčná verze (sk+en)</w:delText>
                </w:r>
              </w:del>
            </w:ins>
          </w:p>
        </w:tc>
      </w:tr>
      <w:tr w:rsidR="00A53D09" w:rsidDel="00A53D09" w14:paraId="3397EEFF" w14:textId="77777777">
        <w:trPr>
          <w:trHeight w:val="270"/>
          <w:ins w:id="21376" w:author="Drastichová Zuzana" w:date="2025-03-06T21:44:00Z"/>
          <w:del w:id="21377" w:author="Irová Zuzana" w:date="2025-05-23T16:00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4D5D986" w14:textId="1D6AE324" w:rsidR="00902635" w:rsidDel="00A53D09" w:rsidRDefault="00902635">
            <w:pPr>
              <w:pStyle w:val="NormalIndent"/>
              <w:rPr>
                <w:ins w:id="21378" w:author="Drastichová Zuzana" w:date="2025-03-06T21:44:00Z" w16du:dateUtc="2025-03-06T20:44:00Z"/>
                <w:del w:id="21379" w:author="Irová Zuzana" w:date="2025-05-23T16:00:00Z" w16du:dateUtc="2025-05-23T14:00:00Z"/>
                <w:lang w:eastAsia="cs-CZ"/>
              </w:rPr>
              <w:pPrChange w:id="21380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81" w:author="Drastichová Zuzana" w:date="2025-03-06T21:44:00Z" w16du:dateUtc="2025-03-06T20:44:00Z">
              <w:del w:id="21382" w:author="Irová Zuzana" w:date="2025-05-23T16:00:00Z" w16du:dateUtc="2025-05-23T14:00:00Z">
                <w:r w:rsidDel="00A53D09">
                  <w:rPr>
                    <w:lang w:eastAsia="cs-CZ"/>
                  </w:rPr>
                  <w:delText>EETS Dobropis za slevy na</w:delText>
                </w:r>
                <w:r w:rsidRPr="00404C5B" w:rsidDel="00A53D09">
                  <w:rPr>
                    <w:lang w:eastAsia="cs-CZ"/>
                  </w:rPr>
                  <w:delText xml:space="preserve"> mýtné</w:delText>
                </w:r>
                <w:r w:rsidDel="00A53D09">
                  <w:rPr>
                    <w:lang w:eastAsia="cs-CZ"/>
                  </w:rPr>
                  <w:delText>m</w:delText>
                </w:r>
                <w:r w:rsidRPr="00404C5B" w:rsidDel="00A53D09">
                  <w:rPr>
                    <w:lang w:eastAsia="cs-CZ"/>
                  </w:rPr>
                  <w:delText xml:space="preserve"> (DOC.BE.1</w:delText>
                </w:r>
                <w:r w:rsidDel="00A53D09">
                  <w:rPr>
                    <w:lang w:eastAsia="cs-CZ"/>
                  </w:rPr>
                  <w:delText>15</w:delText>
                </w:r>
              </w:del>
            </w:ins>
            <w:ins w:id="21383" w:author="Drastichová Zuzana" w:date="2025-03-06T21:55:00Z" w16du:dateUtc="2025-03-06T20:55:00Z">
              <w:del w:id="21384" w:author="Irová Zuzana" w:date="2025-05-23T16:00:00Z" w16du:dateUtc="2025-05-23T14:00:00Z">
                <w:r w:rsidDel="00A53D09">
                  <w:rPr>
                    <w:lang w:eastAsia="cs-CZ"/>
                  </w:rPr>
                  <w:delText>.HR</w:delText>
                </w:r>
              </w:del>
            </w:ins>
            <w:ins w:id="21385" w:author="Drastichová Zuzana" w:date="2025-03-06T21:44:00Z" w16du:dateUtc="2025-03-06T20:44:00Z">
              <w:del w:id="21386" w:author="Irová Zuzana" w:date="2025-05-23T16:00:00Z" w16du:dateUtc="2025-05-23T14:00:00Z">
                <w:r w:rsidRPr="00404C5B" w:rsidDel="00A53D09">
                  <w:rPr>
                    <w:lang w:eastAsia="cs-CZ"/>
                  </w:rPr>
                  <w:delText>)</w:delText>
                </w:r>
              </w:del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6C1DF" w14:textId="046E16B9" w:rsidR="00902635" w:rsidDel="00A53D09" w:rsidRDefault="00902635">
            <w:pPr>
              <w:pStyle w:val="NormalIndent"/>
              <w:rPr>
                <w:ins w:id="21387" w:author="Drastichová Zuzana" w:date="2025-03-06T21:44:00Z" w16du:dateUtc="2025-03-06T20:44:00Z"/>
                <w:del w:id="21388" w:author="Irová Zuzana" w:date="2025-05-23T16:00:00Z" w16du:dateUtc="2025-05-23T14:00:00Z"/>
              </w:rPr>
              <w:pPrChange w:id="21389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90" w:author="Drastichová Zuzana" w:date="2025-03-06T21:44:00Z" w16du:dateUtc="2025-03-06T20:44:00Z">
              <w:del w:id="21391" w:author="Irová Zuzana" w:date="2025-05-23T16:00:00Z" w16du:dateUtc="2025-05-23T14:00:00Z">
                <w:r w:rsidDel="00A53D09">
                  <w:delText>Invoice</w:delText>
                </w:r>
              </w:del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859D5" w14:textId="20C2AD52" w:rsidR="00902635" w:rsidDel="00A53D09" w:rsidRDefault="00902635">
            <w:pPr>
              <w:pStyle w:val="NormalIndent"/>
              <w:rPr>
                <w:ins w:id="21392" w:author="Drastichová Zuzana" w:date="2025-03-06T21:44:00Z" w16du:dateUtc="2025-03-06T20:44:00Z"/>
                <w:del w:id="21393" w:author="Irová Zuzana" w:date="2025-05-23T16:00:00Z" w16du:dateUtc="2025-05-23T14:00:00Z"/>
              </w:rPr>
              <w:pPrChange w:id="21394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395" w:author="Drastichová Zuzana" w:date="2025-03-06T21:44:00Z" w16du:dateUtc="2025-03-06T20:44:00Z">
              <w:del w:id="21396" w:author="Irová Zuzana" w:date="2025-05-23T16:00:00Z" w16du:dateUtc="2025-05-23T14:00:00Z">
                <w:r w:rsidDel="00A53D09">
                  <w:delText>BO</w:delText>
                </w:r>
              </w:del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B27B5" w14:textId="31E956BC" w:rsidR="00902635" w:rsidRPr="00122D48" w:rsidDel="00A53D09" w:rsidRDefault="00902635">
            <w:pPr>
              <w:pStyle w:val="NormalIndent"/>
              <w:rPr>
                <w:ins w:id="21397" w:author="Drastichová Zuzana" w:date="2025-03-06T21:44:00Z" w16du:dateUtc="2025-03-06T20:44:00Z"/>
                <w:del w:id="21398" w:author="Irová Zuzana" w:date="2025-05-23T16:00:00Z" w16du:dateUtc="2025-05-23T14:00:00Z"/>
              </w:rPr>
              <w:pPrChange w:id="21399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00" w:author="Drastichová Zuzana" w:date="2025-03-06T21:44:00Z" w16du:dateUtc="2025-03-06T20:44:00Z">
              <w:del w:id="21401" w:author="Irová Zuzana" w:date="2025-05-23T16:00:00Z" w16du:dateUtc="2025-05-23T14:00:00Z">
                <w:r w:rsidRPr="00122D48" w:rsidDel="00A53D09">
                  <w:delText>Bill issuer</w:delText>
                </w:r>
              </w:del>
            </w:ins>
          </w:p>
          <w:p w14:paraId="101F10BD" w14:textId="2B1A6C38" w:rsidR="00902635" w:rsidRPr="00122D48" w:rsidDel="00A53D09" w:rsidRDefault="00902635">
            <w:pPr>
              <w:pStyle w:val="NormalIndent"/>
              <w:rPr>
                <w:ins w:id="21402" w:author="Drastichová Zuzana" w:date="2025-03-06T21:44:00Z" w16du:dateUtc="2025-03-06T20:44:00Z"/>
                <w:del w:id="21403" w:author="Irová Zuzana" w:date="2025-05-23T16:00:00Z" w16du:dateUtc="2025-05-23T14:00:00Z"/>
              </w:rPr>
              <w:pPrChange w:id="21404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05" w:author="Drastichová Zuzana" w:date="2025-03-06T21:44:00Z" w16du:dateUtc="2025-03-06T20:44:00Z">
              <w:del w:id="21406" w:author="Irová Zuzana" w:date="2025-05-23T16:00:00Z" w16du:dateUtc="2025-05-23T14:00:00Z">
                <w:r w:rsidRPr="00122D48" w:rsidDel="00A53D09">
                  <w:delText>Bill number</w:delText>
                </w:r>
              </w:del>
            </w:ins>
          </w:p>
          <w:p w14:paraId="12D1EF2A" w14:textId="3A433E39" w:rsidR="00902635" w:rsidRPr="00122D48" w:rsidDel="00A53D09" w:rsidRDefault="00902635">
            <w:pPr>
              <w:pStyle w:val="NormalIndent"/>
              <w:rPr>
                <w:ins w:id="21407" w:author="Drastichová Zuzana" w:date="2025-03-06T21:44:00Z" w16du:dateUtc="2025-03-06T20:44:00Z"/>
                <w:del w:id="21408" w:author="Irová Zuzana" w:date="2025-05-23T16:00:00Z" w16du:dateUtc="2025-05-23T14:00:00Z"/>
              </w:rPr>
              <w:pPrChange w:id="21409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10" w:author="Drastichová Zuzana" w:date="2025-03-06T21:44:00Z" w16du:dateUtc="2025-03-06T20:44:00Z">
              <w:del w:id="21411" w:author="Irová Zuzana" w:date="2025-05-23T16:00:00Z" w16du:dateUtc="2025-05-23T14:00:00Z">
                <w:r w:rsidRPr="00122D48" w:rsidDel="00A53D09">
                  <w:delText xml:space="preserve">Bill </w:delText>
                </w:r>
                <w:r w:rsidRPr="00122D48" w:rsidDel="00A53D09">
                  <w:rPr>
                    <w:lang w:val="en-US"/>
                  </w:rPr>
                  <w:delText>issue</w:delText>
                </w:r>
                <w:r w:rsidRPr="00122D48" w:rsidDel="00A53D09">
                  <w:delText xml:space="preserve"> type</w:delText>
                </w:r>
              </w:del>
            </w:ins>
          </w:p>
          <w:p w14:paraId="1AD0E332" w14:textId="452B44B4" w:rsidR="00902635" w:rsidRPr="00122D48" w:rsidDel="00A53D09" w:rsidRDefault="00902635">
            <w:pPr>
              <w:pStyle w:val="NormalIndent"/>
              <w:rPr>
                <w:ins w:id="21412" w:author="Drastichová Zuzana" w:date="2025-03-06T21:44:00Z" w16du:dateUtc="2025-03-06T20:44:00Z"/>
                <w:del w:id="21413" w:author="Irová Zuzana" w:date="2025-05-23T16:00:00Z" w16du:dateUtc="2025-05-23T14:00:00Z"/>
                <w:lang w:val="en-US"/>
              </w:rPr>
              <w:pPrChange w:id="21414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15" w:author="Drastichová Zuzana" w:date="2025-03-06T21:44:00Z" w16du:dateUtc="2025-03-06T20:44:00Z">
              <w:del w:id="21416" w:author="Irová Zuzana" w:date="2025-05-23T16:00:00Z" w16du:dateUtc="2025-05-23T14:00:00Z">
                <w:r w:rsidRPr="00122D48" w:rsidDel="00A53D09">
                  <w:rPr>
                    <w:lang w:val="en-US"/>
                  </w:rPr>
                  <w:delText>Bill session number</w:delText>
                </w:r>
              </w:del>
            </w:ins>
          </w:p>
          <w:p w14:paraId="5AA8ACD6" w14:textId="5D08FFBE" w:rsidR="00902635" w:rsidRPr="00122D48" w:rsidDel="00A53D09" w:rsidRDefault="00902635">
            <w:pPr>
              <w:pStyle w:val="NormalIndent"/>
              <w:rPr>
                <w:ins w:id="21417" w:author="Drastichová Zuzana" w:date="2025-03-06T21:44:00Z" w16du:dateUtc="2025-03-06T20:44:00Z"/>
                <w:del w:id="21418" w:author="Irová Zuzana" w:date="2025-05-23T16:00:00Z" w16du:dateUtc="2025-05-23T14:00:00Z"/>
              </w:rPr>
              <w:pPrChange w:id="21419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20" w:author="Drastichová Zuzana" w:date="2025-03-06T21:44:00Z" w16du:dateUtc="2025-03-06T20:44:00Z">
              <w:del w:id="21421" w:author="Irová Zuzana" w:date="2025-05-23T16:00:00Z" w16du:dateUtc="2025-05-23T14:00:00Z">
                <w:r w:rsidRPr="00122D48" w:rsidDel="00A53D09">
                  <w:delText>Bill total amount in clearing currency</w:delText>
                </w:r>
              </w:del>
            </w:ins>
          </w:p>
          <w:p w14:paraId="13FB6603" w14:textId="1075C582" w:rsidR="00902635" w:rsidRPr="00122D48" w:rsidDel="00A53D09" w:rsidRDefault="00902635">
            <w:pPr>
              <w:pStyle w:val="NormalIndent"/>
              <w:rPr>
                <w:ins w:id="21422" w:author="Drastichová Zuzana" w:date="2025-03-06T21:44:00Z" w16du:dateUtc="2025-03-06T20:44:00Z"/>
                <w:del w:id="21423" w:author="Irová Zuzana" w:date="2025-05-23T16:00:00Z" w16du:dateUtc="2025-05-23T14:00:00Z"/>
              </w:rPr>
              <w:pPrChange w:id="21424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25" w:author="Drastichová Zuzana" w:date="2025-03-06T21:44:00Z" w16du:dateUtc="2025-03-06T20:44:00Z">
              <w:del w:id="21426" w:author="Irová Zuzana" w:date="2025-05-23T16:00:00Z" w16du:dateUtc="2025-05-23T14:00:00Z">
                <w:r w:rsidRPr="00122D48" w:rsidDel="00A53D09">
                  <w:delText>Bill total amount clearing currency</w:delText>
                </w:r>
              </w:del>
            </w:ins>
          </w:p>
          <w:p w14:paraId="2E853385" w14:textId="15F9F50D" w:rsidR="00902635" w:rsidRPr="00122D48" w:rsidDel="00A53D09" w:rsidRDefault="00902635">
            <w:pPr>
              <w:pStyle w:val="NormalIndent"/>
              <w:rPr>
                <w:ins w:id="21427" w:author="Drastichová Zuzana" w:date="2025-03-06T21:44:00Z" w16du:dateUtc="2025-03-06T20:44:00Z"/>
                <w:del w:id="21428" w:author="Irová Zuzana" w:date="2025-05-23T16:00:00Z" w16du:dateUtc="2025-05-23T14:00:00Z"/>
              </w:rPr>
              <w:pPrChange w:id="21429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30" w:author="Drastichová Zuzana" w:date="2025-03-06T21:44:00Z" w16du:dateUtc="2025-03-06T20:44:00Z">
              <w:del w:id="21431" w:author="Irová Zuzana" w:date="2025-05-23T16:00:00Z" w16du:dateUtc="2025-05-23T14:00:00Z">
                <w:r w:rsidRPr="00122D48" w:rsidDel="00A53D09">
                  <w:delText>System operator ID</w:delText>
                </w:r>
              </w:del>
            </w:ins>
          </w:p>
          <w:p w14:paraId="47163228" w14:textId="30F6AF2B" w:rsidR="00902635" w:rsidRPr="00122D48" w:rsidDel="00A53D09" w:rsidRDefault="00902635">
            <w:pPr>
              <w:pStyle w:val="NormalIndent"/>
              <w:rPr>
                <w:ins w:id="21432" w:author="Drastichová Zuzana" w:date="2025-03-06T21:44:00Z" w16du:dateUtc="2025-03-06T20:44:00Z"/>
                <w:del w:id="21433" w:author="Irová Zuzana" w:date="2025-05-23T16:00:00Z" w16du:dateUtc="2025-05-23T14:00:00Z"/>
              </w:rPr>
              <w:pPrChange w:id="21434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35" w:author="Drastichová Zuzana" w:date="2025-03-06T21:44:00Z" w16du:dateUtc="2025-03-06T20:44:00Z">
              <w:del w:id="21436" w:author="Irová Zuzana" w:date="2025-05-23T16:00:00Z" w16du:dateUtc="2025-05-23T14:00:00Z">
                <w:r w:rsidRPr="00122D48" w:rsidDel="00A53D09">
                  <w:delText>Bill ID</w:delText>
                </w:r>
              </w:del>
            </w:ins>
          </w:p>
          <w:p w14:paraId="398F1541" w14:textId="6DC981B2" w:rsidR="00902635" w:rsidRPr="00122D48" w:rsidDel="00A53D09" w:rsidRDefault="00902635">
            <w:pPr>
              <w:pStyle w:val="NormalIndent"/>
              <w:rPr>
                <w:ins w:id="21437" w:author="Drastichová Zuzana" w:date="2025-03-06T21:44:00Z" w16du:dateUtc="2025-03-06T20:44:00Z"/>
                <w:del w:id="21438" w:author="Irová Zuzana" w:date="2025-05-23T16:00:00Z" w16du:dateUtc="2025-05-23T14:00:00Z"/>
              </w:rPr>
              <w:pPrChange w:id="21439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40" w:author="Drastichová Zuzana" w:date="2025-03-06T21:44:00Z" w16du:dateUtc="2025-03-06T20:44:00Z">
              <w:del w:id="21441" w:author="Irová Zuzana" w:date="2025-05-23T16:00:00Z" w16du:dateUtc="2025-05-23T14:00:00Z">
                <w:r w:rsidRPr="00122D48" w:rsidDel="00A53D09">
                  <w:delText>Bill session ID</w:delText>
                </w:r>
              </w:del>
            </w:ins>
          </w:p>
          <w:p w14:paraId="412F2798" w14:textId="0FF81055" w:rsidR="00902635" w:rsidRPr="00122D48" w:rsidDel="00A53D09" w:rsidRDefault="00902635">
            <w:pPr>
              <w:pStyle w:val="NormalIndent"/>
              <w:rPr>
                <w:ins w:id="21442" w:author="Drastichová Zuzana" w:date="2025-03-06T21:44:00Z" w16du:dateUtc="2025-03-06T20:44:00Z"/>
                <w:del w:id="21443" w:author="Irová Zuzana" w:date="2025-05-23T16:00:00Z" w16du:dateUtc="2025-05-23T14:00:00Z"/>
              </w:rPr>
              <w:pPrChange w:id="21444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45" w:author="Drastichová Zuzana" w:date="2025-03-06T21:44:00Z" w16du:dateUtc="2025-03-06T20:44:00Z">
              <w:del w:id="21446" w:author="Irová Zuzana" w:date="2025-05-23T16:00:00Z" w16du:dateUtc="2025-05-23T14:00:00Z">
                <w:r w:rsidRPr="00122D48" w:rsidDel="00A53D09">
                  <w:delText>EETS Provider ID</w:delText>
                </w:r>
              </w:del>
            </w:ins>
          </w:p>
          <w:p w14:paraId="490EC8E9" w14:textId="55ACAA54" w:rsidR="00902635" w:rsidRPr="00EF1F06" w:rsidDel="00A53D09" w:rsidRDefault="00902635">
            <w:pPr>
              <w:pStyle w:val="NormalIndent"/>
              <w:rPr>
                <w:ins w:id="21447" w:author="Drastichová Zuzana" w:date="2025-03-06T21:44:00Z" w16du:dateUtc="2025-03-06T20:44:00Z"/>
                <w:del w:id="21448" w:author="Irová Zuzana" w:date="2025-05-23T16:00:00Z" w16du:dateUtc="2025-05-23T14:00:00Z"/>
              </w:rPr>
              <w:pPrChange w:id="21449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50" w:author="Drastichová Zuzana" w:date="2025-03-06T21:44:00Z" w16du:dateUtc="2025-03-06T20:44:00Z">
              <w:del w:id="21451" w:author="Irová Zuzana" w:date="2025-05-23T16:00:00Z" w16du:dateUtc="2025-05-23T14:00:00Z">
                <w:r w:rsidRPr="00122D48" w:rsidDel="00A53D09">
                  <w:delText>EETS Provider abbreviation</w:delText>
                </w:r>
              </w:del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E728D" w14:textId="5C0F2F95" w:rsidR="00902635" w:rsidDel="00A53D09" w:rsidRDefault="00902635">
            <w:pPr>
              <w:pStyle w:val="NormalIndent"/>
              <w:rPr>
                <w:ins w:id="21452" w:author="Drastichová Zuzana" w:date="2025-03-06T21:44:00Z" w16du:dateUtc="2025-03-06T20:44:00Z"/>
                <w:del w:id="21453" w:author="Irová Zuzana" w:date="2025-05-23T16:00:00Z" w16du:dateUtc="2025-05-23T14:00:00Z"/>
              </w:rPr>
              <w:pPrChange w:id="21454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D783F" w14:textId="3EA7F75E" w:rsidR="00902635" w:rsidDel="00A53D09" w:rsidRDefault="00902635">
            <w:pPr>
              <w:pStyle w:val="NormalIndent"/>
              <w:rPr>
                <w:ins w:id="21455" w:author="Drastichová Zuzana" w:date="2025-03-06T21:44:00Z" w16du:dateUtc="2025-03-06T20:44:00Z"/>
                <w:del w:id="21456" w:author="Irová Zuzana" w:date="2025-05-23T16:00:00Z" w16du:dateUtc="2025-05-23T14:00:00Z"/>
              </w:rPr>
              <w:pPrChange w:id="21457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58" w:author="Drastichová Zuzana" w:date="2025-03-06T21:44:00Z" w16du:dateUtc="2025-03-06T20:44:00Z">
              <w:del w:id="21459" w:author="Irová Zuzana" w:date="2025-05-23T16:00:00Z" w16du:dateUtc="2025-05-23T14:00:00Z">
                <w:r w:rsidDel="00A53D09">
                  <w:delText>Ano</w:delText>
                </w:r>
              </w:del>
            </w:ins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CBAC761" w14:textId="65801D7E" w:rsidR="00902635" w:rsidDel="00A53D09" w:rsidRDefault="00902635">
            <w:pPr>
              <w:pStyle w:val="NormalIndent"/>
              <w:rPr>
                <w:ins w:id="21460" w:author="Drastichová Zuzana" w:date="2025-03-06T21:44:00Z" w16du:dateUtc="2025-03-06T20:44:00Z"/>
                <w:del w:id="21461" w:author="Irová Zuzana" w:date="2025-05-23T16:00:00Z" w16du:dateUtc="2025-05-23T14:00:00Z"/>
                <w:lang w:eastAsia="cs-CZ"/>
              </w:rPr>
              <w:pPrChange w:id="2146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63" w:author="Drastichová Zuzana" w:date="2025-03-06T21:44:00Z" w16du:dateUtc="2025-03-06T20:44:00Z">
              <w:del w:id="21464" w:author="Irová Zuzana" w:date="2025-05-23T15:50:00Z" w16du:dateUtc="2025-05-23T13:50:00Z">
                <w:r w:rsidDel="00762CF6">
                  <w:rPr>
                    <w:lang w:eastAsia="cs-CZ"/>
                  </w:rPr>
                  <w:delText>dvoujazyčná verze (sk+en)</w:delText>
                </w:r>
              </w:del>
            </w:ins>
          </w:p>
        </w:tc>
      </w:tr>
      <w:tr w:rsidR="00902635" w:rsidDel="00A53D09" w14:paraId="146066B4" w14:textId="2AE5EFF5">
        <w:trPr>
          <w:trHeight w:val="270"/>
          <w:ins w:id="21465" w:author="Drastichová Zuzana" w:date="2025-03-06T21:44:00Z"/>
          <w:del w:id="21466" w:author="Irová Zuzana" w:date="2025-05-23T16:00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E54E8D1" w14:textId="5776AE8F" w:rsidR="00902635" w:rsidDel="00A53D09" w:rsidRDefault="00902635">
            <w:pPr>
              <w:pStyle w:val="NormalIndent"/>
              <w:rPr>
                <w:ins w:id="21467" w:author="Drastichová Zuzana" w:date="2025-03-06T21:44:00Z" w16du:dateUtc="2025-03-06T20:44:00Z"/>
                <w:del w:id="21468" w:author="Irová Zuzana" w:date="2025-05-23T16:00:00Z" w16du:dateUtc="2025-05-23T14:00:00Z"/>
                <w:lang w:eastAsia="cs-CZ"/>
              </w:rPr>
              <w:pPrChange w:id="21469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70" w:author="Drastichová Zuzana" w:date="2025-03-06T21:44:00Z" w16du:dateUtc="2025-03-06T20:44:00Z">
              <w:del w:id="21471" w:author="Irová Zuzana" w:date="2025-05-23T16:00:00Z" w16du:dateUtc="2025-05-23T14:00:00Z">
                <w:r w:rsidDel="00A53D09">
                  <w:rPr>
                    <w:lang w:eastAsia="cs-CZ"/>
                  </w:rPr>
                  <w:delText xml:space="preserve">EETS </w:delText>
                </w:r>
                <w:r w:rsidRPr="00404C5B" w:rsidDel="00A53D09">
                  <w:rPr>
                    <w:lang w:eastAsia="cs-CZ"/>
                  </w:rPr>
                  <w:delText xml:space="preserve">Faktura za </w:delText>
                </w:r>
                <w:r w:rsidDel="00A53D09">
                  <w:rPr>
                    <w:lang w:eastAsia="cs-CZ"/>
                  </w:rPr>
                  <w:delText>služby</w:delText>
                </w:r>
                <w:r w:rsidRPr="00404C5B" w:rsidDel="00A53D09">
                  <w:rPr>
                    <w:lang w:eastAsia="cs-CZ"/>
                  </w:rPr>
                  <w:delText xml:space="preserve"> (DOC.BE.1</w:delText>
                </w:r>
                <w:r w:rsidDel="00A53D09">
                  <w:rPr>
                    <w:lang w:eastAsia="cs-CZ"/>
                  </w:rPr>
                  <w:delText>16</w:delText>
                </w:r>
              </w:del>
            </w:ins>
            <w:ins w:id="21472" w:author="Drastichová Zuzana" w:date="2025-03-06T21:55:00Z" w16du:dateUtc="2025-03-06T20:55:00Z">
              <w:del w:id="21473" w:author="Irová Zuzana" w:date="2025-05-23T16:00:00Z" w16du:dateUtc="2025-05-23T14:00:00Z">
                <w:r w:rsidDel="00A53D09">
                  <w:rPr>
                    <w:lang w:eastAsia="cs-CZ"/>
                  </w:rPr>
                  <w:delText>.HR</w:delText>
                </w:r>
              </w:del>
            </w:ins>
            <w:ins w:id="21474" w:author="Drastichová Zuzana" w:date="2025-03-06T21:44:00Z" w16du:dateUtc="2025-03-06T20:44:00Z">
              <w:del w:id="21475" w:author="Irová Zuzana" w:date="2025-05-23T16:00:00Z" w16du:dateUtc="2025-05-23T14:00:00Z">
                <w:r w:rsidRPr="00404C5B" w:rsidDel="00A53D09">
                  <w:rPr>
                    <w:lang w:eastAsia="cs-CZ"/>
                  </w:rPr>
                  <w:delText>)</w:delText>
                </w:r>
              </w:del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49F3A" w14:textId="2B1AF10E" w:rsidR="00902635" w:rsidDel="00A53D09" w:rsidRDefault="00902635">
            <w:pPr>
              <w:pStyle w:val="NormalIndent"/>
              <w:rPr>
                <w:ins w:id="21476" w:author="Drastichová Zuzana" w:date="2025-03-06T21:44:00Z" w16du:dateUtc="2025-03-06T20:44:00Z"/>
                <w:del w:id="21477" w:author="Irová Zuzana" w:date="2025-05-23T16:00:00Z" w16du:dateUtc="2025-05-23T14:00:00Z"/>
              </w:rPr>
              <w:pPrChange w:id="21478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79" w:author="Drastichová Zuzana" w:date="2025-03-06T21:44:00Z" w16du:dateUtc="2025-03-06T20:44:00Z">
              <w:del w:id="21480" w:author="Irová Zuzana" w:date="2025-05-23T16:00:00Z" w16du:dateUtc="2025-05-23T14:00:00Z">
                <w:r w:rsidDel="00A53D09">
                  <w:delText>Invoice</w:delText>
                </w:r>
              </w:del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D2CF2" w14:textId="2FEC97CF" w:rsidR="00902635" w:rsidDel="00A53D09" w:rsidRDefault="00902635">
            <w:pPr>
              <w:pStyle w:val="NormalIndent"/>
              <w:rPr>
                <w:ins w:id="21481" w:author="Drastichová Zuzana" w:date="2025-03-06T21:44:00Z" w16du:dateUtc="2025-03-06T20:44:00Z"/>
                <w:del w:id="21482" w:author="Irová Zuzana" w:date="2025-05-23T16:00:00Z" w16du:dateUtc="2025-05-23T14:00:00Z"/>
              </w:rPr>
              <w:pPrChange w:id="21483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84" w:author="Drastichová Zuzana" w:date="2025-03-06T21:44:00Z" w16du:dateUtc="2025-03-06T20:44:00Z">
              <w:del w:id="21485" w:author="Irová Zuzana" w:date="2025-05-23T16:00:00Z" w16du:dateUtc="2025-05-23T14:00:00Z">
                <w:r w:rsidDel="00A53D09">
                  <w:delText>BO</w:delText>
                </w:r>
              </w:del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1EE39" w14:textId="7102B290" w:rsidR="00902635" w:rsidRPr="00122D48" w:rsidDel="00A53D09" w:rsidRDefault="00902635">
            <w:pPr>
              <w:pStyle w:val="NormalIndent"/>
              <w:rPr>
                <w:ins w:id="21486" w:author="Drastichová Zuzana" w:date="2025-03-06T21:44:00Z" w16du:dateUtc="2025-03-06T20:44:00Z"/>
                <w:del w:id="21487" w:author="Irová Zuzana" w:date="2025-05-23T16:00:00Z" w16du:dateUtc="2025-05-23T14:00:00Z"/>
              </w:rPr>
              <w:pPrChange w:id="21488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89" w:author="Drastichová Zuzana" w:date="2025-03-06T21:44:00Z" w16du:dateUtc="2025-03-06T20:44:00Z">
              <w:del w:id="21490" w:author="Irová Zuzana" w:date="2025-05-23T16:00:00Z" w16du:dateUtc="2025-05-23T14:00:00Z">
                <w:r w:rsidRPr="00122D48" w:rsidDel="00A53D09">
                  <w:delText>Bill issuer</w:delText>
                </w:r>
              </w:del>
            </w:ins>
          </w:p>
          <w:p w14:paraId="569CBDEC" w14:textId="1D41B5F2" w:rsidR="00902635" w:rsidRPr="00122D48" w:rsidDel="00A53D09" w:rsidRDefault="00902635">
            <w:pPr>
              <w:pStyle w:val="NormalIndent"/>
              <w:rPr>
                <w:ins w:id="21491" w:author="Drastichová Zuzana" w:date="2025-03-06T21:44:00Z" w16du:dateUtc="2025-03-06T20:44:00Z"/>
                <w:del w:id="21492" w:author="Irová Zuzana" w:date="2025-05-23T16:00:00Z" w16du:dateUtc="2025-05-23T14:00:00Z"/>
              </w:rPr>
              <w:pPrChange w:id="21493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94" w:author="Drastichová Zuzana" w:date="2025-03-06T21:44:00Z" w16du:dateUtc="2025-03-06T20:44:00Z">
              <w:del w:id="21495" w:author="Irová Zuzana" w:date="2025-05-23T16:00:00Z" w16du:dateUtc="2025-05-23T14:00:00Z">
                <w:r w:rsidRPr="00122D48" w:rsidDel="00A53D09">
                  <w:delText>Bill number</w:delText>
                </w:r>
              </w:del>
            </w:ins>
          </w:p>
          <w:p w14:paraId="562EEFEF" w14:textId="6CFA888A" w:rsidR="00902635" w:rsidRPr="00122D48" w:rsidDel="00A53D09" w:rsidRDefault="00902635">
            <w:pPr>
              <w:pStyle w:val="NormalIndent"/>
              <w:rPr>
                <w:ins w:id="21496" w:author="Drastichová Zuzana" w:date="2025-03-06T21:44:00Z" w16du:dateUtc="2025-03-06T20:44:00Z"/>
                <w:del w:id="21497" w:author="Irová Zuzana" w:date="2025-05-23T16:00:00Z" w16du:dateUtc="2025-05-23T14:00:00Z"/>
              </w:rPr>
              <w:pPrChange w:id="21498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499" w:author="Drastichová Zuzana" w:date="2025-03-06T21:44:00Z" w16du:dateUtc="2025-03-06T20:44:00Z">
              <w:del w:id="21500" w:author="Irová Zuzana" w:date="2025-05-23T16:00:00Z" w16du:dateUtc="2025-05-23T14:00:00Z">
                <w:r w:rsidRPr="00122D48" w:rsidDel="00A53D09">
                  <w:delText xml:space="preserve">Bill </w:delText>
                </w:r>
                <w:r w:rsidRPr="00122D48" w:rsidDel="00A53D09">
                  <w:rPr>
                    <w:lang w:val="en-US"/>
                  </w:rPr>
                  <w:delText>issue</w:delText>
                </w:r>
                <w:r w:rsidRPr="00122D48" w:rsidDel="00A53D09">
                  <w:delText xml:space="preserve"> type</w:delText>
                </w:r>
              </w:del>
            </w:ins>
          </w:p>
          <w:p w14:paraId="61B77E90" w14:textId="2B477461" w:rsidR="00902635" w:rsidRPr="00122D48" w:rsidDel="00A53D09" w:rsidRDefault="00902635">
            <w:pPr>
              <w:pStyle w:val="NormalIndent"/>
              <w:rPr>
                <w:ins w:id="21501" w:author="Drastichová Zuzana" w:date="2025-03-06T21:44:00Z" w16du:dateUtc="2025-03-06T20:44:00Z"/>
                <w:del w:id="21502" w:author="Irová Zuzana" w:date="2025-05-23T16:00:00Z" w16du:dateUtc="2025-05-23T14:00:00Z"/>
              </w:rPr>
              <w:pPrChange w:id="21503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04" w:author="Drastichová Zuzana" w:date="2025-03-06T21:44:00Z" w16du:dateUtc="2025-03-06T20:44:00Z">
              <w:del w:id="21505" w:author="Irová Zuzana" w:date="2025-05-23T16:00:00Z" w16du:dateUtc="2025-05-23T14:00:00Z">
                <w:r w:rsidRPr="00122D48" w:rsidDel="00A53D09">
                  <w:delText>Bill total amount in clearing currency</w:delText>
                </w:r>
              </w:del>
            </w:ins>
          </w:p>
          <w:p w14:paraId="577F32E0" w14:textId="5A677716" w:rsidR="00902635" w:rsidRPr="00122D48" w:rsidDel="00A53D09" w:rsidRDefault="00902635">
            <w:pPr>
              <w:pStyle w:val="NormalIndent"/>
              <w:rPr>
                <w:ins w:id="21506" w:author="Drastichová Zuzana" w:date="2025-03-06T21:44:00Z" w16du:dateUtc="2025-03-06T20:44:00Z"/>
                <w:del w:id="21507" w:author="Irová Zuzana" w:date="2025-05-23T16:00:00Z" w16du:dateUtc="2025-05-23T14:00:00Z"/>
              </w:rPr>
              <w:pPrChange w:id="21508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09" w:author="Drastichová Zuzana" w:date="2025-03-06T21:44:00Z" w16du:dateUtc="2025-03-06T20:44:00Z">
              <w:del w:id="21510" w:author="Irová Zuzana" w:date="2025-05-23T16:00:00Z" w16du:dateUtc="2025-05-23T14:00:00Z">
                <w:r w:rsidRPr="00122D48" w:rsidDel="00A53D09">
                  <w:delText>Bill total amount clearing currency</w:delText>
                </w:r>
              </w:del>
            </w:ins>
          </w:p>
          <w:p w14:paraId="45CFB00A" w14:textId="7FC198F7" w:rsidR="00902635" w:rsidRPr="00122D48" w:rsidDel="00A53D09" w:rsidRDefault="00902635">
            <w:pPr>
              <w:pStyle w:val="NormalIndent"/>
              <w:rPr>
                <w:ins w:id="21511" w:author="Drastichová Zuzana" w:date="2025-03-06T21:44:00Z" w16du:dateUtc="2025-03-06T20:44:00Z"/>
                <w:del w:id="21512" w:author="Irová Zuzana" w:date="2025-05-23T16:00:00Z" w16du:dateUtc="2025-05-23T14:00:00Z"/>
              </w:rPr>
              <w:pPrChange w:id="21513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14" w:author="Drastichová Zuzana" w:date="2025-03-06T21:44:00Z" w16du:dateUtc="2025-03-06T20:44:00Z">
              <w:del w:id="21515" w:author="Irová Zuzana" w:date="2025-05-23T16:00:00Z" w16du:dateUtc="2025-05-23T14:00:00Z">
                <w:r w:rsidRPr="00122D48" w:rsidDel="00A53D09">
                  <w:delText>System operator ID</w:delText>
                </w:r>
              </w:del>
            </w:ins>
          </w:p>
          <w:p w14:paraId="4BA1425A" w14:textId="0D1FF056" w:rsidR="00902635" w:rsidRPr="00122D48" w:rsidDel="00A53D09" w:rsidRDefault="00902635">
            <w:pPr>
              <w:pStyle w:val="NormalIndent"/>
              <w:rPr>
                <w:ins w:id="21516" w:author="Drastichová Zuzana" w:date="2025-03-06T21:44:00Z" w16du:dateUtc="2025-03-06T20:44:00Z"/>
                <w:del w:id="21517" w:author="Irová Zuzana" w:date="2025-05-23T16:00:00Z" w16du:dateUtc="2025-05-23T14:00:00Z"/>
              </w:rPr>
              <w:pPrChange w:id="21518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19" w:author="Drastichová Zuzana" w:date="2025-03-06T21:44:00Z" w16du:dateUtc="2025-03-06T20:44:00Z">
              <w:del w:id="21520" w:author="Irová Zuzana" w:date="2025-05-23T16:00:00Z" w16du:dateUtc="2025-05-23T14:00:00Z">
                <w:r w:rsidRPr="00122D48" w:rsidDel="00A53D09">
                  <w:delText>Bill ID</w:delText>
                </w:r>
              </w:del>
            </w:ins>
          </w:p>
          <w:p w14:paraId="047B64EB" w14:textId="321AF118" w:rsidR="00902635" w:rsidRPr="00122D48" w:rsidDel="00A53D09" w:rsidRDefault="00902635">
            <w:pPr>
              <w:pStyle w:val="NormalIndent"/>
              <w:rPr>
                <w:ins w:id="21521" w:author="Drastichová Zuzana" w:date="2025-03-06T21:44:00Z" w16du:dateUtc="2025-03-06T20:44:00Z"/>
                <w:del w:id="21522" w:author="Irová Zuzana" w:date="2025-05-23T16:00:00Z" w16du:dateUtc="2025-05-23T14:00:00Z"/>
              </w:rPr>
              <w:pPrChange w:id="21523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24" w:author="Drastichová Zuzana" w:date="2025-03-06T21:44:00Z" w16du:dateUtc="2025-03-06T20:44:00Z">
              <w:del w:id="21525" w:author="Irová Zuzana" w:date="2025-05-23T16:00:00Z" w16du:dateUtc="2025-05-23T14:00:00Z">
                <w:r w:rsidRPr="00122D48" w:rsidDel="00A53D09">
                  <w:delText>EETS Provider ID</w:delText>
                </w:r>
              </w:del>
            </w:ins>
          </w:p>
          <w:p w14:paraId="0CDB4645" w14:textId="69FF4F6C" w:rsidR="00902635" w:rsidRPr="00EF1F06" w:rsidDel="00A53D09" w:rsidRDefault="00902635">
            <w:pPr>
              <w:pStyle w:val="NormalIndent"/>
              <w:rPr>
                <w:ins w:id="21526" w:author="Drastichová Zuzana" w:date="2025-03-06T21:44:00Z" w16du:dateUtc="2025-03-06T20:44:00Z"/>
                <w:del w:id="21527" w:author="Irová Zuzana" w:date="2025-05-23T16:00:00Z" w16du:dateUtc="2025-05-23T14:00:00Z"/>
              </w:rPr>
              <w:pPrChange w:id="21528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29" w:author="Drastichová Zuzana" w:date="2025-03-06T21:44:00Z" w16du:dateUtc="2025-03-06T20:44:00Z">
              <w:del w:id="21530" w:author="Irová Zuzana" w:date="2025-05-23T16:00:00Z" w16du:dateUtc="2025-05-23T14:00:00Z">
                <w:r w:rsidRPr="00122D48" w:rsidDel="00A53D09">
                  <w:delText>EETS Provider abbreviation</w:delText>
                </w:r>
              </w:del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36FB3" w14:textId="0296D3FB" w:rsidR="00902635" w:rsidDel="00A53D09" w:rsidRDefault="00902635">
            <w:pPr>
              <w:pStyle w:val="NormalIndent"/>
              <w:rPr>
                <w:ins w:id="21531" w:author="Drastichová Zuzana" w:date="2025-03-06T21:44:00Z" w16du:dateUtc="2025-03-06T20:44:00Z"/>
                <w:del w:id="21532" w:author="Irová Zuzana" w:date="2025-05-23T16:00:00Z" w16du:dateUtc="2025-05-23T14:00:00Z"/>
              </w:rPr>
              <w:pPrChange w:id="21533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10D6E" w14:textId="41F331EA" w:rsidR="00902635" w:rsidDel="00A53D09" w:rsidRDefault="00902635">
            <w:pPr>
              <w:pStyle w:val="NormalIndent"/>
              <w:rPr>
                <w:ins w:id="21534" w:author="Drastichová Zuzana" w:date="2025-03-06T21:44:00Z" w16du:dateUtc="2025-03-06T20:44:00Z"/>
                <w:del w:id="21535" w:author="Irová Zuzana" w:date="2025-05-23T16:00:00Z" w16du:dateUtc="2025-05-23T14:00:00Z"/>
              </w:rPr>
              <w:pPrChange w:id="21536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37" w:author="Drastichová Zuzana" w:date="2025-03-06T21:44:00Z" w16du:dateUtc="2025-03-06T20:44:00Z">
              <w:del w:id="21538" w:author="Irová Zuzana" w:date="2025-05-23T16:00:00Z" w16du:dateUtc="2025-05-23T14:00:00Z">
                <w:r w:rsidDel="00A53D09">
                  <w:delText>Ano</w:delText>
                </w:r>
              </w:del>
            </w:ins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EED01EA" w14:textId="15E5C5E7" w:rsidR="00902635" w:rsidDel="00A53D09" w:rsidRDefault="00902635">
            <w:pPr>
              <w:pStyle w:val="NormalIndent"/>
              <w:rPr>
                <w:ins w:id="21539" w:author="Drastichová Zuzana" w:date="2025-03-06T21:44:00Z" w16du:dateUtc="2025-03-06T20:44:00Z"/>
                <w:del w:id="21540" w:author="Irová Zuzana" w:date="2025-05-23T16:00:00Z" w16du:dateUtc="2025-05-23T14:00:00Z"/>
                <w:lang w:eastAsia="cs-CZ"/>
              </w:rPr>
              <w:pPrChange w:id="21541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42" w:author="Drastichová Zuzana" w:date="2025-03-06T21:44:00Z" w16du:dateUtc="2025-03-06T20:44:00Z">
              <w:del w:id="21543" w:author="Irová Zuzana" w:date="2025-05-23T15:50:00Z" w16du:dateUtc="2025-05-23T13:50:00Z">
                <w:r w:rsidDel="00762CF6">
                  <w:rPr>
                    <w:lang w:eastAsia="cs-CZ"/>
                  </w:rPr>
                  <w:delText>dvoujazyčná verze (sk+en)</w:delText>
                </w:r>
              </w:del>
            </w:ins>
          </w:p>
        </w:tc>
      </w:tr>
      <w:tr w:rsidR="00902635" w:rsidDel="00A53D09" w14:paraId="165154C8" w14:textId="55179555">
        <w:trPr>
          <w:trHeight w:val="270"/>
          <w:ins w:id="21544" w:author="Drastichová Zuzana" w:date="2025-03-06T21:44:00Z"/>
          <w:del w:id="21545" w:author="Irová Zuzana" w:date="2025-05-23T16:00:00Z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6865FA4" w14:textId="2721E5BF" w:rsidR="00902635" w:rsidDel="00A53D09" w:rsidRDefault="00902635">
            <w:pPr>
              <w:pStyle w:val="NormalIndent"/>
              <w:rPr>
                <w:ins w:id="21546" w:author="Drastichová Zuzana" w:date="2025-03-06T21:44:00Z" w16du:dateUtc="2025-03-06T20:44:00Z"/>
                <w:del w:id="21547" w:author="Irová Zuzana" w:date="2025-05-23T16:00:00Z" w16du:dateUtc="2025-05-23T14:00:00Z"/>
                <w:lang w:eastAsia="cs-CZ"/>
              </w:rPr>
              <w:pPrChange w:id="21548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49" w:author="Drastichová Zuzana" w:date="2025-03-06T21:44:00Z" w16du:dateUtc="2025-03-06T20:44:00Z">
              <w:del w:id="21550" w:author="Irová Zuzana" w:date="2025-05-23T16:00:00Z" w16du:dateUtc="2025-05-23T14:00:00Z">
                <w:r w:rsidDel="00A53D09">
                  <w:rPr>
                    <w:lang w:eastAsia="cs-CZ"/>
                  </w:rPr>
                  <w:delText>EETS Dobropis</w:delText>
                </w:r>
                <w:r w:rsidRPr="00404C5B" w:rsidDel="00A53D09">
                  <w:rPr>
                    <w:lang w:eastAsia="cs-CZ"/>
                  </w:rPr>
                  <w:delText xml:space="preserve"> za </w:delText>
                </w:r>
                <w:r w:rsidDel="00A53D09">
                  <w:rPr>
                    <w:lang w:eastAsia="cs-CZ"/>
                  </w:rPr>
                  <w:delText>služby</w:delText>
                </w:r>
                <w:r w:rsidRPr="00404C5B" w:rsidDel="00A53D09">
                  <w:rPr>
                    <w:lang w:eastAsia="cs-CZ"/>
                  </w:rPr>
                  <w:delText xml:space="preserve"> (DOC.BE.1</w:delText>
                </w:r>
                <w:r w:rsidDel="00A53D09">
                  <w:rPr>
                    <w:lang w:eastAsia="cs-CZ"/>
                  </w:rPr>
                  <w:delText>17</w:delText>
                </w:r>
              </w:del>
            </w:ins>
            <w:ins w:id="21551" w:author="Drastichová Zuzana" w:date="2025-03-06T21:55:00Z" w16du:dateUtc="2025-03-06T20:55:00Z">
              <w:del w:id="21552" w:author="Irová Zuzana" w:date="2025-05-23T16:00:00Z" w16du:dateUtc="2025-05-23T14:00:00Z">
                <w:r w:rsidDel="00A53D09">
                  <w:rPr>
                    <w:lang w:eastAsia="cs-CZ"/>
                  </w:rPr>
                  <w:delText>.HR</w:delText>
                </w:r>
              </w:del>
            </w:ins>
            <w:ins w:id="21553" w:author="Drastichová Zuzana" w:date="2025-03-06T21:44:00Z" w16du:dateUtc="2025-03-06T20:44:00Z">
              <w:del w:id="21554" w:author="Irová Zuzana" w:date="2025-05-23T16:00:00Z" w16du:dateUtc="2025-05-23T14:00:00Z">
                <w:r w:rsidRPr="00404C5B" w:rsidDel="00A53D09">
                  <w:rPr>
                    <w:lang w:eastAsia="cs-CZ"/>
                  </w:rPr>
                  <w:delText>)</w:delText>
                </w:r>
              </w:del>
            </w:ins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FCABB" w14:textId="38690BAC" w:rsidR="00902635" w:rsidDel="00A53D09" w:rsidRDefault="00902635">
            <w:pPr>
              <w:pStyle w:val="NormalIndent"/>
              <w:rPr>
                <w:ins w:id="21555" w:author="Drastichová Zuzana" w:date="2025-03-06T21:44:00Z" w16du:dateUtc="2025-03-06T20:44:00Z"/>
                <w:del w:id="21556" w:author="Irová Zuzana" w:date="2025-05-23T16:00:00Z" w16du:dateUtc="2025-05-23T14:00:00Z"/>
              </w:rPr>
              <w:pPrChange w:id="21557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58" w:author="Drastichová Zuzana" w:date="2025-03-06T21:44:00Z" w16du:dateUtc="2025-03-06T20:44:00Z">
              <w:del w:id="21559" w:author="Irová Zuzana" w:date="2025-05-23T16:00:00Z" w16du:dateUtc="2025-05-23T14:00:00Z">
                <w:r w:rsidDel="00A53D09">
                  <w:delText>Invoice</w:delText>
                </w:r>
              </w:del>
            </w:ins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12B98" w14:textId="3C9491B3" w:rsidR="00902635" w:rsidDel="00A53D09" w:rsidRDefault="00902635">
            <w:pPr>
              <w:pStyle w:val="NormalIndent"/>
              <w:rPr>
                <w:ins w:id="21560" w:author="Drastichová Zuzana" w:date="2025-03-06T21:44:00Z" w16du:dateUtc="2025-03-06T20:44:00Z"/>
                <w:del w:id="21561" w:author="Irová Zuzana" w:date="2025-05-23T16:00:00Z" w16du:dateUtc="2025-05-23T14:00:00Z"/>
              </w:rPr>
              <w:pPrChange w:id="2156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63" w:author="Drastichová Zuzana" w:date="2025-03-06T21:44:00Z" w16du:dateUtc="2025-03-06T20:44:00Z">
              <w:del w:id="21564" w:author="Irová Zuzana" w:date="2025-05-23T16:00:00Z" w16du:dateUtc="2025-05-23T14:00:00Z">
                <w:r w:rsidDel="00A53D09">
                  <w:delText>BO</w:delText>
                </w:r>
              </w:del>
            </w:ins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240E3" w14:textId="4C5679DC" w:rsidR="00902635" w:rsidRPr="00122D48" w:rsidDel="00A53D09" w:rsidRDefault="00902635">
            <w:pPr>
              <w:pStyle w:val="NormalIndent"/>
              <w:rPr>
                <w:ins w:id="21565" w:author="Drastichová Zuzana" w:date="2025-03-06T21:44:00Z" w16du:dateUtc="2025-03-06T20:44:00Z"/>
                <w:del w:id="21566" w:author="Irová Zuzana" w:date="2025-05-23T16:00:00Z" w16du:dateUtc="2025-05-23T14:00:00Z"/>
              </w:rPr>
              <w:pPrChange w:id="21567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68" w:author="Drastichová Zuzana" w:date="2025-03-06T21:44:00Z" w16du:dateUtc="2025-03-06T20:44:00Z">
              <w:del w:id="21569" w:author="Irová Zuzana" w:date="2025-05-23T16:00:00Z" w16du:dateUtc="2025-05-23T14:00:00Z">
                <w:r w:rsidRPr="00122D48" w:rsidDel="00A53D09">
                  <w:delText>Bill issuer</w:delText>
                </w:r>
              </w:del>
            </w:ins>
          </w:p>
          <w:p w14:paraId="278FEFB3" w14:textId="58DAB84F" w:rsidR="00902635" w:rsidRPr="00122D48" w:rsidDel="00A53D09" w:rsidRDefault="00902635">
            <w:pPr>
              <w:pStyle w:val="NormalIndent"/>
              <w:rPr>
                <w:ins w:id="21570" w:author="Drastichová Zuzana" w:date="2025-03-06T21:44:00Z" w16du:dateUtc="2025-03-06T20:44:00Z"/>
                <w:del w:id="21571" w:author="Irová Zuzana" w:date="2025-05-23T16:00:00Z" w16du:dateUtc="2025-05-23T14:00:00Z"/>
              </w:rPr>
              <w:pPrChange w:id="2157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73" w:author="Drastichová Zuzana" w:date="2025-03-06T21:44:00Z" w16du:dateUtc="2025-03-06T20:44:00Z">
              <w:del w:id="21574" w:author="Irová Zuzana" w:date="2025-05-23T16:00:00Z" w16du:dateUtc="2025-05-23T14:00:00Z">
                <w:r w:rsidRPr="00122D48" w:rsidDel="00A53D09">
                  <w:delText>Bill number</w:delText>
                </w:r>
              </w:del>
            </w:ins>
          </w:p>
          <w:p w14:paraId="57EB7873" w14:textId="41953F3C" w:rsidR="00902635" w:rsidRPr="00122D48" w:rsidDel="00A53D09" w:rsidRDefault="00902635">
            <w:pPr>
              <w:pStyle w:val="NormalIndent"/>
              <w:rPr>
                <w:ins w:id="21575" w:author="Drastichová Zuzana" w:date="2025-03-06T21:44:00Z" w16du:dateUtc="2025-03-06T20:44:00Z"/>
                <w:del w:id="21576" w:author="Irová Zuzana" w:date="2025-05-23T16:00:00Z" w16du:dateUtc="2025-05-23T14:00:00Z"/>
              </w:rPr>
              <w:pPrChange w:id="21577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78" w:author="Drastichová Zuzana" w:date="2025-03-06T21:44:00Z" w16du:dateUtc="2025-03-06T20:44:00Z">
              <w:del w:id="21579" w:author="Irová Zuzana" w:date="2025-05-23T16:00:00Z" w16du:dateUtc="2025-05-23T14:00:00Z">
                <w:r w:rsidRPr="00122D48" w:rsidDel="00A53D09">
                  <w:delText xml:space="preserve">Bill </w:delText>
                </w:r>
                <w:r w:rsidRPr="00122D48" w:rsidDel="00A53D09">
                  <w:rPr>
                    <w:lang w:val="en-US"/>
                  </w:rPr>
                  <w:delText>issue</w:delText>
                </w:r>
                <w:r w:rsidRPr="00122D48" w:rsidDel="00A53D09">
                  <w:delText xml:space="preserve"> type</w:delText>
                </w:r>
              </w:del>
            </w:ins>
          </w:p>
          <w:p w14:paraId="7F78A61F" w14:textId="6A563A9C" w:rsidR="00902635" w:rsidRPr="00122D48" w:rsidDel="00A53D09" w:rsidRDefault="00902635">
            <w:pPr>
              <w:pStyle w:val="NormalIndent"/>
              <w:rPr>
                <w:ins w:id="21580" w:author="Drastichová Zuzana" w:date="2025-03-06T21:44:00Z" w16du:dateUtc="2025-03-06T20:44:00Z"/>
                <w:del w:id="21581" w:author="Irová Zuzana" w:date="2025-05-23T16:00:00Z" w16du:dateUtc="2025-05-23T14:00:00Z"/>
              </w:rPr>
              <w:pPrChange w:id="2158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83" w:author="Drastichová Zuzana" w:date="2025-03-06T21:44:00Z" w16du:dateUtc="2025-03-06T20:44:00Z">
              <w:del w:id="21584" w:author="Irová Zuzana" w:date="2025-05-23T16:00:00Z" w16du:dateUtc="2025-05-23T14:00:00Z">
                <w:r w:rsidRPr="00122D48" w:rsidDel="00A53D09">
                  <w:delText>Bill total amount in clearing currency</w:delText>
                </w:r>
              </w:del>
            </w:ins>
          </w:p>
          <w:p w14:paraId="5289E501" w14:textId="1ACB7171" w:rsidR="00902635" w:rsidRPr="00122D48" w:rsidDel="00A53D09" w:rsidRDefault="00902635">
            <w:pPr>
              <w:pStyle w:val="NormalIndent"/>
              <w:rPr>
                <w:ins w:id="21585" w:author="Drastichová Zuzana" w:date="2025-03-06T21:44:00Z" w16du:dateUtc="2025-03-06T20:44:00Z"/>
                <w:del w:id="21586" w:author="Irová Zuzana" w:date="2025-05-23T16:00:00Z" w16du:dateUtc="2025-05-23T14:00:00Z"/>
              </w:rPr>
              <w:pPrChange w:id="21587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88" w:author="Drastichová Zuzana" w:date="2025-03-06T21:44:00Z" w16du:dateUtc="2025-03-06T20:44:00Z">
              <w:del w:id="21589" w:author="Irová Zuzana" w:date="2025-05-23T16:00:00Z" w16du:dateUtc="2025-05-23T14:00:00Z">
                <w:r w:rsidRPr="00122D48" w:rsidDel="00A53D09">
                  <w:delText>Bill total amount clearing currency</w:delText>
                </w:r>
              </w:del>
            </w:ins>
          </w:p>
          <w:p w14:paraId="0F232704" w14:textId="6A91AC3E" w:rsidR="00902635" w:rsidRPr="00122D48" w:rsidDel="00A53D09" w:rsidRDefault="00902635">
            <w:pPr>
              <w:pStyle w:val="NormalIndent"/>
              <w:rPr>
                <w:ins w:id="21590" w:author="Drastichová Zuzana" w:date="2025-03-06T21:44:00Z" w16du:dateUtc="2025-03-06T20:44:00Z"/>
                <w:del w:id="21591" w:author="Irová Zuzana" w:date="2025-05-23T16:00:00Z" w16du:dateUtc="2025-05-23T14:00:00Z"/>
              </w:rPr>
              <w:pPrChange w:id="2159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93" w:author="Drastichová Zuzana" w:date="2025-03-06T21:44:00Z" w16du:dateUtc="2025-03-06T20:44:00Z">
              <w:del w:id="21594" w:author="Irová Zuzana" w:date="2025-05-23T16:00:00Z" w16du:dateUtc="2025-05-23T14:00:00Z">
                <w:r w:rsidRPr="00122D48" w:rsidDel="00A53D09">
                  <w:delText>System operator ID</w:delText>
                </w:r>
              </w:del>
            </w:ins>
          </w:p>
          <w:p w14:paraId="529C7B26" w14:textId="4932D1F0" w:rsidR="00902635" w:rsidRPr="00122D48" w:rsidDel="00A53D09" w:rsidRDefault="00902635">
            <w:pPr>
              <w:pStyle w:val="NormalIndent"/>
              <w:rPr>
                <w:ins w:id="21595" w:author="Drastichová Zuzana" w:date="2025-03-06T21:44:00Z" w16du:dateUtc="2025-03-06T20:44:00Z"/>
                <w:del w:id="21596" w:author="Irová Zuzana" w:date="2025-05-23T16:00:00Z" w16du:dateUtc="2025-05-23T14:00:00Z"/>
              </w:rPr>
              <w:pPrChange w:id="21597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598" w:author="Drastichová Zuzana" w:date="2025-03-06T21:44:00Z" w16du:dateUtc="2025-03-06T20:44:00Z">
              <w:del w:id="21599" w:author="Irová Zuzana" w:date="2025-05-23T16:00:00Z" w16du:dateUtc="2025-05-23T14:00:00Z">
                <w:r w:rsidRPr="00122D48" w:rsidDel="00A53D09">
                  <w:delText>Bill ID</w:delText>
                </w:r>
              </w:del>
            </w:ins>
          </w:p>
          <w:p w14:paraId="582D5192" w14:textId="27985D7E" w:rsidR="00902635" w:rsidRPr="00122D48" w:rsidDel="00A53D09" w:rsidRDefault="00902635">
            <w:pPr>
              <w:pStyle w:val="NormalIndent"/>
              <w:rPr>
                <w:ins w:id="21600" w:author="Drastichová Zuzana" w:date="2025-03-06T21:44:00Z" w16du:dateUtc="2025-03-06T20:44:00Z"/>
                <w:del w:id="21601" w:author="Irová Zuzana" w:date="2025-05-23T16:00:00Z" w16du:dateUtc="2025-05-23T14:00:00Z"/>
              </w:rPr>
              <w:pPrChange w:id="2160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603" w:author="Drastichová Zuzana" w:date="2025-03-06T21:44:00Z" w16du:dateUtc="2025-03-06T20:44:00Z">
              <w:del w:id="21604" w:author="Irová Zuzana" w:date="2025-05-23T16:00:00Z" w16du:dateUtc="2025-05-23T14:00:00Z">
                <w:r w:rsidRPr="00122D48" w:rsidDel="00A53D09">
                  <w:delText>EETS Provider ID</w:delText>
                </w:r>
              </w:del>
            </w:ins>
          </w:p>
          <w:p w14:paraId="5D9F360A" w14:textId="3FDC029A" w:rsidR="00902635" w:rsidRPr="00EF1F06" w:rsidDel="00A53D09" w:rsidRDefault="00902635">
            <w:pPr>
              <w:pStyle w:val="NormalIndent"/>
              <w:rPr>
                <w:ins w:id="21605" w:author="Drastichová Zuzana" w:date="2025-03-06T21:44:00Z" w16du:dateUtc="2025-03-06T20:44:00Z"/>
                <w:del w:id="21606" w:author="Irová Zuzana" w:date="2025-05-23T16:00:00Z" w16du:dateUtc="2025-05-23T14:00:00Z"/>
              </w:rPr>
              <w:pPrChange w:id="21607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608" w:author="Drastichová Zuzana" w:date="2025-03-06T21:44:00Z" w16du:dateUtc="2025-03-06T20:44:00Z">
              <w:del w:id="21609" w:author="Irová Zuzana" w:date="2025-05-23T16:00:00Z" w16du:dateUtc="2025-05-23T14:00:00Z">
                <w:r w:rsidRPr="00122D48" w:rsidDel="00A53D09">
                  <w:delText>EETS Provider abbreviation</w:delText>
                </w:r>
              </w:del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8FBF8" w14:textId="765C9C9E" w:rsidR="00902635" w:rsidDel="00A53D09" w:rsidRDefault="00902635">
            <w:pPr>
              <w:pStyle w:val="NormalIndent"/>
              <w:rPr>
                <w:ins w:id="21610" w:author="Drastichová Zuzana" w:date="2025-03-06T21:44:00Z" w16du:dateUtc="2025-03-06T20:44:00Z"/>
                <w:del w:id="21611" w:author="Irová Zuzana" w:date="2025-05-23T16:00:00Z" w16du:dateUtc="2025-05-23T14:00:00Z"/>
              </w:rPr>
              <w:pPrChange w:id="2161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726DE" w14:textId="196F0D0F" w:rsidR="00902635" w:rsidDel="00A53D09" w:rsidRDefault="00902635">
            <w:pPr>
              <w:pStyle w:val="NormalIndent"/>
              <w:rPr>
                <w:ins w:id="21613" w:author="Drastichová Zuzana" w:date="2025-03-06T21:44:00Z" w16du:dateUtc="2025-03-06T20:44:00Z"/>
                <w:del w:id="21614" w:author="Irová Zuzana" w:date="2025-05-23T16:00:00Z" w16du:dateUtc="2025-05-23T14:00:00Z"/>
              </w:rPr>
              <w:pPrChange w:id="21615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616" w:author="Drastichová Zuzana" w:date="2025-03-06T21:44:00Z" w16du:dateUtc="2025-03-06T20:44:00Z">
              <w:del w:id="21617" w:author="Irová Zuzana" w:date="2025-05-23T16:00:00Z" w16du:dateUtc="2025-05-23T14:00:00Z">
                <w:r w:rsidDel="00A53D09">
                  <w:delText>Ano</w:delText>
                </w:r>
              </w:del>
            </w:ins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B3B0151" w14:textId="3E2CBB3B" w:rsidR="00902635" w:rsidDel="00A53D09" w:rsidRDefault="00902635">
            <w:pPr>
              <w:pStyle w:val="NormalIndent"/>
              <w:rPr>
                <w:ins w:id="21618" w:author="Drastichová Zuzana" w:date="2025-03-06T21:44:00Z" w16du:dateUtc="2025-03-06T20:44:00Z"/>
                <w:del w:id="21619" w:author="Irová Zuzana" w:date="2025-05-23T16:00:00Z" w16du:dateUtc="2025-05-23T14:00:00Z"/>
                <w:lang w:eastAsia="cs-CZ"/>
              </w:rPr>
              <w:pPrChange w:id="21620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621" w:author="Drastichová Zuzana" w:date="2025-03-06T21:44:00Z" w16du:dateUtc="2025-03-06T20:44:00Z">
              <w:del w:id="21622" w:author="Irová Zuzana" w:date="2025-05-23T15:50:00Z" w16du:dateUtc="2025-05-23T13:50:00Z">
                <w:r w:rsidDel="00762CF6">
                  <w:rPr>
                    <w:lang w:eastAsia="cs-CZ"/>
                  </w:rPr>
                  <w:delText>dvoujazyčná verze (sk+en)</w:delText>
                </w:r>
              </w:del>
            </w:ins>
          </w:p>
        </w:tc>
      </w:tr>
    </w:tbl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PrChange w:id="21623" w:author="Irová Zuzana" w:date="2025-03-31T09:55:00Z" w16du:dateUtc="2025-03-31T07:55:00Z">
          <w:tblPr>
            <w:tblW w:w="0" w:type="auto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4" w:space="0" w:color="auto"/>
              <w:insideV w:val="single" w:sz="4" w:space="0" w:color="auto"/>
            </w:tblBorders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3408"/>
        <w:gridCol w:w="2996"/>
        <w:gridCol w:w="2128"/>
        <w:gridCol w:w="3029"/>
        <w:gridCol w:w="4152"/>
        <w:gridCol w:w="2214"/>
        <w:gridCol w:w="3002"/>
        <w:gridCol w:w="2214"/>
        <w:gridCol w:w="4283"/>
        <w:tblGridChange w:id="21624">
          <w:tblGrid>
            <w:gridCol w:w="5"/>
            <w:gridCol w:w="2166"/>
            <w:gridCol w:w="1242"/>
            <w:gridCol w:w="1164"/>
            <w:gridCol w:w="1440"/>
            <w:gridCol w:w="392"/>
            <w:gridCol w:w="2128"/>
            <w:gridCol w:w="1102"/>
            <w:gridCol w:w="398"/>
            <w:gridCol w:w="720"/>
            <w:gridCol w:w="720"/>
            <w:gridCol w:w="89"/>
            <w:gridCol w:w="4152"/>
            <w:gridCol w:w="2214"/>
            <w:gridCol w:w="3002"/>
          </w:tblGrid>
        </w:tblGridChange>
      </w:tblGrid>
      <w:tr w:rsidR="00902635" w:rsidRPr="00E26887" w:rsidDel="00A53D09" w14:paraId="4599BFA8" w14:textId="518E7F23" w:rsidTr="00D15DBC">
        <w:trPr>
          <w:gridAfter w:val="8"/>
          <w:wAfter w:w="9988" w:type="dxa"/>
          <w:trHeight w:val="270"/>
          <w:tblHeader/>
          <w:ins w:id="21625" w:author="Drastichová Zuzana" w:date="2025-03-06T21:44:00Z"/>
          <w:del w:id="21626" w:author="Irová Zuzana" w:date="2025-05-23T16:00:00Z"/>
          <w:trPrChange w:id="21627" w:author="Irová Zuzana" w:date="2025-03-31T09:55:00Z" w16du:dateUtc="2025-03-31T07:55:00Z">
            <w:trPr>
              <w:gridAfter w:val="8"/>
              <w:trHeight w:val="255"/>
              <w:tblHeader/>
            </w:trPr>
          </w:trPrChange>
        </w:trPr>
        <w:tc>
          <w:tcPr>
            <w:tcW w:w="26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  <w:tcPrChange w:id="21628" w:author="Irová Zuzana" w:date="2025-03-31T09:55:00Z" w16du:dateUtc="2025-03-31T07:55:00Z">
              <w:tcPr>
                <w:tcW w:w="320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hideMark/>
              </w:tcPr>
            </w:tcPrChange>
          </w:tcPr>
          <w:p w14:paraId="1A6A81A0" w14:textId="0C89E8E9" w:rsidR="00902635" w:rsidRPr="00E26887" w:rsidDel="00A53D09" w:rsidRDefault="00902635">
            <w:pPr>
              <w:pStyle w:val="NormalIndent"/>
              <w:rPr>
                <w:highlight w:val="cyan"/>
                <w:lang w:val="en-US" w:eastAsia="cs-CZ"/>
                <w:rPrChange w:id="21629" w:author="Irová Zuzana" w:date="2025-03-10T10:30:00Z" w16du:dateUtc="2025-03-10T09:30:00Z">
                  <w:rPr>
                    <w:lang w:eastAsia="cs-CZ"/>
                  </w:rPr>
                </w:rPrChange>
              </w:rPr>
              <w:pPrChange w:id="21630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631" w:author="Drastichová Zuzana" w:date="2025-03-06T21:44:00Z" w16du:dateUtc="2025-03-06T20:44:00Z">
              <w:del w:id="21632" w:author="Irová Zuzana" w:date="2025-05-23T16:00:00Z" w16du:dateUtc="2025-05-23T14:00:00Z">
                <w:r w:rsidRPr="00E26887" w:rsidDel="00A53D09">
                  <w:rPr>
                    <w:highlight w:val="cyan"/>
                    <w:lang w:eastAsia="cs-CZ"/>
                    <w:rPrChange w:id="21633" w:author="Irová Zuzana" w:date="2025-03-10T10:30:00Z" w16du:dateUtc="2025-03-10T09:30:00Z">
                      <w:rPr>
                        <w:rFonts w:eastAsia="Times New Roman" w:cstheme="minorHAnsi"/>
                        <w:sz w:val="16"/>
                        <w:szCs w:val="16"/>
                        <w:lang w:eastAsia="cs-CZ"/>
                      </w:rPr>
                    </w:rPrChange>
                  </w:rPr>
                  <w:delText>EETS Faktura za smluvní pokutu (DOC.BE.119</w:delText>
                </w:r>
              </w:del>
            </w:ins>
          </w:p>
        </w:tc>
      </w:tr>
      <w:tr w:rsidR="00902635" w:rsidRPr="00E26887" w:rsidDel="00A53D09" w14:paraId="615A6658" w14:textId="77777777" w:rsidTr="00D15DBC">
        <w:trPr>
          <w:gridAfter w:val="8"/>
          <w:wAfter w:w="9988" w:type="dxa"/>
          <w:trHeight w:val="270"/>
          <w:tblHeader/>
          <w:ins w:id="21634" w:author="Drastichová Zuzana" w:date="2025-03-06T21:44:00Z"/>
          <w:del w:id="21635" w:author="Irová Zuzana" w:date="2025-05-23T16:00:00Z"/>
          <w:trPrChange w:id="21636" w:author="Irová Zuzana" w:date="2025-03-31T09:55:00Z" w16du:dateUtc="2025-03-31T07:55:00Z">
            <w:trPr>
              <w:gridAfter w:val="8"/>
              <w:trHeight w:val="255"/>
              <w:tblHeader/>
            </w:trPr>
          </w:trPrChange>
        </w:trPr>
        <w:tc>
          <w:tcPr>
            <w:tcW w:w="26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  <w:tcPrChange w:id="21637" w:author="Irová Zuzana" w:date="2025-03-31T09:55:00Z" w16du:dateUtc="2025-03-31T07:55:00Z">
              <w:tcPr>
                <w:tcW w:w="320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hideMark/>
              </w:tcPr>
            </w:tcPrChange>
          </w:tcPr>
          <w:p w14:paraId="68E62D07" w14:textId="77777777" w:rsidR="00902635" w:rsidRPr="00E26887" w:rsidDel="00A53D09" w:rsidRDefault="00902635">
            <w:pPr>
              <w:pStyle w:val="NormalIndent"/>
              <w:rPr>
                <w:highlight w:val="cyan"/>
                <w:lang w:val="en-US" w:eastAsia="cs-CZ"/>
                <w:rPrChange w:id="21638" w:author="Irová Zuzana" w:date="2025-03-10T10:30:00Z" w16du:dateUtc="2025-03-10T09:30:00Z">
                  <w:rPr>
                    <w:lang w:eastAsia="cs-CZ"/>
                  </w:rPr>
                </w:rPrChange>
              </w:rPr>
              <w:pPrChange w:id="21639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640" w:author="Drastichová Zuzana" w:date="2025-03-06T21:44:00Z" w16du:dateUtc="2025-03-06T20:44:00Z">
              <w:r w:rsidRPr="00E26887" w:rsidDel="00A53D09">
                <w:rPr>
                  <w:szCs w:val="16"/>
                  <w:highlight w:val="cyan"/>
                  <w:lang w:eastAsia="cs-CZ"/>
                  <w:rPrChange w:id="21641" w:author="Irová Zuzana" w:date="2025-03-10T10:30:00Z" w16du:dateUtc="2025-03-10T09:30:00Z">
                    <w:rPr>
                      <w:rFonts w:eastAsia="Times New Roman" w:cstheme="minorHAnsi"/>
                      <w:sz w:val="16"/>
                      <w:szCs w:val="16"/>
                      <w:lang w:eastAsia="cs-CZ"/>
                    </w:rPr>
                  </w:rPrChange>
                </w:rPr>
                <w:t>.HR</w:t>
              </w:r>
            </w:ins>
          </w:p>
        </w:tc>
      </w:tr>
      <w:tr w:rsidR="00902635" w:rsidRPr="00E26887" w:rsidDel="00A53D09" w14:paraId="19A0C1F7" w14:textId="77777777" w:rsidTr="00D15DBC">
        <w:trPr>
          <w:trHeight w:val="270"/>
          <w:tblHeader/>
          <w:ins w:id="21642" w:author="Drastichová Zuzana" w:date="2025-03-06T21:44:00Z"/>
          <w:del w:id="21643" w:author="Irová Zuzana" w:date="2025-05-23T16:00:00Z"/>
          <w:trPrChange w:id="21644" w:author="Irová Zuzana" w:date="2025-03-31T09:55:00Z" w16du:dateUtc="2025-03-31T07:55:00Z">
            <w:trPr>
              <w:gridAfter w:val="0"/>
              <w:trHeight w:val="255"/>
              <w:tblHeader/>
            </w:trPr>
          </w:trPrChange>
        </w:trPr>
        <w:tc>
          <w:tcPr>
            <w:tcW w:w="26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  <w:tcPrChange w:id="21645" w:author="Irová Zuzana" w:date="2025-03-31T09:55:00Z" w16du:dateUtc="2025-03-31T07:55:00Z">
              <w:tcPr>
                <w:tcW w:w="320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hideMark/>
              </w:tcPr>
            </w:tcPrChange>
          </w:tcPr>
          <w:p w14:paraId="64152106" w14:textId="77777777" w:rsidR="00902635" w:rsidRPr="00E26887" w:rsidDel="00A53D09" w:rsidRDefault="00902635">
            <w:pPr>
              <w:pStyle w:val="NormalIndent"/>
              <w:rPr>
                <w:highlight w:val="cyan"/>
                <w:lang w:val="en-US" w:eastAsia="cs-CZ"/>
                <w:rPrChange w:id="21646" w:author="Irová Zuzana" w:date="2025-03-10T10:30:00Z" w16du:dateUtc="2025-03-10T09:30:00Z">
                  <w:rPr>
                    <w:lang w:eastAsia="cs-CZ"/>
                  </w:rPr>
                </w:rPrChange>
              </w:rPr>
              <w:pPrChange w:id="21647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r w:rsidRPr="00E26887" w:rsidDel="00A53D09">
              <w:rPr>
                <w:highlight w:val="cyan"/>
                <w:lang w:eastAsia="cs-CZ"/>
                <w:rPrChange w:id="21648" w:author="Irová Zuzana" w:date="2025-03-10T10:30:00Z" w16du:dateUtc="2025-03-10T09:30:00Z">
                  <w:rPr>
                    <w:rFonts w:eastAsia="Times New Roman" w:cstheme="minorHAnsi"/>
                    <w:sz w:val="16"/>
                    <w:szCs w:val="16"/>
                    <w:lang w:eastAsia="cs-CZ"/>
                  </w:rPr>
                </w:rPrChange>
              </w:rPr>
              <w:t>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  <w:tcPrChange w:id="21649" w:author="Irová Zuzana" w:date="2025-03-31T09:55:00Z" w16du:dateUtc="2025-03-31T07:55:00Z">
              <w:tcPr>
                <w:tcW w:w="3209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hideMark/>
              </w:tcPr>
            </w:tcPrChange>
          </w:tcPr>
          <w:p w14:paraId="02FB9A6B" w14:textId="4FA5AACF" w:rsidR="00902635" w:rsidRPr="00E26887" w:rsidDel="00A53D09" w:rsidRDefault="00902635">
            <w:pPr>
              <w:pStyle w:val="NormalIndent"/>
              <w:rPr>
                <w:ins w:id="21650" w:author="Drastichová Zuzana" w:date="2025-03-06T21:44:00Z" w16du:dateUtc="2025-03-06T20:44:00Z"/>
                <w:del w:id="21651" w:author="Irová Zuzana" w:date="2025-05-23T16:00:00Z" w16du:dateUtc="2025-05-23T14:00:00Z"/>
                <w:highlight w:val="cyan"/>
                <w:rPrChange w:id="21652" w:author="Irová Zuzana" w:date="2025-03-10T10:30:00Z" w16du:dateUtc="2025-03-10T09:30:00Z">
                  <w:rPr>
                    <w:ins w:id="21653" w:author="Drastichová Zuzana" w:date="2025-03-06T21:44:00Z" w16du:dateUtc="2025-03-06T20:44:00Z"/>
                    <w:del w:id="21654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655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656" w:author="Drastichová Zuzana" w:date="2025-03-06T21:44:00Z" w16du:dateUtc="2025-03-06T20:44:00Z">
              <w:del w:id="21657" w:author="Irová Zuzana" w:date="2025-05-23T16:00:00Z" w16du:dateUtc="2025-05-23T14:00:00Z">
                <w:r w:rsidRPr="00E26887" w:rsidDel="00A53D09">
                  <w:rPr>
                    <w:highlight w:val="cyan"/>
                    <w:rPrChange w:id="21658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Invoice</w:delText>
                </w:r>
              </w:del>
            </w:ins>
          </w:p>
        </w:tc>
        <w:tc>
          <w:tcPr>
            <w:tcW w:w="269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  <w:tcPrChange w:id="21659" w:author="Irová Zuzana" w:date="2025-03-31T09:55:00Z" w16du:dateUtc="2025-03-31T07:55:00Z">
              <w:tcPr>
                <w:tcW w:w="320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hideMark/>
              </w:tcPr>
            </w:tcPrChange>
          </w:tcPr>
          <w:p w14:paraId="095FA356" w14:textId="2C563B2A" w:rsidR="00902635" w:rsidRPr="00E26887" w:rsidDel="00A53D09" w:rsidRDefault="00902635">
            <w:pPr>
              <w:pStyle w:val="NormalIndent"/>
              <w:rPr>
                <w:ins w:id="21660" w:author="Drastichová Zuzana" w:date="2025-03-06T21:44:00Z" w16du:dateUtc="2025-03-06T20:44:00Z"/>
                <w:del w:id="21661" w:author="Irová Zuzana" w:date="2025-05-23T16:00:00Z" w16du:dateUtc="2025-05-23T14:00:00Z"/>
                <w:highlight w:val="cyan"/>
                <w:rPrChange w:id="21662" w:author="Irová Zuzana" w:date="2025-03-10T10:30:00Z" w16du:dateUtc="2025-03-10T09:30:00Z">
                  <w:rPr>
                    <w:ins w:id="21663" w:author="Drastichová Zuzana" w:date="2025-03-06T21:44:00Z" w16du:dateUtc="2025-03-06T20:44:00Z"/>
                    <w:del w:id="21664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665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666" w:author="Drastichová Zuzana" w:date="2025-03-06T21:44:00Z" w16du:dateUtc="2025-03-06T20:44:00Z">
              <w:del w:id="21667" w:author="Irová Zuzana" w:date="2025-05-23T16:00:00Z" w16du:dateUtc="2025-05-23T14:00:00Z">
                <w:r w:rsidRPr="00E26887" w:rsidDel="00A53D09">
                  <w:rPr>
                    <w:highlight w:val="cyan"/>
                    <w:rPrChange w:id="21668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BO</w:delText>
                </w:r>
              </w:del>
            </w:ins>
          </w:p>
        </w:tc>
        <w:tc>
          <w:tcPr>
            <w:tcW w:w="26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  <w:tcPrChange w:id="21669" w:author="Irová Zuzana" w:date="2025-03-31T09:55:00Z" w16du:dateUtc="2025-03-31T07:55:00Z">
              <w:tcPr>
                <w:tcW w:w="3209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hideMark/>
              </w:tcPr>
            </w:tcPrChange>
          </w:tcPr>
          <w:p w14:paraId="3509D105" w14:textId="474A8ECE" w:rsidR="00902635" w:rsidRPr="00E26887" w:rsidDel="00A53D09" w:rsidRDefault="00902635">
            <w:pPr>
              <w:pStyle w:val="NormalIndent"/>
              <w:rPr>
                <w:ins w:id="21670" w:author="Drastichová Zuzana" w:date="2025-03-06T21:44:00Z" w16du:dateUtc="2025-03-06T20:44:00Z"/>
                <w:del w:id="21671" w:author="Irová Zuzana" w:date="2025-05-23T16:00:00Z" w16du:dateUtc="2025-05-23T14:00:00Z"/>
                <w:highlight w:val="cyan"/>
                <w:rPrChange w:id="21672" w:author="Irová Zuzana" w:date="2025-03-10T10:30:00Z" w16du:dateUtc="2025-03-10T09:30:00Z">
                  <w:rPr>
                    <w:ins w:id="21673" w:author="Drastichová Zuzana" w:date="2025-03-06T21:44:00Z" w16du:dateUtc="2025-03-06T20:44:00Z"/>
                    <w:del w:id="21674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675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676" w:author="Drastichová Zuzana" w:date="2025-03-06T21:44:00Z" w16du:dateUtc="2025-03-06T20:44:00Z">
              <w:del w:id="21677" w:author="Irová Zuzana" w:date="2025-05-23T16:00:00Z" w16du:dateUtc="2025-05-23T14:00:00Z">
                <w:r w:rsidRPr="00E26887" w:rsidDel="00A53D09">
                  <w:rPr>
                    <w:highlight w:val="cyan"/>
                    <w:rPrChange w:id="21678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Bill issuer</w:delText>
                </w:r>
              </w:del>
            </w:ins>
          </w:p>
          <w:p w14:paraId="54A46ED1" w14:textId="6DFD286B" w:rsidR="00902635" w:rsidRPr="00E26887" w:rsidDel="00A53D09" w:rsidRDefault="00902635">
            <w:pPr>
              <w:pStyle w:val="NormalIndent"/>
              <w:rPr>
                <w:ins w:id="21679" w:author="Drastichová Zuzana" w:date="2025-03-06T21:44:00Z" w16du:dateUtc="2025-03-06T20:44:00Z"/>
                <w:del w:id="21680" w:author="Irová Zuzana" w:date="2025-05-23T16:00:00Z" w16du:dateUtc="2025-05-23T14:00:00Z"/>
                <w:highlight w:val="cyan"/>
                <w:rPrChange w:id="21681" w:author="Irová Zuzana" w:date="2025-03-10T10:30:00Z" w16du:dateUtc="2025-03-10T09:30:00Z">
                  <w:rPr>
                    <w:ins w:id="21682" w:author="Drastichová Zuzana" w:date="2025-03-06T21:44:00Z" w16du:dateUtc="2025-03-06T20:44:00Z"/>
                    <w:del w:id="21683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684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685" w:author="Drastichová Zuzana" w:date="2025-03-06T21:44:00Z" w16du:dateUtc="2025-03-06T20:44:00Z">
              <w:del w:id="21686" w:author="Irová Zuzana" w:date="2025-05-23T16:00:00Z" w16du:dateUtc="2025-05-23T14:00:00Z">
                <w:r w:rsidRPr="00E26887" w:rsidDel="00A53D09">
                  <w:rPr>
                    <w:highlight w:val="cyan"/>
                    <w:rPrChange w:id="21687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Bill number</w:delText>
                </w:r>
              </w:del>
            </w:ins>
          </w:p>
          <w:p w14:paraId="433C39DB" w14:textId="1F2B6334" w:rsidR="00902635" w:rsidRPr="00E26887" w:rsidDel="00A53D09" w:rsidRDefault="00902635">
            <w:pPr>
              <w:pStyle w:val="NormalIndent"/>
              <w:rPr>
                <w:ins w:id="21688" w:author="Drastichová Zuzana" w:date="2025-03-06T21:44:00Z" w16du:dateUtc="2025-03-06T20:44:00Z"/>
                <w:del w:id="21689" w:author="Irová Zuzana" w:date="2025-05-23T16:00:00Z" w16du:dateUtc="2025-05-23T14:00:00Z"/>
                <w:highlight w:val="cyan"/>
                <w:rPrChange w:id="21690" w:author="Irová Zuzana" w:date="2025-03-10T10:30:00Z" w16du:dateUtc="2025-03-10T09:30:00Z">
                  <w:rPr>
                    <w:ins w:id="21691" w:author="Drastichová Zuzana" w:date="2025-03-06T21:44:00Z" w16du:dateUtc="2025-03-06T20:44:00Z"/>
                    <w:del w:id="21692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693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694" w:author="Drastichová Zuzana" w:date="2025-03-06T21:44:00Z" w16du:dateUtc="2025-03-06T20:44:00Z">
              <w:del w:id="21695" w:author="Irová Zuzana" w:date="2025-05-23T16:00:00Z" w16du:dateUtc="2025-05-23T14:00:00Z">
                <w:r w:rsidRPr="00E26887" w:rsidDel="00A53D09">
                  <w:rPr>
                    <w:highlight w:val="cyan"/>
                    <w:rPrChange w:id="21696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 xml:space="preserve">Bill </w:delText>
                </w:r>
              </w:del>
            </w:ins>
            <w:r w:rsidRPr="00E26887" w:rsidDel="00A53D09">
              <w:rPr>
                <w:highlight w:val="cyan"/>
                <w:lang w:val="en-US" w:eastAsia="cs-CZ"/>
                <w:rPrChange w:id="21697" w:author="Irová Zuzana" w:date="2025-03-10T10:30:00Z" w16du:dateUtc="2025-03-10T09:30:00Z">
                  <w:rPr>
                    <w:lang w:val="en-US"/>
                  </w:rPr>
                </w:rPrChange>
              </w:rPr>
              <w:t>issue</w:t>
            </w:r>
            <w:ins w:id="21698" w:author="Drastichová Zuzana" w:date="2025-03-06T21:44:00Z" w16du:dateUtc="2025-03-06T20:44:00Z">
              <w:del w:id="21699" w:author="Irová Zuzana" w:date="2025-05-23T16:00:00Z" w16du:dateUtc="2025-05-23T14:00:00Z">
                <w:r w:rsidRPr="00E26887" w:rsidDel="00A53D09">
                  <w:rPr>
                    <w:highlight w:val="cyan"/>
                    <w:rPrChange w:id="21700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 xml:space="preserve"> type</w:delText>
                </w:r>
              </w:del>
            </w:ins>
          </w:p>
          <w:p w14:paraId="78845455" w14:textId="09BA21C5" w:rsidR="00902635" w:rsidRPr="00E26887" w:rsidDel="00A53D09" w:rsidRDefault="00902635">
            <w:pPr>
              <w:pStyle w:val="NormalIndent"/>
              <w:rPr>
                <w:ins w:id="21701" w:author="Drastichová Zuzana" w:date="2025-03-06T21:44:00Z" w16du:dateUtc="2025-03-06T20:44:00Z"/>
                <w:del w:id="21702" w:author="Irová Zuzana" w:date="2025-05-23T16:00:00Z" w16du:dateUtc="2025-05-23T14:00:00Z"/>
                <w:highlight w:val="cyan"/>
                <w:rPrChange w:id="21703" w:author="Irová Zuzana" w:date="2025-03-10T10:30:00Z" w16du:dateUtc="2025-03-10T09:30:00Z">
                  <w:rPr>
                    <w:ins w:id="21704" w:author="Drastichová Zuzana" w:date="2025-03-06T21:44:00Z" w16du:dateUtc="2025-03-06T20:44:00Z"/>
                    <w:del w:id="21705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706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707" w:author="Drastichová Zuzana" w:date="2025-03-06T21:44:00Z" w16du:dateUtc="2025-03-06T20:44:00Z">
              <w:del w:id="21708" w:author="Irová Zuzana" w:date="2025-05-23T16:00:00Z" w16du:dateUtc="2025-05-23T14:00:00Z">
                <w:r w:rsidRPr="00E26887" w:rsidDel="00A53D09">
                  <w:rPr>
                    <w:highlight w:val="cyan"/>
                    <w:rPrChange w:id="21709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Bill total amount in clearing currency</w:delText>
                </w:r>
              </w:del>
            </w:ins>
          </w:p>
          <w:p w14:paraId="07A42F8D" w14:textId="7F5E95DA" w:rsidR="00902635" w:rsidRPr="00E26887" w:rsidDel="00A53D09" w:rsidRDefault="00902635">
            <w:pPr>
              <w:pStyle w:val="NormalIndent"/>
              <w:rPr>
                <w:ins w:id="21710" w:author="Drastichová Zuzana" w:date="2025-03-06T21:44:00Z" w16du:dateUtc="2025-03-06T20:44:00Z"/>
                <w:del w:id="21711" w:author="Irová Zuzana" w:date="2025-05-23T16:00:00Z" w16du:dateUtc="2025-05-23T14:00:00Z"/>
                <w:highlight w:val="cyan"/>
                <w:rPrChange w:id="21712" w:author="Irová Zuzana" w:date="2025-03-10T10:30:00Z" w16du:dateUtc="2025-03-10T09:30:00Z">
                  <w:rPr>
                    <w:ins w:id="21713" w:author="Drastichová Zuzana" w:date="2025-03-06T21:44:00Z" w16du:dateUtc="2025-03-06T20:44:00Z"/>
                    <w:del w:id="21714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715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716" w:author="Drastichová Zuzana" w:date="2025-03-06T21:44:00Z" w16du:dateUtc="2025-03-06T20:44:00Z">
              <w:del w:id="21717" w:author="Irová Zuzana" w:date="2025-05-23T16:00:00Z" w16du:dateUtc="2025-05-23T14:00:00Z">
                <w:r w:rsidRPr="00E26887" w:rsidDel="00A53D09">
                  <w:rPr>
                    <w:highlight w:val="cyan"/>
                    <w:rPrChange w:id="21718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Bill total amount clearing currency</w:delText>
                </w:r>
              </w:del>
            </w:ins>
          </w:p>
          <w:p w14:paraId="40C0F2A3" w14:textId="40F1E70B" w:rsidR="00902635" w:rsidRPr="00E26887" w:rsidDel="00A53D09" w:rsidRDefault="00902635">
            <w:pPr>
              <w:pStyle w:val="NormalIndent"/>
              <w:rPr>
                <w:ins w:id="21719" w:author="Drastichová Zuzana" w:date="2025-03-06T21:44:00Z" w16du:dateUtc="2025-03-06T20:44:00Z"/>
                <w:del w:id="21720" w:author="Irová Zuzana" w:date="2025-05-23T16:00:00Z" w16du:dateUtc="2025-05-23T14:00:00Z"/>
                <w:highlight w:val="cyan"/>
                <w:rPrChange w:id="21721" w:author="Irová Zuzana" w:date="2025-03-10T10:30:00Z" w16du:dateUtc="2025-03-10T09:30:00Z">
                  <w:rPr>
                    <w:ins w:id="21722" w:author="Drastichová Zuzana" w:date="2025-03-06T21:44:00Z" w16du:dateUtc="2025-03-06T20:44:00Z"/>
                    <w:del w:id="21723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724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725" w:author="Drastichová Zuzana" w:date="2025-03-06T21:44:00Z" w16du:dateUtc="2025-03-06T20:44:00Z">
              <w:del w:id="21726" w:author="Irová Zuzana" w:date="2025-05-23T16:00:00Z" w16du:dateUtc="2025-05-23T14:00:00Z">
                <w:r w:rsidRPr="00E26887" w:rsidDel="00A53D09">
                  <w:rPr>
                    <w:highlight w:val="cyan"/>
                    <w:rPrChange w:id="21727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System operator ID</w:delText>
                </w:r>
              </w:del>
            </w:ins>
          </w:p>
          <w:p w14:paraId="45293CD1" w14:textId="037F9408" w:rsidR="00902635" w:rsidRPr="00E26887" w:rsidDel="00A53D09" w:rsidRDefault="00902635">
            <w:pPr>
              <w:pStyle w:val="NormalIndent"/>
              <w:rPr>
                <w:ins w:id="21728" w:author="Drastichová Zuzana" w:date="2025-03-06T21:44:00Z" w16du:dateUtc="2025-03-06T20:44:00Z"/>
                <w:del w:id="21729" w:author="Irová Zuzana" w:date="2025-05-23T16:00:00Z" w16du:dateUtc="2025-05-23T14:00:00Z"/>
                <w:highlight w:val="cyan"/>
                <w:rPrChange w:id="21730" w:author="Irová Zuzana" w:date="2025-03-10T10:30:00Z" w16du:dateUtc="2025-03-10T09:30:00Z">
                  <w:rPr>
                    <w:ins w:id="21731" w:author="Drastichová Zuzana" w:date="2025-03-06T21:44:00Z" w16du:dateUtc="2025-03-06T20:44:00Z"/>
                    <w:del w:id="21732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733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734" w:author="Drastichová Zuzana" w:date="2025-03-06T21:44:00Z" w16du:dateUtc="2025-03-06T20:44:00Z">
              <w:del w:id="21735" w:author="Irová Zuzana" w:date="2025-05-23T16:00:00Z" w16du:dateUtc="2025-05-23T14:00:00Z">
                <w:r w:rsidRPr="00E26887" w:rsidDel="00A53D09">
                  <w:rPr>
                    <w:highlight w:val="cyan"/>
                    <w:rPrChange w:id="21736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Bill ID</w:delText>
                </w:r>
              </w:del>
            </w:ins>
          </w:p>
          <w:p w14:paraId="5A0F0374" w14:textId="5B761ADE" w:rsidR="00902635" w:rsidRPr="00E26887" w:rsidDel="00A53D09" w:rsidRDefault="00902635">
            <w:pPr>
              <w:pStyle w:val="NormalIndent"/>
              <w:rPr>
                <w:ins w:id="21737" w:author="Drastichová Zuzana" w:date="2025-03-06T21:44:00Z" w16du:dateUtc="2025-03-06T20:44:00Z"/>
                <w:del w:id="21738" w:author="Irová Zuzana" w:date="2025-05-23T16:00:00Z" w16du:dateUtc="2025-05-23T14:00:00Z"/>
                <w:highlight w:val="cyan"/>
                <w:rPrChange w:id="21739" w:author="Irová Zuzana" w:date="2025-03-10T10:30:00Z" w16du:dateUtc="2025-03-10T09:30:00Z">
                  <w:rPr>
                    <w:ins w:id="21740" w:author="Drastichová Zuzana" w:date="2025-03-06T21:44:00Z" w16du:dateUtc="2025-03-06T20:44:00Z"/>
                    <w:del w:id="21741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74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743" w:author="Drastichová Zuzana" w:date="2025-03-06T21:44:00Z" w16du:dateUtc="2025-03-06T20:44:00Z">
              <w:del w:id="21744" w:author="Irová Zuzana" w:date="2025-05-23T16:00:00Z" w16du:dateUtc="2025-05-23T14:00:00Z">
                <w:r w:rsidRPr="00E26887" w:rsidDel="00A53D09">
                  <w:rPr>
                    <w:highlight w:val="cyan"/>
                    <w:rPrChange w:id="21745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EETS Provider ID</w:delText>
                </w:r>
              </w:del>
            </w:ins>
          </w:p>
          <w:p w14:paraId="0D0457B4" w14:textId="3A497CB2" w:rsidR="00902635" w:rsidRPr="00E26887" w:rsidDel="00A53D09" w:rsidRDefault="00902635">
            <w:pPr>
              <w:pStyle w:val="NormalIndent"/>
              <w:rPr>
                <w:ins w:id="21746" w:author="Drastichová Zuzana" w:date="2025-03-06T21:44:00Z" w16du:dateUtc="2025-03-06T20:44:00Z"/>
                <w:del w:id="21747" w:author="Irová Zuzana" w:date="2025-05-23T16:00:00Z" w16du:dateUtc="2025-05-23T14:00:00Z"/>
                <w:highlight w:val="cyan"/>
                <w:rPrChange w:id="21748" w:author="Irová Zuzana" w:date="2025-03-10T10:30:00Z" w16du:dateUtc="2025-03-10T09:30:00Z">
                  <w:rPr>
                    <w:ins w:id="21749" w:author="Drastichová Zuzana" w:date="2025-03-06T21:44:00Z" w16du:dateUtc="2025-03-06T20:44:00Z"/>
                    <w:del w:id="21750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751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752" w:author="Drastichová Zuzana" w:date="2025-03-06T21:44:00Z" w16du:dateUtc="2025-03-06T20:44:00Z">
              <w:del w:id="21753" w:author="Irová Zuzana" w:date="2025-05-23T16:00:00Z" w16du:dateUtc="2025-05-23T14:00:00Z">
                <w:r w:rsidRPr="00E26887" w:rsidDel="00A53D09">
                  <w:rPr>
                    <w:highlight w:val="cyan"/>
                    <w:rPrChange w:id="21754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EETS Provider abbreviation</w:delText>
                </w:r>
              </w:del>
            </w:ins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hideMark/>
            <w:tcPrChange w:id="21755" w:author="Irová Zuzana" w:date="2025-03-31T09:55:00Z" w16du:dateUtc="2025-03-31T07:55:00Z">
              <w:tcPr>
                <w:tcW w:w="320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hideMark/>
              </w:tcPr>
            </w:tcPrChange>
          </w:tcPr>
          <w:p w14:paraId="7AA550B4" w14:textId="304185B1" w:rsidR="00902635" w:rsidRPr="00E26887" w:rsidDel="00A53D09" w:rsidRDefault="00902635">
            <w:pPr>
              <w:pStyle w:val="NormalIndent"/>
              <w:rPr>
                <w:ins w:id="21756" w:author="Drastichová Zuzana" w:date="2025-03-06T21:44:00Z" w16du:dateUtc="2025-03-06T20:44:00Z"/>
                <w:del w:id="21757" w:author="Irová Zuzana" w:date="2025-05-23T16:00:00Z" w16du:dateUtc="2025-05-23T14:00:00Z"/>
                <w:highlight w:val="cyan"/>
                <w:rPrChange w:id="21758" w:author="Irová Zuzana" w:date="2025-03-10T10:30:00Z" w16du:dateUtc="2025-03-10T09:30:00Z">
                  <w:rPr>
                    <w:ins w:id="21759" w:author="Drastichová Zuzana" w:date="2025-03-06T21:44:00Z" w16du:dateUtc="2025-03-06T20:44:00Z"/>
                    <w:del w:id="21760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761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</w:p>
        </w:tc>
        <w:tc>
          <w:tcPr>
            <w:tcW w:w="1879" w:type="pct"/>
            <w:shd w:val="clear" w:color="auto" w:fill="BFBFBF" w:themeFill="background1" w:themeFillShade="BF"/>
            <w:noWrap/>
            <w:tcPrChange w:id="21762" w:author="Irová Zuzana" w:date="2025-03-31T09:55:00Z" w16du:dateUtc="2025-03-31T07:55:00Z">
              <w:tcPr>
                <w:tcW w:w="1879" w:type="pct"/>
                <w:shd w:val="clear" w:color="auto" w:fill="BFBFBF" w:themeFill="background1" w:themeFillShade="BF"/>
                <w:noWrap/>
              </w:tcPr>
            </w:tcPrChange>
          </w:tcPr>
          <w:p w14:paraId="33161210" w14:textId="4CB015DB" w:rsidR="00902635" w:rsidRPr="00E26887" w:rsidDel="00A53D09" w:rsidRDefault="00902635">
            <w:pPr>
              <w:pStyle w:val="NormalIndent"/>
              <w:rPr>
                <w:ins w:id="21763" w:author="Drastichová Zuzana" w:date="2025-03-06T21:44:00Z" w16du:dateUtc="2025-03-06T20:44:00Z"/>
                <w:del w:id="21764" w:author="Irová Zuzana" w:date="2025-05-23T16:00:00Z" w16du:dateUtc="2025-05-23T14:00:00Z"/>
                <w:highlight w:val="cyan"/>
                <w:rPrChange w:id="21765" w:author="Irová Zuzana" w:date="2025-03-10T10:30:00Z" w16du:dateUtc="2025-03-10T09:30:00Z">
                  <w:rPr>
                    <w:ins w:id="21766" w:author="Drastichová Zuzana" w:date="2025-03-06T21:44:00Z" w16du:dateUtc="2025-03-06T20:44:00Z"/>
                    <w:del w:id="21767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768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769" w:author="Drastichová Zuzana" w:date="2025-03-06T21:44:00Z" w16du:dateUtc="2025-03-06T20:44:00Z">
              <w:del w:id="21770" w:author="Irová Zuzana" w:date="2025-05-23T16:00:00Z" w16du:dateUtc="2025-05-23T14:00:00Z">
                <w:r w:rsidRPr="00E26887" w:rsidDel="00A53D09">
                  <w:rPr>
                    <w:highlight w:val="cyan"/>
                    <w:rPrChange w:id="21771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Ano</w:delText>
                </w:r>
              </w:del>
            </w:ins>
          </w:p>
        </w:tc>
        <w:tc>
          <w:tcPr>
            <w:tcW w:w="1879" w:type="pct"/>
            <w:shd w:val="clear" w:color="auto" w:fill="BFBFBF" w:themeFill="background1" w:themeFillShade="BF"/>
            <w:noWrap/>
            <w:tcPrChange w:id="21772" w:author="Irová Zuzana" w:date="2025-03-31T09:55:00Z" w16du:dateUtc="2025-03-31T07:55:00Z">
              <w:tcPr>
                <w:tcW w:w="1879" w:type="pct"/>
                <w:shd w:val="clear" w:color="auto" w:fill="BFBFBF" w:themeFill="background1" w:themeFillShade="BF"/>
                <w:noWrap/>
              </w:tcPr>
            </w:tcPrChange>
          </w:tcPr>
          <w:p w14:paraId="70BFAF46" w14:textId="5B6BCC6E" w:rsidR="0081708A" w:rsidRDefault="00902635">
            <w:pPr>
              <w:pStyle w:val="NormalIndent"/>
              <w:pPrChange w:id="21773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del w:id="21774" w:author="Irová Zuzana" w:date="2025-05-23T16:00:00Z" w16du:dateUtc="2025-05-23T14:00:00Z">
              <w:r w:rsidRPr="00E26887" w:rsidDel="00A53D09">
                <w:rPr>
                  <w:highlight w:val="cyan"/>
                  <w:lang w:val="en-US" w:eastAsia="cs-CZ"/>
                  <w:rPrChange w:id="21775" w:author="Irová Zuzana" w:date="2025-03-10T10:30:00Z" w16du:dateUtc="2025-03-10T09:30:00Z">
                    <w:rPr>
                      <w:lang w:eastAsia="cs-CZ"/>
                    </w:rPr>
                  </w:rPrChange>
                </w:rPr>
                <w:delText>dvoujazy</w:delText>
              </w:r>
              <w:r w:rsidRPr="00E26887" w:rsidDel="00A53D09">
                <w:rPr>
                  <w:rFonts w:hint="cs"/>
                  <w:highlight w:val="cyan"/>
                  <w:lang w:val="en-US" w:eastAsia="cs-CZ"/>
                  <w:rPrChange w:id="21776" w:author="Irová Zuzana" w:date="2025-03-10T10:30:00Z" w16du:dateUtc="2025-03-10T09:30:00Z">
                    <w:rPr>
                      <w:rFonts w:hint="cs"/>
                      <w:lang w:eastAsia="cs-CZ"/>
                    </w:rPr>
                  </w:rPrChange>
                </w:rPr>
                <w:delText>č</w:delText>
              </w:r>
              <w:r w:rsidRPr="00E26887" w:rsidDel="00A53D09">
                <w:rPr>
                  <w:highlight w:val="cyan"/>
                  <w:lang w:val="en-US" w:eastAsia="cs-CZ"/>
                  <w:rPrChange w:id="21777" w:author="Irová Zuzana" w:date="2025-03-10T10:30:00Z" w16du:dateUtc="2025-03-10T09:30:00Z">
                    <w:rPr>
                      <w:lang w:eastAsia="cs-CZ"/>
                    </w:rPr>
                  </w:rPrChange>
                </w:rPr>
                <w:delText>n</w:delText>
              </w:r>
              <w:r w:rsidRPr="00E26887" w:rsidDel="00A53D09">
                <w:rPr>
                  <w:rFonts w:hint="cs"/>
                  <w:highlight w:val="cyan"/>
                  <w:lang w:val="en-US" w:eastAsia="cs-CZ"/>
                  <w:rPrChange w:id="21778" w:author="Irová Zuzana" w:date="2025-03-10T10:30:00Z" w16du:dateUtc="2025-03-10T09:30:00Z">
                    <w:rPr>
                      <w:rFonts w:hint="cs"/>
                      <w:lang w:eastAsia="cs-CZ"/>
                    </w:rPr>
                  </w:rPrChange>
                </w:rPr>
                <w:delText>á</w:delText>
              </w:r>
              <w:r w:rsidRPr="00E26887" w:rsidDel="00A53D09">
                <w:rPr>
                  <w:highlight w:val="cyan"/>
                  <w:lang w:val="en-US" w:eastAsia="cs-CZ"/>
                  <w:rPrChange w:id="21779" w:author="Irová Zuzana" w:date="2025-03-10T10:30:00Z" w16du:dateUtc="2025-03-10T09:30:00Z">
                    <w:rPr>
                      <w:lang w:eastAsia="cs-CZ"/>
                    </w:rPr>
                  </w:rPrChange>
                </w:rPr>
                <w:delText xml:space="preserve"> verze (sk+en)</w:delText>
              </w:r>
            </w:del>
          </w:p>
        </w:tc>
      </w:tr>
      <w:tr w:rsidR="00212B99" w:rsidRPr="00E26887" w:rsidDel="00A53D09" w14:paraId="7945163E" w14:textId="0BA72FF6" w:rsidTr="00E73A3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gridAfter w:val="2"/>
          <w:wAfter w:w="2160" w:type="dxa"/>
          <w:cantSplit/>
          <w:trHeight w:val="270"/>
          <w:tblHeader/>
          <w:ins w:id="21780" w:author="Drastichová Zuzana" w:date="2025-03-06T21:44:00Z"/>
          <w:del w:id="21781" w:author="Irová Zuzana" w:date="2025-05-23T16:00:00Z"/>
        </w:trPr>
        <w:tc>
          <w:tcPr>
            <w:tcW w:w="299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0A1192A3" w14:textId="795E71BD" w:rsidR="00902635" w:rsidRPr="00E26887" w:rsidDel="00A53D09" w:rsidRDefault="005C533A">
            <w:pPr>
              <w:pStyle w:val="NormalIndent"/>
              <w:rPr>
                <w:del w:id="21782" w:author="Irová Zuzana" w:date="2025-05-23T16:00:00Z" w16du:dateUtc="2025-05-23T14:00:00Z"/>
                <w:highlight w:val="cyan"/>
                <w:lang w:val="en-US" w:eastAsia="cs-CZ"/>
                <w:rPrChange w:id="21783" w:author="Irová Zuzana" w:date="2025-03-10T10:30:00Z" w16du:dateUtc="2025-03-10T09:30:00Z">
                  <w:rPr>
                    <w:del w:id="21784" w:author="Irová Zuzana" w:date="2025-05-23T16:00:00Z" w16du:dateUtc="2025-05-23T14:00:00Z"/>
                    <w:lang w:eastAsia="cs-CZ"/>
                  </w:rPr>
                </w:rPrChange>
              </w:rPr>
              <w:pPrChange w:id="21785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r>
              <w:t>EETS Dobropis za smluvní pokutu (DOC.BE.120</w:t>
            </w:r>
            <w:del w:id="21786" w:author="Irová Zuzana" w:date="2025-05-23T16:00:00Z" w16du:dateUtc="2025-05-23T14:00:00Z">
              <w:r w:rsidR="00902635" w:rsidRPr="00E26887" w:rsidDel="00A53D09">
                <w:rPr>
                  <w:highlight w:val="cyan"/>
                  <w:lang w:val="en-US" w:eastAsia="cs-CZ"/>
                  <w:rPrChange w:id="21787" w:author="Irová Zuzana" w:date="2025-03-10T10:30:00Z" w16du:dateUtc="2025-03-10T09:30:00Z">
                    <w:rPr>
                      <w:lang w:eastAsia="cs-CZ"/>
                    </w:rPr>
                  </w:rPrChange>
                </w:rPr>
                <w:delText>.HR</w:delText>
              </w:r>
            </w:del>
            <w:r>
              <w:t>)</w:t>
            </w:r>
          </w:p>
        </w:tc>
        <w:tc>
          <w:tcPr>
            <w:tcW w:w="299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5F331C3A" w14:textId="6F2150C2" w:rsidR="00902635" w:rsidRPr="00E26887" w:rsidDel="00A53D09" w:rsidRDefault="00902635">
            <w:pPr>
              <w:pStyle w:val="NormalIndent"/>
              <w:rPr>
                <w:ins w:id="21788" w:author="Drastichová Zuzana" w:date="2025-03-06T21:44:00Z" w16du:dateUtc="2025-03-06T20:44:00Z"/>
                <w:del w:id="21789" w:author="Irová Zuzana" w:date="2025-05-23T16:00:00Z" w16du:dateUtc="2025-05-23T14:00:00Z"/>
                <w:highlight w:val="cyan"/>
                <w:rPrChange w:id="21790" w:author="Irová Zuzana" w:date="2025-03-10T10:30:00Z" w16du:dateUtc="2025-03-10T09:30:00Z">
                  <w:rPr>
                    <w:ins w:id="21791" w:author="Drastichová Zuzana" w:date="2025-03-06T21:44:00Z" w16du:dateUtc="2025-03-06T20:44:00Z"/>
                    <w:del w:id="21792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793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794" w:author="Drastichová Zuzana" w:date="2025-03-06T21:44:00Z" w16du:dateUtc="2025-03-06T20:44:00Z">
              <w:del w:id="21795" w:author="Irová Zuzana" w:date="2025-05-23T16:00:00Z" w16du:dateUtc="2025-05-23T14:00:00Z">
                <w:r w:rsidRPr="00E26887" w:rsidDel="00A53D09">
                  <w:rPr>
                    <w:highlight w:val="cyan"/>
                    <w:rPrChange w:id="21796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Invoice</w:delText>
                </w:r>
              </w:del>
            </w:ins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46CED2EF" w14:textId="3C821684" w:rsidR="00902635" w:rsidRPr="00E26887" w:rsidDel="00A53D09" w:rsidRDefault="00902635">
            <w:pPr>
              <w:pStyle w:val="NormalIndent"/>
              <w:rPr>
                <w:ins w:id="21797" w:author="Drastichová Zuzana" w:date="2025-03-06T21:44:00Z" w16du:dateUtc="2025-03-06T20:44:00Z"/>
                <w:del w:id="21798" w:author="Irová Zuzana" w:date="2025-05-23T16:00:00Z" w16du:dateUtc="2025-05-23T14:00:00Z"/>
                <w:highlight w:val="cyan"/>
                <w:rPrChange w:id="21799" w:author="Irová Zuzana" w:date="2025-03-10T10:30:00Z" w16du:dateUtc="2025-03-10T09:30:00Z">
                  <w:rPr>
                    <w:ins w:id="21800" w:author="Drastichová Zuzana" w:date="2025-03-06T21:44:00Z" w16du:dateUtc="2025-03-06T20:44:00Z"/>
                    <w:del w:id="21801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80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803" w:author="Drastichová Zuzana" w:date="2025-03-06T21:44:00Z" w16du:dateUtc="2025-03-06T20:44:00Z">
              <w:del w:id="21804" w:author="Irová Zuzana" w:date="2025-05-23T16:00:00Z" w16du:dateUtc="2025-05-23T14:00:00Z">
                <w:r w:rsidRPr="00E26887" w:rsidDel="00A53D09">
                  <w:rPr>
                    <w:highlight w:val="cyan"/>
                    <w:rPrChange w:id="21805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BO</w:delText>
                </w:r>
              </w:del>
            </w:ins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77EE9F4" w14:textId="411125AA" w:rsidR="00902635" w:rsidRPr="00E26887" w:rsidDel="00A53D09" w:rsidRDefault="00902635">
            <w:pPr>
              <w:pStyle w:val="NormalIndent"/>
              <w:rPr>
                <w:ins w:id="21806" w:author="Drastichová Zuzana" w:date="2025-03-06T21:44:00Z" w16du:dateUtc="2025-03-06T20:44:00Z"/>
                <w:del w:id="21807" w:author="Irová Zuzana" w:date="2025-05-23T16:00:00Z" w16du:dateUtc="2025-05-23T14:00:00Z"/>
                <w:highlight w:val="cyan"/>
                <w:rPrChange w:id="21808" w:author="Irová Zuzana" w:date="2025-03-10T10:30:00Z" w16du:dateUtc="2025-03-10T09:30:00Z">
                  <w:rPr>
                    <w:ins w:id="21809" w:author="Drastichová Zuzana" w:date="2025-03-06T21:44:00Z" w16du:dateUtc="2025-03-06T20:44:00Z"/>
                    <w:del w:id="21810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811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812" w:author="Drastichová Zuzana" w:date="2025-03-06T21:44:00Z" w16du:dateUtc="2025-03-06T20:44:00Z">
              <w:del w:id="21813" w:author="Irová Zuzana" w:date="2025-05-23T16:00:00Z" w16du:dateUtc="2025-05-23T14:00:00Z">
                <w:r w:rsidRPr="00E26887" w:rsidDel="00A53D09">
                  <w:rPr>
                    <w:highlight w:val="cyan"/>
                    <w:rPrChange w:id="21814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Bill issuer</w:delText>
                </w:r>
              </w:del>
            </w:ins>
          </w:p>
          <w:p w14:paraId="2AE1E1ED" w14:textId="01BBB82C" w:rsidR="00902635" w:rsidRPr="00E26887" w:rsidDel="00A53D09" w:rsidRDefault="00902635">
            <w:pPr>
              <w:pStyle w:val="NormalIndent"/>
              <w:rPr>
                <w:ins w:id="21815" w:author="Drastichová Zuzana" w:date="2025-03-06T21:44:00Z" w16du:dateUtc="2025-03-06T20:44:00Z"/>
                <w:del w:id="21816" w:author="Irová Zuzana" w:date="2025-05-23T16:00:00Z" w16du:dateUtc="2025-05-23T14:00:00Z"/>
                <w:highlight w:val="cyan"/>
                <w:rPrChange w:id="21817" w:author="Irová Zuzana" w:date="2025-03-10T10:30:00Z" w16du:dateUtc="2025-03-10T09:30:00Z">
                  <w:rPr>
                    <w:ins w:id="21818" w:author="Drastichová Zuzana" w:date="2025-03-06T21:44:00Z" w16du:dateUtc="2025-03-06T20:44:00Z"/>
                    <w:del w:id="21819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820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821" w:author="Drastichová Zuzana" w:date="2025-03-06T21:44:00Z" w16du:dateUtc="2025-03-06T20:44:00Z">
              <w:del w:id="21822" w:author="Irová Zuzana" w:date="2025-05-23T16:00:00Z" w16du:dateUtc="2025-05-23T14:00:00Z">
                <w:r w:rsidRPr="00E26887" w:rsidDel="00A53D09">
                  <w:rPr>
                    <w:highlight w:val="cyan"/>
                    <w:rPrChange w:id="21823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Bill number</w:delText>
                </w:r>
              </w:del>
            </w:ins>
          </w:p>
          <w:p w14:paraId="36A501FD" w14:textId="163ADC81" w:rsidR="00902635" w:rsidRPr="00E26887" w:rsidDel="00A53D09" w:rsidRDefault="00902635">
            <w:pPr>
              <w:pStyle w:val="NormalIndent"/>
              <w:rPr>
                <w:ins w:id="21824" w:author="Drastichová Zuzana" w:date="2025-03-06T21:44:00Z" w16du:dateUtc="2025-03-06T20:44:00Z"/>
                <w:del w:id="21825" w:author="Irová Zuzana" w:date="2025-05-23T16:00:00Z" w16du:dateUtc="2025-05-23T14:00:00Z"/>
                <w:highlight w:val="cyan"/>
                <w:rPrChange w:id="21826" w:author="Irová Zuzana" w:date="2025-03-10T10:30:00Z" w16du:dateUtc="2025-03-10T09:30:00Z">
                  <w:rPr>
                    <w:ins w:id="21827" w:author="Drastichová Zuzana" w:date="2025-03-06T21:44:00Z" w16du:dateUtc="2025-03-06T20:44:00Z"/>
                    <w:del w:id="21828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829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830" w:author="Drastichová Zuzana" w:date="2025-03-06T21:44:00Z" w16du:dateUtc="2025-03-06T20:44:00Z">
              <w:del w:id="21831" w:author="Irová Zuzana" w:date="2025-05-23T16:00:00Z" w16du:dateUtc="2025-05-23T14:00:00Z">
                <w:r w:rsidRPr="00E26887" w:rsidDel="00A53D09">
                  <w:rPr>
                    <w:highlight w:val="cyan"/>
                    <w:rPrChange w:id="21832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 xml:space="preserve">Bill </w:delText>
                </w:r>
              </w:del>
            </w:ins>
            <w:del w:id="21833" w:author="Irová Zuzana" w:date="2025-05-23T16:00:00Z" w16du:dateUtc="2025-05-23T14:00:00Z">
              <w:r w:rsidRPr="00E26887" w:rsidDel="00A53D09">
                <w:rPr>
                  <w:highlight w:val="cyan"/>
                  <w:lang w:val="en-US" w:eastAsia="cs-CZ"/>
                  <w:rPrChange w:id="21834" w:author="Irová Zuzana" w:date="2025-03-10T10:30:00Z" w16du:dateUtc="2025-03-10T09:30:00Z">
                    <w:rPr>
                      <w:lang w:val="en-US"/>
                    </w:rPr>
                  </w:rPrChange>
                </w:rPr>
                <w:delText>issue</w:delText>
              </w:r>
            </w:del>
            <w:ins w:id="21835" w:author="Drastichová Zuzana" w:date="2025-03-06T21:44:00Z" w16du:dateUtc="2025-03-06T20:44:00Z">
              <w:del w:id="21836" w:author="Irová Zuzana" w:date="2025-05-23T16:00:00Z" w16du:dateUtc="2025-05-23T14:00:00Z">
                <w:r w:rsidRPr="00E26887" w:rsidDel="00A53D09">
                  <w:rPr>
                    <w:highlight w:val="cyan"/>
                    <w:rPrChange w:id="21837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 xml:space="preserve"> type</w:delText>
                </w:r>
              </w:del>
            </w:ins>
          </w:p>
          <w:p w14:paraId="734A05EC" w14:textId="0E4EAAB0" w:rsidR="00902635" w:rsidRPr="00E26887" w:rsidDel="00A53D09" w:rsidRDefault="00902635">
            <w:pPr>
              <w:pStyle w:val="NormalIndent"/>
              <w:rPr>
                <w:ins w:id="21838" w:author="Drastichová Zuzana" w:date="2025-03-06T21:44:00Z" w16du:dateUtc="2025-03-06T20:44:00Z"/>
                <w:del w:id="21839" w:author="Irová Zuzana" w:date="2025-05-23T16:00:00Z" w16du:dateUtc="2025-05-23T14:00:00Z"/>
                <w:highlight w:val="cyan"/>
                <w:rPrChange w:id="21840" w:author="Irová Zuzana" w:date="2025-03-10T10:30:00Z" w16du:dateUtc="2025-03-10T09:30:00Z">
                  <w:rPr>
                    <w:ins w:id="21841" w:author="Drastichová Zuzana" w:date="2025-03-06T21:44:00Z" w16du:dateUtc="2025-03-06T20:44:00Z"/>
                    <w:del w:id="21842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843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844" w:author="Drastichová Zuzana" w:date="2025-03-06T21:44:00Z" w16du:dateUtc="2025-03-06T20:44:00Z">
              <w:del w:id="21845" w:author="Irová Zuzana" w:date="2025-05-23T16:00:00Z" w16du:dateUtc="2025-05-23T14:00:00Z">
                <w:r w:rsidRPr="00E26887" w:rsidDel="00A53D09">
                  <w:rPr>
                    <w:highlight w:val="cyan"/>
                    <w:rPrChange w:id="21846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Bill total amount in clearing currency</w:delText>
                </w:r>
              </w:del>
            </w:ins>
          </w:p>
          <w:p w14:paraId="79D225B8" w14:textId="2F922614" w:rsidR="00902635" w:rsidRPr="00E26887" w:rsidDel="00A53D09" w:rsidRDefault="00902635">
            <w:pPr>
              <w:pStyle w:val="NormalIndent"/>
              <w:rPr>
                <w:ins w:id="21847" w:author="Drastichová Zuzana" w:date="2025-03-06T21:44:00Z" w16du:dateUtc="2025-03-06T20:44:00Z"/>
                <w:del w:id="21848" w:author="Irová Zuzana" w:date="2025-05-23T16:00:00Z" w16du:dateUtc="2025-05-23T14:00:00Z"/>
                <w:highlight w:val="cyan"/>
                <w:rPrChange w:id="21849" w:author="Irová Zuzana" w:date="2025-03-10T10:30:00Z" w16du:dateUtc="2025-03-10T09:30:00Z">
                  <w:rPr>
                    <w:ins w:id="21850" w:author="Drastichová Zuzana" w:date="2025-03-06T21:44:00Z" w16du:dateUtc="2025-03-06T20:44:00Z"/>
                    <w:del w:id="21851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852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853" w:author="Drastichová Zuzana" w:date="2025-03-06T21:44:00Z" w16du:dateUtc="2025-03-06T20:44:00Z">
              <w:del w:id="21854" w:author="Irová Zuzana" w:date="2025-05-23T16:00:00Z" w16du:dateUtc="2025-05-23T14:00:00Z">
                <w:r w:rsidRPr="00E26887" w:rsidDel="00A53D09">
                  <w:rPr>
                    <w:highlight w:val="cyan"/>
                    <w:rPrChange w:id="21855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Bill total amount clearing currency</w:delText>
                </w:r>
              </w:del>
            </w:ins>
          </w:p>
          <w:p w14:paraId="0DFDEEC5" w14:textId="63ED8772" w:rsidR="00902635" w:rsidRPr="00E26887" w:rsidDel="00A53D09" w:rsidRDefault="00902635">
            <w:pPr>
              <w:pStyle w:val="NormalIndent"/>
              <w:rPr>
                <w:ins w:id="21856" w:author="Drastichová Zuzana" w:date="2025-03-06T21:44:00Z" w16du:dateUtc="2025-03-06T20:44:00Z"/>
                <w:del w:id="21857" w:author="Irová Zuzana" w:date="2025-05-23T16:00:00Z" w16du:dateUtc="2025-05-23T14:00:00Z"/>
                <w:highlight w:val="cyan"/>
                <w:rPrChange w:id="21858" w:author="Irová Zuzana" w:date="2025-03-10T10:30:00Z" w16du:dateUtc="2025-03-10T09:30:00Z">
                  <w:rPr>
                    <w:ins w:id="21859" w:author="Drastichová Zuzana" w:date="2025-03-06T21:44:00Z" w16du:dateUtc="2025-03-06T20:44:00Z"/>
                    <w:del w:id="21860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861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862" w:author="Drastichová Zuzana" w:date="2025-03-06T21:44:00Z" w16du:dateUtc="2025-03-06T20:44:00Z">
              <w:del w:id="21863" w:author="Irová Zuzana" w:date="2025-05-23T16:00:00Z" w16du:dateUtc="2025-05-23T14:00:00Z">
                <w:r w:rsidRPr="00E26887" w:rsidDel="00A53D09">
                  <w:rPr>
                    <w:highlight w:val="cyan"/>
                    <w:rPrChange w:id="21864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System operator ID</w:delText>
                </w:r>
              </w:del>
            </w:ins>
          </w:p>
          <w:p w14:paraId="61BDB6D5" w14:textId="725818BF" w:rsidR="00902635" w:rsidRPr="00E26887" w:rsidDel="00A53D09" w:rsidRDefault="00902635">
            <w:pPr>
              <w:pStyle w:val="NormalIndent"/>
              <w:rPr>
                <w:ins w:id="21865" w:author="Drastichová Zuzana" w:date="2025-03-06T21:44:00Z" w16du:dateUtc="2025-03-06T20:44:00Z"/>
                <w:del w:id="21866" w:author="Irová Zuzana" w:date="2025-05-23T16:00:00Z" w16du:dateUtc="2025-05-23T14:00:00Z"/>
                <w:highlight w:val="cyan"/>
                <w:rPrChange w:id="21867" w:author="Irová Zuzana" w:date="2025-03-10T10:30:00Z" w16du:dateUtc="2025-03-10T09:30:00Z">
                  <w:rPr>
                    <w:ins w:id="21868" w:author="Drastichová Zuzana" w:date="2025-03-06T21:44:00Z" w16du:dateUtc="2025-03-06T20:44:00Z"/>
                    <w:del w:id="21869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870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871" w:author="Drastichová Zuzana" w:date="2025-03-06T21:44:00Z" w16du:dateUtc="2025-03-06T20:44:00Z">
              <w:del w:id="21872" w:author="Irová Zuzana" w:date="2025-05-23T16:00:00Z" w16du:dateUtc="2025-05-23T14:00:00Z">
                <w:r w:rsidRPr="00E26887" w:rsidDel="00A53D09">
                  <w:rPr>
                    <w:highlight w:val="cyan"/>
                    <w:rPrChange w:id="21873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Bill ID</w:delText>
                </w:r>
              </w:del>
            </w:ins>
          </w:p>
          <w:p w14:paraId="461BFD38" w14:textId="5F299453" w:rsidR="00902635" w:rsidRPr="00E26887" w:rsidDel="00A53D09" w:rsidRDefault="00902635">
            <w:pPr>
              <w:pStyle w:val="NormalIndent"/>
              <w:rPr>
                <w:ins w:id="21874" w:author="Drastichová Zuzana" w:date="2025-03-06T21:44:00Z" w16du:dateUtc="2025-03-06T20:44:00Z"/>
                <w:del w:id="21875" w:author="Irová Zuzana" w:date="2025-05-23T16:00:00Z" w16du:dateUtc="2025-05-23T14:00:00Z"/>
                <w:highlight w:val="cyan"/>
                <w:rPrChange w:id="21876" w:author="Irová Zuzana" w:date="2025-03-10T10:30:00Z" w16du:dateUtc="2025-03-10T09:30:00Z">
                  <w:rPr>
                    <w:ins w:id="21877" w:author="Drastichová Zuzana" w:date="2025-03-06T21:44:00Z" w16du:dateUtc="2025-03-06T20:44:00Z"/>
                    <w:del w:id="21878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879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880" w:author="Drastichová Zuzana" w:date="2025-03-06T21:44:00Z" w16du:dateUtc="2025-03-06T20:44:00Z">
              <w:del w:id="21881" w:author="Irová Zuzana" w:date="2025-05-23T16:00:00Z" w16du:dateUtc="2025-05-23T14:00:00Z">
                <w:r w:rsidRPr="00E26887" w:rsidDel="00A53D09">
                  <w:rPr>
                    <w:highlight w:val="cyan"/>
                    <w:rPrChange w:id="21882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EETS Provider ID</w:delText>
                </w:r>
              </w:del>
            </w:ins>
          </w:p>
          <w:p w14:paraId="3ACE2024" w14:textId="0E7A08E6" w:rsidR="00902635" w:rsidRPr="00E26887" w:rsidDel="00A53D09" w:rsidRDefault="00902635">
            <w:pPr>
              <w:pStyle w:val="NormalIndent"/>
              <w:rPr>
                <w:ins w:id="21883" w:author="Drastichová Zuzana" w:date="2025-03-06T21:44:00Z" w16du:dateUtc="2025-03-06T20:44:00Z"/>
                <w:del w:id="21884" w:author="Irová Zuzana" w:date="2025-05-23T16:00:00Z" w16du:dateUtc="2025-05-23T14:00:00Z"/>
                <w:highlight w:val="cyan"/>
                <w:rPrChange w:id="21885" w:author="Irová Zuzana" w:date="2025-03-10T10:30:00Z" w16du:dateUtc="2025-03-10T09:30:00Z">
                  <w:rPr>
                    <w:ins w:id="21886" w:author="Drastichová Zuzana" w:date="2025-03-06T21:44:00Z" w16du:dateUtc="2025-03-06T20:44:00Z"/>
                    <w:del w:id="21887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888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889" w:author="Drastichová Zuzana" w:date="2025-03-06T21:44:00Z" w16du:dateUtc="2025-03-06T20:44:00Z">
              <w:del w:id="21890" w:author="Irová Zuzana" w:date="2025-05-23T16:00:00Z" w16du:dateUtc="2025-05-23T14:00:00Z">
                <w:r w:rsidRPr="00E26887" w:rsidDel="00A53D09">
                  <w:rPr>
                    <w:highlight w:val="cyan"/>
                    <w:rPrChange w:id="21891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EETS Provider abbreviation</w:delText>
                </w:r>
              </w:del>
            </w:ins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10B3D3E8" w14:textId="7AB422FD" w:rsidR="00902635" w:rsidRPr="00E26887" w:rsidDel="00A53D09" w:rsidRDefault="00902635">
            <w:pPr>
              <w:pStyle w:val="NormalIndent"/>
              <w:rPr>
                <w:ins w:id="21892" w:author="Drastichová Zuzana" w:date="2025-03-06T21:44:00Z" w16du:dateUtc="2025-03-06T20:44:00Z"/>
                <w:del w:id="21893" w:author="Irová Zuzana" w:date="2025-05-23T16:00:00Z" w16du:dateUtc="2025-05-23T14:00:00Z"/>
                <w:highlight w:val="cyan"/>
                <w:rPrChange w:id="21894" w:author="Irová Zuzana" w:date="2025-03-10T10:30:00Z" w16du:dateUtc="2025-03-10T09:30:00Z">
                  <w:rPr>
                    <w:ins w:id="21895" w:author="Drastichová Zuzana" w:date="2025-03-06T21:44:00Z" w16du:dateUtc="2025-03-06T20:44:00Z"/>
                    <w:del w:id="21896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897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</w:p>
        </w:tc>
        <w:tc>
          <w:tcPr>
            <w:tcW w:w="1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5DD5220D" w14:textId="3AD280F1" w:rsidR="00902635" w:rsidRPr="00E26887" w:rsidDel="00A53D09" w:rsidRDefault="00902635">
            <w:pPr>
              <w:pStyle w:val="NormalIndent"/>
              <w:rPr>
                <w:ins w:id="21898" w:author="Drastichová Zuzana" w:date="2025-03-06T21:44:00Z" w16du:dateUtc="2025-03-06T20:44:00Z"/>
                <w:del w:id="21899" w:author="Irová Zuzana" w:date="2025-05-23T16:00:00Z" w16du:dateUtc="2025-05-23T14:00:00Z"/>
                <w:highlight w:val="cyan"/>
                <w:rPrChange w:id="21900" w:author="Irová Zuzana" w:date="2025-03-10T10:30:00Z" w16du:dateUtc="2025-03-10T09:30:00Z">
                  <w:rPr>
                    <w:ins w:id="21901" w:author="Drastichová Zuzana" w:date="2025-03-06T21:44:00Z" w16du:dateUtc="2025-03-06T20:44:00Z"/>
                    <w:del w:id="21902" w:author="Irová Zuzana" w:date="2025-05-23T16:00:00Z" w16du:dateUtc="2025-05-23T14:00:00Z"/>
                    <w:rFonts w:cstheme="minorHAnsi"/>
                    <w:sz w:val="16"/>
                    <w:szCs w:val="16"/>
                  </w:rPr>
                </w:rPrChange>
              </w:rPr>
              <w:pPrChange w:id="21903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ins w:id="21904" w:author="Drastichová Zuzana" w:date="2025-03-06T21:44:00Z" w16du:dateUtc="2025-03-06T20:44:00Z">
              <w:del w:id="21905" w:author="Irová Zuzana" w:date="2025-05-23T16:00:00Z" w16du:dateUtc="2025-05-23T14:00:00Z">
                <w:r w:rsidRPr="00E26887" w:rsidDel="00A53D09">
                  <w:rPr>
                    <w:highlight w:val="cyan"/>
                    <w:rPrChange w:id="21906" w:author="Irová Zuzana" w:date="2025-03-10T10:30:00Z" w16du:dateUtc="2025-03-10T09:30:00Z">
                      <w:rPr>
                        <w:rFonts w:cstheme="minorHAnsi"/>
                        <w:sz w:val="16"/>
                        <w:szCs w:val="16"/>
                      </w:rPr>
                    </w:rPrChange>
                  </w:rPr>
                  <w:delText>Ano</w:delText>
                </w:r>
              </w:del>
            </w:ins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4884475" w14:textId="2C386C80" w:rsidR="0081708A" w:rsidRPr="0081708A" w:rsidRDefault="005C533A">
            <w:pPr>
              <w:pStyle w:val="NormalIndent"/>
              <w:rPr>
                <w:del w:id="21907" w:author="Unknown"/>
                <w:highlight w:val="cyan"/>
                <w:lang w:eastAsia="cs-CZ"/>
                <w:rPrChange w:id="21908" w:author="Irová Zuzana" w:date="2025-03-10T10:30:00Z" w16du:dateUtc="2025-03-10T09:30:00Z">
                  <w:rPr>
                    <w:del w:id="21909" w:author="Unknown"/>
                    <w:lang w:eastAsia="cs-CZ"/>
                  </w:rPr>
                </w:rPrChange>
              </w:rPr>
              <w:pPrChange w:id="21910" w:author="Irová Zuzana" w:date="2025-06-06T15:16:00Z" w16du:dateUtc="2025-06-06T13:16:00Z">
                <w:pPr>
                  <w:spacing w:before="40" w:after="40" w:line="276" w:lineRule="auto"/>
                </w:pPr>
              </w:pPrChange>
            </w:pPr>
            <w:r>
              <w:t>dvoujazyčná verze (sk+en)</w:t>
            </w:r>
          </w:p>
        </w:tc>
      </w:tr>
    </w:tbl>
    <w:p w14:paraId="2E622E50" w14:textId="77777777" w:rsidR="0022142D" w:rsidRDefault="0022142D">
      <w:pPr>
        <w:pStyle w:val="NormalIndent"/>
        <w:rPr>
          <w:ins w:id="21911" w:author="Drastichová Zuzana" w:date="2025-03-07T11:53:00Z" w16du:dateUtc="2025-03-07T10:53:00Z"/>
        </w:rPr>
      </w:pPr>
    </w:p>
    <w:p w14:paraId="4BDED0F3" w14:textId="032FEE18" w:rsidR="00D54AAD" w:rsidRPr="00FC2D5B" w:rsidRDefault="00D54AAD" w:rsidP="00D54AAD">
      <w:pPr>
        <w:pStyle w:val="Heading3"/>
        <w:rPr>
          <w:ins w:id="21912" w:author="Drastichová Zuzana" w:date="2025-03-07T11:53:00Z" w16du:dateUtc="2025-03-07T10:53:00Z"/>
          <w:rFonts w:hint="eastAsia"/>
          <w:szCs w:val="22"/>
          <w:lang w:eastAsia="en-US"/>
          <w:rPrChange w:id="21913" w:author="Drastichová Zuzana" w:date="2025-03-07T11:54:00Z" w16du:dateUtc="2025-03-07T10:54:00Z">
            <w:rPr>
              <w:ins w:id="21914" w:author="Drastichová Zuzana" w:date="2025-03-07T11:53:00Z" w16du:dateUtc="2025-03-07T10:53:00Z"/>
              <w:rFonts w:hint="eastAsia"/>
              <w:szCs w:val="22"/>
              <w:highlight w:val="cyan"/>
              <w:lang w:eastAsia="en-US"/>
            </w:rPr>
          </w:rPrChange>
        </w:rPr>
      </w:pPr>
      <w:bookmarkStart w:id="21915" w:name="_Toc137219660"/>
      <w:ins w:id="21916" w:author="Drastichová Zuzana" w:date="2025-03-07T11:53:00Z" w16du:dateUtc="2025-03-07T10:53:00Z">
        <w:del w:id="21917" w:author="Irová Zuzana" w:date="2025-05-23T12:14:00Z" w16du:dateUtc="2025-05-23T10:14:00Z">
          <w:r w:rsidRPr="00FC2D5B" w:rsidDel="0017262E">
            <w:rPr>
              <w:rFonts w:hint="eastAsia"/>
              <w:rPrChange w:id="21918" w:author="Drastichová Zuzana" w:date="2025-03-07T11:54:00Z" w16du:dateUtc="2025-03-07T10:54:00Z">
                <w:rPr>
                  <w:rFonts w:hint="eastAsia"/>
                  <w:highlight w:val="cyan"/>
                </w:rPr>
              </w:rPrChange>
            </w:rPr>
            <w:delText>F</w:delText>
          </w:r>
        </w:del>
      </w:ins>
      <w:bookmarkStart w:id="21919" w:name="_Toc201569240"/>
      <w:ins w:id="21920" w:author="Irová Zuzana" w:date="2025-05-23T12:14:00Z" w16du:dateUtc="2025-05-23T10:14:00Z">
        <w:r w:rsidR="0017262E">
          <w:t>Zálohová f</w:t>
        </w:r>
      </w:ins>
      <w:ins w:id="21921" w:author="Drastichová Zuzana" w:date="2025-03-07T11:53:00Z" w16du:dateUtc="2025-03-07T10:53:00Z">
        <w:r w:rsidRPr="00FC2D5B">
          <w:rPr>
            <w:rFonts w:hint="eastAsia"/>
            <w:rPrChange w:id="21922" w:author="Drastichová Zuzana" w:date="2025-03-07T11:54:00Z" w16du:dateUtc="2025-03-07T10:54:00Z">
              <w:rPr>
                <w:rFonts w:hint="eastAsia"/>
                <w:highlight w:val="cyan"/>
              </w:rPr>
            </w:rPrChange>
          </w:rPr>
          <w:t xml:space="preserve">aktura za </w:t>
        </w:r>
        <w:del w:id="21923" w:author="Irová Zuzana" w:date="2025-05-23T16:02:00Z" w16du:dateUtc="2025-05-23T14:02:00Z">
          <w:r w:rsidRPr="00FC2D5B" w:rsidDel="004762E5">
            <w:rPr>
              <w:rFonts w:hint="eastAsia"/>
              <w:rPrChange w:id="21924" w:author="Drastichová Zuzana" w:date="2025-03-07T11:54:00Z" w16du:dateUtc="2025-03-07T10:54:00Z">
                <w:rPr>
                  <w:rFonts w:hint="eastAsia"/>
                  <w:highlight w:val="cyan"/>
                </w:rPr>
              </w:rPrChange>
            </w:rPr>
            <w:delText>předplacení kreditu</w:delText>
          </w:r>
        </w:del>
      </w:ins>
      <w:ins w:id="21925" w:author="Irová Zuzana" w:date="2025-05-23T16:02:00Z" w16du:dateUtc="2025-05-23T14:02:00Z">
        <w:r w:rsidR="004762E5">
          <w:t>top-up</w:t>
        </w:r>
      </w:ins>
      <w:ins w:id="21926" w:author="Drastichová Zuzana" w:date="2025-03-07T11:53:00Z" w16du:dateUtc="2025-03-07T10:53:00Z">
        <w:r w:rsidRPr="00FC2D5B">
          <w:rPr>
            <w:rFonts w:hint="eastAsia"/>
            <w:rPrChange w:id="21927" w:author="Drastichová Zuzana" w:date="2025-03-07T11:54:00Z" w16du:dateUtc="2025-03-07T10:54:00Z">
              <w:rPr>
                <w:rFonts w:hint="eastAsia"/>
                <w:highlight w:val="cyan"/>
              </w:rPr>
            </w:rPrChange>
          </w:rPr>
          <w:t xml:space="preserve"> (</w:t>
        </w:r>
        <w:del w:id="21928" w:author="Irová Zuzana" w:date="2025-05-23T20:52:00Z" w16du:dateUtc="2025-05-23T18:52:00Z">
          <w:r w:rsidRPr="00FC2D5B" w:rsidDel="007F090F">
            <w:rPr>
              <w:rFonts w:hint="eastAsia"/>
              <w:rPrChange w:id="21929" w:author="Drastichová Zuzana" w:date="2025-03-07T11:54:00Z" w16du:dateUtc="2025-03-07T10:54:00Z">
                <w:rPr>
                  <w:rFonts w:hint="eastAsia"/>
                  <w:highlight w:val="cyan"/>
                </w:rPr>
              </w:rPrChange>
            </w:rPr>
            <w:delText>DOC.BAR</w:delText>
          </w:r>
        </w:del>
      </w:ins>
      <w:ins w:id="21930" w:author="Irová Zuzana" w:date="2025-05-23T20:52:00Z" w16du:dateUtc="2025-05-23T18:52:00Z">
        <w:r w:rsidR="007F090F">
          <w:t>DOC.BE</w:t>
        </w:r>
      </w:ins>
      <w:ins w:id="21931" w:author="Drastichová Zuzana" w:date="2025-03-07T11:53:00Z" w16du:dateUtc="2025-03-07T10:53:00Z">
        <w:r w:rsidRPr="00FC2D5B">
          <w:rPr>
            <w:rFonts w:hint="eastAsia"/>
            <w:rPrChange w:id="21932" w:author="Drastichová Zuzana" w:date="2025-03-07T11:54:00Z" w16du:dateUtc="2025-03-07T10:54:00Z">
              <w:rPr>
                <w:rFonts w:hint="eastAsia"/>
                <w:highlight w:val="cyan"/>
              </w:rPr>
            </w:rPrChange>
          </w:rPr>
          <w:t>.01</w:t>
        </w:r>
      </w:ins>
      <w:ins w:id="21933" w:author="Drastichová Zuzana" w:date="2025-03-12T09:19:00Z" w16du:dateUtc="2025-03-12T08:19:00Z">
        <w:del w:id="21934" w:author="Irová Zuzana" w:date="2025-05-23T12:14:00Z" w16du:dateUtc="2025-05-23T10:14:00Z">
          <w:r w:rsidR="0074679A" w:rsidDel="0017262E">
            <w:delText>A</w:delText>
          </w:r>
        </w:del>
      </w:ins>
      <w:ins w:id="21935" w:author="Drastichová Zuzana" w:date="2025-03-12T09:18:00Z" w16du:dateUtc="2025-03-12T08:18:00Z">
        <w:r w:rsidR="00F00776">
          <w:t>.HR</w:t>
        </w:r>
      </w:ins>
      <w:ins w:id="21936" w:author="Drastichová Zuzana" w:date="2025-03-07T11:53:00Z" w16du:dateUtc="2025-03-07T10:53:00Z">
        <w:r w:rsidRPr="00FC2D5B">
          <w:rPr>
            <w:rFonts w:hint="eastAsia"/>
            <w:rPrChange w:id="21937" w:author="Drastichová Zuzana" w:date="2025-03-07T11:54:00Z" w16du:dateUtc="2025-03-07T10:54:00Z">
              <w:rPr>
                <w:rFonts w:hint="eastAsia"/>
                <w:highlight w:val="cyan"/>
              </w:rPr>
            </w:rPrChange>
          </w:rPr>
          <w:t xml:space="preserve">) </w:t>
        </w:r>
        <w:r w:rsidRPr="0017262E">
          <w:rPr>
            <w:rFonts w:hint="eastAsia"/>
            <w:rPrChange w:id="21938" w:author="Irová Zuzana" w:date="2025-05-23T12:15:00Z" w16du:dateUtc="2025-05-23T10:15:00Z">
              <w:rPr>
                <w:rFonts w:hint="eastAsia"/>
                <w:highlight w:val="cyan"/>
              </w:rPr>
            </w:rPrChange>
          </w:rPr>
          <w:t>a (</w:t>
        </w:r>
        <w:del w:id="21939" w:author="Irová Zuzana" w:date="2025-05-23T20:52:00Z" w16du:dateUtc="2025-05-23T18:52:00Z">
          <w:r w:rsidRPr="0017262E" w:rsidDel="007F090F">
            <w:rPr>
              <w:rFonts w:hint="eastAsia"/>
              <w:rPrChange w:id="21940" w:author="Irová Zuzana" w:date="2025-05-23T12:15:00Z" w16du:dateUtc="2025-05-23T10:15:00Z">
                <w:rPr>
                  <w:rFonts w:hint="eastAsia"/>
                  <w:highlight w:val="cyan"/>
                </w:rPr>
              </w:rPrChange>
            </w:rPr>
            <w:delText>DOC.BAR</w:delText>
          </w:r>
        </w:del>
      </w:ins>
      <w:ins w:id="21941" w:author="Irová Zuzana" w:date="2025-05-23T20:52:00Z" w16du:dateUtc="2025-05-23T18:52:00Z">
        <w:r w:rsidR="007F090F">
          <w:t>DOC.BE</w:t>
        </w:r>
      </w:ins>
      <w:ins w:id="21942" w:author="Drastichová Zuzana" w:date="2025-03-07T11:53:00Z" w16du:dateUtc="2025-03-07T10:53:00Z">
        <w:r w:rsidRPr="0017262E">
          <w:rPr>
            <w:rFonts w:hint="eastAsia"/>
            <w:rPrChange w:id="21943" w:author="Irová Zuzana" w:date="2025-05-23T12:15:00Z" w16du:dateUtc="2025-05-23T10:15:00Z">
              <w:rPr>
                <w:rFonts w:hint="eastAsia"/>
                <w:highlight w:val="cyan"/>
              </w:rPr>
            </w:rPrChange>
          </w:rPr>
          <w:t>.01B</w:t>
        </w:r>
      </w:ins>
      <w:ins w:id="21944" w:author="Irová Zuzana" w:date="2025-05-23T16:01:00Z" w16du:dateUtc="2025-05-23T14:01:00Z">
        <w:r w:rsidR="004762E5">
          <w:t>.HR</w:t>
        </w:r>
      </w:ins>
      <w:ins w:id="21945" w:author="Drastichová Zuzana" w:date="2025-03-07T11:53:00Z" w16du:dateUtc="2025-03-07T10:53:00Z">
        <w:r w:rsidRPr="0017262E">
          <w:rPr>
            <w:rFonts w:hint="eastAsia"/>
            <w:rPrChange w:id="21946" w:author="Irová Zuzana" w:date="2025-05-23T12:15:00Z" w16du:dateUtc="2025-05-23T10:15:00Z">
              <w:rPr>
                <w:rFonts w:hint="eastAsia"/>
                <w:highlight w:val="cyan"/>
              </w:rPr>
            </w:rPrChange>
          </w:rPr>
          <w:t>)</w:t>
        </w:r>
        <w:bookmarkEnd w:id="21915"/>
        <w:bookmarkEnd w:id="21919"/>
      </w:ins>
    </w:p>
    <w:p w14:paraId="3E02E74C" w14:textId="5D4A56A0" w:rsidR="00D54AAD" w:rsidRDefault="00A86CE8">
      <w:pPr>
        <w:pStyle w:val="NormalIndent"/>
        <w:rPr>
          <w:ins w:id="21947" w:author="Drastichová Zuzana" w:date="2025-03-07T11:55:00Z" w16du:dateUtc="2025-03-07T10:55:00Z"/>
        </w:rPr>
      </w:pPr>
      <w:ins w:id="21948" w:author="Irová Zuzana" w:date="2025-05-23T12:15:00Z" w16du:dateUtc="2025-05-23T10:15:00Z">
        <w:r>
          <w:t>Advance i</w:t>
        </w:r>
      </w:ins>
      <w:ins w:id="21949" w:author="Drastichová Zuzana" w:date="2025-03-07T11:53:00Z" w16du:dateUtc="2025-03-07T10:53:00Z">
        <w:del w:id="21950" w:author="Irová Zuzana" w:date="2025-05-23T12:15:00Z" w16du:dateUtc="2025-05-23T10:15:00Z">
          <w:r w:rsidR="00D54AAD" w:rsidRPr="00FC2D5B" w:rsidDel="00A86CE8">
            <w:delText>I</w:delText>
          </w:r>
        </w:del>
        <w:r w:rsidR="00D54AAD" w:rsidRPr="00FC2D5B">
          <w:t>nvoice for top-up</w:t>
        </w:r>
      </w:ins>
    </w:p>
    <w:p w14:paraId="6B65A1D1" w14:textId="77777777" w:rsidR="0002638F" w:rsidRDefault="0002638F">
      <w:pPr>
        <w:pStyle w:val="NormalIndent"/>
        <w:rPr>
          <w:ins w:id="21951" w:author="Drastichová Zuzana" w:date="2025-03-07T12:07:00Z" w16du:dateUtc="2025-03-07T11:07:00Z"/>
        </w:rPr>
      </w:pPr>
      <w:ins w:id="21952" w:author="Drastichová Zuzana" w:date="2025-03-07T11:55:00Z" w16du:dateUtc="2025-03-07T10:55:00Z">
        <w:r w:rsidRPr="00955C1D">
          <w:t xml:space="preserve">Šablona entity „Faktura“ obsahuje různé části, tyto části závisí na </w:t>
        </w:r>
        <w:r>
          <w:t>subjektu</w:t>
        </w:r>
        <w:r w:rsidRPr="00955C1D">
          <w:t>, typu faktury.</w:t>
        </w:r>
      </w:ins>
    </w:p>
    <w:p w14:paraId="70C1E6D8" w14:textId="17CEB324" w:rsidR="00FC2D5B" w:rsidRPr="00FC2D5B" w:rsidRDefault="003C2655" w:rsidP="00FC2D5B">
      <w:pPr>
        <w:pStyle w:val="Heading3"/>
        <w:numPr>
          <w:ilvl w:val="2"/>
          <w:numId w:val="142"/>
        </w:numPr>
        <w:spacing w:before="200" w:after="0" w:line="276" w:lineRule="auto"/>
        <w:ind w:left="720"/>
        <w:rPr>
          <w:ins w:id="21953" w:author="Drastichová Zuzana" w:date="2025-03-07T11:54:00Z" w16du:dateUtc="2025-03-07T10:54:00Z"/>
          <w:rFonts w:hint="eastAsia"/>
          <w:szCs w:val="22"/>
          <w:lang w:eastAsia="en-US"/>
          <w:rPrChange w:id="21954" w:author="Drastichová Zuzana" w:date="2025-03-07T11:54:00Z" w16du:dateUtc="2025-03-07T10:54:00Z">
            <w:rPr>
              <w:ins w:id="21955" w:author="Drastichová Zuzana" w:date="2025-03-07T11:54:00Z" w16du:dateUtc="2025-03-07T10:54:00Z"/>
              <w:rFonts w:hint="eastAsia"/>
              <w:szCs w:val="22"/>
              <w:highlight w:val="cyan"/>
              <w:lang w:eastAsia="en-US"/>
            </w:rPr>
          </w:rPrChange>
        </w:rPr>
      </w:pPr>
      <w:bookmarkStart w:id="21956" w:name="_Toc137219665"/>
      <w:bookmarkStart w:id="21957" w:name="_Toc201569241"/>
      <w:ins w:id="21958" w:author="Irová Zuzana" w:date="2025-05-23T12:15:00Z" w16du:dateUtc="2025-05-23T10:15:00Z">
        <w:r>
          <w:t>Zálohová f</w:t>
        </w:r>
        <w:r w:rsidRPr="0036711D">
          <w:t xml:space="preserve">aktura za předplacení kreditu </w:t>
        </w:r>
        <w:r>
          <w:t>- d</w:t>
        </w:r>
      </w:ins>
      <w:ins w:id="21959" w:author="Drastichová Zuzana" w:date="2025-03-07T11:54:00Z" w16du:dateUtc="2025-03-07T10:54:00Z">
        <w:del w:id="21960" w:author="Irová Zuzana" w:date="2025-05-23T12:15:00Z" w16du:dateUtc="2025-05-23T10:15:00Z">
          <w:r w:rsidR="00FC2D5B" w:rsidRPr="00FC2D5B" w:rsidDel="003C2655">
            <w:rPr>
              <w:rFonts w:hint="eastAsia"/>
              <w:rPrChange w:id="21961" w:author="Drastichová Zuzana" w:date="2025-03-07T11:54:00Z" w16du:dateUtc="2025-03-07T10:54:00Z">
                <w:rPr>
                  <w:rFonts w:hint="eastAsia"/>
                  <w:highlight w:val="cyan"/>
                </w:rPr>
              </w:rPrChange>
            </w:rPr>
            <w:delText>D</w:delText>
          </w:r>
        </w:del>
        <w:r w:rsidR="00FC2D5B" w:rsidRPr="00FC2D5B">
          <w:rPr>
            <w:rFonts w:hint="eastAsia"/>
            <w:rPrChange w:id="21962" w:author="Drastichová Zuzana" w:date="2025-03-07T11:54:00Z" w16du:dateUtc="2025-03-07T10:54:00Z">
              <w:rPr>
                <w:rFonts w:hint="eastAsia"/>
                <w:highlight w:val="cyan"/>
              </w:rPr>
            </w:rPrChange>
          </w:rPr>
          <w:t xml:space="preserve">obropis </w:t>
        </w:r>
        <w:del w:id="21963" w:author="Irová Zuzana" w:date="2025-05-23T12:15:00Z" w16du:dateUtc="2025-05-23T10:15:00Z">
          <w:r w:rsidR="00FC2D5B" w:rsidRPr="00FC2D5B" w:rsidDel="003C2655">
            <w:rPr>
              <w:rFonts w:hint="eastAsia"/>
              <w:rPrChange w:id="21964" w:author="Drastichová Zuzana" w:date="2025-03-07T11:54:00Z" w16du:dateUtc="2025-03-07T10:54:00Z">
                <w:rPr>
                  <w:rFonts w:hint="eastAsia"/>
                  <w:highlight w:val="cyan"/>
                </w:rPr>
              </w:rPrChange>
            </w:rPr>
            <w:delText xml:space="preserve">za nevyčerpaný předplacený kredit </w:delText>
          </w:r>
        </w:del>
        <w:r w:rsidR="00FC2D5B" w:rsidRPr="00FC2D5B">
          <w:rPr>
            <w:rFonts w:hint="eastAsia"/>
            <w:rPrChange w:id="21965" w:author="Drastichová Zuzana" w:date="2025-03-07T11:54:00Z" w16du:dateUtc="2025-03-07T10:54:00Z">
              <w:rPr>
                <w:rFonts w:hint="eastAsia"/>
                <w:highlight w:val="cyan"/>
              </w:rPr>
            </w:rPrChange>
          </w:rPr>
          <w:t>(</w:t>
        </w:r>
        <w:del w:id="21966" w:author="Irová Zuzana" w:date="2025-05-23T20:52:00Z" w16du:dateUtc="2025-05-23T18:52:00Z">
          <w:r w:rsidR="00FC2D5B" w:rsidRPr="00FC2D5B" w:rsidDel="007F090F">
            <w:rPr>
              <w:rFonts w:hint="eastAsia"/>
              <w:rPrChange w:id="21967" w:author="Drastichová Zuzana" w:date="2025-03-07T11:54:00Z" w16du:dateUtc="2025-03-07T10:54:00Z">
                <w:rPr>
                  <w:rFonts w:hint="eastAsia"/>
                  <w:highlight w:val="cyan"/>
                </w:rPr>
              </w:rPrChange>
            </w:rPr>
            <w:delText>DOC.BAR</w:delText>
          </w:r>
        </w:del>
      </w:ins>
      <w:ins w:id="21968" w:author="Irová Zuzana" w:date="2025-05-23T20:52:00Z" w16du:dateUtc="2025-05-23T18:52:00Z">
        <w:r w:rsidR="007F090F">
          <w:t>DOC.BE</w:t>
        </w:r>
      </w:ins>
      <w:ins w:id="21969" w:author="Drastichová Zuzana" w:date="2025-03-07T11:54:00Z" w16du:dateUtc="2025-03-07T10:54:00Z">
        <w:r w:rsidR="00FC2D5B" w:rsidRPr="00FC2D5B">
          <w:rPr>
            <w:rFonts w:hint="eastAsia"/>
            <w:rPrChange w:id="21970" w:author="Drastichová Zuzana" w:date="2025-03-07T11:54:00Z" w16du:dateUtc="2025-03-07T10:54:00Z">
              <w:rPr>
                <w:rFonts w:hint="eastAsia"/>
                <w:highlight w:val="cyan"/>
              </w:rPr>
            </w:rPrChange>
          </w:rPr>
          <w:t>.06)</w:t>
        </w:r>
        <w:bookmarkEnd w:id="21956"/>
        <w:bookmarkEnd w:id="21957"/>
      </w:ins>
    </w:p>
    <w:p w14:paraId="59C1D1D8" w14:textId="400D699C" w:rsidR="00FC2D5B" w:rsidRDefault="0017788E">
      <w:pPr>
        <w:pStyle w:val="NormalIndent"/>
        <w:rPr>
          <w:ins w:id="21971" w:author="Drastichová Zuzana" w:date="2025-03-07T11:54:00Z" w16du:dateUtc="2025-03-07T10:54:00Z"/>
          <w:highlight w:val="cyan"/>
        </w:rPr>
      </w:pPr>
      <w:ins w:id="21972" w:author="Irová Zuzana" w:date="2025-05-23T12:16:00Z" w16du:dateUtc="2025-05-23T10:16:00Z">
        <w:r>
          <w:t>Advance i</w:t>
        </w:r>
        <w:r w:rsidRPr="00FC2D5B">
          <w:t>nvoice for top-up</w:t>
        </w:r>
        <w:r>
          <w:t xml:space="preserve"> - </w:t>
        </w:r>
      </w:ins>
      <w:ins w:id="21973" w:author="Drastichová Zuzana" w:date="2025-03-07T11:54:00Z" w16du:dateUtc="2025-03-07T10:54:00Z">
        <w:r w:rsidR="00FC2D5B">
          <w:t xml:space="preserve">Credit note </w:t>
        </w:r>
        <w:del w:id="21974" w:author="Irová Zuzana" w:date="2025-05-23T12:16:00Z" w16du:dateUtc="2025-05-23T10:16:00Z">
          <w:r w:rsidR="00FC2D5B" w:rsidDel="0017788E">
            <w:delText>for unused credit</w:delText>
          </w:r>
        </w:del>
      </w:ins>
    </w:p>
    <w:p w14:paraId="107C8188" w14:textId="77777777" w:rsidR="0002638F" w:rsidRPr="00955C1D" w:rsidRDefault="0002638F">
      <w:pPr>
        <w:pStyle w:val="NormalIndent"/>
        <w:rPr>
          <w:ins w:id="21975" w:author="Drastichová Zuzana" w:date="2025-03-07T11:55:00Z" w16du:dateUtc="2025-03-07T10:55:00Z"/>
        </w:rPr>
      </w:pPr>
      <w:ins w:id="21976" w:author="Drastichová Zuzana" w:date="2025-03-07T11:55:00Z" w16du:dateUtc="2025-03-07T10:55:00Z">
        <w:r w:rsidRPr="00955C1D">
          <w:t xml:space="preserve">Šablona entity „Faktura“ obsahuje různé části, tyto části závisí na </w:t>
        </w:r>
        <w:r>
          <w:t>subjektu</w:t>
        </w:r>
        <w:r w:rsidRPr="00955C1D">
          <w:t>, typu faktury.</w:t>
        </w:r>
      </w:ins>
    </w:p>
    <w:p w14:paraId="07977D52" w14:textId="1E299853" w:rsidR="0022142D" w:rsidRPr="001B3514" w:rsidRDefault="0022142D" w:rsidP="0022142D">
      <w:pPr>
        <w:pStyle w:val="Heading3"/>
        <w:spacing w:before="200" w:after="0" w:line="276" w:lineRule="auto"/>
        <w:rPr>
          <w:ins w:id="21977" w:author="Drastichová Zuzana" w:date="2025-03-06T21:44:00Z" w16du:dateUtc="2025-03-06T20:44:00Z"/>
          <w:rFonts w:hint="eastAsia"/>
        </w:rPr>
      </w:pPr>
      <w:bookmarkStart w:id="21978" w:name="_Toc172658778"/>
      <w:bookmarkStart w:id="21979" w:name="_Toc189838944"/>
      <w:bookmarkStart w:id="21980" w:name="_Toc201569242"/>
      <w:ins w:id="21981" w:author="Drastichová Zuzana" w:date="2025-03-06T21:44:00Z" w16du:dateUtc="2025-03-06T20:44:00Z">
        <w:r w:rsidRPr="001B3514">
          <w:t>Faktura za mýtné (DOC.BE.10</w:t>
        </w:r>
      </w:ins>
      <w:ins w:id="21982" w:author="Drastichová Zuzana" w:date="2025-03-06T21:55:00Z" w16du:dateUtc="2025-03-06T20:55:00Z">
        <w:r w:rsidR="00921F59">
          <w:t>.HR</w:t>
        </w:r>
      </w:ins>
      <w:ins w:id="21983" w:author="Drastichová Zuzana" w:date="2025-03-06T21:44:00Z" w16du:dateUtc="2025-03-06T20:44:00Z">
        <w:r w:rsidRPr="001B3514">
          <w:t>)</w:t>
        </w:r>
      </w:ins>
      <w:bookmarkEnd w:id="21978"/>
      <w:bookmarkEnd w:id="21979"/>
      <w:ins w:id="21984" w:author="Irová Zuzana" w:date="2025-03-31T12:41:00Z" w16du:dateUtc="2025-03-31T10:41:00Z">
        <w:r w:rsidR="0066013E">
          <w:t xml:space="preserve"> </w:t>
        </w:r>
        <w:r w:rsidR="0066013E" w:rsidRPr="00555505">
          <w:t>a (DOC.BE.10B.HR)</w:t>
        </w:r>
      </w:ins>
      <w:bookmarkEnd w:id="21980"/>
    </w:p>
    <w:p w14:paraId="59AF667D" w14:textId="77777777" w:rsidR="0022142D" w:rsidRPr="00955C1D" w:rsidRDefault="0022142D">
      <w:pPr>
        <w:pStyle w:val="NormalIndent"/>
        <w:rPr>
          <w:ins w:id="21985" w:author="Drastichová Zuzana" w:date="2025-03-06T21:44:00Z" w16du:dateUtc="2025-03-06T20:44:00Z"/>
        </w:rPr>
      </w:pPr>
      <w:ins w:id="21986" w:author="Drastichová Zuzana" w:date="2025-03-06T21:44:00Z" w16du:dateUtc="2025-03-06T20:44:00Z">
        <w:r w:rsidRPr="00955C1D">
          <w:t>Invoice for toll</w:t>
        </w:r>
      </w:ins>
    </w:p>
    <w:p w14:paraId="38FBAFFD" w14:textId="77777777" w:rsidR="0022142D" w:rsidRPr="00955C1D" w:rsidRDefault="0022142D">
      <w:pPr>
        <w:pStyle w:val="NormalIndent"/>
        <w:rPr>
          <w:ins w:id="21987" w:author="Drastichová Zuzana" w:date="2025-03-06T21:44:00Z" w16du:dateUtc="2025-03-06T20:44:00Z"/>
        </w:rPr>
      </w:pPr>
      <w:ins w:id="21988" w:author="Drastichová Zuzana" w:date="2025-03-06T21:44:00Z" w16du:dateUtc="2025-03-06T20:44:00Z">
        <w:r w:rsidRPr="00955C1D">
          <w:lastRenderedPageBreak/>
          <w:t xml:space="preserve">Šablona entity „Faktura“ obsahuje různé části, tyto části závisí na </w:t>
        </w:r>
        <w:r>
          <w:t>subjektu</w:t>
        </w:r>
        <w:r w:rsidRPr="00955C1D">
          <w:t>, typu faktury.</w:t>
        </w:r>
      </w:ins>
    </w:p>
    <w:p w14:paraId="2A9B49F0" w14:textId="0BB7B630" w:rsidR="0022142D" w:rsidRDefault="0022142D">
      <w:pPr>
        <w:pStyle w:val="Caption"/>
        <w:rPr>
          <w:ins w:id="21989" w:author="Irová Zuzana" w:date="2025-06-16T11:40:00Z" w16du:dateUtc="2025-06-16T09:40:00Z"/>
        </w:rPr>
      </w:pPr>
      <w:ins w:id="21990" w:author="Drastichová Zuzana" w:date="2025-03-06T21:44:00Z" w16du:dateUtc="2025-03-06T20:44:00Z">
        <w:r>
          <w:t xml:space="preserve">Tabulka </w:t>
        </w:r>
        <w:r>
          <w:fldChar w:fldCharType="begin"/>
        </w:r>
        <w:r>
          <w:instrText xml:space="preserve"> SEQ Tabulka \* ARABIC </w:instrText>
        </w:r>
        <w:r>
          <w:fldChar w:fldCharType="separate"/>
        </w:r>
      </w:ins>
      <w:ins w:id="21991" w:author="Irová Zuzana" w:date="2025-04-11T11:23:00Z" w16du:dateUtc="2025-04-11T09:23:00Z">
        <w:r w:rsidR="001E11DC">
          <w:rPr>
            <w:noProof/>
          </w:rPr>
          <w:t>40</w:t>
        </w:r>
      </w:ins>
      <w:ins w:id="21992" w:author="Drastichová Zuzana" w:date="2025-03-06T21:44:00Z" w16du:dateUtc="2025-03-06T20:44:00Z">
        <w:del w:id="21993" w:author="Irová Zuzana" w:date="2025-04-11T11:12:00Z" w16du:dateUtc="2025-04-11T09:12:00Z">
          <w:r w:rsidDel="00745B0C">
            <w:rPr>
              <w:noProof/>
            </w:rPr>
            <w:delText>112</w:delText>
          </w:r>
        </w:del>
        <w:r>
          <w:rPr>
            <w:noProof/>
          </w:rPr>
          <w:fldChar w:fldCharType="end"/>
        </w:r>
        <w:r w:rsidRPr="004E25DB">
          <w:t>: Seznam atributů entity Faktura</w:t>
        </w:r>
      </w:ins>
    </w:p>
    <w:tbl>
      <w:tblPr>
        <w:tblStyle w:val="AxureTableStyle"/>
        <w:tblW w:w="9137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490"/>
        <w:gridCol w:w="2410"/>
        <w:gridCol w:w="709"/>
        <w:gridCol w:w="850"/>
        <w:gridCol w:w="2835"/>
        <w:gridCol w:w="1843"/>
        <w:tblGridChange w:id="21994">
          <w:tblGrid>
            <w:gridCol w:w="490"/>
            <w:gridCol w:w="2410"/>
            <w:gridCol w:w="709"/>
            <w:gridCol w:w="850"/>
            <w:gridCol w:w="2835"/>
            <w:gridCol w:w="1843"/>
          </w:tblGrid>
        </w:tblGridChange>
      </w:tblGrid>
      <w:tr w:rsidR="00A77EC1" w:rsidRPr="0098638C" w14:paraId="0E25FEF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  <w:ins w:id="21995" w:author="Irová Zuzana" w:date="2025-06-16T11:40:00Z" w16du:dateUtc="2025-06-16T09:40:00Z"/>
        </w:trPr>
        <w:tc>
          <w:tcPr>
            <w:tcW w:w="490" w:type="dxa"/>
            <w:tcBorders>
              <w:top w:val="single" w:sz="8" w:space="0" w:color="auto"/>
              <w:bottom w:val="single" w:sz="8" w:space="0" w:color="auto"/>
            </w:tcBorders>
          </w:tcPr>
          <w:p w14:paraId="16F0BF7D" w14:textId="77777777" w:rsidR="006C3D7D" w:rsidRPr="005725E3" w:rsidRDefault="006C3D7D">
            <w:pPr>
              <w:spacing w:before="60" w:after="60"/>
              <w:rPr>
                <w:ins w:id="21996" w:author="Irová Zuzana" w:date="2025-06-16T11:40:00Z" w16du:dateUtc="2025-06-16T09:40:00Z"/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ins w:id="21997" w:author="Irová Zuzana" w:date="2025-06-16T11:40:00Z" w16du:dateUtc="2025-06-16T09:40:00Z">
              <w:r w:rsidRPr="005725E3">
                <w:rPr>
                  <w:rFonts w:eastAsia="Times New Roman" w:cs="Arial"/>
                  <w:noProof/>
                  <w:sz w:val="16"/>
                  <w:szCs w:val="16"/>
                  <w:lang w:val="en-US" w:eastAsia="cs-CZ"/>
                </w:rPr>
                <w:t>Č.</w:t>
              </w:r>
            </w:ins>
          </w:p>
        </w:tc>
        <w:tc>
          <w:tcPr>
            <w:tcW w:w="2410" w:type="dxa"/>
            <w:tcBorders>
              <w:top w:val="single" w:sz="8" w:space="0" w:color="auto"/>
              <w:bottom w:val="single" w:sz="8" w:space="0" w:color="auto"/>
            </w:tcBorders>
          </w:tcPr>
          <w:p w14:paraId="2CEEED3C" w14:textId="77777777" w:rsidR="006C3D7D" w:rsidRPr="005725E3" w:rsidRDefault="006C3D7D">
            <w:pPr>
              <w:spacing w:before="60" w:after="60"/>
              <w:rPr>
                <w:ins w:id="21998" w:author="Irová Zuzana" w:date="2025-06-16T11:40:00Z" w16du:dateUtc="2025-06-16T09:40:00Z"/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ins w:id="21999" w:author="Irová Zuzana" w:date="2025-06-16T11:40:00Z" w16du:dateUtc="2025-06-16T09:40:00Z">
              <w:r w:rsidRPr="005725E3">
                <w:rPr>
                  <w:rFonts w:eastAsia="Times New Roman" w:cs="Arial"/>
                  <w:noProof/>
                  <w:sz w:val="16"/>
                  <w:szCs w:val="16"/>
                  <w:highlight w:val="yellow"/>
                  <w:lang w:val="en-US" w:eastAsia="cs-CZ"/>
                </w:rPr>
                <w:t>Název parametru</w:t>
              </w:r>
            </w:ins>
          </w:p>
        </w:tc>
        <w:tc>
          <w:tcPr>
            <w:tcW w:w="709" w:type="dxa"/>
            <w:tcBorders>
              <w:top w:val="single" w:sz="8" w:space="0" w:color="auto"/>
              <w:bottom w:val="single" w:sz="8" w:space="0" w:color="auto"/>
            </w:tcBorders>
          </w:tcPr>
          <w:p w14:paraId="650FF3EE" w14:textId="77777777" w:rsidR="006C3D7D" w:rsidRPr="005725E3" w:rsidRDefault="006C3D7D">
            <w:pPr>
              <w:spacing w:before="60" w:after="60"/>
              <w:rPr>
                <w:ins w:id="22000" w:author="Irová Zuzana" w:date="2025-06-16T11:40:00Z" w16du:dateUtc="2025-06-16T09:40:00Z"/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ins w:id="22001" w:author="Irová Zuzana" w:date="2025-06-16T11:40:00Z" w16du:dateUtc="2025-06-16T09:40:00Z">
              <w:r w:rsidRPr="005725E3">
                <w:rPr>
                  <w:rFonts w:eastAsia="Times New Roman" w:cs="Arial"/>
                  <w:noProof/>
                  <w:sz w:val="16"/>
                  <w:szCs w:val="16"/>
                  <w:lang w:val="en-US" w:eastAsia="cs-CZ"/>
                </w:rPr>
                <w:t xml:space="preserve">Datový Typ </w:t>
              </w:r>
            </w:ins>
          </w:p>
        </w:tc>
        <w:tc>
          <w:tcPr>
            <w:tcW w:w="850" w:type="dxa"/>
            <w:tcBorders>
              <w:top w:val="single" w:sz="8" w:space="0" w:color="auto"/>
              <w:bottom w:val="single" w:sz="8" w:space="0" w:color="auto"/>
            </w:tcBorders>
          </w:tcPr>
          <w:p w14:paraId="300DE933" w14:textId="77777777" w:rsidR="006C3D7D" w:rsidRPr="005725E3" w:rsidRDefault="006C3D7D">
            <w:pPr>
              <w:spacing w:before="60" w:after="60"/>
              <w:rPr>
                <w:ins w:id="22002" w:author="Irová Zuzana" w:date="2025-06-16T11:40:00Z" w16du:dateUtc="2025-06-16T09:40:00Z"/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ins w:id="22003" w:author="Irová Zuzana" w:date="2025-06-16T11:40:00Z" w16du:dateUtc="2025-06-16T09:40:00Z">
              <w:r w:rsidRPr="005725E3">
                <w:rPr>
                  <w:rFonts w:eastAsia="Times New Roman" w:cs="Arial"/>
                  <w:noProof/>
                  <w:sz w:val="16"/>
                  <w:szCs w:val="16"/>
                  <w:lang w:val="en-US" w:eastAsia="cs-CZ"/>
                </w:rPr>
                <w:t>Povinný</w:t>
              </w:r>
            </w:ins>
          </w:p>
          <w:p w14:paraId="20B8070C" w14:textId="77777777" w:rsidR="006C3D7D" w:rsidRPr="005725E3" w:rsidRDefault="006C3D7D">
            <w:pPr>
              <w:spacing w:before="60" w:after="60"/>
              <w:rPr>
                <w:ins w:id="22004" w:author="Irová Zuzana" w:date="2025-06-16T11:40:00Z" w16du:dateUtc="2025-06-16T09:40:00Z"/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ins w:id="22005" w:author="Irová Zuzana" w:date="2025-06-16T11:40:00Z" w16du:dateUtc="2025-06-16T09:40:00Z">
              <w:r w:rsidRPr="005725E3">
                <w:rPr>
                  <w:rFonts w:eastAsia="Times New Roman" w:cs="Arial"/>
                  <w:i/>
                  <w:noProof/>
                  <w:sz w:val="16"/>
                  <w:szCs w:val="16"/>
                  <w:lang w:val="en-US" w:eastAsia="cs-CZ"/>
                </w:rPr>
                <w:t>Ano/Ne</w:t>
              </w:r>
            </w:ins>
          </w:p>
        </w:tc>
        <w:tc>
          <w:tcPr>
            <w:tcW w:w="2835" w:type="dxa"/>
            <w:tcBorders>
              <w:top w:val="single" w:sz="8" w:space="0" w:color="auto"/>
              <w:bottom w:val="single" w:sz="8" w:space="0" w:color="auto"/>
            </w:tcBorders>
          </w:tcPr>
          <w:p w14:paraId="4EF30FB4" w14:textId="77777777" w:rsidR="006C3D7D" w:rsidRPr="005725E3" w:rsidRDefault="006C3D7D">
            <w:pPr>
              <w:spacing w:before="60" w:after="60"/>
              <w:rPr>
                <w:ins w:id="22006" w:author="Irová Zuzana" w:date="2025-06-16T11:40:00Z" w16du:dateUtc="2025-06-16T09:40:00Z"/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ins w:id="22007" w:author="Irová Zuzana" w:date="2025-06-16T11:40:00Z" w16du:dateUtc="2025-06-16T09:40:00Z">
              <w:r w:rsidRPr="005725E3">
                <w:rPr>
                  <w:rFonts w:eastAsia="Times New Roman" w:cs="Arial"/>
                  <w:noProof/>
                  <w:sz w:val="16"/>
                  <w:szCs w:val="16"/>
                  <w:lang w:val="en-US" w:eastAsia="cs-CZ"/>
                </w:rPr>
                <w:t>Zdroj parametru</w:t>
              </w:r>
            </w:ins>
          </w:p>
          <w:p w14:paraId="5DAE5D02" w14:textId="77777777" w:rsidR="006C3D7D" w:rsidRPr="005725E3" w:rsidRDefault="006C3D7D">
            <w:pPr>
              <w:spacing w:before="60" w:after="60"/>
              <w:rPr>
                <w:ins w:id="22008" w:author="Irová Zuzana" w:date="2025-06-16T11:40:00Z" w16du:dateUtc="2025-06-16T09:40:00Z"/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ins w:id="22009" w:author="Irová Zuzana" w:date="2025-06-16T11:40:00Z" w16du:dateUtc="2025-06-16T09:40:00Z">
              <w:r w:rsidRPr="005725E3">
                <w:rPr>
                  <w:rFonts w:eastAsia="Times New Roman" w:cs="Arial"/>
                  <w:noProof/>
                  <w:sz w:val="16"/>
                  <w:szCs w:val="16"/>
                  <w:lang w:val="en-US" w:eastAsia="cs-CZ"/>
                </w:rPr>
                <w:t>(Modul.) Entita.Atribut</w:t>
              </w:r>
            </w:ins>
          </w:p>
        </w:tc>
        <w:tc>
          <w:tcPr>
            <w:tcW w:w="1843" w:type="dxa"/>
            <w:tcBorders>
              <w:top w:val="single" w:sz="8" w:space="0" w:color="auto"/>
              <w:bottom w:val="single" w:sz="8" w:space="0" w:color="auto"/>
            </w:tcBorders>
          </w:tcPr>
          <w:p w14:paraId="0532EFCB" w14:textId="77777777" w:rsidR="006C3D7D" w:rsidRPr="005725E3" w:rsidRDefault="006C3D7D">
            <w:pPr>
              <w:spacing w:before="60" w:after="60"/>
              <w:rPr>
                <w:ins w:id="22010" w:author="Irová Zuzana" w:date="2025-06-16T11:40:00Z" w16du:dateUtc="2025-06-16T09:40:00Z"/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ins w:id="22011" w:author="Irová Zuzana" w:date="2025-06-16T11:40:00Z" w16du:dateUtc="2025-06-16T09:40:00Z">
              <w:r w:rsidRPr="005725E3">
                <w:rPr>
                  <w:rFonts w:eastAsia="Times New Roman" w:cs="Arial"/>
                  <w:noProof/>
                  <w:sz w:val="16"/>
                  <w:szCs w:val="16"/>
                  <w:lang w:val="en-US" w:eastAsia="cs-CZ"/>
                </w:rPr>
                <w:t>Poznámka</w:t>
              </w:r>
            </w:ins>
          </w:p>
        </w:tc>
      </w:tr>
      <w:tr w:rsidR="006C3D7D" w:rsidRPr="0098638C" w14:paraId="4EB57802" w14:textId="77777777">
        <w:trPr>
          <w:cantSplit/>
          <w:trHeight w:val="340"/>
          <w:ins w:id="22012" w:author="Irová Zuzana" w:date="2025-06-16T11:40:00Z" w16du:dateUtc="2025-06-16T09:40:00Z"/>
        </w:trPr>
        <w:tc>
          <w:tcPr>
            <w:tcW w:w="490" w:type="dxa"/>
            <w:vAlign w:val="center"/>
          </w:tcPr>
          <w:p w14:paraId="62B2F064" w14:textId="77777777" w:rsidR="006C3D7D" w:rsidRPr="005725E3" w:rsidRDefault="006C3D7D">
            <w:pPr>
              <w:spacing w:after="0"/>
              <w:rPr>
                <w:ins w:id="22013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14" w:author="Irová Zuzana" w:date="2025-06-16T11:40:00Z" w16du:dateUtc="2025-06-16T09:40:00Z">
              <w:r w:rsidRPr="005725E3">
                <w:rPr>
                  <w:noProof/>
                  <w:sz w:val="16"/>
                  <w:szCs w:val="16"/>
                  <w:lang w:val="en-US"/>
                </w:rPr>
                <w:t>1</w:t>
              </w:r>
            </w:ins>
          </w:p>
        </w:tc>
        <w:tc>
          <w:tcPr>
            <w:tcW w:w="2410" w:type="dxa"/>
            <w:vAlign w:val="center"/>
          </w:tcPr>
          <w:p w14:paraId="05BD220B" w14:textId="77777777" w:rsidR="006C3D7D" w:rsidRPr="005725E3" w:rsidRDefault="006C3D7D">
            <w:pPr>
              <w:spacing w:after="0"/>
              <w:rPr>
                <w:ins w:id="22015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16" w:author="Irová Zuzana" w:date="2025-06-16T11:40:00Z" w16du:dateUtc="2025-06-16T09:40:00Z">
              <w:r w:rsidRPr="005725E3">
                <w:rPr>
                  <w:noProof/>
                  <w:sz w:val="16"/>
                  <w:szCs w:val="16"/>
                  <w:lang w:val="en-US"/>
                </w:rPr>
                <w:t>Bill number</w:t>
              </w:r>
            </w:ins>
          </w:p>
        </w:tc>
        <w:tc>
          <w:tcPr>
            <w:tcW w:w="709" w:type="dxa"/>
            <w:vAlign w:val="center"/>
          </w:tcPr>
          <w:p w14:paraId="43CFC12F" w14:textId="77777777" w:rsidR="006C3D7D" w:rsidRPr="005725E3" w:rsidRDefault="006C3D7D">
            <w:pPr>
              <w:spacing w:after="0"/>
              <w:rPr>
                <w:ins w:id="22017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18" w:author="Irová Zuzana" w:date="2025-06-16T11:40:00Z" w16du:dateUtc="2025-06-16T09:40:00Z">
              <w:r w:rsidRPr="005725E3">
                <w:rPr>
                  <w:noProof/>
                  <w:sz w:val="16"/>
                  <w:szCs w:val="16"/>
                  <w:lang w:val="en-US"/>
                </w:rPr>
                <w:t>Number</w:t>
              </w:r>
            </w:ins>
          </w:p>
        </w:tc>
        <w:tc>
          <w:tcPr>
            <w:tcW w:w="850" w:type="dxa"/>
            <w:vAlign w:val="center"/>
          </w:tcPr>
          <w:p w14:paraId="143302F7" w14:textId="77777777" w:rsidR="006C3D7D" w:rsidRPr="005725E3" w:rsidRDefault="006C3D7D">
            <w:pPr>
              <w:spacing w:after="0"/>
              <w:rPr>
                <w:ins w:id="22019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20" w:author="Irová Zuzana" w:date="2025-06-16T11:40:00Z" w16du:dateUtc="2025-06-16T09:40:00Z">
              <w:r w:rsidRPr="005725E3">
                <w:rPr>
                  <w:noProof/>
                  <w:sz w:val="16"/>
                  <w:szCs w:val="16"/>
                  <w:lang w:val="en-US"/>
                </w:rPr>
                <w:t>Ano</w:t>
              </w:r>
            </w:ins>
          </w:p>
        </w:tc>
        <w:tc>
          <w:tcPr>
            <w:tcW w:w="2835" w:type="dxa"/>
            <w:vAlign w:val="center"/>
          </w:tcPr>
          <w:p w14:paraId="04057DE0" w14:textId="20693C54" w:rsidR="006C3D7D" w:rsidRPr="005725E3" w:rsidRDefault="006C3D7D">
            <w:pPr>
              <w:spacing w:after="0"/>
              <w:rPr>
                <w:ins w:id="22021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22" w:author="Irová Zuzana" w:date="2025-06-16T11:40:00Z" w16du:dateUtc="2025-06-16T09:40:00Z">
              <w:r w:rsidRPr="005725E3">
                <w:rPr>
                  <w:noProof/>
                  <w:sz w:val="16"/>
                  <w:szCs w:val="16"/>
                  <w:lang w:val="en-US"/>
                </w:rPr>
                <w:t>Bill.fiscal verification number</w:t>
              </w:r>
            </w:ins>
            <w:ins w:id="22023" w:author="Irová Zuzana" w:date="2025-06-16T11:53:00Z" w16du:dateUtc="2025-06-16T09:53:00Z">
              <w:r w:rsidR="005E4B2C">
                <w:rPr>
                  <w:noProof/>
                  <w:sz w:val="16"/>
                  <w:szCs w:val="16"/>
                  <w:lang w:val="en-US"/>
                </w:rPr>
                <w:t>, if null then Bill.bill number</w:t>
              </w:r>
            </w:ins>
          </w:p>
        </w:tc>
        <w:tc>
          <w:tcPr>
            <w:tcW w:w="1843" w:type="dxa"/>
            <w:vAlign w:val="center"/>
          </w:tcPr>
          <w:p w14:paraId="61BA9A11" w14:textId="77777777" w:rsidR="006C3D7D" w:rsidRPr="005725E3" w:rsidRDefault="006C3D7D">
            <w:pPr>
              <w:spacing w:after="0"/>
              <w:rPr>
                <w:ins w:id="22024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</w:p>
        </w:tc>
      </w:tr>
      <w:tr w:rsidR="00A77EC1" w:rsidRPr="0098638C" w14:paraId="75D48DFF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  <w:ins w:id="22025" w:author="Irová Zuzana" w:date="2025-06-16T11:53:00Z" w16du:dateUtc="2025-06-16T09:53:00Z"/>
        </w:trPr>
        <w:tc>
          <w:tcPr>
            <w:tcW w:w="0" w:type="dxa"/>
            <w:vAlign w:val="center"/>
          </w:tcPr>
          <w:p w14:paraId="2E64BFAA" w14:textId="6A8394F6" w:rsidR="008860B8" w:rsidRPr="005725E3" w:rsidRDefault="008860B8" w:rsidP="008860B8">
            <w:pPr>
              <w:spacing w:after="0"/>
              <w:rPr>
                <w:ins w:id="22026" w:author="Irová Zuzana" w:date="2025-06-16T11:53:00Z" w16du:dateUtc="2025-06-16T09:53:00Z"/>
                <w:noProof/>
                <w:sz w:val="16"/>
                <w:szCs w:val="16"/>
                <w:lang w:val="en-US"/>
              </w:rPr>
            </w:pPr>
            <w:ins w:id="22027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2</w:t>
              </w:r>
            </w:ins>
          </w:p>
        </w:tc>
        <w:tc>
          <w:tcPr>
            <w:tcW w:w="0" w:type="dxa"/>
            <w:vAlign w:val="center"/>
          </w:tcPr>
          <w:p w14:paraId="6A19B984" w14:textId="635ED47F" w:rsidR="008860B8" w:rsidRPr="005725E3" w:rsidRDefault="008860B8" w:rsidP="008860B8">
            <w:pPr>
              <w:spacing w:after="0"/>
              <w:rPr>
                <w:ins w:id="22028" w:author="Irová Zuzana" w:date="2025-06-16T11:53:00Z" w16du:dateUtc="2025-06-16T09:53:00Z"/>
                <w:noProof/>
                <w:sz w:val="16"/>
                <w:szCs w:val="16"/>
                <w:lang w:val="en-US"/>
              </w:rPr>
            </w:pPr>
            <w:ins w:id="22029" w:author="Irová Zuzana" w:date="2025-06-16T11:53:00Z" w16du:dateUtc="2025-06-16T09:53:00Z">
              <w:r>
                <w:rPr>
                  <w:noProof/>
                  <w:sz w:val="16"/>
                  <w:szCs w:val="16"/>
                  <w:lang w:val="en-US"/>
                </w:rPr>
                <w:t>JIR</w:t>
              </w:r>
            </w:ins>
          </w:p>
        </w:tc>
        <w:tc>
          <w:tcPr>
            <w:tcW w:w="0" w:type="dxa"/>
          </w:tcPr>
          <w:p w14:paraId="77EEF835" w14:textId="617ABBB2" w:rsidR="008860B8" w:rsidRPr="005725E3" w:rsidRDefault="008860B8" w:rsidP="008860B8">
            <w:pPr>
              <w:spacing w:after="0"/>
              <w:rPr>
                <w:ins w:id="22030" w:author="Irová Zuzana" w:date="2025-06-16T11:53:00Z" w16du:dateUtc="2025-06-16T09:53:00Z"/>
                <w:noProof/>
                <w:sz w:val="16"/>
                <w:szCs w:val="16"/>
                <w:lang w:val="en-US"/>
              </w:rPr>
            </w:pPr>
            <w:ins w:id="22031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</w:tcPr>
          <w:p w14:paraId="25B501BE" w14:textId="070AB6CF" w:rsidR="008860B8" w:rsidRPr="005725E3" w:rsidRDefault="008860B8" w:rsidP="008860B8">
            <w:pPr>
              <w:spacing w:after="0"/>
              <w:rPr>
                <w:ins w:id="22032" w:author="Irová Zuzana" w:date="2025-06-16T11:53:00Z" w16du:dateUtc="2025-06-16T09:53:00Z"/>
                <w:noProof/>
                <w:sz w:val="16"/>
                <w:szCs w:val="16"/>
                <w:lang w:val="en-US"/>
              </w:rPr>
            </w:pPr>
            <w:ins w:id="22033" w:author="Irová Zuzana" w:date="2025-06-16T11:54:00Z" w16du:dateUtc="2025-06-16T09:54:00Z">
              <w:r w:rsidRPr="003558D1">
                <w:rPr>
                  <w:noProof/>
                  <w:sz w:val="16"/>
                  <w:szCs w:val="16"/>
                  <w:lang w:val="en-US"/>
                </w:rPr>
                <w:t>Ne</w:t>
              </w:r>
            </w:ins>
          </w:p>
        </w:tc>
        <w:tc>
          <w:tcPr>
            <w:tcW w:w="0" w:type="dxa"/>
            <w:vAlign w:val="center"/>
          </w:tcPr>
          <w:p w14:paraId="2C108C7F" w14:textId="0097E9DE" w:rsidR="008860B8" w:rsidRPr="005725E3" w:rsidRDefault="008860B8" w:rsidP="008860B8">
            <w:pPr>
              <w:spacing w:after="0"/>
              <w:rPr>
                <w:ins w:id="22034" w:author="Irová Zuzana" w:date="2025-06-16T11:53:00Z" w16du:dateUtc="2025-06-16T09:53:00Z"/>
                <w:noProof/>
                <w:sz w:val="16"/>
                <w:szCs w:val="16"/>
                <w:lang w:val="en-US"/>
              </w:rPr>
            </w:pPr>
            <w:ins w:id="22035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Bill.</w:t>
              </w:r>
              <w:r>
                <w:rPr>
                  <w:noProof/>
                  <w:sz w:val="16"/>
                  <w:szCs w:val="16"/>
                  <w:lang w:val="en-US"/>
                </w:rPr>
                <w:t>Variable symbol</w:t>
              </w:r>
            </w:ins>
          </w:p>
        </w:tc>
        <w:tc>
          <w:tcPr>
            <w:tcW w:w="0" w:type="dxa"/>
            <w:vAlign w:val="center"/>
          </w:tcPr>
          <w:p w14:paraId="11EAC000" w14:textId="77777777" w:rsidR="008860B8" w:rsidRPr="005725E3" w:rsidRDefault="008860B8" w:rsidP="008860B8">
            <w:pPr>
              <w:spacing w:after="0"/>
              <w:rPr>
                <w:ins w:id="22036" w:author="Irová Zuzana" w:date="2025-06-16T11:53:00Z" w16du:dateUtc="2025-06-16T09:53:00Z"/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785A11C8" w14:textId="77777777">
        <w:tblPrEx>
          <w:tblW w:w="9137" w:type="dxa"/>
          <w:tblInd w:w="72" w:type="dxa"/>
          <w:tblLayout w:type="fixed"/>
          <w:tblPrExChange w:id="22037" w:author="Irová Zuzana" w:date="2025-06-16T11:54:00Z" w16du:dateUtc="2025-06-16T09:54:00Z">
            <w:tblPrEx>
              <w:tblW w:w="9137" w:type="dxa"/>
              <w:tblInd w:w="72" w:type="dxa"/>
              <w:tblLayout w:type="fixed"/>
            </w:tblPrEx>
          </w:tblPrExChange>
        </w:tblPrEx>
        <w:trPr>
          <w:cantSplit/>
          <w:trHeight w:val="340"/>
          <w:ins w:id="22038" w:author="Irová Zuzana" w:date="2025-06-16T11:53:00Z" w16du:dateUtc="2025-06-16T09:53:00Z"/>
          <w:trPrChange w:id="22039" w:author="Irová Zuzana" w:date="2025-06-16T11:54:00Z" w16du:dateUtc="2025-06-16T09:54:00Z">
            <w:trPr>
              <w:cantSplit/>
              <w:trHeight w:val="340"/>
            </w:trPr>
          </w:trPrChange>
        </w:trPr>
        <w:tc>
          <w:tcPr>
            <w:tcW w:w="0" w:type="dxa"/>
            <w:shd w:val="clear" w:color="auto" w:fill="auto"/>
            <w:vAlign w:val="center"/>
            <w:tcPrChange w:id="22040" w:author="Irová Zuzana" w:date="2025-06-16T11:54:00Z" w16du:dateUtc="2025-06-16T09:54:00Z">
              <w:tcPr>
                <w:tcW w:w="490" w:type="dxa"/>
                <w:vAlign w:val="center"/>
              </w:tcPr>
            </w:tcPrChange>
          </w:tcPr>
          <w:p w14:paraId="6D4A7610" w14:textId="54F69654" w:rsidR="008860B8" w:rsidRPr="005725E3" w:rsidRDefault="008860B8" w:rsidP="008860B8">
            <w:pPr>
              <w:spacing w:after="0"/>
              <w:rPr>
                <w:ins w:id="22041" w:author="Irová Zuzana" w:date="2025-06-16T11:53:00Z" w16du:dateUtc="2025-06-16T09:53:00Z"/>
                <w:noProof/>
                <w:sz w:val="16"/>
                <w:szCs w:val="16"/>
                <w:lang w:val="en-US"/>
              </w:rPr>
            </w:pPr>
            <w:ins w:id="22042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3</w:t>
              </w:r>
            </w:ins>
          </w:p>
        </w:tc>
        <w:tc>
          <w:tcPr>
            <w:tcW w:w="0" w:type="dxa"/>
            <w:shd w:val="clear" w:color="auto" w:fill="auto"/>
            <w:vAlign w:val="center"/>
            <w:tcPrChange w:id="22043" w:author="Irová Zuzana" w:date="2025-06-16T11:54:00Z" w16du:dateUtc="2025-06-16T09:54:00Z">
              <w:tcPr>
                <w:tcW w:w="2410" w:type="dxa"/>
                <w:vAlign w:val="center"/>
              </w:tcPr>
            </w:tcPrChange>
          </w:tcPr>
          <w:p w14:paraId="5CA032A1" w14:textId="3766BDF2" w:rsidR="008860B8" w:rsidRDefault="008860B8" w:rsidP="008860B8">
            <w:pPr>
              <w:spacing w:after="0"/>
              <w:rPr>
                <w:ins w:id="22044" w:author="Irová Zuzana" w:date="2025-06-16T11:53:00Z" w16du:dateUtc="2025-06-16T09:53:00Z"/>
                <w:noProof/>
                <w:sz w:val="16"/>
                <w:szCs w:val="16"/>
                <w:lang w:val="en-US"/>
              </w:rPr>
            </w:pPr>
            <w:ins w:id="22045" w:author="Irová Zuzana" w:date="2025-06-16T11:54:00Z" w16du:dateUtc="2025-06-16T09:54:00Z">
              <w:r>
                <w:rPr>
                  <w:noProof/>
                  <w:sz w:val="16"/>
                  <w:szCs w:val="16"/>
                  <w:lang w:val="en-US"/>
                </w:rPr>
                <w:t>ZKI</w:t>
              </w:r>
            </w:ins>
          </w:p>
        </w:tc>
        <w:tc>
          <w:tcPr>
            <w:tcW w:w="0" w:type="dxa"/>
            <w:shd w:val="clear" w:color="auto" w:fill="auto"/>
            <w:tcPrChange w:id="22046" w:author="Irová Zuzana" w:date="2025-06-16T11:54:00Z" w16du:dateUtc="2025-06-16T09:54:00Z">
              <w:tcPr>
                <w:tcW w:w="709" w:type="dxa"/>
                <w:vAlign w:val="center"/>
              </w:tcPr>
            </w:tcPrChange>
          </w:tcPr>
          <w:p w14:paraId="08C33D35" w14:textId="5EF39A20" w:rsidR="008860B8" w:rsidRPr="005725E3" w:rsidRDefault="008860B8" w:rsidP="008860B8">
            <w:pPr>
              <w:spacing w:after="0"/>
              <w:rPr>
                <w:ins w:id="22047" w:author="Irová Zuzana" w:date="2025-06-16T11:53:00Z" w16du:dateUtc="2025-06-16T09:53:00Z"/>
                <w:noProof/>
                <w:sz w:val="16"/>
                <w:szCs w:val="16"/>
                <w:lang w:val="en-US"/>
              </w:rPr>
            </w:pPr>
            <w:ins w:id="22048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  <w:shd w:val="clear" w:color="auto" w:fill="auto"/>
            <w:tcPrChange w:id="22049" w:author="Irová Zuzana" w:date="2025-06-16T11:54:00Z" w16du:dateUtc="2025-06-16T09:54:00Z">
              <w:tcPr>
                <w:tcW w:w="850" w:type="dxa"/>
                <w:vAlign w:val="center"/>
              </w:tcPr>
            </w:tcPrChange>
          </w:tcPr>
          <w:p w14:paraId="450FD140" w14:textId="2F8D0EA0" w:rsidR="008860B8" w:rsidRPr="005725E3" w:rsidRDefault="008860B8" w:rsidP="008860B8">
            <w:pPr>
              <w:spacing w:after="0"/>
              <w:rPr>
                <w:ins w:id="22050" w:author="Irová Zuzana" w:date="2025-06-16T11:53:00Z" w16du:dateUtc="2025-06-16T09:53:00Z"/>
                <w:noProof/>
                <w:sz w:val="16"/>
                <w:szCs w:val="16"/>
                <w:lang w:val="en-US"/>
              </w:rPr>
            </w:pPr>
            <w:ins w:id="22051" w:author="Irová Zuzana" w:date="2025-06-16T11:54:00Z" w16du:dateUtc="2025-06-16T09:54:00Z">
              <w:r w:rsidRPr="003558D1">
                <w:rPr>
                  <w:noProof/>
                  <w:sz w:val="16"/>
                  <w:szCs w:val="16"/>
                  <w:lang w:val="en-US"/>
                </w:rPr>
                <w:t>Ne</w:t>
              </w:r>
            </w:ins>
          </w:p>
        </w:tc>
        <w:tc>
          <w:tcPr>
            <w:tcW w:w="0" w:type="dxa"/>
            <w:shd w:val="clear" w:color="auto" w:fill="auto"/>
            <w:vAlign w:val="center"/>
            <w:tcPrChange w:id="22052" w:author="Irová Zuzana" w:date="2025-06-16T11:54:00Z" w16du:dateUtc="2025-06-16T09:54:00Z">
              <w:tcPr>
                <w:tcW w:w="2835" w:type="dxa"/>
                <w:vAlign w:val="center"/>
              </w:tcPr>
            </w:tcPrChange>
          </w:tcPr>
          <w:p w14:paraId="0ADB6A88" w14:textId="5DFB0AD6" w:rsidR="008860B8" w:rsidRPr="005725E3" w:rsidRDefault="008860B8" w:rsidP="008860B8">
            <w:pPr>
              <w:spacing w:after="0"/>
              <w:rPr>
                <w:ins w:id="22053" w:author="Irová Zuzana" w:date="2025-06-16T11:53:00Z" w16du:dateUtc="2025-06-16T09:53:00Z"/>
                <w:noProof/>
                <w:sz w:val="16"/>
                <w:szCs w:val="16"/>
                <w:lang w:val="en-US"/>
              </w:rPr>
            </w:pPr>
            <w:ins w:id="22054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Bill.</w:t>
              </w:r>
              <w:r>
                <w:rPr>
                  <w:noProof/>
                  <w:sz w:val="16"/>
                  <w:szCs w:val="16"/>
                  <w:lang w:val="en-US"/>
                </w:rPr>
                <w:t>Variable symbol</w:t>
              </w:r>
            </w:ins>
          </w:p>
        </w:tc>
        <w:tc>
          <w:tcPr>
            <w:tcW w:w="0" w:type="dxa"/>
            <w:shd w:val="clear" w:color="auto" w:fill="auto"/>
            <w:vAlign w:val="center"/>
            <w:tcPrChange w:id="22055" w:author="Irová Zuzana" w:date="2025-06-16T11:54:00Z" w16du:dateUtc="2025-06-16T09:54:00Z">
              <w:tcPr>
                <w:tcW w:w="1843" w:type="dxa"/>
                <w:vAlign w:val="center"/>
              </w:tcPr>
            </w:tcPrChange>
          </w:tcPr>
          <w:p w14:paraId="1E929490" w14:textId="77777777" w:rsidR="008860B8" w:rsidRPr="005725E3" w:rsidRDefault="008860B8" w:rsidP="008860B8">
            <w:pPr>
              <w:spacing w:after="0"/>
              <w:rPr>
                <w:ins w:id="22056" w:author="Irová Zuzana" w:date="2025-06-16T11:53:00Z" w16du:dateUtc="2025-06-16T09:53:00Z"/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1E1F0FE7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  <w:ins w:id="22057" w:author="Irová Zuzana" w:date="2025-06-16T11:40:00Z" w16du:dateUtc="2025-06-16T09:40:00Z"/>
        </w:trPr>
        <w:tc>
          <w:tcPr>
            <w:tcW w:w="490" w:type="dxa"/>
            <w:vAlign w:val="center"/>
          </w:tcPr>
          <w:p w14:paraId="22C9CBE8" w14:textId="12F2031D" w:rsidR="008860B8" w:rsidRPr="005725E3" w:rsidRDefault="008860B8" w:rsidP="008860B8">
            <w:pPr>
              <w:spacing w:after="0"/>
              <w:rPr>
                <w:ins w:id="22058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59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4</w:t>
              </w:r>
            </w:ins>
          </w:p>
        </w:tc>
        <w:tc>
          <w:tcPr>
            <w:tcW w:w="2410" w:type="dxa"/>
            <w:vAlign w:val="center"/>
          </w:tcPr>
          <w:p w14:paraId="32A03B54" w14:textId="557C7ECA" w:rsidR="008860B8" w:rsidRPr="005725E3" w:rsidRDefault="008860B8" w:rsidP="008860B8">
            <w:pPr>
              <w:spacing w:after="0"/>
              <w:rPr>
                <w:ins w:id="22060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61" w:author="Irová Zuzana" w:date="2025-06-16T11:41:00Z" w16du:dateUtc="2025-06-16T09:41:00Z">
              <w:r>
                <w:rPr>
                  <w:noProof/>
                  <w:sz w:val="16"/>
                  <w:szCs w:val="16"/>
                  <w:lang w:val="en-US"/>
                </w:rPr>
                <w:t>Payment reference</w:t>
              </w:r>
            </w:ins>
          </w:p>
        </w:tc>
        <w:tc>
          <w:tcPr>
            <w:tcW w:w="709" w:type="dxa"/>
          </w:tcPr>
          <w:p w14:paraId="4810DA42" w14:textId="77777777" w:rsidR="008860B8" w:rsidRPr="005725E3" w:rsidRDefault="008860B8" w:rsidP="008860B8">
            <w:pPr>
              <w:spacing w:after="0"/>
              <w:rPr>
                <w:ins w:id="22062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63" w:author="Irová Zuzana" w:date="2025-06-16T11:40:00Z" w16du:dateUtc="2025-06-16T09:40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850" w:type="dxa"/>
          </w:tcPr>
          <w:p w14:paraId="49920086" w14:textId="526CDF4E" w:rsidR="008860B8" w:rsidRPr="005725E3" w:rsidRDefault="00D45789" w:rsidP="008860B8">
            <w:pPr>
              <w:spacing w:after="0"/>
              <w:rPr>
                <w:ins w:id="22064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65" w:author="Irová Zuzana" w:date="2025-06-16T11:55:00Z" w16du:dateUtc="2025-06-16T09:55:00Z">
              <w:r>
                <w:rPr>
                  <w:noProof/>
                  <w:sz w:val="16"/>
                  <w:szCs w:val="16"/>
                  <w:lang w:val="en-US"/>
                </w:rPr>
                <w:t>Ne</w:t>
              </w:r>
            </w:ins>
          </w:p>
        </w:tc>
        <w:tc>
          <w:tcPr>
            <w:tcW w:w="2835" w:type="dxa"/>
            <w:vAlign w:val="center"/>
          </w:tcPr>
          <w:p w14:paraId="012AF9C3" w14:textId="4A0E0A1E" w:rsidR="008860B8" w:rsidRPr="005725E3" w:rsidRDefault="008860B8" w:rsidP="008860B8">
            <w:pPr>
              <w:spacing w:after="0"/>
              <w:rPr>
                <w:ins w:id="22066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67" w:author="Irová Zuzana" w:date="2025-06-16T11:40:00Z" w16du:dateUtc="2025-06-16T09:40:00Z">
              <w:r w:rsidRPr="005725E3">
                <w:rPr>
                  <w:noProof/>
                  <w:sz w:val="16"/>
                  <w:szCs w:val="16"/>
                  <w:lang w:val="en-US"/>
                </w:rPr>
                <w:t>Bill.</w:t>
              </w:r>
            </w:ins>
            <w:ins w:id="22068" w:author="Irová Zuzana" w:date="2025-06-16T11:42:00Z" w16du:dateUtc="2025-06-16T09:42:00Z">
              <w:r>
                <w:rPr>
                  <w:noProof/>
                  <w:sz w:val="16"/>
                  <w:szCs w:val="16"/>
                  <w:lang w:val="en-US"/>
                </w:rPr>
                <w:t>Variable symbol</w:t>
              </w:r>
            </w:ins>
          </w:p>
        </w:tc>
        <w:tc>
          <w:tcPr>
            <w:tcW w:w="1843" w:type="dxa"/>
            <w:vAlign w:val="center"/>
          </w:tcPr>
          <w:p w14:paraId="68BC6296" w14:textId="77777777" w:rsidR="008860B8" w:rsidRPr="005725E3" w:rsidRDefault="008860B8" w:rsidP="008860B8">
            <w:pPr>
              <w:spacing w:after="0"/>
              <w:rPr>
                <w:ins w:id="22069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105B6A90" w14:textId="77777777">
        <w:trPr>
          <w:cantSplit/>
          <w:trHeight w:val="340"/>
          <w:ins w:id="22070" w:author="Irová Zuzana" w:date="2025-06-16T11:40:00Z" w16du:dateUtc="2025-06-16T09:40:00Z"/>
        </w:trPr>
        <w:tc>
          <w:tcPr>
            <w:tcW w:w="490" w:type="dxa"/>
            <w:vAlign w:val="center"/>
          </w:tcPr>
          <w:p w14:paraId="28B1D614" w14:textId="696E26E8" w:rsidR="008860B8" w:rsidRPr="005725E3" w:rsidRDefault="008860B8" w:rsidP="008860B8">
            <w:pPr>
              <w:spacing w:after="0"/>
              <w:rPr>
                <w:ins w:id="22071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72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5</w:t>
              </w:r>
            </w:ins>
          </w:p>
        </w:tc>
        <w:tc>
          <w:tcPr>
            <w:tcW w:w="2410" w:type="dxa"/>
            <w:vAlign w:val="center"/>
          </w:tcPr>
          <w:p w14:paraId="496E89D8" w14:textId="47BAED44" w:rsidR="008860B8" w:rsidRPr="005725E3" w:rsidRDefault="008860B8" w:rsidP="008860B8">
            <w:pPr>
              <w:spacing w:after="0"/>
              <w:rPr>
                <w:ins w:id="22073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74" w:author="Irová Zuzana" w:date="2025-06-16T11:42:00Z" w16du:dateUtc="2025-06-16T09:42:00Z">
              <w:r>
                <w:rPr>
                  <w:noProof/>
                  <w:sz w:val="16"/>
                  <w:szCs w:val="16"/>
                  <w:lang w:val="en-US"/>
                </w:rPr>
                <w:t>Bill issuer</w:t>
              </w:r>
            </w:ins>
          </w:p>
        </w:tc>
        <w:tc>
          <w:tcPr>
            <w:tcW w:w="709" w:type="dxa"/>
            <w:vAlign w:val="center"/>
          </w:tcPr>
          <w:p w14:paraId="30AAEF5F" w14:textId="6ADE7AEA" w:rsidR="008860B8" w:rsidRPr="005725E3" w:rsidRDefault="008860B8" w:rsidP="008860B8">
            <w:pPr>
              <w:spacing w:after="0"/>
              <w:rPr>
                <w:ins w:id="22075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76" w:author="Irová Zuzana" w:date="2025-06-16T11:42:00Z" w16du:dateUtc="2025-06-16T09:42:00Z">
              <w:r>
                <w:rPr>
                  <w:noProof/>
                  <w:sz w:val="16"/>
                  <w:szCs w:val="16"/>
                  <w:lang w:val="en-US"/>
                </w:rPr>
                <w:t xml:space="preserve">Text </w:t>
              </w:r>
            </w:ins>
          </w:p>
        </w:tc>
        <w:tc>
          <w:tcPr>
            <w:tcW w:w="850" w:type="dxa"/>
            <w:vAlign w:val="center"/>
          </w:tcPr>
          <w:p w14:paraId="28ADE96D" w14:textId="1595609A" w:rsidR="008860B8" w:rsidRPr="005725E3" w:rsidRDefault="008860B8" w:rsidP="008860B8">
            <w:pPr>
              <w:spacing w:after="0"/>
              <w:rPr>
                <w:ins w:id="22077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78" w:author="Irová Zuzana" w:date="2025-06-16T11:42:00Z" w16du:dateUtc="2025-06-16T09:42:00Z">
              <w:r>
                <w:rPr>
                  <w:noProof/>
                  <w:sz w:val="16"/>
                  <w:szCs w:val="16"/>
                  <w:lang w:val="en-US"/>
                </w:rPr>
                <w:t>Ano</w:t>
              </w:r>
            </w:ins>
          </w:p>
        </w:tc>
        <w:tc>
          <w:tcPr>
            <w:tcW w:w="2835" w:type="dxa"/>
            <w:vAlign w:val="center"/>
          </w:tcPr>
          <w:p w14:paraId="32E0D33D" w14:textId="130CDDC7" w:rsidR="008860B8" w:rsidRPr="005725E3" w:rsidRDefault="008860B8" w:rsidP="008860B8">
            <w:pPr>
              <w:spacing w:after="0"/>
              <w:rPr>
                <w:ins w:id="22079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80" w:author="Irová Zuzana" w:date="2025-06-16T11:42:00Z" w16du:dateUtc="2025-06-16T09:42:00Z">
              <w:r>
                <w:rPr>
                  <w:noProof/>
                  <w:sz w:val="16"/>
                  <w:szCs w:val="16"/>
                  <w:lang w:val="en-US"/>
                </w:rPr>
                <w:t>VCM.System operator</w:t>
              </w:r>
            </w:ins>
          </w:p>
        </w:tc>
        <w:tc>
          <w:tcPr>
            <w:tcW w:w="1843" w:type="dxa"/>
            <w:vAlign w:val="center"/>
          </w:tcPr>
          <w:p w14:paraId="7614A06D" w14:textId="77777777" w:rsidR="008860B8" w:rsidRPr="005725E3" w:rsidRDefault="008860B8" w:rsidP="008860B8">
            <w:pPr>
              <w:spacing w:after="0"/>
              <w:rPr>
                <w:ins w:id="22081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297CD81E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  <w:ins w:id="22082" w:author="Irová Zuzana" w:date="2025-06-16T11:40:00Z" w16du:dateUtc="2025-06-16T09:40:00Z"/>
        </w:trPr>
        <w:tc>
          <w:tcPr>
            <w:tcW w:w="490" w:type="dxa"/>
            <w:vAlign w:val="center"/>
          </w:tcPr>
          <w:p w14:paraId="1E13DE9F" w14:textId="41D77509" w:rsidR="008860B8" w:rsidRPr="005725E3" w:rsidRDefault="008860B8" w:rsidP="008860B8">
            <w:pPr>
              <w:spacing w:after="0"/>
              <w:rPr>
                <w:ins w:id="22083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84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6</w:t>
              </w:r>
            </w:ins>
          </w:p>
        </w:tc>
        <w:tc>
          <w:tcPr>
            <w:tcW w:w="2410" w:type="dxa"/>
            <w:vAlign w:val="center"/>
          </w:tcPr>
          <w:p w14:paraId="7B503819" w14:textId="0A15B51B" w:rsidR="008860B8" w:rsidRPr="005725E3" w:rsidRDefault="008860B8" w:rsidP="008860B8">
            <w:pPr>
              <w:spacing w:after="0"/>
              <w:rPr>
                <w:ins w:id="22085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86" w:author="Irová Zuzana" w:date="2025-06-16T11:42:00Z" w16du:dateUtc="2025-06-16T09:42:00Z">
              <w:r>
                <w:rPr>
                  <w:noProof/>
                  <w:sz w:val="16"/>
                  <w:szCs w:val="16"/>
                  <w:lang w:val="en-US"/>
                </w:rPr>
                <w:t>BIBA</w:t>
              </w:r>
            </w:ins>
          </w:p>
        </w:tc>
        <w:tc>
          <w:tcPr>
            <w:tcW w:w="709" w:type="dxa"/>
            <w:vAlign w:val="center"/>
          </w:tcPr>
          <w:p w14:paraId="4F851C14" w14:textId="34DF8582" w:rsidR="008860B8" w:rsidRPr="005725E3" w:rsidRDefault="008860B8" w:rsidP="008860B8">
            <w:pPr>
              <w:spacing w:after="0"/>
              <w:rPr>
                <w:ins w:id="22087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88" w:author="Irová Zuzana" w:date="2025-06-16T11:42:00Z" w16du:dateUtc="2025-06-16T09:42:00Z">
              <w:r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850" w:type="dxa"/>
            <w:vAlign w:val="center"/>
          </w:tcPr>
          <w:p w14:paraId="409314FD" w14:textId="6FC3D154" w:rsidR="008860B8" w:rsidRPr="005725E3" w:rsidRDefault="008860B8" w:rsidP="008860B8">
            <w:pPr>
              <w:spacing w:after="0"/>
              <w:rPr>
                <w:ins w:id="22089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90" w:author="Irová Zuzana" w:date="2025-06-16T11:42:00Z" w16du:dateUtc="2025-06-16T09:42:00Z">
              <w:r>
                <w:rPr>
                  <w:noProof/>
                  <w:sz w:val="16"/>
                  <w:szCs w:val="16"/>
                  <w:lang w:val="en-US"/>
                </w:rPr>
                <w:t>Ano</w:t>
              </w:r>
            </w:ins>
          </w:p>
        </w:tc>
        <w:tc>
          <w:tcPr>
            <w:tcW w:w="2835" w:type="dxa"/>
            <w:vAlign w:val="center"/>
          </w:tcPr>
          <w:p w14:paraId="65991310" w14:textId="615AD28A" w:rsidR="008860B8" w:rsidRPr="005725E3" w:rsidRDefault="008860B8" w:rsidP="008860B8">
            <w:pPr>
              <w:spacing w:after="0"/>
              <w:rPr>
                <w:ins w:id="22091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092" w:author="Irová Zuzana" w:date="2025-06-16T11:42:00Z" w16du:dateUtc="2025-06-16T09:42:00Z">
              <w:r>
                <w:rPr>
                  <w:noProof/>
                  <w:sz w:val="16"/>
                  <w:szCs w:val="16"/>
                  <w:lang w:val="en-US"/>
                </w:rPr>
                <w:t>VCM.BIBA</w:t>
              </w:r>
            </w:ins>
          </w:p>
        </w:tc>
        <w:tc>
          <w:tcPr>
            <w:tcW w:w="1843" w:type="dxa"/>
            <w:vAlign w:val="center"/>
          </w:tcPr>
          <w:p w14:paraId="3C7D2EE5" w14:textId="77777777" w:rsidR="008860B8" w:rsidRPr="005725E3" w:rsidRDefault="008860B8" w:rsidP="008860B8">
            <w:pPr>
              <w:spacing w:after="0"/>
              <w:rPr>
                <w:ins w:id="22093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3224C8CF" w14:textId="77777777">
        <w:tblPrEx>
          <w:tblW w:w="9137" w:type="dxa"/>
          <w:tblInd w:w="72" w:type="dxa"/>
          <w:tblLayout w:type="fixed"/>
          <w:tblPrExChange w:id="22094" w:author="Irová Zuzana" w:date="2025-06-16T11:44:00Z" w16du:dateUtc="2025-06-16T09:44:00Z">
            <w:tblPrEx>
              <w:tblW w:w="9137" w:type="dxa"/>
              <w:tblInd w:w="72" w:type="dxa"/>
              <w:tblLayout w:type="fixed"/>
            </w:tblPrEx>
          </w:tblPrExChange>
        </w:tblPrEx>
        <w:trPr>
          <w:cantSplit/>
          <w:trHeight w:val="340"/>
          <w:ins w:id="22095" w:author="Irová Zuzana" w:date="2025-06-16T11:44:00Z" w16du:dateUtc="2025-06-16T09:44:00Z"/>
          <w:trPrChange w:id="22096" w:author="Irová Zuzana" w:date="2025-06-16T11:44:00Z" w16du:dateUtc="2025-06-16T09:44:00Z">
            <w:trPr>
              <w:cantSplit/>
              <w:trHeight w:val="340"/>
            </w:trPr>
          </w:trPrChange>
        </w:trPr>
        <w:tc>
          <w:tcPr>
            <w:tcW w:w="0" w:type="dxa"/>
            <w:shd w:val="clear" w:color="auto" w:fill="auto"/>
            <w:vAlign w:val="center"/>
            <w:tcPrChange w:id="22097" w:author="Irová Zuzana" w:date="2025-06-16T11:44:00Z" w16du:dateUtc="2025-06-16T09:44:00Z">
              <w:tcPr>
                <w:tcW w:w="490" w:type="dxa"/>
                <w:vAlign w:val="center"/>
              </w:tcPr>
            </w:tcPrChange>
          </w:tcPr>
          <w:p w14:paraId="456FFE97" w14:textId="01B1C38C" w:rsidR="008860B8" w:rsidRPr="005725E3" w:rsidRDefault="008860B8" w:rsidP="008860B8">
            <w:pPr>
              <w:spacing w:after="0"/>
              <w:rPr>
                <w:ins w:id="22098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099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7</w:t>
              </w:r>
            </w:ins>
          </w:p>
        </w:tc>
        <w:tc>
          <w:tcPr>
            <w:tcW w:w="0" w:type="dxa"/>
            <w:shd w:val="clear" w:color="auto" w:fill="auto"/>
            <w:vAlign w:val="center"/>
            <w:tcPrChange w:id="22100" w:author="Irová Zuzana" w:date="2025-06-16T11:44:00Z" w16du:dateUtc="2025-06-16T09:44:00Z">
              <w:tcPr>
                <w:tcW w:w="2410" w:type="dxa"/>
                <w:vAlign w:val="center"/>
              </w:tcPr>
            </w:tcPrChange>
          </w:tcPr>
          <w:p w14:paraId="7486C590" w14:textId="666C5673" w:rsidR="008860B8" w:rsidRDefault="008860B8" w:rsidP="008860B8">
            <w:pPr>
              <w:spacing w:after="0"/>
              <w:rPr>
                <w:ins w:id="22101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02" w:author="Irová Zuzana" w:date="2025-06-16T11:44:00Z" w16du:dateUtc="2025-06-16T09:44:00Z">
              <w:r w:rsidRPr="005725E3">
                <w:rPr>
                  <w:noProof/>
                  <w:sz w:val="16"/>
                  <w:szCs w:val="16"/>
                  <w:lang w:val="en-US"/>
                </w:rPr>
                <w:t>Customer number</w:t>
              </w:r>
            </w:ins>
          </w:p>
        </w:tc>
        <w:tc>
          <w:tcPr>
            <w:tcW w:w="0" w:type="dxa"/>
            <w:shd w:val="clear" w:color="auto" w:fill="auto"/>
            <w:tcPrChange w:id="22103" w:author="Irová Zuzana" w:date="2025-06-16T11:44:00Z" w16du:dateUtc="2025-06-16T09:44:00Z">
              <w:tcPr>
                <w:tcW w:w="709" w:type="dxa"/>
                <w:vAlign w:val="center"/>
              </w:tcPr>
            </w:tcPrChange>
          </w:tcPr>
          <w:p w14:paraId="715615ED" w14:textId="653D799A" w:rsidR="008860B8" w:rsidRDefault="008860B8" w:rsidP="008860B8">
            <w:pPr>
              <w:spacing w:after="0"/>
              <w:rPr>
                <w:ins w:id="22104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05" w:author="Irová Zuzana" w:date="2025-06-16T11:44:00Z" w16du:dateUtc="2025-06-16T09:44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  <w:shd w:val="clear" w:color="auto" w:fill="auto"/>
            <w:tcPrChange w:id="22106" w:author="Irová Zuzana" w:date="2025-06-16T11:44:00Z" w16du:dateUtc="2025-06-16T09:44:00Z">
              <w:tcPr>
                <w:tcW w:w="850" w:type="dxa"/>
                <w:vAlign w:val="center"/>
              </w:tcPr>
            </w:tcPrChange>
          </w:tcPr>
          <w:p w14:paraId="0E94259A" w14:textId="5E0E378B" w:rsidR="008860B8" w:rsidRDefault="008860B8" w:rsidP="008860B8">
            <w:pPr>
              <w:spacing w:after="0"/>
              <w:rPr>
                <w:ins w:id="22107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08" w:author="Irová Zuzana" w:date="2025-06-16T11:44:00Z" w16du:dateUtc="2025-06-16T09:44:00Z">
              <w:r>
                <w:rPr>
                  <w:noProof/>
                  <w:sz w:val="16"/>
                  <w:szCs w:val="16"/>
                  <w:lang w:val="en-US"/>
                </w:rPr>
                <w:t>Ne</w:t>
              </w:r>
            </w:ins>
          </w:p>
        </w:tc>
        <w:tc>
          <w:tcPr>
            <w:tcW w:w="0" w:type="dxa"/>
            <w:shd w:val="clear" w:color="auto" w:fill="auto"/>
            <w:vAlign w:val="center"/>
            <w:tcPrChange w:id="22109" w:author="Irová Zuzana" w:date="2025-06-16T11:44:00Z" w16du:dateUtc="2025-06-16T09:44:00Z">
              <w:tcPr>
                <w:tcW w:w="2835" w:type="dxa"/>
                <w:vAlign w:val="center"/>
              </w:tcPr>
            </w:tcPrChange>
          </w:tcPr>
          <w:p w14:paraId="64734C33" w14:textId="780C907E" w:rsidR="008860B8" w:rsidRDefault="008860B8" w:rsidP="008860B8">
            <w:pPr>
              <w:spacing w:after="0"/>
              <w:rPr>
                <w:ins w:id="22110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11" w:author="Irová Zuzana" w:date="2025-06-16T11:44:00Z" w16du:dateUtc="2025-06-16T09:44:00Z">
              <w:r w:rsidRPr="005725E3">
                <w:rPr>
                  <w:noProof/>
                  <w:sz w:val="16"/>
                  <w:szCs w:val="16"/>
                  <w:lang w:val="en-US"/>
                </w:rPr>
                <w:t>CM.Customer.number</w:t>
              </w:r>
            </w:ins>
          </w:p>
        </w:tc>
        <w:tc>
          <w:tcPr>
            <w:tcW w:w="0" w:type="dxa"/>
            <w:shd w:val="clear" w:color="auto" w:fill="auto"/>
            <w:tcPrChange w:id="22112" w:author="Irová Zuzana" w:date="2025-06-16T11:44:00Z" w16du:dateUtc="2025-06-16T09:44:00Z">
              <w:tcPr>
                <w:tcW w:w="1843" w:type="dxa"/>
                <w:vAlign w:val="center"/>
              </w:tcPr>
            </w:tcPrChange>
          </w:tcPr>
          <w:p w14:paraId="363F36C4" w14:textId="56D4B83E" w:rsidR="008860B8" w:rsidRPr="005725E3" w:rsidRDefault="008860B8" w:rsidP="008860B8">
            <w:pPr>
              <w:spacing w:after="0"/>
              <w:rPr>
                <w:ins w:id="22113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</w:tr>
      <w:tr w:rsidR="00EC7B21" w:rsidRPr="0098638C" w14:paraId="33381C39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  <w:ins w:id="22114" w:author="Irová Zuzana" w:date="2025-06-16T11:44:00Z" w16du:dateUtc="2025-06-16T09:44:00Z"/>
        </w:trPr>
        <w:tc>
          <w:tcPr>
            <w:tcW w:w="0" w:type="dxa"/>
            <w:vAlign w:val="center"/>
          </w:tcPr>
          <w:p w14:paraId="53255782" w14:textId="1BA78D35" w:rsidR="008860B8" w:rsidRPr="005725E3" w:rsidRDefault="008860B8" w:rsidP="008860B8">
            <w:pPr>
              <w:spacing w:after="0"/>
              <w:rPr>
                <w:ins w:id="22115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16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8</w:t>
              </w:r>
            </w:ins>
          </w:p>
        </w:tc>
        <w:tc>
          <w:tcPr>
            <w:tcW w:w="0" w:type="dxa"/>
            <w:vAlign w:val="center"/>
          </w:tcPr>
          <w:p w14:paraId="5A9AF47C" w14:textId="754A69CE" w:rsidR="008860B8" w:rsidRDefault="008860B8" w:rsidP="008860B8">
            <w:pPr>
              <w:spacing w:after="0"/>
              <w:rPr>
                <w:ins w:id="22117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18" w:author="Irová Zuzana" w:date="2025-06-16T11:44:00Z" w16du:dateUtc="2025-06-16T09:44:00Z">
              <w:r>
                <w:rPr>
                  <w:noProof/>
                  <w:sz w:val="16"/>
                  <w:szCs w:val="16"/>
                  <w:lang w:val="en-US"/>
                </w:rPr>
                <w:t>Account</w:t>
              </w:r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 number</w:t>
              </w:r>
            </w:ins>
          </w:p>
        </w:tc>
        <w:tc>
          <w:tcPr>
            <w:tcW w:w="0" w:type="dxa"/>
          </w:tcPr>
          <w:p w14:paraId="05A22639" w14:textId="1A725500" w:rsidR="008860B8" w:rsidRDefault="008860B8" w:rsidP="008860B8">
            <w:pPr>
              <w:spacing w:after="0"/>
              <w:rPr>
                <w:ins w:id="22119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20" w:author="Irová Zuzana" w:date="2025-06-16T11:44:00Z" w16du:dateUtc="2025-06-16T09:44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</w:tcPr>
          <w:p w14:paraId="38A0FEC5" w14:textId="67CE33AA" w:rsidR="008860B8" w:rsidRDefault="008860B8" w:rsidP="008860B8">
            <w:pPr>
              <w:spacing w:after="0"/>
              <w:rPr>
                <w:ins w:id="22121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22" w:author="Irová Zuzana" w:date="2025-06-16T11:44:00Z" w16du:dateUtc="2025-06-16T09:44:00Z">
              <w:r>
                <w:rPr>
                  <w:noProof/>
                  <w:sz w:val="16"/>
                  <w:szCs w:val="16"/>
                  <w:lang w:val="en-US"/>
                </w:rPr>
                <w:t>Ne</w:t>
              </w:r>
            </w:ins>
          </w:p>
        </w:tc>
        <w:tc>
          <w:tcPr>
            <w:tcW w:w="0" w:type="dxa"/>
            <w:vAlign w:val="center"/>
          </w:tcPr>
          <w:p w14:paraId="135AAFE6" w14:textId="643EA6E1" w:rsidR="008860B8" w:rsidRDefault="008860B8" w:rsidP="008860B8">
            <w:pPr>
              <w:spacing w:after="0"/>
              <w:rPr>
                <w:ins w:id="22123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24" w:author="Irová Zuzana" w:date="2025-06-16T11:44:00Z" w16du:dateUtc="2025-06-16T09:44:00Z">
              <w:r w:rsidRPr="005725E3">
                <w:rPr>
                  <w:noProof/>
                  <w:sz w:val="16"/>
                  <w:szCs w:val="16"/>
                  <w:lang w:val="en-US"/>
                </w:rPr>
                <w:t>CM.</w:t>
              </w:r>
              <w:r>
                <w:rPr>
                  <w:noProof/>
                  <w:sz w:val="16"/>
                  <w:szCs w:val="16"/>
                  <w:lang w:val="en-US"/>
                </w:rPr>
                <w:t>Account</w:t>
              </w:r>
              <w:r w:rsidRPr="005725E3">
                <w:rPr>
                  <w:noProof/>
                  <w:sz w:val="16"/>
                  <w:szCs w:val="16"/>
                  <w:lang w:val="en-US"/>
                </w:rPr>
                <w:t>.number</w:t>
              </w:r>
            </w:ins>
          </w:p>
        </w:tc>
        <w:tc>
          <w:tcPr>
            <w:tcW w:w="0" w:type="dxa"/>
          </w:tcPr>
          <w:p w14:paraId="191AC65A" w14:textId="39AD13F7" w:rsidR="008860B8" w:rsidRPr="005725E3" w:rsidRDefault="008860B8" w:rsidP="008860B8">
            <w:pPr>
              <w:spacing w:after="0"/>
              <w:rPr>
                <w:ins w:id="22125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</w:tr>
      <w:tr w:rsidR="00EC7B21" w:rsidRPr="0098638C" w14:paraId="7D9A4C21" w14:textId="77777777">
        <w:trPr>
          <w:cantSplit/>
          <w:trHeight w:val="340"/>
          <w:ins w:id="22126" w:author="Irová Zuzana" w:date="2025-06-16T11:44:00Z" w16du:dateUtc="2025-06-16T09:44:00Z"/>
        </w:trPr>
        <w:tc>
          <w:tcPr>
            <w:tcW w:w="0" w:type="dxa"/>
            <w:vAlign w:val="center"/>
          </w:tcPr>
          <w:p w14:paraId="51FEE026" w14:textId="05E0D857" w:rsidR="008860B8" w:rsidRPr="005725E3" w:rsidRDefault="008860B8" w:rsidP="008860B8">
            <w:pPr>
              <w:spacing w:after="0"/>
              <w:rPr>
                <w:ins w:id="22127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28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9</w:t>
              </w:r>
            </w:ins>
          </w:p>
        </w:tc>
        <w:tc>
          <w:tcPr>
            <w:tcW w:w="0" w:type="dxa"/>
            <w:vAlign w:val="center"/>
          </w:tcPr>
          <w:p w14:paraId="39E9EB92" w14:textId="656627F3" w:rsidR="008860B8" w:rsidRDefault="008860B8" w:rsidP="008860B8">
            <w:pPr>
              <w:spacing w:after="0"/>
              <w:rPr>
                <w:ins w:id="22129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30" w:author="Irová Zuzana" w:date="2025-06-16T11:45:00Z" w16du:dateUtc="2025-06-16T09:45:00Z">
              <w:r w:rsidRPr="005725E3">
                <w:rPr>
                  <w:noProof/>
                  <w:sz w:val="16"/>
                  <w:szCs w:val="16"/>
                  <w:lang w:val="en-US"/>
                </w:rPr>
                <w:t>Full name</w:t>
              </w:r>
            </w:ins>
          </w:p>
        </w:tc>
        <w:tc>
          <w:tcPr>
            <w:tcW w:w="0" w:type="dxa"/>
          </w:tcPr>
          <w:p w14:paraId="5DFF21BE" w14:textId="1B178B4B" w:rsidR="008860B8" w:rsidRDefault="008860B8" w:rsidP="008860B8">
            <w:pPr>
              <w:spacing w:after="0"/>
              <w:rPr>
                <w:ins w:id="22131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32" w:author="Irová Zuzana" w:date="2025-06-16T11:45:00Z" w16du:dateUtc="2025-06-16T09:45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</w:tcPr>
          <w:p w14:paraId="1FBE70D5" w14:textId="62478012" w:rsidR="008860B8" w:rsidRDefault="008860B8" w:rsidP="008860B8">
            <w:pPr>
              <w:spacing w:after="0"/>
              <w:rPr>
                <w:ins w:id="22133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34" w:author="Irová Zuzana" w:date="2025-06-16T11:45:00Z" w16du:dateUtc="2025-06-16T09:45:00Z">
              <w:r w:rsidRPr="00273FAF">
                <w:rPr>
                  <w:noProof/>
                  <w:sz w:val="16"/>
                  <w:szCs w:val="16"/>
                  <w:lang w:val="en-US"/>
                </w:rPr>
                <w:t>Ne</w:t>
              </w:r>
            </w:ins>
          </w:p>
        </w:tc>
        <w:tc>
          <w:tcPr>
            <w:tcW w:w="0" w:type="dxa"/>
            <w:vAlign w:val="center"/>
          </w:tcPr>
          <w:p w14:paraId="67FB6A0D" w14:textId="5D117851" w:rsidR="008860B8" w:rsidRDefault="008860B8" w:rsidP="008860B8">
            <w:pPr>
              <w:spacing w:after="0"/>
              <w:rPr>
                <w:ins w:id="22135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36" w:author="Irová Zuzana" w:date="2025-06-16T11:45:00Z" w16du:dateUtc="2025-06-16T09:45:00Z">
              <w:r w:rsidRPr="005725E3">
                <w:rPr>
                  <w:noProof/>
                  <w:sz w:val="16"/>
                  <w:szCs w:val="16"/>
                  <w:lang w:val="en-US"/>
                </w:rPr>
                <w:t>CM.Customer.full name</w:t>
              </w:r>
            </w:ins>
          </w:p>
        </w:tc>
        <w:tc>
          <w:tcPr>
            <w:tcW w:w="0" w:type="dxa"/>
          </w:tcPr>
          <w:p w14:paraId="33206A49" w14:textId="3FE3C4B8" w:rsidR="008860B8" w:rsidRPr="005725E3" w:rsidRDefault="008860B8" w:rsidP="008860B8">
            <w:pPr>
              <w:spacing w:after="0"/>
              <w:rPr>
                <w:ins w:id="22137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10C27E3A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  <w:ins w:id="22138" w:author="Irová Zuzana" w:date="2025-06-16T11:44:00Z" w16du:dateUtc="2025-06-16T09:44:00Z"/>
        </w:trPr>
        <w:tc>
          <w:tcPr>
            <w:tcW w:w="490" w:type="dxa"/>
            <w:vAlign w:val="center"/>
          </w:tcPr>
          <w:p w14:paraId="385679CE" w14:textId="1DD840EC" w:rsidR="008860B8" w:rsidRPr="005725E3" w:rsidRDefault="008860B8" w:rsidP="008860B8">
            <w:pPr>
              <w:spacing w:after="0"/>
              <w:rPr>
                <w:ins w:id="22139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40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10</w:t>
              </w:r>
            </w:ins>
          </w:p>
        </w:tc>
        <w:tc>
          <w:tcPr>
            <w:tcW w:w="2410" w:type="dxa"/>
            <w:vAlign w:val="center"/>
          </w:tcPr>
          <w:p w14:paraId="688BB4CA" w14:textId="2B2A4ACE" w:rsidR="008860B8" w:rsidRDefault="008860B8" w:rsidP="008860B8">
            <w:pPr>
              <w:spacing w:after="0"/>
              <w:rPr>
                <w:ins w:id="22141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42" w:author="Irová Zuzana" w:date="2025-06-16T11:45:00Z" w16du:dateUtc="2025-06-16T09:45:00Z">
              <w:r w:rsidRPr="005725E3">
                <w:rPr>
                  <w:noProof/>
                  <w:sz w:val="16"/>
                  <w:szCs w:val="16"/>
                  <w:lang w:val="en-US"/>
                </w:rPr>
                <w:t>Residential address</w:t>
              </w:r>
            </w:ins>
          </w:p>
        </w:tc>
        <w:tc>
          <w:tcPr>
            <w:tcW w:w="709" w:type="dxa"/>
          </w:tcPr>
          <w:p w14:paraId="52A3AB3C" w14:textId="10848A7F" w:rsidR="008860B8" w:rsidRDefault="008860B8" w:rsidP="008860B8">
            <w:pPr>
              <w:spacing w:after="0"/>
              <w:rPr>
                <w:ins w:id="22143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44" w:author="Irová Zuzana" w:date="2025-06-16T11:45:00Z" w16du:dateUtc="2025-06-16T09:45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850" w:type="dxa"/>
          </w:tcPr>
          <w:p w14:paraId="6BECEE51" w14:textId="343ABF3F" w:rsidR="008860B8" w:rsidRDefault="008860B8" w:rsidP="008860B8">
            <w:pPr>
              <w:spacing w:after="0"/>
              <w:rPr>
                <w:ins w:id="22145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46" w:author="Irová Zuzana" w:date="2025-06-16T11:45:00Z" w16du:dateUtc="2025-06-16T09:45:00Z">
              <w:r w:rsidRPr="00273FAF">
                <w:rPr>
                  <w:noProof/>
                  <w:sz w:val="16"/>
                  <w:szCs w:val="16"/>
                  <w:lang w:val="en-US"/>
                </w:rPr>
                <w:t>Ne</w:t>
              </w:r>
            </w:ins>
          </w:p>
        </w:tc>
        <w:tc>
          <w:tcPr>
            <w:tcW w:w="2835" w:type="dxa"/>
            <w:vAlign w:val="center"/>
          </w:tcPr>
          <w:p w14:paraId="7B7F8B3D" w14:textId="743FD79E" w:rsidR="008860B8" w:rsidRDefault="008860B8" w:rsidP="008860B8">
            <w:pPr>
              <w:spacing w:after="0"/>
              <w:rPr>
                <w:ins w:id="22147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48" w:author="Irová Zuzana" w:date="2025-06-16T11:45:00Z" w16du:dateUtc="2025-06-16T09:45:00Z">
              <w:r w:rsidRPr="005725E3">
                <w:rPr>
                  <w:noProof/>
                  <w:sz w:val="16"/>
                  <w:szCs w:val="16"/>
                  <w:lang w:val="en-US"/>
                </w:rPr>
                <w:t>CM.Customer.residential address</w:t>
              </w:r>
            </w:ins>
          </w:p>
        </w:tc>
        <w:tc>
          <w:tcPr>
            <w:tcW w:w="1843" w:type="dxa"/>
          </w:tcPr>
          <w:p w14:paraId="670DA010" w14:textId="1FFEA674" w:rsidR="008860B8" w:rsidRPr="005725E3" w:rsidRDefault="008860B8" w:rsidP="008860B8">
            <w:pPr>
              <w:spacing w:after="0"/>
              <w:rPr>
                <w:ins w:id="22149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19E64811" w14:textId="77777777">
        <w:trPr>
          <w:cantSplit/>
          <w:trHeight w:val="340"/>
          <w:ins w:id="22150" w:author="Irová Zuzana" w:date="2025-06-16T11:43:00Z" w16du:dateUtc="2025-06-16T09:43:00Z"/>
        </w:trPr>
        <w:tc>
          <w:tcPr>
            <w:tcW w:w="490" w:type="dxa"/>
            <w:vAlign w:val="center"/>
          </w:tcPr>
          <w:p w14:paraId="24A08369" w14:textId="0C3F63DF" w:rsidR="008860B8" w:rsidRPr="005725E3" w:rsidRDefault="008860B8" w:rsidP="008860B8">
            <w:pPr>
              <w:spacing w:after="0"/>
              <w:rPr>
                <w:ins w:id="22151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  <w:ins w:id="22152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11</w:t>
              </w:r>
            </w:ins>
          </w:p>
        </w:tc>
        <w:tc>
          <w:tcPr>
            <w:tcW w:w="2410" w:type="dxa"/>
            <w:vAlign w:val="center"/>
          </w:tcPr>
          <w:p w14:paraId="3CDE19F4" w14:textId="55E55210" w:rsidR="008860B8" w:rsidRDefault="008860B8" w:rsidP="008860B8">
            <w:pPr>
              <w:spacing w:after="0"/>
              <w:rPr>
                <w:ins w:id="22153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  <w:ins w:id="22154" w:author="Irová Zuzana" w:date="2025-06-16T11:46:00Z" w16du:dateUtc="2025-06-16T09:46:00Z">
              <w:r>
                <w:rPr>
                  <w:noProof/>
                  <w:sz w:val="16"/>
                  <w:szCs w:val="16"/>
                  <w:lang w:val="en-US"/>
                </w:rPr>
                <w:t>Postal</w:t>
              </w:r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 address</w:t>
              </w:r>
            </w:ins>
          </w:p>
        </w:tc>
        <w:tc>
          <w:tcPr>
            <w:tcW w:w="709" w:type="dxa"/>
          </w:tcPr>
          <w:p w14:paraId="2F967212" w14:textId="74E8E586" w:rsidR="008860B8" w:rsidRDefault="008860B8" w:rsidP="008860B8">
            <w:pPr>
              <w:spacing w:after="0"/>
              <w:rPr>
                <w:ins w:id="22155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  <w:ins w:id="22156" w:author="Irová Zuzana" w:date="2025-06-16T11:45:00Z" w16du:dateUtc="2025-06-16T09:45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850" w:type="dxa"/>
          </w:tcPr>
          <w:p w14:paraId="39A2DA81" w14:textId="1F897679" w:rsidR="008860B8" w:rsidRDefault="008860B8" w:rsidP="008860B8">
            <w:pPr>
              <w:spacing w:after="0"/>
              <w:rPr>
                <w:ins w:id="22157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  <w:ins w:id="22158" w:author="Irová Zuzana" w:date="2025-06-16T11:45:00Z" w16du:dateUtc="2025-06-16T09:45:00Z">
              <w:r w:rsidRPr="00273FAF">
                <w:rPr>
                  <w:noProof/>
                  <w:sz w:val="16"/>
                  <w:szCs w:val="16"/>
                  <w:lang w:val="en-US"/>
                </w:rPr>
                <w:t>Ne</w:t>
              </w:r>
            </w:ins>
          </w:p>
        </w:tc>
        <w:tc>
          <w:tcPr>
            <w:tcW w:w="2835" w:type="dxa"/>
            <w:vAlign w:val="center"/>
          </w:tcPr>
          <w:p w14:paraId="37A56905" w14:textId="2AFCD487" w:rsidR="008860B8" w:rsidRDefault="008860B8" w:rsidP="008860B8">
            <w:pPr>
              <w:spacing w:after="0"/>
              <w:rPr>
                <w:ins w:id="22159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  <w:ins w:id="22160" w:author="Irová Zuzana" w:date="2025-06-16T11:46:00Z" w16du:dateUtc="2025-06-16T09:46:00Z">
              <w:r w:rsidRPr="005725E3">
                <w:rPr>
                  <w:noProof/>
                  <w:sz w:val="16"/>
                  <w:szCs w:val="16"/>
                  <w:lang w:val="en-US"/>
                </w:rPr>
                <w:t>CM.</w:t>
              </w:r>
              <w:r>
                <w:rPr>
                  <w:noProof/>
                  <w:sz w:val="16"/>
                  <w:szCs w:val="16"/>
                  <w:lang w:val="en-US"/>
                </w:rPr>
                <w:t>Account</w:t>
              </w:r>
              <w:r w:rsidRPr="005725E3">
                <w:rPr>
                  <w:noProof/>
                  <w:sz w:val="16"/>
                  <w:szCs w:val="16"/>
                  <w:lang w:val="en-US"/>
                </w:rPr>
                <w:t>.</w:t>
              </w:r>
              <w:r>
                <w:rPr>
                  <w:noProof/>
                  <w:sz w:val="16"/>
                  <w:szCs w:val="16"/>
                  <w:lang w:val="en-US"/>
                </w:rPr>
                <w:t>postal</w:t>
              </w:r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 address</w:t>
              </w:r>
            </w:ins>
          </w:p>
        </w:tc>
        <w:tc>
          <w:tcPr>
            <w:tcW w:w="1843" w:type="dxa"/>
          </w:tcPr>
          <w:p w14:paraId="5FBABCB5" w14:textId="0744814B" w:rsidR="008860B8" w:rsidRPr="005725E3" w:rsidRDefault="008860B8" w:rsidP="008860B8">
            <w:pPr>
              <w:spacing w:after="0"/>
              <w:rPr>
                <w:ins w:id="22161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1B928941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  <w:ins w:id="22162" w:author="Irová Zuzana" w:date="2025-06-16T11:43:00Z" w16du:dateUtc="2025-06-16T09:43:00Z"/>
        </w:trPr>
        <w:tc>
          <w:tcPr>
            <w:tcW w:w="490" w:type="dxa"/>
            <w:vAlign w:val="center"/>
          </w:tcPr>
          <w:p w14:paraId="077B99B6" w14:textId="76E71615" w:rsidR="008860B8" w:rsidRPr="005725E3" w:rsidRDefault="008860B8" w:rsidP="008860B8">
            <w:pPr>
              <w:spacing w:after="0"/>
              <w:rPr>
                <w:ins w:id="22163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  <w:ins w:id="22164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12</w:t>
              </w:r>
            </w:ins>
          </w:p>
        </w:tc>
        <w:tc>
          <w:tcPr>
            <w:tcW w:w="2410" w:type="dxa"/>
            <w:vAlign w:val="center"/>
          </w:tcPr>
          <w:p w14:paraId="2BC48C92" w14:textId="14C1213F" w:rsidR="008860B8" w:rsidRDefault="008860B8" w:rsidP="008860B8">
            <w:pPr>
              <w:spacing w:after="0"/>
              <w:rPr>
                <w:ins w:id="22165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  <w:ins w:id="22166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>Organization ID</w:t>
              </w:r>
            </w:ins>
          </w:p>
        </w:tc>
        <w:tc>
          <w:tcPr>
            <w:tcW w:w="709" w:type="dxa"/>
          </w:tcPr>
          <w:p w14:paraId="2E519262" w14:textId="50253CA3" w:rsidR="008860B8" w:rsidRDefault="008860B8" w:rsidP="008860B8">
            <w:pPr>
              <w:spacing w:after="0"/>
              <w:rPr>
                <w:ins w:id="22167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  <w:ins w:id="22168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850" w:type="dxa"/>
          </w:tcPr>
          <w:p w14:paraId="0A698F2C" w14:textId="3F940F62" w:rsidR="008860B8" w:rsidRDefault="008860B8" w:rsidP="008860B8">
            <w:pPr>
              <w:spacing w:after="0"/>
              <w:rPr>
                <w:ins w:id="22169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  <w:ins w:id="22170" w:author="Irová Zuzana" w:date="2025-06-16T11:50:00Z" w16du:dateUtc="2025-06-16T09:50:00Z">
              <w:r w:rsidRPr="00273FAF">
                <w:rPr>
                  <w:noProof/>
                  <w:sz w:val="16"/>
                  <w:szCs w:val="16"/>
                  <w:lang w:val="en-US"/>
                </w:rPr>
                <w:t>Ne</w:t>
              </w:r>
            </w:ins>
          </w:p>
        </w:tc>
        <w:tc>
          <w:tcPr>
            <w:tcW w:w="2835" w:type="dxa"/>
            <w:vAlign w:val="center"/>
          </w:tcPr>
          <w:p w14:paraId="0EA64F19" w14:textId="2E1EF819" w:rsidR="008860B8" w:rsidRDefault="008860B8" w:rsidP="008860B8">
            <w:pPr>
              <w:spacing w:after="0"/>
              <w:rPr>
                <w:ins w:id="22171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  <w:ins w:id="22172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CM.Customer.organization ID </w:t>
              </w:r>
            </w:ins>
          </w:p>
        </w:tc>
        <w:tc>
          <w:tcPr>
            <w:tcW w:w="1843" w:type="dxa"/>
          </w:tcPr>
          <w:p w14:paraId="1D3529D5" w14:textId="6A20C2DB" w:rsidR="008860B8" w:rsidRPr="005725E3" w:rsidRDefault="008860B8" w:rsidP="008860B8">
            <w:pPr>
              <w:spacing w:after="0"/>
              <w:rPr>
                <w:ins w:id="22173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521F8A59" w14:textId="77777777">
        <w:tblPrEx>
          <w:tblW w:w="9137" w:type="dxa"/>
          <w:tblInd w:w="72" w:type="dxa"/>
          <w:tblLayout w:type="fixed"/>
          <w:tblPrExChange w:id="22174" w:author="Irová Zuzana" w:date="2025-06-16T11:46:00Z" w16du:dateUtc="2025-06-16T09:46:00Z">
            <w:tblPrEx>
              <w:tblW w:w="9137" w:type="dxa"/>
              <w:tblInd w:w="72" w:type="dxa"/>
              <w:tblLayout w:type="fixed"/>
            </w:tblPrEx>
          </w:tblPrExChange>
        </w:tblPrEx>
        <w:trPr>
          <w:cantSplit/>
          <w:trHeight w:val="340"/>
          <w:ins w:id="22175" w:author="Irová Zuzana" w:date="2025-06-16T11:44:00Z" w16du:dateUtc="2025-06-16T09:44:00Z"/>
          <w:trPrChange w:id="22176" w:author="Irová Zuzana" w:date="2025-06-16T11:46:00Z" w16du:dateUtc="2025-06-16T09:46:00Z">
            <w:trPr>
              <w:cantSplit/>
              <w:trHeight w:val="340"/>
            </w:trPr>
          </w:trPrChange>
        </w:trPr>
        <w:tc>
          <w:tcPr>
            <w:tcW w:w="0" w:type="dxa"/>
            <w:shd w:val="clear" w:color="auto" w:fill="auto"/>
            <w:vAlign w:val="center"/>
            <w:tcPrChange w:id="22177" w:author="Irová Zuzana" w:date="2025-06-16T11:46:00Z" w16du:dateUtc="2025-06-16T09:46:00Z">
              <w:tcPr>
                <w:tcW w:w="490" w:type="dxa"/>
                <w:vAlign w:val="center"/>
              </w:tcPr>
            </w:tcPrChange>
          </w:tcPr>
          <w:p w14:paraId="43E72948" w14:textId="1A472D0D" w:rsidR="008860B8" w:rsidRPr="005725E3" w:rsidRDefault="008860B8" w:rsidP="008860B8">
            <w:pPr>
              <w:spacing w:after="0"/>
              <w:rPr>
                <w:ins w:id="22178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79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13</w:t>
              </w:r>
            </w:ins>
          </w:p>
        </w:tc>
        <w:tc>
          <w:tcPr>
            <w:tcW w:w="0" w:type="dxa"/>
            <w:shd w:val="clear" w:color="auto" w:fill="auto"/>
            <w:vAlign w:val="center"/>
            <w:tcPrChange w:id="22180" w:author="Irová Zuzana" w:date="2025-06-16T11:46:00Z" w16du:dateUtc="2025-06-16T09:46:00Z">
              <w:tcPr>
                <w:tcW w:w="2410" w:type="dxa"/>
                <w:vAlign w:val="center"/>
              </w:tcPr>
            </w:tcPrChange>
          </w:tcPr>
          <w:p w14:paraId="162783FA" w14:textId="7DE330EF" w:rsidR="008860B8" w:rsidRDefault="008860B8" w:rsidP="008860B8">
            <w:pPr>
              <w:spacing w:after="0"/>
              <w:rPr>
                <w:ins w:id="22181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82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>VAT identification number</w:t>
              </w:r>
            </w:ins>
          </w:p>
        </w:tc>
        <w:tc>
          <w:tcPr>
            <w:tcW w:w="0" w:type="dxa"/>
            <w:shd w:val="clear" w:color="auto" w:fill="auto"/>
            <w:tcPrChange w:id="22183" w:author="Irová Zuzana" w:date="2025-06-16T11:46:00Z" w16du:dateUtc="2025-06-16T09:46:00Z">
              <w:tcPr>
                <w:tcW w:w="709" w:type="dxa"/>
                <w:vAlign w:val="center"/>
              </w:tcPr>
            </w:tcPrChange>
          </w:tcPr>
          <w:p w14:paraId="04FED8FA" w14:textId="7E594BDC" w:rsidR="008860B8" w:rsidRDefault="008860B8" w:rsidP="008860B8">
            <w:pPr>
              <w:spacing w:after="0"/>
              <w:rPr>
                <w:ins w:id="22184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85" w:author="Irová Zuzana" w:date="2025-06-16T11:46:00Z" w16du:dateUtc="2025-06-16T09:46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  <w:shd w:val="clear" w:color="auto" w:fill="auto"/>
            <w:tcPrChange w:id="22186" w:author="Irová Zuzana" w:date="2025-06-16T11:46:00Z" w16du:dateUtc="2025-06-16T09:46:00Z">
              <w:tcPr>
                <w:tcW w:w="850" w:type="dxa"/>
                <w:vAlign w:val="center"/>
              </w:tcPr>
            </w:tcPrChange>
          </w:tcPr>
          <w:p w14:paraId="3FD6A96A" w14:textId="42C0248B" w:rsidR="008860B8" w:rsidRDefault="008860B8" w:rsidP="008860B8">
            <w:pPr>
              <w:spacing w:after="0"/>
              <w:rPr>
                <w:ins w:id="22187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88" w:author="Irová Zuzana" w:date="2025-06-16T11:46:00Z" w16du:dateUtc="2025-06-16T09:46:00Z">
              <w:r w:rsidRPr="00273FAF">
                <w:rPr>
                  <w:noProof/>
                  <w:sz w:val="16"/>
                  <w:szCs w:val="16"/>
                  <w:lang w:val="en-US"/>
                </w:rPr>
                <w:t>Ne</w:t>
              </w:r>
            </w:ins>
          </w:p>
        </w:tc>
        <w:tc>
          <w:tcPr>
            <w:tcW w:w="0" w:type="dxa"/>
            <w:shd w:val="clear" w:color="auto" w:fill="auto"/>
            <w:vAlign w:val="center"/>
            <w:tcPrChange w:id="22189" w:author="Irová Zuzana" w:date="2025-06-16T11:46:00Z" w16du:dateUtc="2025-06-16T09:46:00Z">
              <w:tcPr>
                <w:tcW w:w="2835" w:type="dxa"/>
                <w:vAlign w:val="center"/>
              </w:tcPr>
            </w:tcPrChange>
          </w:tcPr>
          <w:p w14:paraId="292E22FF" w14:textId="1E5AC6CF" w:rsidR="008860B8" w:rsidRDefault="008860B8" w:rsidP="008860B8">
            <w:pPr>
              <w:spacing w:after="0"/>
              <w:rPr>
                <w:ins w:id="22190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91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>CM.Customer.</w:t>
              </w:r>
              <w:r>
                <w:rPr>
                  <w:noProof/>
                  <w:sz w:val="16"/>
                  <w:szCs w:val="16"/>
                  <w:lang w:val="en-US"/>
                </w:rPr>
                <w:t>Personal</w:t>
              </w:r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 identification number </w:t>
              </w:r>
              <w:r>
                <w:rPr>
                  <w:noProof/>
                  <w:sz w:val="16"/>
                  <w:szCs w:val="16"/>
                  <w:lang w:val="en-US"/>
                </w:rPr>
                <w:t>or VAT identification number</w:t>
              </w:r>
            </w:ins>
          </w:p>
        </w:tc>
        <w:tc>
          <w:tcPr>
            <w:tcW w:w="0" w:type="dxa"/>
            <w:shd w:val="clear" w:color="auto" w:fill="auto"/>
            <w:tcPrChange w:id="22192" w:author="Irová Zuzana" w:date="2025-06-16T11:46:00Z" w16du:dateUtc="2025-06-16T09:46:00Z">
              <w:tcPr>
                <w:tcW w:w="1843" w:type="dxa"/>
                <w:vAlign w:val="center"/>
              </w:tcPr>
            </w:tcPrChange>
          </w:tcPr>
          <w:p w14:paraId="6A016228" w14:textId="05E036A3" w:rsidR="008860B8" w:rsidRPr="005725E3" w:rsidRDefault="008860B8" w:rsidP="008860B8">
            <w:pPr>
              <w:spacing w:after="0"/>
              <w:rPr>
                <w:ins w:id="22193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</w:tr>
      <w:tr w:rsidR="00E70E3B" w:rsidRPr="0098638C" w14:paraId="04EDC756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  <w:ins w:id="22194" w:author="Irová Zuzana" w:date="2025-06-16T11:44:00Z" w16du:dateUtc="2025-06-16T09:44:00Z"/>
        </w:trPr>
        <w:tc>
          <w:tcPr>
            <w:tcW w:w="0" w:type="dxa"/>
            <w:vAlign w:val="center"/>
          </w:tcPr>
          <w:p w14:paraId="1F0B4ECD" w14:textId="3798044B" w:rsidR="008860B8" w:rsidRPr="005725E3" w:rsidRDefault="008860B8" w:rsidP="008860B8">
            <w:pPr>
              <w:spacing w:after="0"/>
              <w:rPr>
                <w:ins w:id="22195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96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14</w:t>
              </w:r>
            </w:ins>
          </w:p>
        </w:tc>
        <w:tc>
          <w:tcPr>
            <w:tcW w:w="0" w:type="dxa"/>
            <w:vAlign w:val="center"/>
          </w:tcPr>
          <w:p w14:paraId="0FDAD97B" w14:textId="0C41BBB6" w:rsidR="008860B8" w:rsidRDefault="008860B8" w:rsidP="008860B8">
            <w:pPr>
              <w:spacing w:after="0"/>
              <w:rPr>
                <w:ins w:id="22197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198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>Bill date of issue</w:t>
              </w:r>
            </w:ins>
          </w:p>
        </w:tc>
        <w:tc>
          <w:tcPr>
            <w:tcW w:w="0" w:type="dxa"/>
          </w:tcPr>
          <w:p w14:paraId="59D5F057" w14:textId="00EADC85" w:rsidR="008860B8" w:rsidRDefault="008860B8" w:rsidP="008860B8">
            <w:pPr>
              <w:spacing w:after="0"/>
              <w:rPr>
                <w:ins w:id="22199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00" w:author="Irová Zuzana" w:date="2025-06-16T11:46:00Z" w16du:dateUtc="2025-06-16T09:46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</w:tcPr>
          <w:p w14:paraId="7F721D55" w14:textId="136C5F57" w:rsidR="008860B8" w:rsidRDefault="008860B8" w:rsidP="008860B8">
            <w:pPr>
              <w:spacing w:after="0"/>
              <w:rPr>
                <w:ins w:id="22201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02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>Ano</w:t>
              </w:r>
            </w:ins>
          </w:p>
        </w:tc>
        <w:tc>
          <w:tcPr>
            <w:tcW w:w="0" w:type="dxa"/>
            <w:vAlign w:val="center"/>
          </w:tcPr>
          <w:p w14:paraId="57DC3D04" w14:textId="3F925AE8" w:rsidR="008860B8" w:rsidRDefault="008860B8" w:rsidP="008860B8">
            <w:pPr>
              <w:spacing w:after="0"/>
              <w:rPr>
                <w:ins w:id="22203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04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>Bill.date of issue</w:t>
              </w:r>
            </w:ins>
          </w:p>
        </w:tc>
        <w:tc>
          <w:tcPr>
            <w:tcW w:w="0" w:type="dxa"/>
          </w:tcPr>
          <w:p w14:paraId="371D951A" w14:textId="66CB5ACF" w:rsidR="008860B8" w:rsidRPr="005725E3" w:rsidRDefault="008860B8" w:rsidP="008860B8">
            <w:pPr>
              <w:spacing w:after="0"/>
              <w:rPr>
                <w:ins w:id="22205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5BC62B00" w14:textId="77777777">
        <w:tblPrEx>
          <w:tblW w:w="9137" w:type="dxa"/>
          <w:tblInd w:w="72" w:type="dxa"/>
          <w:tblLayout w:type="fixed"/>
          <w:tblPrExChange w:id="22206" w:author="Irová Zuzana" w:date="2025-06-16T11:47:00Z" w16du:dateUtc="2025-06-16T09:47:00Z">
            <w:tblPrEx>
              <w:tblW w:w="9137" w:type="dxa"/>
              <w:tblInd w:w="72" w:type="dxa"/>
              <w:tblLayout w:type="fixed"/>
            </w:tblPrEx>
          </w:tblPrExChange>
        </w:tblPrEx>
        <w:trPr>
          <w:cantSplit/>
          <w:trHeight w:val="340"/>
          <w:ins w:id="22207" w:author="Irová Zuzana" w:date="2025-06-16T11:44:00Z" w16du:dateUtc="2025-06-16T09:44:00Z"/>
          <w:trPrChange w:id="22208" w:author="Irová Zuzana" w:date="2025-06-16T11:47:00Z" w16du:dateUtc="2025-06-16T09:47:00Z">
            <w:trPr>
              <w:cantSplit/>
              <w:trHeight w:val="340"/>
            </w:trPr>
          </w:trPrChange>
        </w:trPr>
        <w:tc>
          <w:tcPr>
            <w:tcW w:w="0" w:type="dxa"/>
            <w:shd w:val="clear" w:color="auto" w:fill="auto"/>
            <w:vAlign w:val="center"/>
            <w:tcPrChange w:id="22209" w:author="Irová Zuzana" w:date="2025-06-16T11:47:00Z" w16du:dateUtc="2025-06-16T09:47:00Z">
              <w:tcPr>
                <w:tcW w:w="490" w:type="dxa"/>
                <w:vAlign w:val="center"/>
              </w:tcPr>
            </w:tcPrChange>
          </w:tcPr>
          <w:p w14:paraId="3104ED42" w14:textId="5DE99067" w:rsidR="008860B8" w:rsidRPr="005725E3" w:rsidRDefault="008860B8" w:rsidP="008860B8">
            <w:pPr>
              <w:spacing w:after="0"/>
              <w:rPr>
                <w:ins w:id="22210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11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15</w:t>
              </w:r>
            </w:ins>
          </w:p>
        </w:tc>
        <w:tc>
          <w:tcPr>
            <w:tcW w:w="0" w:type="dxa"/>
            <w:shd w:val="clear" w:color="auto" w:fill="auto"/>
            <w:vAlign w:val="center"/>
            <w:tcPrChange w:id="22212" w:author="Irová Zuzana" w:date="2025-06-16T11:47:00Z" w16du:dateUtc="2025-06-16T09:47:00Z">
              <w:tcPr>
                <w:tcW w:w="2410" w:type="dxa"/>
                <w:vAlign w:val="center"/>
              </w:tcPr>
            </w:tcPrChange>
          </w:tcPr>
          <w:p w14:paraId="250ECD9A" w14:textId="281B7339" w:rsidR="008860B8" w:rsidRDefault="008860B8" w:rsidP="008860B8">
            <w:pPr>
              <w:spacing w:after="0"/>
              <w:rPr>
                <w:ins w:id="22213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14" w:author="Irová Zuzana" w:date="2025-06-16T11:47:00Z" w16du:dateUtc="2025-06-16T09:47:00Z"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Bill date of </w:t>
              </w:r>
            </w:ins>
            <w:ins w:id="22215" w:author="Irová Zuzana" w:date="2025-06-16T11:50:00Z" w16du:dateUtc="2025-06-16T09:50:00Z">
              <w:r>
                <w:rPr>
                  <w:noProof/>
                  <w:sz w:val="16"/>
                  <w:szCs w:val="16"/>
                  <w:lang w:val="en-US"/>
                </w:rPr>
                <w:t xml:space="preserve">beginning and </w:t>
              </w:r>
              <w:r w:rsidRPr="005725E3">
                <w:rPr>
                  <w:noProof/>
                  <w:sz w:val="16"/>
                  <w:szCs w:val="16"/>
                  <w:lang w:val="en-US"/>
                </w:rPr>
                <w:t>end</w:t>
              </w:r>
            </w:ins>
          </w:p>
        </w:tc>
        <w:tc>
          <w:tcPr>
            <w:tcW w:w="0" w:type="dxa"/>
            <w:shd w:val="clear" w:color="auto" w:fill="auto"/>
            <w:tcPrChange w:id="22216" w:author="Irová Zuzana" w:date="2025-06-16T11:47:00Z" w16du:dateUtc="2025-06-16T09:47:00Z">
              <w:tcPr>
                <w:tcW w:w="709" w:type="dxa"/>
                <w:vAlign w:val="center"/>
              </w:tcPr>
            </w:tcPrChange>
          </w:tcPr>
          <w:p w14:paraId="43F25181" w14:textId="48ECD162" w:rsidR="008860B8" w:rsidRDefault="008860B8" w:rsidP="008860B8">
            <w:pPr>
              <w:spacing w:after="0"/>
              <w:rPr>
                <w:ins w:id="22217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18" w:author="Irová Zuzana" w:date="2025-06-16T11:47:00Z" w16du:dateUtc="2025-06-16T09:47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  <w:shd w:val="clear" w:color="auto" w:fill="auto"/>
            <w:tcPrChange w:id="22219" w:author="Irová Zuzana" w:date="2025-06-16T11:47:00Z" w16du:dateUtc="2025-06-16T09:47:00Z">
              <w:tcPr>
                <w:tcW w:w="850" w:type="dxa"/>
                <w:vAlign w:val="center"/>
              </w:tcPr>
            </w:tcPrChange>
          </w:tcPr>
          <w:p w14:paraId="422DA36C" w14:textId="40296D99" w:rsidR="008860B8" w:rsidRDefault="008860B8" w:rsidP="008860B8">
            <w:pPr>
              <w:spacing w:after="0"/>
              <w:rPr>
                <w:ins w:id="22220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21" w:author="Irová Zuzana" w:date="2025-06-16T11:47:00Z" w16du:dateUtc="2025-06-16T09:47:00Z">
              <w:r w:rsidRPr="005725E3">
                <w:rPr>
                  <w:noProof/>
                  <w:sz w:val="16"/>
                  <w:szCs w:val="16"/>
                  <w:lang w:val="en-US"/>
                </w:rPr>
                <w:t>Ano</w:t>
              </w:r>
            </w:ins>
          </w:p>
        </w:tc>
        <w:tc>
          <w:tcPr>
            <w:tcW w:w="0" w:type="dxa"/>
            <w:shd w:val="clear" w:color="auto" w:fill="auto"/>
            <w:vAlign w:val="center"/>
            <w:tcPrChange w:id="22222" w:author="Irová Zuzana" w:date="2025-06-16T11:47:00Z" w16du:dateUtc="2025-06-16T09:47:00Z">
              <w:tcPr>
                <w:tcW w:w="2835" w:type="dxa"/>
                <w:vAlign w:val="center"/>
              </w:tcPr>
            </w:tcPrChange>
          </w:tcPr>
          <w:p w14:paraId="6BE32CBD" w14:textId="2F5EAED8" w:rsidR="008860B8" w:rsidRDefault="008860B8" w:rsidP="008860B8">
            <w:pPr>
              <w:spacing w:after="0"/>
              <w:rPr>
                <w:ins w:id="22223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24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Bill.date of </w:t>
              </w:r>
              <w:r>
                <w:rPr>
                  <w:noProof/>
                  <w:sz w:val="16"/>
                  <w:szCs w:val="16"/>
                  <w:lang w:val="en-US"/>
                </w:rPr>
                <w:t xml:space="preserve">beginning, </w:t>
              </w:r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Bill.date of end </w:t>
              </w:r>
            </w:ins>
          </w:p>
        </w:tc>
        <w:tc>
          <w:tcPr>
            <w:tcW w:w="0" w:type="dxa"/>
            <w:shd w:val="clear" w:color="auto" w:fill="auto"/>
            <w:tcPrChange w:id="22225" w:author="Irová Zuzana" w:date="2025-06-16T11:47:00Z" w16du:dateUtc="2025-06-16T09:47:00Z">
              <w:tcPr>
                <w:tcW w:w="1843" w:type="dxa"/>
                <w:vAlign w:val="center"/>
              </w:tcPr>
            </w:tcPrChange>
          </w:tcPr>
          <w:p w14:paraId="05384BF2" w14:textId="2267B53B" w:rsidR="008860B8" w:rsidRPr="005725E3" w:rsidRDefault="008860B8" w:rsidP="008860B8">
            <w:pPr>
              <w:spacing w:after="0"/>
              <w:rPr>
                <w:ins w:id="22226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</w:tr>
      <w:tr w:rsidR="00E70E3B" w:rsidRPr="0098638C" w14:paraId="30ACD34C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  <w:ins w:id="22227" w:author="Irová Zuzana" w:date="2025-06-16T11:44:00Z" w16du:dateUtc="2025-06-16T09:44:00Z"/>
        </w:trPr>
        <w:tc>
          <w:tcPr>
            <w:tcW w:w="0" w:type="dxa"/>
            <w:vAlign w:val="center"/>
          </w:tcPr>
          <w:p w14:paraId="5C6C7FA8" w14:textId="6455B37B" w:rsidR="008860B8" w:rsidRPr="005725E3" w:rsidRDefault="008860B8" w:rsidP="008860B8">
            <w:pPr>
              <w:spacing w:after="0"/>
              <w:rPr>
                <w:ins w:id="22228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29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16</w:t>
              </w:r>
            </w:ins>
          </w:p>
        </w:tc>
        <w:tc>
          <w:tcPr>
            <w:tcW w:w="0" w:type="dxa"/>
            <w:vAlign w:val="center"/>
          </w:tcPr>
          <w:p w14:paraId="496A3602" w14:textId="18C293F9" w:rsidR="008860B8" w:rsidRDefault="008860B8" w:rsidP="008860B8">
            <w:pPr>
              <w:spacing w:after="0"/>
              <w:rPr>
                <w:ins w:id="22230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31" w:author="Irová Zuzana" w:date="2025-06-16T11:47:00Z" w16du:dateUtc="2025-06-16T09:47:00Z"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Bill </w:t>
              </w:r>
            </w:ins>
            <w:ins w:id="22232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due </w:t>
              </w:r>
            </w:ins>
            <w:ins w:id="22233" w:author="Irová Zuzana" w:date="2025-06-16T11:47:00Z" w16du:dateUtc="2025-06-16T09:47:00Z">
              <w:r w:rsidRPr="005725E3">
                <w:rPr>
                  <w:noProof/>
                  <w:sz w:val="16"/>
                  <w:szCs w:val="16"/>
                  <w:lang w:val="en-US"/>
                </w:rPr>
                <w:t>date</w:t>
              </w:r>
            </w:ins>
          </w:p>
        </w:tc>
        <w:tc>
          <w:tcPr>
            <w:tcW w:w="0" w:type="dxa"/>
          </w:tcPr>
          <w:p w14:paraId="0AA6CCBD" w14:textId="41523269" w:rsidR="008860B8" w:rsidRDefault="008860B8" w:rsidP="008860B8">
            <w:pPr>
              <w:spacing w:after="0"/>
              <w:rPr>
                <w:ins w:id="22234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35" w:author="Irová Zuzana" w:date="2025-06-16T11:47:00Z" w16du:dateUtc="2025-06-16T09:47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</w:tcPr>
          <w:p w14:paraId="3C091240" w14:textId="0964C0A9" w:rsidR="008860B8" w:rsidRDefault="008860B8" w:rsidP="008860B8">
            <w:pPr>
              <w:spacing w:after="0"/>
              <w:rPr>
                <w:ins w:id="22236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37" w:author="Irová Zuzana" w:date="2025-06-16T11:47:00Z" w16du:dateUtc="2025-06-16T09:47:00Z">
              <w:r w:rsidRPr="005725E3">
                <w:rPr>
                  <w:noProof/>
                  <w:sz w:val="16"/>
                  <w:szCs w:val="16"/>
                  <w:lang w:val="en-US"/>
                </w:rPr>
                <w:t>Ano</w:t>
              </w:r>
            </w:ins>
          </w:p>
        </w:tc>
        <w:tc>
          <w:tcPr>
            <w:tcW w:w="0" w:type="dxa"/>
            <w:vAlign w:val="center"/>
          </w:tcPr>
          <w:p w14:paraId="430E05CE" w14:textId="6EC9A7A5" w:rsidR="008860B8" w:rsidRDefault="008860B8" w:rsidP="008860B8">
            <w:pPr>
              <w:spacing w:after="0"/>
              <w:rPr>
                <w:ins w:id="22238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39" w:author="Irová Zuzana" w:date="2025-06-16T11:47:00Z" w16du:dateUtc="2025-06-16T09:47:00Z">
              <w:r w:rsidRPr="005725E3">
                <w:rPr>
                  <w:noProof/>
                  <w:sz w:val="16"/>
                  <w:szCs w:val="16"/>
                  <w:lang w:val="en-US"/>
                </w:rPr>
                <w:t>Bill.</w:t>
              </w:r>
            </w:ins>
            <w:ins w:id="22240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due </w:t>
              </w:r>
            </w:ins>
            <w:ins w:id="22241" w:author="Irová Zuzana" w:date="2025-06-16T11:47:00Z" w16du:dateUtc="2025-06-16T09:47:00Z">
              <w:r w:rsidRPr="005725E3">
                <w:rPr>
                  <w:noProof/>
                  <w:sz w:val="16"/>
                  <w:szCs w:val="16"/>
                  <w:lang w:val="en-US"/>
                </w:rPr>
                <w:t>date</w:t>
              </w:r>
            </w:ins>
          </w:p>
        </w:tc>
        <w:tc>
          <w:tcPr>
            <w:tcW w:w="0" w:type="dxa"/>
          </w:tcPr>
          <w:p w14:paraId="0C01808A" w14:textId="7FA05FD6" w:rsidR="008860B8" w:rsidRPr="005725E3" w:rsidRDefault="008860B8" w:rsidP="008860B8">
            <w:pPr>
              <w:spacing w:after="0"/>
              <w:rPr>
                <w:ins w:id="22242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084D7DA2" w14:textId="77777777">
        <w:tblPrEx>
          <w:tblW w:w="9137" w:type="dxa"/>
          <w:tblInd w:w="72" w:type="dxa"/>
          <w:tblLayout w:type="fixed"/>
          <w:tblPrExChange w:id="22243" w:author="Irová Zuzana" w:date="2025-06-16T11:47:00Z" w16du:dateUtc="2025-06-16T09:47:00Z">
            <w:tblPrEx>
              <w:tblW w:w="9137" w:type="dxa"/>
              <w:tblInd w:w="72" w:type="dxa"/>
              <w:tblLayout w:type="fixed"/>
            </w:tblPrEx>
          </w:tblPrExChange>
        </w:tblPrEx>
        <w:trPr>
          <w:cantSplit/>
          <w:trHeight w:val="340"/>
          <w:ins w:id="22244" w:author="Irová Zuzana" w:date="2025-06-16T11:44:00Z" w16du:dateUtc="2025-06-16T09:44:00Z"/>
          <w:trPrChange w:id="22245" w:author="Irová Zuzana" w:date="2025-06-16T11:47:00Z" w16du:dateUtc="2025-06-16T09:47:00Z">
            <w:trPr>
              <w:cantSplit/>
              <w:trHeight w:val="340"/>
            </w:trPr>
          </w:trPrChange>
        </w:trPr>
        <w:tc>
          <w:tcPr>
            <w:tcW w:w="0" w:type="dxa"/>
            <w:shd w:val="clear" w:color="auto" w:fill="auto"/>
            <w:vAlign w:val="center"/>
            <w:tcPrChange w:id="22246" w:author="Irová Zuzana" w:date="2025-06-16T11:47:00Z" w16du:dateUtc="2025-06-16T09:47:00Z">
              <w:tcPr>
                <w:tcW w:w="490" w:type="dxa"/>
                <w:vAlign w:val="center"/>
              </w:tcPr>
            </w:tcPrChange>
          </w:tcPr>
          <w:p w14:paraId="7132E80B" w14:textId="46D35D62" w:rsidR="008860B8" w:rsidRPr="005725E3" w:rsidRDefault="008860B8" w:rsidP="008860B8">
            <w:pPr>
              <w:spacing w:after="0"/>
              <w:rPr>
                <w:ins w:id="22247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48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17</w:t>
              </w:r>
            </w:ins>
          </w:p>
        </w:tc>
        <w:tc>
          <w:tcPr>
            <w:tcW w:w="0" w:type="dxa"/>
            <w:shd w:val="clear" w:color="auto" w:fill="auto"/>
            <w:vAlign w:val="center"/>
            <w:tcPrChange w:id="22249" w:author="Irová Zuzana" w:date="2025-06-16T11:47:00Z" w16du:dateUtc="2025-06-16T09:47:00Z">
              <w:tcPr>
                <w:tcW w:w="2410" w:type="dxa"/>
                <w:vAlign w:val="center"/>
              </w:tcPr>
            </w:tcPrChange>
          </w:tcPr>
          <w:p w14:paraId="48FCDB3E" w14:textId="7A523740" w:rsidR="008860B8" w:rsidRDefault="008860B8" w:rsidP="008860B8">
            <w:pPr>
              <w:spacing w:after="0"/>
              <w:rPr>
                <w:ins w:id="22250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51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>Bill total amount</w:t>
              </w:r>
            </w:ins>
          </w:p>
        </w:tc>
        <w:tc>
          <w:tcPr>
            <w:tcW w:w="0" w:type="dxa"/>
            <w:shd w:val="clear" w:color="auto" w:fill="auto"/>
            <w:tcPrChange w:id="22252" w:author="Irová Zuzana" w:date="2025-06-16T11:47:00Z" w16du:dateUtc="2025-06-16T09:47:00Z">
              <w:tcPr>
                <w:tcW w:w="709" w:type="dxa"/>
                <w:vAlign w:val="center"/>
              </w:tcPr>
            </w:tcPrChange>
          </w:tcPr>
          <w:p w14:paraId="2773AD12" w14:textId="2E00C17F" w:rsidR="008860B8" w:rsidRDefault="008860B8" w:rsidP="008860B8">
            <w:pPr>
              <w:spacing w:after="0"/>
              <w:rPr>
                <w:ins w:id="22253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54" w:author="Irová Zuzana" w:date="2025-06-16T11:47:00Z" w16du:dateUtc="2025-06-16T09:47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  <w:shd w:val="clear" w:color="auto" w:fill="auto"/>
            <w:tcPrChange w:id="22255" w:author="Irová Zuzana" w:date="2025-06-16T11:47:00Z" w16du:dateUtc="2025-06-16T09:47:00Z">
              <w:tcPr>
                <w:tcW w:w="850" w:type="dxa"/>
                <w:vAlign w:val="center"/>
              </w:tcPr>
            </w:tcPrChange>
          </w:tcPr>
          <w:p w14:paraId="1BC35353" w14:textId="6E0BEF3D" w:rsidR="008860B8" w:rsidRDefault="008860B8" w:rsidP="008860B8">
            <w:pPr>
              <w:spacing w:after="0"/>
              <w:rPr>
                <w:ins w:id="22256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57" w:author="Irová Zuzana" w:date="2025-06-16T11:47:00Z" w16du:dateUtc="2025-06-16T09:47:00Z">
              <w:r w:rsidRPr="005725E3">
                <w:rPr>
                  <w:noProof/>
                  <w:sz w:val="16"/>
                  <w:szCs w:val="16"/>
                  <w:lang w:val="en-US"/>
                </w:rPr>
                <w:t>Ano</w:t>
              </w:r>
            </w:ins>
          </w:p>
        </w:tc>
        <w:tc>
          <w:tcPr>
            <w:tcW w:w="0" w:type="dxa"/>
            <w:shd w:val="clear" w:color="auto" w:fill="auto"/>
            <w:vAlign w:val="center"/>
            <w:tcPrChange w:id="22258" w:author="Irová Zuzana" w:date="2025-06-16T11:47:00Z" w16du:dateUtc="2025-06-16T09:47:00Z">
              <w:tcPr>
                <w:tcW w:w="2835" w:type="dxa"/>
                <w:vAlign w:val="center"/>
              </w:tcPr>
            </w:tcPrChange>
          </w:tcPr>
          <w:p w14:paraId="2F604B14" w14:textId="09A4F38D" w:rsidR="008860B8" w:rsidRDefault="008860B8" w:rsidP="008860B8">
            <w:pPr>
              <w:spacing w:after="0"/>
              <w:rPr>
                <w:ins w:id="22259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60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>Bill.total amount</w:t>
              </w:r>
            </w:ins>
          </w:p>
        </w:tc>
        <w:tc>
          <w:tcPr>
            <w:tcW w:w="0" w:type="dxa"/>
            <w:shd w:val="clear" w:color="auto" w:fill="auto"/>
            <w:tcPrChange w:id="22261" w:author="Irová Zuzana" w:date="2025-06-16T11:47:00Z" w16du:dateUtc="2025-06-16T09:47:00Z">
              <w:tcPr>
                <w:tcW w:w="1843" w:type="dxa"/>
                <w:vAlign w:val="center"/>
              </w:tcPr>
            </w:tcPrChange>
          </w:tcPr>
          <w:p w14:paraId="1C2D1363" w14:textId="468998EA" w:rsidR="008860B8" w:rsidRPr="005725E3" w:rsidRDefault="008860B8" w:rsidP="008860B8">
            <w:pPr>
              <w:spacing w:after="0"/>
              <w:rPr>
                <w:ins w:id="22262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</w:tr>
      <w:tr w:rsidR="00E70E3B" w:rsidRPr="0098638C" w14:paraId="5A49E7E2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  <w:ins w:id="22263" w:author="Irová Zuzana" w:date="2025-06-16T11:44:00Z" w16du:dateUtc="2025-06-16T09:44:00Z"/>
        </w:trPr>
        <w:tc>
          <w:tcPr>
            <w:tcW w:w="0" w:type="dxa"/>
            <w:vAlign w:val="center"/>
          </w:tcPr>
          <w:p w14:paraId="1FD959F7" w14:textId="35B2616D" w:rsidR="008860B8" w:rsidRPr="005725E3" w:rsidRDefault="008860B8" w:rsidP="008860B8">
            <w:pPr>
              <w:spacing w:after="0"/>
              <w:rPr>
                <w:ins w:id="22264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65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18</w:t>
              </w:r>
            </w:ins>
          </w:p>
        </w:tc>
        <w:tc>
          <w:tcPr>
            <w:tcW w:w="0" w:type="dxa"/>
            <w:vAlign w:val="center"/>
          </w:tcPr>
          <w:p w14:paraId="705D0F5A" w14:textId="589FB064" w:rsidR="008860B8" w:rsidRDefault="008860B8" w:rsidP="008860B8">
            <w:pPr>
              <w:spacing w:after="0"/>
              <w:rPr>
                <w:ins w:id="22266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67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Bill item </w:t>
              </w:r>
              <w:r>
                <w:rPr>
                  <w:noProof/>
                  <w:sz w:val="16"/>
                  <w:szCs w:val="16"/>
                  <w:lang w:val="en-US"/>
                </w:rPr>
                <w:t>amount</w:t>
              </w:r>
            </w:ins>
          </w:p>
        </w:tc>
        <w:tc>
          <w:tcPr>
            <w:tcW w:w="0" w:type="dxa"/>
          </w:tcPr>
          <w:p w14:paraId="3D22D97F" w14:textId="013EDD8D" w:rsidR="008860B8" w:rsidRDefault="008860B8" w:rsidP="008860B8">
            <w:pPr>
              <w:spacing w:after="0"/>
              <w:rPr>
                <w:ins w:id="22268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69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</w:tcPr>
          <w:p w14:paraId="7CFEA2E4" w14:textId="63C608F1" w:rsidR="008860B8" w:rsidRDefault="008860B8" w:rsidP="008860B8">
            <w:pPr>
              <w:spacing w:after="0"/>
              <w:rPr>
                <w:ins w:id="22270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71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>Ano</w:t>
              </w:r>
            </w:ins>
          </w:p>
        </w:tc>
        <w:tc>
          <w:tcPr>
            <w:tcW w:w="0" w:type="dxa"/>
            <w:vAlign w:val="center"/>
          </w:tcPr>
          <w:p w14:paraId="4FBC0927" w14:textId="3F51F186" w:rsidR="008860B8" w:rsidRDefault="008860B8" w:rsidP="008860B8">
            <w:pPr>
              <w:spacing w:after="0"/>
              <w:rPr>
                <w:ins w:id="22272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73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>Bill item.</w:t>
              </w:r>
              <w:r>
                <w:rPr>
                  <w:noProof/>
                  <w:sz w:val="16"/>
                  <w:szCs w:val="16"/>
                  <w:lang w:val="en-US"/>
                </w:rPr>
                <w:t>price amount</w:t>
              </w:r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 </w:t>
              </w:r>
            </w:ins>
          </w:p>
        </w:tc>
        <w:tc>
          <w:tcPr>
            <w:tcW w:w="0" w:type="dxa"/>
          </w:tcPr>
          <w:p w14:paraId="7BB7EE9D" w14:textId="27BC32BC" w:rsidR="008860B8" w:rsidRPr="005725E3" w:rsidRDefault="008860B8" w:rsidP="008860B8">
            <w:pPr>
              <w:spacing w:after="0"/>
              <w:rPr>
                <w:ins w:id="22274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</w:tr>
      <w:tr w:rsidR="00E70E3B" w:rsidRPr="0098638C" w14:paraId="70BD80B5" w14:textId="77777777">
        <w:trPr>
          <w:cantSplit/>
          <w:trHeight w:val="340"/>
          <w:ins w:id="22275" w:author="Irová Zuzana" w:date="2025-06-16T11:44:00Z" w16du:dateUtc="2025-06-16T09:44:00Z"/>
        </w:trPr>
        <w:tc>
          <w:tcPr>
            <w:tcW w:w="0" w:type="dxa"/>
            <w:vAlign w:val="center"/>
          </w:tcPr>
          <w:p w14:paraId="0345D968" w14:textId="175070DC" w:rsidR="008860B8" w:rsidRPr="005725E3" w:rsidRDefault="008860B8" w:rsidP="008860B8">
            <w:pPr>
              <w:spacing w:after="0"/>
              <w:rPr>
                <w:ins w:id="22276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77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19</w:t>
              </w:r>
            </w:ins>
          </w:p>
        </w:tc>
        <w:tc>
          <w:tcPr>
            <w:tcW w:w="0" w:type="dxa"/>
            <w:vAlign w:val="center"/>
          </w:tcPr>
          <w:p w14:paraId="29B22DFE" w14:textId="5EEDAC24" w:rsidR="008860B8" w:rsidRDefault="008860B8" w:rsidP="008860B8">
            <w:pPr>
              <w:spacing w:after="0"/>
              <w:rPr>
                <w:ins w:id="22278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79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Bill item </w:t>
              </w:r>
              <w:r>
                <w:rPr>
                  <w:noProof/>
                  <w:sz w:val="16"/>
                  <w:szCs w:val="16"/>
                  <w:lang w:val="en-US"/>
                </w:rPr>
                <w:t>tax base</w:t>
              </w:r>
            </w:ins>
          </w:p>
        </w:tc>
        <w:tc>
          <w:tcPr>
            <w:tcW w:w="0" w:type="dxa"/>
          </w:tcPr>
          <w:p w14:paraId="339B407E" w14:textId="5EF1D2E5" w:rsidR="008860B8" w:rsidRDefault="008860B8" w:rsidP="008860B8">
            <w:pPr>
              <w:spacing w:after="0"/>
              <w:rPr>
                <w:ins w:id="22280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81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</w:tcPr>
          <w:p w14:paraId="6605FCBC" w14:textId="7E3471A8" w:rsidR="008860B8" w:rsidRDefault="008860B8" w:rsidP="008860B8">
            <w:pPr>
              <w:spacing w:after="0"/>
              <w:rPr>
                <w:ins w:id="22282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83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>Ano</w:t>
              </w:r>
            </w:ins>
          </w:p>
        </w:tc>
        <w:tc>
          <w:tcPr>
            <w:tcW w:w="0" w:type="dxa"/>
            <w:vAlign w:val="center"/>
          </w:tcPr>
          <w:p w14:paraId="0EBDA5C5" w14:textId="3CF92B66" w:rsidR="008860B8" w:rsidRDefault="008860B8" w:rsidP="008860B8">
            <w:pPr>
              <w:spacing w:after="0"/>
              <w:rPr>
                <w:ins w:id="22284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85" w:author="Irová Zuzana" w:date="2025-06-16T11:50:00Z" w16du:dateUtc="2025-06-16T09:50:00Z">
              <w:r w:rsidRPr="005725E3">
                <w:rPr>
                  <w:noProof/>
                  <w:sz w:val="16"/>
                  <w:szCs w:val="16"/>
                  <w:lang w:val="en-US"/>
                </w:rPr>
                <w:t>Bill item.</w:t>
              </w:r>
              <w:r>
                <w:rPr>
                  <w:noProof/>
                  <w:sz w:val="16"/>
                  <w:szCs w:val="16"/>
                  <w:lang w:val="en-US"/>
                </w:rPr>
                <w:t>tax base</w:t>
              </w:r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 </w:t>
              </w:r>
            </w:ins>
          </w:p>
        </w:tc>
        <w:tc>
          <w:tcPr>
            <w:tcW w:w="0" w:type="dxa"/>
          </w:tcPr>
          <w:p w14:paraId="1C8D3881" w14:textId="79F31515" w:rsidR="008860B8" w:rsidRPr="005725E3" w:rsidRDefault="008860B8" w:rsidP="008860B8">
            <w:pPr>
              <w:spacing w:after="0"/>
              <w:rPr>
                <w:ins w:id="22286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</w:tr>
      <w:tr w:rsidR="00A77EC1" w:rsidRPr="0098638C" w14:paraId="5FF44222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  <w:ins w:id="22287" w:author="Irová Zuzana" w:date="2025-06-16T11:44:00Z" w16du:dateUtc="2025-06-16T09:44:00Z"/>
        </w:trPr>
        <w:tc>
          <w:tcPr>
            <w:tcW w:w="0" w:type="dxa"/>
            <w:vAlign w:val="center"/>
          </w:tcPr>
          <w:p w14:paraId="30FF8369" w14:textId="04066EBC" w:rsidR="008860B8" w:rsidRPr="005725E3" w:rsidRDefault="008860B8" w:rsidP="008860B8">
            <w:pPr>
              <w:spacing w:after="0"/>
              <w:rPr>
                <w:ins w:id="22288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89" w:author="Irová Zuzana" w:date="2025-06-16T11:54:00Z" w16du:dateUtc="2025-06-16T09:54:00Z">
              <w:r w:rsidRPr="005725E3">
                <w:rPr>
                  <w:noProof/>
                  <w:sz w:val="16"/>
                  <w:szCs w:val="16"/>
                  <w:lang w:val="en-US"/>
                </w:rPr>
                <w:t>20</w:t>
              </w:r>
            </w:ins>
          </w:p>
        </w:tc>
        <w:tc>
          <w:tcPr>
            <w:tcW w:w="0" w:type="dxa"/>
          </w:tcPr>
          <w:p w14:paraId="55611D19" w14:textId="3CB59C02" w:rsidR="008860B8" w:rsidRDefault="008860B8" w:rsidP="008860B8">
            <w:pPr>
              <w:spacing w:after="0"/>
              <w:rPr>
                <w:ins w:id="22290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91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>Bill item category</w:t>
              </w:r>
            </w:ins>
          </w:p>
        </w:tc>
        <w:tc>
          <w:tcPr>
            <w:tcW w:w="0" w:type="dxa"/>
          </w:tcPr>
          <w:p w14:paraId="09A62CA4" w14:textId="1E2ED75D" w:rsidR="008860B8" w:rsidRDefault="008860B8" w:rsidP="008860B8">
            <w:pPr>
              <w:spacing w:after="0"/>
              <w:rPr>
                <w:ins w:id="22292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93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</w:tcPr>
          <w:p w14:paraId="470B39EA" w14:textId="0608CE13" w:rsidR="008860B8" w:rsidRDefault="008860B8" w:rsidP="008860B8">
            <w:pPr>
              <w:spacing w:after="0"/>
              <w:rPr>
                <w:ins w:id="22294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95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>Ano</w:t>
              </w:r>
            </w:ins>
          </w:p>
        </w:tc>
        <w:tc>
          <w:tcPr>
            <w:tcW w:w="0" w:type="dxa"/>
          </w:tcPr>
          <w:p w14:paraId="14B9918A" w14:textId="1AD666BA" w:rsidR="008860B8" w:rsidRDefault="008860B8" w:rsidP="008860B8">
            <w:pPr>
              <w:spacing w:after="0"/>
              <w:rPr>
                <w:ins w:id="22296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297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Bill item.bill item category </w:t>
              </w:r>
            </w:ins>
          </w:p>
        </w:tc>
        <w:tc>
          <w:tcPr>
            <w:tcW w:w="0" w:type="dxa"/>
          </w:tcPr>
          <w:p w14:paraId="2E111235" w14:textId="7D7CCF12" w:rsidR="008860B8" w:rsidRPr="005725E3" w:rsidRDefault="008860B8" w:rsidP="008860B8">
            <w:pPr>
              <w:spacing w:after="0"/>
              <w:rPr>
                <w:ins w:id="22298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</w:tr>
      <w:tr w:rsidR="00E70E3B" w:rsidRPr="0098638C" w14:paraId="54BFAAD5" w14:textId="77777777">
        <w:trPr>
          <w:cantSplit/>
          <w:trHeight w:val="340"/>
          <w:ins w:id="22299" w:author="Irová Zuzana" w:date="2025-06-16T11:44:00Z" w16du:dateUtc="2025-06-16T09:44:00Z"/>
        </w:trPr>
        <w:tc>
          <w:tcPr>
            <w:tcW w:w="0" w:type="dxa"/>
            <w:vAlign w:val="center"/>
          </w:tcPr>
          <w:p w14:paraId="389A0C1C" w14:textId="1C4D1056" w:rsidR="008860B8" w:rsidRPr="005725E3" w:rsidRDefault="008860B8" w:rsidP="008860B8">
            <w:pPr>
              <w:spacing w:after="0"/>
              <w:rPr>
                <w:ins w:id="22300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  <w:tc>
          <w:tcPr>
            <w:tcW w:w="0" w:type="dxa"/>
            <w:vAlign w:val="center"/>
          </w:tcPr>
          <w:p w14:paraId="08CF6E62" w14:textId="02E0533B" w:rsidR="008860B8" w:rsidRDefault="008860B8" w:rsidP="008860B8">
            <w:pPr>
              <w:spacing w:after="0"/>
              <w:rPr>
                <w:ins w:id="22301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302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>Billing service</w:t>
              </w:r>
            </w:ins>
          </w:p>
        </w:tc>
        <w:tc>
          <w:tcPr>
            <w:tcW w:w="0" w:type="dxa"/>
          </w:tcPr>
          <w:p w14:paraId="18CA61C6" w14:textId="72E5A279" w:rsidR="008860B8" w:rsidRDefault="008860B8" w:rsidP="008860B8">
            <w:pPr>
              <w:spacing w:after="0"/>
              <w:rPr>
                <w:ins w:id="22303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304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</w:tcPr>
          <w:p w14:paraId="271596F0" w14:textId="6E96E3F5" w:rsidR="008860B8" w:rsidRDefault="008860B8" w:rsidP="008860B8">
            <w:pPr>
              <w:spacing w:after="0"/>
              <w:rPr>
                <w:ins w:id="22305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306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>Ano</w:t>
              </w:r>
            </w:ins>
          </w:p>
        </w:tc>
        <w:tc>
          <w:tcPr>
            <w:tcW w:w="0" w:type="dxa"/>
            <w:vAlign w:val="center"/>
          </w:tcPr>
          <w:p w14:paraId="024C3CE6" w14:textId="2DB4236B" w:rsidR="008860B8" w:rsidRDefault="008860B8" w:rsidP="008860B8">
            <w:pPr>
              <w:spacing w:after="0"/>
              <w:rPr>
                <w:ins w:id="22307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308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>Bill item.billing service</w:t>
              </w:r>
            </w:ins>
          </w:p>
        </w:tc>
        <w:tc>
          <w:tcPr>
            <w:tcW w:w="0" w:type="dxa"/>
          </w:tcPr>
          <w:p w14:paraId="41C8F083" w14:textId="3820DCE7" w:rsidR="008860B8" w:rsidRPr="005725E3" w:rsidRDefault="008860B8" w:rsidP="008860B8">
            <w:pPr>
              <w:spacing w:after="0"/>
              <w:rPr>
                <w:ins w:id="22309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</w:tr>
      <w:tr w:rsidR="00A77EC1" w:rsidRPr="0098638C" w14:paraId="3EC4A278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  <w:ins w:id="22310" w:author="Irová Zuzana" w:date="2025-06-16T11:44:00Z" w16du:dateUtc="2025-06-16T09:44:00Z"/>
        </w:trPr>
        <w:tc>
          <w:tcPr>
            <w:tcW w:w="0" w:type="dxa"/>
            <w:vAlign w:val="center"/>
          </w:tcPr>
          <w:p w14:paraId="580984AB" w14:textId="53786E0F" w:rsidR="008860B8" w:rsidRPr="005725E3" w:rsidRDefault="008860B8" w:rsidP="008860B8">
            <w:pPr>
              <w:spacing w:after="0"/>
              <w:rPr>
                <w:ins w:id="22311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  <w:tc>
          <w:tcPr>
            <w:tcW w:w="0" w:type="dxa"/>
            <w:vAlign w:val="center"/>
          </w:tcPr>
          <w:p w14:paraId="0033856B" w14:textId="395C451A" w:rsidR="008860B8" w:rsidRDefault="008860B8" w:rsidP="008860B8">
            <w:pPr>
              <w:spacing w:after="0"/>
              <w:rPr>
                <w:ins w:id="22312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313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>Number of units</w:t>
              </w:r>
            </w:ins>
          </w:p>
        </w:tc>
        <w:tc>
          <w:tcPr>
            <w:tcW w:w="0" w:type="dxa"/>
          </w:tcPr>
          <w:p w14:paraId="5391FF8F" w14:textId="23D3D77B" w:rsidR="008860B8" w:rsidRDefault="008860B8" w:rsidP="008860B8">
            <w:pPr>
              <w:spacing w:after="0"/>
              <w:rPr>
                <w:ins w:id="22314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315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</w:tcPr>
          <w:p w14:paraId="2305F8CE" w14:textId="10FE45C7" w:rsidR="008860B8" w:rsidRDefault="008860B8" w:rsidP="008860B8">
            <w:pPr>
              <w:spacing w:after="0"/>
              <w:rPr>
                <w:ins w:id="22316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317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>Ano</w:t>
              </w:r>
            </w:ins>
          </w:p>
        </w:tc>
        <w:tc>
          <w:tcPr>
            <w:tcW w:w="0" w:type="dxa"/>
            <w:vAlign w:val="center"/>
          </w:tcPr>
          <w:p w14:paraId="3726AF42" w14:textId="05C7B0B3" w:rsidR="008860B8" w:rsidRDefault="008860B8" w:rsidP="008860B8">
            <w:pPr>
              <w:spacing w:after="0"/>
              <w:rPr>
                <w:ins w:id="22318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319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Bill item.number of units </w:t>
              </w:r>
            </w:ins>
          </w:p>
        </w:tc>
        <w:tc>
          <w:tcPr>
            <w:tcW w:w="0" w:type="dxa"/>
          </w:tcPr>
          <w:p w14:paraId="621E4832" w14:textId="5FC74B07" w:rsidR="008860B8" w:rsidRPr="005725E3" w:rsidRDefault="008860B8" w:rsidP="008860B8">
            <w:pPr>
              <w:spacing w:after="0"/>
              <w:rPr>
                <w:ins w:id="22320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</w:tr>
      <w:tr w:rsidR="00E70E3B" w:rsidRPr="0098638C" w14:paraId="2D3F74DC" w14:textId="77777777">
        <w:trPr>
          <w:cantSplit/>
          <w:trHeight w:val="340"/>
          <w:ins w:id="22321" w:author="Irová Zuzana" w:date="2025-06-16T11:44:00Z" w16du:dateUtc="2025-06-16T09:44:00Z"/>
        </w:trPr>
        <w:tc>
          <w:tcPr>
            <w:tcW w:w="0" w:type="dxa"/>
            <w:vAlign w:val="center"/>
          </w:tcPr>
          <w:p w14:paraId="1899BC8C" w14:textId="77777777" w:rsidR="008860B8" w:rsidRPr="005725E3" w:rsidRDefault="008860B8" w:rsidP="008860B8">
            <w:pPr>
              <w:spacing w:after="0"/>
              <w:rPr>
                <w:ins w:id="22322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  <w:tc>
          <w:tcPr>
            <w:tcW w:w="0" w:type="dxa"/>
            <w:vAlign w:val="center"/>
          </w:tcPr>
          <w:p w14:paraId="5CE3105D" w14:textId="1AFF7CB9" w:rsidR="008860B8" w:rsidRDefault="008860B8" w:rsidP="008860B8">
            <w:pPr>
              <w:spacing w:after="0"/>
              <w:rPr>
                <w:ins w:id="22323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324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>Unit price</w:t>
              </w:r>
            </w:ins>
          </w:p>
        </w:tc>
        <w:tc>
          <w:tcPr>
            <w:tcW w:w="0" w:type="dxa"/>
          </w:tcPr>
          <w:p w14:paraId="0DF7A0E5" w14:textId="56607B9B" w:rsidR="008860B8" w:rsidRDefault="008860B8" w:rsidP="008860B8">
            <w:pPr>
              <w:spacing w:after="0"/>
              <w:rPr>
                <w:ins w:id="22325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326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</w:tcPr>
          <w:p w14:paraId="6FE43440" w14:textId="4E72BE34" w:rsidR="008860B8" w:rsidRDefault="008860B8" w:rsidP="008860B8">
            <w:pPr>
              <w:spacing w:after="0"/>
              <w:rPr>
                <w:ins w:id="22327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328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>Ano</w:t>
              </w:r>
            </w:ins>
          </w:p>
        </w:tc>
        <w:tc>
          <w:tcPr>
            <w:tcW w:w="0" w:type="dxa"/>
            <w:vAlign w:val="center"/>
          </w:tcPr>
          <w:p w14:paraId="20B56AE5" w14:textId="27684C6B" w:rsidR="008860B8" w:rsidRDefault="008860B8" w:rsidP="008860B8">
            <w:pPr>
              <w:spacing w:after="0"/>
              <w:rPr>
                <w:ins w:id="22329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330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>Bill item.unit price VAT</w:t>
              </w:r>
            </w:ins>
          </w:p>
        </w:tc>
        <w:tc>
          <w:tcPr>
            <w:tcW w:w="0" w:type="dxa"/>
          </w:tcPr>
          <w:p w14:paraId="6AD29F8B" w14:textId="7B9645D3" w:rsidR="008860B8" w:rsidRPr="005725E3" w:rsidRDefault="008860B8" w:rsidP="008860B8">
            <w:pPr>
              <w:spacing w:after="0"/>
              <w:rPr>
                <w:ins w:id="22331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</w:tr>
      <w:tr w:rsidR="00A77EC1" w:rsidRPr="0098638C" w14:paraId="6069F1E4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  <w:ins w:id="22332" w:author="Irová Zuzana" w:date="2025-06-16T11:44:00Z" w16du:dateUtc="2025-06-16T09:44:00Z"/>
        </w:trPr>
        <w:tc>
          <w:tcPr>
            <w:tcW w:w="0" w:type="dxa"/>
            <w:vAlign w:val="center"/>
          </w:tcPr>
          <w:p w14:paraId="7672DBFC" w14:textId="77777777" w:rsidR="008860B8" w:rsidRPr="005725E3" w:rsidRDefault="008860B8" w:rsidP="008860B8">
            <w:pPr>
              <w:spacing w:after="0"/>
              <w:rPr>
                <w:ins w:id="22333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  <w:tc>
          <w:tcPr>
            <w:tcW w:w="0" w:type="dxa"/>
            <w:vAlign w:val="center"/>
          </w:tcPr>
          <w:p w14:paraId="2F6E3800" w14:textId="1B66BB20" w:rsidR="008860B8" w:rsidRDefault="008860B8" w:rsidP="008860B8">
            <w:pPr>
              <w:spacing w:after="0"/>
              <w:rPr>
                <w:ins w:id="22334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335" w:author="Irová Zuzana" w:date="2025-06-16T11:51:00Z" w16du:dateUtc="2025-06-16T09:51:00Z">
              <w:r>
                <w:rPr>
                  <w:noProof/>
                  <w:sz w:val="16"/>
                  <w:szCs w:val="16"/>
                  <w:lang w:val="en-US"/>
                </w:rPr>
                <w:t>Discount amount</w:t>
              </w:r>
            </w:ins>
          </w:p>
        </w:tc>
        <w:tc>
          <w:tcPr>
            <w:tcW w:w="0" w:type="dxa"/>
          </w:tcPr>
          <w:p w14:paraId="32672FBE" w14:textId="033F2985" w:rsidR="008860B8" w:rsidRDefault="008860B8" w:rsidP="008860B8">
            <w:pPr>
              <w:spacing w:after="0"/>
              <w:rPr>
                <w:ins w:id="22336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337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</w:tcPr>
          <w:p w14:paraId="3B9F5A66" w14:textId="0E4E2F47" w:rsidR="008860B8" w:rsidRDefault="008860B8" w:rsidP="008860B8">
            <w:pPr>
              <w:spacing w:after="0"/>
              <w:rPr>
                <w:ins w:id="22338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339" w:author="Irová Zuzana" w:date="2025-06-16T11:52:00Z" w16du:dateUtc="2025-06-16T09:52:00Z">
              <w:r>
                <w:rPr>
                  <w:noProof/>
                  <w:sz w:val="16"/>
                  <w:szCs w:val="16"/>
                  <w:lang w:val="en-US"/>
                </w:rPr>
                <w:t>Ne</w:t>
              </w:r>
            </w:ins>
          </w:p>
        </w:tc>
        <w:tc>
          <w:tcPr>
            <w:tcW w:w="0" w:type="dxa"/>
            <w:vAlign w:val="center"/>
          </w:tcPr>
          <w:p w14:paraId="6B5BD4BE" w14:textId="7C871EB6" w:rsidR="008860B8" w:rsidRDefault="008860B8" w:rsidP="008860B8">
            <w:pPr>
              <w:spacing w:after="0"/>
              <w:rPr>
                <w:ins w:id="22340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  <w:ins w:id="22341" w:author="Irová Zuzana" w:date="2025-06-16T11:51:00Z" w16du:dateUtc="2025-06-16T09:51:00Z">
              <w:r w:rsidRPr="005725E3">
                <w:rPr>
                  <w:noProof/>
                  <w:sz w:val="16"/>
                  <w:szCs w:val="16"/>
                  <w:lang w:val="en-US"/>
                </w:rPr>
                <w:t>Bill item.</w:t>
              </w:r>
              <w:r>
                <w:rPr>
                  <w:noProof/>
                  <w:sz w:val="16"/>
                  <w:szCs w:val="16"/>
                  <w:lang w:val="en-US"/>
                </w:rPr>
                <w:t>discount amount</w:t>
              </w:r>
              <w:r w:rsidRPr="005725E3">
                <w:rPr>
                  <w:noProof/>
                  <w:sz w:val="16"/>
                  <w:szCs w:val="16"/>
                  <w:lang w:val="en-US"/>
                </w:rPr>
                <w:t xml:space="preserve"> VAT</w:t>
              </w:r>
            </w:ins>
          </w:p>
        </w:tc>
        <w:tc>
          <w:tcPr>
            <w:tcW w:w="0" w:type="dxa"/>
          </w:tcPr>
          <w:p w14:paraId="3CFD671F" w14:textId="4F019A46" w:rsidR="008860B8" w:rsidRPr="005725E3" w:rsidRDefault="008860B8" w:rsidP="008860B8">
            <w:pPr>
              <w:spacing w:after="0"/>
              <w:rPr>
                <w:ins w:id="22342" w:author="Irová Zuzana" w:date="2025-06-16T11:44:00Z" w16du:dateUtc="2025-06-16T09:44:00Z"/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38B7DADA" w14:textId="77777777">
        <w:tblPrEx>
          <w:tblW w:w="9137" w:type="dxa"/>
          <w:tblInd w:w="72" w:type="dxa"/>
          <w:tblLayout w:type="fixed"/>
          <w:tblPrExChange w:id="22343" w:author="Irová Zuzana" w:date="2025-06-16T11:49:00Z" w16du:dateUtc="2025-06-16T09:49:00Z">
            <w:tblPrEx>
              <w:tblW w:w="9137" w:type="dxa"/>
              <w:tblInd w:w="72" w:type="dxa"/>
              <w:tblLayout w:type="fixed"/>
            </w:tblPrEx>
          </w:tblPrExChange>
        </w:tblPrEx>
        <w:trPr>
          <w:cantSplit/>
          <w:trHeight w:val="340"/>
          <w:ins w:id="22344" w:author="Irová Zuzana" w:date="2025-06-16T11:43:00Z" w16du:dateUtc="2025-06-16T09:43:00Z"/>
          <w:trPrChange w:id="22345" w:author="Irová Zuzana" w:date="2025-06-16T11:49:00Z" w16du:dateUtc="2025-06-16T09:49:00Z">
            <w:trPr>
              <w:cantSplit/>
              <w:trHeight w:val="340"/>
            </w:trPr>
          </w:trPrChange>
        </w:trPr>
        <w:tc>
          <w:tcPr>
            <w:tcW w:w="0" w:type="dxa"/>
            <w:shd w:val="clear" w:color="auto" w:fill="auto"/>
            <w:vAlign w:val="center"/>
            <w:tcPrChange w:id="22346" w:author="Irová Zuzana" w:date="2025-06-16T11:49:00Z" w16du:dateUtc="2025-06-16T09:49:00Z">
              <w:tcPr>
                <w:tcW w:w="490" w:type="dxa"/>
                <w:vAlign w:val="center"/>
              </w:tcPr>
            </w:tcPrChange>
          </w:tcPr>
          <w:p w14:paraId="53CA5D66" w14:textId="77777777" w:rsidR="008860B8" w:rsidRPr="005725E3" w:rsidRDefault="008860B8" w:rsidP="008860B8">
            <w:pPr>
              <w:spacing w:after="0"/>
              <w:rPr>
                <w:ins w:id="22347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</w:p>
        </w:tc>
        <w:tc>
          <w:tcPr>
            <w:tcW w:w="0" w:type="dxa"/>
            <w:shd w:val="clear" w:color="auto" w:fill="auto"/>
            <w:vAlign w:val="center"/>
            <w:tcPrChange w:id="22348" w:author="Irová Zuzana" w:date="2025-06-16T11:49:00Z" w16du:dateUtc="2025-06-16T09:49:00Z">
              <w:tcPr>
                <w:tcW w:w="2410" w:type="dxa"/>
                <w:vAlign w:val="center"/>
              </w:tcPr>
            </w:tcPrChange>
          </w:tcPr>
          <w:p w14:paraId="156DF809" w14:textId="0556D71E" w:rsidR="008860B8" w:rsidRDefault="008860B8" w:rsidP="008860B8">
            <w:pPr>
              <w:spacing w:after="0"/>
              <w:rPr>
                <w:ins w:id="22349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  <w:ins w:id="22350" w:author="Irová Zuzana" w:date="2025-06-16T11:52:00Z" w16du:dateUtc="2025-06-16T09:52:00Z">
              <w:r>
                <w:rPr>
                  <w:noProof/>
                  <w:sz w:val="16"/>
                  <w:szCs w:val="16"/>
                  <w:lang w:val="en-US"/>
                </w:rPr>
                <w:t>Payment card</w:t>
              </w:r>
            </w:ins>
          </w:p>
        </w:tc>
        <w:tc>
          <w:tcPr>
            <w:tcW w:w="0" w:type="dxa"/>
            <w:shd w:val="clear" w:color="auto" w:fill="auto"/>
            <w:tcPrChange w:id="22351" w:author="Irová Zuzana" w:date="2025-06-16T11:49:00Z" w16du:dateUtc="2025-06-16T09:49:00Z">
              <w:tcPr>
                <w:tcW w:w="709" w:type="dxa"/>
                <w:vAlign w:val="center"/>
              </w:tcPr>
            </w:tcPrChange>
          </w:tcPr>
          <w:p w14:paraId="36D12CEA" w14:textId="3EF61BEB" w:rsidR="008860B8" w:rsidRDefault="008860B8" w:rsidP="008860B8">
            <w:pPr>
              <w:spacing w:after="0"/>
              <w:rPr>
                <w:ins w:id="22352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  <w:ins w:id="22353" w:author="Irová Zuzana" w:date="2025-06-16T11:52:00Z" w16du:dateUtc="2025-06-16T09:52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0" w:type="dxa"/>
            <w:shd w:val="clear" w:color="auto" w:fill="auto"/>
            <w:tcPrChange w:id="22354" w:author="Irová Zuzana" w:date="2025-06-16T11:49:00Z" w16du:dateUtc="2025-06-16T09:49:00Z">
              <w:tcPr>
                <w:tcW w:w="850" w:type="dxa"/>
                <w:vAlign w:val="center"/>
              </w:tcPr>
            </w:tcPrChange>
          </w:tcPr>
          <w:p w14:paraId="11B4D6F7" w14:textId="232B1181" w:rsidR="008860B8" w:rsidRDefault="008860B8" w:rsidP="008860B8">
            <w:pPr>
              <w:spacing w:after="0"/>
              <w:rPr>
                <w:ins w:id="22355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  <w:ins w:id="22356" w:author="Irová Zuzana" w:date="2025-06-16T11:52:00Z" w16du:dateUtc="2025-06-16T09:52:00Z">
              <w:r>
                <w:rPr>
                  <w:noProof/>
                  <w:sz w:val="16"/>
                  <w:szCs w:val="16"/>
                  <w:lang w:val="en-US"/>
                </w:rPr>
                <w:t>Ne</w:t>
              </w:r>
            </w:ins>
          </w:p>
        </w:tc>
        <w:tc>
          <w:tcPr>
            <w:tcW w:w="0" w:type="dxa"/>
            <w:shd w:val="clear" w:color="auto" w:fill="auto"/>
            <w:vAlign w:val="center"/>
            <w:tcPrChange w:id="22357" w:author="Irová Zuzana" w:date="2025-06-16T11:49:00Z" w16du:dateUtc="2025-06-16T09:49:00Z">
              <w:tcPr>
                <w:tcW w:w="2835" w:type="dxa"/>
                <w:vAlign w:val="center"/>
              </w:tcPr>
            </w:tcPrChange>
          </w:tcPr>
          <w:p w14:paraId="61A77FEB" w14:textId="41E7D82A" w:rsidR="008860B8" w:rsidRDefault="008860B8" w:rsidP="008860B8">
            <w:pPr>
              <w:spacing w:after="0"/>
              <w:rPr>
                <w:ins w:id="22358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  <w:ins w:id="22359" w:author="Irová Zuzana" w:date="2025-06-16T11:52:00Z" w16du:dateUtc="2025-06-16T09:52:00Z">
              <w:r w:rsidRPr="005725E3">
                <w:rPr>
                  <w:noProof/>
                  <w:sz w:val="16"/>
                  <w:szCs w:val="16"/>
                  <w:lang w:val="en-US"/>
                </w:rPr>
                <w:t>Bill item.</w:t>
              </w:r>
              <w:r>
                <w:rPr>
                  <w:noProof/>
                  <w:sz w:val="16"/>
                  <w:szCs w:val="16"/>
                  <w:lang w:val="en-US"/>
                </w:rPr>
                <w:t>card number</w:t>
              </w:r>
            </w:ins>
          </w:p>
        </w:tc>
        <w:tc>
          <w:tcPr>
            <w:tcW w:w="0" w:type="dxa"/>
            <w:shd w:val="clear" w:color="auto" w:fill="auto"/>
            <w:tcPrChange w:id="22360" w:author="Irová Zuzana" w:date="2025-06-16T11:49:00Z" w16du:dateUtc="2025-06-16T09:49:00Z">
              <w:tcPr>
                <w:tcW w:w="1843" w:type="dxa"/>
                <w:vAlign w:val="center"/>
              </w:tcPr>
            </w:tcPrChange>
          </w:tcPr>
          <w:p w14:paraId="71E3516E" w14:textId="0B885B8E" w:rsidR="008860B8" w:rsidRPr="005725E3" w:rsidRDefault="008860B8" w:rsidP="008860B8">
            <w:pPr>
              <w:spacing w:after="0"/>
              <w:rPr>
                <w:ins w:id="22361" w:author="Irová Zuzana" w:date="2025-06-16T11:43:00Z" w16du:dateUtc="2025-06-16T09:43:00Z"/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3256B937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  <w:ins w:id="22362" w:author="Irová Zuzana" w:date="2025-06-16T11:40:00Z" w16du:dateUtc="2025-06-16T09:40:00Z"/>
        </w:trPr>
        <w:tc>
          <w:tcPr>
            <w:tcW w:w="490" w:type="dxa"/>
            <w:vAlign w:val="center"/>
          </w:tcPr>
          <w:p w14:paraId="357BB0F8" w14:textId="37ABF8D7" w:rsidR="008860B8" w:rsidRPr="005725E3" w:rsidRDefault="008860B8" w:rsidP="008860B8">
            <w:pPr>
              <w:spacing w:after="0"/>
              <w:rPr>
                <w:ins w:id="22363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</w:p>
        </w:tc>
        <w:tc>
          <w:tcPr>
            <w:tcW w:w="2410" w:type="dxa"/>
            <w:vAlign w:val="center"/>
          </w:tcPr>
          <w:p w14:paraId="6540EB2A" w14:textId="41D6FA80" w:rsidR="008860B8" w:rsidRPr="005725E3" w:rsidRDefault="008860B8" w:rsidP="008860B8">
            <w:pPr>
              <w:spacing w:after="0"/>
              <w:rPr>
                <w:ins w:id="22364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365" w:author="Irová Zuzana" w:date="2025-06-16T11:52:00Z" w16du:dateUtc="2025-06-16T09:52:00Z">
              <w:r>
                <w:rPr>
                  <w:noProof/>
                  <w:sz w:val="16"/>
                  <w:szCs w:val="16"/>
                  <w:lang w:val="en-US"/>
                </w:rPr>
                <w:t>Payment card type</w:t>
              </w:r>
            </w:ins>
          </w:p>
        </w:tc>
        <w:tc>
          <w:tcPr>
            <w:tcW w:w="709" w:type="dxa"/>
          </w:tcPr>
          <w:p w14:paraId="068A98A2" w14:textId="34C4FC34" w:rsidR="008860B8" w:rsidRPr="005725E3" w:rsidRDefault="008860B8" w:rsidP="008860B8">
            <w:pPr>
              <w:spacing w:after="0"/>
              <w:rPr>
                <w:ins w:id="22366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367" w:author="Irová Zuzana" w:date="2025-06-16T11:52:00Z" w16du:dateUtc="2025-06-16T09:52:00Z">
              <w:r w:rsidRPr="005725E3">
                <w:rPr>
                  <w:noProof/>
                  <w:sz w:val="16"/>
                  <w:szCs w:val="16"/>
                  <w:lang w:val="en-US"/>
                </w:rPr>
                <w:t>Text</w:t>
              </w:r>
            </w:ins>
          </w:p>
        </w:tc>
        <w:tc>
          <w:tcPr>
            <w:tcW w:w="850" w:type="dxa"/>
          </w:tcPr>
          <w:p w14:paraId="0E0E2152" w14:textId="040C33E1" w:rsidR="008860B8" w:rsidRPr="005725E3" w:rsidRDefault="008860B8" w:rsidP="008860B8">
            <w:pPr>
              <w:spacing w:after="0"/>
              <w:rPr>
                <w:ins w:id="22368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369" w:author="Irová Zuzana" w:date="2025-06-16T11:52:00Z" w16du:dateUtc="2025-06-16T09:52:00Z">
              <w:r>
                <w:rPr>
                  <w:noProof/>
                  <w:sz w:val="16"/>
                  <w:szCs w:val="16"/>
                  <w:lang w:val="en-US"/>
                </w:rPr>
                <w:t>Ne</w:t>
              </w:r>
            </w:ins>
          </w:p>
        </w:tc>
        <w:tc>
          <w:tcPr>
            <w:tcW w:w="2835" w:type="dxa"/>
            <w:vAlign w:val="center"/>
          </w:tcPr>
          <w:p w14:paraId="4F210F8B" w14:textId="523DBF4B" w:rsidR="008860B8" w:rsidRPr="005725E3" w:rsidRDefault="008860B8" w:rsidP="008860B8">
            <w:pPr>
              <w:spacing w:after="0"/>
              <w:rPr>
                <w:ins w:id="22370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  <w:ins w:id="22371" w:author="Irová Zuzana" w:date="2025-06-16T11:52:00Z" w16du:dateUtc="2025-06-16T09:52:00Z">
              <w:r w:rsidRPr="005725E3">
                <w:rPr>
                  <w:noProof/>
                  <w:sz w:val="16"/>
                  <w:szCs w:val="16"/>
                  <w:lang w:val="en-US"/>
                </w:rPr>
                <w:t>Bill item.</w:t>
              </w:r>
              <w:r>
                <w:rPr>
                  <w:noProof/>
                  <w:sz w:val="16"/>
                  <w:szCs w:val="16"/>
                  <w:lang w:val="en-US"/>
                </w:rPr>
                <w:t>card type</w:t>
              </w:r>
            </w:ins>
          </w:p>
        </w:tc>
        <w:tc>
          <w:tcPr>
            <w:tcW w:w="1843" w:type="dxa"/>
          </w:tcPr>
          <w:p w14:paraId="425E2FA6" w14:textId="092D0E30" w:rsidR="008860B8" w:rsidRPr="005725E3" w:rsidRDefault="008860B8" w:rsidP="008860B8">
            <w:pPr>
              <w:spacing w:after="0"/>
              <w:rPr>
                <w:ins w:id="22372" w:author="Irová Zuzana" w:date="2025-06-16T11:40:00Z" w16du:dateUtc="2025-06-16T09:40:00Z"/>
                <w:noProof/>
                <w:sz w:val="16"/>
                <w:szCs w:val="16"/>
                <w:lang w:val="en-US"/>
              </w:rPr>
            </w:pPr>
          </w:p>
        </w:tc>
      </w:tr>
    </w:tbl>
    <w:p w14:paraId="2655C9A1" w14:textId="77777777" w:rsidR="00AD64E0" w:rsidRPr="00AD64E0" w:rsidDel="00D45789" w:rsidRDefault="00AD64E0" w:rsidP="00AD64E0">
      <w:pPr>
        <w:pStyle w:val="NormalIndent"/>
        <w:rPr>
          <w:ins w:id="22373" w:author="Drastichová Zuzana" w:date="2025-03-06T21:44:00Z" w16du:dateUtc="2025-03-06T20:44:00Z"/>
          <w:del w:id="22374" w:author="Irová Zuzana" w:date="2025-06-16T11:55:00Z" w16du:dateUtc="2025-06-16T09:55:00Z"/>
        </w:rPr>
        <w:pPrChange w:id="22375" w:author="Irová Zuzana" w:date="2025-06-16T11:40:00Z" w16du:dateUtc="2025-06-16T09:40:00Z">
          <w:pPr>
            <w:pStyle w:val="Caption"/>
          </w:pPr>
        </w:pPrChange>
      </w:pPr>
    </w:p>
    <w:tbl>
      <w:tblPr>
        <w:tblW w:w="483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5"/>
        <w:gridCol w:w="8"/>
        <w:gridCol w:w="1365"/>
        <w:gridCol w:w="1134"/>
        <w:gridCol w:w="4087"/>
        <w:gridCol w:w="160"/>
        <w:gridCol w:w="160"/>
      </w:tblGrid>
      <w:tr w:rsidR="00E70E3B" w:rsidRPr="00BF4865" w:rsidDel="00D45789" w14:paraId="7ECFDAF2" w14:textId="77777777" w:rsidTr="00BF4865">
        <w:trPr>
          <w:gridAfter w:val="2"/>
          <w:wAfter w:w="320" w:type="dxa"/>
          <w:cantSplit/>
          <w:trHeight w:val="270"/>
          <w:tblHeader/>
          <w:ins w:id="22376" w:author="Drastichová Zuzana" w:date="2025-03-06T21:44:00Z"/>
          <w:del w:id="22377" w:author="Irová Zuzana" w:date="2025-06-16T11:55:00Z" w16du:dateUtc="2025-06-16T09:55:00Z"/>
        </w:trPr>
        <w:tc>
          <w:tcPr>
            <w:tcW w:w="131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22704B8A" w14:textId="77777777" w:rsidR="0022142D" w:rsidRPr="002F54DF" w:rsidDel="00D45789" w:rsidRDefault="0022142D" w:rsidP="002F54DF">
            <w:pPr>
              <w:pStyle w:val="Table"/>
              <w:rPr>
                <w:ins w:id="22378" w:author="Drastichová Zuzana" w:date="2025-03-06T21:44:00Z" w16du:dateUtc="2025-03-06T20:44:00Z"/>
                <w:del w:id="22379" w:author="Irová Zuzana" w:date="2025-06-16T11:55:00Z" w16du:dateUtc="2025-06-16T09:55:00Z"/>
                <w:rFonts w:eastAsia="Times New Roman"/>
                <w:b/>
                <w:bCs/>
                <w:rPrChange w:id="22380" w:author="Irová Zuzana" w:date="2025-06-16T11:29:00Z" w16du:dateUtc="2025-06-16T09:29:00Z">
                  <w:rPr>
                    <w:ins w:id="22381" w:author="Drastichová Zuzana" w:date="2025-03-06T21:44:00Z" w16du:dateUtc="2025-03-06T20:44:00Z"/>
                    <w:del w:id="22382" w:author="Irová Zuzana" w:date="2025-06-16T11:55:00Z" w16du:dateUtc="2025-06-16T09:55:00Z"/>
                    <w:rFonts w:eastAsia="Times New Roman"/>
                  </w:rPr>
                </w:rPrChange>
              </w:rPr>
              <w:pPrChange w:id="22383" w:author="Irová Zuzana" w:date="2025-06-16T11:29:00Z" w16du:dateUtc="2025-06-16T09:29:00Z">
                <w:pPr>
                  <w:spacing w:after="0"/>
                </w:pPr>
              </w:pPrChange>
            </w:pPr>
            <w:ins w:id="22384" w:author="Drastichová Zuzana" w:date="2025-03-06T21:44:00Z" w16du:dateUtc="2025-03-06T20:44:00Z">
              <w:del w:id="22385" w:author="Irová Zuzana" w:date="2025-06-16T11:55:00Z" w16du:dateUtc="2025-06-16T09:55:00Z">
                <w:r w:rsidRPr="002F54DF" w:rsidDel="00D45789">
                  <w:rPr>
                    <w:b/>
                    <w:bCs/>
                    <w:rPrChange w:id="22386" w:author="Irová Zuzana" w:date="2025-06-16T11:29:00Z" w16du:dateUtc="2025-06-16T09:29:00Z">
                      <w:rPr/>
                    </w:rPrChange>
                  </w:rPr>
                  <w:delText>Název atributu EN</w:delText>
                </w:r>
              </w:del>
            </w:ins>
          </w:p>
        </w:tc>
        <w:tc>
          <w:tcPr>
            <w:tcW w:w="807" w:type="pct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490EAE52" w14:textId="77777777" w:rsidR="0022142D" w:rsidRPr="002F54DF" w:rsidDel="00D45789" w:rsidRDefault="0022142D" w:rsidP="002F54DF">
            <w:pPr>
              <w:pStyle w:val="Table"/>
              <w:rPr>
                <w:ins w:id="22387" w:author="Drastichová Zuzana" w:date="2025-03-06T21:44:00Z" w16du:dateUtc="2025-03-06T20:44:00Z"/>
                <w:del w:id="22388" w:author="Irová Zuzana" w:date="2025-06-16T11:55:00Z" w16du:dateUtc="2025-06-16T09:55:00Z"/>
                <w:rFonts w:eastAsia="Times New Roman"/>
                <w:b/>
                <w:bCs/>
                <w:rPrChange w:id="22389" w:author="Irová Zuzana" w:date="2025-06-16T11:29:00Z" w16du:dateUtc="2025-06-16T09:29:00Z">
                  <w:rPr>
                    <w:ins w:id="22390" w:author="Drastichová Zuzana" w:date="2025-03-06T21:44:00Z" w16du:dateUtc="2025-03-06T20:44:00Z"/>
                    <w:del w:id="22391" w:author="Irová Zuzana" w:date="2025-06-16T11:55:00Z" w16du:dateUtc="2025-06-16T09:55:00Z"/>
                    <w:rFonts w:eastAsia="Times New Roman"/>
                  </w:rPr>
                </w:rPrChange>
              </w:rPr>
              <w:pPrChange w:id="22392" w:author="Irová Zuzana" w:date="2025-06-16T11:29:00Z" w16du:dateUtc="2025-06-16T09:29:00Z">
                <w:pPr>
                  <w:spacing w:after="0"/>
                </w:pPr>
              </w:pPrChange>
            </w:pPr>
            <w:ins w:id="22393" w:author="Drastichová Zuzana" w:date="2025-03-06T21:44:00Z" w16du:dateUtc="2025-03-06T20:44:00Z">
              <w:del w:id="22394" w:author="Irová Zuzana" w:date="2025-06-16T11:55:00Z" w16du:dateUtc="2025-06-16T09:55:00Z">
                <w:r w:rsidRPr="002F54DF" w:rsidDel="00D45789">
                  <w:rPr>
                    <w:b/>
                    <w:bCs/>
                    <w:rPrChange w:id="22395" w:author="Irová Zuzana" w:date="2025-06-16T11:29:00Z" w16du:dateUtc="2025-06-16T09:29:00Z">
                      <w:rPr/>
                    </w:rPrChange>
                  </w:rPr>
                  <w:delText>Obchodní typ</w:delText>
                </w:r>
              </w:del>
            </w:ins>
          </w:p>
        </w:tc>
        <w:tc>
          <w:tcPr>
            <w:tcW w:w="644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425AAD" w14:textId="77777777" w:rsidR="0022142D" w:rsidRPr="002F54DF" w:rsidDel="00D45789" w:rsidRDefault="0022142D" w:rsidP="002F54DF">
            <w:pPr>
              <w:pStyle w:val="Table"/>
              <w:rPr>
                <w:ins w:id="22396" w:author="Drastichová Zuzana" w:date="2025-03-06T21:44:00Z" w16du:dateUtc="2025-03-06T20:44:00Z"/>
                <w:del w:id="22397" w:author="Irová Zuzana" w:date="2025-06-16T11:55:00Z" w16du:dateUtc="2025-06-16T09:55:00Z"/>
                <w:rFonts w:eastAsia="Times New Roman"/>
                <w:b/>
                <w:bCs/>
                <w:rPrChange w:id="22398" w:author="Irová Zuzana" w:date="2025-06-16T11:29:00Z" w16du:dateUtc="2025-06-16T09:29:00Z">
                  <w:rPr>
                    <w:ins w:id="22399" w:author="Drastichová Zuzana" w:date="2025-03-06T21:44:00Z" w16du:dateUtc="2025-03-06T20:44:00Z"/>
                    <w:del w:id="22400" w:author="Irová Zuzana" w:date="2025-06-16T11:55:00Z" w16du:dateUtc="2025-06-16T09:55:00Z"/>
                    <w:rFonts w:eastAsia="Times New Roman"/>
                  </w:rPr>
                </w:rPrChange>
              </w:rPr>
              <w:pPrChange w:id="22401" w:author="Irová Zuzana" w:date="2025-06-16T11:29:00Z" w16du:dateUtc="2025-06-16T09:29:00Z">
                <w:pPr>
                  <w:spacing w:after="0"/>
                </w:pPr>
              </w:pPrChange>
            </w:pPr>
            <w:ins w:id="22402" w:author="Drastichová Zuzana" w:date="2025-03-06T21:44:00Z" w16du:dateUtc="2025-03-06T20:44:00Z">
              <w:del w:id="22403" w:author="Irová Zuzana" w:date="2025-06-16T11:55:00Z" w16du:dateUtc="2025-06-16T09:55:00Z">
                <w:r w:rsidRPr="002F54DF" w:rsidDel="00D45789">
                  <w:rPr>
                    <w:b/>
                    <w:bCs/>
                    <w:rPrChange w:id="22404" w:author="Irová Zuzana" w:date="2025-06-16T11:29:00Z" w16du:dateUtc="2025-06-16T09:29:00Z">
                      <w:rPr/>
                    </w:rPrChange>
                  </w:rPr>
                  <w:delText>Povinné</w:delText>
                </w:r>
              </w:del>
            </w:ins>
          </w:p>
        </w:tc>
        <w:tc>
          <w:tcPr>
            <w:tcW w:w="2232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339D855A" w14:textId="77777777" w:rsidR="0022142D" w:rsidRPr="002F54DF" w:rsidDel="00D45789" w:rsidRDefault="0022142D" w:rsidP="002F54DF">
            <w:pPr>
              <w:pStyle w:val="Table"/>
              <w:rPr>
                <w:ins w:id="22405" w:author="Drastichová Zuzana" w:date="2025-03-06T21:44:00Z" w16du:dateUtc="2025-03-06T20:44:00Z"/>
                <w:del w:id="22406" w:author="Irová Zuzana" w:date="2025-06-16T11:55:00Z" w16du:dateUtc="2025-06-16T09:55:00Z"/>
                <w:rFonts w:eastAsia="Times New Roman"/>
                <w:b/>
                <w:bCs/>
                <w:rPrChange w:id="22407" w:author="Irová Zuzana" w:date="2025-06-16T11:29:00Z" w16du:dateUtc="2025-06-16T09:29:00Z">
                  <w:rPr>
                    <w:ins w:id="22408" w:author="Drastichová Zuzana" w:date="2025-03-06T21:44:00Z" w16du:dateUtc="2025-03-06T20:44:00Z"/>
                    <w:del w:id="22409" w:author="Irová Zuzana" w:date="2025-06-16T11:55:00Z" w16du:dateUtc="2025-06-16T09:55:00Z"/>
                    <w:rFonts w:eastAsia="Times New Roman"/>
                  </w:rPr>
                </w:rPrChange>
              </w:rPr>
              <w:pPrChange w:id="22410" w:author="Irová Zuzana" w:date="2025-06-16T11:29:00Z" w16du:dateUtc="2025-06-16T09:29:00Z">
                <w:pPr>
                  <w:spacing w:after="0"/>
                </w:pPr>
              </w:pPrChange>
            </w:pPr>
            <w:ins w:id="22411" w:author="Drastichová Zuzana" w:date="2025-03-06T21:44:00Z" w16du:dateUtc="2025-03-06T20:44:00Z">
              <w:del w:id="22412" w:author="Irová Zuzana" w:date="2025-06-16T11:55:00Z" w16du:dateUtc="2025-06-16T09:55:00Z">
                <w:r w:rsidRPr="002F54DF" w:rsidDel="00D45789">
                  <w:rPr>
                    <w:b/>
                    <w:bCs/>
                    <w:rPrChange w:id="22413" w:author="Irová Zuzana" w:date="2025-06-16T11:29:00Z" w16du:dateUtc="2025-06-16T09:29:00Z">
                      <w:rPr/>
                    </w:rPrChange>
                  </w:rPr>
                  <w:delText>Poznámky</w:delText>
                </w:r>
              </w:del>
            </w:ins>
          </w:p>
        </w:tc>
      </w:tr>
      <w:tr w:rsidR="00E70E3B" w:rsidRPr="00955C1D" w:rsidDel="00D45789" w14:paraId="29842144" w14:textId="77777777" w:rsidTr="009F36DB">
        <w:trPr>
          <w:gridAfter w:val="2"/>
          <w:wAfter w:w="320" w:type="dxa"/>
          <w:cantSplit/>
          <w:trHeight w:val="255"/>
          <w:tblHeader/>
          <w:ins w:id="22414" w:author="Drastichová Zuzana" w:date="2025-03-06T21:44:00Z"/>
          <w:del w:id="22415" w:author="Irová Zuzana" w:date="2025-06-16T11:55:00Z" w16du:dateUtc="2025-06-16T09:55:00Z"/>
        </w:trPr>
        <w:tc>
          <w:tcPr>
            <w:tcW w:w="1317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5E2695" w14:textId="77777777" w:rsidR="0022142D" w:rsidRPr="00E0724E" w:rsidDel="00D45789" w:rsidRDefault="0022142D" w:rsidP="002F54DF">
            <w:pPr>
              <w:pStyle w:val="Table"/>
              <w:rPr>
                <w:ins w:id="22416" w:author="Drastichová Zuzana" w:date="2025-03-06T21:44:00Z" w16du:dateUtc="2025-03-06T20:44:00Z"/>
                <w:del w:id="22417" w:author="Irová Zuzana" w:date="2025-06-16T11:55:00Z" w16du:dateUtc="2025-06-16T09:55:00Z"/>
                <w:rFonts w:eastAsia="Times New Roman"/>
              </w:rPr>
              <w:pPrChange w:id="22418" w:author="Irová Zuzana" w:date="2025-06-16T11:29:00Z" w16du:dateUtc="2025-06-16T09:29:00Z">
                <w:pPr>
                  <w:spacing w:after="0"/>
                </w:pPr>
              </w:pPrChange>
            </w:pPr>
            <w:ins w:id="22419" w:author="Drastichová Zuzana" w:date="2025-03-06T21:44:00Z" w16du:dateUtc="2025-03-06T20:44:00Z">
              <w:del w:id="22420" w:author="Irová Zuzana" w:date="2025-06-16T11:55:00Z" w16du:dateUtc="2025-06-16T09:55:00Z">
                <w:r w:rsidRPr="00E0724E" w:rsidDel="00D45789">
                  <w:delText>Bill number</w:delText>
                </w:r>
              </w:del>
            </w:ins>
          </w:p>
        </w:tc>
        <w:tc>
          <w:tcPr>
            <w:tcW w:w="807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FB094E" w14:textId="77777777" w:rsidR="0022142D" w:rsidRPr="00E0724E" w:rsidDel="00D45789" w:rsidRDefault="0022142D" w:rsidP="002F54DF">
            <w:pPr>
              <w:pStyle w:val="Table"/>
              <w:rPr>
                <w:ins w:id="22421" w:author="Drastichová Zuzana" w:date="2025-03-06T21:44:00Z" w16du:dateUtc="2025-03-06T20:44:00Z"/>
                <w:del w:id="22422" w:author="Irová Zuzana" w:date="2025-06-16T11:55:00Z" w16du:dateUtc="2025-06-16T09:55:00Z"/>
                <w:rFonts w:eastAsia="Times New Roman"/>
              </w:rPr>
              <w:pPrChange w:id="22423" w:author="Irová Zuzana" w:date="2025-06-16T11:29:00Z" w16du:dateUtc="2025-06-16T09:29:00Z">
                <w:pPr>
                  <w:spacing w:after="0"/>
                </w:pPr>
              </w:pPrChange>
            </w:pPr>
            <w:ins w:id="22424" w:author="Drastichová Zuzana" w:date="2025-03-06T21:44:00Z" w16du:dateUtc="2025-03-06T20:44:00Z">
              <w:del w:id="22425" w:author="Irová Zuzana" w:date="2025-06-16T11:55:00Z" w16du:dateUtc="2025-06-16T09:55:00Z">
                <w:r w:rsidRPr="00E0724E" w:rsidDel="00D45789">
                  <w:delText>Number</w:delText>
                </w:r>
              </w:del>
            </w:ins>
          </w:p>
        </w:tc>
        <w:tc>
          <w:tcPr>
            <w:tcW w:w="64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0D3BE" w14:textId="77777777" w:rsidR="0022142D" w:rsidRPr="00E0724E" w:rsidDel="00D45789" w:rsidRDefault="0022142D" w:rsidP="002F54DF">
            <w:pPr>
              <w:pStyle w:val="Table"/>
              <w:rPr>
                <w:ins w:id="22426" w:author="Drastichová Zuzana" w:date="2025-03-06T21:44:00Z" w16du:dateUtc="2025-03-06T20:44:00Z"/>
                <w:del w:id="22427" w:author="Irová Zuzana" w:date="2025-06-16T11:55:00Z" w16du:dateUtc="2025-06-16T09:55:00Z"/>
                <w:rFonts w:eastAsia="Times New Roman"/>
              </w:rPr>
              <w:pPrChange w:id="22428" w:author="Irová Zuzana" w:date="2025-06-16T11:29:00Z" w16du:dateUtc="2025-06-16T09:29:00Z">
                <w:pPr>
                  <w:spacing w:after="0"/>
                </w:pPr>
              </w:pPrChange>
            </w:pPr>
            <w:ins w:id="22429" w:author="Drastichová Zuzana" w:date="2025-03-06T21:44:00Z" w16du:dateUtc="2025-03-06T20:44:00Z">
              <w:del w:id="22430" w:author="Irová Zuzana" w:date="2025-06-16T11:55:00Z" w16du:dateUtc="2025-06-16T09:55:00Z">
                <w:r w:rsidRPr="00E0724E" w:rsidDel="00D45789">
                  <w:delText>Ano</w:delText>
                </w:r>
              </w:del>
            </w:ins>
          </w:p>
        </w:tc>
        <w:tc>
          <w:tcPr>
            <w:tcW w:w="223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4DE81B21" w14:textId="77777777" w:rsidR="0022142D" w:rsidRPr="00E0724E" w:rsidDel="00D45789" w:rsidRDefault="0022142D" w:rsidP="002F54DF">
            <w:pPr>
              <w:pStyle w:val="Table"/>
              <w:rPr>
                <w:ins w:id="22431" w:author="Drastichová Zuzana" w:date="2025-03-06T21:44:00Z" w16du:dateUtc="2025-03-06T20:44:00Z"/>
                <w:del w:id="22432" w:author="Irová Zuzana" w:date="2025-06-16T11:55:00Z" w16du:dateUtc="2025-06-16T09:55:00Z"/>
                <w:rFonts w:eastAsia="Times New Roman"/>
              </w:rPr>
              <w:pPrChange w:id="22433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E70E3B" w:rsidRPr="00955C1D" w:rsidDel="00D45789" w14:paraId="200928D6" w14:textId="77777777" w:rsidTr="009F36DB">
        <w:trPr>
          <w:gridAfter w:val="2"/>
          <w:wAfter w:w="320" w:type="dxa"/>
          <w:cantSplit/>
          <w:trHeight w:val="300"/>
          <w:tblHeader/>
          <w:ins w:id="22434" w:author="Drastichová Zuzana" w:date="2025-03-06T21:44:00Z"/>
          <w:del w:id="22435" w:author="Irová Zuzana" w:date="2025-06-16T11:55:00Z" w16du:dateUtc="2025-06-16T09:55:00Z"/>
        </w:trPr>
        <w:tc>
          <w:tcPr>
            <w:tcW w:w="1317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756BB8" w14:textId="77777777" w:rsidR="0022142D" w:rsidRPr="00E0724E" w:rsidDel="00D45789" w:rsidRDefault="0022142D" w:rsidP="002F54DF">
            <w:pPr>
              <w:pStyle w:val="Table"/>
              <w:rPr>
                <w:ins w:id="22436" w:author="Drastichová Zuzana" w:date="2025-03-06T21:44:00Z" w16du:dateUtc="2025-03-06T20:44:00Z"/>
                <w:del w:id="22437" w:author="Irová Zuzana" w:date="2025-06-16T11:55:00Z" w16du:dateUtc="2025-06-16T09:55:00Z"/>
                <w:rFonts w:eastAsia="Times New Roman"/>
              </w:rPr>
              <w:pPrChange w:id="22438" w:author="Irová Zuzana" w:date="2025-06-16T11:29:00Z" w16du:dateUtc="2025-06-16T09:29:00Z">
                <w:pPr>
                  <w:spacing w:after="0"/>
                </w:pPr>
              </w:pPrChange>
            </w:pPr>
            <w:ins w:id="22439" w:author="Drastichová Zuzana" w:date="2025-03-06T21:44:00Z" w16du:dateUtc="2025-03-06T20:44:00Z">
              <w:del w:id="22440" w:author="Irová Zuzana" w:date="2025-06-16T11:55:00Z" w16du:dateUtc="2025-06-16T09:55:00Z">
                <w:r w:rsidRPr="00E0724E" w:rsidDel="00D45789">
                  <w:delText>Amount to pay</w:delText>
                </w:r>
              </w:del>
            </w:ins>
          </w:p>
        </w:tc>
        <w:tc>
          <w:tcPr>
            <w:tcW w:w="807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B248D7" w14:textId="77777777" w:rsidR="0022142D" w:rsidRPr="00E0724E" w:rsidDel="00D45789" w:rsidRDefault="0022142D" w:rsidP="002F54DF">
            <w:pPr>
              <w:pStyle w:val="Table"/>
              <w:rPr>
                <w:ins w:id="22441" w:author="Drastichová Zuzana" w:date="2025-03-06T21:44:00Z" w16du:dateUtc="2025-03-06T20:44:00Z"/>
                <w:del w:id="22442" w:author="Irová Zuzana" w:date="2025-06-16T11:55:00Z" w16du:dateUtc="2025-06-16T09:55:00Z"/>
                <w:rFonts w:eastAsia="Times New Roman"/>
              </w:rPr>
              <w:pPrChange w:id="22443" w:author="Irová Zuzana" w:date="2025-06-16T11:29:00Z" w16du:dateUtc="2025-06-16T09:29:00Z">
                <w:pPr>
                  <w:spacing w:after="0"/>
                </w:pPr>
              </w:pPrChange>
            </w:pPr>
            <w:ins w:id="22444" w:author="Drastichová Zuzana" w:date="2025-03-06T21:44:00Z" w16du:dateUtc="2025-03-06T20:44:00Z">
              <w:del w:id="22445" w:author="Irová Zuzana" w:date="2025-06-16T11:55:00Z" w16du:dateUtc="2025-06-16T09:55:00Z">
                <w:r w:rsidRPr="00E0724E" w:rsidDel="00D45789">
                  <w:delText>Money</w:delText>
                </w:r>
              </w:del>
            </w:ins>
          </w:p>
        </w:tc>
        <w:tc>
          <w:tcPr>
            <w:tcW w:w="64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10F28" w14:textId="77777777" w:rsidR="0022142D" w:rsidRPr="00E0724E" w:rsidDel="00D45789" w:rsidRDefault="0022142D" w:rsidP="002F54DF">
            <w:pPr>
              <w:pStyle w:val="Table"/>
              <w:rPr>
                <w:ins w:id="22446" w:author="Drastichová Zuzana" w:date="2025-03-06T21:44:00Z" w16du:dateUtc="2025-03-06T20:44:00Z"/>
                <w:del w:id="22447" w:author="Irová Zuzana" w:date="2025-06-16T11:55:00Z" w16du:dateUtc="2025-06-16T09:55:00Z"/>
                <w:rFonts w:eastAsia="Times New Roman"/>
              </w:rPr>
              <w:pPrChange w:id="22448" w:author="Irová Zuzana" w:date="2025-06-16T11:29:00Z" w16du:dateUtc="2025-06-16T09:29:00Z">
                <w:pPr>
                  <w:spacing w:after="0"/>
                </w:pPr>
              </w:pPrChange>
            </w:pPr>
            <w:ins w:id="22449" w:author="Drastichová Zuzana" w:date="2025-03-06T21:44:00Z" w16du:dateUtc="2025-03-06T20:44:00Z">
              <w:del w:id="22450" w:author="Irová Zuzana" w:date="2025-06-16T11:55:00Z" w16du:dateUtc="2025-06-16T09:55:00Z">
                <w:r w:rsidRPr="00E0724E" w:rsidDel="00D45789">
                  <w:delText>Ano</w:delText>
                </w:r>
              </w:del>
            </w:ins>
          </w:p>
        </w:tc>
        <w:tc>
          <w:tcPr>
            <w:tcW w:w="223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61CF746E" w14:textId="77777777" w:rsidR="0022142D" w:rsidRPr="00E0724E" w:rsidDel="00D45789" w:rsidRDefault="0022142D" w:rsidP="002F54DF">
            <w:pPr>
              <w:pStyle w:val="Table"/>
              <w:rPr>
                <w:ins w:id="22451" w:author="Drastichová Zuzana" w:date="2025-03-06T21:44:00Z" w16du:dateUtc="2025-03-06T20:44:00Z"/>
                <w:del w:id="22452" w:author="Irová Zuzana" w:date="2025-06-16T11:55:00Z" w16du:dateUtc="2025-06-16T09:55:00Z"/>
                <w:rFonts w:eastAsia="Times New Roman"/>
              </w:rPr>
              <w:pPrChange w:id="22453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E70E3B" w:rsidRPr="00955C1D" w:rsidDel="00D45789" w14:paraId="6506A435" w14:textId="77777777" w:rsidTr="00E41CFC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gridAfter w:val="2"/>
          <w:wAfter w:w="320" w:type="dxa"/>
          <w:cantSplit/>
          <w:trHeight w:val="300"/>
          <w:tblHeader/>
          <w:ins w:id="22454" w:author="Drastichová Zuzana" w:date="2025-03-06T21:44:00Z"/>
          <w:del w:id="22455" w:author="Irová Zuzana" w:date="2025-06-16T11:55:00Z" w16du:dateUtc="2025-06-16T09:55:00Z"/>
        </w:trPr>
        <w:tc>
          <w:tcPr>
            <w:tcW w:w="1317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DA696B" w14:textId="77777777" w:rsidR="0022142D" w:rsidRPr="00E0724E" w:rsidDel="00D45789" w:rsidRDefault="0022142D" w:rsidP="002F54DF">
            <w:pPr>
              <w:pStyle w:val="Table"/>
              <w:rPr>
                <w:ins w:id="22456" w:author="Drastichová Zuzana" w:date="2025-03-06T21:44:00Z" w16du:dateUtc="2025-03-06T20:44:00Z"/>
                <w:del w:id="22457" w:author="Irová Zuzana" w:date="2025-06-16T11:55:00Z" w16du:dateUtc="2025-06-16T09:55:00Z"/>
                <w:rFonts w:eastAsia="Times New Roman"/>
              </w:rPr>
              <w:pPrChange w:id="22458" w:author="Irová Zuzana" w:date="2025-06-16T11:29:00Z" w16du:dateUtc="2025-06-16T09:29:00Z">
                <w:pPr>
                  <w:spacing w:after="0"/>
                </w:pPr>
              </w:pPrChange>
            </w:pPr>
            <w:ins w:id="22459" w:author="Drastichová Zuzana" w:date="2025-03-06T21:44:00Z" w16du:dateUtc="2025-03-06T20:44:00Z">
              <w:del w:id="22460" w:author="Irová Zuzana" w:date="2025-06-16T11:55:00Z" w16du:dateUtc="2025-06-16T09:55:00Z">
                <w:r w:rsidRPr="00E0724E" w:rsidDel="00D45789">
                  <w:delText>Due date</w:delText>
                </w:r>
              </w:del>
            </w:ins>
          </w:p>
        </w:tc>
        <w:tc>
          <w:tcPr>
            <w:tcW w:w="807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0B059D" w14:textId="77777777" w:rsidR="0022142D" w:rsidRPr="00E0724E" w:rsidDel="00D45789" w:rsidRDefault="0022142D" w:rsidP="002F54DF">
            <w:pPr>
              <w:pStyle w:val="Table"/>
              <w:rPr>
                <w:ins w:id="22461" w:author="Drastichová Zuzana" w:date="2025-03-06T21:44:00Z" w16du:dateUtc="2025-03-06T20:44:00Z"/>
                <w:del w:id="22462" w:author="Irová Zuzana" w:date="2025-06-16T11:55:00Z" w16du:dateUtc="2025-06-16T09:55:00Z"/>
                <w:rFonts w:eastAsia="Times New Roman"/>
              </w:rPr>
              <w:pPrChange w:id="22463" w:author="Irová Zuzana" w:date="2025-06-16T11:29:00Z" w16du:dateUtc="2025-06-16T09:29:00Z">
                <w:pPr>
                  <w:spacing w:after="0"/>
                </w:pPr>
              </w:pPrChange>
            </w:pPr>
            <w:ins w:id="22464" w:author="Drastichová Zuzana" w:date="2025-03-06T21:44:00Z" w16du:dateUtc="2025-03-06T20:44:00Z">
              <w:del w:id="22465" w:author="Irová Zuzana" w:date="2025-06-16T11:55:00Z" w16du:dateUtc="2025-06-16T09:55:00Z">
                <w:r w:rsidRPr="00E0724E" w:rsidDel="00D45789">
                  <w:delText>Date</w:delText>
                </w:r>
              </w:del>
            </w:ins>
          </w:p>
        </w:tc>
        <w:tc>
          <w:tcPr>
            <w:tcW w:w="64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8E3266A" w14:textId="77777777" w:rsidR="0022142D" w:rsidRPr="00E0724E" w:rsidDel="00D45789" w:rsidRDefault="0022142D" w:rsidP="002F54DF">
            <w:pPr>
              <w:pStyle w:val="Table"/>
              <w:rPr>
                <w:ins w:id="22466" w:author="Drastichová Zuzana" w:date="2025-03-06T21:44:00Z" w16du:dateUtc="2025-03-06T20:44:00Z"/>
                <w:del w:id="22467" w:author="Irová Zuzana" w:date="2025-06-16T11:55:00Z" w16du:dateUtc="2025-06-16T09:55:00Z"/>
                <w:rFonts w:eastAsia="Times New Roman"/>
              </w:rPr>
              <w:pPrChange w:id="22468" w:author="Irová Zuzana" w:date="2025-06-16T11:29:00Z" w16du:dateUtc="2025-06-16T09:29:00Z">
                <w:pPr>
                  <w:spacing w:after="0"/>
                </w:pPr>
              </w:pPrChange>
            </w:pPr>
            <w:ins w:id="22469" w:author="Drastichová Zuzana" w:date="2025-03-06T21:44:00Z" w16du:dateUtc="2025-03-06T20:44:00Z">
              <w:del w:id="22470" w:author="Irová Zuzana" w:date="2025-06-16T11:55:00Z" w16du:dateUtc="2025-06-16T09:55:00Z">
                <w:r w:rsidRPr="00E0724E" w:rsidDel="00D45789">
                  <w:delText>Ano</w:delText>
                </w:r>
              </w:del>
            </w:ins>
          </w:p>
        </w:tc>
        <w:tc>
          <w:tcPr>
            <w:tcW w:w="223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5D4563D5" w14:textId="77777777" w:rsidR="0022142D" w:rsidRPr="00E0724E" w:rsidDel="00D45789" w:rsidRDefault="0022142D" w:rsidP="002F54DF">
            <w:pPr>
              <w:pStyle w:val="Table"/>
              <w:rPr>
                <w:ins w:id="22471" w:author="Drastichová Zuzana" w:date="2025-03-06T21:44:00Z" w16du:dateUtc="2025-03-06T20:44:00Z"/>
                <w:del w:id="22472" w:author="Irová Zuzana" w:date="2025-06-16T11:55:00Z" w16du:dateUtc="2025-06-16T09:55:00Z"/>
                <w:rFonts w:eastAsia="Times New Roman"/>
              </w:rPr>
              <w:pPrChange w:id="22473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E70E3B" w:rsidRPr="00955C1D" w:rsidDel="00D45789" w14:paraId="1F8630D0" w14:textId="77777777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gridAfter w:val="2"/>
          <w:wAfter w:w="320" w:type="dxa"/>
          <w:cantSplit/>
          <w:trHeight w:val="300"/>
          <w:tblHeader/>
          <w:ins w:id="22474" w:author="Drastichová Zuzana" w:date="2025-03-06T21:44:00Z"/>
          <w:del w:id="22475" w:author="Irová Zuzana" w:date="2025-06-16T11:55:00Z" w16du:dateUtc="2025-06-16T09:55:00Z"/>
        </w:trPr>
        <w:tc>
          <w:tcPr>
            <w:tcW w:w="1317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2DA2BF" w:themeFill="accent1"/>
            <w:noWrap/>
            <w:vAlign w:val="bottom"/>
            <w:hideMark/>
          </w:tcPr>
          <w:p w14:paraId="749845F3" w14:textId="77777777" w:rsidR="0022142D" w:rsidRPr="00E0724E" w:rsidDel="00D45789" w:rsidRDefault="0022142D" w:rsidP="002F54DF">
            <w:pPr>
              <w:pStyle w:val="Table"/>
              <w:rPr>
                <w:ins w:id="22476" w:author="Drastichová Zuzana" w:date="2025-03-06T21:44:00Z" w16du:dateUtc="2025-03-06T20:44:00Z"/>
                <w:del w:id="22477" w:author="Irová Zuzana" w:date="2025-06-16T11:55:00Z" w16du:dateUtc="2025-06-16T09:55:00Z"/>
                <w:rFonts w:eastAsia="Times New Roman"/>
              </w:rPr>
              <w:pPrChange w:id="22478" w:author="Irová Zuzana" w:date="2025-06-16T11:29:00Z" w16du:dateUtc="2025-06-16T09:29:00Z">
                <w:pPr>
                  <w:spacing w:after="0"/>
                </w:pPr>
              </w:pPrChange>
            </w:pPr>
            <w:ins w:id="22479" w:author="Drastichová Zuzana" w:date="2025-03-06T21:44:00Z" w16du:dateUtc="2025-03-06T20:44:00Z">
              <w:del w:id="22480" w:author="Irová Zuzana" w:date="2025-06-16T11:55:00Z" w16du:dateUtc="2025-06-16T09:55:00Z">
                <w:r w:rsidRPr="00E0724E" w:rsidDel="00D45789">
                  <w:delText>Payment method (AR) (Platební metoda AR))</w:delText>
                </w:r>
              </w:del>
            </w:ins>
          </w:p>
        </w:tc>
        <w:tc>
          <w:tcPr>
            <w:tcW w:w="807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DA2BF" w:themeFill="accent1"/>
            <w:noWrap/>
            <w:vAlign w:val="bottom"/>
            <w:hideMark/>
          </w:tcPr>
          <w:p w14:paraId="10C06F1F" w14:textId="77777777" w:rsidR="0022142D" w:rsidRPr="00E0724E" w:rsidDel="00D45789" w:rsidRDefault="0022142D" w:rsidP="002F54DF">
            <w:pPr>
              <w:pStyle w:val="Table"/>
              <w:rPr>
                <w:ins w:id="22481" w:author="Drastichová Zuzana" w:date="2025-03-06T21:44:00Z" w16du:dateUtc="2025-03-06T20:44:00Z"/>
                <w:del w:id="22482" w:author="Irová Zuzana" w:date="2025-06-16T11:55:00Z" w16du:dateUtc="2025-06-16T09:55:00Z"/>
                <w:rFonts w:eastAsia="Times New Roman"/>
              </w:rPr>
              <w:pPrChange w:id="22483" w:author="Irová Zuzana" w:date="2025-06-16T11:29:00Z" w16du:dateUtc="2025-06-16T09:29:00Z">
                <w:pPr>
                  <w:spacing w:after="0"/>
                </w:pPr>
              </w:pPrChange>
            </w:pPr>
            <w:ins w:id="22484" w:author="Drastichová Zuzana" w:date="2025-03-06T21:44:00Z" w16du:dateUtc="2025-03-06T20:44:00Z">
              <w:del w:id="22485" w:author="Irová Zuzana" w:date="2025-06-16T11:55:00Z" w16du:dateUtc="2025-06-16T09:55:00Z">
                <w:r w:rsidRPr="00E0724E" w:rsidDel="00D45789">
                  <w:delText>Enumeration (Enumerace)</w:delText>
                </w:r>
              </w:del>
            </w:ins>
          </w:p>
        </w:tc>
        <w:tc>
          <w:tcPr>
            <w:tcW w:w="64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DA2BF" w:themeFill="accent1"/>
            <w:vAlign w:val="bottom"/>
            <w:hideMark/>
          </w:tcPr>
          <w:p w14:paraId="4173A4D8" w14:textId="77777777" w:rsidR="0022142D" w:rsidRPr="00E0724E" w:rsidDel="00D45789" w:rsidRDefault="0022142D" w:rsidP="002F54DF">
            <w:pPr>
              <w:pStyle w:val="Table"/>
              <w:rPr>
                <w:ins w:id="22486" w:author="Drastichová Zuzana" w:date="2025-03-06T21:44:00Z" w16du:dateUtc="2025-03-06T20:44:00Z"/>
                <w:del w:id="22487" w:author="Irová Zuzana" w:date="2025-06-16T11:55:00Z" w16du:dateUtc="2025-06-16T09:55:00Z"/>
                <w:rFonts w:eastAsia="Times New Roman"/>
              </w:rPr>
              <w:pPrChange w:id="22488" w:author="Irová Zuzana" w:date="2025-06-16T11:29:00Z" w16du:dateUtc="2025-06-16T09:29:00Z">
                <w:pPr>
                  <w:spacing w:after="0"/>
                </w:pPr>
              </w:pPrChange>
            </w:pPr>
            <w:ins w:id="22489" w:author="Drastichová Zuzana" w:date="2025-03-06T21:44:00Z" w16du:dateUtc="2025-03-06T20:44:00Z">
              <w:del w:id="22490" w:author="Irová Zuzana" w:date="2025-06-16T11:55:00Z" w16du:dateUtc="2025-06-16T09:55:00Z">
                <w:r w:rsidRPr="00E0724E" w:rsidDel="00D45789">
                  <w:delText>Ano</w:delText>
                </w:r>
              </w:del>
            </w:ins>
          </w:p>
        </w:tc>
        <w:tc>
          <w:tcPr>
            <w:tcW w:w="223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2DA2BF" w:themeFill="accent1"/>
            <w:noWrap/>
            <w:vAlign w:val="bottom"/>
            <w:hideMark/>
          </w:tcPr>
          <w:p w14:paraId="0C87CF3C" w14:textId="77777777" w:rsidR="0022142D" w:rsidRPr="00E0724E" w:rsidDel="00D45789" w:rsidRDefault="0022142D" w:rsidP="002F54DF">
            <w:pPr>
              <w:pStyle w:val="Table"/>
              <w:rPr>
                <w:ins w:id="22491" w:author="Drastichová Zuzana" w:date="2025-03-06T21:44:00Z" w16du:dateUtc="2025-03-06T20:44:00Z"/>
                <w:del w:id="22492" w:author="Irová Zuzana" w:date="2025-06-16T11:55:00Z" w16du:dateUtc="2025-06-16T09:55:00Z"/>
                <w:rFonts w:eastAsia="Times New Roman"/>
              </w:rPr>
              <w:pPrChange w:id="22493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E70E3B" w:rsidRPr="00955C1D" w:rsidDel="00D45789" w14:paraId="205113E2" w14:textId="77777777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gridAfter w:val="2"/>
          <w:wAfter w:w="320" w:type="dxa"/>
          <w:cantSplit/>
          <w:trHeight w:val="300"/>
          <w:tblHeader/>
          <w:ins w:id="22494" w:author="Drastichová Zuzana" w:date="2025-03-06T21:44:00Z"/>
          <w:del w:id="22495" w:author="Irová Zuzana" w:date="2025-06-16T11:55:00Z" w16du:dateUtc="2025-06-16T09:55:00Z"/>
        </w:trPr>
        <w:tc>
          <w:tcPr>
            <w:tcW w:w="1317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2DA2BF" w:themeFill="accent1"/>
            <w:noWrap/>
            <w:vAlign w:val="bottom"/>
            <w:hideMark/>
          </w:tcPr>
          <w:p w14:paraId="34F56BA3" w14:textId="15623128" w:rsidR="0022142D" w:rsidRPr="00E0724E" w:rsidDel="00D45789" w:rsidRDefault="0022142D" w:rsidP="002F54DF">
            <w:pPr>
              <w:pStyle w:val="Table"/>
              <w:rPr>
                <w:ins w:id="22496" w:author="Drastichová Zuzana" w:date="2025-03-06T21:44:00Z" w16du:dateUtc="2025-03-06T20:44:00Z"/>
                <w:del w:id="22497" w:author="Irová Zuzana" w:date="2025-06-16T11:55:00Z" w16du:dateUtc="2025-06-16T09:55:00Z"/>
                <w:rFonts w:eastAsia="Times New Roman"/>
              </w:rPr>
              <w:pPrChange w:id="22498" w:author="Irová Zuzana" w:date="2025-06-16T11:29:00Z" w16du:dateUtc="2025-06-16T09:29:00Z">
                <w:pPr>
                  <w:spacing w:after="0"/>
                </w:pPr>
              </w:pPrChange>
            </w:pPr>
            <w:ins w:id="22499" w:author="Drastichová Zuzana" w:date="2025-03-06T21:44:00Z" w16du:dateUtc="2025-03-06T20:44:00Z">
              <w:del w:id="22500" w:author="Irová Zuzana" w:date="2025-06-16T11:33:00Z" w16du:dateUtc="2025-06-16T09:33:00Z">
                <w:r w:rsidRPr="00E0724E" w:rsidDel="004C13DD">
                  <w:delText xml:space="preserve">Bill </w:delText>
                </w:r>
              </w:del>
              <w:del w:id="22501" w:author="Irová Zuzana" w:date="2025-06-16T11:55:00Z" w16du:dateUtc="2025-06-16T09:55:00Z">
                <w:r w:rsidRPr="00E0724E" w:rsidDel="00D45789">
                  <w:delText>number</w:delText>
                </w:r>
              </w:del>
            </w:ins>
          </w:p>
        </w:tc>
        <w:tc>
          <w:tcPr>
            <w:tcW w:w="807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DA2BF" w:themeFill="accent1"/>
            <w:noWrap/>
            <w:vAlign w:val="bottom"/>
            <w:hideMark/>
          </w:tcPr>
          <w:p w14:paraId="462F290D" w14:textId="77777777" w:rsidR="0022142D" w:rsidRPr="00E0724E" w:rsidDel="00D45789" w:rsidRDefault="0022142D" w:rsidP="002F54DF">
            <w:pPr>
              <w:pStyle w:val="Table"/>
              <w:rPr>
                <w:ins w:id="22502" w:author="Drastichová Zuzana" w:date="2025-03-06T21:44:00Z" w16du:dateUtc="2025-03-06T20:44:00Z"/>
                <w:del w:id="22503" w:author="Irová Zuzana" w:date="2025-06-16T11:55:00Z" w16du:dateUtc="2025-06-16T09:55:00Z"/>
                <w:rFonts w:eastAsia="Times New Roman"/>
              </w:rPr>
              <w:pPrChange w:id="22504" w:author="Irová Zuzana" w:date="2025-06-16T11:29:00Z" w16du:dateUtc="2025-06-16T09:29:00Z">
                <w:pPr>
                  <w:spacing w:after="0"/>
                </w:pPr>
              </w:pPrChange>
            </w:pPr>
            <w:ins w:id="22505" w:author="Drastichová Zuzana" w:date="2025-03-06T21:44:00Z" w16du:dateUtc="2025-03-06T20:44:00Z">
              <w:del w:id="22506" w:author="Irová Zuzana" w:date="2025-06-16T11:55:00Z" w16du:dateUtc="2025-06-16T09:55:00Z">
                <w:r w:rsidRPr="00E0724E" w:rsidDel="00D45789">
                  <w:delText>Number</w:delText>
                </w:r>
              </w:del>
            </w:ins>
          </w:p>
        </w:tc>
        <w:tc>
          <w:tcPr>
            <w:tcW w:w="64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DA2BF" w:themeFill="accent1"/>
            <w:vAlign w:val="bottom"/>
            <w:hideMark/>
          </w:tcPr>
          <w:p w14:paraId="1A46B396" w14:textId="77777777" w:rsidR="0022142D" w:rsidRPr="00E0724E" w:rsidDel="00D45789" w:rsidRDefault="0022142D" w:rsidP="002F54DF">
            <w:pPr>
              <w:pStyle w:val="Table"/>
              <w:rPr>
                <w:ins w:id="22507" w:author="Drastichová Zuzana" w:date="2025-03-06T21:44:00Z" w16du:dateUtc="2025-03-06T20:44:00Z"/>
                <w:del w:id="22508" w:author="Irová Zuzana" w:date="2025-06-16T11:55:00Z" w16du:dateUtc="2025-06-16T09:55:00Z"/>
                <w:rFonts w:eastAsia="Times New Roman"/>
              </w:rPr>
              <w:pPrChange w:id="22509" w:author="Irová Zuzana" w:date="2025-06-16T11:29:00Z" w16du:dateUtc="2025-06-16T09:29:00Z">
                <w:pPr>
                  <w:spacing w:after="0"/>
                </w:pPr>
              </w:pPrChange>
            </w:pPr>
            <w:ins w:id="22510" w:author="Drastichová Zuzana" w:date="2025-03-06T21:44:00Z" w16du:dateUtc="2025-03-06T20:44:00Z">
              <w:del w:id="22511" w:author="Irová Zuzana" w:date="2025-06-16T11:55:00Z" w16du:dateUtc="2025-06-16T09:55:00Z">
                <w:r w:rsidRPr="00E0724E" w:rsidDel="00D45789">
                  <w:delText>Ano</w:delText>
                </w:r>
              </w:del>
            </w:ins>
          </w:p>
        </w:tc>
        <w:tc>
          <w:tcPr>
            <w:tcW w:w="223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2DA2BF" w:themeFill="accent1"/>
            <w:noWrap/>
            <w:vAlign w:val="bottom"/>
            <w:hideMark/>
          </w:tcPr>
          <w:p w14:paraId="25644F7F" w14:textId="77777777" w:rsidR="0022142D" w:rsidRPr="00E0724E" w:rsidDel="00D45789" w:rsidRDefault="0022142D" w:rsidP="002F54DF">
            <w:pPr>
              <w:pStyle w:val="Table"/>
              <w:rPr>
                <w:ins w:id="22512" w:author="Drastichová Zuzana" w:date="2025-03-06T21:44:00Z" w16du:dateUtc="2025-03-06T20:44:00Z"/>
                <w:del w:id="22513" w:author="Irová Zuzana" w:date="2025-06-16T11:55:00Z" w16du:dateUtc="2025-06-16T09:55:00Z"/>
                <w:rFonts w:eastAsia="Times New Roman"/>
              </w:rPr>
              <w:pPrChange w:id="22514" w:author="Irová Zuzana" w:date="2025-06-16T11:29:00Z" w16du:dateUtc="2025-06-16T09:29:00Z">
                <w:pPr>
                  <w:spacing w:after="0"/>
                </w:pPr>
              </w:pPrChange>
            </w:pPr>
            <w:ins w:id="22515" w:author="Drastichová Zuzana" w:date="2025-03-06T21:44:00Z" w16du:dateUtc="2025-03-06T20:44:00Z">
              <w:del w:id="22516" w:author="Irová Zuzana" w:date="2025-06-16T11:55:00Z" w16du:dateUtc="2025-06-16T09:55:00Z">
                <w:r w:rsidRPr="00E0724E" w:rsidDel="00D45789">
                  <w:delText>VS</w:delText>
                </w:r>
              </w:del>
            </w:ins>
          </w:p>
        </w:tc>
      </w:tr>
      <w:tr w:rsidR="00E70E3B" w:rsidRPr="00955C1D" w:rsidDel="00D45789" w14:paraId="4E42406B" w14:textId="77777777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gridAfter w:val="2"/>
          <w:wAfter w:w="320" w:type="dxa"/>
          <w:cantSplit/>
          <w:trHeight w:val="300"/>
          <w:tblHeader/>
          <w:ins w:id="22517" w:author="Drastichová Zuzana" w:date="2025-03-06T21:44:00Z"/>
          <w:del w:id="22518" w:author="Irová Zuzana" w:date="2025-06-16T11:55:00Z" w16du:dateUtc="2025-06-16T09:55:00Z"/>
        </w:trPr>
        <w:tc>
          <w:tcPr>
            <w:tcW w:w="1317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2DA2BF" w:themeFill="accent1"/>
            <w:noWrap/>
            <w:vAlign w:val="bottom"/>
            <w:hideMark/>
          </w:tcPr>
          <w:p w14:paraId="0703A8E4" w14:textId="6A85FB02" w:rsidR="0022142D" w:rsidRPr="00E0724E" w:rsidDel="00D45789" w:rsidRDefault="0022142D" w:rsidP="002F54DF">
            <w:pPr>
              <w:pStyle w:val="Table"/>
              <w:rPr>
                <w:ins w:id="22519" w:author="Drastichová Zuzana" w:date="2025-03-06T21:44:00Z" w16du:dateUtc="2025-03-06T20:44:00Z"/>
                <w:del w:id="22520" w:author="Irová Zuzana" w:date="2025-06-16T11:55:00Z" w16du:dateUtc="2025-06-16T09:55:00Z"/>
                <w:rFonts w:eastAsia="Times New Roman"/>
              </w:rPr>
              <w:pPrChange w:id="22521" w:author="Irová Zuzana" w:date="2025-06-16T11:29:00Z" w16du:dateUtc="2025-06-16T09:29:00Z">
                <w:pPr>
                  <w:spacing w:after="0"/>
                </w:pPr>
              </w:pPrChange>
            </w:pPr>
            <w:ins w:id="22522" w:author="Drastichová Zuzana" w:date="2025-03-06T21:44:00Z" w16du:dateUtc="2025-03-06T20:44:00Z">
              <w:del w:id="22523" w:author="Irová Zuzana" w:date="2025-06-16T11:55:00Z" w16du:dateUtc="2025-06-16T09:55:00Z">
                <w:r w:rsidRPr="00E0724E" w:rsidDel="00D45789">
                  <w:delText>B</w:delText>
                </w:r>
              </w:del>
              <w:del w:id="22524" w:author="Irová Zuzana" w:date="2025-06-16T11:34:00Z" w16du:dateUtc="2025-06-16T09:34:00Z">
                <w:r w:rsidRPr="00E0724E" w:rsidDel="00324120">
                  <w:delText>ank</w:delText>
                </w:r>
              </w:del>
              <w:del w:id="22525" w:author="Irová Zuzana" w:date="2025-06-16T11:55:00Z" w16du:dateUtc="2025-06-16T09:55:00Z">
                <w:r w:rsidRPr="00E0724E" w:rsidDel="00D45789">
                  <w:delText xml:space="preserve"> issuer name (CO)</w:delText>
                </w:r>
              </w:del>
            </w:ins>
          </w:p>
        </w:tc>
        <w:tc>
          <w:tcPr>
            <w:tcW w:w="807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DA2BF" w:themeFill="accent1"/>
            <w:noWrap/>
            <w:vAlign w:val="bottom"/>
            <w:hideMark/>
          </w:tcPr>
          <w:p w14:paraId="3272EC39" w14:textId="77777777" w:rsidR="0022142D" w:rsidRPr="00E0724E" w:rsidDel="00D45789" w:rsidRDefault="0022142D" w:rsidP="002F54DF">
            <w:pPr>
              <w:pStyle w:val="Table"/>
              <w:rPr>
                <w:ins w:id="22526" w:author="Drastichová Zuzana" w:date="2025-03-06T21:44:00Z" w16du:dateUtc="2025-03-06T20:44:00Z"/>
                <w:del w:id="22527" w:author="Irová Zuzana" w:date="2025-06-16T11:55:00Z" w16du:dateUtc="2025-06-16T09:55:00Z"/>
                <w:rFonts w:eastAsia="Times New Roman"/>
              </w:rPr>
              <w:pPrChange w:id="22528" w:author="Irová Zuzana" w:date="2025-06-16T11:29:00Z" w16du:dateUtc="2025-06-16T09:29:00Z">
                <w:pPr>
                  <w:spacing w:after="0"/>
                </w:pPr>
              </w:pPrChange>
            </w:pPr>
            <w:ins w:id="22529" w:author="Drastichová Zuzana" w:date="2025-03-06T21:44:00Z" w16du:dateUtc="2025-03-06T20:44:00Z">
              <w:del w:id="22530" w:author="Irová Zuzana" w:date="2025-06-16T11:55:00Z" w16du:dateUtc="2025-06-16T09:55:00Z">
                <w:r w:rsidRPr="00E0724E" w:rsidDel="00D45789">
                  <w:delText>Text</w:delText>
                </w:r>
              </w:del>
            </w:ins>
          </w:p>
        </w:tc>
        <w:tc>
          <w:tcPr>
            <w:tcW w:w="64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DA2BF" w:themeFill="accent1"/>
            <w:vAlign w:val="bottom"/>
            <w:hideMark/>
          </w:tcPr>
          <w:p w14:paraId="7DDD25CA" w14:textId="77777777" w:rsidR="0022142D" w:rsidRPr="00E0724E" w:rsidDel="00D45789" w:rsidRDefault="0022142D" w:rsidP="002F54DF">
            <w:pPr>
              <w:pStyle w:val="Table"/>
              <w:rPr>
                <w:ins w:id="22531" w:author="Drastichová Zuzana" w:date="2025-03-06T21:44:00Z" w16du:dateUtc="2025-03-06T20:44:00Z"/>
                <w:del w:id="22532" w:author="Irová Zuzana" w:date="2025-06-16T11:55:00Z" w16du:dateUtc="2025-06-16T09:55:00Z"/>
                <w:rFonts w:eastAsia="Times New Roman"/>
              </w:rPr>
              <w:pPrChange w:id="22533" w:author="Irová Zuzana" w:date="2025-06-16T11:29:00Z" w16du:dateUtc="2025-06-16T09:29:00Z">
                <w:pPr>
                  <w:spacing w:after="0"/>
                </w:pPr>
              </w:pPrChange>
            </w:pPr>
            <w:ins w:id="22534" w:author="Drastichová Zuzana" w:date="2025-03-06T21:44:00Z" w16du:dateUtc="2025-03-06T20:44:00Z">
              <w:del w:id="22535" w:author="Irová Zuzana" w:date="2025-06-16T11:55:00Z" w16du:dateUtc="2025-06-16T09:55:00Z">
                <w:r w:rsidRPr="00E0724E" w:rsidDel="00D45789">
                  <w:delText>Ano</w:delText>
                </w:r>
              </w:del>
            </w:ins>
          </w:p>
        </w:tc>
        <w:tc>
          <w:tcPr>
            <w:tcW w:w="223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2DA2BF" w:themeFill="accent1"/>
            <w:noWrap/>
            <w:vAlign w:val="bottom"/>
            <w:hideMark/>
          </w:tcPr>
          <w:p w14:paraId="27FFA37B" w14:textId="77777777" w:rsidR="0022142D" w:rsidRPr="00E0724E" w:rsidDel="00D45789" w:rsidRDefault="0022142D" w:rsidP="002F54DF">
            <w:pPr>
              <w:pStyle w:val="Table"/>
              <w:rPr>
                <w:ins w:id="22536" w:author="Drastichová Zuzana" w:date="2025-03-06T21:44:00Z" w16du:dateUtc="2025-03-06T20:44:00Z"/>
                <w:del w:id="22537" w:author="Irová Zuzana" w:date="2025-06-16T11:55:00Z" w16du:dateUtc="2025-06-16T09:55:00Z"/>
                <w:rFonts w:eastAsia="Times New Roman"/>
              </w:rPr>
              <w:pPrChange w:id="22538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E70E3B" w:rsidRPr="00955C1D" w:rsidDel="00D45789" w14:paraId="58B2FA95" w14:textId="77777777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gridAfter w:val="2"/>
          <w:wAfter w:w="320" w:type="dxa"/>
          <w:cantSplit/>
          <w:trHeight w:val="300"/>
          <w:tblHeader/>
          <w:ins w:id="22539" w:author="Drastichová Zuzana" w:date="2025-03-06T21:44:00Z"/>
          <w:del w:id="22540" w:author="Irová Zuzana" w:date="2025-06-16T11:55:00Z" w16du:dateUtc="2025-06-16T09:55:00Z"/>
        </w:trPr>
        <w:tc>
          <w:tcPr>
            <w:tcW w:w="1317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2DA2BF" w:themeFill="accent1"/>
            <w:noWrap/>
            <w:vAlign w:val="bottom"/>
            <w:hideMark/>
          </w:tcPr>
          <w:p w14:paraId="572E2C87" w14:textId="77777777" w:rsidR="0022142D" w:rsidRPr="00E0724E" w:rsidDel="00D45789" w:rsidRDefault="0022142D" w:rsidP="002F54DF">
            <w:pPr>
              <w:pStyle w:val="Table"/>
              <w:rPr>
                <w:ins w:id="22541" w:author="Drastichová Zuzana" w:date="2025-03-06T21:44:00Z" w16du:dateUtc="2025-03-06T20:44:00Z"/>
                <w:del w:id="22542" w:author="Irová Zuzana" w:date="2025-06-16T11:55:00Z" w16du:dateUtc="2025-06-16T09:55:00Z"/>
                <w:rFonts w:eastAsia="Times New Roman"/>
              </w:rPr>
              <w:pPrChange w:id="22543" w:author="Irová Zuzana" w:date="2025-06-16T11:29:00Z" w16du:dateUtc="2025-06-16T09:29:00Z">
                <w:pPr>
                  <w:spacing w:after="0"/>
                </w:pPr>
              </w:pPrChange>
            </w:pPr>
            <w:ins w:id="22544" w:author="Drastichová Zuzana" w:date="2025-03-06T21:44:00Z" w16du:dateUtc="2025-03-06T20:44:00Z">
              <w:del w:id="22545" w:author="Irová Zuzana" w:date="2025-06-16T11:55:00Z" w16du:dateUtc="2025-06-16T09:55:00Z">
                <w:r w:rsidRPr="00E0724E" w:rsidDel="00D45789">
                  <w:delText>Bank address (CO)</w:delText>
                </w:r>
              </w:del>
            </w:ins>
          </w:p>
        </w:tc>
        <w:tc>
          <w:tcPr>
            <w:tcW w:w="807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DA2BF" w:themeFill="accent1"/>
            <w:noWrap/>
            <w:vAlign w:val="bottom"/>
            <w:hideMark/>
          </w:tcPr>
          <w:p w14:paraId="216F18D4" w14:textId="77777777" w:rsidR="0022142D" w:rsidRPr="00E0724E" w:rsidDel="00D45789" w:rsidRDefault="0022142D" w:rsidP="002F54DF">
            <w:pPr>
              <w:pStyle w:val="Table"/>
              <w:rPr>
                <w:ins w:id="22546" w:author="Drastichová Zuzana" w:date="2025-03-06T21:44:00Z" w16du:dateUtc="2025-03-06T20:44:00Z"/>
                <w:del w:id="22547" w:author="Irová Zuzana" w:date="2025-06-16T11:55:00Z" w16du:dateUtc="2025-06-16T09:55:00Z"/>
                <w:rFonts w:eastAsia="Times New Roman"/>
              </w:rPr>
              <w:pPrChange w:id="22548" w:author="Irová Zuzana" w:date="2025-06-16T11:29:00Z" w16du:dateUtc="2025-06-16T09:29:00Z">
                <w:pPr>
                  <w:spacing w:after="0"/>
                </w:pPr>
              </w:pPrChange>
            </w:pPr>
            <w:ins w:id="22549" w:author="Drastichová Zuzana" w:date="2025-03-06T21:44:00Z" w16du:dateUtc="2025-03-06T20:44:00Z">
              <w:del w:id="22550" w:author="Irová Zuzana" w:date="2025-06-16T11:55:00Z" w16du:dateUtc="2025-06-16T09:55:00Z">
                <w:r w:rsidRPr="00E0724E" w:rsidDel="00D45789">
                  <w:delText>Text</w:delText>
                </w:r>
              </w:del>
            </w:ins>
          </w:p>
        </w:tc>
        <w:tc>
          <w:tcPr>
            <w:tcW w:w="64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DA2BF" w:themeFill="accent1"/>
            <w:vAlign w:val="bottom"/>
            <w:hideMark/>
          </w:tcPr>
          <w:p w14:paraId="3E183211" w14:textId="77777777" w:rsidR="0022142D" w:rsidRPr="00E0724E" w:rsidDel="00D45789" w:rsidRDefault="0022142D" w:rsidP="002F54DF">
            <w:pPr>
              <w:pStyle w:val="Table"/>
              <w:rPr>
                <w:ins w:id="22551" w:author="Drastichová Zuzana" w:date="2025-03-06T21:44:00Z" w16du:dateUtc="2025-03-06T20:44:00Z"/>
                <w:del w:id="22552" w:author="Irová Zuzana" w:date="2025-06-16T11:55:00Z" w16du:dateUtc="2025-06-16T09:55:00Z"/>
                <w:rFonts w:eastAsia="Times New Roman"/>
              </w:rPr>
              <w:pPrChange w:id="22553" w:author="Irová Zuzana" w:date="2025-06-16T11:29:00Z" w16du:dateUtc="2025-06-16T09:29:00Z">
                <w:pPr>
                  <w:spacing w:after="0"/>
                </w:pPr>
              </w:pPrChange>
            </w:pPr>
            <w:ins w:id="22554" w:author="Drastichová Zuzana" w:date="2025-03-06T21:44:00Z" w16du:dateUtc="2025-03-06T20:44:00Z">
              <w:del w:id="22555" w:author="Irová Zuzana" w:date="2025-06-16T11:55:00Z" w16du:dateUtc="2025-06-16T09:55:00Z">
                <w:r w:rsidRPr="00E0724E" w:rsidDel="00D45789">
                  <w:delText>Ano</w:delText>
                </w:r>
              </w:del>
            </w:ins>
          </w:p>
        </w:tc>
        <w:tc>
          <w:tcPr>
            <w:tcW w:w="223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2DA2BF" w:themeFill="accent1"/>
            <w:noWrap/>
            <w:vAlign w:val="bottom"/>
            <w:hideMark/>
          </w:tcPr>
          <w:p w14:paraId="414580BB" w14:textId="77777777" w:rsidR="0022142D" w:rsidRPr="00E0724E" w:rsidDel="00D45789" w:rsidRDefault="0022142D" w:rsidP="002F54DF">
            <w:pPr>
              <w:pStyle w:val="Table"/>
              <w:rPr>
                <w:ins w:id="22556" w:author="Drastichová Zuzana" w:date="2025-03-06T21:44:00Z" w16du:dateUtc="2025-03-06T20:44:00Z"/>
                <w:del w:id="22557" w:author="Irová Zuzana" w:date="2025-06-16T11:55:00Z" w16du:dateUtc="2025-06-16T09:55:00Z"/>
                <w:rFonts w:eastAsia="Times New Roman"/>
              </w:rPr>
              <w:pPrChange w:id="22558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E70E3B" w:rsidRPr="00955C1D" w:rsidDel="00D45789" w14:paraId="7E6ECB5D" w14:textId="77777777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gridAfter w:val="2"/>
          <w:wAfter w:w="320" w:type="dxa"/>
          <w:cantSplit/>
          <w:trHeight w:val="300"/>
          <w:tblHeader/>
          <w:ins w:id="22559" w:author="Drastichová Zuzana" w:date="2025-03-06T21:44:00Z"/>
          <w:del w:id="22560" w:author="Irová Zuzana" w:date="2025-06-16T11:55:00Z" w16du:dateUtc="2025-06-16T09:55:00Z"/>
        </w:trPr>
        <w:tc>
          <w:tcPr>
            <w:tcW w:w="1317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7A53252" w14:textId="77777777" w:rsidR="0022142D" w:rsidRPr="00E0724E" w:rsidDel="00D45789" w:rsidRDefault="0022142D" w:rsidP="002F54DF">
            <w:pPr>
              <w:pStyle w:val="Table"/>
              <w:rPr>
                <w:ins w:id="22561" w:author="Drastichová Zuzana" w:date="2025-03-06T21:44:00Z" w16du:dateUtc="2025-03-06T20:44:00Z"/>
                <w:del w:id="22562" w:author="Irová Zuzana" w:date="2025-06-16T11:55:00Z" w16du:dateUtc="2025-06-16T09:55:00Z"/>
                <w:rFonts w:eastAsia="Times New Roman"/>
              </w:rPr>
              <w:pPrChange w:id="22563" w:author="Irová Zuzana" w:date="2025-06-16T11:29:00Z" w16du:dateUtc="2025-06-16T09:29:00Z">
                <w:pPr>
                  <w:spacing w:after="0"/>
                </w:pPr>
              </w:pPrChange>
            </w:pPr>
            <w:ins w:id="22564" w:author="Drastichová Zuzana" w:date="2025-03-06T21:44:00Z" w16du:dateUtc="2025-03-06T20:44:00Z">
              <w:del w:id="22565" w:author="Irová Zuzana" w:date="2025-06-16T11:55:00Z" w16du:dateUtc="2025-06-16T09:55:00Z">
                <w:r w:rsidRPr="00E0724E" w:rsidDel="00D45789">
                  <w:delText>Bank account number (CO)</w:delText>
                </w:r>
              </w:del>
            </w:ins>
          </w:p>
        </w:tc>
        <w:tc>
          <w:tcPr>
            <w:tcW w:w="807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7884251" w14:textId="77777777" w:rsidR="0022142D" w:rsidRPr="00E0724E" w:rsidDel="00D45789" w:rsidRDefault="0022142D" w:rsidP="002F54DF">
            <w:pPr>
              <w:pStyle w:val="Table"/>
              <w:rPr>
                <w:ins w:id="22566" w:author="Drastichová Zuzana" w:date="2025-03-06T21:44:00Z" w16du:dateUtc="2025-03-06T20:44:00Z"/>
                <w:del w:id="22567" w:author="Irová Zuzana" w:date="2025-06-16T11:55:00Z" w16du:dateUtc="2025-06-16T09:55:00Z"/>
                <w:rFonts w:eastAsia="Times New Roman"/>
              </w:rPr>
              <w:pPrChange w:id="22568" w:author="Irová Zuzana" w:date="2025-06-16T11:29:00Z" w16du:dateUtc="2025-06-16T09:29:00Z">
                <w:pPr>
                  <w:spacing w:after="0"/>
                </w:pPr>
              </w:pPrChange>
            </w:pPr>
            <w:ins w:id="22569" w:author="Drastichová Zuzana" w:date="2025-03-06T21:44:00Z" w16du:dateUtc="2025-03-06T20:44:00Z">
              <w:del w:id="22570" w:author="Irová Zuzana" w:date="2025-06-16T11:55:00Z" w16du:dateUtc="2025-06-16T09:55:00Z">
                <w:r w:rsidRPr="00E0724E" w:rsidDel="00D45789">
                  <w:delText>Text</w:delText>
                </w:r>
              </w:del>
            </w:ins>
          </w:p>
        </w:tc>
        <w:tc>
          <w:tcPr>
            <w:tcW w:w="64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DA2BF" w:themeFill="accent1"/>
            <w:vAlign w:val="bottom"/>
            <w:hideMark/>
          </w:tcPr>
          <w:p w14:paraId="0164DEB1" w14:textId="77777777" w:rsidR="0022142D" w:rsidRPr="00E0724E" w:rsidDel="00D45789" w:rsidRDefault="0022142D" w:rsidP="002F54DF">
            <w:pPr>
              <w:pStyle w:val="Table"/>
              <w:rPr>
                <w:ins w:id="22571" w:author="Drastichová Zuzana" w:date="2025-03-06T21:44:00Z" w16du:dateUtc="2025-03-06T20:44:00Z"/>
                <w:del w:id="22572" w:author="Irová Zuzana" w:date="2025-06-16T11:55:00Z" w16du:dateUtc="2025-06-16T09:55:00Z"/>
                <w:rFonts w:eastAsia="Times New Roman"/>
              </w:rPr>
              <w:pPrChange w:id="22573" w:author="Irová Zuzana" w:date="2025-06-16T11:29:00Z" w16du:dateUtc="2025-06-16T09:29:00Z">
                <w:pPr>
                  <w:spacing w:after="0"/>
                </w:pPr>
              </w:pPrChange>
            </w:pPr>
            <w:ins w:id="22574" w:author="Drastichová Zuzana" w:date="2025-03-06T21:44:00Z" w16du:dateUtc="2025-03-06T20:44:00Z">
              <w:del w:id="22575" w:author="Irová Zuzana" w:date="2025-06-16T11:55:00Z" w16du:dateUtc="2025-06-16T09:55:00Z">
                <w:r w:rsidRPr="00E0724E" w:rsidDel="00D45789">
                  <w:delText>Ano</w:delText>
                </w:r>
              </w:del>
            </w:ins>
          </w:p>
        </w:tc>
        <w:tc>
          <w:tcPr>
            <w:tcW w:w="223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15BFE7CC" w14:textId="77777777" w:rsidR="0022142D" w:rsidRPr="00E0724E" w:rsidDel="00D45789" w:rsidRDefault="0022142D" w:rsidP="002F54DF">
            <w:pPr>
              <w:pStyle w:val="Table"/>
              <w:rPr>
                <w:ins w:id="22576" w:author="Drastichová Zuzana" w:date="2025-03-06T21:44:00Z" w16du:dateUtc="2025-03-06T20:44:00Z"/>
                <w:del w:id="22577" w:author="Irová Zuzana" w:date="2025-06-16T11:55:00Z" w16du:dateUtc="2025-06-16T09:55:00Z"/>
                <w:rFonts w:eastAsia="Times New Roman"/>
              </w:rPr>
              <w:pPrChange w:id="22578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E70E3B" w:rsidRPr="00955C1D" w:rsidDel="00D45789" w14:paraId="7899F9EE" w14:textId="77777777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gridAfter w:val="2"/>
          <w:wAfter w:w="320" w:type="dxa"/>
          <w:cantSplit/>
          <w:trHeight w:val="300"/>
          <w:tblHeader/>
          <w:ins w:id="22579" w:author="Drastichová Zuzana" w:date="2025-03-06T21:44:00Z"/>
          <w:del w:id="22580" w:author="Irová Zuzana" w:date="2025-06-16T11:55:00Z" w16du:dateUtc="2025-06-16T09:55:00Z"/>
        </w:trPr>
        <w:tc>
          <w:tcPr>
            <w:tcW w:w="1317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19878ED" w14:textId="77777777" w:rsidR="0022142D" w:rsidRPr="00E0724E" w:rsidDel="00D45789" w:rsidRDefault="0022142D" w:rsidP="002F54DF">
            <w:pPr>
              <w:pStyle w:val="Table"/>
              <w:rPr>
                <w:ins w:id="22581" w:author="Drastichová Zuzana" w:date="2025-03-06T21:44:00Z" w16du:dateUtc="2025-03-06T20:44:00Z"/>
                <w:del w:id="22582" w:author="Irová Zuzana" w:date="2025-06-16T11:55:00Z" w16du:dateUtc="2025-06-16T09:55:00Z"/>
                <w:rFonts w:eastAsia="Times New Roman"/>
              </w:rPr>
              <w:pPrChange w:id="22583" w:author="Irová Zuzana" w:date="2025-06-16T11:29:00Z" w16du:dateUtc="2025-06-16T09:29:00Z">
                <w:pPr>
                  <w:spacing w:after="0"/>
                </w:pPr>
              </w:pPrChange>
            </w:pPr>
            <w:ins w:id="22584" w:author="Drastichová Zuzana" w:date="2025-03-06T21:44:00Z" w16du:dateUtc="2025-03-06T20:44:00Z">
              <w:del w:id="22585" w:author="Irová Zuzana" w:date="2025-06-16T11:55:00Z" w16du:dateUtc="2025-06-16T09:55:00Z">
                <w:r w:rsidRPr="00E0724E" w:rsidDel="00D45789">
                  <w:delText>Bank code numeric (CO)</w:delText>
                </w:r>
              </w:del>
            </w:ins>
          </w:p>
        </w:tc>
        <w:tc>
          <w:tcPr>
            <w:tcW w:w="807" w:type="pct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163D45E" w14:textId="77777777" w:rsidR="0022142D" w:rsidRPr="00E0724E" w:rsidDel="00D45789" w:rsidRDefault="0022142D" w:rsidP="002F54DF">
            <w:pPr>
              <w:pStyle w:val="Table"/>
              <w:rPr>
                <w:ins w:id="22586" w:author="Drastichová Zuzana" w:date="2025-03-06T21:44:00Z" w16du:dateUtc="2025-03-06T20:44:00Z"/>
                <w:del w:id="22587" w:author="Irová Zuzana" w:date="2025-06-16T11:55:00Z" w16du:dateUtc="2025-06-16T09:55:00Z"/>
                <w:rFonts w:eastAsia="Times New Roman"/>
              </w:rPr>
              <w:pPrChange w:id="22588" w:author="Irová Zuzana" w:date="2025-06-16T11:29:00Z" w16du:dateUtc="2025-06-16T09:29:00Z">
                <w:pPr>
                  <w:spacing w:after="0"/>
                </w:pPr>
              </w:pPrChange>
            </w:pPr>
            <w:ins w:id="22589" w:author="Drastichová Zuzana" w:date="2025-03-06T21:44:00Z" w16du:dateUtc="2025-03-06T20:44:00Z">
              <w:del w:id="22590" w:author="Irová Zuzana" w:date="2025-06-16T11:55:00Z" w16du:dateUtc="2025-06-16T09:55:00Z">
                <w:r w:rsidRPr="00E0724E" w:rsidDel="00D45789">
                  <w:delText>Text</w:delText>
                </w:r>
              </w:del>
            </w:ins>
          </w:p>
        </w:tc>
        <w:tc>
          <w:tcPr>
            <w:tcW w:w="64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DA2BF" w:themeFill="accent1"/>
            <w:vAlign w:val="bottom"/>
            <w:hideMark/>
          </w:tcPr>
          <w:p w14:paraId="7DD703CC" w14:textId="77777777" w:rsidR="0022142D" w:rsidRPr="00E0724E" w:rsidDel="00D45789" w:rsidRDefault="0022142D" w:rsidP="002F54DF">
            <w:pPr>
              <w:pStyle w:val="Table"/>
              <w:rPr>
                <w:ins w:id="22591" w:author="Drastichová Zuzana" w:date="2025-03-06T21:44:00Z" w16du:dateUtc="2025-03-06T20:44:00Z"/>
                <w:del w:id="22592" w:author="Irová Zuzana" w:date="2025-06-16T11:55:00Z" w16du:dateUtc="2025-06-16T09:55:00Z"/>
                <w:rFonts w:eastAsia="Times New Roman"/>
              </w:rPr>
              <w:pPrChange w:id="22593" w:author="Irová Zuzana" w:date="2025-06-16T11:29:00Z" w16du:dateUtc="2025-06-16T09:29:00Z">
                <w:pPr>
                  <w:spacing w:after="0"/>
                </w:pPr>
              </w:pPrChange>
            </w:pPr>
            <w:ins w:id="22594" w:author="Drastichová Zuzana" w:date="2025-03-06T21:44:00Z" w16du:dateUtc="2025-03-06T20:44:00Z">
              <w:del w:id="22595" w:author="Irová Zuzana" w:date="2025-06-16T11:55:00Z" w16du:dateUtc="2025-06-16T09:55:00Z">
                <w:r w:rsidRPr="00E0724E" w:rsidDel="00D45789">
                  <w:delText>Ano</w:delText>
                </w:r>
              </w:del>
            </w:ins>
          </w:p>
        </w:tc>
        <w:tc>
          <w:tcPr>
            <w:tcW w:w="223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3CB992C2" w14:textId="77777777" w:rsidR="0022142D" w:rsidRPr="00E0724E" w:rsidDel="00D45789" w:rsidRDefault="0022142D" w:rsidP="002F54DF">
            <w:pPr>
              <w:pStyle w:val="Table"/>
              <w:rPr>
                <w:ins w:id="22596" w:author="Drastichová Zuzana" w:date="2025-03-06T21:44:00Z" w16du:dateUtc="2025-03-06T20:44:00Z"/>
                <w:del w:id="22597" w:author="Irová Zuzana" w:date="2025-06-16T11:55:00Z" w16du:dateUtc="2025-06-16T09:55:00Z"/>
                <w:rFonts w:eastAsia="Times New Roman"/>
              </w:rPr>
              <w:pPrChange w:id="22598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BF4865" w:rsidRPr="00955C1D" w:rsidDel="00BF4865" w14:paraId="037C2875" w14:textId="5E46E115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cantSplit/>
          <w:trHeight w:val="300"/>
          <w:tblHeader/>
          <w:ins w:id="22599" w:author="Drastichová Zuzana" w:date="2025-03-06T21:44:00Z"/>
          <w:del w:id="22600" w:author="Irová Zuzana" w:date="2025-06-16T11:32:00Z" w16du:dateUtc="2025-06-16T09:32:00Z"/>
        </w:trPr>
        <w:tc>
          <w:tcPr>
            <w:tcW w:w="1355" w:type="pct"/>
            <w:gridSpan w:val="2"/>
            <w:shd w:val="clear" w:color="auto" w:fill="D9D9D9" w:themeFill="background1" w:themeFillShade="D9"/>
            <w:noWrap/>
            <w:vAlign w:val="bottom"/>
          </w:tcPr>
          <w:p w14:paraId="4F85CB56" w14:textId="77777777" w:rsidR="0022142D" w:rsidRPr="00E0724E" w:rsidDel="00BF4865" w:rsidRDefault="0022142D" w:rsidP="002F54DF">
            <w:pPr>
              <w:pStyle w:val="Table"/>
              <w:rPr>
                <w:ins w:id="22601" w:author="Drastichová Zuzana" w:date="2025-03-06T21:44:00Z" w16du:dateUtc="2025-03-06T20:44:00Z"/>
                <w:del w:id="22602" w:author="Irová Zuzana" w:date="2025-06-16T11:32:00Z" w16du:dateUtc="2025-06-16T09:32:00Z"/>
                <w:rFonts w:eastAsia="Times New Roman"/>
              </w:rPr>
              <w:pPrChange w:id="22603" w:author="Irová Zuzana" w:date="2025-06-16T11:29:00Z" w16du:dateUtc="2025-06-16T09:29:00Z">
                <w:pPr>
                  <w:spacing w:after="0"/>
                </w:pPr>
              </w:pPrChange>
            </w:pPr>
            <w:ins w:id="22604" w:author="Drastichová Zuzana" w:date="2025-03-06T21:44:00Z" w16du:dateUtc="2025-03-06T20:44:00Z">
              <w:del w:id="22605" w:author="Irová Zuzana" w:date="2025-06-16T11:32:00Z" w16du:dateUtc="2025-06-16T09:32:00Z">
                <w:r w:rsidRPr="00E0724E" w:rsidDel="00BF4865">
                  <w:delText>IBAN (CO)</w:delText>
                </w:r>
              </w:del>
            </w:ins>
          </w:p>
        </w:tc>
        <w:tc>
          <w:tcPr>
            <w:tcW w:w="3645" w:type="pct"/>
            <w:gridSpan w:val="3"/>
            <w:shd w:val="clear" w:color="auto" w:fill="D9D9D9" w:themeFill="background1" w:themeFillShade="D9"/>
            <w:noWrap/>
            <w:vAlign w:val="bottom"/>
          </w:tcPr>
          <w:p w14:paraId="5AD690E9" w14:textId="77777777" w:rsidR="0022142D" w:rsidRPr="00E0724E" w:rsidDel="00BF4865" w:rsidRDefault="0022142D" w:rsidP="002F54DF">
            <w:pPr>
              <w:pStyle w:val="Table"/>
              <w:rPr>
                <w:ins w:id="22606" w:author="Drastichová Zuzana" w:date="2025-03-06T21:44:00Z" w16du:dateUtc="2025-03-06T20:44:00Z"/>
                <w:del w:id="22607" w:author="Irová Zuzana" w:date="2025-06-16T11:32:00Z" w16du:dateUtc="2025-06-16T09:32:00Z"/>
                <w:rFonts w:eastAsia="Times New Roman"/>
              </w:rPr>
              <w:pPrChange w:id="22608" w:author="Irová Zuzana" w:date="2025-06-16T11:29:00Z" w16du:dateUtc="2025-06-16T09:29:00Z">
                <w:pPr>
                  <w:spacing w:after="0"/>
                </w:pPr>
              </w:pPrChange>
            </w:pPr>
            <w:ins w:id="22609" w:author="Drastichová Zuzana" w:date="2025-03-06T21:44:00Z" w16du:dateUtc="2025-03-06T20:44:00Z">
              <w:del w:id="22610" w:author="Irová Zuzana" w:date="2025-06-16T11:32:00Z" w16du:dateUtc="2025-06-16T09:32:00Z">
                <w:r w:rsidRPr="00E0724E" w:rsidDel="00BF4865">
                  <w:delText>Text</w:delText>
                </w:r>
              </w:del>
            </w:ins>
          </w:p>
        </w:tc>
        <w:tc>
          <w:tcPr>
            <w:tcW w:w="86" w:type="pct"/>
            <w:shd w:val="clear" w:color="auto" w:fill="2DA2BF" w:themeFill="accent1"/>
            <w:vAlign w:val="bottom"/>
          </w:tcPr>
          <w:p w14:paraId="74821F58" w14:textId="77777777" w:rsidR="0022142D" w:rsidRPr="00E0724E" w:rsidDel="00BF4865" w:rsidRDefault="0022142D" w:rsidP="002F54DF">
            <w:pPr>
              <w:pStyle w:val="Table"/>
              <w:rPr>
                <w:ins w:id="22611" w:author="Drastichová Zuzana" w:date="2025-03-06T21:44:00Z" w16du:dateUtc="2025-03-06T20:44:00Z"/>
                <w:del w:id="22612" w:author="Irová Zuzana" w:date="2025-06-16T11:32:00Z" w16du:dateUtc="2025-06-16T09:32:00Z"/>
                <w:rFonts w:eastAsia="Times New Roman"/>
              </w:rPr>
              <w:pPrChange w:id="22613" w:author="Irová Zuzana" w:date="2025-06-16T11:29:00Z" w16du:dateUtc="2025-06-16T09:29:00Z">
                <w:pPr>
                  <w:spacing w:after="0"/>
                </w:pPr>
              </w:pPrChange>
            </w:pPr>
            <w:ins w:id="22614" w:author="Drastichová Zuzana" w:date="2025-03-06T21:44:00Z" w16du:dateUtc="2025-03-06T20:44:00Z">
              <w:del w:id="22615" w:author="Irová Zuzana" w:date="2025-06-16T11:32:00Z" w16du:dateUtc="2025-06-16T09:32:00Z">
                <w:r w:rsidRPr="00E0724E" w:rsidDel="00BF4865">
                  <w:delText>Ano</w:delText>
                </w:r>
              </w:del>
            </w:ins>
          </w:p>
        </w:tc>
        <w:tc>
          <w:tcPr>
            <w:tcW w:w="86" w:type="pct"/>
            <w:shd w:val="clear" w:color="auto" w:fill="BFBFBF" w:themeFill="background1" w:themeFillShade="BF"/>
            <w:noWrap/>
            <w:vAlign w:val="bottom"/>
          </w:tcPr>
          <w:p w14:paraId="3EF977F8" w14:textId="77777777" w:rsidR="0022142D" w:rsidRPr="00E0724E" w:rsidDel="00BF4865" w:rsidRDefault="0022142D" w:rsidP="002F54DF">
            <w:pPr>
              <w:pStyle w:val="Table"/>
              <w:rPr>
                <w:ins w:id="22616" w:author="Drastichová Zuzana" w:date="2025-03-06T21:44:00Z" w16du:dateUtc="2025-03-06T20:44:00Z"/>
                <w:del w:id="22617" w:author="Irová Zuzana" w:date="2025-06-16T11:32:00Z" w16du:dateUtc="2025-06-16T09:32:00Z"/>
                <w:rFonts w:eastAsia="Times New Roman"/>
              </w:rPr>
              <w:pPrChange w:id="22618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BF4865" w:rsidRPr="00955C1D" w:rsidDel="00BF4865" w14:paraId="73355455" w14:textId="32464AD7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cantSplit/>
          <w:trHeight w:val="300"/>
          <w:tblHeader/>
          <w:ins w:id="22619" w:author="Drastichová Zuzana" w:date="2025-03-06T21:44:00Z"/>
          <w:del w:id="22620" w:author="Irová Zuzana" w:date="2025-06-16T11:32:00Z" w16du:dateUtc="2025-06-16T09:32:00Z"/>
        </w:trPr>
        <w:tc>
          <w:tcPr>
            <w:tcW w:w="1355" w:type="pct"/>
            <w:gridSpan w:val="2"/>
            <w:shd w:val="clear" w:color="auto" w:fill="D9D9D9" w:themeFill="background1" w:themeFillShade="D9"/>
            <w:noWrap/>
            <w:vAlign w:val="bottom"/>
          </w:tcPr>
          <w:p w14:paraId="4D28CF4B" w14:textId="77777777" w:rsidR="0022142D" w:rsidRPr="00E0724E" w:rsidDel="00BF4865" w:rsidRDefault="0022142D" w:rsidP="002F54DF">
            <w:pPr>
              <w:pStyle w:val="Table"/>
              <w:rPr>
                <w:ins w:id="22621" w:author="Drastichová Zuzana" w:date="2025-03-06T21:44:00Z" w16du:dateUtc="2025-03-06T20:44:00Z"/>
                <w:del w:id="22622" w:author="Irová Zuzana" w:date="2025-06-16T11:32:00Z" w16du:dateUtc="2025-06-16T09:32:00Z"/>
                <w:rFonts w:eastAsia="Times New Roman"/>
              </w:rPr>
              <w:pPrChange w:id="22623" w:author="Irová Zuzana" w:date="2025-06-16T11:29:00Z" w16du:dateUtc="2025-06-16T09:29:00Z">
                <w:pPr>
                  <w:spacing w:after="0"/>
                </w:pPr>
              </w:pPrChange>
            </w:pPr>
            <w:ins w:id="22624" w:author="Drastichová Zuzana" w:date="2025-03-06T21:44:00Z" w16du:dateUtc="2025-03-06T20:44:00Z">
              <w:del w:id="22625" w:author="Irová Zuzana" w:date="2025-06-16T11:32:00Z" w16du:dateUtc="2025-06-16T09:32:00Z">
                <w:r w:rsidRPr="00E0724E" w:rsidDel="00BF4865">
                  <w:delText>BIC/SWIFT (CO)</w:delText>
                </w:r>
              </w:del>
            </w:ins>
          </w:p>
        </w:tc>
        <w:tc>
          <w:tcPr>
            <w:tcW w:w="3645" w:type="pct"/>
            <w:gridSpan w:val="3"/>
            <w:shd w:val="clear" w:color="auto" w:fill="D9D9D9" w:themeFill="background1" w:themeFillShade="D9"/>
            <w:noWrap/>
            <w:vAlign w:val="bottom"/>
          </w:tcPr>
          <w:p w14:paraId="31A55254" w14:textId="77777777" w:rsidR="0022142D" w:rsidRPr="00E0724E" w:rsidDel="00BF4865" w:rsidRDefault="0022142D" w:rsidP="002F54DF">
            <w:pPr>
              <w:pStyle w:val="Table"/>
              <w:rPr>
                <w:ins w:id="22626" w:author="Drastichová Zuzana" w:date="2025-03-06T21:44:00Z" w16du:dateUtc="2025-03-06T20:44:00Z"/>
                <w:del w:id="22627" w:author="Irová Zuzana" w:date="2025-06-16T11:32:00Z" w16du:dateUtc="2025-06-16T09:32:00Z"/>
                <w:rFonts w:eastAsia="Times New Roman"/>
              </w:rPr>
              <w:pPrChange w:id="22628" w:author="Irová Zuzana" w:date="2025-06-16T11:29:00Z" w16du:dateUtc="2025-06-16T09:29:00Z">
                <w:pPr>
                  <w:spacing w:after="0"/>
                </w:pPr>
              </w:pPrChange>
            </w:pPr>
            <w:ins w:id="22629" w:author="Drastichová Zuzana" w:date="2025-03-06T21:44:00Z" w16du:dateUtc="2025-03-06T20:44:00Z">
              <w:del w:id="22630" w:author="Irová Zuzana" w:date="2025-06-16T11:32:00Z" w16du:dateUtc="2025-06-16T09:32:00Z">
                <w:r w:rsidRPr="00E0724E" w:rsidDel="00BF4865">
                  <w:delText>Text</w:delText>
                </w:r>
              </w:del>
            </w:ins>
          </w:p>
        </w:tc>
        <w:tc>
          <w:tcPr>
            <w:tcW w:w="86" w:type="pct"/>
            <w:shd w:val="clear" w:color="auto" w:fill="2DA2BF" w:themeFill="accent1"/>
            <w:vAlign w:val="bottom"/>
          </w:tcPr>
          <w:p w14:paraId="2E543171" w14:textId="77777777" w:rsidR="0022142D" w:rsidRPr="00E0724E" w:rsidDel="00BF4865" w:rsidRDefault="0022142D" w:rsidP="002F54DF">
            <w:pPr>
              <w:pStyle w:val="Table"/>
              <w:rPr>
                <w:ins w:id="22631" w:author="Drastichová Zuzana" w:date="2025-03-06T21:44:00Z" w16du:dateUtc="2025-03-06T20:44:00Z"/>
                <w:del w:id="22632" w:author="Irová Zuzana" w:date="2025-06-16T11:32:00Z" w16du:dateUtc="2025-06-16T09:32:00Z"/>
                <w:rFonts w:eastAsia="Times New Roman"/>
              </w:rPr>
              <w:pPrChange w:id="22633" w:author="Irová Zuzana" w:date="2025-06-16T11:29:00Z" w16du:dateUtc="2025-06-16T09:29:00Z">
                <w:pPr>
                  <w:spacing w:after="0"/>
                </w:pPr>
              </w:pPrChange>
            </w:pPr>
            <w:ins w:id="22634" w:author="Drastichová Zuzana" w:date="2025-03-06T21:44:00Z" w16du:dateUtc="2025-03-06T20:44:00Z">
              <w:del w:id="22635" w:author="Irová Zuzana" w:date="2025-06-16T11:32:00Z" w16du:dateUtc="2025-06-16T09:32:00Z">
                <w:r w:rsidRPr="00E0724E" w:rsidDel="00BF4865">
                  <w:delText>Ne</w:delText>
                </w:r>
              </w:del>
            </w:ins>
          </w:p>
        </w:tc>
        <w:tc>
          <w:tcPr>
            <w:tcW w:w="86" w:type="pct"/>
            <w:shd w:val="clear" w:color="auto" w:fill="BFBFBF" w:themeFill="background1" w:themeFillShade="BF"/>
            <w:noWrap/>
            <w:vAlign w:val="bottom"/>
          </w:tcPr>
          <w:p w14:paraId="6EF9761E" w14:textId="77777777" w:rsidR="0022142D" w:rsidRPr="00E0724E" w:rsidDel="00BF4865" w:rsidRDefault="0022142D" w:rsidP="002F54DF">
            <w:pPr>
              <w:pStyle w:val="Table"/>
              <w:rPr>
                <w:ins w:id="22636" w:author="Drastichová Zuzana" w:date="2025-03-06T21:44:00Z" w16du:dateUtc="2025-03-06T20:44:00Z"/>
                <w:del w:id="22637" w:author="Irová Zuzana" w:date="2025-06-16T11:32:00Z" w16du:dateUtc="2025-06-16T09:32:00Z"/>
                <w:rFonts w:eastAsia="Times New Roman"/>
              </w:rPr>
              <w:pPrChange w:id="22638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BF4865" w:rsidRPr="00955C1D" w:rsidDel="00BF4865" w14:paraId="119FA8F7" w14:textId="6D19C1F2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cantSplit/>
          <w:trHeight w:val="300"/>
          <w:tblHeader/>
          <w:ins w:id="22639" w:author="Drastichová Zuzana" w:date="2025-03-06T21:44:00Z"/>
          <w:del w:id="22640" w:author="Irová Zuzana" w:date="2025-06-16T11:32:00Z" w16du:dateUtc="2025-06-16T09:32:00Z"/>
        </w:trPr>
        <w:tc>
          <w:tcPr>
            <w:tcW w:w="1355" w:type="pct"/>
            <w:gridSpan w:val="2"/>
            <w:shd w:val="clear" w:color="auto" w:fill="D9D9D9" w:themeFill="background1" w:themeFillShade="D9"/>
            <w:noWrap/>
            <w:vAlign w:val="bottom"/>
          </w:tcPr>
          <w:p w14:paraId="5FF12F66" w14:textId="77777777" w:rsidR="0022142D" w:rsidRPr="00E0724E" w:rsidDel="00BF4865" w:rsidRDefault="0022142D" w:rsidP="002F54DF">
            <w:pPr>
              <w:pStyle w:val="Table"/>
              <w:rPr>
                <w:ins w:id="22641" w:author="Drastichová Zuzana" w:date="2025-03-06T21:44:00Z" w16du:dateUtc="2025-03-06T20:44:00Z"/>
                <w:del w:id="22642" w:author="Irová Zuzana" w:date="2025-06-16T11:32:00Z" w16du:dateUtc="2025-06-16T09:32:00Z"/>
                <w:rFonts w:eastAsia="Times New Roman"/>
                <w:highlight w:val="yellow"/>
              </w:rPr>
              <w:pPrChange w:id="22643" w:author="Irová Zuzana" w:date="2025-06-16T11:29:00Z" w16du:dateUtc="2025-06-16T09:29:00Z">
                <w:pPr>
                  <w:spacing w:after="0"/>
                </w:pPr>
              </w:pPrChange>
            </w:pPr>
            <w:ins w:id="22644" w:author="Drastichová Zuzana" w:date="2025-03-06T21:44:00Z" w16du:dateUtc="2025-03-06T20:44:00Z">
              <w:del w:id="22645" w:author="Irová Zuzana" w:date="2025-06-16T11:32:00Z" w16du:dateUtc="2025-06-16T09:32:00Z">
                <w:r w:rsidRPr="00E0724E" w:rsidDel="00BF4865">
                  <w:delText>Customer number (CM)</w:delText>
                </w:r>
              </w:del>
            </w:ins>
          </w:p>
        </w:tc>
        <w:tc>
          <w:tcPr>
            <w:tcW w:w="3645" w:type="pct"/>
            <w:gridSpan w:val="3"/>
            <w:shd w:val="clear" w:color="auto" w:fill="D9D9D9" w:themeFill="background1" w:themeFillShade="D9"/>
            <w:noWrap/>
            <w:vAlign w:val="bottom"/>
          </w:tcPr>
          <w:p w14:paraId="42B432E6" w14:textId="77777777" w:rsidR="0022142D" w:rsidRPr="00E0724E" w:rsidDel="00BF4865" w:rsidRDefault="0022142D" w:rsidP="002F54DF">
            <w:pPr>
              <w:pStyle w:val="Table"/>
              <w:rPr>
                <w:ins w:id="22646" w:author="Drastichová Zuzana" w:date="2025-03-06T21:44:00Z" w16du:dateUtc="2025-03-06T20:44:00Z"/>
                <w:del w:id="22647" w:author="Irová Zuzana" w:date="2025-06-16T11:32:00Z" w16du:dateUtc="2025-06-16T09:32:00Z"/>
                <w:rFonts w:eastAsia="Times New Roman"/>
                <w:highlight w:val="yellow"/>
              </w:rPr>
              <w:pPrChange w:id="22648" w:author="Irová Zuzana" w:date="2025-06-16T11:29:00Z" w16du:dateUtc="2025-06-16T09:29:00Z">
                <w:pPr>
                  <w:spacing w:after="0"/>
                </w:pPr>
              </w:pPrChange>
            </w:pPr>
            <w:ins w:id="22649" w:author="Drastichová Zuzana" w:date="2025-03-06T21:44:00Z" w16du:dateUtc="2025-03-06T20:44:00Z">
              <w:del w:id="22650" w:author="Irová Zuzana" w:date="2025-06-16T11:32:00Z" w16du:dateUtc="2025-06-16T09:32:00Z">
                <w:r w:rsidRPr="00E0724E" w:rsidDel="00BF4865">
                  <w:delText>Text</w:delText>
                </w:r>
              </w:del>
            </w:ins>
          </w:p>
        </w:tc>
        <w:tc>
          <w:tcPr>
            <w:tcW w:w="86" w:type="pct"/>
            <w:shd w:val="clear" w:color="auto" w:fill="2DA2BF" w:themeFill="accent1"/>
            <w:vAlign w:val="bottom"/>
          </w:tcPr>
          <w:p w14:paraId="1611690A" w14:textId="77777777" w:rsidR="0022142D" w:rsidRPr="00E0724E" w:rsidDel="00BF4865" w:rsidRDefault="0022142D" w:rsidP="002F54DF">
            <w:pPr>
              <w:pStyle w:val="Table"/>
              <w:rPr>
                <w:ins w:id="22651" w:author="Drastichová Zuzana" w:date="2025-03-06T21:44:00Z" w16du:dateUtc="2025-03-06T20:44:00Z"/>
                <w:del w:id="22652" w:author="Irová Zuzana" w:date="2025-06-16T11:32:00Z" w16du:dateUtc="2025-06-16T09:32:00Z"/>
                <w:rFonts w:eastAsia="Times New Roman"/>
                <w:highlight w:val="yellow"/>
              </w:rPr>
              <w:pPrChange w:id="22653" w:author="Irová Zuzana" w:date="2025-06-16T11:29:00Z" w16du:dateUtc="2025-06-16T09:29:00Z">
                <w:pPr>
                  <w:spacing w:after="0"/>
                </w:pPr>
              </w:pPrChange>
            </w:pPr>
            <w:ins w:id="22654" w:author="Drastichová Zuzana" w:date="2025-03-06T21:44:00Z" w16du:dateUtc="2025-03-06T20:44:00Z">
              <w:del w:id="22655" w:author="Irová Zuzana" w:date="2025-06-16T11:32:00Z" w16du:dateUtc="2025-06-16T09:32:00Z">
                <w:r w:rsidRPr="00E0724E" w:rsidDel="00BF4865">
                  <w:delText>Ano</w:delText>
                </w:r>
              </w:del>
            </w:ins>
          </w:p>
        </w:tc>
        <w:tc>
          <w:tcPr>
            <w:tcW w:w="86" w:type="pct"/>
            <w:shd w:val="clear" w:color="auto" w:fill="BFBFBF" w:themeFill="background1" w:themeFillShade="BF"/>
            <w:noWrap/>
          </w:tcPr>
          <w:p w14:paraId="34F7630D" w14:textId="77777777" w:rsidR="0022142D" w:rsidRPr="00E0724E" w:rsidDel="00BF4865" w:rsidRDefault="0022142D" w:rsidP="002F54DF">
            <w:pPr>
              <w:pStyle w:val="Table"/>
              <w:rPr>
                <w:ins w:id="22656" w:author="Drastichová Zuzana" w:date="2025-03-06T21:44:00Z" w16du:dateUtc="2025-03-06T20:44:00Z"/>
                <w:del w:id="22657" w:author="Irová Zuzana" w:date="2025-06-16T11:32:00Z" w16du:dateUtc="2025-06-16T09:32:00Z"/>
                <w:rFonts w:eastAsia="Times New Roman"/>
              </w:rPr>
              <w:pPrChange w:id="22658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BF4865" w:rsidRPr="00955C1D" w:rsidDel="00BF4865" w14:paraId="17F5D967" w14:textId="693B65A6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cantSplit/>
          <w:trHeight w:val="300"/>
          <w:tblHeader/>
          <w:ins w:id="22659" w:author="Drastichová Zuzana" w:date="2025-03-06T21:44:00Z"/>
          <w:del w:id="22660" w:author="Irová Zuzana" w:date="2025-06-16T11:32:00Z" w16du:dateUtc="2025-06-16T09:32:00Z"/>
        </w:trPr>
        <w:tc>
          <w:tcPr>
            <w:tcW w:w="1355" w:type="pct"/>
            <w:gridSpan w:val="2"/>
            <w:shd w:val="clear" w:color="auto" w:fill="D9D9D9" w:themeFill="background1" w:themeFillShade="D9"/>
            <w:noWrap/>
            <w:vAlign w:val="bottom"/>
          </w:tcPr>
          <w:p w14:paraId="3521CAE5" w14:textId="77777777" w:rsidR="0022142D" w:rsidRPr="00E0724E" w:rsidDel="00BF4865" w:rsidRDefault="0022142D" w:rsidP="002F54DF">
            <w:pPr>
              <w:pStyle w:val="Table"/>
              <w:rPr>
                <w:ins w:id="22661" w:author="Drastichová Zuzana" w:date="2025-03-06T21:44:00Z" w16du:dateUtc="2025-03-06T20:44:00Z"/>
                <w:del w:id="22662" w:author="Irová Zuzana" w:date="2025-06-16T11:32:00Z" w16du:dateUtc="2025-06-16T09:32:00Z"/>
                <w:rFonts w:eastAsia="Times New Roman"/>
                <w:highlight w:val="yellow"/>
              </w:rPr>
              <w:pPrChange w:id="22663" w:author="Irová Zuzana" w:date="2025-06-16T11:29:00Z" w16du:dateUtc="2025-06-16T09:29:00Z">
                <w:pPr>
                  <w:spacing w:after="0"/>
                </w:pPr>
              </w:pPrChange>
            </w:pPr>
            <w:ins w:id="22664" w:author="Drastichová Zuzana" w:date="2025-03-06T21:44:00Z" w16du:dateUtc="2025-03-06T20:44:00Z">
              <w:del w:id="22665" w:author="Irová Zuzana" w:date="2025-06-16T11:32:00Z" w16du:dateUtc="2025-06-16T09:32:00Z">
                <w:r w:rsidRPr="00E0724E" w:rsidDel="00BF4865">
                  <w:delText>Account number (CM)</w:delText>
                </w:r>
              </w:del>
            </w:ins>
          </w:p>
        </w:tc>
        <w:tc>
          <w:tcPr>
            <w:tcW w:w="3645" w:type="pct"/>
            <w:gridSpan w:val="3"/>
            <w:shd w:val="clear" w:color="auto" w:fill="D9D9D9" w:themeFill="background1" w:themeFillShade="D9"/>
            <w:noWrap/>
            <w:vAlign w:val="bottom"/>
          </w:tcPr>
          <w:p w14:paraId="6C7191C0" w14:textId="77777777" w:rsidR="0022142D" w:rsidRPr="00E0724E" w:rsidDel="00BF4865" w:rsidRDefault="0022142D" w:rsidP="002F54DF">
            <w:pPr>
              <w:pStyle w:val="Table"/>
              <w:rPr>
                <w:ins w:id="22666" w:author="Drastichová Zuzana" w:date="2025-03-06T21:44:00Z" w16du:dateUtc="2025-03-06T20:44:00Z"/>
                <w:del w:id="22667" w:author="Irová Zuzana" w:date="2025-06-16T11:32:00Z" w16du:dateUtc="2025-06-16T09:32:00Z"/>
                <w:rFonts w:eastAsia="Times New Roman"/>
                <w:highlight w:val="yellow"/>
              </w:rPr>
              <w:pPrChange w:id="22668" w:author="Irová Zuzana" w:date="2025-06-16T11:29:00Z" w16du:dateUtc="2025-06-16T09:29:00Z">
                <w:pPr>
                  <w:spacing w:after="0"/>
                </w:pPr>
              </w:pPrChange>
            </w:pPr>
            <w:ins w:id="22669" w:author="Drastichová Zuzana" w:date="2025-03-06T21:44:00Z" w16du:dateUtc="2025-03-06T20:44:00Z">
              <w:del w:id="22670" w:author="Irová Zuzana" w:date="2025-06-16T11:32:00Z" w16du:dateUtc="2025-06-16T09:32:00Z">
                <w:r w:rsidRPr="00E0724E" w:rsidDel="00BF4865">
                  <w:delText>Text</w:delText>
                </w:r>
              </w:del>
            </w:ins>
          </w:p>
        </w:tc>
        <w:tc>
          <w:tcPr>
            <w:tcW w:w="86" w:type="pct"/>
            <w:shd w:val="clear" w:color="auto" w:fill="2DA2BF" w:themeFill="accent1"/>
            <w:vAlign w:val="bottom"/>
          </w:tcPr>
          <w:p w14:paraId="5BF1556E" w14:textId="77777777" w:rsidR="0022142D" w:rsidRPr="00E0724E" w:rsidDel="00BF4865" w:rsidRDefault="0022142D" w:rsidP="002F54DF">
            <w:pPr>
              <w:pStyle w:val="Table"/>
              <w:rPr>
                <w:ins w:id="22671" w:author="Drastichová Zuzana" w:date="2025-03-06T21:44:00Z" w16du:dateUtc="2025-03-06T20:44:00Z"/>
                <w:del w:id="22672" w:author="Irová Zuzana" w:date="2025-06-16T11:32:00Z" w16du:dateUtc="2025-06-16T09:32:00Z"/>
                <w:rFonts w:eastAsia="Times New Roman"/>
                <w:highlight w:val="yellow"/>
              </w:rPr>
              <w:pPrChange w:id="22673" w:author="Irová Zuzana" w:date="2025-06-16T11:29:00Z" w16du:dateUtc="2025-06-16T09:29:00Z">
                <w:pPr>
                  <w:spacing w:after="0"/>
                </w:pPr>
              </w:pPrChange>
            </w:pPr>
            <w:ins w:id="22674" w:author="Drastichová Zuzana" w:date="2025-03-06T21:44:00Z" w16du:dateUtc="2025-03-06T20:44:00Z">
              <w:del w:id="22675" w:author="Irová Zuzana" w:date="2025-06-16T11:32:00Z" w16du:dateUtc="2025-06-16T09:32:00Z">
                <w:r w:rsidRPr="00E0724E" w:rsidDel="00BF4865">
                  <w:delText>Ano</w:delText>
                </w:r>
              </w:del>
            </w:ins>
          </w:p>
        </w:tc>
        <w:tc>
          <w:tcPr>
            <w:tcW w:w="86" w:type="pct"/>
            <w:shd w:val="clear" w:color="auto" w:fill="BFBFBF" w:themeFill="background1" w:themeFillShade="BF"/>
            <w:noWrap/>
            <w:vAlign w:val="bottom"/>
          </w:tcPr>
          <w:p w14:paraId="54673F57" w14:textId="77777777" w:rsidR="0022142D" w:rsidRPr="00E0724E" w:rsidDel="00BF4865" w:rsidRDefault="0022142D" w:rsidP="002F54DF">
            <w:pPr>
              <w:pStyle w:val="Table"/>
              <w:rPr>
                <w:ins w:id="22676" w:author="Drastichová Zuzana" w:date="2025-03-06T21:44:00Z" w16du:dateUtc="2025-03-06T20:44:00Z"/>
                <w:del w:id="22677" w:author="Irová Zuzana" w:date="2025-06-16T11:32:00Z" w16du:dateUtc="2025-06-16T09:32:00Z"/>
                <w:rFonts w:eastAsia="Times New Roman"/>
              </w:rPr>
              <w:pPrChange w:id="22678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BF4865" w:rsidRPr="00955C1D" w:rsidDel="00BF4865" w14:paraId="6A2C83DF" w14:textId="071AB5E3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cantSplit/>
          <w:trHeight w:val="300"/>
          <w:tblHeader/>
          <w:ins w:id="22679" w:author="Drastichová Zuzana" w:date="2025-03-06T21:44:00Z"/>
          <w:del w:id="22680" w:author="Irová Zuzana" w:date="2025-06-16T11:32:00Z" w16du:dateUtc="2025-06-16T09:32:00Z"/>
        </w:trPr>
        <w:tc>
          <w:tcPr>
            <w:tcW w:w="1355" w:type="pct"/>
            <w:gridSpan w:val="2"/>
            <w:shd w:val="clear" w:color="auto" w:fill="D9D9D9" w:themeFill="background1" w:themeFillShade="D9"/>
            <w:noWrap/>
            <w:vAlign w:val="bottom"/>
          </w:tcPr>
          <w:p w14:paraId="4DA2145E" w14:textId="77777777" w:rsidR="0022142D" w:rsidRPr="00E0724E" w:rsidDel="00BF4865" w:rsidRDefault="0022142D" w:rsidP="002F54DF">
            <w:pPr>
              <w:pStyle w:val="Table"/>
              <w:rPr>
                <w:ins w:id="22681" w:author="Drastichová Zuzana" w:date="2025-03-06T21:44:00Z" w16du:dateUtc="2025-03-06T20:44:00Z"/>
                <w:del w:id="22682" w:author="Irová Zuzana" w:date="2025-06-16T11:32:00Z" w16du:dateUtc="2025-06-16T09:32:00Z"/>
                <w:rFonts w:eastAsia="Times New Roman"/>
              </w:rPr>
              <w:pPrChange w:id="22683" w:author="Irová Zuzana" w:date="2025-06-16T11:29:00Z" w16du:dateUtc="2025-06-16T09:29:00Z">
                <w:pPr>
                  <w:spacing w:after="0"/>
                </w:pPr>
              </w:pPrChange>
            </w:pPr>
            <w:ins w:id="22684" w:author="Drastichová Zuzana" w:date="2025-03-06T21:44:00Z" w16du:dateUtc="2025-03-06T20:44:00Z">
              <w:del w:id="22685" w:author="Irová Zuzana" w:date="2025-06-16T11:32:00Z" w16du:dateUtc="2025-06-16T09:32:00Z">
                <w:r w:rsidRPr="00E0724E" w:rsidDel="00BF4865">
                  <w:delText>Date of beginning+Date of end</w:delText>
                </w:r>
              </w:del>
            </w:ins>
          </w:p>
        </w:tc>
        <w:tc>
          <w:tcPr>
            <w:tcW w:w="3645" w:type="pct"/>
            <w:gridSpan w:val="3"/>
            <w:shd w:val="clear" w:color="auto" w:fill="D9D9D9" w:themeFill="background1" w:themeFillShade="D9"/>
            <w:noWrap/>
            <w:vAlign w:val="bottom"/>
          </w:tcPr>
          <w:p w14:paraId="5DF42CB8" w14:textId="77777777" w:rsidR="0022142D" w:rsidRPr="00E0724E" w:rsidDel="00BF4865" w:rsidRDefault="0022142D" w:rsidP="002F54DF">
            <w:pPr>
              <w:pStyle w:val="Table"/>
              <w:rPr>
                <w:ins w:id="22686" w:author="Drastichová Zuzana" w:date="2025-03-06T21:44:00Z" w16du:dateUtc="2025-03-06T20:44:00Z"/>
                <w:del w:id="22687" w:author="Irová Zuzana" w:date="2025-06-16T11:32:00Z" w16du:dateUtc="2025-06-16T09:32:00Z"/>
                <w:rFonts w:eastAsia="Times New Roman"/>
              </w:rPr>
              <w:pPrChange w:id="22688" w:author="Irová Zuzana" w:date="2025-06-16T11:29:00Z" w16du:dateUtc="2025-06-16T09:29:00Z">
                <w:pPr>
                  <w:spacing w:after="0"/>
                </w:pPr>
              </w:pPrChange>
            </w:pPr>
            <w:ins w:id="22689" w:author="Drastichová Zuzana" w:date="2025-03-06T21:44:00Z" w16du:dateUtc="2025-03-06T20:44:00Z">
              <w:del w:id="22690" w:author="Irová Zuzana" w:date="2025-06-16T11:32:00Z" w16du:dateUtc="2025-06-16T09:32:00Z">
                <w:r w:rsidRPr="00E0724E" w:rsidDel="00BF4865">
                  <w:delText>Date</w:delText>
                </w:r>
              </w:del>
            </w:ins>
          </w:p>
        </w:tc>
        <w:tc>
          <w:tcPr>
            <w:tcW w:w="86" w:type="pct"/>
            <w:shd w:val="clear" w:color="auto" w:fill="2DA2BF" w:themeFill="accent1"/>
            <w:vAlign w:val="bottom"/>
          </w:tcPr>
          <w:p w14:paraId="7B646F20" w14:textId="77777777" w:rsidR="0022142D" w:rsidRPr="00E0724E" w:rsidDel="00BF4865" w:rsidRDefault="0022142D" w:rsidP="002F54DF">
            <w:pPr>
              <w:pStyle w:val="Table"/>
              <w:rPr>
                <w:ins w:id="22691" w:author="Drastichová Zuzana" w:date="2025-03-06T21:44:00Z" w16du:dateUtc="2025-03-06T20:44:00Z"/>
                <w:del w:id="22692" w:author="Irová Zuzana" w:date="2025-06-16T11:32:00Z" w16du:dateUtc="2025-06-16T09:32:00Z"/>
                <w:rFonts w:eastAsia="Times New Roman"/>
              </w:rPr>
              <w:pPrChange w:id="22693" w:author="Irová Zuzana" w:date="2025-06-16T11:29:00Z" w16du:dateUtc="2025-06-16T09:29:00Z">
                <w:pPr>
                  <w:spacing w:after="0"/>
                </w:pPr>
              </w:pPrChange>
            </w:pPr>
            <w:ins w:id="22694" w:author="Drastichová Zuzana" w:date="2025-03-06T21:44:00Z" w16du:dateUtc="2025-03-06T20:44:00Z">
              <w:del w:id="22695" w:author="Irová Zuzana" w:date="2025-06-16T11:32:00Z" w16du:dateUtc="2025-06-16T09:32:00Z">
                <w:r w:rsidRPr="00E0724E" w:rsidDel="00BF4865">
                  <w:delText>Ano</w:delText>
                </w:r>
              </w:del>
            </w:ins>
          </w:p>
        </w:tc>
        <w:tc>
          <w:tcPr>
            <w:tcW w:w="86" w:type="pct"/>
            <w:shd w:val="clear" w:color="auto" w:fill="BFBFBF" w:themeFill="background1" w:themeFillShade="BF"/>
            <w:noWrap/>
          </w:tcPr>
          <w:p w14:paraId="5708081F" w14:textId="77777777" w:rsidR="0022142D" w:rsidRPr="00E0724E" w:rsidDel="00BF4865" w:rsidRDefault="0022142D" w:rsidP="002F54DF">
            <w:pPr>
              <w:pStyle w:val="Table"/>
              <w:rPr>
                <w:ins w:id="22696" w:author="Drastichová Zuzana" w:date="2025-03-06T21:44:00Z" w16du:dateUtc="2025-03-06T20:44:00Z"/>
                <w:del w:id="22697" w:author="Irová Zuzana" w:date="2025-06-16T11:32:00Z" w16du:dateUtc="2025-06-16T09:32:00Z"/>
                <w:rFonts w:eastAsia="Times New Roman"/>
              </w:rPr>
              <w:pPrChange w:id="22698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BF4865" w:rsidRPr="00955C1D" w:rsidDel="00BF4865" w14:paraId="0B3EDC27" w14:textId="38EAEAA5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cantSplit/>
          <w:trHeight w:val="300"/>
          <w:tblHeader/>
          <w:ins w:id="22699" w:author="Drastichová Zuzana" w:date="2025-03-06T21:44:00Z"/>
          <w:del w:id="22700" w:author="Irová Zuzana" w:date="2025-06-16T11:32:00Z" w16du:dateUtc="2025-06-16T09:32:00Z"/>
        </w:trPr>
        <w:tc>
          <w:tcPr>
            <w:tcW w:w="1355" w:type="pct"/>
            <w:gridSpan w:val="2"/>
            <w:shd w:val="clear" w:color="auto" w:fill="D9D9D9" w:themeFill="background1" w:themeFillShade="D9"/>
            <w:noWrap/>
            <w:vAlign w:val="bottom"/>
          </w:tcPr>
          <w:p w14:paraId="48CBF075" w14:textId="77777777" w:rsidR="0022142D" w:rsidRPr="00E0724E" w:rsidDel="00BF4865" w:rsidRDefault="0022142D" w:rsidP="002F54DF">
            <w:pPr>
              <w:pStyle w:val="Table"/>
              <w:rPr>
                <w:ins w:id="22701" w:author="Drastichová Zuzana" w:date="2025-03-06T21:44:00Z" w16du:dateUtc="2025-03-06T20:44:00Z"/>
                <w:del w:id="22702" w:author="Irová Zuzana" w:date="2025-06-16T11:32:00Z" w16du:dateUtc="2025-06-16T09:32:00Z"/>
                <w:rFonts w:eastAsia="Times New Roman"/>
              </w:rPr>
              <w:pPrChange w:id="22703" w:author="Irová Zuzana" w:date="2025-06-16T11:29:00Z" w16du:dateUtc="2025-06-16T09:29:00Z">
                <w:pPr>
                  <w:spacing w:after="0"/>
                </w:pPr>
              </w:pPrChange>
            </w:pPr>
            <w:ins w:id="22704" w:author="Drastichová Zuzana" w:date="2025-03-06T21:44:00Z" w16du:dateUtc="2025-03-06T20:44:00Z">
              <w:del w:id="22705" w:author="Irová Zuzana" w:date="2025-06-16T11:32:00Z" w16du:dateUtc="2025-06-16T09:32:00Z">
                <w:r w:rsidRPr="00E0724E" w:rsidDel="00BF4865">
                  <w:delText>Date of issue</w:delText>
                </w:r>
              </w:del>
            </w:ins>
          </w:p>
        </w:tc>
        <w:tc>
          <w:tcPr>
            <w:tcW w:w="3645" w:type="pct"/>
            <w:gridSpan w:val="3"/>
            <w:shd w:val="clear" w:color="auto" w:fill="D9D9D9" w:themeFill="background1" w:themeFillShade="D9"/>
            <w:noWrap/>
            <w:vAlign w:val="bottom"/>
          </w:tcPr>
          <w:p w14:paraId="52D4884D" w14:textId="77777777" w:rsidR="0022142D" w:rsidRPr="00E0724E" w:rsidDel="00BF4865" w:rsidRDefault="0022142D" w:rsidP="002F54DF">
            <w:pPr>
              <w:pStyle w:val="Table"/>
              <w:rPr>
                <w:ins w:id="22706" w:author="Drastichová Zuzana" w:date="2025-03-06T21:44:00Z" w16du:dateUtc="2025-03-06T20:44:00Z"/>
                <w:del w:id="22707" w:author="Irová Zuzana" w:date="2025-06-16T11:32:00Z" w16du:dateUtc="2025-06-16T09:32:00Z"/>
                <w:rFonts w:eastAsia="Times New Roman"/>
              </w:rPr>
              <w:pPrChange w:id="22708" w:author="Irová Zuzana" w:date="2025-06-16T11:29:00Z" w16du:dateUtc="2025-06-16T09:29:00Z">
                <w:pPr>
                  <w:spacing w:after="0"/>
                </w:pPr>
              </w:pPrChange>
            </w:pPr>
            <w:ins w:id="22709" w:author="Drastichová Zuzana" w:date="2025-03-06T21:44:00Z" w16du:dateUtc="2025-03-06T20:44:00Z">
              <w:del w:id="22710" w:author="Irová Zuzana" w:date="2025-06-16T11:32:00Z" w16du:dateUtc="2025-06-16T09:32:00Z">
                <w:r w:rsidRPr="00E0724E" w:rsidDel="00BF4865">
                  <w:delText>Date</w:delText>
                </w:r>
              </w:del>
            </w:ins>
          </w:p>
        </w:tc>
        <w:tc>
          <w:tcPr>
            <w:tcW w:w="86" w:type="pct"/>
            <w:shd w:val="clear" w:color="auto" w:fill="2DA2BF" w:themeFill="accent1"/>
            <w:vAlign w:val="bottom"/>
          </w:tcPr>
          <w:p w14:paraId="3E7DDCF8" w14:textId="77777777" w:rsidR="0022142D" w:rsidRPr="00E0724E" w:rsidDel="00BF4865" w:rsidRDefault="0022142D" w:rsidP="002F54DF">
            <w:pPr>
              <w:pStyle w:val="Table"/>
              <w:rPr>
                <w:ins w:id="22711" w:author="Drastichová Zuzana" w:date="2025-03-06T21:44:00Z" w16du:dateUtc="2025-03-06T20:44:00Z"/>
                <w:del w:id="22712" w:author="Irová Zuzana" w:date="2025-06-16T11:32:00Z" w16du:dateUtc="2025-06-16T09:32:00Z"/>
                <w:rFonts w:eastAsia="Times New Roman"/>
              </w:rPr>
              <w:pPrChange w:id="22713" w:author="Irová Zuzana" w:date="2025-06-16T11:29:00Z" w16du:dateUtc="2025-06-16T09:29:00Z">
                <w:pPr>
                  <w:spacing w:after="0"/>
                </w:pPr>
              </w:pPrChange>
            </w:pPr>
            <w:ins w:id="22714" w:author="Drastichová Zuzana" w:date="2025-03-06T21:44:00Z" w16du:dateUtc="2025-03-06T20:44:00Z">
              <w:del w:id="22715" w:author="Irová Zuzana" w:date="2025-06-16T11:32:00Z" w16du:dateUtc="2025-06-16T09:32:00Z">
                <w:r w:rsidRPr="00E0724E" w:rsidDel="00BF4865">
                  <w:delText>Ano</w:delText>
                </w:r>
              </w:del>
            </w:ins>
          </w:p>
        </w:tc>
        <w:tc>
          <w:tcPr>
            <w:tcW w:w="86" w:type="pct"/>
            <w:shd w:val="clear" w:color="auto" w:fill="BFBFBF" w:themeFill="background1" w:themeFillShade="BF"/>
            <w:noWrap/>
            <w:vAlign w:val="bottom"/>
          </w:tcPr>
          <w:p w14:paraId="7D92FE9E" w14:textId="77777777" w:rsidR="0022142D" w:rsidRPr="00E0724E" w:rsidDel="00BF4865" w:rsidRDefault="0022142D" w:rsidP="002F54DF">
            <w:pPr>
              <w:pStyle w:val="Table"/>
              <w:rPr>
                <w:ins w:id="22716" w:author="Drastichová Zuzana" w:date="2025-03-06T21:44:00Z" w16du:dateUtc="2025-03-06T20:44:00Z"/>
                <w:del w:id="22717" w:author="Irová Zuzana" w:date="2025-06-16T11:32:00Z" w16du:dateUtc="2025-06-16T09:32:00Z"/>
                <w:rFonts w:eastAsia="Times New Roman"/>
              </w:rPr>
              <w:pPrChange w:id="22718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BF4865" w:rsidRPr="00955C1D" w:rsidDel="00BF4865" w14:paraId="366E7399" w14:textId="6DED902E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cantSplit/>
          <w:trHeight w:val="300"/>
          <w:tblHeader/>
          <w:ins w:id="22719" w:author="Drastichová Zuzana" w:date="2025-03-06T21:44:00Z"/>
          <w:del w:id="22720" w:author="Irová Zuzana" w:date="2025-06-16T11:32:00Z" w16du:dateUtc="2025-06-16T09:32:00Z"/>
        </w:trPr>
        <w:tc>
          <w:tcPr>
            <w:tcW w:w="1355" w:type="pct"/>
            <w:gridSpan w:val="2"/>
            <w:shd w:val="clear" w:color="auto" w:fill="D9D9D9" w:themeFill="background1" w:themeFillShade="D9"/>
            <w:noWrap/>
            <w:vAlign w:val="bottom"/>
          </w:tcPr>
          <w:p w14:paraId="05907540" w14:textId="77777777" w:rsidR="0022142D" w:rsidRPr="00E0724E" w:rsidDel="00BF4865" w:rsidRDefault="0022142D" w:rsidP="002F54DF">
            <w:pPr>
              <w:pStyle w:val="Table"/>
              <w:rPr>
                <w:ins w:id="22721" w:author="Drastichová Zuzana" w:date="2025-03-06T21:44:00Z" w16du:dateUtc="2025-03-06T20:44:00Z"/>
                <w:del w:id="22722" w:author="Irová Zuzana" w:date="2025-06-16T11:32:00Z" w16du:dateUtc="2025-06-16T09:32:00Z"/>
                <w:rFonts w:eastAsia="Times New Roman"/>
              </w:rPr>
              <w:pPrChange w:id="22723" w:author="Irová Zuzana" w:date="2025-06-16T11:29:00Z" w16du:dateUtc="2025-06-16T09:29:00Z">
                <w:pPr>
                  <w:spacing w:after="0"/>
                </w:pPr>
              </w:pPrChange>
            </w:pPr>
            <w:ins w:id="22724" w:author="Drastichová Zuzana" w:date="2025-03-06T21:44:00Z" w16du:dateUtc="2025-03-06T20:44:00Z">
              <w:del w:id="22725" w:author="Irová Zuzana" w:date="2025-06-16T11:32:00Z" w16du:dateUtc="2025-06-16T09:32:00Z">
                <w:r w:rsidRPr="00E0724E" w:rsidDel="00BF4865">
                  <w:delText>Date of end</w:delText>
                </w:r>
              </w:del>
            </w:ins>
          </w:p>
        </w:tc>
        <w:tc>
          <w:tcPr>
            <w:tcW w:w="3645" w:type="pct"/>
            <w:gridSpan w:val="3"/>
            <w:shd w:val="clear" w:color="auto" w:fill="D9D9D9" w:themeFill="background1" w:themeFillShade="D9"/>
            <w:noWrap/>
            <w:vAlign w:val="bottom"/>
          </w:tcPr>
          <w:p w14:paraId="11EECAC1" w14:textId="77777777" w:rsidR="0022142D" w:rsidRPr="00E0724E" w:rsidDel="00BF4865" w:rsidRDefault="0022142D" w:rsidP="002F54DF">
            <w:pPr>
              <w:pStyle w:val="Table"/>
              <w:rPr>
                <w:ins w:id="22726" w:author="Drastichová Zuzana" w:date="2025-03-06T21:44:00Z" w16du:dateUtc="2025-03-06T20:44:00Z"/>
                <w:del w:id="22727" w:author="Irová Zuzana" w:date="2025-06-16T11:32:00Z" w16du:dateUtc="2025-06-16T09:32:00Z"/>
                <w:rFonts w:eastAsia="Times New Roman"/>
              </w:rPr>
              <w:pPrChange w:id="22728" w:author="Irová Zuzana" w:date="2025-06-16T11:29:00Z" w16du:dateUtc="2025-06-16T09:29:00Z">
                <w:pPr>
                  <w:spacing w:after="0"/>
                </w:pPr>
              </w:pPrChange>
            </w:pPr>
            <w:ins w:id="22729" w:author="Drastichová Zuzana" w:date="2025-03-06T21:44:00Z" w16du:dateUtc="2025-03-06T20:44:00Z">
              <w:del w:id="22730" w:author="Irová Zuzana" w:date="2025-06-16T11:32:00Z" w16du:dateUtc="2025-06-16T09:32:00Z">
                <w:r w:rsidRPr="00E0724E" w:rsidDel="00BF4865">
                  <w:delText>Date</w:delText>
                </w:r>
              </w:del>
            </w:ins>
          </w:p>
        </w:tc>
        <w:tc>
          <w:tcPr>
            <w:tcW w:w="86" w:type="pct"/>
            <w:shd w:val="clear" w:color="auto" w:fill="2DA2BF" w:themeFill="accent1"/>
            <w:vAlign w:val="bottom"/>
          </w:tcPr>
          <w:p w14:paraId="10E511ED" w14:textId="77777777" w:rsidR="0022142D" w:rsidRPr="00E0724E" w:rsidDel="00BF4865" w:rsidRDefault="0022142D" w:rsidP="002F54DF">
            <w:pPr>
              <w:pStyle w:val="Table"/>
              <w:rPr>
                <w:ins w:id="22731" w:author="Drastichová Zuzana" w:date="2025-03-06T21:44:00Z" w16du:dateUtc="2025-03-06T20:44:00Z"/>
                <w:del w:id="22732" w:author="Irová Zuzana" w:date="2025-06-16T11:32:00Z" w16du:dateUtc="2025-06-16T09:32:00Z"/>
                <w:rFonts w:eastAsia="Times New Roman"/>
              </w:rPr>
              <w:pPrChange w:id="22733" w:author="Irová Zuzana" w:date="2025-06-16T11:29:00Z" w16du:dateUtc="2025-06-16T09:29:00Z">
                <w:pPr>
                  <w:spacing w:after="0"/>
                </w:pPr>
              </w:pPrChange>
            </w:pPr>
            <w:ins w:id="22734" w:author="Drastichová Zuzana" w:date="2025-03-06T21:44:00Z" w16du:dateUtc="2025-03-06T20:44:00Z">
              <w:del w:id="22735" w:author="Irová Zuzana" w:date="2025-06-16T11:32:00Z" w16du:dateUtc="2025-06-16T09:32:00Z">
                <w:r w:rsidRPr="00E0724E" w:rsidDel="00BF4865">
                  <w:delText>Ano</w:delText>
                </w:r>
              </w:del>
            </w:ins>
          </w:p>
        </w:tc>
        <w:tc>
          <w:tcPr>
            <w:tcW w:w="86" w:type="pct"/>
            <w:shd w:val="clear" w:color="auto" w:fill="BFBFBF" w:themeFill="background1" w:themeFillShade="BF"/>
            <w:noWrap/>
            <w:vAlign w:val="bottom"/>
          </w:tcPr>
          <w:p w14:paraId="3EED7356" w14:textId="77777777" w:rsidR="0022142D" w:rsidRPr="00E0724E" w:rsidDel="00BF4865" w:rsidRDefault="0022142D" w:rsidP="002F54DF">
            <w:pPr>
              <w:pStyle w:val="Table"/>
              <w:rPr>
                <w:ins w:id="22736" w:author="Drastichová Zuzana" w:date="2025-03-06T21:44:00Z" w16du:dateUtc="2025-03-06T20:44:00Z"/>
                <w:del w:id="22737" w:author="Irová Zuzana" w:date="2025-06-16T11:32:00Z" w16du:dateUtc="2025-06-16T09:32:00Z"/>
                <w:rFonts w:eastAsia="Times New Roman"/>
              </w:rPr>
              <w:pPrChange w:id="22738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BF4865" w:rsidRPr="00955C1D" w:rsidDel="00BF4865" w14:paraId="4E102907" w14:textId="57CAED70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cantSplit/>
          <w:trHeight w:val="300"/>
          <w:tblHeader/>
          <w:ins w:id="22739" w:author="Drastichová Zuzana" w:date="2025-03-06T21:44:00Z"/>
          <w:del w:id="22740" w:author="Irová Zuzana" w:date="2025-06-16T11:32:00Z" w16du:dateUtc="2025-06-16T09:32:00Z"/>
        </w:trPr>
        <w:tc>
          <w:tcPr>
            <w:tcW w:w="1355" w:type="pct"/>
            <w:gridSpan w:val="2"/>
            <w:shd w:val="clear" w:color="auto" w:fill="D9D9D9" w:themeFill="background1" w:themeFillShade="D9"/>
            <w:noWrap/>
            <w:vAlign w:val="bottom"/>
          </w:tcPr>
          <w:p w14:paraId="465587C1" w14:textId="77777777" w:rsidR="0022142D" w:rsidRPr="00E0724E" w:rsidDel="00BF4865" w:rsidRDefault="0022142D" w:rsidP="002F54DF">
            <w:pPr>
              <w:pStyle w:val="Table"/>
              <w:rPr>
                <w:ins w:id="22741" w:author="Drastichová Zuzana" w:date="2025-03-06T21:44:00Z" w16du:dateUtc="2025-03-06T20:44:00Z"/>
                <w:del w:id="22742" w:author="Irová Zuzana" w:date="2025-06-16T11:32:00Z" w16du:dateUtc="2025-06-16T09:32:00Z"/>
                <w:rFonts w:eastAsia="Times New Roman"/>
              </w:rPr>
              <w:pPrChange w:id="22743" w:author="Irová Zuzana" w:date="2025-06-16T11:29:00Z" w16du:dateUtc="2025-06-16T09:29:00Z">
                <w:pPr>
                  <w:spacing w:after="0"/>
                </w:pPr>
              </w:pPrChange>
            </w:pPr>
            <w:ins w:id="22744" w:author="Drastichová Zuzana" w:date="2025-03-06T21:44:00Z" w16du:dateUtc="2025-03-06T20:44:00Z">
              <w:del w:id="22745" w:author="Irová Zuzana" w:date="2025-06-16T11:32:00Z" w16du:dateUtc="2025-06-16T09:32:00Z">
                <w:r w:rsidRPr="00E0724E" w:rsidDel="00BF4865">
                  <w:delText>Bill number (Corrected bill nebo Referenced bill)</w:delText>
                </w:r>
              </w:del>
            </w:ins>
          </w:p>
        </w:tc>
        <w:tc>
          <w:tcPr>
            <w:tcW w:w="3645" w:type="pct"/>
            <w:gridSpan w:val="3"/>
            <w:shd w:val="clear" w:color="auto" w:fill="D9D9D9" w:themeFill="background1" w:themeFillShade="D9"/>
            <w:noWrap/>
            <w:vAlign w:val="bottom"/>
          </w:tcPr>
          <w:p w14:paraId="5A45C26A" w14:textId="77777777" w:rsidR="0022142D" w:rsidRPr="00E0724E" w:rsidDel="00BF4865" w:rsidRDefault="0022142D" w:rsidP="002F54DF">
            <w:pPr>
              <w:pStyle w:val="Table"/>
              <w:rPr>
                <w:ins w:id="22746" w:author="Drastichová Zuzana" w:date="2025-03-06T21:44:00Z" w16du:dateUtc="2025-03-06T20:44:00Z"/>
                <w:del w:id="22747" w:author="Irová Zuzana" w:date="2025-06-16T11:32:00Z" w16du:dateUtc="2025-06-16T09:32:00Z"/>
                <w:rFonts w:eastAsia="Times New Roman"/>
              </w:rPr>
              <w:pPrChange w:id="22748" w:author="Irová Zuzana" w:date="2025-06-16T11:29:00Z" w16du:dateUtc="2025-06-16T09:29:00Z">
                <w:pPr>
                  <w:spacing w:after="0"/>
                </w:pPr>
              </w:pPrChange>
            </w:pPr>
            <w:ins w:id="22749" w:author="Drastichová Zuzana" w:date="2025-03-06T21:44:00Z" w16du:dateUtc="2025-03-06T20:44:00Z">
              <w:del w:id="22750" w:author="Irová Zuzana" w:date="2025-06-16T11:32:00Z" w16du:dateUtc="2025-06-16T09:32:00Z">
                <w:r w:rsidRPr="00E0724E" w:rsidDel="00BF4865">
                  <w:delText>Number</w:delText>
                </w:r>
              </w:del>
            </w:ins>
          </w:p>
        </w:tc>
        <w:tc>
          <w:tcPr>
            <w:tcW w:w="86" w:type="pct"/>
            <w:shd w:val="clear" w:color="auto" w:fill="2DA2BF" w:themeFill="accent1"/>
            <w:vAlign w:val="bottom"/>
          </w:tcPr>
          <w:p w14:paraId="41404B67" w14:textId="77777777" w:rsidR="0022142D" w:rsidRPr="00E0724E" w:rsidDel="00BF4865" w:rsidRDefault="0022142D" w:rsidP="002F54DF">
            <w:pPr>
              <w:pStyle w:val="Table"/>
              <w:rPr>
                <w:ins w:id="22751" w:author="Drastichová Zuzana" w:date="2025-03-06T21:44:00Z" w16du:dateUtc="2025-03-06T20:44:00Z"/>
                <w:del w:id="22752" w:author="Irová Zuzana" w:date="2025-06-16T11:32:00Z" w16du:dateUtc="2025-06-16T09:32:00Z"/>
                <w:rFonts w:eastAsia="Times New Roman"/>
              </w:rPr>
              <w:pPrChange w:id="22753" w:author="Irová Zuzana" w:date="2025-06-16T11:29:00Z" w16du:dateUtc="2025-06-16T09:29:00Z">
                <w:pPr>
                  <w:spacing w:after="0"/>
                </w:pPr>
              </w:pPrChange>
            </w:pPr>
            <w:ins w:id="22754" w:author="Drastichová Zuzana" w:date="2025-03-06T21:44:00Z" w16du:dateUtc="2025-03-06T20:44:00Z">
              <w:del w:id="22755" w:author="Irová Zuzana" w:date="2025-06-16T11:32:00Z" w16du:dateUtc="2025-06-16T09:32:00Z">
                <w:r w:rsidRPr="00E0724E" w:rsidDel="00BF4865">
                  <w:delText>Ne</w:delText>
                </w:r>
              </w:del>
            </w:ins>
          </w:p>
        </w:tc>
        <w:tc>
          <w:tcPr>
            <w:tcW w:w="86" w:type="pct"/>
            <w:shd w:val="clear" w:color="auto" w:fill="BFBFBF" w:themeFill="background1" w:themeFillShade="BF"/>
            <w:noWrap/>
          </w:tcPr>
          <w:p w14:paraId="5A9981A9" w14:textId="77777777" w:rsidR="0022142D" w:rsidRPr="00E0724E" w:rsidDel="00BF4865" w:rsidRDefault="0022142D" w:rsidP="002F54DF">
            <w:pPr>
              <w:pStyle w:val="Table"/>
              <w:rPr>
                <w:ins w:id="22756" w:author="Drastichová Zuzana" w:date="2025-03-06T21:44:00Z" w16du:dateUtc="2025-03-06T20:44:00Z"/>
                <w:del w:id="22757" w:author="Irová Zuzana" w:date="2025-06-16T11:32:00Z" w16du:dateUtc="2025-06-16T09:32:00Z"/>
                <w:rFonts w:eastAsia="Times New Roman"/>
              </w:rPr>
              <w:pPrChange w:id="22758" w:author="Irová Zuzana" w:date="2025-06-16T11:29:00Z" w16du:dateUtc="2025-06-16T09:29:00Z">
                <w:pPr>
                  <w:spacing w:after="0"/>
                </w:pPr>
              </w:pPrChange>
            </w:pPr>
            <w:ins w:id="22759" w:author="Drastichová Zuzana" w:date="2025-03-06T21:44:00Z" w16du:dateUtc="2025-03-06T20:44:00Z">
              <w:del w:id="22760" w:author="Irová Zuzana" w:date="2025-06-16T11:32:00Z" w16du:dateUtc="2025-06-16T09:32:00Z">
                <w:r w:rsidRPr="00E0724E" w:rsidDel="00BF4865">
                  <w:delText>Pouze v případě dobropisu nebo vrubopisu.</w:delText>
                </w:r>
              </w:del>
            </w:ins>
          </w:p>
        </w:tc>
      </w:tr>
      <w:tr w:rsidR="00BF4865" w:rsidRPr="00955C1D" w:rsidDel="00BF4865" w14:paraId="56AEE93F" w14:textId="16775FDA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cantSplit/>
          <w:trHeight w:val="300"/>
          <w:tblHeader/>
          <w:ins w:id="22761" w:author="Drastichová Zuzana" w:date="2025-03-06T21:44:00Z"/>
          <w:del w:id="22762" w:author="Irová Zuzana" w:date="2025-06-16T11:32:00Z" w16du:dateUtc="2025-06-16T09:32:00Z"/>
        </w:trPr>
        <w:tc>
          <w:tcPr>
            <w:tcW w:w="1355" w:type="pct"/>
            <w:gridSpan w:val="2"/>
            <w:shd w:val="clear" w:color="auto" w:fill="D9D9D9" w:themeFill="background1" w:themeFillShade="D9"/>
            <w:noWrap/>
            <w:vAlign w:val="bottom"/>
          </w:tcPr>
          <w:p w14:paraId="5D02DC50" w14:textId="77777777" w:rsidR="0022142D" w:rsidRPr="00E0724E" w:rsidDel="00BF4865" w:rsidRDefault="0022142D" w:rsidP="002F54DF">
            <w:pPr>
              <w:pStyle w:val="Table"/>
              <w:rPr>
                <w:ins w:id="22763" w:author="Drastichová Zuzana" w:date="2025-03-06T21:44:00Z" w16du:dateUtc="2025-03-06T20:44:00Z"/>
                <w:del w:id="22764" w:author="Irová Zuzana" w:date="2025-06-16T11:32:00Z" w16du:dateUtc="2025-06-16T09:32:00Z"/>
                <w:rFonts w:eastAsia="Times New Roman"/>
              </w:rPr>
              <w:pPrChange w:id="22765" w:author="Irová Zuzana" w:date="2025-06-16T11:29:00Z" w16du:dateUtc="2025-06-16T09:29:00Z">
                <w:pPr>
                  <w:spacing w:after="0"/>
                </w:pPr>
              </w:pPrChange>
            </w:pPr>
            <w:ins w:id="22766" w:author="Drastichová Zuzana" w:date="2025-03-06T21:44:00Z" w16du:dateUtc="2025-03-06T20:44:00Z">
              <w:del w:id="22767" w:author="Irová Zuzana" w:date="2025-06-16T11:32:00Z" w16du:dateUtc="2025-06-16T09:32:00Z">
                <w:r w:rsidRPr="00E0724E" w:rsidDel="00BF4865">
                  <w:delText>Organization name/Company name/Business name/First name+Last name (CM)</w:delText>
                </w:r>
              </w:del>
            </w:ins>
          </w:p>
        </w:tc>
        <w:tc>
          <w:tcPr>
            <w:tcW w:w="3645" w:type="pct"/>
            <w:gridSpan w:val="3"/>
            <w:shd w:val="clear" w:color="auto" w:fill="D9D9D9" w:themeFill="background1" w:themeFillShade="D9"/>
            <w:noWrap/>
            <w:vAlign w:val="bottom"/>
          </w:tcPr>
          <w:p w14:paraId="51CAE30C" w14:textId="77777777" w:rsidR="0022142D" w:rsidRPr="00E0724E" w:rsidDel="00BF4865" w:rsidRDefault="0022142D" w:rsidP="002F54DF">
            <w:pPr>
              <w:pStyle w:val="Table"/>
              <w:rPr>
                <w:ins w:id="22768" w:author="Drastichová Zuzana" w:date="2025-03-06T21:44:00Z" w16du:dateUtc="2025-03-06T20:44:00Z"/>
                <w:del w:id="22769" w:author="Irová Zuzana" w:date="2025-06-16T11:32:00Z" w16du:dateUtc="2025-06-16T09:32:00Z"/>
                <w:rFonts w:eastAsia="Times New Roman"/>
              </w:rPr>
              <w:pPrChange w:id="22770" w:author="Irová Zuzana" w:date="2025-06-16T11:29:00Z" w16du:dateUtc="2025-06-16T09:29:00Z">
                <w:pPr>
                  <w:spacing w:after="0"/>
                </w:pPr>
              </w:pPrChange>
            </w:pPr>
            <w:ins w:id="22771" w:author="Drastichová Zuzana" w:date="2025-03-06T21:44:00Z" w16du:dateUtc="2025-03-06T20:44:00Z">
              <w:del w:id="22772" w:author="Irová Zuzana" w:date="2025-06-16T11:32:00Z" w16du:dateUtc="2025-06-16T09:32:00Z">
                <w:r w:rsidRPr="00E0724E" w:rsidDel="00BF4865">
                  <w:delText>Text</w:delText>
                </w:r>
              </w:del>
            </w:ins>
          </w:p>
        </w:tc>
        <w:tc>
          <w:tcPr>
            <w:tcW w:w="86" w:type="pct"/>
            <w:shd w:val="clear" w:color="auto" w:fill="2DA2BF" w:themeFill="accent1"/>
            <w:vAlign w:val="bottom"/>
          </w:tcPr>
          <w:p w14:paraId="6F75121B" w14:textId="77777777" w:rsidR="0022142D" w:rsidRPr="00E0724E" w:rsidDel="00BF4865" w:rsidRDefault="0022142D" w:rsidP="002F54DF">
            <w:pPr>
              <w:pStyle w:val="Table"/>
              <w:rPr>
                <w:ins w:id="22773" w:author="Drastichová Zuzana" w:date="2025-03-06T21:44:00Z" w16du:dateUtc="2025-03-06T20:44:00Z"/>
                <w:del w:id="22774" w:author="Irová Zuzana" w:date="2025-06-16T11:32:00Z" w16du:dateUtc="2025-06-16T09:32:00Z"/>
                <w:rFonts w:eastAsia="Times New Roman"/>
              </w:rPr>
              <w:pPrChange w:id="22775" w:author="Irová Zuzana" w:date="2025-06-16T11:29:00Z" w16du:dateUtc="2025-06-16T09:29:00Z">
                <w:pPr>
                  <w:spacing w:after="0"/>
                </w:pPr>
              </w:pPrChange>
            </w:pPr>
            <w:ins w:id="22776" w:author="Drastichová Zuzana" w:date="2025-03-06T21:44:00Z" w16du:dateUtc="2025-03-06T20:44:00Z">
              <w:del w:id="22777" w:author="Irová Zuzana" w:date="2025-06-16T11:32:00Z" w16du:dateUtc="2025-06-16T09:32:00Z">
                <w:r w:rsidRPr="00E0724E" w:rsidDel="00BF4865">
                  <w:delText>Ano</w:delText>
                </w:r>
              </w:del>
            </w:ins>
          </w:p>
        </w:tc>
        <w:tc>
          <w:tcPr>
            <w:tcW w:w="86" w:type="pct"/>
            <w:shd w:val="clear" w:color="auto" w:fill="BFBFBF" w:themeFill="background1" w:themeFillShade="BF"/>
            <w:noWrap/>
          </w:tcPr>
          <w:p w14:paraId="79449256" w14:textId="77777777" w:rsidR="0022142D" w:rsidRPr="00E0724E" w:rsidDel="00BF4865" w:rsidRDefault="0022142D" w:rsidP="002F54DF">
            <w:pPr>
              <w:pStyle w:val="Table"/>
              <w:rPr>
                <w:ins w:id="22778" w:author="Drastichová Zuzana" w:date="2025-03-06T21:44:00Z" w16du:dateUtc="2025-03-06T20:44:00Z"/>
                <w:del w:id="22779" w:author="Irová Zuzana" w:date="2025-06-16T11:32:00Z" w16du:dateUtc="2025-06-16T09:32:00Z"/>
                <w:rFonts w:eastAsia="Times New Roman"/>
              </w:rPr>
              <w:pPrChange w:id="22780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BF4865" w:rsidRPr="00955C1D" w:rsidDel="00BF4865" w14:paraId="196BB428" w14:textId="540FAB4D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cantSplit/>
          <w:trHeight w:val="300"/>
          <w:tblHeader/>
          <w:ins w:id="22781" w:author="Drastichová Zuzana" w:date="2025-03-06T21:44:00Z"/>
          <w:del w:id="22782" w:author="Irová Zuzana" w:date="2025-06-16T11:32:00Z" w16du:dateUtc="2025-06-16T09:32:00Z"/>
        </w:trPr>
        <w:tc>
          <w:tcPr>
            <w:tcW w:w="1355" w:type="pct"/>
            <w:gridSpan w:val="2"/>
            <w:shd w:val="clear" w:color="auto" w:fill="D9D9D9" w:themeFill="background1" w:themeFillShade="D9"/>
            <w:noWrap/>
            <w:vAlign w:val="bottom"/>
          </w:tcPr>
          <w:p w14:paraId="0F370768" w14:textId="77777777" w:rsidR="0022142D" w:rsidRPr="00E0724E" w:rsidDel="00BF4865" w:rsidRDefault="0022142D" w:rsidP="002F54DF">
            <w:pPr>
              <w:pStyle w:val="Table"/>
              <w:rPr>
                <w:ins w:id="22783" w:author="Drastichová Zuzana" w:date="2025-03-06T21:44:00Z" w16du:dateUtc="2025-03-06T20:44:00Z"/>
                <w:del w:id="22784" w:author="Irová Zuzana" w:date="2025-06-16T11:32:00Z" w16du:dateUtc="2025-06-16T09:32:00Z"/>
                <w:rFonts w:eastAsia="Times New Roman"/>
              </w:rPr>
              <w:pPrChange w:id="22785" w:author="Irová Zuzana" w:date="2025-06-16T11:29:00Z" w16du:dateUtc="2025-06-16T09:29:00Z">
                <w:pPr>
                  <w:spacing w:after="0"/>
                </w:pPr>
              </w:pPrChange>
            </w:pPr>
            <w:ins w:id="22786" w:author="Drastichová Zuzana" w:date="2025-03-06T21:44:00Z" w16du:dateUtc="2025-03-06T20:44:00Z">
              <w:del w:id="22787" w:author="Irová Zuzana" w:date="2025-06-16T11:32:00Z" w16du:dateUtc="2025-06-16T09:32:00Z">
                <w:r w:rsidRPr="00E0724E" w:rsidDel="00BF4865">
                  <w:delText>Postal address (CM)</w:delText>
                </w:r>
              </w:del>
            </w:ins>
          </w:p>
        </w:tc>
        <w:tc>
          <w:tcPr>
            <w:tcW w:w="3645" w:type="pct"/>
            <w:gridSpan w:val="3"/>
            <w:shd w:val="clear" w:color="auto" w:fill="D9D9D9" w:themeFill="background1" w:themeFillShade="D9"/>
            <w:noWrap/>
            <w:vAlign w:val="bottom"/>
          </w:tcPr>
          <w:p w14:paraId="4D23DB60" w14:textId="77777777" w:rsidR="0022142D" w:rsidRPr="00E0724E" w:rsidDel="00BF4865" w:rsidRDefault="0022142D" w:rsidP="002F54DF">
            <w:pPr>
              <w:pStyle w:val="Table"/>
              <w:rPr>
                <w:ins w:id="22788" w:author="Drastichová Zuzana" w:date="2025-03-06T21:44:00Z" w16du:dateUtc="2025-03-06T20:44:00Z"/>
                <w:del w:id="22789" w:author="Irová Zuzana" w:date="2025-06-16T11:32:00Z" w16du:dateUtc="2025-06-16T09:32:00Z"/>
                <w:rFonts w:eastAsia="Times New Roman"/>
              </w:rPr>
              <w:pPrChange w:id="22790" w:author="Irová Zuzana" w:date="2025-06-16T11:29:00Z" w16du:dateUtc="2025-06-16T09:29:00Z">
                <w:pPr>
                  <w:spacing w:after="0"/>
                </w:pPr>
              </w:pPrChange>
            </w:pPr>
            <w:ins w:id="22791" w:author="Drastichová Zuzana" w:date="2025-03-06T21:44:00Z" w16du:dateUtc="2025-03-06T20:44:00Z">
              <w:del w:id="22792" w:author="Irová Zuzana" w:date="2025-06-16T11:32:00Z" w16du:dateUtc="2025-06-16T09:32:00Z">
                <w:r w:rsidRPr="00E0724E" w:rsidDel="00BF4865">
                  <w:delText>Address</w:delText>
                </w:r>
              </w:del>
            </w:ins>
          </w:p>
        </w:tc>
        <w:tc>
          <w:tcPr>
            <w:tcW w:w="86" w:type="pct"/>
            <w:shd w:val="clear" w:color="auto" w:fill="2DA2BF" w:themeFill="accent1"/>
            <w:vAlign w:val="bottom"/>
          </w:tcPr>
          <w:p w14:paraId="73A3CD5C" w14:textId="77777777" w:rsidR="0022142D" w:rsidRPr="00E0724E" w:rsidDel="00BF4865" w:rsidRDefault="0022142D" w:rsidP="002F54DF">
            <w:pPr>
              <w:pStyle w:val="Table"/>
              <w:rPr>
                <w:ins w:id="22793" w:author="Drastichová Zuzana" w:date="2025-03-06T21:44:00Z" w16du:dateUtc="2025-03-06T20:44:00Z"/>
                <w:del w:id="22794" w:author="Irová Zuzana" w:date="2025-06-16T11:32:00Z" w16du:dateUtc="2025-06-16T09:32:00Z"/>
                <w:rFonts w:eastAsia="Times New Roman"/>
              </w:rPr>
              <w:pPrChange w:id="22795" w:author="Irová Zuzana" w:date="2025-06-16T11:29:00Z" w16du:dateUtc="2025-06-16T09:29:00Z">
                <w:pPr>
                  <w:spacing w:after="0"/>
                </w:pPr>
              </w:pPrChange>
            </w:pPr>
            <w:ins w:id="22796" w:author="Drastichová Zuzana" w:date="2025-03-06T21:44:00Z" w16du:dateUtc="2025-03-06T20:44:00Z">
              <w:del w:id="22797" w:author="Irová Zuzana" w:date="2025-06-16T11:32:00Z" w16du:dateUtc="2025-06-16T09:32:00Z">
                <w:r w:rsidRPr="00E0724E" w:rsidDel="00BF4865">
                  <w:delText>Ano</w:delText>
                </w:r>
              </w:del>
            </w:ins>
          </w:p>
        </w:tc>
        <w:tc>
          <w:tcPr>
            <w:tcW w:w="86" w:type="pct"/>
            <w:shd w:val="clear" w:color="auto" w:fill="BFBFBF" w:themeFill="background1" w:themeFillShade="BF"/>
            <w:noWrap/>
            <w:vAlign w:val="bottom"/>
          </w:tcPr>
          <w:p w14:paraId="6E0A3A4E" w14:textId="77777777" w:rsidR="0022142D" w:rsidRPr="00E0724E" w:rsidDel="00BF4865" w:rsidRDefault="0022142D" w:rsidP="002F54DF">
            <w:pPr>
              <w:pStyle w:val="Table"/>
              <w:rPr>
                <w:ins w:id="22798" w:author="Drastichová Zuzana" w:date="2025-03-06T21:44:00Z" w16du:dateUtc="2025-03-06T20:44:00Z"/>
                <w:del w:id="22799" w:author="Irová Zuzana" w:date="2025-06-16T11:32:00Z" w16du:dateUtc="2025-06-16T09:32:00Z"/>
                <w:rFonts w:eastAsia="Times New Roman"/>
              </w:rPr>
              <w:pPrChange w:id="22800" w:author="Irová Zuzana" w:date="2025-06-16T11:29:00Z" w16du:dateUtc="2025-06-16T09:29:00Z">
                <w:pPr>
                  <w:spacing w:after="0"/>
                </w:pPr>
              </w:pPrChange>
            </w:pPr>
            <w:ins w:id="22801" w:author="Drastichová Zuzana" w:date="2025-03-06T21:44:00Z" w16du:dateUtc="2025-03-06T20:44:00Z">
              <w:del w:id="22802" w:author="Irová Zuzana" w:date="2025-06-16T11:32:00Z" w16du:dateUtc="2025-06-16T09:32:00Z">
                <w:r w:rsidDel="00BF4865">
                  <w:rPr>
                    <w:rFonts w:eastAsia="Times New Roman"/>
                  </w:rPr>
                  <w:delText>Pokud není vyplněná v CM Postal address, použije se Residential address</w:delText>
                </w:r>
              </w:del>
            </w:ins>
          </w:p>
        </w:tc>
      </w:tr>
      <w:tr w:rsidR="00BF4865" w:rsidRPr="00955C1D" w:rsidDel="00BF4865" w14:paraId="06B9EFF8" w14:textId="1EE5ED46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cantSplit/>
          <w:trHeight w:val="300"/>
          <w:tblHeader/>
          <w:ins w:id="22803" w:author="Drastichová Zuzana" w:date="2025-03-06T21:44:00Z"/>
          <w:del w:id="22804" w:author="Irová Zuzana" w:date="2025-06-16T11:32:00Z" w16du:dateUtc="2025-06-16T09:32:00Z"/>
        </w:trPr>
        <w:tc>
          <w:tcPr>
            <w:tcW w:w="1355" w:type="pct"/>
            <w:gridSpan w:val="2"/>
            <w:shd w:val="clear" w:color="auto" w:fill="D9D9D9" w:themeFill="background1" w:themeFillShade="D9"/>
            <w:noWrap/>
          </w:tcPr>
          <w:p w14:paraId="53EB12B6" w14:textId="77777777" w:rsidR="0022142D" w:rsidRPr="00E0724E" w:rsidDel="00BF4865" w:rsidRDefault="0022142D" w:rsidP="002F54DF">
            <w:pPr>
              <w:pStyle w:val="Table"/>
              <w:rPr>
                <w:ins w:id="22805" w:author="Drastichová Zuzana" w:date="2025-03-06T21:44:00Z" w16du:dateUtc="2025-03-06T20:44:00Z"/>
                <w:del w:id="22806" w:author="Irová Zuzana" w:date="2025-06-16T11:32:00Z" w16du:dateUtc="2025-06-16T09:32:00Z"/>
                <w:rFonts w:eastAsia="Times New Roman"/>
              </w:rPr>
              <w:pPrChange w:id="22807" w:author="Irová Zuzana" w:date="2025-06-16T11:29:00Z" w16du:dateUtc="2025-06-16T09:29:00Z">
                <w:pPr>
                  <w:spacing w:after="0"/>
                </w:pPr>
              </w:pPrChange>
            </w:pPr>
            <w:ins w:id="22808" w:author="Drastichová Zuzana" w:date="2025-03-06T21:44:00Z" w16du:dateUtc="2025-03-06T20:44:00Z">
              <w:del w:id="22809" w:author="Irová Zuzana" w:date="2025-06-16T11:32:00Z" w16du:dateUtc="2025-06-16T09:32:00Z">
                <w:r w:rsidRPr="00E0724E" w:rsidDel="00BF4865">
                  <w:delText>Residential address (CM)</w:delText>
                </w:r>
              </w:del>
            </w:ins>
          </w:p>
        </w:tc>
        <w:tc>
          <w:tcPr>
            <w:tcW w:w="3645" w:type="pct"/>
            <w:gridSpan w:val="3"/>
            <w:shd w:val="clear" w:color="auto" w:fill="D9D9D9" w:themeFill="background1" w:themeFillShade="D9"/>
            <w:noWrap/>
          </w:tcPr>
          <w:p w14:paraId="7C39A216" w14:textId="77777777" w:rsidR="0022142D" w:rsidRPr="00E0724E" w:rsidDel="00BF4865" w:rsidRDefault="0022142D" w:rsidP="002F54DF">
            <w:pPr>
              <w:pStyle w:val="Table"/>
              <w:rPr>
                <w:ins w:id="22810" w:author="Drastichová Zuzana" w:date="2025-03-06T21:44:00Z" w16du:dateUtc="2025-03-06T20:44:00Z"/>
                <w:del w:id="22811" w:author="Irová Zuzana" w:date="2025-06-16T11:32:00Z" w16du:dateUtc="2025-06-16T09:32:00Z"/>
                <w:rFonts w:eastAsia="Times New Roman"/>
              </w:rPr>
              <w:pPrChange w:id="22812" w:author="Irová Zuzana" w:date="2025-06-16T11:29:00Z" w16du:dateUtc="2025-06-16T09:29:00Z">
                <w:pPr>
                  <w:spacing w:after="0"/>
                </w:pPr>
              </w:pPrChange>
            </w:pPr>
            <w:ins w:id="22813" w:author="Drastichová Zuzana" w:date="2025-03-06T21:44:00Z" w16du:dateUtc="2025-03-06T20:44:00Z">
              <w:del w:id="22814" w:author="Irová Zuzana" w:date="2025-06-16T11:32:00Z" w16du:dateUtc="2025-06-16T09:32:00Z">
                <w:r w:rsidRPr="00E0724E" w:rsidDel="00BF4865">
                  <w:delText>Address</w:delText>
                </w:r>
              </w:del>
            </w:ins>
          </w:p>
        </w:tc>
        <w:tc>
          <w:tcPr>
            <w:tcW w:w="86" w:type="pct"/>
            <w:shd w:val="clear" w:color="auto" w:fill="2DA2BF" w:themeFill="accent1"/>
          </w:tcPr>
          <w:p w14:paraId="4A0C1B41" w14:textId="77777777" w:rsidR="0022142D" w:rsidRPr="00E0724E" w:rsidDel="00BF4865" w:rsidRDefault="0022142D" w:rsidP="002F54DF">
            <w:pPr>
              <w:pStyle w:val="Table"/>
              <w:rPr>
                <w:ins w:id="22815" w:author="Drastichová Zuzana" w:date="2025-03-06T21:44:00Z" w16du:dateUtc="2025-03-06T20:44:00Z"/>
                <w:del w:id="22816" w:author="Irová Zuzana" w:date="2025-06-16T11:32:00Z" w16du:dateUtc="2025-06-16T09:32:00Z"/>
                <w:rFonts w:eastAsia="Times New Roman"/>
              </w:rPr>
              <w:pPrChange w:id="22817" w:author="Irová Zuzana" w:date="2025-06-16T11:29:00Z" w16du:dateUtc="2025-06-16T09:29:00Z">
                <w:pPr>
                  <w:spacing w:after="0"/>
                </w:pPr>
              </w:pPrChange>
            </w:pPr>
            <w:ins w:id="22818" w:author="Drastichová Zuzana" w:date="2025-03-06T21:44:00Z" w16du:dateUtc="2025-03-06T20:44:00Z">
              <w:del w:id="22819" w:author="Irová Zuzana" w:date="2025-06-16T11:32:00Z" w16du:dateUtc="2025-06-16T09:32:00Z">
                <w:r w:rsidRPr="00E0724E" w:rsidDel="00BF4865">
                  <w:delText>Ano</w:delText>
                </w:r>
              </w:del>
            </w:ins>
          </w:p>
        </w:tc>
        <w:tc>
          <w:tcPr>
            <w:tcW w:w="86" w:type="pct"/>
            <w:shd w:val="clear" w:color="auto" w:fill="BFBFBF" w:themeFill="background1" w:themeFillShade="BF"/>
            <w:noWrap/>
            <w:vAlign w:val="bottom"/>
          </w:tcPr>
          <w:p w14:paraId="4D7E70CB" w14:textId="77777777" w:rsidR="0022142D" w:rsidRPr="00E0724E" w:rsidDel="00BF4865" w:rsidRDefault="0022142D" w:rsidP="002F54DF">
            <w:pPr>
              <w:pStyle w:val="Table"/>
              <w:rPr>
                <w:ins w:id="22820" w:author="Drastichová Zuzana" w:date="2025-03-06T21:44:00Z" w16du:dateUtc="2025-03-06T20:44:00Z"/>
                <w:del w:id="22821" w:author="Irová Zuzana" w:date="2025-06-16T11:32:00Z" w16du:dateUtc="2025-06-16T09:32:00Z"/>
                <w:rFonts w:eastAsia="Times New Roman"/>
              </w:rPr>
              <w:pPrChange w:id="22822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BF4865" w:rsidRPr="00955C1D" w:rsidDel="00BF4865" w14:paraId="73DCDEE3" w14:textId="3AC7D7BB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cantSplit/>
          <w:trHeight w:val="300"/>
          <w:tblHeader/>
          <w:ins w:id="22823" w:author="Drastichová Zuzana" w:date="2025-03-06T21:44:00Z"/>
          <w:del w:id="22824" w:author="Irová Zuzana" w:date="2025-06-16T11:32:00Z" w16du:dateUtc="2025-06-16T09:32:00Z"/>
        </w:trPr>
        <w:tc>
          <w:tcPr>
            <w:tcW w:w="1355" w:type="pct"/>
            <w:gridSpan w:val="2"/>
            <w:shd w:val="clear" w:color="auto" w:fill="D9D9D9" w:themeFill="background1" w:themeFillShade="D9"/>
            <w:noWrap/>
            <w:vAlign w:val="bottom"/>
          </w:tcPr>
          <w:p w14:paraId="2637B6DE" w14:textId="77777777" w:rsidR="0022142D" w:rsidRPr="00E0724E" w:rsidDel="00BF4865" w:rsidRDefault="0022142D" w:rsidP="002F54DF">
            <w:pPr>
              <w:pStyle w:val="Table"/>
              <w:rPr>
                <w:ins w:id="22825" w:author="Drastichová Zuzana" w:date="2025-03-06T21:44:00Z" w16du:dateUtc="2025-03-06T20:44:00Z"/>
                <w:del w:id="22826" w:author="Irová Zuzana" w:date="2025-06-16T11:32:00Z" w16du:dateUtc="2025-06-16T09:32:00Z"/>
                <w:rFonts w:eastAsia="Times New Roman"/>
              </w:rPr>
              <w:pPrChange w:id="22827" w:author="Irová Zuzana" w:date="2025-06-16T11:29:00Z" w16du:dateUtc="2025-06-16T09:29:00Z">
                <w:pPr>
                  <w:spacing w:after="0"/>
                </w:pPr>
              </w:pPrChange>
            </w:pPr>
            <w:ins w:id="22828" w:author="Drastichová Zuzana" w:date="2025-03-06T21:44:00Z" w16du:dateUtc="2025-03-06T20:44:00Z">
              <w:del w:id="22829" w:author="Irová Zuzana" w:date="2025-06-16T11:32:00Z" w16du:dateUtc="2025-06-16T09:32:00Z">
                <w:r w:rsidRPr="00E0724E" w:rsidDel="00BF4865">
                  <w:delText>Organization ID (ICO) (CM)</w:delText>
                </w:r>
              </w:del>
            </w:ins>
          </w:p>
        </w:tc>
        <w:tc>
          <w:tcPr>
            <w:tcW w:w="3645" w:type="pct"/>
            <w:gridSpan w:val="3"/>
            <w:shd w:val="clear" w:color="auto" w:fill="D9D9D9" w:themeFill="background1" w:themeFillShade="D9"/>
            <w:noWrap/>
            <w:vAlign w:val="bottom"/>
          </w:tcPr>
          <w:p w14:paraId="426F17D9" w14:textId="77777777" w:rsidR="0022142D" w:rsidRPr="00E0724E" w:rsidDel="00BF4865" w:rsidRDefault="0022142D" w:rsidP="002F54DF">
            <w:pPr>
              <w:pStyle w:val="Table"/>
              <w:rPr>
                <w:ins w:id="22830" w:author="Drastichová Zuzana" w:date="2025-03-06T21:44:00Z" w16du:dateUtc="2025-03-06T20:44:00Z"/>
                <w:del w:id="22831" w:author="Irová Zuzana" w:date="2025-06-16T11:32:00Z" w16du:dateUtc="2025-06-16T09:32:00Z"/>
                <w:rFonts w:eastAsia="Times New Roman"/>
              </w:rPr>
              <w:pPrChange w:id="22832" w:author="Irová Zuzana" w:date="2025-06-16T11:29:00Z" w16du:dateUtc="2025-06-16T09:29:00Z">
                <w:pPr>
                  <w:spacing w:after="0"/>
                </w:pPr>
              </w:pPrChange>
            </w:pPr>
            <w:ins w:id="22833" w:author="Drastichová Zuzana" w:date="2025-03-06T21:44:00Z" w16du:dateUtc="2025-03-06T20:44:00Z">
              <w:del w:id="22834" w:author="Irová Zuzana" w:date="2025-06-16T11:32:00Z" w16du:dateUtc="2025-06-16T09:32:00Z">
                <w:r w:rsidRPr="00E0724E" w:rsidDel="00BF4865">
                  <w:delText>Text</w:delText>
                </w:r>
              </w:del>
            </w:ins>
          </w:p>
        </w:tc>
        <w:tc>
          <w:tcPr>
            <w:tcW w:w="86" w:type="pct"/>
            <w:shd w:val="clear" w:color="auto" w:fill="2DA2BF" w:themeFill="accent1"/>
            <w:vAlign w:val="bottom"/>
          </w:tcPr>
          <w:p w14:paraId="3AF2B853" w14:textId="77777777" w:rsidR="0022142D" w:rsidRPr="00E0724E" w:rsidDel="00BF4865" w:rsidRDefault="0022142D" w:rsidP="002F54DF">
            <w:pPr>
              <w:pStyle w:val="Table"/>
              <w:rPr>
                <w:ins w:id="22835" w:author="Drastichová Zuzana" w:date="2025-03-06T21:44:00Z" w16du:dateUtc="2025-03-06T20:44:00Z"/>
                <w:del w:id="22836" w:author="Irová Zuzana" w:date="2025-06-16T11:32:00Z" w16du:dateUtc="2025-06-16T09:32:00Z"/>
                <w:rFonts w:eastAsia="Times New Roman"/>
              </w:rPr>
              <w:pPrChange w:id="22837" w:author="Irová Zuzana" w:date="2025-06-16T11:29:00Z" w16du:dateUtc="2025-06-16T09:29:00Z">
                <w:pPr>
                  <w:spacing w:after="0"/>
                </w:pPr>
              </w:pPrChange>
            </w:pPr>
            <w:ins w:id="22838" w:author="Drastichová Zuzana" w:date="2025-03-06T21:44:00Z" w16du:dateUtc="2025-03-06T20:44:00Z">
              <w:del w:id="22839" w:author="Irová Zuzana" w:date="2025-06-16T11:32:00Z" w16du:dateUtc="2025-06-16T09:32:00Z">
                <w:r w:rsidRPr="00E0724E" w:rsidDel="00BF4865">
                  <w:delText>Ne</w:delText>
                </w:r>
              </w:del>
            </w:ins>
          </w:p>
        </w:tc>
        <w:tc>
          <w:tcPr>
            <w:tcW w:w="86" w:type="pct"/>
            <w:shd w:val="clear" w:color="auto" w:fill="BFBFBF" w:themeFill="background1" w:themeFillShade="BF"/>
            <w:noWrap/>
            <w:vAlign w:val="bottom"/>
          </w:tcPr>
          <w:p w14:paraId="0C960F7D" w14:textId="77777777" w:rsidR="0022142D" w:rsidRPr="00E0724E" w:rsidDel="00BF4865" w:rsidRDefault="0022142D" w:rsidP="002F54DF">
            <w:pPr>
              <w:pStyle w:val="Table"/>
              <w:rPr>
                <w:ins w:id="22840" w:author="Drastichová Zuzana" w:date="2025-03-06T21:44:00Z" w16du:dateUtc="2025-03-06T20:44:00Z"/>
                <w:del w:id="22841" w:author="Irová Zuzana" w:date="2025-06-16T11:32:00Z" w16du:dateUtc="2025-06-16T09:32:00Z"/>
                <w:rFonts w:eastAsia="Times New Roman"/>
              </w:rPr>
              <w:pPrChange w:id="22842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BF4865" w:rsidRPr="00955C1D" w:rsidDel="00BF4865" w14:paraId="26EA5E59" w14:textId="53E3FEC3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cantSplit/>
          <w:trHeight w:val="300"/>
          <w:tblHeader/>
          <w:ins w:id="22843" w:author="Drastichová Zuzana" w:date="2025-03-06T21:44:00Z"/>
          <w:del w:id="22844" w:author="Irová Zuzana" w:date="2025-06-16T11:32:00Z" w16du:dateUtc="2025-06-16T09:32:00Z"/>
        </w:trPr>
        <w:tc>
          <w:tcPr>
            <w:tcW w:w="1355" w:type="pct"/>
            <w:gridSpan w:val="2"/>
            <w:shd w:val="clear" w:color="auto" w:fill="D9D9D9" w:themeFill="background1" w:themeFillShade="D9"/>
            <w:noWrap/>
            <w:vAlign w:val="bottom"/>
          </w:tcPr>
          <w:p w14:paraId="7B5F984E" w14:textId="77777777" w:rsidR="0022142D" w:rsidRPr="00E0724E" w:rsidDel="00BF4865" w:rsidRDefault="0022142D" w:rsidP="002F54DF">
            <w:pPr>
              <w:pStyle w:val="Table"/>
              <w:rPr>
                <w:ins w:id="22845" w:author="Drastichová Zuzana" w:date="2025-03-06T21:44:00Z" w16du:dateUtc="2025-03-06T20:44:00Z"/>
                <w:del w:id="22846" w:author="Irová Zuzana" w:date="2025-06-16T11:32:00Z" w16du:dateUtc="2025-06-16T09:32:00Z"/>
                <w:rFonts w:eastAsia="Times New Roman"/>
              </w:rPr>
              <w:pPrChange w:id="22847" w:author="Irová Zuzana" w:date="2025-06-16T11:29:00Z" w16du:dateUtc="2025-06-16T09:29:00Z">
                <w:pPr>
                  <w:spacing w:after="0"/>
                </w:pPr>
              </w:pPrChange>
            </w:pPr>
            <w:ins w:id="22848" w:author="Drastichová Zuzana" w:date="2025-03-06T21:44:00Z" w16du:dateUtc="2025-03-06T20:44:00Z">
              <w:del w:id="22849" w:author="Irová Zuzana" w:date="2025-06-16T11:32:00Z" w16du:dateUtc="2025-06-16T09:32:00Z">
                <w:r w:rsidRPr="00E0724E" w:rsidDel="00BF4865">
                  <w:delText>Organization Tax ID (DIC) (CM)</w:delText>
                </w:r>
              </w:del>
            </w:ins>
          </w:p>
        </w:tc>
        <w:tc>
          <w:tcPr>
            <w:tcW w:w="3645" w:type="pct"/>
            <w:gridSpan w:val="3"/>
            <w:shd w:val="clear" w:color="auto" w:fill="D9D9D9" w:themeFill="background1" w:themeFillShade="D9"/>
            <w:noWrap/>
            <w:vAlign w:val="bottom"/>
          </w:tcPr>
          <w:p w14:paraId="1D62F3A1" w14:textId="77777777" w:rsidR="0022142D" w:rsidRPr="00E0724E" w:rsidDel="00BF4865" w:rsidRDefault="0022142D" w:rsidP="002F54DF">
            <w:pPr>
              <w:pStyle w:val="Table"/>
              <w:rPr>
                <w:ins w:id="22850" w:author="Drastichová Zuzana" w:date="2025-03-06T21:44:00Z" w16du:dateUtc="2025-03-06T20:44:00Z"/>
                <w:del w:id="22851" w:author="Irová Zuzana" w:date="2025-06-16T11:32:00Z" w16du:dateUtc="2025-06-16T09:32:00Z"/>
                <w:rFonts w:eastAsia="Times New Roman"/>
              </w:rPr>
              <w:pPrChange w:id="22852" w:author="Irová Zuzana" w:date="2025-06-16T11:29:00Z" w16du:dateUtc="2025-06-16T09:29:00Z">
                <w:pPr>
                  <w:spacing w:after="0"/>
                </w:pPr>
              </w:pPrChange>
            </w:pPr>
            <w:ins w:id="22853" w:author="Drastichová Zuzana" w:date="2025-03-06T21:44:00Z" w16du:dateUtc="2025-03-06T20:44:00Z">
              <w:del w:id="22854" w:author="Irová Zuzana" w:date="2025-06-16T11:32:00Z" w16du:dateUtc="2025-06-16T09:32:00Z">
                <w:r w:rsidRPr="00E0724E" w:rsidDel="00BF4865">
                  <w:delText>Text</w:delText>
                </w:r>
              </w:del>
            </w:ins>
          </w:p>
        </w:tc>
        <w:tc>
          <w:tcPr>
            <w:tcW w:w="86" w:type="pct"/>
            <w:shd w:val="clear" w:color="auto" w:fill="2DA2BF" w:themeFill="accent1"/>
            <w:vAlign w:val="bottom"/>
          </w:tcPr>
          <w:p w14:paraId="782934BC" w14:textId="77777777" w:rsidR="0022142D" w:rsidRPr="00E0724E" w:rsidDel="00BF4865" w:rsidRDefault="0022142D" w:rsidP="002F54DF">
            <w:pPr>
              <w:pStyle w:val="Table"/>
              <w:rPr>
                <w:ins w:id="22855" w:author="Drastichová Zuzana" w:date="2025-03-06T21:44:00Z" w16du:dateUtc="2025-03-06T20:44:00Z"/>
                <w:del w:id="22856" w:author="Irová Zuzana" w:date="2025-06-16T11:32:00Z" w16du:dateUtc="2025-06-16T09:32:00Z"/>
                <w:rFonts w:eastAsia="Times New Roman"/>
              </w:rPr>
              <w:pPrChange w:id="22857" w:author="Irová Zuzana" w:date="2025-06-16T11:29:00Z" w16du:dateUtc="2025-06-16T09:29:00Z">
                <w:pPr>
                  <w:spacing w:after="0"/>
                </w:pPr>
              </w:pPrChange>
            </w:pPr>
            <w:ins w:id="22858" w:author="Drastichová Zuzana" w:date="2025-03-06T21:44:00Z" w16du:dateUtc="2025-03-06T20:44:00Z">
              <w:del w:id="22859" w:author="Irová Zuzana" w:date="2025-06-16T11:32:00Z" w16du:dateUtc="2025-06-16T09:32:00Z">
                <w:r w:rsidRPr="00E0724E" w:rsidDel="00BF4865">
                  <w:delText>Ne</w:delText>
                </w:r>
              </w:del>
            </w:ins>
          </w:p>
        </w:tc>
        <w:tc>
          <w:tcPr>
            <w:tcW w:w="86" w:type="pct"/>
            <w:shd w:val="clear" w:color="auto" w:fill="BFBFBF" w:themeFill="background1" w:themeFillShade="BF"/>
            <w:noWrap/>
            <w:vAlign w:val="bottom"/>
          </w:tcPr>
          <w:p w14:paraId="5FD91AEA" w14:textId="77777777" w:rsidR="0022142D" w:rsidRPr="00E0724E" w:rsidDel="00BF4865" w:rsidRDefault="0022142D" w:rsidP="002F54DF">
            <w:pPr>
              <w:pStyle w:val="Table"/>
              <w:rPr>
                <w:ins w:id="22860" w:author="Drastichová Zuzana" w:date="2025-03-06T21:44:00Z" w16du:dateUtc="2025-03-06T20:44:00Z"/>
                <w:del w:id="22861" w:author="Irová Zuzana" w:date="2025-06-16T11:32:00Z" w16du:dateUtc="2025-06-16T09:32:00Z"/>
                <w:rFonts w:eastAsia="Times New Roman"/>
              </w:rPr>
              <w:pPrChange w:id="22862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BF4865" w:rsidRPr="00955C1D" w:rsidDel="00BF4865" w14:paraId="5CFE8007" w14:textId="58B35447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cantSplit/>
          <w:trHeight w:val="300"/>
          <w:tblHeader/>
          <w:ins w:id="22863" w:author="Drastichová Zuzana" w:date="2025-03-06T21:44:00Z"/>
          <w:del w:id="22864" w:author="Irová Zuzana" w:date="2025-06-16T11:32:00Z" w16du:dateUtc="2025-06-16T09:32:00Z"/>
        </w:trPr>
        <w:tc>
          <w:tcPr>
            <w:tcW w:w="1355" w:type="pct"/>
            <w:gridSpan w:val="2"/>
            <w:shd w:val="clear" w:color="auto" w:fill="D9D9D9" w:themeFill="background1" w:themeFillShade="D9"/>
            <w:noWrap/>
          </w:tcPr>
          <w:p w14:paraId="08323FEC" w14:textId="77777777" w:rsidR="0022142D" w:rsidRPr="00E0724E" w:rsidDel="00BF4865" w:rsidRDefault="0022142D" w:rsidP="002F54DF">
            <w:pPr>
              <w:pStyle w:val="Table"/>
              <w:rPr>
                <w:ins w:id="22865" w:author="Drastichová Zuzana" w:date="2025-03-06T21:44:00Z" w16du:dateUtc="2025-03-06T20:44:00Z"/>
                <w:del w:id="22866" w:author="Irová Zuzana" w:date="2025-06-16T11:32:00Z" w16du:dateUtc="2025-06-16T09:32:00Z"/>
                <w:rFonts w:eastAsia="Times New Roman"/>
              </w:rPr>
              <w:pPrChange w:id="22867" w:author="Irová Zuzana" w:date="2025-06-16T11:29:00Z" w16du:dateUtc="2025-06-16T09:29:00Z">
                <w:pPr>
                  <w:spacing w:after="0"/>
                </w:pPr>
              </w:pPrChange>
            </w:pPr>
            <w:ins w:id="22868" w:author="Drastichová Zuzana" w:date="2025-03-06T21:44:00Z" w16du:dateUtc="2025-03-06T20:44:00Z">
              <w:del w:id="22869" w:author="Irová Zuzana" w:date="2025-06-16T11:32:00Z" w16du:dateUtc="2025-06-16T09:32:00Z">
                <w:r w:rsidRPr="00E0724E" w:rsidDel="00BF4865">
                  <w:delText>Organization VAT ID (IC DPH) (CM)</w:delText>
                </w:r>
              </w:del>
            </w:ins>
          </w:p>
        </w:tc>
        <w:tc>
          <w:tcPr>
            <w:tcW w:w="3645" w:type="pct"/>
            <w:gridSpan w:val="3"/>
            <w:shd w:val="clear" w:color="auto" w:fill="D9D9D9" w:themeFill="background1" w:themeFillShade="D9"/>
            <w:noWrap/>
          </w:tcPr>
          <w:p w14:paraId="0ACAEE12" w14:textId="77777777" w:rsidR="0022142D" w:rsidRPr="00E0724E" w:rsidDel="00BF4865" w:rsidRDefault="0022142D" w:rsidP="002F54DF">
            <w:pPr>
              <w:pStyle w:val="Table"/>
              <w:rPr>
                <w:ins w:id="22870" w:author="Drastichová Zuzana" w:date="2025-03-06T21:44:00Z" w16du:dateUtc="2025-03-06T20:44:00Z"/>
                <w:del w:id="22871" w:author="Irová Zuzana" w:date="2025-06-16T11:32:00Z" w16du:dateUtc="2025-06-16T09:32:00Z"/>
                <w:rFonts w:eastAsia="Times New Roman"/>
              </w:rPr>
              <w:pPrChange w:id="22872" w:author="Irová Zuzana" w:date="2025-06-16T11:29:00Z" w16du:dateUtc="2025-06-16T09:29:00Z">
                <w:pPr>
                  <w:spacing w:after="0"/>
                </w:pPr>
              </w:pPrChange>
            </w:pPr>
            <w:ins w:id="22873" w:author="Drastichová Zuzana" w:date="2025-03-06T21:44:00Z" w16du:dateUtc="2025-03-06T20:44:00Z">
              <w:del w:id="22874" w:author="Irová Zuzana" w:date="2025-06-16T11:32:00Z" w16du:dateUtc="2025-06-16T09:32:00Z">
                <w:r w:rsidRPr="00E0724E" w:rsidDel="00BF4865">
                  <w:delText>Text</w:delText>
                </w:r>
              </w:del>
            </w:ins>
          </w:p>
        </w:tc>
        <w:tc>
          <w:tcPr>
            <w:tcW w:w="86" w:type="pct"/>
            <w:shd w:val="clear" w:color="auto" w:fill="2DA2BF" w:themeFill="accent1"/>
          </w:tcPr>
          <w:p w14:paraId="261BD7E5" w14:textId="77777777" w:rsidR="0022142D" w:rsidRPr="00E0724E" w:rsidDel="00BF4865" w:rsidRDefault="0022142D" w:rsidP="002F54DF">
            <w:pPr>
              <w:pStyle w:val="Table"/>
              <w:rPr>
                <w:ins w:id="22875" w:author="Drastichová Zuzana" w:date="2025-03-06T21:44:00Z" w16du:dateUtc="2025-03-06T20:44:00Z"/>
                <w:del w:id="22876" w:author="Irová Zuzana" w:date="2025-06-16T11:32:00Z" w16du:dateUtc="2025-06-16T09:32:00Z"/>
                <w:rFonts w:eastAsia="Times New Roman"/>
              </w:rPr>
              <w:pPrChange w:id="22877" w:author="Irová Zuzana" w:date="2025-06-16T11:29:00Z" w16du:dateUtc="2025-06-16T09:29:00Z">
                <w:pPr>
                  <w:spacing w:after="0"/>
                </w:pPr>
              </w:pPrChange>
            </w:pPr>
            <w:ins w:id="22878" w:author="Drastichová Zuzana" w:date="2025-03-06T21:44:00Z" w16du:dateUtc="2025-03-06T20:44:00Z">
              <w:del w:id="22879" w:author="Irová Zuzana" w:date="2025-06-16T11:32:00Z" w16du:dateUtc="2025-06-16T09:32:00Z">
                <w:r w:rsidRPr="00E0724E" w:rsidDel="00BF4865">
                  <w:delText>Ne</w:delText>
                </w:r>
              </w:del>
            </w:ins>
          </w:p>
        </w:tc>
        <w:tc>
          <w:tcPr>
            <w:tcW w:w="86" w:type="pct"/>
            <w:shd w:val="clear" w:color="auto" w:fill="BFBFBF" w:themeFill="background1" w:themeFillShade="BF"/>
            <w:noWrap/>
            <w:vAlign w:val="bottom"/>
          </w:tcPr>
          <w:p w14:paraId="15363E3E" w14:textId="77777777" w:rsidR="0022142D" w:rsidRPr="00E0724E" w:rsidDel="00BF4865" w:rsidRDefault="0022142D" w:rsidP="002F54DF">
            <w:pPr>
              <w:pStyle w:val="Table"/>
              <w:rPr>
                <w:ins w:id="22880" w:author="Drastichová Zuzana" w:date="2025-03-06T21:44:00Z" w16du:dateUtc="2025-03-06T20:44:00Z"/>
                <w:del w:id="22881" w:author="Irová Zuzana" w:date="2025-06-16T11:32:00Z" w16du:dateUtc="2025-06-16T09:32:00Z"/>
                <w:rFonts w:eastAsia="Times New Roman"/>
              </w:rPr>
              <w:pPrChange w:id="22882" w:author="Irová Zuzana" w:date="2025-06-16T11:29:00Z" w16du:dateUtc="2025-06-16T09:29:00Z">
                <w:pPr>
                  <w:spacing w:after="0"/>
                </w:pPr>
              </w:pPrChange>
            </w:pPr>
          </w:p>
        </w:tc>
      </w:tr>
      <w:tr w:rsidR="00BF4865" w:rsidRPr="00955C1D" w:rsidDel="00BF4865" w14:paraId="18C04EF7" w14:textId="5D84A733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cantSplit/>
          <w:trHeight w:val="300"/>
          <w:tblHeader/>
          <w:ins w:id="22883" w:author="Drastichová Zuzana" w:date="2025-03-06T21:44:00Z"/>
          <w:del w:id="22884" w:author="Irová Zuzana" w:date="2025-06-16T11:32:00Z" w16du:dateUtc="2025-06-16T09:32:00Z"/>
        </w:trPr>
        <w:tc>
          <w:tcPr>
            <w:tcW w:w="1355" w:type="pct"/>
            <w:gridSpan w:val="2"/>
            <w:shd w:val="clear" w:color="auto" w:fill="D9D9D9" w:themeFill="background1" w:themeFillShade="D9"/>
            <w:noWrap/>
          </w:tcPr>
          <w:p w14:paraId="2A826C87" w14:textId="77777777" w:rsidR="0022142D" w:rsidRPr="00E0724E" w:rsidDel="00BF4865" w:rsidRDefault="0022142D" w:rsidP="002F54DF">
            <w:pPr>
              <w:pStyle w:val="Table"/>
              <w:rPr>
                <w:ins w:id="22885" w:author="Drastichová Zuzana" w:date="2025-03-06T21:44:00Z" w16du:dateUtc="2025-03-06T20:44:00Z"/>
                <w:del w:id="22886" w:author="Irová Zuzana" w:date="2025-06-16T11:32:00Z" w16du:dateUtc="2025-06-16T09:32:00Z"/>
              </w:rPr>
              <w:pPrChange w:id="22887" w:author="Irová Zuzana" w:date="2025-06-16T11:29:00Z" w16du:dateUtc="2025-06-16T09:29:00Z">
                <w:pPr>
                  <w:spacing w:after="0"/>
                </w:pPr>
              </w:pPrChange>
            </w:pPr>
            <w:ins w:id="22888" w:author="Drastichová Zuzana" w:date="2025-03-06T21:44:00Z" w16du:dateUtc="2025-03-06T20:44:00Z">
              <w:del w:id="22889" w:author="Irová Zuzana" w:date="2025-06-16T11:32:00Z" w16du:dateUtc="2025-06-16T09:32:00Z">
                <w:r w:rsidRPr="00E0724E" w:rsidDel="00BF4865">
                  <w:delText>Registration number (BAR)</w:delText>
                </w:r>
              </w:del>
            </w:ins>
          </w:p>
        </w:tc>
        <w:tc>
          <w:tcPr>
            <w:tcW w:w="3645" w:type="pct"/>
            <w:gridSpan w:val="3"/>
            <w:shd w:val="clear" w:color="auto" w:fill="D9D9D9" w:themeFill="background1" w:themeFillShade="D9"/>
            <w:noWrap/>
          </w:tcPr>
          <w:p w14:paraId="688A44AB" w14:textId="77777777" w:rsidR="0022142D" w:rsidRPr="00E0724E" w:rsidDel="00BF4865" w:rsidRDefault="0022142D" w:rsidP="002F54DF">
            <w:pPr>
              <w:pStyle w:val="Table"/>
              <w:rPr>
                <w:ins w:id="22890" w:author="Drastichová Zuzana" w:date="2025-03-06T21:44:00Z" w16du:dateUtc="2025-03-06T20:44:00Z"/>
                <w:del w:id="22891" w:author="Irová Zuzana" w:date="2025-06-16T11:32:00Z" w16du:dateUtc="2025-06-16T09:32:00Z"/>
              </w:rPr>
              <w:pPrChange w:id="22892" w:author="Irová Zuzana" w:date="2025-06-16T11:29:00Z" w16du:dateUtc="2025-06-16T09:29:00Z">
                <w:pPr>
                  <w:spacing w:after="0"/>
                </w:pPr>
              </w:pPrChange>
            </w:pPr>
            <w:ins w:id="22893" w:author="Drastichová Zuzana" w:date="2025-03-06T21:44:00Z" w16du:dateUtc="2025-03-06T20:44:00Z">
              <w:del w:id="22894" w:author="Irová Zuzana" w:date="2025-06-16T11:32:00Z" w16du:dateUtc="2025-06-16T09:32:00Z">
                <w:r w:rsidRPr="00E0724E" w:rsidDel="00BF4865">
                  <w:delText>Text</w:delText>
                </w:r>
              </w:del>
            </w:ins>
          </w:p>
        </w:tc>
        <w:tc>
          <w:tcPr>
            <w:tcW w:w="86" w:type="pct"/>
            <w:shd w:val="clear" w:color="auto" w:fill="2DA2BF" w:themeFill="accent1"/>
          </w:tcPr>
          <w:p w14:paraId="1B7934DB" w14:textId="77777777" w:rsidR="0022142D" w:rsidRPr="00E0724E" w:rsidDel="00BF4865" w:rsidRDefault="0022142D" w:rsidP="002F54DF">
            <w:pPr>
              <w:pStyle w:val="Table"/>
              <w:rPr>
                <w:ins w:id="22895" w:author="Drastichová Zuzana" w:date="2025-03-06T21:44:00Z" w16du:dateUtc="2025-03-06T20:44:00Z"/>
                <w:del w:id="22896" w:author="Irová Zuzana" w:date="2025-06-16T11:32:00Z" w16du:dateUtc="2025-06-16T09:32:00Z"/>
              </w:rPr>
              <w:pPrChange w:id="22897" w:author="Irová Zuzana" w:date="2025-06-16T11:29:00Z" w16du:dateUtc="2025-06-16T09:29:00Z">
                <w:pPr>
                  <w:spacing w:after="0"/>
                </w:pPr>
              </w:pPrChange>
            </w:pPr>
            <w:ins w:id="22898" w:author="Drastichová Zuzana" w:date="2025-03-06T21:44:00Z" w16du:dateUtc="2025-03-06T20:44:00Z">
              <w:del w:id="22899" w:author="Irová Zuzana" w:date="2025-06-16T11:32:00Z" w16du:dateUtc="2025-06-16T09:32:00Z">
                <w:r w:rsidRPr="00E0724E" w:rsidDel="00BF4865">
                  <w:delText>Ne</w:delText>
                </w:r>
              </w:del>
            </w:ins>
          </w:p>
        </w:tc>
        <w:tc>
          <w:tcPr>
            <w:tcW w:w="86" w:type="pct"/>
            <w:shd w:val="clear" w:color="auto" w:fill="BFBFBF" w:themeFill="background1" w:themeFillShade="BF"/>
            <w:noWrap/>
            <w:vAlign w:val="bottom"/>
          </w:tcPr>
          <w:p w14:paraId="13ED7C25" w14:textId="5BC98874" w:rsidR="0022142D" w:rsidRPr="00E0724E" w:rsidDel="00BF4865" w:rsidRDefault="0022142D" w:rsidP="002F54DF">
            <w:pPr>
              <w:pStyle w:val="Table"/>
              <w:rPr>
                <w:ins w:id="22900" w:author="Drastichová Zuzana" w:date="2025-03-06T21:44:00Z" w16du:dateUtc="2025-03-06T20:44:00Z"/>
                <w:del w:id="22901" w:author="Irová Zuzana" w:date="2025-06-16T11:32:00Z" w16du:dateUtc="2025-06-16T09:32:00Z"/>
                <w:rFonts w:eastAsia="Times New Roman"/>
              </w:rPr>
              <w:pPrChange w:id="22902" w:author="Irová Zuzana" w:date="2025-06-16T11:29:00Z" w16du:dateUtc="2025-06-16T09:29:00Z">
                <w:pPr>
                  <w:spacing w:after="0"/>
                </w:pPr>
              </w:pPrChange>
            </w:pPr>
            <w:ins w:id="22903" w:author="Drastichová Zuzana" w:date="2025-03-06T21:44:00Z" w16du:dateUtc="2025-03-06T20:44:00Z">
              <w:del w:id="22904" w:author="Irová Zuzana" w:date="2025-06-16T11:32:00Z" w16du:dateUtc="2025-06-16T09:32:00Z">
                <w:r w:rsidRPr="00E0724E" w:rsidDel="00BF4865">
                  <w:delText xml:space="preserve">Toll </w:delText>
                </w:r>
              </w:del>
              <w:del w:id="22905" w:author="Irová Zuzana" w:date="2025-05-23T21:15:00Z" w16du:dateUtc="2025-05-23T19:15:00Z">
                <w:r w:rsidRPr="00E0724E" w:rsidDel="00275EAB">
                  <w:delText>declaration</w:delText>
                </w:r>
              </w:del>
              <w:del w:id="22906" w:author="Irová Zuzana" w:date="2025-06-16T11:32:00Z" w16du:dateUtc="2025-06-16T09:32:00Z">
                <w:r w:rsidRPr="00E0724E" w:rsidDel="00BF4865">
                  <w:delText>.Registration number (BAR)</w:delText>
                </w:r>
              </w:del>
            </w:ins>
          </w:p>
        </w:tc>
      </w:tr>
      <w:tr w:rsidR="00BF4865" w:rsidRPr="00955C1D" w:rsidDel="00BF4865" w14:paraId="5AB7C141" w14:textId="0ADCF1BE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cantSplit/>
          <w:trHeight w:val="300"/>
          <w:tblHeader/>
          <w:ins w:id="22907" w:author="Drastichová Zuzana" w:date="2025-03-06T21:44:00Z"/>
          <w:del w:id="22908" w:author="Irová Zuzana" w:date="2025-06-16T11:32:00Z" w16du:dateUtc="2025-06-16T09:32:00Z"/>
        </w:trPr>
        <w:tc>
          <w:tcPr>
            <w:tcW w:w="1355" w:type="pct"/>
            <w:gridSpan w:val="2"/>
            <w:shd w:val="clear" w:color="auto" w:fill="D9D9D9" w:themeFill="background1" w:themeFillShade="D9"/>
            <w:noWrap/>
            <w:vAlign w:val="bottom"/>
            <w:hideMark/>
          </w:tcPr>
          <w:p w14:paraId="24A22410" w14:textId="77777777" w:rsidR="0022142D" w:rsidRPr="00E0724E" w:rsidDel="00BF4865" w:rsidRDefault="0022142D" w:rsidP="002F54DF">
            <w:pPr>
              <w:pStyle w:val="Table"/>
              <w:rPr>
                <w:ins w:id="22909" w:author="Drastichová Zuzana" w:date="2025-03-06T21:44:00Z" w16du:dateUtc="2025-03-06T20:44:00Z"/>
                <w:del w:id="22910" w:author="Irová Zuzana" w:date="2025-06-16T11:32:00Z" w16du:dateUtc="2025-06-16T09:32:00Z"/>
              </w:rPr>
              <w:pPrChange w:id="22911" w:author="Irová Zuzana" w:date="2025-06-16T11:29:00Z" w16du:dateUtc="2025-06-16T09:29:00Z">
                <w:pPr>
                  <w:spacing w:after="0"/>
                </w:pPr>
              </w:pPrChange>
            </w:pPr>
            <w:ins w:id="22912" w:author="Drastichová Zuzana" w:date="2025-03-06T21:44:00Z" w16du:dateUtc="2025-03-06T20:44:00Z">
              <w:del w:id="22913" w:author="Irová Zuzana" w:date="2025-06-16T11:32:00Z" w16du:dateUtc="2025-06-16T09:32:00Z">
                <w:r w:rsidRPr="00E0724E" w:rsidDel="00BF4865">
                  <w:delText>Registration country (BAR)</w:delText>
                </w:r>
              </w:del>
            </w:ins>
          </w:p>
        </w:tc>
        <w:tc>
          <w:tcPr>
            <w:tcW w:w="3645" w:type="pct"/>
            <w:gridSpan w:val="3"/>
            <w:shd w:val="clear" w:color="auto" w:fill="D9D9D9" w:themeFill="background1" w:themeFillShade="D9"/>
            <w:noWrap/>
            <w:vAlign w:val="bottom"/>
            <w:hideMark/>
          </w:tcPr>
          <w:p w14:paraId="7B4E347A" w14:textId="77777777" w:rsidR="0022142D" w:rsidRPr="00E0724E" w:rsidDel="00BF4865" w:rsidRDefault="0022142D" w:rsidP="002F54DF">
            <w:pPr>
              <w:pStyle w:val="Table"/>
              <w:rPr>
                <w:ins w:id="22914" w:author="Drastichová Zuzana" w:date="2025-03-06T21:44:00Z" w16du:dateUtc="2025-03-06T20:44:00Z"/>
                <w:del w:id="22915" w:author="Irová Zuzana" w:date="2025-06-16T11:32:00Z" w16du:dateUtc="2025-06-16T09:32:00Z"/>
              </w:rPr>
              <w:pPrChange w:id="22916" w:author="Irová Zuzana" w:date="2025-06-16T11:29:00Z" w16du:dateUtc="2025-06-16T09:29:00Z">
                <w:pPr>
                  <w:spacing w:after="0"/>
                </w:pPr>
              </w:pPrChange>
            </w:pPr>
            <w:ins w:id="22917" w:author="Drastichová Zuzana" w:date="2025-03-06T21:44:00Z" w16du:dateUtc="2025-03-06T20:44:00Z">
              <w:del w:id="22918" w:author="Irová Zuzana" w:date="2025-06-16T11:32:00Z" w16du:dateUtc="2025-06-16T09:32:00Z">
                <w:r w:rsidRPr="00E0724E" w:rsidDel="00BF4865">
                  <w:delText>Text</w:delText>
                </w:r>
              </w:del>
            </w:ins>
          </w:p>
        </w:tc>
        <w:tc>
          <w:tcPr>
            <w:tcW w:w="86" w:type="pct"/>
            <w:shd w:val="clear" w:color="auto" w:fill="2DA2BF" w:themeFill="accent1"/>
          </w:tcPr>
          <w:p w14:paraId="02403525" w14:textId="77777777" w:rsidR="0022142D" w:rsidRPr="00E0724E" w:rsidDel="00BF4865" w:rsidRDefault="0022142D" w:rsidP="002F54DF">
            <w:pPr>
              <w:pStyle w:val="Table"/>
              <w:rPr>
                <w:ins w:id="22919" w:author="Drastichová Zuzana" w:date="2025-03-06T21:44:00Z" w16du:dateUtc="2025-03-06T20:44:00Z"/>
                <w:del w:id="22920" w:author="Irová Zuzana" w:date="2025-06-16T11:32:00Z" w16du:dateUtc="2025-06-16T09:32:00Z"/>
              </w:rPr>
              <w:pPrChange w:id="22921" w:author="Irová Zuzana" w:date="2025-06-16T11:29:00Z" w16du:dateUtc="2025-06-16T09:29:00Z">
                <w:pPr>
                  <w:spacing w:after="0"/>
                </w:pPr>
              </w:pPrChange>
            </w:pPr>
            <w:ins w:id="22922" w:author="Drastichová Zuzana" w:date="2025-03-06T21:44:00Z" w16du:dateUtc="2025-03-06T20:44:00Z">
              <w:del w:id="22923" w:author="Irová Zuzana" w:date="2025-06-16T11:32:00Z" w16du:dateUtc="2025-06-16T09:32:00Z">
                <w:r w:rsidRPr="00E0724E" w:rsidDel="00BF4865">
                  <w:delText>Ne</w:delText>
                </w:r>
              </w:del>
            </w:ins>
          </w:p>
        </w:tc>
        <w:tc>
          <w:tcPr>
            <w:tcW w:w="86" w:type="pct"/>
            <w:shd w:val="clear" w:color="auto" w:fill="BFBFBF" w:themeFill="background1" w:themeFillShade="BF"/>
            <w:noWrap/>
            <w:vAlign w:val="bottom"/>
            <w:hideMark/>
          </w:tcPr>
          <w:p w14:paraId="744373A0" w14:textId="43E031A2" w:rsidR="0022142D" w:rsidRPr="00E0724E" w:rsidDel="00BF4865" w:rsidRDefault="0022142D" w:rsidP="002F54DF">
            <w:pPr>
              <w:pStyle w:val="Table"/>
              <w:rPr>
                <w:ins w:id="22924" w:author="Drastichová Zuzana" w:date="2025-03-06T21:44:00Z" w16du:dateUtc="2025-03-06T20:44:00Z"/>
                <w:del w:id="22925" w:author="Irová Zuzana" w:date="2025-06-16T11:32:00Z" w16du:dateUtc="2025-06-16T09:32:00Z"/>
                <w:rFonts w:eastAsia="Times New Roman"/>
              </w:rPr>
              <w:pPrChange w:id="22926" w:author="Irová Zuzana" w:date="2025-06-16T11:29:00Z" w16du:dateUtc="2025-06-16T09:29:00Z">
                <w:pPr>
                  <w:spacing w:after="0"/>
                </w:pPr>
              </w:pPrChange>
            </w:pPr>
            <w:ins w:id="22927" w:author="Drastichová Zuzana" w:date="2025-03-06T21:44:00Z" w16du:dateUtc="2025-03-06T20:44:00Z">
              <w:del w:id="22928" w:author="Irová Zuzana" w:date="2025-06-16T11:32:00Z" w16du:dateUtc="2025-06-16T09:32:00Z">
                <w:r w:rsidRPr="00E0724E" w:rsidDel="00BF4865">
                  <w:delText xml:space="preserve">Toll </w:delText>
                </w:r>
              </w:del>
              <w:del w:id="22929" w:author="Irová Zuzana" w:date="2025-05-23T21:15:00Z" w16du:dateUtc="2025-05-23T19:15:00Z">
                <w:r w:rsidRPr="00E0724E" w:rsidDel="00275EAB">
                  <w:delText>declaration</w:delText>
                </w:r>
              </w:del>
              <w:del w:id="22930" w:author="Irová Zuzana" w:date="2025-06-16T11:32:00Z" w16du:dateUtc="2025-06-16T09:32:00Z">
                <w:r w:rsidRPr="00E0724E" w:rsidDel="00BF4865">
                  <w:delText>.Registration country (BAR)</w:delText>
                </w:r>
              </w:del>
            </w:ins>
          </w:p>
        </w:tc>
      </w:tr>
      <w:tr w:rsidR="00BF4865" w:rsidRPr="00955C1D" w:rsidDel="00BF4865" w14:paraId="37A87A84" w14:textId="7237C5D8" w:rsidTr="00BF4865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cantSplit/>
          <w:trHeight w:val="300"/>
          <w:tblHeader/>
          <w:ins w:id="22931" w:author="Drastichová Zuzana" w:date="2025-03-06T21:44:00Z"/>
          <w:del w:id="22932" w:author="Irová Zuzana" w:date="2025-06-16T11:32:00Z" w16du:dateUtc="2025-06-16T09:32:00Z"/>
        </w:trPr>
        <w:tc>
          <w:tcPr>
            <w:tcW w:w="1355" w:type="pct"/>
            <w:gridSpan w:val="2"/>
            <w:shd w:val="clear" w:color="auto" w:fill="D9D9D9" w:themeFill="background1" w:themeFillShade="D9"/>
            <w:noWrap/>
            <w:vAlign w:val="bottom"/>
            <w:hideMark/>
          </w:tcPr>
          <w:p w14:paraId="567DBC65" w14:textId="77777777" w:rsidR="0022142D" w:rsidRPr="00E0724E" w:rsidDel="00BF4865" w:rsidRDefault="0022142D" w:rsidP="002F54DF">
            <w:pPr>
              <w:pStyle w:val="Table"/>
              <w:rPr>
                <w:ins w:id="22933" w:author="Drastichová Zuzana" w:date="2025-03-06T21:44:00Z" w16du:dateUtc="2025-03-06T20:44:00Z"/>
                <w:del w:id="22934" w:author="Irová Zuzana" w:date="2025-06-16T11:32:00Z" w16du:dateUtc="2025-06-16T09:32:00Z"/>
              </w:rPr>
              <w:pPrChange w:id="22935" w:author="Irová Zuzana" w:date="2025-06-16T11:29:00Z" w16du:dateUtc="2025-06-16T09:29:00Z">
                <w:pPr>
                  <w:spacing w:after="0"/>
                </w:pPr>
              </w:pPrChange>
            </w:pPr>
            <w:ins w:id="22936" w:author="Drastichová Zuzana" w:date="2025-03-06T21:44:00Z" w16du:dateUtc="2025-03-06T20:44:00Z">
              <w:del w:id="22937" w:author="Irová Zuzana" w:date="2025-06-16T11:32:00Z" w16du:dateUtc="2025-06-16T09:32:00Z">
                <w:r w:rsidRPr="00E0724E" w:rsidDel="00BF4865">
                  <w:delText xml:space="preserve">Emission class CO2 (BAR) </w:delText>
                </w:r>
              </w:del>
            </w:ins>
          </w:p>
        </w:tc>
        <w:tc>
          <w:tcPr>
            <w:tcW w:w="3645" w:type="pct"/>
            <w:gridSpan w:val="3"/>
            <w:shd w:val="clear" w:color="auto" w:fill="D9D9D9" w:themeFill="background1" w:themeFillShade="D9"/>
            <w:noWrap/>
            <w:vAlign w:val="bottom"/>
            <w:hideMark/>
          </w:tcPr>
          <w:p w14:paraId="30B14A1B" w14:textId="77777777" w:rsidR="0022142D" w:rsidRPr="00E0724E" w:rsidDel="00BF4865" w:rsidRDefault="0022142D" w:rsidP="002F54DF">
            <w:pPr>
              <w:pStyle w:val="Table"/>
              <w:rPr>
                <w:ins w:id="22938" w:author="Drastichová Zuzana" w:date="2025-03-06T21:44:00Z" w16du:dateUtc="2025-03-06T20:44:00Z"/>
                <w:del w:id="22939" w:author="Irová Zuzana" w:date="2025-06-16T11:32:00Z" w16du:dateUtc="2025-06-16T09:32:00Z"/>
              </w:rPr>
              <w:pPrChange w:id="22940" w:author="Irová Zuzana" w:date="2025-06-16T11:29:00Z" w16du:dateUtc="2025-06-16T09:29:00Z">
                <w:pPr>
                  <w:spacing w:after="0"/>
                </w:pPr>
              </w:pPrChange>
            </w:pPr>
            <w:ins w:id="22941" w:author="Drastichová Zuzana" w:date="2025-03-06T21:44:00Z" w16du:dateUtc="2025-03-06T20:44:00Z">
              <w:del w:id="22942" w:author="Irová Zuzana" w:date="2025-06-16T11:32:00Z" w16du:dateUtc="2025-06-16T09:32:00Z">
                <w:r w:rsidRPr="00E0724E" w:rsidDel="00BF4865">
                  <w:delText>Text</w:delText>
                </w:r>
              </w:del>
            </w:ins>
          </w:p>
        </w:tc>
        <w:tc>
          <w:tcPr>
            <w:tcW w:w="86" w:type="pct"/>
            <w:shd w:val="clear" w:color="auto" w:fill="D9D9D9" w:themeFill="background1" w:themeFillShade="D9"/>
          </w:tcPr>
          <w:p w14:paraId="1C74B85D" w14:textId="77777777" w:rsidR="0022142D" w:rsidRPr="00E0724E" w:rsidDel="00BF4865" w:rsidRDefault="0022142D" w:rsidP="002F54DF">
            <w:pPr>
              <w:pStyle w:val="Table"/>
              <w:rPr>
                <w:ins w:id="22943" w:author="Drastichová Zuzana" w:date="2025-03-06T21:44:00Z" w16du:dateUtc="2025-03-06T20:44:00Z"/>
                <w:del w:id="22944" w:author="Irová Zuzana" w:date="2025-06-16T11:32:00Z" w16du:dateUtc="2025-06-16T09:32:00Z"/>
              </w:rPr>
              <w:pPrChange w:id="22945" w:author="Irová Zuzana" w:date="2025-06-16T11:29:00Z" w16du:dateUtc="2025-06-16T09:29:00Z">
                <w:pPr>
                  <w:spacing w:after="0"/>
                </w:pPr>
              </w:pPrChange>
            </w:pPr>
            <w:ins w:id="22946" w:author="Drastichová Zuzana" w:date="2025-03-06T21:44:00Z" w16du:dateUtc="2025-03-06T20:44:00Z">
              <w:del w:id="22947" w:author="Irová Zuzana" w:date="2025-06-16T11:32:00Z" w16du:dateUtc="2025-06-16T09:32:00Z">
                <w:r w:rsidRPr="00E0724E" w:rsidDel="00BF4865">
                  <w:delText>Ne</w:delText>
                </w:r>
              </w:del>
            </w:ins>
          </w:p>
        </w:tc>
        <w:tc>
          <w:tcPr>
            <w:tcW w:w="86" w:type="pct"/>
            <w:shd w:val="clear" w:color="auto" w:fill="D9D9D9" w:themeFill="background1" w:themeFillShade="D9"/>
            <w:noWrap/>
            <w:vAlign w:val="bottom"/>
            <w:hideMark/>
          </w:tcPr>
          <w:p w14:paraId="44D1975C" w14:textId="3BDB96DF" w:rsidR="0022142D" w:rsidRPr="00E0724E" w:rsidDel="00BF4865" w:rsidRDefault="0022142D" w:rsidP="002F54DF">
            <w:pPr>
              <w:pStyle w:val="Table"/>
              <w:rPr>
                <w:ins w:id="22948" w:author="Drastichová Zuzana" w:date="2025-03-06T21:44:00Z" w16du:dateUtc="2025-03-06T20:44:00Z"/>
                <w:del w:id="22949" w:author="Irová Zuzana" w:date="2025-06-16T11:32:00Z" w16du:dateUtc="2025-06-16T09:32:00Z"/>
              </w:rPr>
              <w:pPrChange w:id="22950" w:author="Irová Zuzana" w:date="2025-06-16T11:29:00Z" w16du:dateUtc="2025-06-16T09:29:00Z">
                <w:pPr>
                  <w:spacing w:after="0"/>
                </w:pPr>
              </w:pPrChange>
            </w:pPr>
            <w:ins w:id="22951" w:author="Drastichová Zuzana" w:date="2025-03-06T21:44:00Z" w16du:dateUtc="2025-03-06T20:44:00Z">
              <w:del w:id="22952" w:author="Irová Zuzana" w:date="2025-06-16T11:32:00Z" w16du:dateUtc="2025-06-16T09:32:00Z">
                <w:r w:rsidRPr="00E0724E" w:rsidDel="00BF4865">
                  <w:delText xml:space="preserve">Toll </w:delText>
                </w:r>
              </w:del>
              <w:del w:id="22953" w:author="Irová Zuzana" w:date="2025-05-23T21:15:00Z" w16du:dateUtc="2025-05-23T19:15:00Z">
                <w:r w:rsidRPr="00E0724E" w:rsidDel="00275EAB">
                  <w:delText>declaration</w:delText>
                </w:r>
              </w:del>
              <w:del w:id="22954" w:author="Irová Zuzana" w:date="2025-06-16T11:32:00Z" w16du:dateUtc="2025-06-16T09:32:00Z">
                <w:r w:rsidRPr="00E0724E" w:rsidDel="00BF4865">
                  <w:delText>.Emission class CO2 (BAR)</w:delText>
                </w:r>
              </w:del>
            </w:ins>
          </w:p>
        </w:tc>
      </w:tr>
    </w:tbl>
    <w:p w14:paraId="5570E87A" w14:textId="77777777" w:rsidR="0022142D" w:rsidRDefault="0022142D">
      <w:pPr>
        <w:pStyle w:val="NormalIndent"/>
        <w:rPr>
          <w:ins w:id="22955" w:author="Irová Zuzana" w:date="2025-05-23T21:08:00Z" w16du:dateUtc="2025-05-23T19:08:00Z"/>
        </w:rPr>
        <w:pPrChange w:id="22956" w:author="Irová Zuzana" w:date="2025-06-06T15:16:00Z" w16du:dateUtc="2025-06-06T13:16:00Z">
          <w:pPr>
            <w:pStyle w:val="NormalIndent"/>
            <w:ind w:left="0"/>
          </w:pPr>
        </w:pPrChange>
      </w:pPr>
    </w:p>
    <w:p w14:paraId="40076473" w14:textId="77777777" w:rsidR="003B71B5" w:rsidRPr="000A167B" w:rsidRDefault="003B71B5" w:rsidP="003B71B5">
      <w:pPr>
        <w:pStyle w:val="Heading3"/>
        <w:spacing w:before="200" w:after="0" w:line="276" w:lineRule="auto"/>
        <w:rPr>
          <w:ins w:id="22957" w:author="Irová Zuzana" w:date="2025-05-23T21:08:00Z" w16du:dateUtc="2025-05-23T19:08:00Z"/>
          <w:rFonts w:hint="eastAsia"/>
          <w:highlight w:val="yellow"/>
          <w:rPrChange w:id="22958" w:author="Irová Zuzana" w:date="2025-06-16T11:58:00Z" w16du:dateUtc="2025-06-16T09:58:00Z">
            <w:rPr>
              <w:ins w:id="22959" w:author="Irová Zuzana" w:date="2025-05-23T21:08:00Z" w16du:dateUtc="2025-05-23T19:08:00Z"/>
              <w:rFonts w:hint="eastAsia"/>
            </w:rPr>
          </w:rPrChange>
        </w:rPr>
      </w:pPr>
      <w:bookmarkStart w:id="22960" w:name="_Toc189838826"/>
      <w:bookmarkStart w:id="22961" w:name="_Toc201569243"/>
      <w:ins w:id="22962" w:author="Irová Zuzana" w:date="2025-05-23T21:08:00Z" w16du:dateUtc="2025-05-23T19:08:00Z">
        <w:r w:rsidRPr="000A167B">
          <w:rPr>
            <w:highlight w:val="yellow"/>
            <w:rPrChange w:id="22963" w:author="Irová Zuzana" w:date="2025-06-16T11:58:00Z" w16du:dateUtc="2025-06-16T09:58:00Z">
              <w:rPr/>
            </w:rPrChange>
          </w:rPr>
          <w:lastRenderedPageBreak/>
          <w:t>Detailní výpis mýtných transakcí k faktuře (DOC.BE.11)</w:t>
        </w:r>
        <w:bookmarkEnd w:id="22960"/>
        <w:bookmarkEnd w:id="22961"/>
      </w:ins>
    </w:p>
    <w:p w14:paraId="7FD6D009" w14:textId="77777777" w:rsidR="003B71B5" w:rsidRPr="00955C1D" w:rsidRDefault="003B71B5" w:rsidP="003B71B5">
      <w:pPr>
        <w:pStyle w:val="Heading4"/>
        <w:spacing w:after="120" w:line="276" w:lineRule="auto"/>
        <w:rPr>
          <w:ins w:id="22964" w:author="Irová Zuzana" w:date="2025-05-23T21:08:00Z" w16du:dateUtc="2025-05-23T19:08:00Z"/>
          <w:rFonts w:hint="eastAsia"/>
        </w:rPr>
      </w:pPr>
      <w:ins w:id="22965" w:author="Irová Zuzana" w:date="2025-05-23T21:08:00Z" w16du:dateUtc="2025-05-23T19:08:00Z">
        <w:r w:rsidRPr="00955C1D">
          <w:t>CSV formát</w:t>
        </w:r>
      </w:ins>
    </w:p>
    <w:p w14:paraId="6EF7EBDE" w14:textId="2C038B1D" w:rsidR="003B71B5" w:rsidRPr="00955C1D" w:rsidRDefault="003B71B5">
      <w:pPr>
        <w:pStyle w:val="NormalIndent"/>
        <w:rPr>
          <w:ins w:id="22966" w:author="Irová Zuzana" w:date="2025-05-23T21:08:00Z" w16du:dateUtc="2025-05-23T19:08:00Z"/>
        </w:rPr>
      </w:pPr>
      <w:ins w:id="22967" w:author="Irová Zuzana" w:date="2025-05-23T21:08:00Z" w16du:dateUtc="2025-05-23T19:08:00Z">
        <w:r w:rsidRPr="00955C1D">
          <w:t>Detailní výpis mýtných transakcí v csv formátu je generován jako příloha faktury</w:t>
        </w:r>
        <w:r>
          <w:t xml:space="preserve"> (</w:t>
        </w:r>
        <w:r w:rsidR="00D24387">
          <w:t>Customer bill z Bill session</w:t>
        </w:r>
        <w:r>
          <w:t>)</w:t>
        </w:r>
        <w:r w:rsidRPr="00955C1D">
          <w:t>.</w:t>
        </w:r>
      </w:ins>
    </w:p>
    <w:p w14:paraId="38209491" w14:textId="215EB93B" w:rsidR="003B71B5" w:rsidRPr="00955C1D" w:rsidRDefault="003B71B5">
      <w:pPr>
        <w:pStyle w:val="NormalIndent"/>
        <w:rPr>
          <w:ins w:id="22968" w:author="Irová Zuzana" w:date="2025-05-23T21:08:00Z" w16du:dateUtc="2025-05-23T19:08:00Z"/>
        </w:rPr>
      </w:pPr>
      <w:ins w:id="22969" w:author="Irová Zuzana" w:date="2025-05-23T21:08:00Z" w16du:dateUtc="2025-05-23T19:08:00Z">
        <w:r w:rsidRPr="00955C1D">
          <w:t xml:space="preserve">Záznamy jsou řazeny podle Registration number a </w:t>
        </w:r>
        <w:r w:rsidR="003A56FF">
          <w:t>Event time</w:t>
        </w:r>
        <w:r w:rsidRPr="00955C1D">
          <w:t>.</w:t>
        </w:r>
      </w:ins>
    </w:p>
    <w:p w14:paraId="54F04E53" w14:textId="77777777" w:rsidR="003B71B5" w:rsidRPr="00F031D5" w:rsidRDefault="003B71B5">
      <w:pPr>
        <w:pStyle w:val="NormalIndent"/>
        <w:rPr>
          <w:ins w:id="22970" w:author="Irová Zuzana" w:date="2025-05-23T21:08:00Z" w16du:dateUtc="2025-05-23T19:08:00Z"/>
          <w:rFonts w:cstheme="minorHAnsi"/>
        </w:rPr>
      </w:pPr>
      <w:ins w:id="22971" w:author="Irová Zuzana" w:date="2025-05-23T21:08:00Z" w16du:dateUtc="2025-05-23T19:08:00Z">
        <w:r w:rsidRPr="00F031D5">
          <w:rPr>
            <w:rFonts w:cstheme="minorHAnsi"/>
          </w:rPr>
          <w:t>Název csv souboru bude odpovídat logice:</w:t>
        </w:r>
      </w:ins>
    </w:p>
    <w:p w14:paraId="21F9A337" w14:textId="77777777" w:rsidR="003B71B5" w:rsidRPr="00F031D5" w:rsidRDefault="003B71B5">
      <w:pPr>
        <w:pStyle w:val="NormalIndent"/>
        <w:rPr>
          <w:ins w:id="22972" w:author="Irová Zuzana" w:date="2025-05-23T21:08:00Z" w16du:dateUtc="2025-05-23T19:08:00Z"/>
          <w:rFonts w:cstheme="minorHAnsi"/>
        </w:rPr>
        <w:pPrChange w:id="22973" w:author="Irová Zuzana" w:date="2025-06-06T15:16:00Z" w16du:dateUtc="2025-06-06T13:16:00Z">
          <w:pPr>
            <w:pStyle w:val="NormalIndent"/>
            <w:jc w:val="left"/>
          </w:pPr>
        </w:pPrChange>
      </w:pPr>
      <w:ins w:id="22974" w:author="Irová Zuzana" w:date="2025-05-23T21:08:00Z" w16du:dateUtc="2025-05-23T19:08:00Z">
        <w:r w:rsidRPr="00F031D5">
          <w:rPr>
            <w:rFonts w:cstheme="minorHAnsi"/>
          </w:rPr>
          <w:t>DS_[account number]_[Bill.Date of beginning]_[</w:t>
        </w:r>
        <w:r>
          <w:rPr>
            <w:rFonts w:cstheme="minorHAnsi"/>
          </w:rPr>
          <w:t>Bill.</w:t>
        </w:r>
        <w:r w:rsidRPr="00F031D5">
          <w:rPr>
            <w:rFonts w:cstheme="minorHAnsi"/>
          </w:rPr>
          <w:t xml:space="preserve">Date of end]_[bill number]_[document issue date].csv </w:t>
        </w:r>
      </w:ins>
    </w:p>
    <w:p w14:paraId="00F73F63" w14:textId="77777777" w:rsidR="003B71B5" w:rsidRDefault="003B71B5">
      <w:pPr>
        <w:pStyle w:val="NormalIndent"/>
        <w:rPr>
          <w:ins w:id="22975" w:author="Irová Zuzana" w:date="2025-05-23T21:08:00Z" w16du:dateUtc="2025-05-23T19:08:00Z"/>
          <w:rFonts w:cstheme="minorHAnsi"/>
        </w:rPr>
      </w:pPr>
      <w:ins w:id="22976" w:author="Irová Zuzana" w:date="2025-05-23T21:08:00Z" w16du:dateUtc="2025-05-23T19:08:00Z">
        <w:r w:rsidRPr="00F031D5">
          <w:rPr>
            <w:rFonts w:cstheme="minorHAnsi"/>
          </w:rPr>
          <w:t>Příklad: DS_4101234567_20221001</w:t>
        </w:r>
        <w:r>
          <w:rPr>
            <w:rFonts w:cstheme="minorHAnsi"/>
          </w:rPr>
          <w:t>_</w:t>
        </w:r>
        <w:r w:rsidRPr="00F031D5">
          <w:rPr>
            <w:rFonts w:cstheme="minorHAnsi"/>
          </w:rPr>
          <w:t>20221015_1221205075_202210160345.csv</w:t>
        </w:r>
      </w:ins>
    </w:p>
    <w:p w14:paraId="28477A9B" w14:textId="77777777" w:rsidR="003B71B5" w:rsidRPr="00955C1D" w:rsidRDefault="003B71B5">
      <w:pPr>
        <w:pStyle w:val="NormalIndent"/>
        <w:rPr>
          <w:ins w:id="22977" w:author="Irová Zuzana" w:date="2025-05-23T21:08:00Z" w16du:dateUtc="2025-05-23T19:08:00Z"/>
        </w:rPr>
      </w:pPr>
    </w:p>
    <w:p w14:paraId="59374448" w14:textId="77777777" w:rsidR="003B71B5" w:rsidRDefault="003B71B5">
      <w:pPr>
        <w:pStyle w:val="Caption"/>
        <w:rPr>
          <w:ins w:id="22978" w:author="Irová Zuzana" w:date="2025-05-23T21:08:00Z" w16du:dateUtc="2025-05-23T19:08:00Z"/>
        </w:rPr>
      </w:pPr>
      <w:ins w:id="22979" w:author="Irová Zuzana" w:date="2025-05-23T21:08:00Z" w16du:dateUtc="2025-05-23T19:08:00Z">
        <w:r>
          <w:lastRenderedPageBreak/>
          <w:t xml:space="preserve">Tabulka </w:t>
        </w:r>
        <w:r>
          <w:fldChar w:fldCharType="begin"/>
        </w:r>
        <w:r>
          <w:instrText xml:space="preserve"> SEQ Tabulka \* ARABIC </w:instrText>
        </w:r>
        <w:r>
          <w:fldChar w:fldCharType="separate"/>
        </w:r>
        <w:r>
          <w:rPr>
            <w:noProof/>
          </w:rPr>
          <w:t>50</w:t>
        </w:r>
        <w:r>
          <w:rPr>
            <w:noProof/>
          </w:rPr>
          <w:fldChar w:fldCharType="end"/>
        </w:r>
        <w:r w:rsidRPr="007C093B">
          <w:t>: Seznam atributů detailního výpisu mýtných transakcí připojených k faktuře v csv formátu</w:t>
        </w:r>
      </w:ins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11"/>
        <w:gridCol w:w="3375"/>
        <w:gridCol w:w="627"/>
        <w:gridCol w:w="419"/>
        <w:gridCol w:w="3686"/>
      </w:tblGrid>
      <w:tr w:rsidR="00E70E3B" w:rsidRPr="00955C1D" w14:paraId="310C17EE" w14:textId="77777777" w:rsidTr="00304FAF">
        <w:trPr>
          <w:cantSplit/>
          <w:trHeight w:val="300"/>
          <w:tblHeader/>
          <w:ins w:id="22980" w:author="Irová Zuzana" w:date="2025-05-23T21:08:00Z"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  <w:hideMark/>
          </w:tcPr>
          <w:p w14:paraId="6E45AAD4" w14:textId="77777777" w:rsidR="00304FAF" w:rsidRPr="00304FAF" w:rsidRDefault="00304FAF" w:rsidP="00320521">
            <w:pPr>
              <w:pStyle w:val="Table"/>
              <w:rPr>
                <w:ins w:id="22981" w:author="Irová Zuzana" w:date="2025-06-16T11:56:00Z" w16du:dateUtc="2025-06-16T09:56:00Z"/>
              </w:rPr>
              <w:pPrChange w:id="22982" w:author="Irová Zuzana" w:date="2025-06-16T12:02:00Z" w16du:dateUtc="2025-06-16T10:02:00Z">
                <w:pPr>
                  <w:keepNext/>
                  <w:spacing w:after="0"/>
                </w:pPr>
              </w:pPrChange>
            </w:pPr>
            <w:ins w:id="22983" w:author="Irová Zuzana" w:date="2025-06-16T11:56:00Z" w16du:dateUtc="2025-06-16T09:56:00Z">
              <w:r w:rsidRPr="00304FAF">
                <w:lastRenderedPageBreak/>
                <w:t>Název sloupce</w:t>
              </w:r>
            </w:ins>
          </w:p>
          <w:p w14:paraId="750B2C48" w14:textId="77777777" w:rsidR="00304FAF" w:rsidRPr="00304FAF" w:rsidRDefault="00304FAF" w:rsidP="00320521">
            <w:pPr>
              <w:pStyle w:val="Table"/>
              <w:rPr>
                <w:ins w:id="22984" w:author="Irová Zuzana" w:date="2025-06-16T11:56:00Z" w16du:dateUtc="2025-06-16T09:56:00Z"/>
              </w:rPr>
              <w:pPrChange w:id="22985" w:author="Irová Zuzana" w:date="2025-06-16T12:02:00Z" w16du:dateUtc="2025-06-16T10:02:00Z">
                <w:pPr>
                  <w:keepNext/>
                  <w:spacing w:after="0"/>
                </w:pPr>
              </w:pPrChange>
            </w:pPr>
            <w:ins w:id="22986" w:author="Irová Zuzana" w:date="2025-06-16T11:56:00Z" w16du:dateUtc="2025-06-16T09:56:00Z">
              <w:r w:rsidRPr="00304FAF">
                <w:t>EN</w:t>
              </w:r>
            </w:ins>
          </w:p>
          <w:p w14:paraId="74447CF0" w14:textId="77777777" w:rsidR="00304FAF" w:rsidRPr="00304FAF" w:rsidRDefault="00304FAF" w:rsidP="00320521">
            <w:pPr>
              <w:pStyle w:val="Table"/>
              <w:rPr>
                <w:ins w:id="22987" w:author="Irová Zuzana" w:date="2025-06-16T11:56:00Z" w16du:dateUtc="2025-06-16T09:56:00Z"/>
              </w:rPr>
              <w:pPrChange w:id="22988" w:author="Irová Zuzana" w:date="2025-06-16T12:02:00Z" w16du:dateUtc="2025-06-16T10:02:00Z">
                <w:pPr>
                  <w:keepNext/>
                  <w:spacing w:after="0"/>
                </w:pPr>
              </w:pPrChange>
            </w:pPr>
            <w:ins w:id="22989" w:author="Irová Zuzana" w:date="2025-06-16T11:56:00Z" w16du:dateUtc="2025-06-16T09:56:00Z">
              <w:r w:rsidRPr="00304FAF">
                <w:t>CS</w:t>
              </w:r>
            </w:ins>
          </w:p>
          <w:p w14:paraId="0ABDDE76" w14:textId="198E36F1" w:rsidR="003B71B5" w:rsidRPr="00F031D5" w:rsidRDefault="00304FAF" w:rsidP="00320521">
            <w:pPr>
              <w:pStyle w:val="Table"/>
              <w:rPr>
                <w:ins w:id="22990" w:author="Irová Zuzana" w:date="2025-05-23T21:08:00Z" w16du:dateUtc="2025-05-23T19:08:00Z"/>
              </w:rPr>
              <w:pPrChange w:id="22991" w:author="Irová Zuzana" w:date="2025-06-16T12:02:00Z" w16du:dateUtc="2025-06-16T10:02:00Z">
                <w:pPr>
                  <w:keepNext/>
                  <w:spacing w:after="0"/>
                </w:pPr>
              </w:pPrChange>
            </w:pPr>
            <w:ins w:id="22992" w:author="Irová Zuzana" w:date="2025-06-16T11:56:00Z" w16du:dateUtc="2025-06-16T09:56:00Z">
              <w:r w:rsidRPr="00304FAF">
                <w:t>SK</w:t>
              </w:r>
            </w:ins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  <w:hideMark/>
          </w:tcPr>
          <w:p w14:paraId="0A7E143F" w14:textId="77777777" w:rsidR="003B71B5" w:rsidRPr="00F031D5" w:rsidRDefault="003B71B5" w:rsidP="00320521">
            <w:pPr>
              <w:pStyle w:val="Table"/>
              <w:rPr>
                <w:ins w:id="22993" w:author="Irová Zuzana" w:date="2025-05-23T21:08:00Z" w16du:dateUtc="2025-05-23T19:08:00Z"/>
                <w:rFonts w:eastAsia="Times New Roman"/>
              </w:rPr>
              <w:pPrChange w:id="22994" w:author="Irová Zuzana" w:date="2025-06-16T12:02:00Z" w16du:dateUtc="2025-06-16T10:02:00Z">
                <w:pPr>
                  <w:keepNext/>
                  <w:spacing w:after="0"/>
                </w:pPr>
              </w:pPrChange>
            </w:pPr>
            <w:ins w:id="22995" w:author="Irová Zuzana" w:date="2025-05-23T21:08:00Z" w16du:dateUtc="2025-05-23T19:08:00Z">
              <w:r w:rsidRPr="00F031D5">
                <w:t>Název atributu EN</w:t>
              </w:r>
            </w:ins>
          </w:p>
        </w:tc>
        <w:tc>
          <w:tcPr>
            <w:tcW w:w="295" w:type="pct"/>
            <w:shd w:val="clear" w:color="auto" w:fill="D9D9D9" w:themeFill="background1" w:themeFillShade="D9"/>
            <w:noWrap/>
            <w:vAlign w:val="bottom"/>
            <w:hideMark/>
          </w:tcPr>
          <w:p w14:paraId="21DB5CFA" w14:textId="77777777" w:rsidR="003B71B5" w:rsidRPr="00F031D5" w:rsidRDefault="003B71B5" w:rsidP="00320521">
            <w:pPr>
              <w:pStyle w:val="Table"/>
              <w:rPr>
                <w:ins w:id="22996" w:author="Irová Zuzana" w:date="2025-05-23T21:08:00Z" w16du:dateUtc="2025-05-23T19:08:00Z"/>
                <w:rFonts w:eastAsia="Times New Roman"/>
              </w:rPr>
              <w:pPrChange w:id="22997" w:author="Irová Zuzana" w:date="2025-06-16T12:02:00Z" w16du:dateUtc="2025-06-16T10:02:00Z">
                <w:pPr>
                  <w:keepNext/>
                  <w:spacing w:after="0"/>
                </w:pPr>
              </w:pPrChange>
            </w:pPr>
            <w:ins w:id="22998" w:author="Irová Zuzana" w:date="2025-05-23T21:08:00Z" w16du:dateUtc="2025-05-23T19:08:00Z">
              <w:r w:rsidRPr="00F031D5">
                <w:t>Typ</w:t>
              </w:r>
            </w:ins>
          </w:p>
        </w:tc>
        <w:tc>
          <w:tcPr>
            <w:tcW w:w="192" w:type="pct"/>
            <w:shd w:val="clear" w:color="auto" w:fill="D9D9D9" w:themeFill="background1" w:themeFillShade="D9"/>
          </w:tcPr>
          <w:p w14:paraId="778A9D1D" w14:textId="77777777" w:rsidR="003B71B5" w:rsidRPr="00F031D5" w:rsidRDefault="003B71B5" w:rsidP="00320521">
            <w:pPr>
              <w:pStyle w:val="Table"/>
              <w:rPr>
                <w:ins w:id="22999" w:author="Irová Zuzana" w:date="2025-05-23T21:08:00Z" w16du:dateUtc="2025-05-23T19:08:00Z"/>
                <w:rFonts w:eastAsia="Times New Roman"/>
              </w:rPr>
              <w:pPrChange w:id="23000" w:author="Irová Zuzana" w:date="2025-06-16T12:02:00Z" w16du:dateUtc="2025-06-16T10:02:00Z">
                <w:pPr>
                  <w:keepNext/>
                  <w:spacing w:after="0"/>
                </w:pPr>
              </w:pPrChange>
            </w:pPr>
            <w:ins w:id="23001" w:author="Irová Zuzana" w:date="2025-05-23T21:08:00Z" w16du:dateUtc="2025-05-23T19:08:00Z">
              <w:r w:rsidRPr="00F031D5">
                <w:t>Povinné</w:t>
              </w:r>
            </w:ins>
          </w:p>
        </w:tc>
        <w:tc>
          <w:tcPr>
            <w:tcW w:w="1953" w:type="pct"/>
            <w:shd w:val="clear" w:color="auto" w:fill="D9D9D9" w:themeFill="background1" w:themeFillShade="D9"/>
            <w:noWrap/>
            <w:vAlign w:val="bottom"/>
            <w:hideMark/>
          </w:tcPr>
          <w:p w14:paraId="1BBA4784" w14:textId="77777777" w:rsidR="003B71B5" w:rsidRPr="00F031D5" w:rsidRDefault="003B71B5" w:rsidP="00320521">
            <w:pPr>
              <w:pStyle w:val="Table"/>
              <w:rPr>
                <w:ins w:id="23002" w:author="Irová Zuzana" w:date="2025-05-23T21:08:00Z" w16du:dateUtc="2025-05-23T19:08:00Z"/>
                <w:rFonts w:eastAsia="Times New Roman"/>
              </w:rPr>
              <w:pPrChange w:id="23003" w:author="Irová Zuzana" w:date="2025-06-16T12:02:00Z" w16du:dateUtc="2025-06-16T10:02:00Z">
                <w:pPr>
                  <w:keepNext/>
                  <w:spacing w:after="0"/>
                </w:pPr>
              </w:pPrChange>
            </w:pPr>
            <w:ins w:id="23004" w:author="Irová Zuzana" w:date="2025-05-23T21:08:00Z" w16du:dateUtc="2025-05-23T19:08:00Z">
              <w:r w:rsidRPr="00F031D5">
                <w:t>Poznámky</w:t>
              </w:r>
            </w:ins>
          </w:p>
        </w:tc>
      </w:tr>
      <w:tr w:rsidR="00E70E3B" w:rsidRPr="00955C1D" w14:paraId="2389F0FC" w14:textId="77777777" w:rsidTr="00304FAF">
        <w:trPr>
          <w:cantSplit/>
          <w:trHeight w:val="300"/>
          <w:tblHeader/>
          <w:ins w:id="23005" w:author="Irová Zuzana" w:date="2025-05-23T21:08:00Z"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  <w:hideMark/>
          </w:tcPr>
          <w:p w14:paraId="0E14ED69" w14:textId="77777777" w:rsidR="003B71B5" w:rsidRPr="00F031D5" w:rsidRDefault="003B71B5" w:rsidP="00320521">
            <w:pPr>
              <w:pStyle w:val="Table"/>
              <w:rPr>
                <w:ins w:id="23006" w:author="Irová Zuzana" w:date="2025-05-23T21:08:00Z" w16du:dateUtc="2025-05-23T19:08:00Z"/>
              </w:rPr>
              <w:pPrChange w:id="23007" w:author="Irová Zuzana" w:date="2025-06-16T12:02:00Z" w16du:dateUtc="2025-06-16T10:02:00Z">
                <w:pPr>
                  <w:spacing w:after="0"/>
                </w:pPr>
              </w:pPrChange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  <w:hideMark/>
          </w:tcPr>
          <w:p w14:paraId="53E48F37" w14:textId="2F7796A9" w:rsidR="003B71B5" w:rsidRPr="00F031D5" w:rsidRDefault="003B71B5" w:rsidP="00320521">
            <w:pPr>
              <w:pStyle w:val="Table"/>
              <w:rPr>
                <w:ins w:id="23008" w:author="Irová Zuzana" w:date="2025-05-23T21:08:00Z" w16du:dateUtc="2025-05-23T19:08:00Z"/>
                <w:rFonts w:eastAsia="Times New Roman"/>
              </w:rPr>
              <w:pPrChange w:id="23009" w:author="Irová Zuzana" w:date="2025-06-16T12:02:00Z" w16du:dateUtc="2025-06-16T10:02:00Z">
                <w:pPr>
                  <w:spacing w:after="0"/>
                </w:pPr>
              </w:pPrChange>
            </w:pPr>
            <w:ins w:id="23010" w:author="Irová Zuzana" w:date="2025-05-23T21:08:00Z" w16du:dateUtc="2025-05-23T19:08:00Z">
              <w:r w:rsidRPr="00F031D5">
                <w:t>Account number (</w:t>
              </w:r>
            </w:ins>
            <w:ins w:id="23011" w:author="Irová Zuzana" w:date="2025-05-23T21:09:00Z" w16du:dateUtc="2025-05-23T19:09:00Z">
              <w:r w:rsidR="003A56FF">
                <w:t>V</w:t>
              </w:r>
            </w:ins>
            <w:ins w:id="23012" w:author="Irová Zuzana" w:date="2025-05-23T21:08:00Z" w16du:dateUtc="2025-05-23T19:08:00Z">
              <w:r w:rsidRPr="00F031D5">
                <w:t>CM)</w:t>
              </w:r>
            </w:ins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0257020F" w14:textId="77777777" w:rsidR="003B71B5" w:rsidRPr="00F031D5" w:rsidRDefault="003B71B5" w:rsidP="00320521">
            <w:pPr>
              <w:pStyle w:val="Table"/>
              <w:rPr>
                <w:ins w:id="23013" w:author="Irová Zuzana" w:date="2025-05-23T21:08:00Z" w16du:dateUtc="2025-05-23T19:08:00Z"/>
                <w:rFonts w:eastAsia="Times New Roman"/>
              </w:rPr>
              <w:pPrChange w:id="23014" w:author="Irová Zuzana" w:date="2025-06-16T12:02:00Z" w16du:dateUtc="2025-06-16T10:02:00Z">
                <w:pPr>
                  <w:spacing w:after="0"/>
                </w:pPr>
              </w:pPrChange>
            </w:pPr>
            <w:ins w:id="23015" w:author="Irová Zuzana" w:date="2025-05-23T21:08:00Z" w16du:dateUtc="2025-05-23T19:08:00Z">
              <w:r w:rsidRPr="00F031D5">
                <w:t>Text</w:t>
              </w:r>
            </w:ins>
          </w:p>
        </w:tc>
        <w:tc>
          <w:tcPr>
            <w:tcW w:w="192" w:type="pct"/>
            <w:shd w:val="clear" w:color="auto" w:fill="D9D9D9" w:themeFill="background1" w:themeFillShade="D9"/>
          </w:tcPr>
          <w:p w14:paraId="5EF69B17" w14:textId="77777777" w:rsidR="003B71B5" w:rsidRPr="00F031D5" w:rsidRDefault="003B71B5" w:rsidP="00320521">
            <w:pPr>
              <w:pStyle w:val="Table"/>
              <w:rPr>
                <w:ins w:id="23016" w:author="Irová Zuzana" w:date="2025-05-23T21:08:00Z" w16du:dateUtc="2025-05-23T19:08:00Z"/>
                <w:rFonts w:eastAsia="Times New Roman"/>
              </w:rPr>
              <w:pPrChange w:id="23017" w:author="Irová Zuzana" w:date="2025-06-16T12:02:00Z" w16du:dateUtc="2025-06-16T10:02:00Z">
                <w:pPr>
                  <w:spacing w:after="0"/>
                </w:pPr>
              </w:pPrChange>
            </w:pPr>
            <w:ins w:id="23018" w:author="Irová Zuzana" w:date="2025-05-23T21:08:00Z" w16du:dateUtc="2025-05-23T19:08:00Z">
              <w:r w:rsidRPr="00F031D5">
                <w:t>Ano</w:t>
              </w:r>
            </w:ins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35A8B08D" w14:textId="77777777" w:rsidR="003B71B5" w:rsidRPr="00F031D5" w:rsidRDefault="003B71B5" w:rsidP="00320521">
            <w:pPr>
              <w:pStyle w:val="Table"/>
              <w:rPr>
                <w:ins w:id="23019" w:author="Irová Zuzana" w:date="2025-05-23T21:08:00Z" w16du:dateUtc="2025-05-23T19:08:00Z"/>
                <w:rFonts w:eastAsia="Times New Roman"/>
              </w:rPr>
              <w:pPrChange w:id="23020" w:author="Irová Zuzana" w:date="2025-06-16T12:02:00Z" w16du:dateUtc="2025-06-16T10:02:00Z">
                <w:pPr>
                  <w:spacing w:after="0"/>
                </w:pPr>
              </w:pPrChange>
            </w:pPr>
            <w:ins w:id="23021" w:author="Irová Zuzana" w:date="2025-05-23T21:08:00Z" w16du:dateUtc="2025-05-23T19:08:00Z">
              <w:r w:rsidRPr="00F031D5">
                <w:rPr>
                  <w:rFonts w:eastAsia="Times New Roman"/>
                </w:rPr>
                <w:t>použije se ve jméně souboru, pokud existuje (DS pro pre-paid a post-paid bills)</w:t>
              </w:r>
            </w:ins>
          </w:p>
        </w:tc>
      </w:tr>
      <w:tr w:rsidR="00E70E3B" w:rsidRPr="00955C1D" w14:paraId="69AFC580" w14:textId="77777777" w:rsidTr="00304FAF">
        <w:trPr>
          <w:cantSplit/>
          <w:trHeight w:val="300"/>
          <w:tblHeader/>
          <w:ins w:id="23022" w:author="Irová Zuzana" w:date="2025-05-23T21:08:00Z"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  <w:hideMark/>
          </w:tcPr>
          <w:p w14:paraId="15A0C2A5" w14:textId="77777777" w:rsidR="003B71B5" w:rsidRPr="00F031D5" w:rsidRDefault="003B71B5" w:rsidP="00320521">
            <w:pPr>
              <w:pStyle w:val="Table"/>
              <w:rPr>
                <w:ins w:id="23023" w:author="Irová Zuzana" w:date="2025-05-23T21:08:00Z" w16du:dateUtc="2025-05-23T19:08:00Z"/>
              </w:rPr>
              <w:pPrChange w:id="23024" w:author="Irová Zuzana" w:date="2025-06-16T12:02:00Z" w16du:dateUtc="2025-06-16T10:02:00Z">
                <w:pPr>
                  <w:spacing w:after="0"/>
                </w:pPr>
              </w:pPrChange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  <w:hideMark/>
          </w:tcPr>
          <w:p w14:paraId="53580384" w14:textId="77777777" w:rsidR="003B71B5" w:rsidRPr="00F031D5" w:rsidRDefault="003B71B5" w:rsidP="00320521">
            <w:pPr>
              <w:pStyle w:val="Table"/>
              <w:rPr>
                <w:ins w:id="23025" w:author="Irová Zuzana" w:date="2025-05-23T21:08:00Z" w16du:dateUtc="2025-05-23T19:08:00Z"/>
              </w:rPr>
              <w:pPrChange w:id="23026" w:author="Irová Zuzana" w:date="2025-06-16T12:02:00Z" w16du:dateUtc="2025-06-16T10:02:00Z">
                <w:pPr>
                  <w:spacing w:after="0"/>
                </w:pPr>
              </w:pPrChange>
            </w:pPr>
            <w:ins w:id="23027" w:author="Irová Zuzana" w:date="2025-05-23T21:08:00Z" w16du:dateUtc="2025-05-23T19:08:00Z">
              <w:r w:rsidRPr="00F031D5">
                <w:t>Bill.Date of beginning+Date of end (BAR)</w:t>
              </w:r>
            </w:ins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728BB50B" w14:textId="77777777" w:rsidR="003B71B5" w:rsidRPr="00F031D5" w:rsidRDefault="003B71B5" w:rsidP="00320521">
            <w:pPr>
              <w:pStyle w:val="Table"/>
              <w:rPr>
                <w:ins w:id="23028" w:author="Irová Zuzana" w:date="2025-05-23T21:08:00Z" w16du:dateUtc="2025-05-23T19:08:00Z"/>
              </w:rPr>
              <w:pPrChange w:id="23029" w:author="Irová Zuzana" w:date="2025-06-16T12:02:00Z" w16du:dateUtc="2025-06-16T10:02:00Z">
                <w:pPr>
                  <w:spacing w:after="0"/>
                </w:pPr>
              </w:pPrChange>
            </w:pPr>
            <w:ins w:id="23030" w:author="Irová Zuzana" w:date="2025-05-23T21:08:00Z" w16du:dateUtc="2025-05-23T19:08:00Z">
              <w:r w:rsidRPr="00F031D5">
                <w:t>Date - interval</w:t>
              </w:r>
            </w:ins>
          </w:p>
        </w:tc>
        <w:tc>
          <w:tcPr>
            <w:tcW w:w="192" w:type="pct"/>
            <w:shd w:val="clear" w:color="auto" w:fill="D9D9D9" w:themeFill="background1" w:themeFillShade="D9"/>
          </w:tcPr>
          <w:p w14:paraId="74AD5BE2" w14:textId="77777777" w:rsidR="003B71B5" w:rsidRPr="00F031D5" w:rsidRDefault="003B71B5" w:rsidP="00320521">
            <w:pPr>
              <w:pStyle w:val="Table"/>
              <w:rPr>
                <w:ins w:id="23031" w:author="Irová Zuzana" w:date="2025-05-23T21:08:00Z" w16du:dateUtc="2025-05-23T19:08:00Z"/>
              </w:rPr>
              <w:pPrChange w:id="23032" w:author="Irová Zuzana" w:date="2025-06-16T12:02:00Z" w16du:dateUtc="2025-06-16T10:02:00Z">
                <w:pPr>
                  <w:spacing w:after="0"/>
                </w:pPr>
              </w:pPrChange>
            </w:pPr>
            <w:ins w:id="23033" w:author="Irová Zuzana" w:date="2025-05-23T21:08:00Z" w16du:dateUtc="2025-05-23T19:08:00Z">
              <w:r w:rsidRPr="00F031D5">
                <w:t>Ano</w:t>
              </w:r>
            </w:ins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39AAD4BA" w14:textId="77777777" w:rsidR="003B71B5" w:rsidRPr="00F031D5" w:rsidRDefault="003B71B5" w:rsidP="00320521">
            <w:pPr>
              <w:pStyle w:val="Table"/>
              <w:rPr>
                <w:ins w:id="23034" w:author="Irová Zuzana" w:date="2025-05-23T21:08:00Z" w16du:dateUtc="2025-05-23T19:08:00Z"/>
                <w:rFonts w:eastAsia="Times New Roman"/>
              </w:rPr>
              <w:pPrChange w:id="23035" w:author="Irová Zuzana" w:date="2025-06-16T12:02:00Z" w16du:dateUtc="2025-06-16T10:02:00Z">
                <w:pPr>
                  <w:spacing w:after="0"/>
                </w:pPr>
              </w:pPrChange>
            </w:pPr>
            <w:ins w:id="23036" w:author="Irová Zuzana" w:date="2025-05-23T21:08:00Z" w16du:dateUtc="2025-05-23T19:08:00Z">
              <w:r w:rsidRPr="00F031D5">
                <w:rPr>
                  <w:rFonts w:eastAsia="Times New Roman"/>
                </w:rPr>
                <w:t>použije se ve jméně souboru</w:t>
              </w:r>
            </w:ins>
          </w:p>
        </w:tc>
      </w:tr>
      <w:tr w:rsidR="00E70E3B" w:rsidRPr="00955C1D" w14:paraId="482FE82E" w14:textId="77777777" w:rsidTr="00304FAF">
        <w:trPr>
          <w:cantSplit/>
          <w:trHeight w:val="300"/>
          <w:tblHeader/>
          <w:ins w:id="23037" w:author="Irová Zuzana" w:date="2025-05-23T21:08:00Z"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  <w:hideMark/>
          </w:tcPr>
          <w:p w14:paraId="1738A8DA" w14:textId="77777777" w:rsidR="003B71B5" w:rsidRPr="00F031D5" w:rsidRDefault="003B71B5" w:rsidP="00320521">
            <w:pPr>
              <w:pStyle w:val="Table"/>
              <w:rPr>
                <w:ins w:id="23038" w:author="Irová Zuzana" w:date="2025-05-23T21:08:00Z" w16du:dateUtc="2025-05-23T19:08:00Z"/>
              </w:rPr>
              <w:pPrChange w:id="23039" w:author="Irová Zuzana" w:date="2025-06-16T12:02:00Z" w16du:dateUtc="2025-06-16T10:02:00Z">
                <w:pPr>
                  <w:spacing w:after="0"/>
                </w:pPr>
              </w:pPrChange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  <w:hideMark/>
          </w:tcPr>
          <w:p w14:paraId="73B27581" w14:textId="77777777" w:rsidR="003B71B5" w:rsidRPr="00F031D5" w:rsidRDefault="003B71B5" w:rsidP="00320521">
            <w:pPr>
              <w:pStyle w:val="Table"/>
              <w:rPr>
                <w:ins w:id="23040" w:author="Irová Zuzana" w:date="2025-05-23T21:08:00Z" w16du:dateUtc="2025-05-23T19:08:00Z"/>
              </w:rPr>
              <w:pPrChange w:id="23041" w:author="Irová Zuzana" w:date="2025-06-16T12:02:00Z" w16du:dateUtc="2025-06-16T10:02:00Z">
                <w:pPr>
                  <w:spacing w:after="0"/>
                </w:pPr>
              </w:pPrChange>
            </w:pPr>
            <w:ins w:id="23042" w:author="Irová Zuzana" w:date="2025-05-23T21:08:00Z" w16du:dateUtc="2025-05-23T19:08:00Z">
              <w:r w:rsidRPr="00F031D5">
                <w:t>Bill.Bill number (BAR)</w:t>
              </w:r>
            </w:ins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2052CC8D" w14:textId="77777777" w:rsidR="003B71B5" w:rsidRPr="00F031D5" w:rsidRDefault="003B71B5" w:rsidP="00320521">
            <w:pPr>
              <w:pStyle w:val="Table"/>
              <w:rPr>
                <w:ins w:id="23043" w:author="Irová Zuzana" w:date="2025-05-23T21:08:00Z" w16du:dateUtc="2025-05-23T19:08:00Z"/>
              </w:rPr>
              <w:pPrChange w:id="23044" w:author="Irová Zuzana" w:date="2025-06-16T12:02:00Z" w16du:dateUtc="2025-06-16T10:02:00Z">
                <w:pPr>
                  <w:spacing w:after="0"/>
                </w:pPr>
              </w:pPrChange>
            </w:pPr>
            <w:ins w:id="23045" w:author="Irová Zuzana" w:date="2025-05-23T21:08:00Z" w16du:dateUtc="2025-05-23T19:08:00Z">
              <w:r w:rsidRPr="00F031D5">
                <w:t>Number</w:t>
              </w:r>
            </w:ins>
          </w:p>
        </w:tc>
        <w:tc>
          <w:tcPr>
            <w:tcW w:w="192" w:type="pct"/>
            <w:shd w:val="clear" w:color="auto" w:fill="D9D9D9" w:themeFill="background1" w:themeFillShade="D9"/>
          </w:tcPr>
          <w:p w14:paraId="237E0C46" w14:textId="77777777" w:rsidR="003B71B5" w:rsidRPr="00F031D5" w:rsidRDefault="003B71B5" w:rsidP="00320521">
            <w:pPr>
              <w:pStyle w:val="Table"/>
              <w:rPr>
                <w:ins w:id="23046" w:author="Irová Zuzana" w:date="2025-05-23T21:08:00Z" w16du:dateUtc="2025-05-23T19:08:00Z"/>
              </w:rPr>
              <w:pPrChange w:id="23047" w:author="Irová Zuzana" w:date="2025-06-16T12:02:00Z" w16du:dateUtc="2025-06-16T10:02:00Z">
                <w:pPr>
                  <w:spacing w:after="0"/>
                </w:pPr>
              </w:pPrChange>
            </w:pPr>
            <w:ins w:id="23048" w:author="Irová Zuzana" w:date="2025-05-23T21:08:00Z" w16du:dateUtc="2025-05-23T19:08:00Z">
              <w:r w:rsidRPr="00F031D5">
                <w:t>Ano</w:t>
              </w:r>
            </w:ins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35A9A51C" w14:textId="77777777" w:rsidR="003B71B5" w:rsidRPr="00F031D5" w:rsidRDefault="003B71B5" w:rsidP="00320521">
            <w:pPr>
              <w:pStyle w:val="Table"/>
              <w:rPr>
                <w:ins w:id="23049" w:author="Irová Zuzana" w:date="2025-05-23T21:08:00Z" w16du:dateUtc="2025-05-23T19:08:00Z"/>
                <w:rFonts w:eastAsia="Times New Roman"/>
              </w:rPr>
              <w:pPrChange w:id="23050" w:author="Irová Zuzana" w:date="2025-06-16T12:02:00Z" w16du:dateUtc="2025-06-16T10:02:00Z">
                <w:pPr>
                  <w:spacing w:after="0"/>
                </w:pPr>
              </w:pPrChange>
            </w:pPr>
            <w:ins w:id="23051" w:author="Irová Zuzana" w:date="2025-05-23T21:08:00Z" w16du:dateUtc="2025-05-23T19:08:00Z">
              <w:r w:rsidRPr="00F031D5">
                <w:rPr>
                  <w:rFonts w:eastAsia="Times New Roman"/>
                </w:rPr>
                <w:t>použije se ve jméně souboru</w:t>
              </w:r>
            </w:ins>
          </w:p>
        </w:tc>
      </w:tr>
      <w:tr w:rsidR="00E70E3B" w:rsidRPr="00955C1D" w14:paraId="6767D2CD" w14:textId="77777777" w:rsidTr="00304FAF">
        <w:trPr>
          <w:cantSplit/>
          <w:trHeight w:val="300"/>
          <w:tblHeader/>
          <w:ins w:id="23052" w:author="Irová Zuzana" w:date="2025-05-23T21:08:00Z"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70EB11B6" w14:textId="77777777" w:rsidR="003B71B5" w:rsidRPr="00F031D5" w:rsidRDefault="003B71B5" w:rsidP="00320521">
            <w:pPr>
              <w:pStyle w:val="Table"/>
              <w:rPr>
                <w:ins w:id="23053" w:author="Irová Zuzana" w:date="2025-05-23T21:08:00Z" w16du:dateUtc="2025-05-23T19:08:00Z"/>
              </w:rPr>
              <w:pPrChange w:id="23054" w:author="Irová Zuzana" w:date="2025-06-16T12:02:00Z" w16du:dateUtc="2025-06-16T10:02:00Z">
                <w:pPr>
                  <w:spacing w:after="0"/>
                </w:pPr>
              </w:pPrChange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05136DA1" w14:textId="77777777" w:rsidR="003B71B5" w:rsidRPr="00F031D5" w:rsidRDefault="003B71B5" w:rsidP="00320521">
            <w:pPr>
              <w:pStyle w:val="Table"/>
              <w:rPr>
                <w:ins w:id="23055" w:author="Irová Zuzana" w:date="2025-05-23T21:08:00Z" w16du:dateUtc="2025-05-23T19:08:00Z"/>
              </w:rPr>
              <w:pPrChange w:id="23056" w:author="Irová Zuzana" w:date="2025-06-16T12:02:00Z" w16du:dateUtc="2025-06-16T10:02:00Z">
                <w:pPr>
                  <w:spacing w:after="0"/>
                </w:pPr>
              </w:pPrChange>
            </w:pPr>
            <w:ins w:id="23057" w:author="Irová Zuzana" w:date="2025-05-23T21:08:00Z" w16du:dateUtc="2025-05-23T19:08:00Z">
              <w:r w:rsidRPr="00F031D5">
                <w:t>document issue date</w:t>
              </w:r>
            </w:ins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55616C5D" w14:textId="77777777" w:rsidR="003B71B5" w:rsidRPr="00F031D5" w:rsidRDefault="003B71B5" w:rsidP="00320521">
            <w:pPr>
              <w:pStyle w:val="Table"/>
              <w:rPr>
                <w:ins w:id="23058" w:author="Irová Zuzana" w:date="2025-05-23T21:08:00Z" w16du:dateUtc="2025-05-23T19:08:00Z"/>
              </w:rPr>
              <w:pPrChange w:id="23059" w:author="Irová Zuzana" w:date="2025-06-16T12:02:00Z" w16du:dateUtc="2025-06-16T10:02:00Z">
                <w:pPr>
                  <w:spacing w:after="0"/>
                </w:pPr>
              </w:pPrChange>
            </w:pPr>
            <w:ins w:id="23060" w:author="Irová Zuzana" w:date="2025-05-23T21:08:00Z" w16du:dateUtc="2025-05-23T19:08:00Z">
              <w:r w:rsidRPr="00F031D5">
                <w:t>Date Time</w:t>
              </w:r>
            </w:ins>
          </w:p>
        </w:tc>
        <w:tc>
          <w:tcPr>
            <w:tcW w:w="192" w:type="pct"/>
            <w:shd w:val="clear" w:color="auto" w:fill="D9D9D9" w:themeFill="background1" w:themeFillShade="D9"/>
          </w:tcPr>
          <w:p w14:paraId="15871271" w14:textId="77777777" w:rsidR="003B71B5" w:rsidRPr="00F031D5" w:rsidRDefault="003B71B5" w:rsidP="00320521">
            <w:pPr>
              <w:pStyle w:val="Table"/>
              <w:rPr>
                <w:ins w:id="23061" w:author="Irová Zuzana" w:date="2025-05-23T21:08:00Z" w16du:dateUtc="2025-05-23T19:08:00Z"/>
              </w:rPr>
              <w:pPrChange w:id="23062" w:author="Irová Zuzana" w:date="2025-06-16T12:02:00Z" w16du:dateUtc="2025-06-16T10:02:00Z">
                <w:pPr>
                  <w:spacing w:after="0"/>
                </w:pPr>
              </w:pPrChange>
            </w:pPr>
            <w:ins w:id="23063" w:author="Irová Zuzana" w:date="2025-05-23T21:08:00Z" w16du:dateUtc="2025-05-23T19:08:00Z">
              <w:r w:rsidRPr="00F031D5">
                <w:t>Ano</w:t>
              </w:r>
            </w:ins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79DB26AE" w14:textId="77777777" w:rsidR="003B71B5" w:rsidRPr="00F031D5" w:rsidRDefault="003B71B5" w:rsidP="00320521">
            <w:pPr>
              <w:pStyle w:val="Table"/>
              <w:rPr>
                <w:ins w:id="23064" w:author="Irová Zuzana" w:date="2025-05-23T21:08:00Z" w16du:dateUtc="2025-05-23T19:08:00Z"/>
                <w:rFonts w:eastAsia="Times New Roman"/>
              </w:rPr>
              <w:pPrChange w:id="23065" w:author="Irová Zuzana" w:date="2025-06-16T12:02:00Z" w16du:dateUtc="2025-06-16T10:02:00Z">
                <w:pPr>
                  <w:spacing w:after="0"/>
                </w:pPr>
              </w:pPrChange>
            </w:pPr>
            <w:ins w:id="23066" w:author="Irová Zuzana" w:date="2025-05-23T21:08:00Z" w16du:dateUtc="2025-05-23T19:08:00Z">
              <w:r w:rsidRPr="00F031D5">
                <w:rPr>
                  <w:rFonts w:eastAsia="Times New Roman"/>
                </w:rPr>
                <w:t>použije se ve jméně souboru</w:t>
              </w:r>
            </w:ins>
          </w:p>
        </w:tc>
      </w:tr>
      <w:tr w:rsidR="00E70E3B" w:rsidRPr="00955C1D" w14:paraId="4848C508" w14:textId="77777777" w:rsidTr="00304FAF">
        <w:trPr>
          <w:cantSplit/>
          <w:trHeight w:val="300"/>
          <w:tblHeader/>
          <w:ins w:id="23067" w:author="Irová Zuzana" w:date="2025-05-23T21:08:00Z"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7BD409F9" w14:textId="77777777" w:rsidR="00AF6010" w:rsidRPr="00AF6010" w:rsidRDefault="00AF6010" w:rsidP="00320521">
            <w:pPr>
              <w:pStyle w:val="Table"/>
              <w:rPr>
                <w:ins w:id="23068" w:author="Irová Zuzana" w:date="2025-05-23T21:13:00Z" w16du:dateUtc="2025-05-23T19:13:00Z"/>
              </w:rPr>
              <w:pPrChange w:id="23069" w:author="Irová Zuzana" w:date="2025-06-16T12:02:00Z" w16du:dateUtc="2025-06-16T10:02:00Z">
                <w:pPr>
                  <w:spacing w:after="0"/>
                </w:pPr>
              </w:pPrChange>
            </w:pPr>
            <w:ins w:id="23070" w:author="Irová Zuzana" w:date="2025-05-23T21:13:00Z" w16du:dateUtc="2025-05-23T19:13:00Z">
              <w:r w:rsidRPr="00AF6010">
                <w:t>Registracija</w:t>
              </w:r>
            </w:ins>
          </w:p>
          <w:p w14:paraId="428C5B22" w14:textId="108F9C1B" w:rsidR="003B71B5" w:rsidRPr="00F031D5" w:rsidRDefault="00AF6010" w:rsidP="00320521">
            <w:pPr>
              <w:pStyle w:val="Table"/>
              <w:rPr>
                <w:ins w:id="23071" w:author="Irová Zuzana" w:date="2025-05-23T21:08:00Z" w16du:dateUtc="2025-05-23T19:08:00Z"/>
              </w:rPr>
              <w:pPrChange w:id="23072" w:author="Irová Zuzana" w:date="2025-06-16T12:02:00Z" w16du:dateUtc="2025-06-16T10:02:00Z">
                <w:pPr>
                  <w:spacing w:after="0"/>
                </w:pPr>
              </w:pPrChange>
            </w:pPr>
            <w:ins w:id="23073" w:author="Irová Zuzana" w:date="2025-05-23T21:13:00Z" w16du:dateUtc="2025-05-23T19:13:00Z">
              <w:r w:rsidRPr="00AF6010">
                <w:t>Registration No.</w:t>
              </w:r>
            </w:ins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1D90EF5C" w14:textId="16825E46" w:rsidR="003B71B5" w:rsidRPr="00F031D5" w:rsidRDefault="003B71B5" w:rsidP="00320521">
            <w:pPr>
              <w:pStyle w:val="Table"/>
              <w:rPr>
                <w:ins w:id="23074" w:author="Irová Zuzana" w:date="2025-05-23T21:08:00Z" w16du:dateUtc="2025-05-23T19:08:00Z"/>
                <w:rFonts w:eastAsia="Times New Roman"/>
                <w:highlight w:val="yellow"/>
              </w:rPr>
              <w:pPrChange w:id="23075" w:author="Irová Zuzana" w:date="2025-06-16T12:02:00Z" w16du:dateUtc="2025-06-16T10:02:00Z">
                <w:pPr>
                  <w:spacing w:after="0"/>
                </w:pPr>
              </w:pPrChange>
            </w:pPr>
            <w:ins w:id="23076" w:author="Irová Zuzana" w:date="2025-05-23T21:08:00Z" w16du:dateUtc="2025-05-23T19:08:00Z">
              <w:r w:rsidRPr="00F031D5">
                <w:t xml:space="preserve">Toll </w:t>
              </w:r>
            </w:ins>
            <w:ins w:id="23077" w:author="Irová Zuzana" w:date="2025-05-23T21:15:00Z" w16du:dateUtc="2025-05-23T19:15:00Z">
              <w:r w:rsidR="00275EAB">
                <w:t>Transaction</w:t>
              </w:r>
            </w:ins>
            <w:ins w:id="23078" w:author="Irová Zuzana" w:date="2025-05-23T21:08:00Z" w16du:dateUtc="2025-05-23T19:08:00Z">
              <w:r w:rsidRPr="00F031D5">
                <w:t>.Registration number (BAR)</w:t>
              </w:r>
            </w:ins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5C3B6540" w14:textId="77777777" w:rsidR="003B71B5" w:rsidRPr="00F031D5" w:rsidRDefault="003B71B5" w:rsidP="00320521">
            <w:pPr>
              <w:pStyle w:val="Table"/>
              <w:rPr>
                <w:ins w:id="23079" w:author="Irová Zuzana" w:date="2025-05-23T21:08:00Z" w16du:dateUtc="2025-05-23T19:08:00Z"/>
                <w:rFonts w:eastAsia="Times New Roman"/>
              </w:rPr>
              <w:pPrChange w:id="23080" w:author="Irová Zuzana" w:date="2025-06-16T12:02:00Z" w16du:dateUtc="2025-06-16T10:02:00Z">
                <w:pPr>
                  <w:spacing w:after="0"/>
                </w:pPr>
              </w:pPrChange>
            </w:pPr>
            <w:ins w:id="23081" w:author="Irová Zuzana" w:date="2025-05-23T21:08:00Z" w16du:dateUtc="2025-05-23T19:08:00Z">
              <w:r w:rsidRPr="00F031D5">
                <w:t>Text</w:t>
              </w:r>
            </w:ins>
          </w:p>
        </w:tc>
        <w:tc>
          <w:tcPr>
            <w:tcW w:w="192" w:type="pct"/>
            <w:shd w:val="clear" w:color="auto" w:fill="D9D9D9" w:themeFill="background1" w:themeFillShade="D9"/>
          </w:tcPr>
          <w:p w14:paraId="6DA8375E" w14:textId="77777777" w:rsidR="003B71B5" w:rsidRPr="00F031D5" w:rsidRDefault="003B71B5" w:rsidP="00320521">
            <w:pPr>
              <w:pStyle w:val="Table"/>
              <w:rPr>
                <w:ins w:id="23082" w:author="Irová Zuzana" w:date="2025-05-23T21:08:00Z" w16du:dateUtc="2025-05-23T19:08:00Z"/>
                <w:rFonts w:eastAsia="Times New Roman"/>
              </w:rPr>
              <w:pPrChange w:id="23083" w:author="Irová Zuzana" w:date="2025-06-16T12:02:00Z" w16du:dateUtc="2025-06-16T10:02:00Z">
                <w:pPr>
                  <w:spacing w:after="0"/>
                </w:pPr>
              </w:pPrChange>
            </w:pPr>
            <w:ins w:id="23084" w:author="Irová Zuzana" w:date="2025-05-23T21:08:00Z" w16du:dateUtc="2025-05-23T19:08:00Z">
              <w:r w:rsidRPr="00F031D5">
                <w:t>Ne</w:t>
              </w:r>
            </w:ins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6960F94C" w14:textId="77777777" w:rsidR="003B71B5" w:rsidRPr="00F031D5" w:rsidRDefault="003B71B5" w:rsidP="00320521">
            <w:pPr>
              <w:pStyle w:val="Table"/>
              <w:rPr>
                <w:ins w:id="23085" w:author="Irová Zuzana" w:date="2025-05-23T21:08:00Z" w16du:dateUtc="2025-05-23T19:08:00Z"/>
                <w:rFonts w:eastAsia="Times New Roman"/>
              </w:rPr>
              <w:pPrChange w:id="23086" w:author="Irová Zuzana" w:date="2025-06-16T12:02:00Z" w16du:dateUtc="2025-06-16T10:02:00Z">
                <w:pPr>
                  <w:spacing w:after="0"/>
                </w:pPr>
              </w:pPrChange>
            </w:pPr>
          </w:p>
        </w:tc>
      </w:tr>
      <w:tr w:rsidR="00E70E3B" w:rsidRPr="00955C1D" w14:paraId="4B4DA49C" w14:textId="77777777" w:rsidTr="00304FAF">
        <w:trPr>
          <w:cantSplit/>
          <w:trHeight w:val="300"/>
          <w:tblHeader/>
          <w:ins w:id="23087" w:author="Irová Zuzana" w:date="2025-05-23T21:08:00Z"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3AB7A968" w14:textId="77777777" w:rsidR="00275EAB" w:rsidRPr="00275EAB" w:rsidRDefault="00275EAB" w:rsidP="00320521">
            <w:pPr>
              <w:pStyle w:val="Table"/>
              <w:rPr>
                <w:ins w:id="23088" w:author="Irová Zuzana" w:date="2025-05-23T21:13:00Z" w16du:dateUtc="2025-05-23T19:13:00Z"/>
              </w:rPr>
              <w:pPrChange w:id="23089" w:author="Irová Zuzana" w:date="2025-06-16T12:02:00Z" w16du:dateUtc="2025-06-16T10:02:00Z">
                <w:pPr>
                  <w:spacing w:after="0"/>
                </w:pPr>
              </w:pPrChange>
            </w:pPr>
            <w:ins w:id="23090" w:author="Irová Zuzana" w:date="2025-05-23T21:13:00Z" w16du:dateUtc="2025-05-23T19:13:00Z">
              <w:r w:rsidRPr="00275EAB">
                <w:t>Zemlja</w:t>
              </w:r>
            </w:ins>
          </w:p>
          <w:p w14:paraId="35B94222" w14:textId="32EAC03E" w:rsidR="003B71B5" w:rsidRPr="00F031D5" w:rsidRDefault="00275EAB" w:rsidP="00320521">
            <w:pPr>
              <w:pStyle w:val="Table"/>
              <w:rPr>
                <w:ins w:id="23091" w:author="Irová Zuzana" w:date="2025-05-23T21:08:00Z" w16du:dateUtc="2025-05-23T19:08:00Z"/>
              </w:rPr>
              <w:pPrChange w:id="23092" w:author="Irová Zuzana" w:date="2025-06-16T12:02:00Z" w16du:dateUtc="2025-06-16T10:02:00Z">
                <w:pPr>
                  <w:spacing w:after="0"/>
                </w:pPr>
              </w:pPrChange>
            </w:pPr>
            <w:ins w:id="23093" w:author="Irová Zuzana" w:date="2025-05-23T21:13:00Z" w16du:dateUtc="2025-05-23T19:13:00Z">
              <w:r w:rsidRPr="00275EAB">
                <w:t>Country</w:t>
              </w:r>
            </w:ins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1F2AE719" w14:textId="6D717D25" w:rsidR="003B71B5" w:rsidRPr="00F031D5" w:rsidRDefault="003B71B5" w:rsidP="00320521">
            <w:pPr>
              <w:pStyle w:val="Table"/>
              <w:rPr>
                <w:ins w:id="23094" w:author="Irová Zuzana" w:date="2025-05-23T21:08:00Z" w16du:dateUtc="2025-05-23T19:08:00Z"/>
                <w:highlight w:val="yellow"/>
              </w:rPr>
              <w:pPrChange w:id="23095" w:author="Irová Zuzana" w:date="2025-06-16T12:02:00Z" w16du:dateUtc="2025-06-16T10:02:00Z">
                <w:pPr>
                  <w:spacing w:after="0"/>
                </w:pPr>
              </w:pPrChange>
            </w:pPr>
            <w:ins w:id="23096" w:author="Irová Zuzana" w:date="2025-05-23T21:08:00Z" w16du:dateUtc="2025-05-23T19:08:00Z">
              <w:r w:rsidRPr="00F031D5">
                <w:t xml:space="preserve">Toll </w:t>
              </w:r>
            </w:ins>
            <w:ins w:id="23097" w:author="Irová Zuzana" w:date="2025-05-23T21:15:00Z" w16du:dateUtc="2025-05-23T19:15:00Z">
              <w:r w:rsidR="00275EAB">
                <w:t>Transaction</w:t>
              </w:r>
            </w:ins>
            <w:ins w:id="23098" w:author="Irová Zuzana" w:date="2025-05-23T21:08:00Z" w16du:dateUtc="2025-05-23T19:08:00Z">
              <w:r w:rsidRPr="00F031D5">
                <w:t>.Registration country (BAR)</w:t>
              </w:r>
            </w:ins>
          </w:p>
        </w:tc>
        <w:tc>
          <w:tcPr>
            <w:tcW w:w="295" w:type="pct"/>
            <w:shd w:val="clear" w:color="auto" w:fill="D9D9D9" w:themeFill="background1" w:themeFillShade="D9"/>
            <w:noWrap/>
            <w:vAlign w:val="bottom"/>
            <w:hideMark/>
          </w:tcPr>
          <w:p w14:paraId="4BF06E44" w14:textId="77777777" w:rsidR="003B71B5" w:rsidRPr="00F031D5" w:rsidRDefault="003B71B5" w:rsidP="00320521">
            <w:pPr>
              <w:pStyle w:val="Table"/>
              <w:rPr>
                <w:ins w:id="23099" w:author="Irová Zuzana" w:date="2025-05-23T21:08:00Z" w16du:dateUtc="2025-05-23T19:08:00Z"/>
              </w:rPr>
              <w:pPrChange w:id="23100" w:author="Irová Zuzana" w:date="2025-06-16T12:02:00Z" w16du:dateUtc="2025-06-16T10:02:00Z">
                <w:pPr>
                  <w:spacing w:after="0"/>
                </w:pPr>
              </w:pPrChange>
            </w:pPr>
            <w:ins w:id="23101" w:author="Irová Zuzana" w:date="2025-05-23T21:08:00Z" w16du:dateUtc="2025-05-23T19:08:00Z">
              <w:r w:rsidRPr="00F031D5">
                <w:t>Text</w:t>
              </w:r>
            </w:ins>
          </w:p>
        </w:tc>
        <w:tc>
          <w:tcPr>
            <w:tcW w:w="192" w:type="pct"/>
            <w:shd w:val="clear" w:color="auto" w:fill="D9D9D9" w:themeFill="background1" w:themeFillShade="D9"/>
          </w:tcPr>
          <w:p w14:paraId="61C30BC8" w14:textId="77777777" w:rsidR="003B71B5" w:rsidRPr="00F031D5" w:rsidRDefault="003B71B5" w:rsidP="00320521">
            <w:pPr>
              <w:pStyle w:val="Table"/>
              <w:rPr>
                <w:ins w:id="23102" w:author="Irová Zuzana" w:date="2025-05-23T21:08:00Z" w16du:dateUtc="2025-05-23T19:08:00Z"/>
              </w:rPr>
              <w:pPrChange w:id="23103" w:author="Irová Zuzana" w:date="2025-06-16T12:02:00Z" w16du:dateUtc="2025-06-16T10:02:00Z">
                <w:pPr>
                  <w:spacing w:after="0"/>
                </w:pPr>
              </w:pPrChange>
            </w:pPr>
            <w:ins w:id="23104" w:author="Irová Zuzana" w:date="2025-05-23T21:08:00Z" w16du:dateUtc="2025-05-23T19:08:00Z">
              <w:r w:rsidRPr="00F031D5">
                <w:t>Ne</w:t>
              </w:r>
            </w:ins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12A7D2C6" w14:textId="77777777" w:rsidR="003B71B5" w:rsidRPr="00F031D5" w:rsidDel="006C36C9" w:rsidRDefault="003B71B5" w:rsidP="00320521">
            <w:pPr>
              <w:pStyle w:val="Table"/>
              <w:rPr>
                <w:ins w:id="23105" w:author="Irová Zuzana" w:date="2025-05-23T21:08:00Z" w16du:dateUtc="2025-05-23T19:08:00Z"/>
              </w:rPr>
              <w:pPrChange w:id="23106" w:author="Irová Zuzana" w:date="2025-06-16T12:02:00Z" w16du:dateUtc="2025-06-16T10:02:00Z">
                <w:pPr>
                  <w:spacing w:after="0"/>
                </w:pPr>
              </w:pPrChange>
            </w:pPr>
          </w:p>
        </w:tc>
      </w:tr>
      <w:tr w:rsidR="00E70E3B" w:rsidRPr="00955C1D" w14:paraId="7F2C9E6A" w14:textId="77777777" w:rsidTr="00304FAF">
        <w:trPr>
          <w:cantSplit/>
          <w:trHeight w:val="300"/>
          <w:tblHeader/>
          <w:ins w:id="23107" w:author="Irová Zuzana" w:date="2025-05-23T21:08:00Z"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7CB0D4BA" w14:textId="77777777" w:rsidR="003B71B5" w:rsidRPr="00C05BC7" w:rsidRDefault="003B71B5" w:rsidP="00320521">
            <w:pPr>
              <w:pStyle w:val="Table"/>
              <w:rPr>
                <w:ins w:id="23108" w:author="Irová Zuzana" w:date="2025-05-23T21:08:00Z" w16du:dateUtc="2025-05-23T19:08:00Z"/>
                <w:highlight w:val="cyan"/>
                <w:rPrChange w:id="23109" w:author="Irová Zuzana" w:date="2025-05-23T21:11:00Z" w16du:dateUtc="2025-05-23T19:11:00Z">
                  <w:rPr>
                    <w:ins w:id="23110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111" w:author="Irová Zuzana" w:date="2025-06-16T12:02:00Z" w16du:dateUtc="2025-06-16T10:02:00Z">
                <w:pPr>
                  <w:spacing w:after="0"/>
                </w:pPr>
              </w:pPrChange>
            </w:pPr>
            <w:ins w:id="23112" w:author="Irová Zuzana" w:date="2025-05-23T21:08:00Z" w16du:dateUtc="2025-05-23T19:08:00Z">
              <w:r w:rsidRPr="00C05BC7">
                <w:rPr>
                  <w:highlight w:val="cyan"/>
                  <w:rPrChange w:id="23113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OBU serial number</w:t>
              </w:r>
            </w:ins>
          </w:p>
          <w:p w14:paraId="26DDDE88" w14:textId="77777777" w:rsidR="003B71B5" w:rsidRPr="00C05BC7" w:rsidRDefault="003B71B5" w:rsidP="00320521">
            <w:pPr>
              <w:pStyle w:val="Table"/>
              <w:rPr>
                <w:ins w:id="23114" w:author="Irová Zuzana" w:date="2025-05-23T21:08:00Z" w16du:dateUtc="2025-05-23T19:08:00Z"/>
                <w:highlight w:val="cyan"/>
                <w:rPrChange w:id="23115" w:author="Irová Zuzana" w:date="2025-05-23T21:11:00Z" w16du:dateUtc="2025-05-23T19:11:00Z">
                  <w:rPr>
                    <w:ins w:id="23116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117" w:author="Irová Zuzana" w:date="2025-06-16T12:02:00Z" w16du:dateUtc="2025-06-16T10:02:00Z">
                <w:pPr>
                  <w:spacing w:after="0"/>
                </w:pPr>
              </w:pPrChange>
            </w:pPr>
            <w:ins w:id="23118" w:author="Irová Zuzana" w:date="2025-05-23T21:08:00Z" w16du:dateUtc="2025-05-23T19:08:00Z">
              <w:r w:rsidRPr="00C05BC7">
                <w:rPr>
                  <w:highlight w:val="cyan"/>
                  <w:rPrChange w:id="23119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Výrobní číslo OBU</w:t>
              </w:r>
            </w:ins>
          </w:p>
          <w:p w14:paraId="28AEBDBB" w14:textId="77777777" w:rsidR="003B71B5" w:rsidRPr="00C05BC7" w:rsidRDefault="003B71B5" w:rsidP="00320521">
            <w:pPr>
              <w:pStyle w:val="Table"/>
              <w:rPr>
                <w:ins w:id="23120" w:author="Irová Zuzana" w:date="2025-05-23T21:08:00Z" w16du:dateUtc="2025-05-23T19:08:00Z"/>
                <w:highlight w:val="cyan"/>
                <w:rPrChange w:id="23121" w:author="Irová Zuzana" w:date="2025-05-23T21:11:00Z" w16du:dateUtc="2025-05-23T19:11:00Z">
                  <w:rPr>
                    <w:ins w:id="23122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123" w:author="Irová Zuzana" w:date="2025-06-16T12:02:00Z" w16du:dateUtc="2025-06-16T10:02:00Z">
                <w:pPr>
                  <w:spacing w:after="0"/>
                </w:pPr>
              </w:pPrChange>
            </w:pPr>
            <w:ins w:id="23124" w:author="Irová Zuzana" w:date="2025-05-23T21:08:00Z" w16du:dateUtc="2025-05-23T19:08:00Z">
              <w:r w:rsidRPr="00C05BC7">
                <w:rPr>
                  <w:highlight w:val="cyan"/>
                  <w:rPrChange w:id="23125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Výrobné číslo OBU</w:t>
              </w:r>
            </w:ins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52B17CDC" w14:textId="58FB6094" w:rsidR="003B71B5" w:rsidRPr="00C05BC7" w:rsidRDefault="003B71B5" w:rsidP="00320521">
            <w:pPr>
              <w:pStyle w:val="Table"/>
              <w:rPr>
                <w:ins w:id="23126" w:author="Irová Zuzana" w:date="2025-05-23T21:08:00Z" w16du:dateUtc="2025-05-23T19:08:00Z"/>
                <w:highlight w:val="cyan"/>
                <w:rPrChange w:id="23127" w:author="Irová Zuzana" w:date="2025-05-23T21:11:00Z" w16du:dateUtc="2025-05-23T19:11:00Z">
                  <w:rPr>
                    <w:ins w:id="23128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129" w:author="Irová Zuzana" w:date="2025-06-16T12:02:00Z" w16du:dateUtc="2025-06-16T10:02:00Z">
                <w:pPr>
                  <w:spacing w:after="0"/>
                </w:pPr>
              </w:pPrChange>
            </w:pPr>
            <w:ins w:id="23130" w:author="Irová Zuzana" w:date="2025-05-23T21:08:00Z" w16du:dateUtc="2025-05-23T19:08:00Z">
              <w:r w:rsidRPr="00C05BC7">
                <w:rPr>
                  <w:highlight w:val="cyan"/>
                  <w:rPrChange w:id="23131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 xml:space="preserve">Toll </w:t>
              </w:r>
            </w:ins>
            <w:ins w:id="23132" w:author="Irová Zuzana" w:date="2025-05-23T21:15:00Z" w16du:dateUtc="2025-05-23T19:15:00Z">
              <w:r w:rsidR="00275EAB">
                <w:rPr>
                  <w:highlight w:val="cyan"/>
                </w:rPr>
                <w:t>Transaction</w:t>
              </w:r>
            </w:ins>
            <w:ins w:id="23133" w:author="Irová Zuzana" w:date="2025-05-23T21:08:00Z" w16du:dateUtc="2025-05-23T19:08:00Z">
              <w:r w:rsidRPr="00C05BC7">
                <w:rPr>
                  <w:highlight w:val="cyan"/>
                  <w:rPrChange w:id="23134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.OBU serial number</w:t>
              </w:r>
            </w:ins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7E0FDA29" w14:textId="77777777" w:rsidR="003B71B5" w:rsidRPr="00C05BC7" w:rsidRDefault="003B71B5" w:rsidP="00320521">
            <w:pPr>
              <w:pStyle w:val="Table"/>
              <w:rPr>
                <w:ins w:id="23135" w:author="Irová Zuzana" w:date="2025-05-23T21:08:00Z" w16du:dateUtc="2025-05-23T19:08:00Z"/>
                <w:highlight w:val="cyan"/>
                <w:rPrChange w:id="23136" w:author="Irová Zuzana" w:date="2025-05-23T21:11:00Z" w16du:dateUtc="2025-05-23T19:11:00Z">
                  <w:rPr>
                    <w:ins w:id="23137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138" w:author="Irová Zuzana" w:date="2025-06-16T12:02:00Z" w16du:dateUtc="2025-06-16T10:02:00Z">
                <w:pPr>
                  <w:spacing w:after="0"/>
                </w:pPr>
              </w:pPrChange>
            </w:pPr>
            <w:ins w:id="23139" w:author="Irová Zuzana" w:date="2025-05-23T21:08:00Z" w16du:dateUtc="2025-05-23T19:08:00Z">
              <w:r w:rsidRPr="00C05BC7">
                <w:rPr>
                  <w:highlight w:val="cyan"/>
                  <w:rPrChange w:id="23140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Text</w:t>
              </w:r>
            </w:ins>
          </w:p>
        </w:tc>
        <w:tc>
          <w:tcPr>
            <w:tcW w:w="192" w:type="pct"/>
            <w:shd w:val="clear" w:color="auto" w:fill="D9D9D9" w:themeFill="background1" w:themeFillShade="D9"/>
          </w:tcPr>
          <w:p w14:paraId="413159B8" w14:textId="77777777" w:rsidR="003B71B5" w:rsidRPr="00C05BC7" w:rsidRDefault="003B71B5" w:rsidP="00320521">
            <w:pPr>
              <w:pStyle w:val="Table"/>
              <w:rPr>
                <w:ins w:id="23141" w:author="Irová Zuzana" w:date="2025-05-23T21:08:00Z" w16du:dateUtc="2025-05-23T19:08:00Z"/>
                <w:highlight w:val="cyan"/>
                <w:rPrChange w:id="23142" w:author="Irová Zuzana" w:date="2025-05-23T21:11:00Z" w16du:dateUtc="2025-05-23T19:11:00Z">
                  <w:rPr>
                    <w:ins w:id="23143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144" w:author="Irová Zuzana" w:date="2025-06-16T12:02:00Z" w16du:dateUtc="2025-06-16T10:02:00Z">
                <w:pPr>
                  <w:spacing w:after="0"/>
                </w:pPr>
              </w:pPrChange>
            </w:pPr>
            <w:ins w:id="23145" w:author="Irová Zuzana" w:date="2025-05-23T21:08:00Z" w16du:dateUtc="2025-05-23T19:08:00Z">
              <w:r w:rsidRPr="00C05BC7">
                <w:rPr>
                  <w:highlight w:val="cyan"/>
                  <w:rPrChange w:id="23146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Ano</w:t>
              </w:r>
            </w:ins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1D4BC761" w14:textId="77777777" w:rsidR="003B71B5" w:rsidRPr="00C05BC7" w:rsidDel="006C36C9" w:rsidRDefault="003B71B5" w:rsidP="00320521">
            <w:pPr>
              <w:pStyle w:val="Table"/>
              <w:rPr>
                <w:ins w:id="23147" w:author="Irová Zuzana" w:date="2025-05-23T21:08:00Z" w16du:dateUtc="2025-05-23T19:08:00Z"/>
                <w:highlight w:val="cyan"/>
                <w:rPrChange w:id="23148" w:author="Irová Zuzana" w:date="2025-05-23T21:11:00Z" w16du:dateUtc="2025-05-23T19:11:00Z">
                  <w:rPr>
                    <w:ins w:id="23149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150" w:author="Irová Zuzana" w:date="2025-06-16T12:02:00Z" w16du:dateUtc="2025-06-16T10:02:00Z">
                <w:pPr>
                  <w:spacing w:after="0"/>
                </w:pPr>
              </w:pPrChange>
            </w:pPr>
          </w:p>
        </w:tc>
      </w:tr>
      <w:tr w:rsidR="00E70E3B" w:rsidRPr="00955C1D" w14:paraId="6C9C8651" w14:textId="77777777" w:rsidTr="00304FAF">
        <w:trPr>
          <w:cantSplit/>
          <w:trHeight w:val="300"/>
          <w:tblHeader/>
          <w:ins w:id="23151" w:author="Irová Zuzana" w:date="2025-05-23T21:08:00Z"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6DC641F7" w14:textId="77777777" w:rsidR="003B71B5" w:rsidRPr="00C05BC7" w:rsidRDefault="003B71B5" w:rsidP="00320521">
            <w:pPr>
              <w:pStyle w:val="Table"/>
              <w:rPr>
                <w:ins w:id="23152" w:author="Irová Zuzana" w:date="2025-05-23T21:08:00Z" w16du:dateUtc="2025-05-23T19:08:00Z"/>
                <w:highlight w:val="cyan"/>
                <w:rPrChange w:id="23153" w:author="Irová Zuzana" w:date="2025-05-23T21:11:00Z" w16du:dateUtc="2025-05-23T19:11:00Z">
                  <w:rPr>
                    <w:ins w:id="23154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155" w:author="Irová Zuzana" w:date="2025-06-16T12:02:00Z" w16du:dateUtc="2025-06-16T10:02:00Z">
                <w:pPr>
                  <w:spacing w:after="0"/>
                </w:pPr>
              </w:pPrChange>
            </w:pPr>
            <w:ins w:id="23156" w:author="Irová Zuzana" w:date="2025-05-23T21:08:00Z" w16du:dateUtc="2025-05-23T19:08:00Z">
              <w:r w:rsidRPr="00C05BC7">
                <w:rPr>
                  <w:highlight w:val="cyan"/>
                  <w:rPrChange w:id="23157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Vehicle category</w:t>
              </w:r>
            </w:ins>
          </w:p>
          <w:p w14:paraId="69DD8B80" w14:textId="77777777" w:rsidR="003B71B5" w:rsidRPr="00C05BC7" w:rsidRDefault="003B71B5" w:rsidP="00320521">
            <w:pPr>
              <w:pStyle w:val="Table"/>
              <w:rPr>
                <w:ins w:id="23158" w:author="Irová Zuzana" w:date="2025-05-23T21:08:00Z" w16du:dateUtc="2025-05-23T19:08:00Z"/>
                <w:highlight w:val="cyan"/>
                <w:rPrChange w:id="23159" w:author="Irová Zuzana" w:date="2025-05-23T21:11:00Z" w16du:dateUtc="2025-05-23T19:11:00Z">
                  <w:rPr>
                    <w:ins w:id="23160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161" w:author="Irová Zuzana" w:date="2025-06-16T12:02:00Z" w16du:dateUtc="2025-06-16T10:02:00Z">
                <w:pPr>
                  <w:spacing w:after="0"/>
                </w:pPr>
              </w:pPrChange>
            </w:pPr>
            <w:ins w:id="23162" w:author="Irová Zuzana" w:date="2025-05-23T21:08:00Z" w16du:dateUtc="2025-05-23T19:08:00Z">
              <w:r w:rsidRPr="00C05BC7">
                <w:rPr>
                  <w:highlight w:val="cyan"/>
                  <w:rPrChange w:id="23163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Kategorie vozidla</w:t>
              </w:r>
            </w:ins>
          </w:p>
          <w:p w14:paraId="733DA78E" w14:textId="77777777" w:rsidR="003B71B5" w:rsidRPr="00C05BC7" w:rsidRDefault="003B71B5" w:rsidP="00320521">
            <w:pPr>
              <w:pStyle w:val="Table"/>
              <w:rPr>
                <w:ins w:id="23164" w:author="Irová Zuzana" w:date="2025-05-23T21:08:00Z" w16du:dateUtc="2025-05-23T19:08:00Z"/>
                <w:highlight w:val="cyan"/>
                <w:rPrChange w:id="23165" w:author="Irová Zuzana" w:date="2025-05-23T21:11:00Z" w16du:dateUtc="2025-05-23T19:11:00Z">
                  <w:rPr>
                    <w:ins w:id="23166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167" w:author="Irová Zuzana" w:date="2025-06-16T12:02:00Z" w16du:dateUtc="2025-06-16T10:02:00Z">
                <w:pPr>
                  <w:spacing w:after="0"/>
                </w:pPr>
              </w:pPrChange>
            </w:pPr>
            <w:ins w:id="23168" w:author="Irová Zuzana" w:date="2025-05-23T21:08:00Z" w16du:dateUtc="2025-05-23T19:08:00Z">
              <w:r w:rsidRPr="00C05BC7">
                <w:rPr>
                  <w:highlight w:val="cyan"/>
                  <w:rPrChange w:id="23169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Kategória vozidla</w:t>
              </w:r>
            </w:ins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1F51EEAB" w14:textId="3177D23E" w:rsidR="003B71B5" w:rsidRPr="00C05BC7" w:rsidRDefault="003B71B5" w:rsidP="00320521">
            <w:pPr>
              <w:pStyle w:val="Table"/>
              <w:rPr>
                <w:ins w:id="23170" w:author="Irová Zuzana" w:date="2025-05-23T21:08:00Z" w16du:dateUtc="2025-05-23T19:08:00Z"/>
                <w:rFonts w:eastAsia="Times New Roman"/>
                <w:highlight w:val="cyan"/>
                <w:rPrChange w:id="23171" w:author="Irová Zuzana" w:date="2025-05-23T21:11:00Z" w16du:dateUtc="2025-05-23T19:11:00Z">
                  <w:rPr>
                    <w:ins w:id="23172" w:author="Irová Zuzana" w:date="2025-05-23T21:08:00Z" w16du:dateUtc="2025-05-23T19:08:00Z"/>
                    <w:rFonts w:eastAsia="Times New Roman" w:cstheme="minorHAnsi"/>
                    <w:sz w:val="18"/>
                    <w:szCs w:val="18"/>
                    <w:highlight w:val="yellow"/>
                  </w:rPr>
                </w:rPrChange>
              </w:rPr>
              <w:pPrChange w:id="23173" w:author="Irová Zuzana" w:date="2025-06-16T12:02:00Z" w16du:dateUtc="2025-06-16T10:02:00Z">
                <w:pPr>
                  <w:spacing w:after="0"/>
                </w:pPr>
              </w:pPrChange>
            </w:pPr>
            <w:ins w:id="23174" w:author="Irová Zuzana" w:date="2025-05-23T21:08:00Z" w16du:dateUtc="2025-05-23T19:08:00Z">
              <w:r w:rsidRPr="00C05BC7">
                <w:rPr>
                  <w:highlight w:val="cyan"/>
                  <w:rPrChange w:id="23175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 xml:space="preserve">Toll </w:t>
              </w:r>
            </w:ins>
            <w:ins w:id="23176" w:author="Irová Zuzana" w:date="2025-05-23T21:15:00Z" w16du:dateUtc="2025-05-23T19:15:00Z">
              <w:r w:rsidR="00275EAB">
                <w:rPr>
                  <w:highlight w:val="cyan"/>
                </w:rPr>
                <w:t>Transaction</w:t>
              </w:r>
            </w:ins>
            <w:ins w:id="23177" w:author="Irová Zuzana" w:date="2025-05-23T21:08:00Z" w16du:dateUtc="2025-05-23T19:08:00Z">
              <w:r w:rsidRPr="00C05BC7">
                <w:rPr>
                  <w:highlight w:val="cyan"/>
                  <w:rPrChange w:id="23178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.Vehicle category (BAR)</w:t>
              </w:r>
            </w:ins>
          </w:p>
        </w:tc>
        <w:tc>
          <w:tcPr>
            <w:tcW w:w="295" w:type="pct"/>
            <w:shd w:val="clear" w:color="auto" w:fill="D9D9D9" w:themeFill="background1" w:themeFillShade="D9"/>
            <w:noWrap/>
            <w:vAlign w:val="bottom"/>
            <w:hideMark/>
          </w:tcPr>
          <w:p w14:paraId="253DE82B" w14:textId="77777777" w:rsidR="003B71B5" w:rsidRPr="00C05BC7" w:rsidRDefault="003B71B5" w:rsidP="00320521">
            <w:pPr>
              <w:pStyle w:val="Table"/>
              <w:rPr>
                <w:ins w:id="23179" w:author="Irová Zuzana" w:date="2025-05-23T21:08:00Z" w16du:dateUtc="2025-05-23T19:08:00Z"/>
                <w:rFonts w:eastAsia="Times New Roman"/>
                <w:highlight w:val="cyan"/>
                <w:rPrChange w:id="23180" w:author="Irová Zuzana" w:date="2025-05-23T21:11:00Z" w16du:dateUtc="2025-05-23T19:11:00Z">
                  <w:rPr>
                    <w:ins w:id="23181" w:author="Irová Zuzana" w:date="2025-05-23T21:08:00Z" w16du:dateUtc="2025-05-23T19:08:00Z"/>
                    <w:rFonts w:eastAsia="Times New Roman" w:cstheme="minorHAnsi"/>
                    <w:sz w:val="18"/>
                    <w:szCs w:val="18"/>
                  </w:rPr>
                </w:rPrChange>
              </w:rPr>
              <w:pPrChange w:id="23182" w:author="Irová Zuzana" w:date="2025-06-16T12:02:00Z" w16du:dateUtc="2025-06-16T10:02:00Z">
                <w:pPr>
                  <w:spacing w:after="0"/>
                </w:pPr>
              </w:pPrChange>
            </w:pPr>
            <w:ins w:id="23183" w:author="Irová Zuzana" w:date="2025-05-23T21:08:00Z" w16du:dateUtc="2025-05-23T19:08:00Z">
              <w:r w:rsidRPr="00C05BC7">
                <w:rPr>
                  <w:highlight w:val="cyan"/>
                  <w:rPrChange w:id="23184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Text</w:t>
              </w:r>
            </w:ins>
          </w:p>
        </w:tc>
        <w:tc>
          <w:tcPr>
            <w:tcW w:w="192" w:type="pct"/>
            <w:shd w:val="clear" w:color="auto" w:fill="D9D9D9" w:themeFill="background1" w:themeFillShade="D9"/>
          </w:tcPr>
          <w:p w14:paraId="53008F7D" w14:textId="77777777" w:rsidR="003B71B5" w:rsidRPr="00C05BC7" w:rsidRDefault="003B71B5" w:rsidP="00320521">
            <w:pPr>
              <w:pStyle w:val="Table"/>
              <w:rPr>
                <w:ins w:id="23185" w:author="Irová Zuzana" w:date="2025-05-23T21:08:00Z" w16du:dateUtc="2025-05-23T19:08:00Z"/>
                <w:rFonts w:eastAsia="Times New Roman"/>
                <w:highlight w:val="cyan"/>
                <w:rPrChange w:id="23186" w:author="Irová Zuzana" w:date="2025-05-23T21:11:00Z" w16du:dateUtc="2025-05-23T19:11:00Z">
                  <w:rPr>
                    <w:ins w:id="23187" w:author="Irová Zuzana" w:date="2025-05-23T21:08:00Z" w16du:dateUtc="2025-05-23T19:08:00Z"/>
                    <w:rFonts w:eastAsia="Times New Roman" w:cstheme="minorHAnsi"/>
                    <w:sz w:val="18"/>
                    <w:szCs w:val="18"/>
                  </w:rPr>
                </w:rPrChange>
              </w:rPr>
              <w:pPrChange w:id="23188" w:author="Irová Zuzana" w:date="2025-06-16T12:02:00Z" w16du:dateUtc="2025-06-16T10:02:00Z">
                <w:pPr>
                  <w:spacing w:after="0"/>
                </w:pPr>
              </w:pPrChange>
            </w:pPr>
            <w:ins w:id="23189" w:author="Irová Zuzana" w:date="2025-05-23T21:08:00Z" w16du:dateUtc="2025-05-23T19:08:00Z">
              <w:r w:rsidRPr="00C05BC7">
                <w:rPr>
                  <w:highlight w:val="cyan"/>
                  <w:rPrChange w:id="23190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Ne</w:t>
              </w:r>
            </w:ins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578D8E64" w14:textId="77777777" w:rsidR="003B71B5" w:rsidRPr="00C05BC7" w:rsidRDefault="003B71B5" w:rsidP="00320521">
            <w:pPr>
              <w:pStyle w:val="Table"/>
              <w:rPr>
                <w:ins w:id="23191" w:author="Irová Zuzana" w:date="2025-05-23T21:08:00Z" w16du:dateUtc="2025-05-23T19:08:00Z"/>
                <w:rFonts w:eastAsia="Times New Roman"/>
                <w:highlight w:val="cyan"/>
                <w:rPrChange w:id="23192" w:author="Irová Zuzana" w:date="2025-05-23T21:11:00Z" w16du:dateUtc="2025-05-23T19:11:00Z">
                  <w:rPr>
                    <w:ins w:id="23193" w:author="Irová Zuzana" w:date="2025-05-23T21:08:00Z" w16du:dateUtc="2025-05-23T19:08:00Z"/>
                    <w:rFonts w:eastAsia="Times New Roman" w:cstheme="minorHAnsi"/>
                    <w:sz w:val="18"/>
                    <w:szCs w:val="18"/>
                  </w:rPr>
                </w:rPrChange>
              </w:rPr>
              <w:pPrChange w:id="23194" w:author="Irová Zuzana" w:date="2025-06-16T12:02:00Z" w16du:dateUtc="2025-06-16T10:02:00Z">
                <w:pPr>
                  <w:spacing w:after="0"/>
                </w:pPr>
              </w:pPrChange>
            </w:pPr>
          </w:p>
        </w:tc>
      </w:tr>
      <w:tr w:rsidR="00E70E3B" w:rsidRPr="00955C1D" w14:paraId="46A0A9AC" w14:textId="77777777" w:rsidTr="00304FAF">
        <w:trPr>
          <w:cantSplit/>
          <w:trHeight w:val="300"/>
          <w:tblHeader/>
          <w:ins w:id="23195" w:author="Irová Zuzana" w:date="2025-05-23T21:08:00Z"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4BD9B228" w14:textId="77777777" w:rsidR="003B71B5" w:rsidRPr="00C05BC7" w:rsidRDefault="003B71B5" w:rsidP="00320521">
            <w:pPr>
              <w:pStyle w:val="Table"/>
              <w:rPr>
                <w:ins w:id="23196" w:author="Irová Zuzana" w:date="2025-05-23T21:08:00Z" w16du:dateUtc="2025-05-23T19:08:00Z"/>
                <w:highlight w:val="cyan"/>
                <w:rPrChange w:id="23197" w:author="Irová Zuzana" w:date="2025-05-23T21:11:00Z" w16du:dateUtc="2025-05-23T19:11:00Z">
                  <w:rPr>
                    <w:ins w:id="23198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199" w:author="Irová Zuzana" w:date="2025-06-16T12:02:00Z" w16du:dateUtc="2025-06-16T10:02:00Z">
                <w:pPr>
                  <w:spacing w:after="0"/>
                </w:pPr>
              </w:pPrChange>
            </w:pPr>
            <w:ins w:id="23200" w:author="Irová Zuzana" w:date="2025-05-23T21:08:00Z" w16du:dateUtc="2025-05-23T19:08:00Z">
              <w:r w:rsidRPr="00C05BC7">
                <w:rPr>
                  <w:highlight w:val="cyan"/>
                  <w:rPrChange w:id="23201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Emission class</w:t>
              </w:r>
            </w:ins>
          </w:p>
          <w:p w14:paraId="7994958C" w14:textId="77777777" w:rsidR="003B71B5" w:rsidRPr="00C05BC7" w:rsidRDefault="003B71B5" w:rsidP="00320521">
            <w:pPr>
              <w:pStyle w:val="Table"/>
              <w:rPr>
                <w:ins w:id="23202" w:author="Irová Zuzana" w:date="2025-05-23T21:08:00Z" w16du:dateUtc="2025-05-23T19:08:00Z"/>
                <w:highlight w:val="cyan"/>
                <w:rPrChange w:id="23203" w:author="Irová Zuzana" w:date="2025-05-23T21:11:00Z" w16du:dateUtc="2025-05-23T19:11:00Z">
                  <w:rPr>
                    <w:ins w:id="23204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205" w:author="Irová Zuzana" w:date="2025-06-16T12:02:00Z" w16du:dateUtc="2025-06-16T10:02:00Z">
                <w:pPr>
                  <w:spacing w:after="0"/>
                </w:pPr>
              </w:pPrChange>
            </w:pPr>
            <w:ins w:id="23206" w:author="Irová Zuzana" w:date="2025-05-23T21:08:00Z" w16du:dateUtc="2025-05-23T19:08:00Z">
              <w:r w:rsidRPr="00C05BC7">
                <w:rPr>
                  <w:highlight w:val="cyan"/>
                  <w:rPrChange w:id="23207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Emisní třída</w:t>
              </w:r>
            </w:ins>
          </w:p>
          <w:p w14:paraId="543A2713" w14:textId="77777777" w:rsidR="003B71B5" w:rsidRPr="00C05BC7" w:rsidRDefault="003B71B5" w:rsidP="00320521">
            <w:pPr>
              <w:pStyle w:val="Table"/>
              <w:rPr>
                <w:ins w:id="23208" w:author="Irová Zuzana" w:date="2025-05-23T21:08:00Z" w16du:dateUtc="2025-05-23T19:08:00Z"/>
                <w:highlight w:val="cyan"/>
                <w:rPrChange w:id="23209" w:author="Irová Zuzana" w:date="2025-05-23T21:11:00Z" w16du:dateUtc="2025-05-23T19:11:00Z">
                  <w:rPr>
                    <w:ins w:id="23210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211" w:author="Irová Zuzana" w:date="2025-06-16T12:02:00Z" w16du:dateUtc="2025-06-16T10:02:00Z">
                <w:pPr>
                  <w:spacing w:after="0"/>
                </w:pPr>
              </w:pPrChange>
            </w:pPr>
            <w:ins w:id="23212" w:author="Irová Zuzana" w:date="2025-05-23T21:08:00Z" w16du:dateUtc="2025-05-23T19:08:00Z">
              <w:r w:rsidRPr="00C05BC7">
                <w:rPr>
                  <w:highlight w:val="cyan"/>
                  <w:rPrChange w:id="23213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Emisná trieda</w:t>
              </w:r>
            </w:ins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55F9F09F" w14:textId="01E3687F" w:rsidR="003B71B5" w:rsidRPr="00C05BC7" w:rsidRDefault="003B71B5" w:rsidP="00320521">
            <w:pPr>
              <w:pStyle w:val="Table"/>
              <w:rPr>
                <w:ins w:id="23214" w:author="Irová Zuzana" w:date="2025-05-23T21:08:00Z" w16du:dateUtc="2025-05-23T19:08:00Z"/>
                <w:rFonts w:eastAsia="Times New Roman"/>
                <w:highlight w:val="cyan"/>
                <w:rPrChange w:id="23215" w:author="Irová Zuzana" w:date="2025-05-23T21:11:00Z" w16du:dateUtc="2025-05-23T19:11:00Z">
                  <w:rPr>
                    <w:ins w:id="23216" w:author="Irová Zuzana" w:date="2025-05-23T21:08:00Z" w16du:dateUtc="2025-05-23T19:08:00Z"/>
                    <w:rFonts w:eastAsia="Times New Roman" w:cstheme="minorHAnsi"/>
                    <w:sz w:val="18"/>
                    <w:szCs w:val="18"/>
                  </w:rPr>
                </w:rPrChange>
              </w:rPr>
              <w:pPrChange w:id="23217" w:author="Irová Zuzana" w:date="2025-06-16T12:02:00Z" w16du:dateUtc="2025-06-16T10:02:00Z">
                <w:pPr>
                  <w:spacing w:after="0"/>
                </w:pPr>
              </w:pPrChange>
            </w:pPr>
            <w:ins w:id="23218" w:author="Irová Zuzana" w:date="2025-05-23T21:08:00Z" w16du:dateUtc="2025-05-23T19:08:00Z">
              <w:r w:rsidRPr="00C05BC7">
                <w:rPr>
                  <w:highlight w:val="cyan"/>
                  <w:rPrChange w:id="23219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 xml:space="preserve">Toll </w:t>
              </w:r>
            </w:ins>
            <w:ins w:id="23220" w:author="Irová Zuzana" w:date="2025-05-23T21:15:00Z" w16du:dateUtc="2025-05-23T19:15:00Z">
              <w:r w:rsidR="00275EAB">
                <w:rPr>
                  <w:highlight w:val="cyan"/>
                </w:rPr>
                <w:t>Transaction</w:t>
              </w:r>
            </w:ins>
            <w:ins w:id="23221" w:author="Irová Zuzana" w:date="2025-05-23T21:08:00Z" w16du:dateUtc="2025-05-23T19:08:00Z">
              <w:r w:rsidRPr="00C05BC7">
                <w:rPr>
                  <w:highlight w:val="cyan"/>
                  <w:rPrChange w:id="23222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.Emission class (BAR)</w:t>
              </w:r>
            </w:ins>
          </w:p>
        </w:tc>
        <w:tc>
          <w:tcPr>
            <w:tcW w:w="295" w:type="pct"/>
            <w:shd w:val="clear" w:color="auto" w:fill="D9D9D9" w:themeFill="background1" w:themeFillShade="D9"/>
            <w:noWrap/>
            <w:vAlign w:val="bottom"/>
            <w:hideMark/>
          </w:tcPr>
          <w:p w14:paraId="7090F31A" w14:textId="77777777" w:rsidR="003B71B5" w:rsidRPr="00C05BC7" w:rsidRDefault="003B71B5" w:rsidP="00320521">
            <w:pPr>
              <w:pStyle w:val="Table"/>
              <w:rPr>
                <w:ins w:id="23223" w:author="Irová Zuzana" w:date="2025-05-23T21:08:00Z" w16du:dateUtc="2025-05-23T19:08:00Z"/>
                <w:rFonts w:eastAsia="Times New Roman"/>
                <w:highlight w:val="cyan"/>
                <w:rPrChange w:id="23224" w:author="Irová Zuzana" w:date="2025-05-23T21:11:00Z" w16du:dateUtc="2025-05-23T19:11:00Z">
                  <w:rPr>
                    <w:ins w:id="23225" w:author="Irová Zuzana" w:date="2025-05-23T21:08:00Z" w16du:dateUtc="2025-05-23T19:08:00Z"/>
                    <w:rFonts w:eastAsia="Times New Roman" w:cstheme="minorHAnsi"/>
                    <w:sz w:val="18"/>
                    <w:szCs w:val="18"/>
                  </w:rPr>
                </w:rPrChange>
              </w:rPr>
              <w:pPrChange w:id="23226" w:author="Irová Zuzana" w:date="2025-06-16T12:02:00Z" w16du:dateUtc="2025-06-16T10:02:00Z">
                <w:pPr>
                  <w:spacing w:after="0"/>
                </w:pPr>
              </w:pPrChange>
            </w:pPr>
            <w:ins w:id="23227" w:author="Irová Zuzana" w:date="2025-05-23T21:08:00Z" w16du:dateUtc="2025-05-23T19:08:00Z">
              <w:r w:rsidRPr="00C05BC7">
                <w:rPr>
                  <w:highlight w:val="cyan"/>
                  <w:rPrChange w:id="23228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Text</w:t>
              </w:r>
            </w:ins>
          </w:p>
        </w:tc>
        <w:tc>
          <w:tcPr>
            <w:tcW w:w="192" w:type="pct"/>
            <w:shd w:val="clear" w:color="auto" w:fill="D9D9D9" w:themeFill="background1" w:themeFillShade="D9"/>
          </w:tcPr>
          <w:p w14:paraId="03CB2981" w14:textId="77777777" w:rsidR="003B71B5" w:rsidRPr="00C05BC7" w:rsidRDefault="003B71B5" w:rsidP="00320521">
            <w:pPr>
              <w:pStyle w:val="Table"/>
              <w:rPr>
                <w:ins w:id="23229" w:author="Irová Zuzana" w:date="2025-05-23T21:08:00Z" w16du:dateUtc="2025-05-23T19:08:00Z"/>
                <w:rFonts w:eastAsia="Times New Roman"/>
                <w:highlight w:val="cyan"/>
                <w:rPrChange w:id="23230" w:author="Irová Zuzana" w:date="2025-05-23T21:11:00Z" w16du:dateUtc="2025-05-23T19:11:00Z">
                  <w:rPr>
                    <w:ins w:id="23231" w:author="Irová Zuzana" w:date="2025-05-23T21:08:00Z" w16du:dateUtc="2025-05-23T19:08:00Z"/>
                    <w:rFonts w:eastAsia="Times New Roman" w:cstheme="minorHAnsi"/>
                    <w:sz w:val="18"/>
                    <w:szCs w:val="18"/>
                  </w:rPr>
                </w:rPrChange>
              </w:rPr>
              <w:pPrChange w:id="23232" w:author="Irová Zuzana" w:date="2025-06-16T12:02:00Z" w16du:dateUtc="2025-06-16T10:02:00Z">
                <w:pPr>
                  <w:spacing w:after="0"/>
                </w:pPr>
              </w:pPrChange>
            </w:pPr>
            <w:ins w:id="23233" w:author="Irová Zuzana" w:date="2025-05-23T21:08:00Z" w16du:dateUtc="2025-05-23T19:08:00Z">
              <w:r w:rsidRPr="00C05BC7">
                <w:rPr>
                  <w:highlight w:val="cyan"/>
                  <w:rPrChange w:id="23234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Ne</w:t>
              </w:r>
            </w:ins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2403F37C" w14:textId="77777777" w:rsidR="003B71B5" w:rsidRPr="00C05BC7" w:rsidRDefault="003B71B5" w:rsidP="00320521">
            <w:pPr>
              <w:pStyle w:val="Table"/>
              <w:rPr>
                <w:ins w:id="23235" w:author="Irová Zuzana" w:date="2025-05-23T21:08:00Z" w16du:dateUtc="2025-05-23T19:08:00Z"/>
                <w:rFonts w:eastAsia="Times New Roman"/>
                <w:highlight w:val="cyan"/>
                <w:rPrChange w:id="23236" w:author="Irová Zuzana" w:date="2025-05-23T21:11:00Z" w16du:dateUtc="2025-05-23T19:11:00Z">
                  <w:rPr>
                    <w:ins w:id="23237" w:author="Irová Zuzana" w:date="2025-05-23T21:08:00Z" w16du:dateUtc="2025-05-23T19:08:00Z"/>
                    <w:rFonts w:eastAsia="Times New Roman" w:cstheme="minorHAnsi"/>
                    <w:sz w:val="18"/>
                    <w:szCs w:val="18"/>
                  </w:rPr>
                </w:rPrChange>
              </w:rPr>
              <w:pPrChange w:id="23238" w:author="Irová Zuzana" w:date="2025-06-16T12:02:00Z" w16du:dateUtc="2025-06-16T10:02:00Z">
                <w:pPr>
                  <w:spacing w:after="0"/>
                </w:pPr>
              </w:pPrChange>
            </w:pPr>
          </w:p>
        </w:tc>
      </w:tr>
      <w:tr w:rsidR="00E70E3B" w:rsidRPr="00955C1D" w14:paraId="285F1EE2" w14:textId="77777777" w:rsidTr="00304FAF">
        <w:trPr>
          <w:cantSplit/>
          <w:trHeight w:val="300"/>
          <w:tblHeader/>
          <w:ins w:id="23239" w:author="Irová Zuzana" w:date="2025-05-23T21:08:00Z"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1C9A0C38" w14:textId="77777777" w:rsidR="003B71B5" w:rsidRPr="00C05BC7" w:rsidRDefault="003B71B5" w:rsidP="00320521">
            <w:pPr>
              <w:pStyle w:val="Table"/>
              <w:rPr>
                <w:ins w:id="23240" w:author="Irová Zuzana" w:date="2025-05-23T21:08:00Z" w16du:dateUtc="2025-05-23T19:08:00Z"/>
                <w:highlight w:val="cyan"/>
                <w:rPrChange w:id="23241" w:author="Irová Zuzana" w:date="2025-05-23T21:11:00Z" w16du:dateUtc="2025-05-23T19:11:00Z">
                  <w:rPr>
                    <w:ins w:id="23242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243" w:author="Irová Zuzana" w:date="2025-06-16T12:02:00Z" w16du:dateUtc="2025-06-16T10:02:00Z">
                <w:pPr>
                  <w:spacing w:after="0"/>
                </w:pPr>
              </w:pPrChange>
            </w:pPr>
            <w:ins w:id="23244" w:author="Irová Zuzana" w:date="2025-05-23T21:08:00Z" w16du:dateUtc="2025-05-23T19:08:00Z">
              <w:r w:rsidRPr="00C05BC7">
                <w:rPr>
                  <w:highlight w:val="cyan"/>
                  <w:rPrChange w:id="23245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Emission class CO2</w:t>
              </w:r>
            </w:ins>
          </w:p>
          <w:p w14:paraId="5CD386ED" w14:textId="77777777" w:rsidR="003B71B5" w:rsidRPr="00C05BC7" w:rsidRDefault="003B71B5" w:rsidP="00320521">
            <w:pPr>
              <w:pStyle w:val="Table"/>
              <w:rPr>
                <w:ins w:id="23246" w:author="Irová Zuzana" w:date="2025-05-23T21:08:00Z" w16du:dateUtc="2025-05-23T19:08:00Z"/>
                <w:highlight w:val="cyan"/>
                <w:rPrChange w:id="23247" w:author="Irová Zuzana" w:date="2025-05-23T21:11:00Z" w16du:dateUtc="2025-05-23T19:11:00Z">
                  <w:rPr>
                    <w:ins w:id="23248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249" w:author="Irová Zuzana" w:date="2025-06-16T12:02:00Z" w16du:dateUtc="2025-06-16T10:02:00Z">
                <w:pPr>
                  <w:spacing w:after="0"/>
                </w:pPr>
              </w:pPrChange>
            </w:pPr>
            <w:ins w:id="23250" w:author="Irová Zuzana" w:date="2025-05-23T21:08:00Z" w16du:dateUtc="2025-05-23T19:08:00Z">
              <w:r w:rsidRPr="00C05BC7">
                <w:rPr>
                  <w:highlight w:val="cyan"/>
                  <w:rPrChange w:id="23251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Emisní třída CO2</w:t>
              </w:r>
            </w:ins>
          </w:p>
          <w:p w14:paraId="39EC0FFC" w14:textId="77777777" w:rsidR="003B71B5" w:rsidRPr="00C05BC7" w:rsidRDefault="003B71B5" w:rsidP="00320521">
            <w:pPr>
              <w:pStyle w:val="Table"/>
              <w:rPr>
                <w:ins w:id="23252" w:author="Irová Zuzana" w:date="2025-05-23T21:08:00Z" w16du:dateUtc="2025-05-23T19:08:00Z"/>
                <w:highlight w:val="cyan"/>
                <w:rPrChange w:id="23253" w:author="Irová Zuzana" w:date="2025-05-23T21:11:00Z" w16du:dateUtc="2025-05-23T19:11:00Z">
                  <w:rPr>
                    <w:ins w:id="23254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255" w:author="Irová Zuzana" w:date="2025-06-16T12:02:00Z" w16du:dateUtc="2025-06-16T10:02:00Z">
                <w:pPr>
                  <w:spacing w:after="0"/>
                </w:pPr>
              </w:pPrChange>
            </w:pPr>
            <w:ins w:id="23256" w:author="Irová Zuzana" w:date="2025-05-23T21:08:00Z" w16du:dateUtc="2025-05-23T19:08:00Z">
              <w:r w:rsidRPr="00C05BC7">
                <w:rPr>
                  <w:highlight w:val="cyan"/>
                  <w:rPrChange w:id="23257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Emisná trieda CO2</w:t>
              </w:r>
            </w:ins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302E00E1" w14:textId="4C06644B" w:rsidR="003B71B5" w:rsidRPr="00C05BC7" w:rsidRDefault="003B71B5" w:rsidP="00320521">
            <w:pPr>
              <w:pStyle w:val="Table"/>
              <w:rPr>
                <w:ins w:id="23258" w:author="Irová Zuzana" w:date="2025-05-23T21:08:00Z" w16du:dateUtc="2025-05-23T19:08:00Z"/>
                <w:highlight w:val="cyan"/>
                <w:rPrChange w:id="23259" w:author="Irová Zuzana" w:date="2025-05-23T21:11:00Z" w16du:dateUtc="2025-05-23T19:11:00Z">
                  <w:rPr>
                    <w:ins w:id="23260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261" w:author="Irová Zuzana" w:date="2025-06-16T12:02:00Z" w16du:dateUtc="2025-06-16T10:02:00Z">
                <w:pPr>
                  <w:spacing w:after="0"/>
                </w:pPr>
              </w:pPrChange>
            </w:pPr>
            <w:ins w:id="23262" w:author="Irová Zuzana" w:date="2025-05-23T21:08:00Z" w16du:dateUtc="2025-05-23T19:08:00Z">
              <w:r w:rsidRPr="00C05BC7">
                <w:rPr>
                  <w:highlight w:val="cyan"/>
                  <w:rPrChange w:id="23263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 xml:space="preserve">Toll </w:t>
              </w:r>
            </w:ins>
            <w:ins w:id="23264" w:author="Irová Zuzana" w:date="2025-05-23T21:15:00Z" w16du:dateUtc="2025-05-23T19:15:00Z">
              <w:r w:rsidR="00275EAB">
                <w:rPr>
                  <w:highlight w:val="cyan"/>
                </w:rPr>
                <w:t>Transaction</w:t>
              </w:r>
            </w:ins>
            <w:ins w:id="23265" w:author="Irová Zuzana" w:date="2025-05-23T21:08:00Z" w16du:dateUtc="2025-05-23T19:08:00Z">
              <w:r w:rsidRPr="00C05BC7">
                <w:rPr>
                  <w:highlight w:val="cyan"/>
                  <w:rPrChange w:id="23266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.Emission class CO2 (BAR)</w:t>
              </w:r>
            </w:ins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6FE47268" w14:textId="77777777" w:rsidR="003B71B5" w:rsidRPr="00C05BC7" w:rsidRDefault="003B71B5" w:rsidP="00320521">
            <w:pPr>
              <w:pStyle w:val="Table"/>
              <w:rPr>
                <w:ins w:id="23267" w:author="Irová Zuzana" w:date="2025-05-23T21:08:00Z" w16du:dateUtc="2025-05-23T19:08:00Z"/>
                <w:highlight w:val="cyan"/>
                <w:rPrChange w:id="23268" w:author="Irová Zuzana" w:date="2025-05-23T21:11:00Z" w16du:dateUtc="2025-05-23T19:11:00Z">
                  <w:rPr>
                    <w:ins w:id="23269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270" w:author="Irová Zuzana" w:date="2025-06-16T12:02:00Z" w16du:dateUtc="2025-06-16T10:02:00Z">
                <w:pPr>
                  <w:spacing w:after="0"/>
                </w:pPr>
              </w:pPrChange>
            </w:pPr>
            <w:ins w:id="23271" w:author="Irová Zuzana" w:date="2025-05-23T21:08:00Z" w16du:dateUtc="2025-05-23T19:08:00Z">
              <w:r w:rsidRPr="00C05BC7">
                <w:rPr>
                  <w:highlight w:val="cyan"/>
                  <w:rPrChange w:id="23272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Text</w:t>
              </w:r>
            </w:ins>
          </w:p>
        </w:tc>
        <w:tc>
          <w:tcPr>
            <w:tcW w:w="192" w:type="pct"/>
            <w:shd w:val="clear" w:color="auto" w:fill="D9D9D9" w:themeFill="background1" w:themeFillShade="D9"/>
          </w:tcPr>
          <w:p w14:paraId="2A05E23D" w14:textId="77777777" w:rsidR="003B71B5" w:rsidRPr="00C05BC7" w:rsidRDefault="003B71B5" w:rsidP="00320521">
            <w:pPr>
              <w:pStyle w:val="Table"/>
              <w:rPr>
                <w:ins w:id="23273" w:author="Irová Zuzana" w:date="2025-05-23T21:08:00Z" w16du:dateUtc="2025-05-23T19:08:00Z"/>
                <w:highlight w:val="cyan"/>
                <w:rPrChange w:id="23274" w:author="Irová Zuzana" w:date="2025-05-23T21:11:00Z" w16du:dateUtc="2025-05-23T19:11:00Z">
                  <w:rPr>
                    <w:ins w:id="23275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276" w:author="Irová Zuzana" w:date="2025-06-16T12:02:00Z" w16du:dateUtc="2025-06-16T10:02:00Z">
                <w:pPr>
                  <w:spacing w:after="0"/>
                </w:pPr>
              </w:pPrChange>
            </w:pPr>
            <w:ins w:id="23277" w:author="Irová Zuzana" w:date="2025-05-23T21:08:00Z" w16du:dateUtc="2025-05-23T19:08:00Z">
              <w:r w:rsidRPr="00C05BC7">
                <w:rPr>
                  <w:highlight w:val="cyan"/>
                  <w:rPrChange w:id="23278" w:author="Irová Zuzana" w:date="2025-05-23T21:11:00Z" w16du:dateUtc="2025-05-23T19:11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Ne</w:t>
              </w:r>
            </w:ins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3EC50BB6" w14:textId="647408FD" w:rsidR="003B71B5" w:rsidRPr="00C05BC7" w:rsidRDefault="003B71B5" w:rsidP="00320521">
            <w:pPr>
              <w:pStyle w:val="Table"/>
              <w:rPr>
                <w:ins w:id="23279" w:author="Irová Zuzana" w:date="2025-05-23T21:08:00Z" w16du:dateUtc="2025-05-23T19:08:00Z"/>
                <w:rFonts w:eastAsia="Times New Roman"/>
                <w:highlight w:val="cyan"/>
                <w:rPrChange w:id="23280" w:author="Irová Zuzana" w:date="2025-05-23T21:11:00Z" w16du:dateUtc="2025-05-23T19:11:00Z">
                  <w:rPr>
                    <w:ins w:id="23281" w:author="Irová Zuzana" w:date="2025-05-23T21:08:00Z" w16du:dateUtc="2025-05-23T19:08:00Z"/>
                    <w:rFonts w:eastAsia="Times New Roman" w:cstheme="minorHAnsi"/>
                    <w:sz w:val="18"/>
                    <w:szCs w:val="18"/>
                  </w:rPr>
                </w:rPrChange>
              </w:rPr>
              <w:pPrChange w:id="23282" w:author="Irová Zuzana" w:date="2025-06-16T12:02:00Z" w16du:dateUtc="2025-06-16T10:02:00Z">
                <w:pPr>
                  <w:spacing w:after="0"/>
                </w:pPr>
              </w:pPrChange>
            </w:pPr>
          </w:p>
        </w:tc>
      </w:tr>
      <w:tr w:rsidR="00E70E3B" w:rsidRPr="00955C1D" w14:paraId="0BD4970F" w14:textId="77777777" w:rsidTr="00304FAF">
        <w:trPr>
          <w:cantSplit/>
          <w:trHeight w:val="300"/>
          <w:tblHeader/>
          <w:ins w:id="23283" w:author="Irová Zuzana" w:date="2025-05-23T21:08:00Z"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5BAF952E" w14:textId="77777777" w:rsidR="00275EAB" w:rsidRPr="00275EAB" w:rsidRDefault="00275EAB" w:rsidP="00320521">
            <w:pPr>
              <w:pStyle w:val="Table"/>
              <w:rPr>
                <w:ins w:id="23284" w:author="Irová Zuzana" w:date="2025-05-23T21:14:00Z" w16du:dateUtc="2025-05-23T19:14:00Z"/>
              </w:rPr>
              <w:pPrChange w:id="23285" w:author="Irová Zuzana" w:date="2025-06-16T12:02:00Z" w16du:dateUtc="2025-06-16T10:02:00Z">
                <w:pPr>
                  <w:spacing w:after="0"/>
                </w:pPr>
              </w:pPrChange>
            </w:pPr>
            <w:ins w:id="23286" w:author="Irová Zuzana" w:date="2025-05-23T21:14:00Z" w16du:dateUtc="2025-05-23T19:14:00Z">
              <w:r w:rsidRPr="00275EAB">
                <w:t>Datum i vrijeme</w:t>
              </w:r>
            </w:ins>
          </w:p>
          <w:p w14:paraId="303FFAA0" w14:textId="79FADFEC" w:rsidR="003B71B5" w:rsidRPr="00F031D5" w:rsidRDefault="00275EAB" w:rsidP="00320521">
            <w:pPr>
              <w:pStyle w:val="Table"/>
              <w:rPr>
                <w:ins w:id="23287" w:author="Irová Zuzana" w:date="2025-05-23T21:08:00Z" w16du:dateUtc="2025-05-23T19:08:00Z"/>
              </w:rPr>
              <w:pPrChange w:id="23288" w:author="Irová Zuzana" w:date="2025-06-16T12:02:00Z" w16du:dateUtc="2025-06-16T10:02:00Z">
                <w:pPr>
                  <w:spacing w:after="0"/>
                </w:pPr>
              </w:pPrChange>
            </w:pPr>
            <w:ins w:id="23289" w:author="Irová Zuzana" w:date="2025-05-23T21:14:00Z" w16du:dateUtc="2025-05-23T19:14:00Z">
              <w:r w:rsidRPr="00275EAB">
                <w:t>Date and time</w:t>
              </w:r>
            </w:ins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217E93D5" w14:textId="4A39C75B" w:rsidR="003B71B5" w:rsidRPr="00F031D5" w:rsidRDefault="003B71B5" w:rsidP="00320521">
            <w:pPr>
              <w:pStyle w:val="Table"/>
              <w:rPr>
                <w:ins w:id="23290" w:author="Irová Zuzana" w:date="2025-05-23T21:08:00Z" w16du:dateUtc="2025-05-23T19:08:00Z"/>
                <w:rFonts w:eastAsia="Times New Roman"/>
              </w:rPr>
              <w:pPrChange w:id="23291" w:author="Irová Zuzana" w:date="2025-06-16T12:02:00Z" w16du:dateUtc="2025-06-16T10:02:00Z">
                <w:pPr>
                  <w:spacing w:after="0"/>
                </w:pPr>
              </w:pPrChange>
            </w:pPr>
            <w:ins w:id="23292" w:author="Irová Zuzana" w:date="2025-05-23T21:08:00Z" w16du:dateUtc="2025-05-23T19:08:00Z">
              <w:r w:rsidRPr="00F031D5">
                <w:t xml:space="preserve">Toll </w:t>
              </w:r>
            </w:ins>
            <w:ins w:id="23293" w:author="Irová Zuzana" w:date="2025-05-23T21:15:00Z" w16du:dateUtc="2025-05-23T19:15:00Z">
              <w:r w:rsidR="00275EAB">
                <w:t>Transaction</w:t>
              </w:r>
            </w:ins>
            <w:ins w:id="23294" w:author="Irová Zuzana" w:date="2025-05-23T21:08:00Z" w16du:dateUtc="2025-05-23T19:08:00Z">
              <w:r w:rsidRPr="00F031D5">
                <w:t>.Event time (BAR)</w:t>
              </w:r>
            </w:ins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0FFA25B4" w14:textId="77777777" w:rsidR="003B71B5" w:rsidRPr="00F031D5" w:rsidRDefault="003B71B5" w:rsidP="00320521">
            <w:pPr>
              <w:pStyle w:val="Table"/>
              <w:rPr>
                <w:ins w:id="23295" w:author="Irová Zuzana" w:date="2025-05-23T21:08:00Z" w16du:dateUtc="2025-05-23T19:08:00Z"/>
                <w:rFonts w:eastAsia="Times New Roman"/>
              </w:rPr>
              <w:pPrChange w:id="23296" w:author="Irová Zuzana" w:date="2025-06-16T12:02:00Z" w16du:dateUtc="2025-06-16T10:02:00Z">
                <w:pPr>
                  <w:spacing w:after="0"/>
                </w:pPr>
              </w:pPrChange>
            </w:pPr>
            <w:ins w:id="23297" w:author="Irová Zuzana" w:date="2025-05-23T21:08:00Z" w16du:dateUtc="2025-05-23T19:08:00Z">
              <w:r w:rsidRPr="00F031D5">
                <w:t>Date Time</w:t>
              </w:r>
            </w:ins>
          </w:p>
        </w:tc>
        <w:tc>
          <w:tcPr>
            <w:tcW w:w="192" w:type="pct"/>
            <w:shd w:val="clear" w:color="auto" w:fill="D9D9D9" w:themeFill="background1" w:themeFillShade="D9"/>
          </w:tcPr>
          <w:p w14:paraId="0A851D45" w14:textId="77777777" w:rsidR="003B71B5" w:rsidRPr="00F031D5" w:rsidRDefault="003B71B5" w:rsidP="00320521">
            <w:pPr>
              <w:pStyle w:val="Table"/>
              <w:rPr>
                <w:ins w:id="23298" w:author="Irová Zuzana" w:date="2025-05-23T21:08:00Z" w16du:dateUtc="2025-05-23T19:08:00Z"/>
                <w:rFonts w:eastAsia="Times New Roman"/>
              </w:rPr>
              <w:pPrChange w:id="23299" w:author="Irová Zuzana" w:date="2025-06-16T12:02:00Z" w16du:dateUtc="2025-06-16T10:02:00Z">
                <w:pPr>
                  <w:spacing w:after="0"/>
                </w:pPr>
              </w:pPrChange>
            </w:pPr>
            <w:ins w:id="23300" w:author="Irová Zuzana" w:date="2025-05-23T21:08:00Z" w16du:dateUtc="2025-05-23T19:08:00Z">
              <w:r w:rsidRPr="00F031D5">
                <w:t>Ano</w:t>
              </w:r>
            </w:ins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2FC0A05B" w14:textId="77777777" w:rsidR="003B71B5" w:rsidRPr="00F031D5" w:rsidRDefault="003B71B5" w:rsidP="00320521">
            <w:pPr>
              <w:pStyle w:val="Table"/>
              <w:rPr>
                <w:ins w:id="23301" w:author="Irová Zuzana" w:date="2025-05-23T21:08:00Z" w16du:dateUtc="2025-05-23T19:08:00Z"/>
                <w:rFonts w:eastAsia="Times New Roman"/>
              </w:rPr>
              <w:pPrChange w:id="23302" w:author="Irová Zuzana" w:date="2025-06-16T12:02:00Z" w16du:dateUtc="2025-06-16T10:02:00Z">
                <w:pPr>
                  <w:spacing w:after="0"/>
                </w:pPr>
              </w:pPrChange>
            </w:pPr>
          </w:p>
        </w:tc>
      </w:tr>
      <w:tr w:rsidR="00E70E3B" w:rsidRPr="00955C1D" w14:paraId="30D54D8C" w14:textId="77777777" w:rsidTr="00304FAF">
        <w:trPr>
          <w:cantSplit/>
          <w:trHeight w:val="300"/>
          <w:tblHeader/>
          <w:ins w:id="23303" w:author="Irová Zuzana" w:date="2025-05-23T21:08:00Z"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67E8ACB7" w14:textId="77777777" w:rsidR="00275EAB" w:rsidRPr="00275EAB" w:rsidRDefault="00275EAB" w:rsidP="00320521">
            <w:pPr>
              <w:pStyle w:val="Table"/>
              <w:rPr>
                <w:ins w:id="23304" w:author="Irová Zuzana" w:date="2025-05-23T21:14:00Z" w16du:dateUtc="2025-05-23T19:14:00Z"/>
              </w:rPr>
              <w:pPrChange w:id="23305" w:author="Irová Zuzana" w:date="2025-06-16T12:02:00Z" w16du:dateUtc="2025-06-16T10:02:00Z">
                <w:pPr>
                  <w:spacing w:after="0"/>
                </w:pPr>
              </w:pPrChange>
            </w:pPr>
            <w:ins w:id="23306" w:author="Irová Zuzana" w:date="2025-05-23T21:14:00Z" w16du:dateUtc="2025-05-23T19:14:00Z">
              <w:r w:rsidRPr="00275EAB">
                <w:t>Ulaz - Izlaz</w:t>
              </w:r>
            </w:ins>
          </w:p>
          <w:p w14:paraId="043ED44C" w14:textId="6436E53C" w:rsidR="003B71B5" w:rsidRPr="00F031D5" w:rsidRDefault="00275EAB" w:rsidP="00320521">
            <w:pPr>
              <w:pStyle w:val="Table"/>
              <w:rPr>
                <w:ins w:id="23307" w:author="Irová Zuzana" w:date="2025-05-23T21:08:00Z" w16du:dateUtc="2025-05-23T19:08:00Z"/>
              </w:rPr>
              <w:pPrChange w:id="23308" w:author="Irová Zuzana" w:date="2025-06-16T12:02:00Z" w16du:dateUtc="2025-06-16T10:02:00Z">
                <w:pPr>
                  <w:spacing w:after="0"/>
                </w:pPr>
              </w:pPrChange>
            </w:pPr>
            <w:ins w:id="23309" w:author="Irová Zuzana" w:date="2025-05-23T21:14:00Z" w16du:dateUtc="2025-05-23T19:14:00Z">
              <w:r w:rsidRPr="00275EAB">
                <w:t>Entry - Exit</w:t>
              </w:r>
            </w:ins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79630D4C" w14:textId="69A5CD4A" w:rsidR="003B71B5" w:rsidRPr="00F031D5" w:rsidRDefault="003B71B5" w:rsidP="00320521">
            <w:pPr>
              <w:pStyle w:val="Table"/>
              <w:rPr>
                <w:ins w:id="23310" w:author="Irová Zuzana" w:date="2025-05-23T21:08:00Z" w16du:dateUtc="2025-05-23T19:08:00Z"/>
                <w:rFonts w:eastAsia="Times New Roman"/>
                <w:highlight w:val="yellow"/>
              </w:rPr>
              <w:pPrChange w:id="23311" w:author="Irová Zuzana" w:date="2025-06-16T12:02:00Z" w16du:dateUtc="2025-06-16T10:02:00Z">
                <w:pPr>
                  <w:spacing w:after="0"/>
                </w:pPr>
              </w:pPrChange>
            </w:pPr>
            <w:ins w:id="23312" w:author="Irová Zuzana" w:date="2025-05-23T21:08:00Z" w16du:dateUtc="2025-05-23T19:08:00Z">
              <w:r w:rsidRPr="00F031D5">
                <w:t xml:space="preserve">Toll </w:t>
              </w:r>
            </w:ins>
            <w:ins w:id="23313" w:author="Irová Zuzana" w:date="2025-05-23T21:15:00Z" w16du:dateUtc="2025-05-23T19:15:00Z">
              <w:r w:rsidR="00275EAB">
                <w:t>Transaction</w:t>
              </w:r>
            </w:ins>
            <w:ins w:id="23314" w:author="Irová Zuzana" w:date="2025-05-23T21:08:00Z" w16du:dateUtc="2025-05-23T19:08:00Z">
              <w:r w:rsidRPr="00F031D5">
                <w:t>.Toll segment name (BAR)</w:t>
              </w:r>
            </w:ins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68020475" w14:textId="77777777" w:rsidR="003B71B5" w:rsidRPr="00F031D5" w:rsidRDefault="003B71B5" w:rsidP="00320521">
            <w:pPr>
              <w:pStyle w:val="Table"/>
              <w:rPr>
                <w:ins w:id="23315" w:author="Irová Zuzana" w:date="2025-05-23T21:08:00Z" w16du:dateUtc="2025-05-23T19:08:00Z"/>
                <w:rFonts w:eastAsia="Times New Roman"/>
              </w:rPr>
              <w:pPrChange w:id="23316" w:author="Irová Zuzana" w:date="2025-06-16T12:02:00Z" w16du:dateUtc="2025-06-16T10:02:00Z">
                <w:pPr>
                  <w:spacing w:after="0"/>
                </w:pPr>
              </w:pPrChange>
            </w:pPr>
            <w:ins w:id="23317" w:author="Irová Zuzana" w:date="2025-05-23T21:08:00Z" w16du:dateUtc="2025-05-23T19:08:00Z">
              <w:r w:rsidRPr="00F031D5">
                <w:t>Text</w:t>
              </w:r>
            </w:ins>
          </w:p>
        </w:tc>
        <w:tc>
          <w:tcPr>
            <w:tcW w:w="192" w:type="pct"/>
            <w:shd w:val="clear" w:color="auto" w:fill="D9D9D9" w:themeFill="background1" w:themeFillShade="D9"/>
          </w:tcPr>
          <w:p w14:paraId="3071F36B" w14:textId="77777777" w:rsidR="003B71B5" w:rsidRPr="00F031D5" w:rsidRDefault="003B71B5" w:rsidP="00320521">
            <w:pPr>
              <w:pStyle w:val="Table"/>
              <w:rPr>
                <w:ins w:id="23318" w:author="Irová Zuzana" w:date="2025-05-23T21:08:00Z" w16du:dateUtc="2025-05-23T19:08:00Z"/>
                <w:rFonts w:eastAsia="Times New Roman"/>
              </w:rPr>
              <w:pPrChange w:id="23319" w:author="Irová Zuzana" w:date="2025-06-16T12:02:00Z" w16du:dateUtc="2025-06-16T10:02:00Z">
                <w:pPr>
                  <w:spacing w:after="0"/>
                </w:pPr>
              </w:pPrChange>
            </w:pPr>
            <w:ins w:id="23320" w:author="Irová Zuzana" w:date="2025-05-23T21:08:00Z" w16du:dateUtc="2025-05-23T19:08:00Z">
              <w:r w:rsidRPr="00F031D5">
                <w:t>Ano</w:t>
              </w:r>
            </w:ins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1E940D77" w14:textId="77777777" w:rsidR="003B71B5" w:rsidRPr="00F031D5" w:rsidRDefault="003B71B5" w:rsidP="00320521">
            <w:pPr>
              <w:pStyle w:val="Table"/>
              <w:rPr>
                <w:ins w:id="23321" w:author="Irová Zuzana" w:date="2025-05-23T21:08:00Z" w16du:dateUtc="2025-05-23T19:08:00Z"/>
                <w:rFonts w:eastAsia="Times New Roman"/>
              </w:rPr>
              <w:pPrChange w:id="23322" w:author="Irová Zuzana" w:date="2025-06-16T12:02:00Z" w16du:dateUtc="2025-06-16T10:02:00Z">
                <w:pPr>
                  <w:spacing w:after="0"/>
                </w:pPr>
              </w:pPrChange>
            </w:pPr>
          </w:p>
        </w:tc>
      </w:tr>
      <w:tr w:rsidR="00E70E3B" w:rsidRPr="00955C1D" w14:paraId="4108335B" w14:textId="77777777" w:rsidTr="00304FAF">
        <w:trPr>
          <w:cantSplit/>
          <w:trHeight w:val="300"/>
          <w:tblHeader/>
          <w:ins w:id="23323" w:author="Irová Zuzana" w:date="2025-05-23T21:08:00Z"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3FF4CAED" w14:textId="77777777" w:rsidR="00275EAB" w:rsidRPr="00275EAB" w:rsidRDefault="00275EAB" w:rsidP="00320521">
            <w:pPr>
              <w:pStyle w:val="Table"/>
              <w:rPr>
                <w:ins w:id="23324" w:author="Irová Zuzana" w:date="2025-05-23T21:14:00Z" w16du:dateUtc="2025-05-23T19:14:00Z"/>
              </w:rPr>
              <w:pPrChange w:id="23325" w:author="Irová Zuzana" w:date="2025-06-16T12:02:00Z" w16du:dateUtc="2025-06-16T10:02:00Z">
                <w:pPr>
                  <w:spacing w:after="0"/>
                </w:pPr>
              </w:pPrChange>
            </w:pPr>
            <w:ins w:id="23326" w:author="Irová Zuzana" w:date="2025-05-23T21:14:00Z" w16du:dateUtc="2025-05-23T19:14:00Z">
              <w:r w:rsidRPr="00275EAB">
                <w:t>Cestarina</w:t>
              </w:r>
            </w:ins>
          </w:p>
          <w:p w14:paraId="3D481FB6" w14:textId="2D19B0F4" w:rsidR="003B71B5" w:rsidRPr="00F031D5" w:rsidRDefault="00275EAB" w:rsidP="00320521">
            <w:pPr>
              <w:pStyle w:val="Table"/>
              <w:rPr>
                <w:ins w:id="23327" w:author="Irová Zuzana" w:date="2025-05-23T21:08:00Z" w16du:dateUtc="2025-05-23T19:08:00Z"/>
              </w:rPr>
              <w:pPrChange w:id="23328" w:author="Irová Zuzana" w:date="2025-06-16T12:02:00Z" w16du:dateUtc="2025-06-16T10:02:00Z">
                <w:pPr>
                  <w:spacing w:after="0"/>
                </w:pPr>
              </w:pPrChange>
            </w:pPr>
            <w:ins w:id="23329" w:author="Irová Zuzana" w:date="2025-05-23T21:14:00Z" w16du:dateUtc="2025-05-23T19:14:00Z">
              <w:r w:rsidRPr="00275EAB">
                <w:t>Toll</w:t>
              </w:r>
            </w:ins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12F56C2E" w14:textId="28C0EE03" w:rsidR="003B71B5" w:rsidRPr="00F031D5" w:rsidRDefault="003B71B5" w:rsidP="00320521">
            <w:pPr>
              <w:pStyle w:val="Table"/>
              <w:rPr>
                <w:ins w:id="23330" w:author="Irová Zuzana" w:date="2025-05-23T21:08:00Z" w16du:dateUtc="2025-05-23T19:08:00Z"/>
              </w:rPr>
              <w:pPrChange w:id="23331" w:author="Irová Zuzana" w:date="2025-06-16T12:02:00Z" w16du:dateUtc="2025-06-16T10:02:00Z">
                <w:pPr>
                  <w:spacing w:after="0"/>
                </w:pPr>
              </w:pPrChange>
            </w:pPr>
            <w:ins w:id="23332" w:author="Irová Zuzana" w:date="2025-05-23T21:08:00Z" w16du:dateUtc="2025-05-23T19:08:00Z">
              <w:r w:rsidRPr="00F031D5">
                <w:t xml:space="preserve">Součet Rated toll event.Price amount </w:t>
              </w:r>
            </w:ins>
            <w:ins w:id="23333" w:author="Irová Zuzana" w:date="2025-05-23T21:14:00Z" w16du:dateUtc="2025-05-23T19:14:00Z">
              <w:r w:rsidR="00275EAB">
                <w:t xml:space="preserve">VAT </w:t>
              </w:r>
            </w:ins>
            <w:ins w:id="23334" w:author="Irová Zuzana" w:date="2025-05-23T21:08:00Z" w16du:dateUtc="2025-05-23T19:08:00Z">
              <w:r w:rsidRPr="00F031D5">
                <w:t xml:space="preserve">pro jednu Toll </w:t>
              </w:r>
            </w:ins>
            <w:ins w:id="23335" w:author="Irová Zuzana" w:date="2025-05-23T21:15:00Z" w16du:dateUtc="2025-05-23T19:15:00Z">
              <w:r w:rsidR="00275EAB">
                <w:t>Transaction</w:t>
              </w:r>
            </w:ins>
            <w:ins w:id="23336" w:author="Irová Zuzana" w:date="2025-05-23T21:08:00Z" w16du:dateUtc="2025-05-23T19:08:00Z">
              <w:r w:rsidRPr="00F031D5">
                <w:t xml:space="preserve"> (pro jeden průjezd) (BAR)</w:t>
              </w:r>
            </w:ins>
          </w:p>
          <w:p w14:paraId="6C43C9C5" w14:textId="635F8449" w:rsidR="003B71B5" w:rsidRPr="00F031D5" w:rsidRDefault="003B71B5" w:rsidP="00320521">
            <w:pPr>
              <w:pStyle w:val="Table"/>
              <w:rPr>
                <w:ins w:id="23337" w:author="Irová Zuzana" w:date="2025-05-23T21:08:00Z" w16du:dateUtc="2025-05-23T19:08:00Z"/>
                <w:rFonts w:eastAsia="Times New Roman"/>
                <w:highlight w:val="yellow"/>
              </w:rPr>
              <w:pPrChange w:id="23338" w:author="Irová Zuzana" w:date="2025-06-16T12:02:00Z" w16du:dateUtc="2025-06-16T10:02:00Z">
                <w:pPr>
                  <w:spacing w:after="0"/>
                </w:pPr>
              </w:pPrChange>
            </w:pPr>
            <w:ins w:id="23339" w:author="Irová Zuzana" w:date="2025-05-23T21:08:00Z" w16du:dateUtc="2025-05-23T19:08:00Z">
              <w:r w:rsidRPr="00F031D5">
                <w:rPr>
                  <w:rFonts w:eastAsia="Times New Roman"/>
                </w:rPr>
                <w:t xml:space="preserve">Toll </w:t>
              </w:r>
            </w:ins>
            <w:ins w:id="23340" w:author="Irová Zuzana" w:date="2025-05-23T21:15:00Z" w16du:dateUtc="2025-05-23T19:15:00Z">
              <w:r w:rsidR="00275EAB">
                <w:rPr>
                  <w:rFonts w:eastAsia="Times New Roman"/>
                </w:rPr>
                <w:t>Transaction</w:t>
              </w:r>
            </w:ins>
            <w:ins w:id="23341" w:author="Irová Zuzana" w:date="2025-05-23T21:08:00Z" w16du:dateUtc="2025-05-23T19:08:00Z">
              <w:r w:rsidRPr="00F031D5">
                <w:rPr>
                  <w:rFonts w:eastAsia="Times New Roman"/>
                </w:rPr>
                <w:t>.</w:t>
              </w:r>
            </w:ins>
            <w:ins w:id="23342" w:author="Irová Zuzana" w:date="2025-05-23T21:15:00Z" w16du:dateUtc="2025-05-23T19:15:00Z">
              <w:r w:rsidR="00275EAB">
                <w:rPr>
                  <w:rFonts w:eastAsia="Times New Roman"/>
                </w:rPr>
                <w:t>Transaction</w:t>
              </w:r>
            </w:ins>
            <w:ins w:id="23343" w:author="Irová Zuzana" w:date="2025-05-23T21:08:00Z" w16du:dateUtc="2025-05-23T19:08:00Z">
              <w:r w:rsidRPr="00F031D5">
                <w:rPr>
                  <w:rFonts w:eastAsia="Times New Roman"/>
                </w:rPr>
                <w:t xml:space="preserve"> price amount</w:t>
              </w:r>
            </w:ins>
          </w:p>
        </w:tc>
        <w:tc>
          <w:tcPr>
            <w:tcW w:w="295" w:type="pct"/>
            <w:shd w:val="clear" w:color="auto" w:fill="D9D9D9" w:themeFill="background1" w:themeFillShade="D9"/>
            <w:noWrap/>
            <w:vAlign w:val="bottom"/>
            <w:hideMark/>
          </w:tcPr>
          <w:p w14:paraId="7FA07915" w14:textId="77777777" w:rsidR="003B71B5" w:rsidRPr="00F031D5" w:rsidRDefault="003B71B5" w:rsidP="00320521">
            <w:pPr>
              <w:pStyle w:val="Table"/>
              <w:rPr>
                <w:ins w:id="23344" w:author="Irová Zuzana" w:date="2025-05-23T21:08:00Z" w16du:dateUtc="2025-05-23T19:08:00Z"/>
                <w:rFonts w:eastAsia="Times New Roman"/>
              </w:rPr>
              <w:pPrChange w:id="23345" w:author="Irová Zuzana" w:date="2025-06-16T12:02:00Z" w16du:dateUtc="2025-06-16T10:02:00Z">
                <w:pPr>
                  <w:spacing w:after="0"/>
                </w:pPr>
              </w:pPrChange>
            </w:pPr>
            <w:ins w:id="23346" w:author="Irová Zuzana" w:date="2025-05-23T21:08:00Z" w16du:dateUtc="2025-05-23T19:08:00Z">
              <w:r w:rsidRPr="00F031D5">
                <w:t>Money</w:t>
              </w:r>
            </w:ins>
          </w:p>
        </w:tc>
        <w:tc>
          <w:tcPr>
            <w:tcW w:w="192" w:type="pct"/>
            <w:shd w:val="clear" w:color="auto" w:fill="D9D9D9" w:themeFill="background1" w:themeFillShade="D9"/>
          </w:tcPr>
          <w:p w14:paraId="4A5217D5" w14:textId="77777777" w:rsidR="003B71B5" w:rsidRPr="00F031D5" w:rsidRDefault="003B71B5" w:rsidP="00320521">
            <w:pPr>
              <w:pStyle w:val="Table"/>
              <w:rPr>
                <w:ins w:id="23347" w:author="Irová Zuzana" w:date="2025-05-23T21:08:00Z" w16du:dateUtc="2025-05-23T19:08:00Z"/>
                <w:rFonts w:eastAsia="Times New Roman"/>
              </w:rPr>
              <w:pPrChange w:id="23348" w:author="Irová Zuzana" w:date="2025-06-16T12:02:00Z" w16du:dateUtc="2025-06-16T10:02:00Z">
                <w:pPr>
                  <w:spacing w:after="0"/>
                </w:pPr>
              </w:pPrChange>
            </w:pPr>
            <w:ins w:id="23349" w:author="Irová Zuzana" w:date="2025-05-23T21:08:00Z" w16du:dateUtc="2025-05-23T19:08:00Z">
              <w:r w:rsidRPr="00F031D5">
                <w:t>Ano</w:t>
              </w:r>
            </w:ins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4A69344C" w14:textId="18A35178" w:rsidR="003B71B5" w:rsidRPr="00F031D5" w:rsidRDefault="003B71B5" w:rsidP="00320521">
            <w:pPr>
              <w:pStyle w:val="Table"/>
              <w:rPr>
                <w:ins w:id="23350" w:author="Irová Zuzana" w:date="2025-05-23T21:08:00Z" w16du:dateUtc="2025-05-23T19:08:00Z"/>
                <w:rFonts w:eastAsia="Times New Roman"/>
              </w:rPr>
              <w:pPrChange w:id="23351" w:author="Irová Zuzana" w:date="2025-06-16T12:02:00Z" w16du:dateUtc="2025-06-16T10:02:00Z">
                <w:pPr>
                  <w:spacing w:after="0"/>
                </w:pPr>
              </w:pPrChange>
            </w:pPr>
            <w:ins w:id="23352" w:author="Irová Zuzana" w:date="2025-05-23T21:08:00Z" w16du:dateUtc="2025-05-23T19:08:00Z">
              <w:r w:rsidRPr="00F031D5">
                <w:rPr>
                  <w:rFonts w:eastAsia="Times New Roman"/>
                </w:rPr>
                <w:t xml:space="preserve">Součet cen za jednotlivé složky mýtného za jeden průjezd </w:t>
              </w:r>
            </w:ins>
          </w:p>
        </w:tc>
      </w:tr>
      <w:tr w:rsidR="00E70E3B" w:rsidRPr="00955C1D" w14:paraId="100E6229" w14:textId="77777777" w:rsidTr="00304FAF">
        <w:trPr>
          <w:cantSplit/>
          <w:trHeight w:val="300"/>
          <w:tblHeader/>
          <w:ins w:id="23353" w:author="Irová Zuzana" w:date="2025-05-23T21:08:00Z"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6B998630" w14:textId="77777777" w:rsidR="003B71B5" w:rsidRPr="003B60E3" w:rsidRDefault="003B71B5" w:rsidP="00320521">
            <w:pPr>
              <w:pStyle w:val="Table"/>
              <w:rPr>
                <w:ins w:id="23354" w:author="Irová Zuzana" w:date="2025-05-23T21:08:00Z" w16du:dateUtc="2025-05-23T19:08:00Z"/>
                <w:highlight w:val="cyan"/>
                <w:rPrChange w:id="23355" w:author="Irová Zuzana" w:date="2025-05-23T21:10:00Z" w16du:dateUtc="2025-05-23T19:10:00Z">
                  <w:rPr>
                    <w:ins w:id="23356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357" w:author="Irová Zuzana" w:date="2025-06-16T12:02:00Z" w16du:dateUtc="2025-06-16T10:02:00Z">
                <w:pPr>
                  <w:spacing w:after="0"/>
                </w:pPr>
              </w:pPrChange>
            </w:pPr>
            <w:ins w:id="23358" w:author="Irová Zuzana" w:date="2025-05-23T21:08:00Z" w16du:dateUtc="2025-05-23T19:08:00Z">
              <w:r w:rsidRPr="003B60E3">
                <w:rPr>
                  <w:highlight w:val="cyan"/>
                  <w:rPrChange w:id="23359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  <w:lang w:eastAsia="cs-CZ"/>
                    </w:rPr>
                  </w:rPrChange>
                </w:rPr>
                <w:lastRenderedPageBreak/>
                <w:t xml:space="preserve">Infrastructure </w:t>
              </w:r>
            </w:ins>
          </w:p>
          <w:p w14:paraId="7BBDCA48" w14:textId="77777777" w:rsidR="003B71B5" w:rsidRPr="003B60E3" w:rsidRDefault="003B71B5" w:rsidP="00320521">
            <w:pPr>
              <w:pStyle w:val="Table"/>
              <w:rPr>
                <w:ins w:id="23360" w:author="Irová Zuzana" w:date="2025-05-23T21:08:00Z" w16du:dateUtc="2025-05-23T19:08:00Z"/>
                <w:highlight w:val="cyan"/>
                <w:rPrChange w:id="23361" w:author="Irová Zuzana" w:date="2025-05-23T21:10:00Z" w16du:dateUtc="2025-05-23T19:10:00Z">
                  <w:rPr>
                    <w:ins w:id="23362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363" w:author="Irová Zuzana" w:date="2025-06-16T12:02:00Z" w16du:dateUtc="2025-06-16T10:02:00Z">
                <w:pPr>
                  <w:spacing w:after="0"/>
                </w:pPr>
              </w:pPrChange>
            </w:pPr>
            <w:ins w:id="23364" w:author="Irová Zuzana" w:date="2025-05-23T21:08:00Z" w16du:dateUtc="2025-05-23T19:08:00Z">
              <w:r w:rsidRPr="003B60E3">
                <w:rPr>
                  <w:highlight w:val="cyan"/>
                  <w:rPrChange w:id="23365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  <w:lang w:eastAsia="cs-CZ"/>
                    </w:rPr>
                  </w:rPrChange>
                </w:rPr>
                <w:t>Pozemní komunikace</w:t>
              </w:r>
            </w:ins>
          </w:p>
          <w:p w14:paraId="3B062D42" w14:textId="77777777" w:rsidR="003B71B5" w:rsidRPr="003B60E3" w:rsidRDefault="003B71B5" w:rsidP="00320521">
            <w:pPr>
              <w:pStyle w:val="Table"/>
              <w:rPr>
                <w:ins w:id="23366" w:author="Irová Zuzana" w:date="2025-05-23T21:08:00Z" w16du:dateUtc="2025-05-23T19:08:00Z"/>
                <w:highlight w:val="cyan"/>
                <w:rPrChange w:id="23367" w:author="Irová Zuzana" w:date="2025-05-23T21:10:00Z" w16du:dateUtc="2025-05-23T19:10:00Z">
                  <w:rPr>
                    <w:ins w:id="23368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369" w:author="Irová Zuzana" w:date="2025-06-16T12:02:00Z" w16du:dateUtc="2025-06-16T10:02:00Z">
                <w:pPr>
                  <w:spacing w:after="0"/>
                </w:pPr>
              </w:pPrChange>
            </w:pPr>
            <w:ins w:id="23370" w:author="Irová Zuzana" w:date="2025-05-23T21:08:00Z" w16du:dateUtc="2025-05-23T19:08:00Z">
              <w:r w:rsidRPr="003B60E3">
                <w:rPr>
                  <w:highlight w:val="cyan"/>
                  <w:rPrChange w:id="23371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  <w:lang w:eastAsia="cs-CZ"/>
                    </w:rPr>
                  </w:rPrChange>
                </w:rPr>
                <w:t>Pozemné komunikácie</w:t>
              </w:r>
            </w:ins>
          </w:p>
          <w:p w14:paraId="7703159D" w14:textId="77777777" w:rsidR="003B71B5" w:rsidRPr="003B60E3" w:rsidRDefault="003B71B5" w:rsidP="00320521">
            <w:pPr>
              <w:pStyle w:val="Table"/>
              <w:rPr>
                <w:ins w:id="23372" w:author="Irová Zuzana" w:date="2025-05-23T21:08:00Z" w16du:dateUtc="2025-05-23T19:08:00Z"/>
                <w:highlight w:val="cyan"/>
                <w:rPrChange w:id="23373" w:author="Irová Zuzana" w:date="2025-05-23T21:10:00Z" w16du:dateUtc="2025-05-23T19:10:00Z">
                  <w:rPr>
                    <w:ins w:id="23374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375" w:author="Irová Zuzana" w:date="2025-06-16T12:02:00Z" w16du:dateUtc="2025-06-16T10:02:00Z">
                <w:pPr>
                  <w:spacing w:after="0"/>
                </w:pPr>
              </w:pPrChange>
            </w:pPr>
          </w:p>
          <w:p w14:paraId="4C6123AB" w14:textId="77777777" w:rsidR="003B71B5" w:rsidRPr="003B60E3" w:rsidRDefault="003B71B5" w:rsidP="00320521">
            <w:pPr>
              <w:pStyle w:val="Table"/>
              <w:rPr>
                <w:ins w:id="23376" w:author="Irová Zuzana" w:date="2025-05-23T21:08:00Z" w16du:dateUtc="2025-05-23T19:08:00Z"/>
                <w:highlight w:val="cyan"/>
                <w:rPrChange w:id="23377" w:author="Irová Zuzana" w:date="2025-05-23T21:10:00Z" w16du:dateUtc="2025-05-23T19:10:00Z">
                  <w:rPr>
                    <w:ins w:id="23378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379" w:author="Irová Zuzana" w:date="2025-06-16T12:02:00Z" w16du:dateUtc="2025-06-16T10:02:00Z">
                <w:pPr>
                  <w:spacing w:after="0"/>
                </w:pPr>
              </w:pPrChange>
            </w:pPr>
            <w:ins w:id="23380" w:author="Irová Zuzana" w:date="2025-05-23T21:08:00Z" w16du:dateUtc="2025-05-23T19:08:00Z">
              <w:r w:rsidRPr="003B60E3">
                <w:rPr>
                  <w:highlight w:val="cyan"/>
                  <w:rPrChange w:id="23381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  <w:lang w:eastAsia="cs-CZ"/>
                    </w:rPr>
                  </w:rPrChange>
                </w:rPr>
                <w:t xml:space="preserve">Pollution </w:t>
              </w:r>
            </w:ins>
          </w:p>
          <w:p w14:paraId="45A225DF" w14:textId="77777777" w:rsidR="003B71B5" w:rsidRPr="003B60E3" w:rsidRDefault="003B71B5" w:rsidP="00320521">
            <w:pPr>
              <w:pStyle w:val="Table"/>
              <w:rPr>
                <w:ins w:id="23382" w:author="Irová Zuzana" w:date="2025-05-23T21:08:00Z" w16du:dateUtc="2025-05-23T19:08:00Z"/>
                <w:highlight w:val="cyan"/>
                <w:rPrChange w:id="23383" w:author="Irová Zuzana" w:date="2025-05-23T21:10:00Z" w16du:dateUtc="2025-05-23T19:10:00Z">
                  <w:rPr>
                    <w:ins w:id="23384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385" w:author="Irová Zuzana" w:date="2025-06-16T12:02:00Z" w16du:dateUtc="2025-06-16T10:02:00Z">
                <w:pPr>
                  <w:spacing w:after="0"/>
                </w:pPr>
              </w:pPrChange>
            </w:pPr>
            <w:ins w:id="23386" w:author="Irová Zuzana" w:date="2025-05-23T21:08:00Z" w16du:dateUtc="2025-05-23T19:08:00Z">
              <w:r w:rsidRPr="003B60E3">
                <w:rPr>
                  <w:highlight w:val="cyan"/>
                  <w:rPrChange w:id="23387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  <w:lang w:eastAsia="cs-CZ"/>
                    </w:rPr>
                  </w:rPrChange>
                </w:rPr>
                <w:t>Znečištění ovzduší</w:t>
              </w:r>
            </w:ins>
          </w:p>
          <w:p w14:paraId="7893B22D" w14:textId="77777777" w:rsidR="003B71B5" w:rsidRPr="003B60E3" w:rsidRDefault="003B71B5" w:rsidP="00320521">
            <w:pPr>
              <w:pStyle w:val="Table"/>
              <w:rPr>
                <w:ins w:id="23388" w:author="Irová Zuzana" w:date="2025-05-23T21:08:00Z" w16du:dateUtc="2025-05-23T19:08:00Z"/>
                <w:highlight w:val="cyan"/>
                <w:rPrChange w:id="23389" w:author="Irová Zuzana" w:date="2025-05-23T21:10:00Z" w16du:dateUtc="2025-05-23T19:10:00Z">
                  <w:rPr>
                    <w:ins w:id="23390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391" w:author="Irová Zuzana" w:date="2025-06-16T12:02:00Z" w16du:dateUtc="2025-06-16T10:02:00Z">
                <w:pPr>
                  <w:spacing w:after="0"/>
                </w:pPr>
              </w:pPrChange>
            </w:pPr>
            <w:ins w:id="23392" w:author="Irová Zuzana" w:date="2025-05-23T21:08:00Z" w16du:dateUtc="2025-05-23T19:08:00Z">
              <w:r w:rsidRPr="003B60E3">
                <w:rPr>
                  <w:highlight w:val="cyan"/>
                  <w:rPrChange w:id="23393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  <w:lang w:eastAsia="cs-CZ"/>
                    </w:rPr>
                  </w:rPrChange>
                </w:rPr>
                <w:t>Znečistenie ovzdušia</w:t>
              </w:r>
            </w:ins>
          </w:p>
          <w:p w14:paraId="55276434" w14:textId="77777777" w:rsidR="003B71B5" w:rsidRPr="003B60E3" w:rsidRDefault="003B71B5" w:rsidP="00320521">
            <w:pPr>
              <w:pStyle w:val="Table"/>
              <w:rPr>
                <w:ins w:id="23394" w:author="Irová Zuzana" w:date="2025-05-23T21:08:00Z" w16du:dateUtc="2025-05-23T19:08:00Z"/>
                <w:highlight w:val="cyan"/>
                <w:rPrChange w:id="23395" w:author="Irová Zuzana" w:date="2025-05-23T21:10:00Z" w16du:dateUtc="2025-05-23T19:10:00Z">
                  <w:rPr>
                    <w:ins w:id="23396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397" w:author="Irová Zuzana" w:date="2025-06-16T12:02:00Z" w16du:dateUtc="2025-06-16T10:02:00Z">
                <w:pPr>
                  <w:spacing w:after="0"/>
                </w:pPr>
              </w:pPrChange>
            </w:pPr>
          </w:p>
          <w:p w14:paraId="633C0278" w14:textId="77777777" w:rsidR="003B71B5" w:rsidRPr="003B60E3" w:rsidRDefault="003B71B5" w:rsidP="00320521">
            <w:pPr>
              <w:pStyle w:val="Table"/>
              <w:rPr>
                <w:ins w:id="23398" w:author="Irová Zuzana" w:date="2025-05-23T21:08:00Z" w16du:dateUtc="2025-05-23T19:08:00Z"/>
                <w:highlight w:val="cyan"/>
                <w:rPrChange w:id="23399" w:author="Irová Zuzana" w:date="2025-05-23T21:10:00Z" w16du:dateUtc="2025-05-23T19:10:00Z">
                  <w:rPr>
                    <w:ins w:id="23400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401" w:author="Irová Zuzana" w:date="2025-06-16T12:02:00Z" w16du:dateUtc="2025-06-16T10:02:00Z">
                <w:pPr>
                  <w:spacing w:after="0"/>
                </w:pPr>
              </w:pPrChange>
            </w:pPr>
            <w:ins w:id="23402" w:author="Irová Zuzana" w:date="2025-05-23T21:08:00Z" w16du:dateUtc="2025-05-23T19:08:00Z">
              <w:r w:rsidRPr="003B60E3">
                <w:rPr>
                  <w:highlight w:val="cyan"/>
                  <w:rPrChange w:id="23403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  <w:lang w:eastAsia="cs-CZ"/>
                    </w:rPr>
                  </w:rPrChange>
                </w:rPr>
                <w:t xml:space="preserve">Noise </w:t>
              </w:r>
            </w:ins>
          </w:p>
          <w:p w14:paraId="10379ECC" w14:textId="77777777" w:rsidR="003B71B5" w:rsidRPr="003B60E3" w:rsidRDefault="003B71B5" w:rsidP="00320521">
            <w:pPr>
              <w:pStyle w:val="Table"/>
              <w:rPr>
                <w:ins w:id="23404" w:author="Irová Zuzana" w:date="2025-05-23T21:08:00Z" w16du:dateUtc="2025-05-23T19:08:00Z"/>
                <w:highlight w:val="cyan"/>
                <w:rPrChange w:id="23405" w:author="Irová Zuzana" w:date="2025-05-23T21:10:00Z" w16du:dateUtc="2025-05-23T19:10:00Z">
                  <w:rPr>
                    <w:ins w:id="23406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407" w:author="Irová Zuzana" w:date="2025-06-16T12:02:00Z" w16du:dateUtc="2025-06-16T10:02:00Z">
                <w:pPr>
                  <w:spacing w:after="0"/>
                </w:pPr>
              </w:pPrChange>
            </w:pPr>
            <w:ins w:id="23408" w:author="Irová Zuzana" w:date="2025-05-23T21:08:00Z" w16du:dateUtc="2025-05-23T19:08:00Z">
              <w:r w:rsidRPr="003B60E3">
                <w:rPr>
                  <w:highlight w:val="cyan"/>
                  <w:rPrChange w:id="23409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  <w:lang w:eastAsia="cs-CZ"/>
                    </w:rPr>
                  </w:rPrChange>
                </w:rPr>
                <w:t>Hluk z provozu</w:t>
              </w:r>
            </w:ins>
          </w:p>
          <w:p w14:paraId="40D3AC7C" w14:textId="77777777" w:rsidR="003B71B5" w:rsidRPr="003B60E3" w:rsidRDefault="003B71B5" w:rsidP="00320521">
            <w:pPr>
              <w:pStyle w:val="Table"/>
              <w:rPr>
                <w:ins w:id="23410" w:author="Irová Zuzana" w:date="2025-05-23T21:08:00Z" w16du:dateUtc="2025-05-23T19:08:00Z"/>
                <w:highlight w:val="cyan"/>
                <w:rPrChange w:id="23411" w:author="Irová Zuzana" w:date="2025-05-23T21:10:00Z" w16du:dateUtc="2025-05-23T19:10:00Z">
                  <w:rPr>
                    <w:ins w:id="23412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413" w:author="Irová Zuzana" w:date="2025-06-16T12:02:00Z" w16du:dateUtc="2025-06-16T10:02:00Z">
                <w:pPr>
                  <w:spacing w:after="0"/>
                </w:pPr>
              </w:pPrChange>
            </w:pPr>
            <w:ins w:id="23414" w:author="Irová Zuzana" w:date="2025-05-23T21:08:00Z" w16du:dateUtc="2025-05-23T19:08:00Z">
              <w:r w:rsidRPr="003B60E3">
                <w:rPr>
                  <w:highlight w:val="cyan"/>
                  <w:rPrChange w:id="23415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  <w:lang w:eastAsia="cs-CZ"/>
                    </w:rPr>
                  </w:rPrChange>
                </w:rPr>
                <w:t>Hluk z prevádzky</w:t>
              </w:r>
            </w:ins>
          </w:p>
          <w:p w14:paraId="138CE99D" w14:textId="77777777" w:rsidR="003B71B5" w:rsidRPr="003B60E3" w:rsidRDefault="003B71B5" w:rsidP="00320521">
            <w:pPr>
              <w:pStyle w:val="Table"/>
              <w:rPr>
                <w:ins w:id="23416" w:author="Irová Zuzana" w:date="2025-05-23T21:08:00Z" w16du:dateUtc="2025-05-23T19:08:00Z"/>
                <w:highlight w:val="cyan"/>
                <w:rPrChange w:id="23417" w:author="Irová Zuzana" w:date="2025-05-23T21:10:00Z" w16du:dateUtc="2025-05-23T19:10:00Z">
                  <w:rPr>
                    <w:ins w:id="23418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419" w:author="Irová Zuzana" w:date="2025-06-16T12:02:00Z" w16du:dateUtc="2025-06-16T10:02:00Z">
                <w:pPr>
                  <w:spacing w:after="0"/>
                </w:pPr>
              </w:pPrChange>
            </w:pPr>
          </w:p>
          <w:p w14:paraId="1FEAFA56" w14:textId="77777777" w:rsidR="003B71B5" w:rsidRPr="003B60E3" w:rsidRDefault="003B71B5" w:rsidP="00320521">
            <w:pPr>
              <w:pStyle w:val="Table"/>
              <w:rPr>
                <w:ins w:id="23420" w:author="Irová Zuzana" w:date="2025-05-23T21:08:00Z" w16du:dateUtc="2025-05-23T19:08:00Z"/>
                <w:highlight w:val="cyan"/>
                <w:rPrChange w:id="23421" w:author="Irová Zuzana" w:date="2025-05-23T21:10:00Z" w16du:dateUtc="2025-05-23T19:10:00Z">
                  <w:rPr>
                    <w:ins w:id="23422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423" w:author="Irová Zuzana" w:date="2025-06-16T12:02:00Z" w16du:dateUtc="2025-06-16T10:02:00Z">
                <w:pPr>
                  <w:spacing w:after="0"/>
                </w:pPr>
              </w:pPrChange>
            </w:pPr>
            <w:ins w:id="23424" w:author="Irová Zuzana" w:date="2025-05-23T21:08:00Z" w16du:dateUtc="2025-05-23T19:08:00Z">
              <w:r w:rsidRPr="003B60E3">
                <w:rPr>
                  <w:highlight w:val="cyan"/>
                  <w:rPrChange w:id="23425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  <w:lang w:eastAsia="cs-CZ"/>
                    </w:rPr>
                  </w:rPrChange>
                </w:rPr>
                <w:t>Emissions CO2</w:t>
              </w:r>
            </w:ins>
          </w:p>
          <w:p w14:paraId="149287F7" w14:textId="77777777" w:rsidR="003B71B5" w:rsidRPr="003B60E3" w:rsidRDefault="003B71B5" w:rsidP="00320521">
            <w:pPr>
              <w:pStyle w:val="Table"/>
              <w:rPr>
                <w:ins w:id="23426" w:author="Irová Zuzana" w:date="2025-05-23T21:08:00Z" w16du:dateUtc="2025-05-23T19:08:00Z"/>
                <w:highlight w:val="cyan"/>
                <w:rPrChange w:id="23427" w:author="Irová Zuzana" w:date="2025-05-23T21:10:00Z" w16du:dateUtc="2025-05-23T19:10:00Z">
                  <w:rPr>
                    <w:ins w:id="23428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429" w:author="Irová Zuzana" w:date="2025-06-16T12:02:00Z" w16du:dateUtc="2025-06-16T10:02:00Z">
                <w:pPr>
                  <w:spacing w:after="0"/>
                </w:pPr>
              </w:pPrChange>
            </w:pPr>
            <w:ins w:id="23430" w:author="Irová Zuzana" w:date="2025-05-23T21:08:00Z" w16du:dateUtc="2025-05-23T19:08:00Z">
              <w:r w:rsidRPr="003B60E3">
                <w:rPr>
                  <w:highlight w:val="cyan"/>
                  <w:rPrChange w:id="23431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  <w:lang w:eastAsia="cs-CZ"/>
                    </w:rPr>
                  </w:rPrChange>
                </w:rPr>
                <w:t>Emise CO2</w:t>
              </w:r>
            </w:ins>
          </w:p>
          <w:p w14:paraId="5476D696" w14:textId="77777777" w:rsidR="003B71B5" w:rsidRPr="003B60E3" w:rsidRDefault="003B71B5" w:rsidP="00320521">
            <w:pPr>
              <w:pStyle w:val="Table"/>
              <w:rPr>
                <w:ins w:id="23432" w:author="Irová Zuzana" w:date="2025-05-23T21:08:00Z" w16du:dateUtc="2025-05-23T19:08:00Z"/>
                <w:highlight w:val="cyan"/>
                <w:rPrChange w:id="23433" w:author="Irová Zuzana" w:date="2025-05-23T21:10:00Z" w16du:dateUtc="2025-05-23T19:10:00Z">
                  <w:rPr>
                    <w:ins w:id="23434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435" w:author="Irová Zuzana" w:date="2025-06-16T12:02:00Z" w16du:dateUtc="2025-06-16T10:02:00Z">
                <w:pPr>
                  <w:spacing w:after="0"/>
                </w:pPr>
              </w:pPrChange>
            </w:pPr>
            <w:ins w:id="23436" w:author="Irová Zuzana" w:date="2025-05-23T21:08:00Z" w16du:dateUtc="2025-05-23T19:08:00Z">
              <w:r w:rsidRPr="003B60E3">
                <w:rPr>
                  <w:highlight w:val="cyan"/>
                  <w:rPrChange w:id="23437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  <w:lang w:eastAsia="cs-CZ"/>
                    </w:rPr>
                  </w:rPrChange>
                </w:rPr>
                <w:t>Emisie CO2</w:t>
              </w:r>
            </w:ins>
          </w:p>
          <w:p w14:paraId="6E1319BF" w14:textId="77777777" w:rsidR="003B71B5" w:rsidRPr="003B60E3" w:rsidRDefault="003B71B5" w:rsidP="00320521">
            <w:pPr>
              <w:pStyle w:val="Table"/>
              <w:rPr>
                <w:ins w:id="23438" w:author="Irová Zuzana" w:date="2025-05-23T21:08:00Z" w16du:dateUtc="2025-05-23T19:08:00Z"/>
                <w:highlight w:val="cyan"/>
                <w:rPrChange w:id="23439" w:author="Irová Zuzana" w:date="2025-05-23T21:10:00Z" w16du:dateUtc="2025-05-23T19:10:00Z">
                  <w:rPr>
                    <w:ins w:id="23440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441" w:author="Irová Zuzana" w:date="2025-06-16T12:02:00Z" w16du:dateUtc="2025-06-16T10:02:00Z">
                <w:pPr>
                  <w:spacing w:after="0"/>
                </w:pPr>
              </w:pPrChange>
            </w:pPr>
          </w:p>
          <w:p w14:paraId="6DCFABBF" w14:textId="77777777" w:rsidR="003B71B5" w:rsidRPr="003B60E3" w:rsidRDefault="003B71B5" w:rsidP="00320521">
            <w:pPr>
              <w:pStyle w:val="Table"/>
              <w:rPr>
                <w:ins w:id="23442" w:author="Irová Zuzana" w:date="2025-05-23T21:08:00Z" w16du:dateUtc="2025-05-23T19:08:00Z"/>
                <w:highlight w:val="cyan"/>
                <w:rPrChange w:id="23443" w:author="Irová Zuzana" w:date="2025-05-23T21:10:00Z" w16du:dateUtc="2025-05-23T19:10:00Z">
                  <w:rPr>
                    <w:ins w:id="23444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445" w:author="Irová Zuzana" w:date="2025-06-16T12:02:00Z" w16du:dateUtc="2025-06-16T10:02:00Z">
                <w:pPr>
                  <w:spacing w:after="0"/>
                </w:pPr>
              </w:pPrChange>
            </w:pPr>
            <w:ins w:id="23446" w:author="Irová Zuzana" w:date="2025-05-23T21:08:00Z" w16du:dateUtc="2025-05-23T19:08:00Z">
              <w:r w:rsidRPr="003B60E3">
                <w:rPr>
                  <w:highlight w:val="cyan"/>
                  <w:rPrChange w:id="23447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  <w:lang w:eastAsia="cs-CZ"/>
                    </w:rPr>
                  </w:rPrChange>
                </w:rPr>
                <w:t>Pollution - Noise</w:t>
              </w:r>
            </w:ins>
          </w:p>
          <w:p w14:paraId="52FCA5DD" w14:textId="77777777" w:rsidR="003B71B5" w:rsidRPr="003B60E3" w:rsidRDefault="003B71B5" w:rsidP="00320521">
            <w:pPr>
              <w:pStyle w:val="Table"/>
              <w:rPr>
                <w:ins w:id="23448" w:author="Irová Zuzana" w:date="2025-05-23T21:08:00Z" w16du:dateUtc="2025-05-23T19:08:00Z"/>
                <w:highlight w:val="cyan"/>
                <w:rPrChange w:id="23449" w:author="Irová Zuzana" w:date="2025-05-23T21:10:00Z" w16du:dateUtc="2025-05-23T19:10:00Z">
                  <w:rPr>
                    <w:ins w:id="23450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451" w:author="Irová Zuzana" w:date="2025-06-16T12:02:00Z" w16du:dateUtc="2025-06-16T10:02:00Z">
                <w:pPr>
                  <w:spacing w:after="0"/>
                </w:pPr>
              </w:pPrChange>
            </w:pPr>
            <w:ins w:id="23452" w:author="Irová Zuzana" w:date="2025-05-23T21:08:00Z" w16du:dateUtc="2025-05-23T19:08:00Z">
              <w:r w:rsidRPr="003B60E3">
                <w:rPr>
                  <w:highlight w:val="cyan"/>
                  <w:rPrChange w:id="23453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  <w:lang w:eastAsia="cs-CZ"/>
                    </w:rPr>
                  </w:rPrChange>
                </w:rPr>
                <w:t>Znečištění ovzduší a hluk z provozu</w:t>
              </w:r>
            </w:ins>
          </w:p>
          <w:p w14:paraId="4173E348" w14:textId="77777777" w:rsidR="003B71B5" w:rsidRPr="003B60E3" w:rsidRDefault="003B71B5" w:rsidP="00320521">
            <w:pPr>
              <w:pStyle w:val="Table"/>
              <w:rPr>
                <w:ins w:id="23454" w:author="Irová Zuzana" w:date="2025-05-23T21:08:00Z" w16du:dateUtc="2025-05-23T19:08:00Z"/>
                <w:highlight w:val="cyan"/>
                <w:rPrChange w:id="23455" w:author="Irová Zuzana" w:date="2025-05-23T21:10:00Z" w16du:dateUtc="2025-05-23T19:10:00Z">
                  <w:rPr>
                    <w:ins w:id="23456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457" w:author="Irová Zuzana" w:date="2025-06-16T12:02:00Z" w16du:dateUtc="2025-06-16T10:02:00Z">
                <w:pPr>
                  <w:spacing w:after="0"/>
                </w:pPr>
              </w:pPrChange>
            </w:pPr>
            <w:ins w:id="23458" w:author="Irová Zuzana" w:date="2025-05-23T21:08:00Z" w16du:dateUtc="2025-05-23T19:08:00Z">
              <w:r w:rsidRPr="003B60E3">
                <w:rPr>
                  <w:highlight w:val="cyan"/>
                  <w:rPrChange w:id="23459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  <w:lang w:eastAsia="cs-CZ"/>
                    </w:rPr>
                  </w:rPrChange>
                </w:rPr>
                <w:t>Znečistenie ovzdušia a hluk z prevádzky</w:t>
              </w:r>
            </w:ins>
          </w:p>
          <w:p w14:paraId="15E30C63" w14:textId="77777777" w:rsidR="003B71B5" w:rsidRPr="003B60E3" w:rsidRDefault="003B71B5" w:rsidP="00320521">
            <w:pPr>
              <w:pStyle w:val="Table"/>
              <w:rPr>
                <w:ins w:id="23460" w:author="Irová Zuzana" w:date="2025-05-23T21:08:00Z" w16du:dateUtc="2025-05-23T19:08:00Z"/>
                <w:highlight w:val="cyan"/>
                <w:rPrChange w:id="23461" w:author="Irová Zuzana" w:date="2025-05-23T21:10:00Z" w16du:dateUtc="2025-05-23T19:10:00Z">
                  <w:rPr>
                    <w:ins w:id="23462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463" w:author="Irová Zuzana" w:date="2025-06-16T12:02:00Z" w16du:dateUtc="2025-06-16T10:02:00Z">
                <w:pPr>
                  <w:spacing w:after="0"/>
                </w:pPr>
              </w:pPrChange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425EF387" w14:textId="77777777" w:rsidR="003B71B5" w:rsidRPr="003B60E3" w:rsidRDefault="003B71B5" w:rsidP="00320521">
            <w:pPr>
              <w:pStyle w:val="Table"/>
              <w:rPr>
                <w:ins w:id="23464" w:author="Irová Zuzana" w:date="2025-05-23T21:08:00Z" w16du:dateUtc="2025-05-23T19:08:00Z"/>
                <w:highlight w:val="cyan"/>
                <w:rPrChange w:id="23465" w:author="Irová Zuzana" w:date="2025-05-23T21:10:00Z" w16du:dateUtc="2025-05-23T19:10:00Z">
                  <w:rPr>
                    <w:ins w:id="23466" w:author="Irová Zuzana" w:date="2025-05-23T21:08:00Z" w16du:dateUtc="2025-05-23T19:08:00Z"/>
                    <w:rFonts w:cstheme="minorHAnsi"/>
                    <w:sz w:val="18"/>
                    <w:szCs w:val="18"/>
                    <w:lang w:eastAsia="cs-CZ"/>
                  </w:rPr>
                </w:rPrChange>
              </w:rPr>
              <w:pPrChange w:id="23467" w:author="Irová Zuzana" w:date="2025-06-16T12:02:00Z" w16du:dateUtc="2025-06-16T10:02:00Z">
                <w:pPr>
                  <w:spacing w:after="0"/>
                </w:pPr>
              </w:pPrChange>
            </w:pPr>
            <w:ins w:id="23468" w:author="Irová Zuzana" w:date="2025-05-23T21:08:00Z" w16du:dateUtc="2025-05-23T19:08:00Z">
              <w:r w:rsidRPr="003B60E3">
                <w:rPr>
                  <w:highlight w:val="cyan"/>
                  <w:rPrChange w:id="23469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  <w:lang w:eastAsia="cs-CZ"/>
                    </w:rPr>
                  </w:rPrChange>
                </w:rPr>
                <w:t>Rated toll event.Charge type (BAR)</w:t>
              </w:r>
            </w:ins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4FB15969" w14:textId="77777777" w:rsidR="003B71B5" w:rsidRPr="003B60E3" w:rsidRDefault="003B71B5" w:rsidP="00320521">
            <w:pPr>
              <w:pStyle w:val="Table"/>
              <w:rPr>
                <w:ins w:id="23470" w:author="Irová Zuzana" w:date="2025-05-23T21:08:00Z" w16du:dateUtc="2025-05-23T19:08:00Z"/>
                <w:highlight w:val="cyan"/>
                <w:rPrChange w:id="23471" w:author="Irová Zuzana" w:date="2025-05-23T21:10:00Z" w16du:dateUtc="2025-05-23T19:10:00Z">
                  <w:rPr>
                    <w:ins w:id="23472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473" w:author="Irová Zuzana" w:date="2025-06-16T12:02:00Z" w16du:dateUtc="2025-06-16T10:02:00Z">
                <w:pPr>
                  <w:spacing w:after="0"/>
                </w:pPr>
              </w:pPrChange>
            </w:pPr>
            <w:ins w:id="23474" w:author="Irová Zuzana" w:date="2025-05-23T21:08:00Z" w16du:dateUtc="2025-05-23T19:08:00Z">
              <w:r w:rsidRPr="003B60E3">
                <w:rPr>
                  <w:highlight w:val="cyan"/>
                  <w:rPrChange w:id="23475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Text</w:t>
              </w:r>
            </w:ins>
          </w:p>
        </w:tc>
        <w:tc>
          <w:tcPr>
            <w:tcW w:w="192" w:type="pct"/>
            <w:shd w:val="clear" w:color="auto" w:fill="D9D9D9" w:themeFill="background1" w:themeFillShade="D9"/>
          </w:tcPr>
          <w:p w14:paraId="61BFE30A" w14:textId="77777777" w:rsidR="003B71B5" w:rsidRPr="003B60E3" w:rsidRDefault="003B71B5" w:rsidP="00320521">
            <w:pPr>
              <w:pStyle w:val="Table"/>
              <w:rPr>
                <w:ins w:id="23476" w:author="Irová Zuzana" w:date="2025-05-23T21:08:00Z" w16du:dateUtc="2025-05-23T19:08:00Z"/>
                <w:highlight w:val="cyan"/>
                <w:rPrChange w:id="23477" w:author="Irová Zuzana" w:date="2025-05-23T21:10:00Z" w16du:dateUtc="2025-05-23T19:10:00Z">
                  <w:rPr>
                    <w:ins w:id="23478" w:author="Irová Zuzana" w:date="2025-05-23T21:08:00Z" w16du:dateUtc="2025-05-23T19:08:00Z"/>
                    <w:rFonts w:cstheme="minorHAnsi"/>
                    <w:sz w:val="18"/>
                    <w:szCs w:val="18"/>
                  </w:rPr>
                </w:rPrChange>
              </w:rPr>
              <w:pPrChange w:id="23479" w:author="Irová Zuzana" w:date="2025-06-16T12:02:00Z" w16du:dateUtc="2025-06-16T10:02:00Z">
                <w:pPr>
                  <w:spacing w:after="0"/>
                </w:pPr>
              </w:pPrChange>
            </w:pPr>
            <w:ins w:id="23480" w:author="Irová Zuzana" w:date="2025-05-23T21:08:00Z" w16du:dateUtc="2025-05-23T19:08:00Z">
              <w:r w:rsidRPr="003B60E3">
                <w:rPr>
                  <w:highlight w:val="cyan"/>
                  <w:rPrChange w:id="23481" w:author="Irová Zuzana" w:date="2025-05-23T21:10:00Z" w16du:dateUtc="2025-05-23T19:10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Ne</w:t>
              </w:r>
            </w:ins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1975E4EE" w14:textId="197E445F" w:rsidR="003B71B5" w:rsidRPr="003B60E3" w:rsidRDefault="003B60E3" w:rsidP="00320521">
            <w:pPr>
              <w:pStyle w:val="Table"/>
              <w:rPr>
                <w:ins w:id="23482" w:author="Irová Zuzana" w:date="2025-05-23T21:08:00Z" w16du:dateUtc="2025-05-23T19:08:00Z"/>
                <w:rFonts w:eastAsia="Times New Roman"/>
                <w:highlight w:val="cyan"/>
                <w:rPrChange w:id="23483" w:author="Irová Zuzana" w:date="2025-05-23T21:10:00Z" w16du:dateUtc="2025-05-23T19:10:00Z">
                  <w:rPr>
                    <w:ins w:id="23484" w:author="Irová Zuzana" w:date="2025-05-23T21:08:00Z" w16du:dateUtc="2025-05-23T19:08:00Z"/>
                    <w:rFonts w:eastAsia="Times New Roman" w:cstheme="minorHAnsi"/>
                    <w:sz w:val="18"/>
                    <w:szCs w:val="18"/>
                  </w:rPr>
                </w:rPrChange>
              </w:rPr>
              <w:pPrChange w:id="23485" w:author="Irová Zuzana" w:date="2025-06-16T12:02:00Z" w16du:dateUtc="2025-06-16T10:02:00Z">
                <w:pPr>
                  <w:spacing w:after="0"/>
                </w:pPr>
              </w:pPrChange>
            </w:pPr>
            <w:ins w:id="23486" w:author="Irová Zuzana" w:date="2025-05-23T21:11:00Z" w16du:dateUtc="2025-05-23T19:11:00Z">
              <w:r>
                <w:rPr>
                  <w:rFonts w:eastAsia="Times New Roman"/>
                  <w:highlight w:val="cyan"/>
                </w:rPr>
                <w:t>Zo</w:t>
              </w:r>
            </w:ins>
            <w:ins w:id="23487" w:author="Irová Zuzana" w:date="2025-05-23T21:08:00Z" w16du:dateUtc="2025-05-23T19:08:00Z">
              <w:r w:rsidR="003B71B5" w:rsidRPr="003B60E3">
                <w:rPr>
                  <w:rFonts w:eastAsia="Times New Roman"/>
                  <w:highlight w:val="cyan"/>
                  <w:rPrChange w:id="23488" w:author="Irová Zuzana" w:date="2025-05-23T21:10:00Z" w16du:dateUtc="2025-05-23T19:10:00Z">
                    <w:rPr>
                      <w:rFonts w:eastAsia="Times New Roman" w:cstheme="minorHAnsi"/>
                      <w:sz w:val="18"/>
                      <w:szCs w:val="18"/>
                    </w:rPr>
                  </w:rPrChange>
                </w:rPr>
                <w:t>brazí se každý jednotlivý Charge type jako název sloupce a k němu odpovídající částka jako hodnota.</w:t>
              </w:r>
            </w:ins>
          </w:p>
          <w:p w14:paraId="4E9C7D07" w14:textId="77777777" w:rsidR="003B71B5" w:rsidRPr="003B60E3" w:rsidRDefault="003B71B5" w:rsidP="00320521">
            <w:pPr>
              <w:pStyle w:val="Table"/>
              <w:rPr>
                <w:ins w:id="23489" w:author="Irová Zuzana" w:date="2025-05-23T21:08:00Z" w16du:dateUtc="2025-05-23T19:08:00Z"/>
                <w:rFonts w:eastAsia="Times New Roman"/>
                <w:highlight w:val="cyan"/>
                <w:rPrChange w:id="23490" w:author="Irová Zuzana" w:date="2025-05-23T21:10:00Z" w16du:dateUtc="2025-05-23T19:10:00Z">
                  <w:rPr>
                    <w:ins w:id="23491" w:author="Irová Zuzana" w:date="2025-05-23T21:08:00Z" w16du:dateUtc="2025-05-23T19:08:00Z"/>
                    <w:rFonts w:eastAsia="Times New Roman" w:cstheme="minorHAnsi"/>
                    <w:sz w:val="18"/>
                    <w:szCs w:val="18"/>
                  </w:rPr>
                </w:rPrChange>
              </w:rPr>
              <w:pPrChange w:id="23492" w:author="Irová Zuzana" w:date="2025-06-16T12:02:00Z" w16du:dateUtc="2025-06-16T10:02:00Z">
                <w:pPr>
                  <w:spacing w:after="0"/>
                </w:pPr>
              </w:pPrChange>
            </w:pPr>
            <w:ins w:id="23493" w:author="Irová Zuzana" w:date="2025-05-23T21:08:00Z" w16du:dateUtc="2025-05-23T19:08:00Z">
              <w:r w:rsidRPr="003B60E3">
                <w:rPr>
                  <w:rFonts w:eastAsia="Times New Roman"/>
                  <w:highlight w:val="cyan"/>
                  <w:rPrChange w:id="23494" w:author="Irová Zuzana" w:date="2025-05-23T21:10:00Z" w16du:dateUtc="2025-05-23T19:10:00Z">
                    <w:rPr>
                      <w:rFonts w:eastAsia="Times New Roman" w:cstheme="minorHAnsi"/>
                      <w:sz w:val="18"/>
                      <w:szCs w:val="18"/>
                    </w:rPr>
                  </w:rPrChange>
                </w:rPr>
                <w:t>Infrastraction</w:t>
              </w:r>
            </w:ins>
          </w:p>
          <w:p w14:paraId="64755D51" w14:textId="77777777" w:rsidR="003B71B5" w:rsidRPr="003B60E3" w:rsidRDefault="003B71B5" w:rsidP="00320521">
            <w:pPr>
              <w:pStyle w:val="Table"/>
              <w:rPr>
                <w:ins w:id="23495" w:author="Irová Zuzana" w:date="2025-05-23T21:08:00Z" w16du:dateUtc="2025-05-23T19:08:00Z"/>
                <w:rFonts w:eastAsia="Times New Roman"/>
                <w:highlight w:val="cyan"/>
                <w:rPrChange w:id="23496" w:author="Irová Zuzana" w:date="2025-05-23T21:10:00Z" w16du:dateUtc="2025-05-23T19:10:00Z">
                  <w:rPr>
                    <w:ins w:id="23497" w:author="Irová Zuzana" w:date="2025-05-23T21:08:00Z" w16du:dateUtc="2025-05-23T19:08:00Z"/>
                    <w:rFonts w:eastAsia="Times New Roman" w:cstheme="minorHAnsi"/>
                    <w:sz w:val="18"/>
                    <w:szCs w:val="18"/>
                  </w:rPr>
                </w:rPrChange>
              </w:rPr>
              <w:pPrChange w:id="23498" w:author="Irová Zuzana" w:date="2025-06-16T12:02:00Z" w16du:dateUtc="2025-06-16T10:02:00Z">
                <w:pPr>
                  <w:spacing w:after="0"/>
                </w:pPr>
              </w:pPrChange>
            </w:pPr>
            <w:ins w:id="23499" w:author="Irová Zuzana" w:date="2025-05-23T21:08:00Z" w16du:dateUtc="2025-05-23T19:08:00Z">
              <w:r w:rsidRPr="003B60E3">
                <w:rPr>
                  <w:rFonts w:eastAsia="Times New Roman"/>
                  <w:highlight w:val="cyan"/>
                  <w:rPrChange w:id="23500" w:author="Irová Zuzana" w:date="2025-05-23T21:10:00Z" w16du:dateUtc="2025-05-23T19:10:00Z">
                    <w:rPr>
                      <w:rFonts w:eastAsia="Times New Roman" w:cstheme="minorHAnsi"/>
                      <w:sz w:val="18"/>
                      <w:szCs w:val="18"/>
                    </w:rPr>
                  </w:rPrChange>
                </w:rPr>
                <w:t>Pollution</w:t>
              </w:r>
            </w:ins>
          </w:p>
          <w:p w14:paraId="0589DC39" w14:textId="77777777" w:rsidR="003B71B5" w:rsidRPr="003B60E3" w:rsidRDefault="003B71B5" w:rsidP="00320521">
            <w:pPr>
              <w:pStyle w:val="Table"/>
              <w:rPr>
                <w:ins w:id="23501" w:author="Irová Zuzana" w:date="2025-05-23T21:08:00Z" w16du:dateUtc="2025-05-23T19:08:00Z"/>
                <w:rFonts w:eastAsia="Times New Roman"/>
                <w:highlight w:val="cyan"/>
                <w:rPrChange w:id="23502" w:author="Irová Zuzana" w:date="2025-05-23T21:10:00Z" w16du:dateUtc="2025-05-23T19:10:00Z">
                  <w:rPr>
                    <w:ins w:id="23503" w:author="Irová Zuzana" w:date="2025-05-23T21:08:00Z" w16du:dateUtc="2025-05-23T19:08:00Z"/>
                    <w:rFonts w:eastAsia="Times New Roman" w:cstheme="minorHAnsi"/>
                    <w:sz w:val="18"/>
                    <w:szCs w:val="18"/>
                  </w:rPr>
                </w:rPrChange>
              </w:rPr>
              <w:pPrChange w:id="23504" w:author="Irová Zuzana" w:date="2025-06-16T12:02:00Z" w16du:dateUtc="2025-06-16T10:02:00Z">
                <w:pPr>
                  <w:spacing w:after="0"/>
                </w:pPr>
              </w:pPrChange>
            </w:pPr>
            <w:ins w:id="23505" w:author="Irová Zuzana" w:date="2025-05-23T21:08:00Z" w16du:dateUtc="2025-05-23T19:08:00Z">
              <w:r w:rsidRPr="003B60E3">
                <w:rPr>
                  <w:rFonts w:eastAsia="Times New Roman"/>
                  <w:highlight w:val="cyan"/>
                  <w:rPrChange w:id="23506" w:author="Irová Zuzana" w:date="2025-05-23T21:10:00Z" w16du:dateUtc="2025-05-23T19:10:00Z">
                    <w:rPr>
                      <w:rFonts w:eastAsia="Times New Roman" w:cstheme="minorHAnsi"/>
                      <w:sz w:val="18"/>
                      <w:szCs w:val="18"/>
                    </w:rPr>
                  </w:rPrChange>
                </w:rPr>
                <w:t>Emission CO2</w:t>
              </w:r>
            </w:ins>
          </w:p>
          <w:p w14:paraId="75927E90" w14:textId="77777777" w:rsidR="003B71B5" w:rsidRPr="003B60E3" w:rsidRDefault="003B71B5" w:rsidP="00320521">
            <w:pPr>
              <w:pStyle w:val="Table"/>
              <w:rPr>
                <w:ins w:id="23507" w:author="Irová Zuzana" w:date="2025-05-23T21:08:00Z" w16du:dateUtc="2025-05-23T19:08:00Z"/>
                <w:rFonts w:eastAsia="Times New Roman"/>
                <w:highlight w:val="cyan"/>
                <w:rPrChange w:id="23508" w:author="Irová Zuzana" w:date="2025-05-23T21:10:00Z" w16du:dateUtc="2025-05-23T19:10:00Z">
                  <w:rPr>
                    <w:ins w:id="23509" w:author="Irová Zuzana" w:date="2025-05-23T21:08:00Z" w16du:dateUtc="2025-05-23T19:08:00Z"/>
                    <w:rFonts w:eastAsia="Times New Roman" w:cstheme="minorHAnsi"/>
                    <w:sz w:val="18"/>
                    <w:szCs w:val="18"/>
                  </w:rPr>
                </w:rPrChange>
              </w:rPr>
              <w:pPrChange w:id="23510" w:author="Irová Zuzana" w:date="2025-06-16T12:02:00Z" w16du:dateUtc="2025-06-16T10:02:00Z">
                <w:pPr>
                  <w:spacing w:after="0"/>
                </w:pPr>
              </w:pPrChange>
            </w:pPr>
          </w:p>
        </w:tc>
      </w:tr>
      <w:tr w:rsidR="00E70E3B" w:rsidRPr="00163803" w14:paraId="7003F1CB" w14:textId="77777777" w:rsidTr="00304FAF">
        <w:trPr>
          <w:cantSplit/>
          <w:trHeight w:val="300"/>
          <w:tblHeader/>
          <w:ins w:id="23511" w:author="Irová Zuzana" w:date="2025-05-23T21:08:00Z"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12D87E83" w14:textId="77777777" w:rsidR="003B71B5" w:rsidRPr="00163803" w:rsidRDefault="003B71B5" w:rsidP="00320521">
            <w:pPr>
              <w:pStyle w:val="Table"/>
              <w:rPr>
                <w:ins w:id="23512" w:author="Irová Zuzana" w:date="2025-05-23T21:08:00Z" w16du:dateUtc="2025-05-23T19:08:00Z"/>
                <w:rFonts w:ascii="Noto Sans" w:hAnsi="Noto Sans"/>
              </w:rPr>
              <w:pPrChange w:id="23513" w:author="Irová Zuzana" w:date="2025-06-16T12:02:00Z" w16du:dateUtc="2025-06-16T10:02:00Z">
                <w:pPr>
                  <w:spacing w:after="0"/>
                </w:pPr>
              </w:pPrChange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167A233C" w14:textId="77777777" w:rsidR="003B71B5" w:rsidRPr="00163803" w:rsidRDefault="003B71B5" w:rsidP="00320521">
            <w:pPr>
              <w:pStyle w:val="Table"/>
              <w:rPr>
                <w:ins w:id="23514" w:author="Irová Zuzana" w:date="2025-05-23T21:08:00Z" w16du:dateUtc="2025-05-23T19:08:00Z"/>
                <w:rFonts w:ascii="Noto Sans" w:hAnsi="Noto Sans"/>
              </w:rPr>
              <w:pPrChange w:id="23515" w:author="Irová Zuzana" w:date="2025-06-16T12:02:00Z" w16du:dateUtc="2025-06-16T10:02:00Z">
                <w:pPr>
                  <w:spacing w:after="0"/>
                </w:pPr>
              </w:pPrChange>
            </w:pPr>
            <w:ins w:id="23516" w:author="Irová Zuzana" w:date="2025-05-23T21:08:00Z" w16du:dateUtc="2025-05-23T19:08:00Z">
              <w:r w:rsidRPr="00163803">
                <w:rPr>
                  <w:rFonts w:ascii="Noto Sans" w:hAnsi="Noto Sans"/>
                </w:rPr>
                <w:t>Rated toll event.Price amount pro daný Charge type (BAR)</w:t>
              </w:r>
            </w:ins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66A67EC0" w14:textId="77777777" w:rsidR="003B71B5" w:rsidRPr="00163803" w:rsidRDefault="003B71B5" w:rsidP="00320521">
            <w:pPr>
              <w:pStyle w:val="Table"/>
              <w:rPr>
                <w:ins w:id="23517" w:author="Irová Zuzana" w:date="2025-05-23T21:08:00Z" w16du:dateUtc="2025-05-23T19:08:00Z"/>
                <w:rFonts w:ascii="Noto Sans" w:hAnsi="Noto Sans"/>
              </w:rPr>
              <w:pPrChange w:id="23518" w:author="Irová Zuzana" w:date="2025-06-16T12:02:00Z" w16du:dateUtc="2025-06-16T10:02:00Z">
                <w:pPr>
                  <w:spacing w:after="0"/>
                </w:pPr>
              </w:pPrChange>
            </w:pPr>
            <w:ins w:id="23519" w:author="Irová Zuzana" w:date="2025-05-23T21:08:00Z" w16du:dateUtc="2025-05-23T19:08:00Z">
              <w:r w:rsidRPr="00163803">
                <w:rPr>
                  <w:rFonts w:ascii="Noto Sans" w:hAnsi="Noto Sans"/>
                </w:rPr>
                <w:t>Money</w:t>
              </w:r>
            </w:ins>
          </w:p>
        </w:tc>
        <w:tc>
          <w:tcPr>
            <w:tcW w:w="192" w:type="pct"/>
            <w:shd w:val="clear" w:color="auto" w:fill="D9D9D9" w:themeFill="background1" w:themeFillShade="D9"/>
          </w:tcPr>
          <w:p w14:paraId="1C59704E" w14:textId="77777777" w:rsidR="003B71B5" w:rsidRPr="00163803" w:rsidRDefault="003B71B5" w:rsidP="00320521">
            <w:pPr>
              <w:pStyle w:val="Table"/>
              <w:rPr>
                <w:ins w:id="23520" w:author="Irová Zuzana" w:date="2025-05-23T21:08:00Z" w16du:dateUtc="2025-05-23T19:08:00Z"/>
                <w:rFonts w:ascii="Noto Sans" w:hAnsi="Noto Sans"/>
              </w:rPr>
              <w:pPrChange w:id="23521" w:author="Irová Zuzana" w:date="2025-06-16T12:02:00Z" w16du:dateUtc="2025-06-16T10:02:00Z">
                <w:pPr>
                  <w:spacing w:after="0"/>
                </w:pPr>
              </w:pPrChange>
            </w:pPr>
            <w:ins w:id="23522" w:author="Irová Zuzana" w:date="2025-05-23T21:08:00Z" w16du:dateUtc="2025-05-23T19:08:00Z">
              <w:r w:rsidRPr="00163803">
                <w:rPr>
                  <w:rFonts w:ascii="Noto Sans" w:hAnsi="Noto Sans"/>
                </w:rPr>
                <w:t>Ne</w:t>
              </w:r>
            </w:ins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2E363109" w14:textId="77777777" w:rsidR="003B71B5" w:rsidRPr="00163803" w:rsidRDefault="003B71B5" w:rsidP="00320521">
            <w:pPr>
              <w:pStyle w:val="Table"/>
              <w:rPr>
                <w:ins w:id="23523" w:author="Irová Zuzana" w:date="2025-05-23T21:08:00Z" w16du:dateUtc="2025-05-23T19:08:00Z"/>
                <w:rFonts w:ascii="Noto Sans" w:eastAsia="Times New Roman" w:hAnsi="Noto Sans" w:cs="Arial"/>
              </w:rPr>
              <w:pPrChange w:id="23524" w:author="Irová Zuzana" w:date="2025-06-16T12:02:00Z" w16du:dateUtc="2025-06-16T10:02:00Z">
                <w:pPr>
                  <w:spacing w:after="0"/>
                </w:pPr>
              </w:pPrChange>
            </w:pPr>
          </w:p>
        </w:tc>
      </w:tr>
    </w:tbl>
    <w:p w14:paraId="625FFC8B" w14:textId="77777777" w:rsidR="003B71B5" w:rsidRPr="00F031D5" w:rsidRDefault="003B71B5">
      <w:pPr>
        <w:pStyle w:val="NormalIndent"/>
        <w:rPr>
          <w:ins w:id="23525" w:author="Irová Zuzana" w:date="2025-05-23T21:08:00Z" w16du:dateUtc="2025-05-23T19:08:00Z"/>
          <w:rFonts w:cstheme="minorHAnsi"/>
        </w:rPr>
      </w:pPr>
    </w:p>
    <w:p w14:paraId="5076BB40" w14:textId="77777777" w:rsidR="003B71B5" w:rsidRDefault="003B71B5">
      <w:pPr>
        <w:pStyle w:val="NormalIndent"/>
        <w:rPr>
          <w:ins w:id="23526" w:author="Irová Zuzana" w:date="2025-05-23T21:08:00Z" w16du:dateUtc="2025-05-23T19:08:00Z"/>
        </w:rPr>
        <w:pPrChange w:id="23527" w:author="Irová Zuzana" w:date="2025-06-06T15:16:00Z" w16du:dateUtc="2025-06-06T13:16:00Z">
          <w:pPr>
            <w:pStyle w:val="NormalIndent"/>
            <w:ind w:left="0"/>
          </w:pPr>
        </w:pPrChange>
      </w:pPr>
    </w:p>
    <w:p w14:paraId="6FF2A0A8" w14:textId="77777777" w:rsidR="003B71B5" w:rsidRDefault="003B71B5">
      <w:pPr>
        <w:pStyle w:val="NormalIndent"/>
        <w:rPr>
          <w:ins w:id="23528" w:author="Drastichová Zuzana" w:date="2025-03-06T21:44:00Z" w16du:dateUtc="2025-03-06T20:44:00Z"/>
        </w:rPr>
        <w:pPrChange w:id="23529" w:author="Irová Zuzana" w:date="2025-06-06T15:16:00Z" w16du:dateUtc="2025-06-06T13:16:00Z">
          <w:pPr>
            <w:pStyle w:val="NormalIndent"/>
            <w:ind w:left="0"/>
          </w:pPr>
        </w:pPrChange>
      </w:pPr>
    </w:p>
    <w:p w14:paraId="70A12F95" w14:textId="3738B74B" w:rsidR="00E73E6F" w:rsidRPr="00955C1D" w:rsidRDefault="00E73E6F" w:rsidP="00E73E6F">
      <w:pPr>
        <w:pStyle w:val="Heading3"/>
        <w:spacing w:before="200" w:after="0" w:line="276" w:lineRule="auto"/>
        <w:rPr>
          <w:ins w:id="23530" w:author="Drastichová Zuzana" w:date="2025-03-07T11:59:00Z" w16du:dateUtc="2025-03-07T10:59:00Z"/>
          <w:rFonts w:hint="eastAsia"/>
        </w:rPr>
      </w:pPr>
      <w:bookmarkStart w:id="23531" w:name="_Toc172658781"/>
      <w:bookmarkStart w:id="23532" w:name="_Toc189838947"/>
      <w:bookmarkStart w:id="23533" w:name="_Toc201569244"/>
      <w:ins w:id="23534" w:author="Drastichová Zuzana" w:date="2025-03-07T11:59:00Z" w16du:dateUtc="2025-03-07T10:59:00Z">
        <w:r w:rsidRPr="00955C1D">
          <w:t>Vrubopis za mýtné (</w:t>
        </w:r>
        <w:r>
          <w:t>DOC.BE.</w:t>
        </w:r>
        <w:r w:rsidRPr="00955C1D">
          <w:t>13</w:t>
        </w:r>
        <w:r>
          <w:t>.</w:t>
        </w:r>
        <w:del w:id="23535" w:author="Irová Zuzana" w:date="2025-04-16T15:17:00Z" w16du:dateUtc="2025-04-16T13:17:00Z">
          <w:r w:rsidDel="002F2E46">
            <w:delText>VO1</w:delText>
          </w:r>
        </w:del>
      </w:ins>
      <w:ins w:id="23536" w:author="Irová Zuzana" w:date="2025-04-16T15:17:00Z" w16du:dateUtc="2025-04-16T13:17:00Z">
        <w:r w:rsidR="002F2E46">
          <w:t>HR</w:t>
        </w:r>
      </w:ins>
      <w:ins w:id="23537" w:author="Drastichová Zuzana" w:date="2025-03-07T11:59:00Z" w16du:dateUtc="2025-03-07T10:59:00Z">
        <w:r w:rsidRPr="00955C1D">
          <w:t>)</w:t>
        </w:r>
        <w:bookmarkEnd w:id="23531"/>
        <w:bookmarkEnd w:id="23532"/>
        <w:bookmarkEnd w:id="23533"/>
      </w:ins>
    </w:p>
    <w:p w14:paraId="72AB64C8" w14:textId="77777777" w:rsidR="00E73E6F" w:rsidRPr="00955C1D" w:rsidRDefault="00E73E6F">
      <w:pPr>
        <w:pStyle w:val="NormalIndent"/>
        <w:rPr>
          <w:ins w:id="23538" w:author="Drastichová Zuzana" w:date="2025-03-07T11:59:00Z" w16du:dateUtc="2025-03-07T10:59:00Z"/>
        </w:rPr>
      </w:pPr>
      <w:ins w:id="23539" w:author="Drastichová Zuzana" w:date="2025-03-07T11:59:00Z" w16du:dateUtc="2025-03-07T10:59:00Z">
        <w:r w:rsidRPr="00955C1D">
          <w:t>Debit note for toll</w:t>
        </w:r>
      </w:ins>
    </w:p>
    <w:p w14:paraId="34463E06" w14:textId="77777777" w:rsidR="00E73E6F" w:rsidRPr="00955C1D" w:rsidRDefault="00E73E6F">
      <w:pPr>
        <w:pStyle w:val="NormalIndent"/>
        <w:rPr>
          <w:ins w:id="23540" w:author="Drastichová Zuzana" w:date="2025-03-07T11:59:00Z" w16du:dateUtc="2025-03-07T10:59:00Z"/>
        </w:rPr>
      </w:pPr>
      <w:ins w:id="23541" w:author="Drastichová Zuzana" w:date="2025-03-07T11:59:00Z" w16du:dateUtc="2025-03-07T10:59:00Z">
        <w:r w:rsidRPr="00955C1D">
          <w:t xml:space="preserve">Šablona entity „Faktura“ obsahuje různé části, tyto části závisí na </w:t>
        </w:r>
        <w:r>
          <w:t>subjektu</w:t>
        </w:r>
        <w:r w:rsidRPr="00955C1D">
          <w:t>, typu faktury.</w:t>
        </w:r>
      </w:ins>
    </w:p>
    <w:p w14:paraId="05C63F47" w14:textId="6FB736B9" w:rsidR="00E73E6F" w:rsidRPr="00955C1D" w:rsidRDefault="00E73E6F" w:rsidP="00E73E6F">
      <w:pPr>
        <w:pStyle w:val="Heading3"/>
        <w:spacing w:before="200" w:after="0" w:line="276" w:lineRule="auto"/>
        <w:rPr>
          <w:ins w:id="23542" w:author="Drastichová Zuzana" w:date="2025-03-07T11:59:00Z" w16du:dateUtc="2025-03-07T10:59:00Z"/>
          <w:rFonts w:hint="eastAsia"/>
        </w:rPr>
      </w:pPr>
      <w:bookmarkStart w:id="23543" w:name="_Toc189838948"/>
      <w:bookmarkStart w:id="23544" w:name="_Toc172658782"/>
      <w:bookmarkStart w:id="23545" w:name="_Toc201569245"/>
      <w:ins w:id="23546" w:author="Drastichová Zuzana" w:date="2025-03-07T11:59:00Z" w16du:dateUtc="2025-03-07T10:59:00Z">
        <w:r w:rsidRPr="00955C1D">
          <w:lastRenderedPageBreak/>
          <w:t>Dobropis za mýtné (</w:t>
        </w:r>
        <w:r>
          <w:t>DOC.BE.</w:t>
        </w:r>
        <w:r w:rsidRPr="00955C1D">
          <w:t>14</w:t>
        </w:r>
        <w:r>
          <w:t>.</w:t>
        </w:r>
        <w:del w:id="23547" w:author="Irová Zuzana" w:date="2025-04-16T15:17:00Z" w16du:dateUtc="2025-04-16T13:17:00Z">
          <w:r w:rsidDel="002F2E46">
            <w:delText>VO1</w:delText>
          </w:r>
        </w:del>
      </w:ins>
      <w:ins w:id="23548" w:author="Irová Zuzana" w:date="2025-04-16T15:17:00Z" w16du:dateUtc="2025-04-16T13:17:00Z">
        <w:r w:rsidR="002F2E46">
          <w:t>HR</w:t>
        </w:r>
      </w:ins>
      <w:ins w:id="23549" w:author="Drastichová Zuzana" w:date="2025-03-07T11:59:00Z" w16du:dateUtc="2025-03-07T10:59:00Z">
        <w:r w:rsidRPr="00955C1D">
          <w:t>)</w:t>
        </w:r>
        <w:bookmarkEnd w:id="23543"/>
        <w:bookmarkEnd w:id="23545"/>
        <w:r>
          <w:t xml:space="preserve"> </w:t>
        </w:r>
        <w:bookmarkEnd w:id="23544"/>
      </w:ins>
    </w:p>
    <w:p w14:paraId="21764B21" w14:textId="77777777" w:rsidR="00E73E6F" w:rsidRPr="00955C1D" w:rsidRDefault="00E73E6F">
      <w:pPr>
        <w:pStyle w:val="NormalIndent"/>
        <w:rPr>
          <w:ins w:id="23550" w:author="Drastichová Zuzana" w:date="2025-03-07T11:59:00Z" w16du:dateUtc="2025-03-07T10:59:00Z"/>
        </w:rPr>
      </w:pPr>
      <w:ins w:id="23551" w:author="Drastichová Zuzana" w:date="2025-03-07T11:59:00Z" w16du:dateUtc="2025-03-07T10:59:00Z">
        <w:r w:rsidRPr="00955C1D">
          <w:t>Credit not efor toll</w:t>
        </w:r>
      </w:ins>
    </w:p>
    <w:p w14:paraId="522CFDA4" w14:textId="77777777" w:rsidR="00E73E6F" w:rsidRPr="00955C1D" w:rsidRDefault="00E73E6F">
      <w:pPr>
        <w:pStyle w:val="NormalIndent"/>
        <w:rPr>
          <w:ins w:id="23552" w:author="Drastichová Zuzana" w:date="2025-03-07T11:59:00Z" w16du:dateUtc="2025-03-07T10:59:00Z"/>
        </w:rPr>
      </w:pPr>
      <w:ins w:id="23553" w:author="Drastichová Zuzana" w:date="2025-03-07T11:59:00Z" w16du:dateUtc="2025-03-07T10:59:00Z">
        <w:r w:rsidRPr="00955C1D">
          <w:t xml:space="preserve">Šablona entity „Faktura“ obsahuje různé části, tyto části závisí na </w:t>
        </w:r>
        <w:r>
          <w:t>subjektu</w:t>
        </w:r>
        <w:r w:rsidRPr="00955C1D">
          <w:t>, typu faktury.</w:t>
        </w:r>
      </w:ins>
    </w:p>
    <w:p w14:paraId="6C6160D5" w14:textId="3F9A30CA" w:rsidR="00E73E6F" w:rsidRPr="00955C1D" w:rsidRDefault="00E73E6F" w:rsidP="00E73E6F">
      <w:pPr>
        <w:pStyle w:val="Heading3"/>
        <w:spacing w:before="200" w:after="0" w:line="276" w:lineRule="auto"/>
        <w:rPr>
          <w:ins w:id="23554" w:author="Drastichová Zuzana" w:date="2025-03-07T11:59:00Z" w16du:dateUtc="2025-03-07T10:59:00Z"/>
          <w:rFonts w:hint="eastAsia"/>
        </w:rPr>
      </w:pPr>
      <w:bookmarkStart w:id="23555" w:name="_Toc189838950"/>
      <w:bookmarkStart w:id="23556" w:name="_Toc172658784"/>
      <w:bookmarkStart w:id="23557" w:name="_Toc201569246"/>
      <w:ins w:id="23558" w:author="Drastichová Zuzana" w:date="2025-03-07T11:59:00Z" w16du:dateUtc="2025-03-07T10:59:00Z">
        <w:r w:rsidRPr="00955C1D">
          <w:t>Faktura za služby (</w:t>
        </w:r>
        <w:r>
          <w:t>DOC.BE.</w:t>
        </w:r>
        <w:r w:rsidRPr="00955C1D">
          <w:t>16</w:t>
        </w:r>
        <w:r>
          <w:t>.</w:t>
        </w:r>
        <w:del w:id="23559" w:author="Irová Zuzana" w:date="2025-04-16T15:17:00Z" w16du:dateUtc="2025-04-16T13:17:00Z">
          <w:r w:rsidDel="002F2E46">
            <w:delText>VO1</w:delText>
          </w:r>
        </w:del>
      </w:ins>
      <w:ins w:id="23560" w:author="Irová Zuzana" w:date="2025-04-16T15:17:00Z" w16du:dateUtc="2025-04-16T13:17:00Z">
        <w:r w:rsidR="002F2E46">
          <w:t>HR</w:t>
        </w:r>
      </w:ins>
      <w:ins w:id="23561" w:author="Drastichová Zuzana" w:date="2025-03-07T11:59:00Z" w16du:dateUtc="2025-03-07T10:59:00Z">
        <w:r w:rsidRPr="00955C1D">
          <w:t>)</w:t>
        </w:r>
        <w:bookmarkEnd w:id="23555"/>
        <w:bookmarkEnd w:id="23557"/>
        <w:r>
          <w:t xml:space="preserve"> </w:t>
        </w:r>
        <w:bookmarkEnd w:id="23556"/>
      </w:ins>
    </w:p>
    <w:p w14:paraId="6ECCABBC" w14:textId="77777777" w:rsidR="00E73E6F" w:rsidRPr="00955C1D" w:rsidRDefault="00E73E6F">
      <w:pPr>
        <w:pStyle w:val="NormalIndent"/>
        <w:rPr>
          <w:ins w:id="23562" w:author="Drastichová Zuzana" w:date="2025-03-07T11:59:00Z" w16du:dateUtc="2025-03-07T10:59:00Z"/>
        </w:rPr>
      </w:pPr>
      <w:ins w:id="23563" w:author="Drastichová Zuzana" w:date="2025-03-07T11:59:00Z" w16du:dateUtc="2025-03-07T10:59:00Z">
        <w:r w:rsidRPr="00955C1D">
          <w:t>Invoice for services</w:t>
        </w:r>
      </w:ins>
    </w:p>
    <w:p w14:paraId="3CE53BEA" w14:textId="77777777" w:rsidR="00E73E6F" w:rsidRDefault="00E73E6F">
      <w:pPr>
        <w:pStyle w:val="NormalIndent"/>
        <w:rPr>
          <w:ins w:id="23564" w:author="Drastichová Zuzana" w:date="2025-03-07T11:59:00Z" w16du:dateUtc="2025-03-07T10:59:00Z"/>
        </w:rPr>
      </w:pPr>
      <w:ins w:id="23565" w:author="Drastichová Zuzana" w:date="2025-03-07T11:59:00Z" w16du:dateUtc="2025-03-07T10:59:00Z">
        <w:r w:rsidRPr="00955C1D">
          <w:t xml:space="preserve">Šablona entity „Faktura“ obsahuje různé části, tyto části závisí na </w:t>
        </w:r>
        <w:r>
          <w:t>subjektu</w:t>
        </w:r>
        <w:r w:rsidRPr="00955C1D">
          <w:t>, typu faktury.</w:t>
        </w:r>
      </w:ins>
    </w:p>
    <w:p w14:paraId="29E72AFD" w14:textId="5E08BBAC" w:rsidR="00E73E6F" w:rsidRPr="00955C1D" w:rsidRDefault="00E73E6F" w:rsidP="00E73E6F">
      <w:pPr>
        <w:pStyle w:val="Heading3"/>
        <w:spacing w:before="200" w:after="0" w:line="276" w:lineRule="auto"/>
        <w:rPr>
          <w:ins w:id="23566" w:author="Drastichová Zuzana" w:date="2025-03-07T11:59:00Z" w16du:dateUtc="2025-03-07T10:59:00Z"/>
          <w:rFonts w:hint="eastAsia"/>
        </w:rPr>
      </w:pPr>
      <w:bookmarkStart w:id="23567" w:name="_Toc189838951"/>
      <w:bookmarkStart w:id="23568" w:name="_Toc172658785"/>
      <w:bookmarkStart w:id="23569" w:name="_Toc201569247"/>
      <w:ins w:id="23570" w:author="Drastichová Zuzana" w:date="2025-03-07T11:59:00Z" w16du:dateUtc="2025-03-07T10:59:00Z">
        <w:r>
          <w:t>Dobropis</w:t>
        </w:r>
        <w:r w:rsidRPr="00955C1D">
          <w:t xml:space="preserve"> za služby (</w:t>
        </w:r>
        <w:r>
          <w:t>DOC.BE.</w:t>
        </w:r>
        <w:r w:rsidRPr="00955C1D">
          <w:t>1</w:t>
        </w:r>
        <w:r>
          <w:t>7.</w:t>
        </w:r>
        <w:del w:id="23571" w:author="Irová Zuzana" w:date="2025-04-16T15:17:00Z" w16du:dateUtc="2025-04-16T13:17:00Z">
          <w:r w:rsidDel="002F2E46">
            <w:delText>VO1</w:delText>
          </w:r>
        </w:del>
      </w:ins>
      <w:ins w:id="23572" w:author="Irová Zuzana" w:date="2025-04-16T15:17:00Z" w16du:dateUtc="2025-04-16T13:17:00Z">
        <w:r w:rsidR="002F2E46">
          <w:t>HR</w:t>
        </w:r>
      </w:ins>
      <w:ins w:id="23573" w:author="Drastichová Zuzana" w:date="2025-03-07T11:59:00Z" w16du:dateUtc="2025-03-07T10:59:00Z">
        <w:r w:rsidRPr="00955C1D">
          <w:t>)</w:t>
        </w:r>
        <w:bookmarkEnd w:id="23567"/>
        <w:bookmarkEnd w:id="23569"/>
        <w:r>
          <w:t xml:space="preserve"> </w:t>
        </w:r>
        <w:bookmarkEnd w:id="23568"/>
      </w:ins>
    </w:p>
    <w:p w14:paraId="2468F4D1" w14:textId="77777777" w:rsidR="00E73E6F" w:rsidRPr="00955C1D" w:rsidRDefault="00E73E6F">
      <w:pPr>
        <w:pStyle w:val="NormalIndent"/>
        <w:rPr>
          <w:ins w:id="23574" w:author="Drastichová Zuzana" w:date="2025-03-07T11:59:00Z" w16du:dateUtc="2025-03-07T10:59:00Z"/>
        </w:rPr>
      </w:pPr>
      <w:ins w:id="23575" w:author="Drastichová Zuzana" w:date="2025-03-07T11:59:00Z" w16du:dateUtc="2025-03-07T10:59:00Z">
        <w:r>
          <w:t>Credit note</w:t>
        </w:r>
        <w:r w:rsidRPr="00955C1D">
          <w:t xml:space="preserve"> for services</w:t>
        </w:r>
      </w:ins>
    </w:p>
    <w:p w14:paraId="6984C5A6" w14:textId="77777777" w:rsidR="00E73E6F" w:rsidRPr="00955C1D" w:rsidRDefault="00E73E6F">
      <w:pPr>
        <w:pStyle w:val="NormalIndent"/>
        <w:rPr>
          <w:ins w:id="23576" w:author="Drastichová Zuzana" w:date="2025-03-07T11:59:00Z" w16du:dateUtc="2025-03-07T10:59:00Z"/>
        </w:rPr>
      </w:pPr>
      <w:ins w:id="23577" w:author="Drastichová Zuzana" w:date="2025-03-07T11:59:00Z" w16du:dateUtc="2025-03-07T10:59:00Z">
        <w:r w:rsidRPr="00955C1D">
          <w:t xml:space="preserve">Šablona entity „Faktura“ obsahuje různé části, tyto části závisí na </w:t>
        </w:r>
        <w:r>
          <w:t>subjektu</w:t>
        </w:r>
        <w:r w:rsidRPr="00955C1D">
          <w:t>, typu faktury.</w:t>
        </w:r>
      </w:ins>
    </w:p>
    <w:p w14:paraId="3D7C4183" w14:textId="6B3A07A8" w:rsidR="00E73E6F" w:rsidRPr="0079592F" w:rsidRDefault="00E73E6F" w:rsidP="00E73E6F">
      <w:pPr>
        <w:pStyle w:val="Heading3"/>
        <w:rPr>
          <w:ins w:id="23578" w:author="Drastichová Zuzana" w:date="2025-03-07T11:59:00Z" w16du:dateUtc="2025-03-07T10:59:00Z"/>
          <w:rFonts w:hint="eastAsia"/>
          <w:highlight w:val="cyan"/>
          <w:rPrChange w:id="23579" w:author="Irová Zuzana" w:date="2025-03-10T09:54:00Z" w16du:dateUtc="2025-03-10T08:54:00Z">
            <w:rPr>
              <w:ins w:id="23580" w:author="Drastichová Zuzana" w:date="2025-03-07T11:59:00Z" w16du:dateUtc="2025-03-07T10:59:00Z"/>
              <w:rFonts w:hint="eastAsia"/>
            </w:rPr>
          </w:rPrChange>
        </w:rPr>
      </w:pPr>
      <w:bookmarkStart w:id="23581" w:name="_Toc189838952"/>
      <w:bookmarkStart w:id="23582" w:name="_Toc172658786"/>
      <w:bookmarkStart w:id="23583" w:name="_Toc201569248"/>
      <w:ins w:id="23584" w:author="Drastichová Zuzana" w:date="2025-03-07T11:59:00Z" w16du:dateUtc="2025-03-07T10:59:00Z">
        <w:r w:rsidRPr="0079592F">
          <w:rPr>
            <w:rFonts w:hint="eastAsia"/>
            <w:highlight w:val="cyan"/>
            <w:rPrChange w:id="23585" w:author="Irová Zuzana" w:date="2025-03-10T09:54:00Z" w16du:dateUtc="2025-03-10T08:54:00Z">
              <w:rPr>
                <w:rFonts w:hint="eastAsia"/>
              </w:rPr>
            </w:rPrChange>
          </w:rPr>
          <w:t>Faktura za smluvní pokutu (DOC.BE.19.</w:t>
        </w:r>
        <w:del w:id="23586" w:author="Irová Zuzana" w:date="2025-04-16T15:17:00Z" w16du:dateUtc="2025-04-16T13:17:00Z">
          <w:r w:rsidRPr="0079592F" w:rsidDel="002F2E46">
            <w:rPr>
              <w:rFonts w:hint="eastAsia"/>
              <w:highlight w:val="cyan"/>
              <w:rPrChange w:id="23587" w:author="Irová Zuzana" w:date="2025-03-10T09:54:00Z" w16du:dateUtc="2025-03-10T08:54:00Z">
                <w:rPr>
                  <w:rFonts w:hint="eastAsia"/>
                </w:rPr>
              </w:rPrChange>
            </w:rPr>
            <w:delText>VO1</w:delText>
          </w:r>
        </w:del>
      </w:ins>
      <w:ins w:id="23588" w:author="Irová Zuzana" w:date="2025-04-16T15:17:00Z" w16du:dateUtc="2025-04-16T13:17:00Z">
        <w:r w:rsidR="002F2E46">
          <w:rPr>
            <w:highlight w:val="cyan"/>
          </w:rPr>
          <w:t>HR</w:t>
        </w:r>
      </w:ins>
      <w:ins w:id="23589" w:author="Drastichová Zuzana" w:date="2025-03-07T11:59:00Z" w16du:dateUtc="2025-03-07T10:59:00Z">
        <w:r w:rsidRPr="0079592F">
          <w:rPr>
            <w:rFonts w:hint="eastAsia"/>
            <w:highlight w:val="cyan"/>
            <w:rPrChange w:id="23590" w:author="Irová Zuzana" w:date="2025-03-10T09:54:00Z" w16du:dateUtc="2025-03-10T08:54:00Z">
              <w:rPr>
                <w:rFonts w:hint="eastAsia"/>
              </w:rPr>
            </w:rPrChange>
          </w:rPr>
          <w:t>)</w:t>
        </w:r>
        <w:bookmarkEnd w:id="23581"/>
        <w:bookmarkEnd w:id="23583"/>
        <w:r w:rsidRPr="0079592F">
          <w:rPr>
            <w:rFonts w:hint="eastAsia"/>
            <w:highlight w:val="cyan"/>
            <w:rPrChange w:id="23591" w:author="Irová Zuzana" w:date="2025-03-10T09:54:00Z" w16du:dateUtc="2025-03-10T08:54:00Z">
              <w:rPr>
                <w:rFonts w:hint="eastAsia"/>
              </w:rPr>
            </w:rPrChange>
          </w:rPr>
          <w:t xml:space="preserve"> </w:t>
        </w:r>
        <w:bookmarkEnd w:id="23582"/>
      </w:ins>
    </w:p>
    <w:p w14:paraId="59641F0E" w14:textId="77777777" w:rsidR="00E73E6F" w:rsidRPr="0079592F" w:rsidRDefault="00E73E6F">
      <w:pPr>
        <w:pStyle w:val="NormalIndent"/>
        <w:rPr>
          <w:ins w:id="23592" w:author="Drastichová Zuzana" w:date="2025-03-07T11:59:00Z" w16du:dateUtc="2025-03-07T10:59:00Z"/>
          <w:highlight w:val="cyan"/>
          <w:rPrChange w:id="23593" w:author="Irová Zuzana" w:date="2025-03-10T09:54:00Z" w16du:dateUtc="2025-03-10T08:54:00Z">
            <w:rPr>
              <w:ins w:id="23594" w:author="Drastichová Zuzana" w:date="2025-03-07T11:59:00Z" w16du:dateUtc="2025-03-07T10:59:00Z"/>
            </w:rPr>
          </w:rPrChange>
        </w:rPr>
      </w:pPr>
      <w:ins w:id="23595" w:author="Drastichová Zuzana" w:date="2025-03-07T11:59:00Z" w16du:dateUtc="2025-03-07T10:59:00Z">
        <w:r w:rsidRPr="0079592F">
          <w:rPr>
            <w:highlight w:val="cyan"/>
            <w:rPrChange w:id="23596" w:author="Irová Zuzana" w:date="2025-03-10T09:54:00Z" w16du:dateUtc="2025-03-10T08:54:00Z">
              <w:rPr/>
            </w:rPrChange>
          </w:rPr>
          <w:t>Invoice for contractual penalty</w:t>
        </w:r>
      </w:ins>
    </w:p>
    <w:p w14:paraId="710836F9" w14:textId="77777777" w:rsidR="00E73E6F" w:rsidRPr="0079592F" w:rsidRDefault="00E73E6F">
      <w:pPr>
        <w:pStyle w:val="NormalIndent"/>
        <w:rPr>
          <w:ins w:id="23597" w:author="Drastichová Zuzana" w:date="2025-03-07T11:59:00Z" w16du:dateUtc="2025-03-07T10:59:00Z"/>
          <w:highlight w:val="cyan"/>
          <w:rPrChange w:id="23598" w:author="Irová Zuzana" w:date="2025-03-10T09:54:00Z" w16du:dateUtc="2025-03-10T08:54:00Z">
            <w:rPr>
              <w:ins w:id="23599" w:author="Drastichová Zuzana" w:date="2025-03-07T11:59:00Z" w16du:dateUtc="2025-03-07T10:59:00Z"/>
            </w:rPr>
          </w:rPrChange>
        </w:rPr>
      </w:pPr>
      <w:ins w:id="23600" w:author="Drastichová Zuzana" w:date="2025-03-07T11:59:00Z" w16du:dateUtc="2025-03-07T10:59:00Z">
        <w:r w:rsidRPr="0079592F">
          <w:rPr>
            <w:rFonts w:hint="cs"/>
            <w:highlight w:val="cyan"/>
            <w:rPrChange w:id="23601" w:author="Irová Zuzana" w:date="2025-03-10T09:54:00Z" w16du:dateUtc="2025-03-10T08:54:00Z">
              <w:rPr>
                <w:rFonts w:hint="cs"/>
              </w:rPr>
            </w:rPrChange>
          </w:rPr>
          <w:t>Š</w:t>
        </w:r>
        <w:r w:rsidRPr="0079592F">
          <w:rPr>
            <w:highlight w:val="cyan"/>
            <w:rPrChange w:id="23602" w:author="Irová Zuzana" w:date="2025-03-10T09:54:00Z" w16du:dateUtc="2025-03-10T08:54:00Z">
              <w:rPr/>
            </w:rPrChange>
          </w:rPr>
          <w:t xml:space="preserve">ablona entity </w:t>
        </w:r>
        <w:r w:rsidRPr="0079592F">
          <w:rPr>
            <w:rFonts w:hint="cs"/>
            <w:highlight w:val="cyan"/>
            <w:rPrChange w:id="23603" w:author="Irová Zuzana" w:date="2025-03-10T09:54:00Z" w16du:dateUtc="2025-03-10T08:54:00Z">
              <w:rPr>
                <w:rFonts w:hint="cs"/>
              </w:rPr>
            </w:rPrChange>
          </w:rPr>
          <w:t>„</w:t>
        </w:r>
        <w:r w:rsidRPr="0079592F">
          <w:rPr>
            <w:highlight w:val="cyan"/>
            <w:rPrChange w:id="23604" w:author="Irová Zuzana" w:date="2025-03-10T09:54:00Z" w16du:dateUtc="2025-03-10T08:54:00Z">
              <w:rPr/>
            </w:rPrChange>
          </w:rPr>
          <w:t>Faktura</w:t>
        </w:r>
        <w:r w:rsidRPr="0079592F">
          <w:rPr>
            <w:rFonts w:hint="cs"/>
            <w:highlight w:val="cyan"/>
            <w:rPrChange w:id="23605" w:author="Irová Zuzana" w:date="2025-03-10T09:54:00Z" w16du:dateUtc="2025-03-10T08:54:00Z">
              <w:rPr>
                <w:rFonts w:hint="cs"/>
              </w:rPr>
            </w:rPrChange>
          </w:rPr>
          <w:t>“</w:t>
        </w:r>
        <w:r w:rsidRPr="0079592F">
          <w:rPr>
            <w:highlight w:val="cyan"/>
            <w:rPrChange w:id="23606" w:author="Irová Zuzana" w:date="2025-03-10T09:54:00Z" w16du:dateUtc="2025-03-10T08:54:00Z">
              <w:rPr/>
            </w:rPrChange>
          </w:rPr>
          <w:t xml:space="preserve"> obsahuje r</w:t>
        </w:r>
        <w:r w:rsidRPr="0079592F">
          <w:rPr>
            <w:rFonts w:hint="cs"/>
            <w:highlight w:val="cyan"/>
            <w:rPrChange w:id="23607" w:author="Irová Zuzana" w:date="2025-03-10T09:54:00Z" w16du:dateUtc="2025-03-10T08:54:00Z">
              <w:rPr>
                <w:rFonts w:hint="cs"/>
              </w:rPr>
            </w:rPrChange>
          </w:rPr>
          <w:t>ů</w:t>
        </w:r>
        <w:r w:rsidRPr="0079592F">
          <w:rPr>
            <w:highlight w:val="cyan"/>
            <w:rPrChange w:id="23608" w:author="Irová Zuzana" w:date="2025-03-10T09:54:00Z" w16du:dateUtc="2025-03-10T08:54:00Z">
              <w:rPr/>
            </w:rPrChange>
          </w:rPr>
          <w:t>zn</w:t>
        </w:r>
        <w:r w:rsidRPr="0079592F">
          <w:rPr>
            <w:rFonts w:hint="cs"/>
            <w:highlight w:val="cyan"/>
            <w:rPrChange w:id="23609" w:author="Irová Zuzana" w:date="2025-03-10T09:54:00Z" w16du:dateUtc="2025-03-10T08:54:00Z">
              <w:rPr>
                <w:rFonts w:hint="cs"/>
              </w:rPr>
            </w:rPrChange>
          </w:rPr>
          <w:t>é</w:t>
        </w:r>
        <w:r w:rsidRPr="0079592F">
          <w:rPr>
            <w:highlight w:val="cyan"/>
            <w:rPrChange w:id="23610" w:author="Irová Zuzana" w:date="2025-03-10T09:54:00Z" w16du:dateUtc="2025-03-10T08:54:00Z">
              <w:rPr/>
            </w:rPrChange>
          </w:rPr>
          <w:t xml:space="preserve"> </w:t>
        </w:r>
        <w:r w:rsidRPr="0079592F">
          <w:rPr>
            <w:rFonts w:hint="cs"/>
            <w:highlight w:val="cyan"/>
            <w:rPrChange w:id="23611" w:author="Irová Zuzana" w:date="2025-03-10T09:54:00Z" w16du:dateUtc="2025-03-10T08:54:00Z">
              <w:rPr>
                <w:rFonts w:hint="cs"/>
              </w:rPr>
            </w:rPrChange>
          </w:rPr>
          <w:t>čá</w:t>
        </w:r>
        <w:r w:rsidRPr="0079592F">
          <w:rPr>
            <w:highlight w:val="cyan"/>
            <w:rPrChange w:id="23612" w:author="Irová Zuzana" w:date="2025-03-10T09:54:00Z" w16du:dateUtc="2025-03-10T08:54:00Z">
              <w:rPr/>
            </w:rPrChange>
          </w:rPr>
          <w:t xml:space="preserve">sti, tyto </w:t>
        </w:r>
        <w:r w:rsidRPr="0079592F">
          <w:rPr>
            <w:rFonts w:hint="cs"/>
            <w:highlight w:val="cyan"/>
            <w:rPrChange w:id="23613" w:author="Irová Zuzana" w:date="2025-03-10T09:54:00Z" w16du:dateUtc="2025-03-10T08:54:00Z">
              <w:rPr>
                <w:rFonts w:hint="cs"/>
              </w:rPr>
            </w:rPrChange>
          </w:rPr>
          <w:t>čá</w:t>
        </w:r>
        <w:r w:rsidRPr="0079592F">
          <w:rPr>
            <w:highlight w:val="cyan"/>
            <w:rPrChange w:id="23614" w:author="Irová Zuzana" w:date="2025-03-10T09:54:00Z" w16du:dateUtc="2025-03-10T08:54:00Z">
              <w:rPr/>
            </w:rPrChange>
          </w:rPr>
          <w:t>sti z</w:t>
        </w:r>
        <w:r w:rsidRPr="0079592F">
          <w:rPr>
            <w:rFonts w:hint="cs"/>
            <w:highlight w:val="cyan"/>
            <w:rPrChange w:id="23615" w:author="Irová Zuzana" w:date="2025-03-10T09:54:00Z" w16du:dateUtc="2025-03-10T08:54:00Z">
              <w:rPr>
                <w:rFonts w:hint="cs"/>
              </w:rPr>
            </w:rPrChange>
          </w:rPr>
          <w:t>á</w:t>
        </w:r>
        <w:r w:rsidRPr="0079592F">
          <w:rPr>
            <w:highlight w:val="cyan"/>
            <w:rPrChange w:id="23616" w:author="Irová Zuzana" w:date="2025-03-10T09:54:00Z" w16du:dateUtc="2025-03-10T08:54:00Z">
              <w:rPr/>
            </w:rPrChange>
          </w:rPr>
          <w:t>vis</w:t>
        </w:r>
        <w:r w:rsidRPr="0079592F">
          <w:rPr>
            <w:rFonts w:hint="cs"/>
            <w:highlight w:val="cyan"/>
            <w:rPrChange w:id="23617" w:author="Irová Zuzana" w:date="2025-03-10T09:54:00Z" w16du:dateUtc="2025-03-10T08:54:00Z">
              <w:rPr>
                <w:rFonts w:hint="cs"/>
              </w:rPr>
            </w:rPrChange>
          </w:rPr>
          <w:t>í</w:t>
        </w:r>
        <w:r w:rsidRPr="0079592F">
          <w:rPr>
            <w:highlight w:val="cyan"/>
            <w:rPrChange w:id="23618" w:author="Irová Zuzana" w:date="2025-03-10T09:54:00Z" w16du:dateUtc="2025-03-10T08:54:00Z">
              <w:rPr/>
            </w:rPrChange>
          </w:rPr>
          <w:t xml:space="preserve"> na subjektu, typu faktury.</w:t>
        </w:r>
      </w:ins>
    </w:p>
    <w:p w14:paraId="09C3A76E" w14:textId="36D38F02" w:rsidR="00E73E6F" w:rsidRPr="0079592F" w:rsidRDefault="00E73E6F" w:rsidP="00E73E6F">
      <w:pPr>
        <w:pStyle w:val="Heading3"/>
        <w:rPr>
          <w:ins w:id="23619" w:author="Drastichová Zuzana" w:date="2025-03-07T11:59:00Z" w16du:dateUtc="2025-03-07T10:59:00Z"/>
          <w:rFonts w:hint="eastAsia"/>
          <w:highlight w:val="cyan"/>
          <w:rPrChange w:id="23620" w:author="Irová Zuzana" w:date="2025-03-10T09:54:00Z" w16du:dateUtc="2025-03-10T08:54:00Z">
            <w:rPr>
              <w:ins w:id="23621" w:author="Drastichová Zuzana" w:date="2025-03-07T11:59:00Z" w16du:dateUtc="2025-03-07T10:59:00Z"/>
              <w:rFonts w:hint="eastAsia"/>
            </w:rPr>
          </w:rPrChange>
        </w:rPr>
      </w:pPr>
      <w:bookmarkStart w:id="23622" w:name="_Toc189838953"/>
      <w:bookmarkStart w:id="23623" w:name="_Toc172658787"/>
      <w:bookmarkStart w:id="23624" w:name="_Toc201569249"/>
      <w:ins w:id="23625" w:author="Drastichová Zuzana" w:date="2025-03-07T11:59:00Z" w16du:dateUtc="2025-03-07T10:59:00Z">
        <w:r w:rsidRPr="0079592F">
          <w:rPr>
            <w:rFonts w:hint="eastAsia"/>
            <w:highlight w:val="cyan"/>
            <w:rPrChange w:id="23626" w:author="Irová Zuzana" w:date="2025-03-10T09:54:00Z" w16du:dateUtc="2025-03-10T08:54:00Z">
              <w:rPr>
                <w:rFonts w:hint="eastAsia"/>
              </w:rPr>
            </w:rPrChange>
          </w:rPr>
          <w:t>Dobropis za smluvní pokutu (DOC.BE.20.</w:t>
        </w:r>
        <w:del w:id="23627" w:author="Irová Zuzana" w:date="2025-04-16T15:17:00Z" w16du:dateUtc="2025-04-16T13:17:00Z">
          <w:r w:rsidRPr="0079592F" w:rsidDel="002F2E46">
            <w:rPr>
              <w:rFonts w:hint="eastAsia"/>
              <w:highlight w:val="cyan"/>
              <w:rPrChange w:id="23628" w:author="Irová Zuzana" w:date="2025-03-10T09:54:00Z" w16du:dateUtc="2025-03-10T08:54:00Z">
                <w:rPr>
                  <w:rFonts w:hint="eastAsia"/>
                </w:rPr>
              </w:rPrChange>
            </w:rPr>
            <w:delText>VO1</w:delText>
          </w:r>
        </w:del>
      </w:ins>
      <w:ins w:id="23629" w:author="Irová Zuzana" w:date="2025-04-16T15:17:00Z" w16du:dateUtc="2025-04-16T13:17:00Z">
        <w:r w:rsidR="002F2E46">
          <w:rPr>
            <w:highlight w:val="cyan"/>
          </w:rPr>
          <w:t>HR</w:t>
        </w:r>
      </w:ins>
      <w:ins w:id="23630" w:author="Drastichová Zuzana" w:date="2025-03-07T11:59:00Z" w16du:dateUtc="2025-03-07T10:59:00Z">
        <w:r w:rsidRPr="0079592F">
          <w:rPr>
            <w:rFonts w:hint="eastAsia"/>
            <w:highlight w:val="cyan"/>
            <w:rPrChange w:id="23631" w:author="Irová Zuzana" w:date="2025-03-10T09:54:00Z" w16du:dateUtc="2025-03-10T08:54:00Z">
              <w:rPr>
                <w:rFonts w:hint="eastAsia"/>
              </w:rPr>
            </w:rPrChange>
          </w:rPr>
          <w:t>)</w:t>
        </w:r>
        <w:bookmarkEnd w:id="23622"/>
        <w:bookmarkEnd w:id="23624"/>
        <w:r w:rsidRPr="0079592F">
          <w:rPr>
            <w:rFonts w:hint="eastAsia"/>
            <w:highlight w:val="cyan"/>
            <w:rPrChange w:id="23632" w:author="Irová Zuzana" w:date="2025-03-10T09:54:00Z" w16du:dateUtc="2025-03-10T08:54:00Z">
              <w:rPr>
                <w:rFonts w:hint="eastAsia"/>
              </w:rPr>
            </w:rPrChange>
          </w:rPr>
          <w:t xml:space="preserve"> </w:t>
        </w:r>
        <w:bookmarkEnd w:id="23623"/>
      </w:ins>
    </w:p>
    <w:p w14:paraId="31FAD412" w14:textId="77777777" w:rsidR="00E73E6F" w:rsidRPr="0079592F" w:rsidRDefault="00E73E6F">
      <w:pPr>
        <w:pStyle w:val="NormalIndent"/>
        <w:rPr>
          <w:ins w:id="23633" w:author="Drastichová Zuzana" w:date="2025-03-07T11:59:00Z" w16du:dateUtc="2025-03-07T10:59:00Z"/>
          <w:highlight w:val="cyan"/>
          <w:rPrChange w:id="23634" w:author="Irová Zuzana" w:date="2025-03-10T09:54:00Z" w16du:dateUtc="2025-03-10T08:54:00Z">
            <w:rPr>
              <w:ins w:id="23635" w:author="Drastichová Zuzana" w:date="2025-03-07T11:59:00Z" w16du:dateUtc="2025-03-07T10:59:00Z"/>
            </w:rPr>
          </w:rPrChange>
        </w:rPr>
      </w:pPr>
      <w:ins w:id="23636" w:author="Drastichová Zuzana" w:date="2025-03-07T11:59:00Z" w16du:dateUtc="2025-03-07T10:59:00Z">
        <w:r w:rsidRPr="0079592F">
          <w:rPr>
            <w:highlight w:val="cyan"/>
            <w:rPrChange w:id="23637" w:author="Irová Zuzana" w:date="2025-03-10T09:54:00Z" w16du:dateUtc="2025-03-10T08:54:00Z">
              <w:rPr/>
            </w:rPrChange>
          </w:rPr>
          <w:t>Credit note for contractual penalty</w:t>
        </w:r>
      </w:ins>
    </w:p>
    <w:p w14:paraId="7EA67759" w14:textId="77777777" w:rsidR="00E73E6F" w:rsidRPr="00955C1D" w:rsidRDefault="00E73E6F">
      <w:pPr>
        <w:pStyle w:val="NormalIndent"/>
        <w:rPr>
          <w:ins w:id="23638" w:author="Drastichová Zuzana" w:date="2025-03-07T11:59:00Z" w16du:dateUtc="2025-03-07T10:59:00Z"/>
        </w:rPr>
      </w:pPr>
      <w:ins w:id="23639" w:author="Drastichová Zuzana" w:date="2025-03-07T11:59:00Z" w16du:dateUtc="2025-03-07T10:59:00Z">
        <w:r w:rsidRPr="0079592F">
          <w:rPr>
            <w:rFonts w:hint="cs"/>
            <w:highlight w:val="cyan"/>
            <w:rPrChange w:id="23640" w:author="Irová Zuzana" w:date="2025-03-10T09:54:00Z" w16du:dateUtc="2025-03-10T08:54:00Z">
              <w:rPr>
                <w:rFonts w:hint="cs"/>
              </w:rPr>
            </w:rPrChange>
          </w:rPr>
          <w:t>Š</w:t>
        </w:r>
        <w:r w:rsidRPr="0079592F">
          <w:rPr>
            <w:highlight w:val="cyan"/>
            <w:rPrChange w:id="23641" w:author="Irová Zuzana" w:date="2025-03-10T09:54:00Z" w16du:dateUtc="2025-03-10T08:54:00Z">
              <w:rPr/>
            </w:rPrChange>
          </w:rPr>
          <w:t xml:space="preserve">ablona entity </w:t>
        </w:r>
        <w:r w:rsidRPr="0079592F">
          <w:rPr>
            <w:rFonts w:hint="cs"/>
            <w:highlight w:val="cyan"/>
            <w:rPrChange w:id="23642" w:author="Irová Zuzana" w:date="2025-03-10T09:54:00Z" w16du:dateUtc="2025-03-10T08:54:00Z">
              <w:rPr>
                <w:rFonts w:hint="cs"/>
              </w:rPr>
            </w:rPrChange>
          </w:rPr>
          <w:t>„</w:t>
        </w:r>
        <w:r w:rsidRPr="0079592F">
          <w:rPr>
            <w:highlight w:val="cyan"/>
            <w:rPrChange w:id="23643" w:author="Irová Zuzana" w:date="2025-03-10T09:54:00Z" w16du:dateUtc="2025-03-10T08:54:00Z">
              <w:rPr/>
            </w:rPrChange>
          </w:rPr>
          <w:t>Faktura</w:t>
        </w:r>
        <w:r w:rsidRPr="0079592F">
          <w:rPr>
            <w:rFonts w:hint="cs"/>
            <w:highlight w:val="cyan"/>
            <w:rPrChange w:id="23644" w:author="Irová Zuzana" w:date="2025-03-10T09:54:00Z" w16du:dateUtc="2025-03-10T08:54:00Z">
              <w:rPr>
                <w:rFonts w:hint="cs"/>
              </w:rPr>
            </w:rPrChange>
          </w:rPr>
          <w:t>“</w:t>
        </w:r>
        <w:r w:rsidRPr="0079592F">
          <w:rPr>
            <w:highlight w:val="cyan"/>
            <w:rPrChange w:id="23645" w:author="Irová Zuzana" w:date="2025-03-10T09:54:00Z" w16du:dateUtc="2025-03-10T08:54:00Z">
              <w:rPr/>
            </w:rPrChange>
          </w:rPr>
          <w:t xml:space="preserve"> obsahuje r</w:t>
        </w:r>
        <w:r w:rsidRPr="0079592F">
          <w:rPr>
            <w:rFonts w:hint="cs"/>
            <w:highlight w:val="cyan"/>
            <w:rPrChange w:id="23646" w:author="Irová Zuzana" w:date="2025-03-10T09:54:00Z" w16du:dateUtc="2025-03-10T08:54:00Z">
              <w:rPr>
                <w:rFonts w:hint="cs"/>
              </w:rPr>
            </w:rPrChange>
          </w:rPr>
          <w:t>ů</w:t>
        </w:r>
        <w:r w:rsidRPr="0079592F">
          <w:rPr>
            <w:highlight w:val="cyan"/>
            <w:rPrChange w:id="23647" w:author="Irová Zuzana" w:date="2025-03-10T09:54:00Z" w16du:dateUtc="2025-03-10T08:54:00Z">
              <w:rPr/>
            </w:rPrChange>
          </w:rPr>
          <w:t>zn</w:t>
        </w:r>
        <w:r w:rsidRPr="0079592F">
          <w:rPr>
            <w:rFonts w:hint="cs"/>
            <w:highlight w:val="cyan"/>
            <w:rPrChange w:id="23648" w:author="Irová Zuzana" w:date="2025-03-10T09:54:00Z" w16du:dateUtc="2025-03-10T08:54:00Z">
              <w:rPr>
                <w:rFonts w:hint="cs"/>
              </w:rPr>
            </w:rPrChange>
          </w:rPr>
          <w:t>é</w:t>
        </w:r>
        <w:r w:rsidRPr="0079592F">
          <w:rPr>
            <w:highlight w:val="cyan"/>
            <w:rPrChange w:id="23649" w:author="Irová Zuzana" w:date="2025-03-10T09:54:00Z" w16du:dateUtc="2025-03-10T08:54:00Z">
              <w:rPr/>
            </w:rPrChange>
          </w:rPr>
          <w:t xml:space="preserve"> </w:t>
        </w:r>
        <w:r w:rsidRPr="0079592F">
          <w:rPr>
            <w:rFonts w:hint="cs"/>
            <w:highlight w:val="cyan"/>
            <w:rPrChange w:id="23650" w:author="Irová Zuzana" w:date="2025-03-10T09:54:00Z" w16du:dateUtc="2025-03-10T08:54:00Z">
              <w:rPr>
                <w:rFonts w:hint="cs"/>
              </w:rPr>
            </w:rPrChange>
          </w:rPr>
          <w:t>čá</w:t>
        </w:r>
        <w:r w:rsidRPr="0079592F">
          <w:rPr>
            <w:highlight w:val="cyan"/>
            <w:rPrChange w:id="23651" w:author="Irová Zuzana" w:date="2025-03-10T09:54:00Z" w16du:dateUtc="2025-03-10T08:54:00Z">
              <w:rPr/>
            </w:rPrChange>
          </w:rPr>
          <w:t xml:space="preserve">sti, tyto </w:t>
        </w:r>
        <w:r w:rsidRPr="0079592F">
          <w:rPr>
            <w:rFonts w:hint="cs"/>
            <w:highlight w:val="cyan"/>
            <w:rPrChange w:id="23652" w:author="Irová Zuzana" w:date="2025-03-10T09:54:00Z" w16du:dateUtc="2025-03-10T08:54:00Z">
              <w:rPr>
                <w:rFonts w:hint="cs"/>
              </w:rPr>
            </w:rPrChange>
          </w:rPr>
          <w:t>čá</w:t>
        </w:r>
        <w:r w:rsidRPr="0079592F">
          <w:rPr>
            <w:highlight w:val="cyan"/>
            <w:rPrChange w:id="23653" w:author="Irová Zuzana" w:date="2025-03-10T09:54:00Z" w16du:dateUtc="2025-03-10T08:54:00Z">
              <w:rPr/>
            </w:rPrChange>
          </w:rPr>
          <w:t>sti z</w:t>
        </w:r>
        <w:r w:rsidRPr="0079592F">
          <w:rPr>
            <w:rFonts w:hint="cs"/>
            <w:highlight w:val="cyan"/>
            <w:rPrChange w:id="23654" w:author="Irová Zuzana" w:date="2025-03-10T09:54:00Z" w16du:dateUtc="2025-03-10T08:54:00Z">
              <w:rPr>
                <w:rFonts w:hint="cs"/>
              </w:rPr>
            </w:rPrChange>
          </w:rPr>
          <w:t>á</w:t>
        </w:r>
        <w:r w:rsidRPr="0079592F">
          <w:rPr>
            <w:highlight w:val="cyan"/>
            <w:rPrChange w:id="23655" w:author="Irová Zuzana" w:date="2025-03-10T09:54:00Z" w16du:dateUtc="2025-03-10T08:54:00Z">
              <w:rPr/>
            </w:rPrChange>
          </w:rPr>
          <w:t>vis</w:t>
        </w:r>
        <w:r w:rsidRPr="0079592F">
          <w:rPr>
            <w:rFonts w:hint="cs"/>
            <w:highlight w:val="cyan"/>
            <w:rPrChange w:id="23656" w:author="Irová Zuzana" w:date="2025-03-10T09:54:00Z" w16du:dateUtc="2025-03-10T08:54:00Z">
              <w:rPr>
                <w:rFonts w:hint="cs"/>
              </w:rPr>
            </w:rPrChange>
          </w:rPr>
          <w:t>í</w:t>
        </w:r>
        <w:r w:rsidRPr="0079592F">
          <w:rPr>
            <w:highlight w:val="cyan"/>
            <w:rPrChange w:id="23657" w:author="Irová Zuzana" w:date="2025-03-10T09:54:00Z" w16du:dateUtc="2025-03-10T08:54:00Z">
              <w:rPr/>
            </w:rPrChange>
          </w:rPr>
          <w:t xml:space="preserve"> na subjektu, typu faktury .</w:t>
        </w:r>
      </w:ins>
    </w:p>
    <w:p w14:paraId="533D961B" w14:textId="1EB1AB2D" w:rsidR="00E73E6F" w:rsidRDefault="00E73E6F" w:rsidP="00E73E6F">
      <w:pPr>
        <w:pStyle w:val="Heading3"/>
        <w:rPr>
          <w:ins w:id="23658" w:author="Drastichová Zuzana" w:date="2025-03-07T11:59:00Z" w16du:dateUtc="2025-03-07T10:59:00Z"/>
          <w:rFonts w:hint="eastAsia"/>
        </w:rPr>
      </w:pPr>
      <w:bookmarkStart w:id="23659" w:name="_Toc189838954"/>
      <w:bookmarkStart w:id="23660" w:name="_Toc201569250"/>
      <w:ins w:id="23661" w:author="Drastichová Zuzana" w:date="2025-03-07T11:59:00Z" w16du:dateUtc="2025-03-07T10:59:00Z">
        <w:r>
          <w:t>eFaktura (DOC.BE.21.</w:t>
        </w:r>
        <w:del w:id="23662" w:author="Irová Zuzana" w:date="2025-04-16T15:17:00Z" w16du:dateUtc="2025-04-16T13:17:00Z">
          <w:r w:rsidDel="002F2E46">
            <w:delText>VO1</w:delText>
          </w:r>
        </w:del>
      </w:ins>
      <w:ins w:id="23663" w:author="Irová Zuzana" w:date="2025-04-16T15:17:00Z" w16du:dateUtc="2025-04-16T13:17:00Z">
        <w:r w:rsidR="002F2E46">
          <w:t>HR</w:t>
        </w:r>
      </w:ins>
      <w:ins w:id="23664" w:author="Drastichová Zuzana" w:date="2025-03-07T11:59:00Z" w16du:dateUtc="2025-03-07T10:59:00Z">
        <w:r>
          <w:t>)</w:t>
        </w:r>
        <w:bookmarkEnd w:id="23659"/>
        <w:bookmarkEnd w:id="23660"/>
      </w:ins>
    </w:p>
    <w:p w14:paraId="7CB45E8D" w14:textId="77777777" w:rsidR="00E73E6F" w:rsidRDefault="00E73E6F">
      <w:pPr>
        <w:pStyle w:val="NormalIndent"/>
        <w:rPr>
          <w:ins w:id="23665" w:author="Drastichová Zuzana" w:date="2025-03-07T11:59:00Z" w16du:dateUtc="2025-03-07T10:59:00Z"/>
        </w:rPr>
      </w:pPr>
      <w:ins w:id="23666" w:author="Drastichová Zuzana" w:date="2025-03-07T11:59:00Z" w16du:dateUtc="2025-03-07T10:59:00Z">
        <w:r>
          <w:t>eInvoice</w:t>
        </w:r>
      </w:ins>
    </w:p>
    <w:p w14:paraId="2E9C31C6" w14:textId="693345D6" w:rsidR="00E73E6F" w:rsidRDefault="00E73E6F">
      <w:pPr>
        <w:pStyle w:val="NormalIndent"/>
        <w:rPr>
          <w:ins w:id="23667" w:author="Drastichová Zuzana" w:date="2025-03-07T11:59:00Z" w16du:dateUtc="2025-03-07T10:59:00Z"/>
        </w:rPr>
      </w:pPr>
      <w:ins w:id="23668" w:author="Drastichová Zuzana" w:date="2025-03-07T11:59:00Z" w16du:dateUtc="2025-03-07T10:59:00Z">
        <w:r>
          <w:t xml:space="preserve">Jde o </w:t>
        </w:r>
        <w:r w:rsidRPr="007D39CC">
          <w:t>elektronick</w:t>
        </w:r>
        <w:r>
          <w:t>ou</w:t>
        </w:r>
        <w:r w:rsidRPr="007D39CC">
          <w:t xml:space="preserve"> fakt</w:t>
        </w:r>
        <w:r>
          <w:t>u</w:t>
        </w:r>
        <w:r w:rsidRPr="007D39CC">
          <w:t>r</w:t>
        </w:r>
        <w:r>
          <w:t xml:space="preserve">u ve </w:t>
        </w:r>
        <w:r w:rsidRPr="007D39CC">
          <w:t>formát</w:t>
        </w:r>
        <w:r>
          <w:t>u</w:t>
        </w:r>
        <w:r w:rsidRPr="007D39CC">
          <w:t xml:space="preserve"> pod</w:t>
        </w:r>
        <w:r>
          <w:t>le</w:t>
        </w:r>
        <w:r w:rsidRPr="007D39CC">
          <w:t xml:space="preserve"> </w:t>
        </w:r>
      </w:ins>
      <w:ins w:id="23669" w:author="Drastichová Zuzana" w:date="2025-03-07T12:07:00Z" w16du:dateUtc="2025-03-07T11:07:00Z">
        <w:r w:rsidR="00D12CD7">
          <w:t>eFINA formátu</w:t>
        </w:r>
      </w:ins>
      <w:ins w:id="23670" w:author="Drastichová Zuzana" w:date="2025-03-07T11:59:00Z" w16du:dateUtc="2025-03-07T10:59:00Z">
        <w:r>
          <w:t>, která se generuje v případě, že ji Zákazník</w:t>
        </w:r>
      </w:ins>
      <w:ins w:id="23671" w:author="Drastichová Zuzana" w:date="2025-03-07T12:07:00Z" w16du:dateUtc="2025-03-07T11:07:00Z">
        <w:r w:rsidR="00D12CD7">
          <w:t xml:space="preserve">, </w:t>
        </w:r>
      </w:ins>
      <w:ins w:id="23672" w:author="Drastichová Zuzana" w:date="2025-03-07T12:08:00Z" w16du:dateUtc="2025-03-07T11:08:00Z">
        <w:r w:rsidR="00D12CD7">
          <w:t>Partner</w:t>
        </w:r>
      </w:ins>
      <w:ins w:id="23673" w:author="Drastichová Zuzana" w:date="2025-03-07T11:59:00Z" w16du:dateUtc="2025-03-07T10:59:00Z">
        <w:r>
          <w:t xml:space="preserve"> nebo Poskytovatel mýtných služeb požaduje. </w:t>
        </w:r>
      </w:ins>
    </w:p>
    <w:p w14:paraId="392E37CC" w14:textId="74E13DCB" w:rsidR="00E73E6F" w:rsidRDefault="00E73E6F">
      <w:pPr>
        <w:pStyle w:val="NormalIndent"/>
        <w:rPr>
          <w:ins w:id="23674" w:author="Drastichová Zuzana" w:date="2025-03-07T11:59:00Z" w16du:dateUtc="2025-03-07T10:59:00Z"/>
        </w:rPr>
      </w:pPr>
      <w:ins w:id="23675" w:author="Drastichová Zuzana" w:date="2025-03-07T11:59:00Z" w16du:dateUtc="2025-03-07T10:59:00Z">
        <w:r>
          <w:t>Tato XML verze se zasílá emailem společně s pdf verzí účetního dokladu</w:t>
        </w:r>
      </w:ins>
      <w:ins w:id="23676" w:author="Drastichová Zuzana" w:date="2025-03-07T12:08:00Z" w16du:dateUtc="2025-03-07T11:08:00Z">
        <w:r w:rsidR="00D12CD7">
          <w:t xml:space="preserve"> případně přes eFINA</w:t>
        </w:r>
      </w:ins>
      <w:ins w:id="23677" w:author="Drastichová Zuzana" w:date="2025-03-07T11:59:00Z" w16du:dateUtc="2025-03-07T10:59:00Z">
        <w:r>
          <w:t>. XML verze je k dispozici také na SC ke stažení.</w:t>
        </w:r>
      </w:ins>
    </w:p>
    <w:p w14:paraId="3D1F4FCC" w14:textId="77A3B35C" w:rsidR="00E73E6F" w:rsidRPr="0021746F" w:rsidDel="0021746F" w:rsidRDefault="00E73E6F">
      <w:pPr>
        <w:pStyle w:val="NormalIndent"/>
        <w:rPr>
          <w:ins w:id="23678" w:author="Drastichová Zuzana" w:date="2025-03-07T11:59:00Z" w16du:dateUtc="2025-03-07T10:59:00Z"/>
          <w:del w:id="23679" w:author="Irová Zuzana" w:date="2025-05-15T15:54:00Z" w16du:dateUtc="2025-05-15T13:54:00Z"/>
        </w:rPr>
      </w:pPr>
      <w:ins w:id="23680" w:author="Drastichová Zuzana" w:date="2025-03-07T11:59:00Z" w16du:dateUtc="2025-03-07T10:59:00Z">
        <w:del w:id="23681" w:author="Irová Zuzana" w:date="2025-05-15T15:54:00Z" w16du:dateUtc="2025-05-15T13:54:00Z">
          <w:r w:rsidRPr="0021746F" w:rsidDel="0021746F">
            <w:delText>Sémantický model základních elementů elektronické faktury je na Confluence:</w:delText>
          </w:r>
        </w:del>
      </w:ins>
    </w:p>
    <w:p w14:paraId="75CCF873" w14:textId="126C03A2" w:rsidR="00E73E6F" w:rsidRDefault="00E73E6F">
      <w:pPr>
        <w:pStyle w:val="NormalIndent"/>
        <w:rPr>
          <w:ins w:id="23682" w:author="Irová Zuzana" w:date="2025-05-15T15:54:00Z" w16du:dateUtc="2025-05-15T13:54:00Z"/>
          <w:noProof/>
        </w:rPr>
      </w:pPr>
      <w:ins w:id="23683" w:author="Drastichová Zuzana" w:date="2025-03-07T11:59:00Z" w16du:dateUtc="2025-03-07T10:59:00Z">
        <w:del w:id="23684" w:author="Irová Zuzana" w:date="2025-05-15T15:54:00Z" w16du:dateUtc="2025-05-15T13:54:00Z">
          <w:r w:rsidRPr="0021746F" w:rsidDel="0021746F">
            <w:rPr>
              <w:noProof/>
            </w:rPr>
            <w:delText>Business terms a jejich ma</w:delText>
          </w:r>
        </w:del>
      </w:ins>
      <w:ins w:id="23685" w:author="Irová Zuzana" w:date="2025-05-15T15:54:00Z" w16du:dateUtc="2025-05-15T13:54:00Z">
        <w:r w:rsidR="0021746F">
          <w:rPr>
            <w:noProof/>
          </w:rPr>
          <w:t>Ma</w:t>
        </w:r>
      </w:ins>
      <w:ins w:id="23686" w:author="Drastichová Zuzana" w:date="2025-03-07T11:59:00Z" w16du:dateUtc="2025-03-07T10:59:00Z">
        <w:r w:rsidRPr="0021746F">
          <w:rPr>
            <w:noProof/>
          </w:rPr>
          <w:t xml:space="preserve">pování </w:t>
        </w:r>
      </w:ins>
      <w:ins w:id="23687" w:author="Irová Zuzana" w:date="2025-05-15T15:54:00Z" w16du:dateUtc="2025-05-15T13:54:00Z">
        <w:r w:rsidR="0021746F">
          <w:rPr>
            <w:noProof/>
          </w:rPr>
          <w:t xml:space="preserve">atributů eFaktury </w:t>
        </w:r>
      </w:ins>
      <w:ins w:id="23688" w:author="Drastichová Zuzana" w:date="2025-03-07T11:59:00Z" w16du:dateUtc="2025-03-07T10:59:00Z">
        <w:r w:rsidRPr="0021746F">
          <w:rPr>
            <w:noProof/>
          </w:rPr>
          <w:t>na Billien 5.8 atributy:</w:t>
        </w:r>
      </w:ins>
      <w:ins w:id="23689" w:author="Irová Zuzana" w:date="2025-05-15T15:53:00Z" w16du:dateUtc="2025-05-15T13:53:00Z">
        <w:r w:rsidR="007F5E4B">
          <w:rPr>
            <w:noProof/>
          </w:rPr>
          <w:t xml:space="preserve"> </w:t>
        </w:r>
      </w:ins>
    </w:p>
    <w:p w14:paraId="341BC29D" w14:textId="23801F78" w:rsidR="0021746F" w:rsidRDefault="000C26BE">
      <w:pPr>
        <w:pStyle w:val="NormalIndent"/>
        <w:rPr>
          <w:ins w:id="23690" w:author="Drastichová Zuzana" w:date="2025-03-07T11:59:00Z" w16du:dateUtc="2025-03-07T10:59:00Z"/>
          <w:noProof/>
        </w:rPr>
      </w:pPr>
      <w:ins w:id="23691" w:author="Irová Zuzana" w:date="2025-05-20T15:16:00Z">
        <w:r w:rsidRPr="000C26BE">
          <w:rPr>
            <w:noProof/>
          </w:rPr>
          <w:fldChar w:fldCharType="begin"/>
        </w:r>
        <w:r w:rsidRPr="000C26BE">
          <w:rPr>
            <w:noProof/>
          </w:rPr>
          <w:instrText>HYPERLINK "https://tollnetas-my.sharepoint.com/:x:/g/personal/zuzana_irova_tollnet_cz/EUnCEqCzuAhDv_iV1UshOVIBqObYn_uKvUYoWSBMGNHokQ?e=HPmdO5"</w:instrText>
        </w:r>
        <w:r w:rsidRPr="000C26BE">
          <w:rPr>
            <w:noProof/>
          </w:rPr>
        </w:r>
        <w:r w:rsidRPr="000C26BE">
          <w:rPr>
            <w:noProof/>
          </w:rPr>
          <w:fldChar w:fldCharType="separate"/>
        </w:r>
        <w:r w:rsidRPr="000C26BE">
          <w:rPr>
            <w:rStyle w:val="Hyperlink"/>
            <w:noProof/>
          </w:rPr>
          <w:t>eFina_mapping_v01.xlsx</w:t>
        </w:r>
      </w:ins>
      <w:ins w:id="23692" w:author="Irová Zuzana" w:date="2025-05-20T15:16:00Z" w16du:dateUtc="2025-05-20T13:16:00Z">
        <w:r w:rsidRPr="000C26BE">
          <w:rPr>
            <w:noProof/>
          </w:rPr>
          <w:fldChar w:fldCharType="end"/>
        </w:r>
      </w:ins>
    </w:p>
    <w:p w14:paraId="2E022655" w14:textId="4BCB95B8" w:rsidR="00987573" w:rsidRPr="00955C1D" w:rsidRDefault="00EF4834" w:rsidP="00987573">
      <w:pPr>
        <w:pStyle w:val="Heading3"/>
        <w:spacing w:before="200" w:after="0" w:line="276" w:lineRule="auto"/>
        <w:rPr>
          <w:ins w:id="23693" w:author="Irová Zuzana" w:date="2025-04-16T15:13:00Z" w16du:dateUtc="2025-04-16T13:13:00Z"/>
          <w:rFonts w:hint="eastAsia"/>
        </w:rPr>
      </w:pPr>
      <w:bookmarkStart w:id="23694" w:name="_Toc201569251"/>
      <w:ins w:id="23695" w:author="Irová Zuzana" w:date="2025-04-16T15:14:00Z" w16du:dateUtc="2025-04-16T13:14:00Z">
        <w:r w:rsidRPr="00EF4834">
          <w:t xml:space="preserve">Výzva </w:t>
        </w:r>
      </w:ins>
      <w:ins w:id="23696" w:author="Irová Zuzana" w:date="2025-05-23T20:55:00Z" w16du:dateUtc="2025-05-23T18:55:00Z">
        <w:r w:rsidR="00E9055A">
          <w:t>k </w:t>
        </w:r>
      </w:ins>
      <w:ins w:id="23697" w:author="Irová Zuzana" w:date="2025-04-16T15:14:00Z" w16du:dateUtc="2025-04-16T13:14:00Z">
        <w:r w:rsidRPr="00EF4834">
          <w:t>úhrad</w:t>
        </w:r>
      </w:ins>
      <w:ins w:id="23698" w:author="Irová Zuzana" w:date="2025-05-23T20:55:00Z" w16du:dateUtc="2025-05-23T18:55:00Z">
        <w:r w:rsidR="00E9055A">
          <w:t>ě za přestupky</w:t>
        </w:r>
      </w:ins>
      <w:ins w:id="23699" w:author="Irová Zuzana" w:date="2025-04-16T15:14:00Z" w16du:dateUtc="2025-04-16T13:14:00Z">
        <w:r w:rsidRPr="00EF4834">
          <w:t xml:space="preserve"> </w:t>
        </w:r>
      </w:ins>
      <w:ins w:id="23700" w:author="Irová Zuzana" w:date="2025-04-16T15:13:00Z" w16du:dateUtc="2025-04-16T13:13:00Z">
        <w:r w:rsidR="00987573" w:rsidRPr="00955C1D">
          <w:t>(</w:t>
        </w:r>
        <w:r w:rsidR="00987573">
          <w:t>DOC.BE.</w:t>
        </w:r>
      </w:ins>
      <w:ins w:id="23701" w:author="Irová Zuzana" w:date="2025-04-16T15:14:00Z" w16du:dateUtc="2025-04-16T13:14:00Z">
        <w:r>
          <w:t>22.HR</w:t>
        </w:r>
      </w:ins>
      <w:ins w:id="23702" w:author="Irová Zuzana" w:date="2025-04-16T15:13:00Z" w16du:dateUtc="2025-04-16T13:13:00Z">
        <w:r w:rsidR="00987573" w:rsidRPr="00955C1D">
          <w:t>)</w:t>
        </w:r>
        <w:bookmarkEnd w:id="23694"/>
      </w:ins>
    </w:p>
    <w:p w14:paraId="23854C85" w14:textId="162F54FB" w:rsidR="00987573" w:rsidRPr="00955C1D" w:rsidRDefault="004E6CF8">
      <w:pPr>
        <w:pStyle w:val="NormalIndent"/>
        <w:rPr>
          <w:ins w:id="23703" w:author="Irová Zuzana" w:date="2025-04-16T15:13:00Z" w16du:dateUtc="2025-04-16T13:13:00Z"/>
        </w:rPr>
      </w:pPr>
      <w:ins w:id="23704" w:author="Irová Zuzana" w:date="2025-04-16T15:15:00Z" w16du:dateUtc="2025-04-16T13:15:00Z">
        <w:r>
          <w:t xml:space="preserve">Request for </w:t>
        </w:r>
      </w:ins>
      <w:ins w:id="23705" w:author="Irová Zuzana" w:date="2025-04-16T15:16:00Z" w16du:dateUtc="2025-04-16T13:16:00Z">
        <w:r>
          <w:t>p</w:t>
        </w:r>
      </w:ins>
      <w:ins w:id="23706" w:author="Irová Zuzana" w:date="2025-04-16T15:15:00Z" w16du:dateUtc="2025-04-16T13:15:00Z">
        <w:r>
          <w:t>ayment</w:t>
        </w:r>
      </w:ins>
    </w:p>
    <w:p w14:paraId="4BD5424A" w14:textId="77777777" w:rsidR="00987573" w:rsidRPr="00955C1D" w:rsidRDefault="00987573">
      <w:pPr>
        <w:pStyle w:val="NormalIndent"/>
        <w:rPr>
          <w:ins w:id="23707" w:author="Irová Zuzana" w:date="2025-04-16T15:13:00Z" w16du:dateUtc="2025-04-16T13:13:00Z"/>
        </w:rPr>
      </w:pPr>
      <w:ins w:id="23708" w:author="Irová Zuzana" w:date="2025-04-16T15:13:00Z" w16du:dateUtc="2025-04-16T13:13:00Z">
        <w:r w:rsidRPr="00955C1D">
          <w:lastRenderedPageBreak/>
          <w:t xml:space="preserve">Šablona entity „Faktura“ obsahuje různé části, tyto části závisí na </w:t>
        </w:r>
        <w:r>
          <w:t>subjektu</w:t>
        </w:r>
        <w:r w:rsidRPr="00955C1D">
          <w:t>, typu faktury.</w:t>
        </w:r>
      </w:ins>
    </w:p>
    <w:p w14:paraId="4F5CDEA8" w14:textId="1A04C7B1" w:rsidR="00987573" w:rsidRPr="00955C1D" w:rsidRDefault="00E9055A" w:rsidP="00987573">
      <w:pPr>
        <w:pStyle w:val="Heading3"/>
        <w:spacing w:before="200" w:after="0" w:line="276" w:lineRule="auto"/>
        <w:rPr>
          <w:ins w:id="23709" w:author="Irová Zuzana" w:date="2025-04-16T15:13:00Z" w16du:dateUtc="2025-04-16T13:13:00Z"/>
          <w:rFonts w:hint="eastAsia"/>
        </w:rPr>
      </w:pPr>
      <w:bookmarkStart w:id="23710" w:name="_Toc201569252"/>
      <w:ins w:id="23711" w:author="Irová Zuzana" w:date="2025-05-23T20:55:00Z" w16du:dateUtc="2025-05-23T18:55:00Z">
        <w:r w:rsidRPr="00EF4834">
          <w:t xml:space="preserve">Výzva </w:t>
        </w:r>
        <w:r>
          <w:t>k </w:t>
        </w:r>
        <w:r w:rsidRPr="00EF4834">
          <w:t>úhrad</w:t>
        </w:r>
        <w:r>
          <w:t>ě za přestupky</w:t>
        </w:r>
        <w:r w:rsidRPr="00EF4834">
          <w:t xml:space="preserve"> </w:t>
        </w:r>
        <w:r>
          <w:t xml:space="preserve">– Dobropis </w:t>
        </w:r>
      </w:ins>
      <w:ins w:id="23712" w:author="Irová Zuzana" w:date="2025-04-16T15:13:00Z" w16du:dateUtc="2025-04-16T13:13:00Z">
        <w:r w:rsidR="00987573" w:rsidRPr="00955C1D">
          <w:t>(</w:t>
        </w:r>
        <w:r w:rsidR="00987573">
          <w:t>DOC.BE.</w:t>
        </w:r>
      </w:ins>
      <w:ins w:id="23713" w:author="Irová Zuzana" w:date="2025-04-16T15:15:00Z" w16du:dateUtc="2025-04-16T13:15:00Z">
        <w:r w:rsidR="004E6CF8">
          <w:t>23.HR</w:t>
        </w:r>
      </w:ins>
      <w:ins w:id="23714" w:author="Irová Zuzana" w:date="2025-04-16T15:13:00Z" w16du:dateUtc="2025-04-16T13:13:00Z">
        <w:r w:rsidR="00987573" w:rsidRPr="00955C1D">
          <w:t>)</w:t>
        </w:r>
        <w:bookmarkEnd w:id="23710"/>
        <w:r w:rsidR="00987573">
          <w:t xml:space="preserve"> </w:t>
        </w:r>
      </w:ins>
    </w:p>
    <w:p w14:paraId="38D6C1B3" w14:textId="4C7A55C0" w:rsidR="00987573" w:rsidRPr="00955C1D" w:rsidRDefault="004E6CF8">
      <w:pPr>
        <w:pStyle w:val="NormalIndent"/>
        <w:rPr>
          <w:ins w:id="23715" w:author="Irová Zuzana" w:date="2025-04-16T15:13:00Z" w16du:dateUtc="2025-04-16T13:13:00Z"/>
        </w:rPr>
      </w:pPr>
      <w:ins w:id="23716" w:author="Irová Zuzana" w:date="2025-04-16T15:16:00Z" w16du:dateUtc="2025-04-16T13:16:00Z">
        <w:r w:rsidRPr="004E6CF8">
          <w:t>Request of Payment – credit note</w:t>
        </w:r>
      </w:ins>
    </w:p>
    <w:p w14:paraId="21D1D4BC" w14:textId="77777777" w:rsidR="00987573" w:rsidRPr="00955C1D" w:rsidRDefault="00987573">
      <w:pPr>
        <w:pStyle w:val="NormalIndent"/>
        <w:rPr>
          <w:ins w:id="23717" w:author="Irová Zuzana" w:date="2025-04-16T15:13:00Z" w16du:dateUtc="2025-04-16T13:13:00Z"/>
        </w:rPr>
      </w:pPr>
      <w:ins w:id="23718" w:author="Irová Zuzana" w:date="2025-04-16T15:13:00Z" w16du:dateUtc="2025-04-16T13:13:00Z">
        <w:r w:rsidRPr="00955C1D">
          <w:t xml:space="preserve">Šablona entity „Faktura“ obsahuje různé části, tyto části závisí na </w:t>
        </w:r>
        <w:r>
          <w:t>subjektu</w:t>
        </w:r>
        <w:r w:rsidRPr="00955C1D">
          <w:t>, typu faktury.</w:t>
        </w:r>
      </w:ins>
    </w:p>
    <w:p w14:paraId="09DAE892" w14:textId="373C7850" w:rsidR="00987573" w:rsidRPr="00955C1D" w:rsidRDefault="004E6CF8" w:rsidP="00987573">
      <w:pPr>
        <w:pStyle w:val="Heading3"/>
        <w:spacing w:before="200" w:after="0" w:line="276" w:lineRule="auto"/>
        <w:rPr>
          <w:ins w:id="23719" w:author="Irová Zuzana" w:date="2025-04-16T15:13:00Z" w16du:dateUtc="2025-04-16T13:13:00Z"/>
          <w:rFonts w:hint="eastAsia"/>
        </w:rPr>
      </w:pPr>
      <w:bookmarkStart w:id="23720" w:name="_Toc201569253"/>
      <w:ins w:id="23721" w:author="Irová Zuzana" w:date="2025-04-16T15:16:00Z" w16du:dateUtc="2025-04-16T13:16:00Z">
        <w:r>
          <w:t>Proforma faktura</w:t>
        </w:r>
      </w:ins>
      <w:ins w:id="23722" w:author="Irová Zuzana" w:date="2025-04-16T15:13:00Z" w16du:dateUtc="2025-04-16T13:13:00Z">
        <w:r w:rsidR="00987573" w:rsidRPr="00955C1D">
          <w:t xml:space="preserve"> (</w:t>
        </w:r>
        <w:r w:rsidR="00987573">
          <w:t>DOC.BE.</w:t>
        </w:r>
      </w:ins>
      <w:ins w:id="23723" w:author="Irová Zuzana" w:date="2025-04-16T15:16:00Z" w16du:dateUtc="2025-04-16T13:16:00Z">
        <w:r>
          <w:t>24.HR</w:t>
        </w:r>
      </w:ins>
      <w:ins w:id="23724" w:author="Irová Zuzana" w:date="2025-04-16T15:13:00Z" w16du:dateUtc="2025-04-16T13:13:00Z">
        <w:r w:rsidR="00987573" w:rsidRPr="00955C1D">
          <w:t>)</w:t>
        </w:r>
        <w:bookmarkEnd w:id="23720"/>
        <w:r w:rsidR="00987573">
          <w:t xml:space="preserve"> </w:t>
        </w:r>
      </w:ins>
    </w:p>
    <w:p w14:paraId="2E18EC53" w14:textId="3DBCD7A0" w:rsidR="00987573" w:rsidRPr="00955C1D" w:rsidRDefault="004E6CF8">
      <w:pPr>
        <w:pStyle w:val="NormalIndent"/>
        <w:rPr>
          <w:ins w:id="23725" w:author="Irová Zuzana" w:date="2025-04-16T15:13:00Z" w16du:dateUtc="2025-04-16T13:13:00Z"/>
        </w:rPr>
      </w:pPr>
      <w:ins w:id="23726" w:author="Irová Zuzana" w:date="2025-04-16T15:16:00Z" w16du:dateUtc="2025-04-16T13:16:00Z">
        <w:r>
          <w:t>Proforma bill</w:t>
        </w:r>
      </w:ins>
    </w:p>
    <w:p w14:paraId="0D2F0A57" w14:textId="77777777" w:rsidR="00987573" w:rsidRDefault="00987573">
      <w:pPr>
        <w:pStyle w:val="NormalIndent"/>
        <w:rPr>
          <w:ins w:id="23727" w:author="Irová Zuzana" w:date="2025-04-16T15:13:00Z" w16du:dateUtc="2025-04-16T13:13:00Z"/>
        </w:rPr>
      </w:pPr>
      <w:ins w:id="23728" w:author="Irová Zuzana" w:date="2025-04-16T15:13:00Z" w16du:dateUtc="2025-04-16T13:13:00Z">
        <w:r w:rsidRPr="00955C1D">
          <w:t xml:space="preserve">Šablona entity „Faktura“ obsahuje různé části, tyto části závisí na </w:t>
        </w:r>
        <w:r>
          <w:t>subjektu</w:t>
        </w:r>
        <w:r w:rsidRPr="00955C1D">
          <w:t>, typu faktury.</w:t>
        </w:r>
      </w:ins>
    </w:p>
    <w:p w14:paraId="753111E1" w14:textId="77777777" w:rsidR="00162723" w:rsidRPr="00A22CFF" w:rsidDel="0048673F" w:rsidRDefault="00162723">
      <w:pPr>
        <w:pStyle w:val="NormalIndent"/>
        <w:rPr>
          <w:ins w:id="23729" w:author="Drastichová Zuzana" w:date="2025-03-07T12:01:00Z" w16du:dateUtc="2025-03-07T11:01:00Z"/>
          <w:del w:id="23730" w:author="Irová Zuzana" w:date="2025-06-16T11:58:00Z" w16du:dateUtc="2025-06-16T09:58:00Z"/>
        </w:rPr>
      </w:pPr>
    </w:p>
    <w:p w14:paraId="7687E636" w14:textId="558B4F82" w:rsidR="00162723" w:rsidRPr="001B3514" w:rsidDel="005F22F6" w:rsidRDefault="00162723">
      <w:pPr>
        <w:pStyle w:val="Caption"/>
        <w:rPr>
          <w:ins w:id="23731" w:author="Drastichová Zuzana" w:date="2025-03-07T12:01:00Z" w16du:dateUtc="2025-03-07T11:01:00Z"/>
          <w:del w:id="23732" w:author="Irová Zuzana" w:date="2025-05-23T20:56:00Z" w16du:dateUtc="2025-05-23T18:56:00Z"/>
          <w:rFonts w:hint="eastAsia"/>
        </w:rPr>
        <w:pPrChange w:id="23733" w:author="Irová Zuzana" w:date="2025-06-06T15:16:00Z" w16du:dateUtc="2025-06-06T13:16:00Z">
          <w:pPr>
            <w:pStyle w:val="Heading3"/>
            <w:spacing w:before="200" w:after="0" w:line="276" w:lineRule="auto"/>
          </w:pPr>
        </w:pPrChange>
      </w:pPr>
      <w:bookmarkStart w:id="23734" w:name="_Toc189838955"/>
      <w:ins w:id="23735" w:author="Drastichová Zuzana" w:date="2025-03-07T12:01:00Z" w16du:dateUtc="2025-03-07T11:01:00Z">
        <w:del w:id="23736" w:author="Irová Zuzana" w:date="2025-05-23T20:56:00Z" w16du:dateUtc="2025-05-23T18:56:00Z">
          <w:r w:rsidDel="005F22F6">
            <w:delText xml:space="preserve">EETS </w:delText>
          </w:r>
          <w:r w:rsidRPr="001B3514" w:rsidDel="005F22F6">
            <w:delText>Faktura za mýtné (DOC.BE.</w:delText>
          </w:r>
          <w:r w:rsidDel="005F22F6">
            <w:delText>1</w:delText>
          </w:r>
          <w:r w:rsidRPr="001B3514" w:rsidDel="005F22F6">
            <w:delText>10.</w:delText>
          </w:r>
        </w:del>
        <w:del w:id="23737" w:author="Irová Zuzana" w:date="2025-04-16T15:17:00Z" w16du:dateUtc="2025-04-16T13:17:00Z">
          <w:r w:rsidRPr="001B3514" w:rsidDel="002F2E46">
            <w:delText>VO1</w:delText>
          </w:r>
        </w:del>
        <w:del w:id="23738" w:author="Irová Zuzana" w:date="2025-05-23T20:56:00Z" w16du:dateUtc="2025-05-23T18:56:00Z">
          <w:r w:rsidRPr="001B3514" w:rsidDel="005F22F6">
            <w:delText>)</w:delText>
          </w:r>
          <w:bookmarkEnd w:id="23734"/>
          <w:r w:rsidDel="005F22F6">
            <w:delText xml:space="preserve"> </w:delText>
          </w:r>
        </w:del>
      </w:ins>
    </w:p>
    <w:p w14:paraId="5697A106" w14:textId="39F4A542" w:rsidR="00162723" w:rsidRPr="00955C1D" w:rsidDel="005F22F6" w:rsidRDefault="00162723">
      <w:pPr>
        <w:pStyle w:val="Caption"/>
        <w:rPr>
          <w:ins w:id="23739" w:author="Drastichová Zuzana" w:date="2025-03-07T12:01:00Z" w16du:dateUtc="2025-03-07T11:01:00Z"/>
          <w:del w:id="23740" w:author="Irová Zuzana" w:date="2025-05-23T20:56:00Z" w16du:dateUtc="2025-05-23T18:56:00Z"/>
        </w:rPr>
        <w:pPrChange w:id="23741" w:author="Irová Zuzana" w:date="2025-06-06T15:16:00Z" w16du:dateUtc="2025-06-06T13:16:00Z">
          <w:pPr>
            <w:pStyle w:val="NormalIndent"/>
          </w:pPr>
        </w:pPrChange>
      </w:pPr>
      <w:ins w:id="23742" w:author="Drastichová Zuzana" w:date="2025-03-07T12:01:00Z" w16du:dateUtc="2025-03-07T11:01:00Z">
        <w:del w:id="23743" w:author="Irová Zuzana" w:date="2025-05-23T20:56:00Z" w16du:dateUtc="2025-05-23T18:56:00Z">
          <w:r w:rsidRPr="00955C1D" w:rsidDel="005F22F6">
            <w:delText>Invoice for toll</w:delText>
          </w:r>
        </w:del>
      </w:ins>
    </w:p>
    <w:p w14:paraId="12094351" w14:textId="35C5C52B" w:rsidR="00162723" w:rsidRPr="00955C1D" w:rsidDel="005F22F6" w:rsidRDefault="00162723">
      <w:pPr>
        <w:pStyle w:val="Caption"/>
        <w:rPr>
          <w:ins w:id="23744" w:author="Drastichová Zuzana" w:date="2025-03-07T12:01:00Z" w16du:dateUtc="2025-03-07T11:01:00Z"/>
          <w:del w:id="23745" w:author="Irová Zuzana" w:date="2025-05-23T20:56:00Z" w16du:dateUtc="2025-05-23T18:56:00Z"/>
        </w:rPr>
        <w:pPrChange w:id="23746" w:author="Irová Zuzana" w:date="2025-06-06T15:16:00Z" w16du:dateUtc="2025-06-06T13:16:00Z">
          <w:pPr>
            <w:pStyle w:val="NormalIndent"/>
          </w:pPr>
        </w:pPrChange>
      </w:pPr>
      <w:ins w:id="23747" w:author="Drastichová Zuzana" w:date="2025-03-07T12:01:00Z" w16du:dateUtc="2025-03-07T11:01:00Z">
        <w:del w:id="23748" w:author="Irová Zuzana" w:date="2025-05-23T20:56:00Z" w16du:dateUtc="2025-05-23T18:56:00Z">
          <w:r w:rsidRPr="00955C1D" w:rsidDel="005F22F6">
            <w:delText xml:space="preserve">Šablona entity „Faktura“ obsahuje různé části, tyto části závisí na </w:delText>
          </w:r>
          <w:r w:rsidDel="005F22F6">
            <w:delText>subjektu</w:delText>
          </w:r>
          <w:r w:rsidRPr="00955C1D" w:rsidDel="005F22F6">
            <w:delText>, typu faktury.</w:delText>
          </w:r>
        </w:del>
      </w:ins>
    </w:p>
    <w:p w14:paraId="08682FA1" w14:textId="379ADDC1" w:rsidR="00162723" w:rsidDel="0048673F" w:rsidRDefault="00162723">
      <w:pPr>
        <w:pStyle w:val="Caption"/>
        <w:rPr>
          <w:ins w:id="23749" w:author="Drastichová Zuzana" w:date="2025-03-07T12:01:00Z" w16du:dateUtc="2025-03-07T11:01:00Z"/>
          <w:del w:id="23750" w:author="Irová Zuzana" w:date="2025-06-16T11:58:00Z" w16du:dateUtc="2025-06-16T09:58:00Z"/>
        </w:rPr>
      </w:pPr>
      <w:ins w:id="23751" w:author="Drastichová Zuzana" w:date="2025-03-07T12:01:00Z" w16du:dateUtc="2025-03-07T11:01:00Z">
        <w:del w:id="23752" w:author="Irová Zuzana" w:date="2025-06-16T11:58:00Z" w16du:dateUtc="2025-06-16T09:58:00Z">
          <w:r w:rsidDel="0048673F">
            <w:delText xml:space="preserve">Tabulka </w:delText>
          </w:r>
          <w:r w:rsidDel="0048673F">
            <w:rPr>
              <w:b w:val="0"/>
            </w:rPr>
            <w:fldChar w:fldCharType="begin"/>
          </w:r>
          <w:r w:rsidDel="0048673F">
            <w:delInstrText xml:space="preserve"> SEQ Tabulka \* ARABIC </w:delInstrText>
          </w:r>
          <w:r w:rsidDel="0048673F">
            <w:rPr>
              <w:b w:val="0"/>
            </w:rPr>
            <w:fldChar w:fldCharType="separate"/>
          </w:r>
        </w:del>
        <w:del w:id="23753" w:author="Irová Zuzana" w:date="2025-04-11T11:12:00Z" w16du:dateUtc="2025-04-11T09:12:00Z">
          <w:r w:rsidDel="00745B0C">
            <w:rPr>
              <w:noProof/>
            </w:rPr>
            <w:delText>115</w:delText>
          </w:r>
        </w:del>
        <w:del w:id="23754" w:author="Irová Zuzana" w:date="2025-06-16T11:58:00Z" w16du:dateUtc="2025-06-16T09:58:00Z">
          <w:r w:rsidDel="0048673F">
            <w:rPr>
              <w:b w:val="0"/>
            </w:rPr>
            <w:fldChar w:fldCharType="end"/>
          </w:r>
          <w:r w:rsidRPr="000A7FB0" w:rsidDel="0048673F">
            <w:delText>: Seznam atributů entity Faktura Tabulka 23: Seznam atributů entity Faktura</w:delText>
          </w:r>
        </w:del>
      </w:ins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94"/>
        <w:gridCol w:w="1243"/>
        <w:gridCol w:w="920"/>
        <w:gridCol w:w="511"/>
        <w:gridCol w:w="706"/>
        <w:gridCol w:w="159"/>
        <w:gridCol w:w="6381"/>
        <w:tblGridChange w:id="23755">
          <w:tblGrid>
            <w:gridCol w:w="80"/>
            <w:gridCol w:w="360"/>
            <w:gridCol w:w="360"/>
            <w:gridCol w:w="360"/>
            <w:gridCol w:w="360"/>
            <w:gridCol w:w="2674"/>
            <w:gridCol w:w="1243"/>
            <w:gridCol w:w="920"/>
            <w:gridCol w:w="511"/>
            <w:gridCol w:w="706"/>
            <w:gridCol w:w="159"/>
            <w:gridCol w:w="6381"/>
          </w:tblGrid>
        </w:tblGridChange>
      </w:tblGrid>
      <w:tr w:rsidR="00EC7B21" w:rsidRPr="00955C1D" w:rsidDel="0048673F" w14:paraId="02B61AB6" w14:textId="35DDB668" w:rsidTr="004048CF">
        <w:trPr>
          <w:cantSplit/>
          <w:trHeight w:val="300"/>
          <w:tblHeader/>
          <w:ins w:id="23756" w:author="Drastichová Zuzana" w:date="2025-03-07T12:01:00Z"/>
          <w:del w:id="23757" w:author="Irová Zuzana" w:date="2025-06-16T11:58:00Z" w16du:dateUtc="2025-06-16T09:58:00Z"/>
        </w:trPr>
        <w:tc>
          <w:tcPr>
            <w:tcW w:w="1486" w:type="pct"/>
            <w:noWrap/>
            <w:vAlign w:val="bottom"/>
          </w:tcPr>
          <w:p w14:paraId="1FF7E59E" w14:textId="77777777" w:rsidR="00162723" w:rsidRPr="00B544B1" w:rsidDel="0048673F" w:rsidRDefault="00162723">
            <w:pPr>
              <w:spacing w:after="0"/>
              <w:rPr>
                <w:ins w:id="23758" w:author="Drastichová Zuzana" w:date="2025-03-07T12:01:00Z" w16du:dateUtc="2025-03-07T11:01:00Z"/>
                <w:del w:id="23759" w:author="Irová Zuzana" w:date="2025-06-16T11:58:00Z" w16du:dateUtc="2025-06-16T09:58:00Z"/>
                <w:rFonts w:eastAsia="Times New Roman" w:cstheme="minorHAnsi"/>
                <w:b/>
                <w:bCs/>
                <w:sz w:val="18"/>
                <w:szCs w:val="18"/>
              </w:rPr>
            </w:pPr>
            <w:ins w:id="23760" w:author="Drastichová Zuzana" w:date="2025-03-07T12:01:00Z" w16du:dateUtc="2025-03-07T11:01:00Z">
              <w:del w:id="23761" w:author="Irová Zuzana" w:date="2025-06-16T11:58:00Z" w16du:dateUtc="2025-06-16T09:58:00Z">
                <w:r w:rsidRPr="00B544B1" w:rsidDel="0048673F">
                  <w:rPr>
                    <w:rFonts w:cstheme="minorHAnsi"/>
                    <w:b/>
                    <w:bCs/>
                    <w:sz w:val="18"/>
                    <w:szCs w:val="18"/>
                  </w:rPr>
                  <w:delText>Název atributu EN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hideMark/>
          </w:tcPr>
          <w:p w14:paraId="0430A5BC" w14:textId="77777777" w:rsidR="00162723" w:rsidRPr="00B544B1" w:rsidDel="0048673F" w:rsidRDefault="00162723">
            <w:pPr>
              <w:spacing w:after="0"/>
              <w:rPr>
                <w:ins w:id="23762" w:author="Drastichová Zuzana" w:date="2025-03-07T12:01:00Z" w16du:dateUtc="2025-03-07T11:01:00Z"/>
                <w:del w:id="23763" w:author="Irová Zuzana" w:date="2025-06-16T11:58:00Z" w16du:dateUtc="2025-06-16T09:58:00Z"/>
                <w:rFonts w:eastAsia="Times New Roman" w:cstheme="minorHAnsi"/>
                <w:b/>
                <w:bCs/>
                <w:sz w:val="18"/>
                <w:szCs w:val="18"/>
              </w:rPr>
            </w:pPr>
            <w:ins w:id="23764" w:author="Drastichová Zuzana" w:date="2025-03-07T12:01:00Z" w16du:dateUtc="2025-03-07T11:01:00Z">
              <w:del w:id="23765" w:author="Irová Zuzana" w:date="2025-06-16T11:58:00Z" w16du:dateUtc="2025-06-16T09:58:00Z">
                <w:r w:rsidRPr="00B544B1" w:rsidDel="0048673F">
                  <w:rPr>
                    <w:rFonts w:cstheme="minorHAnsi"/>
                    <w:b/>
                    <w:bCs/>
                    <w:sz w:val="18"/>
                    <w:szCs w:val="18"/>
                  </w:rPr>
                  <w:delText>Obchodní typ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  <w:hideMark/>
          </w:tcPr>
          <w:p w14:paraId="5952CDC6" w14:textId="77777777" w:rsidR="00162723" w:rsidRPr="00B544B1" w:rsidDel="0048673F" w:rsidRDefault="00162723">
            <w:pPr>
              <w:spacing w:after="0"/>
              <w:rPr>
                <w:ins w:id="23766" w:author="Drastichová Zuzana" w:date="2025-03-07T12:01:00Z" w16du:dateUtc="2025-03-07T11:01:00Z"/>
                <w:del w:id="23767" w:author="Irová Zuzana" w:date="2025-06-16T11:58:00Z" w16du:dateUtc="2025-06-16T09:58:00Z"/>
                <w:rFonts w:eastAsia="Times New Roman" w:cstheme="minorHAnsi"/>
                <w:b/>
                <w:bCs/>
                <w:sz w:val="18"/>
                <w:szCs w:val="18"/>
              </w:rPr>
            </w:pPr>
            <w:ins w:id="23768" w:author="Drastichová Zuzana" w:date="2025-03-07T12:01:00Z" w16du:dateUtc="2025-03-07T11:01:00Z">
              <w:del w:id="23769" w:author="Irová Zuzana" w:date="2025-06-16T11:58:00Z" w16du:dateUtc="2025-06-16T09:58:00Z">
                <w:r w:rsidRPr="00B544B1" w:rsidDel="0048673F">
                  <w:rPr>
                    <w:rFonts w:cstheme="minorHAnsi"/>
                    <w:b/>
                    <w:bCs/>
                    <w:sz w:val="18"/>
                    <w:szCs w:val="18"/>
                  </w:rPr>
                  <w:delText>Povinné</w:delText>
                </w:r>
              </w:del>
            </w:ins>
          </w:p>
        </w:tc>
        <w:tc>
          <w:tcPr>
            <w:tcW w:w="680" w:type="pct"/>
            <w:shd w:val="clear" w:color="auto" w:fill="BFBFBF" w:themeFill="background1" w:themeFillShade="BF"/>
            <w:noWrap/>
            <w:hideMark/>
          </w:tcPr>
          <w:p w14:paraId="58AD12C6" w14:textId="77777777" w:rsidR="00162723" w:rsidRPr="00B544B1" w:rsidDel="0048673F" w:rsidRDefault="00162723">
            <w:pPr>
              <w:spacing w:after="0"/>
              <w:rPr>
                <w:ins w:id="23770" w:author="Drastichová Zuzana" w:date="2025-03-07T12:01:00Z" w16du:dateUtc="2025-03-07T11:01:00Z"/>
                <w:del w:id="23771" w:author="Irová Zuzana" w:date="2025-06-16T11:58:00Z" w16du:dateUtc="2025-06-16T09:58:00Z"/>
                <w:rFonts w:eastAsia="Times New Roman" w:cstheme="minorHAnsi"/>
                <w:b/>
                <w:bCs/>
                <w:sz w:val="18"/>
                <w:szCs w:val="18"/>
              </w:rPr>
            </w:pPr>
            <w:ins w:id="23772" w:author="Drastichová Zuzana" w:date="2025-03-07T12:01:00Z" w16du:dateUtc="2025-03-07T11:01:00Z">
              <w:del w:id="23773" w:author="Irová Zuzana" w:date="2025-06-16T11:58:00Z" w16du:dateUtc="2025-06-16T09:58:00Z">
                <w:r w:rsidRPr="00B544B1" w:rsidDel="0048673F">
                  <w:rPr>
                    <w:rFonts w:cstheme="minorHAnsi"/>
                    <w:b/>
                    <w:bCs/>
                    <w:sz w:val="18"/>
                    <w:szCs w:val="18"/>
                  </w:rPr>
                  <w:delText>Poznámky</w:delText>
                </w:r>
              </w:del>
            </w:ins>
          </w:p>
        </w:tc>
      </w:tr>
      <w:tr w:rsidR="00EC7B21" w:rsidRPr="00955C1D" w:rsidDel="0048673F" w14:paraId="59265F28" w14:textId="4BE74782" w:rsidTr="004048CF">
        <w:trPr>
          <w:cantSplit/>
          <w:trHeight w:val="300"/>
          <w:tblHeader/>
          <w:ins w:id="23774" w:author="Drastichová Zuzana" w:date="2025-03-07T12:01:00Z"/>
          <w:del w:id="23775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1F2B775C" w14:textId="77777777" w:rsidR="00162723" w:rsidRPr="00B544B1" w:rsidDel="0048673F" w:rsidRDefault="00162723">
            <w:pPr>
              <w:spacing w:after="0"/>
              <w:rPr>
                <w:ins w:id="23776" w:author="Drastichová Zuzana" w:date="2025-03-07T12:01:00Z" w16du:dateUtc="2025-03-07T11:01:00Z"/>
                <w:del w:id="23777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778" w:author="Drastichová Zuzana" w:date="2025-03-07T12:01:00Z" w16du:dateUtc="2025-03-07T11:01:00Z">
              <w:del w:id="23779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Bill number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hideMark/>
          </w:tcPr>
          <w:p w14:paraId="618EC396" w14:textId="77777777" w:rsidR="00162723" w:rsidRPr="00B544B1" w:rsidDel="0048673F" w:rsidRDefault="00162723">
            <w:pPr>
              <w:spacing w:after="0"/>
              <w:rPr>
                <w:ins w:id="23780" w:author="Drastichová Zuzana" w:date="2025-03-07T12:01:00Z" w16du:dateUtc="2025-03-07T11:01:00Z"/>
                <w:del w:id="23781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782" w:author="Drastichová Zuzana" w:date="2025-03-07T12:01:00Z" w16du:dateUtc="2025-03-07T11:01:00Z">
              <w:del w:id="23783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Number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3CF2470E" w14:textId="77777777" w:rsidR="00162723" w:rsidRPr="00B544B1" w:rsidDel="0048673F" w:rsidRDefault="00162723">
            <w:pPr>
              <w:spacing w:after="0"/>
              <w:rPr>
                <w:ins w:id="23784" w:author="Drastichová Zuzana" w:date="2025-03-07T12:01:00Z" w16du:dateUtc="2025-03-07T11:01:00Z"/>
                <w:del w:id="23785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786" w:author="Drastichová Zuzana" w:date="2025-03-07T12:01:00Z" w16du:dateUtc="2025-03-07T11:01:00Z">
              <w:del w:id="2378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Ano</w:delText>
                </w:r>
              </w:del>
            </w:ins>
          </w:p>
        </w:tc>
        <w:tc>
          <w:tcPr>
            <w:tcW w:w="680" w:type="pct"/>
            <w:noWrap/>
            <w:hideMark/>
          </w:tcPr>
          <w:p w14:paraId="359CBDB3" w14:textId="77777777" w:rsidR="00162723" w:rsidRPr="00B544B1" w:rsidDel="0048673F" w:rsidRDefault="00162723">
            <w:pPr>
              <w:spacing w:after="0"/>
              <w:rPr>
                <w:ins w:id="23788" w:author="Drastichová Zuzana" w:date="2025-03-07T12:01:00Z" w16du:dateUtc="2025-03-07T11:01:00Z"/>
                <w:del w:id="23789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C7B21" w:rsidRPr="00955C1D" w:rsidDel="0048673F" w14:paraId="5954E3ED" w14:textId="50BA2AEE" w:rsidTr="004048CF">
        <w:trPr>
          <w:cantSplit/>
          <w:trHeight w:val="300"/>
          <w:tblHeader/>
          <w:ins w:id="23790" w:author="Drastichová Zuzana" w:date="2025-03-07T12:01:00Z"/>
          <w:del w:id="23791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301D6749" w14:textId="77777777" w:rsidR="00162723" w:rsidRPr="00B544B1" w:rsidDel="0048673F" w:rsidRDefault="00162723">
            <w:pPr>
              <w:spacing w:after="0"/>
              <w:rPr>
                <w:ins w:id="23792" w:author="Drastichová Zuzana" w:date="2025-03-07T12:01:00Z" w16du:dateUtc="2025-03-07T11:01:00Z"/>
                <w:del w:id="23793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794" w:author="Drastichová Zuzana" w:date="2025-03-07T12:01:00Z" w16du:dateUtc="2025-03-07T11:01:00Z">
              <w:del w:id="23795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Amount to pay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vAlign w:val="bottom"/>
            <w:hideMark/>
          </w:tcPr>
          <w:p w14:paraId="7310289E" w14:textId="77777777" w:rsidR="00162723" w:rsidRPr="00B544B1" w:rsidDel="0048673F" w:rsidRDefault="00162723">
            <w:pPr>
              <w:spacing w:after="0"/>
              <w:rPr>
                <w:ins w:id="23796" w:author="Drastichová Zuzana" w:date="2025-03-07T12:01:00Z" w16du:dateUtc="2025-03-07T11:01:00Z"/>
                <w:del w:id="23797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798" w:author="Drastichová Zuzana" w:date="2025-03-07T12:01:00Z" w16du:dateUtc="2025-03-07T11:01:00Z">
              <w:del w:id="23799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Money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4DF33214" w14:textId="77777777" w:rsidR="00162723" w:rsidRPr="00B544B1" w:rsidDel="0048673F" w:rsidRDefault="00162723">
            <w:pPr>
              <w:spacing w:after="0"/>
              <w:rPr>
                <w:ins w:id="23800" w:author="Drastichová Zuzana" w:date="2025-03-07T12:01:00Z" w16du:dateUtc="2025-03-07T11:01:00Z"/>
                <w:del w:id="23801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02" w:author="Drastichová Zuzana" w:date="2025-03-07T12:01:00Z" w16du:dateUtc="2025-03-07T11:01:00Z">
              <w:del w:id="23803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Ano</w:delText>
                </w:r>
              </w:del>
            </w:ins>
          </w:p>
        </w:tc>
        <w:tc>
          <w:tcPr>
            <w:tcW w:w="680" w:type="pct"/>
            <w:noWrap/>
            <w:vAlign w:val="bottom"/>
            <w:hideMark/>
          </w:tcPr>
          <w:p w14:paraId="05D50CB3" w14:textId="77777777" w:rsidR="00162723" w:rsidRPr="00B544B1" w:rsidDel="0048673F" w:rsidRDefault="00162723">
            <w:pPr>
              <w:spacing w:after="0"/>
              <w:rPr>
                <w:ins w:id="23804" w:author="Drastichová Zuzana" w:date="2025-03-07T12:01:00Z" w16du:dateUtc="2025-03-07T11:01:00Z"/>
                <w:del w:id="23805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C7B21" w:rsidRPr="00955C1D" w:rsidDel="0048673F" w14:paraId="7B8D59A6" w14:textId="46D2E1A5" w:rsidTr="004048CF">
        <w:trPr>
          <w:cantSplit/>
          <w:trHeight w:val="300"/>
          <w:tblHeader/>
          <w:ins w:id="23806" w:author="Drastichová Zuzana" w:date="2025-03-07T12:01:00Z"/>
          <w:del w:id="23807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28B8DE14" w14:textId="77777777" w:rsidR="00162723" w:rsidRPr="00B544B1" w:rsidDel="0048673F" w:rsidRDefault="00162723">
            <w:pPr>
              <w:spacing w:after="0"/>
              <w:rPr>
                <w:ins w:id="23808" w:author="Drastichová Zuzana" w:date="2025-03-07T12:01:00Z" w16du:dateUtc="2025-03-07T11:01:00Z"/>
                <w:del w:id="23809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10" w:author="Drastichová Zuzana" w:date="2025-03-07T12:01:00Z" w16du:dateUtc="2025-03-07T11:01:00Z">
              <w:del w:id="23811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Due date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hideMark/>
          </w:tcPr>
          <w:p w14:paraId="572C7D15" w14:textId="77777777" w:rsidR="00162723" w:rsidRPr="00B544B1" w:rsidDel="0048673F" w:rsidRDefault="00162723">
            <w:pPr>
              <w:spacing w:after="0"/>
              <w:rPr>
                <w:ins w:id="23812" w:author="Drastichová Zuzana" w:date="2025-03-07T12:01:00Z" w16du:dateUtc="2025-03-07T11:01:00Z"/>
                <w:del w:id="23813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14" w:author="Drastichová Zuzana" w:date="2025-03-07T12:01:00Z" w16du:dateUtc="2025-03-07T11:01:00Z">
              <w:del w:id="23815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Date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60C763F8" w14:textId="77777777" w:rsidR="00162723" w:rsidRPr="00B544B1" w:rsidDel="0048673F" w:rsidRDefault="00162723">
            <w:pPr>
              <w:spacing w:after="0"/>
              <w:rPr>
                <w:ins w:id="23816" w:author="Drastichová Zuzana" w:date="2025-03-07T12:01:00Z" w16du:dateUtc="2025-03-07T11:01:00Z"/>
                <w:del w:id="23817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18" w:author="Drastichová Zuzana" w:date="2025-03-07T12:01:00Z" w16du:dateUtc="2025-03-07T11:01:00Z">
              <w:del w:id="23819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Ano</w:delText>
                </w:r>
              </w:del>
            </w:ins>
          </w:p>
        </w:tc>
        <w:tc>
          <w:tcPr>
            <w:tcW w:w="680" w:type="pct"/>
            <w:noWrap/>
            <w:hideMark/>
          </w:tcPr>
          <w:p w14:paraId="5C531D06" w14:textId="77777777" w:rsidR="00162723" w:rsidRPr="00B544B1" w:rsidDel="0048673F" w:rsidRDefault="00162723">
            <w:pPr>
              <w:spacing w:after="0"/>
              <w:rPr>
                <w:ins w:id="23820" w:author="Drastichová Zuzana" w:date="2025-03-07T12:01:00Z" w16du:dateUtc="2025-03-07T11:01:00Z"/>
                <w:del w:id="23821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C7B21" w:rsidRPr="00955C1D" w:rsidDel="0048673F" w14:paraId="1E22A9C2" w14:textId="138572BE" w:rsidTr="004048CF">
        <w:trPr>
          <w:cantSplit/>
          <w:trHeight w:val="300"/>
          <w:tblHeader/>
          <w:ins w:id="23822" w:author="Drastichová Zuzana" w:date="2025-03-07T12:01:00Z"/>
          <w:del w:id="23823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78B539C6" w14:textId="77777777" w:rsidR="00162723" w:rsidRPr="00B544B1" w:rsidDel="0048673F" w:rsidRDefault="00162723">
            <w:pPr>
              <w:spacing w:after="0"/>
              <w:rPr>
                <w:ins w:id="23824" w:author="Drastichová Zuzana" w:date="2025-03-07T12:01:00Z" w16du:dateUtc="2025-03-07T11:01:00Z"/>
                <w:del w:id="23825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26" w:author="Drastichová Zuzana" w:date="2025-03-07T12:01:00Z" w16du:dateUtc="2025-03-07T11:01:00Z">
              <w:del w:id="2382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Payment method (AR) (Platební metoda AR))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hideMark/>
          </w:tcPr>
          <w:p w14:paraId="5B766687" w14:textId="77777777" w:rsidR="00162723" w:rsidRPr="00B544B1" w:rsidDel="0048673F" w:rsidRDefault="00162723">
            <w:pPr>
              <w:spacing w:after="0"/>
              <w:rPr>
                <w:ins w:id="23828" w:author="Drastichová Zuzana" w:date="2025-03-07T12:01:00Z" w16du:dateUtc="2025-03-07T11:01:00Z"/>
                <w:del w:id="23829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30" w:author="Drastichová Zuzana" w:date="2025-03-07T12:01:00Z" w16du:dateUtc="2025-03-07T11:01:00Z">
              <w:del w:id="23831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Enumeration (Enumerace)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68481DC9" w14:textId="77777777" w:rsidR="00162723" w:rsidRPr="00B544B1" w:rsidDel="0048673F" w:rsidRDefault="00162723">
            <w:pPr>
              <w:spacing w:after="0"/>
              <w:rPr>
                <w:ins w:id="23832" w:author="Drastichová Zuzana" w:date="2025-03-07T12:01:00Z" w16du:dateUtc="2025-03-07T11:01:00Z"/>
                <w:del w:id="23833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34" w:author="Drastichová Zuzana" w:date="2025-03-07T12:01:00Z" w16du:dateUtc="2025-03-07T11:01:00Z">
              <w:del w:id="23835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Ano</w:delText>
                </w:r>
              </w:del>
            </w:ins>
          </w:p>
        </w:tc>
        <w:tc>
          <w:tcPr>
            <w:tcW w:w="680" w:type="pct"/>
            <w:noWrap/>
            <w:hideMark/>
          </w:tcPr>
          <w:p w14:paraId="31AB9292" w14:textId="77777777" w:rsidR="00162723" w:rsidRPr="00B544B1" w:rsidDel="0048673F" w:rsidRDefault="00162723">
            <w:pPr>
              <w:spacing w:after="0"/>
              <w:rPr>
                <w:ins w:id="23836" w:author="Drastichová Zuzana" w:date="2025-03-07T12:01:00Z" w16du:dateUtc="2025-03-07T11:01:00Z"/>
                <w:del w:id="23837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C7B21" w:rsidRPr="00955C1D" w:rsidDel="0048673F" w14:paraId="5D74D92C" w14:textId="7DE31A6C" w:rsidTr="004048CF">
        <w:trPr>
          <w:cantSplit/>
          <w:trHeight w:val="300"/>
          <w:tblHeader/>
          <w:ins w:id="23838" w:author="Drastichová Zuzana" w:date="2025-03-07T12:01:00Z"/>
          <w:del w:id="23839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32D72C3A" w14:textId="77777777" w:rsidR="00162723" w:rsidRPr="00B544B1" w:rsidDel="0048673F" w:rsidRDefault="00162723">
            <w:pPr>
              <w:spacing w:after="0"/>
              <w:rPr>
                <w:ins w:id="23840" w:author="Drastichová Zuzana" w:date="2025-03-07T12:01:00Z" w16du:dateUtc="2025-03-07T11:01:00Z"/>
                <w:del w:id="23841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42" w:author="Drastichová Zuzana" w:date="2025-03-07T12:01:00Z" w16du:dateUtc="2025-03-07T11:01:00Z">
              <w:del w:id="23843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Bill number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vAlign w:val="bottom"/>
            <w:hideMark/>
          </w:tcPr>
          <w:p w14:paraId="03C8821E" w14:textId="77777777" w:rsidR="00162723" w:rsidRPr="00B544B1" w:rsidDel="0048673F" w:rsidRDefault="00162723">
            <w:pPr>
              <w:spacing w:after="0"/>
              <w:rPr>
                <w:ins w:id="23844" w:author="Drastichová Zuzana" w:date="2025-03-07T12:01:00Z" w16du:dateUtc="2025-03-07T11:01:00Z"/>
                <w:del w:id="23845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46" w:author="Drastichová Zuzana" w:date="2025-03-07T12:01:00Z" w16du:dateUtc="2025-03-07T11:01:00Z">
              <w:del w:id="2384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Number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3E347298" w14:textId="77777777" w:rsidR="00162723" w:rsidRPr="00B544B1" w:rsidDel="0048673F" w:rsidRDefault="00162723">
            <w:pPr>
              <w:spacing w:after="0"/>
              <w:rPr>
                <w:ins w:id="23848" w:author="Drastichová Zuzana" w:date="2025-03-07T12:01:00Z" w16du:dateUtc="2025-03-07T11:01:00Z"/>
                <w:del w:id="23849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50" w:author="Drastichová Zuzana" w:date="2025-03-07T12:01:00Z" w16du:dateUtc="2025-03-07T11:01:00Z">
              <w:del w:id="23851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Ano</w:delText>
                </w:r>
              </w:del>
            </w:ins>
          </w:p>
        </w:tc>
        <w:tc>
          <w:tcPr>
            <w:tcW w:w="681" w:type="pct"/>
            <w:noWrap/>
            <w:vAlign w:val="bottom"/>
            <w:hideMark/>
          </w:tcPr>
          <w:p w14:paraId="7D1D05CF" w14:textId="77777777" w:rsidR="00162723" w:rsidRPr="00B544B1" w:rsidDel="0048673F" w:rsidRDefault="00162723">
            <w:pPr>
              <w:spacing w:after="0"/>
              <w:rPr>
                <w:ins w:id="23852" w:author="Drastichová Zuzana" w:date="2025-03-07T12:01:00Z" w16du:dateUtc="2025-03-07T11:01:00Z"/>
                <w:del w:id="23853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54" w:author="Drastichová Zuzana" w:date="2025-03-07T12:01:00Z" w16du:dateUtc="2025-03-07T11:01:00Z">
              <w:del w:id="23855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VS</w:delText>
                </w:r>
              </w:del>
            </w:ins>
          </w:p>
        </w:tc>
      </w:tr>
      <w:tr w:rsidR="00EC7B21" w:rsidRPr="00955C1D" w:rsidDel="0048673F" w14:paraId="07C3C1E7" w14:textId="7767B45A" w:rsidTr="004048CF">
        <w:trPr>
          <w:cantSplit/>
          <w:trHeight w:val="300"/>
          <w:tblHeader/>
          <w:ins w:id="23856" w:author="Drastichová Zuzana" w:date="2025-03-07T12:01:00Z"/>
          <w:del w:id="23857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66BC5A4D" w14:textId="77777777" w:rsidR="00162723" w:rsidRPr="00B544B1" w:rsidDel="0048673F" w:rsidRDefault="00162723">
            <w:pPr>
              <w:spacing w:after="0"/>
              <w:rPr>
                <w:ins w:id="23858" w:author="Drastichová Zuzana" w:date="2025-03-07T12:01:00Z" w16du:dateUtc="2025-03-07T11:01:00Z"/>
                <w:del w:id="23859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60" w:author="Drastichová Zuzana" w:date="2025-03-07T12:01:00Z" w16du:dateUtc="2025-03-07T11:01:00Z">
              <w:del w:id="23861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Bank issuer name (CO)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vAlign w:val="bottom"/>
            <w:hideMark/>
          </w:tcPr>
          <w:p w14:paraId="62E13CB3" w14:textId="77777777" w:rsidR="00162723" w:rsidRPr="00B544B1" w:rsidDel="0048673F" w:rsidRDefault="00162723">
            <w:pPr>
              <w:spacing w:after="0"/>
              <w:rPr>
                <w:ins w:id="23862" w:author="Drastichová Zuzana" w:date="2025-03-07T12:01:00Z" w16du:dateUtc="2025-03-07T11:01:00Z"/>
                <w:del w:id="23863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64" w:author="Drastichová Zuzana" w:date="2025-03-07T12:01:00Z" w16du:dateUtc="2025-03-07T11:01:00Z">
              <w:del w:id="23865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Text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75E27B1C" w14:textId="77777777" w:rsidR="00162723" w:rsidRPr="00B544B1" w:rsidDel="0048673F" w:rsidRDefault="00162723">
            <w:pPr>
              <w:spacing w:after="0"/>
              <w:rPr>
                <w:ins w:id="23866" w:author="Drastichová Zuzana" w:date="2025-03-07T12:01:00Z" w16du:dateUtc="2025-03-07T11:01:00Z"/>
                <w:del w:id="23867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68" w:author="Drastichová Zuzana" w:date="2025-03-07T12:01:00Z" w16du:dateUtc="2025-03-07T11:01:00Z">
              <w:del w:id="23869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Ano</w:delText>
                </w:r>
              </w:del>
            </w:ins>
          </w:p>
        </w:tc>
        <w:tc>
          <w:tcPr>
            <w:tcW w:w="681" w:type="pct"/>
            <w:noWrap/>
            <w:vAlign w:val="bottom"/>
            <w:hideMark/>
          </w:tcPr>
          <w:p w14:paraId="0C99EA72" w14:textId="77777777" w:rsidR="00162723" w:rsidRPr="00B544B1" w:rsidDel="0048673F" w:rsidRDefault="00162723">
            <w:pPr>
              <w:spacing w:after="0"/>
              <w:rPr>
                <w:ins w:id="23870" w:author="Drastichová Zuzana" w:date="2025-03-07T12:01:00Z" w16du:dateUtc="2025-03-07T11:01:00Z"/>
                <w:del w:id="23871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C7B21" w:rsidRPr="00955C1D" w:rsidDel="0048673F" w14:paraId="1FED4734" w14:textId="05434FFD" w:rsidTr="004048CF">
        <w:trPr>
          <w:cantSplit/>
          <w:trHeight w:val="300"/>
          <w:tblHeader/>
          <w:ins w:id="23872" w:author="Drastichová Zuzana" w:date="2025-03-07T12:01:00Z"/>
          <w:del w:id="23873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7BF26E04" w14:textId="77777777" w:rsidR="00162723" w:rsidRPr="00B544B1" w:rsidDel="0048673F" w:rsidRDefault="00162723">
            <w:pPr>
              <w:spacing w:after="0"/>
              <w:rPr>
                <w:ins w:id="23874" w:author="Drastichová Zuzana" w:date="2025-03-07T12:01:00Z" w16du:dateUtc="2025-03-07T11:01:00Z"/>
                <w:del w:id="23875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76" w:author="Drastichová Zuzana" w:date="2025-03-07T12:01:00Z" w16du:dateUtc="2025-03-07T11:01:00Z">
              <w:del w:id="2387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Bank address (CO)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hideMark/>
          </w:tcPr>
          <w:p w14:paraId="1E738B03" w14:textId="77777777" w:rsidR="00162723" w:rsidRPr="00B544B1" w:rsidDel="0048673F" w:rsidRDefault="00162723">
            <w:pPr>
              <w:spacing w:after="0"/>
              <w:rPr>
                <w:ins w:id="23878" w:author="Drastichová Zuzana" w:date="2025-03-07T12:01:00Z" w16du:dateUtc="2025-03-07T11:01:00Z"/>
                <w:del w:id="23879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80" w:author="Drastichová Zuzana" w:date="2025-03-07T12:01:00Z" w16du:dateUtc="2025-03-07T11:01:00Z">
              <w:del w:id="23881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Text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51A8B9CC" w14:textId="77777777" w:rsidR="00162723" w:rsidRPr="00B544B1" w:rsidDel="0048673F" w:rsidRDefault="00162723">
            <w:pPr>
              <w:spacing w:after="0"/>
              <w:rPr>
                <w:ins w:id="23882" w:author="Drastichová Zuzana" w:date="2025-03-07T12:01:00Z" w16du:dateUtc="2025-03-07T11:01:00Z"/>
                <w:del w:id="23883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84" w:author="Drastichová Zuzana" w:date="2025-03-07T12:01:00Z" w16du:dateUtc="2025-03-07T11:01:00Z">
              <w:del w:id="23885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Ano</w:delText>
                </w:r>
              </w:del>
            </w:ins>
          </w:p>
        </w:tc>
        <w:tc>
          <w:tcPr>
            <w:tcW w:w="680" w:type="pct"/>
            <w:noWrap/>
            <w:hideMark/>
          </w:tcPr>
          <w:p w14:paraId="50EC9A6E" w14:textId="77777777" w:rsidR="00162723" w:rsidRPr="00B544B1" w:rsidDel="0048673F" w:rsidRDefault="00162723">
            <w:pPr>
              <w:spacing w:after="0"/>
              <w:rPr>
                <w:ins w:id="23886" w:author="Drastichová Zuzana" w:date="2025-03-07T12:01:00Z" w16du:dateUtc="2025-03-07T11:01:00Z"/>
                <w:del w:id="23887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C7B21" w:rsidRPr="00955C1D" w:rsidDel="0048673F" w14:paraId="322C4C6E" w14:textId="162A04FE" w:rsidTr="004048CF">
        <w:trPr>
          <w:cantSplit/>
          <w:trHeight w:val="300"/>
          <w:tblHeader/>
          <w:ins w:id="23888" w:author="Drastichová Zuzana" w:date="2025-03-07T12:01:00Z"/>
          <w:del w:id="23889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6CD1562D" w14:textId="77777777" w:rsidR="00162723" w:rsidRPr="00B544B1" w:rsidDel="0048673F" w:rsidRDefault="00162723">
            <w:pPr>
              <w:spacing w:after="0"/>
              <w:rPr>
                <w:ins w:id="23890" w:author="Drastichová Zuzana" w:date="2025-03-07T12:01:00Z" w16du:dateUtc="2025-03-07T11:01:00Z"/>
                <w:del w:id="23891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92" w:author="Drastichová Zuzana" w:date="2025-03-07T12:01:00Z" w16du:dateUtc="2025-03-07T11:01:00Z">
              <w:del w:id="23893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Bank account number (CO)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hideMark/>
          </w:tcPr>
          <w:p w14:paraId="35E3F6B5" w14:textId="77777777" w:rsidR="00162723" w:rsidRPr="00B544B1" w:rsidDel="0048673F" w:rsidRDefault="00162723">
            <w:pPr>
              <w:spacing w:after="0"/>
              <w:rPr>
                <w:ins w:id="23894" w:author="Drastichová Zuzana" w:date="2025-03-07T12:01:00Z" w16du:dateUtc="2025-03-07T11:01:00Z"/>
                <w:del w:id="23895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896" w:author="Drastichová Zuzana" w:date="2025-03-07T12:01:00Z" w16du:dateUtc="2025-03-07T11:01:00Z">
              <w:del w:id="2389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Text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057C4910" w14:textId="77777777" w:rsidR="00162723" w:rsidRPr="00B544B1" w:rsidDel="0048673F" w:rsidRDefault="00162723">
            <w:pPr>
              <w:spacing w:after="0"/>
              <w:rPr>
                <w:ins w:id="23898" w:author="Drastichová Zuzana" w:date="2025-03-07T12:01:00Z" w16du:dateUtc="2025-03-07T11:01:00Z"/>
                <w:del w:id="23899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900" w:author="Drastichová Zuzana" w:date="2025-03-07T12:01:00Z" w16du:dateUtc="2025-03-07T11:01:00Z">
              <w:del w:id="23901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Ano</w:delText>
                </w:r>
              </w:del>
            </w:ins>
          </w:p>
        </w:tc>
        <w:tc>
          <w:tcPr>
            <w:tcW w:w="680" w:type="pct"/>
            <w:noWrap/>
            <w:hideMark/>
          </w:tcPr>
          <w:p w14:paraId="0C0B8CFC" w14:textId="77777777" w:rsidR="00162723" w:rsidRPr="00B544B1" w:rsidDel="0048673F" w:rsidRDefault="00162723">
            <w:pPr>
              <w:spacing w:after="0"/>
              <w:rPr>
                <w:ins w:id="23902" w:author="Drastichová Zuzana" w:date="2025-03-07T12:01:00Z" w16du:dateUtc="2025-03-07T11:01:00Z"/>
                <w:del w:id="23903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C7B21" w:rsidRPr="00955C1D" w:rsidDel="0048673F" w14:paraId="6E4A39CA" w14:textId="1C78064D" w:rsidTr="004048CF">
        <w:trPr>
          <w:cantSplit/>
          <w:trHeight w:val="300"/>
          <w:tblHeader/>
          <w:ins w:id="23904" w:author="Drastichová Zuzana" w:date="2025-03-07T12:01:00Z"/>
          <w:del w:id="23905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687CEA3B" w14:textId="77777777" w:rsidR="00162723" w:rsidRPr="00B544B1" w:rsidDel="0048673F" w:rsidRDefault="00162723">
            <w:pPr>
              <w:spacing w:after="0"/>
              <w:rPr>
                <w:ins w:id="23906" w:author="Drastichová Zuzana" w:date="2025-03-07T12:01:00Z" w16du:dateUtc="2025-03-07T11:01:00Z"/>
                <w:del w:id="23907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908" w:author="Drastichová Zuzana" w:date="2025-03-07T12:01:00Z" w16du:dateUtc="2025-03-07T11:01:00Z">
              <w:del w:id="23909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Bank code numeric (CO)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hideMark/>
          </w:tcPr>
          <w:p w14:paraId="1B32C435" w14:textId="77777777" w:rsidR="00162723" w:rsidRPr="00B544B1" w:rsidDel="0048673F" w:rsidRDefault="00162723">
            <w:pPr>
              <w:spacing w:after="0"/>
              <w:rPr>
                <w:ins w:id="23910" w:author="Drastichová Zuzana" w:date="2025-03-07T12:01:00Z" w16du:dateUtc="2025-03-07T11:01:00Z"/>
                <w:del w:id="23911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912" w:author="Drastichová Zuzana" w:date="2025-03-07T12:01:00Z" w16du:dateUtc="2025-03-07T11:01:00Z">
              <w:del w:id="23913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Text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059DF8E1" w14:textId="77777777" w:rsidR="00162723" w:rsidRPr="00B544B1" w:rsidDel="0048673F" w:rsidRDefault="00162723">
            <w:pPr>
              <w:spacing w:after="0"/>
              <w:rPr>
                <w:ins w:id="23914" w:author="Drastichová Zuzana" w:date="2025-03-07T12:01:00Z" w16du:dateUtc="2025-03-07T11:01:00Z"/>
                <w:del w:id="23915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916" w:author="Drastichová Zuzana" w:date="2025-03-07T12:01:00Z" w16du:dateUtc="2025-03-07T11:01:00Z">
              <w:del w:id="2391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Ano</w:delText>
                </w:r>
              </w:del>
            </w:ins>
          </w:p>
        </w:tc>
        <w:tc>
          <w:tcPr>
            <w:tcW w:w="680" w:type="pct"/>
            <w:noWrap/>
            <w:hideMark/>
          </w:tcPr>
          <w:p w14:paraId="18617821" w14:textId="77777777" w:rsidR="00162723" w:rsidRPr="00B544B1" w:rsidDel="0048673F" w:rsidRDefault="00162723">
            <w:pPr>
              <w:spacing w:after="0"/>
              <w:rPr>
                <w:ins w:id="23918" w:author="Drastichová Zuzana" w:date="2025-03-07T12:01:00Z" w16du:dateUtc="2025-03-07T11:01:00Z"/>
                <w:del w:id="23919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C7B21" w:rsidRPr="00955C1D" w:rsidDel="0048673F" w14:paraId="22D5C1F6" w14:textId="7AF82546" w:rsidTr="004048CF">
        <w:trPr>
          <w:cantSplit/>
          <w:trHeight w:val="300"/>
          <w:tblHeader/>
          <w:ins w:id="23920" w:author="Drastichová Zuzana" w:date="2025-03-07T12:01:00Z"/>
          <w:del w:id="23921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3097F63E" w14:textId="77777777" w:rsidR="00162723" w:rsidRPr="00B544B1" w:rsidDel="0048673F" w:rsidRDefault="00162723">
            <w:pPr>
              <w:spacing w:after="0"/>
              <w:rPr>
                <w:ins w:id="23922" w:author="Drastichová Zuzana" w:date="2025-03-07T12:01:00Z" w16du:dateUtc="2025-03-07T11:01:00Z"/>
                <w:del w:id="23923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924" w:author="Drastichová Zuzana" w:date="2025-03-07T12:01:00Z" w16du:dateUtc="2025-03-07T11:01:00Z">
              <w:del w:id="23925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IBAN (CO)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vAlign w:val="bottom"/>
            <w:hideMark/>
          </w:tcPr>
          <w:p w14:paraId="50CE65BD" w14:textId="77777777" w:rsidR="00162723" w:rsidRPr="00B544B1" w:rsidDel="0048673F" w:rsidRDefault="00162723">
            <w:pPr>
              <w:spacing w:after="0"/>
              <w:rPr>
                <w:ins w:id="23926" w:author="Drastichová Zuzana" w:date="2025-03-07T12:01:00Z" w16du:dateUtc="2025-03-07T11:01:00Z"/>
                <w:del w:id="23927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928" w:author="Drastichová Zuzana" w:date="2025-03-07T12:01:00Z" w16du:dateUtc="2025-03-07T11:01:00Z">
              <w:del w:id="23929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Text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1921ECDD" w14:textId="77777777" w:rsidR="00162723" w:rsidRPr="00B544B1" w:rsidDel="0048673F" w:rsidRDefault="00162723">
            <w:pPr>
              <w:spacing w:after="0"/>
              <w:rPr>
                <w:ins w:id="23930" w:author="Drastichová Zuzana" w:date="2025-03-07T12:01:00Z" w16du:dateUtc="2025-03-07T11:01:00Z"/>
                <w:del w:id="23931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932" w:author="Drastichová Zuzana" w:date="2025-03-07T12:01:00Z" w16du:dateUtc="2025-03-07T11:01:00Z">
              <w:del w:id="23933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Ano</w:delText>
                </w:r>
              </w:del>
            </w:ins>
          </w:p>
        </w:tc>
        <w:tc>
          <w:tcPr>
            <w:tcW w:w="681" w:type="pct"/>
            <w:noWrap/>
            <w:vAlign w:val="bottom"/>
            <w:hideMark/>
          </w:tcPr>
          <w:p w14:paraId="45888EA9" w14:textId="77777777" w:rsidR="00162723" w:rsidRPr="00B544B1" w:rsidDel="0048673F" w:rsidRDefault="00162723">
            <w:pPr>
              <w:spacing w:after="0"/>
              <w:rPr>
                <w:ins w:id="23934" w:author="Drastichová Zuzana" w:date="2025-03-07T12:01:00Z" w16du:dateUtc="2025-03-07T11:01:00Z"/>
                <w:del w:id="23935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C7B21" w:rsidRPr="00955C1D" w:rsidDel="0048673F" w14:paraId="389F5225" w14:textId="518DD6DE" w:rsidTr="004048CF">
        <w:trPr>
          <w:cantSplit/>
          <w:trHeight w:val="300"/>
          <w:tblHeader/>
          <w:ins w:id="23936" w:author="Drastichová Zuzana" w:date="2025-03-07T12:01:00Z"/>
          <w:del w:id="23937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7D7EC8AA" w14:textId="77777777" w:rsidR="00162723" w:rsidRPr="00B544B1" w:rsidDel="0048673F" w:rsidRDefault="00162723">
            <w:pPr>
              <w:spacing w:after="0"/>
              <w:rPr>
                <w:ins w:id="23938" w:author="Drastichová Zuzana" w:date="2025-03-07T12:01:00Z" w16du:dateUtc="2025-03-07T11:01:00Z"/>
                <w:del w:id="23939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940" w:author="Drastichová Zuzana" w:date="2025-03-07T12:01:00Z" w16du:dateUtc="2025-03-07T11:01:00Z">
              <w:del w:id="23941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BIC/SWIFT (CO)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hideMark/>
          </w:tcPr>
          <w:p w14:paraId="03E51AD9" w14:textId="77777777" w:rsidR="00162723" w:rsidRPr="00B544B1" w:rsidDel="0048673F" w:rsidRDefault="00162723">
            <w:pPr>
              <w:spacing w:after="0"/>
              <w:rPr>
                <w:ins w:id="23942" w:author="Drastichová Zuzana" w:date="2025-03-07T12:01:00Z" w16du:dateUtc="2025-03-07T11:01:00Z"/>
                <w:del w:id="23943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944" w:author="Drastichová Zuzana" w:date="2025-03-07T12:01:00Z" w16du:dateUtc="2025-03-07T11:01:00Z">
              <w:del w:id="23945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Text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07439854" w14:textId="77777777" w:rsidR="00162723" w:rsidRPr="00B544B1" w:rsidDel="0048673F" w:rsidRDefault="00162723">
            <w:pPr>
              <w:spacing w:after="0"/>
              <w:rPr>
                <w:ins w:id="23946" w:author="Drastichová Zuzana" w:date="2025-03-07T12:01:00Z" w16du:dateUtc="2025-03-07T11:01:00Z"/>
                <w:del w:id="23947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948" w:author="Drastichová Zuzana" w:date="2025-03-07T12:01:00Z" w16du:dateUtc="2025-03-07T11:01:00Z">
              <w:del w:id="23949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Ne</w:delText>
                </w:r>
              </w:del>
            </w:ins>
          </w:p>
        </w:tc>
        <w:tc>
          <w:tcPr>
            <w:tcW w:w="680" w:type="pct"/>
            <w:noWrap/>
            <w:hideMark/>
          </w:tcPr>
          <w:p w14:paraId="47378969" w14:textId="77777777" w:rsidR="00162723" w:rsidRPr="00B544B1" w:rsidDel="0048673F" w:rsidRDefault="00162723">
            <w:pPr>
              <w:spacing w:after="0"/>
              <w:rPr>
                <w:ins w:id="23950" w:author="Drastichová Zuzana" w:date="2025-03-07T12:01:00Z" w16du:dateUtc="2025-03-07T11:01:00Z"/>
                <w:del w:id="23951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C7B21" w:rsidRPr="00955C1D" w:rsidDel="0048673F" w14:paraId="43D96957" w14:textId="089361EF" w:rsidTr="004048CF">
        <w:trPr>
          <w:cantSplit/>
          <w:trHeight w:val="300"/>
          <w:tblHeader/>
          <w:ins w:id="23952" w:author="Drastichová Zuzana" w:date="2025-03-07T12:01:00Z"/>
          <w:del w:id="23953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531F167A" w14:textId="77777777" w:rsidR="00162723" w:rsidRPr="00B544B1" w:rsidDel="0048673F" w:rsidRDefault="00162723">
            <w:pPr>
              <w:spacing w:after="0"/>
              <w:rPr>
                <w:ins w:id="23954" w:author="Drastichová Zuzana" w:date="2025-03-07T12:01:00Z" w16du:dateUtc="2025-03-07T11:01:00Z"/>
                <w:del w:id="23955" w:author="Irová Zuzana" w:date="2025-06-16T11:58:00Z" w16du:dateUtc="2025-06-16T09:58:00Z"/>
                <w:rFonts w:eastAsia="Times New Roman" w:cstheme="minorHAnsi"/>
                <w:sz w:val="18"/>
                <w:szCs w:val="18"/>
                <w:highlight w:val="yellow"/>
              </w:rPr>
            </w:pPr>
            <w:ins w:id="23956" w:author="Drastichová Zuzana" w:date="2025-03-07T12:01:00Z" w16du:dateUtc="2025-03-07T11:01:00Z">
              <w:del w:id="2395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EETS Provider number (</w:delText>
                </w:r>
                <w:r w:rsidDel="0048673F">
                  <w:rPr>
                    <w:rFonts w:cstheme="minorHAnsi"/>
                    <w:sz w:val="18"/>
                    <w:szCs w:val="18"/>
                  </w:rPr>
                  <w:delText>E</w:delText>
                </w:r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CM)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vAlign w:val="bottom"/>
            <w:hideMark/>
          </w:tcPr>
          <w:p w14:paraId="6AAE39A2" w14:textId="77777777" w:rsidR="00162723" w:rsidRPr="00B544B1" w:rsidDel="0048673F" w:rsidRDefault="00162723">
            <w:pPr>
              <w:spacing w:after="0"/>
              <w:rPr>
                <w:ins w:id="23958" w:author="Drastichová Zuzana" w:date="2025-03-07T12:01:00Z" w16du:dateUtc="2025-03-07T11:01:00Z"/>
                <w:del w:id="23959" w:author="Irová Zuzana" w:date="2025-06-16T11:58:00Z" w16du:dateUtc="2025-06-16T09:58:00Z"/>
                <w:rFonts w:eastAsia="Times New Roman" w:cstheme="minorHAnsi"/>
                <w:sz w:val="18"/>
                <w:szCs w:val="18"/>
                <w:highlight w:val="yellow"/>
              </w:rPr>
            </w:pPr>
            <w:ins w:id="23960" w:author="Drastichová Zuzana" w:date="2025-03-07T12:01:00Z" w16du:dateUtc="2025-03-07T11:01:00Z">
              <w:del w:id="23961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Text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38E5EA99" w14:textId="77777777" w:rsidR="00162723" w:rsidRPr="00B544B1" w:rsidDel="0048673F" w:rsidRDefault="00162723">
            <w:pPr>
              <w:spacing w:after="0"/>
              <w:rPr>
                <w:ins w:id="23962" w:author="Drastichová Zuzana" w:date="2025-03-07T12:01:00Z" w16du:dateUtc="2025-03-07T11:01:00Z"/>
                <w:del w:id="23963" w:author="Irová Zuzana" w:date="2025-06-16T11:58:00Z" w16du:dateUtc="2025-06-16T09:58:00Z"/>
                <w:rFonts w:eastAsia="Times New Roman" w:cstheme="minorHAnsi"/>
                <w:sz w:val="18"/>
                <w:szCs w:val="18"/>
                <w:highlight w:val="yellow"/>
              </w:rPr>
            </w:pPr>
            <w:ins w:id="23964" w:author="Drastichová Zuzana" w:date="2025-03-07T12:01:00Z" w16du:dateUtc="2025-03-07T11:01:00Z">
              <w:del w:id="23965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Ano</w:delText>
                </w:r>
              </w:del>
            </w:ins>
          </w:p>
        </w:tc>
        <w:tc>
          <w:tcPr>
            <w:tcW w:w="681" w:type="pct"/>
            <w:noWrap/>
            <w:vAlign w:val="bottom"/>
            <w:hideMark/>
          </w:tcPr>
          <w:p w14:paraId="6765B4E3" w14:textId="77777777" w:rsidR="00162723" w:rsidRPr="00B544B1" w:rsidDel="0048673F" w:rsidRDefault="00162723">
            <w:pPr>
              <w:spacing w:after="0"/>
              <w:rPr>
                <w:ins w:id="23966" w:author="Drastichová Zuzana" w:date="2025-03-07T12:01:00Z" w16du:dateUtc="2025-03-07T11:01:00Z"/>
                <w:del w:id="23967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C7B21" w:rsidRPr="00955C1D" w:rsidDel="0048673F" w14:paraId="7154A957" w14:textId="122A0A7F" w:rsidTr="004048CF">
        <w:trPr>
          <w:cantSplit/>
          <w:trHeight w:val="300"/>
          <w:tblHeader/>
          <w:ins w:id="23968" w:author="Drastichová Zuzana" w:date="2025-03-07T12:01:00Z"/>
          <w:del w:id="23969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06AB18A2" w14:textId="77777777" w:rsidR="00162723" w:rsidRPr="00B544B1" w:rsidDel="0048673F" w:rsidRDefault="00162723">
            <w:pPr>
              <w:spacing w:after="0"/>
              <w:rPr>
                <w:ins w:id="23970" w:author="Drastichová Zuzana" w:date="2025-03-07T12:01:00Z" w16du:dateUtc="2025-03-07T11:01:00Z"/>
                <w:del w:id="23971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972" w:author="Drastichová Zuzana" w:date="2025-03-07T12:01:00Z" w16du:dateUtc="2025-03-07T11:01:00Z">
              <w:del w:id="23973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Date of beginning+Date of end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vAlign w:val="bottom"/>
            <w:hideMark/>
          </w:tcPr>
          <w:p w14:paraId="6CDCB326" w14:textId="77777777" w:rsidR="00162723" w:rsidRPr="00B544B1" w:rsidDel="0048673F" w:rsidRDefault="00162723">
            <w:pPr>
              <w:spacing w:after="0"/>
              <w:rPr>
                <w:ins w:id="23974" w:author="Drastichová Zuzana" w:date="2025-03-07T12:01:00Z" w16du:dateUtc="2025-03-07T11:01:00Z"/>
                <w:del w:id="23975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976" w:author="Drastichová Zuzana" w:date="2025-03-07T12:01:00Z" w16du:dateUtc="2025-03-07T11:01:00Z">
              <w:del w:id="2397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Date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69D1B0C3" w14:textId="77777777" w:rsidR="00162723" w:rsidRPr="00B544B1" w:rsidDel="0048673F" w:rsidRDefault="00162723">
            <w:pPr>
              <w:spacing w:after="0"/>
              <w:rPr>
                <w:ins w:id="23978" w:author="Drastichová Zuzana" w:date="2025-03-07T12:01:00Z" w16du:dateUtc="2025-03-07T11:01:00Z"/>
                <w:del w:id="23979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980" w:author="Drastichová Zuzana" w:date="2025-03-07T12:01:00Z" w16du:dateUtc="2025-03-07T11:01:00Z">
              <w:del w:id="23981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Ano</w:delText>
                </w:r>
              </w:del>
            </w:ins>
          </w:p>
        </w:tc>
        <w:tc>
          <w:tcPr>
            <w:tcW w:w="681" w:type="pct"/>
            <w:noWrap/>
            <w:vAlign w:val="bottom"/>
            <w:hideMark/>
          </w:tcPr>
          <w:p w14:paraId="2C7721B3" w14:textId="77777777" w:rsidR="00162723" w:rsidRPr="00B544B1" w:rsidDel="0048673F" w:rsidRDefault="00162723">
            <w:pPr>
              <w:spacing w:after="0"/>
              <w:rPr>
                <w:ins w:id="23982" w:author="Drastichová Zuzana" w:date="2025-03-07T12:01:00Z" w16du:dateUtc="2025-03-07T11:01:00Z"/>
                <w:del w:id="23983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C7B21" w:rsidRPr="00955C1D" w:rsidDel="0048673F" w14:paraId="50E0BB63" w14:textId="76082994" w:rsidTr="004048CF">
        <w:trPr>
          <w:cantSplit/>
          <w:trHeight w:val="300"/>
          <w:tblHeader/>
          <w:ins w:id="23984" w:author="Drastichová Zuzana" w:date="2025-03-07T12:01:00Z"/>
          <w:del w:id="23985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57F15C39" w14:textId="77777777" w:rsidR="00162723" w:rsidRPr="00B544B1" w:rsidDel="0048673F" w:rsidRDefault="00162723">
            <w:pPr>
              <w:spacing w:after="0"/>
              <w:rPr>
                <w:ins w:id="23986" w:author="Drastichová Zuzana" w:date="2025-03-07T12:01:00Z" w16du:dateUtc="2025-03-07T11:01:00Z"/>
                <w:del w:id="23987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988" w:author="Drastichová Zuzana" w:date="2025-03-07T12:01:00Z" w16du:dateUtc="2025-03-07T11:01:00Z">
              <w:del w:id="23989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Date of issue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hideMark/>
          </w:tcPr>
          <w:p w14:paraId="616BED04" w14:textId="77777777" w:rsidR="00162723" w:rsidRPr="00B544B1" w:rsidDel="0048673F" w:rsidRDefault="00162723">
            <w:pPr>
              <w:spacing w:after="0"/>
              <w:rPr>
                <w:ins w:id="23990" w:author="Drastichová Zuzana" w:date="2025-03-07T12:01:00Z" w16du:dateUtc="2025-03-07T11:01:00Z"/>
                <w:del w:id="23991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992" w:author="Drastichová Zuzana" w:date="2025-03-07T12:01:00Z" w16du:dateUtc="2025-03-07T11:01:00Z">
              <w:del w:id="23993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Date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0470AB64" w14:textId="77777777" w:rsidR="00162723" w:rsidRPr="00B544B1" w:rsidDel="0048673F" w:rsidRDefault="00162723">
            <w:pPr>
              <w:spacing w:after="0"/>
              <w:rPr>
                <w:ins w:id="23994" w:author="Drastichová Zuzana" w:date="2025-03-07T12:01:00Z" w16du:dateUtc="2025-03-07T11:01:00Z"/>
                <w:del w:id="23995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3996" w:author="Drastichová Zuzana" w:date="2025-03-07T12:01:00Z" w16du:dateUtc="2025-03-07T11:01:00Z">
              <w:del w:id="2399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Ano</w:delText>
                </w:r>
              </w:del>
            </w:ins>
          </w:p>
        </w:tc>
        <w:tc>
          <w:tcPr>
            <w:tcW w:w="680" w:type="pct"/>
            <w:noWrap/>
            <w:hideMark/>
          </w:tcPr>
          <w:p w14:paraId="716BD53F" w14:textId="77777777" w:rsidR="00162723" w:rsidRPr="00B544B1" w:rsidDel="0048673F" w:rsidRDefault="00162723">
            <w:pPr>
              <w:spacing w:after="0"/>
              <w:rPr>
                <w:ins w:id="23998" w:author="Drastichová Zuzana" w:date="2025-03-07T12:01:00Z" w16du:dateUtc="2025-03-07T11:01:00Z"/>
                <w:del w:id="23999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C7B21" w:rsidRPr="00955C1D" w:rsidDel="0048673F" w14:paraId="49630784" w14:textId="1DAF236A" w:rsidTr="004048CF">
        <w:trPr>
          <w:cantSplit/>
          <w:trHeight w:val="300"/>
          <w:tblHeader/>
          <w:ins w:id="24000" w:author="Drastichová Zuzana" w:date="2025-03-07T12:01:00Z"/>
          <w:del w:id="24001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58819536" w14:textId="77777777" w:rsidR="00162723" w:rsidRPr="00B544B1" w:rsidDel="0048673F" w:rsidRDefault="00162723">
            <w:pPr>
              <w:spacing w:after="0"/>
              <w:rPr>
                <w:ins w:id="24002" w:author="Drastichová Zuzana" w:date="2025-03-07T12:01:00Z" w16du:dateUtc="2025-03-07T11:01:00Z"/>
                <w:del w:id="24003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04" w:author="Drastichová Zuzana" w:date="2025-03-07T12:01:00Z" w16du:dateUtc="2025-03-07T11:01:00Z">
              <w:del w:id="24005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Date of end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hideMark/>
          </w:tcPr>
          <w:p w14:paraId="7E46270F" w14:textId="77777777" w:rsidR="00162723" w:rsidRPr="00B544B1" w:rsidDel="0048673F" w:rsidRDefault="00162723">
            <w:pPr>
              <w:spacing w:after="0"/>
              <w:rPr>
                <w:ins w:id="24006" w:author="Drastichová Zuzana" w:date="2025-03-07T12:01:00Z" w16du:dateUtc="2025-03-07T11:01:00Z"/>
                <w:del w:id="24007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08" w:author="Drastichová Zuzana" w:date="2025-03-07T12:01:00Z" w16du:dateUtc="2025-03-07T11:01:00Z">
              <w:del w:id="24009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Date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6455609C" w14:textId="77777777" w:rsidR="00162723" w:rsidRPr="00B544B1" w:rsidDel="0048673F" w:rsidRDefault="00162723">
            <w:pPr>
              <w:spacing w:after="0"/>
              <w:rPr>
                <w:ins w:id="24010" w:author="Drastichová Zuzana" w:date="2025-03-07T12:01:00Z" w16du:dateUtc="2025-03-07T11:01:00Z"/>
                <w:del w:id="24011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12" w:author="Drastichová Zuzana" w:date="2025-03-07T12:01:00Z" w16du:dateUtc="2025-03-07T11:01:00Z">
              <w:del w:id="24013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Ano</w:delText>
                </w:r>
              </w:del>
            </w:ins>
          </w:p>
        </w:tc>
        <w:tc>
          <w:tcPr>
            <w:tcW w:w="680" w:type="pct"/>
            <w:noWrap/>
            <w:hideMark/>
          </w:tcPr>
          <w:p w14:paraId="3A682BBF" w14:textId="77777777" w:rsidR="00162723" w:rsidRPr="00B544B1" w:rsidDel="0048673F" w:rsidRDefault="00162723">
            <w:pPr>
              <w:spacing w:after="0"/>
              <w:rPr>
                <w:ins w:id="24014" w:author="Drastichová Zuzana" w:date="2025-03-07T12:01:00Z" w16du:dateUtc="2025-03-07T11:01:00Z"/>
                <w:del w:id="24015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C7B21" w:rsidRPr="00955C1D" w:rsidDel="0048673F" w14:paraId="10C8865A" w14:textId="3BF3C6C6" w:rsidTr="004048CF">
        <w:trPr>
          <w:cantSplit/>
          <w:trHeight w:val="300"/>
          <w:tblHeader/>
          <w:ins w:id="24016" w:author="Drastichová Zuzana" w:date="2025-03-07T12:01:00Z"/>
          <w:del w:id="24017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77243794" w14:textId="77777777" w:rsidR="00162723" w:rsidRPr="00B544B1" w:rsidDel="0048673F" w:rsidRDefault="00162723">
            <w:pPr>
              <w:spacing w:after="0"/>
              <w:rPr>
                <w:ins w:id="24018" w:author="Drastichová Zuzana" w:date="2025-03-07T12:01:00Z" w16du:dateUtc="2025-03-07T11:01:00Z"/>
                <w:del w:id="24019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20" w:author="Drastichová Zuzana" w:date="2025-03-07T12:01:00Z" w16du:dateUtc="2025-03-07T11:01:00Z">
              <w:del w:id="24021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Bill number (Corrected bill nebo Referenced bill)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hideMark/>
          </w:tcPr>
          <w:p w14:paraId="437526CC" w14:textId="77777777" w:rsidR="00162723" w:rsidRPr="00B544B1" w:rsidDel="0048673F" w:rsidRDefault="00162723">
            <w:pPr>
              <w:spacing w:after="0"/>
              <w:rPr>
                <w:ins w:id="24022" w:author="Drastichová Zuzana" w:date="2025-03-07T12:01:00Z" w16du:dateUtc="2025-03-07T11:01:00Z"/>
                <w:del w:id="24023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24" w:author="Drastichová Zuzana" w:date="2025-03-07T12:01:00Z" w16du:dateUtc="2025-03-07T11:01:00Z">
              <w:del w:id="24025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Number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005E27AC" w14:textId="77777777" w:rsidR="00162723" w:rsidRPr="00B544B1" w:rsidDel="0048673F" w:rsidRDefault="00162723">
            <w:pPr>
              <w:spacing w:after="0"/>
              <w:rPr>
                <w:ins w:id="24026" w:author="Drastichová Zuzana" w:date="2025-03-07T12:01:00Z" w16du:dateUtc="2025-03-07T11:01:00Z"/>
                <w:del w:id="24027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28" w:author="Drastichová Zuzana" w:date="2025-03-07T12:01:00Z" w16du:dateUtc="2025-03-07T11:01:00Z">
              <w:del w:id="24029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Ne</w:delText>
                </w:r>
              </w:del>
            </w:ins>
          </w:p>
        </w:tc>
        <w:tc>
          <w:tcPr>
            <w:tcW w:w="680" w:type="pct"/>
            <w:noWrap/>
            <w:hideMark/>
          </w:tcPr>
          <w:p w14:paraId="37249081" w14:textId="77777777" w:rsidR="00162723" w:rsidRPr="00B544B1" w:rsidDel="0048673F" w:rsidRDefault="00162723">
            <w:pPr>
              <w:spacing w:after="0"/>
              <w:rPr>
                <w:ins w:id="24030" w:author="Drastichová Zuzana" w:date="2025-03-07T12:01:00Z" w16du:dateUtc="2025-03-07T11:01:00Z"/>
                <w:del w:id="24031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32" w:author="Drastichová Zuzana" w:date="2025-03-07T12:01:00Z" w16du:dateUtc="2025-03-07T11:01:00Z">
              <w:del w:id="24033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Pouze v případě dobropisu nebo vrubopisu.</w:delText>
                </w:r>
              </w:del>
            </w:ins>
          </w:p>
        </w:tc>
      </w:tr>
      <w:tr w:rsidR="00EC7B21" w:rsidRPr="00955C1D" w:rsidDel="0048673F" w14:paraId="36040AD7" w14:textId="5088C274" w:rsidTr="004048CF">
        <w:trPr>
          <w:cantSplit/>
          <w:trHeight w:val="300"/>
          <w:tblHeader/>
          <w:ins w:id="24034" w:author="Drastichová Zuzana" w:date="2025-03-07T12:01:00Z"/>
          <w:del w:id="24035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77D6D241" w14:textId="77777777" w:rsidR="00162723" w:rsidRPr="00B544B1" w:rsidDel="0048673F" w:rsidRDefault="00162723">
            <w:pPr>
              <w:spacing w:after="0"/>
              <w:rPr>
                <w:ins w:id="24036" w:author="Drastichová Zuzana" w:date="2025-03-07T12:01:00Z" w16du:dateUtc="2025-03-07T11:01:00Z"/>
                <w:del w:id="24037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38" w:author="Drastichová Zuzana" w:date="2025-03-07T12:01:00Z" w16du:dateUtc="2025-03-07T11:01:00Z">
              <w:del w:id="24039" w:author="Irová Zuzana" w:date="2025-06-16T11:58:00Z" w16du:dateUtc="2025-06-16T09:58:00Z">
                <w:r w:rsidDel="0048673F">
                  <w:rPr>
                    <w:rFonts w:cstheme="minorHAnsi"/>
                    <w:sz w:val="18"/>
                    <w:szCs w:val="18"/>
                  </w:rPr>
                  <w:delText>EETS Provider.</w:delText>
                </w:r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Postal address (ECM)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vAlign w:val="bottom"/>
            <w:hideMark/>
          </w:tcPr>
          <w:p w14:paraId="074D0439" w14:textId="77777777" w:rsidR="00162723" w:rsidRPr="00B544B1" w:rsidDel="0048673F" w:rsidRDefault="00162723">
            <w:pPr>
              <w:spacing w:after="0"/>
              <w:rPr>
                <w:ins w:id="24040" w:author="Drastichová Zuzana" w:date="2025-03-07T12:01:00Z" w16du:dateUtc="2025-03-07T11:01:00Z"/>
                <w:del w:id="24041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42" w:author="Drastichová Zuzana" w:date="2025-03-07T12:01:00Z" w16du:dateUtc="2025-03-07T11:01:00Z">
              <w:del w:id="24043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Address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30A7B4E2" w14:textId="77777777" w:rsidR="00162723" w:rsidRPr="00B544B1" w:rsidDel="0048673F" w:rsidRDefault="00162723">
            <w:pPr>
              <w:spacing w:after="0"/>
              <w:rPr>
                <w:ins w:id="24044" w:author="Drastichová Zuzana" w:date="2025-03-07T12:01:00Z" w16du:dateUtc="2025-03-07T11:01:00Z"/>
                <w:del w:id="24045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46" w:author="Drastichová Zuzana" w:date="2025-03-07T12:01:00Z" w16du:dateUtc="2025-03-07T11:01:00Z">
              <w:del w:id="2404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Ano</w:delText>
                </w:r>
              </w:del>
            </w:ins>
          </w:p>
        </w:tc>
        <w:tc>
          <w:tcPr>
            <w:tcW w:w="681" w:type="pct"/>
            <w:noWrap/>
            <w:vAlign w:val="bottom"/>
            <w:hideMark/>
          </w:tcPr>
          <w:p w14:paraId="2CD30218" w14:textId="77777777" w:rsidR="00162723" w:rsidRPr="00B544B1" w:rsidDel="0048673F" w:rsidRDefault="00162723">
            <w:pPr>
              <w:spacing w:after="0"/>
              <w:rPr>
                <w:ins w:id="24048" w:author="Drastichová Zuzana" w:date="2025-03-07T12:01:00Z" w16du:dateUtc="2025-03-07T11:01:00Z"/>
                <w:del w:id="24049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  <w:ins w:id="24050" w:author="Drastichová Zuzana" w:date="2025-03-07T12:01:00Z" w16du:dateUtc="2025-03-07T11:01:00Z">
              <w:del w:id="24051" w:author="Irová Zuzana" w:date="2025-06-16T11:58:00Z" w16du:dateUtc="2025-06-16T09:58:00Z">
                <w:r w:rsidDel="0048673F">
                  <w:rPr>
                    <w:rFonts w:eastAsia="Times New Roman" w:cstheme="minorHAnsi"/>
                    <w:sz w:val="18"/>
                    <w:szCs w:val="18"/>
                    <w:lang w:eastAsia="cs-CZ"/>
                  </w:rPr>
                  <w:delText>Pokud není vyplněná v ECM Postal address, použije se Residential address</w:delText>
                </w:r>
              </w:del>
            </w:ins>
          </w:p>
        </w:tc>
      </w:tr>
      <w:tr w:rsidR="00EC7B21" w:rsidRPr="00955C1D" w:rsidDel="0048673F" w14:paraId="44629D7E" w14:textId="110A8AB3" w:rsidTr="004048CF">
        <w:trPr>
          <w:cantSplit/>
          <w:trHeight w:val="300"/>
          <w:tblHeader/>
          <w:ins w:id="24052" w:author="Drastichová Zuzana" w:date="2025-03-07T12:01:00Z"/>
          <w:del w:id="24053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5420B5D1" w14:textId="77777777" w:rsidR="00162723" w:rsidRPr="00B544B1" w:rsidDel="0048673F" w:rsidRDefault="00162723">
            <w:pPr>
              <w:spacing w:after="0"/>
              <w:rPr>
                <w:ins w:id="24054" w:author="Drastichová Zuzana" w:date="2025-03-07T12:01:00Z" w16du:dateUtc="2025-03-07T11:01:00Z"/>
                <w:del w:id="24055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56" w:author="Drastichová Zuzana" w:date="2025-03-07T12:01:00Z" w16du:dateUtc="2025-03-07T11:01:00Z">
              <w:del w:id="2405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EETS Provider.name (ECM)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hideMark/>
          </w:tcPr>
          <w:p w14:paraId="05EBF95B" w14:textId="77777777" w:rsidR="00162723" w:rsidRPr="00B544B1" w:rsidDel="0048673F" w:rsidRDefault="00162723">
            <w:pPr>
              <w:spacing w:after="0"/>
              <w:rPr>
                <w:ins w:id="24058" w:author="Drastichová Zuzana" w:date="2025-03-07T12:01:00Z" w16du:dateUtc="2025-03-07T11:01:00Z"/>
                <w:del w:id="24059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60" w:author="Drastichová Zuzana" w:date="2025-03-07T12:01:00Z" w16du:dateUtc="2025-03-07T11:01:00Z">
              <w:del w:id="24061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Text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48C9D726" w14:textId="77777777" w:rsidR="00162723" w:rsidRPr="00B544B1" w:rsidDel="0048673F" w:rsidRDefault="00162723">
            <w:pPr>
              <w:spacing w:after="0"/>
              <w:rPr>
                <w:ins w:id="24062" w:author="Drastichová Zuzana" w:date="2025-03-07T12:01:00Z" w16du:dateUtc="2025-03-07T11:01:00Z"/>
                <w:del w:id="24063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64" w:author="Drastichová Zuzana" w:date="2025-03-07T12:01:00Z" w16du:dateUtc="2025-03-07T11:01:00Z">
              <w:del w:id="24065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Ano</w:delText>
                </w:r>
              </w:del>
            </w:ins>
          </w:p>
        </w:tc>
        <w:tc>
          <w:tcPr>
            <w:tcW w:w="680" w:type="pct"/>
            <w:noWrap/>
            <w:hideMark/>
          </w:tcPr>
          <w:p w14:paraId="024FA466" w14:textId="77777777" w:rsidR="00162723" w:rsidRPr="00B544B1" w:rsidDel="0048673F" w:rsidRDefault="00162723">
            <w:pPr>
              <w:spacing w:after="0"/>
              <w:rPr>
                <w:ins w:id="24066" w:author="Drastichová Zuzana" w:date="2025-03-07T12:01:00Z" w16du:dateUtc="2025-03-07T11:01:00Z"/>
                <w:del w:id="24067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C7B21" w:rsidRPr="00955C1D" w:rsidDel="0048673F" w14:paraId="34CF080D" w14:textId="19125F9D" w:rsidTr="004048CF">
        <w:trPr>
          <w:cantSplit/>
          <w:trHeight w:val="300"/>
          <w:tblHeader/>
          <w:ins w:id="24068" w:author="Drastichová Zuzana" w:date="2025-03-07T12:01:00Z"/>
          <w:del w:id="24069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1640CCB6" w14:textId="77777777" w:rsidR="00162723" w:rsidRPr="00B544B1" w:rsidDel="0048673F" w:rsidRDefault="00162723">
            <w:pPr>
              <w:spacing w:after="0"/>
              <w:rPr>
                <w:ins w:id="24070" w:author="Drastichová Zuzana" w:date="2025-03-07T12:01:00Z" w16du:dateUtc="2025-03-07T11:01:00Z"/>
                <w:del w:id="24071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72" w:author="Drastichová Zuzana" w:date="2025-03-07T12:01:00Z" w16du:dateUtc="2025-03-07T11:01:00Z">
              <w:del w:id="24073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Residential address (ECM)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vAlign w:val="bottom"/>
            <w:hideMark/>
          </w:tcPr>
          <w:p w14:paraId="4EFA15BE" w14:textId="77777777" w:rsidR="00162723" w:rsidRPr="00B544B1" w:rsidDel="0048673F" w:rsidRDefault="00162723">
            <w:pPr>
              <w:spacing w:after="0"/>
              <w:rPr>
                <w:ins w:id="24074" w:author="Drastichová Zuzana" w:date="2025-03-07T12:01:00Z" w16du:dateUtc="2025-03-07T11:01:00Z"/>
                <w:del w:id="24075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76" w:author="Drastichová Zuzana" w:date="2025-03-07T12:01:00Z" w16du:dateUtc="2025-03-07T11:01:00Z">
              <w:del w:id="2407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Address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6B20F9A1" w14:textId="77777777" w:rsidR="00162723" w:rsidRPr="00B544B1" w:rsidDel="0048673F" w:rsidRDefault="00162723">
            <w:pPr>
              <w:spacing w:after="0"/>
              <w:rPr>
                <w:ins w:id="24078" w:author="Drastichová Zuzana" w:date="2025-03-07T12:01:00Z" w16du:dateUtc="2025-03-07T11:01:00Z"/>
                <w:del w:id="24079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80" w:author="Drastichová Zuzana" w:date="2025-03-07T12:01:00Z" w16du:dateUtc="2025-03-07T11:01:00Z">
              <w:del w:id="24081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Ano</w:delText>
                </w:r>
              </w:del>
            </w:ins>
          </w:p>
        </w:tc>
        <w:tc>
          <w:tcPr>
            <w:tcW w:w="681" w:type="pct"/>
            <w:noWrap/>
            <w:vAlign w:val="bottom"/>
            <w:hideMark/>
          </w:tcPr>
          <w:p w14:paraId="6B158CFF" w14:textId="77777777" w:rsidR="00162723" w:rsidRPr="00B544B1" w:rsidDel="0048673F" w:rsidRDefault="00162723">
            <w:pPr>
              <w:spacing w:after="0"/>
              <w:rPr>
                <w:ins w:id="24082" w:author="Drastichová Zuzana" w:date="2025-03-07T12:01:00Z" w16du:dateUtc="2025-03-07T11:01:00Z"/>
                <w:del w:id="24083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C7B21" w:rsidRPr="00955C1D" w:rsidDel="0048673F" w14:paraId="05237EE5" w14:textId="1EA25FD2" w:rsidTr="004048CF">
        <w:trPr>
          <w:cantSplit/>
          <w:trHeight w:val="300"/>
          <w:tblHeader/>
          <w:ins w:id="24084" w:author="Drastichová Zuzana" w:date="2025-03-07T12:01:00Z"/>
          <w:del w:id="24085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0574A67B" w14:textId="77777777" w:rsidR="00162723" w:rsidRPr="00B544B1" w:rsidDel="0048673F" w:rsidRDefault="00162723">
            <w:pPr>
              <w:spacing w:after="0"/>
              <w:rPr>
                <w:ins w:id="24086" w:author="Drastichová Zuzana" w:date="2025-03-07T12:01:00Z" w16du:dateUtc="2025-03-07T11:01:00Z"/>
                <w:del w:id="24087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88" w:author="Drastichová Zuzana" w:date="2025-03-07T12:01:00Z" w16du:dateUtc="2025-03-07T11:01:00Z">
              <w:del w:id="24089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Organization ID (ICO) (ECM)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vAlign w:val="bottom"/>
            <w:hideMark/>
          </w:tcPr>
          <w:p w14:paraId="6723624C" w14:textId="77777777" w:rsidR="00162723" w:rsidRPr="00B544B1" w:rsidDel="0048673F" w:rsidRDefault="00162723">
            <w:pPr>
              <w:spacing w:after="0"/>
              <w:rPr>
                <w:ins w:id="24090" w:author="Drastichová Zuzana" w:date="2025-03-07T12:01:00Z" w16du:dateUtc="2025-03-07T11:01:00Z"/>
                <w:del w:id="24091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92" w:author="Drastichová Zuzana" w:date="2025-03-07T12:01:00Z" w16du:dateUtc="2025-03-07T11:01:00Z">
              <w:del w:id="24093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Text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537EDE7E" w14:textId="77777777" w:rsidR="00162723" w:rsidRPr="00B544B1" w:rsidDel="0048673F" w:rsidRDefault="00162723">
            <w:pPr>
              <w:spacing w:after="0"/>
              <w:rPr>
                <w:ins w:id="24094" w:author="Drastichová Zuzana" w:date="2025-03-07T12:01:00Z" w16du:dateUtc="2025-03-07T11:01:00Z"/>
                <w:del w:id="24095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096" w:author="Drastichová Zuzana" w:date="2025-03-07T12:01:00Z" w16du:dateUtc="2025-03-07T11:01:00Z">
              <w:del w:id="2409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Ne</w:delText>
                </w:r>
              </w:del>
            </w:ins>
          </w:p>
        </w:tc>
        <w:tc>
          <w:tcPr>
            <w:tcW w:w="681" w:type="pct"/>
            <w:noWrap/>
            <w:vAlign w:val="bottom"/>
            <w:hideMark/>
          </w:tcPr>
          <w:p w14:paraId="452A5C4B" w14:textId="77777777" w:rsidR="00162723" w:rsidRPr="00B544B1" w:rsidDel="0048673F" w:rsidRDefault="00162723">
            <w:pPr>
              <w:spacing w:after="0"/>
              <w:rPr>
                <w:ins w:id="24098" w:author="Drastichová Zuzana" w:date="2025-03-07T12:01:00Z" w16du:dateUtc="2025-03-07T11:01:00Z"/>
                <w:del w:id="24099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C7B21" w:rsidRPr="00955C1D" w:rsidDel="0048673F" w14:paraId="0C15D59D" w14:textId="41BFBB54" w:rsidTr="004048CF">
        <w:trPr>
          <w:cantSplit/>
          <w:trHeight w:val="300"/>
          <w:tblHeader/>
          <w:ins w:id="24100" w:author="Drastichová Zuzana" w:date="2025-03-07T12:01:00Z"/>
          <w:del w:id="24101" w:author="Irová Zuzana" w:date="2025-06-16T11:58:00Z" w16du:dateUtc="2025-06-16T09:58:00Z"/>
        </w:trPr>
        <w:tc>
          <w:tcPr>
            <w:tcW w:w="1486" w:type="pct"/>
            <w:shd w:val="clear" w:color="auto" w:fill="D9D9D9" w:themeFill="background1" w:themeFillShade="D9"/>
            <w:noWrap/>
            <w:vAlign w:val="bottom"/>
          </w:tcPr>
          <w:p w14:paraId="3DC7BBE8" w14:textId="77777777" w:rsidR="00162723" w:rsidRPr="00B544B1" w:rsidDel="0048673F" w:rsidRDefault="00162723">
            <w:pPr>
              <w:spacing w:after="0"/>
              <w:rPr>
                <w:ins w:id="24102" w:author="Drastichová Zuzana" w:date="2025-03-07T12:01:00Z" w16du:dateUtc="2025-03-07T11:01:00Z"/>
                <w:del w:id="24103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104" w:author="Drastichová Zuzana" w:date="2025-03-07T12:01:00Z" w16du:dateUtc="2025-03-07T11:01:00Z">
              <w:del w:id="24105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Organization Tax ID (DIC) (ECM)</w:delText>
                </w:r>
              </w:del>
            </w:ins>
          </w:p>
        </w:tc>
        <w:tc>
          <w:tcPr>
            <w:tcW w:w="2237" w:type="pct"/>
            <w:gridSpan w:val="3"/>
            <w:shd w:val="clear" w:color="auto" w:fill="D9D9D9" w:themeFill="background1" w:themeFillShade="D9"/>
            <w:noWrap/>
            <w:hideMark/>
          </w:tcPr>
          <w:p w14:paraId="32808D45" w14:textId="77777777" w:rsidR="00162723" w:rsidRPr="00B544B1" w:rsidDel="0048673F" w:rsidRDefault="00162723">
            <w:pPr>
              <w:spacing w:after="0"/>
              <w:rPr>
                <w:ins w:id="24106" w:author="Drastichová Zuzana" w:date="2025-03-07T12:01:00Z" w16du:dateUtc="2025-03-07T11:01:00Z"/>
                <w:del w:id="24107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108" w:author="Drastichová Zuzana" w:date="2025-03-07T12:01:00Z" w16du:dateUtc="2025-03-07T11:01:00Z">
              <w:del w:id="24109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Text</w:delText>
                </w:r>
              </w:del>
            </w:ins>
          </w:p>
        </w:tc>
        <w:tc>
          <w:tcPr>
            <w:tcW w:w="597" w:type="pct"/>
            <w:gridSpan w:val="2"/>
            <w:shd w:val="clear" w:color="auto" w:fill="D9D9D9" w:themeFill="background1" w:themeFillShade="D9"/>
          </w:tcPr>
          <w:p w14:paraId="08B86FAE" w14:textId="77777777" w:rsidR="00162723" w:rsidRPr="00B544B1" w:rsidDel="0048673F" w:rsidRDefault="00162723">
            <w:pPr>
              <w:spacing w:after="0"/>
              <w:rPr>
                <w:ins w:id="24110" w:author="Drastichová Zuzana" w:date="2025-03-07T12:01:00Z" w16du:dateUtc="2025-03-07T11:01:00Z"/>
                <w:del w:id="24111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112" w:author="Drastichová Zuzana" w:date="2025-03-07T12:01:00Z" w16du:dateUtc="2025-03-07T11:01:00Z">
              <w:del w:id="24113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Ne</w:delText>
                </w:r>
              </w:del>
            </w:ins>
          </w:p>
        </w:tc>
        <w:tc>
          <w:tcPr>
            <w:tcW w:w="680" w:type="pct"/>
            <w:noWrap/>
            <w:hideMark/>
          </w:tcPr>
          <w:p w14:paraId="26A110FF" w14:textId="77777777" w:rsidR="00162723" w:rsidRPr="00B544B1" w:rsidDel="0048673F" w:rsidRDefault="00162723">
            <w:pPr>
              <w:spacing w:after="0"/>
              <w:rPr>
                <w:ins w:id="24114" w:author="Drastichová Zuzana" w:date="2025-03-07T12:01:00Z" w16du:dateUtc="2025-03-07T11:01:00Z"/>
                <w:del w:id="24115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162723" w:rsidRPr="00955C1D" w:rsidDel="0048673F" w14:paraId="29767885" w14:textId="2489D20F" w:rsidTr="004048CF">
        <w:tblPrEx>
          <w:tblW w:w="9639" w:type="dxa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  <w:tblCellMar>
            <w:left w:w="70" w:type="dxa"/>
            <w:right w:w="70" w:type="dxa"/>
          </w:tblCellMar>
          <w:tblPrExChange w:id="24116" w:author="Drastichová Zuzana" w:date="2025-03-12T08:30:00Z" w16du:dateUtc="2025-03-12T07:30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</w:tblPrEx>
          </w:tblPrExChange>
        </w:tblPrEx>
        <w:trPr>
          <w:gridBefore w:val="1"/>
          <w:trHeight w:val="978"/>
          <w:tblHeader/>
          <w:ins w:id="24117" w:author="Drastichová Zuzana" w:date="2025-03-07T12:01:00Z"/>
          <w:del w:id="24118" w:author="Irová Zuzana" w:date="2025-06-16T11:58:00Z" w16du:dateUtc="2025-06-16T09:58:00Z"/>
          <w:trPrChange w:id="24119" w:author="Drastichová Zuzana" w:date="2025-03-12T08:30:00Z" w16du:dateUtc="2025-03-12T07:30:00Z">
            <w:trPr>
              <w:gridBefore w:val="1"/>
              <w:gridAfter w:val="0"/>
              <w:trHeight w:val="255"/>
            </w:trPr>
          </w:trPrChange>
        </w:trPr>
        <w:tc>
          <w:tcPr>
            <w:tcW w:w="1686" w:type="dxa"/>
            <w:tcPrChange w:id="24120" w:author="Drastichová Zuzana" w:date="2025-03-12T08:30:00Z" w16du:dateUtc="2025-03-12T07:30:00Z">
              <w:tcPr>
                <w:tcW w:w="0" w:type="auto"/>
              </w:tcPr>
            </w:tcPrChange>
          </w:tcPr>
          <w:p w14:paraId="3CB0ACBF" w14:textId="77777777" w:rsidR="00162723" w:rsidRPr="00B544B1" w:rsidDel="0048673F" w:rsidRDefault="00162723">
            <w:pPr>
              <w:spacing w:after="0"/>
              <w:rPr>
                <w:ins w:id="24121" w:author="Drastichová Zuzana" w:date="2025-03-07T12:01:00Z" w16du:dateUtc="2025-03-07T11:01:00Z"/>
                <w:del w:id="24122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123" w:author="Drastichová Zuzana" w:date="2025-03-07T12:01:00Z" w16du:dateUtc="2025-03-07T11:01:00Z">
              <w:del w:id="24124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Organization VAT ID (IC DPH) (ECM)</w:delText>
                </w:r>
              </w:del>
            </w:ins>
          </w:p>
        </w:tc>
        <w:tc>
          <w:tcPr>
            <w:tcW w:w="1687" w:type="dxa"/>
            <w:tcPrChange w:id="24125" w:author="Drastichová Zuzana" w:date="2025-03-12T08:30:00Z" w16du:dateUtc="2025-03-12T07:30:00Z">
              <w:tcPr>
                <w:tcW w:w="0" w:type="auto"/>
              </w:tcPr>
            </w:tcPrChange>
          </w:tcPr>
          <w:p w14:paraId="60DFE484" w14:textId="77777777" w:rsidR="00162723" w:rsidRPr="00B544B1" w:rsidDel="0048673F" w:rsidRDefault="00162723">
            <w:pPr>
              <w:spacing w:after="0"/>
              <w:rPr>
                <w:ins w:id="24126" w:author="Drastichová Zuzana" w:date="2025-03-07T12:01:00Z" w16du:dateUtc="2025-03-07T11:01:00Z"/>
                <w:del w:id="24127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128" w:author="Drastichová Zuzana" w:date="2025-03-07T12:01:00Z" w16du:dateUtc="2025-03-07T11:01:00Z">
              <w:del w:id="24129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Text</w:delText>
                </w:r>
              </w:del>
            </w:ins>
          </w:p>
        </w:tc>
        <w:tc>
          <w:tcPr>
            <w:tcW w:w="1878" w:type="dxa"/>
            <w:gridSpan w:val="2"/>
            <w:tcPrChange w:id="24130" w:author="Drastichová Zuzana" w:date="2025-03-12T08:30:00Z" w16du:dateUtc="2025-03-12T07:30:00Z">
              <w:tcPr>
                <w:tcW w:w="0" w:type="auto"/>
              </w:tcPr>
            </w:tcPrChange>
          </w:tcPr>
          <w:p w14:paraId="084E8096" w14:textId="77777777" w:rsidR="00162723" w:rsidRPr="00B544B1" w:rsidDel="0048673F" w:rsidRDefault="00162723">
            <w:pPr>
              <w:spacing w:after="0"/>
              <w:rPr>
                <w:ins w:id="24131" w:author="Drastichová Zuzana" w:date="2025-03-07T12:01:00Z" w16du:dateUtc="2025-03-07T11:01:00Z"/>
                <w:del w:id="24132" w:author="Irová Zuzana" w:date="2025-06-16T11:58:00Z" w16du:dateUtc="2025-06-16T09:58:00Z"/>
                <w:rFonts w:eastAsia="Times New Roman" w:cstheme="minorHAnsi"/>
                <w:sz w:val="18"/>
                <w:szCs w:val="18"/>
              </w:rPr>
            </w:pPr>
            <w:ins w:id="24133" w:author="Drastichová Zuzana" w:date="2025-03-07T12:01:00Z" w16du:dateUtc="2025-03-07T11:01:00Z">
              <w:del w:id="24134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Ne</w:delText>
                </w:r>
              </w:del>
            </w:ins>
          </w:p>
        </w:tc>
        <w:tc>
          <w:tcPr>
            <w:tcW w:w="1565" w:type="dxa"/>
            <w:gridSpan w:val="2"/>
            <w:tcPrChange w:id="24135" w:author="Drastichová Zuzana" w:date="2025-03-12T08:30:00Z" w16du:dateUtc="2025-03-12T07:30:00Z">
              <w:tcPr>
                <w:tcW w:w="0" w:type="auto"/>
              </w:tcPr>
            </w:tcPrChange>
          </w:tcPr>
          <w:p w14:paraId="46A7ABCC" w14:textId="77777777" w:rsidR="00162723" w:rsidRPr="00B544B1" w:rsidDel="0048673F" w:rsidRDefault="00162723">
            <w:pPr>
              <w:spacing w:after="0"/>
              <w:rPr>
                <w:ins w:id="24136" w:author="Drastichová Zuzana" w:date="2025-03-07T12:01:00Z" w16du:dateUtc="2025-03-07T11:01:00Z"/>
                <w:del w:id="24137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706B69" w:rsidRPr="00955C1D" w:rsidDel="0048673F" w14:paraId="600AC0FC" w14:textId="427E9C18" w:rsidTr="004048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trHeight w:val="978"/>
          <w:tblHeader/>
          <w:ins w:id="24138" w:author="Drastichová Zuzana" w:date="2025-03-07T12:01:00Z"/>
          <w:del w:id="24139" w:author="Irová Zuzana" w:date="2025-06-16T11:58:00Z" w16du:dateUtc="2025-06-16T09:58:00Z"/>
        </w:trPr>
        <w:tc>
          <w:tcPr>
            <w:tcW w:w="875" w:type="pct"/>
            <w:shd w:val="clear" w:color="auto" w:fill="FFFFFF" w:themeFill="background1"/>
          </w:tcPr>
          <w:p w14:paraId="40FA3DC3" w14:textId="77777777" w:rsidR="00162723" w:rsidRPr="00B544B1" w:rsidDel="0048673F" w:rsidRDefault="00162723">
            <w:pPr>
              <w:spacing w:after="0"/>
              <w:rPr>
                <w:ins w:id="24140" w:author="Drastichová Zuzana" w:date="2025-03-07T12:01:00Z" w16du:dateUtc="2025-03-07T11:01:00Z"/>
                <w:del w:id="24141" w:author="Irová Zuzana" w:date="2025-06-16T11:58:00Z" w16du:dateUtc="2025-06-16T09:58:00Z"/>
                <w:rFonts w:cstheme="minorHAnsi"/>
                <w:sz w:val="18"/>
                <w:szCs w:val="18"/>
              </w:rPr>
            </w:pPr>
            <w:ins w:id="24142" w:author="Drastichová Zuzana" w:date="2025-03-07T12:01:00Z" w16du:dateUtc="2025-03-07T11:01:00Z">
              <w:del w:id="24143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Registration number (BAR)</w:delText>
                </w:r>
              </w:del>
            </w:ins>
          </w:p>
        </w:tc>
        <w:tc>
          <w:tcPr>
            <w:tcW w:w="875" w:type="pct"/>
            <w:shd w:val="clear" w:color="auto" w:fill="FFFFFF" w:themeFill="background1"/>
          </w:tcPr>
          <w:p w14:paraId="5B204B90" w14:textId="77777777" w:rsidR="00162723" w:rsidRPr="00B544B1" w:rsidDel="0048673F" w:rsidRDefault="00162723">
            <w:pPr>
              <w:spacing w:after="0"/>
              <w:rPr>
                <w:ins w:id="24144" w:author="Drastichová Zuzana" w:date="2025-03-07T12:01:00Z" w16du:dateUtc="2025-03-07T11:01:00Z"/>
                <w:del w:id="24145" w:author="Irová Zuzana" w:date="2025-06-16T11:58:00Z" w16du:dateUtc="2025-06-16T09:58:00Z"/>
                <w:rFonts w:cstheme="minorHAnsi"/>
                <w:sz w:val="18"/>
                <w:szCs w:val="18"/>
              </w:rPr>
            </w:pPr>
            <w:ins w:id="24146" w:author="Drastichová Zuzana" w:date="2025-03-07T12:01:00Z" w16du:dateUtc="2025-03-07T11:01:00Z">
              <w:del w:id="2414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Text</w:delText>
                </w:r>
              </w:del>
            </w:ins>
          </w:p>
        </w:tc>
        <w:tc>
          <w:tcPr>
            <w:tcW w:w="974" w:type="pct"/>
            <w:gridSpan w:val="2"/>
            <w:shd w:val="clear" w:color="auto" w:fill="FFFFFF" w:themeFill="background1"/>
          </w:tcPr>
          <w:p w14:paraId="00FFB878" w14:textId="77777777" w:rsidR="00162723" w:rsidRPr="00B544B1" w:rsidDel="0048673F" w:rsidRDefault="00162723">
            <w:pPr>
              <w:spacing w:after="0"/>
              <w:rPr>
                <w:ins w:id="24148" w:author="Drastichová Zuzana" w:date="2025-03-07T12:01:00Z" w16du:dateUtc="2025-03-07T11:01:00Z"/>
                <w:del w:id="24149" w:author="Irová Zuzana" w:date="2025-06-16T11:58:00Z" w16du:dateUtc="2025-06-16T09:58:00Z"/>
                <w:rFonts w:cstheme="minorHAnsi"/>
                <w:sz w:val="18"/>
                <w:szCs w:val="18"/>
              </w:rPr>
            </w:pPr>
            <w:ins w:id="24150" w:author="Drastichová Zuzana" w:date="2025-03-07T12:01:00Z" w16du:dateUtc="2025-03-07T11:01:00Z">
              <w:del w:id="24151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Ne</w:delText>
                </w:r>
              </w:del>
            </w:ins>
          </w:p>
        </w:tc>
        <w:tc>
          <w:tcPr>
            <w:tcW w:w="1565" w:type="dxa"/>
            <w:gridSpan w:val="2"/>
            <w:shd w:val="clear" w:color="auto" w:fill="FFFFFF" w:themeFill="background1"/>
          </w:tcPr>
          <w:p w14:paraId="6D548F4F" w14:textId="00867D39" w:rsidR="00162723" w:rsidRPr="00B544B1" w:rsidDel="0048673F" w:rsidRDefault="00162723">
            <w:pPr>
              <w:spacing w:after="0"/>
              <w:rPr>
                <w:ins w:id="24152" w:author="Drastichová Zuzana" w:date="2025-03-07T12:01:00Z" w16du:dateUtc="2025-03-07T11:01:00Z"/>
                <w:del w:id="24153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  <w:ins w:id="24154" w:author="Drastichová Zuzana" w:date="2025-03-07T12:01:00Z" w16du:dateUtc="2025-03-07T11:01:00Z">
              <w:del w:id="24155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 xml:space="preserve">Toll </w:delText>
                </w:r>
              </w:del>
              <w:del w:id="24156" w:author="Irová Zuzana" w:date="2025-05-23T21:15:00Z" w16du:dateUtc="2025-05-23T19:15:00Z">
                <w:r w:rsidRPr="00B544B1" w:rsidDel="00275EAB">
                  <w:rPr>
                    <w:rFonts w:cstheme="minorHAnsi"/>
                    <w:sz w:val="18"/>
                    <w:szCs w:val="18"/>
                  </w:rPr>
                  <w:delText>declaration</w:delText>
                </w:r>
              </w:del>
              <w:del w:id="2415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.Registration number (BAR)</w:delText>
                </w:r>
              </w:del>
            </w:ins>
          </w:p>
        </w:tc>
      </w:tr>
      <w:tr w:rsidR="00706B69" w:rsidRPr="00955C1D" w:rsidDel="0048673F" w14:paraId="6AD8F8D1" w14:textId="6D6B65E7" w:rsidTr="5D923C7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Before w:val="1"/>
          <w:trHeight w:val="978"/>
          <w:tblHeader/>
          <w:ins w:id="24158" w:author="Drastichová Zuzana" w:date="2025-03-07T12:01:00Z"/>
          <w:del w:id="24159" w:author="Irová Zuzana" w:date="2025-06-16T11:58:00Z" w16du:dateUtc="2025-06-16T09:58:00Z"/>
        </w:trPr>
        <w:tc>
          <w:tcPr>
            <w:tcW w:w="875" w:type="pct"/>
            <w:shd w:val="clear" w:color="auto" w:fill="FFFFFF" w:themeFill="background1"/>
          </w:tcPr>
          <w:p w14:paraId="179A6F85" w14:textId="77777777" w:rsidR="00162723" w:rsidRPr="00B544B1" w:rsidDel="0048673F" w:rsidRDefault="00162723">
            <w:pPr>
              <w:spacing w:after="0"/>
              <w:rPr>
                <w:ins w:id="24160" w:author="Drastichová Zuzana" w:date="2025-03-07T12:01:00Z" w16du:dateUtc="2025-03-07T11:01:00Z"/>
                <w:del w:id="24161" w:author="Irová Zuzana" w:date="2025-06-16T11:58:00Z" w16du:dateUtc="2025-06-16T09:58:00Z"/>
                <w:rFonts w:cstheme="minorHAnsi"/>
                <w:sz w:val="18"/>
                <w:szCs w:val="18"/>
              </w:rPr>
            </w:pPr>
            <w:ins w:id="24162" w:author="Drastichová Zuzana" w:date="2025-03-07T12:01:00Z" w16du:dateUtc="2025-03-07T11:01:00Z">
              <w:del w:id="24163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Registration country (BAR)</w:delText>
                </w:r>
              </w:del>
            </w:ins>
          </w:p>
        </w:tc>
        <w:tc>
          <w:tcPr>
            <w:tcW w:w="875" w:type="pct"/>
            <w:shd w:val="clear" w:color="auto" w:fill="FFFFFF" w:themeFill="background1"/>
            <w:hideMark/>
          </w:tcPr>
          <w:p w14:paraId="1AB51158" w14:textId="77777777" w:rsidR="00162723" w:rsidRPr="00B544B1" w:rsidDel="0048673F" w:rsidRDefault="00162723">
            <w:pPr>
              <w:spacing w:after="0"/>
              <w:rPr>
                <w:ins w:id="24164" w:author="Drastichová Zuzana" w:date="2025-03-07T12:01:00Z" w16du:dateUtc="2025-03-07T11:01:00Z"/>
                <w:del w:id="24165" w:author="Irová Zuzana" w:date="2025-06-16T11:58:00Z" w16du:dateUtc="2025-06-16T09:58:00Z"/>
                <w:rFonts w:cstheme="minorHAnsi"/>
                <w:sz w:val="18"/>
                <w:szCs w:val="18"/>
              </w:rPr>
            </w:pPr>
            <w:ins w:id="24166" w:author="Drastichová Zuzana" w:date="2025-03-07T12:01:00Z" w16du:dateUtc="2025-03-07T11:01:00Z">
              <w:del w:id="2416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Text</w:delText>
                </w:r>
              </w:del>
            </w:ins>
          </w:p>
        </w:tc>
        <w:tc>
          <w:tcPr>
            <w:tcW w:w="974" w:type="pct"/>
            <w:gridSpan w:val="2"/>
            <w:shd w:val="clear" w:color="auto" w:fill="FFFFFF" w:themeFill="background1"/>
            <w:hideMark/>
          </w:tcPr>
          <w:p w14:paraId="2F671025" w14:textId="77777777" w:rsidR="00162723" w:rsidRPr="00B544B1" w:rsidDel="0048673F" w:rsidRDefault="00162723">
            <w:pPr>
              <w:spacing w:after="0"/>
              <w:rPr>
                <w:ins w:id="24168" w:author="Drastichová Zuzana" w:date="2025-03-07T12:01:00Z" w16du:dateUtc="2025-03-07T11:01:00Z"/>
                <w:del w:id="24169" w:author="Irová Zuzana" w:date="2025-06-16T11:58:00Z" w16du:dateUtc="2025-06-16T09:58:00Z"/>
                <w:rFonts w:cstheme="minorHAnsi"/>
                <w:sz w:val="18"/>
                <w:szCs w:val="18"/>
              </w:rPr>
            </w:pPr>
            <w:ins w:id="24170" w:author="Drastichová Zuzana" w:date="2025-03-07T12:01:00Z" w16du:dateUtc="2025-03-07T11:01:00Z">
              <w:del w:id="24171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Ne</w:delText>
                </w:r>
              </w:del>
            </w:ins>
          </w:p>
        </w:tc>
        <w:tc>
          <w:tcPr>
            <w:tcW w:w="812" w:type="pct"/>
            <w:gridSpan w:val="2"/>
            <w:shd w:val="clear" w:color="auto" w:fill="FFFFFF" w:themeFill="background1"/>
            <w:hideMark/>
          </w:tcPr>
          <w:p w14:paraId="1FE3379B" w14:textId="65C5B987" w:rsidR="00162723" w:rsidRPr="00B544B1" w:rsidDel="0048673F" w:rsidRDefault="00162723">
            <w:pPr>
              <w:spacing w:after="0"/>
              <w:rPr>
                <w:ins w:id="24172" w:author="Drastichová Zuzana" w:date="2025-03-07T12:01:00Z" w16du:dateUtc="2025-03-07T11:01:00Z"/>
                <w:del w:id="24173" w:author="Irová Zuzana" w:date="2025-06-16T11:58:00Z" w16du:dateUtc="2025-06-16T09:58:00Z"/>
                <w:rFonts w:eastAsia="Times New Roman" w:cstheme="minorHAnsi"/>
                <w:sz w:val="18"/>
                <w:szCs w:val="18"/>
                <w:lang w:eastAsia="cs-CZ"/>
              </w:rPr>
            </w:pPr>
            <w:ins w:id="24174" w:author="Drastichová Zuzana" w:date="2025-03-07T12:01:00Z" w16du:dateUtc="2025-03-07T11:01:00Z">
              <w:del w:id="24175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 xml:space="preserve">Toll </w:delText>
                </w:r>
              </w:del>
              <w:del w:id="24176" w:author="Irová Zuzana" w:date="2025-05-23T21:15:00Z" w16du:dateUtc="2025-05-23T19:15:00Z">
                <w:r w:rsidRPr="00B544B1" w:rsidDel="00275EAB">
                  <w:rPr>
                    <w:rFonts w:cstheme="minorHAnsi"/>
                    <w:sz w:val="18"/>
                    <w:szCs w:val="18"/>
                  </w:rPr>
                  <w:delText>declaration</w:delText>
                </w:r>
              </w:del>
              <w:del w:id="2417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.Registration country (BAR)</w:delText>
                </w:r>
              </w:del>
            </w:ins>
          </w:p>
        </w:tc>
      </w:tr>
      <w:tr w:rsidR="00706B69" w:rsidRPr="00955C1D" w:rsidDel="0048673F" w14:paraId="5A390123" w14:textId="3B709C30" w:rsidTr="5D923C7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Before w:val="1"/>
          <w:trHeight w:val="978"/>
          <w:tblHeader/>
          <w:ins w:id="24178" w:author="Drastichová Zuzana" w:date="2025-03-07T12:01:00Z"/>
          <w:del w:id="24179" w:author="Irová Zuzana" w:date="2025-06-16T11:58:00Z" w16du:dateUtc="2025-06-16T09:58:00Z"/>
        </w:trPr>
        <w:tc>
          <w:tcPr>
            <w:tcW w:w="875" w:type="pct"/>
            <w:shd w:val="clear" w:color="auto" w:fill="FFFFFF" w:themeFill="background1"/>
          </w:tcPr>
          <w:p w14:paraId="20CE5D05" w14:textId="77777777" w:rsidR="00162723" w:rsidRPr="00B544B1" w:rsidDel="0048673F" w:rsidRDefault="00162723">
            <w:pPr>
              <w:spacing w:after="0"/>
              <w:rPr>
                <w:ins w:id="24180" w:author="Drastichová Zuzana" w:date="2025-03-07T12:01:00Z" w16du:dateUtc="2025-03-07T11:01:00Z"/>
                <w:del w:id="24181" w:author="Irová Zuzana" w:date="2025-06-16T11:58:00Z" w16du:dateUtc="2025-06-16T09:58:00Z"/>
                <w:rFonts w:cstheme="minorHAnsi"/>
                <w:sz w:val="18"/>
                <w:szCs w:val="18"/>
              </w:rPr>
            </w:pPr>
            <w:ins w:id="24182" w:author="Drastichová Zuzana" w:date="2025-03-07T12:01:00Z" w16du:dateUtc="2025-03-07T11:01:00Z">
              <w:del w:id="24183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 xml:space="preserve">Emission class CO2 (BAR) </w:delText>
                </w:r>
              </w:del>
            </w:ins>
          </w:p>
        </w:tc>
        <w:tc>
          <w:tcPr>
            <w:tcW w:w="875" w:type="pct"/>
            <w:shd w:val="clear" w:color="auto" w:fill="FFFFFF" w:themeFill="background1"/>
            <w:hideMark/>
          </w:tcPr>
          <w:p w14:paraId="27D33C4B" w14:textId="77777777" w:rsidR="00162723" w:rsidRPr="00B544B1" w:rsidDel="0048673F" w:rsidRDefault="00162723">
            <w:pPr>
              <w:spacing w:after="0"/>
              <w:rPr>
                <w:ins w:id="24184" w:author="Drastichová Zuzana" w:date="2025-03-07T12:01:00Z" w16du:dateUtc="2025-03-07T11:01:00Z"/>
                <w:del w:id="24185" w:author="Irová Zuzana" w:date="2025-06-16T11:58:00Z" w16du:dateUtc="2025-06-16T09:58:00Z"/>
                <w:rFonts w:cstheme="minorHAnsi"/>
                <w:sz w:val="18"/>
                <w:szCs w:val="18"/>
              </w:rPr>
            </w:pPr>
            <w:ins w:id="24186" w:author="Drastichová Zuzana" w:date="2025-03-07T12:01:00Z" w16du:dateUtc="2025-03-07T11:01:00Z">
              <w:del w:id="2418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Text</w:delText>
                </w:r>
              </w:del>
            </w:ins>
          </w:p>
        </w:tc>
        <w:tc>
          <w:tcPr>
            <w:tcW w:w="974" w:type="pct"/>
            <w:gridSpan w:val="2"/>
            <w:shd w:val="clear" w:color="auto" w:fill="FFFFFF" w:themeFill="background1"/>
            <w:hideMark/>
          </w:tcPr>
          <w:p w14:paraId="6DBCDAEA" w14:textId="77777777" w:rsidR="00162723" w:rsidRPr="00B544B1" w:rsidDel="0048673F" w:rsidRDefault="00162723">
            <w:pPr>
              <w:spacing w:after="0"/>
              <w:rPr>
                <w:ins w:id="24188" w:author="Drastichová Zuzana" w:date="2025-03-07T12:01:00Z" w16du:dateUtc="2025-03-07T11:01:00Z"/>
                <w:del w:id="24189" w:author="Irová Zuzana" w:date="2025-06-16T11:58:00Z" w16du:dateUtc="2025-06-16T09:58:00Z"/>
                <w:rFonts w:cstheme="minorHAnsi"/>
                <w:sz w:val="18"/>
                <w:szCs w:val="18"/>
              </w:rPr>
            </w:pPr>
            <w:ins w:id="24190" w:author="Drastichová Zuzana" w:date="2025-03-07T12:01:00Z" w16du:dateUtc="2025-03-07T11:01:00Z">
              <w:del w:id="24191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Ne</w:delText>
                </w:r>
              </w:del>
            </w:ins>
          </w:p>
        </w:tc>
        <w:tc>
          <w:tcPr>
            <w:tcW w:w="812" w:type="pct"/>
            <w:gridSpan w:val="2"/>
            <w:shd w:val="clear" w:color="auto" w:fill="FFFFFF" w:themeFill="background1"/>
            <w:hideMark/>
          </w:tcPr>
          <w:p w14:paraId="012742C4" w14:textId="520F9915" w:rsidR="00162723" w:rsidRPr="00B544B1" w:rsidDel="0048673F" w:rsidRDefault="00162723">
            <w:pPr>
              <w:spacing w:after="0"/>
              <w:rPr>
                <w:ins w:id="24192" w:author="Drastichová Zuzana" w:date="2025-03-07T12:01:00Z" w16du:dateUtc="2025-03-07T11:01:00Z"/>
                <w:del w:id="24193" w:author="Irová Zuzana" w:date="2025-06-16T11:58:00Z" w16du:dateUtc="2025-06-16T09:58:00Z"/>
                <w:rFonts w:cstheme="minorHAnsi"/>
                <w:sz w:val="18"/>
                <w:szCs w:val="18"/>
              </w:rPr>
            </w:pPr>
            <w:ins w:id="24194" w:author="Drastichová Zuzana" w:date="2025-03-07T12:01:00Z" w16du:dateUtc="2025-03-07T11:01:00Z">
              <w:del w:id="24195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 xml:space="preserve">Toll </w:delText>
                </w:r>
              </w:del>
              <w:del w:id="24196" w:author="Irová Zuzana" w:date="2025-05-23T21:15:00Z" w16du:dateUtc="2025-05-23T19:15:00Z">
                <w:r w:rsidRPr="00B544B1" w:rsidDel="00275EAB">
                  <w:rPr>
                    <w:rFonts w:cstheme="minorHAnsi"/>
                    <w:sz w:val="18"/>
                    <w:szCs w:val="18"/>
                  </w:rPr>
                  <w:delText>declaration</w:delText>
                </w:r>
              </w:del>
              <w:del w:id="24197" w:author="Irová Zuzana" w:date="2025-06-16T11:58:00Z" w16du:dateUtc="2025-06-16T09:58:00Z">
                <w:r w:rsidRPr="00B544B1" w:rsidDel="0048673F">
                  <w:rPr>
                    <w:rFonts w:cstheme="minorHAnsi"/>
                    <w:sz w:val="18"/>
                    <w:szCs w:val="18"/>
                  </w:rPr>
                  <w:delText>.Emission class CO2 (BAR)</w:delText>
                </w:r>
              </w:del>
            </w:ins>
          </w:p>
        </w:tc>
      </w:tr>
    </w:tbl>
    <w:p w14:paraId="57ED94CD" w14:textId="77777777" w:rsidR="00162723" w:rsidDel="0048673F" w:rsidRDefault="00162723">
      <w:pPr>
        <w:pStyle w:val="NormalIndent"/>
        <w:rPr>
          <w:ins w:id="24198" w:author="Drastichová Zuzana" w:date="2025-03-07T12:01:00Z" w16du:dateUtc="2025-03-07T11:01:00Z"/>
          <w:del w:id="24199" w:author="Irová Zuzana" w:date="2025-06-16T11:58:00Z" w16du:dateUtc="2025-06-16T09:58:00Z"/>
        </w:rPr>
        <w:pPrChange w:id="24200" w:author="Irová Zuzana" w:date="2025-06-06T15:16:00Z" w16du:dateUtc="2025-06-06T13:16:00Z">
          <w:pPr>
            <w:pStyle w:val="NormalIndent"/>
            <w:ind w:left="0"/>
          </w:pPr>
        </w:pPrChange>
      </w:pPr>
    </w:p>
    <w:p w14:paraId="50724FCB" w14:textId="77777777" w:rsidR="00162723" w:rsidRPr="00687B11" w:rsidDel="0048673F" w:rsidRDefault="00162723">
      <w:pPr>
        <w:pStyle w:val="NormalIndent"/>
        <w:rPr>
          <w:ins w:id="24201" w:author="Drastichová Zuzana" w:date="2025-03-07T12:01:00Z" w16du:dateUtc="2025-03-07T11:01:00Z"/>
          <w:del w:id="24202" w:author="Irová Zuzana" w:date="2025-06-16T11:58:00Z" w16du:dateUtc="2025-06-16T09:58:00Z"/>
        </w:rPr>
      </w:pPr>
    </w:p>
    <w:p w14:paraId="4C6BF7FC" w14:textId="56337852" w:rsidR="00162723" w:rsidRPr="00955C1D" w:rsidDel="005F22F6" w:rsidRDefault="00162723">
      <w:pPr>
        <w:pStyle w:val="NormalIndent"/>
        <w:rPr>
          <w:ins w:id="24203" w:author="Drastichová Zuzana" w:date="2025-03-07T12:01:00Z" w16du:dateUtc="2025-03-07T11:01:00Z"/>
          <w:del w:id="24204" w:author="Irová Zuzana" w:date="2025-05-23T20:56:00Z" w16du:dateUtc="2025-05-23T18:56:00Z"/>
          <w:rFonts w:hint="eastAsia"/>
        </w:rPr>
        <w:pPrChange w:id="24205" w:author="Irová Zuzana" w:date="2025-06-06T15:16:00Z" w16du:dateUtc="2025-06-06T13:16:00Z">
          <w:pPr>
            <w:pStyle w:val="Heading3"/>
            <w:spacing w:before="200" w:after="0" w:line="276" w:lineRule="auto"/>
          </w:pPr>
        </w:pPrChange>
      </w:pPr>
      <w:bookmarkStart w:id="24206" w:name="_Toc189838956"/>
      <w:ins w:id="24207" w:author="Drastichová Zuzana" w:date="2025-03-07T12:01:00Z" w16du:dateUtc="2025-03-07T11:01:00Z">
        <w:del w:id="24208" w:author="Irová Zuzana" w:date="2025-05-23T20:56:00Z" w16du:dateUtc="2025-05-23T18:56:00Z">
          <w:r w:rsidDel="005F22F6">
            <w:delText xml:space="preserve">EETS </w:delText>
          </w:r>
          <w:r w:rsidRPr="00955C1D" w:rsidDel="005F22F6">
            <w:delText>Vrubopis za mýtné</w:delText>
          </w:r>
          <w:r w:rsidDel="005F22F6">
            <w:delText xml:space="preserve"> </w:delText>
          </w:r>
          <w:r w:rsidRPr="001B3514" w:rsidDel="005F22F6">
            <w:delText>(DOC.BE.1</w:delText>
          </w:r>
          <w:r w:rsidDel="005F22F6">
            <w:delText>13</w:delText>
          </w:r>
          <w:r w:rsidRPr="001B3514" w:rsidDel="005F22F6">
            <w:delText>.</w:delText>
          </w:r>
        </w:del>
        <w:del w:id="24209" w:author="Irová Zuzana" w:date="2025-04-16T15:17:00Z" w16du:dateUtc="2025-04-16T13:17:00Z">
          <w:r w:rsidRPr="001B3514" w:rsidDel="002F2E46">
            <w:delText>VO1</w:delText>
          </w:r>
        </w:del>
        <w:del w:id="24210" w:author="Irová Zuzana" w:date="2025-05-23T20:56:00Z" w16du:dateUtc="2025-05-23T18:56:00Z">
          <w:r w:rsidRPr="001B3514" w:rsidDel="005F22F6">
            <w:delText>)</w:delText>
          </w:r>
          <w:bookmarkEnd w:id="24206"/>
        </w:del>
      </w:ins>
    </w:p>
    <w:p w14:paraId="65156532" w14:textId="78EB6514" w:rsidR="00162723" w:rsidRPr="00955C1D" w:rsidDel="005F22F6" w:rsidRDefault="00162723">
      <w:pPr>
        <w:pStyle w:val="NormalIndent"/>
        <w:rPr>
          <w:ins w:id="24211" w:author="Drastichová Zuzana" w:date="2025-03-07T12:01:00Z" w16du:dateUtc="2025-03-07T11:01:00Z"/>
          <w:del w:id="24212" w:author="Irová Zuzana" w:date="2025-05-23T20:56:00Z" w16du:dateUtc="2025-05-23T18:56:00Z"/>
        </w:rPr>
      </w:pPr>
      <w:ins w:id="24213" w:author="Drastichová Zuzana" w:date="2025-03-07T12:01:00Z" w16du:dateUtc="2025-03-07T11:01:00Z">
        <w:del w:id="24214" w:author="Irová Zuzana" w:date="2025-05-23T20:56:00Z" w16du:dateUtc="2025-05-23T18:56:00Z">
          <w:r w:rsidRPr="00955C1D" w:rsidDel="005F22F6">
            <w:delText>Debit note for toll</w:delText>
          </w:r>
        </w:del>
      </w:ins>
    </w:p>
    <w:p w14:paraId="00D82987" w14:textId="621B00B8" w:rsidR="00162723" w:rsidRPr="00955C1D" w:rsidDel="005F22F6" w:rsidRDefault="00162723">
      <w:pPr>
        <w:pStyle w:val="NormalIndent"/>
        <w:rPr>
          <w:ins w:id="24215" w:author="Drastichová Zuzana" w:date="2025-03-07T12:01:00Z" w16du:dateUtc="2025-03-07T11:01:00Z"/>
          <w:del w:id="24216" w:author="Irová Zuzana" w:date="2025-05-23T20:56:00Z" w16du:dateUtc="2025-05-23T18:56:00Z"/>
        </w:rPr>
      </w:pPr>
      <w:ins w:id="24217" w:author="Drastichová Zuzana" w:date="2025-03-07T12:01:00Z" w16du:dateUtc="2025-03-07T11:01:00Z">
        <w:del w:id="24218" w:author="Irová Zuzana" w:date="2025-05-23T20:56:00Z" w16du:dateUtc="2025-05-23T18:56:00Z">
          <w:r w:rsidRPr="00955C1D" w:rsidDel="005F22F6">
            <w:delText>Šablona entity „Faktura“ obsahuje různé části, tyto části závisí typu faktury.</w:delText>
          </w:r>
        </w:del>
      </w:ins>
    </w:p>
    <w:p w14:paraId="7FBDC4E7" w14:textId="7A825192" w:rsidR="00162723" w:rsidRPr="00955C1D" w:rsidDel="005F22F6" w:rsidRDefault="00162723">
      <w:pPr>
        <w:pStyle w:val="NormalIndent"/>
        <w:rPr>
          <w:ins w:id="24219" w:author="Drastichová Zuzana" w:date="2025-03-07T12:01:00Z" w16du:dateUtc="2025-03-07T11:01:00Z"/>
          <w:del w:id="24220" w:author="Irová Zuzana" w:date="2025-05-23T20:56:00Z" w16du:dateUtc="2025-05-23T18:56:00Z"/>
          <w:rFonts w:hint="eastAsia"/>
        </w:rPr>
        <w:pPrChange w:id="24221" w:author="Irová Zuzana" w:date="2025-06-06T15:16:00Z" w16du:dateUtc="2025-06-06T13:16:00Z">
          <w:pPr>
            <w:pStyle w:val="Heading3"/>
            <w:spacing w:before="200" w:after="0" w:line="276" w:lineRule="auto"/>
          </w:pPr>
        </w:pPrChange>
      </w:pPr>
      <w:bookmarkStart w:id="24222" w:name="_Toc189838957"/>
      <w:ins w:id="24223" w:author="Drastichová Zuzana" w:date="2025-03-07T12:01:00Z" w16du:dateUtc="2025-03-07T11:01:00Z">
        <w:del w:id="24224" w:author="Irová Zuzana" w:date="2025-05-23T20:56:00Z" w16du:dateUtc="2025-05-23T18:56:00Z">
          <w:r w:rsidDel="005F22F6">
            <w:delText xml:space="preserve">EETS </w:delText>
          </w:r>
          <w:r w:rsidRPr="00955C1D" w:rsidDel="005F22F6">
            <w:delText xml:space="preserve">Dobropis za mýtné </w:delText>
          </w:r>
          <w:r w:rsidRPr="001B3514" w:rsidDel="005F22F6">
            <w:delText>(DOC.BE.1</w:delText>
          </w:r>
          <w:r w:rsidDel="005F22F6">
            <w:delText>14</w:delText>
          </w:r>
          <w:r w:rsidRPr="001B3514" w:rsidDel="005F22F6">
            <w:delText>.</w:delText>
          </w:r>
        </w:del>
        <w:del w:id="24225" w:author="Irová Zuzana" w:date="2025-04-16T15:17:00Z" w16du:dateUtc="2025-04-16T13:17:00Z">
          <w:r w:rsidRPr="001B3514" w:rsidDel="002F2E46">
            <w:delText>VO1</w:delText>
          </w:r>
        </w:del>
        <w:del w:id="24226" w:author="Irová Zuzana" w:date="2025-05-23T20:56:00Z" w16du:dateUtc="2025-05-23T18:56:00Z">
          <w:r w:rsidRPr="001B3514" w:rsidDel="005F22F6">
            <w:delText>)</w:delText>
          </w:r>
          <w:bookmarkEnd w:id="24222"/>
        </w:del>
      </w:ins>
    </w:p>
    <w:p w14:paraId="2E37E036" w14:textId="778046B3" w:rsidR="00162723" w:rsidRPr="00955C1D" w:rsidDel="005F22F6" w:rsidRDefault="00162723">
      <w:pPr>
        <w:pStyle w:val="NormalIndent"/>
        <w:rPr>
          <w:ins w:id="24227" w:author="Drastichová Zuzana" w:date="2025-03-07T12:01:00Z" w16du:dateUtc="2025-03-07T11:01:00Z"/>
          <w:del w:id="24228" w:author="Irová Zuzana" w:date="2025-05-23T20:56:00Z" w16du:dateUtc="2025-05-23T18:56:00Z"/>
        </w:rPr>
      </w:pPr>
      <w:ins w:id="24229" w:author="Drastichová Zuzana" w:date="2025-03-07T12:01:00Z" w16du:dateUtc="2025-03-07T11:01:00Z">
        <w:del w:id="24230" w:author="Irová Zuzana" w:date="2025-05-23T20:56:00Z" w16du:dateUtc="2025-05-23T18:56:00Z">
          <w:r w:rsidRPr="00955C1D" w:rsidDel="005F22F6">
            <w:delText>Credit not efor toll</w:delText>
          </w:r>
        </w:del>
      </w:ins>
    </w:p>
    <w:p w14:paraId="30A1343C" w14:textId="26D432A6" w:rsidR="00162723" w:rsidRPr="00955C1D" w:rsidDel="005F22F6" w:rsidRDefault="00162723">
      <w:pPr>
        <w:pStyle w:val="NormalIndent"/>
        <w:rPr>
          <w:ins w:id="24231" w:author="Drastichová Zuzana" w:date="2025-03-07T12:01:00Z" w16du:dateUtc="2025-03-07T11:01:00Z"/>
          <w:del w:id="24232" w:author="Irová Zuzana" w:date="2025-05-23T20:56:00Z" w16du:dateUtc="2025-05-23T18:56:00Z"/>
        </w:rPr>
      </w:pPr>
      <w:ins w:id="24233" w:author="Drastichová Zuzana" w:date="2025-03-07T12:01:00Z" w16du:dateUtc="2025-03-07T11:01:00Z">
        <w:del w:id="24234" w:author="Irová Zuzana" w:date="2025-05-23T20:56:00Z" w16du:dateUtc="2025-05-23T18:56:00Z">
          <w:r w:rsidRPr="00955C1D" w:rsidDel="005F22F6">
            <w:delText xml:space="preserve">Šablona entity „Faktura“ obsahuje různé části, tyto části závisí na </w:delText>
          </w:r>
          <w:r w:rsidDel="005F22F6">
            <w:delText>subjektu</w:delText>
          </w:r>
          <w:r w:rsidRPr="00955C1D" w:rsidDel="005F22F6">
            <w:delText>, typu faktury.</w:delText>
          </w:r>
        </w:del>
      </w:ins>
    </w:p>
    <w:p w14:paraId="03E5C850" w14:textId="65693F0F" w:rsidR="00162723" w:rsidRPr="00955C1D" w:rsidDel="005F22F6" w:rsidRDefault="00162723">
      <w:pPr>
        <w:pStyle w:val="NormalIndent"/>
        <w:rPr>
          <w:ins w:id="24235" w:author="Drastichová Zuzana" w:date="2025-03-07T12:01:00Z" w16du:dateUtc="2025-03-07T11:01:00Z"/>
          <w:del w:id="24236" w:author="Irová Zuzana" w:date="2025-05-23T20:56:00Z" w16du:dateUtc="2025-05-23T18:56:00Z"/>
          <w:rFonts w:hint="eastAsia"/>
        </w:rPr>
        <w:pPrChange w:id="24237" w:author="Irová Zuzana" w:date="2025-06-06T15:16:00Z" w16du:dateUtc="2025-06-06T13:16:00Z">
          <w:pPr>
            <w:pStyle w:val="Heading3"/>
            <w:spacing w:before="200" w:after="0" w:line="276" w:lineRule="auto"/>
          </w:pPr>
        </w:pPrChange>
      </w:pPr>
      <w:bookmarkStart w:id="24238" w:name="_Toc189838959"/>
      <w:ins w:id="24239" w:author="Drastichová Zuzana" w:date="2025-03-07T12:01:00Z" w16du:dateUtc="2025-03-07T11:01:00Z">
        <w:del w:id="24240" w:author="Irová Zuzana" w:date="2025-05-23T20:56:00Z" w16du:dateUtc="2025-05-23T18:56:00Z">
          <w:r w:rsidDel="005F22F6">
            <w:delText xml:space="preserve">EETS </w:delText>
          </w:r>
          <w:r w:rsidRPr="00955C1D" w:rsidDel="005F22F6">
            <w:delText>Faktura za služby</w:delText>
          </w:r>
          <w:r w:rsidDel="005F22F6">
            <w:delText xml:space="preserve"> </w:delText>
          </w:r>
          <w:r w:rsidRPr="001B3514" w:rsidDel="005F22F6">
            <w:delText>(DOC.BE.1</w:delText>
          </w:r>
          <w:r w:rsidDel="005F22F6">
            <w:delText>16</w:delText>
          </w:r>
          <w:r w:rsidRPr="001B3514" w:rsidDel="005F22F6">
            <w:delText>.</w:delText>
          </w:r>
        </w:del>
        <w:del w:id="24241" w:author="Irová Zuzana" w:date="2025-04-16T15:17:00Z" w16du:dateUtc="2025-04-16T13:17:00Z">
          <w:r w:rsidRPr="001B3514" w:rsidDel="002F2E46">
            <w:delText>VO1</w:delText>
          </w:r>
        </w:del>
        <w:del w:id="24242" w:author="Irová Zuzana" w:date="2025-05-23T20:56:00Z" w16du:dateUtc="2025-05-23T18:56:00Z">
          <w:r w:rsidRPr="001B3514" w:rsidDel="005F22F6">
            <w:delText>)</w:delText>
          </w:r>
          <w:bookmarkEnd w:id="24238"/>
        </w:del>
      </w:ins>
    </w:p>
    <w:p w14:paraId="21425CD0" w14:textId="01C8908D" w:rsidR="00162723" w:rsidRPr="00955C1D" w:rsidDel="005F22F6" w:rsidRDefault="00162723">
      <w:pPr>
        <w:pStyle w:val="NormalIndent"/>
        <w:rPr>
          <w:ins w:id="24243" w:author="Drastichová Zuzana" w:date="2025-03-07T12:01:00Z" w16du:dateUtc="2025-03-07T11:01:00Z"/>
          <w:del w:id="24244" w:author="Irová Zuzana" w:date="2025-05-23T20:56:00Z" w16du:dateUtc="2025-05-23T18:56:00Z"/>
        </w:rPr>
      </w:pPr>
      <w:ins w:id="24245" w:author="Drastichová Zuzana" w:date="2025-03-07T12:01:00Z" w16du:dateUtc="2025-03-07T11:01:00Z">
        <w:del w:id="24246" w:author="Irová Zuzana" w:date="2025-05-23T20:56:00Z" w16du:dateUtc="2025-05-23T18:56:00Z">
          <w:r w:rsidRPr="00955C1D" w:rsidDel="005F22F6">
            <w:delText>Invoice for services</w:delText>
          </w:r>
        </w:del>
      </w:ins>
    </w:p>
    <w:p w14:paraId="09EF5070" w14:textId="688013E5" w:rsidR="00162723" w:rsidDel="005F22F6" w:rsidRDefault="00162723">
      <w:pPr>
        <w:pStyle w:val="NormalIndent"/>
        <w:rPr>
          <w:ins w:id="24247" w:author="Drastichová Zuzana" w:date="2025-03-07T12:01:00Z" w16du:dateUtc="2025-03-07T11:01:00Z"/>
          <w:del w:id="24248" w:author="Irová Zuzana" w:date="2025-05-23T20:56:00Z" w16du:dateUtc="2025-05-23T18:56:00Z"/>
        </w:rPr>
      </w:pPr>
      <w:ins w:id="24249" w:author="Drastichová Zuzana" w:date="2025-03-07T12:01:00Z" w16du:dateUtc="2025-03-07T11:01:00Z">
        <w:del w:id="24250" w:author="Irová Zuzana" w:date="2025-05-23T20:56:00Z" w16du:dateUtc="2025-05-23T18:56:00Z">
          <w:r w:rsidRPr="00955C1D" w:rsidDel="005F22F6">
            <w:delText xml:space="preserve">Šablona entity „Faktura“ obsahuje různé části, tyto části závisí na </w:delText>
          </w:r>
          <w:r w:rsidDel="005F22F6">
            <w:delText>subjektu</w:delText>
          </w:r>
          <w:r w:rsidRPr="00955C1D" w:rsidDel="005F22F6">
            <w:delText>, typu faktury.</w:delText>
          </w:r>
        </w:del>
      </w:ins>
    </w:p>
    <w:p w14:paraId="3CED86FE" w14:textId="14882B82" w:rsidR="00162723" w:rsidDel="005F22F6" w:rsidRDefault="00162723">
      <w:pPr>
        <w:pStyle w:val="NormalIndent"/>
        <w:rPr>
          <w:ins w:id="24251" w:author="Drastichová Zuzana" w:date="2025-03-07T12:01:00Z" w16du:dateUtc="2025-03-07T11:01:00Z"/>
          <w:del w:id="24252" w:author="Irová Zuzana" w:date="2025-05-23T20:56:00Z" w16du:dateUtc="2025-05-23T18:56:00Z"/>
        </w:rPr>
      </w:pPr>
    </w:p>
    <w:p w14:paraId="7F60A1D9" w14:textId="3A25D45F" w:rsidR="00162723" w:rsidRPr="00955C1D" w:rsidDel="005F22F6" w:rsidRDefault="00162723">
      <w:pPr>
        <w:pStyle w:val="NormalIndent"/>
        <w:rPr>
          <w:ins w:id="24253" w:author="Drastichová Zuzana" w:date="2025-03-07T12:01:00Z" w16du:dateUtc="2025-03-07T11:01:00Z"/>
          <w:del w:id="24254" w:author="Irová Zuzana" w:date="2025-05-23T20:56:00Z" w16du:dateUtc="2025-05-23T18:56:00Z"/>
          <w:rFonts w:hint="eastAsia"/>
        </w:rPr>
        <w:pPrChange w:id="24255" w:author="Irová Zuzana" w:date="2025-06-06T15:16:00Z" w16du:dateUtc="2025-06-06T13:16:00Z">
          <w:pPr>
            <w:pStyle w:val="Heading3"/>
            <w:spacing w:before="200" w:after="0" w:line="276" w:lineRule="auto"/>
          </w:pPr>
        </w:pPrChange>
      </w:pPr>
      <w:bookmarkStart w:id="24256" w:name="_Toc189838960"/>
      <w:ins w:id="24257" w:author="Drastichová Zuzana" w:date="2025-03-07T12:01:00Z" w16du:dateUtc="2025-03-07T11:01:00Z">
        <w:del w:id="24258" w:author="Irová Zuzana" w:date="2025-05-23T20:56:00Z" w16du:dateUtc="2025-05-23T18:56:00Z">
          <w:r w:rsidDel="005F22F6">
            <w:delText>EETS Dobropis</w:delText>
          </w:r>
          <w:r w:rsidRPr="00955C1D" w:rsidDel="005F22F6">
            <w:delText xml:space="preserve"> za služby</w:delText>
          </w:r>
          <w:r w:rsidDel="005F22F6">
            <w:delText xml:space="preserve"> </w:delText>
          </w:r>
          <w:r w:rsidRPr="001B3514" w:rsidDel="005F22F6">
            <w:delText>(DOC.BE.1</w:delText>
          </w:r>
          <w:r w:rsidDel="005F22F6">
            <w:delText>17</w:delText>
          </w:r>
          <w:r w:rsidRPr="001B3514" w:rsidDel="005F22F6">
            <w:delText>.</w:delText>
          </w:r>
        </w:del>
        <w:del w:id="24259" w:author="Irová Zuzana" w:date="2025-04-16T15:17:00Z" w16du:dateUtc="2025-04-16T13:17:00Z">
          <w:r w:rsidRPr="001B3514" w:rsidDel="002F2E46">
            <w:delText>VO1</w:delText>
          </w:r>
        </w:del>
        <w:del w:id="24260" w:author="Irová Zuzana" w:date="2025-05-23T20:56:00Z" w16du:dateUtc="2025-05-23T18:56:00Z">
          <w:r w:rsidRPr="001B3514" w:rsidDel="005F22F6">
            <w:delText>)</w:delText>
          </w:r>
          <w:bookmarkEnd w:id="24256"/>
        </w:del>
      </w:ins>
    </w:p>
    <w:p w14:paraId="392E1165" w14:textId="270B38EF" w:rsidR="00162723" w:rsidRPr="00955C1D" w:rsidDel="005F22F6" w:rsidRDefault="00162723">
      <w:pPr>
        <w:pStyle w:val="NormalIndent"/>
        <w:rPr>
          <w:ins w:id="24261" w:author="Drastichová Zuzana" w:date="2025-03-07T12:01:00Z" w16du:dateUtc="2025-03-07T11:01:00Z"/>
          <w:del w:id="24262" w:author="Irová Zuzana" w:date="2025-05-23T20:56:00Z" w16du:dateUtc="2025-05-23T18:56:00Z"/>
        </w:rPr>
      </w:pPr>
      <w:ins w:id="24263" w:author="Drastichová Zuzana" w:date="2025-03-07T12:01:00Z" w16du:dateUtc="2025-03-07T11:01:00Z">
        <w:del w:id="24264" w:author="Irová Zuzana" w:date="2025-05-23T20:56:00Z" w16du:dateUtc="2025-05-23T18:56:00Z">
          <w:r w:rsidDel="005F22F6">
            <w:delText>Credit note</w:delText>
          </w:r>
          <w:r w:rsidRPr="00955C1D" w:rsidDel="005F22F6">
            <w:delText xml:space="preserve"> for services</w:delText>
          </w:r>
        </w:del>
      </w:ins>
    </w:p>
    <w:p w14:paraId="375E2A6E" w14:textId="2C33E615" w:rsidR="00162723" w:rsidRPr="00955C1D" w:rsidDel="005F22F6" w:rsidRDefault="00162723">
      <w:pPr>
        <w:pStyle w:val="NormalIndent"/>
        <w:rPr>
          <w:ins w:id="24265" w:author="Drastichová Zuzana" w:date="2025-03-07T12:01:00Z" w16du:dateUtc="2025-03-07T11:01:00Z"/>
          <w:del w:id="24266" w:author="Irová Zuzana" w:date="2025-05-23T20:56:00Z" w16du:dateUtc="2025-05-23T18:56:00Z"/>
        </w:rPr>
      </w:pPr>
      <w:ins w:id="24267" w:author="Drastichová Zuzana" w:date="2025-03-07T12:01:00Z" w16du:dateUtc="2025-03-07T11:01:00Z">
        <w:del w:id="24268" w:author="Irová Zuzana" w:date="2025-05-23T20:56:00Z" w16du:dateUtc="2025-05-23T18:56:00Z">
          <w:r w:rsidRPr="00955C1D" w:rsidDel="005F22F6">
            <w:delText xml:space="preserve">Šablona entity „Faktura“ obsahuje různé části, tyto části závisí na </w:delText>
          </w:r>
          <w:r w:rsidDel="005F22F6">
            <w:delText>subjektu</w:delText>
          </w:r>
          <w:r w:rsidRPr="00955C1D" w:rsidDel="005F22F6">
            <w:delText>, typu faktury.</w:delText>
          </w:r>
        </w:del>
      </w:ins>
    </w:p>
    <w:p w14:paraId="23318758" w14:textId="7727E2A1" w:rsidR="00162723" w:rsidRPr="007A35EE" w:rsidDel="005F22F6" w:rsidRDefault="00162723">
      <w:pPr>
        <w:pStyle w:val="NormalIndent"/>
        <w:rPr>
          <w:ins w:id="24269" w:author="Drastichová Zuzana" w:date="2025-03-07T12:01:00Z" w16du:dateUtc="2025-03-07T11:01:00Z"/>
          <w:del w:id="24270" w:author="Irová Zuzana" w:date="2025-05-23T20:56:00Z" w16du:dateUtc="2025-05-23T18:56:00Z"/>
          <w:rFonts w:hint="eastAsia"/>
          <w:highlight w:val="cyan"/>
          <w:rPrChange w:id="24271" w:author="Irová Zuzana" w:date="2025-03-10T09:53:00Z" w16du:dateUtc="2025-03-10T08:53:00Z">
            <w:rPr>
              <w:ins w:id="24272" w:author="Drastichová Zuzana" w:date="2025-03-07T12:01:00Z" w16du:dateUtc="2025-03-07T11:01:00Z"/>
              <w:del w:id="24273" w:author="Irová Zuzana" w:date="2025-05-23T20:56:00Z" w16du:dateUtc="2025-05-23T18:56:00Z"/>
              <w:rFonts w:hint="eastAsia"/>
            </w:rPr>
          </w:rPrChange>
        </w:rPr>
        <w:pPrChange w:id="24274" w:author="Irová Zuzana" w:date="2025-06-06T15:16:00Z" w16du:dateUtc="2025-06-06T13:16:00Z">
          <w:pPr>
            <w:pStyle w:val="Heading3"/>
            <w:tabs>
              <w:tab w:val="num" w:pos="926"/>
            </w:tabs>
            <w:spacing w:before="200" w:after="0" w:line="276" w:lineRule="auto"/>
            <w:ind w:left="926" w:hanging="360"/>
          </w:pPr>
        </w:pPrChange>
      </w:pPr>
      <w:bookmarkStart w:id="24275" w:name="_Toc189838961"/>
      <w:ins w:id="24276" w:author="Drastichová Zuzana" w:date="2025-03-07T12:01:00Z" w16du:dateUtc="2025-03-07T11:01:00Z">
        <w:del w:id="24277" w:author="Irová Zuzana" w:date="2025-05-23T20:56:00Z" w16du:dateUtc="2025-05-23T18:56:00Z">
          <w:r w:rsidRPr="007A35EE" w:rsidDel="005F22F6">
            <w:rPr>
              <w:rFonts w:hint="eastAsia"/>
              <w:highlight w:val="cyan"/>
              <w:rPrChange w:id="24278" w:author="Irová Zuzana" w:date="2025-03-10T09:53:00Z" w16du:dateUtc="2025-03-10T08:53:00Z">
                <w:rPr>
                  <w:rFonts w:hint="eastAsia"/>
                  <w:b w:val="0"/>
                  <w:bCs w:val="0"/>
                </w:rPr>
              </w:rPrChange>
            </w:rPr>
            <w:delText>EETS Faktura za smluvní pokutu (DOC.BE.119.</w:delText>
          </w:r>
        </w:del>
        <w:del w:id="24279" w:author="Irová Zuzana" w:date="2025-04-16T15:17:00Z" w16du:dateUtc="2025-04-16T13:17:00Z">
          <w:r w:rsidRPr="007A35EE" w:rsidDel="002F2E46">
            <w:rPr>
              <w:rFonts w:hint="eastAsia"/>
              <w:highlight w:val="cyan"/>
              <w:rPrChange w:id="24280" w:author="Irová Zuzana" w:date="2025-03-10T09:53:00Z" w16du:dateUtc="2025-03-10T08:53:00Z">
                <w:rPr>
                  <w:rFonts w:hint="eastAsia"/>
                  <w:b w:val="0"/>
                  <w:bCs w:val="0"/>
                </w:rPr>
              </w:rPrChange>
            </w:rPr>
            <w:delText>VO1</w:delText>
          </w:r>
        </w:del>
        <w:del w:id="24281" w:author="Irová Zuzana" w:date="2025-05-23T20:56:00Z" w16du:dateUtc="2025-05-23T18:56:00Z">
          <w:r w:rsidRPr="007A35EE" w:rsidDel="005F22F6">
            <w:rPr>
              <w:rFonts w:hint="eastAsia"/>
              <w:highlight w:val="cyan"/>
              <w:rPrChange w:id="24282" w:author="Irová Zuzana" w:date="2025-03-10T09:53:00Z" w16du:dateUtc="2025-03-10T08:53:00Z">
                <w:rPr>
                  <w:rFonts w:hint="eastAsia"/>
                  <w:b w:val="0"/>
                  <w:bCs w:val="0"/>
                </w:rPr>
              </w:rPrChange>
            </w:rPr>
            <w:delText>)</w:delText>
          </w:r>
          <w:bookmarkEnd w:id="24275"/>
        </w:del>
      </w:ins>
    </w:p>
    <w:p w14:paraId="3E220DB1" w14:textId="16A2E017" w:rsidR="00162723" w:rsidRPr="007A35EE" w:rsidDel="005F22F6" w:rsidRDefault="00162723">
      <w:pPr>
        <w:pStyle w:val="NormalIndent"/>
        <w:rPr>
          <w:ins w:id="24283" w:author="Drastichová Zuzana" w:date="2025-03-07T12:01:00Z" w16du:dateUtc="2025-03-07T11:01:00Z"/>
          <w:del w:id="24284" w:author="Irová Zuzana" w:date="2025-05-23T20:56:00Z" w16du:dateUtc="2025-05-23T18:56:00Z"/>
          <w:highlight w:val="cyan"/>
          <w:rPrChange w:id="24285" w:author="Irová Zuzana" w:date="2025-03-10T09:53:00Z" w16du:dateUtc="2025-03-10T08:53:00Z">
            <w:rPr>
              <w:ins w:id="24286" w:author="Drastichová Zuzana" w:date="2025-03-07T12:01:00Z" w16du:dateUtc="2025-03-07T11:01:00Z"/>
              <w:del w:id="24287" w:author="Irová Zuzana" w:date="2025-05-23T20:56:00Z" w16du:dateUtc="2025-05-23T18:56:00Z"/>
            </w:rPr>
          </w:rPrChange>
        </w:rPr>
      </w:pPr>
      <w:ins w:id="24288" w:author="Drastichová Zuzana" w:date="2025-03-07T12:01:00Z" w16du:dateUtc="2025-03-07T11:01:00Z">
        <w:del w:id="24289" w:author="Irová Zuzana" w:date="2025-05-23T20:56:00Z" w16du:dateUtc="2025-05-23T18:56:00Z">
          <w:r w:rsidRPr="007A35EE" w:rsidDel="005F22F6">
            <w:rPr>
              <w:highlight w:val="cyan"/>
              <w:rPrChange w:id="24290" w:author="Irová Zuzana" w:date="2025-03-10T09:53:00Z" w16du:dateUtc="2025-03-10T08:53:00Z">
                <w:rPr/>
              </w:rPrChange>
            </w:rPr>
            <w:delText>Invoice for contractual penalty</w:delText>
          </w:r>
        </w:del>
      </w:ins>
    </w:p>
    <w:p w14:paraId="3B740728" w14:textId="7CD81661" w:rsidR="00162723" w:rsidRPr="007A35EE" w:rsidDel="005F22F6" w:rsidRDefault="00162723">
      <w:pPr>
        <w:pStyle w:val="NormalIndent"/>
        <w:rPr>
          <w:ins w:id="24291" w:author="Drastichová Zuzana" w:date="2025-03-07T12:01:00Z" w16du:dateUtc="2025-03-07T11:01:00Z"/>
          <w:del w:id="24292" w:author="Irová Zuzana" w:date="2025-05-23T20:56:00Z" w16du:dateUtc="2025-05-23T18:56:00Z"/>
          <w:highlight w:val="cyan"/>
          <w:rPrChange w:id="24293" w:author="Irová Zuzana" w:date="2025-03-10T09:53:00Z" w16du:dateUtc="2025-03-10T08:53:00Z">
            <w:rPr>
              <w:ins w:id="24294" w:author="Drastichová Zuzana" w:date="2025-03-07T12:01:00Z" w16du:dateUtc="2025-03-07T11:01:00Z"/>
              <w:del w:id="24295" w:author="Irová Zuzana" w:date="2025-05-23T20:56:00Z" w16du:dateUtc="2025-05-23T18:56:00Z"/>
            </w:rPr>
          </w:rPrChange>
        </w:rPr>
      </w:pPr>
      <w:ins w:id="24296" w:author="Drastichová Zuzana" w:date="2025-03-07T12:01:00Z" w16du:dateUtc="2025-03-07T11:01:00Z">
        <w:del w:id="24297" w:author="Irová Zuzana" w:date="2025-05-23T20:56:00Z" w16du:dateUtc="2025-05-23T18:56:00Z">
          <w:r w:rsidRPr="007A35EE" w:rsidDel="005F22F6">
            <w:rPr>
              <w:rFonts w:hint="cs"/>
              <w:highlight w:val="cyan"/>
              <w:rPrChange w:id="24298" w:author="Irová Zuzana" w:date="2025-03-10T09:53:00Z" w16du:dateUtc="2025-03-10T08:53:00Z">
                <w:rPr>
                  <w:rFonts w:hint="cs"/>
                </w:rPr>
              </w:rPrChange>
            </w:rPr>
            <w:delText>Š</w:delText>
          </w:r>
          <w:r w:rsidRPr="007A35EE" w:rsidDel="005F22F6">
            <w:rPr>
              <w:highlight w:val="cyan"/>
              <w:rPrChange w:id="24299" w:author="Irová Zuzana" w:date="2025-03-10T09:53:00Z" w16du:dateUtc="2025-03-10T08:53:00Z">
                <w:rPr/>
              </w:rPrChange>
            </w:rPr>
            <w:delText xml:space="preserve">ablona entity </w:delText>
          </w:r>
          <w:r w:rsidRPr="007A35EE" w:rsidDel="005F22F6">
            <w:rPr>
              <w:rFonts w:hint="cs"/>
              <w:highlight w:val="cyan"/>
              <w:rPrChange w:id="24300" w:author="Irová Zuzana" w:date="2025-03-10T09:53:00Z" w16du:dateUtc="2025-03-10T08:53:00Z">
                <w:rPr>
                  <w:rFonts w:hint="cs"/>
                </w:rPr>
              </w:rPrChange>
            </w:rPr>
            <w:delText>„</w:delText>
          </w:r>
          <w:r w:rsidRPr="007A35EE" w:rsidDel="005F22F6">
            <w:rPr>
              <w:highlight w:val="cyan"/>
              <w:rPrChange w:id="24301" w:author="Irová Zuzana" w:date="2025-03-10T09:53:00Z" w16du:dateUtc="2025-03-10T08:53:00Z">
                <w:rPr/>
              </w:rPrChange>
            </w:rPr>
            <w:delText>Faktura</w:delText>
          </w:r>
          <w:r w:rsidRPr="007A35EE" w:rsidDel="005F22F6">
            <w:rPr>
              <w:rFonts w:hint="cs"/>
              <w:highlight w:val="cyan"/>
              <w:rPrChange w:id="24302" w:author="Irová Zuzana" w:date="2025-03-10T09:53:00Z" w16du:dateUtc="2025-03-10T08:53:00Z">
                <w:rPr>
                  <w:rFonts w:hint="cs"/>
                </w:rPr>
              </w:rPrChange>
            </w:rPr>
            <w:delText>“</w:delText>
          </w:r>
          <w:r w:rsidRPr="007A35EE" w:rsidDel="005F22F6">
            <w:rPr>
              <w:highlight w:val="cyan"/>
              <w:rPrChange w:id="24303" w:author="Irová Zuzana" w:date="2025-03-10T09:53:00Z" w16du:dateUtc="2025-03-10T08:53:00Z">
                <w:rPr/>
              </w:rPrChange>
            </w:rPr>
            <w:delText xml:space="preserve"> obsahuje r</w:delText>
          </w:r>
          <w:r w:rsidRPr="007A35EE" w:rsidDel="005F22F6">
            <w:rPr>
              <w:rFonts w:hint="cs"/>
              <w:highlight w:val="cyan"/>
              <w:rPrChange w:id="24304" w:author="Irová Zuzana" w:date="2025-03-10T09:53:00Z" w16du:dateUtc="2025-03-10T08:53:00Z">
                <w:rPr>
                  <w:rFonts w:hint="cs"/>
                </w:rPr>
              </w:rPrChange>
            </w:rPr>
            <w:delText>ů</w:delText>
          </w:r>
          <w:r w:rsidRPr="007A35EE" w:rsidDel="005F22F6">
            <w:rPr>
              <w:highlight w:val="cyan"/>
              <w:rPrChange w:id="24305" w:author="Irová Zuzana" w:date="2025-03-10T09:53:00Z" w16du:dateUtc="2025-03-10T08:53:00Z">
                <w:rPr/>
              </w:rPrChange>
            </w:rPr>
            <w:delText>zn</w:delText>
          </w:r>
          <w:r w:rsidRPr="007A35EE" w:rsidDel="005F22F6">
            <w:rPr>
              <w:rFonts w:hint="cs"/>
              <w:highlight w:val="cyan"/>
              <w:rPrChange w:id="24306" w:author="Irová Zuzana" w:date="2025-03-10T09:53:00Z" w16du:dateUtc="2025-03-10T08:53:00Z">
                <w:rPr>
                  <w:rFonts w:hint="cs"/>
                </w:rPr>
              </w:rPrChange>
            </w:rPr>
            <w:delText>é</w:delText>
          </w:r>
          <w:r w:rsidRPr="007A35EE" w:rsidDel="005F22F6">
            <w:rPr>
              <w:highlight w:val="cyan"/>
              <w:rPrChange w:id="24307" w:author="Irová Zuzana" w:date="2025-03-10T09:53:00Z" w16du:dateUtc="2025-03-10T08:53:00Z">
                <w:rPr/>
              </w:rPrChange>
            </w:rPr>
            <w:delText xml:space="preserve"> </w:delText>
          </w:r>
          <w:r w:rsidRPr="007A35EE" w:rsidDel="005F22F6">
            <w:rPr>
              <w:rFonts w:hint="cs"/>
              <w:highlight w:val="cyan"/>
              <w:rPrChange w:id="24308" w:author="Irová Zuzana" w:date="2025-03-10T09:53:00Z" w16du:dateUtc="2025-03-10T08:53:00Z">
                <w:rPr>
                  <w:rFonts w:hint="cs"/>
                </w:rPr>
              </w:rPrChange>
            </w:rPr>
            <w:delText>čá</w:delText>
          </w:r>
          <w:r w:rsidRPr="007A35EE" w:rsidDel="005F22F6">
            <w:rPr>
              <w:highlight w:val="cyan"/>
              <w:rPrChange w:id="24309" w:author="Irová Zuzana" w:date="2025-03-10T09:53:00Z" w16du:dateUtc="2025-03-10T08:53:00Z">
                <w:rPr/>
              </w:rPrChange>
            </w:rPr>
            <w:delText xml:space="preserve">sti, tyto </w:delText>
          </w:r>
          <w:r w:rsidRPr="007A35EE" w:rsidDel="005F22F6">
            <w:rPr>
              <w:rFonts w:hint="cs"/>
              <w:highlight w:val="cyan"/>
              <w:rPrChange w:id="24310" w:author="Irová Zuzana" w:date="2025-03-10T09:53:00Z" w16du:dateUtc="2025-03-10T08:53:00Z">
                <w:rPr>
                  <w:rFonts w:hint="cs"/>
                </w:rPr>
              </w:rPrChange>
            </w:rPr>
            <w:delText>čá</w:delText>
          </w:r>
          <w:r w:rsidRPr="007A35EE" w:rsidDel="005F22F6">
            <w:rPr>
              <w:highlight w:val="cyan"/>
              <w:rPrChange w:id="24311" w:author="Irová Zuzana" w:date="2025-03-10T09:53:00Z" w16du:dateUtc="2025-03-10T08:53:00Z">
                <w:rPr/>
              </w:rPrChange>
            </w:rPr>
            <w:delText>sti z</w:delText>
          </w:r>
          <w:r w:rsidRPr="007A35EE" w:rsidDel="005F22F6">
            <w:rPr>
              <w:rFonts w:hint="cs"/>
              <w:highlight w:val="cyan"/>
              <w:rPrChange w:id="24312" w:author="Irová Zuzana" w:date="2025-03-10T09:53:00Z" w16du:dateUtc="2025-03-10T08:53:00Z">
                <w:rPr>
                  <w:rFonts w:hint="cs"/>
                </w:rPr>
              </w:rPrChange>
            </w:rPr>
            <w:delText>á</w:delText>
          </w:r>
          <w:r w:rsidRPr="007A35EE" w:rsidDel="005F22F6">
            <w:rPr>
              <w:highlight w:val="cyan"/>
              <w:rPrChange w:id="24313" w:author="Irová Zuzana" w:date="2025-03-10T09:53:00Z" w16du:dateUtc="2025-03-10T08:53:00Z">
                <w:rPr/>
              </w:rPrChange>
            </w:rPr>
            <w:delText>vis</w:delText>
          </w:r>
          <w:r w:rsidRPr="007A35EE" w:rsidDel="005F22F6">
            <w:rPr>
              <w:rFonts w:hint="cs"/>
              <w:highlight w:val="cyan"/>
              <w:rPrChange w:id="24314" w:author="Irová Zuzana" w:date="2025-03-10T09:53:00Z" w16du:dateUtc="2025-03-10T08:53:00Z">
                <w:rPr>
                  <w:rFonts w:hint="cs"/>
                </w:rPr>
              </w:rPrChange>
            </w:rPr>
            <w:delText>í</w:delText>
          </w:r>
          <w:r w:rsidRPr="007A35EE" w:rsidDel="005F22F6">
            <w:rPr>
              <w:highlight w:val="cyan"/>
              <w:rPrChange w:id="24315" w:author="Irová Zuzana" w:date="2025-03-10T09:53:00Z" w16du:dateUtc="2025-03-10T08:53:00Z">
                <w:rPr/>
              </w:rPrChange>
            </w:rPr>
            <w:delText xml:space="preserve"> na subjektu, typu faktury.</w:delText>
          </w:r>
        </w:del>
      </w:ins>
    </w:p>
    <w:p w14:paraId="4E649861" w14:textId="163ACE3D" w:rsidR="00162723" w:rsidRPr="007A35EE" w:rsidDel="005F22F6" w:rsidRDefault="00162723">
      <w:pPr>
        <w:pStyle w:val="NormalIndent"/>
        <w:rPr>
          <w:ins w:id="24316" w:author="Drastichová Zuzana" w:date="2025-03-07T12:01:00Z" w16du:dateUtc="2025-03-07T11:01:00Z"/>
          <w:del w:id="24317" w:author="Irová Zuzana" w:date="2025-05-23T20:56:00Z" w16du:dateUtc="2025-05-23T18:56:00Z"/>
          <w:rFonts w:hint="eastAsia"/>
          <w:highlight w:val="cyan"/>
          <w:rPrChange w:id="24318" w:author="Irová Zuzana" w:date="2025-03-10T09:53:00Z" w16du:dateUtc="2025-03-10T08:53:00Z">
            <w:rPr>
              <w:ins w:id="24319" w:author="Drastichová Zuzana" w:date="2025-03-07T12:01:00Z" w16du:dateUtc="2025-03-07T11:01:00Z"/>
              <w:del w:id="24320" w:author="Irová Zuzana" w:date="2025-05-23T20:56:00Z" w16du:dateUtc="2025-05-23T18:56:00Z"/>
              <w:rFonts w:hint="eastAsia"/>
            </w:rPr>
          </w:rPrChange>
        </w:rPr>
        <w:pPrChange w:id="24321" w:author="Irová Zuzana" w:date="2025-06-06T15:16:00Z" w16du:dateUtc="2025-06-06T13:16:00Z">
          <w:pPr>
            <w:pStyle w:val="Heading3"/>
            <w:tabs>
              <w:tab w:val="num" w:pos="926"/>
            </w:tabs>
            <w:spacing w:before="200" w:after="0" w:line="276" w:lineRule="auto"/>
            <w:ind w:left="926" w:hanging="360"/>
          </w:pPr>
        </w:pPrChange>
      </w:pPr>
      <w:bookmarkStart w:id="24322" w:name="_Toc189838962"/>
      <w:ins w:id="24323" w:author="Drastichová Zuzana" w:date="2025-03-07T12:01:00Z" w16du:dateUtc="2025-03-07T11:01:00Z">
        <w:del w:id="24324" w:author="Irová Zuzana" w:date="2025-05-23T20:56:00Z" w16du:dateUtc="2025-05-23T18:56:00Z">
          <w:r w:rsidRPr="007A35EE" w:rsidDel="005F22F6">
            <w:rPr>
              <w:rFonts w:hint="eastAsia"/>
              <w:highlight w:val="cyan"/>
              <w:rPrChange w:id="24325" w:author="Irová Zuzana" w:date="2025-03-10T09:53:00Z" w16du:dateUtc="2025-03-10T08:53:00Z">
                <w:rPr>
                  <w:rFonts w:hint="eastAsia"/>
                  <w:b w:val="0"/>
                  <w:bCs w:val="0"/>
                </w:rPr>
              </w:rPrChange>
            </w:rPr>
            <w:delText>EETS Dobropis za smluvní pokutu (DOC.BE.120.</w:delText>
          </w:r>
        </w:del>
        <w:del w:id="24326" w:author="Irová Zuzana" w:date="2025-04-16T15:17:00Z" w16du:dateUtc="2025-04-16T13:17:00Z">
          <w:r w:rsidRPr="007A35EE" w:rsidDel="002F2E46">
            <w:rPr>
              <w:rFonts w:hint="eastAsia"/>
              <w:highlight w:val="cyan"/>
              <w:rPrChange w:id="24327" w:author="Irová Zuzana" w:date="2025-03-10T09:53:00Z" w16du:dateUtc="2025-03-10T08:53:00Z">
                <w:rPr>
                  <w:rFonts w:hint="eastAsia"/>
                  <w:b w:val="0"/>
                  <w:bCs w:val="0"/>
                </w:rPr>
              </w:rPrChange>
            </w:rPr>
            <w:delText>VO1</w:delText>
          </w:r>
        </w:del>
        <w:del w:id="24328" w:author="Irová Zuzana" w:date="2025-05-23T20:56:00Z" w16du:dateUtc="2025-05-23T18:56:00Z">
          <w:r w:rsidRPr="007A35EE" w:rsidDel="005F22F6">
            <w:rPr>
              <w:rFonts w:hint="eastAsia"/>
              <w:highlight w:val="cyan"/>
              <w:rPrChange w:id="24329" w:author="Irová Zuzana" w:date="2025-03-10T09:53:00Z" w16du:dateUtc="2025-03-10T08:53:00Z">
                <w:rPr>
                  <w:rFonts w:hint="eastAsia"/>
                  <w:b w:val="0"/>
                  <w:bCs w:val="0"/>
                </w:rPr>
              </w:rPrChange>
            </w:rPr>
            <w:delText>)</w:delText>
          </w:r>
          <w:bookmarkEnd w:id="24322"/>
        </w:del>
      </w:ins>
    </w:p>
    <w:p w14:paraId="0436A8B8" w14:textId="43D50EA2" w:rsidR="00162723" w:rsidRPr="007A35EE" w:rsidDel="005F22F6" w:rsidRDefault="00162723">
      <w:pPr>
        <w:pStyle w:val="NormalIndent"/>
        <w:rPr>
          <w:ins w:id="24330" w:author="Drastichová Zuzana" w:date="2025-03-07T12:01:00Z" w16du:dateUtc="2025-03-07T11:01:00Z"/>
          <w:del w:id="24331" w:author="Irová Zuzana" w:date="2025-05-23T20:56:00Z" w16du:dateUtc="2025-05-23T18:56:00Z"/>
          <w:highlight w:val="cyan"/>
          <w:rPrChange w:id="24332" w:author="Irová Zuzana" w:date="2025-03-10T09:53:00Z" w16du:dateUtc="2025-03-10T08:53:00Z">
            <w:rPr>
              <w:ins w:id="24333" w:author="Drastichová Zuzana" w:date="2025-03-07T12:01:00Z" w16du:dateUtc="2025-03-07T11:01:00Z"/>
              <w:del w:id="24334" w:author="Irová Zuzana" w:date="2025-05-23T20:56:00Z" w16du:dateUtc="2025-05-23T18:56:00Z"/>
            </w:rPr>
          </w:rPrChange>
        </w:rPr>
      </w:pPr>
      <w:ins w:id="24335" w:author="Drastichová Zuzana" w:date="2025-03-07T12:01:00Z" w16du:dateUtc="2025-03-07T11:01:00Z">
        <w:del w:id="24336" w:author="Irová Zuzana" w:date="2025-05-23T20:56:00Z" w16du:dateUtc="2025-05-23T18:56:00Z">
          <w:r w:rsidRPr="007A35EE" w:rsidDel="005F22F6">
            <w:rPr>
              <w:highlight w:val="cyan"/>
              <w:rPrChange w:id="24337" w:author="Irová Zuzana" w:date="2025-03-10T09:53:00Z" w16du:dateUtc="2025-03-10T08:53:00Z">
                <w:rPr/>
              </w:rPrChange>
            </w:rPr>
            <w:delText>Credit note for contractual penalty</w:delText>
          </w:r>
        </w:del>
      </w:ins>
    </w:p>
    <w:p w14:paraId="3FF34867" w14:textId="7866E877" w:rsidR="00162723" w:rsidRPr="00955C1D" w:rsidDel="005F22F6" w:rsidRDefault="00162723">
      <w:pPr>
        <w:pStyle w:val="NormalIndent"/>
        <w:rPr>
          <w:ins w:id="24338" w:author="Drastichová Zuzana" w:date="2025-03-07T12:01:00Z" w16du:dateUtc="2025-03-07T11:01:00Z"/>
          <w:del w:id="24339" w:author="Irová Zuzana" w:date="2025-05-23T20:56:00Z" w16du:dateUtc="2025-05-23T18:56:00Z"/>
        </w:rPr>
      </w:pPr>
      <w:ins w:id="24340" w:author="Drastichová Zuzana" w:date="2025-03-07T12:01:00Z" w16du:dateUtc="2025-03-07T11:01:00Z">
        <w:del w:id="24341" w:author="Irová Zuzana" w:date="2025-05-23T20:56:00Z" w16du:dateUtc="2025-05-23T18:56:00Z">
          <w:r w:rsidRPr="007A35EE" w:rsidDel="005F22F6">
            <w:rPr>
              <w:rFonts w:hint="cs"/>
              <w:highlight w:val="cyan"/>
              <w:rPrChange w:id="24342" w:author="Irová Zuzana" w:date="2025-03-10T09:53:00Z" w16du:dateUtc="2025-03-10T08:53:00Z">
                <w:rPr>
                  <w:rFonts w:hint="cs"/>
                </w:rPr>
              </w:rPrChange>
            </w:rPr>
            <w:delText>Š</w:delText>
          </w:r>
          <w:r w:rsidRPr="007A35EE" w:rsidDel="005F22F6">
            <w:rPr>
              <w:highlight w:val="cyan"/>
              <w:rPrChange w:id="24343" w:author="Irová Zuzana" w:date="2025-03-10T09:53:00Z" w16du:dateUtc="2025-03-10T08:53:00Z">
                <w:rPr/>
              </w:rPrChange>
            </w:rPr>
            <w:delText xml:space="preserve">ablona entity </w:delText>
          </w:r>
          <w:r w:rsidRPr="007A35EE" w:rsidDel="005F22F6">
            <w:rPr>
              <w:rFonts w:hint="cs"/>
              <w:highlight w:val="cyan"/>
              <w:rPrChange w:id="24344" w:author="Irová Zuzana" w:date="2025-03-10T09:53:00Z" w16du:dateUtc="2025-03-10T08:53:00Z">
                <w:rPr>
                  <w:rFonts w:hint="cs"/>
                </w:rPr>
              </w:rPrChange>
            </w:rPr>
            <w:delText>„</w:delText>
          </w:r>
          <w:r w:rsidRPr="007A35EE" w:rsidDel="005F22F6">
            <w:rPr>
              <w:highlight w:val="cyan"/>
              <w:rPrChange w:id="24345" w:author="Irová Zuzana" w:date="2025-03-10T09:53:00Z" w16du:dateUtc="2025-03-10T08:53:00Z">
                <w:rPr/>
              </w:rPrChange>
            </w:rPr>
            <w:delText>Faktura</w:delText>
          </w:r>
          <w:r w:rsidRPr="007A35EE" w:rsidDel="005F22F6">
            <w:rPr>
              <w:rFonts w:hint="cs"/>
              <w:highlight w:val="cyan"/>
              <w:rPrChange w:id="24346" w:author="Irová Zuzana" w:date="2025-03-10T09:53:00Z" w16du:dateUtc="2025-03-10T08:53:00Z">
                <w:rPr>
                  <w:rFonts w:hint="cs"/>
                </w:rPr>
              </w:rPrChange>
            </w:rPr>
            <w:delText>“</w:delText>
          </w:r>
          <w:r w:rsidRPr="007A35EE" w:rsidDel="005F22F6">
            <w:rPr>
              <w:highlight w:val="cyan"/>
              <w:rPrChange w:id="24347" w:author="Irová Zuzana" w:date="2025-03-10T09:53:00Z" w16du:dateUtc="2025-03-10T08:53:00Z">
                <w:rPr/>
              </w:rPrChange>
            </w:rPr>
            <w:delText xml:space="preserve"> obsahuje r</w:delText>
          </w:r>
          <w:r w:rsidRPr="007A35EE" w:rsidDel="005F22F6">
            <w:rPr>
              <w:rFonts w:hint="cs"/>
              <w:highlight w:val="cyan"/>
              <w:rPrChange w:id="24348" w:author="Irová Zuzana" w:date="2025-03-10T09:53:00Z" w16du:dateUtc="2025-03-10T08:53:00Z">
                <w:rPr>
                  <w:rFonts w:hint="cs"/>
                </w:rPr>
              </w:rPrChange>
            </w:rPr>
            <w:delText>ů</w:delText>
          </w:r>
          <w:r w:rsidRPr="007A35EE" w:rsidDel="005F22F6">
            <w:rPr>
              <w:highlight w:val="cyan"/>
              <w:rPrChange w:id="24349" w:author="Irová Zuzana" w:date="2025-03-10T09:53:00Z" w16du:dateUtc="2025-03-10T08:53:00Z">
                <w:rPr/>
              </w:rPrChange>
            </w:rPr>
            <w:delText>zn</w:delText>
          </w:r>
          <w:r w:rsidRPr="007A35EE" w:rsidDel="005F22F6">
            <w:rPr>
              <w:rFonts w:hint="cs"/>
              <w:highlight w:val="cyan"/>
              <w:rPrChange w:id="24350" w:author="Irová Zuzana" w:date="2025-03-10T09:53:00Z" w16du:dateUtc="2025-03-10T08:53:00Z">
                <w:rPr>
                  <w:rFonts w:hint="cs"/>
                </w:rPr>
              </w:rPrChange>
            </w:rPr>
            <w:delText>é</w:delText>
          </w:r>
          <w:r w:rsidRPr="007A35EE" w:rsidDel="005F22F6">
            <w:rPr>
              <w:highlight w:val="cyan"/>
              <w:rPrChange w:id="24351" w:author="Irová Zuzana" w:date="2025-03-10T09:53:00Z" w16du:dateUtc="2025-03-10T08:53:00Z">
                <w:rPr/>
              </w:rPrChange>
            </w:rPr>
            <w:delText xml:space="preserve"> </w:delText>
          </w:r>
          <w:r w:rsidRPr="007A35EE" w:rsidDel="005F22F6">
            <w:rPr>
              <w:rFonts w:hint="cs"/>
              <w:highlight w:val="cyan"/>
              <w:rPrChange w:id="24352" w:author="Irová Zuzana" w:date="2025-03-10T09:53:00Z" w16du:dateUtc="2025-03-10T08:53:00Z">
                <w:rPr>
                  <w:rFonts w:hint="cs"/>
                </w:rPr>
              </w:rPrChange>
            </w:rPr>
            <w:delText>čá</w:delText>
          </w:r>
          <w:r w:rsidRPr="007A35EE" w:rsidDel="005F22F6">
            <w:rPr>
              <w:highlight w:val="cyan"/>
              <w:rPrChange w:id="24353" w:author="Irová Zuzana" w:date="2025-03-10T09:53:00Z" w16du:dateUtc="2025-03-10T08:53:00Z">
                <w:rPr/>
              </w:rPrChange>
            </w:rPr>
            <w:delText xml:space="preserve">sti, tyto </w:delText>
          </w:r>
          <w:r w:rsidRPr="007A35EE" w:rsidDel="005F22F6">
            <w:rPr>
              <w:rFonts w:hint="cs"/>
              <w:highlight w:val="cyan"/>
              <w:rPrChange w:id="24354" w:author="Irová Zuzana" w:date="2025-03-10T09:53:00Z" w16du:dateUtc="2025-03-10T08:53:00Z">
                <w:rPr>
                  <w:rFonts w:hint="cs"/>
                </w:rPr>
              </w:rPrChange>
            </w:rPr>
            <w:delText>čá</w:delText>
          </w:r>
          <w:r w:rsidRPr="007A35EE" w:rsidDel="005F22F6">
            <w:rPr>
              <w:highlight w:val="cyan"/>
              <w:rPrChange w:id="24355" w:author="Irová Zuzana" w:date="2025-03-10T09:53:00Z" w16du:dateUtc="2025-03-10T08:53:00Z">
                <w:rPr/>
              </w:rPrChange>
            </w:rPr>
            <w:delText>sti z</w:delText>
          </w:r>
          <w:r w:rsidRPr="007A35EE" w:rsidDel="005F22F6">
            <w:rPr>
              <w:rFonts w:hint="cs"/>
              <w:highlight w:val="cyan"/>
              <w:rPrChange w:id="24356" w:author="Irová Zuzana" w:date="2025-03-10T09:53:00Z" w16du:dateUtc="2025-03-10T08:53:00Z">
                <w:rPr>
                  <w:rFonts w:hint="cs"/>
                </w:rPr>
              </w:rPrChange>
            </w:rPr>
            <w:delText>á</w:delText>
          </w:r>
          <w:r w:rsidRPr="007A35EE" w:rsidDel="005F22F6">
            <w:rPr>
              <w:highlight w:val="cyan"/>
              <w:rPrChange w:id="24357" w:author="Irová Zuzana" w:date="2025-03-10T09:53:00Z" w16du:dateUtc="2025-03-10T08:53:00Z">
                <w:rPr/>
              </w:rPrChange>
            </w:rPr>
            <w:delText>vis</w:delText>
          </w:r>
          <w:r w:rsidRPr="007A35EE" w:rsidDel="005F22F6">
            <w:rPr>
              <w:rFonts w:hint="cs"/>
              <w:highlight w:val="cyan"/>
              <w:rPrChange w:id="24358" w:author="Irová Zuzana" w:date="2025-03-10T09:53:00Z" w16du:dateUtc="2025-03-10T08:53:00Z">
                <w:rPr>
                  <w:rFonts w:hint="cs"/>
                </w:rPr>
              </w:rPrChange>
            </w:rPr>
            <w:delText>í</w:delText>
          </w:r>
          <w:r w:rsidRPr="007A35EE" w:rsidDel="005F22F6">
            <w:rPr>
              <w:highlight w:val="cyan"/>
              <w:rPrChange w:id="24359" w:author="Irová Zuzana" w:date="2025-03-10T09:53:00Z" w16du:dateUtc="2025-03-10T08:53:00Z">
                <w:rPr/>
              </w:rPrChange>
            </w:rPr>
            <w:delText xml:space="preserve"> na subjektu, typu faktury.</w:delText>
          </w:r>
        </w:del>
      </w:ins>
    </w:p>
    <w:p w14:paraId="0EF60573" w14:textId="77777777" w:rsidR="00E73E6F" w:rsidRPr="00C2302A" w:rsidRDefault="00E73E6F">
      <w:pPr>
        <w:pStyle w:val="NormalIndent"/>
        <w:rPr>
          <w:ins w:id="24360" w:author="Irová Zuzana" w:date="2025-01-23T17:05:00Z" w16du:dateUtc="2025-01-23T16:05:00Z"/>
          <w:rFonts w:hint="eastAsia"/>
        </w:rPr>
        <w:pPrChange w:id="24361" w:author="Irová Zuzana" w:date="2025-06-06T15:16:00Z" w16du:dateUtc="2025-06-06T13:16:00Z">
          <w:pPr>
            <w:pStyle w:val="Heading1"/>
            <w:spacing w:after="0" w:line="276" w:lineRule="auto"/>
          </w:pPr>
        </w:pPrChange>
      </w:pPr>
    </w:p>
    <w:p w14:paraId="1967452D" w14:textId="7F186DDE" w:rsidR="00A425E3" w:rsidRDefault="00A425E3" w:rsidP="000B7E0C">
      <w:pPr>
        <w:pStyle w:val="Heading2"/>
        <w:rPr>
          <w:ins w:id="24362" w:author="Irová Zuzana" w:date="2025-03-31T09:51:00Z" w16du:dateUtc="2025-03-31T07:51:00Z"/>
          <w:rFonts w:hint="eastAsia"/>
        </w:rPr>
      </w:pPr>
      <w:bookmarkStart w:id="24363" w:name="_Toc493689357"/>
      <w:bookmarkStart w:id="24364" w:name="_Toc497813553"/>
      <w:bookmarkStart w:id="24365" w:name="_Toc535241805"/>
      <w:bookmarkStart w:id="24366" w:name="_Toc536198094"/>
      <w:bookmarkStart w:id="24367" w:name="_Toc536200340"/>
      <w:bookmarkStart w:id="24368" w:name="_Toc32395633"/>
      <w:bookmarkStart w:id="24369" w:name="_Toc46490863"/>
      <w:bookmarkStart w:id="24370" w:name="_Toc54970823"/>
      <w:bookmarkStart w:id="24371" w:name="_Toc94861925"/>
      <w:bookmarkStart w:id="24372" w:name="_Toc201569254"/>
      <w:ins w:id="24373" w:author="Irová Zuzana" w:date="2025-01-23T17:05:00Z">
        <w:r w:rsidRPr="00A425E3">
          <w:t>Externí oznámení</w:t>
        </w:r>
        <w:bookmarkEnd w:id="24363"/>
        <w:r w:rsidRPr="00A425E3">
          <w:t xml:space="preserve"> (e-mail)</w:t>
        </w:r>
      </w:ins>
      <w:bookmarkEnd w:id="24364"/>
      <w:bookmarkEnd w:id="24365"/>
      <w:bookmarkEnd w:id="24366"/>
      <w:bookmarkEnd w:id="24367"/>
      <w:bookmarkEnd w:id="24368"/>
      <w:bookmarkEnd w:id="24369"/>
      <w:bookmarkEnd w:id="24370"/>
      <w:bookmarkEnd w:id="24371"/>
      <w:bookmarkEnd w:id="24372"/>
    </w:p>
    <w:p w14:paraId="3FF1A6B9" w14:textId="77777777" w:rsidR="00200EE9" w:rsidRDefault="00200EE9">
      <w:pPr>
        <w:pStyle w:val="NormalIndent"/>
        <w:rPr>
          <w:ins w:id="24374" w:author="Irová Zuzana" w:date="2025-03-31T09:51:00Z" w16du:dateUtc="2025-03-31T07:51:00Z"/>
        </w:rPr>
      </w:pPr>
      <w:ins w:id="24375" w:author="Irová Zuzana" w:date="2025-03-31T09:51:00Z" w16du:dateUtc="2025-03-31T07:51:00Z">
        <w:r>
          <w:t>Notifikace (e-mail) slouží pro informování o vystavení účetních dokladů, jiných dokladů nebo o stavu probíhajícího procesu. PDF případných dokumentů je v příloze tohoto e-mailu.</w:t>
        </w:r>
      </w:ins>
    </w:p>
    <w:p w14:paraId="3495DCB4" w14:textId="4C9264F2" w:rsidR="00200EE9" w:rsidRPr="002877DF" w:rsidRDefault="00200EE9" w:rsidP="00200EE9">
      <w:pPr>
        <w:keepNext/>
        <w:spacing w:before="200" w:line="276" w:lineRule="auto"/>
        <w:jc w:val="both"/>
        <w:rPr>
          <w:ins w:id="24376" w:author="Irová Zuzana" w:date="2025-03-31T09:51:00Z" w16du:dateUtc="2025-03-31T07:51:00Z"/>
          <w:b/>
          <w:bCs/>
          <w:sz w:val="18"/>
          <w:szCs w:val="18"/>
        </w:rPr>
      </w:pPr>
      <w:ins w:id="24377" w:author="Irová Zuzana" w:date="2025-03-31T09:51:00Z" w16du:dateUtc="2025-03-31T07:51:00Z">
        <w:r w:rsidRPr="002877DF">
          <w:rPr>
            <w:b/>
            <w:bCs/>
            <w:sz w:val="18"/>
            <w:szCs w:val="18"/>
          </w:rPr>
          <w:t xml:space="preserve">Tabulka </w:t>
        </w:r>
        <w:r w:rsidRPr="002877DF">
          <w:rPr>
            <w:b/>
            <w:bCs/>
            <w:sz w:val="18"/>
            <w:szCs w:val="18"/>
          </w:rPr>
          <w:fldChar w:fldCharType="begin"/>
        </w:r>
        <w:r w:rsidRPr="002877DF">
          <w:rPr>
            <w:b/>
            <w:bCs/>
            <w:sz w:val="18"/>
            <w:szCs w:val="18"/>
          </w:rPr>
          <w:instrText xml:space="preserve"> SEQ Tabulka \* ARABIC </w:instrText>
        </w:r>
        <w:r w:rsidRPr="002877DF">
          <w:rPr>
            <w:b/>
            <w:bCs/>
            <w:sz w:val="18"/>
            <w:szCs w:val="18"/>
          </w:rPr>
          <w:fldChar w:fldCharType="separate"/>
        </w:r>
      </w:ins>
      <w:ins w:id="24378" w:author="Irová Zuzana" w:date="2025-04-11T11:23:00Z" w16du:dateUtc="2025-04-11T09:23:00Z">
        <w:r w:rsidR="001E11DC">
          <w:rPr>
            <w:b/>
            <w:bCs/>
            <w:noProof/>
            <w:sz w:val="18"/>
            <w:szCs w:val="18"/>
          </w:rPr>
          <w:t>42</w:t>
        </w:r>
      </w:ins>
      <w:ins w:id="24379" w:author="Irová Zuzana" w:date="2025-03-31T09:51:00Z" w16du:dateUtc="2025-03-31T07:51:00Z">
        <w:r w:rsidRPr="002877DF">
          <w:rPr>
            <w:b/>
            <w:bCs/>
            <w:sz w:val="18"/>
            <w:szCs w:val="18"/>
          </w:rPr>
          <w:fldChar w:fldCharType="end"/>
        </w:r>
        <w:r w:rsidRPr="002877DF">
          <w:rPr>
            <w:b/>
            <w:bCs/>
            <w:sz w:val="18"/>
            <w:szCs w:val="18"/>
          </w:rPr>
          <w:t>: Notifikace</w:t>
        </w:r>
        <w:r>
          <w:rPr>
            <w:b/>
            <w:bCs/>
            <w:sz w:val="18"/>
            <w:szCs w:val="18"/>
          </w:rPr>
          <w:t xml:space="preserve"> – e-mail</w:t>
        </w:r>
      </w:ins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PrChange w:id="24380" w:author="Irová Zuzana" w:date="2025-06-16T11:59:00Z" w16du:dateUtc="2025-06-16T09:59:00Z">
          <w:tblPr>
            <w:tblW w:w="0" w:type="auto"/>
            <w:tblInd w:w="0" w:type="nil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3100"/>
        <w:gridCol w:w="2926"/>
        <w:gridCol w:w="3613"/>
        <w:tblGridChange w:id="24381">
          <w:tblGrid>
            <w:gridCol w:w="5"/>
            <w:gridCol w:w="355"/>
            <w:gridCol w:w="360"/>
            <w:gridCol w:w="360"/>
            <w:gridCol w:w="2025"/>
            <w:gridCol w:w="2926"/>
            <w:gridCol w:w="3613"/>
          </w:tblGrid>
        </w:tblGridChange>
      </w:tblGrid>
      <w:tr w:rsidR="00200EE9" w:rsidRPr="00320521" w14:paraId="234EF20A" w14:textId="77777777" w:rsidTr="005D5035">
        <w:trPr>
          <w:trHeight w:val="978"/>
          <w:tblHeader/>
          <w:ins w:id="24382" w:author="Irová Zuzana" w:date="2025-03-31T09:51:00Z"/>
          <w:trPrChange w:id="24383" w:author="Irová Zuzana" w:date="2025-06-16T11:59:00Z" w16du:dateUtc="2025-06-16T09:59:00Z">
            <w:trPr>
              <w:gridAfter w:val="0"/>
            </w:trPr>
          </w:trPrChange>
        </w:trPr>
        <w:tc>
          <w:tcPr>
            <w:tcW w:w="1608" w:type="pct"/>
            <w:shd w:val="clear" w:color="auto" w:fill="FFFFFF" w:themeFill="background1"/>
            <w:tcPrChange w:id="24384" w:author="Irová Zuzana" w:date="2025-06-16T11:59:00Z" w16du:dateUtc="2025-06-16T09:59:00Z">
              <w:tcPr>
                <w:tcW w:w="0" w:type="auto"/>
                <w:gridSpan w:val="2"/>
              </w:tcPr>
            </w:tcPrChange>
          </w:tcPr>
          <w:p w14:paraId="7440A287" w14:textId="77777777" w:rsidR="00200EE9" w:rsidRPr="00320521" w:rsidRDefault="00200EE9">
            <w:pPr>
              <w:spacing w:line="276" w:lineRule="auto"/>
              <w:jc w:val="both"/>
              <w:rPr>
                <w:ins w:id="24385" w:author="Irová Zuzana" w:date="2025-03-31T09:51:00Z" w16du:dateUtc="2025-03-31T07:51:00Z"/>
                <w:b/>
                <w:bCs/>
                <w:sz w:val="18"/>
                <w:szCs w:val="22"/>
                <w:rPrChange w:id="24386" w:author="Irová Zuzana" w:date="2025-06-16T12:01:00Z" w16du:dateUtc="2025-06-16T10:01:00Z">
                  <w:rPr>
                    <w:ins w:id="24387" w:author="Irová Zuzana" w:date="2025-03-31T09:51:00Z" w16du:dateUtc="2025-03-31T07:51:00Z"/>
                    <w:sz w:val="18"/>
                    <w:szCs w:val="22"/>
                  </w:rPr>
                </w:rPrChange>
              </w:rPr>
            </w:pPr>
            <w:ins w:id="24388" w:author="Irová Zuzana" w:date="2025-03-31T09:51:00Z" w16du:dateUtc="2025-03-31T07:51:00Z">
              <w:r w:rsidRPr="00320521">
                <w:rPr>
                  <w:b/>
                  <w:bCs/>
                  <w:sz w:val="18"/>
                  <w:szCs w:val="22"/>
                  <w:rPrChange w:id="24389" w:author="Irová Zuzana" w:date="2025-06-16T12:01:00Z" w16du:dateUtc="2025-06-16T10:01:00Z">
                    <w:rPr>
                      <w:sz w:val="18"/>
                      <w:szCs w:val="22"/>
                    </w:rPr>
                  </w:rPrChange>
                </w:rPr>
                <w:t>Typ</w:t>
              </w:r>
            </w:ins>
          </w:p>
        </w:tc>
        <w:tc>
          <w:tcPr>
            <w:tcW w:w="1518" w:type="pct"/>
            <w:shd w:val="clear" w:color="auto" w:fill="FFFFFF" w:themeFill="background1"/>
            <w:hideMark/>
            <w:tcPrChange w:id="24390" w:author="Irová Zuzana" w:date="2025-06-16T11:59:00Z" w16du:dateUtc="2025-06-16T09:59:00Z">
              <w:tcPr>
                <w:tcW w:w="0" w:type="auto"/>
                <w:hideMark/>
              </w:tcPr>
            </w:tcPrChange>
          </w:tcPr>
          <w:p w14:paraId="6EA81DA2" w14:textId="5445F225" w:rsidR="00200EE9" w:rsidRPr="00320521" w:rsidRDefault="00200EE9">
            <w:pPr>
              <w:spacing w:line="276" w:lineRule="auto"/>
              <w:jc w:val="both"/>
              <w:rPr>
                <w:ins w:id="24391" w:author="Irová Zuzana" w:date="2025-03-31T09:51:00Z" w16du:dateUtc="2025-03-31T07:51:00Z"/>
                <w:b/>
                <w:bCs/>
                <w:sz w:val="18"/>
                <w:szCs w:val="22"/>
                <w:rPrChange w:id="24392" w:author="Irová Zuzana" w:date="2025-06-16T12:01:00Z" w16du:dateUtc="2025-06-16T10:01:00Z">
                  <w:rPr>
                    <w:ins w:id="24393" w:author="Irová Zuzana" w:date="2025-03-31T09:51:00Z" w16du:dateUtc="2025-03-31T07:51:00Z"/>
                    <w:sz w:val="18"/>
                    <w:szCs w:val="22"/>
                  </w:rPr>
                </w:rPrChange>
              </w:rPr>
            </w:pPr>
            <w:ins w:id="24394" w:author="Irová Zuzana" w:date="2025-03-31T09:51:00Z" w16du:dateUtc="2025-03-31T07:51:00Z">
              <w:r w:rsidRPr="00320521">
                <w:rPr>
                  <w:b/>
                  <w:bCs/>
                  <w:sz w:val="18"/>
                  <w:szCs w:val="22"/>
                  <w:rPrChange w:id="24395" w:author="Irová Zuzana" w:date="2025-06-16T12:01:00Z" w16du:dateUtc="2025-06-16T10:01:00Z">
                    <w:rPr>
                      <w:sz w:val="18"/>
                      <w:szCs w:val="22"/>
                    </w:rPr>
                  </w:rPrChange>
                </w:rPr>
                <w:t xml:space="preserve">Jméno </w:t>
              </w:r>
            </w:ins>
            <w:ins w:id="24396" w:author="Irová Zuzana" w:date="2025-03-31T09:57:00Z" w16du:dateUtc="2025-03-31T07:57:00Z">
              <w:r w:rsidR="00D144FD" w:rsidRPr="00320521">
                <w:rPr>
                  <w:b/>
                  <w:bCs/>
                  <w:sz w:val="18"/>
                  <w:szCs w:val="22"/>
                  <w:rPrChange w:id="24397" w:author="Irová Zuzana" w:date="2025-06-16T12:01:00Z" w16du:dateUtc="2025-06-16T10:01:00Z">
                    <w:rPr>
                      <w:sz w:val="18"/>
                      <w:szCs w:val="22"/>
                    </w:rPr>
                  </w:rPrChange>
                </w:rPr>
                <w:t>HR</w:t>
              </w:r>
            </w:ins>
          </w:p>
        </w:tc>
        <w:tc>
          <w:tcPr>
            <w:tcW w:w="1874" w:type="pct"/>
            <w:shd w:val="clear" w:color="auto" w:fill="FFFFFF" w:themeFill="background1"/>
            <w:hideMark/>
            <w:tcPrChange w:id="24398" w:author="Irová Zuzana" w:date="2025-06-16T11:59:00Z" w16du:dateUtc="2025-06-16T09:59:00Z">
              <w:tcPr>
                <w:tcW w:w="0" w:type="auto"/>
                <w:hideMark/>
              </w:tcPr>
            </w:tcPrChange>
          </w:tcPr>
          <w:p w14:paraId="4285D526" w14:textId="77777777" w:rsidR="00200EE9" w:rsidRPr="00320521" w:rsidRDefault="00200EE9">
            <w:pPr>
              <w:spacing w:line="276" w:lineRule="auto"/>
              <w:jc w:val="both"/>
              <w:rPr>
                <w:ins w:id="24399" w:author="Irová Zuzana" w:date="2025-03-31T09:51:00Z" w16du:dateUtc="2025-03-31T07:51:00Z"/>
                <w:b/>
                <w:bCs/>
                <w:sz w:val="18"/>
                <w:szCs w:val="22"/>
                <w:rPrChange w:id="24400" w:author="Irová Zuzana" w:date="2025-06-16T12:01:00Z" w16du:dateUtc="2025-06-16T10:01:00Z">
                  <w:rPr>
                    <w:ins w:id="24401" w:author="Irová Zuzana" w:date="2025-03-31T09:51:00Z" w16du:dateUtc="2025-03-31T07:51:00Z"/>
                    <w:sz w:val="18"/>
                    <w:szCs w:val="22"/>
                  </w:rPr>
                </w:rPrChange>
              </w:rPr>
            </w:pPr>
            <w:ins w:id="24402" w:author="Irová Zuzana" w:date="2025-03-31T09:51:00Z" w16du:dateUtc="2025-03-31T07:51:00Z">
              <w:r w:rsidRPr="00320521">
                <w:rPr>
                  <w:b/>
                  <w:bCs/>
                  <w:sz w:val="18"/>
                  <w:szCs w:val="22"/>
                  <w:rPrChange w:id="24403" w:author="Irová Zuzana" w:date="2025-06-16T12:01:00Z" w16du:dateUtc="2025-06-16T10:01:00Z">
                    <w:rPr>
                      <w:sz w:val="18"/>
                      <w:szCs w:val="22"/>
                    </w:rPr>
                  </w:rPrChange>
                </w:rPr>
                <w:t>Jméno EN</w:t>
              </w:r>
            </w:ins>
          </w:p>
        </w:tc>
      </w:tr>
      <w:tr w:rsidR="00553DF4" w:rsidRPr="002877DF" w14:paraId="0CD6E3F1" w14:textId="77777777" w:rsidTr="005D503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/>
          <w:ins w:id="24404" w:author="Irová Zuzana" w:date="2025-06-16T12:01:00Z" w16du:dateUtc="2025-06-16T10:01:00Z"/>
        </w:trPr>
        <w:tc>
          <w:tcPr>
            <w:tcW w:w="1608" w:type="pct"/>
          </w:tcPr>
          <w:p w14:paraId="43901BE7" w14:textId="6840463A" w:rsidR="00553DF4" w:rsidRDefault="00553DF4" w:rsidP="00553DF4">
            <w:pPr>
              <w:spacing w:after="0"/>
              <w:rPr>
                <w:ins w:id="24405" w:author="Irová Zuzana" w:date="2025-06-16T12:01:00Z" w16du:dateUtc="2025-06-16T10:01:00Z"/>
                <w:rFonts w:cstheme="minorHAnsi"/>
                <w:sz w:val="18"/>
                <w:szCs w:val="22"/>
              </w:rPr>
            </w:pPr>
            <w:ins w:id="24406" w:author="Irová Zuzana" w:date="2025-06-16T12:01:00Z" w16du:dateUtc="2025-06-16T10:01:00Z">
              <w:r w:rsidRPr="00F41A3D">
                <w:rPr>
                  <w:rFonts w:cstheme="minorHAnsi"/>
                  <w:sz w:val="18"/>
                  <w:szCs w:val="18"/>
                </w:rPr>
                <w:t>NTF.BAR.01.HR</w:t>
              </w:r>
            </w:ins>
          </w:p>
        </w:tc>
        <w:tc>
          <w:tcPr>
            <w:tcW w:w="1518" w:type="pct"/>
          </w:tcPr>
          <w:p w14:paraId="0A8B4F1D" w14:textId="04D2FEE8" w:rsidR="00553DF4" w:rsidRPr="00522D8A" w:rsidRDefault="00553DF4" w:rsidP="00553DF4">
            <w:pPr>
              <w:spacing w:after="0"/>
              <w:rPr>
                <w:ins w:id="24407" w:author="Irová Zuzana" w:date="2025-06-16T12:01:00Z" w16du:dateUtc="2025-06-16T10:01:00Z"/>
                <w:rFonts w:cstheme="minorHAnsi"/>
                <w:sz w:val="18"/>
                <w:szCs w:val="22"/>
              </w:rPr>
            </w:pPr>
            <w:ins w:id="24408" w:author="Irová Zuzana" w:date="2025-06-16T12:01:00Z" w16du:dateUtc="2025-06-16T10:01:00Z">
              <w:r w:rsidRPr="00384DD4">
                <w:rPr>
                  <w:rFonts w:cstheme="minorHAnsi"/>
                  <w:sz w:val="18"/>
                  <w:szCs w:val="18"/>
                </w:rPr>
                <w:t>Obavijest o izdavanju računa za otplatu kredita unaprijed</w:t>
              </w:r>
            </w:ins>
          </w:p>
        </w:tc>
        <w:tc>
          <w:tcPr>
            <w:tcW w:w="1874" w:type="pct"/>
          </w:tcPr>
          <w:p w14:paraId="1D66D3C5" w14:textId="2D89C9F9" w:rsidR="00553DF4" w:rsidRPr="00522D8A" w:rsidRDefault="00553DF4" w:rsidP="00553DF4">
            <w:pPr>
              <w:spacing w:after="0"/>
              <w:rPr>
                <w:ins w:id="24409" w:author="Irová Zuzana" w:date="2025-06-16T12:01:00Z" w16du:dateUtc="2025-06-16T10:01:00Z"/>
                <w:rFonts w:cstheme="minorHAnsi"/>
                <w:sz w:val="18"/>
                <w:szCs w:val="22"/>
              </w:rPr>
            </w:pPr>
            <w:ins w:id="24410" w:author="Irová Zuzana" w:date="2025-06-16T12:01:00Z" w16du:dateUtc="2025-06-16T10:01:00Z">
              <w:r w:rsidRPr="00384DD4">
                <w:rPr>
                  <w:rFonts w:cstheme="minorHAnsi"/>
                  <w:sz w:val="18"/>
                  <w:szCs w:val="18"/>
                </w:rPr>
                <w:t>Notification of a new Invoice for top-up</w:t>
              </w:r>
            </w:ins>
          </w:p>
        </w:tc>
      </w:tr>
      <w:tr w:rsidR="00553DF4" w:rsidRPr="002877DF" w14:paraId="1695C8B9" w14:textId="77777777" w:rsidTr="005D503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/>
          <w:ins w:id="24411" w:author="Irová Zuzana" w:date="2025-06-16T12:01:00Z" w16du:dateUtc="2025-06-16T10:01:00Z"/>
        </w:trPr>
        <w:tc>
          <w:tcPr>
            <w:tcW w:w="1608" w:type="pct"/>
          </w:tcPr>
          <w:p w14:paraId="5872D08A" w14:textId="37AF6EB0" w:rsidR="00553DF4" w:rsidRDefault="00553DF4" w:rsidP="00553DF4">
            <w:pPr>
              <w:spacing w:after="0"/>
              <w:rPr>
                <w:ins w:id="24412" w:author="Irová Zuzana" w:date="2025-06-16T12:01:00Z" w16du:dateUtc="2025-06-16T10:01:00Z"/>
                <w:rFonts w:cstheme="minorHAnsi"/>
                <w:sz w:val="18"/>
                <w:szCs w:val="22"/>
              </w:rPr>
            </w:pPr>
            <w:ins w:id="24413" w:author="Irová Zuzana" w:date="2025-06-16T12:01:00Z" w16du:dateUtc="2025-06-16T10:01:00Z">
              <w:r>
                <w:rPr>
                  <w:rFonts w:cstheme="minorHAnsi"/>
                  <w:sz w:val="18"/>
                  <w:szCs w:val="22"/>
                </w:rPr>
                <w:t>NTF.BAR.13.HR</w:t>
              </w:r>
            </w:ins>
          </w:p>
        </w:tc>
        <w:tc>
          <w:tcPr>
            <w:tcW w:w="1518" w:type="pct"/>
          </w:tcPr>
          <w:p w14:paraId="47B71D5E" w14:textId="6036358B" w:rsidR="00553DF4" w:rsidRPr="00522D8A" w:rsidRDefault="00553DF4" w:rsidP="00553DF4">
            <w:pPr>
              <w:spacing w:after="0"/>
              <w:rPr>
                <w:ins w:id="24414" w:author="Irová Zuzana" w:date="2025-06-16T12:01:00Z" w16du:dateUtc="2025-06-16T10:01:00Z"/>
                <w:rFonts w:cstheme="minorHAnsi"/>
                <w:sz w:val="18"/>
                <w:szCs w:val="22"/>
              </w:rPr>
            </w:pPr>
            <w:ins w:id="24415" w:author="Irová Zuzana" w:date="2025-06-16T12:01:00Z" w16du:dateUtc="2025-06-16T10:01:00Z">
              <w:r w:rsidRPr="00522D8A">
                <w:rPr>
                  <w:rFonts w:cstheme="minorHAnsi"/>
                  <w:sz w:val="18"/>
                  <w:szCs w:val="22"/>
                </w:rPr>
                <w:t>Obavijest o transakciji neplaćene cestarine</w:t>
              </w:r>
            </w:ins>
          </w:p>
        </w:tc>
        <w:tc>
          <w:tcPr>
            <w:tcW w:w="1874" w:type="pct"/>
          </w:tcPr>
          <w:p w14:paraId="56EE7F48" w14:textId="1AB10D02" w:rsidR="00553DF4" w:rsidRPr="00522D8A" w:rsidRDefault="00553DF4" w:rsidP="00553DF4">
            <w:pPr>
              <w:spacing w:after="0"/>
              <w:rPr>
                <w:ins w:id="24416" w:author="Irová Zuzana" w:date="2025-06-16T12:01:00Z" w16du:dateUtc="2025-06-16T10:01:00Z"/>
                <w:rFonts w:cstheme="minorHAnsi"/>
                <w:sz w:val="18"/>
                <w:szCs w:val="22"/>
              </w:rPr>
            </w:pPr>
            <w:ins w:id="24417" w:author="Irová Zuzana" w:date="2025-06-16T12:01:00Z" w16du:dateUtc="2025-06-16T10:01:00Z">
              <w:r w:rsidRPr="00522D8A">
                <w:rPr>
                  <w:rFonts w:cstheme="minorHAnsi"/>
                  <w:sz w:val="18"/>
                  <w:szCs w:val="22"/>
                </w:rPr>
                <w:t>Unpaid toll transaction notification</w:t>
              </w:r>
            </w:ins>
          </w:p>
        </w:tc>
      </w:tr>
      <w:tr w:rsidR="00553DF4" w:rsidRPr="002877DF" w14:paraId="47A50D11" w14:textId="77777777" w:rsidTr="005D503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/>
          <w:ins w:id="24418" w:author="Irová Zuzana" w:date="2025-03-31T09:55:00Z"/>
          <w:trPrChange w:id="24419" w:author="Irová Zuzana" w:date="2025-06-16T11:59:00Z" w16du:dateUtc="2025-06-16T09:59:00Z">
            <w:trPr>
              <w:gridAfter w:val="0"/>
            </w:trPr>
          </w:trPrChange>
        </w:trPr>
        <w:tc>
          <w:tcPr>
            <w:tcW w:w="1608" w:type="pct"/>
            <w:shd w:val="clear" w:color="auto" w:fill="FFFFFF" w:themeFill="background1"/>
            <w:tcPrChange w:id="24420" w:author="Irová Zuzana" w:date="2025-06-16T11:59:00Z" w16du:dateUtc="2025-06-16T09:59:00Z">
              <w:tcPr>
                <w:tcW w:w="0" w:type="auto"/>
                <w:gridSpan w:val="2"/>
              </w:tcPr>
            </w:tcPrChange>
          </w:tcPr>
          <w:p w14:paraId="0064965C" w14:textId="44189E39" w:rsidR="00553DF4" w:rsidRPr="008D21BD" w:rsidRDefault="00553DF4" w:rsidP="00553DF4">
            <w:pPr>
              <w:spacing w:after="0"/>
              <w:rPr>
                <w:ins w:id="24421" w:author="Irová Zuzana" w:date="2025-03-31T09:55:00Z" w16du:dateUtc="2025-03-31T07:55:00Z"/>
                <w:rFonts w:cstheme="minorHAnsi"/>
                <w:sz w:val="18"/>
                <w:szCs w:val="22"/>
                <w:highlight w:val="cyan"/>
                <w:rPrChange w:id="24422" w:author="Irová Zuzana" w:date="2025-03-31T09:56:00Z" w16du:dateUtc="2025-03-31T07:56:00Z">
                  <w:rPr>
                    <w:ins w:id="24423" w:author="Irová Zuzana" w:date="2025-03-31T09:55:00Z" w16du:dateUtc="2025-03-31T07:55:00Z"/>
                    <w:rFonts w:cstheme="minorHAnsi"/>
                    <w:sz w:val="18"/>
                    <w:szCs w:val="22"/>
                  </w:rPr>
                </w:rPrChange>
              </w:rPr>
            </w:pPr>
            <w:ins w:id="24424" w:author="Irová Zuzana" w:date="2025-03-31T09:55:00Z" w16du:dateUtc="2025-03-31T07:55:00Z">
              <w:r w:rsidRPr="008D21BD">
                <w:rPr>
                  <w:rFonts w:cstheme="minorHAnsi"/>
                  <w:sz w:val="18"/>
                  <w:szCs w:val="22"/>
                  <w:highlight w:val="cyan"/>
                  <w:rPrChange w:id="24425" w:author="Irová Zuzana" w:date="2025-03-31T09:56:00Z" w16du:dateUtc="2025-03-31T07:56:00Z">
                    <w:rPr>
                      <w:rFonts w:cstheme="minorHAnsi"/>
                      <w:sz w:val="18"/>
                      <w:szCs w:val="22"/>
                    </w:rPr>
                  </w:rPrChange>
                </w:rPr>
                <w:t>NTF.BAR.20.HR</w:t>
              </w:r>
            </w:ins>
          </w:p>
        </w:tc>
        <w:tc>
          <w:tcPr>
            <w:tcW w:w="1518" w:type="pct"/>
            <w:shd w:val="clear" w:color="auto" w:fill="FFFFFF" w:themeFill="background1"/>
            <w:tcPrChange w:id="24426" w:author="Irová Zuzana" w:date="2025-06-16T11:59:00Z" w16du:dateUtc="2025-06-16T09:59:00Z">
              <w:tcPr>
                <w:tcW w:w="0" w:type="auto"/>
              </w:tcPr>
            </w:tcPrChange>
          </w:tcPr>
          <w:p w14:paraId="2DE8FF8B" w14:textId="7F7AC8AB" w:rsidR="00553DF4" w:rsidRPr="008D21BD" w:rsidRDefault="00553DF4" w:rsidP="00553DF4">
            <w:pPr>
              <w:spacing w:after="0"/>
              <w:rPr>
                <w:ins w:id="24427" w:author="Irová Zuzana" w:date="2025-03-31T09:55:00Z" w16du:dateUtc="2025-03-31T07:55:00Z"/>
                <w:rFonts w:cstheme="minorHAnsi"/>
                <w:sz w:val="18"/>
                <w:szCs w:val="22"/>
                <w:highlight w:val="cyan"/>
                <w:rPrChange w:id="24428" w:author="Irová Zuzana" w:date="2025-03-31T09:56:00Z" w16du:dateUtc="2025-03-31T07:56:00Z">
                  <w:rPr>
                    <w:ins w:id="24429" w:author="Irová Zuzana" w:date="2025-03-31T09:55:00Z" w16du:dateUtc="2025-03-31T07:55:00Z"/>
                    <w:rFonts w:cstheme="minorHAnsi"/>
                    <w:sz w:val="18"/>
                    <w:szCs w:val="22"/>
                  </w:rPr>
                </w:rPrChange>
              </w:rPr>
            </w:pPr>
            <w:ins w:id="24430" w:author="Irová Zuzana" w:date="2025-03-31T09:55:00Z" w16du:dateUtc="2025-03-31T07:55:00Z">
              <w:r w:rsidRPr="008D21BD">
                <w:rPr>
                  <w:rFonts w:cstheme="minorHAnsi"/>
                  <w:sz w:val="18"/>
                  <w:szCs w:val="22"/>
                  <w:highlight w:val="cyan"/>
                  <w:rPrChange w:id="24431" w:author="Irová Zuzana" w:date="2025-03-31T09:56:00Z" w16du:dateUtc="2025-03-31T07:56:00Z">
                    <w:rPr>
                      <w:rFonts w:cstheme="minorHAnsi"/>
                      <w:sz w:val="18"/>
                      <w:szCs w:val="22"/>
                    </w:rPr>
                  </w:rPrChange>
                </w:rPr>
                <w:t>Oznámenie o zúčtovaní záväzkov a pohľadávok</w:t>
              </w:r>
            </w:ins>
          </w:p>
        </w:tc>
        <w:tc>
          <w:tcPr>
            <w:tcW w:w="1874" w:type="pct"/>
            <w:shd w:val="clear" w:color="auto" w:fill="FFFFFF" w:themeFill="background1"/>
            <w:tcPrChange w:id="24432" w:author="Irová Zuzana" w:date="2025-06-16T11:59:00Z" w16du:dateUtc="2025-06-16T09:59:00Z">
              <w:tcPr>
                <w:tcW w:w="0" w:type="auto"/>
              </w:tcPr>
            </w:tcPrChange>
          </w:tcPr>
          <w:p w14:paraId="5EA05335" w14:textId="247151C4" w:rsidR="00553DF4" w:rsidRPr="008D21BD" w:rsidRDefault="00553DF4" w:rsidP="00553DF4">
            <w:pPr>
              <w:spacing w:after="0"/>
              <w:rPr>
                <w:ins w:id="24433" w:author="Irová Zuzana" w:date="2025-03-31T09:55:00Z" w16du:dateUtc="2025-03-31T07:55:00Z"/>
                <w:rFonts w:cstheme="minorHAnsi"/>
                <w:sz w:val="18"/>
                <w:szCs w:val="22"/>
                <w:highlight w:val="cyan"/>
                <w:rPrChange w:id="24434" w:author="Irová Zuzana" w:date="2025-03-31T09:56:00Z" w16du:dateUtc="2025-03-31T07:56:00Z">
                  <w:rPr>
                    <w:ins w:id="24435" w:author="Irová Zuzana" w:date="2025-03-31T09:55:00Z" w16du:dateUtc="2025-03-31T07:55:00Z"/>
                    <w:rFonts w:cstheme="minorHAnsi"/>
                    <w:sz w:val="18"/>
                    <w:szCs w:val="22"/>
                  </w:rPr>
                </w:rPrChange>
              </w:rPr>
            </w:pPr>
            <w:ins w:id="24436" w:author="Irová Zuzana" w:date="2025-03-31T09:55:00Z" w16du:dateUtc="2025-03-31T07:55:00Z">
              <w:r w:rsidRPr="008D21BD">
                <w:rPr>
                  <w:rFonts w:cstheme="minorHAnsi"/>
                  <w:sz w:val="18"/>
                  <w:szCs w:val="22"/>
                  <w:highlight w:val="cyan"/>
                  <w:rPrChange w:id="24437" w:author="Irová Zuzana" w:date="2025-03-31T09:56:00Z" w16du:dateUtc="2025-03-31T07:56:00Z">
                    <w:rPr>
                      <w:rFonts w:cstheme="minorHAnsi"/>
                      <w:sz w:val="18"/>
                      <w:szCs w:val="22"/>
                    </w:rPr>
                  </w:rPrChange>
                </w:rPr>
                <w:t>Notice of settlement of liabilities and receivables</w:t>
              </w:r>
            </w:ins>
          </w:p>
        </w:tc>
      </w:tr>
      <w:tr w:rsidR="00553DF4" w:rsidRPr="002877DF" w14:paraId="3163456C" w14:textId="77777777" w:rsidTr="005D5035"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/>
          <w:ins w:id="24438" w:author="Irová Zuzana" w:date="2025-03-31T09:51:00Z"/>
          <w:trPrChange w:id="24439" w:author="Irová Zuzana" w:date="2025-06-16T11:59:00Z" w16du:dateUtc="2025-06-16T09:59:00Z">
            <w:trPr>
              <w:gridAfter w:val="0"/>
            </w:trPr>
          </w:trPrChange>
        </w:trPr>
        <w:tc>
          <w:tcPr>
            <w:tcW w:w="1608" w:type="pct"/>
            <w:shd w:val="clear" w:color="auto" w:fill="FFFFFF" w:themeFill="background1"/>
            <w:tcPrChange w:id="24440" w:author="Irová Zuzana" w:date="2025-06-16T11:59:00Z" w16du:dateUtc="2025-06-16T09:59:00Z">
              <w:tcPr>
                <w:tcW w:w="0" w:type="auto"/>
                <w:gridSpan w:val="2"/>
              </w:tcPr>
            </w:tcPrChange>
          </w:tcPr>
          <w:p w14:paraId="1D1F0706" w14:textId="6F67E3E3" w:rsidR="00553DF4" w:rsidRPr="002877DF" w:rsidRDefault="00553DF4" w:rsidP="00553DF4">
            <w:pPr>
              <w:spacing w:after="0"/>
              <w:rPr>
                <w:ins w:id="24441" w:author="Irová Zuzana" w:date="2025-03-31T09:51:00Z" w16du:dateUtc="2025-03-31T07:51:00Z"/>
                <w:rFonts w:cstheme="minorHAnsi"/>
                <w:sz w:val="18"/>
                <w:szCs w:val="18"/>
              </w:rPr>
            </w:pPr>
            <w:ins w:id="24442" w:author="Irová Zuzana" w:date="2025-03-31T09:51:00Z" w16du:dateUtc="2025-03-31T07:51:00Z">
              <w:r w:rsidRPr="002877DF">
                <w:rPr>
                  <w:rFonts w:cstheme="minorHAnsi"/>
                  <w:sz w:val="18"/>
                  <w:szCs w:val="18"/>
                </w:rPr>
                <w:lastRenderedPageBreak/>
                <w:t>NTF.BAR.21.</w:t>
              </w:r>
              <w:r>
                <w:rPr>
                  <w:rFonts w:cstheme="minorHAnsi"/>
                  <w:sz w:val="18"/>
                  <w:szCs w:val="18"/>
                </w:rPr>
                <w:t>HR</w:t>
              </w:r>
            </w:ins>
          </w:p>
        </w:tc>
        <w:tc>
          <w:tcPr>
            <w:tcW w:w="1518" w:type="pct"/>
            <w:shd w:val="clear" w:color="auto" w:fill="FFFFFF" w:themeFill="background1"/>
            <w:tcPrChange w:id="24443" w:author="Irová Zuzana" w:date="2025-06-16T11:59:00Z" w16du:dateUtc="2025-06-16T09:59:00Z">
              <w:tcPr>
                <w:tcW w:w="0" w:type="auto"/>
              </w:tcPr>
            </w:tcPrChange>
          </w:tcPr>
          <w:p w14:paraId="4A5D3FA1" w14:textId="6AC46CFB" w:rsidR="00553DF4" w:rsidRPr="002877DF" w:rsidRDefault="00553DF4" w:rsidP="00553DF4">
            <w:pPr>
              <w:spacing w:after="0"/>
              <w:rPr>
                <w:ins w:id="24444" w:author="Irová Zuzana" w:date="2025-03-31T09:51:00Z" w16du:dateUtc="2025-03-31T07:51:00Z"/>
                <w:rFonts w:cstheme="minorHAnsi"/>
                <w:sz w:val="18"/>
                <w:szCs w:val="18"/>
              </w:rPr>
            </w:pPr>
            <w:ins w:id="24445" w:author="Irová Zuzana" w:date="2025-03-31T09:56:00Z" w16du:dateUtc="2025-03-31T07:56:00Z">
              <w:r w:rsidRPr="003E7764">
                <w:rPr>
                  <w:rFonts w:cstheme="minorHAnsi"/>
                  <w:sz w:val="18"/>
                  <w:szCs w:val="18"/>
                  <w:rPrChange w:id="24446" w:author="Irová Zuzana" w:date="2025-03-31T09:56:00Z" w16du:dateUtc="2025-03-31T07:56:00Z">
                    <w:rPr/>
                  </w:rPrChange>
                </w:rPr>
                <w:t>Obavijest o fakturi</w:t>
              </w:r>
            </w:ins>
          </w:p>
        </w:tc>
        <w:tc>
          <w:tcPr>
            <w:tcW w:w="1874" w:type="pct"/>
            <w:shd w:val="clear" w:color="auto" w:fill="FFFFFF" w:themeFill="background1"/>
            <w:tcPrChange w:id="24447" w:author="Irová Zuzana" w:date="2025-06-16T11:59:00Z" w16du:dateUtc="2025-06-16T09:59:00Z">
              <w:tcPr>
                <w:tcW w:w="0" w:type="auto"/>
              </w:tcPr>
            </w:tcPrChange>
          </w:tcPr>
          <w:p w14:paraId="765EE425" w14:textId="77777777" w:rsidR="00553DF4" w:rsidRPr="002877DF" w:rsidRDefault="00553DF4" w:rsidP="00553DF4">
            <w:pPr>
              <w:spacing w:after="0"/>
              <w:rPr>
                <w:ins w:id="24448" w:author="Irová Zuzana" w:date="2025-03-31T09:51:00Z" w16du:dateUtc="2025-03-31T07:51:00Z"/>
                <w:rFonts w:cstheme="minorHAnsi"/>
                <w:sz w:val="18"/>
                <w:szCs w:val="18"/>
              </w:rPr>
            </w:pPr>
            <w:ins w:id="24449" w:author="Irová Zuzana" w:date="2025-03-31T09:51:00Z" w16du:dateUtc="2025-03-31T07:51:00Z">
              <w:r w:rsidRPr="003E7764">
                <w:rPr>
                  <w:rFonts w:cstheme="minorHAnsi"/>
                  <w:sz w:val="18"/>
                  <w:szCs w:val="18"/>
                  <w:rPrChange w:id="24450" w:author="Irová Zuzana" w:date="2025-03-31T09:56:00Z" w16du:dateUtc="2025-03-31T07:56:00Z">
                    <w:rPr/>
                  </w:rPrChange>
                </w:rPr>
                <w:t xml:space="preserve">Notice of invoice issue  </w:t>
              </w:r>
            </w:ins>
          </w:p>
        </w:tc>
      </w:tr>
      <w:tr w:rsidR="00553DF4" w:rsidRPr="002877DF" w14:paraId="2076A476" w14:textId="77777777" w:rsidTr="005D5035">
        <w:trPr>
          <w:trHeight w:val="978"/>
          <w:ins w:id="24451" w:author="Irová Zuzana" w:date="2025-03-31T09:51:00Z"/>
          <w:trPrChange w:id="24452" w:author="Irová Zuzana" w:date="2025-06-16T11:59:00Z" w16du:dateUtc="2025-06-16T09:59:00Z">
            <w:trPr>
              <w:gridAfter w:val="0"/>
            </w:trPr>
          </w:trPrChange>
        </w:trPr>
        <w:tc>
          <w:tcPr>
            <w:tcW w:w="1608" w:type="pct"/>
            <w:shd w:val="clear" w:color="auto" w:fill="FFFFFF" w:themeFill="background1"/>
            <w:tcPrChange w:id="24453" w:author="Irová Zuzana" w:date="2025-06-16T11:59:00Z" w16du:dateUtc="2025-06-16T09:59:00Z">
              <w:tcPr>
                <w:tcW w:w="0" w:type="auto"/>
                <w:gridSpan w:val="2"/>
              </w:tcPr>
            </w:tcPrChange>
          </w:tcPr>
          <w:p w14:paraId="486AFBF4" w14:textId="436A03F4" w:rsidR="00553DF4" w:rsidRPr="00F0219D" w:rsidRDefault="00553DF4" w:rsidP="00553DF4">
            <w:pPr>
              <w:spacing w:after="0"/>
              <w:rPr>
                <w:ins w:id="24454" w:author="Irová Zuzana" w:date="2025-03-31T09:51:00Z" w16du:dateUtc="2025-03-31T07:51:00Z"/>
                <w:rFonts w:cstheme="minorHAnsi"/>
                <w:sz w:val="18"/>
                <w:szCs w:val="18"/>
              </w:rPr>
            </w:pPr>
            <w:ins w:id="24455" w:author="Irová Zuzana" w:date="2025-03-31T09:51:00Z" w16du:dateUtc="2025-03-31T07:51:00Z">
              <w:r>
                <w:rPr>
                  <w:rFonts w:cstheme="minorHAnsi"/>
                  <w:sz w:val="18"/>
                  <w:szCs w:val="18"/>
                </w:rPr>
                <w:t>NTF.DF.01</w:t>
              </w:r>
              <w:r w:rsidRPr="002877DF">
                <w:rPr>
                  <w:rFonts w:cstheme="minorHAnsi"/>
                  <w:sz w:val="18"/>
                  <w:szCs w:val="18"/>
                </w:rPr>
                <w:t>.</w:t>
              </w:r>
              <w:r>
                <w:rPr>
                  <w:rFonts w:cstheme="minorHAnsi"/>
                  <w:sz w:val="18"/>
                  <w:szCs w:val="18"/>
                </w:rPr>
                <w:t>HR</w:t>
              </w:r>
            </w:ins>
          </w:p>
        </w:tc>
        <w:tc>
          <w:tcPr>
            <w:tcW w:w="1518" w:type="pct"/>
            <w:shd w:val="clear" w:color="auto" w:fill="FFFFFF" w:themeFill="background1"/>
            <w:hideMark/>
            <w:tcPrChange w:id="24456" w:author="Irová Zuzana" w:date="2025-06-16T11:59:00Z" w16du:dateUtc="2025-06-16T09:59:00Z">
              <w:tcPr>
                <w:tcW w:w="0" w:type="auto"/>
                <w:hideMark/>
              </w:tcPr>
            </w:tcPrChange>
          </w:tcPr>
          <w:p w14:paraId="4B509090" w14:textId="2C1D30DF" w:rsidR="00553DF4" w:rsidRPr="00F0219D" w:rsidRDefault="00553DF4" w:rsidP="00553DF4">
            <w:pPr>
              <w:spacing w:after="0"/>
              <w:rPr>
                <w:ins w:id="24457" w:author="Irová Zuzana" w:date="2025-03-31T09:51:00Z" w16du:dateUtc="2025-03-31T07:51:00Z"/>
                <w:rFonts w:cstheme="minorHAnsi"/>
                <w:sz w:val="18"/>
                <w:szCs w:val="18"/>
              </w:rPr>
            </w:pPr>
            <w:ins w:id="24458" w:author="Irová Zuzana" w:date="2025-03-31T09:56:00Z" w16du:dateUtc="2025-03-31T07:56:00Z">
              <w:r w:rsidRPr="003E7764">
                <w:rPr>
                  <w:rFonts w:cstheme="minorHAnsi"/>
                  <w:sz w:val="18"/>
                  <w:szCs w:val="18"/>
                  <w:rPrChange w:id="24459" w:author="Irová Zuzana" w:date="2025-03-31T09:56:00Z" w16du:dateUtc="2025-03-31T07:56:00Z">
                    <w:rPr/>
                  </w:rPrChange>
                </w:rPr>
                <w:t>Obavijest o fakturi</w:t>
              </w:r>
            </w:ins>
          </w:p>
        </w:tc>
        <w:tc>
          <w:tcPr>
            <w:tcW w:w="1874" w:type="pct"/>
            <w:shd w:val="clear" w:color="auto" w:fill="FFFFFF" w:themeFill="background1"/>
            <w:hideMark/>
            <w:tcPrChange w:id="24460" w:author="Irová Zuzana" w:date="2025-06-16T11:59:00Z" w16du:dateUtc="2025-06-16T09:59:00Z">
              <w:tcPr>
                <w:tcW w:w="0" w:type="auto"/>
                <w:hideMark/>
              </w:tcPr>
            </w:tcPrChange>
          </w:tcPr>
          <w:p w14:paraId="6CC6C4BE" w14:textId="77777777" w:rsidR="00553DF4" w:rsidRPr="00F0219D" w:rsidRDefault="00553DF4" w:rsidP="00553DF4">
            <w:pPr>
              <w:spacing w:after="0"/>
              <w:rPr>
                <w:ins w:id="24461" w:author="Irová Zuzana" w:date="2025-03-31T09:51:00Z" w16du:dateUtc="2025-03-31T07:51:00Z"/>
                <w:rFonts w:cstheme="minorHAnsi"/>
                <w:sz w:val="18"/>
                <w:szCs w:val="18"/>
              </w:rPr>
            </w:pPr>
            <w:ins w:id="24462" w:author="Irová Zuzana" w:date="2025-03-31T09:51:00Z" w16du:dateUtc="2025-03-31T07:51:00Z">
              <w:r w:rsidRPr="003E7764">
                <w:rPr>
                  <w:rFonts w:cstheme="minorHAnsi"/>
                  <w:sz w:val="18"/>
                  <w:szCs w:val="18"/>
                  <w:rPrChange w:id="24463" w:author="Irová Zuzana" w:date="2025-03-31T09:56:00Z" w16du:dateUtc="2025-03-31T07:56:00Z">
                    <w:rPr/>
                  </w:rPrChange>
                </w:rPr>
                <w:t xml:space="preserve">Notice of invoice issue  </w:t>
              </w:r>
            </w:ins>
          </w:p>
        </w:tc>
      </w:tr>
    </w:tbl>
    <w:p w14:paraId="3CCDE4F0" w14:textId="77777777" w:rsidR="00200EE9" w:rsidRPr="00200EE9" w:rsidRDefault="00200EE9">
      <w:pPr>
        <w:pStyle w:val="NormalIndent"/>
        <w:rPr>
          <w:ins w:id="24464" w:author="Irová Zuzana" w:date="2025-01-23T17:05:00Z"/>
          <w:rFonts w:hint="eastAsia"/>
        </w:rPr>
        <w:pPrChange w:id="24465" w:author="Irová Zuzana" w:date="2025-06-06T15:16:00Z" w16du:dateUtc="2025-06-06T13:16:00Z">
          <w:pPr>
            <w:pStyle w:val="Heading2"/>
          </w:pPr>
        </w:pPrChange>
      </w:pPr>
    </w:p>
    <w:p w14:paraId="29D581A0" w14:textId="77777777" w:rsidR="00A425E3" w:rsidRDefault="00A425E3" w:rsidP="003D2D5C">
      <w:pPr>
        <w:pStyle w:val="Heading3"/>
        <w:rPr>
          <w:ins w:id="24466" w:author="Irová Zuzana" w:date="2025-03-17T11:32:00Z" w16du:dateUtc="2025-03-17T10:32:00Z"/>
          <w:rFonts w:hint="eastAsia"/>
        </w:rPr>
      </w:pPr>
      <w:bookmarkStart w:id="24467" w:name="_Toc32395634"/>
      <w:bookmarkStart w:id="24468" w:name="_Toc46490864"/>
      <w:bookmarkStart w:id="24469" w:name="_Toc54970824"/>
      <w:bookmarkStart w:id="24470" w:name="_Toc94861926"/>
      <w:bookmarkStart w:id="24471" w:name="_Toc2183919"/>
      <w:bookmarkStart w:id="24472" w:name="_Toc201569255"/>
      <w:ins w:id="24473" w:author="Irová Zuzana" w:date="2025-01-23T17:05:00Z">
        <w:r w:rsidRPr="00A425E3">
          <w:t>Společná nastavení</w:t>
        </w:r>
        <w:bookmarkEnd w:id="24467"/>
        <w:bookmarkEnd w:id="24468"/>
        <w:bookmarkEnd w:id="24469"/>
        <w:r w:rsidRPr="00A425E3">
          <w:t xml:space="preserve"> – e-mail</w:t>
        </w:r>
      </w:ins>
      <w:bookmarkEnd w:id="24470"/>
      <w:bookmarkEnd w:id="24472"/>
    </w:p>
    <w:p w14:paraId="7232B21D" w14:textId="77777777" w:rsidR="00547A39" w:rsidRDefault="00547A39">
      <w:pPr>
        <w:pStyle w:val="NormalIndent"/>
        <w:rPr>
          <w:ins w:id="24474" w:author="Irová Zuzana" w:date="2025-03-17T11:32:00Z" w16du:dateUtc="2025-03-17T10:32:00Z"/>
          <w:lang w:eastAsia="cs-CZ"/>
        </w:rPr>
      </w:pPr>
      <w:ins w:id="24475" w:author="Irová Zuzana" w:date="2025-03-17T11:32:00Z" w16du:dateUtc="2025-03-17T10:32:00Z">
        <w:r w:rsidRPr="00955C1D">
          <w:rPr>
            <w:lang w:eastAsia="cs-CZ"/>
          </w:rPr>
          <w:t xml:space="preserve">Externí oznámení </w:t>
        </w:r>
        <w:r>
          <w:rPr>
            <w:lang w:eastAsia="cs-CZ"/>
          </w:rPr>
          <w:t xml:space="preserve">jsou poplatná System operatorovi (logo, patička) - </w:t>
        </w:r>
        <w:r w:rsidRPr="006B610A">
          <w:rPr>
            <w:lang w:eastAsia="cs-CZ"/>
          </w:rPr>
          <w:t xml:space="preserve">notifikace </w:t>
        </w:r>
        <w:r>
          <w:rPr>
            <w:lang w:eastAsia="cs-CZ"/>
          </w:rPr>
          <w:t>budou používat</w:t>
        </w:r>
        <w:r w:rsidRPr="006B610A">
          <w:rPr>
            <w:lang w:eastAsia="cs-CZ"/>
          </w:rPr>
          <w:t xml:space="preserve"> stejnou parent šablonu, teda hlavičky a pati</w:t>
        </w:r>
        <w:r>
          <w:rPr>
            <w:lang w:eastAsia="cs-CZ"/>
          </w:rPr>
          <w:t>č</w:t>
        </w:r>
        <w:r w:rsidRPr="006B610A">
          <w:rPr>
            <w:lang w:eastAsia="cs-CZ"/>
          </w:rPr>
          <w:t>ky, jako notifikace CM</w:t>
        </w:r>
        <w:r>
          <w:rPr>
            <w:lang w:eastAsia="cs-CZ"/>
          </w:rPr>
          <w:t xml:space="preserve">.  </w:t>
        </w:r>
      </w:ins>
    </w:p>
    <w:p w14:paraId="1DE807D6" w14:textId="77777777" w:rsidR="00547A39" w:rsidRDefault="00547A39">
      <w:pPr>
        <w:pStyle w:val="NormalIndent"/>
        <w:rPr>
          <w:ins w:id="24476" w:author="Irová Zuzana" w:date="2025-03-17T11:32:00Z" w16du:dateUtc="2025-03-17T10:32:00Z"/>
          <w:lang w:eastAsia="cs-CZ"/>
        </w:rPr>
      </w:pPr>
      <w:ins w:id="24477" w:author="Irová Zuzana" w:date="2025-03-17T11:32:00Z" w16du:dateUtc="2025-03-17T10:32:00Z">
        <w:r>
          <w:rPr>
            <w:lang w:eastAsia="cs-CZ"/>
          </w:rPr>
          <w:t>Jako email odesílatele se použije hodnota System operator.</w:t>
        </w:r>
        <w:r w:rsidRPr="00DD01D5">
          <w:rPr>
            <w:lang w:eastAsia="cs-CZ"/>
          </w:rPr>
          <w:t>Sender e-mail address</w:t>
        </w:r>
        <w:r>
          <w:rPr>
            <w:lang w:eastAsia="cs-CZ"/>
          </w:rPr>
          <w:t xml:space="preserve"> Bill issuera.</w:t>
        </w:r>
      </w:ins>
    </w:p>
    <w:p w14:paraId="05F6F277" w14:textId="77777777" w:rsidR="00511EB1" w:rsidRPr="00511EB1" w:rsidRDefault="00511EB1">
      <w:pPr>
        <w:pStyle w:val="NormalIndent"/>
        <w:rPr>
          <w:ins w:id="24478" w:author="Irová Zuzana" w:date="2025-01-23T17:05:00Z"/>
          <w:rFonts w:hint="eastAsia"/>
        </w:rPr>
        <w:pPrChange w:id="24479" w:author="Irová Zuzana" w:date="2025-06-06T15:16:00Z" w16du:dateUtc="2025-06-06T13:16:00Z">
          <w:pPr>
            <w:pStyle w:val="Heading3"/>
          </w:pPr>
        </w:pPrChange>
      </w:pPr>
    </w:p>
    <w:bookmarkEnd w:id="24471"/>
    <w:p w14:paraId="7EDAAC64" w14:textId="14EBAAE8" w:rsidR="00A425E3" w:rsidRDefault="00A425E3" w:rsidP="000B7E0C">
      <w:pPr>
        <w:pStyle w:val="Heading4"/>
        <w:rPr>
          <w:ins w:id="24480" w:author="Irová Zuzana" w:date="2025-03-17T11:34:00Z" w16du:dateUtc="2025-03-17T10:34:00Z"/>
          <w:rFonts w:hint="eastAsia"/>
        </w:rPr>
      </w:pPr>
      <w:ins w:id="24481" w:author="Irová Zuzana" w:date="2025-01-23T17:05:00Z">
        <w:r w:rsidRPr="00A425E3">
          <w:t xml:space="preserve">Struktura </w:t>
        </w:r>
      </w:ins>
      <w:ins w:id="24482" w:author="Irová Zuzana" w:date="2025-01-23T17:18:00Z" w16du:dateUtc="2025-01-23T16:18:00Z">
        <w:r w:rsidR="00C8754E">
          <w:t>e-mailu</w:t>
        </w:r>
      </w:ins>
    </w:p>
    <w:p w14:paraId="50441CFC" w14:textId="5AD92464" w:rsidR="008900F5" w:rsidRPr="00376A80" w:rsidRDefault="008900F5">
      <w:pPr>
        <w:pStyle w:val="NormalIndent"/>
        <w:rPr>
          <w:ins w:id="24483" w:author="Irová Zuzana" w:date="2025-03-17T11:34:00Z" w16du:dateUtc="2025-03-17T10:34:00Z"/>
          <w:rFonts w:ascii="Noto Sans" w:eastAsia="Times New Roman" w:hAnsi="Noto Sans" w:cs="Arial"/>
          <w:szCs w:val="20"/>
          <w:highlight w:val="yellow"/>
          <w:lang w:eastAsia="cs-CZ"/>
          <w:rPrChange w:id="24484" w:author="Irová Zuzana" w:date="2025-03-17T11:44:00Z" w16du:dateUtc="2025-03-17T10:44:00Z">
            <w:rPr>
              <w:ins w:id="24485" w:author="Irová Zuzana" w:date="2025-03-17T11:34:00Z" w16du:dateUtc="2025-03-17T10:34:00Z"/>
              <w:rFonts w:ascii="Noto Sans" w:eastAsia="Times New Roman" w:hAnsi="Noto Sans" w:cs="Arial"/>
              <w:szCs w:val="20"/>
              <w:lang w:eastAsia="cs-CZ"/>
            </w:rPr>
          </w:rPrChange>
        </w:rPr>
      </w:pPr>
      <w:ins w:id="24486" w:author="Irová Zuzana" w:date="2025-03-17T11:34:00Z" w16du:dateUtc="2025-03-17T10:34:00Z">
        <w:r w:rsidRPr="00376A80">
          <w:rPr>
            <w:highlight w:val="yellow"/>
            <w:lang w:eastAsia="cs-CZ"/>
            <w:rPrChange w:id="24487" w:author="Irová Zuzana" w:date="2025-03-17T11:44:00Z" w16du:dateUtc="2025-03-17T10:44:00Z">
              <w:rPr>
                <w:lang w:eastAsia="cs-CZ"/>
              </w:rPr>
            </w:rPrChange>
          </w:rPr>
          <w:t>Extern</w:t>
        </w:r>
        <w:r w:rsidRPr="00376A80">
          <w:rPr>
            <w:rFonts w:hint="cs"/>
            <w:highlight w:val="yellow"/>
            <w:lang w:eastAsia="cs-CZ"/>
            <w:rPrChange w:id="24488" w:author="Irová Zuzana" w:date="2025-03-17T11:44:00Z" w16du:dateUtc="2025-03-17T10:44:00Z">
              <w:rPr>
                <w:rFonts w:hint="cs"/>
                <w:lang w:eastAsia="cs-CZ"/>
              </w:rPr>
            </w:rPrChange>
          </w:rPr>
          <w:t>í</w:t>
        </w:r>
        <w:r w:rsidRPr="00376A80">
          <w:rPr>
            <w:highlight w:val="yellow"/>
            <w:lang w:eastAsia="cs-CZ"/>
            <w:rPrChange w:id="24489" w:author="Irová Zuzana" w:date="2025-03-17T11:44:00Z" w16du:dateUtc="2025-03-17T10:44:00Z">
              <w:rPr>
                <w:lang w:eastAsia="cs-CZ"/>
              </w:rPr>
            </w:rPrChange>
          </w:rPr>
          <w:t xml:space="preserve"> ozn</w:t>
        </w:r>
        <w:r w:rsidRPr="00376A80">
          <w:rPr>
            <w:rFonts w:hint="cs"/>
            <w:highlight w:val="yellow"/>
            <w:lang w:eastAsia="cs-CZ"/>
            <w:rPrChange w:id="24490" w:author="Irová Zuzana" w:date="2025-03-17T11:44:00Z" w16du:dateUtc="2025-03-17T10:44:00Z">
              <w:rPr>
                <w:rFonts w:hint="cs"/>
                <w:lang w:eastAsia="cs-CZ"/>
              </w:rPr>
            </w:rPrChange>
          </w:rPr>
          <w:t>á</w:t>
        </w:r>
        <w:r w:rsidRPr="00376A80">
          <w:rPr>
            <w:highlight w:val="yellow"/>
            <w:lang w:eastAsia="cs-CZ"/>
            <w:rPrChange w:id="24491" w:author="Irová Zuzana" w:date="2025-03-17T11:44:00Z" w16du:dateUtc="2025-03-17T10:44:00Z">
              <w:rPr>
                <w:lang w:eastAsia="cs-CZ"/>
              </w:rPr>
            </w:rPrChange>
          </w:rPr>
          <w:t>men</w:t>
        </w:r>
        <w:r w:rsidRPr="00376A80">
          <w:rPr>
            <w:rFonts w:hint="cs"/>
            <w:highlight w:val="yellow"/>
            <w:lang w:eastAsia="cs-CZ"/>
            <w:rPrChange w:id="24492" w:author="Irová Zuzana" w:date="2025-03-17T11:44:00Z" w16du:dateUtc="2025-03-17T10:44:00Z">
              <w:rPr>
                <w:rFonts w:hint="cs"/>
                <w:lang w:eastAsia="cs-CZ"/>
              </w:rPr>
            </w:rPrChange>
          </w:rPr>
          <w:t>í</w:t>
        </w:r>
        <w:r w:rsidRPr="00376A80">
          <w:rPr>
            <w:highlight w:val="yellow"/>
            <w:lang w:eastAsia="cs-CZ"/>
            <w:rPrChange w:id="24493" w:author="Irová Zuzana" w:date="2025-03-17T11:44:00Z" w16du:dateUtc="2025-03-17T10:44:00Z">
              <w:rPr>
                <w:lang w:eastAsia="cs-CZ"/>
              </w:rPr>
            </w:rPrChange>
          </w:rPr>
          <w:t xml:space="preserve"> se generuj</w:t>
        </w:r>
        <w:r w:rsidRPr="00376A80">
          <w:rPr>
            <w:rFonts w:hint="cs"/>
            <w:highlight w:val="yellow"/>
            <w:lang w:eastAsia="cs-CZ"/>
            <w:rPrChange w:id="24494" w:author="Irová Zuzana" w:date="2025-03-17T11:44:00Z" w16du:dateUtc="2025-03-17T10:44:00Z">
              <w:rPr>
                <w:rFonts w:hint="cs"/>
                <w:lang w:eastAsia="cs-CZ"/>
              </w:rPr>
            </w:rPrChange>
          </w:rPr>
          <w:t>í</w:t>
        </w:r>
        <w:r w:rsidRPr="00376A80">
          <w:rPr>
            <w:highlight w:val="yellow"/>
            <w:lang w:eastAsia="cs-CZ"/>
            <w:rPrChange w:id="24495" w:author="Irová Zuzana" w:date="2025-03-17T11:44:00Z" w16du:dateUtc="2025-03-17T10:44:00Z">
              <w:rPr>
                <w:lang w:eastAsia="cs-CZ"/>
              </w:rPr>
            </w:rPrChange>
          </w:rPr>
          <w:t xml:space="preserve"> jako jednojazy</w:t>
        </w:r>
        <w:r w:rsidRPr="00376A80">
          <w:rPr>
            <w:rFonts w:hint="cs"/>
            <w:highlight w:val="yellow"/>
            <w:lang w:eastAsia="cs-CZ"/>
            <w:rPrChange w:id="24496" w:author="Irová Zuzana" w:date="2025-03-17T11:44:00Z" w16du:dateUtc="2025-03-17T10:44:00Z">
              <w:rPr>
                <w:rFonts w:hint="cs"/>
                <w:lang w:eastAsia="cs-CZ"/>
              </w:rPr>
            </w:rPrChange>
          </w:rPr>
          <w:t>č</w:t>
        </w:r>
        <w:r w:rsidRPr="00376A80">
          <w:rPr>
            <w:highlight w:val="yellow"/>
            <w:lang w:eastAsia="cs-CZ"/>
            <w:rPrChange w:id="24497" w:author="Irová Zuzana" w:date="2025-03-17T11:44:00Z" w16du:dateUtc="2025-03-17T10:44:00Z">
              <w:rPr>
                <w:lang w:eastAsia="cs-CZ"/>
              </w:rPr>
            </w:rPrChange>
          </w:rPr>
          <w:t>n</w:t>
        </w:r>
        <w:r w:rsidRPr="00376A80">
          <w:rPr>
            <w:rFonts w:hint="cs"/>
            <w:highlight w:val="yellow"/>
            <w:lang w:eastAsia="cs-CZ"/>
            <w:rPrChange w:id="24498" w:author="Irová Zuzana" w:date="2025-03-17T11:44:00Z" w16du:dateUtc="2025-03-17T10:44:00Z">
              <w:rPr>
                <w:rFonts w:hint="cs"/>
                <w:lang w:eastAsia="cs-CZ"/>
              </w:rPr>
            </w:rPrChange>
          </w:rPr>
          <w:t>é</w:t>
        </w:r>
        <w:r w:rsidRPr="00376A80">
          <w:rPr>
            <w:highlight w:val="yellow"/>
            <w:lang w:eastAsia="cs-CZ"/>
            <w:rPrChange w:id="24499" w:author="Irová Zuzana" w:date="2025-03-17T11:44:00Z" w16du:dateUtc="2025-03-17T10:44:00Z">
              <w:rPr>
                <w:lang w:eastAsia="cs-CZ"/>
              </w:rPr>
            </w:rPrChange>
          </w:rPr>
          <w:t xml:space="preserve"> </w:t>
        </w:r>
        <w:r w:rsidRPr="00376A80">
          <w:rPr>
            <w:rFonts w:ascii="Noto Sans" w:eastAsia="Times New Roman" w:hAnsi="Noto Sans" w:cs="Arial"/>
            <w:szCs w:val="20"/>
            <w:highlight w:val="yellow"/>
            <w:lang w:eastAsia="cs-CZ"/>
            <w:rPrChange w:id="24500" w:author="Irová Zuzana" w:date="2025-03-17T11:44:00Z" w16du:dateUtc="2025-03-17T10:44:00Z">
              <w:rPr>
                <w:rFonts w:ascii="Noto Sans" w:eastAsia="Times New Roman" w:hAnsi="Noto Sans" w:cs="Arial"/>
                <w:szCs w:val="20"/>
                <w:lang w:eastAsia="cs-CZ"/>
              </w:rPr>
            </w:rPrChange>
          </w:rPr>
          <w:t>(</w:t>
        </w:r>
        <w:r w:rsidRPr="00376A80">
          <w:rPr>
            <w:highlight w:val="yellow"/>
            <w:lang w:eastAsia="cs-CZ"/>
            <w:rPrChange w:id="24501" w:author="Irová Zuzana" w:date="2025-03-17T11:44:00Z" w16du:dateUtc="2025-03-17T10:44:00Z">
              <w:rPr>
                <w:lang w:eastAsia="cs-CZ"/>
              </w:rPr>
            </w:rPrChange>
          </w:rPr>
          <w:t>verze hr, en) podle nastaven</w:t>
        </w:r>
        <w:r w:rsidRPr="00376A80">
          <w:rPr>
            <w:rFonts w:hint="cs"/>
            <w:highlight w:val="yellow"/>
            <w:lang w:eastAsia="cs-CZ"/>
            <w:rPrChange w:id="24502" w:author="Irová Zuzana" w:date="2025-03-17T11:44:00Z" w16du:dateUtc="2025-03-17T10:44:00Z">
              <w:rPr>
                <w:rFonts w:hint="cs"/>
                <w:lang w:eastAsia="cs-CZ"/>
              </w:rPr>
            </w:rPrChange>
          </w:rPr>
          <w:t>í</w:t>
        </w:r>
        <w:r w:rsidRPr="00376A80">
          <w:rPr>
            <w:highlight w:val="yellow"/>
            <w:lang w:eastAsia="cs-CZ"/>
            <w:rPrChange w:id="24503" w:author="Irová Zuzana" w:date="2025-03-17T11:44:00Z" w16du:dateUtc="2025-03-17T10:44:00Z">
              <w:rPr>
                <w:lang w:eastAsia="cs-CZ"/>
              </w:rPr>
            </w:rPrChange>
          </w:rPr>
          <w:t xml:space="preserve"> Account.</w:t>
        </w:r>
        <w:r w:rsidRPr="00376A80">
          <w:rPr>
            <w:rFonts w:ascii="Noto Sans" w:eastAsia="Times New Roman" w:hAnsi="Noto Sans" w:cs="Arial"/>
            <w:szCs w:val="20"/>
            <w:highlight w:val="yellow"/>
            <w:lang w:eastAsia="cs-CZ"/>
            <w:rPrChange w:id="24504" w:author="Irová Zuzana" w:date="2025-03-17T11:44:00Z" w16du:dateUtc="2025-03-17T10:44:00Z">
              <w:rPr>
                <w:rFonts w:ascii="Noto Sans" w:eastAsia="Times New Roman" w:hAnsi="Noto Sans" w:cs="Arial"/>
                <w:szCs w:val="20"/>
                <w:lang w:eastAsia="cs-CZ"/>
              </w:rPr>
            </w:rPrChange>
          </w:rPr>
          <w:t xml:space="preserve">Preferred document language. </w:t>
        </w:r>
      </w:ins>
    </w:p>
    <w:p w14:paraId="6018C171" w14:textId="77777777" w:rsidR="008900F5" w:rsidRPr="00376A80" w:rsidRDefault="008900F5">
      <w:pPr>
        <w:pStyle w:val="NormalIndent"/>
        <w:rPr>
          <w:ins w:id="24505" w:author="Irová Zuzana" w:date="2025-03-17T11:34:00Z" w16du:dateUtc="2025-03-17T10:34:00Z"/>
          <w:highlight w:val="yellow"/>
          <w:lang w:eastAsia="cs-CZ"/>
          <w:rPrChange w:id="24506" w:author="Irová Zuzana" w:date="2025-03-17T11:44:00Z" w16du:dateUtc="2025-03-17T10:44:00Z">
            <w:rPr>
              <w:ins w:id="24507" w:author="Irová Zuzana" w:date="2025-03-17T11:34:00Z" w16du:dateUtc="2025-03-17T10:34:00Z"/>
              <w:lang w:eastAsia="cs-CZ"/>
            </w:rPr>
          </w:rPrChange>
        </w:rPr>
      </w:pPr>
      <w:ins w:id="24508" w:author="Irová Zuzana" w:date="2025-03-17T11:34:00Z" w16du:dateUtc="2025-03-17T10:34:00Z">
        <w:r w:rsidRPr="00376A80">
          <w:rPr>
            <w:highlight w:val="yellow"/>
            <w:lang w:eastAsia="cs-CZ"/>
            <w:rPrChange w:id="24509" w:author="Irová Zuzana" w:date="2025-03-17T11:44:00Z" w16du:dateUtc="2025-03-17T10:44:00Z">
              <w:rPr>
                <w:lang w:eastAsia="cs-CZ"/>
              </w:rPr>
            </w:rPrChange>
          </w:rPr>
          <w:t>Skladba ozn</w:t>
        </w:r>
        <w:r w:rsidRPr="00376A80">
          <w:rPr>
            <w:rFonts w:hint="cs"/>
            <w:highlight w:val="yellow"/>
            <w:lang w:eastAsia="cs-CZ"/>
            <w:rPrChange w:id="24510" w:author="Irová Zuzana" w:date="2025-03-17T11:44:00Z" w16du:dateUtc="2025-03-17T10:44:00Z">
              <w:rPr>
                <w:rFonts w:hint="cs"/>
                <w:lang w:eastAsia="cs-CZ"/>
              </w:rPr>
            </w:rPrChange>
          </w:rPr>
          <w:t>á</w:t>
        </w:r>
        <w:r w:rsidRPr="00376A80">
          <w:rPr>
            <w:highlight w:val="yellow"/>
            <w:lang w:eastAsia="cs-CZ"/>
            <w:rPrChange w:id="24511" w:author="Irová Zuzana" w:date="2025-03-17T11:44:00Z" w16du:dateUtc="2025-03-17T10:44:00Z">
              <w:rPr>
                <w:lang w:eastAsia="cs-CZ"/>
              </w:rPr>
            </w:rPrChange>
          </w:rPr>
          <w:t>men</w:t>
        </w:r>
        <w:r w:rsidRPr="00376A80">
          <w:rPr>
            <w:rFonts w:hint="cs"/>
            <w:highlight w:val="yellow"/>
            <w:lang w:eastAsia="cs-CZ"/>
            <w:rPrChange w:id="24512" w:author="Irová Zuzana" w:date="2025-03-17T11:44:00Z" w16du:dateUtc="2025-03-17T10:44:00Z">
              <w:rPr>
                <w:rFonts w:hint="cs"/>
                <w:lang w:eastAsia="cs-CZ"/>
              </w:rPr>
            </w:rPrChange>
          </w:rPr>
          <w:t>í</w:t>
        </w:r>
        <w:r w:rsidRPr="00376A80">
          <w:rPr>
            <w:highlight w:val="yellow"/>
            <w:lang w:eastAsia="cs-CZ"/>
            <w:rPrChange w:id="24513" w:author="Irová Zuzana" w:date="2025-03-17T11:44:00Z" w16du:dateUtc="2025-03-17T10:44:00Z">
              <w:rPr>
                <w:lang w:eastAsia="cs-CZ"/>
              </w:rPr>
            </w:rPrChange>
          </w:rPr>
          <w:t>:</w:t>
        </w:r>
      </w:ins>
    </w:p>
    <w:p w14:paraId="30C1FA59" w14:textId="77777777" w:rsidR="008900F5" w:rsidRPr="00376A80" w:rsidRDefault="008900F5" w:rsidP="00C40C63">
      <w:pPr>
        <w:pStyle w:val="ListFS1"/>
        <w:rPr>
          <w:ins w:id="24514" w:author="Irová Zuzana" w:date="2025-03-17T11:34:00Z" w16du:dateUtc="2025-03-17T10:34:00Z"/>
          <w:highlight w:val="yellow"/>
          <w:rPrChange w:id="24515" w:author="Irová Zuzana" w:date="2025-03-17T11:44:00Z" w16du:dateUtc="2025-03-17T10:44:00Z">
            <w:rPr>
              <w:ins w:id="24516" w:author="Irová Zuzana" w:date="2025-03-17T11:34:00Z" w16du:dateUtc="2025-03-17T10:34:00Z"/>
              <w:lang w:val="sk-SK"/>
            </w:rPr>
          </w:rPrChange>
        </w:rPr>
      </w:pPr>
      <w:ins w:id="24517" w:author="Irová Zuzana" w:date="2025-03-17T11:34:00Z" w16du:dateUtc="2025-03-17T10:34:00Z">
        <w:r w:rsidRPr="00376A80">
          <w:rPr>
            <w:highlight w:val="yellow"/>
            <w:rPrChange w:id="24518" w:author="Irová Zuzana" w:date="2025-03-17T11:44:00Z" w16du:dateUtc="2025-03-17T10:44:00Z">
              <w:rPr>
                <w:lang w:val="sk-SK"/>
              </w:rPr>
            </w:rPrChange>
          </w:rPr>
          <w:t>Hlavi</w:t>
        </w:r>
        <w:r w:rsidRPr="00376A80">
          <w:rPr>
            <w:rFonts w:hint="cs"/>
            <w:highlight w:val="yellow"/>
            <w:rPrChange w:id="24519" w:author="Irová Zuzana" w:date="2025-03-17T11:44:00Z" w16du:dateUtc="2025-03-17T10:44:00Z">
              <w:rPr>
                <w:rFonts w:hint="cs"/>
                <w:lang w:val="sk-SK"/>
              </w:rPr>
            </w:rPrChange>
          </w:rPr>
          <w:t>č</w:t>
        </w:r>
        <w:r w:rsidRPr="00376A80">
          <w:rPr>
            <w:highlight w:val="yellow"/>
            <w:rPrChange w:id="24520" w:author="Irová Zuzana" w:date="2025-03-17T11:44:00Z" w16du:dateUtc="2025-03-17T10:44:00Z">
              <w:rPr>
                <w:lang w:val="sk-SK"/>
              </w:rPr>
            </w:rPrChange>
          </w:rPr>
          <w:t>ka extern</w:t>
        </w:r>
        <w:r w:rsidRPr="00376A80">
          <w:rPr>
            <w:rFonts w:hint="cs"/>
            <w:highlight w:val="yellow"/>
            <w:rPrChange w:id="24521" w:author="Irová Zuzana" w:date="2025-03-17T11:44:00Z" w16du:dateUtc="2025-03-17T10:44:00Z">
              <w:rPr>
                <w:rFonts w:hint="cs"/>
                <w:lang w:val="sk-SK"/>
              </w:rPr>
            </w:rPrChange>
          </w:rPr>
          <w:t>í</w:t>
        </w:r>
        <w:r w:rsidRPr="00376A80">
          <w:rPr>
            <w:highlight w:val="yellow"/>
            <w:rPrChange w:id="24522" w:author="Irová Zuzana" w:date="2025-03-17T11:44:00Z" w16du:dateUtc="2025-03-17T10:44:00Z">
              <w:rPr>
                <w:lang w:val="sk-SK"/>
              </w:rPr>
            </w:rPrChange>
          </w:rPr>
          <w:t>ho ozn</w:t>
        </w:r>
        <w:r w:rsidRPr="00376A80">
          <w:rPr>
            <w:rFonts w:hint="cs"/>
            <w:highlight w:val="yellow"/>
            <w:rPrChange w:id="24523" w:author="Irová Zuzana" w:date="2025-03-17T11:44:00Z" w16du:dateUtc="2025-03-17T10:44:00Z">
              <w:rPr>
                <w:rFonts w:hint="cs"/>
                <w:lang w:val="sk-SK"/>
              </w:rPr>
            </w:rPrChange>
          </w:rPr>
          <w:t>á</w:t>
        </w:r>
        <w:r w:rsidRPr="00376A80">
          <w:rPr>
            <w:highlight w:val="yellow"/>
            <w:rPrChange w:id="24524" w:author="Irová Zuzana" w:date="2025-03-17T11:44:00Z" w16du:dateUtc="2025-03-17T10:44:00Z">
              <w:rPr>
                <w:lang w:val="sk-SK"/>
              </w:rPr>
            </w:rPrChange>
          </w:rPr>
          <w:t>men</w:t>
        </w:r>
        <w:r w:rsidRPr="00376A80">
          <w:rPr>
            <w:rFonts w:hint="cs"/>
            <w:highlight w:val="yellow"/>
            <w:rPrChange w:id="24525" w:author="Irová Zuzana" w:date="2025-03-17T11:44:00Z" w16du:dateUtc="2025-03-17T10:44:00Z">
              <w:rPr>
                <w:rFonts w:hint="cs"/>
                <w:lang w:val="sk-SK"/>
              </w:rPr>
            </w:rPrChange>
          </w:rPr>
          <w:t>í</w:t>
        </w:r>
        <w:r w:rsidRPr="00376A80">
          <w:rPr>
            <w:highlight w:val="yellow"/>
            <w:rPrChange w:id="24526" w:author="Irová Zuzana" w:date="2025-03-17T11:44:00Z" w16du:dateUtc="2025-03-17T10:44:00Z">
              <w:rPr>
                <w:lang w:val="sk-SK"/>
              </w:rPr>
            </w:rPrChange>
          </w:rPr>
          <w:t xml:space="preserve"> (en nebo hr)</w:t>
        </w:r>
      </w:ins>
    </w:p>
    <w:p w14:paraId="1CADEA32" w14:textId="77777777" w:rsidR="008900F5" w:rsidRPr="00376A80" w:rsidRDefault="008900F5" w:rsidP="00C40C63">
      <w:pPr>
        <w:pStyle w:val="ListFS1"/>
        <w:rPr>
          <w:ins w:id="24527" w:author="Irová Zuzana" w:date="2025-03-17T11:34:00Z" w16du:dateUtc="2025-03-17T10:34:00Z"/>
          <w:highlight w:val="yellow"/>
          <w:rPrChange w:id="24528" w:author="Irová Zuzana" w:date="2025-03-17T11:44:00Z" w16du:dateUtc="2025-03-17T10:44:00Z">
            <w:rPr>
              <w:ins w:id="24529" w:author="Irová Zuzana" w:date="2025-03-17T11:34:00Z" w16du:dateUtc="2025-03-17T10:34:00Z"/>
              <w:lang w:val="sk-SK"/>
            </w:rPr>
          </w:rPrChange>
        </w:rPr>
      </w:pPr>
      <w:ins w:id="24530" w:author="Irová Zuzana" w:date="2025-03-17T11:34:00Z" w16du:dateUtc="2025-03-17T10:34:00Z">
        <w:r w:rsidRPr="00376A80">
          <w:rPr>
            <w:highlight w:val="yellow"/>
            <w:rPrChange w:id="24531" w:author="Irová Zuzana" w:date="2025-03-17T11:44:00Z" w16du:dateUtc="2025-03-17T10:44:00Z">
              <w:rPr>
                <w:lang w:val="sk-SK"/>
              </w:rPr>
            </w:rPrChange>
          </w:rPr>
          <w:t>Obsah (en nebo hr</w:t>
        </w:r>
        <w:r w:rsidRPr="00376A80" w:rsidDel="00CD1E9B">
          <w:rPr>
            <w:highlight w:val="yellow"/>
            <w:rPrChange w:id="24532" w:author="Irová Zuzana" w:date="2025-03-17T11:44:00Z" w16du:dateUtc="2025-03-17T10:44:00Z">
              <w:rPr>
                <w:lang w:val="sk-SK"/>
              </w:rPr>
            </w:rPrChange>
          </w:rPr>
          <w:t xml:space="preserve"> </w:t>
        </w:r>
        <w:r w:rsidRPr="00376A80">
          <w:rPr>
            <w:highlight w:val="yellow"/>
            <w:rPrChange w:id="24533" w:author="Irová Zuzana" w:date="2025-03-17T11:44:00Z" w16du:dateUtc="2025-03-17T10:44:00Z">
              <w:rPr>
                <w:lang w:val="sk-SK"/>
              </w:rPr>
            </w:rPrChange>
          </w:rPr>
          <w:t>)</w:t>
        </w:r>
      </w:ins>
    </w:p>
    <w:p w14:paraId="56FE4D0A" w14:textId="77777777" w:rsidR="008900F5" w:rsidRPr="00376A80" w:rsidRDefault="008900F5" w:rsidP="00C40C63">
      <w:pPr>
        <w:pStyle w:val="ListFS1"/>
        <w:rPr>
          <w:ins w:id="24534" w:author="Irová Zuzana" w:date="2025-03-17T11:34:00Z" w16du:dateUtc="2025-03-17T10:34:00Z"/>
          <w:highlight w:val="yellow"/>
          <w:rPrChange w:id="24535" w:author="Irová Zuzana" w:date="2025-03-17T11:44:00Z" w16du:dateUtc="2025-03-17T10:44:00Z">
            <w:rPr>
              <w:ins w:id="24536" w:author="Irová Zuzana" w:date="2025-03-17T11:34:00Z" w16du:dateUtc="2025-03-17T10:34:00Z"/>
              <w:lang w:val="sk-SK"/>
            </w:rPr>
          </w:rPrChange>
        </w:rPr>
      </w:pPr>
      <w:ins w:id="24537" w:author="Irová Zuzana" w:date="2025-03-17T11:34:00Z" w16du:dateUtc="2025-03-17T10:34:00Z">
        <w:r w:rsidRPr="00376A80">
          <w:rPr>
            <w:highlight w:val="yellow"/>
            <w:rPrChange w:id="24538" w:author="Irová Zuzana" w:date="2025-03-17T11:44:00Z" w16du:dateUtc="2025-03-17T10:44:00Z">
              <w:rPr>
                <w:lang w:val="sk-SK"/>
              </w:rPr>
            </w:rPrChange>
          </w:rPr>
          <w:t>Pati</w:t>
        </w:r>
        <w:r w:rsidRPr="00376A80">
          <w:rPr>
            <w:rFonts w:hint="cs"/>
            <w:highlight w:val="yellow"/>
            <w:rPrChange w:id="24539" w:author="Irová Zuzana" w:date="2025-03-17T11:44:00Z" w16du:dateUtc="2025-03-17T10:44:00Z">
              <w:rPr>
                <w:rFonts w:hint="cs"/>
                <w:lang w:val="sk-SK"/>
              </w:rPr>
            </w:rPrChange>
          </w:rPr>
          <w:t>č</w:t>
        </w:r>
        <w:r w:rsidRPr="00376A80">
          <w:rPr>
            <w:highlight w:val="yellow"/>
            <w:rPrChange w:id="24540" w:author="Irová Zuzana" w:date="2025-03-17T11:44:00Z" w16du:dateUtc="2025-03-17T10:44:00Z">
              <w:rPr>
                <w:lang w:val="sk-SK"/>
              </w:rPr>
            </w:rPrChange>
          </w:rPr>
          <w:t>ka extern</w:t>
        </w:r>
        <w:r w:rsidRPr="00376A80">
          <w:rPr>
            <w:rFonts w:hint="cs"/>
            <w:highlight w:val="yellow"/>
            <w:rPrChange w:id="24541" w:author="Irová Zuzana" w:date="2025-03-17T11:44:00Z" w16du:dateUtc="2025-03-17T10:44:00Z">
              <w:rPr>
                <w:rFonts w:hint="cs"/>
                <w:lang w:val="sk-SK"/>
              </w:rPr>
            </w:rPrChange>
          </w:rPr>
          <w:t>í</w:t>
        </w:r>
        <w:r w:rsidRPr="00376A80">
          <w:rPr>
            <w:highlight w:val="yellow"/>
            <w:rPrChange w:id="24542" w:author="Irová Zuzana" w:date="2025-03-17T11:44:00Z" w16du:dateUtc="2025-03-17T10:44:00Z">
              <w:rPr>
                <w:lang w:val="sk-SK"/>
              </w:rPr>
            </w:rPrChange>
          </w:rPr>
          <w:t>ho ozn</w:t>
        </w:r>
        <w:r w:rsidRPr="00376A80">
          <w:rPr>
            <w:rFonts w:hint="cs"/>
            <w:highlight w:val="yellow"/>
            <w:rPrChange w:id="24543" w:author="Irová Zuzana" w:date="2025-03-17T11:44:00Z" w16du:dateUtc="2025-03-17T10:44:00Z">
              <w:rPr>
                <w:rFonts w:hint="cs"/>
                <w:lang w:val="sk-SK"/>
              </w:rPr>
            </w:rPrChange>
          </w:rPr>
          <w:t>á</w:t>
        </w:r>
        <w:r w:rsidRPr="00376A80">
          <w:rPr>
            <w:highlight w:val="yellow"/>
            <w:rPrChange w:id="24544" w:author="Irová Zuzana" w:date="2025-03-17T11:44:00Z" w16du:dateUtc="2025-03-17T10:44:00Z">
              <w:rPr>
                <w:lang w:val="sk-SK"/>
              </w:rPr>
            </w:rPrChange>
          </w:rPr>
          <w:t>men</w:t>
        </w:r>
        <w:r w:rsidRPr="00376A80">
          <w:rPr>
            <w:rFonts w:hint="cs"/>
            <w:highlight w:val="yellow"/>
            <w:rPrChange w:id="24545" w:author="Irová Zuzana" w:date="2025-03-17T11:44:00Z" w16du:dateUtc="2025-03-17T10:44:00Z">
              <w:rPr>
                <w:rFonts w:hint="cs"/>
                <w:lang w:val="sk-SK"/>
              </w:rPr>
            </w:rPrChange>
          </w:rPr>
          <w:t>í</w:t>
        </w:r>
        <w:r w:rsidRPr="00376A80">
          <w:rPr>
            <w:highlight w:val="yellow"/>
            <w:rPrChange w:id="24546" w:author="Irová Zuzana" w:date="2025-03-17T11:44:00Z" w16du:dateUtc="2025-03-17T10:44:00Z">
              <w:rPr>
                <w:lang w:val="sk-SK"/>
              </w:rPr>
            </w:rPrChange>
          </w:rPr>
          <w:t xml:space="preserve"> (en nebo hr</w:t>
        </w:r>
        <w:r w:rsidRPr="00376A80" w:rsidDel="00CD1E9B">
          <w:rPr>
            <w:highlight w:val="yellow"/>
            <w:rPrChange w:id="24547" w:author="Irová Zuzana" w:date="2025-03-17T11:44:00Z" w16du:dateUtc="2025-03-17T10:44:00Z">
              <w:rPr>
                <w:lang w:val="sk-SK"/>
              </w:rPr>
            </w:rPrChange>
          </w:rPr>
          <w:t xml:space="preserve"> </w:t>
        </w:r>
        <w:r w:rsidRPr="00376A80">
          <w:rPr>
            <w:highlight w:val="yellow"/>
            <w:rPrChange w:id="24548" w:author="Irová Zuzana" w:date="2025-03-17T11:44:00Z" w16du:dateUtc="2025-03-17T10:44:00Z">
              <w:rPr>
                <w:lang w:val="sk-SK"/>
              </w:rPr>
            </w:rPrChange>
          </w:rPr>
          <w:t>)</w:t>
        </w:r>
      </w:ins>
    </w:p>
    <w:p w14:paraId="74DE6068" w14:textId="77777777" w:rsidR="008900F5" w:rsidRPr="00A81C65" w:rsidRDefault="008900F5">
      <w:pPr>
        <w:pStyle w:val="NormalIndent"/>
        <w:rPr>
          <w:ins w:id="24549" w:author="Irová Zuzana" w:date="2025-03-17T11:34:00Z" w16du:dateUtc="2025-03-17T10:34:00Z"/>
          <w:lang w:eastAsia="cs-CZ"/>
        </w:rPr>
      </w:pPr>
      <w:ins w:id="24550" w:author="Irová Zuzana" w:date="2025-03-17T11:34:00Z" w16du:dateUtc="2025-03-17T10:34:00Z">
        <w:r w:rsidRPr="00A81C65">
          <w:rPr>
            <w:lang w:eastAsia="cs-CZ"/>
          </w:rPr>
          <w:t>Document group = null</w:t>
        </w:r>
      </w:ins>
    </w:p>
    <w:p w14:paraId="12256594" w14:textId="77777777" w:rsidR="008900F5" w:rsidRPr="00A81C65" w:rsidRDefault="008900F5">
      <w:pPr>
        <w:pStyle w:val="NormalIndent"/>
        <w:rPr>
          <w:ins w:id="24551" w:author="Irová Zuzana" w:date="2025-03-17T11:34:00Z" w16du:dateUtc="2025-03-17T10:34:00Z"/>
        </w:rPr>
      </w:pPr>
      <w:ins w:id="24552" w:author="Irová Zuzana" w:date="2025-03-17T11:34:00Z" w16du:dateUtc="2025-03-17T10:34:00Z">
        <w:r w:rsidRPr="00A81C65">
          <w:rPr>
            <w:lang w:eastAsia="cs-CZ"/>
          </w:rPr>
          <w:t>Document category = Notification</w:t>
        </w:r>
      </w:ins>
    </w:p>
    <w:p w14:paraId="07C5697F" w14:textId="77777777" w:rsidR="008900F5" w:rsidRPr="008900F5" w:rsidRDefault="008900F5">
      <w:pPr>
        <w:pStyle w:val="NormalIndent"/>
        <w:rPr>
          <w:ins w:id="24553" w:author="Irová Zuzana" w:date="2025-01-23T17:05:00Z"/>
          <w:rFonts w:hint="eastAsia"/>
        </w:rPr>
        <w:pPrChange w:id="24554" w:author="Irová Zuzana" w:date="2025-06-06T15:16:00Z" w16du:dateUtc="2025-06-06T13:16:00Z">
          <w:pPr>
            <w:pStyle w:val="Heading4"/>
          </w:pPr>
        </w:pPrChange>
      </w:pPr>
    </w:p>
    <w:p w14:paraId="26146D4B" w14:textId="77777777" w:rsidR="00A425E3" w:rsidRPr="00376A80" w:rsidRDefault="00A425E3">
      <w:pPr>
        <w:pStyle w:val="NormalIndent"/>
        <w:rPr>
          <w:ins w:id="24555" w:author="Irová Zuzana" w:date="2025-01-23T17:05:00Z"/>
          <w:highlight w:val="yellow"/>
          <w:rPrChange w:id="24556" w:author="Irová Zuzana" w:date="2025-03-17T11:44:00Z" w16du:dateUtc="2025-03-17T10:44:00Z">
            <w:rPr>
              <w:ins w:id="24557" w:author="Irová Zuzana" w:date="2025-01-23T17:05:00Z"/>
            </w:rPr>
          </w:rPrChange>
        </w:rPr>
      </w:pPr>
      <w:ins w:id="24558" w:author="Irová Zuzana" w:date="2025-01-23T17:05:00Z">
        <w:r w:rsidRPr="00376A80">
          <w:rPr>
            <w:highlight w:val="yellow"/>
            <w:rPrChange w:id="24559" w:author="Irová Zuzana" w:date="2025-03-17T11:44:00Z" w16du:dateUtc="2025-03-17T10:44:00Z">
              <w:rPr/>
            </w:rPrChange>
          </w:rPr>
          <w:t>Extern</w:t>
        </w:r>
        <w:r w:rsidRPr="00376A80">
          <w:rPr>
            <w:rFonts w:hint="cs"/>
            <w:highlight w:val="yellow"/>
            <w:rPrChange w:id="24560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561" w:author="Irová Zuzana" w:date="2025-03-17T11:44:00Z" w16du:dateUtc="2025-03-17T10:44:00Z">
              <w:rPr/>
            </w:rPrChange>
          </w:rPr>
          <w:t xml:space="preserve"> ozn</w:t>
        </w:r>
        <w:r w:rsidRPr="00376A80">
          <w:rPr>
            <w:rFonts w:hint="cs"/>
            <w:highlight w:val="yellow"/>
            <w:rPrChange w:id="24562" w:author="Irová Zuzana" w:date="2025-03-17T11:44:00Z" w16du:dateUtc="2025-03-17T10:44:00Z">
              <w:rPr>
                <w:rFonts w:hint="cs"/>
              </w:rPr>
            </w:rPrChange>
          </w:rPr>
          <w:t>á</w:t>
        </w:r>
        <w:r w:rsidRPr="00376A80">
          <w:rPr>
            <w:highlight w:val="yellow"/>
            <w:rPrChange w:id="24563" w:author="Irová Zuzana" w:date="2025-03-17T11:44:00Z" w16du:dateUtc="2025-03-17T10:44:00Z">
              <w:rPr/>
            </w:rPrChange>
          </w:rPr>
          <w:t>men</w:t>
        </w:r>
        <w:r w:rsidRPr="00376A80">
          <w:rPr>
            <w:rFonts w:hint="cs"/>
            <w:highlight w:val="yellow"/>
            <w:rPrChange w:id="24564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565" w:author="Irová Zuzana" w:date="2025-03-17T11:44:00Z" w16du:dateUtc="2025-03-17T10:44:00Z">
              <w:rPr/>
            </w:rPrChange>
          </w:rPr>
          <w:t xml:space="preserve"> (e-mail) jsou generov</w:t>
        </w:r>
        <w:r w:rsidRPr="00376A80">
          <w:rPr>
            <w:rFonts w:hint="cs"/>
            <w:highlight w:val="yellow"/>
            <w:rPrChange w:id="24566" w:author="Irová Zuzana" w:date="2025-03-17T11:44:00Z" w16du:dateUtc="2025-03-17T10:44:00Z">
              <w:rPr>
                <w:rFonts w:hint="cs"/>
              </w:rPr>
            </w:rPrChange>
          </w:rPr>
          <w:t>á</w:t>
        </w:r>
        <w:r w:rsidRPr="00376A80">
          <w:rPr>
            <w:highlight w:val="yellow"/>
            <w:rPrChange w:id="24567" w:author="Irová Zuzana" w:date="2025-03-17T11:44:00Z" w16du:dateUtc="2025-03-17T10:44:00Z">
              <w:rPr/>
            </w:rPrChange>
          </w:rPr>
          <w:t>ny jako</w:t>
        </w:r>
        <w:r w:rsidRPr="00376A80">
          <w:rPr>
            <w:rFonts w:hint="cs"/>
            <w:highlight w:val="yellow"/>
            <w:rPrChange w:id="24568" w:author="Irová Zuzana" w:date="2025-03-17T11:44:00Z" w16du:dateUtc="2025-03-17T10:44:00Z">
              <w:rPr>
                <w:rFonts w:hint="cs"/>
              </w:rPr>
            </w:rPrChange>
          </w:rPr>
          <w:t> </w:t>
        </w:r>
        <w:r w:rsidRPr="00376A80">
          <w:rPr>
            <w:highlight w:val="yellow"/>
            <w:rPrChange w:id="24569" w:author="Irová Zuzana" w:date="2025-03-17T11:44:00Z" w16du:dateUtc="2025-03-17T10:44:00Z">
              <w:rPr/>
            </w:rPrChange>
          </w:rPr>
          <w:t>dvoujazy</w:t>
        </w:r>
        <w:r w:rsidRPr="00376A80">
          <w:rPr>
            <w:rFonts w:hint="cs"/>
            <w:highlight w:val="yellow"/>
            <w:rPrChange w:id="24570" w:author="Irová Zuzana" w:date="2025-03-17T11:44:00Z" w16du:dateUtc="2025-03-17T10:44:00Z">
              <w:rPr>
                <w:rFonts w:hint="cs"/>
              </w:rPr>
            </w:rPrChange>
          </w:rPr>
          <w:t>č</w:t>
        </w:r>
        <w:r w:rsidRPr="00376A80">
          <w:rPr>
            <w:highlight w:val="yellow"/>
            <w:rPrChange w:id="24571" w:author="Irová Zuzana" w:date="2025-03-17T11:44:00Z" w16du:dateUtc="2025-03-17T10:44:00Z">
              <w:rPr/>
            </w:rPrChange>
          </w:rPr>
          <w:t>n</w:t>
        </w:r>
        <w:r w:rsidRPr="00376A80">
          <w:rPr>
            <w:rFonts w:hint="cs"/>
            <w:highlight w:val="yellow"/>
            <w:rPrChange w:id="24572" w:author="Irová Zuzana" w:date="2025-03-17T11:44:00Z" w16du:dateUtc="2025-03-17T10:44:00Z">
              <w:rPr>
                <w:rFonts w:hint="cs"/>
              </w:rPr>
            </w:rPrChange>
          </w:rPr>
          <w:t>é</w:t>
        </w:r>
        <w:r w:rsidRPr="00376A80">
          <w:rPr>
            <w:highlight w:val="yellow"/>
            <w:rPrChange w:id="24573" w:author="Irová Zuzana" w:date="2025-03-17T11:44:00Z" w16du:dateUtc="2025-03-17T10:44:00Z">
              <w:rPr/>
            </w:rPrChange>
          </w:rPr>
          <w:t>, pou</w:t>
        </w:r>
        <w:r w:rsidRPr="00376A80">
          <w:rPr>
            <w:rFonts w:hint="cs"/>
            <w:highlight w:val="yellow"/>
            <w:rPrChange w:id="24574" w:author="Irová Zuzana" w:date="2025-03-17T11:44:00Z" w16du:dateUtc="2025-03-17T10:44:00Z">
              <w:rPr>
                <w:rFonts w:hint="cs"/>
              </w:rPr>
            </w:rPrChange>
          </w:rPr>
          <w:t>ž</w:t>
        </w:r>
        <w:r w:rsidRPr="00376A80">
          <w:rPr>
            <w:highlight w:val="yellow"/>
            <w:rPrChange w:id="24575" w:author="Irová Zuzana" w:date="2025-03-17T11:44:00Z" w16du:dateUtc="2025-03-17T10:44:00Z">
              <w:rPr/>
            </w:rPrChange>
          </w:rPr>
          <w:t>it</w:t>
        </w:r>
        <w:r w:rsidRPr="00376A80">
          <w:rPr>
            <w:rFonts w:hint="cs"/>
            <w:highlight w:val="yellow"/>
            <w:rPrChange w:id="24576" w:author="Irová Zuzana" w:date="2025-03-17T11:44:00Z" w16du:dateUtc="2025-03-17T10:44:00Z">
              <w:rPr>
                <w:rFonts w:hint="cs"/>
              </w:rPr>
            </w:rPrChange>
          </w:rPr>
          <w:t>é</w:t>
        </w:r>
        <w:r w:rsidRPr="00376A80">
          <w:rPr>
            <w:highlight w:val="yellow"/>
            <w:rPrChange w:id="24577" w:author="Irová Zuzana" w:date="2025-03-17T11:44:00Z" w16du:dateUtc="2025-03-17T10:44:00Z">
              <w:rPr/>
            </w:rPrChange>
          </w:rPr>
          <w:t xml:space="preserve"> jazyky jsou vybr</w:t>
        </w:r>
        <w:r w:rsidRPr="00376A80">
          <w:rPr>
            <w:rFonts w:hint="cs"/>
            <w:highlight w:val="yellow"/>
            <w:rPrChange w:id="24578" w:author="Irová Zuzana" w:date="2025-03-17T11:44:00Z" w16du:dateUtc="2025-03-17T10:44:00Z">
              <w:rPr>
                <w:rFonts w:hint="cs"/>
              </w:rPr>
            </w:rPrChange>
          </w:rPr>
          <w:t>á</w:t>
        </w:r>
        <w:r w:rsidRPr="00376A80">
          <w:rPr>
            <w:highlight w:val="yellow"/>
            <w:rPrChange w:id="24579" w:author="Irová Zuzana" w:date="2025-03-17T11:44:00Z" w16du:dateUtc="2025-03-17T10:44:00Z">
              <w:rPr/>
            </w:rPrChange>
          </w:rPr>
          <w:t>ny podle n</w:t>
        </w:r>
        <w:r w:rsidRPr="00376A80">
          <w:rPr>
            <w:rFonts w:hint="cs"/>
            <w:highlight w:val="yellow"/>
            <w:rPrChange w:id="24580" w:author="Irová Zuzana" w:date="2025-03-17T11:44:00Z" w16du:dateUtc="2025-03-17T10:44:00Z">
              <w:rPr>
                <w:rFonts w:hint="cs"/>
              </w:rPr>
            </w:rPrChange>
          </w:rPr>
          <w:t>á</w:t>
        </w:r>
        <w:r w:rsidRPr="00376A80">
          <w:rPr>
            <w:highlight w:val="yellow"/>
            <w:rPrChange w:id="24581" w:author="Irová Zuzana" w:date="2025-03-17T11:44:00Z" w16du:dateUtc="2025-03-17T10:44:00Z">
              <w:rPr/>
            </w:rPrChange>
          </w:rPr>
          <w:t>sleduj</w:t>
        </w:r>
        <w:r w:rsidRPr="00376A80">
          <w:rPr>
            <w:rFonts w:hint="cs"/>
            <w:highlight w:val="yellow"/>
            <w:rPrChange w:id="24582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583" w:author="Irová Zuzana" w:date="2025-03-17T11:44:00Z" w16du:dateUtc="2025-03-17T10:44:00Z">
              <w:rPr/>
            </w:rPrChange>
          </w:rPr>
          <w:t>c</w:t>
        </w:r>
        <w:r w:rsidRPr="00376A80">
          <w:rPr>
            <w:rFonts w:hint="cs"/>
            <w:highlight w:val="yellow"/>
            <w:rPrChange w:id="24584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585" w:author="Irová Zuzana" w:date="2025-03-17T11:44:00Z" w16du:dateUtc="2025-03-17T10:44:00Z">
              <w:rPr/>
            </w:rPrChange>
          </w:rPr>
          <w:t>ch pravidel:</w:t>
        </w:r>
      </w:ins>
    </w:p>
    <w:p w14:paraId="78B19E8C" w14:textId="431E946C" w:rsidR="00A425E3" w:rsidRPr="00376A80" w:rsidRDefault="00A425E3" w:rsidP="00C40C63">
      <w:pPr>
        <w:pStyle w:val="ListFS1"/>
        <w:rPr>
          <w:ins w:id="24586" w:author="Irová Zuzana" w:date="2025-01-23T17:05:00Z"/>
          <w:highlight w:val="yellow"/>
          <w:rPrChange w:id="24587" w:author="Irová Zuzana" w:date="2025-03-17T11:44:00Z" w16du:dateUtc="2025-03-17T10:44:00Z">
            <w:rPr>
              <w:ins w:id="24588" w:author="Irová Zuzana" w:date="2025-01-23T17:05:00Z"/>
            </w:rPr>
          </w:rPrChange>
        </w:rPr>
      </w:pPr>
      <w:ins w:id="24589" w:author="Irová Zuzana" w:date="2025-01-23T17:05:00Z">
        <w:r w:rsidRPr="00376A80">
          <w:rPr>
            <w:highlight w:val="yellow"/>
            <w:rPrChange w:id="24590" w:author="Irová Zuzana" w:date="2025-03-17T11:44:00Z" w16du:dateUtc="2025-03-17T10:44:00Z">
              <w:rPr/>
            </w:rPrChange>
          </w:rPr>
          <w:t>Prim</w:t>
        </w:r>
        <w:r w:rsidRPr="00376A80">
          <w:rPr>
            <w:rFonts w:hint="cs"/>
            <w:highlight w:val="yellow"/>
            <w:rPrChange w:id="24591" w:author="Irová Zuzana" w:date="2025-03-17T11:44:00Z" w16du:dateUtc="2025-03-17T10:44:00Z">
              <w:rPr>
                <w:rFonts w:hint="cs"/>
              </w:rPr>
            </w:rPrChange>
          </w:rPr>
          <w:t>á</w:t>
        </w:r>
        <w:r w:rsidRPr="00376A80">
          <w:rPr>
            <w:highlight w:val="yellow"/>
            <w:rPrChange w:id="24592" w:author="Irová Zuzana" w:date="2025-03-17T11:44:00Z" w16du:dateUtc="2025-03-17T10:44:00Z">
              <w:rPr/>
            </w:rPrChange>
          </w:rPr>
          <w:t>rn</w:t>
        </w:r>
        <w:r w:rsidRPr="00376A80">
          <w:rPr>
            <w:rFonts w:hint="cs"/>
            <w:highlight w:val="yellow"/>
            <w:rPrChange w:id="24593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594" w:author="Irová Zuzana" w:date="2025-03-17T11:44:00Z" w16du:dateUtc="2025-03-17T10:44:00Z">
              <w:rPr/>
            </w:rPrChange>
          </w:rPr>
          <w:t xml:space="preserve"> jazyk je v</w:t>
        </w:r>
        <w:r w:rsidRPr="00376A80">
          <w:rPr>
            <w:rFonts w:hint="cs"/>
            <w:highlight w:val="yellow"/>
            <w:rPrChange w:id="24595" w:author="Irová Zuzana" w:date="2025-03-17T11:44:00Z" w16du:dateUtc="2025-03-17T10:44:00Z">
              <w:rPr>
                <w:rFonts w:hint="cs"/>
              </w:rPr>
            </w:rPrChange>
          </w:rPr>
          <w:t>ž</w:t>
        </w:r>
        <w:r w:rsidRPr="00376A80">
          <w:rPr>
            <w:highlight w:val="yellow"/>
            <w:rPrChange w:id="24596" w:author="Irová Zuzana" w:date="2025-03-17T11:44:00Z" w16du:dateUtc="2025-03-17T10:44:00Z">
              <w:rPr/>
            </w:rPrChange>
          </w:rPr>
          <w:t xml:space="preserve">dy </w:t>
        </w:r>
      </w:ins>
      <w:ins w:id="24597" w:author="Irová Zuzana" w:date="2025-01-23T17:07:00Z" w16du:dateUtc="2025-01-23T16:07:00Z">
        <w:r w:rsidR="00D46F61" w:rsidRPr="00376A80">
          <w:rPr>
            <w:highlight w:val="yellow"/>
            <w:rPrChange w:id="24598" w:author="Irová Zuzana" w:date="2025-03-17T11:44:00Z" w16du:dateUtc="2025-03-17T10:44:00Z">
              <w:rPr/>
            </w:rPrChange>
          </w:rPr>
          <w:t>chorvat</w:t>
        </w:r>
        <w:r w:rsidR="00D46F61" w:rsidRPr="00376A80">
          <w:rPr>
            <w:rFonts w:hint="cs"/>
            <w:highlight w:val="yellow"/>
            <w:rPrChange w:id="24599" w:author="Irová Zuzana" w:date="2025-03-17T11:44:00Z" w16du:dateUtc="2025-03-17T10:44:00Z">
              <w:rPr>
                <w:rFonts w:hint="cs"/>
              </w:rPr>
            </w:rPrChange>
          </w:rPr>
          <w:t>š</w:t>
        </w:r>
        <w:r w:rsidR="00D46F61" w:rsidRPr="00376A80">
          <w:rPr>
            <w:highlight w:val="yellow"/>
            <w:rPrChange w:id="24600" w:author="Irová Zuzana" w:date="2025-03-17T11:44:00Z" w16du:dateUtc="2025-03-17T10:44:00Z">
              <w:rPr/>
            </w:rPrChange>
          </w:rPr>
          <w:t>tina</w:t>
        </w:r>
      </w:ins>
      <w:ins w:id="24601" w:author="Irová Zuzana" w:date="2025-01-23T17:05:00Z">
        <w:r w:rsidRPr="00376A80">
          <w:rPr>
            <w:highlight w:val="yellow"/>
            <w:rPrChange w:id="24602" w:author="Irová Zuzana" w:date="2025-03-17T11:44:00Z" w16du:dateUtc="2025-03-17T10:44:00Z">
              <w:rPr/>
            </w:rPrChange>
          </w:rPr>
          <w:t xml:space="preserve"> (</w:t>
        </w:r>
      </w:ins>
      <w:ins w:id="24603" w:author="Irová Zuzana" w:date="2025-01-23T17:07:00Z" w16du:dateUtc="2025-01-23T16:07:00Z">
        <w:r w:rsidR="00D46F61" w:rsidRPr="00376A80">
          <w:rPr>
            <w:highlight w:val="yellow"/>
            <w:rPrChange w:id="24604" w:author="Irová Zuzana" w:date="2025-03-17T11:44:00Z" w16du:dateUtc="2025-03-17T10:44:00Z">
              <w:rPr/>
            </w:rPrChange>
          </w:rPr>
          <w:t>hr</w:t>
        </w:r>
      </w:ins>
      <w:ins w:id="24605" w:author="Irová Zuzana" w:date="2025-01-23T17:05:00Z">
        <w:r w:rsidRPr="00376A80">
          <w:rPr>
            <w:highlight w:val="yellow"/>
            <w:rPrChange w:id="24606" w:author="Irová Zuzana" w:date="2025-03-17T11:44:00Z" w16du:dateUtc="2025-03-17T10:44:00Z">
              <w:rPr/>
            </w:rPrChange>
          </w:rPr>
          <w:t>)</w:t>
        </w:r>
      </w:ins>
    </w:p>
    <w:p w14:paraId="511C6BED" w14:textId="77777777" w:rsidR="00A425E3" w:rsidRPr="00376A80" w:rsidRDefault="00A425E3" w:rsidP="00C40C63">
      <w:pPr>
        <w:pStyle w:val="ListFS1"/>
        <w:rPr>
          <w:ins w:id="24607" w:author="Irová Zuzana" w:date="2025-01-23T17:05:00Z"/>
          <w:highlight w:val="yellow"/>
          <w:rPrChange w:id="24608" w:author="Irová Zuzana" w:date="2025-03-17T11:44:00Z" w16du:dateUtc="2025-03-17T10:44:00Z">
            <w:rPr>
              <w:ins w:id="24609" w:author="Irová Zuzana" w:date="2025-01-23T17:05:00Z"/>
            </w:rPr>
          </w:rPrChange>
        </w:rPr>
      </w:pPr>
      <w:ins w:id="24610" w:author="Irová Zuzana" w:date="2025-01-23T17:05:00Z">
        <w:r w:rsidRPr="00376A80">
          <w:rPr>
            <w:highlight w:val="yellow"/>
            <w:rPrChange w:id="24611" w:author="Irová Zuzana" w:date="2025-03-17T11:44:00Z" w16du:dateUtc="2025-03-17T10:44:00Z">
              <w:rPr/>
            </w:rPrChange>
          </w:rPr>
          <w:t>Sekund</w:t>
        </w:r>
        <w:r w:rsidRPr="00376A80">
          <w:rPr>
            <w:rFonts w:hint="cs"/>
            <w:highlight w:val="yellow"/>
            <w:rPrChange w:id="24612" w:author="Irová Zuzana" w:date="2025-03-17T11:44:00Z" w16du:dateUtc="2025-03-17T10:44:00Z">
              <w:rPr>
                <w:rFonts w:hint="cs"/>
              </w:rPr>
            </w:rPrChange>
          </w:rPr>
          <w:t>á</w:t>
        </w:r>
        <w:r w:rsidRPr="00376A80">
          <w:rPr>
            <w:highlight w:val="yellow"/>
            <w:rPrChange w:id="24613" w:author="Irová Zuzana" w:date="2025-03-17T11:44:00Z" w16du:dateUtc="2025-03-17T10:44:00Z">
              <w:rPr/>
            </w:rPrChange>
          </w:rPr>
          <w:t>rn</w:t>
        </w:r>
        <w:r w:rsidRPr="00376A80">
          <w:rPr>
            <w:rFonts w:hint="cs"/>
            <w:highlight w:val="yellow"/>
            <w:rPrChange w:id="24614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615" w:author="Irová Zuzana" w:date="2025-03-17T11:44:00Z" w16du:dateUtc="2025-03-17T10:44:00Z">
              <w:rPr/>
            </w:rPrChange>
          </w:rPr>
          <w:t xml:space="preserve"> jazyk je v</w:t>
        </w:r>
        <w:r w:rsidRPr="00376A80">
          <w:rPr>
            <w:rFonts w:hint="cs"/>
            <w:highlight w:val="yellow"/>
            <w:rPrChange w:id="24616" w:author="Irová Zuzana" w:date="2025-03-17T11:44:00Z" w16du:dateUtc="2025-03-17T10:44:00Z">
              <w:rPr>
                <w:rFonts w:hint="cs"/>
              </w:rPr>
            </w:rPrChange>
          </w:rPr>
          <w:t>ž</w:t>
        </w:r>
        <w:r w:rsidRPr="00376A80">
          <w:rPr>
            <w:highlight w:val="yellow"/>
            <w:rPrChange w:id="24617" w:author="Irová Zuzana" w:date="2025-03-17T11:44:00Z" w16du:dateUtc="2025-03-17T10:44:00Z">
              <w:rPr/>
            </w:rPrChange>
          </w:rPr>
          <w:t>dy angli</w:t>
        </w:r>
        <w:r w:rsidRPr="00376A80">
          <w:rPr>
            <w:rFonts w:hint="cs"/>
            <w:highlight w:val="yellow"/>
            <w:rPrChange w:id="24618" w:author="Irová Zuzana" w:date="2025-03-17T11:44:00Z" w16du:dateUtc="2025-03-17T10:44:00Z">
              <w:rPr>
                <w:rFonts w:hint="cs"/>
              </w:rPr>
            </w:rPrChange>
          </w:rPr>
          <w:t>č</w:t>
        </w:r>
        <w:r w:rsidRPr="00376A80">
          <w:rPr>
            <w:highlight w:val="yellow"/>
            <w:rPrChange w:id="24619" w:author="Irová Zuzana" w:date="2025-03-17T11:44:00Z" w16du:dateUtc="2025-03-17T10:44:00Z">
              <w:rPr/>
            </w:rPrChange>
          </w:rPr>
          <w:t>tina (en)</w:t>
        </w:r>
      </w:ins>
    </w:p>
    <w:p w14:paraId="2EA6F944" w14:textId="77777777" w:rsidR="00A425E3" w:rsidRPr="00376A80" w:rsidRDefault="00A425E3">
      <w:pPr>
        <w:pStyle w:val="NormalIndent"/>
        <w:rPr>
          <w:ins w:id="24620" w:author="Irová Zuzana" w:date="2025-01-23T17:05:00Z"/>
          <w:highlight w:val="yellow"/>
          <w:rPrChange w:id="24621" w:author="Irová Zuzana" w:date="2025-03-17T11:44:00Z" w16du:dateUtc="2025-03-17T10:44:00Z">
            <w:rPr>
              <w:ins w:id="24622" w:author="Irová Zuzana" w:date="2025-01-23T17:05:00Z"/>
            </w:rPr>
          </w:rPrChange>
        </w:rPr>
      </w:pPr>
      <w:ins w:id="24623" w:author="Irová Zuzana" w:date="2025-01-23T17:05:00Z">
        <w:r w:rsidRPr="00376A80">
          <w:rPr>
            <w:highlight w:val="yellow"/>
            <w:rPrChange w:id="24624" w:author="Irová Zuzana" w:date="2025-03-17T11:44:00Z" w16du:dateUtc="2025-03-17T10:44:00Z">
              <w:rPr/>
            </w:rPrChange>
          </w:rPr>
          <w:t>Extern</w:t>
        </w:r>
        <w:r w:rsidRPr="00376A80">
          <w:rPr>
            <w:rFonts w:hint="cs"/>
            <w:highlight w:val="yellow"/>
            <w:rPrChange w:id="24625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626" w:author="Irová Zuzana" w:date="2025-03-17T11:44:00Z" w16du:dateUtc="2025-03-17T10:44:00Z">
              <w:rPr/>
            </w:rPrChange>
          </w:rPr>
          <w:t xml:space="preserve"> ozn</w:t>
        </w:r>
        <w:r w:rsidRPr="00376A80">
          <w:rPr>
            <w:rFonts w:hint="cs"/>
            <w:highlight w:val="yellow"/>
            <w:rPrChange w:id="24627" w:author="Irová Zuzana" w:date="2025-03-17T11:44:00Z" w16du:dateUtc="2025-03-17T10:44:00Z">
              <w:rPr>
                <w:rFonts w:hint="cs"/>
              </w:rPr>
            </w:rPrChange>
          </w:rPr>
          <w:t>á</w:t>
        </w:r>
        <w:r w:rsidRPr="00376A80">
          <w:rPr>
            <w:highlight w:val="yellow"/>
            <w:rPrChange w:id="24628" w:author="Irová Zuzana" w:date="2025-03-17T11:44:00Z" w16du:dateUtc="2025-03-17T10:44:00Z">
              <w:rPr/>
            </w:rPrChange>
          </w:rPr>
          <w:t>men</w:t>
        </w:r>
        <w:r w:rsidRPr="00376A80">
          <w:rPr>
            <w:rFonts w:hint="cs"/>
            <w:highlight w:val="yellow"/>
            <w:rPrChange w:id="24629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630" w:author="Irová Zuzana" w:date="2025-03-17T11:44:00Z" w16du:dateUtc="2025-03-17T10:44:00Z">
              <w:rPr/>
            </w:rPrChange>
          </w:rPr>
          <w:t xml:space="preserve"> (e-mail) m</w:t>
        </w:r>
        <w:r w:rsidRPr="00376A80">
          <w:rPr>
            <w:rFonts w:hint="cs"/>
            <w:highlight w:val="yellow"/>
            <w:rPrChange w:id="24631" w:author="Irová Zuzana" w:date="2025-03-17T11:44:00Z" w16du:dateUtc="2025-03-17T10:44:00Z">
              <w:rPr>
                <w:rFonts w:hint="cs"/>
              </w:rPr>
            </w:rPrChange>
          </w:rPr>
          <w:t>á</w:t>
        </w:r>
        <w:r w:rsidRPr="00376A80">
          <w:rPr>
            <w:highlight w:val="yellow"/>
            <w:rPrChange w:id="24632" w:author="Irová Zuzana" w:date="2025-03-17T11:44:00Z" w16du:dateUtc="2025-03-17T10:44:00Z">
              <w:rPr/>
            </w:rPrChange>
          </w:rPr>
          <w:t xml:space="preserve"> n</w:t>
        </w:r>
        <w:r w:rsidRPr="00376A80">
          <w:rPr>
            <w:rFonts w:hint="cs"/>
            <w:highlight w:val="yellow"/>
            <w:rPrChange w:id="24633" w:author="Irová Zuzana" w:date="2025-03-17T11:44:00Z" w16du:dateUtc="2025-03-17T10:44:00Z">
              <w:rPr>
                <w:rFonts w:hint="cs"/>
              </w:rPr>
            </w:rPrChange>
          </w:rPr>
          <w:t>á</w:t>
        </w:r>
        <w:r w:rsidRPr="00376A80">
          <w:rPr>
            <w:highlight w:val="yellow"/>
            <w:rPrChange w:id="24634" w:author="Irová Zuzana" w:date="2025-03-17T11:44:00Z" w16du:dateUtc="2025-03-17T10:44:00Z">
              <w:rPr/>
            </w:rPrChange>
          </w:rPr>
          <w:t>sleduj</w:t>
        </w:r>
        <w:r w:rsidRPr="00376A80">
          <w:rPr>
            <w:rFonts w:hint="cs"/>
            <w:highlight w:val="yellow"/>
            <w:rPrChange w:id="24635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636" w:author="Irová Zuzana" w:date="2025-03-17T11:44:00Z" w16du:dateUtc="2025-03-17T10:44:00Z">
              <w:rPr/>
            </w:rPrChange>
          </w:rPr>
          <w:t>c</w:t>
        </w:r>
        <w:r w:rsidRPr="00376A80">
          <w:rPr>
            <w:rFonts w:hint="cs"/>
            <w:highlight w:val="yellow"/>
            <w:rPrChange w:id="24637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638" w:author="Irová Zuzana" w:date="2025-03-17T11:44:00Z" w16du:dateUtc="2025-03-17T10:44:00Z">
              <w:rPr/>
            </w:rPrChange>
          </w:rPr>
          <w:t xml:space="preserve"> strukturu:</w:t>
        </w:r>
      </w:ins>
    </w:p>
    <w:p w14:paraId="56B57640" w14:textId="0CD00272" w:rsidR="00A425E3" w:rsidRPr="00376A80" w:rsidRDefault="00A425E3">
      <w:pPr>
        <w:pStyle w:val="NormalIndent"/>
        <w:numPr>
          <w:ilvl w:val="0"/>
          <w:numId w:val="543"/>
        </w:numPr>
        <w:rPr>
          <w:ins w:id="24639" w:author="Irová Zuzana" w:date="2025-01-23T17:05:00Z"/>
          <w:highlight w:val="yellow"/>
          <w:rPrChange w:id="24640" w:author="Irová Zuzana" w:date="2025-03-17T11:44:00Z" w16du:dateUtc="2025-03-17T10:44:00Z">
            <w:rPr>
              <w:ins w:id="24641" w:author="Irová Zuzana" w:date="2025-01-23T17:05:00Z"/>
            </w:rPr>
          </w:rPrChange>
        </w:rPr>
      </w:pPr>
      <w:ins w:id="24642" w:author="Irová Zuzana" w:date="2025-01-23T17:05:00Z">
        <w:r w:rsidRPr="00376A80">
          <w:rPr>
            <w:highlight w:val="yellow"/>
            <w:rPrChange w:id="24643" w:author="Irová Zuzana" w:date="2025-03-17T11:44:00Z" w16du:dateUtc="2025-03-17T10:44:00Z">
              <w:rPr/>
            </w:rPrChange>
          </w:rPr>
          <w:t>Hlavi</w:t>
        </w:r>
        <w:r w:rsidRPr="00376A80">
          <w:rPr>
            <w:rFonts w:hint="cs"/>
            <w:highlight w:val="yellow"/>
            <w:rPrChange w:id="24644" w:author="Irová Zuzana" w:date="2025-03-17T11:44:00Z" w16du:dateUtc="2025-03-17T10:44:00Z">
              <w:rPr>
                <w:rFonts w:hint="cs"/>
              </w:rPr>
            </w:rPrChange>
          </w:rPr>
          <w:t>č</w:t>
        </w:r>
        <w:r w:rsidRPr="00376A80">
          <w:rPr>
            <w:highlight w:val="yellow"/>
            <w:rPrChange w:id="24645" w:author="Irová Zuzana" w:date="2025-03-17T11:44:00Z" w16du:dateUtc="2025-03-17T10:44:00Z">
              <w:rPr/>
            </w:rPrChange>
          </w:rPr>
          <w:t>ka extern</w:t>
        </w:r>
        <w:r w:rsidRPr="00376A80">
          <w:rPr>
            <w:rFonts w:hint="cs"/>
            <w:highlight w:val="yellow"/>
            <w:rPrChange w:id="24646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647" w:author="Irová Zuzana" w:date="2025-03-17T11:44:00Z" w16du:dateUtc="2025-03-17T10:44:00Z">
              <w:rPr/>
            </w:rPrChange>
          </w:rPr>
          <w:t>ho ozn</w:t>
        </w:r>
        <w:r w:rsidRPr="00376A80">
          <w:rPr>
            <w:rFonts w:hint="cs"/>
            <w:highlight w:val="yellow"/>
            <w:rPrChange w:id="24648" w:author="Irová Zuzana" w:date="2025-03-17T11:44:00Z" w16du:dateUtc="2025-03-17T10:44:00Z">
              <w:rPr>
                <w:rFonts w:hint="cs"/>
              </w:rPr>
            </w:rPrChange>
          </w:rPr>
          <w:t>á</w:t>
        </w:r>
        <w:r w:rsidRPr="00376A80">
          <w:rPr>
            <w:highlight w:val="yellow"/>
            <w:rPrChange w:id="24649" w:author="Irová Zuzana" w:date="2025-03-17T11:44:00Z" w16du:dateUtc="2025-03-17T10:44:00Z">
              <w:rPr/>
            </w:rPrChange>
          </w:rPr>
          <w:t>men</w:t>
        </w:r>
        <w:r w:rsidRPr="00376A80">
          <w:rPr>
            <w:rFonts w:hint="cs"/>
            <w:highlight w:val="yellow"/>
            <w:rPrChange w:id="24650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651" w:author="Irová Zuzana" w:date="2025-03-17T11:44:00Z" w16du:dateUtc="2025-03-17T10:44:00Z">
              <w:rPr/>
            </w:rPrChange>
          </w:rPr>
          <w:t xml:space="preserve"> (</w:t>
        </w:r>
      </w:ins>
      <w:ins w:id="24652" w:author="Irová Zuzana" w:date="2025-01-23T17:08:00Z" w16du:dateUtc="2025-01-23T16:08:00Z">
        <w:r w:rsidR="00D46F61" w:rsidRPr="00376A80">
          <w:rPr>
            <w:highlight w:val="yellow"/>
            <w:rPrChange w:id="24653" w:author="Irová Zuzana" w:date="2025-03-17T11:44:00Z" w16du:dateUtc="2025-03-17T10:44:00Z">
              <w:rPr/>
            </w:rPrChange>
          </w:rPr>
          <w:t>hr</w:t>
        </w:r>
      </w:ins>
      <w:ins w:id="24654" w:author="Irová Zuzana" w:date="2025-01-23T17:05:00Z">
        <w:r w:rsidRPr="00376A80">
          <w:rPr>
            <w:highlight w:val="yellow"/>
            <w:rPrChange w:id="24655" w:author="Irová Zuzana" w:date="2025-03-17T11:44:00Z" w16du:dateUtc="2025-03-17T10:44:00Z">
              <w:rPr/>
            </w:rPrChange>
          </w:rPr>
          <w:t>)</w:t>
        </w:r>
      </w:ins>
    </w:p>
    <w:p w14:paraId="0A865935" w14:textId="4047F093" w:rsidR="00A425E3" w:rsidRPr="00376A80" w:rsidRDefault="00A425E3">
      <w:pPr>
        <w:pStyle w:val="NormalIndent"/>
        <w:numPr>
          <w:ilvl w:val="0"/>
          <w:numId w:val="543"/>
        </w:numPr>
        <w:rPr>
          <w:ins w:id="24656" w:author="Irová Zuzana" w:date="2025-01-23T17:05:00Z"/>
          <w:highlight w:val="yellow"/>
          <w:rPrChange w:id="24657" w:author="Irová Zuzana" w:date="2025-03-17T11:44:00Z" w16du:dateUtc="2025-03-17T10:44:00Z">
            <w:rPr>
              <w:ins w:id="24658" w:author="Irová Zuzana" w:date="2025-01-23T17:05:00Z"/>
            </w:rPr>
          </w:rPrChange>
        </w:rPr>
      </w:pPr>
      <w:ins w:id="24659" w:author="Irová Zuzana" w:date="2025-01-23T17:05:00Z">
        <w:r w:rsidRPr="00376A80">
          <w:rPr>
            <w:highlight w:val="yellow"/>
            <w:rPrChange w:id="24660" w:author="Irová Zuzana" w:date="2025-03-17T11:44:00Z" w16du:dateUtc="2025-03-17T10:44:00Z">
              <w:rPr/>
            </w:rPrChange>
          </w:rPr>
          <w:t>Obsah (</w:t>
        </w:r>
      </w:ins>
      <w:ins w:id="24661" w:author="Irová Zuzana" w:date="2025-01-23T17:08:00Z" w16du:dateUtc="2025-01-23T16:08:00Z">
        <w:r w:rsidR="00D46F61" w:rsidRPr="00376A80">
          <w:rPr>
            <w:highlight w:val="yellow"/>
            <w:rPrChange w:id="24662" w:author="Irová Zuzana" w:date="2025-03-17T11:44:00Z" w16du:dateUtc="2025-03-17T10:44:00Z">
              <w:rPr/>
            </w:rPrChange>
          </w:rPr>
          <w:t>hr</w:t>
        </w:r>
      </w:ins>
      <w:ins w:id="24663" w:author="Irová Zuzana" w:date="2025-01-23T17:05:00Z">
        <w:r w:rsidRPr="00376A80">
          <w:rPr>
            <w:highlight w:val="yellow"/>
            <w:rPrChange w:id="24664" w:author="Irová Zuzana" w:date="2025-03-17T11:44:00Z" w16du:dateUtc="2025-03-17T10:44:00Z">
              <w:rPr/>
            </w:rPrChange>
          </w:rPr>
          <w:t>)</w:t>
        </w:r>
      </w:ins>
    </w:p>
    <w:p w14:paraId="5F190591" w14:textId="6ECDFE12" w:rsidR="00A425E3" w:rsidRPr="00376A80" w:rsidRDefault="00A425E3">
      <w:pPr>
        <w:pStyle w:val="NormalIndent"/>
        <w:numPr>
          <w:ilvl w:val="0"/>
          <w:numId w:val="543"/>
        </w:numPr>
        <w:rPr>
          <w:ins w:id="24665" w:author="Irová Zuzana" w:date="2025-01-23T17:05:00Z"/>
          <w:highlight w:val="yellow"/>
          <w:rPrChange w:id="24666" w:author="Irová Zuzana" w:date="2025-03-17T11:44:00Z" w16du:dateUtc="2025-03-17T10:44:00Z">
            <w:rPr>
              <w:ins w:id="24667" w:author="Irová Zuzana" w:date="2025-01-23T17:05:00Z"/>
            </w:rPr>
          </w:rPrChange>
        </w:rPr>
      </w:pPr>
      <w:ins w:id="24668" w:author="Irová Zuzana" w:date="2025-01-23T17:05:00Z">
        <w:r w:rsidRPr="00376A80">
          <w:rPr>
            <w:highlight w:val="yellow"/>
            <w:rPrChange w:id="24669" w:author="Irová Zuzana" w:date="2025-03-17T11:44:00Z" w16du:dateUtc="2025-03-17T10:44:00Z">
              <w:rPr/>
            </w:rPrChange>
          </w:rPr>
          <w:lastRenderedPageBreak/>
          <w:t>Pati</w:t>
        </w:r>
        <w:r w:rsidRPr="00376A80">
          <w:rPr>
            <w:rFonts w:hint="cs"/>
            <w:highlight w:val="yellow"/>
            <w:rPrChange w:id="24670" w:author="Irová Zuzana" w:date="2025-03-17T11:44:00Z" w16du:dateUtc="2025-03-17T10:44:00Z">
              <w:rPr>
                <w:rFonts w:hint="cs"/>
              </w:rPr>
            </w:rPrChange>
          </w:rPr>
          <w:t>č</w:t>
        </w:r>
        <w:r w:rsidRPr="00376A80">
          <w:rPr>
            <w:highlight w:val="yellow"/>
            <w:rPrChange w:id="24671" w:author="Irová Zuzana" w:date="2025-03-17T11:44:00Z" w16du:dateUtc="2025-03-17T10:44:00Z">
              <w:rPr/>
            </w:rPrChange>
          </w:rPr>
          <w:t>ka extern</w:t>
        </w:r>
        <w:r w:rsidRPr="00376A80">
          <w:rPr>
            <w:rFonts w:hint="cs"/>
            <w:highlight w:val="yellow"/>
            <w:rPrChange w:id="24672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673" w:author="Irová Zuzana" w:date="2025-03-17T11:44:00Z" w16du:dateUtc="2025-03-17T10:44:00Z">
              <w:rPr/>
            </w:rPrChange>
          </w:rPr>
          <w:t>ho ozn</w:t>
        </w:r>
        <w:r w:rsidRPr="00376A80">
          <w:rPr>
            <w:rFonts w:hint="cs"/>
            <w:highlight w:val="yellow"/>
            <w:rPrChange w:id="24674" w:author="Irová Zuzana" w:date="2025-03-17T11:44:00Z" w16du:dateUtc="2025-03-17T10:44:00Z">
              <w:rPr>
                <w:rFonts w:hint="cs"/>
              </w:rPr>
            </w:rPrChange>
          </w:rPr>
          <w:t>á</w:t>
        </w:r>
        <w:r w:rsidRPr="00376A80">
          <w:rPr>
            <w:highlight w:val="yellow"/>
            <w:rPrChange w:id="24675" w:author="Irová Zuzana" w:date="2025-03-17T11:44:00Z" w16du:dateUtc="2025-03-17T10:44:00Z">
              <w:rPr/>
            </w:rPrChange>
          </w:rPr>
          <w:t>men</w:t>
        </w:r>
        <w:r w:rsidRPr="00376A80">
          <w:rPr>
            <w:rFonts w:hint="cs"/>
            <w:highlight w:val="yellow"/>
            <w:rPrChange w:id="24676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677" w:author="Irová Zuzana" w:date="2025-03-17T11:44:00Z" w16du:dateUtc="2025-03-17T10:44:00Z">
              <w:rPr/>
            </w:rPrChange>
          </w:rPr>
          <w:t xml:space="preserve"> (</w:t>
        </w:r>
      </w:ins>
      <w:ins w:id="24678" w:author="Irová Zuzana" w:date="2025-01-23T17:08:00Z" w16du:dateUtc="2025-01-23T16:08:00Z">
        <w:r w:rsidR="00D46F61" w:rsidRPr="00376A80">
          <w:rPr>
            <w:highlight w:val="yellow"/>
            <w:rPrChange w:id="24679" w:author="Irová Zuzana" w:date="2025-03-17T11:44:00Z" w16du:dateUtc="2025-03-17T10:44:00Z">
              <w:rPr/>
            </w:rPrChange>
          </w:rPr>
          <w:t>hr</w:t>
        </w:r>
      </w:ins>
      <w:ins w:id="24680" w:author="Irová Zuzana" w:date="2025-01-23T17:05:00Z">
        <w:r w:rsidRPr="00376A80">
          <w:rPr>
            <w:highlight w:val="yellow"/>
            <w:rPrChange w:id="24681" w:author="Irová Zuzana" w:date="2025-03-17T11:44:00Z" w16du:dateUtc="2025-03-17T10:44:00Z">
              <w:rPr/>
            </w:rPrChange>
          </w:rPr>
          <w:t>)</w:t>
        </w:r>
      </w:ins>
    </w:p>
    <w:p w14:paraId="5DF7782C" w14:textId="77777777" w:rsidR="00A425E3" w:rsidRPr="00376A80" w:rsidRDefault="00A425E3">
      <w:pPr>
        <w:pStyle w:val="NormalIndent"/>
        <w:numPr>
          <w:ilvl w:val="0"/>
          <w:numId w:val="543"/>
        </w:numPr>
        <w:rPr>
          <w:ins w:id="24682" w:author="Irová Zuzana" w:date="2025-01-23T17:05:00Z"/>
          <w:highlight w:val="yellow"/>
          <w:rPrChange w:id="24683" w:author="Irová Zuzana" w:date="2025-03-17T11:44:00Z" w16du:dateUtc="2025-03-17T10:44:00Z">
            <w:rPr>
              <w:ins w:id="24684" w:author="Irová Zuzana" w:date="2025-01-23T17:05:00Z"/>
            </w:rPr>
          </w:rPrChange>
        </w:rPr>
      </w:pPr>
      <w:ins w:id="24685" w:author="Irová Zuzana" w:date="2025-01-23T17:05:00Z">
        <w:r w:rsidRPr="00376A80">
          <w:rPr>
            <w:highlight w:val="yellow"/>
            <w:rPrChange w:id="24686" w:author="Irová Zuzana" w:date="2025-03-17T11:44:00Z" w16du:dateUtc="2025-03-17T10:44:00Z">
              <w:rPr/>
            </w:rPrChange>
          </w:rPr>
          <w:t>Hlavi</w:t>
        </w:r>
        <w:r w:rsidRPr="00376A80">
          <w:rPr>
            <w:rFonts w:hint="cs"/>
            <w:highlight w:val="yellow"/>
            <w:rPrChange w:id="24687" w:author="Irová Zuzana" w:date="2025-03-17T11:44:00Z" w16du:dateUtc="2025-03-17T10:44:00Z">
              <w:rPr>
                <w:rFonts w:hint="cs"/>
              </w:rPr>
            </w:rPrChange>
          </w:rPr>
          <w:t>č</w:t>
        </w:r>
        <w:r w:rsidRPr="00376A80">
          <w:rPr>
            <w:highlight w:val="yellow"/>
            <w:rPrChange w:id="24688" w:author="Irová Zuzana" w:date="2025-03-17T11:44:00Z" w16du:dateUtc="2025-03-17T10:44:00Z">
              <w:rPr/>
            </w:rPrChange>
          </w:rPr>
          <w:t>ka extern</w:t>
        </w:r>
        <w:r w:rsidRPr="00376A80">
          <w:rPr>
            <w:rFonts w:hint="cs"/>
            <w:highlight w:val="yellow"/>
            <w:rPrChange w:id="24689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690" w:author="Irová Zuzana" w:date="2025-03-17T11:44:00Z" w16du:dateUtc="2025-03-17T10:44:00Z">
              <w:rPr/>
            </w:rPrChange>
          </w:rPr>
          <w:t>ho ozn</w:t>
        </w:r>
        <w:r w:rsidRPr="00376A80">
          <w:rPr>
            <w:rFonts w:hint="cs"/>
            <w:highlight w:val="yellow"/>
            <w:rPrChange w:id="24691" w:author="Irová Zuzana" w:date="2025-03-17T11:44:00Z" w16du:dateUtc="2025-03-17T10:44:00Z">
              <w:rPr>
                <w:rFonts w:hint="cs"/>
              </w:rPr>
            </w:rPrChange>
          </w:rPr>
          <w:t>á</w:t>
        </w:r>
        <w:r w:rsidRPr="00376A80">
          <w:rPr>
            <w:highlight w:val="yellow"/>
            <w:rPrChange w:id="24692" w:author="Irová Zuzana" w:date="2025-03-17T11:44:00Z" w16du:dateUtc="2025-03-17T10:44:00Z">
              <w:rPr/>
            </w:rPrChange>
          </w:rPr>
          <w:t>men</w:t>
        </w:r>
        <w:r w:rsidRPr="00376A80">
          <w:rPr>
            <w:rFonts w:hint="cs"/>
            <w:highlight w:val="yellow"/>
            <w:rPrChange w:id="24693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694" w:author="Irová Zuzana" w:date="2025-03-17T11:44:00Z" w16du:dateUtc="2025-03-17T10:44:00Z">
              <w:rPr/>
            </w:rPrChange>
          </w:rPr>
          <w:t xml:space="preserve"> (en)</w:t>
        </w:r>
      </w:ins>
    </w:p>
    <w:p w14:paraId="79CA0A6B" w14:textId="77777777" w:rsidR="00A425E3" w:rsidRPr="00376A80" w:rsidRDefault="00A425E3">
      <w:pPr>
        <w:pStyle w:val="NormalIndent"/>
        <w:numPr>
          <w:ilvl w:val="0"/>
          <w:numId w:val="543"/>
        </w:numPr>
        <w:rPr>
          <w:ins w:id="24695" w:author="Irová Zuzana" w:date="2025-01-23T17:05:00Z"/>
          <w:highlight w:val="yellow"/>
          <w:rPrChange w:id="24696" w:author="Irová Zuzana" w:date="2025-03-17T11:44:00Z" w16du:dateUtc="2025-03-17T10:44:00Z">
            <w:rPr>
              <w:ins w:id="24697" w:author="Irová Zuzana" w:date="2025-01-23T17:05:00Z"/>
            </w:rPr>
          </w:rPrChange>
        </w:rPr>
      </w:pPr>
      <w:ins w:id="24698" w:author="Irová Zuzana" w:date="2025-01-23T17:05:00Z">
        <w:r w:rsidRPr="00376A80">
          <w:rPr>
            <w:highlight w:val="yellow"/>
            <w:rPrChange w:id="24699" w:author="Irová Zuzana" w:date="2025-03-17T11:44:00Z" w16du:dateUtc="2025-03-17T10:44:00Z">
              <w:rPr/>
            </w:rPrChange>
          </w:rPr>
          <w:t>Obsah (en)</w:t>
        </w:r>
      </w:ins>
    </w:p>
    <w:p w14:paraId="56FEB44A" w14:textId="77777777" w:rsidR="00A425E3" w:rsidRPr="00376A80" w:rsidRDefault="00A425E3">
      <w:pPr>
        <w:pStyle w:val="NormalIndent"/>
        <w:numPr>
          <w:ilvl w:val="0"/>
          <w:numId w:val="543"/>
        </w:numPr>
        <w:rPr>
          <w:ins w:id="24700" w:author="Irová Zuzana" w:date="2025-01-23T17:05:00Z"/>
          <w:highlight w:val="yellow"/>
          <w:rPrChange w:id="24701" w:author="Irová Zuzana" w:date="2025-03-17T11:44:00Z" w16du:dateUtc="2025-03-17T10:44:00Z">
            <w:rPr>
              <w:ins w:id="24702" w:author="Irová Zuzana" w:date="2025-01-23T17:05:00Z"/>
            </w:rPr>
          </w:rPrChange>
        </w:rPr>
      </w:pPr>
      <w:ins w:id="24703" w:author="Irová Zuzana" w:date="2025-01-23T17:05:00Z">
        <w:r w:rsidRPr="00376A80">
          <w:rPr>
            <w:highlight w:val="yellow"/>
            <w:rPrChange w:id="24704" w:author="Irová Zuzana" w:date="2025-03-17T11:44:00Z" w16du:dateUtc="2025-03-17T10:44:00Z">
              <w:rPr/>
            </w:rPrChange>
          </w:rPr>
          <w:t>Pati</w:t>
        </w:r>
        <w:r w:rsidRPr="00376A80">
          <w:rPr>
            <w:rFonts w:hint="cs"/>
            <w:highlight w:val="yellow"/>
            <w:rPrChange w:id="24705" w:author="Irová Zuzana" w:date="2025-03-17T11:44:00Z" w16du:dateUtc="2025-03-17T10:44:00Z">
              <w:rPr>
                <w:rFonts w:hint="cs"/>
              </w:rPr>
            </w:rPrChange>
          </w:rPr>
          <w:t>č</w:t>
        </w:r>
        <w:r w:rsidRPr="00376A80">
          <w:rPr>
            <w:highlight w:val="yellow"/>
            <w:rPrChange w:id="24706" w:author="Irová Zuzana" w:date="2025-03-17T11:44:00Z" w16du:dateUtc="2025-03-17T10:44:00Z">
              <w:rPr/>
            </w:rPrChange>
          </w:rPr>
          <w:t>ka extern</w:t>
        </w:r>
        <w:r w:rsidRPr="00376A80">
          <w:rPr>
            <w:rFonts w:hint="cs"/>
            <w:highlight w:val="yellow"/>
            <w:rPrChange w:id="24707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708" w:author="Irová Zuzana" w:date="2025-03-17T11:44:00Z" w16du:dateUtc="2025-03-17T10:44:00Z">
              <w:rPr/>
            </w:rPrChange>
          </w:rPr>
          <w:t>ho ozn</w:t>
        </w:r>
        <w:r w:rsidRPr="00376A80">
          <w:rPr>
            <w:rFonts w:hint="cs"/>
            <w:highlight w:val="yellow"/>
            <w:rPrChange w:id="24709" w:author="Irová Zuzana" w:date="2025-03-17T11:44:00Z" w16du:dateUtc="2025-03-17T10:44:00Z">
              <w:rPr>
                <w:rFonts w:hint="cs"/>
              </w:rPr>
            </w:rPrChange>
          </w:rPr>
          <w:t>á</w:t>
        </w:r>
        <w:r w:rsidRPr="00376A80">
          <w:rPr>
            <w:highlight w:val="yellow"/>
            <w:rPrChange w:id="24710" w:author="Irová Zuzana" w:date="2025-03-17T11:44:00Z" w16du:dateUtc="2025-03-17T10:44:00Z">
              <w:rPr/>
            </w:rPrChange>
          </w:rPr>
          <w:t>men</w:t>
        </w:r>
        <w:r w:rsidRPr="00376A80">
          <w:rPr>
            <w:rFonts w:hint="cs"/>
            <w:highlight w:val="yellow"/>
            <w:rPrChange w:id="24711" w:author="Irová Zuzana" w:date="2025-03-17T11:44:00Z" w16du:dateUtc="2025-03-17T10:44:00Z">
              <w:rPr>
                <w:rFonts w:hint="cs"/>
              </w:rPr>
            </w:rPrChange>
          </w:rPr>
          <w:t>í</w:t>
        </w:r>
        <w:r w:rsidRPr="00376A80">
          <w:rPr>
            <w:highlight w:val="yellow"/>
            <w:rPrChange w:id="24712" w:author="Irová Zuzana" w:date="2025-03-17T11:44:00Z" w16du:dateUtc="2025-03-17T10:44:00Z">
              <w:rPr/>
            </w:rPrChange>
          </w:rPr>
          <w:t xml:space="preserve"> (en)</w:t>
        </w:r>
      </w:ins>
    </w:p>
    <w:p w14:paraId="045759D2" w14:textId="59E9B65B" w:rsidR="00A425E3" w:rsidRPr="00A425E3" w:rsidRDefault="00A425E3">
      <w:pPr>
        <w:pStyle w:val="NormalIndent"/>
        <w:rPr>
          <w:ins w:id="24713" w:author="Irová Zuzana" w:date="2025-01-23T17:05:00Z"/>
        </w:rPr>
      </w:pPr>
    </w:p>
    <w:p w14:paraId="261D8616" w14:textId="01373021" w:rsidR="00A425E3" w:rsidRPr="00A425E3" w:rsidRDefault="00A425E3" w:rsidP="000B7E0C">
      <w:pPr>
        <w:pStyle w:val="Heading5"/>
        <w:rPr>
          <w:ins w:id="24714" w:author="Irová Zuzana" w:date="2025-01-23T17:05:00Z"/>
          <w:rFonts w:hint="eastAsia"/>
        </w:rPr>
      </w:pPr>
      <w:ins w:id="24715" w:author="Irová Zuzana" w:date="2025-01-23T17:05:00Z">
        <w:r w:rsidRPr="00A425E3">
          <w:t>Hlavička externího oznámení (</w:t>
        </w:r>
      </w:ins>
      <w:ins w:id="24716" w:author="Irová Zuzana" w:date="2025-01-23T17:08:00Z" w16du:dateUtc="2025-01-23T16:08:00Z">
        <w:r w:rsidR="00D46F61">
          <w:t>hr</w:t>
        </w:r>
      </w:ins>
      <w:ins w:id="24717" w:author="Irová Zuzana" w:date="2025-01-23T17:05:00Z">
        <w:r w:rsidRPr="00A425E3">
          <w:t>)</w:t>
        </w:r>
      </w:ins>
    </w:p>
    <w:p w14:paraId="55ADC7B1" w14:textId="4BDBB122" w:rsidR="00A425E3" w:rsidRPr="00A425E3" w:rsidRDefault="00D15115">
      <w:pPr>
        <w:pStyle w:val="NormalIndent"/>
        <w:rPr>
          <w:ins w:id="24718" w:author="Irová Zuzana" w:date="2025-01-23T17:05:00Z"/>
        </w:rPr>
      </w:pPr>
      <w:ins w:id="24719" w:author="Irová Zuzana" w:date="2025-01-23T17:12:00Z" w16du:dateUtc="2025-01-23T16:12:00Z">
        <w:r w:rsidRPr="00D15115">
          <w:t>Poštovani gospodine/gospođo</w:t>
        </w:r>
      </w:ins>
      <w:ins w:id="24720" w:author="Irová Zuzana" w:date="2025-01-23T17:05:00Z">
        <w:r w:rsidR="00A425E3" w:rsidRPr="00A425E3">
          <w:t>, «konec řádky»</w:t>
        </w:r>
      </w:ins>
    </w:p>
    <w:p w14:paraId="06D2B901" w14:textId="4C5789EA" w:rsidR="00A425E3" w:rsidRPr="00A425E3" w:rsidRDefault="00A425E3">
      <w:pPr>
        <w:pStyle w:val="NormalIndent"/>
        <w:rPr>
          <w:ins w:id="24721" w:author="Irová Zuzana" w:date="2025-01-23T17:05:00Z"/>
        </w:rPr>
      </w:pPr>
      <w:ins w:id="24722" w:author="Irová Zuzana" w:date="2025-01-23T17:05:00Z">
        <w:r w:rsidRPr="00A425E3">
          <w:t>«mezera»</w:t>
        </w:r>
      </w:ins>
    </w:p>
    <w:p w14:paraId="5D101DD3" w14:textId="7DA81463" w:rsidR="00A425E3" w:rsidRPr="00A425E3" w:rsidRDefault="00A425E3">
      <w:pPr>
        <w:pStyle w:val="NormalIndent"/>
        <w:rPr>
          <w:ins w:id="24723" w:author="Irová Zuzana" w:date="2025-01-23T17:05:00Z"/>
        </w:rPr>
      </w:pPr>
    </w:p>
    <w:p w14:paraId="4E5505E9" w14:textId="77777777" w:rsidR="00A425E3" w:rsidRPr="00A425E3" w:rsidRDefault="00A425E3" w:rsidP="000B7E0C">
      <w:pPr>
        <w:pStyle w:val="Heading5"/>
        <w:rPr>
          <w:ins w:id="24724" w:author="Irová Zuzana" w:date="2025-01-23T17:05:00Z"/>
          <w:rFonts w:hint="eastAsia"/>
        </w:rPr>
      </w:pPr>
      <w:ins w:id="24725" w:author="Irová Zuzana" w:date="2025-01-23T17:05:00Z">
        <w:r w:rsidRPr="00A425E3">
          <w:t>Hlavička externího oznámení (en)</w:t>
        </w:r>
      </w:ins>
    </w:p>
    <w:p w14:paraId="2ED0A8D1" w14:textId="0C52D260" w:rsidR="00A425E3" w:rsidRPr="00A425E3" w:rsidRDefault="00A425E3">
      <w:pPr>
        <w:pStyle w:val="NormalIndent"/>
        <w:rPr>
          <w:ins w:id="24726" w:author="Irová Zuzana" w:date="2025-01-23T17:05:00Z"/>
        </w:rPr>
      </w:pPr>
      <w:ins w:id="24727" w:author="Irová Zuzana" w:date="2025-01-23T17:05:00Z">
        <w:r w:rsidRPr="00A425E3">
          <w:t>Dear customer, «konec řádky»</w:t>
        </w:r>
      </w:ins>
    </w:p>
    <w:p w14:paraId="15E9265B" w14:textId="45E0558E" w:rsidR="00A425E3" w:rsidRPr="00A425E3" w:rsidRDefault="00A425E3">
      <w:pPr>
        <w:pStyle w:val="NormalIndent"/>
        <w:rPr>
          <w:ins w:id="24728" w:author="Irová Zuzana" w:date="2025-01-23T17:05:00Z"/>
        </w:rPr>
      </w:pPr>
      <w:ins w:id="24729" w:author="Irová Zuzana" w:date="2025-01-23T17:05:00Z">
        <w:r w:rsidRPr="00A425E3">
          <w:t>«mezera»</w:t>
        </w:r>
      </w:ins>
    </w:p>
    <w:p w14:paraId="2C712F07" w14:textId="0F41E991" w:rsidR="00A425E3" w:rsidRPr="00A425E3" w:rsidRDefault="00A425E3">
      <w:pPr>
        <w:pStyle w:val="NormalIndent"/>
        <w:rPr>
          <w:ins w:id="24730" w:author="Irová Zuzana" w:date="2025-01-23T17:05:00Z"/>
        </w:rPr>
      </w:pPr>
    </w:p>
    <w:p w14:paraId="0D25DB57" w14:textId="6513AE57" w:rsidR="00A425E3" w:rsidRPr="00CF71A6" w:rsidRDefault="00A425E3" w:rsidP="000B7E0C">
      <w:pPr>
        <w:pStyle w:val="Heading5"/>
        <w:rPr>
          <w:ins w:id="24731" w:author="Irová Zuzana" w:date="2025-01-23T17:05:00Z"/>
          <w:rFonts w:hint="eastAsia"/>
          <w:highlight w:val="yellow"/>
          <w:rPrChange w:id="24732" w:author="Irová Zuzana" w:date="2025-03-17T11:53:00Z" w16du:dateUtc="2025-03-17T10:53:00Z">
            <w:rPr>
              <w:ins w:id="24733" w:author="Irová Zuzana" w:date="2025-01-23T17:05:00Z"/>
              <w:rFonts w:hint="eastAsia"/>
            </w:rPr>
          </w:rPrChange>
        </w:rPr>
      </w:pPr>
      <w:ins w:id="24734" w:author="Irová Zuzana" w:date="2025-01-23T17:05:00Z">
        <w:r w:rsidRPr="00CF71A6">
          <w:rPr>
            <w:rFonts w:hint="eastAsia"/>
            <w:highlight w:val="yellow"/>
            <w:rPrChange w:id="24735" w:author="Irová Zuzana" w:date="2025-03-17T11:53:00Z" w16du:dateUtc="2025-03-17T10:53:00Z">
              <w:rPr>
                <w:rFonts w:hint="eastAsia"/>
              </w:rPr>
            </w:rPrChange>
          </w:rPr>
          <w:t xml:space="preserve">Patička externího oznámení </w:t>
        </w:r>
      </w:ins>
      <w:ins w:id="24736" w:author="Irová Zuzana" w:date="2025-03-17T11:52:00Z" w16du:dateUtc="2025-03-17T10:52:00Z">
        <w:r w:rsidR="00CF71A6" w:rsidRPr="00CF71A6">
          <w:rPr>
            <w:rFonts w:hint="eastAsia"/>
            <w:highlight w:val="yellow"/>
            <w:rPrChange w:id="24737" w:author="Irová Zuzana" w:date="2025-03-17T11:53:00Z" w16du:dateUtc="2025-03-17T10:53:00Z">
              <w:rPr>
                <w:rFonts w:hint="eastAsia"/>
              </w:rPr>
            </w:rPrChange>
          </w:rPr>
          <w:t xml:space="preserve">HAC </w:t>
        </w:r>
      </w:ins>
      <w:ins w:id="24738" w:author="Irová Zuzana" w:date="2025-01-23T17:05:00Z">
        <w:r w:rsidRPr="00CF71A6">
          <w:rPr>
            <w:rFonts w:hint="eastAsia"/>
            <w:highlight w:val="yellow"/>
            <w:rPrChange w:id="24739" w:author="Irová Zuzana" w:date="2025-03-17T11:53:00Z" w16du:dateUtc="2025-03-17T10:53:00Z">
              <w:rPr>
                <w:rFonts w:hint="eastAsia"/>
              </w:rPr>
            </w:rPrChange>
          </w:rPr>
          <w:t>(</w:t>
        </w:r>
      </w:ins>
      <w:ins w:id="24740" w:author="Irová Zuzana" w:date="2025-01-23T17:08:00Z" w16du:dateUtc="2025-01-23T16:08:00Z">
        <w:r w:rsidR="00D46F61" w:rsidRPr="00CF71A6">
          <w:rPr>
            <w:rFonts w:hint="eastAsia"/>
            <w:highlight w:val="yellow"/>
            <w:rPrChange w:id="24741" w:author="Irová Zuzana" w:date="2025-03-17T11:53:00Z" w16du:dateUtc="2025-03-17T10:53:00Z">
              <w:rPr>
                <w:rFonts w:hint="eastAsia"/>
              </w:rPr>
            </w:rPrChange>
          </w:rPr>
          <w:t>hr</w:t>
        </w:r>
      </w:ins>
      <w:ins w:id="24742" w:author="Irová Zuzana" w:date="2025-01-23T17:05:00Z">
        <w:r w:rsidRPr="00CF71A6">
          <w:rPr>
            <w:rFonts w:hint="eastAsia"/>
            <w:highlight w:val="yellow"/>
            <w:rPrChange w:id="24743" w:author="Irová Zuzana" w:date="2025-03-17T11:53:00Z" w16du:dateUtc="2025-03-17T10:53:00Z">
              <w:rPr>
                <w:rFonts w:hint="eastAsia"/>
              </w:rPr>
            </w:rPrChange>
          </w:rPr>
          <w:t>)</w:t>
        </w:r>
      </w:ins>
    </w:p>
    <w:p w14:paraId="005C4A23" w14:textId="62CDD10B" w:rsidR="00A425E3" w:rsidRPr="00CF71A6" w:rsidRDefault="00A425E3">
      <w:pPr>
        <w:pStyle w:val="NormalIndent"/>
        <w:rPr>
          <w:ins w:id="24744" w:author="Irová Zuzana" w:date="2025-01-23T17:05:00Z"/>
          <w:highlight w:val="yellow"/>
          <w:rPrChange w:id="24745" w:author="Irová Zuzana" w:date="2025-03-17T11:53:00Z" w16du:dateUtc="2025-03-17T10:53:00Z">
            <w:rPr>
              <w:ins w:id="24746" w:author="Irová Zuzana" w:date="2025-01-23T17:05:00Z"/>
            </w:rPr>
          </w:rPrChange>
        </w:rPr>
      </w:pPr>
      <w:ins w:id="24747" w:author="Irová Zuzana" w:date="2025-01-23T17:05:00Z">
        <w:r w:rsidRPr="00CF71A6">
          <w:rPr>
            <w:rFonts w:hint="cs"/>
            <w:highlight w:val="yellow"/>
            <w:rPrChange w:id="24748" w:author="Irová Zuzana" w:date="2025-03-17T11:53:00Z" w16du:dateUtc="2025-03-17T10:53:00Z">
              <w:rPr>
                <w:rFonts w:hint="cs"/>
              </w:rPr>
            </w:rPrChange>
          </w:rPr>
          <w:t>«</w:t>
        </w:r>
        <w:r w:rsidRPr="00CF71A6">
          <w:rPr>
            <w:highlight w:val="yellow"/>
            <w:rPrChange w:id="24749" w:author="Irová Zuzana" w:date="2025-03-17T11:53:00Z" w16du:dateUtc="2025-03-17T10:53:00Z">
              <w:rPr/>
            </w:rPrChange>
          </w:rPr>
          <w:t>mezera</w:t>
        </w:r>
        <w:r w:rsidRPr="00CF71A6">
          <w:rPr>
            <w:rFonts w:hint="cs"/>
            <w:highlight w:val="yellow"/>
            <w:rPrChange w:id="24750" w:author="Irová Zuzana" w:date="2025-03-17T11:53:00Z" w16du:dateUtc="2025-03-17T10:53:00Z">
              <w:rPr>
                <w:rFonts w:hint="cs"/>
              </w:rPr>
            </w:rPrChange>
          </w:rPr>
          <w:t>»</w:t>
        </w:r>
      </w:ins>
    </w:p>
    <w:p w14:paraId="01308DD7" w14:textId="6805A927" w:rsidR="00C9083F" w:rsidRPr="00CF71A6" w:rsidRDefault="00C9083F">
      <w:pPr>
        <w:pStyle w:val="NormalIndent"/>
        <w:rPr>
          <w:ins w:id="24751" w:author="Irová Zuzana" w:date="2025-01-23T17:14:00Z" w16du:dateUtc="2025-01-23T16:14:00Z"/>
          <w:highlight w:val="yellow"/>
          <w:rPrChange w:id="24752" w:author="Irová Zuzana" w:date="2025-03-17T11:53:00Z" w16du:dateUtc="2025-03-17T10:53:00Z">
            <w:rPr>
              <w:ins w:id="24753" w:author="Irová Zuzana" w:date="2025-01-23T17:14:00Z" w16du:dateUtc="2025-01-23T16:14:00Z"/>
              <w:lang w:val="en-US"/>
            </w:rPr>
          </w:rPrChange>
        </w:rPr>
      </w:pPr>
      <w:ins w:id="24754" w:author="Irová Zuzana" w:date="2025-01-23T17:14:00Z" w16du:dateUtc="2025-01-23T16:14:00Z">
        <w:r w:rsidRPr="00CF71A6">
          <w:rPr>
            <w:highlight w:val="yellow"/>
            <w:rPrChange w:id="24755" w:author="Irová Zuzana" w:date="2025-03-17T11:53:00Z" w16du:dateUtc="2025-03-17T10:53:00Z">
              <w:rPr>
                <w:lang w:val="en-US"/>
              </w:rPr>
            </w:rPrChange>
          </w:rPr>
          <w:t>Srda</w:t>
        </w:r>
        <w:r w:rsidRPr="00CF71A6">
          <w:rPr>
            <w:rFonts w:hint="cs"/>
            <w:highlight w:val="yellow"/>
            <w:rPrChange w:id="24756" w:author="Irová Zuzana" w:date="2025-03-17T11:53:00Z" w16du:dateUtc="2025-03-17T10:53:00Z">
              <w:rPr>
                <w:rFonts w:hint="cs"/>
                <w:lang w:val="en-US"/>
              </w:rPr>
            </w:rPrChange>
          </w:rPr>
          <w:t>č</w:t>
        </w:r>
        <w:r w:rsidRPr="00CF71A6">
          <w:rPr>
            <w:highlight w:val="yellow"/>
            <w:rPrChange w:id="24757" w:author="Irová Zuzana" w:date="2025-03-17T11:53:00Z" w16du:dateUtc="2025-03-17T10:53:00Z">
              <w:rPr>
                <w:lang w:val="en-US"/>
              </w:rPr>
            </w:rPrChange>
          </w:rPr>
          <w:t>an pozdrav, HAC d.o.o.</w:t>
        </w:r>
      </w:ins>
    </w:p>
    <w:p w14:paraId="3EBE1572" w14:textId="77777777" w:rsidR="00C9083F" w:rsidRPr="00CF71A6" w:rsidRDefault="00C9083F">
      <w:pPr>
        <w:pStyle w:val="NormalIndent"/>
        <w:rPr>
          <w:ins w:id="24758" w:author="Irová Zuzana" w:date="2025-01-23T17:14:00Z" w16du:dateUtc="2025-01-23T16:14:00Z"/>
          <w:highlight w:val="yellow"/>
          <w:lang w:val="en-US"/>
          <w:rPrChange w:id="24759" w:author="Irová Zuzana" w:date="2025-03-17T11:53:00Z" w16du:dateUtc="2025-03-17T10:53:00Z">
            <w:rPr>
              <w:ins w:id="24760" w:author="Irová Zuzana" w:date="2025-01-23T17:14:00Z" w16du:dateUtc="2025-01-23T16:14:00Z"/>
              <w:lang w:val="en-US"/>
            </w:rPr>
          </w:rPrChange>
        </w:rPr>
      </w:pPr>
      <w:ins w:id="24761" w:author="Irová Zuzana" w:date="2025-01-23T17:14:00Z" w16du:dateUtc="2025-01-23T16:14:00Z">
        <w:r w:rsidRPr="00CF71A6">
          <w:rPr>
            <w:rFonts w:hint="cs"/>
            <w:highlight w:val="yellow"/>
            <w:lang w:val="en-US"/>
            <w:rPrChange w:id="24762" w:author="Irová Zuzana" w:date="2025-03-17T11:53:00Z" w16du:dateUtc="2025-03-17T10:53:00Z">
              <w:rPr>
                <w:rFonts w:hint="cs"/>
                <w:lang w:val="en-US"/>
              </w:rPr>
            </w:rPrChange>
          </w:rPr>
          <w:t>«</w:t>
        </w:r>
        <w:r w:rsidRPr="00CF71A6">
          <w:rPr>
            <w:highlight w:val="yellow"/>
            <w:lang w:val="en-US"/>
            <w:rPrChange w:id="24763" w:author="Irová Zuzana" w:date="2025-03-17T11:53:00Z" w16du:dateUtc="2025-03-17T10:53:00Z">
              <w:rPr>
                <w:lang w:val="en-US"/>
              </w:rPr>
            </w:rPrChange>
          </w:rPr>
          <w:t>praznine</w:t>
        </w:r>
        <w:r w:rsidRPr="00CF71A6">
          <w:rPr>
            <w:rFonts w:hint="cs"/>
            <w:highlight w:val="yellow"/>
            <w:lang w:val="en-US"/>
            <w:rPrChange w:id="24764" w:author="Irová Zuzana" w:date="2025-03-17T11:53:00Z" w16du:dateUtc="2025-03-17T10:53:00Z">
              <w:rPr>
                <w:rFonts w:hint="cs"/>
                <w:lang w:val="en-US"/>
              </w:rPr>
            </w:rPrChange>
          </w:rPr>
          <w:t>»</w:t>
        </w:r>
      </w:ins>
    </w:p>
    <w:p w14:paraId="0CBDDB23" w14:textId="77777777" w:rsidR="00DD660D" w:rsidRPr="00CF71A6" w:rsidRDefault="00C9083F">
      <w:pPr>
        <w:pStyle w:val="NormalIndent"/>
        <w:rPr>
          <w:ins w:id="24765" w:author="Irová Zuzana" w:date="2025-01-23T17:16:00Z" w16du:dateUtc="2025-01-23T16:16:00Z"/>
          <w:highlight w:val="yellow"/>
          <w:lang w:val="en-US"/>
          <w:rPrChange w:id="24766" w:author="Irová Zuzana" w:date="2025-03-17T11:53:00Z" w16du:dateUtc="2025-03-17T10:53:00Z">
            <w:rPr>
              <w:ins w:id="24767" w:author="Irová Zuzana" w:date="2025-01-23T17:16:00Z" w16du:dateUtc="2025-01-23T16:16:00Z"/>
              <w:lang w:val="en-US"/>
            </w:rPr>
          </w:rPrChange>
        </w:rPr>
      </w:pPr>
      <w:ins w:id="24768" w:author="Irová Zuzana" w:date="2025-01-23T17:14:00Z" w16du:dateUtc="2025-01-23T16:14:00Z">
        <w:r w:rsidRPr="00CF71A6">
          <w:rPr>
            <w:highlight w:val="yellow"/>
            <w:lang w:val="en-US"/>
            <w:rPrChange w:id="24769" w:author="Irová Zuzana" w:date="2025-03-17T11:53:00Z" w16du:dateUtc="2025-03-17T10:53:00Z">
              <w:rPr>
                <w:lang w:val="en-US"/>
              </w:rPr>
            </w:rPrChange>
          </w:rPr>
          <w:t xml:space="preserve">Call centar (24/7): </w:t>
        </w:r>
      </w:ins>
      <w:ins w:id="24770" w:author="Irová Zuzana" w:date="2025-01-23T17:16:00Z" w16du:dateUtc="2025-01-23T16:16:00Z">
        <w:r w:rsidR="00DD660D" w:rsidRPr="00CF71A6">
          <w:rPr>
            <w:highlight w:val="yellow"/>
            <w:lang w:val="en-US"/>
            <w:rPrChange w:id="24771" w:author="Irová Zuzana" w:date="2025-03-17T11:53:00Z" w16du:dateUtc="2025-03-17T10:53:00Z">
              <w:rPr>
                <w:lang w:val="en-US"/>
              </w:rPr>
            </w:rPrChange>
          </w:rPr>
          <w:t>0800 0422</w:t>
        </w:r>
      </w:ins>
    </w:p>
    <w:p w14:paraId="1D4993EE" w14:textId="751BDCD9" w:rsidR="00C9083F" w:rsidRPr="00CF71A6" w:rsidRDefault="00DD660D">
      <w:pPr>
        <w:pStyle w:val="NormalIndent"/>
        <w:rPr>
          <w:ins w:id="24772" w:author="Irová Zuzana" w:date="2025-01-23T17:14:00Z" w16du:dateUtc="2025-01-23T16:14:00Z"/>
          <w:highlight w:val="yellow"/>
          <w:lang w:val="en-US"/>
          <w:rPrChange w:id="24773" w:author="Irová Zuzana" w:date="2025-03-17T11:53:00Z" w16du:dateUtc="2025-03-17T10:53:00Z">
            <w:rPr>
              <w:ins w:id="24774" w:author="Irová Zuzana" w:date="2025-01-23T17:14:00Z" w16du:dateUtc="2025-01-23T16:14:00Z"/>
              <w:lang w:val="en-US"/>
            </w:rPr>
          </w:rPrChange>
        </w:rPr>
      </w:pPr>
      <w:ins w:id="24775" w:author="Irová Zuzana" w:date="2025-01-23T17:16:00Z" w16du:dateUtc="2025-01-23T16:16:00Z">
        <w:r w:rsidRPr="00CF71A6">
          <w:rPr>
            <w:highlight w:val="yellow"/>
            <w:lang w:val="en-US"/>
            <w:rPrChange w:id="24776" w:author="Irová Zuzana" w:date="2025-03-17T11:53:00Z" w16du:dateUtc="2025-03-17T10:53:00Z">
              <w:rPr>
                <w:lang w:val="en-US"/>
              </w:rPr>
            </w:rPrChange>
          </w:rPr>
          <w:t>Email: info-naplata@hac.hr</w:t>
        </w:r>
      </w:ins>
    </w:p>
    <w:p w14:paraId="4EA6D9C7" w14:textId="0EA22E15" w:rsidR="00A425E3" w:rsidRPr="00CF71A6" w:rsidRDefault="00A425E3">
      <w:pPr>
        <w:pStyle w:val="NormalIndent"/>
        <w:rPr>
          <w:ins w:id="24777" w:author="Irová Zuzana" w:date="2025-01-23T17:05:00Z"/>
          <w:highlight w:val="yellow"/>
          <w:rPrChange w:id="24778" w:author="Irová Zuzana" w:date="2025-03-17T11:53:00Z" w16du:dateUtc="2025-03-17T10:53:00Z">
            <w:rPr>
              <w:ins w:id="24779" w:author="Irová Zuzana" w:date="2025-01-23T17:05:00Z"/>
            </w:rPr>
          </w:rPrChange>
        </w:rPr>
      </w:pPr>
      <w:ins w:id="24780" w:author="Irová Zuzana" w:date="2025-01-23T17:05:00Z">
        <w:r w:rsidRPr="00CF71A6">
          <w:rPr>
            <w:rFonts w:hint="cs"/>
            <w:highlight w:val="yellow"/>
            <w:rPrChange w:id="24781" w:author="Irová Zuzana" w:date="2025-03-17T11:53:00Z" w16du:dateUtc="2025-03-17T10:53:00Z">
              <w:rPr>
                <w:rFonts w:hint="cs"/>
              </w:rPr>
            </w:rPrChange>
          </w:rPr>
          <w:t>«</w:t>
        </w:r>
        <w:r w:rsidRPr="00CF71A6">
          <w:rPr>
            <w:highlight w:val="yellow"/>
            <w:rPrChange w:id="24782" w:author="Irová Zuzana" w:date="2025-03-17T11:53:00Z" w16du:dateUtc="2025-03-17T10:53:00Z">
              <w:rPr/>
            </w:rPrChange>
          </w:rPr>
          <w:t>mezera</w:t>
        </w:r>
        <w:r w:rsidRPr="00CF71A6">
          <w:rPr>
            <w:rFonts w:hint="cs"/>
            <w:highlight w:val="yellow"/>
            <w:rPrChange w:id="24783" w:author="Irová Zuzana" w:date="2025-03-17T11:53:00Z" w16du:dateUtc="2025-03-17T10:53:00Z">
              <w:rPr>
                <w:rFonts w:hint="cs"/>
              </w:rPr>
            </w:rPrChange>
          </w:rPr>
          <w:t>»</w:t>
        </w:r>
      </w:ins>
    </w:p>
    <w:p w14:paraId="71FD7969" w14:textId="663E0106" w:rsidR="00A425E3" w:rsidRPr="00CF71A6" w:rsidRDefault="00A425E3" w:rsidP="000B7E0C">
      <w:pPr>
        <w:pStyle w:val="Heading5"/>
        <w:rPr>
          <w:ins w:id="24784" w:author="Irová Zuzana" w:date="2025-01-23T17:05:00Z"/>
          <w:rFonts w:hint="eastAsia"/>
          <w:highlight w:val="yellow"/>
          <w:rPrChange w:id="24785" w:author="Irová Zuzana" w:date="2025-03-17T11:53:00Z" w16du:dateUtc="2025-03-17T10:53:00Z">
            <w:rPr>
              <w:ins w:id="24786" w:author="Irová Zuzana" w:date="2025-01-23T17:05:00Z"/>
              <w:rFonts w:hint="eastAsia"/>
            </w:rPr>
          </w:rPrChange>
        </w:rPr>
      </w:pPr>
      <w:ins w:id="24787" w:author="Irová Zuzana" w:date="2025-01-23T17:05:00Z">
        <w:r w:rsidRPr="00CF71A6">
          <w:rPr>
            <w:rFonts w:hint="eastAsia"/>
            <w:highlight w:val="yellow"/>
            <w:rPrChange w:id="24788" w:author="Irová Zuzana" w:date="2025-03-17T11:53:00Z" w16du:dateUtc="2025-03-17T10:53:00Z">
              <w:rPr>
                <w:rFonts w:hint="eastAsia"/>
              </w:rPr>
            </w:rPrChange>
          </w:rPr>
          <w:t xml:space="preserve">Patička externího oznámení </w:t>
        </w:r>
      </w:ins>
      <w:ins w:id="24789" w:author="Irová Zuzana" w:date="2025-03-17T11:52:00Z" w16du:dateUtc="2025-03-17T10:52:00Z">
        <w:r w:rsidR="00CF71A6" w:rsidRPr="00CF71A6">
          <w:rPr>
            <w:rFonts w:hint="eastAsia"/>
            <w:highlight w:val="yellow"/>
            <w:rPrChange w:id="24790" w:author="Irová Zuzana" w:date="2025-03-17T11:53:00Z" w16du:dateUtc="2025-03-17T10:53:00Z">
              <w:rPr>
                <w:rFonts w:hint="eastAsia"/>
              </w:rPr>
            </w:rPrChange>
          </w:rPr>
          <w:t xml:space="preserve">HAC </w:t>
        </w:r>
      </w:ins>
      <w:ins w:id="24791" w:author="Irová Zuzana" w:date="2025-01-23T17:05:00Z">
        <w:r w:rsidRPr="00CF71A6">
          <w:rPr>
            <w:rFonts w:hint="eastAsia"/>
            <w:highlight w:val="yellow"/>
            <w:rPrChange w:id="24792" w:author="Irová Zuzana" w:date="2025-03-17T11:53:00Z" w16du:dateUtc="2025-03-17T10:53:00Z">
              <w:rPr>
                <w:rFonts w:hint="eastAsia"/>
              </w:rPr>
            </w:rPrChange>
          </w:rPr>
          <w:t>(en)</w:t>
        </w:r>
      </w:ins>
    </w:p>
    <w:p w14:paraId="2427B459" w14:textId="1FB21CDE" w:rsidR="00A425E3" w:rsidRPr="00CF71A6" w:rsidRDefault="00A425E3">
      <w:pPr>
        <w:pStyle w:val="NormalIndent"/>
        <w:rPr>
          <w:ins w:id="24793" w:author="Irová Zuzana" w:date="2025-01-23T17:05:00Z"/>
          <w:highlight w:val="yellow"/>
          <w:rPrChange w:id="24794" w:author="Irová Zuzana" w:date="2025-03-17T11:53:00Z" w16du:dateUtc="2025-03-17T10:53:00Z">
            <w:rPr>
              <w:ins w:id="24795" w:author="Irová Zuzana" w:date="2025-01-23T17:05:00Z"/>
            </w:rPr>
          </w:rPrChange>
        </w:rPr>
      </w:pPr>
      <w:ins w:id="24796" w:author="Irová Zuzana" w:date="2025-01-23T17:05:00Z">
        <w:r w:rsidRPr="00CF71A6">
          <w:rPr>
            <w:rFonts w:hint="cs"/>
            <w:highlight w:val="yellow"/>
            <w:rPrChange w:id="24797" w:author="Irová Zuzana" w:date="2025-03-17T11:53:00Z" w16du:dateUtc="2025-03-17T10:53:00Z">
              <w:rPr>
                <w:rFonts w:hint="cs"/>
              </w:rPr>
            </w:rPrChange>
          </w:rPr>
          <w:t>«</w:t>
        </w:r>
        <w:r w:rsidRPr="00CF71A6">
          <w:rPr>
            <w:highlight w:val="yellow"/>
            <w:rPrChange w:id="24798" w:author="Irová Zuzana" w:date="2025-03-17T11:53:00Z" w16du:dateUtc="2025-03-17T10:53:00Z">
              <w:rPr/>
            </w:rPrChange>
          </w:rPr>
          <w:t>mezera</w:t>
        </w:r>
        <w:r w:rsidRPr="00CF71A6">
          <w:rPr>
            <w:rFonts w:hint="cs"/>
            <w:highlight w:val="yellow"/>
            <w:rPrChange w:id="24799" w:author="Irová Zuzana" w:date="2025-03-17T11:53:00Z" w16du:dateUtc="2025-03-17T10:53:00Z">
              <w:rPr>
                <w:rFonts w:hint="cs"/>
              </w:rPr>
            </w:rPrChange>
          </w:rPr>
          <w:t>»</w:t>
        </w:r>
      </w:ins>
    </w:p>
    <w:p w14:paraId="223E6FE8" w14:textId="72020261" w:rsidR="00A425E3" w:rsidRPr="00CF71A6" w:rsidRDefault="00A425E3">
      <w:pPr>
        <w:pStyle w:val="NormalIndent"/>
        <w:rPr>
          <w:ins w:id="24800" w:author="Irová Zuzana" w:date="2025-01-23T17:05:00Z"/>
          <w:highlight w:val="yellow"/>
          <w:rPrChange w:id="24801" w:author="Irová Zuzana" w:date="2025-03-17T11:53:00Z" w16du:dateUtc="2025-03-17T10:53:00Z">
            <w:rPr>
              <w:ins w:id="24802" w:author="Irová Zuzana" w:date="2025-01-23T17:05:00Z"/>
            </w:rPr>
          </w:rPrChange>
        </w:rPr>
      </w:pPr>
      <w:ins w:id="24803" w:author="Irová Zuzana" w:date="2025-01-23T17:05:00Z">
        <w:r w:rsidRPr="00CF71A6">
          <w:rPr>
            <w:highlight w:val="yellow"/>
            <w:rPrChange w:id="24804" w:author="Irová Zuzana" w:date="2025-03-17T11:53:00Z" w16du:dateUtc="2025-03-17T10:53:00Z">
              <w:rPr/>
            </w:rPrChange>
          </w:rPr>
          <w:t>With best regards,</w:t>
        </w:r>
      </w:ins>
    </w:p>
    <w:p w14:paraId="5057EC40" w14:textId="1C146923" w:rsidR="00A425E3" w:rsidRPr="00CF71A6" w:rsidRDefault="00AC0E85">
      <w:pPr>
        <w:pStyle w:val="NormalIndent"/>
        <w:rPr>
          <w:ins w:id="24805" w:author="Irová Zuzana" w:date="2025-01-23T17:05:00Z"/>
          <w:highlight w:val="yellow"/>
          <w:rPrChange w:id="24806" w:author="Irová Zuzana" w:date="2025-03-17T11:53:00Z" w16du:dateUtc="2025-03-17T10:53:00Z">
            <w:rPr>
              <w:ins w:id="24807" w:author="Irová Zuzana" w:date="2025-01-23T17:05:00Z"/>
            </w:rPr>
          </w:rPrChange>
        </w:rPr>
      </w:pPr>
      <w:ins w:id="24808" w:author="Irová Zuzana" w:date="2025-01-23T17:38:00Z" w16du:dateUtc="2025-01-23T16:38:00Z">
        <w:r w:rsidRPr="00CF71A6">
          <w:rPr>
            <w:highlight w:val="yellow"/>
            <w:lang w:val="en-US"/>
            <w:rPrChange w:id="24809" w:author="Irová Zuzana" w:date="2025-03-17T11:53:00Z" w16du:dateUtc="2025-03-17T10:53:00Z">
              <w:rPr>
                <w:lang w:val="en-US"/>
              </w:rPr>
            </w:rPrChange>
          </w:rPr>
          <w:t>HAC d.o.o.</w:t>
        </w:r>
      </w:ins>
    </w:p>
    <w:p w14:paraId="580F2C57" w14:textId="157481AA" w:rsidR="00A425E3" w:rsidRPr="00CF71A6" w:rsidRDefault="00A425E3">
      <w:pPr>
        <w:pStyle w:val="NormalIndent"/>
        <w:rPr>
          <w:ins w:id="24810" w:author="Irová Zuzana" w:date="2025-01-23T17:05:00Z"/>
          <w:highlight w:val="yellow"/>
          <w:rPrChange w:id="24811" w:author="Irová Zuzana" w:date="2025-03-17T11:53:00Z" w16du:dateUtc="2025-03-17T10:53:00Z">
            <w:rPr>
              <w:ins w:id="24812" w:author="Irová Zuzana" w:date="2025-01-23T17:05:00Z"/>
            </w:rPr>
          </w:rPrChange>
        </w:rPr>
      </w:pPr>
      <w:ins w:id="24813" w:author="Irová Zuzana" w:date="2025-01-23T17:05:00Z">
        <w:r w:rsidRPr="00CF71A6">
          <w:rPr>
            <w:rFonts w:hint="cs"/>
            <w:highlight w:val="yellow"/>
            <w:rPrChange w:id="24814" w:author="Irová Zuzana" w:date="2025-03-17T11:53:00Z" w16du:dateUtc="2025-03-17T10:53:00Z">
              <w:rPr>
                <w:rFonts w:hint="cs"/>
              </w:rPr>
            </w:rPrChange>
          </w:rPr>
          <w:t>«</w:t>
        </w:r>
        <w:r w:rsidRPr="00CF71A6">
          <w:rPr>
            <w:highlight w:val="yellow"/>
            <w:rPrChange w:id="24815" w:author="Irová Zuzana" w:date="2025-03-17T11:53:00Z" w16du:dateUtc="2025-03-17T10:53:00Z">
              <w:rPr/>
            </w:rPrChange>
          </w:rPr>
          <w:t>mezera</w:t>
        </w:r>
        <w:r w:rsidRPr="00CF71A6">
          <w:rPr>
            <w:rFonts w:hint="cs"/>
            <w:highlight w:val="yellow"/>
            <w:rPrChange w:id="24816" w:author="Irová Zuzana" w:date="2025-03-17T11:53:00Z" w16du:dateUtc="2025-03-17T10:53:00Z">
              <w:rPr>
                <w:rFonts w:hint="cs"/>
              </w:rPr>
            </w:rPrChange>
          </w:rPr>
          <w:t>»</w:t>
        </w:r>
      </w:ins>
    </w:p>
    <w:p w14:paraId="3FAA8808" w14:textId="77777777" w:rsidR="00DD660D" w:rsidRPr="00CF71A6" w:rsidRDefault="00A425E3">
      <w:pPr>
        <w:pStyle w:val="NormalIndent"/>
        <w:rPr>
          <w:ins w:id="24817" w:author="Irová Zuzana" w:date="2025-01-23T17:17:00Z" w16du:dateUtc="2025-01-23T16:17:00Z"/>
          <w:highlight w:val="yellow"/>
          <w:lang w:val="en-US"/>
          <w:rPrChange w:id="24818" w:author="Irová Zuzana" w:date="2025-03-17T11:53:00Z" w16du:dateUtc="2025-03-17T10:53:00Z">
            <w:rPr>
              <w:ins w:id="24819" w:author="Irová Zuzana" w:date="2025-01-23T17:17:00Z" w16du:dateUtc="2025-01-23T16:17:00Z"/>
              <w:lang w:val="en-US"/>
            </w:rPr>
          </w:rPrChange>
        </w:rPr>
      </w:pPr>
      <w:bookmarkStart w:id="24820" w:name="_Hlk85192522"/>
      <w:ins w:id="24821" w:author="Irová Zuzana" w:date="2025-01-23T17:05:00Z">
        <w:r w:rsidRPr="00CF71A6">
          <w:rPr>
            <w:highlight w:val="yellow"/>
            <w:rPrChange w:id="24822" w:author="Irová Zuzana" w:date="2025-03-17T11:53:00Z" w16du:dateUtc="2025-03-17T10:53:00Z">
              <w:rPr/>
            </w:rPrChange>
          </w:rPr>
          <w:t xml:space="preserve">Call centre (24/7): </w:t>
        </w:r>
      </w:ins>
      <w:ins w:id="24823" w:author="Irová Zuzana" w:date="2025-01-23T17:17:00Z" w16du:dateUtc="2025-01-23T16:17:00Z">
        <w:r w:rsidR="00DD660D" w:rsidRPr="00CF71A6">
          <w:rPr>
            <w:highlight w:val="yellow"/>
            <w:lang w:val="en-US"/>
            <w:rPrChange w:id="24824" w:author="Irová Zuzana" w:date="2025-03-17T11:53:00Z" w16du:dateUtc="2025-03-17T10:53:00Z">
              <w:rPr>
                <w:lang w:val="en-US"/>
              </w:rPr>
            </w:rPrChange>
          </w:rPr>
          <w:t>0800 0422 or +385 1 6504 899</w:t>
        </w:r>
      </w:ins>
    </w:p>
    <w:p w14:paraId="5924DE52" w14:textId="29A691FA" w:rsidR="00A425E3" w:rsidRPr="00CF71A6" w:rsidRDefault="00DD660D">
      <w:pPr>
        <w:pStyle w:val="NormalIndent"/>
        <w:rPr>
          <w:ins w:id="24825" w:author="Irová Zuzana" w:date="2025-01-23T17:05:00Z"/>
          <w:highlight w:val="yellow"/>
          <w:rPrChange w:id="24826" w:author="Irová Zuzana" w:date="2025-03-17T11:53:00Z" w16du:dateUtc="2025-03-17T10:53:00Z">
            <w:rPr>
              <w:ins w:id="24827" w:author="Irová Zuzana" w:date="2025-01-23T17:05:00Z"/>
            </w:rPr>
          </w:rPrChange>
        </w:rPr>
      </w:pPr>
      <w:ins w:id="24828" w:author="Irová Zuzana" w:date="2025-01-23T17:17:00Z" w16du:dateUtc="2025-01-23T16:17:00Z">
        <w:r w:rsidRPr="00CF71A6">
          <w:rPr>
            <w:highlight w:val="yellow"/>
            <w:lang w:val="en-US"/>
            <w:rPrChange w:id="24829" w:author="Irová Zuzana" w:date="2025-03-17T11:53:00Z" w16du:dateUtc="2025-03-17T10:53:00Z">
              <w:rPr>
                <w:lang w:val="en-US"/>
              </w:rPr>
            </w:rPrChange>
          </w:rPr>
          <w:t>Email: info-naplata@hac.hr</w:t>
        </w:r>
      </w:ins>
    </w:p>
    <w:bookmarkEnd w:id="24820"/>
    <w:p w14:paraId="06ACF307" w14:textId="12951184" w:rsidR="00A425E3" w:rsidRPr="00CF71A6" w:rsidRDefault="00A425E3">
      <w:pPr>
        <w:pStyle w:val="NormalIndent"/>
        <w:rPr>
          <w:ins w:id="24830" w:author="Irová Zuzana" w:date="2025-03-17T11:27:00Z" w16du:dateUtc="2025-03-17T10:27:00Z"/>
          <w:highlight w:val="yellow"/>
          <w:rPrChange w:id="24831" w:author="Irová Zuzana" w:date="2025-03-17T11:53:00Z" w16du:dateUtc="2025-03-17T10:53:00Z">
            <w:rPr>
              <w:ins w:id="24832" w:author="Irová Zuzana" w:date="2025-03-17T11:27:00Z" w16du:dateUtc="2025-03-17T10:27:00Z"/>
            </w:rPr>
          </w:rPrChange>
        </w:rPr>
      </w:pPr>
      <w:ins w:id="24833" w:author="Irová Zuzana" w:date="2025-01-23T17:05:00Z">
        <w:r w:rsidRPr="00CF71A6">
          <w:rPr>
            <w:rFonts w:hint="cs"/>
            <w:highlight w:val="yellow"/>
            <w:rPrChange w:id="24834" w:author="Irová Zuzana" w:date="2025-03-17T11:53:00Z" w16du:dateUtc="2025-03-17T10:53:00Z">
              <w:rPr>
                <w:rFonts w:hint="cs"/>
              </w:rPr>
            </w:rPrChange>
          </w:rPr>
          <w:lastRenderedPageBreak/>
          <w:t>«</w:t>
        </w:r>
        <w:r w:rsidRPr="00CF71A6">
          <w:rPr>
            <w:highlight w:val="yellow"/>
            <w:rPrChange w:id="24835" w:author="Irová Zuzana" w:date="2025-03-17T11:53:00Z" w16du:dateUtc="2025-03-17T10:53:00Z">
              <w:rPr/>
            </w:rPrChange>
          </w:rPr>
          <w:t>mezera</w:t>
        </w:r>
        <w:r w:rsidRPr="00CF71A6">
          <w:rPr>
            <w:rFonts w:hint="cs"/>
            <w:highlight w:val="yellow"/>
            <w:rPrChange w:id="24836" w:author="Irová Zuzana" w:date="2025-03-17T11:53:00Z" w16du:dateUtc="2025-03-17T10:53:00Z">
              <w:rPr>
                <w:rFonts w:hint="cs"/>
              </w:rPr>
            </w:rPrChange>
          </w:rPr>
          <w:t>»</w:t>
        </w:r>
      </w:ins>
    </w:p>
    <w:p w14:paraId="310669EE" w14:textId="3291A9CE" w:rsidR="00CF71A6" w:rsidRPr="00CF71A6" w:rsidRDefault="00CF71A6" w:rsidP="00CF71A6">
      <w:pPr>
        <w:pStyle w:val="Heading5"/>
        <w:rPr>
          <w:ins w:id="24837" w:author="Irová Zuzana" w:date="2025-03-17T11:53:00Z" w16du:dateUtc="2025-03-17T10:53:00Z"/>
          <w:rFonts w:hint="eastAsia"/>
          <w:highlight w:val="yellow"/>
          <w:rPrChange w:id="24838" w:author="Irová Zuzana" w:date="2025-03-17T11:53:00Z" w16du:dateUtc="2025-03-17T10:53:00Z">
            <w:rPr>
              <w:ins w:id="24839" w:author="Irová Zuzana" w:date="2025-03-17T11:53:00Z" w16du:dateUtc="2025-03-17T10:53:00Z"/>
              <w:rFonts w:hint="eastAsia"/>
            </w:rPr>
          </w:rPrChange>
        </w:rPr>
      </w:pPr>
      <w:ins w:id="24840" w:author="Irová Zuzana" w:date="2025-03-17T11:53:00Z" w16du:dateUtc="2025-03-17T10:53:00Z">
        <w:r w:rsidRPr="00CF71A6">
          <w:rPr>
            <w:rFonts w:hint="eastAsia"/>
            <w:highlight w:val="yellow"/>
            <w:rPrChange w:id="24841" w:author="Irová Zuzana" w:date="2025-03-17T11:53:00Z" w16du:dateUtc="2025-03-17T10:53:00Z">
              <w:rPr>
                <w:rFonts w:hint="eastAsia"/>
              </w:rPr>
            </w:rPrChange>
          </w:rPr>
          <w:t>Patička externího oznámení BINA-Istra (hr)</w:t>
        </w:r>
      </w:ins>
    </w:p>
    <w:p w14:paraId="5E1A9C1C" w14:textId="77777777" w:rsidR="00CF71A6" w:rsidRPr="00CF71A6" w:rsidRDefault="00CF71A6">
      <w:pPr>
        <w:pStyle w:val="NormalIndent"/>
        <w:rPr>
          <w:ins w:id="24842" w:author="Irová Zuzana" w:date="2025-03-17T11:53:00Z" w16du:dateUtc="2025-03-17T10:53:00Z"/>
          <w:highlight w:val="yellow"/>
          <w:rPrChange w:id="24843" w:author="Irová Zuzana" w:date="2025-03-17T11:53:00Z" w16du:dateUtc="2025-03-17T10:53:00Z">
            <w:rPr>
              <w:ins w:id="24844" w:author="Irová Zuzana" w:date="2025-03-17T11:53:00Z" w16du:dateUtc="2025-03-17T10:53:00Z"/>
            </w:rPr>
          </w:rPrChange>
        </w:rPr>
      </w:pPr>
      <w:ins w:id="24845" w:author="Irová Zuzana" w:date="2025-03-17T11:53:00Z" w16du:dateUtc="2025-03-17T10:53:00Z">
        <w:r w:rsidRPr="00CF71A6">
          <w:rPr>
            <w:rFonts w:hint="cs"/>
            <w:highlight w:val="yellow"/>
            <w:rPrChange w:id="24846" w:author="Irová Zuzana" w:date="2025-03-17T11:53:00Z" w16du:dateUtc="2025-03-17T10:53:00Z">
              <w:rPr>
                <w:rFonts w:hint="cs"/>
              </w:rPr>
            </w:rPrChange>
          </w:rPr>
          <w:t>«</w:t>
        </w:r>
        <w:r w:rsidRPr="00CF71A6">
          <w:rPr>
            <w:highlight w:val="yellow"/>
            <w:rPrChange w:id="24847" w:author="Irová Zuzana" w:date="2025-03-17T11:53:00Z" w16du:dateUtc="2025-03-17T10:53:00Z">
              <w:rPr/>
            </w:rPrChange>
          </w:rPr>
          <w:t>mezera</w:t>
        </w:r>
        <w:r w:rsidRPr="00CF71A6">
          <w:rPr>
            <w:rFonts w:hint="cs"/>
            <w:highlight w:val="yellow"/>
            <w:rPrChange w:id="24848" w:author="Irová Zuzana" w:date="2025-03-17T11:53:00Z" w16du:dateUtc="2025-03-17T10:53:00Z">
              <w:rPr>
                <w:rFonts w:hint="cs"/>
              </w:rPr>
            </w:rPrChange>
          </w:rPr>
          <w:t>»</w:t>
        </w:r>
      </w:ins>
    </w:p>
    <w:p w14:paraId="3DE3D768" w14:textId="5045F9DE" w:rsidR="00CF71A6" w:rsidRPr="00CF71A6" w:rsidRDefault="00CF71A6">
      <w:pPr>
        <w:pStyle w:val="NormalIndent"/>
        <w:rPr>
          <w:ins w:id="24849" w:author="Irová Zuzana" w:date="2025-03-17T11:53:00Z" w16du:dateUtc="2025-03-17T10:53:00Z"/>
          <w:highlight w:val="yellow"/>
          <w:rPrChange w:id="24850" w:author="Irová Zuzana" w:date="2025-03-17T11:53:00Z" w16du:dateUtc="2025-03-17T10:53:00Z">
            <w:rPr>
              <w:ins w:id="24851" w:author="Irová Zuzana" w:date="2025-03-17T11:53:00Z" w16du:dateUtc="2025-03-17T10:53:00Z"/>
            </w:rPr>
          </w:rPrChange>
        </w:rPr>
      </w:pPr>
      <w:ins w:id="24852" w:author="Irová Zuzana" w:date="2025-03-17T11:53:00Z" w16du:dateUtc="2025-03-17T10:53:00Z">
        <w:r w:rsidRPr="00CF71A6">
          <w:rPr>
            <w:highlight w:val="yellow"/>
            <w:rPrChange w:id="24853" w:author="Irová Zuzana" w:date="2025-03-17T11:53:00Z" w16du:dateUtc="2025-03-17T10:53:00Z">
              <w:rPr/>
            </w:rPrChange>
          </w:rPr>
          <w:t>Srda</w:t>
        </w:r>
        <w:r w:rsidRPr="00CF71A6">
          <w:rPr>
            <w:rFonts w:hint="cs"/>
            <w:highlight w:val="yellow"/>
            <w:rPrChange w:id="24854" w:author="Irová Zuzana" w:date="2025-03-17T11:53:00Z" w16du:dateUtc="2025-03-17T10:53:00Z">
              <w:rPr>
                <w:rFonts w:hint="cs"/>
              </w:rPr>
            </w:rPrChange>
          </w:rPr>
          <w:t>č</w:t>
        </w:r>
        <w:r w:rsidRPr="00CF71A6">
          <w:rPr>
            <w:highlight w:val="yellow"/>
            <w:rPrChange w:id="24855" w:author="Irová Zuzana" w:date="2025-03-17T11:53:00Z" w16du:dateUtc="2025-03-17T10:53:00Z">
              <w:rPr/>
            </w:rPrChange>
          </w:rPr>
          <w:t xml:space="preserve">an pozdrav, </w:t>
        </w:r>
      </w:ins>
      <w:ins w:id="24856" w:author="Irová Zuzana" w:date="2025-03-17T12:01:00Z" w16du:dateUtc="2025-03-17T11:01:00Z">
        <w:r w:rsidR="000A3241">
          <w:rPr>
            <w:highlight w:val="yellow"/>
          </w:rPr>
          <w:t>BINA-ISTRA d.</w:t>
        </w:r>
      </w:ins>
      <w:ins w:id="24857" w:author="Irová Zuzana" w:date="2025-03-17T11:53:00Z" w16du:dateUtc="2025-03-17T10:53:00Z">
        <w:r w:rsidRPr="00CF71A6">
          <w:rPr>
            <w:highlight w:val="yellow"/>
            <w:rPrChange w:id="24858" w:author="Irová Zuzana" w:date="2025-03-17T11:53:00Z" w16du:dateUtc="2025-03-17T10:53:00Z">
              <w:rPr/>
            </w:rPrChange>
          </w:rPr>
          <w:t>d.</w:t>
        </w:r>
      </w:ins>
    </w:p>
    <w:p w14:paraId="68CB8692" w14:textId="77777777" w:rsidR="00CF71A6" w:rsidRPr="00CF71A6" w:rsidRDefault="00CF71A6">
      <w:pPr>
        <w:pStyle w:val="NormalIndent"/>
        <w:rPr>
          <w:ins w:id="24859" w:author="Irová Zuzana" w:date="2025-03-17T11:53:00Z" w16du:dateUtc="2025-03-17T10:53:00Z"/>
          <w:highlight w:val="yellow"/>
          <w:lang w:val="en-US"/>
          <w:rPrChange w:id="24860" w:author="Irová Zuzana" w:date="2025-03-17T11:53:00Z" w16du:dateUtc="2025-03-17T10:53:00Z">
            <w:rPr>
              <w:ins w:id="24861" w:author="Irová Zuzana" w:date="2025-03-17T11:53:00Z" w16du:dateUtc="2025-03-17T10:53:00Z"/>
              <w:lang w:val="en-US"/>
            </w:rPr>
          </w:rPrChange>
        </w:rPr>
      </w:pPr>
      <w:ins w:id="24862" w:author="Irová Zuzana" w:date="2025-03-17T11:53:00Z" w16du:dateUtc="2025-03-17T10:53:00Z">
        <w:r w:rsidRPr="00CF71A6">
          <w:rPr>
            <w:rFonts w:hint="cs"/>
            <w:highlight w:val="yellow"/>
            <w:lang w:val="en-US"/>
            <w:rPrChange w:id="24863" w:author="Irová Zuzana" w:date="2025-03-17T11:53:00Z" w16du:dateUtc="2025-03-17T10:53:00Z">
              <w:rPr>
                <w:rFonts w:hint="cs"/>
                <w:lang w:val="en-US"/>
              </w:rPr>
            </w:rPrChange>
          </w:rPr>
          <w:t>«</w:t>
        </w:r>
        <w:r w:rsidRPr="00CF71A6">
          <w:rPr>
            <w:highlight w:val="yellow"/>
            <w:lang w:val="en-US"/>
            <w:rPrChange w:id="24864" w:author="Irová Zuzana" w:date="2025-03-17T11:53:00Z" w16du:dateUtc="2025-03-17T10:53:00Z">
              <w:rPr>
                <w:lang w:val="en-US"/>
              </w:rPr>
            </w:rPrChange>
          </w:rPr>
          <w:t>praznine</w:t>
        </w:r>
        <w:r w:rsidRPr="00CF71A6">
          <w:rPr>
            <w:rFonts w:hint="cs"/>
            <w:highlight w:val="yellow"/>
            <w:lang w:val="en-US"/>
            <w:rPrChange w:id="24865" w:author="Irová Zuzana" w:date="2025-03-17T11:53:00Z" w16du:dateUtc="2025-03-17T10:53:00Z">
              <w:rPr>
                <w:rFonts w:hint="cs"/>
                <w:lang w:val="en-US"/>
              </w:rPr>
            </w:rPrChange>
          </w:rPr>
          <w:t>»</w:t>
        </w:r>
      </w:ins>
    </w:p>
    <w:p w14:paraId="62F68E6A" w14:textId="77777777" w:rsidR="00CF71A6" w:rsidRPr="00CF71A6" w:rsidRDefault="00CF71A6">
      <w:pPr>
        <w:pStyle w:val="NormalIndent"/>
        <w:rPr>
          <w:ins w:id="24866" w:author="Irová Zuzana" w:date="2025-03-17T11:53:00Z" w16du:dateUtc="2025-03-17T10:53:00Z"/>
          <w:highlight w:val="yellow"/>
          <w:lang w:val="en-US"/>
          <w:rPrChange w:id="24867" w:author="Irová Zuzana" w:date="2025-03-17T11:53:00Z" w16du:dateUtc="2025-03-17T10:53:00Z">
            <w:rPr>
              <w:ins w:id="24868" w:author="Irová Zuzana" w:date="2025-03-17T11:53:00Z" w16du:dateUtc="2025-03-17T10:53:00Z"/>
              <w:lang w:val="en-US"/>
            </w:rPr>
          </w:rPrChange>
        </w:rPr>
      </w:pPr>
      <w:ins w:id="24869" w:author="Irová Zuzana" w:date="2025-03-17T11:53:00Z" w16du:dateUtc="2025-03-17T10:53:00Z">
        <w:r w:rsidRPr="00CF71A6">
          <w:rPr>
            <w:highlight w:val="yellow"/>
            <w:lang w:val="en-US"/>
            <w:rPrChange w:id="24870" w:author="Irová Zuzana" w:date="2025-03-17T11:53:00Z" w16du:dateUtc="2025-03-17T10:53:00Z">
              <w:rPr>
                <w:lang w:val="en-US"/>
              </w:rPr>
            </w:rPrChange>
          </w:rPr>
          <w:t>Call centar (24/7): 0800 0422</w:t>
        </w:r>
      </w:ins>
    </w:p>
    <w:p w14:paraId="27C2709F" w14:textId="77777777" w:rsidR="00CF71A6" w:rsidRPr="00CF71A6" w:rsidRDefault="00CF71A6">
      <w:pPr>
        <w:pStyle w:val="NormalIndent"/>
        <w:rPr>
          <w:ins w:id="24871" w:author="Irová Zuzana" w:date="2025-03-17T11:53:00Z" w16du:dateUtc="2025-03-17T10:53:00Z"/>
          <w:highlight w:val="yellow"/>
          <w:lang w:val="en-US"/>
          <w:rPrChange w:id="24872" w:author="Irová Zuzana" w:date="2025-03-17T11:53:00Z" w16du:dateUtc="2025-03-17T10:53:00Z">
            <w:rPr>
              <w:ins w:id="24873" w:author="Irová Zuzana" w:date="2025-03-17T11:53:00Z" w16du:dateUtc="2025-03-17T10:53:00Z"/>
              <w:lang w:val="en-US"/>
            </w:rPr>
          </w:rPrChange>
        </w:rPr>
      </w:pPr>
      <w:ins w:id="24874" w:author="Irová Zuzana" w:date="2025-03-17T11:53:00Z" w16du:dateUtc="2025-03-17T10:53:00Z">
        <w:r w:rsidRPr="00CF71A6">
          <w:rPr>
            <w:highlight w:val="yellow"/>
            <w:lang w:val="en-US"/>
            <w:rPrChange w:id="24875" w:author="Irová Zuzana" w:date="2025-03-17T11:53:00Z" w16du:dateUtc="2025-03-17T10:53:00Z">
              <w:rPr>
                <w:lang w:val="en-US"/>
              </w:rPr>
            </w:rPrChange>
          </w:rPr>
          <w:t>Email: info-naplata@hac.hr</w:t>
        </w:r>
      </w:ins>
    </w:p>
    <w:p w14:paraId="69673DC1" w14:textId="77777777" w:rsidR="00CF71A6" w:rsidRPr="00CF71A6" w:rsidRDefault="00CF71A6">
      <w:pPr>
        <w:pStyle w:val="NormalIndent"/>
        <w:rPr>
          <w:ins w:id="24876" w:author="Irová Zuzana" w:date="2025-03-17T11:53:00Z" w16du:dateUtc="2025-03-17T10:53:00Z"/>
          <w:highlight w:val="yellow"/>
          <w:rPrChange w:id="24877" w:author="Irová Zuzana" w:date="2025-03-17T11:53:00Z" w16du:dateUtc="2025-03-17T10:53:00Z">
            <w:rPr>
              <w:ins w:id="24878" w:author="Irová Zuzana" w:date="2025-03-17T11:53:00Z" w16du:dateUtc="2025-03-17T10:53:00Z"/>
            </w:rPr>
          </w:rPrChange>
        </w:rPr>
      </w:pPr>
      <w:ins w:id="24879" w:author="Irová Zuzana" w:date="2025-03-17T11:53:00Z" w16du:dateUtc="2025-03-17T10:53:00Z">
        <w:r w:rsidRPr="00CF71A6">
          <w:rPr>
            <w:rFonts w:hint="cs"/>
            <w:highlight w:val="yellow"/>
            <w:rPrChange w:id="24880" w:author="Irová Zuzana" w:date="2025-03-17T11:53:00Z" w16du:dateUtc="2025-03-17T10:53:00Z">
              <w:rPr>
                <w:rFonts w:hint="cs"/>
              </w:rPr>
            </w:rPrChange>
          </w:rPr>
          <w:t>«</w:t>
        </w:r>
        <w:r w:rsidRPr="00CF71A6">
          <w:rPr>
            <w:highlight w:val="yellow"/>
            <w:rPrChange w:id="24881" w:author="Irová Zuzana" w:date="2025-03-17T11:53:00Z" w16du:dateUtc="2025-03-17T10:53:00Z">
              <w:rPr/>
            </w:rPrChange>
          </w:rPr>
          <w:t>mezera</w:t>
        </w:r>
        <w:r w:rsidRPr="00CF71A6">
          <w:rPr>
            <w:rFonts w:hint="cs"/>
            <w:highlight w:val="yellow"/>
            <w:rPrChange w:id="24882" w:author="Irová Zuzana" w:date="2025-03-17T11:53:00Z" w16du:dateUtc="2025-03-17T10:53:00Z">
              <w:rPr>
                <w:rFonts w:hint="cs"/>
              </w:rPr>
            </w:rPrChange>
          </w:rPr>
          <w:t>»</w:t>
        </w:r>
      </w:ins>
    </w:p>
    <w:p w14:paraId="38B90595" w14:textId="4CE8B1C0" w:rsidR="00CF71A6" w:rsidRPr="00CF71A6" w:rsidRDefault="00CF71A6" w:rsidP="00CF71A6">
      <w:pPr>
        <w:pStyle w:val="Heading5"/>
        <w:rPr>
          <w:ins w:id="24883" w:author="Irová Zuzana" w:date="2025-03-17T11:53:00Z" w16du:dateUtc="2025-03-17T10:53:00Z"/>
          <w:rFonts w:hint="eastAsia"/>
          <w:highlight w:val="yellow"/>
          <w:rPrChange w:id="24884" w:author="Irová Zuzana" w:date="2025-03-17T11:53:00Z" w16du:dateUtc="2025-03-17T10:53:00Z">
            <w:rPr>
              <w:ins w:id="24885" w:author="Irová Zuzana" w:date="2025-03-17T11:53:00Z" w16du:dateUtc="2025-03-17T10:53:00Z"/>
              <w:rFonts w:hint="eastAsia"/>
            </w:rPr>
          </w:rPrChange>
        </w:rPr>
      </w:pPr>
      <w:ins w:id="24886" w:author="Irová Zuzana" w:date="2025-03-17T11:53:00Z" w16du:dateUtc="2025-03-17T10:53:00Z">
        <w:r w:rsidRPr="00CF71A6">
          <w:rPr>
            <w:rFonts w:hint="eastAsia"/>
            <w:highlight w:val="yellow"/>
            <w:rPrChange w:id="24887" w:author="Irová Zuzana" w:date="2025-03-17T11:53:00Z" w16du:dateUtc="2025-03-17T10:53:00Z">
              <w:rPr>
                <w:rFonts w:hint="eastAsia"/>
              </w:rPr>
            </w:rPrChange>
          </w:rPr>
          <w:t>Patička externího oznámení BINA-Istra (en)</w:t>
        </w:r>
      </w:ins>
    </w:p>
    <w:p w14:paraId="2D17F142" w14:textId="77777777" w:rsidR="00CF71A6" w:rsidRPr="00CF71A6" w:rsidRDefault="00CF71A6">
      <w:pPr>
        <w:pStyle w:val="NormalIndent"/>
        <w:rPr>
          <w:ins w:id="24888" w:author="Irová Zuzana" w:date="2025-03-17T11:53:00Z" w16du:dateUtc="2025-03-17T10:53:00Z"/>
          <w:highlight w:val="yellow"/>
          <w:rPrChange w:id="24889" w:author="Irová Zuzana" w:date="2025-03-17T11:53:00Z" w16du:dateUtc="2025-03-17T10:53:00Z">
            <w:rPr>
              <w:ins w:id="24890" w:author="Irová Zuzana" w:date="2025-03-17T11:53:00Z" w16du:dateUtc="2025-03-17T10:53:00Z"/>
            </w:rPr>
          </w:rPrChange>
        </w:rPr>
      </w:pPr>
      <w:ins w:id="24891" w:author="Irová Zuzana" w:date="2025-03-17T11:53:00Z" w16du:dateUtc="2025-03-17T10:53:00Z">
        <w:r w:rsidRPr="00CF71A6">
          <w:rPr>
            <w:rFonts w:hint="cs"/>
            <w:highlight w:val="yellow"/>
            <w:rPrChange w:id="24892" w:author="Irová Zuzana" w:date="2025-03-17T11:53:00Z" w16du:dateUtc="2025-03-17T10:53:00Z">
              <w:rPr>
                <w:rFonts w:hint="cs"/>
              </w:rPr>
            </w:rPrChange>
          </w:rPr>
          <w:t>«</w:t>
        </w:r>
        <w:r w:rsidRPr="00CF71A6">
          <w:rPr>
            <w:highlight w:val="yellow"/>
            <w:rPrChange w:id="24893" w:author="Irová Zuzana" w:date="2025-03-17T11:53:00Z" w16du:dateUtc="2025-03-17T10:53:00Z">
              <w:rPr/>
            </w:rPrChange>
          </w:rPr>
          <w:t>mezera</w:t>
        </w:r>
        <w:r w:rsidRPr="00CF71A6">
          <w:rPr>
            <w:rFonts w:hint="cs"/>
            <w:highlight w:val="yellow"/>
            <w:rPrChange w:id="24894" w:author="Irová Zuzana" w:date="2025-03-17T11:53:00Z" w16du:dateUtc="2025-03-17T10:53:00Z">
              <w:rPr>
                <w:rFonts w:hint="cs"/>
              </w:rPr>
            </w:rPrChange>
          </w:rPr>
          <w:t>»</w:t>
        </w:r>
      </w:ins>
    </w:p>
    <w:p w14:paraId="0A8F3970" w14:textId="77777777" w:rsidR="00CF71A6" w:rsidRPr="00CF71A6" w:rsidRDefault="00CF71A6">
      <w:pPr>
        <w:pStyle w:val="NormalIndent"/>
        <w:rPr>
          <w:ins w:id="24895" w:author="Irová Zuzana" w:date="2025-03-17T11:53:00Z" w16du:dateUtc="2025-03-17T10:53:00Z"/>
          <w:highlight w:val="yellow"/>
          <w:rPrChange w:id="24896" w:author="Irová Zuzana" w:date="2025-03-17T11:53:00Z" w16du:dateUtc="2025-03-17T10:53:00Z">
            <w:rPr>
              <w:ins w:id="24897" w:author="Irová Zuzana" w:date="2025-03-17T11:53:00Z" w16du:dateUtc="2025-03-17T10:53:00Z"/>
            </w:rPr>
          </w:rPrChange>
        </w:rPr>
      </w:pPr>
      <w:ins w:id="24898" w:author="Irová Zuzana" w:date="2025-03-17T11:53:00Z" w16du:dateUtc="2025-03-17T10:53:00Z">
        <w:r w:rsidRPr="00CF71A6">
          <w:rPr>
            <w:highlight w:val="yellow"/>
            <w:rPrChange w:id="24899" w:author="Irová Zuzana" w:date="2025-03-17T11:53:00Z" w16du:dateUtc="2025-03-17T10:53:00Z">
              <w:rPr/>
            </w:rPrChange>
          </w:rPr>
          <w:t>With best regards,</w:t>
        </w:r>
      </w:ins>
    </w:p>
    <w:p w14:paraId="339B239A" w14:textId="77A56EB1" w:rsidR="00CF71A6" w:rsidRPr="00CF71A6" w:rsidRDefault="000A3241">
      <w:pPr>
        <w:pStyle w:val="NormalIndent"/>
        <w:rPr>
          <w:ins w:id="24900" w:author="Irová Zuzana" w:date="2025-03-17T11:53:00Z" w16du:dateUtc="2025-03-17T10:53:00Z"/>
          <w:highlight w:val="yellow"/>
          <w:rPrChange w:id="24901" w:author="Irová Zuzana" w:date="2025-03-17T11:53:00Z" w16du:dateUtc="2025-03-17T10:53:00Z">
            <w:rPr>
              <w:ins w:id="24902" w:author="Irová Zuzana" w:date="2025-03-17T11:53:00Z" w16du:dateUtc="2025-03-17T10:53:00Z"/>
            </w:rPr>
          </w:rPrChange>
        </w:rPr>
      </w:pPr>
      <w:ins w:id="24903" w:author="Irová Zuzana" w:date="2025-03-17T12:01:00Z" w16du:dateUtc="2025-03-17T11:01:00Z">
        <w:r>
          <w:rPr>
            <w:highlight w:val="yellow"/>
          </w:rPr>
          <w:t>BINA-ISTRA d.</w:t>
        </w:r>
        <w:r w:rsidRPr="00E14AAC">
          <w:rPr>
            <w:highlight w:val="yellow"/>
          </w:rPr>
          <w:t>d.</w:t>
        </w:r>
      </w:ins>
    </w:p>
    <w:p w14:paraId="61B1A156" w14:textId="77777777" w:rsidR="00CF71A6" w:rsidRPr="00CF71A6" w:rsidRDefault="00CF71A6">
      <w:pPr>
        <w:pStyle w:val="NormalIndent"/>
        <w:rPr>
          <w:ins w:id="24904" w:author="Irová Zuzana" w:date="2025-03-17T11:53:00Z" w16du:dateUtc="2025-03-17T10:53:00Z"/>
          <w:highlight w:val="yellow"/>
          <w:rPrChange w:id="24905" w:author="Irová Zuzana" w:date="2025-03-17T11:53:00Z" w16du:dateUtc="2025-03-17T10:53:00Z">
            <w:rPr>
              <w:ins w:id="24906" w:author="Irová Zuzana" w:date="2025-03-17T11:53:00Z" w16du:dateUtc="2025-03-17T10:53:00Z"/>
            </w:rPr>
          </w:rPrChange>
        </w:rPr>
      </w:pPr>
      <w:ins w:id="24907" w:author="Irová Zuzana" w:date="2025-03-17T11:53:00Z" w16du:dateUtc="2025-03-17T10:53:00Z">
        <w:r w:rsidRPr="00CF71A6">
          <w:rPr>
            <w:rFonts w:hint="cs"/>
            <w:highlight w:val="yellow"/>
            <w:rPrChange w:id="24908" w:author="Irová Zuzana" w:date="2025-03-17T11:53:00Z" w16du:dateUtc="2025-03-17T10:53:00Z">
              <w:rPr>
                <w:rFonts w:hint="cs"/>
              </w:rPr>
            </w:rPrChange>
          </w:rPr>
          <w:t>«</w:t>
        </w:r>
        <w:r w:rsidRPr="00CF71A6">
          <w:rPr>
            <w:highlight w:val="yellow"/>
            <w:rPrChange w:id="24909" w:author="Irová Zuzana" w:date="2025-03-17T11:53:00Z" w16du:dateUtc="2025-03-17T10:53:00Z">
              <w:rPr/>
            </w:rPrChange>
          </w:rPr>
          <w:t>mezera</w:t>
        </w:r>
        <w:r w:rsidRPr="00CF71A6">
          <w:rPr>
            <w:rFonts w:hint="cs"/>
            <w:highlight w:val="yellow"/>
            <w:rPrChange w:id="24910" w:author="Irová Zuzana" w:date="2025-03-17T11:53:00Z" w16du:dateUtc="2025-03-17T10:53:00Z">
              <w:rPr>
                <w:rFonts w:hint="cs"/>
              </w:rPr>
            </w:rPrChange>
          </w:rPr>
          <w:t>»</w:t>
        </w:r>
      </w:ins>
    </w:p>
    <w:p w14:paraId="76874AA3" w14:textId="59BF5F30" w:rsidR="00CF71A6" w:rsidRPr="00CF71A6" w:rsidRDefault="00CF71A6">
      <w:pPr>
        <w:pStyle w:val="NormalIndent"/>
        <w:rPr>
          <w:ins w:id="24911" w:author="Irová Zuzana" w:date="2025-03-17T11:53:00Z" w16du:dateUtc="2025-03-17T10:53:00Z"/>
          <w:highlight w:val="yellow"/>
          <w:lang w:val="en-US"/>
          <w:rPrChange w:id="24912" w:author="Irová Zuzana" w:date="2025-03-17T11:53:00Z" w16du:dateUtc="2025-03-17T10:53:00Z">
            <w:rPr>
              <w:ins w:id="24913" w:author="Irová Zuzana" w:date="2025-03-17T11:53:00Z" w16du:dateUtc="2025-03-17T10:53:00Z"/>
              <w:lang w:val="en-US"/>
            </w:rPr>
          </w:rPrChange>
        </w:rPr>
      </w:pPr>
      <w:ins w:id="24914" w:author="Irová Zuzana" w:date="2025-03-17T11:53:00Z" w16du:dateUtc="2025-03-17T10:53:00Z">
        <w:r w:rsidRPr="00CF71A6">
          <w:rPr>
            <w:highlight w:val="yellow"/>
            <w:rPrChange w:id="24915" w:author="Irová Zuzana" w:date="2025-03-17T11:53:00Z" w16du:dateUtc="2025-03-17T10:53:00Z">
              <w:rPr/>
            </w:rPrChange>
          </w:rPr>
          <w:t>Call centre (24/</w:t>
        </w:r>
        <w:r w:rsidRPr="000D12B6">
          <w:rPr>
            <w:highlight w:val="yellow"/>
            <w:rPrChange w:id="24916" w:author="Irová Zuzana" w:date="2025-03-17T12:01:00Z" w16du:dateUtc="2025-03-17T11:01:00Z">
              <w:rPr/>
            </w:rPrChange>
          </w:rPr>
          <w:t xml:space="preserve">7): </w:t>
        </w:r>
      </w:ins>
      <w:ins w:id="24917" w:author="Irová Zuzana" w:date="2025-03-17T12:01:00Z" w16du:dateUtc="2025-03-17T11:01:00Z">
        <w:r w:rsidR="000D12B6" w:rsidRPr="000D12B6">
          <w:rPr>
            <w:highlight w:val="yellow"/>
            <w:lang w:val="en-US"/>
            <w:rPrChange w:id="24918" w:author="Irová Zuzana" w:date="2025-03-17T12:01:00Z" w16du:dateUtc="2025-03-17T11:01:00Z">
              <w:rPr>
                <w:lang w:val="en-US"/>
              </w:rPr>
            </w:rPrChange>
          </w:rPr>
          <w:t>0800 600 601</w:t>
        </w:r>
      </w:ins>
    </w:p>
    <w:p w14:paraId="3F474CB8" w14:textId="71395039" w:rsidR="00CF71A6" w:rsidRPr="00CF71A6" w:rsidRDefault="00CF71A6">
      <w:pPr>
        <w:pStyle w:val="NormalIndent"/>
        <w:rPr>
          <w:ins w:id="24919" w:author="Irová Zuzana" w:date="2025-03-17T11:53:00Z" w16du:dateUtc="2025-03-17T10:53:00Z"/>
          <w:highlight w:val="yellow"/>
          <w:rPrChange w:id="24920" w:author="Irová Zuzana" w:date="2025-03-17T11:53:00Z" w16du:dateUtc="2025-03-17T10:53:00Z">
            <w:rPr>
              <w:ins w:id="24921" w:author="Irová Zuzana" w:date="2025-03-17T11:53:00Z" w16du:dateUtc="2025-03-17T10:53:00Z"/>
            </w:rPr>
          </w:rPrChange>
        </w:rPr>
      </w:pPr>
      <w:ins w:id="24922" w:author="Irová Zuzana" w:date="2025-03-17T11:53:00Z" w16du:dateUtc="2025-03-17T10:53:00Z">
        <w:r w:rsidRPr="00CF71A6">
          <w:rPr>
            <w:highlight w:val="yellow"/>
            <w:lang w:val="en-US"/>
            <w:rPrChange w:id="24923" w:author="Irová Zuzana" w:date="2025-03-17T11:53:00Z" w16du:dateUtc="2025-03-17T10:53:00Z">
              <w:rPr>
                <w:lang w:val="en-US"/>
              </w:rPr>
            </w:rPrChange>
          </w:rPr>
          <w:t xml:space="preserve">Email: </w:t>
        </w:r>
      </w:ins>
    </w:p>
    <w:p w14:paraId="2D571246" w14:textId="77777777" w:rsidR="00CF71A6" w:rsidRPr="00CF71A6" w:rsidRDefault="00CF71A6">
      <w:pPr>
        <w:pStyle w:val="NormalIndent"/>
        <w:rPr>
          <w:ins w:id="24924" w:author="Irová Zuzana" w:date="2025-03-17T11:53:00Z" w16du:dateUtc="2025-03-17T10:53:00Z"/>
          <w:highlight w:val="yellow"/>
          <w:rPrChange w:id="24925" w:author="Irová Zuzana" w:date="2025-03-17T11:53:00Z" w16du:dateUtc="2025-03-17T10:53:00Z">
            <w:rPr>
              <w:ins w:id="24926" w:author="Irová Zuzana" w:date="2025-03-17T11:53:00Z" w16du:dateUtc="2025-03-17T10:53:00Z"/>
            </w:rPr>
          </w:rPrChange>
        </w:rPr>
      </w:pPr>
      <w:ins w:id="24927" w:author="Irová Zuzana" w:date="2025-03-17T11:53:00Z" w16du:dateUtc="2025-03-17T10:53:00Z">
        <w:r w:rsidRPr="00CF71A6">
          <w:rPr>
            <w:rFonts w:hint="cs"/>
            <w:highlight w:val="yellow"/>
            <w:rPrChange w:id="24928" w:author="Irová Zuzana" w:date="2025-03-17T11:53:00Z" w16du:dateUtc="2025-03-17T10:53:00Z">
              <w:rPr>
                <w:rFonts w:hint="cs"/>
              </w:rPr>
            </w:rPrChange>
          </w:rPr>
          <w:t>«</w:t>
        </w:r>
        <w:r w:rsidRPr="00CF71A6">
          <w:rPr>
            <w:highlight w:val="yellow"/>
            <w:rPrChange w:id="24929" w:author="Irová Zuzana" w:date="2025-03-17T11:53:00Z" w16du:dateUtc="2025-03-17T10:53:00Z">
              <w:rPr/>
            </w:rPrChange>
          </w:rPr>
          <w:t>mezera</w:t>
        </w:r>
        <w:r w:rsidRPr="00CF71A6">
          <w:rPr>
            <w:rFonts w:hint="cs"/>
            <w:highlight w:val="yellow"/>
            <w:rPrChange w:id="24930" w:author="Irová Zuzana" w:date="2025-03-17T11:53:00Z" w16du:dateUtc="2025-03-17T10:53:00Z">
              <w:rPr>
                <w:rFonts w:hint="cs"/>
              </w:rPr>
            </w:rPrChange>
          </w:rPr>
          <w:t>»</w:t>
        </w:r>
      </w:ins>
    </w:p>
    <w:p w14:paraId="564BDFC2" w14:textId="7A129D98" w:rsidR="00CF71A6" w:rsidRPr="00CF71A6" w:rsidRDefault="00CF71A6" w:rsidP="00CF71A6">
      <w:pPr>
        <w:pStyle w:val="Heading5"/>
        <w:rPr>
          <w:ins w:id="24931" w:author="Irová Zuzana" w:date="2025-03-17T11:53:00Z" w16du:dateUtc="2025-03-17T10:53:00Z"/>
          <w:rFonts w:hint="eastAsia"/>
          <w:highlight w:val="yellow"/>
          <w:rPrChange w:id="24932" w:author="Irová Zuzana" w:date="2025-03-17T11:53:00Z" w16du:dateUtc="2025-03-17T10:53:00Z">
            <w:rPr>
              <w:ins w:id="24933" w:author="Irová Zuzana" w:date="2025-03-17T11:53:00Z" w16du:dateUtc="2025-03-17T10:53:00Z"/>
              <w:rFonts w:hint="eastAsia"/>
            </w:rPr>
          </w:rPrChange>
        </w:rPr>
      </w:pPr>
      <w:ins w:id="24934" w:author="Irová Zuzana" w:date="2025-03-17T11:53:00Z" w16du:dateUtc="2025-03-17T10:53:00Z">
        <w:r w:rsidRPr="00CF71A6">
          <w:rPr>
            <w:rFonts w:hint="eastAsia"/>
            <w:highlight w:val="yellow"/>
            <w:rPrChange w:id="24935" w:author="Irová Zuzana" w:date="2025-03-17T11:53:00Z" w16du:dateUtc="2025-03-17T10:53:00Z">
              <w:rPr>
                <w:rFonts w:hint="eastAsia"/>
              </w:rPr>
            </w:rPrChange>
          </w:rPr>
          <w:t>Patička externího oznámení AZM (hr)</w:t>
        </w:r>
      </w:ins>
    </w:p>
    <w:p w14:paraId="37D3FCCE" w14:textId="77777777" w:rsidR="00CF71A6" w:rsidRPr="00CF71A6" w:rsidRDefault="00CF71A6">
      <w:pPr>
        <w:pStyle w:val="NormalIndent"/>
        <w:rPr>
          <w:ins w:id="24936" w:author="Irová Zuzana" w:date="2025-03-17T11:53:00Z" w16du:dateUtc="2025-03-17T10:53:00Z"/>
          <w:highlight w:val="yellow"/>
          <w:rPrChange w:id="24937" w:author="Irová Zuzana" w:date="2025-03-17T11:53:00Z" w16du:dateUtc="2025-03-17T10:53:00Z">
            <w:rPr>
              <w:ins w:id="24938" w:author="Irová Zuzana" w:date="2025-03-17T11:53:00Z" w16du:dateUtc="2025-03-17T10:53:00Z"/>
            </w:rPr>
          </w:rPrChange>
        </w:rPr>
      </w:pPr>
      <w:ins w:id="24939" w:author="Irová Zuzana" w:date="2025-03-17T11:53:00Z" w16du:dateUtc="2025-03-17T10:53:00Z">
        <w:r w:rsidRPr="00CF71A6">
          <w:rPr>
            <w:rFonts w:hint="cs"/>
            <w:highlight w:val="yellow"/>
            <w:rPrChange w:id="24940" w:author="Irová Zuzana" w:date="2025-03-17T11:53:00Z" w16du:dateUtc="2025-03-17T10:53:00Z">
              <w:rPr>
                <w:rFonts w:hint="cs"/>
              </w:rPr>
            </w:rPrChange>
          </w:rPr>
          <w:t>«</w:t>
        </w:r>
        <w:r w:rsidRPr="00CF71A6">
          <w:rPr>
            <w:highlight w:val="yellow"/>
            <w:rPrChange w:id="24941" w:author="Irová Zuzana" w:date="2025-03-17T11:53:00Z" w16du:dateUtc="2025-03-17T10:53:00Z">
              <w:rPr/>
            </w:rPrChange>
          </w:rPr>
          <w:t>mezera</w:t>
        </w:r>
        <w:r w:rsidRPr="00CF71A6">
          <w:rPr>
            <w:rFonts w:hint="cs"/>
            <w:highlight w:val="yellow"/>
            <w:rPrChange w:id="24942" w:author="Irová Zuzana" w:date="2025-03-17T11:53:00Z" w16du:dateUtc="2025-03-17T10:53:00Z">
              <w:rPr>
                <w:rFonts w:hint="cs"/>
              </w:rPr>
            </w:rPrChange>
          </w:rPr>
          <w:t>»</w:t>
        </w:r>
      </w:ins>
    </w:p>
    <w:p w14:paraId="5A9630D1" w14:textId="221262FB" w:rsidR="00CF71A6" w:rsidRPr="00CF71A6" w:rsidRDefault="00CF71A6">
      <w:pPr>
        <w:pStyle w:val="NormalIndent"/>
        <w:rPr>
          <w:ins w:id="24943" w:author="Irová Zuzana" w:date="2025-03-17T11:53:00Z" w16du:dateUtc="2025-03-17T10:53:00Z"/>
          <w:highlight w:val="yellow"/>
          <w:rPrChange w:id="24944" w:author="Irová Zuzana" w:date="2025-03-17T11:53:00Z" w16du:dateUtc="2025-03-17T10:53:00Z">
            <w:rPr>
              <w:ins w:id="24945" w:author="Irová Zuzana" w:date="2025-03-17T11:53:00Z" w16du:dateUtc="2025-03-17T10:53:00Z"/>
            </w:rPr>
          </w:rPrChange>
        </w:rPr>
      </w:pPr>
      <w:ins w:id="24946" w:author="Irová Zuzana" w:date="2025-03-17T11:53:00Z" w16du:dateUtc="2025-03-17T10:53:00Z">
        <w:r w:rsidRPr="00CF71A6">
          <w:rPr>
            <w:highlight w:val="yellow"/>
            <w:rPrChange w:id="24947" w:author="Irová Zuzana" w:date="2025-03-17T11:53:00Z" w16du:dateUtc="2025-03-17T10:53:00Z">
              <w:rPr/>
            </w:rPrChange>
          </w:rPr>
          <w:t>Srda</w:t>
        </w:r>
        <w:r w:rsidRPr="00CF71A6">
          <w:rPr>
            <w:rFonts w:hint="cs"/>
            <w:highlight w:val="yellow"/>
            <w:rPrChange w:id="24948" w:author="Irová Zuzana" w:date="2025-03-17T11:53:00Z" w16du:dateUtc="2025-03-17T10:53:00Z">
              <w:rPr>
                <w:rFonts w:hint="cs"/>
              </w:rPr>
            </w:rPrChange>
          </w:rPr>
          <w:t>č</w:t>
        </w:r>
        <w:r w:rsidRPr="00CF71A6">
          <w:rPr>
            <w:highlight w:val="yellow"/>
            <w:rPrChange w:id="24949" w:author="Irová Zuzana" w:date="2025-03-17T11:53:00Z" w16du:dateUtc="2025-03-17T10:53:00Z">
              <w:rPr/>
            </w:rPrChange>
          </w:rPr>
          <w:t xml:space="preserve">an pozdrav, </w:t>
        </w:r>
      </w:ins>
      <w:ins w:id="24950" w:author="Irová Zuzana" w:date="2025-03-17T12:04:00Z" w16du:dateUtc="2025-03-17T11:04:00Z">
        <w:r w:rsidR="00FB0FF0">
          <w:rPr>
            <w:highlight w:val="yellow"/>
          </w:rPr>
          <w:t>AZM</w:t>
        </w:r>
      </w:ins>
      <w:ins w:id="24951" w:author="Irová Zuzana" w:date="2025-03-17T11:53:00Z" w16du:dateUtc="2025-03-17T10:53:00Z">
        <w:r w:rsidRPr="00CF71A6">
          <w:rPr>
            <w:highlight w:val="yellow"/>
            <w:rPrChange w:id="24952" w:author="Irová Zuzana" w:date="2025-03-17T11:53:00Z" w16du:dateUtc="2025-03-17T10:53:00Z">
              <w:rPr/>
            </w:rPrChange>
          </w:rPr>
          <w:t xml:space="preserve"> d.o.o.</w:t>
        </w:r>
      </w:ins>
    </w:p>
    <w:p w14:paraId="4EDBB4CA" w14:textId="77777777" w:rsidR="00CF71A6" w:rsidRPr="00CF71A6" w:rsidRDefault="00CF71A6">
      <w:pPr>
        <w:pStyle w:val="NormalIndent"/>
        <w:rPr>
          <w:ins w:id="24953" w:author="Irová Zuzana" w:date="2025-03-17T11:53:00Z" w16du:dateUtc="2025-03-17T10:53:00Z"/>
          <w:highlight w:val="yellow"/>
          <w:lang w:val="en-US"/>
          <w:rPrChange w:id="24954" w:author="Irová Zuzana" w:date="2025-03-17T11:53:00Z" w16du:dateUtc="2025-03-17T10:53:00Z">
            <w:rPr>
              <w:ins w:id="24955" w:author="Irová Zuzana" w:date="2025-03-17T11:53:00Z" w16du:dateUtc="2025-03-17T10:53:00Z"/>
              <w:lang w:val="en-US"/>
            </w:rPr>
          </w:rPrChange>
        </w:rPr>
      </w:pPr>
      <w:ins w:id="24956" w:author="Irová Zuzana" w:date="2025-03-17T11:53:00Z" w16du:dateUtc="2025-03-17T10:53:00Z">
        <w:r w:rsidRPr="00CF71A6">
          <w:rPr>
            <w:rFonts w:hint="cs"/>
            <w:highlight w:val="yellow"/>
            <w:lang w:val="en-US"/>
            <w:rPrChange w:id="24957" w:author="Irová Zuzana" w:date="2025-03-17T11:53:00Z" w16du:dateUtc="2025-03-17T10:53:00Z">
              <w:rPr>
                <w:rFonts w:hint="cs"/>
                <w:lang w:val="en-US"/>
              </w:rPr>
            </w:rPrChange>
          </w:rPr>
          <w:t>«</w:t>
        </w:r>
        <w:r w:rsidRPr="00CF71A6">
          <w:rPr>
            <w:highlight w:val="yellow"/>
            <w:lang w:val="en-US"/>
            <w:rPrChange w:id="24958" w:author="Irová Zuzana" w:date="2025-03-17T11:53:00Z" w16du:dateUtc="2025-03-17T10:53:00Z">
              <w:rPr>
                <w:lang w:val="en-US"/>
              </w:rPr>
            </w:rPrChange>
          </w:rPr>
          <w:t>praznine</w:t>
        </w:r>
        <w:r w:rsidRPr="00CF71A6">
          <w:rPr>
            <w:rFonts w:hint="cs"/>
            <w:highlight w:val="yellow"/>
            <w:lang w:val="en-US"/>
            <w:rPrChange w:id="24959" w:author="Irová Zuzana" w:date="2025-03-17T11:53:00Z" w16du:dateUtc="2025-03-17T10:53:00Z">
              <w:rPr>
                <w:rFonts w:hint="cs"/>
                <w:lang w:val="en-US"/>
              </w:rPr>
            </w:rPrChange>
          </w:rPr>
          <w:t>»</w:t>
        </w:r>
      </w:ins>
    </w:p>
    <w:p w14:paraId="5DB394AE" w14:textId="2AD5A6D8" w:rsidR="00CF71A6" w:rsidRPr="00CF71A6" w:rsidRDefault="00CF71A6">
      <w:pPr>
        <w:pStyle w:val="NormalIndent"/>
        <w:rPr>
          <w:ins w:id="24960" w:author="Irová Zuzana" w:date="2025-03-17T11:53:00Z" w16du:dateUtc="2025-03-17T10:53:00Z"/>
          <w:highlight w:val="yellow"/>
          <w:lang w:val="en-US"/>
          <w:rPrChange w:id="24961" w:author="Irová Zuzana" w:date="2025-03-17T11:53:00Z" w16du:dateUtc="2025-03-17T10:53:00Z">
            <w:rPr>
              <w:ins w:id="24962" w:author="Irová Zuzana" w:date="2025-03-17T11:53:00Z" w16du:dateUtc="2025-03-17T10:53:00Z"/>
              <w:lang w:val="en-US"/>
            </w:rPr>
          </w:rPrChange>
        </w:rPr>
      </w:pPr>
      <w:ins w:id="24963" w:author="Irová Zuzana" w:date="2025-03-17T11:53:00Z" w16du:dateUtc="2025-03-17T10:53:00Z">
        <w:r w:rsidRPr="00CF71A6">
          <w:rPr>
            <w:highlight w:val="yellow"/>
            <w:lang w:val="en-US"/>
            <w:rPrChange w:id="24964" w:author="Irová Zuzana" w:date="2025-03-17T11:53:00Z" w16du:dateUtc="2025-03-17T10:53:00Z">
              <w:rPr>
                <w:lang w:val="en-US"/>
              </w:rPr>
            </w:rPrChange>
          </w:rPr>
          <w:t xml:space="preserve">Call centar (24/7): </w:t>
        </w:r>
      </w:ins>
      <w:ins w:id="24965" w:author="Irová Zuzana" w:date="2025-03-17T12:03:00Z" w16du:dateUtc="2025-03-17T11:03:00Z">
        <w:r w:rsidR="006942B0" w:rsidRPr="006942B0">
          <w:rPr>
            <w:highlight w:val="yellow"/>
            <w:lang w:val="en-US"/>
            <w:rPrChange w:id="24966" w:author="Irová Zuzana" w:date="2025-03-17T12:03:00Z" w16du:dateUtc="2025-03-17T11:03:00Z">
              <w:rPr>
                <w:lang w:val="en-US"/>
              </w:rPr>
            </w:rPrChange>
          </w:rPr>
          <w:t>0800 600 601</w:t>
        </w:r>
      </w:ins>
    </w:p>
    <w:p w14:paraId="4D5BB53F" w14:textId="04E4A701" w:rsidR="00CF71A6" w:rsidRPr="00CF71A6" w:rsidRDefault="00CF71A6">
      <w:pPr>
        <w:pStyle w:val="NormalIndent"/>
        <w:rPr>
          <w:ins w:id="24967" w:author="Irová Zuzana" w:date="2025-03-17T11:53:00Z" w16du:dateUtc="2025-03-17T10:53:00Z"/>
          <w:highlight w:val="yellow"/>
          <w:lang w:val="en-US"/>
          <w:rPrChange w:id="24968" w:author="Irová Zuzana" w:date="2025-03-17T11:53:00Z" w16du:dateUtc="2025-03-17T10:53:00Z">
            <w:rPr>
              <w:ins w:id="24969" w:author="Irová Zuzana" w:date="2025-03-17T11:53:00Z" w16du:dateUtc="2025-03-17T10:53:00Z"/>
              <w:lang w:val="en-US"/>
            </w:rPr>
          </w:rPrChange>
        </w:rPr>
      </w:pPr>
      <w:ins w:id="24970" w:author="Irová Zuzana" w:date="2025-03-17T11:53:00Z" w16du:dateUtc="2025-03-17T10:53:00Z">
        <w:r w:rsidRPr="00CF71A6">
          <w:rPr>
            <w:highlight w:val="yellow"/>
            <w:lang w:val="en-US"/>
            <w:rPrChange w:id="24971" w:author="Irová Zuzana" w:date="2025-03-17T11:53:00Z" w16du:dateUtc="2025-03-17T10:53:00Z">
              <w:rPr>
                <w:lang w:val="en-US"/>
              </w:rPr>
            </w:rPrChange>
          </w:rPr>
          <w:t xml:space="preserve">Email: </w:t>
        </w:r>
      </w:ins>
    </w:p>
    <w:p w14:paraId="52450A27" w14:textId="77777777" w:rsidR="00CF71A6" w:rsidRPr="00CF71A6" w:rsidRDefault="00CF71A6">
      <w:pPr>
        <w:pStyle w:val="NormalIndent"/>
        <w:rPr>
          <w:ins w:id="24972" w:author="Irová Zuzana" w:date="2025-03-17T11:53:00Z" w16du:dateUtc="2025-03-17T10:53:00Z"/>
          <w:highlight w:val="yellow"/>
          <w:rPrChange w:id="24973" w:author="Irová Zuzana" w:date="2025-03-17T11:53:00Z" w16du:dateUtc="2025-03-17T10:53:00Z">
            <w:rPr>
              <w:ins w:id="24974" w:author="Irová Zuzana" w:date="2025-03-17T11:53:00Z" w16du:dateUtc="2025-03-17T10:53:00Z"/>
            </w:rPr>
          </w:rPrChange>
        </w:rPr>
      </w:pPr>
      <w:ins w:id="24975" w:author="Irová Zuzana" w:date="2025-03-17T11:53:00Z" w16du:dateUtc="2025-03-17T10:53:00Z">
        <w:r w:rsidRPr="00CF71A6">
          <w:rPr>
            <w:rFonts w:hint="cs"/>
            <w:highlight w:val="yellow"/>
            <w:rPrChange w:id="24976" w:author="Irová Zuzana" w:date="2025-03-17T11:53:00Z" w16du:dateUtc="2025-03-17T10:53:00Z">
              <w:rPr>
                <w:rFonts w:hint="cs"/>
              </w:rPr>
            </w:rPrChange>
          </w:rPr>
          <w:t>«</w:t>
        </w:r>
        <w:r w:rsidRPr="00CF71A6">
          <w:rPr>
            <w:highlight w:val="yellow"/>
            <w:rPrChange w:id="24977" w:author="Irová Zuzana" w:date="2025-03-17T11:53:00Z" w16du:dateUtc="2025-03-17T10:53:00Z">
              <w:rPr/>
            </w:rPrChange>
          </w:rPr>
          <w:t>mezera</w:t>
        </w:r>
        <w:r w:rsidRPr="00CF71A6">
          <w:rPr>
            <w:rFonts w:hint="cs"/>
            <w:highlight w:val="yellow"/>
            <w:rPrChange w:id="24978" w:author="Irová Zuzana" w:date="2025-03-17T11:53:00Z" w16du:dateUtc="2025-03-17T10:53:00Z">
              <w:rPr>
                <w:rFonts w:hint="cs"/>
              </w:rPr>
            </w:rPrChange>
          </w:rPr>
          <w:t>»</w:t>
        </w:r>
      </w:ins>
    </w:p>
    <w:p w14:paraId="3DA352F5" w14:textId="34F01084" w:rsidR="00CF71A6" w:rsidRPr="00CF71A6" w:rsidRDefault="00CF71A6" w:rsidP="00CF71A6">
      <w:pPr>
        <w:pStyle w:val="Heading5"/>
        <w:rPr>
          <w:ins w:id="24979" w:author="Irová Zuzana" w:date="2025-03-17T11:53:00Z" w16du:dateUtc="2025-03-17T10:53:00Z"/>
          <w:rFonts w:hint="eastAsia"/>
          <w:highlight w:val="yellow"/>
          <w:rPrChange w:id="24980" w:author="Irová Zuzana" w:date="2025-03-17T11:53:00Z" w16du:dateUtc="2025-03-17T10:53:00Z">
            <w:rPr>
              <w:ins w:id="24981" w:author="Irová Zuzana" w:date="2025-03-17T11:53:00Z" w16du:dateUtc="2025-03-17T10:53:00Z"/>
              <w:rFonts w:hint="eastAsia"/>
            </w:rPr>
          </w:rPrChange>
        </w:rPr>
      </w:pPr>
      <w:ins w:id="24982" w:author="Irová Zuzana" w:date="2025-03-17T11:53:00Z" w16du:dateUtc="2025-03-17T10:53:00Z">
        <w:r w:rsidRPr="00CF71A6">
          <w:rPr>
            <w:rFonts w:hint="eastAsia"/>
            <w:highlight w:val="yellow"/>
            <w:rPrChange w:id="24983" w:author="Irová Zuzana" w:date="2025-03-17T11:53:00Z" w16du:dateUtc="2025-03-17T10:53:00Z">
              <w:rPr>
                <w:rFonts w:hint="eastAsia"/>
              </w:rPr>
            </w:rPrChange>
          </w:rPr>
          <w:t>Patička externího oznámení AZM (en)</w:t>
        </w:r>
      </w:ins>
    </w:p>
    <w:p w14:paraId="3DB26436" w14:textId="77777777" w:rsidR="00CF71A6" w:rsidRPr="00CF71A6" w:rsidRDefault="00CF71A6">
      <w:pPr>
        <w:pStyle w:val="NormalIndent"/>
        <w:rPr>
          <w:ins w:id="24984" w:author="Irová Zuzana" w:date="2025-03-17T11:53:00Z" w16du:dateUtc="2025-03-17T10:53:00Z"/>
          <w:highlight w:val="yellow"/>
          <w:rPrChange w:id="24985" w:author="Irová Zuzana" w:date="2025-03-17T11:53:00Z" w16du:dateUtc="2025-03-17T10:53:00Z">
            <w:rPr>
              <w:ins w:id="24986" w:author="Irová Zuzana" w:date="2025-03-17T11:53:00Z" w16du:dateUtc="2025-03-17T10:53:00Z"/>
            </w:rPr>
          </w:rPrChange>
        </w:rPr>
      </w:pPr>
      <w:ins w:id="24987" w:author="Irová Zuzana" w:date="2025-03-17T11:53:00Z" w16du:dateUtc="2025-03-17T10:53:00Z">
        <w:r w:rsidRPr="00CF71A6">
          <w:rPr>
            <w:rFonts w:hint="cs"/>
            <w:highlight w:val="yellow"/>
            <w:rPrChange w:id="24988" w:author="Irová Zuzana" w:date="2025-03-17T11:53:00Z" w16du:dateUtc="2025-03-17T10:53:00Z">
              <w:rPr>
                <w:rFonts w:hint="cs"/>
              </w:rPr>
            </w:rPrChange>
          </w:rPr>
          <w:t>«</w:t>
        </w:r>
        <w:r w:rsidRPr="00CF71A6">
          <w:rPr>
            <w:highlight w:val="yellow"/>
            <w:rPrChange w:id="24989" w:author="Irová Zuzana" w:date="2025-03-17T11:53:00Z" w16du:dateUtc="2025-03-17T10:53:00Z">
              <w:rPr/>
            </w:rPrChange>
          </w:rPr>
          <w:t>mezera</w:t>
        </w:r>
        <w:r w:rsidRPr="00CF71A6">
          <w:rPr>
            <w:rFonts w:hint="cs"/>
            <w:highlight w:val="yellow"/>
            <w:rPrChange w:id="24990" w:author="Irová Zuzana" w:date="2025-03-17T11:53:00Z" w16du:dateUtc="2025-03-17T10:53:00Z">
              <w:rPr>
                <w:rFonts w:hint="cs"/>
              </w:rPr>
            </w:rPrChange>
          </w:rPr>
          <w:t>»</w:t>
        </w:r>
      </w:ins>
    </w:p>
    <w:p w14:paraId="7FBB31F9" w14:textId="77777777" w:rsidR="00CF71A6" w:rsidRPr="00CF71A6" w:rsidRDefault="00CF71A6">
      <w:pPr>
        <w:pStyle w:val="NormalIndent"/>
        <w:rPr>
          <w:ins w:id="24991" w:author="Irová Zuzana" w:date="2025-03-17T11:53:00Z" w16du:dateUtc="2025-03-17T10:53:00Z"/>
          <w:highlight w:val="yellow"/>
          <w:rPrChange w:id="24992" w:author="Irová Zuzana" w:date="2025-03-17T11:53:00Z" w16du:dateUtc="2025-03-17T10:53:00Z">
            <w:rPr>
              <w:ins w:id="24993" w:author="Irová Zuzana" w:date="2025-03-17T11:53:00Z" w16du:dateUtc="2025-03-17T10:53:00Z"/>
            </w:rPr>
          </w:rPrChange>
        </w:rPr>
      </w:pPr>
      <w:ins w:id="24994" w:author="Irová Zuzana" w:date="2025-03-17T11:53:00Z" w16du:dateUtc="2025-03-17T10:53:00Z">
        <w:r w:rsidRPr="00CF71A6">
          <w:rPr>
            <w:highlight w:val="yellow"/>
            <w:rPrChange w:id="24995" w:author="Irová Zuzana" w:date="2025-03-17T11:53:00Z" w16du:dateUtc="2025-03-17T10:53:00Z">
              <w:rPr/>
            </w:rPrChange>
          </w:rPr>
          <w:t>With best regards,</w:t>
        </w:r>
      </w:ins>
    </w:p>
    <w:p w14:paraId="4B790CCD" w14:textId="28B88E95" w:rsidR="00CF71A6" w:rsidRPr="00CF71A6" w:rsidRDefault="00FB0FF0">
      <w:pPr>
        <w:pStyle w:val="NormalIndent"/>
        <w:rPr>
          <w:ins w:id="24996" w:author="Irová Zuzana" w:date="2025-03-17T11:53:00Z" w16du:dateUtc="2025-03-17T10:53:00Z"/>
          <w:highlight w:val="yellow"/>
          <w:rPrChange w:id="24997" w:author="Irová Zuzana" w:date="2025-03-17T11:53:00Z" w16du:dateUtc="2025-03-17T10:53:00Z">
            <w:rPr>
              <w:ins w:id="24998" w:author="Irová Zuzana" w:date="2025-03-17T11:53:00Z" w16du:dateUtc="2025-03-17T10:53:00Z"/>
            </w:rPr>
          </w:rPrChange>
        </w:rPr>
      </w:pPr>
      <w:ins w:id="24999" w:author="Irová Zuzana" w:date="2025-03-17T12:04:00Z" w16du:dateUtc="2025-03-17T11:04:00Z">
        <w:r>
          <w:rPr>
            <w:highlight w:val="yellow"/>
            <w:lang w:val="en-US"/>
          </w:rPr>
          <w:t>AZM</w:t>
        </w:r>
      </w:ins>
      <w:ins w:id="25000" w:author="Irová Zuzana" w:date="2025-03-17T11:53:00Z" w16du:dateUtc="2025-03-17T10:53:00Z">
        <w:r w:rsidR="00CF71A6" w:rsidRPr="00CF71A6">
          <w:rPr>
            <w:highlight w:val="yellow"/>
            <w:lang w:val="en-US"/>
            <w:rPrChange w:id="25001" w:author="Irová Zuzana" w:date="2025-03-17T11:53:00Z" w16du:dateUtc="2025-03-17T10:53:00Z">
              <w:rPr>
                <w:lang w:val="en-US"/>
              </w:rPr>
            </w:rPrChange>
          </w:rPr>
          <w:t xml:space="preserve"> d.o.o.</w:t>
        </w:r>
      </w:ins>
    </w:p>
    <w:p w14:paraId="7DECEB50" w14:textId="77777777" w:rsidR="00CF71A6" w:rsidRPr="00CF71A6" w:rsidRDefault="00CF71A6">
      <w:pPr>
        <w:pStyle w:val="NormalIndent"/>
        <w:rPr>
          <w:ins w:id="25002" w:author="Irová Zuzana" w:date="2025-03-17T11:53:00Z" w16du:dateUtc="2025-03-17T10:53:00Z"/>
          <w:highlight w:val="yellow"/>
          <w:rPrChange w:id="25003" w:author="Irová Zuzana" w:date="2025-03-17T11:53:00Z" w16du:dateUtc="2025-03-17T10:53:00Z">
            <w:rPr>
              <w:ins w:id="25004" w:author="Irová Zuzana" w:date="2025-03-17T11:53:00Z" w16du:dateUtc="2025-03-17T10:53:00Z"/>
            </w:rPr>
          </w:rPrChange>
        </w:rPr>
      </w:pPr>
      <w:ins w:id="25005" w:author="Irová Zuzana" w:date="2025-03-17T11:53:00Z" w16du:dateUtc="2025-03-17T10:53:00Z">
        <w:r w:rsidRPr="00CF71A6">
          <w:rPr>
            <w:rFonts w:hint="cs"/>
            <w:highlight w:val="yellow"/>
            <w:rPrChange w:id="25006" w:author="Irová Zuzana" w:date="2025-03-17T11:53:00Z" w16du:dateUtc="2025-03-17T10:53:00Z">
              <w:rPr>
                <w:rFonts w:hint="cs"/>
              </w:rPr>
            </w:rPrChange>
          </w:rPr>
          <w:t>«</w:t>
        </w:r>
        <w:r w:rsidRPr="00CF71A6">
          <w:rPr>
            <w:highlight w:val="yellow"/>
            <w:rPrChange w:id="25007" w:author="Irová Zuzana" w:date="2025-03-17T11:53:00Z" w16du:dateUtc="2025-03-17T10:53:00Z">
              <w:rPr/>
            </w:rPrChange>
          </w:rPr>
          <w:t>mezera</w:t>
        </w:r>
        <w:r w:rsidRPr="00CF71A6">
          <w:rPr>
            <w:rFonts w:hint="cs"/>
            <w:highlight w:val="yellow"/>
            <w:rPrChange w:id="25008" w:author="Irová Zuzana" w:date="2025-03-17T11:53:00Z" w16du:dateUtc="2025-03-17T10:53:00Z">
              <w:rPr>
                <w:rFonts w:hint="cs"/>
              </w:rPr>
            </w:rPrChange>
          </w:rPr>
          <w:t>»</w:t>
        </w:r>
      </w:ins>
    </w:p>
    <w:p w14:paraId="050C49E9" w14:textId="7470E436" w:rsidR="00CF71A6" w:rsidRPr="00CF71A6" w:rsidRDefault="00CF71A6">
      <w:pPr>
        <w:pStyle w:val="NormalIndent"/>
        <w:rPr>
          <w:ins w:id="25009" w:author="Irová Zuzana" w:date="2025-03-17T11:53:00Z" w16du:dateUtc="2025-03-17T10:53:00Z"/>
          <w:highlight w:val="yellow"/>
          <w:lang w:val="en-US"/>
          <w:rPrChange w:id="25010" w:author="Irová Zuzana" w:date="2025-03-17T11:53:00Z" w16du:dateUtc="2025-03-17T10:53:00Z">
            <w:rPr>
              <w:ins w:id="25011" w:author="Irová Zuzana" w:date="2025-03-17T11:53:00Z" w16du:dateUtc="2025-03-17T10:53:00Z"/>
              <w:lang w:val="en-US"/>
            </w:rPr>
          </w:rPrChange>
        </w:rPr>
      </w:pPr>
      <w:ins w:id="25012" w:author="Irová Zuzana" w:date="2025-03-17T11:53:00Z" w16du:dateUtc="2025-03-17T10:53:00Z">
        <w:r w:rsidRPr="00CF71A6">
          <w:rPr>
            <w:highlight w:val="yellow"/>
            <w:rPrChange w:id="25013" w:author="Irová Zuzana" w:date="2025-03-17T11:53:00Z" w16du:dateUtc="2025-03-17T10:53:00Z">
              <w:rPr/>
            </w:rPrChange>
          </w:rPr>
          <w:t xml:space="preserve">Call centre (24/7): </w:t>
        </w:r>
      </w:ins>
    </w:p>
    <w:p w14:paraId="437C2E36" w14:textId="67290F2B" w:rsidR="00CF71A6" w:rsidRPr="00CF71A6" w:rsidRDefault="00CF71A6">
      <w:pPr>
        <w:pStyle w:val="NormalIndent"/>
        <w:rPr>
          <w:ins w:id="25014" w:author="Irová Zuzana" w:date="2025-03-17T11:53:00Z" w16du:dateUtc="2025-03-17T10:53:00Z"/>
          <w:highlight w:val="yellow"/>
          <w:rPrChange w:id="25015" w:author="Irová Zuzana" w:date="2025-03-17T11:53:00Z" w16du:dateUtc="2025-03-17T10:53:00Z">
            <w:rPr>
              <w:ins w:id="25016" w:author="Irová Zuzana" w:date="2025-03-17T11:53:00Z" w16du:dateUtc="2025-03-17T10:53:00Z"/>
            </w:rPr>
          </w:rPrChange>
        </w:rPr>
      </w:pPr>
      <w:ins w:id="25017" w:author="Irová Zuzana" w:date="2025-03-17T11:53:00Z" w16du:dateUtc="2025-03-17T10:53:00Z">
        <w:r w:rsidRPr="00CF71A6">
          <w:rPr>
            <w:highlight w:val="yellow"/>
            <w:lang w:val="en-US"/>
            <w:rPrChange w:id="25018" w:author="Irová Zuzana" w:date="2025-03-17T11:53:00Z" w16du:dateUtc="2025-03-17T10:53:00Z">
              <w:rPr>
                <w:lang w:val="en-US"/>
              </w:rPr>
            </w:rPrChange>
          </w:rPr>
          <w:t xml:space="preserve">Email: </w:t>
        </w:r>
      </w:ins>
    </w:p>
    <w:p w14:paraId="0E059ACC" w14:textId="77777777" w:rsidR="00CF71A6" w:rsidRDefault="00CF71A6">
      <w:pPr>
        <w:pStyle w:val="NormalIndent"/>
        <w:rPr>
          <w:ins w:id="25019" w:author="Irová Zuzana" w:date="2025-03-17T11:53:00Z" w16du:dateUtc="2025-03-17T10:53:00Z"/>
        </w:rPr>
      </w:pPr>
      <w:ins w:id="25020" w:author="Irová Zuzana" w:date="2025-03-17T11:53:00Z" w16du:dateUtc="2025-03-17T10:53:00Z">
        <w:r w:rsidRPr="00CF71A6">
          <w:rPr>
            <w:rFonts w:hint="cs"/>
            <w:highlight w:val="yellow"/>
            <w:rPrChange w:id="25021" w:author="Irová Zuzana" w:date="2025-03-17T11:53:00Z" w16du:dateUtc="2025-03-17T10:53:00Z">
              <w:rPr>
                <w:rFonts w:hint="cs"/>
              </w:rPr>
            </w:rPrChange>
          </w:rPr>
          <w:lastRenderedPageBreak/>
          <w:t>«</w:t>
        </w:r>
        <w:r w:rsidRPr="00CF71A6">
          <w:rPr>
            <w:highlight w:val="yellow"/>
            <w:rPrChange w:id="25022" w:author="Irová Zuzana" w:date="2025-03-17T11:53:00Z" w16du:dateUtc="2025-03-17T10:53:00Z">
              <w:rPr/>
            </w:rPrChange>
          </w:rPr>
          <w:t>mezera</w:t>
        </w:r>
        <w:r w:rsidRPr="00CF71A6">
          <w:rPr>
            <w:rFonts w:hint="cs"/>
            <w:highlight w:val="yellow"/>
            <w:rPrChange w:id="25023" w:author="Irová Zuzana" w:date="2025-03-17T11:53:00Z" w16du:dateUtc="2025-03-17T10:53:00Z">
              <w:rPr>
                <w:rFonts w:hint="cs"/>
              </w:rPr>
            </w:rPrChange>
          </w:rPr>
          <w:t>»</w:t>
        </w:r>
      </w:ins>
    </w:p>
    <w:p w14:paraId="0FCB4533" w14:textId="77777777" w:rsidR="009B2DE1" w:rsidRDefault="009B2DE1">
      <w:pPr>
        <w:pStyle w:val="NormalIndent"/>
        <w:rPr>
          <w:ins w:id="25024" w:author="Irová Zuzana" w:date="2025-03-17T11:27:00Z" w16du:dateUtc="2025-03-17T10:27:00Z"/>
        </w:rPr>
      </w:pPr>
    </w:p>
    <w:p w14:paraId="02F1D792" w14:textId="1C81B09F" w:rsidR="00811428" w:rsidRPr="00E027CF" w:rsidRDefault="00811428" w:rsidP="00811428">
      <w:pPr>
        <w:pStyle w:val="Heading3"/>
        <w:rPr>
          <w:ins w:id="25025" w:author="Irová Zuzana" w:date="2025-03-17T11:28:00Z" w16du:dateUtc="2025-03-17T10:28:00Z"/>
          <w:rFonts w:hint="eastAsia"/>
          <w:rPrChange w:id="25026" w:author="Irová Zuzana" w:date="2025-03-17T11:28:00Z" w16du:dateUtc="2025-03-17T10:28:00Z">
            <w:rPr>
              <w:ins w:id="25027" w:author="Irová Zuzana" w:date="2025-03-17T11:28:00Z" w16du:dateUtc="2025-03-17T10:28:00Z"/>
              <w:rFonts w:hint="eastAsia"/>
              <w:highlight w:val="cyan"/>
            </w:rPr>
          </w:rPrChange>
        </w:rPr>
      </w:pPr>
      <w:bookmarkStart w:id="25028" w:name="_Toc137219678"/>
      <w:bookmarkStart w:id="25029" w:name="_Toc201569256"/>
      <w:ins w:id="25030" w:author="Irová Zuzana" w:date="2025-03-17T11:28:00Z" w16du:dateUtc="2025-03-17T10:28:00Z">
        <w:r w:rsidRPr="00E027CF">
          <w:rPr>
            <w:rFonts w:hint="eastAsia"/>
            <w:rPrChange w:id="25031" w:author="Irová Zuzana" w:date="2025-03-17T11:28:00Z" w16du:dateUtc="2025-03-17T10:28:00Z">
              <w:rPr>
                <w:rFonts w:hint="eastAsia"/>
                <w:highlight w:val="cyan"/>
              </w:rPr>
            </w:rPrChange>
          </w:rPr>
          <w:t>Oznámení o vystavení faktury za předplacení kreditu (NTF.BAR.01</w:t>
        </w:r>
        <w:r w:rsidR="00E027CF">
          <w:t>.HR</w:t>
        </w:r>
        <w:r w:rsidRPr="00E027CF">
          <w:rPr>
            <w:rFonts w:hint="eastAsia"/>
            <w:rPrChange w:id="25032" w:author="Irová Zuzana" w:date="2025-03-17T11:28:00Z" w16du:dateUtc="2025-03-17T10:28:00Z">
              <w:rPr>
                <w:rFonts w:hint="eastAsia"/>
                <w:highlight w:val="cyan"/>
              </w:rPr>
            </w:rPrChange>
          </w:rPr>
          <w:t>)</w:t>
        </w:r>
        <w:bookmarkEnd w:id="25028"/>
        <w:bookmarkEnd w:id="25029"/>
      </w:ins>
    </w:p>
    <w:p w14:paraId="12E7BD88" w14:textId="77777777" w:rsidR="00811428" w:rsidRDefault="00811428">
      <w:pPr>
        <w:pStyle w:val="NormalIndent"/>
        <w:rPr>
          <w:ins w:id="25033" w:author="Irová Zuzana" w:date="2025-03-17T11:28:00Z" w16du:dateUtc="2025-03-17T10:28:00Z"/>
        </w:rPr>
      </w:pPr>
      <w:ins w:id="25034" w:author="Irová Zuzana" w:date="2025-03-17T11:28:00Z" w16du:dateUtc="2025-03-17T10:28:00Z">
        <w:r>
          <w:t>Notification of a new Invoice for top-up</w:t>
        </w:r>
      </w:ins>
    </w:p>
    <w:p w14:paraId="5F5EB471" w14:textId="77777777" w:rsidR="00811428" w:rsidRDefault="00811428" w:rsidP="00811428">
      <w:pPr>
        <w:pStyle w:val="Heading4"/>
        <w:rPr>
          <w:ins w:id="25035" w:author="Irová Zuzana" w:date="2025-03-17T11:28:00Z" w16du:dateUtc="2025-03-17T10:28:00Z"/>
          <w:rFonts w:hint="eastAsia"/>
        </w:rPr>
      </w:pPr>
      <w:ins w:id="25036" w:author="Irová Zuzana" w:date="2025-03-17T11:28:00Z" w16du:dateUtc="2025-03-17T10:28:00Z">
        <w:r>
          <w:t>Popis</w:t>
        </w:r>
      </w:ins>
    </w:p>
    <w:p w14:paraId="4F3D4012" w14:textId="77777777" w:rsidR="00811428" w:rsidRDefault="00811428">
      <w:pPr>
        <w:pStyle w:val="NormalIndent"/>
        <w:rPr>
          <w:ins w:id="25037" w:author="Irová Zuzana" w:date="2025-03-17T11:28:00Z" w16du:dateUtc="2025-03-17T10:28:00Z"/>
        </w:rPr>
      </w:pPr>
      <w:ins w:id="25038" w:author="Irová Zuzana" w:date="2025-03-17T11:28:00Z" w16du:dateUtc="2025-03-17T10:28:00Z">
        <w:r>
          <w:t xml:space="preserve">Oznámení slouží pro informování zákazníka o vystavení faktury po úspěšném předplacení kreditu.  </w:t>
        </w:r>
      </w:ins>
    </w:p>
    <w:p w14:paraId="7BCFD764" w14:textId="77777777" w:rsidR="00811428" w:rsidRDefault="00811428" w:rsidP="00811428">
      <w:pPr>
        <w:pStyle w:val="Heading4"/>
        <w:rPr>
          <w:ins w:id="25039" w:author="Irová Zuzana" w:date="2025-03-17T11:28:00Z" w16du:dateUtc="2025-03-17T10:28:00Z"/>
          <w:rFonts w:hint="eastAsia"/>
        </w:rPr>
      </w:pPr>
      <w:ins w:id="25040" w:author="Irová Zuzana" w:date="2025-03-17T11:28:00Z" w16du:dateUtc="2025-03-17T10:28:00Z">
        <w:r>
          <w:t>Předmět</w:t>
        </w:r>
      </w:ins>
    </w:p>
    <w:p w14:paraId="6F8703E6" w14:textId="37AA5586" w:rsidR="00811428" w:rsidRDefault="00DC2A92">
      <w:pPr>
        <w:pStyle w:val="NormalIndent"/>
        <w:rPr>
          <w:ins w:id="25041" w:author="Irová Zuzana" w:date="2025-03-17T11:28:00Z" w16du:dateUtc="2025-03-17T10:28:00Z"/>
        </w:rPr>
      </w:pPr>
      <w:ins w:id="25042" w:author="Irová Zuzana" w:date="2025-03-31T09:52:00Z" w16du:dateUtc="2025-03-31T07:52:00Z">
        <w:r w:rsidRPr="00DC2A92">
          <w:t xml:space="preserve">Obavijest o izdavanju računa za otplatu kredita unaprijed </w:t>
        </w:r>
      </w:ins>
      <w:ins w:id="25043" w:author="Irová Zuzana" w:date="2025-03-17T11:28:00Z" w16du:dateUtc="2025-03-17T10:28:00Z">
        <w:r w:rsidR="00811428">
          <w:t>(Notification of a new Invoice for top-up)</w:t>
        </w:r>
      </w:ins>
    </w:p>
    <w:p w14:paraId="29AD700A" w14:textId="08127E35" w:rsidR="00811428" w:rsidRDefault="00811428" w:rsidP="00811428">
      <w:pPr>
        <w:pStyle w:val="Heading4"/>
        <w:rPr>
          <w:ins w:id="25044" w:author="Irová Zuzana" w:date="2025-03-17T11:28:00Z" w16du:dateUtc="2025-03-17T10:28:00Z"/>
          <w:rFonts w:hint="eastAsia"/>
        </w:rPr>
      </w:pPr>
      <w:ins w:id="25045" w:author="Irová Zuzana" w:date="2025-03-17T11:28:00Z" w16du:dateUtc="2025-03-17T10:28:00Z">
        <w:r>
          <w:t xml:space="preserve">Obsah </w:t>
        </w:r>
      </w:ins>
      <w:ins w:id="25046" w:author="Irová Zuzana" w:date="2025-03-17T12:10:00Z" w16du:dateUtc="2025-03-17T11:10:00Z">
        <w:r w:rsidR="002F44B2">
          <w:t>(hr)</w:t>
        </w:r>
      </w:ins>
    </w:p>
    <w:p w14:paraId="1EDDDA8A" w14:textId="0E06DD37" w:rsidR="008443DA" w:rsidRDefault="008443DA">
      <w:pPr>
        <w:pStyle w:val="NormalIndent"/>
        <w:rPr>
          <w:ins w:id="25047" w:author="Irová Zuzana" w:date="2025-03-17T12:09:00Z" w16du:dateUtc="2025-03-17T11:09:00Z"/>
        </w:rPr>
      </w:pPr>
      <w:ins w:id="25048" w:author="Irová Zuzana" w:date="2025-03-17T12:09:00Z" w16du:dateUtc="2025-03-17T11:09:00Z">
        <w:r>
          <w:t>ovim putem Vas obavještavamo da je u privitku e-maila dostupan za preuzimanje novi Račun za nadoplatu.</w:t>
        </w:r>
      </w:ins>
    </w:p>
    <w:p w14:paraId="617A25E4" w14:textId="40159D33" w:rsidR="00811428" w:rsidRDefault="008443DA">
      <w:pPr>
        <w:pStyle w:val="NormalIndent"/>
        <w:rPr>
          <w:ins w:id="25049" w:author="Irová Zuzana" w:date="2025-03-17T11:28:00Z" w16du:dateUtc="2025-03-17T10:28:00Z"/>
          <w:highlight w:val="green"/>
        </w:rPr>
      </w:pPr>
      <w:ins w:id="25050" w:author="Irová Zuzana" w:date="2025-03-17T12:09:00Z" w16du:dateUtc="2025-03-17T11:09:00Z">
        <w:r>
          <w:t>Ako imate bilo kakvih pitanja, molimo kontaktirajte našu liniju za korisnike.</w:t>
        </w:r>
      </w:ins>
    </w:p>
    <w:p w14:paraId="260C8C26" w14:textId="5C902A8D" w:rsidR="00811428" w:rsidRDefault="00811428" w:rsidP="00811428">
      <w:pPr>
        <w:pStyle w:val="Heading4"/>
        <w:rPr>
          <w:ins w:id="25051" w:author="Irová Zuzana" w:date="2025-03-17T11:28:00Z" w16du:dateUtc="2025-03-17T10:28:00Z"/>
          <w:rFonts w:hint="eastAsia"/>
        </w:rPr>
      </w:pPr>
      <w:ins w:id="25052" w:author="Irová Zuzana" w:date="2025-03-17T11:28:00Z" w16du:dateUtc="2025-03-17T10:28:00Z">
        <w:r>
          <w:t xml:space="preserve">Obsah </w:t>
        </w:r>
      </w:ins>
      <w:ins w:id="25053" w:author="Irová Zuzana" w:date="2025-03-17T12:10:00Z" w16du:dateUtc="2025-03-17T11:10:00Z">
        <w:r w:rsidR="002F44B2">
          <w:t>(en)</w:t>
        </w:r>
      </w:ins>
    </w:p>
    <w:p w14:paraId="4A694BFF" w14:textId="6255A7E4" w:rsidR="00811428" w:rsidRDefault="00811428">
      <w:pPr>
        <w:pStyle w:val="NormalIndent"/>
        <w:rPr>
          <w:ins w:id="25054" w:author="Irová Zuzana" w:date="2025-03-17T11:28:00Z" w16du:dateUtc="2025-03-17T10:28:00Z"/>
        </w:rPr>
      </w:pPr>
      <w:ins w:id="25055" w:author="Irová Zuzana" w:date="2025-03-17T11:28:00Z" w16du:dateUtc="2025-03-17T10:28:00Z">
        <w:r>
          <w:t xml:space="preserve">we hereby inform you that in the email attachment a new Invoice for top-up is available for download. </w:t>
        </w:r>
      </w:ins>
    </w:p>
    <w:p w14:paraId="44954656" w14:textId="77777777" w:rsidR="00811428" w:rsidRDefault="00811428">
      <w:pPr>
        <w:pStyle w:val="NormalIndent"/>
        <w:rPr>
          <w:ins w:id="25056" w:author="Irová Zuzana" w:date="2025-03-17T11:28:00Z" w16du:dateUtc="2025-03-17T10:28:00Z"/>
        </w:rPr>
      </w:pPr>
      <w:ins w:id="25057" w:author="Irová Zuzana" w:date="2025-03-17T11:28:00Z" w16du:dateUtc="2025-03-17T10:28:00Z">
        <w:r>
          <w:t>If you have any questions, please contact our Customer hotline.</w:t>
        </w:r>
      </w:ins>
    </w:p>
    <w:p w14:paraId="4F5D3CCC" w14:textId="77777777" w:rsidR="009B2DE1" w:rsidRPr="00A425E3" w:rsidRDefault="009B2DE1">
      <w:pPr>
        <w:pStyle w:val="NormalIndent"/>
        <w:rPr>
          <w:ins w:id="25058" w:author="Irová Zuzana" w:date="2025-01-23T17:05:00Z"/>
        </w:rPr>
      </w:pPr>
    </w:p>
    <w:p w14:paraId="3146CF9A" w14:textId="77777777" w:rsidR="00ED5C7F" w:rsidRPr="00A425E3" w:rsidRDefault="00ED5C7F" w:rsidP="00ED5C7F">
      <w:pPr>
        <w:pStyle w:val="Heading3"/>
        <w:rPr>
          <w:ins w:id="25059" w:author="Irová Zuzana" w:date="2025-03-17T11:52:00Z" w16du:dateUtc="2025-03-17T10:52:00Z"/>
          <w:rFonts w:hint="eastAsia"/>
        </w:rPr>
      </w:pPr>
      <w:bookmarkStart w:id="25060" w:name="_Toc56782575"/>
      <w:bookmarkStart w:id="25061" w:name="_Toc57044703"/>
      <w:bookmarkStart w:id="25062" w:name="_Toc57120564"/>
      <w:bookmarkStart w:id="25063" w:name="_Toc94861927"/>
      <w:bookmarkStart w:id="25064" w:name="_Toc201569257"/>
      <w:bookmarkEnd w:id="25060"/>
      <w:bookmarkEnd w:id="25061"/>
      <w:bookmarkEnd w:id="25062"/>
      <w:ins w:id="25065" w:author="Irová Zuzana" w:date="2025-03-17T11:52:00Z" w16du:dateUtc="2025-03-17T10:52:00Z">
        <w:r>
          <w:t>U</w:t>
        </w:r>
        <w:r w:rsidRPr="001D0460">
          <w:t xml:space="preserve">npaid </w:t>
        </w:r>
        <w:r>
          <w:t>toll transaction</w:t>
        </w:r>
        <w:r w:rsidRPr="001D0460">
          <w:t xml:space="preserve"> notification </w:t>
        </w:r>
        <w:r w:rsidRPr="00A425E3">
          <w:t>(NTF.</w:t>
        </w:r>
        <w:r>
          <w:t>BAR</w:t>
        </w:r>
        <w:r w:rsidRPr="00A425E3">
          <w:t>.</w:t>
        </w:r>
        <w:r>
          <w:t>13.HR</w:t>
        </w:r>
        <w:r w:rsidRPr="00A425E3">
          <w:t>)</w:t>
        </w:r>
        <w:bookmarkEnd w:id="25064"/>
      </w:ins>
    </w:p>
    <w:p w14:paraId="049702D1" w14:textId="77777777" w:rsidR="00ED5C7F" w:rsidRPr="00A425E3" w:rsidRDefault="00ED5C7F" w:rsidP="00ED5C7F">
      <w:pPr>
        <w:pStyle w:val="Heading4"/>
        <w:rPr>
          <w:ins w:id="25066" w:author="Irová Zuzana" w:date="2025-03-17T11:52:00Z" w16du:dateUtc="2025-03-17T10:52:00Z"/>
          <w:rFonts w:hint="eastAsia"/>
        </w:rPr>
      </w:pPr>
      <w:ins w:id="25067" w:author="Irová Zuzana" w:date="2025-03-17T11:52:00Z" w16du:dateUtc="2025-03-17T10:52:00Z">
        <w:r w:rsidRPr="00A425E3">
          <w:t>Popis</w:t>
        </w:r>
      </w:ins>
    </w:p>
    <w:p w14:paraId="3053C46C" w14:textId="77777777" w:rsidR="00ED5C7F" w:rsidRPr="00A425E3" w:rsidRDefault="00ED5C7F">
      <w:pPr>
        <w:pStyle w:val="NormalIndent"/>
        <w:rPr>
          <w:ins w:id="25068" w:author="Irová Zuzana" w:date="2025-03-17T11:52:00Z" w16du:dateUtc="2025-03-17T10:52:00Z"/>
        </w:rPr>
      </w:pPr>
      <w:ins w:id="25069" w:author="Irová Zuzana" w:date="2025-03-17T11:52:00Z" w16du:dateUtc="2025-03-17T10:52:00Z">
        <w:r w:rsidRPr="00A425E3">
          <w:t xml:space="preserve">Oznámení slouží pro informování PV o </w:t>
        </w:r>
        <w:r>
          <w:t>ne</w:t>
        </w:r>
        <w:r w:rsidRPr="00A425E3">
          <w:t xml:space="preserve">úspěšné úhradě </w:t>
        </w:r>
        <w:r>
          <w:t>mýtné transakce</w:t>
        </w:r>
        <w:r w:rsidRPr="00A425E3">
          <w:t xml:space="preserve"> při online platbě nebo </w:t>
        </w:r>
        <w:r>
          <w:t>předplaceným kreditem</w:t>
        </w:r>
        <w:r w:rsidRPr="00A425E3">
          <w:t>.</w:t>
        </w:r>
      </w:ins>
    </w:p>
    <w:p w14:paraId="18A33B6D" w14:textId="77777777" w:rsidR="00ED5C7F" w:rsidRPr="00A425E3" w:rsidRDefault="00ED5C7F">
      <w:pPr>
        <w:pStyle w:val="NormalIndent"/>
        <w:rPr>
          <w:ins w:id="25070" w:author="Irová Zuzana" w:date="2025-03-17T11:52:00Z" w16du:dateUtc="2025-03-17T10:52:00Z"/>
        </w:rPr>
      </w:pPr>
      <w:ins w:id="25071" w:author="Irová Zuzana" w:date="2025-03-17T11:52:00Z" w16du:dateUtc="2025-03-17T10:52:00Z">
        <w:r w:rsidRPr="00A425E3">
          <w:t>Oznámení se odesílá v následujících případech:</w:t>
        </w:r>
      </w:ins>
    </w:p>
    <w:p w14:paraId="492B966B" w14:textId="77777777" w:rsidR="00ED5C7F" w:rsidRDefault="00ED5C7F">
      <w:pPr>
        <w:pStyle w:val="NormalIndent"/>
        <w:numPr>
          <w:ilvl w:val="0"/>
          <w:numId w:val="394"/>
        </w:numPr>
        <w:rPr>
          <w:ins w:id="25072" w:author="Irová Zuzana" w:date="2025-03-17T11:52:00Z" w16du:dateUtc="2025-03-17T10:52:00Z"/>
        </w:rPr>
      </w:pPr>
      <w:ins w:id="25073" w:author="Irová Zuzana" w:date="2025-03-17T11:52:00Z" w16du:dateUtc="2025-03-17T10:52:00Z">
        <w:r>
          <w:t>Po vytvoření Unpaid Toll Transaction s Pre-paid registration type, kdy nebyl dostatečný zůstatek na pre-paid balance (SYS.BAR.1.8.HR</w:t>
        </w:r>
        <w:r w:rsidRPr="00A425E3">
          <w:t>)</w:t>
        </w:r>
      </w:ins>
    </w:p>
    <w:p w14:paraId="28366E33" w14:textId="77777777" w:rsidR="00ED5C7F" w:rsidRDefault="00ED5C7F">
      <w:pPr>
        <w:pStyle w:val="NormalIndent"/>
        <w:numPr>
          <w:ilvl w:val="0"/>
          <w:numId w:val="394"/>
        </w:numPr>
        <w:rPr>
          <w:ins w:id="25074" w:author="Irová Zuzana" w:date="2025-03-17T11:52:00Z" w16du:dateUtc="2025-03-17T10:52:00Z"/>
        </w:rPr>
      </w:pPr>
      <w:ins w:id="25075" w:author="Irová Zuzana" w:date="2025-03-17T11:52:00Z" w16du:dateUtc="2025-03-17T10:52:00Z">
        <w:r>
          <w:t>Po neúspěšném posledním pokusu o uhrazení uloženým tokenem platební karty</w:t>
        </w:r>
        <w:r w:rsidRPr="00A425E3">
          <w:t xml:space="preserve"> </w:t>
        </w:r>
        <w:r>
          <w:t>Unpaid Toll Transaction s Post-paid card registration type (SYS.BAR.1.10.HR</w:t>
        </w:r>
        <w:r w:rsidRPr="00A425E3">
          <w:t>)</w:t>
        </w:r>
      </w:ins>
    </w:p>
    <w:p w14:paraId="4B2E6083" w14:textId="77777777" w:rsidR="00ED5C7F" w:rsidRDefault="00ED5C7F" w:rsidP="00ED5C7F">
      <w:pPr>
        <w:pStyle w:val="Heading4"/>
        <w:rPr>
          <w:ins w:id="25076" w:author="Irová Zuzana" w:date="2025-03-17T11:52:00Z" w16du:dateUtc="2025-03-17T10:52:00Z"/>
          <w:rFonts w:hint="eastAsia"/>
        </w:rPr>
      </w:pPr>
      <w:ins w:id="25077" w:author="Irová Zuzana" w:date="2025-03-17T11:52:00Z" w16du:dateUtc="2025-03-17T10:52:00Z">
        <w:r>
          <w:lastRenderedPageBreak/>
          <w:t>Předmět</w:t>
        </w:r>
      </w:ins>
    </w:p>
    <w:p w14:paraId="4D394E17" w14:textId="77777777" w:rsidR="00ED5C7F" w:rsidRDefault="00ED5C7F">
      <w:pPr>
        <w:pStyle w:val="NormalIndent"/>
        <w:rPr>
          <w:ins w:id="25078" w:author="Irová Zuzana" w:date="2025-03-17T11:52:00Z" w16du:dateUtc="2025-03-17T10:52:00Z"/>
          <w:lang w:eastAsia="cs-CZ"/>
        </w:rPr>
      </w:pPr>
      <w:ins w:id="25079" w:author="Irová Zuzana" w:date="2025-03-17T11:52:00Z" w16du:dateUtc="2025-03-17T10:52:00Z">
        <w:r w:rsidRPr="00AC0E85">
          <w:rPr>
            <w:lang w:eastAsia="cs-CZ"/>
          </w:rPr>
          <w:t xml:space="preserve">Obavijest o transakciji neplaćene cestarine </w:t>
        </w:r>
        <w:r>
          <w:rPr>
            <w:lang w:eastAsia="cs-CZ"/>
          </w:rPr>
          <w:t xml:space="preserve">/ </w:t>
        </w:r>
        <w:r w:rsidRPr="00AC0E85">
          <w:rPr>
            <w:lang w:eastAsia="cs-CZ"/>
          </w:rPr>
          <w:t>Unpaid toll transaction notification</w:t>
        </w:r>
      </w:ins>
    </w:p>
    <w:p w14:paraId="2A75B3A8" w14:textId="77777777" w:rsidR="00ED5C7F" w:rsidRDefault="00ED5C7F">
      <w:pPr>
        <w:pStyle w:val="NormalIndent"/>
        <w:rPr>
          <w:ins w:id="25080" w:author="Irová Zuzana" w:date="2025-03-17T11:52:00Z" w16du:dateUtc="2025-03-17T10:52:00Z"/>
        </w:rPr>
      </w:pPr>
    </w:p>
    <w:p w14:paraId="0079EBB5" w14:textId="77777777" w:rsidR="00ED5C7F" w:rsidRDefault="00ED5C7F" w:rsidP="00ED5C7F">
      <w:pPr>
        <w:pStyle w:val="Heading4"/>
        <w:rPr>
          <w:ins w:id="25081" w:author="Irová Zuzana" w:date="2025-03-17T11:52:00Z" w16du:dateUtc="2025-03-17T10:52:00Z"/>
          <w:rFonts w:hint="eastAsia"/>
        </w:rPr>
      </w:pPr>
      <w:ins w:id="25082" w:author="Irová Zuzana" w:date="2025-03-17T11:52:00Z" w16du:dateUtc="2025-03-17T10:52:00Z">
        <w:r>
          <w:t>Obsah (hr)</w:t>
        </w:r>
      </w:ins>
    </w:p>
    <w:p w14:paraId="605430A8" w14:textId="77777777" w:rsidR="00ED5C7F" w:rsidRDefault="00ED5C7F">
      <w:pPr>
        <w:pStyle w:val="NormalIndent"/>
        <w:rPr>
          <w:ins w:id="25083" w:author="Irová Zuzana" w:date="2025-03-17T11:52:00Z" w16du:dateUtc="2025-03-17T10:52:00Z"/>
        </w:rPr>
      </w:pPr>
      <w:ins w:id="25084" w:author="Irová Zuzana" w:date="2025-03-17T11:52:00Z" w16du:dateUtc="2025-03-17T10:52:00Z">
        <w:r>
          <w:t>o</w:t>
        </w:r>
        <w:r w:rsidRPr="00437855">
          <w:t>bavještavamo vas da je pokušaj plaćanja cestarine bio neuspješan.</w:t>
        </w:r>
        <w:r>
          <w:t xml:space="preserve"> </w:t>
        </w:r>
      </w:ins>
    </w:p>
    <w:p w14:paraId="18DB75D3" w14:textId="77777777" w:rsidR="00ED5C7F" w:rsidRDefault="00ED5C7F">
      <w:pPr>
        <w:pStyle w:val="NormalIndent"/>
        <w:rPr>
          <w:ins w:id="25085" w:author="Irová Zuzana" w:date="2025-03-17T11:52:00Z" w16du:dateUtc="2025-03-17T10:52:00Z"/>
        </w:rPr>
      </w:pPr>
    </w:p>
    <w:p w14:paraId="3643E7F6" w14:textId="77777777" w:rsidR="00ED5C7F" w:rsidRDefault="00ED5C7F" w:rsidP="00ED5C7F">
      <w:pPr>
        <w:pStyle w:val="Heading4"/>
        <w:rPr>
          <w:ins w:id="25086" w:author="Irová Zuzana" w:date="2025-03-17T11:52:00Z" w16du:dateUtc="2025-03-17T10:52:00Z"/>
          <w:rFonts w:hint="eastAsia"/>
        </w:rPr>
      </w:pPr>
      <w:ins w:id="25087" w:author="Irová Zuzana" w:date="2025-03-17T11:52:00Z" w16du:dateUtc="2025-03-17T10:52:00Z">
        <w:r>
          <w:t>Obsah (en)</w:t>
        </w:r>
      </w:ins>
    </w:p>
    <w:p w14:paraId="662686B5" w14:textId="77777777" w:rsidR="00ED5C7F" w:rsidRDefault="00ED5C7F">
      <w:pPr>
        <w:pStyle w:val="NormalIndent"/>
        <w:rPr>
          <w:ins w:id="25088" w:author="Irová Zuzana" w:date="2025-03-17T11:52:00Z" w16du:dateUtc="2025-03-17T10:52:00Z"/>
          <w:lang w:eastAsia="cs-CZ"/>
        </w:rPr>
      </w:pPr>
      <w:ins w:id="25089" w:author="Irová Zuzana" w:date="2025-03-17T11:52:00Z" w16du:dateUtc="2025-03-17T10:52:00Z">
        <w:r w:rsidRPr="00437855">
          <w:rPr>
            <w:lang w:eastAsia="cs-CZ"/>
          </w:rPr>
          <w:t>We would like to inform you that the attempt to pay the toll transaction was unsuccessful.</w:t>
        </w:r>
      </w:ins>
    </w:p>
    <w:p w14:paraId="6F0AAC63" w14:textId="77777777" w:rsidR="00ED5C7F" w:rsidRDefault="00ED5C7F" w:rsidP="00ED5C7F">
      <w:pPr>
        <w:rPr>
          <w:ins w:id="25090" w:author="Irová Zuzana" w:date="2025-03-31T09:37:00Z" w16du:dateUtc="2025-03-31T07:37:00Z"/>
        </w:rPr>
      </w:pPr>
    </w:p>
    <w:p w14:paraId="2D386374" w14:textId="2841CCEE" w:rsidR="00C930D2" w:rsidRDefault="00C930D2" w:rsidP="00C930D2">
      <w:pPr>
        <w:pStyle w:val="Heading3"/>
        <w:numPr>
          <w:ilvl w:val="2"/>
          <w:numId w:val="142"/>
        </w:numPr>
        <w:tabs>
          <w:tab w:val="num" w:pos="643"/>
        </w:tabs>
        <w:spacing w:before="200" w:after="0" w:line="276" w:lineRule="auto"/>
        <w:ind w:left="643" w:hanging="360"/>
        <w:rPr>
          <w:ins w:id="25091" w:author="Irová Zuzana" w:date="2025-03-31T09:37:00Z" w16du:dateUtc="2025-03-31T07:37:00Z"/>
          <w:rFonts w:hint="eastAsia"/>
        </w:rPr>
      </w:pPr>
      <w:bookmarkStart w:id="25092" w:name="_Toc189838967"/>
      <w:bookmarkStart w:id="25093" w:name="_Toc201569258"/>
      <w:ins w:id="25094" w:author="Irová Zuzana" w:date="2025-03-31T09:37:00Z" w16du:dateUtc="2025-03-31T07:37:00Z">
        <w:r>
          <w:t>Oznámení o vystavení faktury (NTF.BAR.21.</w:t>
        </w:r>
      </w:ins>
      <w:ins w:id="25095" w:author="Irová Zuzana" w:date="2025-03-31T09:38:00Z" w16du:dateUtc="2025-03-31T07:38:00Z">
        <w:r w:rsidR="005258A1">
          <w:t>HR</w:t>
        </w:r>
      </w:ins>
      <w:ins w:id="25096" w:author="Irová Zuzana" w:date="2025-03-31T09:37:00Z" w16du:dateUtc="2025-03-31T07:37:00Z">
        <w:r>
          <w:t>)</w:t>
        </w:r>
        <w:bookmarkEnd w:id="25092"/>
        <w:bookmarkEnd w:id="25093"/>
      </w:ins>
    </w:p>
    <w:p w14:paraId="674C3467" w14:textId="77777777" w:rsidR="00C930D2" w:rsidRDefault="00C930D2">
      <w:pPr>
        <w:pStyle w:val="NormalIndent"/>
        <w:rPr>
          <w:ins w:id="25097" w:author="Irová Zuzana" w:date="2025-03-31T09:37:00Z" w16du:dateUtc="2025-03-31T07:37:00Z"/>
        </w:rPr>
      </w:pPr>
      <w:ins w:id="25098" w:author="Irová Zuzana" w:date="2025-03-31T09:37:00Z" w16du:dateUtc="2025-03-31T07:37:00Z">
        <w:r>
          <w:t>Notification of an Accounting document</w:t>
        </w:r>
      </w:ins>
    </w:p>
    <w:p w14:paraId="71833665" w14:textId="77777777" w:rsidR="00C930D2" w:rsidRDefault="00C930D2" w:rsidP="00C930D2">
      <w:pPr>
        <w:pStyle w:val="Heading4"/>
        <w:numPr>
          <w:ilvl w:val="3"/>
          <w:numId w:val="142"/>
        </w:numPr>
        <w:tabs>
          <w:tab w:val="num" w:pos="643"/>
        </w:tabs>
        <w:spacing w:after="120" w:line="276" w:lineRule="auto"/>
        <w:ind w:left="643" w:hanging="360"/>
        <w:rPr>
          <w:ins w:id="25099" w:author="Irová Zuzana" w:date="2025-03-31T09:37:00Z" w16du:dateUtc="2025-03-31T07:37:00Z"/>
          <w:rFonts w:hint="eastAsia"/>
        </w:rPr>
      </w:pPr>
      <w:ins w:id="25100" w:author="Irová Zuzana" w:date="2025-03-31T09:37:00Z" w16du:dateUtc="2025-03-31T07:37:00Z">
        <w:r>
          <w:t>Popis</w:t>
        </w:r>
      </w:ins>
    </w:p>
    <w:p w14:paraId="51CABEDF" w14:textId="77777777" w:rsidR="00C930D2" w:rsidRDefault="00C930D2">
      <w:pPr>
        <w:pStyle w:val="NormalIndent"/>
        <w:rPr>
          <w:ins w:id="25101" w:author="Irová Zuzana" w:date="2025-03-31T09:37:00Z" w16du:dateUtc="2025-03-31T07:37:00Z"/>
        </w:rPr>
      </w:pPr>
      <w:ins w:id="25102" w:author="Irová Zuzana" w:date="2025-03-31T09:37:00Z" w16du:dateUtc="2025-03-31T07:37:00Z">
        <w:r>
          <w:t xml:space="preserve">Oznámení slouží pro informování zákazníka o vystavení nového (jednorázového) účetního dokladu.  </w:t>
        </w:r>
      </w:ins>
    </w:p>
    <w:p w14:paraId="6A09465A" w14:textId="19F6D148" w:rsidR="00C930D2" w:rsidRDefault="00C930D2" w:rsidP="00C930D2">
      <w:pPr>
        <w:pStyle w:val="Heading4"/>
        <w:numPr>
          <w:ilvl w:val="3"/>
          <w:numId w:val="142"/>
        </w:numPr>
        <w:tabs>
          <w:tab w:val="num" w:pos="643"/>
        </w:tabs>
        <w:spacing w:after="120" w:line="276" w:lineRule="auto"/>
        <w:ind w:left="643" w:hanging="360"/>
        <w:rPr>
          <w:ins w:id="25103" w:author="Irová Zuzana" w:date="2025-03-31T09:37:00Z" w16du:dateUtc="2025-03-31T07:37:00Z"/>
          <w:rFonts w:hint="eastAsia"/>
        </w:rPr>
      </w:pPr>
      <w:ins w:id="25104" w:author="Irová Zuzana" w:date="2025-03-31T09:37:00Z" w16du:dateUtc="2025-03-31T07:37:00Z">
        <w:r>
          <w:t xml:space="preserve">Předmět </w:t>
        </w:r>
      </w:ins>
      <w:ins w:id="25105" w:author="Irová Zuzana" w:date="2025-03-31T09:38:00Z" w16du:dateUtc="2025-03-31T07:38:00Z">
        <w:r w:rsidR="005258A1">
          <w:t>HR</w:t>
        </w:r>
      </w:ins>
    </w:p>
    <w:p w14:paraId="00DCE6A2" w14:textId="0C290AC9" w:rsidR="00C930D2" w:rsidRDefault="00EA3C62">
      <w:pPr>
        <w:pStyle w:val="NormalIndent"/>
        <w:rPr>
          <w:ins w:id="25106" w:author="Irová Zuzana" w:date="2025-03-31T09:37:00Z" w16du:dateUtc="2025-03-31T07:37:00Z"/>
        </w:rPr>
      </w:pPr>
      <w:ins w:id="25107" w:author="Irová Zuzana" w:date="2025-03-31T09:39:00Z" w16du:dateUtc="2025-03-31T07:39:00Z">
        <w:r w:rsidRPr="00EA3C62">
          <w:t>Obavijest o fakturi</w:t>
        </w:r>
      </w:ins>
    </w:p>
    <w:p w14:paraId="35887299" w14:textId="77777777" w:rsidR="00C930D2" w:rsidRDefault="00C930D2" w:rsidP="00C930D2">
      <w:pPr>
        <w:pStyle w:val="Heading4"/>
        <w:numPr>
          <w:ilvl w:val="3"/>
          <w:numId w:val="142"/>
        </w:numPr>
        <w:tabs>
          <w:tab w:val="num" w:pos="643"/>
        </w:tabs>
        <w:spacing w:after="120" w:line="276" w:lineRule="auto"/>
        <w:ind w:left="643" w:hanging="360"/>
        <w:rPr>
          <w:ins w:id="25108" w:author="Irová Zuzana" w:date="2025-03-31T09:37:00Z" w16du:dateUtc="2025-03-31T07:37:00Z"/>
          <w:rFonts w:hint="eastAsia"/>
        </w:rPr>
      </w:pPr>
      <w:ins w:id="25109" w:author="Irová Zuzana" w:date="2025-03-31T09:37:00Z" w16du:dateUtc="2025-03-31T07:37:00Z">
        <w:r>
          <w:t>Předmět EN</w:t>
        </w:r>
      </w:ins>
    </w:p>
    <w:p w14:paraId="4EA135B1" w14:textId="77777777" w:rsidR="00C930D2" w:rsidRDefault="00C930D2">
      <w:pPr>
        <w:pStyle w:val="NormalIndent"/>
        <w:rPr>
          <w:ins w:id="25110" w:author="Irová Zuzana" w:date="2025-03-31T09:37:00Z" w16du:dateUtc="2025-03-31T07:37:00Z"/>
        </w:rPr>
      </w:pPr>
      <w:ins w:id="25111" w:author="Irová Zuzana" w:date="2025-03-31T09:37:00Z" w16du:dateUtc="2025-03-31T07:37:00Z">
        <w:r w:rsidRPr="004B0709">
          <w:rPr>
            <w:rFonts w:cstheme="minorHAnsi"/>
            <w:szCs w:val="20"/>
            <w:lang w:val="sk-SK"/>
          </w:rPr>
          <w:t>Notice of invoice issue</w:t>
        </w:r>
      </w:ins>
    </w:p>
    <w:p w14:paraId="1995B200" w14:textId="16DCB9C2" w:rsidR="00C930D2" w:rsidRDefault="00C930D2" w:rsidP="00C930D2">
      <w:pPr>
        <w:pStyle w:val="Heading4"/>
        <w:numPr>
          <w:ilvl w:val="3"/>
          <w:numId w:val="142"/>
        </w:numPr>
        <w:tabs>
          <w:tab w:val="num" w:pos="643"/>
        </w:tabs>
        <w:spacing w:after="120" w:line="276" w:lineRule="auto"/>
        <w:ind w:left="643" w:hanging="360"/>
        <w:rPr>
          <w:ins w:id="25112" w:author="Irová Zuzana" w:date="2025-03-31T09:37:00Z" w16du:dateUtc="2025-03-31T07:37:00Z"/>
          <w:rFonts w:hint="eastAsia"/>
        </w:rPr>
      </w:pPr>
      <w:ins w:id="25113" w:author="Irová Zuzana" w:date="2025-03-31T09:37:00Z" w16du:dateUtc="2025-03-31T07:37:00Z">
        <w:r>
          <w:t xml:space="preserve">Obsah </w:t>
        </w:r>
      </w:ins>
      <w:ins w:id="25114" w:author="Irová Zuzana" w:date="2025-03-31T09:57:00Z" w16du:dateUtc="2025-03-31T07:57:00Z">
        <w:r w:rsidR="00D043E3">
          <w:t>HR</w:t>
        </w:r>
      </w:ins>
    </w:p>
    <w:p w14:paraId="4D97B9D5" w14:textId="65FF88FF" w:rsidR="00ED75A9" w:rsidRPr="00ED75A9" w:rsidRDefault="00ED75A9">
      <w:pPr>
        <w:pStyle w:val="NormalIndent"/>
        <w:rPr>
          <w:ins w:id="25115" w:author="Irová Zuzana" w:date="2025-03-31T09:43:00Z" w16du:dateUtc="2025-03-31T07:43:00Z"/>
          <w:lang w:val="sk-SK"/>
        </w:rPr>
      </w:pPr>
      <w:ins w:id="25116" w:author="Irová Zuzana" w:date="2025-03-31T09:43:00Z" w16du:dateUtc="2025-03-31T07:43:00Z">
        <w:r>
          <w:rPr>
            <w:lang w:val="sk-SK"/>
          </w:rPr>
          <w:t>o</w:t>
        </w:r>
        <w:r w:rsidRPr="00ED75A9">
          <w:rPr>
            <w:lang w:val="sk-SK"/>
          </w:rPr>
          <w:t xml:space="preserve">bavještavamo Vas da smo izdali račun br. </w:t>
        </w:r>
      </w:ins>
      <w:ins w:id="25117" w:author="Irová Zuzana" w:date="2025-03-31T09:44:00Z" w16du:dateUtc="2025-03-31T07:44:00Z">
        <w:r w:rsidRPr="004B0709">
          <w:rPr>
            <w:rFonts w:cstheme="minorHAnsi"/>
            <w:szCs w:val="20"/>
            <w:highlight w:val="lightGray"/>
            <w:lang w:val="sk-SK"/>
          </w:rPr>
          <w:t>«BAR.Bill.Bill number»</w:t>
        </w:r>
        <w:r>
          <w:rPr>
            <w:rFonts w:cstheme="minorHAnsi"/>
            <w:szCs w:val="20"/>
            <w:lang w:val="sk-SK"/>
          </w:rPr>
          <w:t xml:space="preserve"> </w:t>
        </w:r>
      </w:ins>
      <w:ins w:id="25118" w:author="Irová Zuzana" w:date="2025-03-31T09:43:00Z" w16du:dateUtc="2025-03-31T07:43:00Z">
        <w:r w:rsidRPr="00ED75A9">
          <w:rPr>
            <w:lang w:val="sk-SK"/>
          </w:rPr>
          <w:t xml:space="preserve">na </w:t>
        </w:r>
      </w:ins>
      <w:ins w:id="25119" w:author="Irová Zuzana" w:date="2025-03-31T09:46:00Z" w16du:dateUtc="2025-03-31T07:46:00Z">
        <w:r w:rsidR="006926A2">
          <w:rPr>
            <w:lang w:val="sk-SK"/>
          </w:rPr>
          <w:t>vaš</w:t>
        </w:r>
      </w:ins>
      <w:ins w:id="25120" w:author="Irová Zuzana" w:date="2025-03-31T09:43:00Z" w16du:dateUtc="2025-03-31T07:43:00Z">
        <w:r w:rsidRPr="00ED75A9">
          <w:rPr>
            <w:lang w:val="sk-SK"/>
          </w:rPr>
          <w:t xml:space="preserve"> </w:t>
        </w:r>
      </w:ins>
      <w:ins w:id="25121" w:author="Irová Zuzana" w:date="2025-03-31T09:47:00Z" w16du:dateUtc="2025-03-31T07:47:00Z">
        <w:r w:rsidR="00EF7652" w:rsidRPr="00EF7652">
          <w:rPr>
            <w:lang w:val="sk-SK"/>
          </w:rPr>
          <w:t>korisnički</w:t>
        </w:r>
        <w:r w:rsidR="00EF7652">
          <w:rPr>
            <w:lang w:val="sk-SK"/>
          </w:rPr>
          <w:t xml:space="preserve"> </w:t>
        </w:r>
      </w:ins>
      <w:ins w:id="25122" w:author="Irová Zuzana" w:date="2025-03-31T09:43:00Z" w16du:dateUtc="2025-03-31T07:43:00Z">
        <w:r w:rsidRPr="00ED75A9">
          <w:rPr>
            <w:lang w:val="sk-SK"/>
          </w:rPr>
          <w:t>račun</w:t>
        </w:r>
      </w:ins>
      <w:ins w:id="25123" w:author="Irová Zuzana" w:date="2025-03-31T09:47:00Z" w16du:dateUtc="2025-03-31T07:47:00Z">
        <w:r w:rsidR="00EF7652">
          <w:rPr>
            <w:lang w:val="sk-SK"/>
          </w:rPr>
          <w:t xml:space="preserve"> </w:t>
        </w:r>
        <w:r w:rsidR="00EF7652" w:rsidRPr="00144037">
          <w:rPr>
            <w:rFonts w:cstheme="minorHAnsi"/>
            <w:szCs w:val="20"/>
            <w:highlight w:val="lightGray"/>
            <w:lang w:val="sk-SK"/>
          </w:rPr>
          <w:t>1.[na v</w:t>
        </w:r>
        <w:r w:rsidR="00EF7652">
          <w:rPr>
            <w:rFonts w:cstheme="minorHAnsi"/>
            <w:szCs w:val="20"/>
            <w:highlight w:val="lightGray"/>
            <w:lang w:val="sk-SK"/>
          </w:rPr>
          <w:t>a</w:t>
        </w:r>
        <w:r w:rsidR="00EF7652" w:rsidRPr="00144037">
          <w:rPr>
            <w:rFonts w:cstheme="minorHAnsi"/>
            <w:szCs w:val="20"/>
            <w:highlight w:val="lightGray"/>
            <w:lang w:val="sk-SK"/>
          </w:rPr>
          <w:t>šom mýtnom účte</w:t>
        </w:r>
        <w:r w:rsidR="00EF7652" w:rsidRPr="00144037">
          <w:rPr>
            <w:highlight w:val="lightGray"/>
            <w:lang w:val="sk-SK"/>
          </w:rPr>
          <w:t xml:space="preserve"> </w:t>
        </w:r>
        <w:r w:rsidR="00EF7652" w:rsidRPr="00144037">
          <w:rPr>
            <w:rFonts w:cstheme="minorHAnsi"/>
            <w:szCs w:val="20"/>
            <w:highlight w:val="lightGray"/>
            <w:lang w:val="sk-SK"/>
          </w:rPr>
          <w:t>«Account.Number»</w:t>
        </w:r>
        <w:r w:rsidR="00EF7652" w:rsidRPr="004B0709">
          <w:rPr>
            <w:rFonts w:cstheme="minorHAnsi"/>
            <w:szCs w:val="20"/>
            <w:highlight w:val="lightGray"/>
            <w:lang w:val="sk-SK"/>
          </w:rPr>
          <w:t>]</w:t>
        </w:r>
      </w:ins>
      <w:ins w:id="25124" w:author="Irová Zuzana" w:date="2025-03-31T09:43:00Z" w16du:dateUtc="2025-03-31T07:43:00Z">
        <w:r w:rsidRPr="00ED75A9">
          <w:rPr>
            <w:lang w:val="sk-SK"/>
          </w:rPr>
          <w:t>. Račun možete pronaći u privitku ovog e-maila.</w:t>
        </w:r>
      </w:ins>
    </w:p>
    <w:p w14:paraId="3E06B78A" w14:textId="732BF2F0" w:rsidR="00C930D2" w:rsidRPr="004B0709" w:rsidRDefault="00EF7652">
      <w:pPr>
        <w:pStyle w:val="NormalIndent"/>
        <w:rPr>
          <w:ins w:id="25125" w:author="Irová Zuzana" w:date="2025-03-31T09:37:00Z" w16du:dateUtc="2025-03-31T07:37:00Z"/>
          <w:lang w:val="sk-SK"/>
        </w:rPr>
      </w:pPr>
      <w:ins w:id="25126" w:author="Irová Zuzana" w:date="2025-03-31T09:48:00Z" w16du:dateUtc="2025-03-31T07:48:00Z">
        <w:r w:rsidRPr="00CE18A3">
          <w:rPr>
            <w:rFonts w:cstheme="minorHAnsi"/>
            <w:szCs w:val="20"/>
            <w:highlight w:val="lightGray"/>
            <w:lang w:val="sk-SK"/>
          </w:rPr>
          <w:t xml:space="preserve">1.[ </w:t>
        </w:r>
      </w:ins>
      <w:ins w:id="25127" w:author="Irová Zuzana" w:date="2025-03-31T09:43:00Z" w16du:dateUtc="2025-03-31T07:43:00Z">
        <w:r w:rsidR="00ED75A9" w:rsidRPr="007C5202">
          <w:rPr>
            <w:highlight w:val="lightGray"/>
            <w:lang w:val="sk-SK"/>
            <w:rPrChange w:id="25128" w:author="Irová Zuzana" w:date="2025-03-31T09:48:00Z" w16du:dateUtc="2025-03-31T07:48:00Z">
              <w:rPr>
                <w:lang w:val="sk-SK"/>
              </w:rPr>
            </w:rPrChange>
          </w:rPr>
          <w:t>Svi ra</w:t>
        </w:r>
        <w:r w:rsidR="00ED75A9" w:rsidRPr="007C5202">
          <w:rPr>
            <w:rFonts w:hint="cs"/>
            <w:highlight w:val="lightGray"/>
            <w:lang w:val="sk-SK"/>
            <w:rPrChange w:id="25129" w:author="Irová Zuzana" w:date="2025-03-31T09:48:00Z" w16du:dateUtc="2025-03-31T07:48:00Z">
              <w:rPr>
                <w:rFonts w:hint="cs"/>
                <w:lang w:val="sk-SK"/>
              </w:rPr>
            </w:rPrChange>
          </w:rPr>
          <w:t>č</w:t>
        </w:r>
        <w:r w:rsidR="00ED75A9" w:rsidRPr="007C5202">
          <w:rPr>
            <w:highlight w:val="lightGray"/>
            <w:lang w:val="sk-SK"/>
            <w:rPrChange w:id="25130" w:author="Irová Zuzana" w:date="2025-03-31T09:48:00Z" w16du:dateUtc="2025-03-31T07:48:00Z">
              <w:rPr>
                <w:lang w:val="sk-SK"/>
              </w:rPr>
            </w:rPrChange>
          </w:rPr>
          <w:t>uni dostupni su iu zoni samoposlu</w:t>
        </w:r>
        <w:r w:rsidR="00ED75A9" w:rsidRPr="007C5202">
          <w:rPr>
            <w:rFonts w:hint="cs"/>
            <w:highlight w:val="lightGray"/>
            <w:lang w:val="sk-SK"/>
            <w:rPrChange w:id="25131" w:author="Irová Zuzana" w:date="2025-03-31T09:48:00Z" w16du:dateUtc="2025-03-31T07:48:00Z">
              <w:rPr>
                <w:rFonts w:hint="cs"/>
                <w:lang w:val="sk-SK"/>
              </w:rPr>
            </w:rPrChange>
          </w:rPr>
          <w:t>ž</w:t>
        </w:r>
        <w:r w:rsidR="00ED75A9" w:rsidRPr="007C5202">
          <w:rPr>
            <w:highlight w:val="lightGray"/>
            <w:lang w:val="sk-SK"/>
            <w:rPrChange w:id="25132" w:author="Irová Zuzana" w:date="2025-03-31T09:48:00Z" w16du:dateUtc="2025-03-31T07:48:00Z">
              <w:rPr>
                <w:lang w:val="sk-SK"/>
              </w:rPr>
            </w:rPrChange>
          </w:rPr>
          <w:t>ivanja, gdje ih mo</w:t>
        </w:r>
        <w:r w:rsidR="00ED75A9" w:rsidRPr="007C5202">
          <w:rPr>
            <w:rFonts w:hint="cs"/>
            <w:highlight w:val="lightGray"/>
            <w:lang w:val="sk-SK"/>
            <w:rPrChange w:id="25133" w:author="Irová Zuzana" w:date="2025-03-31T09:48:00Z" w16du:dateUtc="2025-03-31T07:48:00Z">
              <w:rPr>
                <w:rFonts w:hint="cs"/>
                <w:lang w:val="sk-SK"/>
              </w:rPr>
            </w:rPrChange>
          </w:rPr>
          <w:t>ž</w:t>
        </w:r>
        <w:r w:rsidR="00ED75A9" w:rsidRPr="007C5202">
          <w:rPr>
            <w:highlight w:val="lightGray"/>
            <w:lang w:val="sk-SK"/>
            <w:rPrChange w:id="25134" w:author="Irová Zuzana" w:date="2025-03-31T09:48:00Z" w16du:dateUtc="2025-03-31T07:48:00Z">
              <w:rPr>
                <w:lang w:val="sk-SK"/>
              </w:rPr>
            </w:rPrChange>
          </w:rPr>
          <w:t>ete preuzeti u bilo kojem trenutku.</w:t>
        </w:r>
      </w:ins>
      <w:ins w:id="25135" w:author="Irová Zuzana" w:date="2025-03-31T09:48:00Z" w16du:dateUtc="2025-03-31T07:48:00Z">
        <w:r w:rsidRPr="007C5202">
          <w:rPr>
            <w:rFonts w:cstheme="minorHAnsi"/>
            <w:szCs w:val="20"/>
            <w:highlight w:val="lightGray"/>
            <w:lang w:val="sk-SK"/>
          </w:rPr>
          <w:t>]</w:t>
        </w:r>
      </w:ins>
    </w:p>
    <w:p w14:paraId="22BBFEEE" w14:textId="77777777" w:rsidR="00C930D2" w:rsidRPr="00BB377A" w:rsidRDefault="00C930D2" w:rsidP="00C930D2">
      <w:pPr>
        <w:ind w:left="2059"/>
        <w:rPr>
          <w:ins w:id="25136" w:author="Irová Zuzana" w:date="2025-03-31T09:37:00Z" w16du:dateUtc="2025-03-31T07:37:00Z"/>
          <w:rFonts w:eastAsia="Book Antiqua" w:cstheme="minorHAnsi"/>
        </w:rPr>
      </w:pPr>
      <w:ins w:id="25137" w:author="Irová Zuzana" w:date="2025-03-31T09:37:00Z" w16du:dateUtc="2025-03-31T07:37:00Z">
        <w:r w:rsidRPr="00BB377A">
          <w:rPr>
            <w:rFonts w:eastAsia="Book Antiqua" w:cstheme="minorHAnsi"/>
          </w:rPr>
          <w:t>Varianty:</w:t>
        </w:r>
      </w:ins>
    </w:p>
    <w:p w14:paraId="212FA31D" w14:textId="77777777" w:rsidR="00C930D2" w:rsidRPr="00BB377A" w:rsidRDefault="00C930D2" w:rsidP="00C930D2">
      <w:pPr>
        <w:pStyle w:val="ListParagraph"/>
        <w:numPr>
          <w:ilvl w:val="0"/>
          <w:numId w:val="492"/>
        </w:numPr>
        <w:rPr>
          <w:ins w:id="25138" w:author="Irová Zuzana" w:date="2025-03-31T09:37:00Z" w16du:dateUtc="2025-03-31T07:37:00Z"/>
          <w:rFonts w:eastAsia="Book Antiqua" w:cstheme="minorHAnsi"/>
          <w:szCs w:val="20"/>
          <w:highlight w:val="lightGray"/>
          <w:lang w:val="en-US"/>
        </w:rPr>
      </w:pPr>
      <w:ins w:id="25139" w:author="Irová Zuzana" w:date="2025-03-31T09:37:00Z" w16du:dateUtc="2025-03-31T07:37:00Z">
        <w:r w:rsidRPr="00BB377A">
          <w:rPr>
            <w:rFonts w:eastAsia="Book Antiqua" w:cstheme="minorHAnsi"/>
            <w:szCs w:val="20"/>
            <w:highlight w:val="lightGray"/>
          </w:rPr>
          <w:t>[uvést, pokud jde o Account</w:t>
        </w:r>
        <w:r w:rsidRPr="00BB377A">
          <w:rPr>
            <w:rFonts w:eastAsia="Book Antiqua" w:cstheme="minorHAnsi"/>
            <w:szCs w:val="20"/>
            <w:highlight w:val="lightGray"/>
            <w:lang w:val="en-US"/>
          </w:rPr>
          <w:t>]</w:t>
        </w:r>
      </w:ins>
    </w:p>
    <w:p w14:paraId="3B916148" w14:textId="77777777" w:rsidR="00C930D2" w:rsidRDefault="00C930D2">
      <w:pPr>
        <w:pStyle w:val="NormalIndent"/>
        <w:rPr>
          <w:ins w:id="25140" w:author="Irová Zuzana" w:date="2025-03-31T09:37:00Z" w16du:dateUtc="2025-03-31T07:37:00Z"/>
        </w:rPr>
      </w:pPr>
    </w:p>
    <w:p w14:paraId="534DE783" w14:textId="77777777" w:rsidR="00C930D2" w:rsidRDefault="00C930D2" w:rsidP="00C930D2">
      <w:pPr>
        <w:pStyle w:val="Heading4"/>
        <w:numPr>
          <w:ilvl w:val="3"/>
          <w:numId w:val="142"/>
        </w:numPr>
        <w:tabs>
          <w:tab w:val="num" w:pos="643"/>
        </w:tabs>
        <w:spacing w:after="120" w:line="276" w:lineRule="auto"/>
        <w:ind w:left="643" w:hanging="360"/>
        <w:rPr>
          <w:ins w:id="25141" w:author="Irová Zuzana" w:date="2025-03-31T09:37:00Z" w16du:dateUtc="2025-03-31T07:37:00Z"/>
          <w:rFonts w:eastAsia="Times New Roman"/>
        </w:rPr>
      </w:pPr>
      <w:ins w:id="25142" w:author="Irová Zuzana" w:date="2025-03-31T09:37:00Z" w16du:dateUtc="2025-03-31T07:37:00Z">
        <w:r>
          <w:rPr>
            <w:rFonts w:eastAsia="Times New Roman"/>
          </w:rPr>
          <w:lastRenderedPageBreak/>
          <w:t>Obsah EN</w:t>
        </w:r>
      </w:ins>
    </w:p>
    <w:p w14:paraId="6EB77D0E" w14:textId="77777777" w:rsidR="00C930D2" w:rsidRDefault="00C930D2">
      <w:pPr>
        <w:pStyle w:val="A1FlowStep"/>
        <w:rPr>
          <w:ins w:id="25143" w:author="Irová Zuzana" w:date="2025-03-31T09:37:00Z" w16du:dateUtc="2025-03-31T07:37:00Z"/>
          <w:rFonts w:cstheme="minorHAnsi"/>
          <w:szCs w:val="20"/>
          <w:lang w:val="en-GB"/>
        </w:rPr>
        <w:pPrChange w:id="25144" w:author="Irová Zuzana" w:date="2025-06-06T15:16:00Z" w16du:dateUtc="2025-06-06T13:16:00Z">
          <w:pPr>
            <w:pStyle w:val="A1FlowStep"/>
            <w:ind w:left="1701" w:firstLine="0"/>
          </w:pPr>
        </w:pPrChange>
      </w:pPr>
      <w:ins w:id="25145" w:author="Irová Zuzana" w:date="2025-03-31T09:37:00Z" w16du:dateUtc="2025-03-31T07:37:00Z">
        <w:r w:rsidRPr="00D74113">
          <w:rPr>
            <w:rFonts w:cstheme="minorHAnsi"/>
            <w:szCs w:val="20"/>
            <w:lang w:val="en-GB"/>
          </w:rPr>
          <w:t xml:space="preserve">Please be advised that we </w:t>
        </w:r>
        <w:r w:rsidRPr="00F0219D">
          <w:rPr>
            <w:rFonts w:cstheme="minorHAnsi"/>
            <w:szCs w:val="20"/>
            <w:lang w:val="en-GB"/>
          </w:rPr>
          <w:t xml:space="preserve">have </w:t>
        </w:r>
        <w:r w:rsidRPr="00FD2553">
          <w:rPr>
            <w:rFonts w:cstheme="minorHAnsi"/>
            <w:szCs w:val="20"/>
            <w:highlight w:val="lightGray"/>
            <w:lang w:val="en-GB"/>
          </w:rPr>
          <w:t>1.[on your toll account «Account.Number</w:t>
        </w:r>
        <w:r w:rsidRPr="00D74113">
          <w:rPr>
            <w:rFonts w:cstheme="minorHAnsi"/>
            <w:szCs w:val="20"/>
            <w:highlight w:val="lightGray"/>
            <w:lang w:val="en-GB"/>
          </w:rPr>
          <w:t>»]</w:t>
        </w:r>
        <w:r w:rsidRPr="00D74113">
          <w:rPr>
            <w:rFonts w:cstheme="minorHAnsi"/>
            <w:szCs w:val="20"/>
            <w:lang w:val="en-GB"/>
          </w:rPr>
          <w:t xml:space="preserve"> issued invoice number "BAR.Bill.Bill number". Please find the invoice attached to this email.</w:t>
        </w:r>
      </w:ins>
    </w:p>
    <w:p w14:paraId="10457494" w14:textId="77777777" w:rsidR="00C930D2" w:rsidRDefault="00C930D2">
      <w:pPr>
        <w:pStyle w:val="A1FlowStep"/>
        <w:rPr>
          <w:ins w:id="25146" w:author="Irová Zuzana" w:date="2025-03-31T09:37:00Z" w16du:dateUtc="2025-03-31T07:37:00Z"/>
          <w:rFonts w:cstheme="minorHAnsi"/>
          <w:szCs w:val="20"/>
          <w:lang w:val="en-GB"/>
        </w:rPr>
        <w:pPrChange w:id="25147" w:author="Irová Zuzana" w:date="2025-06-06T15:16:00Z" w16du:dateUtc="2025-06-06T13:16:00Z">
          <w:pPr>
            <w:pStyle w:val="A1FlowStep"/>
            <w:ind w:left="1701" w:firstLine="0"/>
          </w:pPr>
        </w:pPrChange>
      </w:pPr>
    </w:p>
    <w:p w14:paraId="53961A38" w14:textId="77777777" w:rsidR="00C930D2" w:rsidRPr="00D74113" w:rsidRDefault="00C930D2">
      <w:pPr>
        <w:pStyle w:val="A1FlowStep"/>
        <w:rPr>
          <w:ins w:id="25148" w:author="Irová Zuzana" w:date="2025-03-31T09:37:00Z" w16du:dateUtc="2025-03-31T07:37:00Z"/>
          <w:rFonts w:cstheme="minorHAnsi"/>
          <w:szCs w:val="20"/>
          <w:lang w:val="en-GB"/>
        </w:rPr>
        <w:pPrChange w:id="25149" w:author="Irová Zuzana" w:date="2025-06-06T15:16:00Z" w16du:dateUtc="2025-06-06T13:16:00Z">
          <w:pPr>
            <w:pStyle w:val="A1FlowStep"/>
            <w:ind w:left="1701" w:firstLine="0"/>
          </w:pPr>
        </w:pPrChange>
      </w:pPr>
      <w:ins w:id="25150" w:author="Irová Zuzana" w:date="2025-03-31T09:37:00Z" w16du:dateUtc="2025-03-31T07:37:00Z">
        <w:r w:rsidRPr="00144037">
          <w:rPr>
            <w:rFonts w:cstheme="minorHAnsi"/>
            <w:szCs w:val="20"/>
            <w:highlight w:val="lightGray"/>
            <w:lang w:val="en-GB"/>
          </w:rPr>
          <w:t>1.[</w:t>
        </w:r>
        <w:r>
          <w:rPr>
            <w:rFonts w:cstheme="minorHAnsi"/>
            <w:szCs w:val="20"/>
            <w:highlight w:val="lightGray"/>
            <w:lang w:val="en-GB"/>
          </w:rPr>
          <w:t>All</w:t>
        </w:r>
        <w:r w:rsidRPr="00144037">
          <w:rPr>
            <w:rFonts w:cstheme="minorHAnsi"/>
            <w:szCs w:val="20"/>
            <w:highlight w:val="lightGray"/>
            <w:lang w:val="en-GB"/>
          </w:rPr>
          <w:t xml:space="preserve"> invoice</w:t>
        </w:r>
        <w:r>
          <w:rPr>
            <w:rFonts w:cstheme="minorHAnsi"/>
            <w:szCs w:val="20"/>
            <w:highlight w:val="lightGray"/>
            <w:lang w:val="en-GB"/>
          </w:rPr>
          <w:t>s are</w:t>
        </w:r>
        <w:r w:rsidRPr="00144037">
          <w:rPr>
            <w:rFonts w:cstheme="minorHAnsi"/>
            <w:szCs w:val="20"/>
            <w:highlight w:val="lightGray"/>
            <w:lang w:val="en-GB"/>
          </w:rPr>
          <w:t xml:space="preserve"> also available in the self-service area where you can download </w:t>
        </w:r>
        <w:r>
          <w:rPr>
            <w:rFonts w:cstheme="minorHAnsi"/>
            <w:szCs w:val="20"/>
            <w:highlight w:val="lightGray"/>
            <w:lang w:val="en-GB"/>
          </w:rPr>
          <w:t>them</w:t>
        </w:r>
        <w:r w:rsidRPr="00144037">
          <w:rPr>
            <w:rFonts w:cstheme="minorHAnsi"/>
            <w:szCs w:val="20"/>
            <w:highlight w:val="lightGray"/>
            <w:lang w:val="en-GB"/>
          </w:rPr>
          <w:t xml:space="preserve"> at any time.]</w:t>
        </w:r>
      </w:ins>
    </w:p>
    <w:p w14:paraId="4078C8FC" w14:textId="77777777" w:rsidR="00C930D2" w:rsidRPr="00163803" w:rsidRDefault="00C930D2" w:rsidP="00C930D2">
      <w:pPr>
        <w:ind w:left="2059"/>
        <w:rPr>
          <w:ins w:id="25151" w:author="Irová Zuzana" w:date="2025-03-31T09:37:00Z" w16du:dateUtc="2025-03-31T07:37:00Z"/>
          <w:rFonts w:ascii="Noto Sans" w:eastAsia="Book Antiqua" w:hAnsi="Noto Sans"/>
        </w:rPr>
      </w:pPr>
    </w:p>
    <w:p w14:paraId="74C341F0" w14:textId="77777777" w:rsidR="00C930D2" w:rsidRPr="00163803" w:rsidRDefault="00C930D2" w:rsidP="00C930D2">
      <w:pPr>
        <w:ind w:left="2059"/>
        <w:rPr>
          <w:ins w:id="25152" w:author="Irová Zuzana" w:date="2025-03-31T09:37:00Z" w16du:dateUtc="2025-03-31T07:37:00Z"/>
          <w:rFonts w:ascii="Noto Sans" w:eastAsia="Book Antiqua" w:hAnsi="Noto Sans"/>
        </w:rPr>
      </w:pPr>
      <w:ins w:id="25153" w:author="Irová Zuzana" w:date="2025-03-31T09:37:00Z" w16du:dateUtc="2025-03-31T07:37:00Z">
        <w:r w:rsidRPr="00163803">
          <w:rPr>
            <w:rFonts w:ascii="Noto Sans" w:eastAsia="Book Antiqua" w:hAnsi="Noto Sans"/>
          </w:rPr>
          <w:t>Varianty:</w:t>
        </w:r>
      </w:ins>
    </w:p>
    <w:p w14:paraId="01C57E97" w14:textId="77777777" w:rsidR="00C930D2" w:rsidRPr="00163803" w:rsidRDefault="00C930D2" w:rsidP="00C930D2">
      <w:pPr>
        <w:pStyle w:val="ListParagraph"/>
        <w:numPr>
          <w:ilvl w:val="0"/>
          <w:numId w:val="491"/>
        </w:numPr>
        <w:rPr>
          <w:ins w:id="25154" w:author="Irová Zuzana" w:date="2025-03-31T09:37:00Z" w16du:dateUtc="2025-03-31T07:37:00Z"/>
          <w:rFonts w:eastAsia="Book Antiqua" w:cstheme="minorHAnsi"/>
          <w:szCs w:val="20"/>
          <w:highlight w:val="lightGray"/>
        </w:rPr>
      </w:pPr>
      <w:ins w:id="25155" w:author="Irová Zuzana" w:date="2025-03-31T09:37:00Z" w16du:dateUtc="2025-03-31T07:37:00Z">
        <w:r w:rsidRPr="004726A5">
          <w:rPr>
            <w:rFonts w:eastAsia="Book Antiqua" w:cstheme="minorHAnsi"/>
            <w:szCs w:val="20"/>
            <w:highlight w:val="lightGray"/>
          </w:rPr>
          <w:t>[uvést, pokud jde o Account</w:t>
        </w:r>
        <w:r w:rsidRPr="004726A5">
          <w:rPr>
            <w:rFonts w:eastAsia="Book Antiqua" w:cstheme="minorHAnsi"/>
            <w:szCs w:val="20"/>
            <w:highlight w:val="lightGray"/>
            <w:lang w:val="en-US"/>
          </w:rPr>
          <w:t>]</w:t>
        </w:r>
        <w:r w:rsidRPr="00163803">
          <w:rPr>
            <w:rFonts w:eastAsia="Book Antiqua" w:cstheme="minorHAnsi"/>
            <w:szCs w:val="20"/>
            <w:highlight w:val="lightGray"/>
          </w:rPr>
          <w:t xml:space="preserve"> </w:t>
        </w:r>
      </w:ins>
    </w:p>
    <w:p w14:paraId="109617A3" w14:textId="77777777" w:rsidR="00C930D2" w:rsidRPr="00CA7908" w:rsidRDefault="00C930D2">
      <w:pPr>
        <w:pStyle w:val="NormalIndent"/>
        <w:rPr>
          <w:ins w:id="25156" w:author="Irová Zuzana" w:date="2025-03-31T09:37:00Z" w16du:dateUtc="2025-03-31T07:37:00Z"/>
        </w:rPr>
      </w:pPr>
    </w:p>
    <w:p w14:paraId="69158535" w14:textId="2D301196" w:rsidR="00C930D2" w:rsidRPr="00B70E24" w:rsidRDefault="00C930D2" w:rsidP="00C930D2">
      <w:pPr>
        <w:pStyle w:val="Heading3"/>
        <w:spacing w:before="200" w:after="0" w:line="276" w:lineRule="auto"/>
        <w:rPr>
          <w:ins w:id="25157" w:author="Irová Zuzana" w:date="2025-03-31T09:37:00Z" w16du:dateUtc="2025-03-31T07:37:00Z"/>
          <w:rFonts w:hint="eastAsia"/>
        </w:rPr>
      </w:pPr>
      <w:bookmarkStart w:id="25158" w:name="_Toc189838968"/>
      <w:bookmarkStart w:id="25159" w:name="_Toc201569259"/>
      <w:ins w:id="25160" w:author="Irová Zuzana" w:date="2025-03-31T09:37:00Z" w16du:dateUtc="2025-03-31T07:37:00Z">
        <w:r w:rsidRPr="00B70E24">
          <w:t>Oznámení o vystavení účetního dokladu (</w:t>
        </w:r>
        <w:r>
          <w:t>NTF.DF.01.</w:t>
        </w:r>
      </w:ins>
      <w:ins w:id="25161" w:author="Irová Zuzana" w:date="2025-03-31T09:50:00Z" w16du:dateUtc="2025-03-31T07:50:00Z">
        <w:r w:rsidR="00F55F98">
          <w:t>HR</w:t>
        </w:r>
      </w:ins>
      <w:ins w:id="25162" w:author="Irová Zuzana" w:date="2025-03-31T09:37:00Z" w16du:dateUtc="2025-03-31T07:37:00Z">
        <w:r w:rsidRPr="00B70E24">
          <w:t>)</w:t>
        </w:r>
        <w:bookmarkEnd w:id="25158"/>
        <w:bookmarkEnd w:id="25159"/>
        <w:r w:rsidRPr="00B70E24">
          <w:t xml:space="preserve"> </w:t>
        </w:r>
      </w:ins>
    </w:p>
    <w:p w14:paraId="79A42D8C" w14:textId="77777777" w:rsidR="00C930D2" w:rsidRPr="00955C1D" w:rsidRDefault="00C930D2">
      <w:pPr>
        <w:pStyle w:val="NormalIndent"/>
        <w:rPr>
          <w:ins w:id="25163" w:author="Irová Zuzana" w:date="2025-03-31T09:37:00Z" w16du:dateUtc="2025-03-31T07:37:00Z"/>
        </w:rPr>
      </w:pPr>
      <w:ins w:id="25164" w:author="Irová Zuzana" w:date="2025-03-31T09:37:00Z" w16du:dateUtc="2025-03-31T07:37:00Z">
        <w:r w:rsidRPr="00955C1D">
          <w:t>Notification of an Accounting document</w:t>
        </w:r>
      </w:ins>
    </w:p>
    <w:p w14:paraId="2A745842" w14:textId="77777777" w:rsidR="00C930D2" w:rsidRPr="00955C1D" w:rsidRDefault="00C930D2" w:rsidP="00C930D2">
      <w:pPr>
        <w:pStyle w:val="Heading4"/>
        <w:spacing w:after="120" w:line="276" w:lineRule="auto"/>
        <w:rPr>
          <w:ins w:id="25165" w:author="Irová Zuzana" w:date="2025-03-31T09:37:00Z" w16du:dateUtc="2025-03-31T07:37:00Z"/>
          <w:rFonts w:hint="eastAsia"/>
        </w:rPr>
      </w:pPr>
      <w:ins w:id="25166" w:author="Irová Zuzana" w:date="2025-03-31T09:37:00Z" w16du:dateUtc="2025-03-31T07:37:00Z">
        <w:r w:rsidRPr="00955C1D">
          <w:t>Popis</w:t>
        </w:r>
      </w:ins>
    </w:p>
    <w:p w14:paraId="4C6AB451" w14:textId="71EE3977" w:rsidR="00C930D2" w:rsidRPr="00955C1D" w:rsidRDefault="00C930D2">
      <w:pPr>
        <w:pStyle w:val="NormalIndent"/>
        <w:rPr>
          <w:ins w:id="25167" w:author="Irová Zuzana" w:date="2025-03-31T09:37:00Z" w16du:dateUtc="2025-03-31T07:37:00Z"/>
        </w:rPr>
      </w:pPr>
      <w:ins w:id="25168" w:author="Irová Zuzana" w:date="2025-03-31T09:37:00Z" w16du:dateUtc="2025-03-31T07:37:00Z">
        <w:r w:rsidRPr="00955C1D">
          <w:t>Oznámení slouží pro informování o vystavení účetních dokladů za mýtné, služby, případně RfP</w:t>
        </w:r>
      </w:ins>
      <w:ins w:id="25169" w:author="Irová Zuzana" w:date="2025-03-31T09:50:00Z" w16du:dateUtc="2025-03-31T07:50:00Z">
        <w:r w:rsidR="00F55F98">
          <w:t xml:space="preserve"> generované z fakturační dávky (Bill Session)</w:t>
        </w:r>
      </w:ins>
      <w:ins w:id="25170" w:author="Irová Zuzana" w:date="2025-03-31T09:37:00Z" w16du:dateUtc="2025-03-31T07:37:00Z">
        <w:r w:rsidRPr="00955C1D">
          <w:t xml:space="preserve">. </w:t>
        </w:r>
      </w:ins>
    </w:p>
    <w:p w14:paraId="3494672F" w14:textId="4B30B94D" w:rsidR="00C930D2" w:rsidRDefault="00C930D2">
      <w:pPr>
        <w:pStyle w:val="NormalIndent"/>
        <w:rPr>
          <w:ins w:id="25171" w:author="Irová Zuzana" w:date="2025-03-31T09:37:00Z" w16du:dateUtc="2025-03-31T07:37:00Z"/>
        </w:rPr>
      </w:pPr>
      <w:ins w:id="25172" w:author="Irová Zuzana" w:date="2025-03-31T09:37:00Z" w16du:dateUtc="2025-03-31T07:37:00Z">
        <w:r w:rsidRPr="00955C1D">
          <w:t>Definice notifikace přesunuta do FS DFRP</w:t>
        </w:r>
      </w:ins>
      <w:ins w:id="25173" w:author="Irová Zuzana" w:date="2025-03-31T09:50:00Z" w16du:dateUtc="2025-03-31T07:50:00Z">
        <w:r w:rsidR="00F55F98">
          <w:t>.</w:t>
        </w:r>
      </w:ins>
    </w:p>
    <w:p w14:paraId="3C475529" w14:textId="77777777" w:rsidR="00C930D2" w:rsidRDefault="00C930D2">
      <w:pPr>
        <w:pStyle w:val="NormalIndent"/>
        <w:rPr>
          <w:ins w:id="25174" w:author="Irová Zuzana" w:date="2025-03-31T09:37:00Z" w16du:dateUtc="2025-03-31T07:37:00Z"/>
        </w:rPr>
      </w:pPr>
    </w:p>
    <w:p w14:paraId="74D248B9" w14:textId="77777777" w:rsidR="00C930D2" w:rsidRDefault="00C930D2" w:rsidP="00ED5C7F">
      <w:pPr>
        <w:rPr>
          <w:ins w:id="25175" w:author="Irová Zuzana" w:date="2025-03-31T09:37:00Z" w16du:dateUtc="2025-03-31T07:37:00Z"/>
        </w:rPr>
      </w:pPr>
    </w:p>
    <w:p w14:paraId="6B8E68A0" w14:textId="2A3D0230" w:rsidR="00C930D2" w:rsidRPr="00A425E3" w:rsidRDefault="00C930D2" w:rsidP="00C930D2">
      <w:pPr>
        <w:pStyle w:val="Heading2"/>
        <w:rPr>
          <w:ins w:id="25176" w:author="Irová Zuzana" w:date="2025-03-31T09:38:00Z" w16du:dateUtc="2025-03-31T07:38:00Z"/>
          <w:rFonts w:hint="eastAsia"/>
        </w:rPr>
      </w:pPr>
      <w:bookmarkStart w:id="25177" w:name="_Toc201569260"/>
      <w:ins w:id="25178" w:author="Irová Zuzana" w:date="2025-03-31T09:38:00Z" w16du:dateUtc="2025-03-31T07:38:00Z">
        <w:r w:rsidRPr="00A425E3">
          <w:t>Externí oznámení (SMS)</w:t>
        </w:r>
        <w:bookmarkEnd w:id="25177"/>
      </w:ins>
    </w:p>
    <w:p w14:paraId="3E2F712D" w14:textId="602F8A11" w:rsidR="00787E7A" w:rsidRDefault="00787E7A">
      <w:pPr>
        <w:pStyle w:val="NormalIndent"/>
        <w:rPr>
          <w:ins w:id="25179" w:author="Irová Zuzana" w:date="2025-03-31T09:54:00Z" w16du:dateUtc="2025-03-31T07:54:00Z"/>
        </w:rPr>
      </w:pPr>
      <w:ins w:id="25180" w:author="Irová Zuzana" w:date="2025-03-31T09:54:00Z" w16du:dateUtc="2025-03-31T07:54:00Z">
        <w:r>
          <w:t>Notifikace (SMS) slouží pro informování o stavu probíhajícího procesu.</w:t>
        </w:r>
      </w:ins>
    </w:p>
    <w:p w14:paraId="3D15941B" w14:textId="38940476" w:rsidR="00787E7A" w:rsidRDefault="00787E7A" w:rsidP="00787E7A">
      <w:pPr>
        <w:keepNext/>
        <w:spacing w:before="200" w:line="276" w:lineRule="auto"/>
        <w:jc w:val="both"/>
        <w:rPr>
          <w:ins w:id="25181" w:author="Irová Zuzana" w:date="2025-03-31T09:54:00Z" w16du:dateUtc="2025-03-31T07:54:00Z"/>
          <w:b/>
          <w:bCs/>
          <w:sz w:val="18"/>
          <w:szCs w:val="18"/>
        </w:rPr>
      </w:pPr>
      <w:ins w:id="25182" w:author="Irová Zuzana" w:date="2025-03-31T09:54:00Z" w16du:dateUtc="2025-03-31T07:54:00Z">
        <w:r>
          <w:rPr>
            <w:b/>
            <w:bCs/>
            <w:sz w:val="18"/>
            <w:szCs w:val="18"/>
          </w:rPr>
          <w:t xml:space="preserve">Tabulka </w:t>
        </w:r>
        <w:r>
          <w:rPr>
            <w:b/>
            <w:bCs/>
            <w:sz w:val="18"/>
            <w:szCs w:val="18"/>
          </w:rPr>
          <w:fldChar w:fldCharType="begin"/>
        </w:r>
        <w:r>
          <w:rPr>
            <w:b/>
            <w:bCs/>
            <w:sz w:val="18"/>
            <w:szCs w:val="18"/>
          </w:rPr>
          <w:instrText xml:space="preserve"> SEQ Tabulka \* ARABIC </w:instrText>
        </w:r>
        <w:r>
          <w:rPr>
            <w:b/>
            <w:bCs/>
            <w:sz w:val="18"/>
            <w:szCs w:val="18"/>
          </w:rPr>
          <w:fldChar w:fldCharType="separate"/>
        </w:r>
      </w:ins>
      <w:ins w:id="25183" w:author="Irová Zuzana" w:date="2025-04-11T11:23:00Z" w16du:dateUtc="2025-04-11T09:23:00Z">
        <w:r w:rsidR="001E11DC">
          <w:rPr>
            <w:b/>
            <w:bCs/>
            <w:noProof/>
            <w:sz w:val="18"/>
            <w:szCs w:val="18"/>
          </w:rPr>
          <w:t>43</w:t>
        </w:r>
      </w:ins>
      <w:ins w:id="25184" w:author="Irová Zuzana" w:date="2025-03-31T09:54:00Z" w16du:dateUtc="2025-03-31T07:54:00Z">
        <w:r>
          <w:rPr>
            <w:b/>
            <w:bCs/>
            <w:sz w:val="18"/>
            <w:szCs w:val="18"/>
          </w:rPr>
          <w:fldChar w:fldCharType="end"/>
        </w:r>
        <w:r>
          <w:rPr>
            <w:b/>
            <w:bCs/>
            <w:sz w:val="18"/>
            <w:szCs w:val="18"/>
          </w:rPr>
          <w:t>: Notifikace</w:t>
        </w:r>
      </w:ins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0"/>
        <w:gridCol w:w="2926"/>
        <w:gridCol w:w="3613"/>
      </w:tblGrid>
      <w:tr w:rsidR="00BC30BD" w:rsidRPr="003E3A21" w14:paraId="558D368D" w14:textId="77777777">
        <w:trPr>
          <w:trHeight w:val="978"/>
          <w:tblHeader/>
          <w:ins w:id="25185" w:author="Irová Zuzana" w:date="2025-06-16T12:03:00Z" w16du:dateUtc="2025-06-16T10:03:00Z"/>
        </w:trPr>
        <w:tc>
          <w:tcPr>
            <w:tcW w:w="1608" w:type="pct"/>
            <w:shd w:val="clear" w:color="auto" w:fill="FFFFFF" w:themeFill="background1"/>
          </w:tcPr>
          <w:p w14:paraId="3E6EC2E1" w14:textId="1A86DAE4" w:rsidR="00BC30BD" w:rsidRPr="003E3A21" w:rsidRDefault="00BC30BD">
            <w:pPr>
              <w:spacing w:line="276" w:lineRule="auto"/>
              <w:jc w:val="both"/>
              <w:rPr>
                <w:ins w:id="25186" w:author="Irová Zuzana" w:date="2025-06-16T12:03:00Z" w16du:dateUtc="2025-06-16T10:03:00Z"/>
                <w:b/>
                <w:bCs/>
                <w:sz w:val="18"/>
                <w:szCs w:val="22"/>
              </w:rPr>
            </w:pPr>
            <w:ins w:id="25187" w:author="Irová Zuzana" w:date="2025-06-16T12:03:00Z" w16du:dateUtc="2025-06-16T10:03:00Z">
              <w:r>
                <w:rPr>
                  <w:b/>
                  <w:bCs/>
                  <w:sz w:val="18"/>
                  <w:szCs w:val="22"/>
                </w:rPr>
                <w:t>T</w:t>
              </w:r>
              <w:r w:rsidRPr="003E3A21">
                <w:rPr>
                  <w:b/>
                  <w:bCs/>
                  <w:sz w:val="18"/>
                  <w:szCs w:val="22"/>
                </w:rPr>
                <w:t>yp</w:t>
              </w:r>
            </w:ins>
          </w:p>
        </w:tc>
        <w:tc>
          <w:tcPr>
            <w:tcW w:w="1518" w:type="pct"/>
            <w:shd w:val="clear" w:color="auto" w:fill="FFFFFF" w:themeFill="background1"/>
            <w:hideMark/>
          </w:tcPr>
          <w:p w14:paraId="3A36F6E6" w14:textId="77777777" w:rsidR="00BC30BD" w:rsidRPr="003E3A21" w:rsidRDefault="00BC30BD">
            <w:pPr>
              <w:spacing w:line="276" w:lineRule="auto"/>
              <w:jc w:val="both"/>
              <w:rPr>
                <w:ins w:id="25188" w:author="Irová Zuzana" w:date="2025-06-16T12:03:00Z" w16du:dateUtc="2025-06-16T10:03:00Z"/>
                <w:b/>
                <w:bCs/>
                <w:sz w:val="18"/>
                <w:szCs w:val="22"/>
              </w:rPr>
            </w:pPr>
            <w:ins w:id="25189" w:author="Irová Zuzana" w:date="2025-06-16T12:03:00Z" w16du:dateUtc="2025-06-16T10:03:00Z">
              <w:r w:rsidRPr="003E3A21">
                <w:rPr>
                  <w:b/>
                  <w:bCs/>
                  <w:sz w:val="18"/>
                  <w:szCs w:val="22"/>
                </w:rPr>
                <w:t>Jméno HR</w:t>
              </w:r>
            </w:ins>
          </w:p>
        </w:tc>
        <w:tc>
          <w:tcPr>
            <w:tcW w:w="1874" w:type="pct"/>
            <w:shd w:val="clear" w:color="auto" w:fill="FFFFFF" w:themeFill="background1"/>
            <w:hideMark/>
          </w:tcPr>
          <w:p w14:paraId="69AAB922" w14:textId="77777777" w:rsidR="00BC30BD" w:rsidRPr="003E3A21" w:rsidRDefault="00BC30BD">
            <w:pPr>
              <w:spacing w:line="276" w:lineRule="auto"/>
              <w:jc w:val="both"/>
              <w:rPr>
                <w:ins w:id="25190" w:author="Irová Zuzana" w:date="2025-06-16T12:03:00Z" w16du:dateUtc="2025-06-16T10:03:00Z"/>
                <w:b/>
                <w:bCs/>
                <w:sz w:val="18"/>
                <w:szCs w:val="22"/>
              </w:rPr>
            </w:pPr>
            <w:ins w:id="25191" w:author="Irová Zuzana" w:date="2025-06-16T12:03:00Z" w16du:dateUtc="2025-06-16T10:03:00Z">
              <w:r w:rsidRPr="003E3A21">
                <w:rPr>
                  <w:b/>
                  <w:bCs/>
                  <w:sz w:val="18"/>
                  <w:szCs w:val="22"/>
                </w:rPr>
                <w:t>Jméno EN</w:t>
              </w:r>
            </w:ins>
          </w:p>
        </w:tc>
      </w:tr>
      <w:tr w:rsidR="00BC30BD" w:rsidRPr="00522D8A" w14:paraId="28C27B59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/>
          <w:ins w:id="25192" w:author="Irová Zuzana" w:date="2025-06-16T12:03:00Z" w16du:dateUtc="2025-06-16T10:03:00Z"/>
        </w:trPr>
        <w:tc>
          <w:tcPr>
            <w:tcW w:w="1608" w:type="pct"/>
          </w:tcPr>
          <w:p w14:paraId="257299F6" w14:textId="57EC02A5" w:rsidR="00BC30BD" w:rsidRDefault="00BC30BD" w:rsidP="00BC30BD">
            <w:pPr>
              <w:spacing w:after="0"/>
              <w:rPr>
                <w:ins w:id="25193" w:author="Irová Zuzana" w:date="2025-06-16T12:03:00Z" w16du:dateUtc="2025-06-16T10:03:00Z"/>
                <w:rFonts w:cstheme="minorHAnsi"/>
                <w:sz w:val="18"/>
                <w:szCs w:val="22"/>
              </w:rPr>
            </w:pPr>
            <w:ins w:id="25194" w:author="Irová Zuzana" w:date="2025-06-16T12:03:00Z" w16du:dateUtc="2025-06-16T10:03:00Z">
              <w:r>
                <w:rPr>
                  <w:rFonts w:cstheme="minorHAnsi"/>
                  <w:sz w:val="18"/>
                  <w:szCs w:val="22"/>
                </w:rPr>
                <w:t>NTF.BAR.14.HR</w:t>
              </w:r>
            </w:ins>
          </w:p>
        </w:tc>
        <w:tc>
          <w:tcPr>
            <w:tcW w:w="1518" w:type="pct"/>
          </w:tcPr>
          <w:p w14:paraId="38894AEF" w14:textId="50BDF411" w:rsidR="00BC30BD" w:rsidRPr="00522D8A" w:rsidRDefault="00BC30BD" w:rsidP="00BC30BD">
            <w:pPr>
              <w:spacing w:after="0"/>
              <w:rPr>
                <w:ins w:id="25195" w:author="Irová Zuzana" w:date="2025-06-16T12:03:00Z" w16du:dateUtc="2025-06-16T10:03:00Z"/>
                <w:rFonts w:cstheme="minorHAnsi"/>
                <w:sz w:val="18"/>
                <w:szCs w:val="22"/>
              </w:rPr>
            </w:pPr>
            <w:ins w:id="25196" w:author="Irová Zuzana" w:date="2025-06-16T12:03:00Z" w16du:dateUtc="2025-06-16T10:03:00Z">
              <w:r w:rsidRPr="00522D8A">
                <w:rPr>
                  <w:rFonts w:cstheme="minorHAnsi"/>
                  <w:sz w:val="18"/>
                  <w:szCs w:val="22"/>
                </w:rPr>
                <w:t>Obavijest o transakciji neplaćene cestarine</w:t>
              </w:r>
            </w:ins>
          </w:p>
        </w:tc>
        <w:tc>
          <w:tcPr>
            <w:tcW w:w="1874" w:type="pct"/>
          </w:tcPr>
          <w:p w14:paraId="060C8121" w14:textId="68DDF86E" w:rsidR="00BC30BD" w:rsidRPr="00522D8A" w:rsidRDefault="00BC30BD" w:rsidP="00BC30BD">
            <w:pPr>
              <w:spacing w:after="0"/>
              <w:rPr>
                <w:ins w:id="25197" w:author="Irová Zuzana" w:date="2025-06-16T12:03:00Z" w16du:dateUtc="2025-06-16T10:03:00Z"/>
                <w:rFonts w:cstheme="minorHAnsi"/>
                <w:sz w:val="18"/>
                <w:szCs w:val="22"/>
              </w:rPr>
            </w:pPr>
            <w:ins w:id="25198" w:author="Irová Zuzana" w:date="2025-06-16T12:03:00Z" w16du:dateUtc="2025-06-16T10:03:00Z">
              <w:r w:rsidRPr="00522D8A">
                <w:rPr>
                  <w:rFonts w:cstheme="minorHAnsi"/>
                  <w:sz w:val="18"/>
                  <w:szCs w:val="22"/>
                </w:rPr>
                <w:t>Unpaid toll transaction notification</w:t>
              </w:r>
            </w:ins>
          </w:p>
        </w:tc>
      </w:tr>
    </w:tbl>
    <w:p w14:paraId="5A8A0DA8" w14:textId="77777777" w:rsidR="00BC30BD" w:rsidRPr="00A425E3" w:rsidRDefault="00BC30BD" w:rsidP="00ED5C7F">
      <w:pPr>
        <w:rPr>
          <w:ins w:id="25199" w:author="Irová Zuzana" w:date="2025-03-17T11:52:00Z" w16du:dateUtc="2025-03-17T10:52:00Z"/>
        </w:rPr>
      </w:pPr>
    </w:p>
    <w:p w14:paraId="33F3F5F0" w14:textId="77777777" w:rsidR="00A425E3" w:rsidRPr="00A425E3" w:rsidRDefault="00A425E3" w:rsidP="000B7E0C">
      <w:pPr>
        <w:pStyle w:val="Heading3"/>
        <w:rPr>
          <w:ins w:id="25200" w:author="Irová Zuzana" w:date="2025-01-23T17:05:00Z"/>
          <w:rFonts w:hint="eastAsia"/>
        </w:rPr>
      </w:pPr>
      <w:bookmarkStart w:id="25201" w:name="_Toc201569261"/>
      <w:ins w:id="25202" w:author="Irová Zuzana" w:date="2025-01-23T17:05:00Z">
        <w:r w:rsidRPr="00A425E3">
          <w:t>Společná nastavení – SMS</w:t>
        </w:r>
        <w:bookmarkEnd w:id="25063"/>
        <w:bookmarkEnd w:id="25201"/>
      </w:ins>
    </w:p>
    <w:p w14:paraId="312EB9FA" w14:textId="77777777" w:rsidR="00A425E3" w:rsidRPr="00A425E3" w:rsidRDefault="00A425E3" w:rsidP="000B7E0C">
      <w:pPr>
        <w:pStyle w:val="Heading4"/>
        <w:rPr>
          <w:ins w:id="25203" w:author="Irová Zuzana" w:date="2025-01-23T17:05:00Z"/>
          <w:rFonts w:hint="eastAsia"/>
        </w:rPr>
      </w:pPr>
      <w:ins w:id="25204" w:author="Irová Zuzana" w:date="2025-01-23T17:05:00Z">
        <w:r w:rsidRPr="00A425E3">
          <w:t>Struktura SMS</w:t>
        </w:r>
      </w:ins>
    </w:p>
    <w:p w14:paraId="68A171BA" w14:textId="06F96E0F" w:rsidR="00A425E3" w:rsidRPr="00A425E3" w:rsidRDefault="00A425E3">
      <w:pPr>
        <w:pStyle w:val="NormalIndent"/>
        <w:rPr>
          <w:ins w:id="25205" w:author="Irová Zuzana" w:date="2025-01-23T17:05:00Z"/>
          <w:highlight w:val="yellow"/>
        </w:rPr>
      </w:pPr>
      <w:ins w:id="25206" w:author="Irová Zuzana" w:date="2025-01-23T17:05:00Z">
        <w:r w:rsidRPr="000B7E0C">
          <w:rPr>
            <w:highlight w:val="yellow"/>
          </w:rPr>
          <w:t>Externí oznámení (SMS) jsou generovány jako jednojazyčné, konkrétní jazyk je vybrán podle země odvozené od telefonního čísla (CO.Country.Phone prefix) a na základě konfigurovatelného atributu Country.Document language extended set (konfigurace pro každou zemi z výběru jazyků číselníku Language s Is document language = Ano).</w:t>
        </w:r>
      </w:ins>
    </w:p>
    <w:p w14:paraId="1494D878" w14:textId="7559ABAE" w:rsidR="00A425E3" w:rsidRPr="00A425E3" w:rsidRDefault="00A425E3">
      <w:pPr>
        <w:pStyle w:val="NormalIndent"/>
        <w:rPr>
          <w:ins w:id="25207" w:author="Irová Zuzana" w:date="2025-01-23T17:05:00Z"/>
        </w:rPr>
      </w:pPr>
      <w:ins w:id="25208" w:author="Irová Zuzana" w:date="2025-01-23T17:05:00Z">
        <w:r w:rsidRPr="00A425E3">
          <w:t>Externí oznámení (SMS) má následující strukturu:</w:t>
        </w:r>
      </w:ins>
    </w:p>
    <w:p w14:paraId="2D413CA6" w14:textId="6FED14BD" w:rsidR="00A425E3" w:rsidRPr="00A425E3" w:rsidRDefault="00A425E3">
      <w:pPr>
        <w:pStyle w:val="NormalIndent"/>
        <w:numPr>
          <w:ilvl w:val="0"/>
          <w:numId w:val="543"/>
        </w:numPr>
        <w:rPr>
          <w:ins w:id="25209" w:author="Irová Zuzana" w:date="2025-01-23T17:05:00Z"/>
        </w:rPr>
      </w:pPr>
      <w:ins w:id="25210" w:author="Irová Zuzana" w:date="2025-01-23T17:05:00Z">
        <w:r w:rsidRPr="00A425E3">
          <w:t xml:space="preserve">Hlavička externího oznámení (xx) + Obsah (xx), </w:t>
        </w:r>
      </w:ins>
    </w:p>
    <w:p w14:paraId="3AC089F7" w14:textId="7561AC08" w:rsidR="00A425E3" w:rsidRPr="00A425E3" w:rsidRDefault="00A425E3">
      <w:pPr>
        <w:pStyle w:val="NormalIndent"/>
        <w:numPr>
          <w:ilvl w:val="0"/>
          <w:numId w:val="543"/>
        </w:numPr>
        <w:rPr>
          <w:ins w:id="25211" w:author="Irová Zuzana" w:date="2025-01-23T17:05:00Z"/>
        </w:rPr>
      </w:pPr>
      <w:ins w:id="25212" w:author="Irová Zuzana" w:date="2025-01-23T17:05:00Z">
        <w:r w:rsidRPr="00A425E3">
          <w:t>kde (xx) je vybraný jazyk</w:t>
        </w:r>
      </w:ins>
    </w:p>
    <w:p w14:paraId="0779A485" w14:textId="7DFBA622" w:rsidR="00A425E3" w:rsidRPr="00A425E3" w:rsidRDefault="00A425E3">
      <w:pPr>
        <w:pStyle w:val="NormalIndent"/>
        <w:rPr>
          <w:ins w:id="25213" w:author="Irová Zuzana" w:date="2025-01-23T17:05:00Z"/>
        </w:rPr>
      </w:pPr>
      <w:ins w:id="25214" w:author="Irová Zuzana" w:date="2025-01-23T17:05:00Z">
        <w:r w:rsidRPr="00A425E3">
          <w:t xml:space="preserve">Dále je uvedena </w:t>
        </w:r>
      </w:ins>
      <w:ins w:id="25215" w:author="Irová Zuzana" w:date="2025-01-23T17:19:00Z" w16du:dateUtc="2025-01-23T16:19:00Z">
        <w:r w:rsidR="00C8754E">
          <w:t>chorvatská</w:t>
        </w:r>
      </w:ins>
      <w:ins w:id="25216" w:author="Irová Zuzana" w:date="2025-01-23T17:05:00Z">
        <w:r w:rsidRPr="00A425E3">
          <w:t xml:space="preserve"> (</w:t>
        </w:r>
      </w:ins>
      <w:ins w:id="25217" w:author="Irová Zuzana" w:date="2025-01-23T17:19:00Z" w16du:dateUtc="2025-01-23T16:19:00Z">
        <w:r w:rsidR="00C8754E">
          <w:t>hr</w:t>
        </w:r>
      </w:ins>
      <w:ins w:id="25218" w:author="Irová Zuzana" w:date="2025-01-23T17:05:00Z">
        <w:r w:rsidRPr="00A425E3">
          <w:t>) a anglická (en) mutace.</w:t>
        </w:r>
      </w:ins>
    </w:p>
    <w:p w14:paraId="60A94959" w14:textId="25D45C06" w:rsidR="00A425E3" w:rsidRPr="00A425E3" w:rsidRDefault="00A425E3" w:rsidP="000B7E0C">
      <w:pPr>
        <w:pStyle w:val="Heading4"/>
        <w:rPr>
          <w:ins w:id="25219" w:author="Irová Zuzana" w:date="2025-01-23T17:05:00Z"/>
          <w:rFonts w:hint="eastAsia"/>
        </w:rPr>
      </w:pPr>
      <w:ins w:id="25220" w:author="Irová Zuzana" w:date="2025-01-23T17:05:00Z">
        <w:r w:rsidRPr="00A425E3">
          <w:t>Hlavička externího oznámení (</w:t>
        </w:r>
      </w:ins>
      <w:ins w:id="25221" w:author="Irová Zuzana" w:date="2025-01-23T17:19:00Z" w16du:dateUtc="2025-01-23T16:19:00Z">
        <w:r w:rsidR="00C8754E">
          <w:t>hr</w:t>
        </w:r>
      </w:ins>
      <w:ins w:id="25222" w:author="Irová Zuzana" w:date="2025-01-23T17:05:00Z">
        <w:r w:rsidRPr="00A425E3">
          <w:t>)</w:t>
        </w:r>
      </w:ins>
    </w:p>
    <w:p w14:paraId="596FBCAA" w14:textId="6AA5A5EC" w:rsidR="00A425E3" w:rsidRPr="00A425E3" w:rsidRDefault="00C8754E">
      <w:pPr>
        <w:pStyle w:val="NormalIndent"/>
        <w:rPr>
          <w:ins w:id="25223" w:author="Irová Zuzana" w:date="2025-01-23T17:05:00Z"/>
        </w:rPr>
      </w:pPr>
      <w:ins w:id="25224" w:author="Irová Zuzana" w:date="2025-01-23T17:19:00Z" w16du:dateUtc="2025-01-23T16:19:00Z">
        <w:r w:rsidRPr="00C8754E">
          <w:t>Poštovani gospodine/gospođo</w:t>
        </w:r>
      </w:ins>
      <w:ins w:id="25225" w:author="Irová Zuzana" w:date="2025-01-23T17:05:00Z">
        <w:r w:rsidR="00A425E3" w:rsidRPr="00A425E3">
          <w:t xml:space="preserve">, </w:t>
        </w:r>
      </w:ins>
    </w:p>
    <w:p w14:paraId="2EA59DBA" w14:textId="77777777" w:rsidR="00A425E3" w:rsidRPr="00A425E3" w:rsidRDefault="00A425E3" w:rsidP="000B7E0C">
      <w:pPr>
        <w:pStyle w:val="Heading4"/>
        <w:rPr>
          <w:ins w:id="25226" w:author="Irová Zuzana" w:date="2025-01-23T17:05:00Z"/>
          <w:rFonts w:hint="eastAsia"/>
        </w:rPr>
      </w:pPr>
      <w:ins w:id="25227" w:author="Irová Zuzana" w:date="2025-01-23T17:05:00Z">
        <w:r w:rsidRPr="00A425E3">
          <w:t>Hlavička externího oznámení (en)</w:t>
        </w:r>
      </w:ins>
    </w:p>
    <w:p w14:paraId="22A0A57D" w14:textId="1B42AD04" w:rsidR="00A425E3" w:rsidRPr="00A425E3" w:rsidRDefault="00A425E3">
      <w:pPr>
        <w:pStyle w:val="NormalIndent"/>
        <w:rPr>
          <w:ins w:id="25228" w:author="Irová Zuzana" w:date="2025-01-23T17:05:00Z"/>
        </w:rPr>
      </w:pPr>
      <w:ins w:id="25229" w:author="Irová Zuzana" w:date="2025-01-23T17:05:00Z">
        <w:r w:rsidRPr="00A425E3">
          <w:t xml:space="preserve">Dear customer, </w:t>
        </w:r>
      </w:ins>
    </w:p>
    <w:p w14:paraId="52017E27" w14:textId="5598B5F9" w:rsidR="00437855" w:rsidRPr="00A425E3" w:rsidRDefault="009D6D55" w:rsidP="00437855">
      <w:pPr>
        <w:pStyle w:val="Heading3"/>
        <w:rPr>
          <w:ins w:id="25230" w:author="Irová Zuzana" w:date="2025-01-23T17:34:00Z" w16du:dateUtc="2025-01-23T16:34:00Z"/>
          <w:rFonts w:hint="eastAsia"/>
        </w:rPr>
      </w:pPr>
      <w:bookmarkStart w:id="25231" w:name="_Toc71280222"/>
      <w:bookmarkStart w:id="25232" w:name="_Toc71280223"/>
      <w:bookmarkStart w:id="25233" w:name="_Toc71280224"/>
      <w:bookmarkStart w:id="25234" w:name="_Toc94861928"/>
      <w:bookmarkEnd w:id="25231"/>
      <w:bookmarkEnd w:id="25232"/>
      <w:bookmarkEnd w:id="25233"/>
      <w:del w:id="25235" w:author="Irová Zuzana" w:date="2025-02-21T16:30:00Z" w16du:dateUtc="2025-02-21T15:30:00Z">
        <w:r w:rsidDel="0077142C">
          <w:delText>0</w:delText>
        </w:r>
      </w:del>
      <w:bookmarkEnd w:id="25234"/>
      <w:del w:id="25236" w:author="Irová Zuzana" w:date="2025-02-21T16:32:00Z" w16du:dateUtc="2025-02-21T15:32:00Z">
        <w:r w:rsidR="005044CE" w:rsidDel="005E7156">
          <w:delText>ppxx</w:delText>
        </w:r>
      </w:del>
      <w:bookmarkStart w:id="25237" w:name="_Toc201569262"/>
      <w:ins w:id="25238" w:author="Irová Zuzana" w:date="2025-01-23T17:34:00Z" w16du:dateUtc="2025-01-23T16:34:00Z">
        <w:r w:rsidR="00437855">
          <w:t>U</w:t>
        </w:r>
        <w:r w:rsidR="00437855" w:rsidRPr="001D0460">
          <w:t xml:space="preserve">npaid </w:t>
        </w:r>
      </w:ins>
      <w:ins w:id="25239" w:author="Irová Zuzana" w:date="2025-01-23T17:35:00Z" w16du:dateUtc="2025-01-23T16:35:00Z">
        <w:r w:rsidR="00437855">
          <w:t>toll transaction SMS</w:t>
        </w:r>
      </w:ins>
      <w:ins w:id="25240" w:author="Irová Zuzana" w:date="2025-01-23T17:40:00Z" w16du:dateUtc="2025-01-23T16:40:00Z">
        <w:r w:rsidR="00BB5851">
          <w:t xml:space="preserve"> notification</w:t>
        </w:r>
      </w:ins>
      <w:ins w:id="25241" w:author="Irová Zuzana" w:date="2025-01-23T17:34:00Z" w16du:dateUtc="2025-01-23T16:34:00Z">
        <w:r w:rsidR="00437855" w:rsidRPr="001D0460">
          <w:t xml:space="preserve"> </w:t>
        </w:r>
        <w:r w:rsidR="00437855" w:rsidRPr="00A425E3">
          <w:t>(NTF.</w:t>
        </w:r>
        <w:r w:rsidR="00437855">
          <w:t>BAR</w:t>
        </w:r>
        <w:r w:rsidR="00437855" w:rsidRPr="00A425E3">
          <w:t>.</w:t>
        </w:r>
      </w:ins>
      <w:ins w:id="25242" w:author="Irová Zuzana" w:date="2025-02-21T16:30:00Z" w16du:dateUtc="2025-02-21T15:30:00Z">
        <w:r w:rsidR="0077142C">
          <w:t>1</w:t>
        </w:r>
      </w:ins>
      <w:del w:id="25243" w:author="Irová Zuzana" w:date="2025-02-21T16:30:00Z" w16du:dateUtc="2025-02-21T15:30:00Z">
        <w:r w:rsidR="00437855" w:rsidDel="0077142C">
          <w:delText>0</w:delText>
        </w:r>
      </w:del>
      <w:ins w:id="25244" w:author="Irová Zuzana" w:date="2025-01-23T17:35:00Z" w16du:dateUtc="2025-01-23T16:35:00Z">
        <w:r w:rsidR="00437855">
          <w:t>4</w:t>
        </w:r>
      </w:ins>
      <w:ins w:id="25245" w:author="Irová Zuzana" w:date="2025-01-23T17:34:00Z" w16du:dateUtc="2025-01-23T16:34:00Z">
        <w:r w:rsidR="00437855">
          <w:t>.HR</w:t>
        </w:r>
        <w:r w:rsidR="00437855" w:rsidRPr="00A425E3">
          <w:t>)</w:t>
        </w:r>
        <w:bookmarkEnd w:id="25237"/>
      </w:ins>
    </w:p>
    <w:p w14:paraId="1E517516" w14:textId="77777777" w:rsidR="00437855" w:rsidRPr="00A425E3" w:rsidRDefault="00437855" w:rsidP="00437855">
      <w:pPr>
        <w:pStyle w:val="Heading4"/>
        <w:rPr>
          <w:ins w:id="25246" w:author="Irová Zuzana" w:date="2025-01-23T17:34:00Z" w16du:dateUtc="2025-01-23T16:34:00Z"/>
          <w:rFonts w:hint="eastAsia"/>
        </w:rPr>
      </w:pPr>
      <w:ins w:id="25247" w:author="Irová Zuzana" w:date="2025-01-23T17:34:00Z" w16du:dateUtc="2025-01-23T16:34:00Z">
        <w:r w:rsidRPr="00A425E3">
          <w:t>Popis</w:t>
        </w:r>
      </w:ins>
    </w:p>
    <w:p w14:paraId="36059B71" w14:textId="77777777" w:rsidR="00437855" w:rsidRPr="00A425E3" w:rsidRDefault="00437855">
      <w:pPr>
        <w:pStyle w:val="NormalIndent"/>
        <w:rPr>
          <w:ins w:id="25248" w:author="Irová Zuzana" w:date="2025-01-23T17:34:00Z" w16du:dateUtc="2025-01-23T16:34:00Z"/>
        </w:rPr>
      </w:pPr>
      <w:ins w:id="25249" w:author="Irová Zuzana" w:date="2025-01-23T17:34:00Z" w16du:dateUtc="2025-01-23T16:34:00Z">
        <w:r w:rsidRPr="00A425E3">
          <w:t xml:space="preserve">Oznámení slouží pro informování PV o </w:t>
        </w:r>
        <w:r>
          <w:t>ne</w:t>
        </w:r>
        <w:r w:rsidRPr="00A425E3">
          <w:t xml:space="preserve">úspěšné úhradě </w:t>
        </w:r>
        <w:r>
          <w:t>mýtné transakce</w:t>
        </w:r>
        <w:r w:rsidRPr="00A425E3">
          <w:t xml:space="preserve"> při online platbě nebo </w:t>
        </w:r>
        <w:r>
          <w:t>předplaceným kreditem</w:t>
        </w:r>
        <w:r w:rsidRPr="00A425E3">
          <w:t>.</w:t>
        </w:r>
      </w:ins>
    </w:p>
    <w:p w14:paraId="10291EB6" w14:textId="77777777" w:rsidR="00437855" w:rsidRPr="00A425E3" w:rsidRDefault="00437855">
      <w:pPr>
        <w:pStyle w:val="NormalIndent"/>
        <w:rPr>
          <w:ins w:id="25250" w:author="Irová Zuzana" w:date="2025-01-23T17:34:00Z" w16du:dateUtc="2025-01-23T16:34:00Z"/>
        </w:rPr>
      </w:pPr>
      <w:ins w:id="25251" w:author="Irová Zuzana" w:date="2025-01-23T17:34:00Z" w16du:dateUtc="2025-01-23T16:34:00Z">
        <w:r w:rsidRPr="00A425E3">
          <w:t>Oznámení se odesílá v následujících případech:</w:t>
        </w:r>
      </w:ins>
    </w:p>
    <w:p w14:paraId="148BEBBC" w14:textId="50C463A2" w:rsidR="00437855" w:rsidRDefault="00437855">
      <w:pPr>
        <w:pStyle w:val="NormalIndent"/>
        <w:numPr>
          <w:ilvl w:val="0"/>
          <w:numId w:val="558"/>
        </w:numPr>
        <w:rPr>
          <w:ins w:id="25252" w:author="Irová Zuzana" w:date="2025-01-23T17:34:00Z" w16du:dateUtc="2025-01-23T16:34:00Z"/>
        </w:rPr>
        <w:pPrChange w:id="25253" w:author="Irová Zuzana" w:date="2025-06-06T15:16:00Z" w16du:dateUtc="2025-06-06T13:16:00Z">
          <w:pPr>
            <w:pStyle w:val="NormalIndent"/>
            <w:numPr>
              <w:numId w:val="394"/>
            </w:numPr>
            <w:ind w:left="2061" w:hanging="360"/>
          </w:pPr>
        </w:pPrChange>
      </w:pPr>
      <w:ins w:id="25254" w:author="Irová Zuzana" w:date="2025-01-23T17:34:00Z" w16du:dateUtc="2025-01-23T16:34:00Z">
        <w:r>
          <w:t>Po vytvoření Unpaid Toll Transaction s </w:t>
        </w:r>
      </w:ins>
      <w:ins w:id="25255" w:author="Irová Zuzana" w:date="2025-02-21T16:32:00Z" w16du:dateUtc="2025-02-21T15:32:00Z">
        <w:r w:rsidR="00350A33">
          <w:t>P</w:t>
        </w:r>
      </w:ins>
      <w:del w:id="25256" w:author="Irová Zuzana" w:date="2025-02-21T16:32:00Z" w16du:dateUtc="2025-02-21T15:32:00Z">
        <w:r w:rsidDel="00350A33">
          <w:delText>p</w:delText>
        </w:r>
      </w:del>
      <w:ins w:id="25257" w:author="Irová Zuzana" w:date="2025-01-23T17:34:00Z" w16du:dateUtc="2025-01-23T16:34:00Z">
        <w:r>
          <w:t>re-paid registration type, kdy nebyl dostatečný zůstatek na pre-paid balance (SYS.BAR.1.8.HR</w:t>
        </w:r>
        <w:r w:rsidRPr="00A425E3">
          <w:t>)</w:t>
        </w:r>
      </w:ins>
    </w:p>
    <w:p w14:paraId="56DF46F0" w14:textId="0D303BE6" w:rsidR="00437855" w:rsidRDefault="00437855">
      <w:pPr>
        <w:pStyle w:val="NormalIndent"/>
        <w:numPr>
          <w:ilvl w:val="0"/>
          <w:numId w:val="558"/>
        </w:numPr>
        <w:rPr>
          <w:ins w:id="25258" w:author="Irová Zuzana" w:date="2025-01-23T17:34:00Z" w16du:dateUtc="2025-01-23T16:34:00Z"/>
        </w:rPr>
        <w:pPrChange w:id="25259" w:author="Irová Zuzana" w:date="2025-06-06T15:16:00Z" w16du:dateUtc="2025-06-06T13:16:00Z">
          <w:pPr>
            <w:pStyle w:val="NormalIndent"/>
            <w:numPr>
              <w:numId w:val="394"/>
            </w:numPr>
            <w:ind w:left="2061" w:hanging="360"/>
          </w:pPr>
        </w:pPrChange>
      </w:pPr>
      <w:ins w:id="25260" w:author="Irová Zuzana" w:date="2025-01-23T17:34:00Z" w16du:dateUtc="2025-01-23T16:34:00Z">
        <w:r>
          <w:t>Po neúspěšném posledním pokusu o uhrazení uloženým tokenem platební karty</w:t>
        </w:r>
        <w:r w:rsidRPr="00A425E3">
          <w:t xml:space="preserve"> </w:t>
        </w:r>
        <w:r>
          <w:t>Unpaid Toll Transaction s </w:t>
        </w:r>
      </w:ins>
      <w:del w:id="25261" w:author="Irová Zuzana" w:date="2025-02-21T16:32:00Z" w16du:dateUtc="2025-02-21T15:32:00Z">
        <w:r w:rsidDel="00350A33">
          <w:delText>p</w:delText>
        </w:r>
      </w:del>
      <w:ins w:id="25262" w:author="Irová Zuzana" w:date="2025-02-21T16:32:00Z" w16du:dateUtc="2025-02-21T15:32:00Z">
        <w:r w:rsidR="00350A33">
          <w:t>P</w:t>
        </w:r>
      </w:ins>
      <w:ins w:id="25263" w:author="Irová Zuzana" w:date="2025-01-23T17:34:00Z" w16du:dateUtc="2025-01-23T16:34:00Z">
        <w:r>
          <w:t xml:space="preserve">ost-paid </w:t>
        </w:r>
      </w:ins>
      <w:ins w:id="25264" w:author="Irová Zuzana" w:date="2025-02-21T16:32:00Z" w16du:dateUtc="2025-02-21T15:32:00Z">
        <w:r w:rsidR="005E7156">
          <w:t xml:space="preserve">card </w:t>
        </w:r>
      </w:ins>
      <w:ins w:id="25265" w:author="Irová Zuzana" w:date="2025-01-23T17:34:00Z" w16du:dateUtc="2025-01-23T16:34:00Z">
        <w:r>
          <w:t>registration type (SYS.BAR.1.</w:t>
        </w:r>
      </w:ins>
      <w:del w:id="25266" w:author="Irová Zuzana" w:date="2025-02-21T16:31:00Z" w16du:dateUtc="2025-02-21T15:31:00Z">
        <w:r w:rsidDel="00515B6C">
          <w:delText>xx</w:delText>
        </w:r>
      </w:del>
      <w:ins w:id="25267" w:author="Irová Zuzana" w:date="2025-02-21T16:31:00Z" w16du:dateUtc="2025-02-21T15:31:00Z">
        <w:r w:rsidR="00515B6C">
          <w:t>10</w:t>
        </w:r>
      </w:ins>
      <w:ins w:id="25268" w:author="Irová Zuzana" w:date="2025-01-23T17:34:00Z" w16du:dateUtc="2025-01-23T16:34:00Z">
        <w:r>
          <w:t>.HR</w:t>
        </w:r>
        <w:r w:rsidRPr="00A425E3">
          <w:t>)</w:t>
        </w:r>
      </w:ins>
    </w:p>
    <w:p w14:paraId="4EB15581" w14:textId="434F4784" w:rsidR="00437855" w:rsidRPr="00A425E3" w:rsidDel="00350A33" w:rsidRDefault="00437855" w:rsidP="00437855">
      <w:pPr>
        <w:pStyle w:val="NormalIndent"/>
        <w:numPr>
          <w:ilvl w:val="0"/>
          <w:numId w:val="394"/>
        </w:numPr>
        <w:rPr>
          <w:ins w:id="25269" w:author="Irová Zuzana" w:date="2025-01-23T17:34:00Z" w16du:dateUtc="2025-01-23T16:34:00Z"/>
          <w:del w:id="25270" w:author="Irová Zuzana" w:date="2025-02-21T16:32:00Z" w16du:dateUtc="2025-02-21T15:32:00Z"/>
        </w:rPr>
      </w:pPr>
      <w:ins w:id="25271" w:author="Irová Zuzana" w:date="2025-01-23T17:34:00Z" w16du:dateUtc="2025-01-23T16:34:00Z">
        <w:del w:id="25272" w:author="Irová Zuzana" w:date="2025-02-21T16:32:00Z" w16du:dateUtc="2025-02-21T15:32:00Z">
          <w:r w:rsidDel="00350A33">
            <w:delText>Po neúspěšném pokusu o uhrazení Unpaid Toll Transaction s pre-paid registration type z pre-paid balance (SYS.BAR.1.xx.HR</w:delText>
          </w:r>
          <w:r w:rsidRPr="00A425E3" w:rsidDel="00350A33">
            <w:delText>)</w:delText>
          </w:r>
        </w:del>
      </w:ins>
    </w:p>
    <w:p w14:paraId="042A1A6C" w14:textId="77777777" w:rsidR="00437855" w:rsidRDefault="00437855" w:rsidP="00437855">
      <w:pPr>
        <w:pStyle w:val="Heading4"/>
        <w:rPr>
          <w:ins w:id="25273" w:author="Irová Zuzana" w:date="2025-01-23T17:34:00Z" w16du:dateUtc="2025-01-23T16:34:00Z"/>
          <w:rFonts w:hint="eastAsia"/>
        </w:rPr>
      </w:pPr>
      <w:ins w:id="25274" w:author="Irová Zuzana" w:date="2025-01-23T17:34:00Z" w16du:dateUtc="2025-01-23T16:34:00Z">
        <w:r>
          <w:t>Předmět</w:t>
        </w:r>
      </w:ins>
    </w:p>
    <w:p w14:paraId="5E444B91" w14:textId="77777777" w:rsidR="00437855" w:rsidRDefault="00437855">
      <w:pPr>
        <w:pStyle w:val="NormalIndent"/>
        <w:rPr>
          <w:ins w:id="25275" w:author="Irová Zuzana" w:date="2025-01-23T17:34:00Z" w16du:dateUtc="2025-01-23T16:34:00Z"/>
        </w:rPr>
      </w:pPr>
      <w:ins w:id="25276" w:author="Irová Zuzana" w:date="2025-01-23T17:34:00Z" w16du:dateUtc="2025-01-23T16:34:00Z">
        <w:r>
          <w:rPr>
            <w:lang w:eastAsia="cs-CZ"/>
          </w:rPr>
          <w:t>Není</w:t>
        </w:r>
      </w:ins>
    </w:p>
    <w:p w14:paraId="7D13EB90" w14:textId="77777777" w:rsidR="00437855" w:rsidRDefault="00437855" w:rsidP="00437855">
      <w:pPr>
        <w:pStyle w:val="Heading4"/>
        <w:rPr>
          <w:ins w:id="25277" w:author="Irová Zuzana" w:date="2025-01-23T17:34:00Z" w16du:dateUtc="2025-01-23T16:34:00Z"/>
          <w:rFonts w:hint="eastAsia"/>
        </w:rPr>
      </w:pPr>
      <w:ins w:id="25278" w:author="Irová Zuzana" w:date="2025-01-23T17:34:00Z" w16du:dateUtc="2025-01-23T16:34:00Z">
        <w:r>
          <w:t>Obsah (hr)</w:t>
        </w:r>
      </w:ins>
    </w:p>
    <w:p w14:paraId="0040F71E" w14:textId="6DD24440" w:rsidR="00437855" w:rsidRDefault="00437855">
      <w:pPr>
        <w:pStyle w:val="NormalIndent"/>
        <w:rPr>
          <w:ins w:id="25279" w:author="Irová Zuzana" w:date="2025-01-23T17:34:00Z" w16du:dateUtc="2025-01-23T16:34:00Z"/>
        </w:rPr>
      </w:pPr>
      <w:ins w:id="25280" w:author="Irová Zuzana" w:date="2025-01-23T17:34:00Z" w16du:dateUtc="2025-01-23T16:34:00Z">
        <w:r>
          <w:t>o</w:t>
        </w:r>
        <w:r w:rsidRPr="00437855">
          <w:t>bavještavamo vas da je pokušaj plaćanja cestarine bio neuspješan.</w:t>
        </w:r>
      </w:ins>
      <w:ins w:id="25281" w:author="Irová Zuzana" w:date="2025-01-23T17:38:00Z" w16du:dateUtc="2025-01-23T16:38:00Z">
        <w:r w:rsidR="00AC0E85">
          <w:t xml:space="preserve"> </w:t>
        </w:r>
      </w:ins>
      <w:ins w:id="25282" w:author="Irová Zuzana" w:date="2025-03-17T11:56:00Z">
        <w:r w:rsidR="007909EB" w:rsidRPr="007909EB">
          <w:rPr>
            <w:highlight w:val="darkGray"/>
            <w:rPrChange w:id="25283" w:author="Irová Zuzana" w:date="2025-03-17T11:57:00Z" w16du:dateUtc="2025-03-17T10:57:00Z">
              <w:rPr/>
            </w:rPrChange>
          </w:rPr>
          <w:t>1.[</w:t>
        </w:r>
      </w:ins>
      <w:ins w:id="25284" w:author="Irová Zuzana" w:date="2025-01-23T17:39:00Z" w16du:dateUtc="2025-01-23T16:39:00Z">
        <w:r w:rsidR="003B3BE6" w:rsidRPr="007909EB">
          <w:rPr>
            <w:highlight w:val="darkGray"/>
            <w:rPrChange w:id="25285" w:author="Irová Zuzana" w:date="2025-03-17T11:57:00Z" w16du:dateUtc="2025-03-17T10:57:00Z">
              <w:rPr/>
            </w:rPrChange>
          </w:rPr>
          <w:t>HAC d.o.o.</w:t>
        </w:r>
      </w:ins>
      <w:ins w:id="25286" w:author="Irová Zuzana" w:date="2025-03-17T11:56:00Z" w16du:dateUtc="2025-03-17T10:56:00Z">
        <w:r w:rsidR="007909EB" w:rsidRPr="007909EB">
          <w:rPr>
            <w:highlight w:val="darkGray"/>
            <w:rPrChange w:id="25287" w:author="Irová Zuzana" w:date="2025-03-17T11:57:00Z" w16du:dateUtc="2025-03-17T10:57:00Z">
              <w:rPr/>
            </w:rPrChange>
          </w:rPr>
          <w:t>]</w:t>
        </w:r>
      </w:ins>
      <w:ins w:id="25288" w:author="Irová Zuzana" w:date="2025-03-17T11:57:00Z" w16du:dateUtc="2025-03-17T10:57:00Z">
        <w:r w:rsidR="007909EB" w:rsidRPr="007909EB">
          <w:rPr>
            <w:highlight w:val="darkGray"/>
          </w:rPr>
          <w:t xml:space="preserve"> </w:t>
        </w:r>
        <w:r w:rsidR="007909EB">
          <w:rPr>
            <w:highlight w:val="darkGray"/>
          </w:rPr>
          <w:t>2</w:t>
        </w:r>
        <w:r w:rsidR="007909EB" w:rsidRPr="00E14AAC">
          <w:rPr>
            <w:highlight w:val="darkGray"/>
          </w:rPr>
          <w:t>.[</w:t>
        </w:r>
      </w:ins>
      <w:ins w:id="25289" w:author="Irová Zuzana" w:date="2025-03-17T11:59:00Z" w16du:dateUtc="2025-03-17T10:59:00Z">
        <w:r w:rsidR="007F6BE6">
          <w:rPr>
            <w:highlight w:val="darkGray"/>
          </w:rPr>
          <w:t>BINA-ISTRA d.</w:t>
        </w:r>
      </w:ins>
      <w:ins w:id="25290" w:author="Irová Zuzana" w:date="2025-03-17T11:57:00Z" w16du:dateUtc="2025-03-17T10:57:00Z">
        <w:r w:rsidR="007909EB" w:rsidRPr="00E14AAC">
          <w:rPr>
            <w:highlight w:val="darkGray"/>
          </w:rPr>
          <w:t>d.]</w:t>
        </w:r>
      </w:ins>
      <w:ins w:id="25291" w:author="Irová Zuzana" w:date="2025-03-17T11:58:00Z" w16du:dateUtc="2025-03-17T10:58:00Z">
        <w:r w:rsidR="00E57BD3">
          <w:rPr>
            <w:highlight w:val="darkGray"/>
          </w:rPr>
          <w:t xml:space="preserve"> 3</w:t>
        </w:r>
        <w:r w:rsidR="00E57BD3" w:rsidRPr="00E14AAC">
          <w:rPr>
            <w:highlight w:val="darkGray"/>
          </w:rPr>
          <w:t>.[</w:t>
        </w:r>
        <w:r w:rsidR="00E57BD3">
          <w:rPr>
            <w:highlight w:val="darkGray"/>
          </w:rPr>
          <w:t>AZM</w:t>
        </w:r>
        <w:r w:rsidR="00E57BD3" w:rsidRPr="00E14AAC">
          <w:rPr>
            <w:highlight w:val="darkGray"/>
          </w:rPr>
          <w:t xml:space="preserve"> d.o.o.]</w:t>
        </w:r>
      </w:ins>
    </w:p>
    <w:p w14:paraId="5754DA7E" w14:textId="16B6E9D5" w:rsidR="00437855" w:rsidRDefault="00437855">
      <w:pPr>
        <w:pStyle w:val="NormalIndent"/>
        <w:rPr>
          <w:ins w:id="25292" w:author="Irová Zuzana" w:date="2025-03-17T11:54:00Z" w16du:dateUtc="2025-03-17T10:54:00Z"/>
          <w:lang w:eastAsia="cs-CZ"/>
        </w:rPr>
      </w:pPr>
      <w:ins w:id="25293" w:author="Irová Zuzana" w:date="2025-01-23T17:34:00Z" w16du:dateUtc="2025-01-23T16:34:00Z">
        <w:r>
          <w:rPr>
            <w:highlight w:val="lightGray"/>
            <w:lang w:eastAsia="cs-CZ"/>
          </w:rPr>
          <w:t xml:space="preserve">Délka textu: cca </w:t>
        </w:r>
      </w:ins>
      <w:ins w:id="25294" w:author="Irová Zuzana" w:date="2025-01-23T17:40:00Z" w16du:dateUtc="2025-01-23T16:40:00Z">
        <w:r w:rsidR="003B3BE6">
          <w:rPr>
            <w:highlight w:val="lightGray"/>
            <w:lang w:eastAsia="cs-CZ"/>
          </w:rPr>
          <w:t>77</w:t>
        </w:r>
      </w:ins>
      <w:ins w:id="25295" w:author="Irová Zuzana" w:date="2025-01-23T17:34:00Z" w16du:dateUtc="2025-01-23T16:34:00Z">
        <w:r>
          <w:rPr>
            <w:highlight w:val="lightGray"/>
            <w:lang w:eastAsia="cs-CZ"/>
          </w:rPr>
          <w:t xml:space="preserve"> znaků.</w:t>
        </w:r>
      </w:ins>
    </w:p>
    <w:p w14:paraId="57AF596F" w14:textId="77777777" w:rsidR="002E1F81" w:rsidRDefault="002E1F81">
      <w:pPr>
        <w:pStyle w:val="NormalIndent"/>
        <w:rPr>
          <w:ins w:id="25296" w:author="Irová Zuzana" w:date="2025-03-17T11:56:00Z" w16du:dateUtc="2025-03-17T10:56:00Z"/>
        </w:rPr>
      </w:pPr>
    </w:p>
    <w:p w14:paraId="487F67C6" w14:textId="6506F9F0" w:rsidR="002E1F81" w:rsidRPr="002E1F81" w:rsidRDefault="002E1F81">
      <w:pPr>
        <w:pStyle w:val="NormalIndent"/>
        <w:rPr>
          <w:ins w:id="25297" w:author="Irová Zuzana" w:date="2025-03-17T11:54:00Z"/>
        </w:rPr>
      </w:pPr>
      <w:ins w:id="25298" w:author="Irová Zuzana" w:date="2025-03-17T11:54:00Z">
        <w:r w:rsidRPr="002E1F81">
          <w:lastRenderedPageBreak/>
          <w:t xml:space="preserve">Varianty: </w:t>
        </w:r>
      </w:ins>
    </w:p>
    <w:p w14:paraId="5ABCF7A9" w14:textId="66771B4A" w:rsidR="002E1F81" w:rsidRDefault="002E1F81">
      <w:pPr>
        <w:pStyle w:val="NormalIndent"/>
        <w:rPr>
          <w:ins w:id="25299" w:author="Irová Zuzana" w:date="2025-03-17T11:55:00Z" w16du:dateUtc="2025-03-17T10:55:00Z"/>
        </w:rPr>
      </w:pPr>
      <w:ins w:id="25300" w:author="Irová Zuzana" w:date="2025-03-17T11:54:00Z">
        <w:r w:rsidRPr="002E1F81">
          <w:t>1.[(</w:t>
        </w:r>
      </w:ins>
      <w:ins w:id="25301" w:author="Irová Zuzana" w:date="2025-03-17T11:55:00Z" w16du:dateUtc="2025-03-17T10:55:00Z">
        <w:r>
          <w:t>System operator = HAC</w:t>
        </w:r>
      </w:ins>
      <w:ins w:id="25302" w:author="Irová Zuzana" w:date="2025-03-17T11:54:00Z">
        <w:r w:rsidRPr="009B7508">
          <w:rPr>
            <w:lang w:val="pl-PL"/>
            <w:rPrChange w:id="25303" w:author="Muller Miroslav" w:date="2025-05-20T10:35:00Z" w16du:dateUtc="2025-05-20T08:35:00Z">
              <w:rPr>
                <w:lang w:val="en-US"/>
              </w:rPr>
            </w:rPrChange>
          </w:rPr>
          <w:t>)</w:t>
        </w:r>
        <w:r w:rsidRPr="002E1F81">
          <w:t>]</w:t>
        </w:r>
      </w:ins>
    </w:p>
    <w:p w14:paraId="09267DE9" w14:textId="781A41C1" w:rsidR="002E1F81" w:rsidRPr="002E1F81" w:rsidRDefault="002E1F81">
      <w:pPr>
        <w:pStyle w:val="NormalIndent"/>
        <w:rPr>
          <w:ins w:id="25304" w:author="Irová Zuzana" w:date="2025-03-17T11:55:00Z" w16du:dateUtc="2025-03-17T10:55:00Z"/>
        </w:rPr>
      </w:pPr>
      <w:ins w:id="25305" w:author="Irová Zuzana" w:date="2025-03-17T11:55:00Z" w16du:dateUtc="2025-03-17T10:55:00Z">
        <w:r>
          <w:t>2</w:t>
        </w:r>
        <w:r w:rsidRPr="002E1F81">
          <w:t>.[(</w:t>
        </w:r>
        <w:r>
          <w:t xml:space="preserve">System operator = </w:t>
        </w:r>
      </w:ins>
      <w:ins w:id="25306" w:author="Irová Zuzana" w:date="2025-03-17T11:55:00Z">
        <w:r w:rsidRPr="002E1F81">
          <w:t>BINA-Istra</w:t>
        </w:r>
      </w:ins>
      <w:ins w:id="25307" w:author="Irová Zuzana" w:date="2025-03-17T11:55:00Z" w16du:dateUtc="2025-03-17T10:55:00Z">
        <w:r w:rsidRPr="009B7508">
          <w:rPr>
            <w:lang w:val="pl-PL"/>
            <w:rPrChange w:id="25308" w:author="Muller Miroslav" w:date="2025-05-20T10:35:00Z" w16du:dateUtc="2025-05-20T08:35:00Z">
              <w:rPr>
                <w:lang w:val="en-US"/>
              </w:rPr>
            </w:rPrChange>
          </w:rPr>
          <w:t>)</w:t>
        </w:r>
        <w:r w:rsidRPr="002E1F81">
          <w:t>]</w:t>
        </w:r>
      </w:ins>
    </w:p>
    <w:p w14:paraId="62549A42" w14:textId="75F05A79" w:rsidR="002E1F81" w:rsidRPr="002E1F81" w:rsidRDefault="002E1F81">
      <w:pPr>
        <w:pStyle w:val="NormalIndent"/>
        <w:rPr>
          <w:ins w:id="25309" w:author="Irová Zuzana" w:date="2025-03-17T11:55:00Z" w16du:dateUtc="2025-03-17T10:55:00Z"/>
        </w:rPr>
      </w:pPr>
      <w:ins w:id="25310" w:author="Irová Zuzana" w:date="2025-03-17T11:55:00Z" w16du:dateUtc="2025-03-17T10:55:00Z">
        <w:r>
          <w:t>3</w:t>
        </w:r>
        <w:r w:rsidRPr="002E1F81">
          <w:t>.[(</w:t>
        </w:r>
        <w:r>
          <w:t>System operator = AZM</w:t>
        </w:r>
        <w:r w:rsidRPr="009B7508">
          <w:rPr>
            <w:lang w:val="pl-PL"/>
            <w:rPrChange w:id="25311" w:author="Muller Miroslav" w:date="2025-05-20T10:35:00Z" w16du:dateUtc="2025-05-20T08:35:00Z">
              <w:rPr>
                <w:lang w:val="en-US"/>
              </w:rPr>
            </w:rPrChange>
          </w:rPr>
          <w:t>)</w:t>
        </w:r>
        <w:r w:rsidRPr="002E1F81">
          <w:t>]</w:t>
        </w:r>
      </w:ins>
    </w:p>
    <w:p w14:paraId="58077629" w14:textId="77777777" w:rsidR="00CF71A6" w:rsidRDefault="00CF71A6">
      <w:pPr>
        <w:pStyle w:val="NormalIndent"/>
        <w:rPr>
          <w:ins w:id="25312" w:author="Irová Zuzana" w:date="2025-01-23T17:34:00Z" w16du:dateUtc="2025-01-23T16:34:00Z"/>
        </w:rPr>
      </w:pPr>
    </w:p>
    <w:p w14:paraId="6D4EEE23" w14:textId="77777777" w:rsidR="00437855" w:rsidRDefault="00437855" w:rsidP="00437855">
      <w:pPr>
        <w:pStyle w:val="Heading4"/>
        <w:rPr>
          <w:ins w:id="25313" w:author="Irová Zuzana" w:date="2025-01-23T17:34:00Z" w16du:dateUtc="2025-01-23T16:34:00Z"/>
          <w:rFonts w:hint="eastAsia"/>
        </w:rPr>
      </w:pPr>
      <w:ins w:id="25314" w:author="Irová Zuzana" w:date="2025-01-23T17:34:00Z" w16du:dateUtc="2025-01-23T16:34:00Z">
        <w:r>
          <w:t>Obsah (en)</w:t>
        </w:r>
      </w:ins>
    </w:p>
    <w:p w14:paraId="08129F31" w14:textId="47D53817" w:rsidR="00437855" w:rsidRDefault="00437855">
      <w:pPr>
        <w:pStyle w:val="NormalIndent"/>
        <w:rPr>
          <w:ins w:id="25315" w:author="Irová Zuzana" w:date="2025-01-23T17:34:00Z" w16du:dateUtc="2025-01-23T16:34:00Z"/>
          <w:lang w:eastAsia="cs-CZ"/>
        </w:rPr>
      </w:pPr>
      <w:ins w:id="25316" w:author="Irová Zuzana" w:date="2025-01-23T17:34:00Z" w16du:dateUtc="2025-01-23T16:34:00Z">
        <w:r w:rsidRPr="00437855">
          <w:rPr>
            <w:lang w:eastAsia="cs-CZ"/>
          </w:rPr>
          <w:t>We would like to inform you that the attempt to pay the toll transaction was unsuccessful.</w:t>
        </w:r>
      </w:ins>
      <w:ins w:id="25317" w:author="Irová Zuzana" w:date="2025-01-23T17:39:00Z" w16du:dateUtc="2025-01-23T16:39:00Z">
        <w:r w:rsidR="003B3BE6">
          <w:rPr>
            <w:lang w:eastAsia="cs-CZ"/>
          </w:rPr>
          <w:t xml:space="preserve"> </w:t>
        </w:r>
      </w:ins>
      <w:ins w:id="25318" w:author="Irová Zuzana" w:date="2025-03-17T12:00:00Z" w16du:dateUtc="2025-03-17T11:00:00Z">
        <w:r w:rsidR="007F6BE6" w:rsidRPr="00437855">
          <w:t>.</w:t>
        </w:r>
        <w:r w:rsidR="007F6BE6">
          <w:t xml:space="preserve"> </w:t>
        </w:r>
        <w:r w:rsidR="007F6BE6" w:rsidRPr="00E14AAC">
          <w:rPr>
            <w:highlight w:val="darkGray"/>
          </w:rPr>
          <w:t>1.[HAC d.o.o.]</w:t>
        </w:r>
        <w:r w:rsidR="007F6BE6" w:rsidRPr="007909EB">
          <w:rPr>
            <w:highlight w:val="darkGray"/>
          </w:rPr>
          <w:t xml:space="preserve"> </w:t>
        </w:r>
        <w:r w:rsidR="007F6BE6">
          <w:rPr>
            <w:highlight w:val="darkGray"/>
          </w:rPr>
          <w:t>2</w:t>
        </w:r>
        <w:r w:rsidR="007F6BE6" w:rsidRPr="00E14AAC">
          <w:rPr>
            <w:highlight w:val="darkGray"/>
          </w:rPr>
          <w:t>.[</w:t>
        </w:r>
        <w:r w:rsidR="007F6BE6">
          <w:rPr>
            <w:highlight w:val="darkGray"/>
          </w:rPr>
          <w:t>BINA-ISTRA d.</w:t>
        </w:r>
        <w:r w:rsidR="007F6BE6" w:rsidRPr="00E14AAC">
          <w:rPr>
            <w:highlight w:val="darkGray"/>
          </w:rPr>
          <w:t>d.]</w:t>
        </w:r>
        <w:r w:rsidR="007F6BE6">
          <w:rPr>
            <w:highlight w:val="darkGray"/>
          </w:rPr>
          <w:t xml:space="preserve"> 3</w:t>
        </w:r>
        <w:r w:rsidR="007F6BE6" w:rsidRPr="00E14AAC">
          <w:rPr>
            <w:highlight w:val="darkGray"/>
          </w:rPr>
          <w:t>.[</w:t>
        </w:r>
        <w:r w:rsidR="007F6BE6">
          <w:rPr>
            <w:highlight w:val="darkGray"/>
          </w:rPr>
          <w:t>AZM</w:t>
        </w:r>
        <w:r w:rsidR="007F6BE6" w:rsidRPr="00E14AAC">
          <w:rPr>
            <w:highlight w:val="darkGray"/>
          </w:rPr>
          <w:t xml:space="preserve"> d.o.o.]</w:t>
        </w:r>
      </w:ins>
    </w:p>
    <w:p w14:paraId="4D71D29F" w14:textId="54B053CB" w:rsidR="00437855" w:rsidRDefault="00437855">
      <w:pPr>
        <w:pStyle w:val="NormalIndent"/>
        <w:rPr>
          <w:ins w:id="25319" w:author="Irová Zuzana" w:date="2025-01-23T17:34:00Z" w16du:dateUtc="2025-01-23T16:34:00Z"/>
          <w:lang w:eastAsia="cs-CZ"/>
        </w:rPr>
      </w:pPr>
      <w:ins w:id="25320" w:author="Irová Zuzana" w:date="2025-01-23T17:34:00Z" w16du:dateUtc="2025-01-23T16:34:00Z">
        <w:r>
          <w:rPr>
            <w:highlight w:val="lightGray"/>
            <w:lang w:eastAsia="cs-CZ"/>
          </w:rPr>
          <w:t xml:space="preserve">Délka textu: cca </w:t>
        </w:r>
      </w:ins>
      <w:ins w:id="25321" w:author="Irová Zuzana" w:date="2025-01-23T17:40:00Z" w16du:dateUtc="2025-01-23T16:40:00Z">
        <w:r w:rsidR="003B3BE6">
          <w:rPr>
            <w:highlight w:val="lightGray"/>
            <w:lang w:eastAsia="cs-CZ"/>
          </w:rPr>
          <w:t>101</w:t>
        </w:r>
      </w:ins>
      <w:ins w:id="25322" w:author="Irová Zuzana" w:date="2025-01-23T17:34:00Z" w16du:dateUtc="2025-01-23T16:34:00Z">
        <w:r>
          <w:rPr>
            <w:highlight w:val="lightGray"/>
            <w:lang w:eastAsia="cs-CZ"/>
          </w:rPr>
          <w:t xml:space="preserve"> znaků.</w:t>
        </w:r>
      </w:ins>
    </w:p>
    <w:p w14:paraId="37A98036" w14:textId="77777777" w:rsidR="00A425E3" w:rsidRDefault="00A425E3">
      <w:pPr>
        <w:pStyle w:val="NormalIndent"/>
        <w:rPr>
          <w:ins w:id="25323" w:author="Irová Zuzana" w:date="2025-03-17T12:00:00Z" w16du:dateUtc="2025-03-17T11:00:00Z"/>
        </w:rPr>
      </w:pPr>
    </w:p>
    <w:p w14:paraId="57450F0F" w14:textId="77777777" w:rsidR="007F6BE6" w:rsidRPr="002E1F81" w:rsidRDefault="007F6BE6">
      <w:pPr>
        <w:pStyle w:val="NormalIndent"/>
        <w:rPr>
          <w:ins w:id="25324" w:author="Irová Zuzana" w:date="2025-03-17T12:00:00Z" w16du:dateUtc="2025-03-17T11:00:00Z"/>
        </w:rPr>
      </w:pPr>
      <w:ins w:id="25325" w:author="Irová Zuzana" w:date="2025-03-17T12:00:00Z" w16du:dateUtc="2025-03-17T11:00:00Z">
        <w:r w:rsidRPr="002E1F81">
          <w:t xml:space="preserve">Varianty: </w:t>
        </w:r>
      </w:ins>
    </w:p>
    <w:p w14:paraId="0F5F8493" w14:textId="77777777" w:rsidR="007F6BE6" w:rsidRDefault="007F6BE6">
      <w:pPr>
        <w:pStyle w:val="NormalIndent"/>
        <w:rPr>
          <w:ins w:id="25326" w:author="Irová Zuzana" w:date="2025-03-17T12:00:00Z" w16du:dateUtc="2025-03-17T11:00:00Z"/>
        </w:rPr>
      </w:pPr>
      <w:ins w:id="25327" w:author="Irová Zuzana" w:date="2025-03-17T12:00:00Z" w16du:dateUtc="2025-03-17T11:00:00Z">
        <w:r w:rsidRPr="002E1F81">
          <w:t>1.[(</w:t>
        </w:r>
        <w:r>
          <w:t>System operator = HAC</w:t>
        </w:r>
        <w:r w:rsidRPr="002E1F81">
          <w:rPr>
            <w:lang w:val="en-US"/>
          </w:rPr>
          <w:t>)</w:t>
        </w:r>
        <w:r w:rsidRPr="002E1F81">
          <w:t>]</w:t>
        </w:r>
      </w:ins>
    </w:p>
    <w:p w14:paraId="5E6DB1E0" w14:textId="77777777" w:rsidR="007F6BE6" w:rsidRPr="002E1F81" w:rsidRDefault="007F6BE6">
      <w:pPr>
        <w:pStyle w:val="NormalIndent"/>
        <w:rPr>
          <w:ins w:id="25328" w:author="Irová Zuzana" w:date="2025-03-17T12:00:00Z" w16du:dateUtc="2025-03-17T11:00:00Z"/>
        </w:rPr>
      </w:pPr>
      <w:ins w:id="25329" w:author="Irová Zuzana" w:date="2025-03-17T12:00:00Z" w16du:dateUtc="2025-03-17T11:00:00Z">
        <w:r>
          <w:t>2</w:t>
        </w:r>
        <w:r w:rsidRPr="002E1F81">
          <w:t>.[(</w:t>
        </w:r>
        <w:r>
          <w:t xml:space="preserve">System operator = </w:t>
        </w:r>
        <w:r w:rsidRPr="002E1F81">
          <w:t>BINA-Istra</w:t>
        </w:r>
        <w:r w:rsidRPr="002E1F81">
          <w:rPr>
            <w:lang w:val="en-US"/>
          </w:rPr>
          <w:t>)</w:t>
        </w:r>
        <w:r w:rsidRPr="002E1F81">
          <w:t>]</w:t>
        </w:r>
      </w:ins>
    </w:p>
    <w:p w14:paraId="314DBA3D" w14:textId="77777777" w:rsidR="007F6BE6" w:rsidRPr="002E1F81" w:rsidRDefault="007F6BE6">
      <w:pPr>
        <w:pStyle w:val="NormalIndent"/>
        <w:rPr>
          <w:ins w:id="25330" w:author="Irová Zuzana" w:date="2025-03-17T12:00:00Z" w16du:dateUtc="2025-03-17T11:00:00Z"/>
        </w:rPr>
      </w:pPr>
      <w:ins w:id="25331" w:author="Irová Zuzana" w:date="2025-03-17T12:00:00Z" w16du:dateUtc="2025-03-17T11:00:00Z">
        <w:r>
          <w:t>3</w:t>
        </w:r>
        <w:r w:rsidRPr="002E1F81">
          <w:t>.[(</w:t>
        </w:r>
        <w:r>
          <w:t>System operator = AZM</w:t>
        </w:r>
        <w:r w:rsidRPr="002E1F81">
          <w:rPr>
            <w:lang w:val="en-US"/>
          </w:rPr>
          <w:t>)</w:t>
        </w:r>
        <w:r w:rsidRPr="002E1F81">
          <w:t>]</w:t>
        </w:r>
      </w:ins>
    </w:p>
    <w:p w14:paraId="76AB0178" w14:textId="77777777" w:rsidR="007F6BE6" w:rsidRPr="00A425E3" w:rsidRDefault="007F6BE6">
      <w:pPr>
        <w:pStyle w:val="NormalIndent"/>
        <w:rPr>
          <w:ins w:id="25332" w:author="Irová Zuzana" w:date="2025-01-23T16:36:00Z" w16du:dateUtc="2025-01-23T15:36:00Z"/>
        </w:rPr>
      </w:pPr>
    </w:p>
    <w:p w14:paraId="7088A5BC" w14:textId="2235A5DD" w:rsidR="00940207" w:rsidRDefault="000A4880" w:rsidP="000B7E0C">
      <w:pPr>
        <w:pStyle w:val="Heading2"/>
        <w:rPr>
          <w:ins w:id="25333" w:author="Irová Zuzana" w:date="2025-01-23T16:36:00Z" w16du:dateUtc="2025-01-23T15:36:00Z"/>
          <w:rFonts w:hint="eastAsia"/>
        </w:rPr>
      </w:pPr>
      <w:bookmarkStart w:id="25334" w:name="_Toc201569263"/>
      <w:ins w:id="25335" w:author="Irová Zuzana" w:date="2025-01-23T16:37:00Z" w16du:dateUtc="2025-01-23T15:37:00Z">
        <w:r>
          <w:t>Výměnné soubory</w:t>
        </w:r>
      </w:ins>
      <w:bookmarkEnd w:id="25334"/>
    </w:p>
    <w:p w14:paraId="79B2F6FD" w14:textId="77777777" w:rsidR="00940207" w:rsidRPr="00B70E24" w:rsidRDefault="00940207" w:rsidP="00940207">
      <w:pPr>
        <w:pStyle w:val="Heading3"/>
        <w:spacing w:before="200" w:after="0" w:line="276" w:lineRule="auto"/>
        <w:rPr>
          <w:ins w:id="25336" w:author="Irová Zuzana" w:date="2025-01-23T16:36:00Z" w16du:dateUtc="2025-01-23T15:36:00Z"/>
          <w:rFonts w:hint="eastAsia"/>
        </w:rPr>
      </w:pPr>
      <w:bookmarkStart w:id="25337" w:name="_Toc201569264"/>
      <w:ins w:id="25338" w:author="Irová Zuzana" w:date="2025-01-23T16:36:00Z" w16du:dateUtc="2025-01-23T15:36:00Z">
        <w:r w:rsidRPr="00B70E24">
          <w:t xml:space="preserve">Rozhraní TC </w:t>
        </w:r>
        <w:r>
          <w:t>HR</w:t>
        </w:r>
        <w:r w:rsidRPr="00B70E24">
          <w:t xml:space="preserve"> – </w:t>
        </w:r>
        <w:r>
          <w:t>HAC</w:t>
        </w:r>
        <w:r w:rsidRPr="00B70E24">
          <w:t xml:space="preserve"> (INT.BAR.2</w:t>
        </w:r>
        <w:r>
          <w:t>6</w:t>
        </w:r>
        <w:r w:rsidRPr="00B70E24">
          <w:t>.</w:t>
        </w:r>
        <w:r>
          <w:t>HR</w:t>
        </w:r>
        <w:r w:rsidRPr="00B70E24">
          <w:t>)</w:t>
        </w:r>
        <w:bookmarkEnd w:id="25337"/>
      </w:ins>
    </w:p>
    <w:p w14:paraId="61BA384D" w14:textId="70098ED3" w:rsidR="00940207" w:rsidRPr="00955C1D" w:rsidRDefault="00940207" w:rsidP="5D923C7E">
      <w:pPr>
        <w:pStyle w:val="Heading4"/>
        <w:tabs>
          <w:tab w:val="num" w:pos="643"/>
        </w:tabs>
        <w:spacing w:after="120" w:line="276" w:lineRule="auto"/>
        <w:ind w:left="1764" w:hanging="360"/>
        <w:rPr>
          <w:ins w:id="25339" w:author="Irová Zuzana" w:date="2025-01-23T16:36:00Z" w16du:dateUtc="2025-01-23T15:36:00Z"/>
          <w:rFonts w:eastAsia="Times New Roman"/>
          <w:lang w:eastAsia="cs-CZ"/>
        </w:rPr>
      </w:pPr>
      <w:ins w:id="25340" w:author="Irová Zuzana" w:date="2025-01-23T16:36:00Z" w16du:dateUtc="2025-01-23T15:36:00Z">
        <w:r w:rsidRPr="00955C1D">
          <w:rPr>
            <w:rFonts w:eastAsia="Times New Roman"/>
            <w:lang w:eastAsia="cs-CZ"/>
          </w:rPr>
          <w:t>BD-</w:t>
        </w:r>
        <w:r>
          <w:rPr>
            <w:rFonts w:eastAsia="Times New Roman"/>
            <w:lang w:eastAsia="cs-CZ"/>
          </w:rPr>
          <w:t>HR</w:t>
        </w:r>
        <w:r w:rsidRPr="00955C1D">
          <w:rPr>
            <w:rFonts w:eastAsia="Times New Roman"/>
            <w:lang w:eastAsia="cs-CZ"/>
          </w:rPr>
          <w:t xml:space="preserve">: Billing details – doména </w:t>
        </w:r>
        <w:r>
          <w:rPr>
            <w:rFonts w:eastAsia="Times New Roman"/>
            <w:lang w:eastAsia="cs-CZ"/>
          </w:rPr>
          <w:t>HR</w:t>
        </w:r>
        <w:r w:rsidRPr="00955C1D">
          <w:rPr>
            <w:rFonts w:eastAsia="Times New Roman"/>
            <w:lang w:eastAsia="cs-CZ"/>
          </w:rPr>
          <w:t xml:space="preserve"> -</w:t>
        </w:r>
        <w:r>
          <w:rPr>
            <w:rFonts w:eastAsia="Times New Roman"/>
            <w:lang w:eastAsia="cs-CZ"/>
          </w:rPr>
          <w:t>2022 (DEX</w:t>
        </w:r>
        <w:r w:rsidRPr="00955C1D">
          <w:rPr>
            <w:rFonts w:eastAsia="Times New Roman"/>
            <w:lang w:eastAsia="cs-CZ"/>
          </w:rPr>
          <w:t>.BAR.</w:t>
        </w:r>
        <w:r>
          <w:rPr>
            <w:rFonts w:eastAsia="Times New Roman"/>
            <w:lang w:eastAsia="cs-CZ"/>
          </w:rPr>
          <w:t>29.HR)</w:t>
        </w:r>
      </w:ins>
    </w:p>
    <w:p w14:paraId="400ECD7F" w14:textId="77777777" w:rsidR="00940207" w:rsidRPr="00955C1D" w:rsidRDefault="00940207" w:rsidP="00940207">
      <w:pPr>
        <w:pStyle w:val="Heading5"/>
        <w:numPr>
          <w:ilvl w:val="4"/>
          <w:numId w:val="142"/>
        </w:numPr>
        <w:tabs>
          <w:tab w:val="num" w:pos="643"/>
        </w:tabs>
        <w:ind w:left="643" w:hanging="360"/>
        <w:rPr>
          <w:ins w:id="25341" w:author="Irová Zuzana" w:date="2025-01-23T16:36:00Z" w16du:dateUtc="2025-01-23T15:36:00Z"/>
          <w:rFonts w:hint="eastAsia"/>
        </w:rPr>
      </w:pPr>
      <w:ins w:id="25342" w:author="Irová Zuzana" w:date="2025-01-23T16:36:00Z" w16du:dateUtc="2025-01-23T15:36:00Z">
        <w:r w:rsidRPr="00955C1D">
          <w:t>Popis</w:t>
        </w:r>
      </w:ins>
    </w:p>
    <w:p w14:paraId="12EE4DB7" w14:textId="3A39E60D" w:rsidR="00940207" w:rsidRDefault="00940207">
      <w:pPr>
        <w:pStyle w:val="NormalIndent"/>
        <w:rPr>
          <w:ins w:id="25343" w:author="Irová Zuzana" w:date="2025-01-23T16:36:00Z" w16du:dateUtc="2025-01-23T15:36:00Z"/>
        </w:rPr>
      </w:pPr>
      <w:ins w:id="25344" w:author="Irová Zuzana" w:date="2025-01-23T16:36:00Z" w16du:dateUtc="2025-01-23T15:36:00Z">
        <w:r w:rsidRPr="00955C1D">
          <w:t xml:space="preserve">Soubor slouží k předání Billing details </w:t>
        </w:r>
        <w:r>
          <w:t>HR</w:t>
        </w:r>
        <w:r w:rsidRPr="00955C1D">
          <w:t xml:space="preserve"> oceněných Toll Chargerem </w:t>
        </w:r>
        <w:r>
          <w:t>HAC příslušným Poskytovatelům mýtných služeb</w:t>
        </w:r>
        <w:r w:rsidRPr="00955C1D">
          <w:t>.</w:t>
        </w:r>
        <w:r>
          <w:t xml:space="preserve"> </w:t>
        </w:r>
      </w:ins>
    </w:p>
    <w:p w14:paraId="5B283162" w14:textId="30A03FDF" w:rsidR="00940207" w:rsidRPr="00955C1D" w:rsidRDefault="00940207">
      <w:pPr>
        <w:pStyle w:val="NormalIndent"/>
        <w:rPr>
          <w:ins w:id="25345" w:author="Irová Zuzana" w:date="2025-01-23T16:36:00Z" w16du:dateUtc="2025-01-23T15:36:00Z"/>
          <w:highlight w:val="yellow"/>
        </w:rPr>
      </w:pPr>
      <w:ins w:id="25346" w:author="Irová Zuzana" w:date="2025-01-23T16:36:00Z" w16du:dateUtc="2025-01-23T15:36:00Z">
        <w:r>
          <w:t xml:space="preserve">Billing details jsou </w:t>
        </w:r>
        <w:r w:rsidRPr="00870695">
          <w:t xml:space="preserve">podle </w:t>
        </w:r>
        <w:r w:rsidRPr="00260FBF">
          <w:rPr>
            <w:highlight w:val="yellow"/>
          </w:rPr>
          <w:t>ISO 12855:2022.</w:t>
        </w:r>
      </w:ins>
    </w:p>
    <w:p w14:paraId="2FFB5684" w14:textId="77777777" w:rsidR="00940207" w:rsidRPr="00955C1D" w:rsidRDefault="00940207" w:rsidP="00940207">
      <w:pPr>
        <w:pStyle w:val="Heading5"/>
        <w:numPr>
          <w:ilvl w:val="4"/>
          <w:numId w:val="142"/>
        </w:numPr>
        <w:tabs>
          <w:tab w:val="num" w:pos="643"/>
        </w:tabs>
        <w:ind w:left="643" w:hanging="360"/>
        <w:rPr>
          <w:ins w:id="25347" w:author="Irová Zuzana" w:date="2025-01-23T16:36:00Z" w16du:dateUtc="2025-01-23T15:36:00Z"/>
          <w:rFonts w:hint="eastAsia"/>
        </w:rPr>
      </w:pPr>
      <w:ins w:id="25348" w:author="Irová Zuzana" w:date="2025-01-23T16:36:00Z" w16du:dateUtc="2025-01-23T15:36:00Z">
        <w:r w:rsidRPr="00955C1D">
          <w:lastRenderedPageBreak/>
          <w:t>Základní vlastnosti</w:t>
        </w:r>
      </w:ins>
    </w:p>
    <w:p w14:paraId="5832DE98" w14:textId="07B3B93E" w:rsidR="00940207" w:rsidRPr="00955C1D" w:rsidRDefault="00940207">
      <w:pPr>
        <w:pStyle w:val="Caption"/>
        <w:rPr>
          <w:ins w:id="25349" w:author="Irová Zuzana" w:date="2025-01-23T16:36:00Z" w16du:dateUtc="2025-01-23T15:36:00Z"/>
        </w:rPr>
      </w:pPr>
      <w:ins w:id="25350" w:author="Irová Zuzana" w:date="2025-01-23T16:36:00Z" w16du:dateUtc="2025-01-23T15:36:00Z">
        <w:r w:rsidRPr="00955C1D">
          <w:t xml:space="preserve">Tabulka </w:t>
        </w:r>
        <w:r w:rsidRPr="00955C1D">
          <w:fldChar w:fldCharType="begin"/>
        </w:r>
        <w:r w:rsidRPr="00955C1D">
          <w:instrText xml:space="preserve"> SEQ Tabulka \* ARABIC </w:instrText>
        </w:r>
        <w:r w:rsidRPr="00955C1D">
          <w:fldChar w:fldCharType="separate"/>
        </w:r>
      </w:ins>
      <w:ins w:id="25351" w:author="Irová Zuzana" w:date="2025-04-11T11:23:00Z" w16du:dateUtc="2025-04-11T09:23:00Z">
        <w:r w:rsidR="001E11DC">
          <w:rPr>
            <w:noProof/>
          </w:rPr>
          <w:t>44</w:t>
        </w:r>
      </w:ins>
      <w:ins w:id="25352" w:author="Drastichová Zuzana" w:date="2025-02-14T09:33:00Z" w16du:dateUtc="2025-02-14T08:33:00Z">
        <w:del w:id="25353" w:author="Irová Zuzana" w:date="2025-04-11T11:12:00Z" w16du:dateUtc="2025-04-11T09:12:00Z">
          <w:r w:rsidR="00945CB9" w:rsidDel="00745B0C">
            <w:rPr>
              <w:noProof/>
            </w:rPr>
            <w:delText>34</w:delText>
          </w:r>
        </w:del>
      </w:ins>
      <w:ins w:id="25354" w:author="Irová Zuzana" w:date="2025-01-23T16:36:00Z" w16du:dateUtc="2025-01-23T15:36:00Z">
        <w:r w:rsidRPr="00955C1D">
          <w:fldChar w:fldCharType="end"/>
        </w:r>
        <w:r w:rsidRPr="00955C1D">
          <w:t>: Základní vlastnosti výměnného souboru</w:t>
        </w:r>
      </w:ins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PrChange w:id="25355" w:author="Drastichová Zuzana" w:date="2025-03-12T08:30:00Z" w16du:dateUtc="2025-03-12T07:30:00Z">
          <w:tblPr>
            <w:tblW w:w="9639" w:type="dxa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8" w:space="0" w:color="auto"/>
              <w:insideV w:val="single" w:sz="8" w:space="0" w:color="auto"/>
            </w:tblBorders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4819"/>
        <w:gridCol w:w="4820"/>
        <w:tblGridChange w:id="25356">
          <w:tblGrid>
            <w:gridCol w:w="22"/>
            <w:gridCol w:w="360"/>
            <w:gridCol w:w="360"/>
            <w:gridCol w:w="4077"/>
            <w:gridCol w:w="4820"/>
          </w:tblGrid>
        </w:tblGridChange>
      </w:tblGrid>
      <w:tr w:rsidR="00940207" w:rsidRPr="00955C1D" w14:paraId="118E2F53" w14:textId="77777777" w:rsidTr="5D923C7E">
        <w:trPr>
          <w:trHeight w:val="978"/>
          <w:ins w:id="25357" w:author="Irová Zuzana" w:date="2025-01-23T16:36:00Z"/>
          <w:trPrChange w:id="25358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75" w:type="pct"/>
            <w:shd w:val="clear" w:color="auto" w:fill="FFFFFF" w:themeFill="background1"/>
            <w:tcPrChange w:id="25359" w:author="Drastichová Zuzana" w:date="2025-03-12T08:30:00Z" w16du:dateUtc="2025-03-12T07:30:00Z">
              <w:tcPr>
                <w:tcW w:w="0" w:type="auto"/>
              </w:tcPr>
            </w:tcPrChange>
          </w:tcPr>
          <w:p w14:paraId="3292427D" w14:textId="77777777" w:rsidR="00940207" w:rsidRPr="00BB377A" w:rsidRDefault="00940207">
            <w:pPr>
              <w:spacing w:before="60" w:after="60"/>
              <w:rPr>
                <w:ins w:id="25360" w:author="Irová Zuzana" w:date="2025-01-23T16:36:00Z" w16du:dateUtc="2025-01-23T15:36:00Z"/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</w:pPr>
            <w:ins w:id="25361" w:author="Irová Zuzana" w:date="2025-01-23T16:36:00Z" w16du:dateUtc="2025-01-23T15:36:00Z">
              <w:r w:rsidRPr="00BB377A">
                <w:rPr>
                  <w:rFonts w:eastAsia="Times New Roman" w:cstheme="minorHAnsi"/>
                  <w:b/>
                  <w:bCs/>
                  <w:sz w:val="18"/>
                  <w:szCs w:val="22"/>
                  <w:lang w:eastAsia="cs-CZ"/>
                </w:rPr>
                <w:t xml:space="preserve">Vlastnost </w:t>
              </w:r>
            </w:ins>
          </w:p>
        </w:tc>
        <w:tc>
          <w:tcPr>
            <w:tcW w:w="875" w:type="pct"/>
            <w:shd w:val="clear" w:color="auto" w:fill="FFFFFF" w:themeFill="background1"/>
            <w:hideMark/>
            <w:tcPrChange w:id="25362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300D8403" w14:textId="77777777" w:rsidR="00940207" w:rsidRPr="00BB377A" w:rsidRDefault="00940207">
            <w:pPr>
              <w:spacing w:before="60" w:after="60"/>
              <w:rPr>
                <w:ins w:id="25363" w:author="Irová Zuzana" w:date="2025-01-23T16:36:00Z" w16du:dateUtc="2025-01-23T15:36:00Z"/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</w:pPr>
            <w:ins w:id="25364" w:author="Irová Zuzana" w:date="2025-01-23T16:36:00Z" w16du:dateUtc="2025-01-23T15:36:00Z">
              <w:r w:rsidRPr="00BB377A">
                <w:rPr>
                  <w:rFonts w:eastAsia="Times New Roman" w:cstheme="minorHAnsi"/>
                  <w:b/>
                  <w:bCs/>
                  <w:sz w:val="18"/>
                  <w:szCs w:val="22"/>
                  <w:lang w:eastAsia="cs-CZ"/>
                </w:rPr>
                <w:t>Hodnota</w:t>
              </w:r>
            </w:ins>
          </w:p>
        </w:tc>
      </w:tr>
      <w:tr w:rsidR="00940207" w:rsidRPr="00955C1D" w14:paraId="75CAD098" w14:textId="77777777" w:rsidTr="5D923C7E"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/>
          <w:ins w:id="25365" w:author="Irová Zuzana" w:date="2025-01-23T16:36:00Z"/>
          <w:trPrChange w:id="25366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75" w:type="pct"/>
            <w:shd w:val="clear" w:color="auto" w:fill="FFFFFF" w:themeFill="background1"/>
            <w:tcPrChange w:id="25367" w:author="Drastichová Zuzana" w:date="2025-03-12T08:30:00Z" w16du:dateUtc="2025-03-12T07:30:00Z">
              <w:tcPr>
                <w:tcW w:w="0" w:type="auto"/>
              </w:tcPr>
            </w:tcPrChange>
          </w:tcPr>
          <w:p w14:paraId="16BA3A87" w14:textId="77777777" w:rsidR="00940207" w:rsidRPr="00BB377A" w:rsidRDefault="00940207">
            <w:pPr>
              <w:spacing w:before="40" w:after="40"/>
              <w:rPr>
                <w:ins w:id="25368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369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 xml:space="preserve">Identifikační číslo </w:t>
              </w:r>
            </w:ins>
          </w:p>
        </w:tc>
        <w:tc>
          <w:tcPr>
            <w:tcW w:w="875" w:type="pct"/>
            <w:shd w:val="clear" w:color="auto" w:fill="FFFFFF" w:themeFill="background1"/>
            <w:tcPrChange w:id="25370" w:author="Drastichová Zuzana" w:date="2025-03-12T08:30:00Z" w16du:dateUtc="2025-03-12T07:30:00Z">
              <w:tcPr>
                <w:tcW w:w="0" w:type="auto"/>
              </w:tcPr>
            </w:tcPrChange>
          </w:tcPr>
          <w:p w14:paraId="01640970" w14:textId="77777777" w:rsidR="00940207" w:rsidRPr="00BB377A" w:rsidRDefault="00940207">
            <w:pPr>
              <w:spacing w:before="40" w:after="40"/>
              <w:rPr>
                <w:ins w:id="25371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372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DEX.BAR.</w:t>
              </w:r>
              <w:r>
                <w:rPr>
                  <w:rFonts w:eastAsia="Times New Roman" w:cstheme="minorHAnsi"/>
                  <w:sz w:val="18"/>
                  <w:szCs w:val="22"/>
                  <w:lang w:eastAsia="cs-CZ"/>
                </w:rPr>
                <w:t>29.HR</w:t>
              </w:r>
            </w:ins>
          </w:p>
        </w:tc>
      </w:tr>
      <w:tr w:rsidR="00940207" w:rsidRPr="00955C1D" w14:paraId="60CD0746" w14:textId="77777777" w:rsidTr="5D923C7E">
        <w:trPr>
          <w:trHeight w:val="978"/>
          <w:ins w:id="25373" w:author="Irová Zuzana" w:date="2025-01-23T16:36:00Z"/>
          <w:trPrChange w:id="25374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75" w:type="pct"/>
            <w:shd w:val="clear" w:color="auto" w:fill="FFFFFF" w:themeFill="background1"/>
            <w:tcPrChange w:id="25375" w:author="Drastichová Zuzana" w:date="2025-03-12T08:30:00Z" w16du:dateUtc="2025-03-12T07:30:00Z">
              <w:tcPr>
                <w:tcW w:w="0" w:type="auto"/>
              </w:tcPr>
            </w:tcPrChange>
          </w:tcPr>
          <w:p w14:paraId="00B15F4B" w14:textId="77777777" w:rsidR="00940207" w:rsidRPr="00BB377A" w:rsidRDefault="00940207">
            <w:pPr>
              <w:spacing w:before="40" w:after="40"/>
              <w:rPr>
                <w:ins w:id="25376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377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Plný název</w:t>
              </w:r>
            </w:ins>
          </w:p>
        </w:tc>
        <w:tc>
          <w:tcPr>
            <w:tcW w:w="875" w:type="pct"/>
            <w:shd w:val="clear" w:color="auto" w:fill="FFFFFF" w:themeFill="background1"/>
            <w:hideMark/>
            <w:tcPrChange w:id="25378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2FA179DE" w14:textId="77777777" w:rsidR="00940207" w:rsidRPr="00BB377A" w:rsidRDefault="00940207">
            <w:pPr>
              <w:spacing w:before="40" w:after="40"/>
              <w:rPr>
                <w:ins w:id="25379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380" w:author="Irová Zuzana" w:date="2025-01-23T16:36:00Z" w16du:dateUtc="2025-01-23T15:36:00Z">
              <w:r w:rsidRPr="00260FBF">
                <w:rPr>
                  <w:rFonts w:eastAsia="Times New Roman" w:cstheme="minorHAnsi"/>
                  <w:sz w:val="18"/>
                  <w:szCs w:val="22"/>
                  <w:highlight w:val="yellow"/>
                  <w:lang w:eastAsia="cs-CZ"/>
                </w:rPr>
                <w:t>BillingDetailsHr2022</w:t>
              </w:r>
            </w:ins>
          </w:p>
        </w:tc>
      </w:tr>
      <w:tr w:rsidR="00940207" w:rsidRPr="00955C1D" w14:paraId="63122224" w14:textId="77777777" w:rsidTr="5D923C7E">
        <w:trPr>
          <w:trHeight w:val="978"/>
          <w:ins w:id="25381" w:author="Irová Zuzana" w:date="2025-01-23T16:36:00Z"/>
          <w:trPrChange w:id="25382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75" w:type="pct"/>
            <w:shd w:val="clear" w:color="auto" w:fill="FFFFFF" w:themeFill="background1"/>
            <w:tcPrChange w:id="25383" w:author="Drastichová Zuzana" w:date="2025-03-12T08:30:00Z" w16du:dateUtc="2025-03-12T07:30:00Z">
              <w:tcPr>
                <w:tcW w:w="0" w:type="auto"/>
              </w:tcPr>
            </w:tcPrChange>
          </w:tcPr>
          <w:p w14:paraId="349CF4AA" w14:textId="77777777" w:rsidR="00940207" w:rsidRPr="00BB377A" w:rsidRDefault="00940207">
            <w:pPr>
              <w:spacing w:before="40" w:after="40"/>
              <w:rPr>
                <w:ins w:id="25384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385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Název souboru (Export)</w:t>
              </w:r>
            </w:ins>
          </w:p>
        </w:tc>
        <w:tc>
          <w:tcPr>
            <w:tcW w:w="875" w:type="pct"/>
            <w:shd w:val="clear" w:color="auto" w:fill="FFFFFF" w:themeFill="background1"/>
            <w:hideMark/>
            <w:tcPrChange w:id="25386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0462F308" w14:textId="77777777" w:rsidR="00940207" w:rsidRPr="00BB377A" w:rsidRDefault="00940207">
            <w:pPr>
              <w:spacing w:before="40" w:after="40"/>
              <w:rPr>
                <w:ins w:id="25387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388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N/A</w:t>
              </w:r>
            </w:ins>
          </w:p>
        </w:tc>
      </w:tr>
      <w:tr w:rsidR="00940207" w:rsidRPr="00955C1D" w14:paraId="7D6F985A" w14:textId="77777777" w:rsidTr="5D923C7E">
        <w:trPr>
          <w:trHeight w:val="978"/>
          <w:ins w:id="25389" w:author="Irová Zuzana" w:date="2025-01-23T16:36:00Z"/>
          <w:trPrChange w:id="25390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75" w:type="pct"/>
            <w:shd w:val="clear" w:color="auto" w:fill="FFFFFF" w:themeFill="background1"/>
            <w:tcPrChange w:id="25391" w:author="Drastichová Zuzana" w:date="2025-03-12T08:30:00Z" w16du:dateUtc="2025-03-12T07:30:00Z">
              <w:tcPr>
                <w:tcW w:w="0" w:type="auto"/>
              </w:tcPr>
            </w:tcPrChange>
          </w:tcPr>
          <w:p w14:paraId="49B4ADAC" w14:textId="615FFE30" w:rsidR="00940207" w:rsidRPr="00BB377A" w:rsidRDefault="00940207">
            <w:pPr>
              <w:spacing w:before="40" w:after="40"/>
              <w:rPr>
                <w:ins w:id="25392" w:author="Irová Zuzana" w:date="2025-01-23T16:36:00Z" w16du:dateUtc="2025-01-23T15:36:00Z"/>
                <w:rFonts w:eastAsia="Times New Roman" w:cstheme="minorBidi"/>
                <w:sz w:val="18"/>
                <w:szCs w:val="18"/>
                <w:lang w:eastAsia="cs-CZ"/>
              </w:rPr>
            </w:pPr>
            <w:ins w:id="25393" w:author="Irová Zuzana" w:date="2025-01-23T16:36:00Z" w16du:dateUtc="2025-01-23T15:36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Požadovaný název souboru (Import) – File Regex</w:t>
              </w:r>
            </w:ins>
          </w:p>
        </w:tc>
        <w:tc>
          <w:tcPr>
            <w:tcW w:w="875" w:type="pct"/>
            <w:shd w:val="clear" w:color="auto" w:fill="FFFFFF" w:themeFill="background1"/>
            <w:hideMark/>
            <w:tcPrChange w:id="25394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33777D39" w14:textId="6D19158E" w:rsidR="00940207" w:rsidRPr="00BB377A" w:rsidRDefault="00940207">
            <w:pPr>
              <w:spacing w:before="40" w:after="40"/>
              <w:rPr>
                <w:ins w:id="25395" w:author="Irová Zuzana" w:date="2025-01-23T16:36:00Z" w16du:dateUtc="2025-01-23T15:36:00Z"/>
                <w:rFonts w:eastAsia="Times New Roman" w:cstheme="minorBidi"/>
                <w:sz w:val="18"/>
                <w:szCs w:val="18"/>
                <w:lang w:eastAsia="cs-CZ"/>
              </w:rPr>
            </w:pPr>
            <w:ins w:id="25396" w:author="Irová Zuzana" w:date="2025-01-23T16:36:00Z" w16du:dateUtc="2025-01-23T15:36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BillingDetails_YYYYMMDD_hhmmss_GUID</w:t>
              </w:r>
            </w:ins>
          </w:p>
          <w:p w14:paraId="0A0BB01A" w14:textId="7B220973" w:rsidR="00940207" w:rsidRPr="00BB377A" w:rsidRDefault="00940207">
            <w:pPr>
              <w:spacing w:before="40" w:after="40"/>
              <w:rPr>
                <w:ins w:id="25397" w:author="Irová Zuzana" w:date="2025-01-23T16:36:00Z" w16du:dateUtc="2025-01-23T15:36:00Z"/>
                <w:rFonts w:eastAsia="Times New Roman" w:cstheme="minorBidi"/>
                <w:sz w:val="18"/>
                <w:szCs w:val="18"/>
                <w:lang w:eastAsia="cs-CZ"/>
              </w:rPr>
            </w:pPr>
            <w:ins w:id="25398" w:author="Irová Zuzana" w:date="2025-01-23T16:36:00Z" w16du:dateUtc="2025-01-23T15:36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^BillingDetails_.+\.xml$</w:t>
              </w:r>
            </w:ins>
          </w:p>
        </w:tc>
      </w:tr>
      <w:tr w:rsidR="00940207" w:rsidRPr="00955C1D" w14:paraId="7E3FD1FA" w14:textId="77777777" w:rsidTr="5D923C7E">
        <w:trPr>
          <w:trHeight w:val="978"/>
          <w:ins w:id="25399" w:author="Irová Zuzana" w:date="2025-01-23T16:36:00Z"/>
          <w:trPrChange w:id="25400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75" w:type="pct"/>
            <w:shd w:val="clear" w:color="auto" w:fill="FFFFFF" w:themeFill="background1"/>
            <w:tcPrChange w:id="25401" w:author="Drastichová Zuzana" w:date="2025-03-12T08:30:00Z" w16du:dateUtc="2025-03-12T07:30:00Z">
              <w:tcPr>
                <w:tcW w:w="0" w:type="auto"/>
              </w:tcPr>
            </w:tcPrChange>
          </w:tcPr>
          <w:p w14:paraId="3D34BCC4" w14:textId="77777777" w:rsidR="00940207" w:rsidRPr="00BB377A" w:rsidRDefault="00940207">
            <w:pPr>
              <w:spacing w:before="40" w:after="40"/>
              <w:rPr>
                <w:ins w:id="25402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403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Formát souboru</w:t>
              </w:r>
            </w:ins>
          </w:p>
        </w:tc>
        <w:tc>
          <w:tcPr>
            <w:tcW w:w="875" w:type="pct"/>
            <w:shd w:val="clear" w:color="auto" w:fill="FFFFFF" w:themeFill="background1"/>
            <w:hideMark/>
            <w:tcPrChange w:id="25404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2B3A7FA6" w14:textId="77777777" w:rsidR="00940207" w:rsidRPr="00BB377A" w:rsidRDefault="00940207">
            <w:pPr>
              <w:spacing w:before="40" w:after="40"/>
              <w:rPr>
                <w:ins w:id="25405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406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XML</w:t>
              </w:r>
            </w:ins>
          </w:p>
        </w:tc>
      </w:tr>
    </w:tbl>
    <w:tbl>
      <w:tblPr>
        <w:tblStyle w:val="TableGrid"/>
        <w:tblW w:w="9639" w:type="dxa"/>
        <w:tblLook w:val="04A0" w:firstRow="1" w:lastRow="0" w:firstColumn="1" w:lastColumn="0" w:noHBand="0" w:noVBand="1"/>
        <w:tblPrChange w:id="25407" w:author="Irová Zuzana" w:date="2025-06-16T12:04:00Z" w16du:dateUtc="2025-06-16T10:04:00Z">
          <w:tblPr>
            <w:tblW w:w="9639" w:type="dxa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8" w:space="0" w:color="auto"/>
              <w:insideV w:val="single" w:sz="8" w:space="0" w:color="auto"/>
            </w:tblBorders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4819"/>
        <w:gridCol w:w="4820"/>
        <w:tblGridChange w:id="25408">
          <w:tblGrid>
            <w:gridCol w:w="115"/>
            <w:gridCol w:w="360"/>
            <w:gridCol w:w="360"/>
            <w:gridCol w:w="3984"/>
            <w:gridCol w:w="4820"/>
          </w:tblGrid>
        </w:tblGridChange>
      </w:tblGrid>
      <w:tr w:rsidR="00940207" w:rsidRPr="00955C1D" w14:paraId="4848A70E" w14:textId="77777777" w:rsidTr="00BC30BD">
        <w:trPr>
          <w:trHeight w:val="20"/>
          <w:ins w:id="25409" w:author="Irová Zuzana" w:date="2025-01-23T16:36:00Z"/>
          <w:trPrChange w:id="25410" w:author="Irová Zuzana" w:date="2025-06-16T12:04:00Z" w16du:dateUtc="2025-06-16T10:04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2500" w:type="pct"/>
            <w:tcPrChange w:id="25411" w:author="Irová Zuzana" w:date="2025-06-16T12:04:00Z" w16du:dateUtc="2025-06-16T10:04:00Z">
              <w:tcPr>
                <w:tcW w:w="0" w:type="auto"/>
              </w:tcPr>
            </w:tcPrChange>
          </w:tcPr>
          <w:p w14:paraId="71675961" w14:textId="77777777" w:rsidR="00940207" w:rsidRPr="00BB377A" w:rsidRDefault="00940207">
            <w:pPr>
              <w:spacing w:before="40" w:after="40"/>
              <w:rPr>
                <w:ins w:id="25412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413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Jazykové verze (CZ/EN)</w:t>
              </w:r>
            </w:ins>
          </w:p>
        </w:tc>
        <w:tc>
          <w:tcPr>
            <w:tcW w:w="2500" w:type="pct"/>
            <w:hideMark/>
            <w:tcPrChange w:id="25414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24DCDE4B" w14:textId="77777777" w:rsidR="00940207" w:rsidRPr="00BB377A" w:rsidRDefault="00940207">
            <w:pPr>
              <w:spacing w:before="40" w:after="40"/>
              <w:rPr>
                <w:ins w:id="25415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416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N/A</w:t>
              </w:r>
            </w:ins>
          </w:p>
        </w:tc>
      </w:tr>
      <w:tr w:rsidR="00940207" w:rsidRPr="00955C1D" w14:paraId="2AD0016B" w14:textId="77777777" w:rsidTr="00BC30BD">
        <w:trPr>
          <w:trHeight w:val="20"/>
          <w:ins w:id="25417" w:author="Irová Zuzana" w:date="2025-01-23T16:36:00Z"/>
          <w:trPrChange w:id="25418" w:author="Irová Zuzana" w:date="2025-06-16T12:04:00Z" w16du:dateUtc="2025-06-16T10:04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2500" w:type="pct"/>
            <w:tcPrChange w:id="25419" w:author="Irová Zuzana" w:date="2025-06-16T12:04:00Z" w16du:dateUtc="2025-06-16T10:04:00Z">
              <w:tcPr>
                <w:tcW w:w="0" w:type="auto"/>
              </w:tcPr>
            </w:tcPrChange>
          </w:tcPr>
          <w:p w14:paraId="263DACB0" w14:textId="77777777" w:rsidR="00940207" w:rsidRPr="00BB377A" w:rsidRDefault="00940207">
            <w:pPr>
              <w:spacing w:before="40" w:after="40"/>
              <w:rPr>
                <w:ins w:id="25420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421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Kódování</w:t>
              </w:r>
            </w:ins>
          </w:p>
        </w:tc>
        <w:tc>
          <w:tcPr>
            <w:tcW w:w="2500" w:type="pct"/>
            <w:hideMark/>
            <w:tcPrChange w:id="25422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2716A54B" w14:textId="77777777" w:rsidR="00940207" w:rsidRPr="00BB377A" w:rsidRDefault="00940207">
            <w:pPr>
              <w:spacing w:before="40" w:after="40"/>
              <w:rPr>
                <w:ins w:id="25423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424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UTF-8</w:t>
              </w:r>
            </w:ins>
          </w:p>
        </w:tc>
      </w:tr>
      <w:tr w:rsidR="00940207" w:rsidRPr="00955C1D" w14:paraId="3F28B1FC" w14:textId="77777777" w:rsidTr="00BC30B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  <w:ins w:id="25425" w:author="Irová Zuzana" w:date="2025-01-23T16:36:00Z"/>
          <w:trPrChange w:id="25426" w:author="Irová Zuzana" w:date="2025-06-16T12:04:00Z" w16du:dateUtc="2025-06-16T10:04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2500" w:type="pct"/>
            <w:tcPrChange w:id="25427" w:author="Irová Zuzana" w:date="2025-06-16T12:04:00Z" w16du:dateUtc="2025-06-16T10:04:00Z">
              <w:tcPr>
                <w:tcW w:w="0" w:type="auto"/>
              </w:tcPr>
            </w:tcPrChange>
          </w:tcPr>
          <w:p w14:paraId="08D3312D" w14:textId="77777777" w:rsidR="00940207" w:rsidRPr="00BB377A" w:rsidRDefault="00940207">
            <w:pPr>
              <w:spacing w:before="40" w:after="40"/>
              <w:rPr>
                <w:ins w:id="25428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429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Směr (Import/Export)</w:t>
              </w:r>
            </w:ins>
          </w:p>
        </w:tc>
        <w:tc>
          <w:tcPr>
            <w:tcW w:w="2500" w:type="pct"/>
            <w:hideMark/>
            <w:tcPrChange w:id="25430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291253E1" w14:textId="77777777" w:rsidR="00940207" w:rsidRPr="00BB377A" w:rsidRDefault="00940207">
            <w:pPr>
              <w:spacing w:before="40" w:after="40"/>
              <w:rPr>
                <w:ins w:id="25431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432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Export</w:t>
              </w:r>
            </w:ins>
          </w:p>
        </w:tc>
      </w:tr>
      <w:tr w:rsidR="00940207" w:rsidRPr="00955C1D" w14:paraId="51ECE4A6" w14:textId="77777777" w:rsidTr="00BC30B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"/>
          <w:ins w:id="25433" w:author="Irová Zuzana" w:date="2025-01-23T16:36:00Z"/>
          <w:trPrChange w:id="25434" w:author="Irová Zuzana" w:date="2025-06-16T12:04:00Z" w16du:dateUtc="2025-06-16T10:04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2500" w:type="pct"/>
            <w:vAlign w:val="center"/>
            <w:tcPrChange w:id="25435" w:author="Irová Zuzana" w:date="2025-06-16T12:04:00Z" w16du:dateUtc="2025-06-16T10:04:00Z">
              <w:tcPr>
                <w:tcW w:w="0" w:type="auto"/>
              </w:tcPr>
            </w:tcPrChange>
          </w:tcPr>
          <w:p w14:paraId="1740E2D2" w14:textId="77777777" w:rsidR="00940207" w:rsidRPr="00BB377A" w:rsidRDefault="00940207">
            <w:pPr>
              <w:spacing w:before="40" w:after="40"/>
              <w:rPr>
                <w:ins w:id="25436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437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Externí systém</w:t>
              </w:r>
            </w:ins>
          </w:p>
        </w:tc>
        <w:tc>
          <w:tcPr>
            <w:tcW w:w="2500" w:type="pct"/>
            <w:vAlign w:val="center"/>
            <w:hideMark/>
            <w:tcPrChange w:id="25438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2F4A56B3" w14:textId="77777777" w:rsidR="00940207" w:rsidRPr="00BB377A" w:rsidRDefault="00940207">
            <w:pPr>
              <w:spacing w:before="40" w:after="40"/>
              <w:rPr>
                <w:ins w:id="25439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440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EETS Provider</w:t>
              </w:r>
            </w:ins>
          </w:p>
        </w:tc>
      </w:tr>
      <w:tr w:rsidR="00BC30BD" w:rsidRPr="00955C1D" w14:paraId="7FA35D43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25441" w:author="Irová Zuzana" w:date="2025-06-16T12:04:00Z" w16du:dateUtc="2025-06-16T10:04:00Z">
            <w:tblPrEx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20"/>
          <w:ins w:id="25442" w:author="Irová Zuzana" w:date="2025-06-16T12:04:00Z" w16du:dateUtc="2025-06-16T10:04:00Z"/>
          <w:trPrChange w:id="25443" w:author="Irová Zuzana" w:date="2025-06-16T12:04:00Z" w16du:dateUtc="2025-06-16T10:04:00Z">
            <w:trPr>
              <w:trHeight w:val="20"/>
            </w:trPr>
          </w:trPrChange>
        </w:trPr>
        <w:tc>
          <w:tcPr>
            <w:tcW w:w="2500" w:type="pct"/>
            <w:tcPrChange w:id="25444" w:author="Irová Zuzana" w:date="2025-06-16T12:04:00Z" w16du:dateUtc="2025-06-16T10:04:00Z">
              <w:tcPr>
                <w:tcW w:w="2500" w:type="pct"/>
                <w:gridSpan w:val="4"/>
                <w:vAlign w:val="center"/>
              </w:tcPr>
            </w:tcPrChange>
          </w:tcPr>
          <w:p w14:paraId="1F688ED9" w14:textId="38EF8148" w:rsidR="00BC30BD" w:rsidRPr="00BB377A" w:rsidRDefault="00BC30BD" w:rsidP="00BC30BD">
            <w:pPr>
              <w:spacing w:before="40" w:after="40"/>
              <w:rPr>
                <w:ins w:id="25445" w:author="Irová Zuzana" w:date="2025-06-16T12:04:00Z" w16du:dateUtc="2025-06-16T10:04:00Z"/>
                <w:rFonts w:eastAsia="Times New Roman" w:cstheme="minorHAnsi"/>
                <w:sz w:val="18"/>
                <w:szCs w:val="22"/>
                <w:lang w:eastAsia="cs-CZ"/>
              </w:rPr>
            </w:pPr>
            <w:ins w:id="25446" w:author="Irová Zuzana" w:date="2025-06-16T12:04:00Z" w16du:dateUtc="2025-06-16T10:04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Maximální velikost souboru (Import)</w:t>
              </w:r>
            </w:ins>
          </w:p>
        </w:tc>
        <w:tc>
          <w:tcPr>
            <w:tcW w:w="2500" w:type="pct"/>
            <w:tcPrChange w:id="25447" w:author="Irová Zuzana" w:date="2025-06-16T12:04:00Z" w16du:dateUtc="2025-06-16T10:04:00Z">
              <w:tcPr>
                <w:tcW w:w="2500" w:type="pct"/>
                <w:vAlign w:val="center"/>
              </w:tcPr>
            </w:tcPrChange>
          </w:tcPr>
          <w:p w14:paraId="093CE17E" w14:textId="573F86EA" w:rsidR="00BC30BD" w:rsidRPr="00BB377A" w:rsidRDefault="00BC30BD" w:rsidP="00BC30BD">
            <w:pPr>
              <w:spacing w:before="40" w:after="40"/>
              <w:rPr>
                <w:ins w:id="25448" w:author="Irová Zuzana" w:date="2025-06-16T12:04:00Z" w16du:dateUtc="2025-06-16T10:04:00Z"/>
                <w:rFonts w:eastAsia="Times New Roman" w:cstheme="minorHAnsi"/>
                <w:sz w:val="18"/>
                <w:szCs w:val="22"/>
                <w:lang w:eastAsia="cs-CZ"/>
              </w:rPr>
            </w:pPr>
            <w:ins w:id="25449" w:author="Irová Zuzana" w:date="2025-06-16T12:04:00Z" w16du:dateUtc="2025-06-16T10:04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5 MB</w:t>
              </w:r>
            </w:ins>
          </w:p>
        </w:tc>
      </w:tr>
      <w:tr w:rsidR="00BC30BD" w:rsidRPr="00955C1D" w14:paraId="08B8511A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25450" w:author="Irová Zuzana" w:date="2025-06-16T12:04:00Z" w16du:dateUtc="2025-06-16T10:04:00Z">
            <w:tblPrEx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20"/>
          <w:ins w:id="25451" w:author="Irová Zuzana" w:date="2025-06-16T12:04:00Z" w16du:dateUtc="2025-06-16T10:04:00Z"/>
          <w:trPrChange w:id="25452" w:author="Irová Zuzana" w:date="2025-06-16T12:04:00Z" w16du:dateUtc="2025-06-16T10:04:00Z">
            <w:trPr>
              <w:trHeight w:val="20"/>
            </w:trPr>
          </w:trPrChange>
        </w:trPr>
        <w:tc>
          <w:tcPr>
            <w:tcW w:w="2500" w:type="pct"/>
            <w:tcPrChange w:id="25453" w:author="Irová Zuzana" w:date="2025-06-16T12:04:00Z" w16du:dateUtc="2025-06-16T10:04:00Z">
              <w:tcPr>
                <w:tcW w:w="2500" w:type="pct"/>
                <w:gridSpan w:val="4"/>
                <w:vAlign w:val="center"/>
              </w:tcPr>
            </w:tcPrChange>
          </w:tcPr>
          <w:p w14:paraId="69D5922C" w14:textId="3B279E18" w:rsidR="00BC30BD" w:rsidRPr="00BB377A" w:rsidRDefault="00BC30BD" w:rsidP="00BC30BD">
            <w:pPr>
              <w:spacing w:before="40" w:after="40"/>
              <w:rPr>
                <w:ins w:id="25454" w:author="Irová Zuzana" w:date="2025-06-16T12:04:00Z" w16du:dateUtc="2025-06-16T10:04:00Z"/>
                <w:rFonts w:eastAsia="Times New Roman" w:cstheme="minorHAnsi"/>
                <w:sz w:val="18"/>
                <w:szCs w:val="22"/>
                <w:lang w:eastAsia="cs-CZ"/>
              </w:rPr>
            </w:pPr>
            <w:ins w:id="25455" w:author="Irová Zuzana" w:date="2025-06-16T12:04:00Z" w16du:dateUtc="2025-06-16T10:04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Povolené generování/přijetí prázdného souboru</w:t>
              </w:r>
            </w:ins>
          </w:p>
        </w:tc>
        <w:tc>
          <w:tcPr>
            <w:tcW w:w="2500" w:type="pct"/>
            <w:tcPrChange w:id="25456" w:author="Irová Zuzana" w:date="2025-06-16T12:04:00Z" w16du:dateUtc="2025-06-16T10:04:00Z">
              <w:tcPr>
                <w:tcW w:w="2500" w:type="pct"/>
                <w:vAlign w:val="center"/>
              </w:tcPr>
            </w:tcPrChange>
          </w:tcPr>
          <w:p w14:paraId="41558411" w14:textId="79E8C573" w:rsidR="00BC30BD" w:rsidRPr="00BB377A" w:rsidRDefault="00BC30BD" w:rsidP="00BC30BD">
            <w:pPr>
              <w:spacing w:before="40" w:after="40"/>
              <w:rPr>
                <w:ins w:id="25457" w:author="Irová Zuzana" w:date="2025-06-16T12:04:00Z" w16du:dateUtc="2025-06-16T10:04:00Z"/>
                <w:rFonts w:eastAsia="Times New Roman" w:cstheme="minorHAnsi"/>
                <w:sz w:val="18"/>
                <w:szCs w:val="22"/>
                <w:lang w:eastAsia="cs-CZ"/>
              </w:rPr>
            </w:pPr>
            <w:ins w:id="25458" w:author="Irová Zuzana" w:date="2025-06-16T12:04:00Z" w16du:dateUtc="2025-06-16T10:04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Ano</w:t>
              </w:r>
            </w:ins>
          </w:p>
        </w:tc>
      </w:tr>
      <w:tr w:rsidR="00BC30BD" w:rsidRPr="00955C1D" w14:paraId="2840B4AD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25459" w:author="Irová Zuzana" w:date="2025-06-16T12:04:00Z" w16du:dateUtc="2025-06-16T10:04:00Z">
            <w:tblPrEx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20"/>
          <w:ins w:id="25460" w:author="Irová Zuzana" w:date="2025-06-16T12:04:00Z" w16du:dateUtc="2025-06-16T10:04:00Z"/>
          <w:trPrChange w:id="25461" w:author="Irová Zuzana" w:date="2025-06-16T12:04:00Z" w16du:dateUtc="2025-06-16T10:04:00Z">
            <w:trPr>
              <w:trHeight w:val="20"/>
            </w:trPr>
          </w:trPrChange>
        </w:trPr>
        <w:tc>
          <w:tcPr>
            <w:tcW w:w="2500" w:type="pct"/>
            <w:tcPrChange w:id="25462" w:author="Irová Zuzana" w:date="2025-06-16T12:04:00Z" w16du:dateUtc="2025-06-16T10:04:00Z">
              <w:tcPr>
                <w:tcW w:w="2500" w:type="pct"/>
                <w:gridSpan w:val="4"/>
                <w:vAlign w:val="center"/>
              </w:tcPr>
            </w:tcPrChange>
          </w:tcPr>
          <w:p w14:paraId="5D85DB60" w14:textId="71EBB899" w:rsidR="00BC30BD" w:rsidRPr="00BB377A" w:rsidRDefault="00BC30BD" w:rsidP="00BC30BD">
            <w:pPr>
              <w:spacing w:before="40" w:after="40"/>
              <w:rPr>
                <w:ins w:id="25463" w:author="Irová Zuzana" w:date="2025-06-16T12:04:00Z" w16du:dateUtc="2025-06-16T10:04:00Z"/>
                <w:rFonts w:eastAsia="Times New Roman" w:cstheme="minorHAnsi"/>
                <w:sz w:val="18"/>
                <w:szCs w:val="22"/>
                <w:lang w:eastAsia="cs-CZ"/>
              </w:rPr>
            </w:pPr>
            <w:ins w:id="25464" w:author="Irová Zuzana" w:date="2025-06-16T12:04:00Z" w16du:dateUtc="2025-06-16T10:04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Soubor má hlavičku</w:t>
              </w:r>
            </w:ins>
          </w:p>
        </w:tc>
        <w:tc>
          <w:tcPr>
            <w:tcW w:w="2500" w:type="pct"/>
            <w:tcPrChange w:id="25465" w:author="Irová Zuzana" w:date="2025-06-16T12:04:00Z" w16du:dateUtc="2025-06-16T10:04:00Z">
              <w:tcPr>
                <w:tcW w:w="2500" w:type="pct"/>
                <w:vAlign w:val="center"/>
              </w:tcPr>
            </w:tcPrChange>
          </w:tcPr>
          <w:p w14:paraId="733DE32A" w14:textId="7B15AE1B" w:rsidR="00BC30BD" w:rsidRPr="00BB377A" w:rsidRDefault="00BC30BD" w:rsidP="00BC30BD">
            <w:pPr>
              <w:spacing w:before="40" w:after="40"/>
              <w:rPr>
                <w:ins w:id="25466" w:author="Irová Zuzana" w:date="2025-06-16T12:04:00Z" w16du:dateUtc="2025-06-16T10:04:00Z"/>
                <w:rFonts w:eastAsia="Times New Roman" w:cstheme="minorHAnsi"/>
                <w:sz w:val="18"/>
                <w:szCs w:val="22"/>
                <w:lang w:eastAsia="cs-CZ"/>
              </w:rPr>
            </w:pPr>
            <w:ins w:id="25467" w:author="Irová Zuzana" w:date="2025-06-16T12:04:00Z" w16du:dateUtc="2025-06-16T10:04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N/A</w:t>
              </w:r>
            </w:ins>
          </w:p>
        </w:tc>
      </w:tr>
      <w:tr w:rsidR="00BC30BD" w:rsidRPr="00955C1D" w14:paraId="39454938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25468" w:author="Irová Zuzana" w:date="2025-06-16T12:04:00Z" w16du:dateUtc="2025-06-16T10:04:00Z">
            <w:tblPrEx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20"/>
          <w:ins w:id="25469" w:author="Irová Zuzana" w:date="2025-06-16T12:04:00Z" w16du:dateUtc="2025-06-16T10:04:00Z"/>
          <w:trPrChange w:id="25470" w:author="Irová Zuzana" w:date="2025-06-16T12:04:00Z" w16du:dateUtc="2025-06-16T10:04:00Z">
            <w:trPr>
              <w:trHeight w:val="20"/>
            </w:trPr>
          </w:trPrChange>
        </w:trPr>
        <w:tc>
          <w:tcPr>
            <w:tcW w:w="2500" w:type="pct"/>
            <w:tcPrChange w:id="25471" w:author="Irová Zuzana" w:date="2025-06-16T12:04:00Z" w16du:dateUtc="2025-06-16T10:04:00Z">
              <w:tcPr>
                <w:tcW w:w="2500" w:type="pct"/>
                <w:gridSpan w:val="4"/>
                <w:vAlign w:val="center"/>
              </w:tcPr>
            </w:tcPrChange>
          </w:tcPr>
          <w:p w14:paraId="71779403" w14:textId="09C52AA3" w:rsidR="00BC30BD" w:rsidRPr="00BB377A" w:rsidRDefault="00BC30BD" w:rsidP="00BC30BD">
            <w:pPr>
              <w:spacing w:before="40" w:after="40"/>
              <w:rPr>
                <w:ins w:id="25472" w:author="Irová Zuzana" w:date="2025-06-16T12:04:00Z" w16du:dateUtc="2025-06-16T10:04:00Z"/>
                <w:rFonts w:eastAsia="Times New Roman" w:cstheme="minorHAnsi"/>
                <w:sz w:val="18"/>
                <w:szCs w:val="22"/>
                <w:lang w:eastAsia="cs-CZ"/>
              </w:rPr>
            </w:pPr>
            <w:ins w:id="25473" w:author="Irová Zuzana" w:date="2025-06-16T12:04:00Z" w16du:dateUtc="2025-06-16T10:04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Zasílá se potvrzení o přijetí protistraně (Import)/Očekává se odpověď o přijetí protistranou (Export)</w:t>
              </w:r>
            </w:ins>
          </w:p>
        </w:tc>
        <w:tc>
          <w:tcPr>
            <w:tcW w:w="2500" w:type="pct"/>
            <w:tcPrChange w:id="25474" w:author="Irová Zuzana" w:date="2025-06-16T12:04:00Z" w16du:dateUtc="2025-06-16T10:04:00Z">
              <w:tcPr>
                <w:tcW w:w="2500" w:type="pct"/>
                <w:vAlign w:val="center"/>
              </w:tcPr>
            </w:tcPrChange>
          </w:tcPr>
          <w:p w14:paraId="137637BF" w14:textId="77777777" w:rsidR="00BC30BD" w:rsidRPr="00BB377A" w:rsidRDefault="00BC30BD" w:rsidP="00BC30BD">
            <w:pPr>
              <w:spacing w:before="40" w:after="40"/>
              <w:rPr>
                <w:ins w:id="25475" w:author="Irová Zuzana" w:date="2025-06-16T12:04:00Z" w16du:dateUtc="2025-06-16T10:04:00Z"/>
                <w:rFonts w:eastAsia="Times New Roman" w:cstheme="minorHAnsi"/>
                <w:sz w:val="18"/>
                <w:szCs w:val="22"/>
                <w:lang w:eastAsia="cs-CZ"/>
              </w:rPr>
            </w:pPr>
          </w:p>
        </w:tc>
      </w:tr>
      <w:tr w:rsidR="00BC30BD" w:rsidRPr="00955C1D" w14:paraId="1834EEC9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25476" w:author="Irová Zuzana" w:date="2025-06-16T12:04:00Z" w16du:dateUtc="2025-06-16T10:04:00Z">
            <w:tblPrEx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20"/>
          <w:ins w:id="25477" w:author="Irová Zuzana" w:date="2025-06-16T12:04:00Z" w16du:dateUtc="2025-06-16T10:04:00Z"/>
          <w:trPrChange w:id="25478" w:author="Irová Zuzana" w:date="2025-06-16T12:04:00Z" w16du:dateUtc="2025-06-16T10:04:00Z">
            <w:trPr>
              <w:trHeight w:val="20"/>
            </w:trPr>
          </w:trPrChange>
        </w:trPr>
        <w:tc>
          <w:tcPr>
            <w:tcW w:w="2500" w:type="pct"/>
            <w:tcPrChange w:id="25479" w:author="Irová Zuzana" w:date="2025-06-16T12:04:00Z" w16du:dateUtc="2025-06-16T10:04:00Z">
              <w:tcPr>
                <w:tcW w:w="1071" w:type="dxa"/>
                <w:gridSpan w:val="4"/>
                <w:vAlign w:val="center"/>
              </w:tcPr>
            </w:tcPrChange>
          </w:tcPr>
          <w:p w14:paraId="74B6A1E5" w14:textId="6C01672F" w:rsidR="00BC30BD" w:rsidRPr="00BB377A" w:rsidRDefault="00BC30BD" w:rsidP="00BC30BD">
            <w:pPr>
              <w:spacing w:before="40" w:after="40"/>
              <w:rPr>
                <w:ins w:id="25480" w:author="Irová Zuzana" w:date="2025-06-16T12:04:00Z" w16du:dateUtc="2025-06-16T10:04:00Z"/>
                <w:rFonts w:eastAsia="Times New Roman" w:cstheme="minorHAnsi"/>
                <w:sz w:val="18"/>
                <w:szCs w:val="22"/>
                <w:lang w:eastAsia="cs-CZ"/>
              </w:rPr>
            </w:pPr>
            <w:ins w:id="25481" w:author="Irová Zuzana" w:date="2025-06-16T12:04:00Z" w16du:dateUtc="2025-06-16T10:04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Úložiště pro vygenerované/přijímané soubory</w:t>
              </w:r>
            </w:ins>
          </w:p>
        </w:tc>
        <w:tc>
          <w:tcPr>
            <w:tcW w:w="2500" w:type="pct"/>
            <w:tcPrChange w:id="25482" w:author="Irová Zuzana" w:date="2025-06-16T12:04:00Z" w16du:dateUtc="2025-06-16T10:04:00Z">
              <w:tcPr>
                <w:tcW w:w="8566" w:type="dxa"/>
                <w:vAlign w:val="center"/>
              </w:tcPr>
            </w:tcPrChange>
          </w:tcPr>
          <w:p w14:paraId="1D6DCBEC" w14:textId="0CE06A37" w:rsidR="00BC30BD" w:rsidRPr="00BB377A" w:rsidRDefault="00BC30BD" w:rsidP="00BC30BD">
            <w:pPr>
              <w:spacing w:before="40" w:after="40"/>
              <w:rPr>
                <w:ins w:id="25483" w:author="Irová Zuzana" w:date="2025-06-16T12:04:00Z" w16du:dateUtc="2025-06-16T10:04:00Z"/>
                <w:rFonts w:eastAsia="Times New Roman" w:cstheme="minorHAnsi"/>
                <w:sz w:val="18"/>
                <w:szCs w:val="22"/>
                <w:lang w:eastAsia="cs-CZ"/>
              </w:rPr>
            </w:pPr>
            <w:ins w:id="25484" w:author="Irová Zuzana" w:date="2025-06-16T12:04:00Z" w16du:dateUtc="2025-06-16T10:04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.\Files\EETS\HR\BillingDetails</w:t>
              </w:r>
            </w:ins>
          </w:p>
        </w:tc>
      </w:tr>
    </w:tbl>
    <w:p w14:paraId="22D7B76E" w14:textId="77777777" w:rsidR="00940207" w:rsidRPr="00955C1D" w:rsidRDefault="00940207">
      <w:pPr>
        <w:pStyle w:val="NormalIndent"/>
        <w:rPr>
          <w:ins w:id="25485" w:author="Irová Zuzana" w:date="2025-01-23T16:36:00Z" w16du:dateUtc="2025-01-23T15:36:00Z"/>
        </w:rPr>
      </w:pPr>
    </w:p>
    <w:p w14:paraId="48A4ABB6" w14:textId="77777777" w:rsidR="00940207" w:rsidRPr="00955C1D" w:rsidRDefault="00940207" w:rsidP="00940207">
      <w:pPr>
        <w:pStyle w:val="Heading5"/>
        <w:numPr>
          <w:ilvl w:val="4"/>
          <w:numId w:val="142"/>
        </w:numPr>
        <w:tabs>
          <w:tab w:val="num" w:pos="643"/>
        </w:tabs>
        <w:ind w:left="643" w:hanging="360"/>
        <w:rPr>
          <w:ins w:id="25486" w:author="Irová Zuzana" w:date="2025-01-23T16:36:00Z" w16du:dateUtc="2025-01-23T15:36:00Z"/>
          <w:rFonts w:hint="eastAsia"/>
        </w:rPr>
      </w:pPr>
      <w:ins w:id="25487" w:author="Irová Zuzana" w:date="2025-01-23T16:36:00Z" w16du:dateUtc="2025-01-23T15:36:00Z">
        <w:r w:rsidRPr="00955C1D">
          <w:t>Parametry</w:t>
        </w:r>
      </w:ins>
    </w:p>
    <w:p w14:paraId="705C3A28" w14:textId="63D5B1C3" w:rsidR="00940207" w:rsidRDefault="00940207">
      <w:pPr>
        <w:pStyle w:val="NormalIndent"/>
        <w:rPr>
          <w:ins w:id="25488" w:author="Irová Zuzana" w:date="2025-01-23T16:36:00Z" w16du:dateUtc="2025-01-23T15:36:00Z"/>
        </w:rPr>
      </w:pPr>
      <w:ins w:id="25489" w:author="Irová Zuzana" w:date="2025-01-23T16:36:00Z" w16du:dateUtc="2025-01-23T15:36:00Z">
        <w:r w:rsidRPr="00955C1D">
          <w:t>Realizace podle</w:t>
        </w:r>
        <w:r>
          <w:t xml:space="preserve"> aktuální specifikace BillingDetails na Confluence.</w:t>
        </w:r>
      </w:ins>
    </w:p>
    <w:p w14:paraId="1D3016F4" w14:textId="36040653" w:rsidR="00940207" w:rsidRPr="00376020" w:rsidRDefault="00940207" w:rsidP="00940207">
      <w:pPr>
        <w:keepNext/>
        <w:keepLines/>
        <w:numPr>
          <w:ilvl w:val="3"/>
          <w:numId w:val="11"/>
        </w:numPr>
        <w:spacing w:before="240" w:line="264" w:lineRule="auto"/>
        <w:ind w:left="993" w:hanging="993"/>
        <w:outlineLvl w:val="3"/>
        <w:rPr>
          <w:ins w:id="25490" w:author="Irová Zuzana" w:date="2025-01-23T16:36:00Z" w16du:dateUtc="2025-01-23T15:36:00Z"/>
          <w:rFonts w:ascii="Trebuchet MS" w:eastAsia="Times New Roman" w:hAnsi="Trebuchet MS"/>
          <w:bCs/>
          <w:iCs/>
          <w:sz w:val="24"/>
        </w:rPr>
      </w:pPr>
      <w:ins w:id="25491" w:author="Irová Zuzana" w:date="2025-01-23T16:36:00Z" w16du:dateUtc="2025-01-23T15:36:00Z">
        <w:r w:rsidRPr="00376020">
          <w:rPr>
            <w:rFonts w:ascii="Trebuchet MS" w:eastAsia="Times New Roman" w:hAnsi="Trebuchet MS"/>
            <w:bCs/>
            <w:iCs/>
            <w:sz w:val="24"/>
          </w:rPr>
          <w:lastRenderedPageBreak/>
          <w:t>ACK-</w:t>
        </w:r>
        <w:r>
          <w:rPr>
            <w:rFonts w:ascii="Trebuchet MS" w:eastAsia="Times New Roman" w:hAnsi="Trebuchet MS"/>
            <w:bCs/>
            <w:iCs/>
            <w:sz w:val="24"/>
          </w:rPr>
          <w:t>HR</w:t>
        </w:r>
        <w:r w:rsidRPr="00376020">
          <w:rPr>
            <w:rFonts w:ascii="Trebuchet MS" w:eastAsia="Times New Roman" w:hAnsi="Trebuchet MS"/>
            <w:bCs/>
            <w:iCs/>
            <w:sz w:val="24"/>
          </w:rPr>
          <w:t xml:space="preserve">: EETS List Acknowledgement - doména </w:t>
        </w:r>
        <w:r>
          <w:rPr>
            <w:rFonts w:ascii="Trebuchet MS" w:eastAsia="Times New Roman" w:hAnsi="Trebuchet MS"/>
            <w:bCs/>
            <w:iCs/>
            <w:sz w:val="24"/>
          </w:rPr>
          <w:t>HR</w:t>
        </w:r>
        <w:r w:rsidRPr="00376020">
          <w:rPr>
            <w:rFonts w:ascii="Trebuchet MS" w:eastAsia="Times New Roman" w:hAnsi="Trebuchet MS"/>
            <w:bCs/>
            <w:iCs/>
            <w:sz w:val="24"/>
          </w:rPr>
          <w:t xml:space="preserve"> (DEX.</w:t>
        </w:r>
        <w:r>
          <w:rPr>
            <w:rFonts w:ascii="Trebuchet MS" w:eastAsia="Times New Roman" w:hAnsi="Trebuchet MS"/>
            <w:bCs/>
            <w:iCs/>
            <w:sz w:val="24"/>
          </w:rPr>
          <w:t>BAR.100.HR</w:t>
        </w:r>
        <w:r w:rsidRPr="00376020">
          <w:rPr>
            <w:rFonts w:ascii="Trebuchet MS" w:eastAsia="Times New Roman" w:hAnsi="Trebuchet MS"/>
            <w:bCs/>
            <w:iCs/>
            <w:sz w:val="24"/>
          </w:rPr>
          <w:t>)</w:t>
        </w:r>
      </w:ins>
    </w:p>
    <w:p w14:paraId="58ED6362" w14:textId="77777777" w:rsidR="00940207" w:rsidRPr="00376020" w:rsidRDefault="00940207" w:rsidP="00940207">
      <w:pPr>
        <w:keepNext/>
        <w:keepLines/>
        <w:numPr>
          <w:ilvl w:val="4"/>
          <w:numId w:val="11"/>
        </w:numPr>
        <w:spacing w:before="200" w:after="0" w:line="276" w:lineRule="auto"/>
        <w:outlineLvl w:val="4"/>
        <w:rPr>
          <w:ins w:id="25492" w:author="Irová Zuzana" w:date="2025-01-23T16:36:00Z" w16du:dateUtc="2025-01-23T15:36:00Z"/>
          <w:rFonts w:ascii="Trebuchet MS" w:eastAsia="Times New Roman" w:hAnsi="Trebuchet MS"/>
        </w:rPr>
      </w:pPr>
      <w:ins w:id="25493" w:author="Irová Zuzana" w:date="2025-01-23T16:36:00Z" w16du:dateUtc="2025-01-23T15:36:00Z">
        <w:r w:rsidRPr="00376020">
          <w:rPr>
            <w:rFonts w:ascii="Trebuchet MS" w:eastAsia="Times New Roman" w:hAnsi="Trebuchet MS"/>
          </w:rPr>
          <w:t>Popis</w:t>
        </w:r>
      </w:ins>
    </w:p>
    <w:p w14:paraId="260A9127" w14:textId="77777777" w:rsidR="00940207" w:rsidRPr="00163803" w:rsidRDefault="00940207" w:rsidP="00940207">
      <w:pPr>
        <w:ind w:left="1701"/>
        <w:rPr>
          <w:ins w:id="25494" w:author="Irová Zuzana" w:date="2025-01-23T16:36:00Z" w16du:dateUtc="2025-01-23T15:36:00Z"/>
          <w:rFonts w:ascii="Noto Sans" w:eastAsia="Book Antiqua" w:hAnsi="Noto Sans"/>
        </w:rPr>
      </w:pPr>
      <w:ins w:id="25495" w:author="Irová Zuzana" w:date="2025-01-23T16:36:00Z" w16du:dateUtc="2025-01-23T15:36:00Z">
        <w:r w:rsidRPr="00163803">
          <w:rPr>
            <w:rFonts w:ascii="Noto Sans" w:eastAsia="Book Antiqua" w:hAnsi="Noto Sans"/>
          </w:rPr>
          <w:t>Příchozí nebo odchozí zpráva prostřednictvím Rozhraní EETS pro odesílání a příjem EDE zpráv (INT.CO.20), sloužící k:</w:t>
        </w:r>
      </w:ins>
    </w:p>
    <w:p w14:paraId="7E6F43E1" w14:textId="77777777" w:rsidR="00940207" w:rsidRPr="00BB377A" w:rsidRDefault="00940207" w:rsidP="00C40C63">
      <w:pPr>
        <w:pStyle w:val="ListFS1"/>
        <w:rPr>
          <w:ins w:id="25496" w:author="Irová Zuzana" w:date="2025-01-23T16:36:00Z" w16du:dateUtc="2025-01-23T15:36:00Z"/>
        </w:rPr>
      </w:pPr>
      <w:ins w:id="25497" w:author="Irová Zuzana" w:date="2025-01-23T16:36:00Z" w16du:dateUtc="2025-01-23T15:36:00Z">
        <w:r w:rsidRPr="00BB377A">
          <w:t xml:space="preserve">přijetí potvrzení od příslušného EETS Provider o přijetí zprávy/souboru </w:t>
        </w:r>
      </w:ins>
    </w:p>
    <w:p w14:paraId="0D8C1038" w14:textId="77777777" w:rsidR="00940207" w:rsidRDefault="00940207" w:rsidP="00C40C63">
      <w:pPr>
        <w:pStyle w:val="ListFS1"/>
        <w:rPr>
          <w:ins w:id="25498" w:author="Irová Zuzana" w:date="2025-01-23T16:36:00Z" w16du:dateUtc="2025-01-23T15:36:00Z"/>
        </w:rPr>
      </w:pPr>
      <w:ins w:id="25499" w:author="Irová Zuzana" w:date="2025-01-23T16:36:00Z" w16du:dateUtc="2025-01-23T15:36:00Z">
        <w:r w:rsidRPr="00BB377A">
          <w:t xml:space="preserve">odeslání potvrzení příslušnému EETS Provider o přijetí zprávy/souboru </w:t>
        </w:r>
      </w:ins>
    </w:p>
    <w:p w14:paraId="5156E306" w14:textId="2DD12C26" w:rsidR="00940207" w:rsidRPr="00BB377A" w:rsidRDefault="00940207">
      <w:pPr>
        <w:pStyle w:val="NormalIndent"/>
        <w:rPr>
          <w:ins w:id="25500" w:author="Irová Zuzana" w:date="2025-01-23T16:36:00Z" w16du:dateUtc="2025-01-23T15:36:00Z"/>
          <w:highlight w:val="yellow"/>
        </w:rPr>
      </w:pPr>
      <w:ins w:id="25501" w:author="Irová Zuzana" w:date="2025-01-23T16:36:00Z" w16du:dateUtc="2025-01-23T15:36:00Z">
        <w:r w:rsidRPr="00260FBF">
          <w:rPr>
            <w:highlight w:val="yellow"/>
          </w:rPr>
          <w:t>EETS List Acknowledgement je podle ISO 12855:2022.</w:t>
        </w:r>
      </w:ins>
    </w:p>
    <w:p w14:paraId="0D503D3E" w14:textId="77777777" w:rsidR="00940207" w:rsidRPr="00376020" w:rsidRDefault="00940207" w:rsidP="00940207">
      <w:pPr>
        <w:keepNext/>
        <w:keepLines/>
        <w:numPr>
          <w:ilvl w:val="4"/>
          <w:numId w:val="11"/>
        </w:numPr>
        <w:spacing w:before="200" w:after="0" w:line="276" w:lineRule="auto"/>
        <w:outlineLvl w:val="4"/>
        <w:rPr>
          <w:ins w:id="25502" w:author="Irová Zuzana" w:date="2025-01-23T16:36:00Z" w16du:dateUtc="2025-01-23T15:36:00Z"/>
          <w:rFonts w:ascii="Trebuchet MS" w:eastAsia="Times New Roman" w:hAnsi="Trebuchet MS"/>
        </w:rPr>
      </w:pPr>
      <w:ins w:id="25503" w:author="Irová Zuzana" w:date="2025-01-23T16:36:00Z" w16du:dateUtc="2025-01-23T15:36:00Z">
        <w:r w:rsidRPr="00376020">
          <w:rPr>
            <w:rFonts w:ascii="Trebuchet MS" w:eastAsia="Times New Roman" w:hAnsi="Trebuchet MS"/>
          </w:rPr>
          <w:t>Základní vlastnosti</w:t>
        </w:r>
      </w:ins>
    </w:p>
    <w:p w14:paraId="5A4A21C1" w14:textId="29446406" w:rsidR="00940207" w:rsidRDefault="00940207">
      <w:pPr>
        <w:pStyle w:val="Caption"/>
        <w:rPr>
          <w:ins w:id="25504" w:author="Irová Zuzana" w:date="2025-01-23T16:36:00Z" w16du:dateUtc="2025-01-23T15:36:00Z"/>
        </w:rPr>
      </w:pPr>
      <w:ins w:id="25505" w:author="Irová Zuzana" w:date="2025-01-23T16:36:00Z" w16du:dateUtc="2025-01-23T15:36:00Z">
        <w:r>
          <w:t xml:space="preserve">Tabulka </w:t>
        </w:r>
        <w:r>
          <w:fldChar w:fldCharType="begin"/>
        </w:r>
        <w:r>
          <w:instrText xml:space="preserve"> SEQ Tabulka \* ARABIC </w:instrText>
        </w:r>
        <w:r>
          <w:fldChar w:fldCharType="separate"/>
        </w:r>
      </w:ins>
      <w:ins w:id="25506" w:author="Irová Zuzana" w:date="2025-04-11T11:23:00Z" w16du:dateUtc="2025-04-11T09:23:00Z">
        <w:r w:rsidR="001E11DC">
          <w:rPr>
            <w:noProof/>
          </w:rPr>
          <w:t>45</w:t>
        </w:r>
      </w:ins>
      <w:ins w:id="25507" w:author="Drastichová Zuzana" w:date="2025-02-14T09:33:00Z" w16du:dateUtc="2025-02-14T08:33:00Z">
        <w:del w:id="25508" w:author="Irová Zuzana" w:date="2025-04-11T11:12:00Z" w16du:dateUtc="2025-04-11T09:12:00Z">
          <w:r w:rsidR="00945CB9" w:rsidDel="00745B0C">
            <w:rPr>
              <w:noProof/>
            </w:rPr>
            <w:delText>35</w:delText>
          </w:r>
        </w:del>
      </w:ins>
      <w:ins w:id="25509" w:author="Irová Zuzana" w:date="2025-01-23T16:36:00Z" w16du:dateUtc="2025-01-23T15:36:00Z">
        <w:r>
          <w:fldChar w:fldCharType="end"/>
        </w:r>
        <w:r w:rsidRPr="00AE6432">
          <w:t>: Základní vlastnosti výměnného souboru</w:t>
        </w:r>
      </w:ins>
    </w:p>
    <w:tbl>
      <w:tblPr>
        <w:tblW w:w="9639" w:type="dxa"/>
        <w:tblLook w:val="04A0" w:firstRow="1" w:lastRow="0" w:firstColumn="1" w:lastColumn="0" w:noHBand="0" w:noVBand="1"/>
        <w:tblPrChange w:id="25510" w:author="Drastichová Zuzana" w:date="2025-03-12T08:30:00Z" w16du:dateUtc="2025-03-12T07:30:00Z">
          <w:tblPr>
            <w:tblW w:w="9639" w:type="dxa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8" w:space="0" w:color="auto"/>
              <w:insideV w:val="single" w:sz="8" w:space="0" w:color="auto"/>
            </w:tblBorders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7846"/>
        <w:gridCol w:w="1793"/>
        <w:tblGridChange w:id="25511">
          <w:tblGrid>
            <w:gridCol w:w="47"/>
            <w:gridCol w:w="360"/>
            <w:gridCol w:w="360"/>
            <w:gridCol w:w="7079"/>
            <w:gridCol w:w="1793"/>
          </w:tblGrid>
        </w:tblGridChange>
      </w:tblGrid>
      <w:tr w:rsidR="00940207" w:rsidRPr="00376020" w14:paraId="463A1068" w14:textId="77777777" w:rsidTr="00E6001A">
        <w:trPr>
          <w:trHeight w:val="20"/>
          <w:ins w:id="25512" w:author="Irová Zuzana" w:date="2025-01-23T16:36:00Z"/>
          <w:trPrChange w:id="25513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188" w:type="dxa"/>
            <w:tcPrChange w:id="25514" w:author="Drastichová Zuzana" w:date="2025-03-12T08:30:00Z" w16du:dateUtc="2025-03-12T07:30:00Z">
              <w:tcPr>
                <w:tcW w:w="0" w:type="auto"/>
              </w:tcPr>
            </w:tcPrChange>
          </w:tcPr>
          <w:p w14:paraId="68FDC5B9" w14:textId="77777777" w:rsidR="00940207" w:rsidRPr="00BB377A" w:rsidRDefault="00940207">
            <w:pPr>
              <w:spacing w:before="60" w:after="60"/>
              <w:rPr>
                <w:ins w:id="25515" w:author="Irová Zuzana" w:date="2025-01-23T16:36:00Z" w16du:dateUtc="2025-01-23T15:36:00Z"/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</w:pPr>
            <w:ins w:id="25516" w:author="Irová Zuzana" w:date="2025-01-23T16:36:00Z" w16du:dateUtc="2025-01-23T15:36:00Z">
              <w:r w:rsidRPr="00BB377A">
                <w:rPr>
                  <w:rFonts w:eastAsia="Times New Roman" w:cstheme="minorHAnsi"/>
                  <w:b/>
                  <w:bCs/>
                  <w:sz w:val="18"/>
                  <w:szCs w:val="22"/>
                  <w:lang w:eastAsia="cs-CZ"/>
                </w:rPr>
                <w:t xml:space="preserve">Vlastnost </w:t>
              </w:r>
            </w:ins>
          </w:p>
        </w:tc>
        <w:tc>
          <w:tcPr>
            <w:tcW w:w="1451" w:type="dxa"/>
            <w:tcPrChange w:id="25517" w:author="Drastichová Zuzana" w:date="2025-03-12T08:30:00Z" w16du:dateUtc="2025-03-12T07:30:00Z">
              <w:tcPr>
                <w:tcW w:w="0" w:type="auto"/>
              </w:tcPr>
            </w:tcPrChange>
          </w:tcPr>
          <w:p w14:paraId="6A973786" w14:textId="77777777" w:rsidR="00940207" w:rsidRPr="00BB377A" w:rsidRDefault="00940207">
            <w:pPr>
              <w:spacing w:before="60" w:after="60"/>
              <w:rPr>
                <w:ins w:id="25518" w:author="Irová Zuzana" w:date="2025-01-23T16:36:00Z" w16du:dateUtc="2025-01-23T15:36:00Z"/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</w:pPr>
            <w:ins w:id="25519" w:author="Irová Zuzana" w:date="2025-01-23T16:36:00Z" w16du:dateUtc="2025-01-23T15:36:00Z">
              <w:r w:rsidRPr="00BB377A">
                <w:rPr>
                  <w:rFonts w:eastAsia="Times New Roman" w:cstheme="minorHAnsi"/>
                  <w:b/>
                  <w:bCs/>
                  <w:sz w:val="18"/>
                  <w:szCs w:val="22"/>
                  <w:lang w:eastAsia="cs-CZ"/>
                </w:rPr>
                <w:t>Hodnota</w:t>
              </w:r>
            </w:ins>
          </w:p>
        </w:tc>
      </w:tr>
      <w:tr w:rsidR="00940207" w:rsidRPr="00376020" w14:paraId="58144C6F" w14:textId="77777777" w:rsidTr="00E6001A">
        <w:trPr>
          <w:trHeight w:val="20"/>
          <w:ins w:id="25520" w:author="Irová Zuzana" w:date="2025-01-23T16:36:00Z"/>
          <w:trPrChange w:id="25521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188" w:type="dxa"/>
            <w:tcPrChange w:id="25522" w:author="Drastichová Zuzana" w:date="2025-03-12T08:30:00Z" w16du:dateUtc="2025-03-12T07:30:00Z">
              <w:tcPr>
                <w:tcW w:w="0" w:type="auto"/>
              </w:tcPr>
            </w:tcPrChange>
          </w:tcPr>
          <w:p w14:paraId="3C9441DE" w14:textId="77777777" w:rsidR="00940207" w:rsidRPr="00BB377A" w:rsidRDefault="00940207">
            <w:pPr>
              <w:spacing w:before="40" w:after="40"/>
              <w:rPr>
                <w:ins w:id="25523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24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 xml:space="preserve">Identifikační číslo </w:t>
              </w:r>
            </w:ins>
          </w:p>
        </w:tc>
        <w:tc>
          <w:tcPr>
            <w:tcW w:w="1451" w:type="dxa"/>
            <w:tcPrChange w:id="25525" w:author="Drastichová Zuzana" w:date="2025-03-12T08:30:00Z" w16du:dateUtc="2025-03-12T07:30:00Z">
              <w:tcPr>
                <w:tcW w:w="0" w:type="auto"/>
              </w:tcPr>
            </w:tcPrChange>
          </w:tcPr>
          <w:p w14:paraId="1EAFC48E" w14:textId="77777777" w:rsidR="00940207" w:rsidRPr="00BB377A" w:rsidRDefault="00940207">
            <w:pPr>
              <w:spacing w:before="40" w:after="40"/>
              <w:rPr>
                <w:ins w:id="25526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27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DEX.BAR.00.</w:t>
              </w:r>
              <w:r>
                <w:rPr>
                  <w:rFonts w:eastAsia="Times New Roman" w:cstheme="minorHAnsi"/>
                  <w:sz w:val="18"/>
                  <w:szCs w:val="22"/>
                  <w:lang w:eastAsia="cs-CZ"/>
                </w:rPr>
                <w:t>HR</w:t>
              </w:r>
            </w:ins>
          </w:p>
        </w:tc>
      </w:tr>
      <w:tr w:rsidR="00940207" w:rsidRPr="00376020" w14:paraId="6A617665" w14:textId="77777777" w:rsidTr="00E6001A">
        <w:trPr>
          <w:trHeight w:val="20"/>
          <w:ins w:id="25528" w:author="Irová Zuzana" w:date="2025-01-23T16:36:00Z"/>
          <w:trPrChange w:id="25529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188" w:type="dxa"/>
            <w:tcPrChange w:id="25530" w:author="Drastichová Zuzana" w:date="2025-03-12T08:30:00Z" w16du:dateUtc="2025-03-12T07:30:00Z">
              <w:tcPr>
                <w:tcW w:w="0" w:type="auto"/>
              </w:tcPr>
            </w:tcPrChange>
          </w:tcPr>
          <w:p w14:paraId="1DC517CA" w14:textId="77777777" w:rsidR="00940207" w:rsidRPr="00BB377A" w:rsidRDefault="00940207">
            <w:pPr>
              <w:spacing w:before="40" w:after="40"/>
              <w:rPr>
                <w:ins w:id="25531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32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Plný název</w:t>
              </w:r>
            </w:ins>
          </w:p>
        </w:tc>
        <w:tc>
          <w:tcPr>
            <w:tcW w:w="1451" w:type="dxa"/>
            <w:tcPrChange w:id="25533" w:author="Drastichová Zuzana" w:date="2025-03-12T08:30:00Z" w16du:dateUtc="2025-03-12T07:30:00Z">
              <w:tcPr>
                <w:tcW w:w="0" w:type="auto"/>
              </w:tcPr>
            </w:tcPrChange>
          </w:tcPr>
          <w:p w14:paraId="2D2E7594" w14:textId="1ECE527E" w:rsidR="00940207" w:rsidRPr="00BB377A" w:rsidRDefault="00940207">
            <w:pPr>
              <w:spacing w:before="40" w:after="40"/>
              <w:rPr>
                <w:ins w:id="25534" w:author="Irová Zuzana" w:date="2025-01-23T16:36:00Z" w16du:dateUtc="2025-01-23T15:36:00Z"/>
                <w:rFonts w:eastAsia="Times New Roman" w:cstheme="minorBidi"/>
                <w:sz w:val="18"/>
                <w:szCs w:val="18"/>
                <w:lang w:eastAsia="cs-CZ"/>
              </w:rPr>
            </w:pPr>
            <w:ins w:id="25535" w:author="Irová Zuzana" w:date="2025-01-23T16:36:00Z" w16du:dateUtc="2025-01-23T15:36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EETS List Acknowledgement HR</w:t>
              </w:r>
            </w:ins>
          </w:p>
        </w:tc>
      </w:tr>
      <w:tr w:rsidR="00940207" w:rsidRPr="00376020" w14:paraId="571EDD5B" w14:textId="77777777" w:rsidTr="00E6001A">
        <w:trPr>
          <w:trHeight w:val="20"/>
          <w:ins w:id="25536" w:author="Irová Zuzana" w:date="2025-01-23T16:36:00Z"/>
          <w:trPrChange w:id="25537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188" w:type="dxa"/>
            <w:tcPrChange w:id="25538" w:author="Drastichová Zuzana" w:date="2025-03-12T08:30:00Z" w16du:dateUtc="2025-03-12T07:30:00Z">
              <w:tcPr>
                <w:tcW w:w="0" w:type="auto"/>
              </w:tcPr>
            </w:tcPrChange>
          </w:tcPr>
          <w:p w14:paraId="3807F368" w14:textId="77777777" w:rsidR="00940207" w:rsidRPr="00BB377A" w:rsidRDefault="00940207">
            <w:pPr>
              <w:spacing w:before="40" w:after="40"/>
              <w:rPr>
                <w:ins w:id="25539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40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Název souboru (Export)</w:t>
              </w:r>
            </w:ins>
          </w:p>
        </w:tc>
        <w:tc>
          <w:tcPr>
            <w:tcW w:w="1451" w:type="dxa"/>
            <w:tcPrChange w:id="25541" w:author="Drastichová Zuzana" w:date="2025-03-12T08:30:00Z" w16du:dateUtc="2025-03-12T07:30:00Z">
              <w:tcPr>
                <w:tcW w:w="0" w:type="auto"/>
              </w:tcPr>
            </w:tcPrChange>
          </w:tcPr>
          <w:p w14:paraId="2411BA25" w14:textId="77777777" w:rsidR="00940207" w:rsidRPr="00BB377A" w:rsidRDefault="00940207">
            <w:pPr>
              <w:spacing w:before="40" w:after="40"/>
              <w:rPr>
                <w:ins w:id="25542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43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N/A</w:t>
              </w:r>
            </w:ins>
          </w:p>
        </w:tc>
      </w:tr>
      <w:tr w:rsidR="00940207" w:rsidRPr="00376020" w14:paraId="762BE9D9" w14:textId="77777777" w:rsidTr="00E6001A">
        <w:trPr>
          <w:trHeight w:val="20"/>
          <w:ins w:id="25544" w:author="Irová Zuzana" w:date="2025-01-23T16:36:00Z"/>
          <w:trPrChange w:id="25545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188" w:type="dxa"/>
            <w:tcPrChange w:id="25546" w:author="Drastichová Zuzana" w:date="2025-03-12T08:30:00Z" w16du:dateUtc="2025-03-12T07:30:00Z">
              <w:tcPr>
                <w:tcW w:w="0" w:type="auto"/>
              </w:tcPr>
            </w:tcPrChange>
          </w:tcPr>
          <w:p w14:paraId="561EC393" w14:textId="10E80684" w:rsidR="00940207" w:rsidRPr="00BB377A" w:rsidRDefault="00940207">
            <w:pPr>
              <w:spacing w:before="40" w:after="40"/>
              <w:rPr>
                <w:ins w:id="25547" w:author="Irová Zuzana" w:date="2025-01-23T16:36:00Z" w16du:dateUtc="2025-01-23T15:36:00Z"/>
                <w:rFonts w:eastAsia="Times New Roman" w:cstheme="minorBidi"/>
                <w:sz w:val="18"/>
                <w:szCs w:val="18"/>
                <w:lang w:eastAsia="cs-CZ"/>
              </w:rPr>
            </w:pPr>
            <w:ins w:id="25548" w:author="Irová Zuzana" w:date="2025-01-23T16:36:00Z" w16du:dateUtc="2025-01-23T15:36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Požadovaný název souboru (Import) – File Regex</w:t>
              </w:r>
            </w:ins>
          </w:p>
        </w:tc>
        <w:tc>
          <w:tcPr>
            <w:tcW w:w="1451" w:type="dxa"/>
            <w:tcPrChange w:id="25549" w:author="Drastichová Zuzana" w:date="2025-03-12T08:30:00Z" w16du:dateUtc="2025-03-12T07:30:00Z">
              <w:tcPr>
                <w:tcW w:w="0" w:type="auto"/>
              </w:tcPr>
            </w:tcPrChange>
          </w:tcPr>
          <w:p w14:paraId="7541BE3C" w14:textId="77777777" w:rsidR="00940207" w:rsidRPr="00BB377A" w:rsidRDefault="00940207">
            <w:pPr>
              <w:spacing w:before="40" w:after="40"/>
              <w:rPr>
                <w:ins w:id="25550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51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N/A</w:t>
              </w:r>
            </w:ins>
          </w:p>
        </w:tc>
      </w:tr>
      <w:tr w:rsidR="00940207" w:rsidRPr="00376020" w14:paraId="31AFAC7D" w14:textId="77777777" w:rsidTr="00E6001A">
        <w:trPr>
          <w:trHeight w:val="20"/>
          <w:ins w:id="25552" w:author="Irová Zuzana" w:date="2025-01-23T16:36:00Z"/>
          <w:trPrChange w:id="25553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188" w:type="dxa"/>
            <w:tcPrChange w:id="25554" w:author="Drastichová Zuzana" w:date="2025-03-12T08:30:00Z" w16du:dateUtc="2025-03-12T07:30:00Z">
              <w:tcPr>
                <w:tcW w:w="0" w:type="auto"/>
              </w:tcPr>
            </w:tcPrChange>
          </w:tcPr>
          <w:p w14:paraId="0DB712F6" w14:textId="77777777" w:rsidR="00940207" w:rsidRPr="00BB377A" w:rsidRDefault="00940207">
            <w:pPr>
              <w:spacing w:before="40" w:after="40"/>
              <w:rPr>
                <w:ins w:id="25555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56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Formát souboru</w:t>
              </w:r>
            </w:ins>
          </w:p>
        </w:tc>
        <w:tc>
          <w:tcPr>
            <w:tcW w:w="1451" w:type="dxa"/>
            <w:tcPrChange w:id="25557" w:author="Drastichová Zuzana" w:date="2025-03-12T08:30:00Z" w16du:dateUtc="2025-03-12T07:30:00Z">
              <w:tcPr>
                <w:tcW w:w="0" w:type="auto"/>
              </w:tcPr>
            </w:tcPrChange>
          </w:tcPr>
          <w:p w14:paraId="435F14D9" w14:textId="77777777" w:rsidR="00940207" w:rsidRPr="00BB377A" w:rsidRDefault="00940207">
            <w:pPr>
              <w:spacing w:before="40" w:after="40"/>
              <w:rPr>
                <w:ins w:id="25558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59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XML</w:t>
              </w:r>
            </w:ins>
          </w:p>
        </w:tc>
      </w:tr>
      <w:tr w:rsidR="00940207" w:rsidRPr="00376020" w14:paraId="5982D385" w14:textId="77777777" w:rsidTr="00E6001A">
        <w:trPr>
          <w:trHeight w:val="20"/>
          <w:ins w:id="25560" w:author="Irová Zuzana" w:date="2025-01-23T16:36:00Z"/>
          <w:trPrChange w:id="25561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188" w:type="dxa"/>
            <w:tcPrChange w:id="25562" w:author="Drastichová Zuzana" w:date="2025-03-12T08:30:00Z" w16du:dateUtc="2025-03-12T07:30:00Z">
              <w:tcPr>
                <w:tcW w:w="0" w:type="auto"/>
              </w:tcPr>
            </w:tcPrChange>
          </w:tcPr>
          <w:p w14:paraId="3B790137" w14:textId="77777777" w:rsidR="00940207" w:rsidRPr="00BB377A" w:rsidRDefault="00940207">
            <w:pPr>
              <w:spacing w:before="40" w:after="40"/>
              <w:rPr>
                <w:ins w:id="25563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64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Jazykové verze (CZ/EN)</w:t>
              </w:r>
            </w:ins>
          </w:p>
        </w:tc>
        <w:tc>
          <w:tcPr>
            <w:tcW w:w="1451" w:type="dxa"/>
            <w:tcPrChange w:id="25565" w:author="Drastichová Zuzana" w:date="2025-03-12T08:30:00Z" w16du:dateUtc="2025-03-12T07:30:00Z">
              <w:tcPr>
                <w:tcW w:w="0" w:type="auto"/>
              </w:tcPr>
            </w:tcPrChange>
          </w:tcPr>
          <w:p w14:paraId="2C307199" w14:textId="77777777" w:rsidR="00940207" w:rsidRPr="00BB377A" w:rsidRDefault="00940207">
            <w:pPr>
              <w:spacing w:before="40" w:after="40"/>
              <w:rPr>
                <w:ins w:id="25566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67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N/A</w:t>
              </w:r>
            </w:ins>
          </w:p>
        </w:tc>
      </w:tr>
      <w:tr w:rsidR="00940207" w:rsidRPr="00376020" w14:paraId="491FFF47" w14:textId="77777777" w:rsidTr="00E6001A">
        <w:trPr>
          <w:trHeight w:val="20"/>
          <w:ins w:id="25568" w:author="Irová Zuzana" w:date="2025-01-23T16:36:00Z"/>
          <w:trPrChange w:id="25569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188" w:type="dxa"/>
            <w:tcPrChange w:id="25570" w:author="Drastichová Zuzana" w:date="2025-03-12T08:30:00Z" w16du:dateUtc="2025-03-12T07:30:00Z">
              <w:tcPr>
                <w:tcW w:w="0" w:type="auto"/>
              </w:tcPr>
            </w:tcPrChange>
          </w:tcPr>
          <w:p w14:paraId="0AF98676" w14:textId="77777777" w:rsidR="00940207" w:rsidRPr="00BB377A" w:rsidRDefault="00940207">
            <w:pPr>
              <w:spacing w:before="40" w:after="40"/>
              <w:rPr>
                <w:ins w:id="25571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72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Kódování</w:t>
              </w:r>
            </w:ins>
          </w:p>
        </w:tc>
        <w:tc>
          <w:tcPr>
            <w:tcW w:w="1451" w:type="dxa"/>
            <w:tcPrChange w:id="25573" w:author="Drastichová Zuzana" w:date="2025-03-12T08:30:00Z" w16du:dateUtc="2025-03-12T07:30:00Z">
              <w:tcPr>
                <w:tcW w:w="0" w:type="auto"/>
              </w:tcPr>
            </w:tcPrChange>
          </w:tcPr>
          <w:p w14:paraId="21A81AFC" w14:textId="77777777" w:rsidR="00940207" w:rsidRPr="00BB377A" w:rsidRDefault="00940207">
            <w:pPr>
              <w:spacing w:before="40" w:after="40"/>
              <w:rPr>
                <w:ins w:id="25574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75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highlight w:val="yellow"/>
                  <w:lang w:eastAsia="cs-CZ"/>
                </w:rPr>
                <w:t>UTF-8</w:t>
              </w:r>
            </w:ins>
          </w:p>
        </w:tc>
      </w:tr>
      <w:tr w:rsidR="00940207" w:rsidRPr="00376020" w14:paraId="5D548516" w14:textId="77777777" w:rsidTr="00E6001A">
        <w:trPr>
          <w:trHeight w:val="20"/>
          <w:ins w:id="25576" w:author="Irová Zuzana" w:date="2025-01-23T16:36:00Z"/>
          <w:trPrChange w:id="25577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188" w:type="dxa"/>
            <w:tcPrChange w:id="25578" w:author="Drastichová Zuzana" w:date="2025-03-12T08:30:00Z" w16du:dateUtc="2025-03-12T07:30:00Z">
              <w:tcPr>
                <w:tcW w:w="0" w:type="auto"/>
              </w:tcPr>
            </w:tcPrChange>
          </w:tcPr>
          <w:p w14:paraId="6B911670" w14:textId="77777777" w:rsidR="00940207" w:rsidRPr="00BB377A" w:rsidRDefault="00940207">
            <w:pPr>
              <w:spacing w:before="40" w:after="40"/>
              <w:rPr>
                <w:ins w:id="25579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80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Směr (Import/Export)</w:t>
              </w:r>
            </w:ins>
          </w:p>
        </w:tc>
        <w:tc>
          <w:tcPr>
            <w:tcW w:w="1451" w:type="dxa"/>
            <w:tcPrChange w:id="25581" w:author="Drastichová Zuzana" w:date="2025-03-12T08:30:00Z" w16du:dateUtc="2025-03-12T07:30:00Z">
              <w:tcPr>
                <w:tcW w:w="0" w:type="auto"/>
              </w:tcPr>
            </w:tcPrChange>
          </w:tcPr>
          <w:p w14:paraId="3816CA1D" w14:textId="77777777" w:rsidR="00940207" w:rsidRPr="00BB377A" w:rsidRDefault="00940207">
            <w:pPr>
              <w:spacing w:before="40" w:after="40"/>
              <w:rPr>
                <w:ins w:id="25582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83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Import</w:t>
              </w:r>
            </w:ins>
          </w:p>
        </w:tc>
      </w:tr>
      <w:tr w:rsidR="00940207" w:rsidRPr="00376020" w14:paraId="670F381C" w14:textId="77777777" w:rsidTr="00E6001A">
        <w:trPr>
          <w:trHeight w:val="20"/>
          <w:ins w:id="25584" w:author="Irová Zuzana" w:date="2025-01-23T16:36:00Z"/>
          <w:trPrChange w:id="25585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188" w:type="dxa"/>
            <w:tcPrChange w:id="25586" w:author="Drastichová Zuzana" w:date="2025-03-12T08:30:00Z" w16du:dateUtc="2025-03-12T07:30:00Z">
              <w:tcPr>
                <w:tcW w:w="0" w:type="auto"/>
              </w:tcPr>
            </w:tcPrChange>
          </w:tcPr>
          <w:p w14:paraId="0E8292EF" w14:textId="77777777" w:rsidR="00940207" w:rsidRPr="00BB377A" w:rsidRDefault="00940207">
            <w:pPr>
              <w:spacing w:before="40" w:after="40"/>
              <w:rPr>
                <w:ins w:id="25587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88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Externí systém</w:t>
              </w:r>
            </w:ins>
          </w:p>
        </w:tc>
        <w:tc>
          <w:tcPr>
            <w:tcW w:w="1451" w:type="dxa"/>
            <w:tcPrChange w:id="25589" w:author="Drastichová Zuzana" w:date="2025-03-12T08:30:00Z" w16du:dateUtc="2025-03-12T07:30:00Z">
              <w:tcPr>
                <w:tcW w:w="0" w:type="auto"/>
              </w:tcPr>
            </w:tcPrChange>
          </w:tcPr>
          <w:p w14:paraId="424B8A8E" w14:textId="77777777" w:rsidR="00940207" w:rsidRPr="00BB377A" w:rsidRDefault="00940207">
            <w:pPr>
              <w:spacing w:before="40" w:after="40"/>
              <w:rPr>
                <w:ins w:id="25590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91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N/A</w:t>
              </w:r>
            </w:ins>
          </w:p>
        </w:tc>
      </w:tr>
      <w:tr w:rsidR="00940207" w:rsidRPr="00376020" w14:paraId="02FA661E" w14:textId="77777777" w:rsidTr="00E6001A">
        <w:trPr>
          <w:trHeight w:val="20"/>
          <w:ins w:id="25592" w:author="Irová Zuzana" w:date="2025-01-23T16:36:00Z"/>
          <w:trPrChange w:id="25593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188" w:type="dxa"/>
            <w:tcPrChange w:id="25594" w:author="Drastichová Zuzana" w:date="2025-03-12T08:30:00Z" w16du:dateUtc="2025-03-12T07:30:00Z">
              <w:tcPr>
                <w:tcW w:w="0" w:type="auto"/>
              </w:tcPr>
            </w:tcPrChange>
          </w:tcPr>
          <w:p w14:paraId="4DE871CC" w14:textId="77777777" w:rsidR="00940207" w:rsidRPr="00BB377A" w:rsidRDefault="00940207">
            <w:pPr>
              <w:spacing w:before="40" w:after="40"/>
              <w:rPr>
                <w:ins w:id="25595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96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Maximální velikost souboru (Import)</w:t>
              </w:r>
            </w:ins>
          </w:p>
        </w:tc>
        <w:tc>
          <w:tcPr>
            <w:tcW w:w="1451" w:type="dxa"/>
            <w:tcPrChange w:id="25597" w:author="Drastichová Zuzana" w:date="2025-03-12T08:30:00Z" w16du:dateUtc="2025-03-12T07:30:00Z">
              <w:tcPr>
                <w:tcW w:w="0" w:type="auto"/>
              </w:tcPr>
            </w:tcPrChange>
          </w:tcPr>
          <w:p w14:paraId="696280F7" w14:textId="77777777" w:rsidR="00940207" w:rsidRPr="00BB377A" w:rsidRDefault="00940207">
            <w:pPr>
              <w:spacing w:before="40" w:after="40"/>
              <w:rPr>
                <w:ins w:id="25598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599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highlight w:val="yellow"/>
                  <w:lang w:eastAsia="cs-CZ"/>
                </w:rPr>
                <w:t>10 MB</w:t>
              </w:r>
            </w:ins>
          </w:p>
        </w:tc>
      </w:tr>
      <w:tr w:rsidR="00940207" w:rsidRPr="00376020" w14:paraId="6D7CED91" w14:textId="77777777" w:rsidTr="00E6001A">
        <w:trPr>
          <w:trHeight w:val="20"/>
          <w:ins w:id="25600" w:author="Irová Zuzana" w:date="2025-01-23T16:36:00Z"/>
          <w:trPrChange w:id="25601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188" w:type="dxa"/>
            <w:tcPrChange w:id="25602" w:author="Drastichová Zuzana" w:date="2025-03-12T08:30:00Z" w16du:dateUtc="2025-03-12T07:30:00Z">
              <w:tcPr>
                <w:tcW w:w="0" w:type="auto"/>
              </w:tcPr>
            </w:tcPrChange>
          </w:tcPr>
          <w:p w14:paraId="5B2C2CF7" w14:textId="77777777" w:rsidR="00940207" w:rsidRPr="00BB377A" w:rsidRDefault="00940207">
            <w:pPr>
              <w:spacing w:before="40" w:after="40"/>
              <w:rPr>
                <w:ins w:id="25603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604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Povolené generování/přijetí prázdného souboru</w:t>
              </w:r>
            </w:ins>
          </w:p>
        </w:tc>
        <w:tc>
          <w:tcPr>
            <w:tcW w:w="1451" w:type="dxa"/>
            <w:tcPrChange w:id="25605" w:author="Drastichová Zuzana" w:date="2025-03-12T08:30:00Z" w16du:dateUtc="2025-03-12T07:30:00Z">
              <w:tcPr>
                <w:tcW w:w="0" w:type="auto"/>
              </w:tcPr>
            </w:tcPrChange>
          </w:tcPr>
          <w:p w14:paraId="48C5F60B" w14:textId="77777777" w:rsidR="00940207" w:rsidRPr="00BB377A" w:rsidRDefault="00940207">
            <w:pPr>
              <w:spacing w:before="40" w:after="40"/>
              <w:rPr>
                <w:ins w:id="25606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607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Ano</w:t>
              </w:r>
            </w:ins>
          </w:p>
        </w:tc>
      </w:tr>
      <w:tr w:rsidR="00940207" w:rsidRPr="00376020" w14:paraId="1AE88B70" w14:textId="77777777" w:rsidTr="00E6001A">
        <w:trPr>
          <w:trHeight w:val="20"/>
          <w:ins w:id="25608" w:author="Irová Zuzana" w:date="2025-01-23T16:36:00Z"/>
          <w:trPrChange w:id="25609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188" w:type="dxa"/>
            <w:tcPrChange w:id="25610" w:author="Drastichová Zuzana" w:date="2025-03-12T08:30:00Z" w16du:dateUtc="2025-03-12T07:30:00Z">
              <w:tcPr>
                <w:tcW w:w="0" w:type="auto"/>
              </w:tcPr>
            </w:tcPrChange>
          </w:tcPr>
          <w:p w14:paraId="6CB2D141" w14:textId="77777777" w:rsidR="00940207" w:rsidRPr="00BB377A" w:rsidRDefault="00940207">
            <w:pPr>
              <w:spacing w:before="40" w:after="40"/>
              <w:rPr>
                <w:ins w:id="25611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612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Soubor má hlavičku</w:t>
              </w:r>
            </w:ins>
          </w:p>
        </w:tc>
        <w:tc>
          <w:tcPr>
            <w:tcW w:w="1451" w:type="dxa"/>
            <w:tcPrChange w:id="25613" w:author="Drastichová Zuzana" w:date="2025-03-12T08:30:00Z" w16du:dateUtc="2025-03-12T07:30:00Z">
              <w:tcPr>
                <w:tcW w:w="0" w:type="auto"/>
              </w:tcPr>
            </w:tcPrChange>
          </w:tcPr>
          <w:p w14:paraId="231294F0" w14:textId="77777777" w:rsidR="00940207" w:rsidRPr="00BB377A" w:rsidRDefault="00940207">
            <w:pPr>
              <w:spacing w:before="40" w:after="40"/>
              <w:rPr>
                <w:ins w:id="25614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615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N/A</w:t>
              </w:r>
            </w:ins>
          </w:p>
        </w:tc>
      </w:tr>
      <w:tr w:rsidR="00940207" w:rsidRPr="00376020" w14:paraId="13C282C9" w14:textId="77777777" w:rsidTr="00E6001A">
        <w:trPr>
          <w:trHeight w:val="20"/>
          <w:ins w:id="25616" w:author="Irová Zuzana" w:date="2025-01-23T16:36:00Z"/>
          <w:trPrChange w:id="25617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188" w:type="dxa"/>
            <w:tcPrChange w:id="25618" w:author="Drastichová Zuzana" w:date="2025-03-12T08:30:00Z" w16du:dateUtc="2025-03-12T07:30:00Z">
              <w:tcPr>
                <w:tcW w:w="0" w:type="auto"/>
              </w:tcPr>
            </w:tcPrChange>
          </w:tcPr>
          <w:p w14:paraId="663A0FC4" w14:textId="77777777" w:rsidR="00940207" w:rsidRPr="00BB377A" w:rsidRDefault="00940207">
            <w:pPr>
              <w:spacing w:before="40" w:after="40"/>
              <w:rPr>
                <w:ins w:id="25619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620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Zasílá se potvrzení o přijetí protistraně (Import)/Očekává se odpověď o přijetí protistranou (Export)</w:t>
              </w:r>
            </w:ins>
          </w:p>
        </w:tc>
        <w:tc>
          <w:tcPr>
            <w:tcW w:w="1451" w:type="dxa"/>
            <w:tcPrChange w:id="25621" w:author="Drastichová Zuzana" w:date="2025-03-12T08:30:00Z" w16du:dateUtc="2025-03-12T07:30:00Z">
              <w:tcPr>
                <w:tcW w:w="0" w:type="auto"/>
              </w:tcPr>
            </w:tcPrChange>
          </w:tcPr>
          <w:p w14:paraId="5C7BC85D" w14:textId="77777777" w:rsidR="00940207" w:rsidRPr="00BB377A" w:rsidRDefault="00940207">
            <w:pPr>
              <w:spacing w:before="40" w:after="40"/>
              <w:rPr>
                <w:ins w:id="25622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623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Ne</w:t>
              </w:r>
            </w:ins>
          </w:p>
        </w:tc>
      </w:tr>
      <w:tr w:rsidR="00940207" w:rsidRPr="00376020" w14:paraId="3BE23229" w14:textId="77777777" w:rsidTr="00E6001A">
        <w:trPr>
          <w:trHeight w:val="20"/>
          <w:ins w:id="25624" w:author="Irová Zuzana" w:date="2025-01-23T16:36:00Z"/>
          <w:trPrChange w:id="25625" w:author="Drastichová Zuzana" w:date="2025-03-12T08:30:00Z" w16du:dateUtc="2025-03-12T07:30:00Z">
            <w:trPr>
              <w:gridBefore w:val="1"/>
              <w:gridAfter w:val="0"/>
              <w:cantSplit/>
              <w:trHeight w:val="300"/>
              <w:tblHeader/>
            </w:trPr>
          </w:trPrChange>
        </w:trPr>
        <w:tc>
          <w:tcPr>
            <w:tcW w:w="8188" w:type="dxa"/>
            <w:tcPrChange w:id="25626" w:author="Drastichová Zuzana" w:date="2025-03-12T08:30:00Z" w16du:dateUtc="2025-03-12T07:30:00Z">
              <w:tcPr>
                <w:tcW w:w="0" w:type="auto"/>
              </w:tcPr>
            </w:tcPrChange>
          </w:tcPr>
          <w:p w14:paraId="28201B2F" w14:textId="77777777" w:rsidR="00940207" w:rsidRPr="00BB377A" w:rsidRDefault="00940207">
            <w:pPr>
              <w:spacing w:before="40" w:after="40"/>
              <w:rPr>
                <w:ins w:id="25627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628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lang w:eastAsia="cs-CZ"/>
                </w:rPr>
                <w:t>Úložiště pro vygenerované/přijímané soubory</w:t>
              </w:r>
            </w:ins>
          </w:p>
        </w:tc>
        <w:tc>
          <w:tcPr>
            <w:tcW w:w="1451" w:type="dxa"/>
            <w:tcPrChange w:id="25629" w:author="Drastichová Zuzana" w:date="2025-03-12T08:30:00Z" w16du:dateUtc="2025-03-12T07:30:00Z">
              <w:tcPr>
                <w:tcW w:w="0" w:type="auto"/>
              </w:tcPr>
            </w:tcPrChange>
          </w:tcPr>
          <w:p w14:paraId="72BF9C75" w14:textId="77777777" w:rsidR="00940207" w:rsidRPr="00BB377A" w:rsidRDefault="00940207">
            <w:pPr>
              <w:spacing w:before="40" w:after="40"/>
              <w:rPr>
                <w:ins w:id="25630" w:author="Irová Zuzana" w:date="2025-01-23T16:36:00Z" w16du:dateUtc="2025-01-23T15:36:00Z"/>
                <w:rFonts w:eastAsia="Times New Roman" w:cstheme="minorHAnsi"/>
                <w:sz w:val="18"/>
                <w:szCs w:val="22"/>
                <w:lang w:eastAsia="cs-CZ"/>
              </w:rPr>
            </w:pPr>
            <w:ins w:id="25631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22"/>
                  <w:highlight w:val="yellow"/>
                  <w:lang w:eastAsia="cs-CZ"/>
                </w:rPr>
                <w:t>TBD</w:t>
              </w:r>
            </w:ins>
          </w:p>
        </w:tc>
      </w:tr>
    </w:tbl>
    <w:p w14:paraId="6FAB19E5" w14:textId="77777777" w:rsidR="00940207" w:rsidRPr="00163803" w:rsidRDefault="00940207" w:rsidP="00940207">
      <w:pPr>
        <w:ind w:left="1701"/>
        <w:rPr>
          <w:ins w:id="25632" w:author="Irová Zuzana" w:date="2025-01-23T16:36:00Z" w16du:dateUtc="2025-01-23T15:36:00Z"/>
          <w:rFonts w:ascii="Noto Sans" w:eastAsia="Book Antiqua" w:hAnsi="Noto Sans"/>
        </w:rPr>
      </w:pPr>
    </w:p>
    <w:p w14:paraId="120D5F94" w14:textId="77777777" w:rsidR="00940207" w:rsidRPr="00376020" w:rsidRDefault="00940207" w:rsidP="00940207">
      <w:pPr>
        <w:keepNext/>
        <w:keepLines/>
        <w:numPr>
          <w:ilvl w:val="4"/>
          <w:numId w:val="11"/>
        </w:numPr>
        <w:spacing w:before="200" w:after="0" w:line="276" w:lineRule="auto"/>
        <w:outlineLvl w:val="4"/>
        <w:rPr>
          <w:ins w:id="25633" w:author="Irová Zuzana" w:date="2025-01-23T16:36:00Z" w16du:dateUtc="2025-01-23T15:36:00Z"/>
          <w:rFonts w:ascii="Trebuchet MS" w:eastAsia="Times New Roman" w:hAnsi="Trebuchet MS"/>
        </w:rPr>
      </w:pPr>
      <w:ins w:id="25634" w:author="Irová Zuzana" w:date="2025-01-23T16:36:00Z" w16du:dateUtc="2025-01-23T15:36:00Z">
        <w:r w:rsidRPr="00376020">
          <w:rPr>
            <w:rFonts w:ascii="Trebuchet MS" w:eastAsia="Times New Roman" w:hAnsi="Trebuchet MS"/>
          </w:rPr>
          <w:t>Parametry</w:t>
        </w:r>
      </w:ins>
    </w:p>
    <w:p w14:paraId="26186E22" w14:textId="77777777" w:rsidR="00940207" w:rsidRPr="00BB377A" w:rsidRDefault="00940207" w:rsidP="00940207">
      <w:pPr>
        <w:ind w:left="1701"/>
        <w:rPr>
          <w:ins w:id="25635" w:author="Irová Zuzana" w:date="2025-01-23T16:36:00Z" w16du:dateUtc="2025-01-23T15:36:00Z"/>
          <w:rFonts w:eastAsia="Book Antiqua" w:cstheme="minorHAnsi"/>
        </w:rPr>
      </w:pPr>
      <w:ins w:id="25636" w:author="Irová Zuzana" w:date="2025-01-23T16:36:00Z" w16du:dateUtc="2025-01-23T15:36:00Z">
        <w:r w:rsidRPr="00BB377A">
          <w:rPr>
            <w:rFonts w:eastAsia="Book Antiqua" w:cstheme="minorHAnsi"/>
          </w:rPr>
          <w:t>Detailní technická specifikace je uvedena v dokumentu „EETS_TS_Ack_EN.xlsx“ a dále v odpovídajících XSD schématech.</w:t>
        </w:r>
      </w:ins>
    </w:p>
    <w:p w14:paraId="1245DF21" w14:textId="35CF06D5" w:rsidR="00940207" w:rsidRPr="00BB377A" w:rsidRDefault="00940207">
      <w:pPr>
        <w:pStyle w:val="Caption"/>
        <w:rPr>
          <w:ins w:id="25637" w:author="Irová Zuzana" w:date="2025-01-23T16:36:00Z" w16du:dateUtc="2025-01-23T15:36:00Z"/>
        </w:rPr>
      </w:pPr>
      <w:ins w:id="25638" w:author="Irová Zuzana" w:date="2025-01-23T16:36:00Z" w16du:dateUtc="2025-01-23T15:36:00Z">
        <w:r w:rsidRPr="00BB377A">
          <w:lastRenderedPageBreak/>
          <w:t xml:space="preserve">Tabulka </w:t>
        </w:r>
        <w:r w:rsidRPr="00BB377A">
          <w:fldChar w:fldCharType="begin"/>
        </w:r>
        <w:r w:rsidRPr="00BB377A">
          <w:instrText xml:space="preserve"> SEQ Tabulka \* ARABIC </w:instrText>
        </w:r>
        <w:r w:rsidRPr="00BB377A">
          <w:fldChar w:fldCharType="separate"/>
        </w:r>
      </w:ins>
      <w:ins w:id="25639" w:author="Irová Zuzana" w:date="2025-04-11T11:23:00Z" w16du:dateUtc="2025-04-11T09:23:00Z">
        <w:r w:rsidR="001E11DC">
          <w:rPr>
            <w:noProof/>
          </w:rPr>
          <w:t>46</w:t>
        </w:r>
      </w:ins>
      <w:ins w:id="25640" w:author="Drastichová Zuzana" w:date="2025-02-14T09:33:00Z" w16du:dateUtc="2025-02-14T08:33:00Z">
        <w:del w:id="25641" w:author="Irová Zuzana" w:date="2025-04-11T11:12:00Z" w16du:dateUtc="2025-04-11T09:12:00Z">
          <w:r w:rsidR="00945CB9" w:rsidDel="00745B0C">
            <w:rPr>
              <w:noProof/>
            </w:rPr>
            <w:delText>36</w:delText>
          </w:r>
        </w:del>
      </w:ins>
      <w:ins w:id="25642" w:author="Irová Zuzana" w:date="2025-01-23T16:36:00Z" w16du:dateUtc="2025-01-23T15:36:00Z">
        <w:r w:rsidRPr="00BB377A">
          <w:fldChar w:fldCharType="end"/>
        </w:r>
        <w:r w:rsidRPr="00BB377A">
          <w:t>: Vybrané parametry EDE zprávy ACK-</w:t>
        </w:r>
        <w:r>
          <w:t>HR</w:t>
        </w:r>
      </w:ins>
    </w:p>
    <w:tbl>
      <w:tblPr>
        <w:tblW w:w="9639" w:type="dxa"/>
        <w:tblLook w:val="04A0" w:firstRow="1" w:lastRow="0" w:firstColumn="1" w:lastColumn="0" w:noHBand="0" w:noVBand="1"/>
        <w:tblPrChange w:id="25643" w:author="Drastichová Zuzana" w:date="2025-03-12T08:30:00Z" w16du:dateUtc="2025-03-12T07:30:00Z">
          <w:tblPr>
            <w:tblW w:w="9639" w:type="dxa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8" w:space="0" w:color="auto"/>
              <w:insideV w:val="single" w:sz="8" w:space="0" w:color="auto"/>
            </w:tblBorders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1836"/>
        <w:gridCol w:w="1185"/>
        <w:gridCol w:w="855"/>
        <w:gridCol w:w="2320"/>
        <w:gridCol w:w="1878"/>
        <w:gridCol w:w="1565"/>
        <w:tblGridChange w:id="25644">
          <w:tblGrid>
            <w:gridCol w:w="1836"/>
            <w:gridCol w:w="1185"/>
            <w:gridCol w:w="855"/>
            <w:gridCol w:w="2320"/>
            <w:gridCol w:w="1878"/>
            <w:gridCol w:w="1565"/>
            <w:gridCol w:w="14095"/>
            <w:gridCol w:w="360"/>
            <w:gridCol w:w="360"/>
            <w:gridCol w:w="360"/>
            <w:gridCol w:w="360"/>
            <w:gridCol w:w="360"/>
            <w:gridCol w:w="360"/>
          </w:tblGrid>
        </w:tblGridChange>
      </w:tblGrid>
      <w:tr w:rsidR="00073C15" w14:paraId="37FECEBE" w14:textId="77777777" w:rsidTr="00E6001A">
        <w:trPr>
          <w:trHeight w:val="20"/>
          <w:ins w:id="25645" w:author="Irová Zuzana" w:date="2025-01-23T16:36:00Z"/>
          <w:trPrChange w:id="25646" w:author="Drastichová Zuzana" w:date="2025-03-12T08:30:00Z" w16du:dateUtc="2025-03-12T07:30:00Z">
            <w:trPr>
              <w:gridBefore w:val="7"/>
              <w:cantSplit/>
              <w:trHeight w:val="300"/>
              <w:tblHeader/>
            </w:trPr>
          </w:trPrChange>
        </w:trPr>
        <w:tc>
          <w:tcPr>
            <w:tcW w:w="8188" w:type="dxa"/>
            <w:tcPrChange w:id="25647" w:author="Drastichová Zuzana" w:date="2025-03-12T08:30:00Z" w16du:dateUtc="2025-03-12T07:30:00Z">
              <w:tcPr>
                <w:tcW w:w="0" w:type="auto"/>
              </w:tcPr>
            </w:tcPrChange>
          </w:tcPr>
          <w:p w14:paraId="1D8DA120" w14:textId="77777777" w:rsidR="00940207" w:rsidRPr="00BB377A" w:rsidRDefault="00940207">
            <w:pPr>
              <w:spacing w:before="60" w:after="60"/>
              <w:rPr>
                <w:ins w:id="25648" w:author="Irová Zuzana" w:date="2025-01-23T16:36:00Z" w16du:dateUtc="2025-01-23T15:36:00Z"/>
                <w:rFonts w:eastAsia="Times New Roman" w:cstheme="minorHAnsi"/>
                <w:sz w:val="18"/>
                <w:szCs w:val="18"/>
                <w:lang w:eastAsia="cs-CZ"/>
              </w:rPr>
            </w:pPr>
            <w:ins w:id="25649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Č.</w:t>
              </w:r>
            </w:ins>
          </w:p>
        </w:tc>
        <w:tc>
          <w:tcPr>
            <w:tcW w:w="1451" w:type="dxa"/>
            <w:tcPrChange w:id="25650" w:author="Drastichová Zuzana" w:date="2025-03-12T08:30:00Z" w16du:dateUtc="2025-03-12T07:30:00Z">
              <w:tcPr>
                <w:tcW w:w="0" w:type="auto"/>
              </w:tcPr>
            </w:tcPrChange>
          </w:tcPr>
          <w:p w14:paraId="5D6AFB93" w14:textId="77777777" w:rsidR="00940207" w:rsidRPr="00BB377A" w:rsidRDefault="00940207">
            <w:pPr>
              <w:spacing w:before="60" w:after="60"/>
              <w:rPr>
                <w:ins w:id="25651" w:author="Irová Zuzana" w:date="2025-01-23T16:36:00Z" w16du:dateUtc="2025-01-23T15:36:00Z"/>
                <w:rFonts w:eastAsia="Times New Roman" w:cstheme="minorHAnsi"/>
                <w:sz w:val="18"/>
                <w:szCs w:val="18"/>
                <w:lang w:eastAsia="cs-CZ"/>
              </w:rPr>
            </w:pPr>
            <w:ins w:id="25652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Název parametru (CZ)</w:t>
              </w:r>
            </w:ins>
          </w:p>
        </w:tc>
        <w:tc>
          <w:tcPr>
            <w:tcW w:w="1071" w:type="dxa"/>
            <w:tcPrChange w:id="25653" w:author="Drastichová Zuzana" w:date="2025-03-12T08:30:00Z" w16du:dateUtc="2025-03-12T07:30:00Z">
              <w:tcPr>
                <w:tcW w:w="0" w:type="auto"/>
              </w:tcPr>
            </w:tcPrChange>
          </w:tcPr>
          <w:p w14:paraId="6C422405" w14:textId="77777777" w:rsidR="00940207" w:rsidRPr="00BB377A" w:rsidRDefault="00940207">
            <w:pPr>
              <w:spacing w:before="60" w:after="60"/>
              <w:rPr>
                <w:ins w:id="25654" w:author="Irová Zuzana" w:date="2025-01-23T16:36:00Z" w16du:dateUtc="2025-01-23T15:36:00Z"/>
                <w:rFonts w:eastAsia="Times New Roman" w:cstheme="minorHAnsi"/>
                <w:sz w:val="18"/>
                <w:szCs w:val="18"/>
                <w:lang w:eastAsia="cs-CZ"/>
              </w:rPr>
            </w:pPr>
            <w:ins w:id="25655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Datový Typ </w:t>
              </w:r>
            </w:ins>
          </w:p>
        </w:tc>
        <w:tc>
          <w:tcPr>
            <w:tcW w:w="8566" w:type="dxa"/>
            <w:hideMark/>
            <w:tcPrChange w:id="25656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406CCA0E" w14:textId="77777777" w:rsidR="00940207" w:rsidRPr="00BB377A" w:rsidRDefault="00940207">
            <w:pPr>
              <w:spacing w:before="60" w:after="60"/>
              <w:rPr>
                <w:ins w:id="25657" w:author="Irová Zuzana" w:date="2025-01-23T16:36:00Z" w16du:dateUtc="2025-01-23T15:36:00Z"/>
                <w:rFonts w:eastAsia="Times New Roman" w:cstheme="minorHAnsi"/>
                <w:sz w:val="18"/>
                <w:szCs w:val="18"/>
                <w:lang w:eastAsia="cs-CZ"/>
              </w:rPr>
            </w:pPr>
            <w:ins w:id="25658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Povinný</w:t>
              </w:r>
            </w:ins>
          </w:p>
          <w:p w14:paraId="289046D7" w14:textId="77777777" w:rsidR="00940207" w:rsidRPr="00BB377A" w:rsidRDefault="00940207">
            <w:pPr>
              <w:spacing w:before="60" w:after="60"/>
              <w:rPr>
                <w:ins w:id="25659" w:author="Irová Zuzana" w:date="2025-01-23T16:36:00Z" w16du:dateUtc="2025-01-23T15:36:00Z"/>
                <w:rFonts w:eastAsia="Times New Roman" w:cstheme="minorHAnsi"/>
                <w:sz w:val="18"/>
                <w:szCs w:val="18"/>
                <w:lang w:eastAsia="cs-CZ"/>
              </w:rPr>
            </w:pPr>
            <w:ins w:id="25660" w:author="Irová Zuzana" w:date="2025-01-23T16:36:00Z" w16du:dateUtc="2025-01-23T15:36:00Z">
              <w:r w:rsidRPr="00BB377A">
                <w:rPr>
                  <w:rFonts w:eastAsia="Times New Roman" w:cstheme="minorHAnsi"/>
                  <w:i/>
                  <w:sz w:val="18"/>
                  <w:szCs w:val="18"/>
                  <w:lang w:eastAsia="cs-CZ"/>
                </w:rPr>
                <w:t>Ano/Ne</w:t>
              </w:r>
            </w:ins>
          </w:p>
        </w:tc>
        <w:tc>
          <w:tcPr>
            <w:tcW w:w="974" w:type="pct"/>
            <w:hideMark/>
            <w:tcPrChange w:id="25661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41FA7215" w14:textId="77777777" w:rsidR="00940207" w:rsidRPr="00BB377A" w:rsidRDefault="00940207">
            <w:pPr>
              <w:spacing w:before="60" w:after="60"/>
              <w:rPr>
                <w:ins w:id="25662" w:author="Irová Zuzana" w:date="2025-01-23T16:36:00Z" w16du:dateUtc="2025-01-23T15:36:00Z"/>
                <w:rFonts w:eastAsia="Times New Roman" w:cstheme="minorHAnsi"/>
                <w:sz w:val="18"/>
                <w:szCs w:val="18"/>
                <w:lang w:eastAsia="cs-CZ"/>
              </w:rPr>
            </w:pPr>
            <w:ins w:id="25663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Zdroj parametru</w:t>
              </w:r>
            </w:ins>
          </w:p>
          <w:p w14:paraId="3FF77083" w14:textId="5397BB4A" w:rsidR="00940207" w:rsidRPr="00BB377A" w:rsidRDefault="00940207">
            <w:pPr>
              <w:spacing w:before="60" w:after="60"/>
              <w:rPr>
                <w:ins w:id="25664" w:author="Irová Zuzana" w:date="2025-01-23T16:36:00Z" w16du:dateUtc="2025-01-23T15:36:00Z"/>
                <w:rFonts w:eastAsia="Times New Roman" w:cstheme="minorBidi"/>
                <w:sz w:val="18"/>
                <w:szCs w:val="18"/>
                <w:lang w:eastAsia="cs-CZ"/>
              </w:rPr>
            </w:pPr>
            <w:ins w:id="25665" w:author="Irová Zuzana" w:date="2025-01-23T16:36:00Z" w16du:dateUtc="2025-01-23T15:36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(Modul.) Entita.Atribut</w:t>
              </w:r>
            </w:ins>
          </w:p>
        </w:tc>
        <w:tc>
          <w:tcPr>
            <w:tcW w:w="812" w:type="pct"/>
            <w:hideMark/>
            <w:tcPrChange w:id="25666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12A4261D" w14:textId="77777777" w:rsidR="00940207" w:rsidRPr="00BB377A" w:rsidRDefault="00940207">
            <w:pPr>
              <w:spacing w:before="60" w:after="60"/>
              <w:rPr>
                <w:ins w:id="25667" w:author="Irová Zuzana" w:date="2025-01-23T16:36:00Z" w16du:dateUtc="2025-01-23T15:36:00Z"/>
                <w:rFonts w:eastAsia="Times New Roman" w:cstheme="minorHAnsi"/>
                <w:sz w:val="18"/>
                <w:szCs w:val="18"/>
                <w:lang w:eastAsia="cs-CZ"/>
              </w:rPr>
            </w:pPr>
            <w:ins w:id="25668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Poznámka</w:t>
              </w:r>
            </w:ins>
          </w:p>
        </w:tc>
      </w:tr>
    </w:tbl>
    <w:p w14:paraId="3E56D5D1" w14:textId="77777777" w:rsidR="00940207" w:rsidRPr="00376020" w:rsidRDefault="00940207">
      <w:pPr>
        <w:rPr>
          <w:ins w:id="25669" w:author="Irová Zuzana" w:date="2025-01-23T16:36:00Z"/>
        </w:rPr>
      </w:pPr>
    </w:p>
    <w:tbl>
      <w:tblPr>
        <w:tblW w:w="1116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PrChange w:id="25670" w:author="Irová Zuzana" w:date="2025-06-16T12:05:00Z" w16du:dateUtc="2025-06-16T10:05:00Z">
          <w:tblPr>
            <w:tblW w:w="9639" w:type="dxa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8" w:space="0" w:color="auto"/>
              <w:insideV w:val="single" w:sz="8" w:space="0" w:color="auto"/>
            </w:tblBorders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635"/>
        <w:gridCol w:w="2050"/>
        <w:gridCol w:w="843"/>
        <w:gridCol w:w="476"/>
        <w:gridCol w:w="146"/>
        <w:gridCol w:w="2016"/>
        <w:tblGridChange w:id="25671">
          <w:tblGrid>
            <w:gridCol w:w="594"/>
            <w:gridCol w:w="5041"/>
            <w:gridCol w:w="2050"/>
            <w:gridCol w:w="843"/>
            <w:gridCol w:w="476"/>
            <w:gridCol w:w="146"/>
            <w:gridCol w:w="2016"/>
          </w:tblGrid>
        </w:tblGridChange>
      </w:tblGrid>
      <w:tr w:rsidR="00940207" w:rsidRPr="00376020" w14:paraId="7ECFC659" w14:textId="77777777" w:rsidTr="00BE40BA">
        <w:trPr>
          <w:gridAfter w:val="5"/>
          <w:wAfter w:w="2477" w:type="pct"/>
          <w:cantSplit/>
          <w:trHeight w:val="300"/>
          <w:tblHeader/>
          <w:ins w:id="25672" w:author="Irová Zuzana" w:date="2025-01-23T16:36:00Z"/>
          <w:trPrChange w:id="25673" w:author="Irová Zuzana" w:date="2025-06-16T12:05:00Z" w16du:dateUtc="2025-06-16T10:05:00Z">
            <w:trPr>
              <w:gridAfter w:val="5"/>
              <w:cantSplit/>
              <w:trHeight w:val="300"/>
              <w:tblHeader/>
            </w:trPr>
          </w:trPrChange>
        </w:trPr>
        <w:tc>
          <w:tcPr>
            <w:tcW w:w="2523" w:type="pct"/>
            <w:noWrap/>
            <w:vAlign w:val="bottom"/>
            <w:tcPrChange w:id="25674" w:author="Irová Zuzana" w:date="2025-06-16T12:05:00Z" w16du:dateUtc="2025-06-16T10:05:00Z">
              <w:tcPr>
                <w:tcW w:w="1486" w:type="pct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4" w:space="0" w:color="auto"/>
                </w:tcBorders>
                <w:noWrap/>
                <w:vAlign w:val="bottom"/>
              </w:tcPr>
            </w:tcPrChange>
          </w:tcPr>
          <w:p w14:paraId="24557E02" w14:textId="07314AF1" w:rsidR="00940207" w:rsidRPr="00BB377A" w:rsidRDefault="00940207">
            <w:pPr>
              <w:spacing w:before="40" w:after="40"/>
              <w:rPr>
                <w:ins w:id="25675" w:author="Irová Zuzana" w:date="2025-01-23T16:36:00Z" w16du:dateUtc="2025-01-23T15:36:00Z"/>
                <w:rFonts w:eastAsia="Times New Roman" w:cstheme="minorBidi"/>
                <w:b/>
                <w:sz w:val="18"/>
                <w:szCs w:val="18"/>
                <w:lang w:eastAsia="cs-CZ"/>
              </w:rPr>
            </w:pPr>
            <w:ins w:id="25676" w:author="Irová Zuzana" w:date="2025-01-23T16:36:00Z" w16du:dateUtc="2025-01-23T15:36:00Z">
              <w:r w:rsidRPr="5D923C7E">
                <w:rPr>
                  <w:rFonts w:eastAsia="Times New Roman" w:cstheme="minorBidi"/>
                  <w:b/>
                  <w:sz w:val="18"/>
                  <w:szCs w:val="18"/>
                  <w:lang w:eastAsia="cs-CZ"/>
                </w:rPr>
                <w:t>InfoExchange/infoExchangeContent/adus/ackADUs/AckADU/</w:t>
              </w:r>
            </w:ins>
          </w:p>
        </w:tc>
      </w:tr>
      <w:tr w:rsidR="00EC7B21" w14:paraId="454E1B3A" w14:textId="77777777" w:rsidTr="00BE40BA">
        <w:trPr>
          <w:cantSplit/>
          <w:trHeight w:val="300"/>
          <w:tblHeader/>
          <w:ins w:id="25677" w:author="Irová Zuzana" w:date="2025-01-23T16:36:00Z"/>
        </w:trPr>
        <w:tc>
          <w:tcPr>
            <w:tcW w:w="2523" w:type="pct"/>
            <w:noWrap/>
            <w:vAlign w:val="bottom"/>
          </w:tcPr>
          <w:p w14:paraId="03F94A4F" w14:textId="77777777" w:rsidR="00940207" w:rsidRPr="00BB377A" w:rsidRDefault="00940207">
            <w:pPr>
              <w:spacing w:before="40" w:after="40"/>
              <w:rPr>
                <w:ins w:id="25678" w:author="Irová Zuzana" w:date="2025-01-23T16:36:00Z" w16du:dateUtc="2025-01-23T15:36:00Z"/>
                <w:rFonts w:eastAsia="Times New Roman" w:cstheme="minorHAnsi"/>
                <w:sz w:val="18"/>
                <w:szCs w:val="18"/>
                <w:lang w:eastAsia="cs-CZ"/>
              </w:rPr>
            </w:pPr>
            <w:ins w:id="25679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1</w:t>
              </w:r>
            </w:ins>
          </w:p>
        </w:tc>
        <w:tc>
          <w:tcPr>
            <w:tcW w:w="918" w:type="pct"/>
            <w:noWrap/>
            <w:hideMark/>
          </w:tcPr>
          <w:p w14:paraId="0DA4637D" w14:textId="5A5FEAB9" w:rsidR="00940207" w:rsidRPr="00BB377A" w:rsidRDefault="00940207">
            <w:pPr>
              <w:spacing w:before="40" w:after="40"/>
              <w:rPr>
                <w:ins w:id="25680" w:author="Irová Zuzana" w:date="2025-01-23T16:36:00Z" w16du:dateUtc="2025-01-23T15:36:00Z"/>
                <w:rFonts w:eastAsia="Times New Roman" w:cstheme="minorBidi"/>
                <w:sz w:val="18"/>
                <w:szCs w:val="18"/>
                <w:lang w:eastAsia="cs-CZ"/>
              </w:rPr>
            </w:pPr>
            <w:ins w:id="25681" w:author="Irová Zuzana" w:date="2025-01-23T16:36:00Z" w16du:dateUtc="2025-01-23T15:36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apduIdentifier</w:t>
              </w:r>
            </w:ins>
          </w:p>
        </w:tc>
        <w:tc>
          <w:tcPr>
            <w:tcW w:w="377" w:type="pct"/>
            <w:shd w:val="clear" w:color="auto" w:fill="D9D9D9" w:themeFill="background1" w:themeFillShade="D9"/>
          </w:tcPr>
          <w:p w14:paraId="76895B05" w14:textId="4B1B5D2E" w:rsidR="00940207" w:rsidRPr="00BB377A" w:rsidRDefault="00940207">
            <w:pPr>
              <w:spacing w:before="40" w:after="40"/>
              <w:rPr>
                <w:ins w:id="25682" w:author="Irová Zuzana" w:date="2025-01-23T16:36:00Z" w16du:dateUtc="2025-01-23T15:36:00Z"/>
                <w:rFonts w:eastAsia="Times New Roman" w:cstheme="minorBidi"/>
                <w:sz w:val="18"/>
                <w:szCs w:val="18"/>
                <w:lang w:eastAsia="cs-CZ"/>
              </w:rPr>
            </w:pPr>
            <w:ins w:id="25683" w:author="Irová Zuzana" w:date="2025-01-23T16:36:00Z" w16du:dateUtc="2025-01-23T15:36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Number</w:t>
              </w:r>
            </w:ins>
          </w:p>
        </w:tc>
        <w:tc>
          <w:tcPr>
            <w:tcW w:w="213" w:type="pct"/>
            <w:noWrap/>
            <w:hideMark/>
          </w:tcPr>
          <w:p w14:paraId="0E75B9E4" w14:textId="77777777" w:rsidR="00940207" w:rsidRPr="00BB377A" w:rsidRDefault="00940207">
            <w:pPr>
              <w:spacing w:before="40" w:after="40"/>
              <w:rPr>
                <w:ins w:id="25684" w:author="Irová Zuzana" w:date="2025-01-23T16:36:00Z" w16du:dateUtc="2025-01-23T15:36:00Z"/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ins w:id="25685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55692908" w14:textId="77777777" w:rsidR="00940207" w:rsidRPr="00BB377A" w:rsidRDefault="00940207">
            <w:pPr>
              <w:spacing w:before="40" w:after="40"/>
              <w:rPr>
                <w:ins w:id="25686" w:author="Irová Zuzana" w:date="2025-01-23T16:36:00Z" w16du:dateUtc="2025-01-23T15:36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E580381" w14:textId="77777777" w:rsidR="00940207" w:rsidRPr="00BB377A" w:rsidRDefault="00940207">
            <w:pPr>
              <w:spacing w:before="40" w:after="40"/>
              <w:rPr>
                <w:ins w:id="25687" w:author="Irová Zuzana" w:date="2025-01-23T16:36:00Z" w16du:dateUtc="2025-01-23T15:36:00Z"/>
                <w:rFonts w:eastAsia="Times New Roman" w:cstheme="minorHAnsi"/>
                <w:sz w:val="18"/>
                <w:szCs w:val="18"/>
                <w:lang w:eastAsia="cs-CZ"/>
              </w:rPr>
            </w:pPr>
            <w:ins w:id="25688" w:author="Irová Zuzana" w:date="2025-01-23T16:36:00Z" w16du:dateUtc="2025-01-23T15:36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Číslo APDU</w:t>
              </w:r>
            </w:ins>
          </w:p>
        </w:tc>
      </w:tr>
      <w:tr w:rsidR="00EC7B21" w14:paraId="46592BD3" w14:textId="77777777" w:rsidTr="00BE40BA">
        <w:trPr>
          <w:cantSplit/>
          <w:trHeight w:val="300"/>
          <w:tblHeader/>
          <w:ins w:id="25689" w:author="Irová Zuzana" w:date="2025-06-16T12:05:00Z" w16du:dateUtc="2025-06-16T10:05:00Z"/>
        </w:trPr>
        <w:tc>
          <w:tcPr>
            <w:tcW w:w="2523" w:type="pct"/>
            <w:noWrap/>
            <w:vAlign w:val="bottom"/>
          </w:tcPr>
          <w:p w14:paraId="2360E031" w14:textId="0FBC74CC" w:rsidR="00BE40BA" w:rsidRPr="00BB377A" w:rsidRDefault="00BE40BA" w:rsidP="00BE40BA">
            <w:pPr>
              <w:spacing w:before="40" w:after="40"/>
              <w:rPr>
                <w:ins w:id="25690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691" w:author="Irová Zuzana" w:date="2025-06-16T12:05:00Z" w16du:dateUtc="2025-06-16T10:05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2</w:t>
              </w:r>
            </w:ins>
          </w:p>
        </w:tc>
        <w:tc>
          <w:tcPr>
            <w:tcW w:w="918" w:type="pct"/>
            <w:noWrap/>
          </w:tcPr>
          <w:p w14:paraId="5685826E" w14:textId="4BD96936" w:rsidR="00BE40BA" w:rsidRPr="5D923C7E" w:rsidRDefault="00BE40BA" w:rsidP="00BE40BA">
            <w:pPr>
              <w:spacing w:before="40" w:after="40"/>
              <w:rPr>
                <w:ins w:id="25692" w:author="Irová Zuzana" w:date="2025-06-16T12:05:00Z" w16du:dateUtc="2025-06-16T10:05:00Z"/>
                <w:rFonts w:eastAsia="Times New Roman" w:cstheme="minorBidi"/>
                <w:sz w:val="18"/>
                <w:szCs w:val="18"/>
                <w:lang w:eastAsia="cs-CZ"/>
              </w:rPr>
            </w:pPr>
            <w:ins w:id="25693" w:author="Irová Zuzana" w:date="2025-06-16T12:05:00Z" w16du:dateUtc="2025-06-16T10:0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apduAckCode</w:t>
              </w:r>
            </w:ins>
          </w:p>
        </w:tc>
        <w:tc>
          <w:tcPr>
            <w:tcW w:w="377" w:type="pct"/>
            <w:shd w:val="clear" w:color="auto" w:fill="D9D9D9" w:themeFill="background1" w:themeFillShade="D9"/>
          </w:tcPr>
          <w:p w14:paraId="5AE98C80" w14:textId="6EA611CF" w:rsidR="00BE40BA" w:rsidRPr="5D923C7E" w:rsidRDefault="00BE40BA" w:rsidP="00BE40BA">
            <w:pPr>
              <w:spacing w:before="40" w:after="40"/>
              <w:rPr>
                <w:ins w:id="25694" w:author="Irová Zuzana" w:date="2025-06-16T12:05:00Z" w16du:dateUtc="2025-06-16T10:05:00Z"/>
                <w:rFonts w:eastAsia="Times New Roman" w:cstheme="minorBidi"/>
                <w:sz w:val="18"/>
                <w:szCs w:val="18"/>
                <w:lang w:eastAsia="cs-CZ"/>
              </w:rPr>
            </w:pPr>
            <w:ins w:id="25695" w:author="Irová Zuzana" w:date="2025-06-16T12:05:00Z" w16du:dateUtc="2025-06-16T10:0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Number (Enum)</w:t>
              </w:r>
            </w:ins>
          </w:p>
        </w:tc>
        <w:tc>
          <w:tcPr>
            <w:tcW w:w="213" w:type="pct"/>
            <w:noWrap/>
          </w:tcPr>
          <w:p w14:paraId="4CC002D6" w14:textId="74062031" w:rsidR="00BE40BA" w:rsidRPr="00BB377A" w:rsidRDefault="00BE40BA" w:rsidP="00BE40BA">
            <w:pPr>
              <w:spacing w:before="40" w:after="40"/>
              <w:rPr>
                <w:ins w:id="25696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697" w:author="Irová Zuzana" w:date="2025-06-16T12:05:00Z" w16du:dateUtc="2025-06-16T10:05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7D399AA3" w14:textId="77777777" w:rsidR="00BE40BA" w:rsidRPr="00BB377A" w:rsidRDefault="00BE40BA" w:rsidP="00BE40BA">
            <w:pPr>
              <w:spacing w:before="40" w:after="40"/>
              <w:rPr>
                <w:ins w:id="25698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5EE69AF" w14:textId="2A0DEA85" w:rsidR="00BE40BA" w:rsidRPr="00BB377A" w:rsidRDefault="00BE40BA" w:rsidP="00BE40BA">
            <w:pPr>
              <w:spacing w:before="40" w:after="40"/>
              <w:rPr>
                <w:ins w:id="25699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700" w:author="Irová Zuzana" w:date="2025-06-16T12:05:00Z" w16du:dateUtc="2025-06-16T10:05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Návratová hodnota</w:t>
              </w:r>
            </w:ins>
          </w:p>
        </w:tc>
      </w:tr>
      <w:tr w:rsidR="00EC7B21" w14:paraId="32663F85" w14:textId="77777777" w:rsidTr="00BE40BA">
        <w:trPr>
          <w:cantSplit/>
          <w:trHeight w:val="300"/>
          <w:tblHeader/>
          <w:ins w:id="25701" w:author="Irová Zuzana" w:date="2025-06-16T12:05:00Z" w16du:dateUtc="2025-06-16T10:05:00Z"/>
        </w:trPr>
        <w:tc>
          <w:tcPr>
            <w:tcW w:w="2523" w:type="pct"/>
            <w:noWrap/>
            <w:vAlign w:val="bottom"/>
          </w:tcPr>
          <w:p w14:paraId="68146E98" w14:textId="1723B045" w:rsidR="00BE40BA" w:rsidRPr="00BB377A" w:rsidRDefault="00BE40BA" w:rsidP="00BE40BA">
            <w:pPr>
              <w:spacing w:before="40" w:after="40"/>
              <w:rPr>
                <w:ins w:id="25702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703" w:author="Irová Zuzana" w:date="2025-06-16T12:05:00Z" w16du:dateUtc="2025-06-16T10:05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3 </w:t>
              </w:r>
            </w:ins>
          </w:p>
        </w:tc>
        <w:tc>
          <w:tcPr>
            <w:tcW w:w="918" w:type="pct"/>
            <w:noWrap/>
          </w:tcPr>
          <w:p w14:paraId="72E3B0FB" w14:textId="4F2DFBF7" w:rsidR="00BE40BA" w:rsidRPr="5D923C7E" w:rsidRDefault="00BE40BA" w:rsidP="00BE40BA">
            <w:pPr>
              <w:spacing w:before="40" w:after="40"/>
              <w:rPr>
                <w:ins w:id="25704" w:author="Irová Zuzana" w:date="2025-06-16T12:05:00Z" w16du:dateUtc="2025-06-16T10:05:00Z"/>
                <w:rFonts w:eastAsia="Times New Roman" w:cstheme="minorBidi"/>
                <w:sz w:val="18"/>
                <w:szCs w:val="18"/>
                <w:lang w:eastAsia="cs-CZ"/>
              </w:rPr>
            </w:pPr>
            <w:ins w:id="25705" w:author="Irová Zuzana" w:date="2025-06-16T12:05:00Z" w16du:dateUtc="2025-06-16T10:0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Issues/issueADUStruct</w:t>
              </w:r>
            </w:ins>
          </w:p>
        </w:tc>
        <w:tc>
          <w:tcPr>
            <w:tcW w:w="377" w:type="pct"/>
            <w:shd w:val="clear" w:color="auto" w:fill="D9D9D9" w:themeFill="background1" w:themeFillShade="D9"/>
          </w:tcPr>
          <w:p w14:paraId="24097F60" w14:textId="322815B6" w:rsidR="00BE40BA" w:rsidRPr="5D923C7E" w:rsidRDefault="00BE40BA" w:rsidP="00BE40BA">
            <w:pPr>
              <w:spacing w:before="40" w:after="40"/>
              <w:rPr>
                <w:ins w:id="25706" w:author="Irová Zuzana" w:date="2025-06-16T12:05:00Z" w16du:dateUtc="2025-06-16T10:05:00Z"/>
                <w:rFonts w:eastAsia="Times New Roman" w:cstheme="minorBidi"/>
                <w:sz w:val="18"/>
                <w:szCs w:val="18"/>
                <w:lang w:eastAsia="cs-CZ"/>
              </w:rPr>
            </w:pPr>
            <w:ins w:id="25707" w:author="Irová Zuzana" w:date="2025-06-16T12:05:00Z" w16du:dateUtc="2025-06-16T10:0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Number</w:t>
              </w:r>
            </w:ins>
          </w:p>
        </w:tc>
        <w:tc>
          <w:tcPr>
            <w:tcW w:w="213" w:type="pct"/>
            <w:noWrap/>
          </w:tcPr>
          <w:p w14:paraId="1B6858D3" w14:textId="46D5BEEF" w:rsidR="00BE40BA" w:rsidRPr="00BB377A" w:rsidRDefault="00BE40BA" w:rsidP="00BE40BA">
            <w:pPr>
              <w:spacing w:before="40" w:after="40"/>
              <w:rPr>
                <w:ins w:id="25708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709" w:author="Irová Zuzana" w:date="2025-06-16T12:05:00Z" w16du:dateUtc="2025-06-16T10:05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0D244D0E" w14:textId="77777777" w:rsidR="00BE40BA" w:rsidRPr="00BB377A" w:rsidRDefault="00BE40BA" w:rsidP="00BE40BA">
            <w:pPr>
              <w:spacing w:before="40" w:after="40"/>
              <w:rPr>
                <w:ins w:id="25710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10AAC2C" w14:textId="77777777" w:rsidR="00BE40BA" w:rsidRPr="00BB377A" w:rsidRDefault="00BE40BA" w:rsidP="00BE40BA">
            <w:pPr>
              <w:spacing w:before="40" w:after="40"/>
              <w:rPr>
                <w:ins w:id="25711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712" w:author="Irová Zuzana" w:date="2025-06-16T12:05:00Z" w16du:dateUtc="2025-06-16T10:05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0 – Zamítnutí celé zprávy</w:t>
              </w:r>
            </w:ins>
          </w:p>
          <w:p w14:paraId="44ACC09E" w14:textId="617BC330" w:rsidR="00BE40BA" w:rsidRPr="00BB377A" w:rsidRDefault="00BE40BA" w:rsidP="00BE40BA">
            <w:pPr>
              <w:spacing w:before="40" w:after="40"/>
              <w:rPr>
                <w:ins w:id="25713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714" w:author="Irová Zuzana" w:date="2025-06-16T12:05:00Z" w16du:dateUtc="2025-06-16T10:05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1 – Chyba v konkrétní položce</w:t>
              </w:r>
            </w:ins>
          </w:p>
        </w:tc>
      </w:tr>
      <w:tr w:rsidR="00EC7B21" w14:paraId="26081673" w14:textId="77777777" w:rsidTr="00BE40BA">
        <w:trPr>
          <w:cantSplit/>
          <w:trHeight w:val="300"/>
          <w:tblHeader/>
          <w:ins w:id="25715" w:author="Irová Zuzana" w:date="2025-06-16T12:05:00Z" w16du:dateUtc="2025-06-16T10:05:00Z"/>
        </w:trPr>
        <w:tc>
          <w:tcPr>
            <w:tcW w:w="2523" w:type="pct"/>
            <w:noWrap/>
            <w:vAlign w:val="bottom"/>
          </w:tcPr>
          <w:p w14:paraId="778B64F9" w14:textId="6D810169" w:rsidR="00BE40BA" w:rsidRPr="00BB377A" w:rsidRDefault="00BE40BA" w:rsidP="00BE40BA">
            <w:pPr>
              <w:spacing w:before="40" w:after="40"/>
              <w:rPr>
                <w:ins w:id="25716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717" w:author="Irová Zuzana" w:date="2025-06-16T12:05:00Z" w16du:dateUtc="2025-06-16T10:05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4</w:t>
              </w:r>
            </w:ins>
          </w:p>
        </w:tc>
        <w:tc>
          <w:tcPr>
            <w:tcW w:w="918" w:type="pct"/>
            <w:noWrap/>
          </w:tcPr>
          <w:p w14:paraId="39AD930D" w14:textId="091FF875" w:rsidR="00BE40BA" w:rsidRPr="5D923C7E" w:rsidRDefault="00BE40BA" w:rsidP="00BE40BA">
            <w:pPr>
              <w:spacing w:before="40" w:after="40"/>
              <w:rPr>
                <w:ins w:id="25718" w:author="Irová Zuzana" w:date="2025-06-16T12:05:00Z" w16du:dateUtc="2025-06-16T10:05:00Z"/>
                <w:rFonts w:eastAsia="Times New Roman" w:cstheme="minorBidi"/>
                <w:sz w:val="18"/>
                <w:szCs w:val="18"/>
                <w:lang w:eastAsia="cs-CZ"/>
              </w:rPr>
            </w:pPr>
            <w:ins w:id="25719" w:author="Irová Zuzana" w:date="2025-06-16T12:05:00Z" w16du:dateUtc="2025-06-16T10:0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Issues/issueLocation</w:t>
              </w:r>
            </w:ins>
          </w:p>
        </w:tc>
        <w:tc>
          <w:tcPr>
            <w:tcW w:w="377" w:type="pct"/>
            <w:shd w:val="clear" w:color="auto" w:fill="D9D9D9" w:themeFill="background1" w:themeFillShade="D9"/>
          </w:tcPr>
          <w:p w14:paraId="52EF3775" w14:textId="2A8B55C8" w:rsidR="00BE40BA" w:rsidRPr="5D923C7E" w:rsidRDefault="00BE40BA" w:rsidP="00BE40BA">
            <w:pPr>
              <w:spacing w:before="40" w:after="40"/>
              <w:rPr>
                <w:ins w:id="25720" w:author="Irová Zuzana" w:date="2025-06-16T12:05:00Z" w16du:dateUtc="2025-06-16T10:05:00Z"/>
                <w:rFonts w:eastAsia="Times New Roman" w:cstheme="minorBidi"/>
                <w:sz w:val="18"/>
                <w:szCs w:val="18"/>
                <w:lang w:eastAsia="cs-CZ"/>
              </w:rPr>
            </w:pPr>
            <w:ins w:id="25721" w:author="Irová Zuzana" w:date="2025-06-16T12:05:00Z" w16du:dateUtc="2025-06-16T10:05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Text</w:t>
              </w:r>
            </w:ins>
          </w:p>
        </w:tc>
        <w:tc>
          <w:tcPr>
            <w:tcW w:w="213" w:type="pct"/>
            <w:noWrap/>
          </w:tcPr>
          <w:p w14:paraId="3E2F6643" w14:textId="3E6692C1" w:rsidR="00BE40BA" w:rsidRPr="00BB377A" w:rsidRDefault="00BE40BA" w:rsidP="00BE40BA">
            <w:pPr>
              <w:spacing w:before="40" w:after="40"/>
              <w:rPr>
                <w:ins w:id="25722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723" w:author="Irová Zuzana" w:date="2025-06-16T12:05:00Z" w16du:dateUtc="2025-06-16T10:05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3B72DB40" w14:textId="77777777" w:rsidR="00BE40BA" w:rsidRPr="00BB377A" w:rsidRDefault="00BE40BA" w:rsidP="00BE40BA">
            <w:pPr>
              <w:spacing w:before="40" w:after="40"/>
              <w:rPr>
                <w:ins w:id="25724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05207F5" w14:textId="0018B954" w:rsidR="00BE40BA" w:rsidRPr="00BB377A" w:rsidRDefault="00BE40BA" w:rsidP="00BE40BA">
            <w:pPr>
              <w:spacing w:before="40" w:after="40"/>
              <w:rPr>
                <w:ins w:id="25725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726" w:author="Irová Zuzana" w:date="2025-06-16T12:05:00Z" w16du:dateUtc="2025-06-16T10:0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Cesta k identifikovanému elementu ve formátu XPath</w:t>
              </w:r>
            </w:ins>
          </w:p>
        </w:tc>
      </w:tr>
      <w:tr w:rsidR="00EC7B21" w14:paraId="2E0A7961" w14:textId="77777777" w:rsidTr="00BE40BA">
        <w:trPr>
          <w:cantSplit/>
          <w:trHeight w:val="300"/>
          <w:tblHeader/>
          <w:ins w:id="25727" w:author="Irová Zuzana" w:date="2025-06-16T12:05:00Z" w16du:dateUtc="2025-06-16T10:05:00Z"/>
        </w:trPr>
        <w:tc>
          <w:tcPr>
            <w:tcW w:w="2523" w:type="pct"/>
            <w:noWrap/>
            <w:vAlign w:val="bottom"/>
          </w:tcPr>
          <w:p w14:paraId="77D8E9E3" w14:textId="3775CD16" w:rsidR="00BE40BA" w:rsidRPr="00BB377A" w:rsidRDefault="00BE40BA" w:rsidP="00BE40BA">
            <w:pPr>
              <w:spacing w:before="40" w:after="40"/>
              <w:rPr>
                <w:ins w:id="25728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729" w:author="Irová Zuzana" w:date="2025-06-16T12:05:00Z" w16du:dateUtc="2025-06-16T10:05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5</w:t>
              </w:r>
            </w:ins>
          </w:p>
        </w:tc>
        <w:tc>
          <w:tcPr>
            <w:tcW w:w="918" w:type="pct"/>
            <w:noWrap/>
          </w:tcPr>
          <w:p w14:paraId="5791AD1D" w14:textId="3D49A44D" w:rsidR="00BE40BA" w:rsidRPr="5D923C7E" w:rsidRDefault="00BE40BA" w:rsidP="00BE40BA">
            <w:pPr>
              <w:spacing w:before="40" w:after="40"/>
              <w:rPr>
                <w:ins w:id="25730" w:author="Irová Zuzana" w:date="2025-06-16T12:05:00Z" w16du:dateUtc="2025-06-16T10:05:00Z"/>
                <w:rFonts w:eastAsia="Times New Roman" w:cstheme="minorBidi"/>
                <w:sz w:val="18"/>
                <w:szCs w:val="18"/>
                <w:lang w:eastAsia="cs-CZ"/>
              </w:rPr>
            </w:pPr>
            <w:ins w:id="25731" w:author="Irová Zuzana" w:date="2025-06-16T12:05:00Z" w16du:dateUtc="2025-06-16T10:0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Issues/issueContent</w:t>
              </w:r>
            </w:ins>
          </w:p>
        </w:tc>
        <w:tc>
          <w:tcPr>
            <w:tcW w:w="377" w:type="pct"/>
            <w:shd w:val="clear" w:color="auto" w:fill="D9D9D9" w:themeFill="background1" w:themeFillShade="D9"/>
          </w:tcPr>
          <w:p w14:paraId="0AAB10EC" w14:textId="4D310513" w:rsidR="00BE40BA" w:rsidRPr="5D923C7E" w:rsidRDefault="00BE40BA" w:rsidP="00BE40BA">
            <w:pPr>
              <w:spacing w:before="40" w:after="40"/>
              <w:rPr>
                <w:ins w:id="25732" w:author="Irová Zuzana" w:date="2025-06-16T12:05:00Z" w16du:dateUtc="2025-06-16T10:05:00Z"/>
                <w:rFonts w:eastAsia="Times New Roman" w:cstheme="minorBidi"/>
                <w:sz w:val="18"/>
                <w:szCs w:val="18"/>
                <w:lang w:eastAsia="cs-CZ"/>
              </w:rPr>
            </w:pPr>
            <w:ins w:id="25733" w:author="Irová Zuzana" w:date="2025-06-16T12:05:00Z" w16du:dateUtc="2025-06-16T10:05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Text</w:t>
              </w:r>
            </w:ins>
          </w:p>
        </w:tc>
        <w:tc>
          <w:tcPr>
            <w:tcW w:w="213" w:type="pct"/>
            <w:noWrap/>
          </w:tcPr>
          <w:p w14:paraId="5FB4E9FA" w14:textId="6C9C8157" w:rsidR="00BE40BA" w:rsidRPr="00BB377A" w:rsidRDefault="00BE40BA" w:rsidP="00BE40BA">
            <w:pPr>
              <w:spacing w:before="40" w:after="40"/>
              <w:rPr>
                <w:ins w:id="25734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735" w:author="Irová Zuzana" w:date="2025-06-16T12:05:00Z" w16du:dateUtc="2025-06-16T10:05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3A80F729" w14:textId="77777777" w:rsidR="00BE40BA" w:rsidRPr="00BB377A" w:rsidRDefault="00BE40BA" w:rsidP="00BE40BA">
            <w:pPr>
              <w:spacing w:before="40" w:after="40"/>
              <w:rPr>
                <w:ins w:id="25736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096A37C" w14:textId="4B1AE5D5" w:rsidR="00BE40BA" w:rsidRPr="00BB377A" w:rsidRDefault="00BE40BA" w:rsidP="00BE40BA">
            <w:pPr>
              <w:spacing w:before="40" w:after="40"/>
              <w:rPr>
                <w:ins w:id="25737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738" w:author="Irová Zuzana" w:date="2025-06-16T12:05:00Z" w16du:dateUtc="2025-06-16T10:0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Hodnota elementu identifikovaného v issue/issueLocation</w:t>
              </w:r>
            </w:ins>
          </w:p>
        </w:tc>
      </w:tr>
      <w:tr w:rsidR="00EC7B21" w14:paraId="53FF95DF" w14:textId="77777777" w:rsidTr="00BE40BA">
        <w:trPr>
          <w:cantSplit/>
          <w:trHeight w:val="300"/>
          <w:tblHeader/>
          <w:ins w:id="25739" w:author="Irová Zuzana" w:date="2025-06-16T12:05:00Z" w16du:dateUtc="2025-06-16T10:05:00Z"/>
        </w:trPr>
        <w:tc>
          <w:tcPr>
            <w:tcW w:w="2523" w:type="pct"/>
            <w:noWrap/>
            <w:vAlign w:val="bottom"/>
          </w:tcPr>
          <w:p w14:paraId="7E2AA8D1" w14:textId="0D2E94C5" w:rsidR="00BE40BA" w:rsidRPr="00BB377A" w:rsidRDefault="00BE40BA" w:rsidP="00BE40BA">
            <w:pPr>
              <w:spacing w:before="40" w:after="40"/>
              <w:rPr>
                <w:ins w:id="25740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741" w:author="Irová Zuzana" w:date="2025-06-16T12:06:00Z" w16du:dateUtc="2025-06-16T10:06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6</w:t>
              </w:r>
            </w:ins>
          </w:p>
        </w:tc>
        <w:tc>
          <w:tcPr>
            <w:tcW w:w="918" w:type="pct"/>
            <w:noWrap/>
          </w:tcPr>
          <w:p w14:paraId="459B5E2D" w14:textId="4F0DFD1E" w:rsidR="00BE40BA" w:rsidRPr="5D923C7E" w:rsidRDefault="00BE40BA" w:rsidP="00BE40BA">
            <w:pPr>
              <w:spacing w:before="40" w:after="40"/>
              <w:rPr>
                <w:ins w:id="25742" w:author="Irová Zuzana" w:date="2025-06-16T12:05:00Z" w16du:dateUtc="2025-06-16T10:05:00Z"/>
                <w:rFonts w:eastAsia="Times New Roman" w:cstheme="minorBidi"/>
                <w:sz w:val="18"/>
                <w:szCs w:val="18"/>
                <w:lang w:eastAsia="cs-CZ"/>
              </w:rPr>
            </w:pPr>
            <w:ins w:id="25743" w:author="Irová Zuzana" w:date="2025-06-16T12:06:00Z" w16du:dateUtc="2025-06-16T10:06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Issues/issueCode</w:t>
              </w:r>
            </w:ins>
          </w:p>
        </w:tc>
        <w:tc>
          <w:tcPr>
            <w:tcW w:w="377" w:type="pct"/>
            <w:shd w:val="clear" w:color="auto" w:fill="D9D9D9" w:themeFill="background1" w:themeFillShade="D9"/>
          </w:tcPr>
          <w:p w14:paraId="7478AEC0" w14:textId="66B44089" w:rsidR="00BE40BA" w:rsidRPr="5D923C7E" w:rsidRDefault="00BE40BA" w:rsidP="00BE40BA">
            <w:pPr>
              <w:spacing w:before="40" w:after="40"/>
              <w:rPr>
                <w:ins w:id="25744" w:author="Irová Zuzana" w:date="2025-06-16T12:05:00Z" w16du:dateUtc="2025-06-16T10:05:00Z"/>
                <w:rFonts w:eastAsia="Times New Roman" w:cstheme="minorBidi"/>
                <w:sz w:val="18"/>
                <w:szCs w:val="18"/>
                <w:lang w:eastAsia="cs-CZ"/>
              </w:rPr>
            </w:pPr>
            <w:ins w:id="25745" w:author="Irová Zuzana" w:date="2025-06-16T12:06:00Z" w16du:dateUtc="2025-06-16T10:06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Number</w:t>
              </w:r>
            </w:ins>
          </w:p>
        </w:tc>
        <w:tc>
          <w:tcPr>
            <w:tcW w:w="213" w:type="pct"/>
            <w:noWrap/>
          </w:tcPr>
          <w:p w14:paraId="54D4E3C0" w14:textId="2C1CC367" w:rsidR="00BE40BA" w:rsidRPr="00BB377A" w:rsidRDefault="00BE40BA" w:rsidP="00BE40BA">
            <w:pPr>
              <w:spacing w:before="40" w:after="40"/>
              <w:rPr>
                <w:ins w:id="25746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747" w:author="Irová Zuzana" w:date="2025-06-16T12:06:00Z" w16du:dateUtc="2025-06-16T10:06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06321B17" w14:textId="77777777" w:rsidR="00BE40BA" w:rsidRPr="00BB377A" w:rsidRDefault="00BE40BA" w:rsidP="00BE40BA">
            <w:pPr>
              <w:spacing w:before="40" w:after="40"/>
              <w:rPr>
                <w:ins w:id="25748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B45E8C4" w14:textId="66811504" w:rsidR="00BE40BA" w:rsidRPr="00BB377A" w:rsidRDefault="00BE40BA" w:rsidP="00BE40BA">
            <w:pPr>
              <w:spacing w:before="40" w:after="40"/>
              <w:rPr>
                <w:ins w:id="25749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750" w:author="Irová Zuzana" w:date="2025-06-16T12:06:00Z" w16du:dateUtc="2025-06-16T10:06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Chybový kód - v případě, kdy normou předdefinovaný issueCode nepokrývá nastalou situaci, bude využíván issueCode = acceptedWithWarning</w:t>
              </w:r>
            </w:ins>
          </w:p>
        </w:tc>
      </w:tr>
      <w:tr w:rsidR="00EC7B21" w14:paraId="70067176" w14:textId="77777777" w:rsidTr="00BE40BA">
        <w:trPr>
          <w:cantSplit/>
          <w:trHeight w:val="300"/>
          <w:tblHeader/>
          <w:ins w:id="25751" w:author="Irová Zuzana" w:date="2025-06-16T12:05:00Z" w16du:dateUtc="2025-06-16T10:05:00Z"/>
        </w:trPr>
        <w:tc>
          <w:tcPr>
            <w:tcW w:w="2523" w:type="pct"/>
            <w:noWrap/>
            <w:vAlign w:val="bottom"/>
          </w:tcPr>
          <w:p w14:paraId="47D91DC6" w14:textId="575E715A" w:rsidR="00BE40BA" w:rsidRPr="00BB377A" w:rsidRDefault="00BE40BA" w:rsidP="00BE40BA">
            <w:pPr>
              <w:spacing w:before="40" w:after="40"/>
              <w:rPr>
                <w:ins w:id="25752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753" w:author="Irová Zuzana" w:date="2025-06-16T12:06:00Z" w16du:dateUtc="2025-06-16T10:06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7</w:t>
              </w:r>
            </w:ins>
          </w:p>
        </w:tc>
        <w:tc>
          <w:tcPr>
            <w:tcW w:w="918" w:type="pct"/>
            <w:noWrap/>
          </w:tcPr>
          <w:p w14:paraId="6F581C7A" w14:textId="5D2F6C86" w:rsidR="00BE40BA" w:rsidRPr="5D923C7E" w:rsidRDefault="00BE40BA" w:rsidP="00BE40BA">
            <w:pPr>
              <w:spacing w:before="40" w:after="40"/>
              <w:rPr>
                <w:ins w:id="25754" w:author="Irová Zuzana" w:date="2025-06-16T12:05:00Z" w16du:dateUtc="2025-06-16T10:05:00Z"/>
                <w:rFonts w:eastAsia="Times New Roman" w:cstheme="minorBidi"/>
                <w:sz w:val="18"/>
                <w:szCs w:val="18"/>
                <w:lang w:eastAsia="cs-CZ"/>
              </w:rPr>
            </w:pPr>
            <w:ins w:id="25755" w:author="Irová Zuzana" w:date="2025-06-16T12:06:00Z" w16du:dateUtc="2025-06-16T10:06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Issues/issueText</w:t>
              </w:r>
            </w:ins>
          </w:p>
        </w:tc>
        <w:tc>
          <w:tcPr>
            <w:tcW w:w="377" w:type="pct"/>
            <w:shd w:val="clear" w:color="auto" w:fill="D9D9D9" w:themeFill="background1" w:themeFillShade="D9"/>
          </w:tcPr>
          <w:p w14:paraId="22497593" w14:textId="7F6340EB" w:rsidR="00BE40BA" w:rsidRPr="5D923C7E" w:rsidRDefault="00BE40BA" w:rsidP="00BE40BA">
            <w:pPr>
              <w:spacing w:before="40" w:after="40"/>
              <w:rPr>
                <w:ins w:id="25756" w:author="Irová Zuzana" w:date="2025-06-16T12:05:00Z" w16du:dateUtc="2025-06-16T10:05:00Z"/>
                <w:rFonts w:eastAsia="Times New Roman" w:cstheme="minorBidi"/>
                <w:sz w:val="18"/>
                <w:szCs w:val="18"/>
                <w:lang w:eastAsia="cs-CZ"/>
              </w:rPr>
            </w:pPr>
            <w:ins w:id="25757" w:author="Irová Zuzana" w:date="2025-06-16T12:06:00Z" w16du:dateUtc="2025-06-16T10:06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Text</w:t>
              </w:r>
            </w:ins>
          </w:p>
        </w:tc>
        <w:tc>
          <w:tcPr>
            <w:tcW w:w="213" w:type="pct"/>
            <w:noWrap/>
          </w:tcPr>
          <w:p w14:paraId="7730489D" w14:textId="1DBE7B52" w:rsidR="00BE40BA" w:rsidRPr="00BB377A" w:rsidRDefault="00BE40BA" w:rsidP="00BE40BA">
            <w:pPr>
              <w:spacing w:before="40" w:after="40"/>
              <w:rPr>
                <w:ins w:id="25758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759" w:author="Irová Zuzana" w:date="2025-06-16T12:06:00Z" w16du:dateUtc="2025-06-16T10:06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125EA26E" w14:textId="77777777" w:rsidR="00BE40BA" w:rsidRPr="00BB377A" w:rsidRDefault="00BE40BA" w:rsidP="00BE40BA">
            <w:pPr>
              <w:spacing w:before="40" w:after="40"/>
              <w:rPr>
                <w:ins w:id="25760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389FEF2" w14:textId="2F8DCDAF" w:rsidR="00BE40BA" w:rsidRPr="00BB377A" w:rsidRDefault="00BE40BA" w:rsidP="00BE40BA">
            <w:pPr>
              <w:spacing w:before="40" w:after="40"/>
              <w:rPr>
                <w:ins w:id="25761" w:author="Irová Zuzana" w:date="2025-06-16T12:05:00Z" w16du:dateUtc="2025-06-16T10:05:00Z"/>
                <w:rFonts w:eastAsia="Times New Roman" w:cstheme="minorHAnsi"/>
                <w:sz w:val="18"/>
                <w:szCs w:val="18"/>
                <w:lang w:eastAsia="cs-CZ"/>
              </w:rPr>
            </w:pPr>
            <w:ins w:id="25762" w:author="Irová Zuzana" w:date="2025-06-16T12:06:00Z" w16du:dateUtc="2025-06-16T10:06:00Z">
              <w:r w:rsidRPr="00BB377A">
                <w:rPr>
                  <w:rFonts w:eastAsia="Times New Roman" w:cstheme="minorHAnsi"/>
                  <w:sz w:val="18"/>
                  <w:szCs w:val="18"/>
                  <w:lang w:eastAsia="cs-CZ"/>
                </w:rPr>
                <w:t>Detailní popis zachycené situace při zpracování přijaté zprávy</w:t>
              </w:r>
            </w:ins>
          </w:p>
        </w:tc>
      </w:tr>
    </w:tbl>
    <w:p w14:paraId="518B3F68" w14:textId="77777777" w:rsidR="00940207" w:rsidRPr="00376020" w:rsidRDefault="00940207">
      <w:pPr>
        <w:rPr>
          <w:ins w:id="25763" w:author="Irová Zuzana" w:date="2025-01-23T16:36:00Z"/>
        </w:rPr>
      </w:pPr>
    </w:p>
    <w:p w14:paraId="27B173E3" w14:textId="77777777" w:rsidR="00940207" w:rsidRPr="00940207" w:rsidRDefault="00940207">
      <w:pPr>
        <w:pStyle w:val="NormalIndent"/>
      </w:pPr>
    </w:p>
    <w:p w14:paraId="2294E9D2" w14:textId="77777777" w:rsidR="00CD0A42" w:rsidRPr="00955C1D" w:rsidRDefault="00CD0A42" w:rsidP="00CD0A42">
      <w:pPr>
        <w:pStyle w:val="Heading1"/>
        <w:spacing w:before="0" w:after="360" w:line="264" w:lineRule="auto"/>
        <w:rPr>
          <w:rFonts w:hint="eastAsia"/>
        </w:rPr>
      </w:pPr>
      <w:bookmarkStart w:id="25764" w:name="_Toc201569265"/>
      <w:r w:rsidRPr="00955C1D">
        <w:lastRenderedPageBreak/>
        <w:t>Příloha C – Konfigurovatelnost modulu</w:t>
      </w:r>
      <w:bookmarkEnd w:id="25764"/>
    </w:p>
    <w:p w14:paraId="45DAEE96" w14:textId="77777777" w:rsidR="00CD0A42" w:rsidRPr="00955C1D" w:rsidRDefault="00CD0A42" w:rsidP="00CD0A42">
      <w:pPr>
        <w:pStyle w:val="Heading2"/>
        <w:spacing w:before="200" w:line="276" w:lineRule="auto"/>
        <w:rPr>
          <w:rFonts w:hint="eastAsia"/>
        </w:rPr>
      </w:pPr>
      <w:bookmarkStart w:id="25765" w:name="_Toc201569266"/>
      <w:r w:rsidRPr="00955C1D">
        <w:t>Naplánované operace</w:t>
      </w:r>
      <w:bookmarkEnd w:id="25765"/>
    </w:p>
    <w:p w14:paraId="4D08E428" w14:textId="65BFE28D" w:rsidR="00921B0C" w:rsidRDefault="00921B0C">
      <w:pPr>
        <w:pStyle w:val="Caption"/>
      </w:pPr>
      <w:r>
        <w:t xml:space="preserve">Tabulka </w:t>
      </w:r>
      <w:fldSimple w:instr=" SEQ Tabulka \* ARABIC ">
        <w:ins w:id="25766" w:author="Irová Zuzana" w:date="2025-04-11T11:23:00Z" w16du:dateUtc="2025-04-11T09:23:00Z">
          <w:r w:rsidR="001E11DC">
            <w:rPr>
              <w:noProof/>
            </w:rPr>
            <w:t>47</w:t>
          </w:r>
        </w:ins>
        <w:ins w:id="25767" w:author="Drastichová Zuzana" w:date="2025-02-14T09:33:00Z" w16du:dateUtc="2025-02-14T08:33:00Z">
          <w:del w:id="25768" w:author="Irová Zuzana" w:date="2025-04-11T11:12:00Z" w16du:dateUtc="2025-04-11T09:12:00Z">
            <w:r w:rsidR="00945CB9" w:rsidDel="00745B0C">
              <w:rPr>
                <w:noProof/>
              </w:rPr>
              <w:delText>37</w:delText>
            </w:r>
          </w:del>
        </w:ins>
        <w:del w:id="25769" w:author="Irová Zuzana" w:date="2025-04-11T11:12:00Z" w16du:dateUtc="2025-04-11T09:12:00Z">
          <w:r w:rsidR="00285DF8" w:rsidDel="00745B0C">
            <w:rPr>
              <w:noProof/>
            </w:rPr>
            <w:delText>144</w:delText>
          </w:r>
        </w:del>
      </w:fldSimple>
      <w:r w:rsidRPr="00DC32D5">
        <w:t>: Naplánované operace</w:t>
      </w:r>
    </w:p>
    <w:tbl>
      <w:tblPr>
        <w:tblW w:w="9639" w:type="dxa"/>
        <w:tblLook w:val="04A0" w:firstRow="1" w:lastRow="0" w:firstColumn="1" w:lastColumn="0" w:noHBand="0" w:noVBand="1"/>
        <w:tblPrChange w:id="25770" w:author="Drastichová Zuzana" w:date="2025-03-12T08:30:00Z" w16du:dateUtc="2025-03-12T07:30:00Z">
          <w:tblPr>
            <w:tblW w:w="9639" w:type="dxa"/>
            <w:tblInd w:w="0" w:type="nil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8" w:space="0" w:color="auto"/>
              <w:insideV w:val="single" w:sz="8" w:space="0" w:color="auto"/>
            </w:tblBorders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1603"/>
        <w:gridCol w:w="3156"/>
        <w:gridCol w:w="1174"/>
        <w:gridCol w:w="1828"/>
        <w:gridCol w:w="1878"/>
        <w:tblGridChange w:id="25771">
          <w:tblGrid>
            <w:gridCol w:w="40"/>
            <w:gridCol w:w="360"/>
            <w:gridCol w:w="360"/>
            <w:gridCol w:w="360"/>
            <w:gridCol w:w="360"/>
            <w:gridCol w:w="123"/>
            <w:gridCol w:w="237"/>
            <w:gridCol w:w="2919"/>
            <w:gridCol w:w="1174"/>
            <w:gridCol w:w="1828"/>
            <w:gridCol w:w="1878"/>
          </w:tblGrid>
        </w:tblGridChange>
      </w:tblGrid>
      <w:tr w:rsidR="00921B0C" w:rsidRPr="00955C1D" w14:paraId="75C4F621" w14:textId="77777777" w:rsidTr="00E6001A">
        <w:trPr>
          <w:trHeight w:val="20"/>
          <w:trPrChange w:id="25772" w:author="Drastichová Zuzana" w:date="2025-03-12T08:30:00Z" w16du:dateUtc="2025-03-12T07:30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8188" w:type="dxa"/>
            <w:tcPrChange w:id="25773" w:author="Drastichová Zuzana" w:date="2025-03-12T08:30:00Z" w16du:dateUtc="2025-03-12T07:30:00Z">
              <w:tcPr>
                <w:tcW w:w="0" w:type="auto"/>
              </w:tcPr>
            </w:tcPrChange>
          </w:tcPr>
          <w:p w14:paraId="4277CB40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naplánované operace CZ</w:t>
            </w:r>
          </w:p>
        </w:tc>
        <w:tc>
          <w:tcPr>
            <w:tcW w:w="1451" w:type="dxa"/>
            <w:tcPrChange w:id="25774" w:author="Drastichová Zuzana" w:date="2025-03-12T08:30:00Z" w16du:dateUtc="2025-03-12T07:30:00Z">
              <w:tcPr>
                <w:tcW w:w="0" w:type="auto"/>
              </w:tcPr>
            </w:tcPrChange>
          </w:tcPr>
          <w:p w14:paraId="08BD2035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naplánované operace EN</w:t>
            </w:r>
          </w:p>
        </w:tc>
        <w:tc>
          <w:tcPr>
            <w:tcW w:w="1071" w:type="dxa"/>
            <w:tcPrChange w:id="25775" w:author="Drastichová Zuzana" w:date="2025-03-12T08:30:00Z" w16du:dateUtc="2025-03-12T07:30:00Z">
              <w:tcPr>
                <w:tcW w:w="0" w:type="auto"/>
              </w:tcPr>
            </w:tcPrChange>
          </w:tcPr>
          <w:p w14:paraId="5A894F71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Časový plán Parametry</w:t>
            </w:r>
          </w:p>
        </w:tc>
        <w:tc>
          <w:tcPr>
            <w:tcW w:w="8566" w:type="dxa"/>
            <w:hideMark/>
            <w:tcPrChange w:id="25776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60B9991C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Use case</w:t>
            </w:r>
          </w:p>
        </w:tc>
        <w:tc>
          <w:tcPr>
            <w:tcW w:w="974" w:type="pct"/>
            <w:hideMark/>
            <w:tcPrChange w:id="25777" w:author="Drastichová Zuzana" w:date="2025-03-12T08:30:00Z" w16du:dateUtc="2025-03-12T07:30:00Z">
              <w:tcPr>
                <w:tcW w:w="0" w:type="auto"/>
                <w:gridSpan w:val="2"/>
                <w:hideMark/>
              </w:tcPr>
            </w:tcPrChange>
          </w:tcPr>
          <w:p w14:paraId="4B33B910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operace</w:t>
            </w:r>
          </w:p>
          <w:p w14:paraId="1A4F7840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Specifikace výsledku naplánované operace</w:t>
            </w:r>
          </w:p>
        </w:tc>
      </w:tr>
      <w:tr w:rsidR="00CD0A42" w:rsidRPr="00955C1D" w14:paraId="5BCD058D" w14:textId="77777777" w:rsidTr="00E6001A">
        <w:trPr>
          <w:trHeight w:val="20"/>
          <w:trPrChange w:id="25778" w:author="Drastichová Zuzana" w:date="2025-03-12T08:30:00Z" w16du:dateUtc="2025-03-12T07:30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8188" w:type="dxa"/>
            <w:tcPrChange w:id="25779" w:author="Drastichová Zuzana" w:date="2025-03-12T08:30:00Z" w16du:dateUtc="2025-03-12T07:30:00Z">
              <w:tcPr>
                <w:tcW w:w="0" w:type="auto"/>
              </w:tcPr>
            </w:tcPrChange>
          </w:tcPr>
          <w:p w14:paraId="202349C0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Uzavření fakturačních dávek – 1x denně</w:t>
            </w:r>
          </w:p>
        </w:tc>
        <w:tc>
          <w:tcPr>
            <w:tcW w:w="1451" w:type="dxa"/>
            <w:tcPrChange w:id="25780" w:author="Drastichová Zuzana" w:date="2025-03-12T08:30:00Z" w16du:dateUtc="2025-03-12T07:30:00Z">
              <w:tcPr>
                <w:tcW w:w="0" w:type="auto"/>
              </w:tcPr>
            </w:tcPrChange>
          </w:tcPr>
          <w:p w14:paraId="04D104AC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BEm.CloseBillSessionsBySystem</w:t>
            </w:r>
          </w:p>
        </w:tc>
        <w:tc>
          <w:tcPr>
            <w:tcW w:w="1071" w:type="dxa"/>
            <w:tcPrChange w:id="25781" w:author="Drastichová Zuzana" w:date="2025-03-12T08:30:00Z" w16du:dateUtc="2025-03-12T07:30:00Z">
              <w:tcPr>
                <w:tcW w:w="0" w:type="auto"/>
              </w:tcPr>
            </w:tcPrChange>
          </w:tcPr>
          <w:p w14:paraId="61ACFD9E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Denní spouštění v 1:00 am</w:t>
            </w:r>
          </w:p>
        </w:tc>
        <w:tc>
          <w:tcPr>
            <w:tcW w:w="8566" w:type="dxa"/>
            <w:hideMark/>
            <w:tcPrChange w:id="25782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448A8D03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SYS.BAR.0.1</w:t>
            </w:r>
          </w:p>
          <w:p w14:paraId="1250742D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SYS.BAR.0.2</w:t>
            </w:r>
          </w:p>
          <w:p w14:paraId="33858BC9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SYS.BAR.0.3</w:t>
            </w:r>
          </w:p>
          <w:p w14:paraId="255062A8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974" w:type="pct"/>
            <w:hideMark/>
            <w:tcPrChange w:id="25783" w:author="Drastichová Zuzana" w:date="2025-03-12T08:30:00Z" w16du:dateUtc="2025-03-12T07:30:00Z">
              <w:tcPr>
                <w:tcW w:w="0" w:type="auto"/>
                <w:gridSpan w:val="2"/>
                <w:hideMark/>
              </w:tcPr>
            </w:tcPrChange>
          </w:tcPr>
          <w:p w14:paraId="17E58932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Automatická uzávěrka fakturačních dávek sloužící </w:t>
            </w:r>
            <w:r w:rsidRPr="00921B0C">
              <w:rPr>
                <w:rFonts w:cstheme="minorHAnsi"/>
                <w:sz w:val="18"/>
                <w:szCs w:val="18"/>
              </w:rPr>
              <w:t>k vygenerování pravidelných faktur a výzev k úhradě</w:t>
            </w:r>
          </w:p>
        </w:tc>
      </w:tr>
      <w:tr w:rsidR="00CD0A42" w:rsidRPr="00955C1D" w14:paraId="2B91BD00" w14:textId="77777777" w:rsidTr="00E6001A">
        <w:trPr>
          <w:trHeight w:val="20"/>
          <w:trPrChange w:id="25784" w:author="Drastichová Zuzana" w:date="2025-03-12T08:30:00Z" w16du:dateUtc="2025-03-12T07:30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8188" w:type="dxa"/>
            <w:tcPrChange w:id="25785" w:author="Drastichová Zuzana" w:date="2025-03-12T08:30:00Z" w16du:dateUtc="2025-03-12T07:30:00Z">
              <w:tcPr>
                <w:tcW w:w="0" w:type="auto"/>
              </w:tcPr>
            </w:tcPrChange>
          </w:tcPr>
          <w:p w14:paraId="635AC983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Vytvoření fakturačních dávek – 1x denně</w:t>
            </w:r>
          </w:p>
        </w:tc>
        <w:tc>
          <w:tcPr>
            <w:tcW w:w="1451" w:type="dxa"/>
            <w:tcPrChange w:id="25786" w:author="Drastichová Zuzana" w:date="2025-03-12T08:30:00Z" w16du:dateUtc="2025-03-12T07:30:00Z">
              <w:tcPr>
                <w:tcW w:w="0" w:type="auto"/>
              </w:tcPr>
            </w:tcPrChange>
          </w:tcPr>
          <w:p w14:paraId="2CF197E2" w14:textId="77777777" w:rsidR="00CD0A42" w:rsidRPr="00921B0C" w:rsidRDefault="00CD0A42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BEm.CreateBillSessions</w:t>
            </w:r>
          </w:p>
        </w:tc>
        <w:tc>
          <w:tcPr>
            <w:tcW w:w="1071" w:type="dxa"/>
            <w:tcPrChange w:id="25787" w:author="Drastichová Zuzana" w:date="2025-03-12T08:30:00Z" w16du:dateUtc="2025-03-12T07:30:00Z">
              <w:tcPr>
                <w:tcW w:w="0" w:type="auto"/>
              </w:tcPr>
            </w:tcPrChange>
          </w:tcPr>
          <w:p w14:paraId="4B5C8527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  <w:t>Denní spouštění</w:t>
            </w:r>
          </w:p>
        </w:tc>
        <w:tc>
          <w:tcPr>
            <w:tcW w:w="8566" w:type="dxa"/>
            <w:hideMark/>
            <w:tcPrChange w:id="25788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376D1105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974" w:type="pct"/>
            <w:hideMark/>
            <w:tcPrChange w:id="25789" w:author="Drastichová Zuzana" w:date="2025-03-12T08:30:00Z" w16du:dateUtc="2025-03-12T07:30:00Z">
              <w:tcPr>
                <w:tcW w:w="0" w:type="auto"/>
                <w:gridSpan w:val="2"/>
                <w:hideMark/>
              </w:tcPr>
            </w:tcPrChange>
          </w:tcPr>
          <w:p w14:paraId="6E32BD36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cstheme="minorHAnsi"/>
                <w:sz w:val="18"/>
                <w:szCs w:val="18"/>
              </w:rPr>
              <w:t>Automatické vytvoření fakturačních dávek</w:t>
            </w:r>
          </w:p>
        </w:tc>
      </w:tr>
      <w:tr w:rsidR="00CD0A42" w:rsidRPr="00955C1D" w14:paraId="59B134E0" w14:textId="77777777" w:rsidTr="00E6001A">
        <w:trPr>
          <w:trHeight w:val="20"/>
          <w:trPrChange w:id="25790" w:author="Drastichová Zuzana" w:date="2025-03-12T08:30:00Z" w16du:dateUtc="2025-03-12T07:30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8188" w:type="dxa"/>
            <w:tcPrChange w:id="25791" w:author="Drastichová Zuzana" w:date="2025-03-12T08:30:00Z" w16du:dateUtc="2025-03-12T07:30:00Z">
              <w:tcPr>
                <w:tcW w:w="0" w:type="auto"/>
              </w:tcPr>
            </w:tcPrChange>
          </w:tcPr>
          <w:p w14:paraId="110C708F" w14:textId="77777777" w:rsidR="00CD0A42" w:rsidRPr="00921B0C" w:rsidRDefault="00CD0A42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Zúčtování závazků a pohledávek účtů čekající na uzavření - 1x denně</w:t>
            </w:r>
          </w:p>
        </w:tc>
        <w:tc>
          <w:tcPr>
            <w:tcW w:w="1451" w:type="dxa"/>
            <w:tcPrChange w:id="25792" w:author="Drastichová Zuzana" w:date="2025-03-12T08:30:00Z" w16du:dateUtc="2025-03-12T07:30:00Z">
              <w:tcPr>
                <w:tcW w:w="0" w:type="auto"/>
              </w:tcPr>
            </w:tcPrChange>
          </w:tcPr>
          <w:p w14:paraId="2546E356" w14:textId="77777777" w:rsidR="00CD0A42" w:rsidRPr="00921B0C" w:rsidRDefault="00CD0A42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BEm_ProcessSettlement</w:t>
            </w:r>
          </w:p>
        </w:tc>
        <w:tc>
          <w:tcPr>
            <w:tcW w:w="1071" w:type="dxa"/>
            <w:tcPrChange w:id="25793" w:author="Drastichová Zuzana" w:date="2025-03-12T08:30:00Z" w16du:dateUtc="2025-03-12T07:30:00Z">
              <w:tcPr>
                <w:tcW w:w="0" w:type="auto"/>
              </w:tcPr>
            </w:tcPrChange>
          </w:tcPr>
          <w:p w14:paraId="2B8C155D" w14:textId="77777777" w:rsidR="00CD0A42" w:rsidRPr="00921B0C" w:rsidRDefault="00CD0A42">
            <w:pPr>
              <w:spacing w:before="60" w:after="60"/>
              <w:rPr>
                <w:rFonts w:cstheme="minorBidi"/>
                <w:sz w:val="18"/>
                <w:szCs w:val="18"/>
                <w:highlight w:val="yellow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  <w:t>Denní spouštění v 5:00 am</w:t>
            </w:r>
          </w:p>
        </w:tc>
        <w:tc>
          <w:tcPr>
            <w:tcW w:w="8566" w:type="dxa"/>
            <w:hideMark/>
            <w:tcPrChange w:id="25794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381C5053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cstheme="minorHAnsi"/>
                <w:sz w:val="18"/>
                <w:szCs w:val="18"/>
              </w:rPr>
              <w:t>SYS.BAR.2.3</w:t>
            </w:r>
          </w:p>
        </w:tc>
        <w:tc>
          <w:tcPr>
            <w:tcW w:w="974" w:type="pct"/>
            <w:hideMark/>
            <w:tcPrChange w:id="25795" w:author="Drastichová Zuzana" w:date="2025-03-12T08:30:00Z" w16du:dateUtc="2025-03-12T07:30:00Z">
              <w:tcPr>
                <w:tcW w:w="0" w:type="auto"/>
                <w:gridSpan w:val="2"/>
                <w:hideMark/>
              </w:tcPr>
            </w:tcPrChange>
          </w:tcPr>
          <w:p w14:paraId="31425B31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cstheme="minorHAnsi"/>
                <w:sz w:val="18"/>
                <w:szCs w:val="18"/>
              </w:rPr>
              <w:t>Automatické zúčtování závazků a pohledávek účtů čekajících na uzavření a jejich následná terminace</w:t>
            </w:r>
          </w:p>
        </w:tc>
      </w:tr>
      <w:tr w:rsidR="00EE2B0F" w:rsidRPr="00955C1D" w14:paraId="2A6840E8" w14:textId="77777777" w:rsidTr="00E6001A">
        <w:trPr>
          <w:trHeight w:val="20"/>
          <w:trPrChange w:id="25796" w:author="Drastichová Zuzana" w:date="2025-03-12T08:30:00Z" w16du:dateUtc="2025-03-12T07:30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8188" w:type="dxa"/>
            <w:tcPrChange w:id="25797" w:author="Drastichová Zuzana" w:date="2025-03-12T08:30:00Z" w16du:dateUtc="2025-03-12T07:30:00Z">
              <w:tcPr>
                <w:tcW w:w="0" w:type="auto"/>
              </w:tcPr>
            </w:tcPrChange>
          </w:tcPr>
          <w:p w14:paraId="7E46598D" w14:textId="69EAC8BD" w:rsidR="00EE2B0F" w:rsidRPr="00921B0C" w:rsidRDefault="00EE2B0F" w:rsidP="00EE2B0F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ins w:id="25798" w:author="Irová Zuzana" w:date="2025-02-21T17:46:00Z">
              <w:r w:rsidRPr="5D923C7E">
                <w:rPr>
                  <w:rFonts w:cstheme="minorBidi"/>
                  <w:sz w:val="18"/>
                  <w:szCs w:val="18"/>
                </w:rPr>
                <w:t>Exportování Billing details EETS Providers – 1x denně</w:t>
              </w:r>
            </w:ins>
          </w:p>
        </w:tc>
        <w:tc>
          <w:tcPr>
            <w:tcW w:w="1451" w:type="dxa"/>
            <w:tcPrChange w:id="25799" w:author="Drastichová Zuzana" w:date="2025-03-12T08:30:00Z" w16du:dateUtc="2025-03-12T07:30:00Z">
              <w:tcPr>
                <w:tcW w:w="0" w:type="auto"/>
              </w:tcPr>
            </w:tcPrChange>
          </w:tcPr>
          <w:p w14:paraId="6BE670CE" w14:textId="05344D4F" w:rsidR="00EE2B0F" w:rsidRPr="00921B0C" w:rsidRDefault="00EE2B0F" w:rsidP="00EE2B0F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ins w:id="25800" w:author="Irová Zuzana" w:date="2025-02-21T17:46:00Z">
              <w:r w:rsidRPr="5D923C7E">
                <w:rPr>
                  <w:rFonts w:cstheme="minorBidi"/>
                  <w:sz w:val="18"/>
                  <w:szCs w:val="18"/>
                </w:rPr>
                <w:t>BEm.ExportBillingDetails</w:t>
              </w:r>
            </w:ins>
            <w:ins w:id="25801" w:author="Irová Zuzana" w:date="2025-02-21T17:46:00Z" w16du:dateUtc="2025-02-21T16:46:00Z">
              <w:r w:rsidRPr="5D923C7E">
                <w:rPr>
                  <w:rFonts w:cstheme="minorBidi"/>
                  <w:sz w:val="18"/>
                  <w:szCs w:val="18"/>
                </w:rPr>
                <w:t>Hr</w:t>
              </w:r>
            </w:ins>
          </w:p>
        </w:tc>
        <w:tc>
          <w:tcPr>
            <w:tcW w:w="1071" w:type="dxa"/>
            <w:tcPrChange w:id="25802" w:author="Drastichová Zuzana" w:date="2025-03-12T08:30:00Z" w16du:dateUtc="2025-03-12T07:30:00Z">
              <w:tcPr>
                <w:tcW w:w="0" w:type="auto"/>
              </w:tcPr>
            </w:tcPrChange>
          </w:tcPr>
          <w:p w14:paraId="02826EF9" w14:textId="4E22F295" w:rsidR="00EE2B0F" w:rsidRPr="00921B0C" w:rsidRDefault="00EE2B0F" w:rsidP="00EE2B0F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ins w:id="25803" w:author="Irová Zuzana" w:date="2025-02-21T17:46:00Z" w16du:dateUtc="2025-02-21T16:46:00Z">
              <w:r>
                <w:rPr>
                  <w:rFonts w:eastAsia="Times New Roman" w:cstheme="minorHAnsi"/>
                  <w:bCs/>
                  <w:sz w:val="18"/>
                  <w:szCs w:val="18"/>
                  <w:highlight w:val="yellow"/>
                  <w:lang w:eastAsia="cs-CZ"/>
                </w:rPr>
                <w:t>Denní spouštění</w:t>
              </w:r>
            </w:ins>
          </w:p>
        </w:tc>
        <w:tc>
          <w:tcPr>
            <w:tcW w:w="8566" w:type="dxa"/>
            <w:hideMark/>
            <w:tcPrChange w:id="25804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60E7FBBB" w14:textId="58531E63" w:rsidR="00EE2B0F" w:rsidRPr="00921B0C" w:rsidRDefault="00EE2B0F" w:rsidP="00EE2B0F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ins w:id="25805" w:author="Irová Zuzana" w:date="2025-02-21T17:46:00Z" w16du:dateUtc="2025-02-21T16:46:00Z">
              <w:r>
                <w:rPr>
                  <w:rFonts w:cstheme="minorHAnsi"/>
                  <w:sz w:val="18"/>
                  <w:szCs w:val="18"/>
                </w:rPr>
                <w:t>SYS.BAR.1.9.</w:t>
              </w:r>
              <w:r w:rsidR="00253C83">
                <w:rPr>
                  <w:rFonts w:cstheme="minorHAnsi"/>
                  <w:sz w:val="18"/>
                  <w:szCs w:val="18"/>
                </w:rPr>
                <w:t>HR</w:t>
              </w:r>
            </w:ins>
          </w:p>
        </w:tc>
        <w:tc>
          <w:tcPr>
            <w:tcW w:w="974" w:type="pct"/>
            <w:hideMark/>
            <w:tcPrChange w:id="25806" w:author="Drastichová Zuzana" w:date="2025-03-12T08:30:00Z" w16du:dateUtc="2025-03-12T07:30:00Z">
              <w:tcPr>
                <w:tcW w:w="0" w:type="auto"/>
                <w:gridSpan w:val="2"/>
                <w:hideMark/>
              </w:tcPr>
            </w:tcPrChange>
          </w:tcPr>
          <w:p w14:paraId="3EB11465" w14:textId="65F4BD6A" w:rsidR="00EE2B0F" w:rsidRPr="00921B0C" w:rsidRDefault="00EE2B0F" w:rsidP="00EE2B0F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ins w:id="25807" w:author="Irová Zuzana" w:date="2025-02-21T17:46:00Z">
              <w:r w:rsidRPr="5D923C7E">
                <w:rPr>
                  <w:rFonts w:cstheme="minorBidi"/>
                  <w:sz w:val="18"/>
                  <w:szCs w:val="18"/>
                </w:rPr>
                <w:t>Automatické vytvoření Billing details pro TSP jednou denně</w:t>
              </w:r>
            </w:ins>
          </w:p>
        </w:tc>
      </w:tr>
      <w:tr w:rsidR="00CD0A42" w:rsidRPr="00955C1D" w14:paraId="591836B4" w14:textId="77777777" w:rsidTr="00E6001A">
        <w:trPr>
          <w:trHeight w:val="20"/>
          <w:trPrChange w:id="25808" w:author="Drastichová Zuzana" w:date="2025-03-12T08:30:00Z" w16du:dateUtc="2025-03-12T07:30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8188" w:type="dxa"/>
            <w:tcPrChange w:id="25809" w:author="Drastichová Zuzana" w:date="2025-03-12T08:30:00Z" w16du:dateUtc="2025-03-12T07:30:00Z">
              <w:tcPr>
                <w:tcW w:w="0" w:type="auto"/>
              </w:tcPr>
            </w:tcPrChange>
          </w:tcPr>
          <w:p w14:paraId="7C8ED26E" w14:textId="1A4D3D4C" w:rsidR="00CD0A42" w:rsidRPr="00BE6D6E" w:rsidRDefault="00253C83">
            <w:pPr>
              <w:spacing w:before="60" w:after="60"/>
              <w:rPr>
                <w:rFonts w:cstheme="minorHAnsi"/>
                <w:sz w:val="18"/>
                <w:szCs w:val="18"/>
                <w:highlight w:val="yellow"/>
                <w:rPrChange w:id="25810" w:author="Irová Zuzana" w:date="2025-02-21T17:47:00Z" w16du:dateUtc="2025-02-21T16:47:00Z">
                  <w:rPr>
                    <w:rFonts w:cstheme="minorHAnsi"/>
                    <w:sz w:val="18"/>
                    <w:szCs w:val="18"/>
                  </w:rPr>
                </w:rPrChange>
              </w:rPr>
            </w:pPr>
            <w:ins w:id="25811" w:author="Irová Zuzana" w:date="2025-02-21T17:46:00Z" w16du:dateUtc="2025-02-21T16:46:00Z">
              <w:r w:rsidRPr="00F9043A">
                <w:rPr>
                  <w:rFonts w:cstheme="minorHAnsi"/>
                  <w:sz w:val="18"/>
                  <w:szCs w:val="18"/>
                </w:rPr>
                <w:t xml:space="preserve">Zaplacení </w:t>
              </w:r>
              <w:r w:rsidR="00BE6D6E" w:rsidRPr="00F9043A">
                <w:rPr>
                  <w:rFonts w:cstheme="minorHAnsi"/>
                  <w:sz w:val="18"/>
                  <w:szCs w:val="18"/>
                </w:rPr>
                <w:t xml:space="preserve">mýtné </w:t>
              </w:r>
            </w:ins>
            <w:ins w:id="25812" w:author="Irová Zuzana" w:date="2025-02-21T17:47:00Z" w16du:dateUtc="2025-02-21T16:47:00Z">
              <w:r w:rsidR="00BE6D6E" w:rsidRPr="00F9043A">
                <w:rPr>
                  <w:rFonts w:cstheme="minorHAnsi"/>
                  <w:sz w:val="18"/>
                  <w:szCs w:val="18"/>
                </w:rPr>
                <w:t>transakce tokenem platební karty</w:t>
              </w:r>
            </w:ins>
          </w:p>
        </w:tc>
        <w:tc>
          <w:tcPr>
            <w:tcW w:w="1451" w:type="dxa"/>
            <w:tcPrChange w:id="25813" w:author="Drastichová Zuzana" w:date="2025-03-12T08:30:00Z" w16du:dateUtc="2025-03-12T07:30:00Z">
              <w:tcPr>
                <w:tcW w:w="0" w:type="auto"/>
              </w:tcPr>
            </w:tcPrChange>
          </w:tcPr>
          <w:p w14:paraId="0E2BB11D" w14:textId="334624FC" w:rsidR="00CD0A42" w:rsidRPr="00BE6D6E" w:rsidRDefault="00CC45E7">
            <w:pPr>
              <w:spacing w:before="60" w:after="60"/>
              <w:rPr>
                <w:rFonts w:cstheme="minorBidi"/>
                <w:sz w:val="18"/>
                <w:szCs w:val="18"/>
                <w:highlight w:val="yellow"/>
                <w:rPrChange w:id="25814" w:author="Irová Zuzana" w:date="2025-02-21T17:47:00Z" w16du:dateUtc="2025-02-21T16:47:00Z">
                  <w:rPr>
                    <w:rFonts w:cstheme="minorHAnsi"/>
                    <w:sz w:val="18"/>
                    <w:szCs w:val="18"/>
                  </w:rPr>
                </w:rPrChange>
              </w:rPr>
            </w:pPr>
            <w:ins w:id="25815" w:author="Irová Zuzana" w:date="2025-03-12T13:53:00Z" w16du:dateUtc="2025-03-12T12:53:00Z">
              <w:r w:rsidRPr="00CC45E7">
                <w:rPr>
                  <w:rFonts w:cstheme="minorBidi"/>
                  <w:sz w:val="18"/>
                  <w:szCs w:val="18"/>
                </w:rPr>
                <w:t>BEm.ExecuteTokenPaymentPolling</w:t>
              </w:r>
            </w:ins>
          </w:p>
        </w:tc>
        <w:tc>
          <w:tcPr>
            <w:tcW w:w="1071" w:type="dxa"/>
            <w:tcPrChange w:id="25816" w:author="Drastichová Zuzana" w:date="2025-03-12T08:30:00Z" w16du:dateUtc="2025-03-12T07:30:00Z">
              <w:tcPr>
                <w:tcW w:w="0" w:type="auto"/>
              </w:tcPr>
            </w:tcPrChange>
          </w:tcPr>
          <w:p w14:paraId="3D364F6C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8566" w:type="dxa"/>
            <w:hideMark/>
            <w:tcPrChange w:id="25817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6791AA50" w14:textId="72221065" w:rsidR="00CD0A42" w:rsidRPr="00921B0C" w:rsidRDefault="008A4F03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ins w:id="25818" w:author="Irová Zuzana" w:date="2025-03-12T13:57:00Z" w16du:dateUtc="2025-03-12T12:57:00Z">
              <w:r>
                <w:rPr>
                  <w:rFonts w:cstheme="minorHAnsi"/>
                  <w:sz w:val="18"/>
                  <w:szCs w:val="18"/>
                </w:rPr>
                <w:t>SYS.BAR.1.10.HR</w:t>
              </w:r>
            </w:ins>
          </w:p>
        </w:tc>
        <w:tc>
          <w:tcPr>
            <w:tcW w:w="974" w:type="pct"/>
            <w:hideMark/>
            <w:tcPrChange w:id="25819" w:author="Drastichová Zuzana" w:date="2025-03-12T08:30:00Z" w16du:dateUtc="2025-03-12T07:30:00Z">
              <w:tcPr>
                <w:tcW w:w="0" w:type="auto"/>
                <w:gridSpan w:val="2"/>
                <w:hideMark/>
              </w:tcPr>
            </w:tcPrChange>
          </w:tcPr>
          <w:p w14:paraId="5A3FB539" w14:textId="7A6A4E47" w:rsidR="00CD0A42" w:rsidRPr="00921B0C" w:rsidRDefault="008A4F03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ins w:id="25820" w:author="Irová Zuzana" w:date="2025-03-12T13:56:00Z" w16du:dateUtc="2025-03-12T12:56:00Z">
              <w:r>
                <w:rPr>
                  <w:rFonts w:cstheme="minorHAnsi"/>
                  <w:sz w:val="18"/>
                  <w:szCs w:val="18"/>
                </w:rPr>
                <w:t>Automatické dohledávání nezaplacených mýtných transakcí a jejich úhrada z</w:t>
              </w:r>
            </w:ins>
            <w:ins w:id="25821" w:author="Irová Zuzana" w:date="2025-03-12T13:57:00Z" w16du:dateUtc="2025-03-12T12:57:00Z">
              <w:r>
                <w:rPr>
                  <w:rFonts w:cstheme="minorHAnsi"/>
                  <w:sz w:val="18"/>
                  <w:szCs w:val="18"/>
                </w:rPr>
                <w:t>a pomocí uloženého tokenu platební karty</w:t>
              </w:r>
            </w:ins>
          </w:p>
        </w:tc>
      </w:tr>
      <w:tr w:rsidR="00777ED2" w:rsidRPr="00955C1D" w14:paraId="073773FB" w14:textId="77777777" w:rsidTr="00E6001A">
        <w:trPr>
          <w:trHeight w:val="20"/>
          <w:ins w:id="25822" w:author="Irová Zuzana" w:date="2025-04-14T19:46:00Z"/>
          <w:trPrChange w:id="25823" w:author="Drastichová Zuzana" w:date="2025-03-12T08:30:00Z" w16du:dateUtc="2025-03-12T07:30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8188" w:type="dxa"/>
            <w:tcPrChange w:id="25824" w:author="Drastichová Zuzana" w:date="2025-03-12T08:30:00Z" w16du:dateUtc="2025-03-12T07:30:00Z">
              <w:tcPr>
                <w:tcW w:w="0" w:type="auto"/>
              </w:tcPr>
            </w:tcPrChange>
          </w:tcPr>
          <w:p w14:paraId="2B4D5ED8" w14:textId="2B2E0C8B" w:rsidR="00777ED2" w:rsidRPr="00F9043A" w:rsidRDefault="00777ED2" w:rsidP="00777ED2">
            <w:pPr>
              <w:spacing w:before="60" w:after="60"/>
              <w:rPr>
                <w:ins w:id="25825" w:author="Irová Zuzana" w:date="2025-04-14T19:46:00Z" w16du:dateUtc="2025-04-14T17:46:00Z"/>
                <w:rFonts w:cstheme="minorHAnsi"/>
                <w:sz w:val="18"/>
                <w:szCs w:val="18"/>
              </w:rPr>
            </w:pPr>
            <w:ins w:id="25826" w:author="Irová Zuzana" w:date="2025-04-14T19:46:00Z" w16du:dateUtc="2025-04-14T17:46:00Z">
              <w:r>
                <w:rPr>
                  <w:rFonts w:cstheme="minorHAnsi"/>
                  <w:sz w:val="18"/>
                  <w:szCs w:val="18"/>
                </w:rPr>
                <w:lastRenderedPageBreak/>
                <w:t>Vytvoření přestupk</w:t>
              </w:r>
            </w:ins>
            <w:ins w:id="25827" w:author="Irová Zuzana" w:date="2025-04-14T19:58:00Z" w16du:dateUtc="2025-04-14T17:58:00Z">
              <w:r w:rsidR="00BF1884">
                <w:rPr>
                  <w:rFonts w:cstheme="minorHAnsi"/>
                  <w:sz w:val="18"/>
                  <w:szCs w:val="18"/>
                </w:rPr>
                <w:t>u</w:t>
              </w:r>
            </w:ins>
          </w:p>
        </w:tc>
        <w:tc>
          <w:tcPr>
            <w:tcW w:w="1451" w:type="dxa"/>
            <w:tcPrChange w:id="25828" w:author="Drastichová Zuzana" w:date="2025-03-12T08:30:00Z" w16du:dateUtc="2025-03-12T07:30:00Z">
              <w:tcPr>
                <w:tcW w:w="0" w:type="auto"/>
              </w:tcPr>
            </w:tcPrChange>
          </w:tcPr>
          <w:p w14:paraId="523C55FD" w14:textId="1EB195CF" w:rsidR="00777ED2" w:rsidRPr="00CC45E7" w:rsidRDefault="00777ED2" w:rsidP="00777ED2">
            <w:pPr>
              <w:spacing w:before="60" w:after="60"/>
              <w:rPr>
                <w:ins w:id="25829" w:author="Irová Zuzana" w:date="2025-04-14T19:46:00Z" w16du:dateUtc="2025-04-14T17:46:00Z"/>
                <w:rFonts w:cstheme="minorBidi"/>
                <w:sz w:val="18"/>
                <w:szCs w:val="18"/>
              </w:rPr>
            </w:pPr>
            <w:ins w:id="25830" w:author="Irová Zuzana" w:date="2025-04-14T19:46:00Z" w16du:dateUtc="2025-04-14T17:46:00Z">
              <w:r>
                <w:rPr>
                  <w:rFonts w:cstheme="minorHAnsi"/>
                  <w:sz w:val="18"/>
                  <w:szCs w:val="18"/>
                </w:rPr>
                <w:t>BEm.Offence</w:t>
              </w:r>
            </w:ins>
          </w:p>
        </w:tc>
        <w:tc>
          <w:tcPr>
            <w:tcW w:w="1071" w:type="dxa"/>
            <w:tcPrChange w:id="25831" w:author="Drastichová Zuzana" w:date="2025-03-12T08:30:00Z" w16du:dateUtc="2025-03-12T07:30:00Z">
              <w:tcPr>
                <w:tcW w:w="0" w:type="auto"/>
              </w:tcPr>
            </w:tcPrChange>
          </w:tcPr>
          <w:p w14:paraId="6FBBBCB9" w14:textId="28CDED82" w:rsidR="00777ED2" w:rsidRPr="00921B0C" w:rsidRDefault="00777ED2" w:rsidP="00777ED2">
            <w:pPr>
              <w:spacing w:before="60" w:after="60"/>
              <w:rPr>
                <w:ins w:id="25832" w:author="Irová Zuzana" w:date="2025-04-14T19:46:00Z" w16du:dateUtc="2025-04-14T17:46:00Z"/>
                <w:rFonts w:cstheme="minorHAnsi"/>
                <w:sz w:val="18"/>
                <w:szCs w:val="18"/>
              </w:rPr>
            </w:pPr>
            <w:ins w:id="25833" w:author="Irová Zuzana" w:date="2025-04-14T19:46:00Z" w16du:dateUtc="2025-04-14T17:46:00Z">
              <w:r>
                <w:rPr>
                  <w:rFonts w:cstheme="minorHAnsi"/>
                  <w:sz w:val="18"/>
                  <w:szCs w:val="18"/>
                </w:rPr>
                <w:t>Denní spouštění</w:t>
              </w:r>
            </w:ins>
          </w:p>
        </w:tc>
        <w:tc>
          <w:tcPr>
            <w:tcW w:w="8566" w:type="dxa"/>
            <w:hideMark/>
            <w:tcPrChange w:id="25834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1044020A" w14:textId="15B67D32" w:rsidR="00777ED2" w:rsidRDefault="00777ED2" w:rsidP="00777ED2">
            <w:pPr>
              <w:spacing w:before="60" w:after="60"/>
              <w:rPr>
                <w:ins w:id="25835" w:author="Irová Zuzana" w:date="2025-04-14T19:46:00Z" w16du:dateUtc="2025-04-14T17:46:00Z"/>
                <w:rFonts w:cstheme="minorHAnsi"/>
                <w:sz w:val="18"/>
                <w:szCs w:val="18"/>
              </w:rPr>
            </w:pPr>
            <w:ins w:id="25836" w:author="Irová Zuzana" w:date="2025-04-14T19:46:00Z" w16du:dateUtc="2025-04-14T17:46:00Z">
              <w:r>
                <w:rPr>
                  <w:rFonts w:cstheme="minorHAnsi"/>
                  <w:sz w:val="18"/>
                  <w:szCs w:val="18"/>
                </w:rPr>
                <w:t>SYS.BAR.</w:t>
              </w:r>
            </w:ins>
            <w:ins w:id="25837" w:author="Irová Zuzana" w:date="2025-04-14T19:59:00Z" w16du:dateUtc="2025-04-14T17:59:00Z">
              <w:r w:rsidR="00BF1884">
                <w:rPr>
                  <w:rFonts w:cstheme="minorHAnsi"/>
                  <w:sz w:val="18"/>
                  <w:szCs w:val="18"/>
                </w:rPr>
                <w:t>1.11</w:t>
              </w:r>
            </w:ins>
            <w:ins w:id="25838" w:author="Irová Zuzana" w:date="2025-04-14T19:46:00Z" w16du:dateUtc="2025-04-14T17:46:00Z">
              <w:r>
                <w:rPr>
                  <w:rFonts w:cstheme="minorHAnsi"/>
                  <w:sz w:val="18"/>
                  <w:szCs w:val="18"/>
                </w:rPr>
                <w:t>.HR</w:t>
              </w:r>
            </w:ins>
          </w:p>
        </w:tc>
        <w:tc>
          <w:tcPr>
            <w:tcW w:w="974" w:type="pct"/>
            <w:hideMark/>
            <w:tcPrChange w:id="25839" w:author="Drastichová Zuzana" w:date="2025-03-12T08:30:00Z" w16du:dateUtc="2025-03-12T07:30:00Z">
              <w:tcPr>
                <w:tcW w:w="0" w:type="auto"/>
                <w:gridSpan w:val="2"/>
                <w:hideMark/>
              </w:tcPr>
            </w:tcPrChange>
          </w:tcPr>
          <w:p w14:paraId="1C0F04CA" w14:textId="323B4D4F" w:rsidR="00777ED2" w:rsidRDefault="00777ED2" w:rsidP="00777ED2">
            <w:pPr>
              <w:spacing w:before="60" w:after="60"/>
              <w:rPr>
                <w:ins w:id="25840" w:author="Irová Zuzana" w:date="2025-04-14T19:46:00Z" w16du:dateUtc="2025-04-14T17:46:00Z"/>
                <w:rFonts w:cstheme="minorHAnsi"/>
                <w:sz w:val="18"/>
                <w:szCs w:val="18"/>
              </w:rPr>
            </w:pPr>
            <w:ins w:id="25841" w:author="Irová Zuzana" w:date="2025-04-14T19:46:00Z" w16du:dateUtc="2025-04-14T17:46:00Z">
              <w:r>
                <w:rPr>
                  <w:rFonts w:cstheme="minorHAnsi"/>
                  <w:sz w:val="18"/>
                  <w:szCs w:val="18"/>
                </w:rPr>
                <w:t xml:space="preserve">Automatické dohledávání nezaplacených mýtných transakcí </w:t>
              </w:r>
            </w:ins>
            <w:ins w:id="25842" w:author="Irová Zuzana" w:date="2025-04-14T19:59:00Z" w16du:dateUtc="2025-04-14T17:59:00Z">
              <w:r w:rsidR="00BF1884">
                <w:rPr>
                  <w:rFonts w:cstheme="minorHAnsi"/>
                  <w:sz w:val="18"/>
                  <w:szCs w:val="18"/>
                </w:rPr>
                <w:t xml:space="preserve">ve stavu </w:t>
              </w:r>
            </w:ins>
            <w:ins w:id="25843" w:author="Irová Zuzana" w:date="2025-04-14T19:46:00Z" w16du:dateUtc="2025-04-14T17:46:00Z">
              <w:r>
                <w:rPr>
                  <w:rFonts w:cstheme="minorHAnsi"/>
                  <w:sz w:val="18"/>
                  <w:szCs w:val="18"/>
                </w:rPr>
                <w:t>starších než určitá doba a vystavení na jejich základě Výzvy na úhradu.</w:t>
              </w:r>
            </w:ins>
          </w:p>
        </w:tc>
      </w:tr>
      <w:tr w:rsidR="00CD0A42" w:rsidRPr="00955C1D" w14:paraId="2C6ECE96" w14:textId="77777777" w:rsidTr="00E6001A">
        <w:trPr>
          <w:trHeight w:val="20"/>
          <w:trPrChange w:id="25844" w:author="Drastichová Zuzana" w:date="2025-03-12T08:30:00Z" w16du:dateUtc="2025-03-12T07:30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8188" w:type="dxa"/>
            <w:tcPrChange w:id="25845" w:author="Drastichová Zuzana" w:date="2025-03-12T08:30:00Z" w16du:dateUtc="2025-03-12T07:30:00Z">
              <w:tcPr>
                <w:tcW w:w="0" w:type="auto"/>
              </w:tcPr>
            </w:tcPrChange>
          </w:tcPr>
          <w:p w14:paraId="10F77FEB" w14:textId="7A25FECA" w:rsidR="00CD0A42" w:rsidRPr="00921B0C" w:rsidRDefault="0013532D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ins w:id="25846" w:author="Irová Zuzana" w:date="2025-03-31T12:59:00Z" w16du:dateUtc="2025-03-31T10:59:00Z">
              <w:r>
                <w:rPr>
                  <w:rFonts w:cstheme="minorHAnsi"/>
                  <w:sz w:val="18"/>
                  <w:szCs w:val="18"/>
                </w:rPr>
                <w:t>Vytvoření výzev za úhradu za přestupky</w:t>
              </w:r>
            </w:ins>
          </w:p>
        </w:tc>
        <w:tc>
          <w:tcPr>
            <w:tcW w:w="1451" w:type="dxa"/>
            <w:tcPrChange w:id="25847" w:author="Drastichová Zuzana" w:date="2025-03-12T08:30:00Z" w16du:dateUtc="2025-03-12T07:30:00Z">
              <w:tcPr>
                <w:tcW w:w="0" w:type="auto"/>
              </w:tcPr>
            </w:tcPrChange>
          </w:tcPr>
          <w:p w14:paraId="01F31CC3" w14:textId="7F4DC420" w:rsidR="00CD0A42" w:rsidRPr="00921B0C" w:rsidRDefault="003B73E0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ins w:id="25848" w:author="Irová Zuzana" w:date="2025-03-31T12:58:00Z" w16du:dateUtc="2025-03-31T10:58:00Z">
              <w:r>
                <w:rPr>
                  <w:rFonts w:cstheme="minorHAnsi"/>
                  <w:sz w:val="18"/>
                  <w:szCs w:val="18"/>
                </w:rPr>
                <w:t>B</w:t>
              </w:r>
            </w:ins>
            <w:ins w:id="25849" w:author="Irová Zuzana" w:date="2025-03-31T12:59:00Z" w16du:dateUtc="2025-03-31T10:59:00Z">
              <w:r w:rsidR="000F2078">
                <w:rPr>
                  <w:rFonts w:cstheme="minorHAnsi"/>
                  <w:sz w:val="18"/>
                  <w:szCs w:val="18"/>
                </w:rPr>
                <w:t>E</w:t>
              </w:r>
            </w:ins>
            <w:ins w:id="25850" w:author="Irová Zuzana" w:date="2025-03-31T12:58:00Z" w16du:dateUtc="2025-03-31T10:58:00Z">
              <w:r>
                <w:rPr>
                  <w:rFonts w:cstheme="minorHAnsi"/>
                  <w:sz w:val="18"/>
                  <w:szCs w:val="18"/>
                </w:rPr>
                <w:t>m.</w:t>
              </w:r>
            </w:ins>
            <w:ins w:id="25851" w:author="Irová Zuzana" w:date="2025-05-13T12:54:00Z" w16du:dateUtc="2025-05-13T10:54:00Z">
              <w:r w:rsidR="00D42FAF">
                <w:rPr>
                  <w:rFonts w:cstheme="minorHAnsi"/>
                  <w:sz w:val="18"/>
                  <w:szCs w:val="18"/>
                </w:rPr>
                <w:t>Generate</w:t>
              </w:r>
            </w:ins>
            <w:ins w:id="25852" w:author="Irová Zuzana" w:date="2025-03-31T12:58:00Z" w16du:dateUtc="2025-03-31T10:58:00Z">
              <w:r>
                <w:rPr>
                  <w:rFonts w:cstheme="minorHAnsi"/>
                  <w:sz w:val="18"/>
                  <w:szCs w:val="18"/>
                </w:rPr>
                <w:t>OffenceRfP</w:t>
              </w:r>
            </w:ins>
          </w:p>
        </w:tc>
        <w:tc>
          <w:tcPr>
            <w:tcW w:w="1071" w:type="dxa"/>
            <w:tcPrChange w:id="25853" w:author="Drastichová Zuzana" w:date="2025-03-12T08:30:00Z" w16du:dateUtc="2025-03-12T07:30:00Z">
              <w:tcPr>
                <w:tcW w:w="0" w:type="auto"/>
              </w:tcPr>
            </w:tcPrChange>
          </w:tcPr>
          <w:p w14:paraId="66A315C4" w14:textId="5D2D30A1" w:rsidR="00CD0A42" w:rsidRPr="00921B0C" w:rsidRDefault="003B73E0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ins w:id="25854" w:author="Irová Zuzana" w:date="2025-03-31T12:58:00Z" w16du:dateUtc="2025-03-31T10:58:00Z">
              <w:r>
                <w:rPr>
                  <w:rFonts w:cstheme="minorHAnsi"/>
                  <w:sz w:val="18"/>
                  <w:szCs w:val="18"/>
                </w:rPr>
                <w:t>Denní spouštění</w:t>
              </w:r>
            </w:ins>
          </w:p>
        </w:tc>
        <w:tc>
          <w:tcPr>
            <w:tcW w:w="8566" w:type="dxa"/>
            <w:hideMark/>
            <w:tcPrChange w:id="25855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1986F180" w14:textId="640AA7EF" w:rsidR="00CD0A42" w:rsidRPr="00921B0C" w:rsidRDefault="003B73E0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ins w:id="25856" w:author="Irová Zuzana" w:date="2025-03-31T12:58:00Z" w16du:dateUtc="2025-03-31T10:58:00Z">
              <w:r>
                <w:rPr>
                  <w:rFonts w:cstheme="minorHAnsi"/>
                  <w:sz w:val="18"/>
                  <w:szCs w:val="18"/>
                </w:rPr>
                <w:t>SYS.BAR.</w:t>
              </w:r>
            </w:ins>
            <w:ins w:id="25857" w:author="Irová Zuzana" w:date="2025-03-31T12:59:00Z" w16du:dateUtc="2025-03-31T10:59:00Z">
              <w:r w:rsidR="000F2078">
                <w:rPr>
                  <w:rFonts w:cstheme="minorHAnsi"/>
                  <w:sz w:val="18"/>
                  <w:szCs w:val="18"/>
                </w:rPr>
                <w:t>0.13.HR</w:t>
              </w:r>
            </w:ins>
          </w:p>
        </w:tc>
        <w:tc>
          <w:tcPr>
            <w:tcW w:w="974" w:type="pct"/>
            <w:hideMark/>
            <w:tcPrChange w:id="25858" w:author="Drastichová Zuzana" w:date="2025-03-12T08:30:00Z" w16du:dateUtc="2025-03-12T07:30:00Z">
              <w:tcPr>
                <w:tcW w:w="0" w:type="auto"/>
                <w:gridSpan w:val="2"/>
                <w:hideMark/>
              </w:tcPr>
            </w:tcPrChange>
          </w:tcPr>
          <w:p w14:paraId="68EB7831" w14:textId="6067C6D5" w:rsidR="00CD0A42" w:rsidRPr="00921B0C" w:rsidRDefault="0013532D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ins w:id="25859" w:author="Irová Zuzana" w:date="2025-03-31T12:59:00Z" w16du:dateUtc="2025-03-31T10:59:00Z">
              <w:r>
                <w:rPr>
                  <w:rFonts w:cstheme="minorHAnsi"/>
                  <w:sz w:val="18"/>
                  <w:szCs w:val="18"/>
                </w:rPr>
                <w:t xml:space="preserve">Automatické dohledávání nezaplacených mýtných transakcí starších než určitá doba a </w:t>
              </w:r>
            </w:ins>
            <w:ins w:id="25860" w:author="Irová Zuzana" w:date="2025-03-31T13:00:00Z" w16du:dateUtc="2025-03-31T11:00:00Z">
              <w:r w:rsidR="00A20369">
                <w:rPr>
                  <w:rFonts w:cstheme="minorHAnsi"/>
                  <w:sz w:val="18"/>
                  <w:szCs w:val="18"/>
                </w:rPr>
                <w:t>vystavení na jejich základě Výzvy na úhradu.</w:t>
              </w:r>
            </w:ins>
          </w:p>
        </w:tc>
      </w:tr>
      <w:tr w:rsidR="00CD0A42" w:rsidRPr="00955C1D" w14:paraId="340A6354" w14:textId="77777777" w:rsidTr="00E6001A">
        <w:trPr>
          <w:trHeight w:val="20"/>
          <w:trPrChange w:id="25861" w:author="Drastichová Zuzana" w:date="2025-03-12T08:30:00Z" w16du:dateUtc="2025-03-12T07:30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8188" w:type="dxa"/>
            <w:tcPrChange w:id="25862" w:author="Drastichová Zuzana" w:date="2025-03-12T08:30:00Z" w16du:dateUtc="2025-03-12T07:30:00Z">
              <w:tcPr>
                <w:tcW w:w="0" w:type="auto"/>
              </w:tcPr>
            </w:tcPrChange>
          </w:tcPr>
          <w:p w14:paraId="31F821B7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451" w:type="dxa"/>
            <w:tcPrChange w:id="25863" w:author="Drastichová Zuzana" w:date="2025-03-12T08:30:00Z" w16du:dateUtc="2025-03-12T07:30:00Z">
              <w:tcPr>
                <w:tcW w:w="0" w:type="auto"/>
              </w:tcPr>
            </w:tcPrChange>
          </w:tcPr>
          <w:p w14:paraId="17323F6D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071" w:type="dxa"/>
            <w:tcPrChange w:id="25864" w:author="Drastichová Zuzana" w:date="2025-03-12T08:30:00Z" w16du:dateUtc="2025-03-12T07:30:00Z">
              <w:tcPr>
                <w:tcW w:w="0" w:type="auto"/>
              </w:tcPr>
            </w:tcPrChange>
          </w:tcPr>
          <w:p w14:paraId="7DB7F92F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8566" w:type="dxa"/>
            <w:hideMark/>
            <w:tcPrChange w:id="25865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15DF6FF2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974" w:type="pct"/>
            <w:hideMark/>
            <w:tcPrChange w:id="25866" w:author="Drastichová Zuzana" w:date="2025-03-12T08:30:00Z" w16du:dateUtc="2025-03-12T07:30:00Z">
              <w:tcPr>
                <w:tcW w:w="0" w:type="auto"/>
                <w:gridSpan w:val="2"/>
                <w:hideMark/>
              </w:tcPr>
            </w:tcPrChange>
          </w:tcPr>
          <w:p w14:paraId="37D651BC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</w:tr>
    </w:tbl>
    <w:p w14:paraId="0D9152AE" w14:textId="77777777" w:rsidR="00CD0A42" w:rsidRPr="00955C1D" w:rsidRDefault="00CD0A42">
      <w:pPr>
        <w:pStyle w:val="NormalIndent"/>
      </w:pPr>
    </w:p>
    <w:p w14:paraId="1B1D836D" w14:textId="77777777" w:rsidR="00CD0A42" w:rsidRPr="00955C1D" w:rsidRDefault="00CD0A42" w:rsidP="00CD0A42">
      <w:pPr>
        <w:pStyle w:val="Heading2"/>
        <w:spacing w:before="200" w:line="276" w:lineRule="auto"/>
        <w:rPr>
          <w:rFonts w:hint="eastAsia"/>
          <w:highlight w:val="yellow"/>
        </w:rPr>
      </w:pPr>
      <w:bookmarkStart w:id="25867" w:name="_Toc201569267"/>
      <w:r w:rsidRPr="00955C1D">
        <w:rPr>
          <w:highlight w:val="yellow"/>
        </w:rPr>
        <w:t>Konfigurační klíče</w:t>
      </w:r>
      <w:bookmarkEnd w:id="25867"/>
    </w:p>
    <w:p w14:paraId="5F281B51" w14:textId="3823A689" w:rsidR="00921B0C" w:rsidRDefault="00921B0C">
      <w:pPr>
        <w:pStyle w:val="Caption"/>
      </w:pPr>
      <w:r>
        <w:t xml:space="preserve">Tabulka </w:t>
      </w:r>
      <w:fldSimple w:instr=" SEQ Tabulka \* ARABIC ">
        <w:ins w:id="25868" w:author="Irová Zuzana" w:date="2025-04-11T11:23:00Z" w16du:dateUtc="2025-04-11T09:23:00Z">
          <w:r w:rsidR="001E11DC">
            <w:rPr>
              <w:noProof/>
            </w:rPr>
            <w:t>48</w:t>
          </w:r>
        </w:ins>
        <w:ins w:id="25869" w:author="Drastichová Zuzana" w:date="2025-02-14T09:33:00Z" w16du:dateUtc="2025-02-14T08:33:00Z">
          <w:del w:id="25870" w:author="Irová Zuzana" w:date="2025-04-11T11:12:00Z" w16du:dateUtc="2025-04-11T09:12:00Z">
            <w:r w:rsidR="00945CB9" w:rsidDel="00745B0C">
              <w:rPr>
                <w:noProof/>
              </w:rPr>
              <w:delText>38</w:delText>
            </w:r>
          </w:del>
        </w:ins>
        <w:del w:id="25871" w:author="Irová Zuzana" w:date="2025-04-11T11:12:00Z" w16du:dateUtc="2025-04-11T09:12:00Z">
          <w:r w:rsidR="00285DF8" w:rsidDel="00745B0C">
            <w:rPr>
              <w:noProof/>
            </w:rPr>
            <w:delText>145</w:delText>
          </w:r>
        </w:del>
      </w:fldSimple>
      <w:r w:rsidRPr="00BD3039">
        <w:t>: Konfigurační klíče</w:t>
      </w:r>
    </w:p>
    <w:tbl>
      <w:tblPr>
        <w:tblW w:w="5000" w:type="pct"/>
        <w:tblLook w:val="04A0" w:firstRow="1" w:lastRow="0" w:firstColumn="1" w:lastColumn="0" w:noHBand="0" w:noVBand="1"/>
        <w:tblPrChange w:id="25872" w:author="Irová Zuzana" w:date="2025-06-16T12:04:00Z" w16du:dateUtc="2025-06-16T10:04:00Z">
          <w:tblPr>
            <w:tblW w:w="9639" w:type="dxa"/>
            <w:tblInd w:w="0" w:type="nil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8" w:space="0" w:color="auto"/>
              <w:insideV w:val="single" w:sz="8" w:space="0" w:color="auto"/>
            </w:tblBorders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5038"/>
        <w:gridCol w:w="930"/>
        <w:gridCol w:w="1535"/>
        <w:gridCol w:w="2135"/>
        <w:tblGridChange w:id="25873">
          <w:tblGrid>
            <w:gridCol w:w="40"/>
            <w:gridCol w:w="360"/>
            <w:gridCol w:w="360"/>
            <w:gridCol w:w="360"/>
            <w:gridCol w:w="360"/>
            <w:gridCol w:w="3558"/>
            <w:gridCol w:w="930"/>
            <w:gridCol w:w="1535"/>
            <w:gridCol w:w="2135"/>
          </w:tblGrid>
        </w:tblGridChange>
      </w:tblGrid>
      <w:tr w:rsidR="00CD0A42" w:rsidRPr="005E47B2" w14:paraId="295C4E19" w14:textId="77777777" w:rsidTr="00BE40BA">
        <w:trPr>
          <w:trHeight w:val="20"/>
          <w:trPrChange w:id="25874" w:author="Irová Zuzana" w:date="2025-06-16T12:04:00Z" w16du:dateUtc="2025-06-16T10:04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621" w:type="pct"/>
            <w:tcPrChange w:id="25875" w:author="Irová Zuzana" w:date="2025-06-16T12:04:00Z" w16du:dateUtc="2025-06-16T10:04:00Z">
              <w:tcPr>
                <w:tcW w:w="0" w:type="auto"/>
              </w:tcPr>
            </w:tcPrChange>
          </w:tcPr>
          <w:p w14:paraId="187DE06B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konfiguračního klíče EN (CZ)</w:t>
            </w:r>
          </w:p>
        </w:tc>
        <w:tc>
          <w:tcPr>
            <w:tcW w:w="478" w:type="pct"/>
            <w:tcPrChange w:id="25876" w:author="Irová Zuzana" w:date="2025-06-16T12:04:00Z" w16du:dateUtc="2025-06-16T10:04:00Z">
              <w:tcPr>
                <w:tcW w:w="0" w:type="auto"/>
              </w:tcPr>
            </w:tcPrChange>
          </w:tcPr>
          <w:p w14:paraId="30171B2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Výchozí hodnota klíče</w:t>
            </w:r>
          </w:p>
        </w:tc>
        <w:tc>
          <w:tcPr>
            <w:tcW w:w="794" w:type="pct"/>
            <w:tcPrChange w:id="25877" w:author="Irová Zuzana" w:date="2025-06-16T12:04:00Z" w16du:dateUtc="2025-06-16T10:04:00Z">
              <w:tcPr>
                <w:tcW w:w="0" w:type="auto"/>
              </w:tcPr>
            </w:tcPrChange>
          </w:tcPr>
          <w:p w14:paraId="01795614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1107" w:type="pct"/>
            <w:hideMark/>
            <w:tcPrChange w:id="25878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26E7E581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</w:tr>
      <w:tr w:rsidR="00E73A30" w:rsidRPr="005E47B2" w14:paraId="0AEF41D5" w14:textId="77777777" w:rsidTr="00BE40BA">
        <w:trPr>
          <w:trHeight w:val="20"/>
          <w:trPrChange w:id="25879" w:author="Irová Zuzana" w:date="2025-06-16T12:04:00Z" w16du:dateUtc="2025-06-16T10:04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621" w:type="pct"/>
            <w:tcPrChange w:id="25880" w:author="Irová Zuzana" w:date="2025-06-16T12:04:00Z" w16du:dateUtc="2025-06-16T10:04:00Z">
              <w:tcPr>
                <w:tcW w:w="0" w:type="auto"/>
              </w:tcPr>
            </w:tcPrChange>
          </w:tcPr>
          <w:p w14:paraId="552CD7F4" w14:textId="593A085D" w:rsidR="00E73A30" w:rsidRPr="00921B0C" w:rsidRDefault="00E73A30" w:rsidP="00E73A3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ins w:id="25881" w:author="Drastichová Zuzana" w:date="2025-03-12T08:31:00Z" w16du:dateUtc="2025-03-12T07:31:00Z">
              <w:r w:rsidRPr="00AA1DFB"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>BE.PaymentReversalTimeout (Timeout pro zrušení platby)</w:t>
              </w:r>
            </w:ins>
          </w:p>
        </w:tc>
        <w:tc>
          <w:tcPr>
            <w:tcW w:w="478" w:type="pct"/>
            <w:tcPrChange w:id="25882" w:author="Irová Zuzana" w:date="2025-06-16T12:04:00Z" w16du:dateUtc="2025-06-16T10:04:00Z">
              <w:tcPr>
                <w:tcW w:w="0" w:type="auto"/>
              </w:tcPr>
            </w:tcPrChange>
          </w:tcPr>
          <w:p w14:paraId="34659D0C" w14:textId="225FB872" w:rsidR="00E73A30" w:rsidRPr="00921B0C" w:rsidRDefault="00E73A30" w:rsidP="00E73A3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ins w:id="25883" w:author="Drastichová Zuzana" w:date="2025-03-12T08:31:00Z" w16du:dateUtc="2025-03-12T07:31:00Z">
              <w:r w:rsidRPr="00AA1DFB"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>15</w:t>
              </w:r>
            </w:ins>
          </w:p>
        </w:tc>
        <w:tc>
          <w:tcPr>
            <w:tcW w:w="794" w:type="pct"/>
            <w:tcPrChange w:id="25884" w:author="Irová Zuzana" w:date="2025-06-16T12:04:00Z" w16du:dateUtc="2025-06-16T10:04:00Z">
              <w:tcPr>
                <w:tcW w:w="0" w:type="auto"/>
              </w:tcPr>
            </w:tcPrChange>
          </w:tcPr>
          <w:p w14:paraId="394698A5" w14:textId="4D33AD07" w:rsidR="00E73A30" w:rsidRPr="00921B0C" w:rsidRDefault="00E73A30" w:rsidP="00E73A3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ins w:id="25885" w:author="Drastichová Zuzana" w:date="2025-03-12T08:31:00Z" w16du:dateUtc="2025-03-12T07:31:00Z">
              <w:r w:rsidRPr="00AA1DFB"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>Number</w:t>
              </w:r>
            </w:ins>
          </w:p>
        </w:tc>
        <w:tc>
          <w:tcPr>
            <w:tcW w:w="1107" w:type="pct"/>
            <w:hideMark/>
            <w:tcPrChange w:id="25886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645AD020" w14:textId="5281C78C" w:rsidR="00E73A30" w:rsidRPr="00921B0C" w:rsidRDefault="00E73A30" w:rsidP="00E73A3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ins w:id="25887" w:author="Drastichová Zuzana" w:date="2025-03-12T08:31:00Z" w16du:dateUtc="2025-03-12T07:31:00Z">
              <w:r w:rsidRPr="00AA1DFB"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>Časový limit pro automatický reverzal nedokončené transakce platební kartou (v minutách)</w:t>
              </w:r>
            </w:ins>
          </w:p>
        </w:tc>
      </w:tr>
      <w:tr w:rsidR="00CD0A42" w:rsidRPr="005E47B2" w14:paraId="5FDEF7BC" w14:textId="77777777" w:rsidTr="00BE40BA">
        <w:trPr>
          <w:trHeight w:val="20"/>
          <w:trPrChange w:id="25888" w:author="Irová Zuzana" w:date="2025-06-16T12:04:00Z" w16du:dateUtc="2025-06-16T10:04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621" w:type="pct"/>
            <w:tcPrChange w:id="25889" w:author="Irová Zuzana" w:date="2025-06-16T12:04:00Z" w16du:dateUtc="2025-06-16T10:04:00Z">
              <w:tcPr>
                <w:tcW w:w="0" w:type="auto"/>
              </w:tcPr>
            </w:tcPrChange>
          </w:tcPr>
          <w:p w14:paraId="17BD3291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BE_DaysPriorSettlement (Počet dní před zúčtováním)</w:t>
            </w:r>
          </w:p>
        </w:tc>
        <w:tc>
          <w:tcPr>
            <w:tcW w:w="478" w:type="pct"/>
            <w:tcPrChange w:id="25890" w:author="Irová Zuzana" w:date="2025-06-16T12:04:00Z" w16du:dateUtc="2025-06-16T10:04:00Z">
              <w:tcPr>
                <w:tcW w:w="0" w:type="auto"/>
              </w:tcPr>
            </w:tcPrChange>
          </w:tcPr>
          <w:p w14:paraId="5049A244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20</w:t>
            </w:r>
          </w:p>
        </w:tc>
        <w:tc>
          <w:tcPr>
            <w:tcW w:w="794" w:type="pct"/>
            <w:tcPrChange w:id="25891" w:author="Irová Zuzana" w:date="2025-06-16T12:04:00Z" w16du:dateUtc="2025-06-16T10:04:00Z">
              <w:tcPr>
                <w:tcW w:w="0" w:type="auto"/>
              </w:tcPr>
            </w:tcPrChange>
          </w:tcPr>
          <w:p w14:paraId="33E2F062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07" w:type="pct"/>
            <w:hideMark/>
            <w:tcPrChange w:id="25892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242CA5BD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Počet kalendářních dní po přepnutí účtu do Pending termination, po jejichž uplynutí Systém vyhodnocuje podmínky ke spuštění zúčtování závazků a pohledávek </w:t>
            </w:r>
          </w:p>
        </w:tc>
      </w:tr>
      <w:tr w:rsidR="00CD0A42" w:rsidRPr="005E47B2" w14:paraId="7C408BA8" w14:textId="77777777" w:rsidTr="00BE40BA">
        <w:trPr>
          <w:trHeight w:val="20"/>
          <w:trPrChange w:id="25893" w:author="Irová Zuzana" w:date="2025-06-16T12:04:00Z" w16du:dateUtc="2025-06-16T10:04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621" w:type="pct"/>
            <w:tcPrChange w:id="25894" w:author="Irová Zuzana" w:date="2025-06-16T12:04:00Z" w16du:dateUtc="2025-06-16T10:04:00Z">
              <w:tcPr>
                <w:tcW w:w="0" w:type="auto"/>
              </w:tcPr>
            </w:tcPrChange>
          </w:tcPr>
          <w:p w14:paraId="07D2CA5B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BE_DaysAfterBillSession (Počet dní po zúčtováním)</w:t>
            </w:r>
          </w:p>
        </w:tc>
        <w:tc>
          <w:tcPr>
            <w:tcW w:w="478" w:type="pct"/>
            <w:tcPrChange w:id="25895" w:author="Irová Zuzana" w:date="2025-06-16T12:04:00Z" w16du:dateUtc="2025-06-16T10:04:00Z">
              <w:tcPr>
                <w:tcW w:w="0" w:type="auto"/>
              </w:tcPr>
            </w:tcPrChange>
          </w:tcPr>
          <w:p w14:paraId="3CA9BD7B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0</w:t>
            </w:r>
          </w:p>
        </w:tc>
        <w:tc>
          <w:tcPr>
            <w:tcW w:w="794" w:type="pct"/>
            <w:tcPrChange w:id="25896" w:author="Irová Zuzana" w:date="2025-06-16T12:04:00Z" w16du:dateUtc="2025-06-16T10:04:00Z">
              <w:tcPr>
                <w:tcW w:w="0" w:type="auto"/>
              </w:tcPr>
            </w:tcPrChange>
          </w:tcPr>
          <w:p w14:paraId="56D6E8E8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07" w:type="pct"/>
            <w:hideMark/>
            <w:tcPrChange w:id="25897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0DB1E23A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Počet kalendářních dní po konci poslední bill session která nastala po uplynutí  BE_DaysPriorSettlement (Počet dní před zúčtováním), po jejichž uplynutí se může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>spustit zúčtování závazků a pohledávek</w:t>
            </w:r>
          </w:p>
        </w:tc>
      </w:tr>
      <w:tr w:rsidR="00CD0A42" w:rsidRPr="005E47B2" w14:paraId="525BF971" w14:textId="77777777" w:rsidTr="00BE40BA">
        <w:trPr>
          <w:trHeight w:val="20"/>
          <w:trPrChange w:id="25898" w:author="Irová Zuzana" w:date="2025-06-16T12:04:00Z" w16du:dateUtc="2025-06-16T10:04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621" w:type="pct"/>
            <w:tcPrChange w:id="25899" w:author="Irová Zuzana" w:date="2025-06-16T12:04:00Z" w16du:dateUtc="2025-06-16T10:04:00Z">
              <w:tcPr>
                <w:tcW w:w="0" w:type="auto"/>
              </w:tcPr>
            </w:tcPrChange>
          </w:tcPr>
          <w:p w14:paraId="533A9BE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478" w:type="pct"/>
            <w:tcPrChange w:id="25900" w:author="Irová Zuzana" w:date="2025-06-16T12:04:00Z" w16du:dateUtc="2025-06-16T10:04:00Z">
              <w:tcPr>
                <w:tcW w:w="0" w:type="auto"/>
              </w:tcPr>
            </w:tcPrChange>
          </w:tcPr>
          <w:p w14:paraId="0A7BA7BE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25901" w:author="Irová Zuzana" w:date="2025-06-16T12:04:00Z" w16du:dateUtc="2025-06-16T10:04:00Z">
              <w:tcPr>
                <w:tcW w:w="0" w:type="auto"/>
              </w:tcPr>
            </w:tcPrChange>
          </w:tcPr>
          <w:p w14:paraId="44DEC7B0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25902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319F967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</w:tr>
      <w:tr w:rsidR="00CD0A42" w:rsidRPr="005E47B2" w14:paraId="26CCD422" w14:textId="77777777" w:rsidTr="00BE40BA">
        <w:trPr>
          <w:trHeight w:val="20"/>
          <w:trPrChange w:id="25903" w:author="Irová Zuzana" w:date="2025-06-16T12:04:00Z" w16du:dateUtc="2025-06-16T10:04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621" w:type="pct"/>
            <w:tcPrChange w:id="25904" w:author="Irová Zuzana" w:date="2025-06-16T12:04:00Z" w16du:dateUtc="2025-06-16T10:04:00Z">
              <w:tcPr>
                <w:tcW w:w="0" w:type="auto"/>
              </w:tcPr>
            </w:tcPrChange>
          </w:tcPr>
          <w:p w14:paraId="2D7D5651" w14:textId="77777777" w:rsidR="00CD0A42" w:rsidRPr="00560657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  <w:rPrChange w:id="25905" w:author="Irová Zuzana" w:date="2025-02-21T17:08:00Z" w16du:dateUtc="2025-02-21T16:08:00Z">
                  <w:rPr>
                    <w:rFonts w:eastAsia="Times New Roman" w:cstheme="minorHAnsi"/>
                    <w:bCs/>
                    <w:sz w:val="18"/>
                    <w:szCs w:val="18"/>
                    <w:highlight w:val="cyan"/>
                    <w:lang w:eastAsia="cs-CZ"/>
                  </w:rPr>
                </w:rPrChange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  <w:rPrChange w:id="25906" w:author="Irová Zuzana" w:date="2025-02-21T17:08:00Z" w16du:dateUtc="2025-02-21T16:08:00Z">
                  <w:rPr>
                    <w:rFonts w:eastAsia="Times New Roman" w:cstheme="minorHAnsi"/>
                    <w:sz w:val="18"/>
                    <w:szCs w:val="18"/>
                    <w:highlight w:val="cyan"/>
                    <w:lang w:eastAsia="cs-CZ"/>
                  </w:rPr>
                </w:rPrChange>
              </w:rPr>
              <w:t>BE_AggregateZeroTollTransactions</w:t>
            </w:r>
          </w:p>
        </w:tc>
        <w:tc>
          <w:tcPr>
            <w:tcW w:w="478" w:type="pct"/>
            <w:tcPrChange w:id="25907" w:author="Irová Zuzana" w:date="2025-06-16T12:04:00Z" w16du:dateUtc="2025-06-16T10:04:00Z">
              <w:tcPr>
                <w:tcW w:w="0" w:type="auto"/>
              </w:tcPr>
            </w:tcPrChange>
          </w:tcPr>
          <w:p w14:paraId="3C653B57" w14:textId="77777777" w:rsidR="00CD0A42" w:rsidRPr="00560657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  <w:rPrChange w:id="25908" w:author="Irová Zuzana" w:date="2025-02-21T17:08:00Z" w16du:dateUtc="2025-02-21T16:08:00Z">
                  <w:rPr>
                    <w:rFonts w:eastAsia="Times New Roman" w:cstheme="minorHAnsi"/>
                    <w:bCs/>
                    <w:sz w:val="18"/>
                    <w:szCs w:val="18"/>
                    <w:highlight w:val="cyan"/>
                    <w:lang w:eastAsia="cs-CZ"/>
                  </w:rPr>
                </w:rPrChange>
              </w:rPr>
            </w:pPr>
            <w:r w:rsidRPr="00560657">
              <w:rPr>
                <w:rFonts w:eastAsia="Times New Roman" w:cstheme="minorHAnsi"/>
                <w:bCs/>
                <w:sz w:val="18"/>
                <w:szCs w:val="18"/>
                <w:lang w:eastAsia="cs-CZ"/>
                <w:rPrChange w:id="25909" w:author="Irová Zuzana" w:date="2025-02-21T17:08:00Z" w16du:dateUtc="2025-02-21T16:08:00Z">
                  <w:rPr>
                    <w:rFonts w:eastAsia="Times New Roman" w:cstheme="minorHAnsi"/>
                    <w:bCs/>
                    <w:sz w:val="18"/>
                    <w:szCs w:val="18"/>
                    <w:highlight w:val="cyan"/>
                    <w:lang w:eastAsia="cs-CZ"/>
                  </w:rPr>
                </w:rPrChange>
              </w:rPr>
              <w:t>No</w:t>
            </w:r>
          </w:p>
        </w:tc>
        <w:tc>
          <w:tcPr>
            <w:tcW w:w="794" w:type="pct"/>
            <w:tcPrChange w:id="25910" w:author="Irová Zuzana" w:date="2025-06-16T12:04:00Z" w16du:dateUtc="2025-06-16T10:04:00Z">
              <w:tcPr>
                <w:tcW w:w="0" w:type="auto"/>
              </w:tcPr>
            </w:tcPrChange>
          </w:tcPr>
          <w:p w14:paraId="12A25140" w14:textId="77777777" w:rsidR="00CD0A42" w:rsidRPr="00560657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  <w:rPrChange w:id="25911" w:author="Irová Zuzana" w:date="2025-02-21T17:08:00Z" w16du:dateUtc="2025-02-21T16:08:00Z">
                  <w:rPr>
                    <w:rFonts w:eastAsia="Times New Roman" w:cstheme="minorHAnsi"/>
                    <w:bCs/>
                    <w:sz w:val="18"/>
                    <w:szCs w:val="18"/>
                    <w:highlight w:val="cyan"/>
                    <w:lang w:eastAsia="cs-CZ"/>
                  </w:rPr>
                </w:rPrChange>
              </w:rPr>
            </w:pPr>
            <w:r w:rsidRPr="5D923C7E">
              <w:rPr>
                <w:rFonts w:cstheme="minorBidi"/>
                <w:sz w:val="18"/>
                <w:szCs w:val="18"/>
                <w:rPrChange w:id="25912" w:author="Irová Zuzana" w:date="2025-02-21T17:08:00Z" w16du:dateUtc="2025-02-21T16:08:00Z">
                  <w:rPr>
                    <w:rFonts w:cstheme="minorHAnsi"/>
                    <w:sz w:val="18"/>
                    <w:szCs w:val="18"/>
                    <w:highlight w:val="cyan"/>
                  </w:rPr>
                </w:rPrChange>
              </w:rPr>
              <w:t>Boolean</w:t>
            </w:r>
          </w:p>
        </w:tc>
        <w:tc>
          <w:tcPr>
            <w:tcW w:w="1107" w:type="pct"/>
            <w:hideMark/>
            <w:tcPrChange w:id="25913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7813B327" w14:textId="0BCE4C38" w:rsidR="00CD0A42" w:rsidRPr="00560657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  <w:rPrChange w:id="25914" w:author="Irová Zuzana" w:date="2025-02-21T17:08:00Z" w16du:dateUtc="2025-02-21T16:08:00Z">
                  <w:rPr>
                    <w:rFonts w:eastAsia="Times New Roman" w:cstheme="minorHAnsi"/>
                    <w:bCs/>
                    <w:sz w:val="18"/>
                    <w:szCs w:val="18"/>
                    <w:highlight w:val="cyan"/>
                    <w:lang w:eastAsia="cs-CZ"/>
                  </w:rPr>
                </w:rPrChange>
              </w:rPr>
            </w:pPr>
            <w:r w:rsidRPr="00560657">
              <w:rPr>
                <w:rFonts w:cstheme="minorHAnsi"/>
                <w:sz w:val="18"/>
                <w:szCs w:val="18"/>
                <w:rPrChange w:id="25915" w:author="Irová Zuzana" w:date="2025-02-21T17:08:00Z" w16du:dateUtc="2025-02-21T16:08:00Z">
                  <w:rPr>
                    <w:rFonts w:cstheme="minorHAnsi"/>
                    <w:sz w:val="18"/>
                    <w:szCs w:val="18"/>
                    <w:highlight w:val="cyan"/>
                  </w:rPr>
                </w:rPrChange>
              </w:rPr>
              <w:t xml:space="preserve">Tato konfigurace umožňuje nastavit, zda mají být nulové mýtné </w:t>
            </w:r>
            <w:del w:id="25916" w:author="Irová Zuzana" w:date="2025-02-21T17:08:00Z" w16du:dateUtc="2025-02-21T16:08:00Z">
              <w:r w:rsidRPr="00560657" w:rsidDel="004B3DEA">
                <w:rPr>
                  <w:rFonts w:cstheme="minorHAnsi"/>
                  <w:sz w:val="18"/>
                  <w:szCs w:val="18"/>
                  <w:rPrChange w:id="25917" w:author="Irová Zuzana" w:date="2025-02-21T17:08:00Z" w16du:dateUtc="2025-02-21T16:08:00Z">
                    <w:rPr>
                      <w:rFonts w:cstheme="minorHAnsi"/>
                      <w:sz w:val="18"/>
                      <w:szCs w:val="18"/>
                      <w:highlight w:val="cyan"/>
                    </w:rPr>
                  </w:rPrChange>
                </w:rPr>
                <w:delText xml:space="preserve">transakce </w:delText>
              </w:r>
            </w:del>
            <w:ins w:id="25918" w:author="Irová Zuzana" w:date="2025-02-21T17:08:00Z" w16du:dateUtc="2025-02-21T16:08:00Z">
              <w:r w:rsidR="004B3DEA">
                <w:rPr>
                  <w:rFonts w:cstheme="minorHAnsi"/>
                  <w:sz w:val="18"/>
                  <w:szCs w:val="18"/>
                </w:rPr>
                <w:t>události</w:t>
              </w:r>
              <w:r w:rsidR="004B3DEA" w:rsidRPr="00560657">
                <w:rPr>
                  <w:rFonts w:cstheme="minorHAnsi"/>
                  <w:sz w:val="18"/>
                  <w:szCs w:val="18"/>
                  <w:rPrChange w:id="25919" w:author="Irová Zuzana" w:date="2025-02-21T17:08:00Z" w16du:dateUtc="2025-02-21T16:08:00Z">
                    <w:rPr>
                      <w:rFonts w:cstheme="minorHAnsi"/>
                      <w:sz w:val="18"/>
                      <w:szCs w:val="18"/>
                      <w:highlight w:val="cyan"/>
                    </w:rPr>
                  </w:rPrChange>
                </w:rPr>
                <w:t xml:space="preserve"> </w:t>
              </w:r>
            </w:ins>
            <w:r w:rsidRPr="00560657">
              <w:rPr>
                <w:rFonts w:cstheme="minorHAnsi"/>
                <w:sz w:val="18"/>
                <w:szCs w:val="18"/>
                <w:rPrChange w:id="25920" w:author="Irová Zuzana" w:date="2025-02-21T17:08:00Z" w16du:dateUtc="2025-02-21T16:08:00Z">
                  <w:rPr>
                    <w:rFonts w:cstheme="minorHAnsi"/>
                    <w:sz w:val="18"/>
                    <w:szCs w:val="18"/>
                    <w:highlight w:val="cyan"/>
                  </w:rPr>
                </w:rPrChange>
              </w:rPr>
              <w:t>shrnuty do fakturačních položek nebo nikoliv.</w:t>
            </w:r>
          </w:p>
        </w:tc>
      </w:tr>
      <w:tr w:rsidR="00CD0A42" w:rsidRPr="005E47B2" w14:paraId="495B073A" w14:textId="77777777" w:rsidTr="00BE40BA">
        <w:trPr>
          <w:trHeight w:val="20"/>
          <w:trPrChange w:id="25921" w:author="Irová Zuzana" w:date="2025-06-16T12:04:00Z" w16du:dateUtc="2025-06-16T10:04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621" w:type="pct"/>
            <w:tcPrChange w:id="25922" w:author="Irová Zuzana" w:date="2025-06-16T12:04:00Z" w16du:dateUtc="2025-06-16T10:04:00Z">
              <w:tcPr>
                <w:tcW w:w="0" w:type="auto"/>
              </w:tcPr>
            </w:tcPrChange>
          </w:tcPr>
          <w:p w14:paraId="1AF2E4A9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BE_AggregateZeroServiceTransactions (Zahrnovat nulové poplatky za služby)</w:t>
            </w:r>
          </w:p>
        </w:tc>
        <w:tc>
          <w:tcPr>
            <w:tcW w:w="478" w:type="pct"/>
            <w:tcPrChange w:id="25923" w:author="Irová Zuzana" w:date="2025-06-16T12:04:00Z" w16du:dateUtc="2025-06-16T10:04:00Z">
              <w:tcPr>
                <w:tcW w:w="0" w:type="auto"/>
              </w:tcPr>
            </w:tcPrChange>
          </w:tcPr>
          <w:p w14:paraId="733AE5BB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No</w:t>
            </w:r>
          </w:p>
        </w:tc>
        <w:tc>
          <w:tcPr>
            <w:tcW w:w="794" w:type="pct"/>
            <w:tcPrChange w:id="25924" w:author="Irová Zuzana" w:date="2025-06-16T12:04:00Z" w16du:dateUtc="2025-06-16T10:04:00Z">
              <w:tcPr>
                <w:tcW w:w="0" w:type="auto"/>
              </w:tcPr>
            </w:tcPrChange>
          </w:tcPr>
          <w:p w14:paraId="358C3BEF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Boolean</w:t>
            </w:r>
          </w:p>
        </w:tc>
        <w:tc>
          <w:tcPr>
            <w:tcW w:w="1107" w:type="pct"/>
            <w:hideMark/>
            <w:tcPrChange w:id="25925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5FE4032F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cstheme="minorHAnsi"/>
                <w:sz w:val="18"/>
                <w:szCs w:val="18"/>
              </w:rPr>
              <w:t>Tato konfigurace umožňuje nastavit, zda mají být nulové transakce za služby shrnuty do fakturačních položek nebo nikoliv.</w:t>
            </w:r>
          </w:p>
        </w:tc>
      </w:tr>
      <w:tr w:rsidR="00CD0A42" w:rsidRPr="005E47B2" w14:paraId="6EF47B82" w14:textId="77777777" w:rsidTr="00BE40BA">
        <w:trPr>
          <w:trHeight w:val="20"/>
          <w:trPrChange w:id="25926" w:author="Irová Zuzana" w:date="2025-06-16T12:04:00Z" w16du:dateUtc="2025-06-16T10:04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621" w:type="pct"/>
            <w:tcPrChange w:id="25927" w:author="Irová Zuzana" w:date="2025-06-16T12:04:00Z" w16du:dateUtc="2025-06-16T10:04:00Z">
              <w:tcPr>
                <w:tcW w:w="0" w:type="auto"/>
              </w:tcPr>
            </w:tcPrChange>
          </w:tcPr>
          <w:p w14:paraId="44311E27" w14:textId="77777777" w:rsidR="00CD0A42" w:rsidRPr="002D53AE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  <w:rPrChange w:id="25928" w:author="Drastichová Zuzana" w:date="2025-03-12T08:32:00Z" w16du:dateUtc="2025-03-12T07:32:00Z">
                  <w:rPr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</w:pPr>
            <w:r w:rsidRPr="002D53AE"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  <w:rPrChange w:id="25929" w:author="Drastichová Zuzana" w:date="2025-03-12T08:32:00Z" w16du:dateUtc="2025-03-12T07:32:00Z">
                  <w:rPr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  <w:t>BE_VariableSymbolTopUp</w:t>
            </w:r>
          </w:p>
        </w:tc>
        <w:tc>
          <w:tcPr>
            <w:tcW w:w="478" w:type="pct"/>
            <w:tcPrChange w:id="25930" w:author="Irová Zuzana" w:date="2025-06-16T12:04:00Z" w16du:dateUtc="2025-06-16T10:04:00Z">
              <w:tcPr>
                <w:tcW w:w="0" w:type="auto"/>
              </w:tcPr>
            </w:tcPrChange>
          </w:tcPr>
          <w:p w14:paraId="2B5E8F18" w14:textId="77777777" w:rsidR="00CD0A42" w:rsidRPr="002D53AE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  <w:rPrChange w:id="25931" w:author="Drastichová Zuzana" w:date="2025-03-12T08:32:00Z" w16du:dateUtc="2025-03-12T07:32:00Z">
                  <w:rPr>
                    <w:rFonts w:eastAsia="Times New Roman" w:cstheme="minorHAnsi"/>
                    <w:bCs/>
                    <w:sz w:val="18"/>
                    <w:szCs w:val="18"/>
                    <w:lang w:eastAsia="cs-CZ"/>
                  </w:rPr>
                </w:rPrChange>
              </w:rPr>
            </w:pPr>
            <w:r w:rsidRPr="002D53AE"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  <w:rPrChange w:id="25932" w:author="Drastichová Zuzana" w:date="2025-03-12T08:32:00Z" w16du:dateUtc="2025-03-12T07:32:00Z">
                  <w:rPr>
                    <w:rFonts w:eastAsia="Times New Roman" w:cstheme="minorHAnsi"/>
                    <w:bCs/>
                    <w:sz w:val="18"/>
                    <w:szCs w:val="18"/>
                    <w:lang w:eastAsia="cs-CZ"/>
                  </w:rPr>
                </w:rPrChange>
              </w:rPr>
              <w:t>2</w:t>
            </w:r>
          </w:p>
        </w:tc>
        <w:tc>
          <w:tcPr>
            <w:tcW w:w="794" w:type="pct"/>
            <w:tcPrChange w:id="25933" w:author="Irová Zuzana" w:date="2025-06-16T12:04:00Z" w16du:dateUtc="2025-06-16T10:04:00Z">
              <w:tcPr>
                <w:tcW w:w="0" w:type="auto"/>
              </w:tcPr>
            </w:tcPrChange>
          </w:tcPr>
          <w:p w14:paraId="65A445C9" w14:textId="77777777" w:rsidR="00CD0A42" w:rsidRPr="002D53AE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  <w:rPrChange w:id="25934" w:author="Drastichová Zuzana" w:date="2025-03-12T08:32:00Z" w16du:dateUtc="2025-03-12T07:32:00Z">
                  <w:rPr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</w:pPr>
            <w:r w:rsidRPr="002D53AE"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  <w:rPrChange w:id="25935" w:author="Drastichová Zuzana" w:date="2025-03-12T08:32:00Z" w16du:dateUtc="2025-03-12T07:32:00Z">
                  <w:rPr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  <w:t>Number</w:t>
            </w:r>
          </w:p>
        </w:tc>
        <w:tc>
          <w:tcPr>
            <w:tcW w:w="1107" w:type="pct"/>
            <w:hideMark/>
            <w:tcPrChange w:id="25936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6A162774" w14:textId="77777777" w:rsidR="00CD0A42" w:rsidRPr="002D53AE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  <w:rPrChange w:id="25937" w:author="Drastichová Zuzana" w:date="2025-03-12T08:32:00Z" w16du:dateUtc="2025-03-12T07:32:00Z">
                  <w:rPr>
                    <w:rFonts w:eastAsia="Times New Roman" w:cstheme="minorHAnsi"/>
                    <w:bCs/>
                    <w:sz w:val="18"/>
                    <w:szCs w:val="18"/>
                    <w:lang w:eastAsia="cs-CZ"/>
                  </w:rPr>
                </w:rPrChange>
              </w:rPr>
            </w:pPr>
            <w:r w:rsidRPr="002D53AE"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  <w:rPrChange w:id="25938" w:author="Drastichová Zuzana" w:date="2025-03-12T08:32:00Z" w16du:dateUtc="2025-03-12T07:32:00Z">
                  <w:rPr>
                    <w:rFonts w:eastAsia="Times New Roman" w:cstheme="minorHAnsi"/>
                    <w:bCs/>
                    <w:sz w:val="18"/>
                    <w:szCs w:val="18"/>
                    <w:lang w:eastAsia="cs-CZ"/>
                  </w:rPr>
                </w:rPrChange>
              </w:rPr>
              <w:t>Hodnota Variabilního symbolu pro platbu dobití kreditu placenou bankovním převodem.</w:t>
            </w:r>
          </w:p>
        </w:tc>
      </w:tr>
      <w:tr w:rsidR="00777ED2" w:rsidRPr="005E47B2" w14:paraId="14A57C0E" w14:textId="77777777" w:rsidTr="00BE40BA">
        <w:trPr>
          <w:trHeight w:val="20"/>
          <w:ins w:id="25939" w:author="Irová Zuzana" w:date="2025-04-14T19:47:00Z"/>
          <w:trPrChange w:id="25940" w:author="Irová Zuzana" w:date="2025-06-16T12:04:00Z" w16du:dateUtc="2025-06-16T10:04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621" w:type="pct"/>
            <w:tcPrChange w:id="25941" w:author="Irová Zuzana" w:date="2025-06-16T12:04:00Z" w16du:dateUtc="2025-06-16T10:04:00Z">
              <w:tcPr>
                <w:tcW w:w="0" w:type="auto"/>
              </w:tcPr>
            </w:tcPrChange>
          </w:tcPr>
          <w:p w14:paraId="3D67CFF4" w14:textId="5326E855" w:rsidR="00777ED2" w:rsidRPr="00777ED2" w:rsidRDefault="00777ED2" w:rsidP="00777ED2">
            <w:pPr>
              <w:spacing w:before="60" w:after="60"/>
              <w:rPr>
                <w:ins w:id="25942" w:author="Irová Zuzana" w:date="2025-04-14T19:47:00Z" w16du:dateUtc="2025-04-14T17:47:00Z"/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ins w:id="25943" w:author="Irová Zuzana" w:date="2025-04-14T19:47:00Z" w16du:dateUtc="2025-04-14T17:47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BE_Days</w:t>
              </w:r>
            </w:ins>
            <w:ins w:id="25944" w:author="Irová Zuzana" w:date="2025-04-14T19:51:00Z" w16du:dateUtc="2025-04-14T17:51:00Z">
              <w:r w:rsidR="004103D3">
                <w:rPr>
                  <w:rFonts w:eastAsia="Times New Roman" w:cstheme="minorBidi"/>
                  <w:sz w:val="18"/>
                  <w:szCs w:val="18"/>
                  <w:lang w:eastAsia="cs-CZ"/>
                </w:rPr>
                <w:t>InGracePeriod</w:t>
              </w:r>
            </w:ins>
            <w:ins w:id="25945" w:author="Irová Zuzana" w:date="2025-04-14T19:47:00Z" w16du:dateUtc="2025-04-14T17:47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PriorOffenceCreation</w:t>
              </w:r>
            </w:ins>
          </w:p>
        </w:tc>
        <w:tc>
          <w:tcPr>
            <w:tcW w:w="478" w:type="pct"/>
            <w:tcPrChange w:id="25946" w:author="Irová Zuzana" w:date="2025-06-16T12:04:00Z" w16du:dateUtc="2025-06-16T10:04:00Z">
              <w:tcPr>
                <w:tcW w:w="0" w:type="auto"/>
              </w:tcPr>
            </w:tcPrChange>
          </w:tcPr>
          <w:p w14:paraId="52A1996F" w14:textId="75682EFE" w:rsidR="00777ED2" w:rsidRPr="00777ED2" w:rsidRDefault="00777ED2" w:rsidP="00777ED2">
            <w:pPr>
              <w:spacing w:before="60" w:after="60"/>
              <w:rPr>
                <w:ins w:id="25947" w:author="Irová Zuzana" w:date="2025-04-14T19:47:00Z" w16du:dateUtc="2025-04-14T17:47:00Z"/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</w:pPr>
            <w:ins w:id="25948" w:author="Irová Zuzana" w:date="2025-04-14T19:47:00Z" w16du:dateUtc="2025-04-14T17:47:00Z">
              <w:r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>5</w:t>
              </w:r>
            </w:ins>
          </w:p>
        </w:tc>
        <w:tc>
          <w:tcPr>
            <w:tcW w:w="794" w:type="pct"/>
            <w:tcPrChange w:id="25949" w:author="Irová Zuzana" w:date="2025-06-16T12:04:00Z" w16du:dateUtc="2025-06-16T10:04:00Z">
              <w:tcPr>
                <w:tcW w:w="0" w:type="auto"/>
              </w:tcPr>
            </w:tcPrChange>
          </w:tcPr>
          <w:p w14:paraId="1C881057" w14:textId="38DFAA14" w:rsidR="00777ED2" w:rsidRPr="00777ED2" w:rsidRDefault="00777ED2" w:rsidP="00777ED2">
            <w:pPr>
              <w:spacing w:before="60" w:after="60"/>
              <w:rPr>
                <w:ins w:id="25950" w:author="Irová Zuzana" w:date="2025-04-14T19:47:00Z" w16du:dateUtc="2025-04-14T17:47:00Z"/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ins w:id="25951" w:author="Irová Zuzana" w:date="2025-04-14T19:47:00Z" w16du:dateUtc="2025-04-14T17:47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Number</w:t>
              </w:r>
            </w:ins>
          </w:p>
        </w:tc>
        <w:tc>
          <w:tcPr>
            <w:tcW w:w="1107" w:type="pct"/>
            <w:hideMark/>
            <w:tcPrChange w:id="25952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2AE7AB5B" w14:textId="5FFDF1D5" w:rsidR="00777ED2" w:rsidRPr="00777ED2" w:rsidRDefault="00777ED2" w:rsidP="00777ED2">
            <w:pPr>
              <w:spacing w:before="60" w:after="60"/>
              <w:rPr>
                <w:ins w:id="25953" w:author="Irová Zuzana" w:date="2025-04-14T19:47:00Z" w16du:dateUtc="2025-04-14T17:47:00Z"/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</w:pPr>
            <w:ins w:id="25954" w:author="Irová Zuzana" w:date="2025-04-14T19:47:00Z" w16du:dateUtc="2025-04-14T17:47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Počet </w:t>
              </w:r>
            </w:ins>
            <w:ins w:id="25955" w:author="Irová Zuzana" w:date="2025-04-14T19:51:00Z" w16du:dateUtc="2025-04-14T17:51:00Z">
              <w:r w:rsidR="007A6100">
                <w:rPr>
                  <w:rFonts w:eastAsia="Times New Roman" w:cstheme="minorBidi"/>
                  <w:sz w:val="18"/>
                  <w:szCs w:val="18"/>
                  <w:lang w:eastAsia="cs-CZ"/>
                </w:rPr>
                <w:t>pracovních</w:t>
              </w:r>
            </w:ins>
            <w:ins w:id="25956" w:author="Irová Zuzana" w:date="2025-04-14T19:47:00Z" w16du:dateUtc="2025-04-14T17:47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dní</w:t>
              </w:r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od vzniku Unpaid Toll Transactions </w:t>
              </w:r>
            </w:ins>
            <w:ins w:id="25957" w:author="Irová Zuzana" w:date="2025-04-14T19:52:00Z" w16du:dateUtc="2025-04-14T17:52:00Z">
              <w:r w:rsidR="007A6100">
                <w:rPr>
                  <w:rFonts w:eastAsia="Times New Roman" w:cstheme="minorBidi"/>
                  <w:sz w:val="18"/>
                  <w:szCs w:val="18"/>
                  <w:lang w:eastAsia="cs-CZ"/>
                </w:rPr>
                <w:t>ve stavu Grace period</w:t>
              </w:r>
            </w:ins>
            <w:ins w:id="25958" w:author="Irová Zuzana" w:date="2025-04-14T19:47:00Z" w16du:dateUtc="2025-04-14T17:47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, po uplynutí kterých se </w:t>
              </w:r>
            </w:ins>
            <w:ins w:id="25959" w:author="Irová Zuzana" w:date="2025-04-14T19:52:00Z" w16du:dateUtc="2025-04-14T17:52:00Z">
              <w:r w:rsidR="007A6100">
                <w:rPr>
                  <w:rFonts w:eastAsia="Times New Roman" w:cstheme="minorBidi"/>
                  <w:sz w:val="18"/>
                  <w:szCs w:val="18"/>
                  <w:lang w:eastAsia="cs-CZ"/>
                </w:rPr>
                <w:t>přenastaví do stavu Offence</w:t>
              </w:r>
            </w:ins>
            <w:ins w:id="25960" w:author="Irová Zuzana" w:date="2025-04-14T19:47:00Z" w16du:dateUtc="2025-04-14T17:47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. </w:t>
              </w:r>
            </w:ins>
          </w:p>
        </w:tc>
      </w:tr>
      <w:tr w:rsidR="00CD0A42" w:rsidRPr="005E47B2" w14:paraId="484D3BBE" w14:textId="77777777" w:rsidTr="00BE40BA">
        <w:trPr>
          <w:trHeight w:val="20"/>
          <w:trPrChange w:id="25961" w:author="Irová Zuzana" w:date="2025-06-16T12:04:00Z" w16du:dateUtc="2025-06-16T10:04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621" w:type="pct"/>
            <w:tcPrChange w:id="25962" w:author="Irová Zuzana" w:date="2025-06-16T12:04:00Z" w16du:dateUtc="2025-06-16T10:04:00Z">
              <w:tcPr>
                <w:tcW w:w="0" w:type="auto"/>
              </w:tcPr>
            </w:tcPrChange>
          </w:tcPr>
          <w:p w14:paraId="3433196C" w14:textId="43FB36BA" w:rsidR="00CD0A42" w:rsidRPr="00921B0C" w:rsidRDefault="00FA6C41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ins w:id="25963" w:author="Irová Zuzana" w:date="2025-03-31T13:01:00Z" w16du:dateUtc="2025-03-31T11:01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BE_</w:t>
              </w:r>
            </w:ins>
            <w:ins w:id="25964" w:author="Irová Zuzana" w:date="2025-03-31T13:04:00Z" w16du:dateUtc="2025-03-31T11:04:00Z">
              <w:r w:rsidR="00F5607B">
                <w:rPr>
                  <w:rFonts w:eastAsia="Times New Roman" w:cstheme="minorBidi"/>
                  <w:sz w:val="18"/>
                  <w:szCs w:val="18"/>
                  <w:lang w:eastAsia="cs-CZ"/>
                </w:rPr>
                <w:t>Days</w:t>
              </w:r>
              <w:r w:rsidR="00631E79">
                <w:rPr>
                  <w:rFonts w:eastAsia="Times New Roman" w:cstheme="minorBidi"/>
                  <w:sz w:val="18"/>
                  <w:szCs w:val="18"/>
                  <w:lang w:eastAsia="cs-CZ"/>
                </w:rPr>
                <w:t>Prior</w:t>
              </w:r>
            </w:ins>
            <w:ins w:id="25965" w:author="Irová Zuzana" w:date="2025-03-31T13:01:00Z" w16du:dateUtc="2025-03-31T11:01:00Z">
              <w:r w:rsidR="006F6EED">
                <w:rPr>
                  <w:rFonts w:eastAsia="Times New Roman" w:cstheme="minorBidi"/>
                  <w:sz w:val="18"/>
                  <w:szCs w:val="18"/>
                  <w:lang w:eastAsia="cs-CZ"/>
                </w:rPr>
                <w:t>Offence</w:t>
              </w:r>
            </w:ins>
            <w:ins w:id="25966" w:author="Irová Zuzana" w:date="2025-03-31T13:03:00Z" w16du:dateUtc="2025-03-31T11:03:00Z">
              <w:r w:rsidR="008F2045">
                <w:rPr>
                  <w:rFonts w:eastAsia="Times New Roman" w:cstheme="minorBidi"/>
                  <w:sz w:val="18"/>
                  <w:szCs w:val="18"/>
                  <w:lang w:eastAsia="cs-CZ"/>
                </w:rPr>
                <w:t>s</w:t>
              </w:r>
              <w:r w:rsidR="009E6014">
                <w:rPr>
                  <w:rFonts w:eastAsia="Times New Roman" w:cstheme="minorBidi"/>
                  <w:sz w:val="18"/>
                  <w:szCs w:val="18"/>
                  <w:lang w:eastAsia="cs-CZ"/>
                </w:rPr>
                <w:t>RfP</w:t>
              </w:r>
            </w:ins>
            <w:ins w:id="25967" w:author="Irová Zuzana" w:date="2025-03-31T13:09:00Z" w16du:dateUtc="2025-03-31T11:09:00Z">
              <w:r w:rsidR="006D7DC8">
                <w:rPr>
                  <w:rFonts w:eastAsia="Times New Roman" w:cstheme="minorBidi"/>
                  <w:sz w:val="18"/>
                  <w:szCs w:val="18"/>
                  <w:lang w:eastAsia="cs-CZ"/>
                </w:rPr>
                <w:t>Creation</w:t>
              </w:r>
            </w:ins>
            <w:del w:id="25968" w:author="Drastichová Zuzana" w:date="2025-03-12T08:32:00Z" w16du:dateUtc="2025-03-12T07:32:00Z">
              <w:r w:rsidR="00CD0A42" w:rsidRPr="5D923C7E" w:rsidDel="002D53AE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 xml:space="preserve">BE_VariableSymbolDeposit </w:delText>
              </w:r>
            </w:del>
          </w:p>
        </w:tc>
        <w:tc>
          <w:tcPr>
            <w:tcW w:w="478" w:type="pct"/>
            <w:tcPrChange w:id="25969" w:author="Irová Zuzana" w:date="2025-06-16T12:04:00Z" w16du:dateUtc="2025-06-16T10:04:00Z">
              <w:tcPr>
                <w:tcW w:w="0" w:type="auto"/>
              </w:tcPr>
            </w:tcPrChange>
          </w:tcPr>
          <w:p w14:paraId="27630CFE" w14:textId="741202D2" w:rsidR="00CD0A42" w:rsidRPr="00921B0C" w:rsidRDefault="00112B21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ins w:id="25970" w:author="Irová Zuzana" w:date="2025-03-31T13:05:00Z" w16du:dateUtc="2025-03-31T11:05:00Z">
              <w:r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t>5</w:t>
              </w:r>
            </w:ins>
            <w:del w:id="25971" w:author="Drastichová Zuzana" w:date="2025-03-12T08:32:00Z" w16du:dateUtc="2025-03-12T07:32:00Z">
              <w:r w:rsidR="00CD0A42" w:rsidRPr="00921B0C" w:rsidDel="002D53AE"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delText>3</w:delText>
              </w:r>
            </w:del>
          </w:p>
        </w:tc>
        <w:tc>
          <w:tcPr>
            <w:tcW w:w="794" w:type="pct"/>
            <w:tcPrChange w:id="25972" w:author="Irová Zuzana" w:date="2025-06-16T12:04:00Z" w16du:dateUtc="2025-06-16T10:04:00Z">
              <w:tcPr>
                <w:tcW w:w="0" w:type="auto"/>
              </w:tcPr>
            </w:tcPrChange>
          </w:tcPr>
          <w:p w14:paraId="1DF62E10" w14:textId="0B7B0285" w:rsidR="00CD0A42" w:rsidRPr="00921B0C" w:rsidRDefault="00112B21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ins w:id="25973" w:author="Irová Zuzana" w:date="2025-03-31T13:05:00Z" w16du:dateUtc="2025-03-31T11:05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Number</w:t>
              </w:r>
            </w:ins>
            <w:del w:id="25974" w:author="Drastichová Zuzana" w:date="2025-03-12T08:32:00Z" w16du:dateUtc="2025-03-12T07:32:00Z">
              <w:r w:rsidR="00CD0A42" w:rsidRPr="5D923C7E" w:rsidDel="002D53AE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>Number</w:delText>
              </w:r>
            </w:del>
          </w:p>
        </w:tc>
        <w:tc>
          <w:tcPr>
            <w:tcW w:w="1107" w:type="pct"/>
            <w:hideMark/>
            <w:tcPrChange w:id="25975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0851E1B9" w14:textId="0CC0F6B0" w:rsidR="00CD0A42" w:rsidRPr="00921B0C" w:rsidRDefault="00524AF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ins w:id="25976" w:author="Irová Zuzana" w:date="2025-03-31T13:05:00Z" w16du:dateUtc="2025-03-31T11:0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Počet </w:t>
              </w:r>
            </w:ins>
            <w:ins w:id="25977" w:author="Irová Zuzana" w:date="2025-04-14T19:48:00Z" w16du:dateUtc="2025-04-14T17:48:00Z">
              <w:r w:rsidR="00777ED2">
                <w:rPr>
                  <w:rFonts w:eastAsia="Times New Roman" w:cstheme="minorBidi"/>
                  <w:sz w:val="18"/>
                  <w:szCs w:val="18"/>
                  <w:lang w:eastAsia="cs-CZ"/>
                </w:rPr>
                <w:t>kalendářních</w:t>
              </w:r>
            </w:ins>
            <w:ins w:id="25978" w:author="Irová Zuzana" w:date="2025-03-31T13:05:00Z" w16du:dateUtc="2025-03-31T11:0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dní</w:t>
              </w:r>
            </w:ins>
            <w:ins w:id="25979" w:author="Irová Zuzana" w:date="2025-03-31T13:07:00Z" w16du:dateUtc="2025-03-31T11:07:00Z">
              <w:r w:rsidR="004D55EA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</w:t>
              </w:r>
              <w:r w:rsidR="00202DB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od </w:t>
              </w:r>
            </w:ins>
            <w:ins w:id="25980" w:author="Irová Zuzana" w:date="2025-04-14T19:47:00Z" w16du:dateUtc="2025-04-14T17:47:00Z">
              <w:r w:rsidR="00777ED2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přepnutí </w:t>
              </w:r>
            </w:ins>
            <w:ins w:id="25981" w:author="Irová Zuzana" w:date="2025-03-31T13:07:00Z" w16du:dateUtc="2025-03-31T11:07:00Z">
              <w:r w:rsidR="00BC4573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Unpaid Toll Transactions </w:t>
              </w:r>
            </w:ins>
            <w:ins w:id="25982" w:author="Irová Zuzana" w:date="2025-04-14T19:47:00Z" w16du:dateUtc="2025-04-14T17:47:00Z">
              <w:r w:rsidR="00777ED2">
                <w:rPr>
                  <w:rFonts w:eastAsia="Times New Roman" w:cstheme="minorBidi"/>
                  <w:sz w:val="18"/>
                  <w:szCs w:val="18"/>
                  <w:lang w:eastAsia="cs-CZ"/>
                </w:rPr>
                <w:t>do stavu Offence</w:t>
              </w:r>
            </w:ins>
            <w:ins w:id="25983" w:author="Irová Zuzana" w:date="2025-03-31T13:08:00Z" w16du:dateUtc="2025-03-31T11:08:00Z">
              <w:r w:rsidR="00CC0180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, po uplynutí kterých se </w:t>
              </w:r>
              <w:r w:rsidR="00A1359D">
                <w:rPr>
                  <w:rFonts w:eastAsia="Times New Roman" w:cstheme="minorBidi"/>
                  <w:sz w:val="18"/>
                  <w:szCs w:val="18"/>
                  <w:lang w:eastAsia="cs-CZ"/>
                </w:rPr>
                <w:t>zařadí do RfP.</w:t>
              </w:r>
              <w:r w:rsidR="00140B84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</w:t>
              </w:r>
            </w:ins>
            <w:del w:id="25984" w:author="Drastichová Zuzana" w:date="2025-03-12T08:32:00Z" w16du:dateUtc="2025-03-12T07:32:00Z">
              <w:r w:rsidR="00CD0A42" w:rsidRPr="00921B0C" w:rsidDel="002D53AE"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delText>Hodnota Variabilního symbolu pro platbu depozitu placenou bankovním převodem.</w:delText>
              </w:r>
            </w:del>
          </w:p>
        </w:tc>
      </w:tr>
      <w:tr w:rsidR="00CD0A42" w:rsidRPr="005E47B2" w14:paraId="639F0C77" w14:textId="77777777" w:rsidTr="00BE40BA">
        <w:trPr>
          <w:trHeight w:val="20"/>
          <w:trPrChange w:id="25985" w:author="Irová Zuzana" w:date="2025-06-16T12:04:00Z" w16du:dateUtc="2025-06-16T10:04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621" w:type="pct"/>
            <w:tcPrChange w:id="25986" w:author="Irová Zuzana" w:date="2025-06-16T12:04:00Z" w16du:dateUtc="2025-06-16T10:04:00Z">
              <w:tcPr>
                <w:tcW w:w="0" w:type="auto"/>
              </w:tcPr>
            </w:tcPrChange>
          </w:tcPr>
          <w:p w14:paraId="55F9B114" w14:textId="444CFFCD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del w:id="25987" w:author="Drastichová Zuzana" w:date="2025-03-12T08:32:00Z" w16du:dateUtc="2025-03-12T07:32:00Z">
              <w:r w:rsidRPr="5D923C7E" w:rsidDel="002D53AE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>BE_VariableSymbolCollateralPostPaid</w:delText>
              </w:r>
            </w:del>
          </w:p>
        </w:tc>
        <w:tc>
          <w:tcPr>
            <w:tcW w:w="478" w:type="pct"/>
            <w:tcPrChange w:id="25988" w:author="Irová Zuzana" w:date="2025-06-16T12:04:00Z" w16du:dateUtc="2025-06-16T10:04:00Z">
              <w:tcPr>
                <w:tcW w:w="0" w:type="auto"/>
              </w:tcPr>
            </w:tcPrChange>
          </w:tcPr>
          <w:p w14:paraId="670B29ED" w14:textId="2A1A0C0C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del w:id="25989" w:author="Drastichová Zuzana" w:date="2025-03-12T08:32:00Z" w16du:dateUtc="2025-03-12T07:32:00Z">
              <w:r w:rsidRPr="00921B0C" w:rsidDel="002D53AE"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delText>40</w:delText>
              </w:r>
            </w:del>
          </w:p>
        </w:tc>
        <w:tc>
          <w:tcPr>
            <w:tcW w:w="794" w:type="pct"/>
            <w:tcPrChange w:id="25990" w:author="Irová Zuzana" w:date="2025-06-16T12:04:00Z" w16du:dateUtc="2025-06-16T10:04:00Z">
              <w:tcPr>
                <w:tcW w:w="0" w:type="auto"/>
              </w:tcPr>
            </w:tcPrChange>
          </w:tcPr>
          <w:p w14:paraId="325444E3" w14:textId="2F2B459B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del w:id="25991" w:author="Drastichová Zuzana" w:date="2025-03-12T08:32:00Z" w16du:dateUtc="2025-03-12T07:32:00Z">
              <w:r w:rsidRPr="5D923C7E" w:rsidDel="002D53AE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>Number</w:delText>
              </w:r>
            </w:del>
          </w:p>
        </w:tc>
        <w:tc>
          <w:tcPr>
            <w:tcW w:w="1107" w:type="pct"/>
            <w:hideMark/>
            <w:tcPrChange w:id="25992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65E37F7F" w14:textId="3C62A39B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del w:id="25993" w:author="Drastichová Zuzana" w:date="2025-03-12T08:32:00Z" w16du:dateUtc="2025-03-12T07:32:00Z">
              <w:r w:rsidRPr="5D923C7E" w:rsidDel="002D53AE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>Hodnota Variabilního symbolu pro platbu hotovostní záruky Post-paid účtu placenou bankovním převodem.</w:delText>
              </w:r>
            </w:del>
          </w:p>
        </w:tc>
      </w:tr>
      <w:tr w:rsidR="00CD0A42" w:rsidRPr="005E47B2" w14:paraId="03194B19" w14:textId="77777777" w:rsidTr="00BE40BA">
        <w:trPr>
          <w:trHeight w:val="20"/>
          <w:trPrChange w:id="25994" w:author="Irová Zuzana" w:date="2025-06-16T12:04:00Z" w16du:dateUtc="2025-06-16T10:04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621" w:type="pct"/>
            <w:tcPrChange w:id="25995" w:author="Irová Zuzana" w:date="2025-06-16T12:04:00Z" w16du:dateUtc="2025-06-16T10:04:00Z">
              <w:tcPr>
                <w:tcW w:w="0" w:type="auto"/>
              </w:tcPr>
            </w:tcPrChange>
          </w:tcPr>
          <w:p w14:paraId="67AE2F8F" w14:textId="32DAB38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del w:id="25996" w:author="Drastichová Zuzana" w:date="2025-03-12T08:32:00Z" w16du:dateUtc="2025-03-12T07:32:00Z">
              <w:r w:rsidRPr="5D923C7E" w:rsidDel="002D53AE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>BE_VariableSymbolCollateralEETSProvider</w:delText>
              </w:r>
            </w:del>
          </w:p>
        </w:tc>
        <w:tc>
          <w:tcPr>
            <w:tcW w:w="478" w:type="pct"/>
            <w:tcPrChange w:id="25997" w:author="Irová Zuzana" w:date="2025-06-16T12:04:00Z" w16du:dateUtc="2025-06-16T10:04:00Z">
              <w:tcPr>
                <w:tcW w:w="0" w:type="auto"/>
              </w:tcPr>
            </w:tcPrChange>
          </w:tcPr>
          <w:p w14:paraId="2063643B" w14:textId="1FE5181C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del w:id="25998" w:author="Drastichová Zuzana" w:date="2025-03-12T08:32:00Z" w16du:dateUtc="2025-03-12T07:32:00Z">
              <w:r w:rsidRPr="00921B0C" w:rsidDel="002D53AE"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delText>41</w:delText>
              </w:r>
            </w:del>
          </w:p>
        </w:tc>
        <w:tc>
          <w:tcPr>
            <w:tcW w:w="794" w:type="pct"/>
            <w:tcPrChange w:id="25999" w:author="Irová Zuzana" w:date="2025-06-16T12:04:00Z" w16du:dateUtc="2025-06-16T10:04:00Z">
              <w:tcPr>
                <w:tcW w:w="0" w:type="auto"/>
              </w:tcPr>
            </w:tcPrChange>
          </w:tcPr>
          <w:p w14:paraId="2008F8C3" w14:textId="2B2AB16B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del w:id="26000" w:author="Drastichová Zuzana" w:date="2025-03-12T08:32:00Z" w16du:dateUtc="2025-03-12T07:32:00Z">
              <w:r w:rsidRPr="5D923C7E" w:rsidDel="002D53AE">
                <w:rPr>
                  <w:rFonts w:eastAsia="Times New Roman" w:cstheme="minorBidi"/>
                  <w:sz w:val="18"/>
                  <w:szCs w:val="18"/>
                  <w:lang w:eastAsia="cs-CZ"/>
                </w:rPr>
                <w:delText>Number</w:delText>
              </w:r>
            </w:del>
          </w:p>
        </w:tc>
        <w:tc>
          <w:tcPr>
            <w:tcW w:w="1107" w:type="pct"/>
            <w:hideMark/>
            <w:tcPrChange w:id="26001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133C15B4" w14:textId="58FE3456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del w:id="26002" w:author="Drastichová Zuzana" w:date="2025-03-12T08:32:00Z" w16du:dateUtc="2025-03-12T07:32:00Z">
              <w:r w:rsidRPr="00921B0C" w:rsidDel="002D53AE">
                <w:rPr>
                  <w:rFonts w:eastAsia="Times New Roman" w:cstheme="minorHAnsi"/>
                  <w:bCs/>
                  <w:sz w:val="18"/>
                  <w:szCs w:val="18"/>
                  <w:lang w:eastAsia="cs-CZ"/>
                </w:rPr>
                <w:delText>Hodnota Variabilního symbolu pro platbu hotovostní záruky Poskytovatele mýtných služeb placenou bankovním převodem.</w:delText>
              </w:r>
            </w:del>
          </w:p>
        </w:tc>
      </w:tr>
      <w:tr w:rsidR="00CD0A42" w:rsidRPr="005E47B2" w14:paraId="51CEAE2F" w14:textId="77777777" w:rsidTr="00BE40BA">
        <w:trPr>
          <w:trHeight w:val="20"/>
          <w:trPrChange w:id="26003" w:author="Irová Zuzana" w:date="2025-06-16T12:04:00Z" w16du:dateUtc="2025-06-16T10:04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621" w:type="pct"/>
            <w:tcPrChange w:id="26004" w:author="Irová Zuzana" w:date="2025-06-16T12:04:00Z" w16du:dateUtc="2025-06-16T10:04:00Z">
              <w:tcPr>
                <w:tcW w:w="0" w:type="auto"/>
              </w:tcPr>
            </w:tcPrChange>
          </w:tcPr>
          <w:p w14:paraId="7C62B41A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BE_MaturityPeriodForCreditNote</w:t>
            </w:r>
          </w:p>
        </w:tc>
        <w:tc>
          <w:tcPr>
            <w:tcW w:w="478" w:type="pct"/>
            <w:tcPrChange w:id="26005" w:author="Irová Zuzana" w:date="2025-06-16T12:04:00Z" w16du:dateUtc="2025-06-16T10:04:00Z">
              <w:tcPr>
                <w:tcW w:w="0" w:type="auto"/>
              </w:tcPr>
            </w:tcPrChange>
          </w:tcPr>
          <w:p w14:paraId="71A44839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30</w:t>
            </w:r>
          </w:p>
        </w:tc>
        <w:tc>
          <w:tcPr>
            <w:tcW w:w="794" w:type="pct"/>
            <w:tcPrChange w:id="26006" w:author="Irová Zuzana" w:date="2025-06-16T12:04:00Z" w16du:dateUtc="2025-06-16T10:04:00Z">
              <w:tcPr>
                <w:tcW w:w="0" w:type="auto"/>
              </w:tcPr>
            </w:tcPrChange>
          </w:tcPr>
          <w:p w14:paraId="4673B083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07" w:type="pct"/>
            <w:hideMark/>
            <w:tcPrChange w:id="26007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5F476A87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Počet kalendářních dní použitých pro výpočet Due date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 xml:space="preserve">zákaznického dobropisu </w:t>
            </w:r>
          </w:p>
        </w:tc>
      </w:tr>
      <w:tr w:rsidR="00CD0A42" w:rsidRPr="005E47B2" w14:paraId="35FC203F" w14:textId="77777777" w:rsidTr="00BE40BA">
        <w:trPr>
          <w:trHeight w:val="20"/>
          <w:trPrChange w:id="26008" w:author="Irová Zuzana" w:date="2025-06-16T12:04:00Z" w16du:dateUtc="2025-06-16T10:04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621" w:type="pct"/>
            <w:tcPrChange w:id="26009" w:author="Irová Zuzana" w:date="2025-06-16T12:04:00Z" w16du:dateUtc="2025-06-16T10:04:00Z">
              <w:tcPr>
                <w:tcW w:w="0" w:type="auto"/>
              </w:tcPr>
            </w:tcPrChange>
          </w:tcPr>
          <w:p w14:paraId="00FD258F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478" w:type="pct"/>
            <w:tcPrChange w:id="26010" w:author="Irová Zuzana" w:date="2025-06-16T12:04:00Z" w16du:dateUtc="2025-06-16T10:04:00Z">
              <w:tcPr>
                <w:tcW w:w="0" w:type="auto"/>
              </w:tcPr>
            </w:tcPrChange>
          </w:tcPr>
          <w:p w14:paraId="0A968252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26011" w:author="Irová Zuzana" w:date="2025-06-16T12:04:00Z" w16du:dateUtc="2025-06-16T10:04:00Z">
              <w:tcPr>
                <w:tcW w:w="0" w:type="auto"/>
              </w:tcPr>
            </w:tcPrChange>
          </w:tcPr>
          <w:p w14:paraId="4B122D13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26012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13581A78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</w:tr>
      <w:tr w:rsidR="00CD0A42" w:rsidRPr="005E47B2" w14:paraId="6FE6EAB2" w14:textId="77777777" w:rsidTr="00BE40BA">
        <w:trPr>
          <w:trHeight w:val="20"/>
          <w:trPrChange w:id="26013" w:author="Irová Zuzana" w:date="2025-06-16T12:04:00Z" w16du:dateUtc="2025-06-16T10:04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621" w:type="pct"/>
            <w:tcPrChange w:id="26014" w:author="Irová Zuzana" w:date="2025-06-16T12:04:00Z" w16du:dateUtc="2025-06-16T10:04:00Z">
              <w:tcPr>
                <w:tcW w:w="0" w:type="auto"/>
              </w:tcPr>
            </w:tcPrChange>
          </w:tcPr>
          <w:p w14:paraId="246DE2A3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478" w:type="pct"/>
            <w:tcPrChange w:id="26015" w:author="Irová Zuzana" w:date="2025-06-16T12:04:00Z" w16du:dateUtc="2025-06-16T10:04:00Z">
              <w:tcPr>
                <w:tcW w:w="0" w:type="auto"/>
              </w:tcPr>
            </w:tcPrChange>
          </w:tcPr>
          <w:p w14:paraId="269C413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26016" w:author="Irová Zuzana" w:date="2025-06-16T12:04:00Z" w16du:dateUtc="2025-06-16T10:04:00Z">
              <w:tcPr>
                <w:tcW w:w="0" w:type="auto"/>
              </w:tcPr>
            </w:tcPrChange>
          </w:tcPr>
          <w:p w14:paraId="537E7EB8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26017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36D04B5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</w:tr>
      <w:tr w:rsidR="00CD0A42" w:rsidRPr="005E47B2" w14:paraId="2C84BE8F" w14:textId="77777777" w:rsidTr="00BE40BA">
        <w:trPr>
          <w:trHeight w:val="20"/>
          <w:trPrChange w:id="26018" w:author="Irová Zuzana" w:date="2025-06-16T12:04:00Z" w16du:dateUtc="2025-06-16T10:04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621" w:type="pct"/>
            <w:tcPrChange w:id="26019" w:author="Irová Zuzana" w:date="2025-06-16T12:04:00Z" w16du:dateUtc="2025-06-16T10:04:00Z">
              <w:tcPr>
                <w:tcW w:w="0" w:type="auto"/>
              </w:tcPr>
            </w:tcPrChange>
          </w:tcPr>
          <w:p w14:paraId="08C6A14F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478" w:type="pct"/>
            <w:tcPrChange w:id="26020" w:author="Irová Zuzana" w:date="2025-06-16T12:04:00Z" w16du:dateUtc="2025-06-16T10:04:00Z">
              <w:tcPr>
                <w:tcW w:w="0" w:type="auto"/>
              </w:tcPr>
            </w:tcPrChange>
          </w:tcPr>
          <w:p w14:paraId="472703E1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26021" w:author="Irová Zuzana" w:date="2025-06-16T12:04:00Z" w16du:dateUtc="2025-06-16T10:04:00Z">
              <w:tcPr>
                <w:tcW w:w="0" w:type="auto"/>
              </w:tcPr>
            </w:tcPrChange>
          </w:tcPr>
          <w:p w14:paraId="3ECCA0B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26022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4B3E3504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</w:tr>
      <w:tr w:rsidR="00CD0A42" w:rsidRPr="005E47B2" w14:paraId="39DE9467" w14:textId="77777777" w:rsidTr="00BE40BA">
        <w:trPr>
          <w:trHeight w:val="20"/>
          <w:trPrChange w:id="26023" w:author="Irová Zuzana" w:date="2025-06-16T12:04:00Z" w16du:dateUtc="2025-06-16T10:04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621" w:type="pct"/>
            <w:tcPrChange w:id="26024" w:author="Irová Zuzana" w:date="2025-06-16T12:04:00Z" w16du:dateUtc="2025-06-16T10:04:00Z">
              <w:tcPr>
                <w:tcW w:w="0" w:type="auto"/>
              </w:tcPr>
            </w:tcPrChange>
          </w:tcPr>
          <w:p w14:paraId="7B8F4132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478" w:type="pct"/>
            <w:tcPrChange w:id="26025" w:author="Irová Zuzana" w:date="2025-06-16T12:04:00Z" w16du:dateUtc="2025-06-16T10:04:00Z">
              <w:tcPr>
                <w:tcW w:w="0" w:type="auto"/>
              </w:tcPr>
            </w:tcPrChange>
          </w:tcPr>
          <w:p w14:paraId="41C525C8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26026" w:author="Irová Zuzana" w:date="2025-06-16T12:04:00Z" w16du:dateUtc="2025-06-16T10:04:00Z">
              <w:tcPr>
                <w:tcW w:w="0" w:type="auto"/>
              </w:tcPr>
            </w:tcPrChange>
          </w:tcPr>
          <w:p w14:paraId="434744FE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26027" w:author="Irová Zuzana" w:date="2025-06-16T12:04:00Z" w16du:dateUtc="2025-06-16T10:04:00Z">
              <w:tcPr>
                <w:tcW w:w="0" w:type="auto"/>
                <w:hideMark/>
              </w:tcPr>
            </w:tcPrChange>
          </w:tcPr>
          <w:p w14:paraId="202EAE39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</w:tr>
    </w:tbl>
    <w:p w14:paraId="2AF00923" w14:textId="77777777" w:rsidR="00CD0A42" w:rsidRPr="00955C1D" w:rsidRDefault="00CD0A42">
      <w:pPr>
        <w:pStyle w:val="NormalIndent"/>
      </w:pPr>
    </w:p>
    <w:p w14:paraId="559B55C3" w14:textId="77777777" w:rsidR="00CD0A42" w:rsidRPr="00461341" w:rsidRDefault="00CD0A42" w:rsidP="00CD0A42">
      <w:pPr>
        <w:pStyle w:val="Heading2"/>
        <w:spacing w:before="200" w:line="276" w:lineRule="auto"/>
        <w:rPr>
          <w:rFonts w:hint="eastAsia"/>
        </w:rPr>
      </w:pPr>
      <w:bookmarkStart w:id="26028" w:name="_Toc201569268"/>
      <w:r w:rsidRPr="00461341">
        <w:t>Číselníky a systémová nastavení</w:t>
      </w:r>
      <w:bookmarkEnd w:id="26028"/>
    </w:p>
    <w:p w14:paraId="4335EFB5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>Součástí přehledu jsou i systémová nastavení (nekonfigurovatelné systémové číselníky).</w:t>
      </w:r>
    </w:p>
    <w:p w14:paraId="0739D2BE" w14:textId="77777777" w:rsidR="00CD0A42" w:rsidRDefault="00CD0A42" w:rsidP="00CD0A42">
      <w:pPr>
        <w:pStyle w:val="Heading3"/>
        <w:spacing w:before="200" w:after="0" w:line="276" w:lineRule="auto"/>
        <w:rPr>
          <w:ins w:id="26029" w:author="Irová Zuzana" w:date="2025-06-17T14:50:00Z" w16du:dateUtc="2025-06-17T12:50:00Z"/>
          <w:lang w:eastAsia="cs-CZ"/>
        </w:rPr>
      </w:pPr>
      <w:bookmarkStart w:id="26030" w:name="_Toc201569269"/>
      <w:r w:rsidRPr="00955C1D">
        <w:rPr>
          <w:lang w:eastAsia="cs-CZ"/>
        </w:rPr>
        <w:t>Payment Type</w:t>
      </w:r>
      <w:r>
        <w:rPr>
          <w:lang w:eastAsia="cs-CZ"/>
        </w:rPr>
        <w:t xml:space="preserve"> (Typ platby)</w:t>
      </w:r>
      <w:bookmarkEnd w:id="26030"/>
    </w:p>
    <w:p w14:paraId="6291E721" w14:textId="77777777" w:rsidR="00C14993" w:rsidRPr="00C14993" w:rsidRDefault="00C14993" w:rsidP="00C14993">
      <w:pPr>
        <w:pStyle w:val="NormalIndent"/>
        <w:rPr>
          <w:rFonts w:hint="eastAsia"/>
          <w:lang w:eastAsia="cs-CZ"/>
        </w:rPr>
        <w:pPrChange w:id="26031" w:author="Irová Zuzana" w:date="2025-06-17T14:50:00Z" w16du:dateUtc="2025-06-17T12:50:00Z">
          <w:pPr>
            <w:pStyle w:val="Heading3"/>
            <w:spacing w:before="200" w:after="0" w:line="276" w:lineRule="auto"/>
          </w:pPr>
        </w:pPrChange>
      </w:pPr>
    </w:p>
    <w:tbl>
      <w:tblPr>
        <w:tblW w:w="9639" w:type="dxa"/>
        <w:tblLook w:val="04A0" w:firstRow="1" w:lastRow="0" w:firstColumn="1" w:lastColumn="0" w:noHBand="0" w:noVBand="1"/>
        <w:tblPrChange w:id="26032" w:author="Irová Zuzana" w:date="2025-06-23T09:48:00Z" w16du:dateUtc="2025-06-23T07:48:00Z">
          <w:tblPr>
            <w:tblW w:w="9639" w:type="dxa"/>
            <w:tblInd w:w="0" w:type="nil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8" w:space="0" w:color="auto"/>
              <w:insideV w:val="single" w:sz="8" w:space="0" w:color="auto"/>
            </w:tblBorders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3466"/>
        <w:gridCol w:w="1265"/>
        <w:gridCol w:w="2010"/>
        <w:gridCol w:w="2898"/>
        <w:tblGridChange w:id="26033">
          <w:tblGrid>
            <w:gridCol w:w="40"/>
            <w:gridCol w:w="360"/>
            <w:gridCol w:w="360"/>
            <w:gridCol w:w="360"/>
            <w:gridCol w:w="360"/>
            <w:gridCol w:w="1986"/>
            <w:gridCol w:w="1265"/>
            <w:gridCol w:w="2010"/>
            <w:gridCol w:w="2898"/>
          </w:tblGrid>
        </w:tblGridChange>
      </w:tblGrid>
      <w:tr w:rsidR="00CD0A42" w:rsidRPr="00F7564A" w:rsidDel="00F7564A" w14:paraId="582F6C20" w14:textId="447220F5" w:rsidTr="00F7564A">
        <w:trPr>
          <w:trHeight w:val="20"/>
          <w:del w:id="26034" w:author="Irová Zuzana" w:date="2025-06-23T09:48:00Z" w16du:dateUtc="2025-06-23T07:48:00Z"/>
          <w:trPrChange w:id="26035" w:author="Irová Zuzana" w:date="2025-06-23T09:48:00Z" w16du:dateUtc="2025-06-23T07:48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3466" w:type="dxa"/>
            <w:tcPrChange w:id="26036" w:author="Irová Zuzana" w:date="2025-06-23T09:48:00Z" w16du:dateUtc="2025-06-23T07:48:00Z">
              <w:tcPr>
                <w:tcW w:w="0" w:type="auto"/>
              </w:tcPr>
            </w:tcPrChange>
          </w:tcPr>
          <w:p w14:paraId="50566A49" w14:textId="77777777" w:rsidR="00CD0A42" w:rsidRPr="00921B0C" w:rsidDel="00F7564A" w:rsidRDefault="00CD0A42" w:rsidP="00F7564A">
            <w:pPr>
              <w:spacing w:before="60" w:after="60"/>
              <w:rPr>
                <w:del w:id="26037" w:author="Irová Zuzana" w:date="2025-06-23T09:48:00Z" w16du:dateUtc="2025-06-23T07:48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pPrChange w:id="26038" w:author="Irová Zuzana" w:date="2025-06-23T09:48:00Z" w16du:dateUtc="2025-06-23T07:48:00Z">
                <w:pPr>
                  <w:spacing w:after="0"/>
                </w:pPr>
              </w:pPrChange>
            </w:pPr>
            <w:del w:id="26039" w:author="Irová Zuzana" w:date="2025-06-23T09:48:00Z" w16du:dateUtc="2025-06-23T07:48:00Z">
              <w:r w:rsidRPr="00921B0C" w:rsidDel="00F7564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delText>Název konfigurovatelného číselníku EN (CZ)</w:delText>
              </w:r>
            </w:del>
          </w:p>
        </w:tc>
        <w:tc>
          <w:tcPr>
            <w:tcW w:w="1265" w:type="dxa"/>
            <w:tcPrChange w:id="26040" w:author="Irová Zuzana" w:date="2025-06-23T09:48:00Z" w16du:dateUtc="2025-06-23T07:48:00Z">
              <w:tcPr>
                <w:tcW w:w="0" w:type="auto"/>
              </w:tcPr>
            </w:tcPrChange>
          </w:tcPr>
          <w:p w14:paraId="1E385341" w14:textId="77777777" w:rsidR="00CD0A42" w:rsidRPr="00921B0C" w:rsidDel="00F7564A" w:rsidRDefault="00CD0A42" w:rsidP="00F7564A">
            <w:pPr>
              <w:spacing w:before="60" w:after="60"/>
              <w:rPr>
                <w:del w:id="26041" w:author="Irová Zuzana" w:date="2025-06-23T09:48:00Z" w16du:dateUtc="2025-06-23T07:48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pPrChange w:id="26042" w:author="Irová Zuzana" w:date="2025-06-23T09:48:00Z" w16du:dateUtc="2025-06-23T07:48:00Z">
                <w:pPr>
                  <w:spacing w:after="0"/>
                </w:pPr>
              </w:pPrChange>
            </w:pPr>
            <w:del w:id="26043" w:author="Irová Zuzana" w:date="2025-06-23T09:48:00Z" w16du:dateUtc="2025-06-23T07:48:00Z">
              <w:r w:rsidRPr="00921B0C" w:rsidDel="00F7564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delText>Typ číselníku (jeden/více atributů)</w:delText>
              </w:r>
            </w:del>
          </w:p>
        </w:tc>
        <w:tc>
          <w:tcPr>
            <w:tcW w:w="2010" w:type="dxa"/>
            <w:tcPrChange w:id="26044" w:author="Irová Zuzana" w:date="2025-06-23T09:48:00Z" w16du:dateUtc="2025-06-23T07:48:00Z">
              <w:tcPr>
                <w:tcW w:w="0" w:type="auto"/>
              </w:tcPr>
            </w:tcPrChange>
          </w:tcPr>
          <w:p w14:paraId="71DEAB31" w14:textId="77777777" w:rsidR="00CD0A42" w:rsidRPr="00921B0C" w:rsidDel="00F7564A" w:rsidRDefault="00CD0A42" w:rsidP="00F7564A">
            <w:pPr>
              <w:spacing w:before="60" w:after="60"/>
              <w:rPr>
                <w:del w:id="26045" w:author="Irová Zuzana" w:date="2025-06-23T09:48:00Z" w16du:dateUtc="2025-06-23T07:48:00Z"/>
                <w:rFonts w:eastAsia="Times New Roman" w:cstheme="minorBidi"/>
                <w:b/>
                <w:sz w:val="18"/>
                <w:szCs w:val="18"/>
                <w:lang w:eastAsia="cs-CZ"/>
              </w:rPr>
              <w:pPrChange w:id="26046" w:author="Irová Zuzana" w:date="2025-06-23T09:48:00Z" w16du:dateUtc="2025-06-23T07:48:00Z">
                <w:pPr>
                  <w:spacing w:after="0"/>
                </w:pPr>
              </w:pPrChange>
            </w:pPr>
            <w:del w:id="26047" w:author="Irová Zuzana" w:date="2025-06-23T09:48:00Z" w16du:dateUtc="2025-06-23T07:48:00Z">
              <w:r w:rsidRPr="5D923C7E" w:rsidDel="00F7564A">
                <w:rPr>
                  <w:rFonts w:eastAsia="Times New Roman" w:cstheme="minorBidi"/>
                  <w:b/>
                  <w:sz w:val="18"/>
                  <w:szCs w:val="18"/>
                  <w:lang w:eastAsia="cs-CZ"/>
                </w:rPr>
                <w:delText>Omezení konfigurovatelnosti</w:delText>
              </w:r>
            </w:del>
          </w:p>
        </w:tc>
        <w:tc>
          <w:tcPr>
            <w:tcW w:w="2898" w:type="dxa"/>
            <w:hideMark/>
            <w:tcPrChange w:id="26048" w:author="Irová Zuzana" w:date="2025-06-23T09:48:00Z" w16du:dateUtc="2025-06-23T07:48:00Z">
              <w:tcPr>
                <w:tcW w:w="0" w:type="auto"/>
                <w:hideMark/>
              </w:tcPr>
            </w:tcPrChange>
          </w:tcPr>
          <w:p w14:paraId="065A7B0E" w14:textId="77777777" w:rsidR="00CD0A42" w:rsidRPr="00921B0C" w:rsidDel="00F7564A" w:rsidRDefault="00CD0A42" w:rsidP="00F7564A">
            <w:pPr>
              <w:spacing w:before="60" w:after="60"/>
              <w:rPr>
                <w:del w:id="26049" w:author="Irová Zuzana" w:date="2025-06-23T09:48:00Z" w16du:dateUtc="2025-06-23T07:48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pPrChange w:id="26050" w:author="Irová Zuzana" w:date="2025-06-23T09:48:00Z" w16du:dateUtc="2025-06-23T07:48:00Z">
                <w:pPr>
                  <w:spacing w:after="0"/>
                </w:pPr>
              </w:pPrChange>
            </w:pPr>
            <w:del w:id="26051" w:author="Irová Zuzana" w:date="2025-06-23T09:48:00Z" w16du:dateUtc="2025-06-23T07:48:00Z">
              <w:r w:rsidRPr="00921B0C" w:rsidDel="00F7564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delText>Poznámka k číselníku</w:delText>
              </w:r>
            </w:del>
          </w:p>
        </w:tc>
      </w:tr>
    </w:tbl>
    <w:tbl>
      <w:tblPr>
        <w:tblW w:w="9639" w:type="dxa"/>
        <w:tblLayout w:type="fixed"/>
        <w:tblLook w:val="04A0" w:firstRow="1" w:lastRow="0" w:firstColumn="1" w:lastColumn="0" w:noHBand="0" w:noVBand="1"/>
        <w:tblPrChange w:id="26052" w:author="Irová Zuzana" w:date="2025-06-23T09:49:00Z" w16du:dateUtc="2025-06-23T07:49:00Z">
          <w:tblPr>
            <w:tblW w:w="9639" w:type="dxa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2866"/>
        <w:gridCol w:w="2166"/>
        <w:gridCol w:w="2484"/>
        <w:gridCol w:w="2123"/>
        <w:tblGridChange w:id="26053">
          <w:tblGrid>
            <w:gridCol w:w="120"/>
            <w:gridCol w:w="360"/>
            <w:gridCol w:w="360"/>
            <w:gridCol w:w="360"/>
            <w:gridCol w:w="360"/>
            <w:gridCol w:w="1306"/>
            <w:gridCol w:w="644"/>
            <w:gridCol w:w="1170"/>
            <w:gridCol w:w="352"/>
            <w:gridCol w:w="420"/>
            <w:gridCol w:w="2064"/>
            <w:gridCol w:w="2123"/>
          </w:tblGrid>
        </w:tblGridChange>
      </w:tblGrid>
      <w:tr w:rsidR="00F7564A" w:rsidRPr="00F7564A" w14:paraId="5821543E" w14:textId="77777777" w:rsidTr="00F7564A">
        <w:trPr>
          <w:trHeight w:val="20"/>
          <w:ins w:id="26054" w:author="Irová Zuzana" w:date="2025-06-23T09:48:00Z" w16du:dateUtc="2025-06-23T07:48:00Z"/>
          <w:trPrChange w:id="26055" w:author="Irová Zuzana" w:date="2025-06-23T09:49:00Z" w16du:dateUtc="2025-06-23T07:49:00Z">
            <w:trPr>
              <w:trHeight w:val="20"/>
            </w:trPr>
          </w:trPrChange>
        </w:trPr>
        <w:tc>
          <w:tcPr>
            <w:tcW w:w="2866" w:type="dxa"/>
            <w:tcPrChange w:id="26056" w:author="Irová Zuzana" w:date="2025-06-23T09:49:00Z" w16du:dateUtc="2025-06-23T07:49:00Z">
              <w:tcPr>
                <w:tcW w:w="3510" w:type="dxa"/>
                <w:gridSpan w:val="7"/>
              </w:tcPr>
            </w:tcPrChange>
          </w:tcPr>
          <w:p w14:paraId="46990959" w14:textId="4C1B16D9" w:rsidR="00F7564A" w:rsidRPr="00F7564A" w:rsidRDefault="00F7564A" w:rsidP="00F7564A">
            <w:pPr>
              <w:spacing w:before="60" w:after="60"/>
              <w:rPr>
                <w:ins w:id="26057" w:author="Irová Zuzana" w:date="2025-06-23T09:48:00Z" w16du:dateUtc="2025-06-23T07:48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26058" w:author="Irová Zuzana" w:date="2025-06-23T09:49:00Z" w16du:dateUtc="2025-06-23T07:49:00Z">
                  <w:rPr>
                    <w:ins w:id="26059" w:author="Irová Zuzana" w:date="2025-06-23T09:48:00Z" w16du:dateUtc="2025-06-23T07:48:00Z"/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  <w:pPrChange w:id="26060" w:author="Irová Zuzana" w:date="2025-06-23T09:49:00Z" w16du:dateUtc="2025-06-23T07:49:00Z">
                <w:pPr>
                  <w:spacing w:after="0"/>
                </w:pPr>
              </w:pPrChange>
            </w:pPr>
            <w:ins w:id="26061" w:author="Irová Zuzana" w:date="2025-06-23T09:48:00Z" w16du:dateUtc="2025-06-23T07:48:00Z">
              <w:r w:rsidRPr="00921B0C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Název konfigurovatelného číselníku EN (CZ)</w:t>
              </w:r>
            </w:ins>
          </w:p>
        </w:tc>
        <w:tc>
          <w:tcPr>
            <w:tcW w:w="2166" w:type="dxa"/>
            <w:tcPrChange w:id="26062" w:author="Irová Zuzana" w:date="2025-06-23T09:49:00Z" w16du:dateUtc="2025-06-23T07:49:00Z">
              <w:tcPr>
                <w:tcW w:w="1170" w:type="dxa"/>
              </w:tcPr>
            </w:tcPrChange>
          </w:tcPr>
          <w:p w14:paraId="78086EE0" w14:textId="46485421" w:rsidR="00F7564A" w:rsidRPr="00F7564A" w:rsidRDefault="00F7564A" w:rsidP="00F7564A">
            <w:pPr>
              <w:spacing w:before="60" w:after="60"/>
              <w:rPr>
                <w:ins w:id="26063" w:author="Irová Zuzana" w:date="2025-06-23T09:48:00Z" w16du:dateUtc="2025-06-23T07:48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26064" w:author="Irová Zuzana" w:date="2025-06-23T09:49:00Z" w16du:dateUtc="2025-06-23T07:49:00Z">
                  <w:rPr>
                    <w:ins w:id="26065" w:author="Irová Zuzana" w:date="2025-06-23T09:48:00Z" w16du:dateUtc="2025-06-23T07:48:00Z"/>
                    <w:rFonts w:eastAsia="Times New Roman" w:cstheme="minorHAnsi"/>
                    <w:bCs/>
                    <w:sz w:val="18"/>
                    <w:szCs w:val="18"/>
                    <w:lang w:eastAsia="cs-CZ"/>
                  </w:rPr>
                </w:rPrChange>
              </w:rPr>
              <w:pPrChange w:id="26066" w:author="Irová Zuzana" w:date="2025-06-23T09:49:00Z" w16du:dateUtc="2025-06-23T07:49:00Z">
                <w:pPr>
                  <w:spacing w:after="0"/>
                </w:pPr>
              </w:pPrChange>
            </w:pPr>
            <w:ins w:id="26067" w:author="Irová Zuzana" w:date="2025-06-23T09:48:00Z" w16du:dateUtc="2025-06-23T07:48:00Z">
              <w:r w:rsidRPr="00921B0C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Typ číselníku (jeden/více atributů)</w:t>
              </w:r>
            </w:ins>
          </w:p>
        </w:tc>
        <w:tc>
          <w:tcPr>
            <w:tcW w:w="2484" w:type="dxa"/>
            <w:tcPrChange w:id="26068" w:author="Irová Zuzana" w:date="2025-06-23T09:49:00Z" w16du:dateUtc="2025-06-23T07:49:00Z">
              <w:tcPr>
                <w:tcW w:w="772" w:type="dxa"/>
                <w:gridSpan w:val="2"/>
              </w:tcPr>
            </w:tcPrChange>
          </w:tcPr>
          <w:p w14:paraId="76927584" w14:textId="5FD052E6" w:rsidR="00F7564A" w:rsidRPr="00F7564A" w:rsidRDefault="00F7564A" w:rsidP="00F7564A">
            <w:pPr>
              <w:spacing w:before="60" w:after="60"/>
              <w:rPr>
                <w:ins w:id="26069" w:author="Irová Zuzana" w:date="2025-06-23T09:48:00Z" w16du:dateUtc="2025-06-23T07:48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26070" w:author="Irová Zuzana" w:date="2025-06-23T09:49:00Z" w16du:dateUtc="2025-06-23T07:49:00Z">
                  <w:rPr>
                    <w:ins w:id="26071" w:author="Irová Zuzana" w:date="2025-06-23T09:48:00Z" w16du:dateUtc="2025-06-23T07:48:00Z"/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  <w:pPrChange w:id="26072" w:author="Irová Zuzana" w:date="2025-06-23T09:49:00Z" w16du:dateUtc="2025-06-23T07:49:00Z">
                <w:pPr>
                  <w:spacing w:after="0"/>
                </w:pPr>
              </w:pPrChange>
            </w:pPr>
            <w:ins w:id="26073" w:author="Irová Zuzana" w:date="2025-06-23T09:48:00Z" w16du:dateUtc="2025-06-23T07:48:00Z">
              <w:r w:rsidRPr="00F7564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Omezení konfigurovatelnosti</w:t>
              </w:r>
            </w:ins>
          </w:p>
        </w:tc>
        <w:tc>
          <w:tcPr>
            <w:tcW w:w="2123" w:type="dxa"/>
            <w:tcPrChange w:id="26074" w:author="Irová Zuzana" w:date="2025-06-23T09:49:00Z" w16du:dateUtc="2025-06-23T07:49:00Z">
              <w:tcPr>
                <w:tcW w:w="4187" w:type="dxa"/>
                <w:gridSpan w:val="2"/>
              </w:tcPr>
            </w:tcPrChange>
          </w:tcPr>
          <w:p w14:paraId="6BB349C1" w14:textId="56092462" w:rsidR="00F7564A" w:rsidRPr="00F7564A" w:rsidRDefault="00F7564A" w:rsidP="00F7564A">
            <w:pPr>
              <w:spacing w:before="60" w:after="60"/>
              <w:rPr>
                <w:ins w:id="26075" w:author="Irová Zuzana" w:date="2025-06-23T09:48:00Z" w16du:dateUtc="2025-06-23T07:48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26076" w:author="Irová Zuzana" w:date="2025-06-23T09:49:00Z" w16du:dateUtc="2025-06-23T07:49:00Z">
                  <w:rPr>
                    <w:ins w:id="26077" w:author="Irová Zuzana" w:date="2025-06-23T09:48:00Z" w16du:dateUtc="2025-06-23T07:48:00Z"/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  <w:pPrChange w:id="26078" w:author="Irová Zuzana" w:date="2025-06-23T09:49:00Z" w16du:dateUtc="2025-06-23T07:49:00Z">
                <w:pPr>
                  <w:spacing w:after="0"/>
                </w:pPr>
              </w:pPrChange>
            </w:pPr>
            <w:ins w:id="26079" w:author="Irová Zuzana" w:date="2025-06-23T09:48:00Z" w16du:dateUtc="2025-06-23T07:48:00Z">
              <w:r w:rsidRPr="00921B0C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Poznámka k číselníku</w:t>
              </w:r>
            </w:ins>
          </w:p>
        </w:tc>
      </w:tr>
      <w:tr w:rsidR="00CD0A42" w:rsidRPr="00955C1D" w14:paraId="76BB507B" w14:textId="77777777" w:rsidTr="00F7564A">
        <w:tblPrEx>
          <w:tblPrExChange w:id="26080" w:author="Irová Zuzana" w:date="2025-06-23T09:49:00Z" w16du:dateUtc="2025-06-23T07:49:00Z">
            <w:tblPrEx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CellMar>
                <w:left w:w="70" w:type="dxa"/>
                <w:right w:w="70" w:type="dxa"/>
              </w:tblCellMar>
            </w:tblPrEx>
          </w:tblPrExChange>
        </w:tblPrEx>
        <w:trPr>
          <w:trHeight w:val="20"/>
          <w:trPrChange w:id="26081" w:author="Irová Zuzana" w:date="2025-06-23T09:49:00Z" w16du:dateUtc="2025-06-23T07:49:00Z">
            <w:trPr>
              <w:gridBefore w:val="1"/>
              <w:gridAfter w:val="0"/>
              <w:trHeight w:val="300"/>
              <w:tblHeader/>
            </w:trPr>
          </w:trPrChange>
        </w:trPr>
        <w:tc>
          <w:tcPr>
            <w:tcW w:w="2866" w:type="dxa"/>
            <w:tcPrChange w:id="26082" w:author="Irová Zuzana" w:date="2025-06-23T09:49:00Z" w16du:dateUtc="2025-06-23T07:49:00Z">
              <w:tcPr>
                <w:tcW w:w="0" w:type="auto"/>
              </w:tcPr>
            </w:tcPrChange>
          </w:tcPr>
          <w:p w14:paraId="2E53EFA0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type</w:t>
            </w:r>
          </w:p>
        </w:tc>
        <w:tc>
          <w:tcPr>
            <w:tcW w:w="2166" w:type="dxa"/>
            <w:tcPrChange w:id="26083" w:author="Irová Zuzana" w:date="2025-06-23T09:49:00Z" w16du:dateUtc="2025-06-23T07:49:00Z">
              <w:tcPr>
                <w:tcW w:w="0" w:type="auto"/>
              </w:tcPr>
            </w:tcPrChange>
          </w:tcPr>
          <w:p w14:paraId="651CAB75" w14:textId="77777777" w:rsidR="00CD0A42" w:rsidRPr="00921B0C" w:rsidRDefault="00CD0A42">
            <w:pPr>
              <w:spacing w:after="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Více atributů</w:t>
            </w:r>
          </w:p>
        </w:tc>
        <w:tc>
          <w:tcPr>
            <w:tcW w:w="2484" w:type="dxa"/>
            <w:tcPrChange w:id="26084" w:author="Irová Zuzana" w:date="2025-06-23T09:49:00Z" w16du:dateUtc="2025-06-23T07:49:00Z">
              <w:tcPr>
                <w:tcW w:w="0" w:type="auto"/>
              </w:tcPr>
            </w:tcPrChange>
          </w:tcPr>
          <w:p w14:paraId="17EA9BA5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omezená konfigurovatelnost (Create)</w:t>
            </w:r>
          </w:p>
        </w:tc>
        <w:tc>
          <w:tcPr>
            <w:tcW w:w="2123" w:type="dxa"/>
            <w:hideMark/>
            <w:tcPrChange w:id="26085" w:author="Irová Zuzana" w:date="2025-06-23T09:49:00Z" w16du:dateUtc="2025-06-23T07:49:00Z">
              <w:tcPr>
                <w:tcW w:w="0" w:type="auto"/>
                <w:hideMark/>
              </w:tcPr>
            </w:tcPrChange>
          </w:tcPr>
          <w:p w14:paraId="1E61D140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payment</w:t>
            </w:r>
          </w:p>
          <w:p w14:paraId="29A54298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EETS Provider bill payment</w:t>
            </w:r>
          </w:p>
          <w:p w14:paraId="43F8797D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Credit note refund</w:t>
            </w:r>
          </w:p>
          <w:p w14:paraId="2E599A0F" w14:textId="77777777" w:rsidR="00CD0A42" w:rsidRPr="00E70E3B" w:rsidDel="00501793" w:rsidRDefault="00CD0A42">
            <w:pPr>
              <w:spacing w:after="0"/>
              <w:rPr>
                <w:del w:id="26086" w:author="Irová Zuzana" w:date="2025-06-17T14:52:00Z" w16du:dateUtc="2025-06-17T12:52:00Z"/>
                <w:rFonts w:eastAsia="Times New Roman" w:cstheme="minorBidi"/>
                <w:sz w:val="18"/>
                <w:szCs w:val="18"/>
                <w:highlight w:val="yellow"/>
                <w:lang w:eastAsia="cs-CZ"/>
                <w:rPrChange w:id="26087" w:author="Irová Zuzana" w:date="2025-06-17T10:46:00Z" w16du:dateUtc="2025-06-17T08:46:00Z">
                  <w:rPr>
                    <w:del w:id="26088" w:author="Irová Zuzana" w:date="2025-06-17T14:52:00Z" w16du:dateUtc="2025-06-17T12:52:00Z"/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</w:pPr>
            <w:del w:id="26089" w:author="Irová Zuzana" w:date="2025-06-17T14:52:00Z" w16du:dateUtc="2025-06-17T12:52:00Z">
              <w:r w:rsidRPr="00E70E3B" w:rsidDel="00501793">
                <w:rPr>
                  <w:rFonts w:eastAsia="Times New Roman" w:cstheme="minorBidi"/>
                  <w:sz w:val="18"/>
                  <w:szCs w:val="18"/>
                  <w:highlight w:val="yellow"/>
                  <w:lang w:eastAsia="cs-CZ"/>
                  <w:rPrChange w:id="26090" w:author="Irová Zuzana" w:date="2025-06-17T10:46:00Z" w16du:dateUtc="2025-06-17T08:46:00Z">
                    <w:rPr>
                      <w:rFonts w:eastAsia="Times New Roman" w:cstheme="minorBidi"/>
                      <w:sz w:val="18"/>
                      <w:szCs w:val="18"/>
                      <w:lang w:eastAsia="cs-CZ"/>
                    </w:rPr>
                  </w:rPrChange>
                </w:rPr>
                <w:delText>Deposit payment</w:delText>
              </w:r>
            </w:del>
          </w:p>
          <w:p w14:paraId="3E780FA2" w14:textId="77777777" w:rsidR="00CD0A42" w:rsidRPr="00E70E3B" w:rsidDel="00501793" w:rsidRDefault="00CD0A42">
            <w:pPr>
              <w:spacing w:after="0"/>
              <w:rPr>
                <w:del w:id="26091" w:author="Irová Zuzana" w:date="2025-06-17T14:52:00Z" w16du:dateUtc="2025-06-17T12:52:00Z"/>
                <w:rFonts w:eastAsia="Times New Roman" w:cstheme="minorBidi"/>
                <w:sz w:val="18"/>
                <w:szCs w:val="18"/>
                <w:highlight w:val="yellow"/>
                <w:lang w:eastAsia="cs-CZ"/>
                <w:rPrChange w:id="26092" w:author="Irová Zuzana" w:date="2025-06-17T10:46:00Z" w16du:dateUtc="2025-06-17T08:46:00Z">
                  <w:rPr>
                    <w:del w:id="26093" w:author="Irová Zuzana" w:date="2025-06-17T14:52:00Z" w16du:dateUtc="2025-06-17T12:52:00Z"/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</w:pPr>
            <w:del w:id="26094" w:author="Irová Zuzana" w:date="2025-06-17T14:52:00Z" w16du:dateUtc="2025-06-17T12:52:00Z">
              <w:r w:rsidRPr="00E70E3B" w:rsidDel="00501793">
                <w:rPr>
                  <w:rFonts w:eastAsia="Times New Roman" w:cstheme="minorBidi"/>
                  <w:sz w:val="18"/>
                  <w:szCs w:val="18"/>
                  <w:highlight w:val="yellow"/>
                  <w:lang w:eastAsia="cs-CZ"/>
                  <w:rPrChange w:id="26095" w:author="Irová Zuzana" w:date="2025-06-17T10:46:00Z" w16du:dateUtc="2025-06-17T08:46:00Z">
                    <w:rPr>
                      <w:rFonts w:eastAsia="Times New Roman" w:cstheme="minorBidi"/>
                      <w:sz w:val="18"/>
                      <w:szCs w:val="18"/>
                      <w:lang w:eastAsia="cs-CZ"/>
                    </w:rPr>
                  </w:rPrChange>
                </w:rPr>
                <w:delText>Deposit refund</w:delText>
              </w:r>
            </w:del>
          </w:p>
          <w:p w14:paraId="1EFCA00E" w14:textId="77777777" w:rsidR="00CD0A42" w:rsidRPr="00921B0C" w:rsidDel="00501793" w:rsidRDefault="00CD0A42">
            <w:pPr>
              <w:spacing w:after="0"/>
              <w:rPr>
                <w:del w:id="26096" w:author="Irová Zuzana" w:date="2025-06-17T14:52:00Z" w16du:dateUtc="2025-06-17T12:52:00Z"/>
                <w:rFonts w:eastAsia="Times New Roman" w:cstheme="minorBidi"/>
                <w:sz w:val="18"/>
                <w:szCs w:val="18"/>
                <w:lang w:eastAsia="cs-CZ"/>
              </w:rPr>
            </w:pPr>
            <w:del w:id="26097" w:author="Irová Zuzana" w:date="2025-06-17T14:52:00Z" w16du:dateUtc="2025-06-17T12:52:00Z">
              <w:r w:rsidRPr="00E70E3B" w:rsidDel="00501793">
                <w:rPr>
                  <w:rFonts w:eastAsia="Times New Roman" w:cstheme="minorBidi"/>
                  <w:sz w:val="18"/>
                  <w:szCs w:val="18"/>
                  <w:highlight w:val="yellow"/>
                  <w:lang w:eastAsia="cs-CZ"/>
                  <w:rPrChange w:id="26098" w:author="Irová Zuzana" w:date="2025-06-17T10:46:00Z" w16du:dateUtc="2025-06-17T08:46:00Z">
                    <w:rPr>
                      <w:rFonts w:eastAsia="Times New Roman" w:cstheme="minorBidi"/>
                      <w:sz w:val="18"/>
                      <w:szCs w:val="18"/>
                      <w:lang w:eastAsia="cs-CZ"/>
                    </w:rPr>
                  </w:rPrChange>
                </w:rPr>
                <w:delText>Deposit cancel</w:delText>
              </w:r>
            </w:del>
          </w:p>
          <w:p w14:paraId="5C9509A2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cancel</w:t>
            </w:r>
          </w:p>
          <w:p w14:paraId="5C9F6FCE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Payment refund</w:t>
            </w:r>
          </w:p>
          <w:p w14:paraId="6B911783" w14:textId="77777777" w:rsidR="00CD0A42" w:rsidRPr="00CD390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  <w:rPrChange w:id="26099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CD390D">
              <w:rPr>
                <w:rFonts w:eastAsia="Times New Roman" w:cstheme="minorBidi"/>
                <w:sz w:val="18"/>
                <w:szCs w:val="18"/>
                <w:lang w:eastAsia="cs-CZ"/>
                <w:rPrChange w:id="26100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Top-up payment</w:t>
            </w:r>
          </w:p>
          <w:p w14:paraId="383FE916" w14:textId="77777777" w:rsidR="00CD0A42" w:rsidRPr="00CD390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  <w:rPrChange w:id="26101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CD390D">
              <w:rPr>
                <w:rFonts w:eastAsia="Times New Roman" w:cstheme="minorBidi"/>
                <w:sz w:val="18"/>
                <w:szCs w:val="18"/>
                <w:lang w:eastAsia="cs-CZ"/>
                <w:rPrChange w:id="26102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Top-up refund</w:t>
            </w:r>
          </w:p>
          <w:p w14:paraId="06DDCB6F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CD390D">
              <w:rPr>
                <w:rFonts w:eastAsia="Times New Roman" w:cstheme="minorBidi"/>
                <w:sz w:val="18"/>
                <w:szCs w:val="18"/>
                <w:lang w:eastAsia="cs-CZ"/>
                <w:rPrChange w:id="26103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Top-up cancel</w:t>
            </w:r>
          </w:p>
          <w:p w14:paraId="05D21E05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Unknown credit</w:t>
            </w:r>
          </w:p>
          <w:p w14:paraId="68D65E3C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Unknow debit</w:t>
            </w:r>
          </w:p>
          <w:p w14:paraId="02EA1B63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Negative cent adjustment</w:t>
            </w:r>
          </w:p>
          <w:p w14:paraId="6A29548B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Positive cent adjustment</w:t>
            </w:r>
          </w:p>
          <w:p w14:paraId="4E9D3F73" w14:textId="77777777" w:rsidR="00CD0A42" w:rsidRPr="00CD390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  <w:rPrChange w:id="26104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CD390D">
              <w:rPr>
                <w:rFonts w:eastAsia="Times New Roman" w:cstheme="minorBidi"/>
                <w:sz w:val="18"/>
                <w:szCs w:val="18"/>
                <w:highlight w:val="cyan"/>
                <w:lang w:eastAsia="cs-CZ"/>
                <w:rPrChange w:id="26105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Compensation</w:t>
            </w:r>
          </w:p>
          <w:p w14:paraId="0197FF4A" w14:textId="77777777" w:rsidR="00CD0A42" w:rsidRPr="00CD390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  <w:rPrChange w:id="26106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CD390D">
              <w:rPr>
                <w:rFonts w:eastAsia="Times New Roman" w:cstheme="minorBidi"/>
                <w:sz w:val="18"/>
                <w:szCs w:val="18"/>
                <w:highlight w:val="cyan"/>
                <w:lang w:eastAsia="cs-CZ"/>
                <w:rPrChange w:id="26107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Compensation cancel</w:t>
            </w:r>
          </w:p>
          <w:p w14:paraId="3F296B90" w14:textId="77777777" w:rsidR="00CD0A42" w:rsidRPr="00CD390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  <w:rPrChange w:id="26108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CD390D">
              <w:rPr>
                <w:rFonts w:eastAsia="Times New Roman" w:cstheme="minorBidi"/>
                <w:sz w:val="18"/>
                <w:szCs w:val="18"/>
                <w:highlight w:val="cyan"/>
                <w:lang w:eastAsia="cs-CZ"/>
                <w:rPrChange w:id="26109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Other</w:t>
            </w:r>
          </w:p>
          <w:p w14:paraId="33103733" w14:textId="77777777" w:rsidR="00CD0A42" w:rsidRPr="00CD390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  <w:rPrChange w:id="26110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CD390D">
              <w:rPr>
                <w:rFonts w:eastAsia="Times New Roman" w:cstheme="minorBidi"/>
                <w:sz w:val="18"/>
                <w:szCs w:val="18"/>
                <w:highlight w:val="cyan"/>
                <w:lang w:eastAsia="cs-CZ"/>
                <w:rPrChange w:id="26111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Other cancel</w:t>
            </w:r>
          </w:p>
          <w:p w14:paraId="10227433" w14:textId="77777777" w:rsidR="00CD0A42" w:rsidRPr="00CD390D" w:rsidDel="00CD390D" w:rsidRDefault="00CD0A42">
            <w:pPr>
              <w:spacing w:after="0"/>
              <w:rPr>
                <w:del w:id="26112" w:author="Irová Zuzana" w:date="2025-06-17T14:52:00Z" w16du:dateUtc="2025-06-17T12:52:00Z"/>
                <w:rFonts w:eastAsia="Times New Roman" w:cstheme="minorBidi"/>
                <w:sz w:val="18"/>
                <w:szCs w:val="18"/>
                <w:highlight w:val="cyan"/>
                <w:lang w:eastAsia="cs-CZ"/>
                <w:rPrChange w:id="26113" w:author="Irová Zuzana" w:date="2025-06-17T14:52:00Z" w16du:dateUtc="2025-06-17T12:52:00Z">
                  <w:rPr>
                    <w:del w:id="26114" w:author="Irová Zuzana" w:date="2025-06-17T14:52:00Z" w16du:dateUtc="2025-06-17T12:52:00Z"/>
                    <w:rFonts w:eastAsia="Times New Roman" w:cstheme="minorBid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del w:id="26115" w:author="Irová Zuzana" w:date="2025-06-17T14:52:00Z" w16du:dateUtc="2025-06-17T12:52:00Z">
              <w:r w:rsidRPr="00CD390D" w:rsidDel="00CD390D">
                <w:rPr>
                  <w:rFonts w:eastAsia="Times New Roman" w:cstheme="minorBidi"/>
                  <w:sz w:val="18"/>
                  <w:szCs w:val="18"/>
                  <w:highlight w:val="cyan"/>
                  <w:lang w:eastAsia="cs-CZ"/>
                  <w:rPrChange w:id="26116" w:author="Irová Zuzana" w:date="2025-06-17T14:52:00Z" w16du:dateUtc="2025-06-17T12:52:00Z">
                    <w:rPr>
                      <w:rFonts w:eastAsia="Times New Roman"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Deposit reservation</w:delText>
              </w:r>
            </w:del>
          </w:p>
          <w:p w14:paraId="14D085BF" w14:textId="77777777" w:rsidR="00CD0A42" w:rsidRPr="00CD390D" w:rsidDel="00CD390D" w:rsidRDefault="00CD0A42">
            <w:pPr>
              <w:spacing w:after="0"/>
              <w:rPr>
                <w:del w:id="26117" w:author="Irová Zuzana" w:date="2025-06-17T14:52:00Z" w16du:dateUtc="2025-06-17T12:52:00Z"/>
                <w:rFonts w:eastAsia="Times New Roman" w:cstheme="minorBidi"/>
                <w:sz w:val="18"/>
                <w:szCs w:val="18"/>
                <w:highlight w:val="cyan"/>
                <w:lang w:eastAsia="cs-CZ"/>
                <w:rPrChange w:id="26118" w:author="Irová Zuzana" w:date="2025-06-17T14:52:00Z" w16du:dateUtc="2025-06-17T12:52:00Z">
                  <w:rPr>
                    <w:del w:id="26119" w:author="Irová Zuzana" w:date="2025-06-17T14:52:00Z" w16du:dateUtc="2025-06-17T12:52:00Z"/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</w:pPr>
            <w:del w:id="26120" w:author="Irová Zuzana" w:date="2025-06-17T14:52:00Z" w16du:dateUtc="2025-06-17T12:52:00Z">
              <w:r w:rsidRPr="00CD390D" w:rsidDel="00CD390D">
                <w:rPr>
                  <w:rFonts w:eastAsia="Times New Roman" w:cstheme="minorBidi"/>
                  <w:sz w:val="18"/>
                  <w:szCs w:val="18"/>
                  <w:highlight w:val="cyan"/>
                  <w:lang w:eastAsia="cs-CZ"/>
                  <w:rPrChange w:id="26121" w:author="Irová Zuzana" w:date="2025-06-17T14:52:00Z" w16du:dateUtc="2025-06-17T12:52:00Z">
                    <w:rPr>
                      <w:rFonts w:eastAsia="Times New Roman"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delText>Deposit reservation cancel</w:delText>
              </w:r>
            </w:del>
          </w:p>
          <w:p w14:paraId="1EA7B33A" w14:textId="77777777" w:rsidR="00CD0A42" w:rsidRPr="00CD390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  <w:rPrChange w:id="26122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</w:pPr>
            <w:r w:rsidRPr="00CD390D">
              <w:rPr>
                <w:rFonts w:eastAsia="Times New Roman" w:cstheme="minorBidi"/>
                <w:sz w:val="18"/>
                <w:szCs w:val="18"/>
                <w:highlight w:val="cyan"/>
                <w:lang w:eastAsia="cs-CZ"/>
                <w:rPrChange w:id="26123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  <w:t>Collateral guarantee payment</w:t>
            </w:r>
          </w:p>
          <w:p w14:paraId="22936C73" w14:textId="77777777" w:rsidR="00CD0A42" w:rsidRPr="00CD390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  <w:rPrChange w:id="26124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</w:pPr>
            <w:r w:rsidRPr="00CD390D">
              <w:rPr>
                <w:rFonts w:eastAsia="Times New Roman" w:cstheme="minorBidi"/>
                <w:sz w:val="18"/>
                <w:szCs w:val="18"/>
                <w:highlight w:val="cyan"/>
                <w:lang w:eastAsia="cs-CZ"/>
                <w:rPrChange w:id="26125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  <w:t>Collateral guarantee refund</w:t>
            </w:r>
          </w:p>
          <w:p w14:paraId="05AD1588" w14:textId="77777777" w:rsidR="00CD0A42" w:rsidRDefault="00CD0A42">
            <w:pPr>
              <w:spacing w:after="0"/>
              <w:rPr>
                <w:ins w:id="26126" w:author="Irová Zuzana" w:date="2025-06-16T12:06:00Z" w16du:dateUtc="2025-06-16T10:06:00Z"/>
                <w:rFonts w:eastAsia="Times New Roman" w:cstheme="minorBidi"/>
                <w:sz w:val="18"/>
                <w:szCs w:val="18"/>
                <w:lang w:eastAsia="cs-CZ"/>
              </w:rPr>
            </w:pPr>
            <w:r w:rsidRPr="00CD390D">
              <w:rPr>
                <w:rFonts w:eastAsia="Times New Roman" w:cstheme="minorBidi"/>
                <w:sz w:val="18"/>
                <w:szCs w:val="18"/>
                <w:highlight w:val="cyan"/>
                <w:lang w:eastAsia="cs-CZ"/>
                <w:rPrChange w:id="26127" w:author="Irová Zuzana" w:date="2025-06-17T14:52:00Z" w16du:dateUtc="2025-06-17T12:52:00Z">
                  <w:rPr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  <w:t>Collateral guarantee cancel</w:t>
            </w:r>
          </w:p>
          <w:p w14:paraId="325B4ED5" w14:textId="3B71F23D" w:rsidR="00BE40BA" w:rsidRDefault="00785E90">
            <w:pPr>
              <w:spacing w:after="0"/>
              <w:rPr>
                <w:ins w:id="26128" w:author="Irová Zuzana" w:date="2025-06-16T12:26:00Z" w16du:dateUtc="2025-06-16T10:26:00Z"/>
                <w:rFonts w:eastAsia="Times New Roman" w:cstheme="minorBidi"/>
                <w:sz w:val="18"/>
                <w:szCs w:val="18"/>
                <w:lang w:eastAsia="cs-CZ"/>
              </w:rPr>
            </w:pPr>
            <w:ins w:id="26129" w:author="Irová Zuzana" w:date="2025-06-16T12:26:00Z">
              <w:r w:rsidRPr="00785E90">
                <w:rPr>
                  <w:rFonts w:eastAsia="Times New Roman" w:cstheme="minorBidi"/>
                  <w:sz w:val="18"/>
                  <w:szCs w:val="18"/>
                  <w:lang w:eastAsia="cs-CZ"/>
                </w:rPr>
                <w:t>Tokenization</w:t>
              </w:r>
            </w:ins>
            <w:ins w:id="26130" w:author="Irová Zuzana" w:date="2025-06-17T10:46:00Z" w16du:dateUtc="2025-06-17T08:46:00Z">
              <w:r w:rsidR="00E70E3B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r</w:t>
              </w:r>
            </w:ins>
            <w:ins w:id="26131" w:author="Irová Zuzana" w:date="2025-06-16T12:26:00Z">
              <w:r w:rsidRPr="00785E90">
                <w:rPr>
                  <w:rFonts w:eastAsia="Times New Roman" w:cstheme="minorBidi"/>
                  <w:sz w:val="18"/>
                  <w:szCs w:val="18"/>
                  <w:lang w:eastAsia="cs-CZ"/>
                </w:rPr>
                <w:t>eservation</w:t>
              </w:r>
            </w:ins>
          </w:p>
          <w:p w14:paraId="64605029" w14:textId="1F11999E" w:rsidR="00785E90" w:rsidRDefault="00785E90">
            <w:pPr>
              <w:spacing w:after="0"/>
              <w:rPr>
                <w:ins w:id="26132" w:author="Irová Zuzana" w:date="2025-06-16T12:26:00Z" w16du:dateUtc="2025-06-16T10:26:00Z"/>
                <w:rFonts w:eastAsia="Times New Roman" w:cstheme="minorBidi"/>
                <w:sz w:val="18"/>
                <w:szCs w:val="18"/>
                <w:lang w:eastAsia="cs-CZ"/>
              </w:rPr>
            </w:pPr>
            <w:ins w:id="26133" w:author="Irová Zuzana" w:date="2025-06-16T12:26:00Z">
              <w:r w:rsidRPr="00785E90">
                <w:rPr>
                  <w:rFonts w:eastAsia="Times New Roman" w:cstheme="minorBidi"/>
                  <w:sz w:val="18"/>
                  <w:szCs w:val="18"/>
                  <w:lang w:eastAsia="cs-CZ"/>
                </w:rPr>
                <w:t>Tokenization</w:t>
              </w:r>
            </w:ins>
            <w:ins w:id="26134" w:author="Irová Zuzana" w:date="2025-06-17T10:46:00Z" w16du:dateUtc="2025-06-17T08:46:00Z">
              <w:r w:rsidR="00E70E3B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r </w:t>
              </w:r>
            </w:ins>
            <w:ins w:id="26135" w:author="Irová Zuzana" w:date="2025-06-17T14:52:00Z" w16du:dateUtc="2025-06-17T12:52:00Z">
              <w:r w:rsidR="00CD390D">
                <w:rPr>
                  <w:rFonts w:eastAsia="Times New Roman" w:cstheme="minorBidi"/>
                  <w:sz w:val="18"/>
                  <w:szCs w:val="18"/>
                  <w:lang w:eastAsia="cs-CZ"/>
                </w:rPr>
                <w:t>r</w:t>
              </w:r>
            </w:ins>
            <w:ins w:id="26136" w:author="Irová Zuzana" w:date="2025-06-16T12:26:00Z">
              <w:r w:rsidRPr="00785E90">
                <w:rPr>
                  <w:rFonts w:eastAsia="Times New Roman" w:cstheme="minorBidi"/>
                  <w:sz w:val="18"/>
                  <w:szCs w:val="18"/>
                  <w:lang w:eastAsia="cs-CZ"/>
                </w:rPr>
                <w:t>eservation</w:t>
              </w:r>
            </w:ins>
            <w:ins w:id="26137" w:author="Irová Zuzana" w:date="2025-06-17T10:46:00Z" w16du:dateUtc="2025-06-17T08:46:00Z">
              <w:r w:rsidR="00E70E3B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c</w:t>
              </w:r>
            </w:ins>
            <w:ins w:id="26138" w:author="Irová Zuzana" w:date="2025-06-16T12:26:00Z">
              <w:r w:rsidRPr="00785E90">
                <w:rPr>
                  <w:rFonts w:eastAsia="Times New Roman" w:cstheme="minorBidi"/>
                  <w:sz w:val="18"/>
                  <w:szCs w:val="18"/>
                  <w:lang w:eastAsia="cs-CZ"/>
                </w:rPr>
                <w:t>ancel</w:t>
              </w:r>
            </w:ins>
          </w:p>
          <w:p w14:paraId="0CB429FC" w14:textId="452EC5CC" w:rsidR="00785E90" w:rsidRPr="00921B0C" w:rsidRDefault="00785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ins w:id="26139" w:author="Irová Zuzana" w:date="2025-06-16T12:26:00Z">
              <w:r w:rsidRPr="00785E90">
                <w:rPr>
                  <w:rFonts w:eastAsia="Times New Roman" w:cstheme="minorBidi"/>
                  <w:sz w:val="18"/>
                  <w:szCs w:val="18"/>
                  <w:lang w:eastAsia="cs-CZ"/>
                </w:rPr>
                <w:t>Toll</w:t>
              </w:r>
            </w:ins>
            <w:ins w:id="26140" w:author="Irová Zuzana" w:date="2025-06-17T10:46:00Z" w16du:dateUtc="2025-06-17T08:46:00Z">
              <w:r w:rsidR="00E70E3B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p</w:t>
              </w:r>
            </w:ins>
            <w:ins w:id="26141" w:author="Irová Zuzana" w:date="2025-06-16T12:26:00Z">
              <w:r w:rsidRPr="00785E90">
                <w:rPr>
                  <w:rFonts w:eastAsia="Times New Roman" w:cstheme="minorBidi"/>
                  <w:sz w:val="18"/>
                  <w:szCs w:val="18"/>
                  <w:lang w:eastAsia="cs-CZ"/>
                </w:rPr>
                <w:t>ayment</w:t>
              </w:r>
            </w:ins>
          </w:p>
        </w:tc>
      </w:tr>
    </w:tbl>
    <w:p w14:paraId="0B0B77C5" w14:textId="77777777" w:rsidR="00CD0A42" w:rsidRPr="00955C1D" w:rsidRDefault="00CD0A42"/>
    <w:p w14:paraId="51FE886C" w14:textId="77777777" w:rsidR="00CD0A42" w:rsidRPr="00955C1D" w:rsidRDefault="00CD0A42">
      <w:pPr>
        <w:pStyle w:val="NormalIndent"/>
      </w:pPr>
    </w:p>
    <w:p w14:paraId="2CC4787E" w14:textId="77777777" w:rsidR="00CD0A42" w:rsidRDefault="00CD0A42" w:rsidP="00CD0A42">
      <w:pPr>
        <w:pStyle w:val="Heading3"/>
        <w:spacing w:before="200" w:after="0" w:line="276" w:lineRule="auto"/>
        <w:rPr>
          <w:rFonts w:hint="eastAsia"/>
        </w:rPr>
      </w:pPr>
      <w:bookmarkStart w:id="26142" w:name="_Toc201569270"/>
      <w:r>
        <w:t>Rounding (Zaokrouhlování)</w:t>
      </w:r>
      <w:bookmarkEnd w:id="26142"/>
    </w:p>
    <w:p w14:paraId="084F4AC6" w14:textId="77777777" w:rsidR="00CD0A42" w:rsidRPr="00C35E58" w:rsidRDefault="00CD0A42">
      <w:pPr>
        <w:pStyle w:val="NormalIndent"/>
      </w:pPr>
    </w:p>
    <w:tbl>
      <w:tblPr>
        <w:tblW w:w="9639" w:type="dxa"/>
        <w:tblLayout w:type="fixed"/>
        <w:tblLook w:val="04A0" w:firstRow="1" w:lastRow="0" w:firstColumn="1" w:lastColumn="0" w:noHBand="0" w:noVBand="1"/>
        <w:tblPrChange w:id="26143" w:author="Irová Zuzana" w:date="2025-06-17T14:49:00Z" w16du:dateUtc="2025-06-17T12:49:00Z">
          <w:tblPr>
            <w:tblW w:w="9639" w:type="dxa"/>
            <w:tblInd w:w="0" w:type="nil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8" w:space="0" w:color="auto"/>
              <w:insideV w:val="single" w:sz="8" w:space="0" w:color="auto"/>
            </w:tblBorders>
            <w:tblLayout w:type="fixed"/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2970"/>
        <w:gridCol w:w="1850"/>
        <w:gridCol w:w="1210"/>
        <w:gridCol w:w="3609"/>
        <w:tblGridChange w:id="26144">
          <w:tblGrid>
            <w:gridCol w:w="40"/>
            <w:gridCol w:w="360"/>
            <w:gridCol w:w="360"/>
            <w:gridCol w:w="360"/>
            <w:gridCol w:w="360"/>
            <w:gridCol w:w="1490"/>
            <w:gridCol w:w="1850"/>
            <w:gridCol w:w="1210"/>
            <w:gridCol w:w="3609"/>
          </w:tblGrid>
        </w:tblGridChange>
      </w:tblGrid>
      <w:tr w:rsidR="00CD0A42" w:rsidRPr="00F7564A" w14:paraId="22C6D265" w14:textId="77777777" w:rsidTr="00C14993">
        <w:trPr>
          <w:trHeight w:val="20"/>
          <w:trPrChange w:id="26145" w:author="Irová Zuzana" w:date="2025-06-17T14:49:00Z" w16du:dateUtc="2025-06-17T12:49:00Z">
            <w:trPr>
              <w:gridBefore w:val="1"/>
              <w:gridAfter w:val="0"/>
              <w:trHeight w:val="300"/>
            </w:trPr>
          </w:trPrChange>
        </w:trPr>
        <w:tc>
          <w:tcPr>
            <w:tcW w:w="2970" w:type="dxa"/>
            <w:tcPrChange w:id="26146" w:author="Irová Zuzana" w:date="2025-06-17T14:49:00Z" w16du:dateUtc="2025-06-17T12:49:00Z">
              <w:tcPr>
                <w:tcW w:w="0" w:type="auto"/>
              </w:tcPr>
            </w:tcPrChange>
          </w:tcPr>
          <w:p w14:paraId="64F44EF7" w14:textId="77777777" w:rsidR="00CD0A42" w:rsidRPr="00F7564A" w:rsidRDefault="00CD0A42" w:rsidP="00F7564A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26147" w:author="Irová Zuzana" w:date="2025-06-23T09:48:00Z" w16du:dateUtc="2025-06-23T07:48:00Z">
                  <w:rPr>
                    <w:rFonts w:eastAsia="Times New Roman" w:cstheme="minorHAnsi"/>
                    <w:b/>
                    <w:bCs/>
                    <w:color w:val="000000"/>
                    <w:sz w:val="18"/>
                    <w:szCs w:val="18"/>
                    <w:lang w:eastAsia="cs-CZ"/>
                  </w:rPr>
                </w:rPrChange>
              </w:rPr>
              <w:pPrChange w:id="26148" w:author="Irová Zuzana" w:date="2025-06-23T09:48:00Z" w16du:dateUtc="2025-06-23T07:48:00Z">
                <w:pPr>
                  <w:spacing w:after="0"/>
                </w:pPr>
              </w:pPrChange>
            </w:pPr>
            <w:r w:rsidRPr="00F7564A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26149" w:author="Irová Zuzana" w:date="2025-06-23T09:48:00Z" w16du:dateUtc="2025-06-23T07:48:00Z">
                  <w:rPr>
                    <w:rFonts w:eastAsia="Times New Roman" w:cstheme="minorHAnsi"/>
                    <w:b/>
                    <w:bCs/>
                    <w:color w:val="000000"/>
                    <w:sz w:val="18"/>
                    <w:szCs w:val="18"/>
                    <w:lang w:eastAsia="cs-CZ"/>
                  </w:rPr>
                </w:rPrChange>
              </w:rPr>
              <w:t>Name</w:t>
            </w:r>
          </w:p>
        </w:tc>
        <w:tc>
          <w:tcPr>
            <w:tcW w:w="1850" w:type="dxa"/>
            <w:tcPrChange w:id="26150" w:author="Irová Zuzana" w:date="2025-06-17T14:49:00Z" w16du:dateUtc="2025-06-17T12:49:00Z">
              <w:tcPr>
                <w:tcW w:w="0" w:type="auto"/>
              </w:tcPr>
            </w:tcPrChange>
          </w:tcPr>
          <w:p w14:paraId="0B864D0C" w14:textId="77777777" w:rsidR="00CD0A42" w:rsidRPr="00F7564A" w:rsidRDefault="00CD0A42" w:rsidP="00F7564A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26151" w:author="Irová Zuzana" w:date="2025-06-23T09:48:00Z" w16du:dateUtc="2025-06-23T07:48:00Z">
                  <w:rPr>
                    <w:rFonts w:eastAsia="Times New Roman" w:cstheme="minorHAnsi"/>
                    <w:b/>
                    <w:bCs/>
                    <w:color w:val="000000"/>
                    <w:sz w:val="18"/>
                    <w:szCs w:val="18"/>
                    <w:lang w:eastAsia="cs-CZ"/>
                  </w:rPr>
                </w:rPrChange>
              </w:rPr>
              <w:pPrChange w:id="26152" w:author="Irová Zuzana" w:date="2025-06-23T09:48:00Z" w16du:dateUtc="2025-06-23T07:48:00Z">
                <w:pPr>
                  <w:spacing w:after="0"/>
                </w:pPr>
              </w:pPrChange>
            </w:pPr>
            <w:r w:rsidRPr="00F7564A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26153" w:author="Irová Zuzana" w:date="2025-06-23T09:48:00Z" w16du:dateUtc="2025-06-23T07:48:00Z">
                  <w:rPr>
                    <w:rFonts w:eastAsia="Times New Roman" w:cstheme="minorHAnsi"/>
                    <w:b/>
                    <w:bCs/>
                    <w:color w:val="000000"/>
                    <w:sz w:val="18"/>
                    <w:szCs w:val="18"/>
                    <w:lang w:eastAsia="cs-CZ"/>
                  </w:rPr>
                </w:rPrChange>
              </w:rPr>
              <w:t>Mode</w:t>
            </w:r>
          </w:p>
        </w:tc>
        <w:tc>
          <w:tcPr>
            <w:tcW w:w="1210" w:type="dxa"/>
            <w:tcPrChange w:id="26154" w:author="Irová Zuzana" w:date="2025-06-17T14:49:00Z" w16du:dateUtc="2025-06-17T12:49:00Z">
              <w:tcPr>
                <w:tcW w:w="0" w:type="auto"/>
              </w:tcPr>
            </w:tcPrChange>
          </w:tcPr>
          <w:p w14:paraId="3A468DBE" w14:textId="77777777" w:rsidR="00CD0A42" w:rsidRPr="00F7564A" w:rsidRDefault="00CD0A42" w:rsidP="00F7564A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26155" w:author="Irová Zuzana" w:date="2025-06-23T09:48:00Z" w16du:dateUtc="2025-06-23T07:48:00Z">
                  <w:rPr>
                    <w:rFonts w:eastAsia="Times New Roman" w:cstheme="minorBidi"/>
                    <w:b/>
                    <w:color w:val="000000"/>
                    <w:sz w:val="18"/>
                    <w:szCs w:val="18"/>
                    <w:lang w:eastAsia="cs-CZ"/>
                  </w:rPr>
                </w:rPrChange>
              </w:rPr>
              <w:pPrChange w:id="26156" w:author="Irová Zuzana" w:date="2025-06-23T09:48:00Z" w16du:dateUtc="2025-06-23T07:48:00Z">
                <w:pPr>
                  <w:spacing w:after="0"/>
                </w:pPr>
              </w:pPrChange>
            </w:pPr>
            <w:r w:rsidRPr="00F7564A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26157" w:author="Irová Zuzana" w:date="2025-06-23T09:48:00Z" w16du:dateUtc="2025-06-23T07:48:00Z">
                  <w:rPr>
                    <w:rFonts w:eastAsia="Times New Roman" w:cstheme="minorBidi"/>
                    <w:b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  <w:t>Decimal places</w:t>
            </w:r>
          </w:p>
        </w:tc>
        <w:tc>
          <w:tcPr>
            <w:tcW w:w="3609" w:type="dxa"/>
            <w:hideMark/>
            <w:tcPrChange w:id="26158" w:author="Irová Zuzana" w:date="2025-06-17T14:49:00Z" w16du:dateUtc="2025-06-17T12:49:00Z">
              <w:tcPr>
                <w:tcW w:w="0" w:type="auto"/>
                <w:hideMark/>
              </w:tcPr>
            </w:tcPrChange>
          </w:tcPr>
          <w:p w14:paraId="3FB87755" w14:textId="77777777" w:rsidR="00CD0A42" w:rsidRPr="00F7564A" w:rsidRDefault="00CD0A42" w:rsidP="00F7564A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26159" w:author="Irová Zuzana" w:date="2025-06-23T09:48:00Z" w16du:dateUtc="2025-06-23T07:48:00Z">
                  <w:rPr>
                    <w:rFonts w:eastAsia="Times New Roman" w:cstheme="minorBidi"/>
                    <w:b/>
                    <w:color w:val="000000"/>
                    <w:sz w:val="18"/>
                    <w:szCs w:val="18"/>
                    <w:lang w:eastAsia="cs-CZ"/>
                  </w:rPr>
                </w:rPrChange>
              </w:rPr>
              <w:pPrChange w:id="26160" w:author="Irová Zuzana" w:date="2025-06-23T09:48:00Z" w16du:dateUtc="2025-06-23T07:48:00Z">
                <w:pPr>
                  <w:spacing w:after="0"/>
                </w:pPr>
              </w:pPrChange>
            </w:pPr>
            <w:r w:rsidRPr="00F7564A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26161" w:author="Irová Zuzana" w:date="2025-06-23T09:48:00Z" w16du:dateUtc="2025-06-23T07:48:00Z">
                  <w:rPr>
                    <w:rFonts w:eastAsia="Times New Roman" w:cstheme="minorBidi"/>
                    <w:b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  <w:t>Currency</w:t>
            </w:r>
          </w:p>
        </w:tc>
      </w:tr>
      <w:tr w:rsidR="00CD0A42" w:rsidRPr="005C6590" w14:paraId="60179681" w14:textId="77777777" w:rsidTr="00C14993">
        <w:trPr>
          <w:trHeight w:val="20"/>
          <w:trPrChange w:id="26162" w:author="Irová Zuzana" w:date="2025-06-17T14:49:00Z" w16du:dateUtc="2025-06-17T12:49:00Z">
            <w:trPr>
              <w:gridBefore w:val="1"/>
              <w:gridAfter w:val="0"/>
              <w:trHeight w:val="300"/>
            </w:trPr>
          </w:trPrChange>
        </w:trPr>
        <w:tc>
          <w:tcPr>
            <w:tcW w:w="2970" w:type="dxa"/>
            <w:tcPrChange w:id="26163" w:author="Irová Zuzana" w:date="2025-06-17T14:49:00Z" w16du:dateUtc="2025-06-17T12:49:00Z">
              <w:tcPr>
                <w:tcW w:w="0" w:type="auto"/>
              </w:tcPr>
            </w:tcPrChange>
          </w:tcPr>
          <w:p w14:paraId="4082305A" w14:textId="77777777" w:rsidR="00CD0A42" w:rsidRPr="00921B0C" w:rsidRDefault="00CD0A42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BillDown</w:t>
            </w:r>
          </w:p>
        </w:tc>
        <w:tc>
          <w:tcPr>
            <w:tcW w:w="1850" w:type="dxa"/>
            <w:tcPrChange w:id="26164" w:author="Irová Zuzana" w:date="2025-06-17T14:49:00Z" w16du:dateUtc="2025-06-17T12:49:00Z">
              <w:tcPr>
                <w:tcW w:w="0" w:type="auto"/>
              </w:tcPr>
            </w:tcPrChange>
          </w:tcPr>
          <w:p w14:paraId="5D85C75B" w14:textId="77777777" w:rsidR="00CD0A42" w:rsidRPr="00921B0C" w:rsidRDefault="00CD0A42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BillDown</w:t>
            </w:r>
          </w:p>
        </w:tc>
        <w:tc>
          <w:tcPr>
            <w:tcW w:w="1210" w:type="dxa"/>
            <w:tcPrChange w:id="26165" w:author="Irová Zuzana" w:date="2025-06-17T14:49:00Z" w16du:dateUtc="2025-06-17T12:49:00Z">
              <w:tcPr>
                <w:tcW w:w="0" w:type="auto"/>
              </w:tcPr>
            </w:tcPrChange>
          </w:tcPr>
          <w:p w14:paraId="703DE604" w14:textId="77777777" w:rsidR="00CD0A42" w:rsidRPr="00921B0C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2</w:t>
            </w:r>
          </w:p>
        </w:tc>
        <w:tc>
          <w:tcPr>
            <w:tcW w:w="3609" w:type="dxa"/>
            <w:hideMark/>
            <w:tcPrChange w:id="26166" w:author="Irová Zuzana" w:date="2025-06-17T14:49:00Z" w16du:dateUtc="2025-06-17T12:49:00Z">
              <w:tcPr>
                <w:tcW w:w="0" w:type="auto"/>
                <w:hideMark/>
              </w:tcPr>
            </w:tcPrChange>
          </w:tcPr>
          <w:p w14:paraId="11AE203E" w14:textId="77777777" w:rsidR="00CD0A42" w:rsidRPr="00921B0C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</w:tr>
      <w:tr w:rsidR="00CD0A42" w:rsidRPr="005C6590" w14:paraId="474F185C" w14:textId="77777777" w:rsidTr="00C14993">
        <w:trPr>
          <w:trHeight w:val="20"/>
          <w:trPrChange w:id="26167" w:author="Irová Zuzana" w:date="2025-06-17T14:49:00Z" w16du:dateUtc="2025-06-17T12:49:00Z">
            <w:trPr>
              <w:gridBefore w:val="1"/>
              <w:gridAfter w:val="0"/>
              <w:trHeight w:val="300"/>
            </w:trPr>
          </w:trPrChange>
        </w:trPr>
        <w:tc>
          <w:tcPr>
            <w:tcW w:w="2970" w:type="dxa"/>
            <w:tcPrChange w:id="26168" w:author="Irová Zuzana" w:date="2025-06-17T14:49:00Z" w16du:dateUtc="2025-06-17T12:49:00Z">
              <w:tcPr>
                <w:tcW w:w="0" w:type="auto"/>
              </w:tcPr>
            </w:tcPrChange>
          </w:tcPr>
          <w:p w14:paraId="03F5C49C" w14:textId="77777777" w:rsidR="00CD0A42" w:rsidRPr="00921B0C" w:rsidRDefault="00CD0A42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BillUp</w:t>
            </w:r>
          </w:p>
        </w:tc>
        <w:tc>
          <w:tcPr>
            <w:tcW w:w="1850" w:type="dxa"/>
            <w:tcPrChange w:id="26169" w:author="Irová Zuzana" w:date="2025-06-17T14:49:00Z" w16du:dateUtc="2025-06-17T12:49:00Z">
              <w:tcPr>
                <w:tcW w:w="0" w:type="auto"/>
              </w:tcPr>
            </w:tcPrChange>
          </w:tcPr>
          <w:p w14:paraId="06843DD0" w14:textId="77777777" w:rsidR="00CD0A42" w:rsidRPr="00921B0C" w:rsidRDefault="00CD0A42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BillUp</w:t>
            </w:r>
          </w:p>
        </w:tc>
        <w:tc>
          <w:tcPr>
            <w:tcW w:w="1210" w:type="dxa"/>
            <w:tcPrChange w:id="26170" w:author="Irová Zuzana" w:date="2025-06-17T14:49:00Z" w16du:dateUtc="2025-06-17T12:49:00Z">
              <w:tcPr>
                <w:tcW w:w="0" w:type="auto"/>
              </w:tcPr>
            </w:tcPrChange>
          </w:tcPr>
          <w:p w14:paraId="1A43FD53" w14:textId="77777777" w:rsidR="00CD0A42" w:rsidRPr="00921B0C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2</w:t>
            </w:r>
          </w:p>
        </w:tc>
        <w:tc>
          <w:tcPr>
            <w:tcW w:w="3609" w:type="dxa"/>
            <w:hideMark/>
            <w:tcPrChange w:id="26171" w:author="Irová Zuzana" w:date="2025-06-17T14:49:00Z" w16du:dateUtc="2025-06-17T12:49:00Z">
              <w:tcPr>
                <w:tcW w:w="0" w:type="auto"/>
                <w:hideMark/>
              </w:tcPr>
            </w:tcPrChange>
          </w:tcPr>
          <w:p w14:paraId="3D5A2BCC" w14:textId="77777777" w:rsidR="00CD0A42" w:rsidRPr="00921B0C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</w:tr>
      <w:tr w:rsidR="00CD0A42" w:rsidRPr="005C6590" w14:paraId="313E5439" w14:textId="77777777" w:rsidTr="00C14993">
        <w:trPr>
          <w:trHeight w:val="20"/>
          <w:trPrChange w:id="26172" w:author="Irová Zuzana" w:date="2025-06-17T14:49:00Z" w16du:dateUtc="2025-06-17T12:49:00Z">
            <w:trPr>
              <w:gridBefore w:val="1"/>
              <w:gridAfter w:val="0"/>
              <w:trHeight w:val="300"/>
            </w:trPr>
          </w:trPrChange>
        </w:trPr>
        <w:tc>
          <w:tcPr>
            <w:tcW w:w="2970" w:type="dxa"/>
            <w:tcPrChange w:id="26173" w:author="Irová Zuzana" w:date="2025-06-17T14:49:00Z" w16du:dateUtc="2025-06-17T12:49:00Z">
              <w:tcPr>
                <w:tcW w:w="0" w:type="auto"/>
              </w:tcPr>
            </w:tcPrChange>
          </w:tcPr>
          <w:p w14:paraId="406666CD" w14:textId="77777777" w:rsidR="00CD0A42" w:rsidRPr="00921B0C" w:rsidRDefault="00CD0A42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BillRoundingEur</w:t>
            </w:r>
          </w:p>
        </w:tc>
        <w:tc>
          <w:tcPr>
            <w:tcW w:w="1850" w:type="dxa"/>
            <w:tcPrChange w:id="26174" w:author="Irová Zuzana" w:date="2025-06-17T14:49:00Z" w16du:dateUtc="2025-06-17T12:49:00Z">
              <w:tcPr>
                <w:tcW w:w="0" w:type="auto"/>
              </w:tcPr>
            </w:tcPrChange>
          </w:tcPr>
          <w:p w14:paraId="33829719" w14:textId="77777777" w:rsidR="00CD0A42" w:rsidRPr="00921B0C" w:rsidRDefault="00CD0A42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BillMath</w:t>
            </w:r>
          </w:p>
        </w:tc>
        <w:tc>
          <w:tcPr>
            <w:tcW w:w="1210" w:type="dxa"/>
            <w:tcPrChange w:id="26175" w:author="Irová Zuzana" w:date="2025-06-17T14:49:00Z" w16du:dateUtc="2025-06-17T12:49:00Z">
              <w:tcPr>
                <w:tcW w:w="0" w:type="auto"/>
              </w:tcPr>
            </w:tcPrChange>
          </w:tcPr>
          <w:p w14:paraId="33EB5EA4" w14:textId="77777777" w:rsidR="00CD0A42" w:rsidRPr="00921B0C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2</w:t>
            </w:r>
          </w:p>
        </w:tc>
        <w:tc>
          <w:tcPr>
            <w:tcW w:w="3609" w:type="dxa"/>
            <w:hideMark/>
            <w:tcPrChange w:id="26176" w:author="Irová Zuzana" w:date="2025-06-17T14:49:00Z" w16du:dateUtc="2025-06-17T12:49:00Z">
              <w:tcPr>
                <w:tcW w:w="0" w:type="auto"/>
                <w:hideMark/>
              </w:tcPr>
            </w:tcPrChange>
          </w:tcPr>
          <w:p w14:paraId="679A9B22" w14:textId="77777777" w:rsidR="00CD0A42" w:rsidRPr="00921B0C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EUR</w:t>
            </w:r>
          </w:p>
        </w:tc>
      </w:tr>
      <w:tr w:rsidR="00073C15" w14:paraId="0C97346D" w14:textId="77777777" w:rsidTr="00C14993">
        <w:trPr>
          <w:trHeight w:val="20"/>
          <w:trPrChange w:id="26177" w:author="Irová Zuzana" w:date="2025-06-17T14:49:00Z" w16du:dateUtc="2025-06-17T12:49:00Z">
            <w:trPr>
              <w:gridBefore w:val="1"/>
              <w:gridAfter w:val="0"/>
              <w:trHeight w:val="300"/>
            </w:trPr>
          </w:trPrChange>
        </w:trPr>
        <w:tc>
          <w:tcPr>
            <w:tcW w:w="2970" w:type="dxa"/>
            <w:tcPrChange w:id="26178" w:author="Irová Zuzana" w:date="2025-06-17T14:49:00Z" w16du:dateUtc="2025-06-17T12:49:00Z">
              <w:tcPr>
                <w:tcW w:w="0" w:type="auto"/>
              </w:tcPr>
            </w:tcPrChange>
          </w:tcPr>
          <w:p w14:paraId="3F31E5A0" w14:textId="37BD5745" w:rsidR="00007B3C" w:rsidRPr="00921B0C" w:rsidRDefault="00007B3C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ins w:id="26179" w:author="Irová Zuzana" w:date="2025-03-06T12:15:00Z" w16du:dateUtc="2025-03-06T11:15:00Z">
              <w:r w:rsidRPr="00AA1DFB">
                <w:rPr>
                  <w:rFonts w:eastAsia="Times New Roman" w:cstheme="minorHAnsi"/>
                  <w:color w:val="000000"/>
                  <w:sz w:val="18"/>
                  <w:szCs w:val="18"/>
                  <w:lang w:eastAsia="cs-CZ"/>
                </w:rPr>
                <w:t>PosRoundingEur</w:t>
              </w:r>
            </w:ins>
          </w:p>
        </w:tc>
        <w:tc>
          <w:tcPr>
            <w:tcW w:w="1850" w:type="dxa"/>
            <w:tcPrChange w:id="26180" w:author="Irová Zuzana" w:date="2025-06-17T14:49:00Z" w16du:dateUtc="2025-06-17T12:49:00Z">
              <w:tcPr>
                <w:tcW w:w="0" w:type="auto"/>
              </w:tcPr>
            </w:tcPrChange>
          </w:tcPr>
          <w:p w14:paraId="7842F992" w14:textId="75C9D3B2" w:rsidR="00007B3C" w:rsidRPr="00921B0C" w:rsidRDefault="00007B3C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ins w:id="26181" w:author="Irová Zuzana" w:date="2025-03-06T12:15:00Z" w16du:dateUtc="2025-03-06T11:15:00Z">
              <w:r w:rsidRPr="00AA1DFB">
                <w:rPr>
                  <w:rFonts w:eastAsia="Times New Roman" w:cstheme="minorHAnsi"/>
                  <w:color w:val="000000"/>
                  <w:sz w:val="18"/>
                  <w:szCs w:val="18"/>
                  <w:lang w:eastAsia="cs-CZ"/>
                </w:rPr>
                <w:t>Aritmetic5</w:t>
              </w:r>
            </w:ins>
          </w:p>
        </w:tc>
        <w:tc>
          <w:tcPr>
            <w:tcW w:w="1210" w:type="dxa"/>
            <w:tcPrChange w:id="26182" w:author="Irová Zuzana" w:date="2025-06-17T14:49:00Z" w16du:dateUtc="2025-06-17T12:49:00Z">
              <w:tcPr>
                <w:tcW w:w="0" w:type="auto"/>
              </w:tcPr>
            </w:tcPrChange>
          </w:tcPr>
          <w:p w14:paraId="3C6D5D0F" w14:textId="08EA9123" w:rsidR="00007B3C" w:rsidRPr="00921B0C" w:rsidRDefault="00007B3C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ins w:id="26183" w:author="Irová Zuzana" w:date="2025-03-06T12:16:00Z" w16du:dateUtc="2025-03-06T11:16:00Z">
              <w:r>
                <w:rPr>
                  <w:rFonts w:eastAsia="Times New Roman" w:cstheme="minorHAnsi"/>
                  <w:color w:val="000000"/>
                  <w:sz w:val="18"/>
                  <w:szCs w:val="18"/>
                  <w:lang w:eastAsia="cs-CZ"/>
                </w:rPr>
                <w:t>2</w:t>
              </w:r>
            </w:ins>
          </w:p>
        </w:tc>
        <w:tc>
          <w:tcPr>
            <w:tcW w:w="3609" w:type="dxa"/>
            <w:hideMark/>
            <w:tcPrChange w:id="26184" w:author="Irová Zuzana" w:date="2025-06-17T14:49:00Z" w16du:dateUtc="2025-06-17T12:49:00Z">
              <w:tcPr>
                <w:tcW w:w="0" w:type="auto"/>
                <w:hideMark/>
              </w:tcPr>
            </w:tcPrChange>
          </w:tcPr>
          <w:p w14:paraId="4A97EE93" w14:textId="1F5F9B58" w:rsidR="00007B3C" w:rsidRPr="00921B0C" w:rsidRDefault="00007B3C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ins w:id="26185" w:author="Irová Zuzana" w:date="2025-03-06T12:16:00Z" w16du:dateUtc="2025-03-06T11:16:00Z">
              <w:r w:rsidRPr="003F0F64">
                <w:rPr>
                  <w:rFonts w:eastAsia="Times New Roman" w:cstheme="minorHAnsi"/>
                  <w:color w:val="000000"/>
                  <w:sz w:val="18"/>
                  <w:szCs w:val="18"/>
                  <w:lang w:eastAsia="cs-CZ"/>
                </w:rPr>
                <w:t>EUR</w:t>
              </w:r>
            </w:ins>
          </w:p>
        </w:tc>
      </w:tr>
    </w:tbl>
    <w:p w14:paraId="650BFD07" w14:textId="34C03FF8" w:rsidR="0038353D" w:rsidRPr="005C6590" w:rsidDel="0038353D" w:rsidRDefault="0038353D">
      <w:pPr>
        <w:rPr>
          <w:del w:id="26186" w:author="Irová Zuzana" w:date="2025-06-17T14:49:00Z" w16du:dateUtc="2025-06-17T12:49:00Z"/>
        </w:rPr>
      </w:pPr>
    </w:p>
    <w:tbl>
      <w:tblPr>
        <w:tblW w:w="9639" w:type="dxa"/>
        <w:tblInd w:w="2025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  <w:tblPrChange w:id="26187" w:author="Irová Zuzana" w:date="2025-06-17T14:49:00Z" w16du:dateUtc="2025-06-17T12:49:00Z">
          <w:tblPr>
            <w:tblW w:w="9639" w:type="dxa"/>
            <w:tblInd w:w="0" w:type="nil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8" w:space="0" w:color="auto"/>
              <w:insideV w:val="single" w:sz="8" w:space="0" w:color="auto"/>
            </w:tblBorders>
            <w:tblLayout w:type="fixed"/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263"/>
        <w:gridCol w:w="4277"/>
        <w:gridCol w:w="4277"/>
        <w:gridCol w:w="822"/>
        <w:tblGridChange w:id="26188">
          <w:tblGrid>
            <w:gridCol w:w="360"/>
            <w:gridCol w:w="360"/>
            <w:gridCol w:w="360"/>
            <w:gridCol w:w="360"/>
            <w:gridCol w:w="18811"/>
            <w:gridCol w:w="263"/>
            <w:gridCol w:w="4277"/>
            <w:gridCol w:w="4277"/>
            <w:gridCol w:w="822"/>
          </w:tblGrid>
        </w:tblGridChange>
      </w:tblGrid>
      <w:tr w:rsidR="00073C15" w14:paraId="1FC2E06A" w14:textId="77777777" w:rsidTr="0038353D">
        <w:trPr>
          <w:trHeight w:val="300"/>
          <w:ins w:id="26189" w:author="Irová Zuzana" w:date="2025-03-06T12:15:00Z"/>
          <w:trPrChange w:id="26190" w:author="Irová Zuzana" w:date="2025-06-17T14:49:00Z" w16du:dateUtc="2025-06-17T12:49:00Z">
            <w:trPr>
              <w:gridAfter w:val="0"/>
              <w:trHeight w:val="300"/>
            </w:trPr>
          </w:trPrChange>
        </w:trPr>
        <w:tc>
          <w:tcPr>
            <w:tcW w:w="263" w:type="dxa"/>
            <w:tcPrChange w:id="26191" w:author="Irová Zuzana" w:date="2025-06-17T14:49:00Z" w16du:dateUtc="2025-06-17T12:49:00Z">
              <w:tcPr>
                <w:tcW w:w="0" w:type="auto"/>
              </w:tcPr>
            </w:tcPrChange>
          </w:tcPr>
          <w:p w14:paraId="7BA160B2" w14:textId="2EDA6F7D" w:rsidR="00007B3C" w:rsidRPr="00921B0C" w:rsidRDefault="00007B3C" w:rsidP="00007B3C">
            <w:pPr>
              <w:spacing w:after="0"/>
              <w:rPr>
                <w:ins w:id="26192" w:author="Irová Zuzana" w:date="2025-03-06T12:15:00Z" w16du:dateUtc="2025-03-06T11:15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4277" w:type="dxa"/>
            <w:tcPrChange w:id="26193" w:author="Irová Zuzana" w:date="2025-06-17T14:49:00Z" w16du:dateUtc="2025-06-17T12:49:00Z">
              <w:tcPr>
                <w:tcW w:w="0" w:type="auto"/>
              </w:tcPr>
            </w:tcPrChange>
          </w:tcPr>
          <w:p w14:paraId="790783B9" w14:textId="1CDACCE2" w:rsidR="00007B3C" w:rsidRPr="00921B0C" w:rsidRDefault="00007B3C" w:rsidP="00007B3C">
            <w:pPr>
              <w:spacing w:after="0"/>
              <w:rPr>
                <w:ins w:id="26194" w:author="Irová Zuzana" w:date="2025-03-06T12:15:00Z" w16du:dateUtc="2025-03-06T11:15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ins w:id="26195" w:author="Irová Zuzana" w:date="2025-03-06T12:15:00Z" w16du:dateUtc="2025-03-06T11:15:00Z">
              <w:r w:rsidRPr="00AA1DFB">
                <w:rPr>
                  <w:rFonts w:eastAsia="Times New Roman" w:cstheme="minorHAnsi"/>
                  <w:color w:val="000000"/>
                  <w:sz w:val="18"/>
                  <w:szCs w:val="18"/>
                  <w:lang w:eastAsia="cs-CZ"/>
                </w:rPr>
                <w:t>BillUp</w:t>
              </w:r>
            </w:ins>
          </w:p>
        </w:tc>
        <w:tc>
          <w:tcPr>
            <w:tcW w:w="4277" w:type="dxa"/>
            <w:tcPrChange w:id="26196" w:author="Irová Zuzana" w:date="2025-06-17T14:49:00Z" w16du:dateUtc="2025-06-17T12:49:00Z">
              <w:tcPr>
                <w:tcW w:w="0" w:type="auto"/>
              </w:tcPr>
            </w:tcPrChange>
          </w:tcPr>
          <w:p w14:paraId="3055422D" w14:textId="0B420341" w:rsidR="00007B3C" w:rsidRPr="00921B0C" w:rsidRDefault="00007B3C" w:rsidP="00007B3C">
            <w:pPr>
              <w:spacing w:after="0"/>
              <w:rPr>
                <w:ins w:id="26197" w:author="Irová Zuzana" w:date="2025-03-06T12:15:00Z" w16du:dateUtc="2025-03-06T11:15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ins w:id="26198" w:author="Irová Zuzana" w:date="2025-03-06T12:16:00Z" w16du:dateUtc="2025-03-06T11:16:00Z">
              <w:r>
                <w:rPr>
                  <w:rFonts w:eastAsia="Times New Roman" w:cstheme="minorHAnsi"/>
                  <w:color w:val="000000"/>
                  <w:sz w:val="18"/>
                  <w:szCs w:val="18"/>
                  <w:lang w:eastAsia="cs-CZ"/>
                </w:rPr>
                <w:t>0</w:t>
              </w:r>
            </w:ins>
          </w:p>
        </w:tc>
        <w:tc>
          <w:tcPr>
            <w:tcW w:w="822" w:type="dxa"/>
            <w:tcPrChange w:id="26199" w:author="Irová Zuzana" w:date="2025-06-17T14:49:00Z" w16du:dateUtc="2025-06-17T12:49:00Z">
              <w:tcPr>
                <w:tcW w:w="0" w:type="auto"/>
              </w:tcPr>
            </w:tcPrChange>
          </w:tcPr>
          <w:p w14:paraId="51D87676" w14:textId="31D740F2" w:rsidR="00007B3C" w:rsidRPr="00921B0C" w:rsidRDefault="00007B3C" w:rsidP="00007B3C">
            <w:pPr>
              <w:spacing w:after="0"/>
              <w:rPr>
                <w:ins w:id="26200" w:author="Irová Zuzana" w:date="2025-03-06T12:15:00Z" w16du:dateUtc="2025-03-06T11:15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ins w:id="26201" w:author="Irová Zuzana" w:date="2025-03-06T12:16:00Z" w16du:dateUtc="2025-03-06T11:16:00Z">
              <w:r w:rsidRPr="003F0F64">
                <w:rPr>
                  <w:rFonts w:eastAsia="Times New Roman" w:cstheme="minorHAnsi"/>
                  <w:color w:val="000000"/>
                  <w:sz w:val="18"/>
                  <w:szCs w:val="18"/>
                  <w:lang w:eastAsia="cs-CZ"/>
                </w:rPr>
                <w:t>EUR</w:t>
              </w:r>
            </w:ins>
          </w:p>
        </w:tc>
      </w:tr>
      <w:tr w:rsidR="00073C15" w14:paraId="1227F96F" w14:textId="77777777" w:rsidTr="0038353D">
        <w:trPr>
          <w:trHeight w:val="300"/>
          <w:trPrChange w:id="26202" w:author="Irová Zuzana" w:date="2025-06-17T14:49:00Z" w16du:dateUtc="2025-06-17T12:49:00Z">
            <w:trPr>
              <w:gridAfter w:val="0"/>
              <w:trHeight w:val="300"/>
            </w:trPr>
          </w:trPrChange>
        </w:trPr>
        <w:tc>
          <w:tcPr>
            <w:tcW w:w="263" w:type="dxa"/>
            <w:tcPrChange w:id="26203" w:author="Irová Zuzana" w:date="2025-06-17T14:49:00Z" w16du:dateUtc="2025-06-17T12:49:00Z">
              <w:tcPr>
                <w:tcW w:w="0" w:type="auto"/>
              </w:tcPr>
            </w:tcPrChange>
          </w:tcPr>
          <w:p w14:paraId="7577B10B" w14:textId="02C092BD" w:rsidR="0069505C" w:rsidRPr="00921B0C" w:rsidRDefault="0069505C" w:rsidP="0069505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cyan"/>
                <w:lang w:eastAsia="cs-CZ"/>
              </w:rPr>
            </w:pPr>
          </w:p>
        </w:tc>
        <w:tc>
          <w:tcPr>
            <w:tcW w:w="4277" w:type="dxa"/>
            <w:tcPrChange w:id="26204" w:author="Irová Zuzana" w:date="2025-06-17T14:49:00Z" w16du:dateUtc="2025-06-17T12:49:00Z">
              <w:tcPr>
                <w:tcW w:w="0" w:type="auto"/>
              </w:tcPr>
            </w:tcPrChange>
          </w:tcPr>
          <w:p w14:paraId="0BCFD84D" w14:textId="0F6B3FFB" w:rsidR="0069505C" w:rsidRPr="00921B0C" w:rsidRDefault="0069505C" w:rsidP="0069505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cyan"/>
                <w:lang w:eastAsia="cs-CZ"/>
              </w:rPr>
            </w:pPr>
            <w:ins w:id="26205" w:author="Irová Zuzana" w:date="2025-03-06T12:20:00Z" w16du:dateUtc="2025-03-06T11:20:00Z">
              <w:r>
                <w:rPr>
                  <w:rFonts w:ascii="Calibri" w:hAnsi="Calibri" w:cs="Calibri"/>
                  <w:color w:val="000000"/>
                  <w:sz w:val="22"/>
                  <w:szCs w:val="22"/>
                </w:rPr>
                <w:t>Arithmetic</w:t>
              </w:r>
            </w:ins>
          </w:p>
        </w:tc>
        <w:tc>
          <w:tcPr>
            <w:tcW w:w="4277" w:type="dxa"/>
            <w:tcPrChange w:id="26206" w:author="Irová Zuzana" w:date="2025-06-17T14:49:00Z" w16du:dateUtc="2025-06-17T12:49:00Z">
              <w:tcPr>
                <w:tcW w:w="0" w:type="auto"/>
              </w:tcPr>
            </w:tcPrChange>
          </w:tcPr>
          <w:p w14:paraId="3FA9CBA1" w14:textId="3D807204" w:rsidR="0069505C" w:rsidRPr="00921B0C" w:rsidRDefault="0069505C" w:rsidP="0069505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cyan"/>
                <w:lang w:eastAsia="cs-CZ"/>
              </w:rPr>
            </w:pPr>
            <w:ins w:id="26207" w:author="Irová Zuzana" w:date="2025-03-06T12:20:00Z" w16du:dateUtc="2025-03-06T11:20:00Z">
              <w:r>
                <w:rPr>
                  <w:rFonts w:ascii="Calibri" w:hAnsi="Calibri" w:cs="Calibri"/>
                  <w:color w:val="000000"/>
                  <w:sz w:val="22"/>
                  <w:szCs w:val="22"/>
                </w:rPr>
                <w:t>2</w:t>
              </w:r>
            </w:ins>
          </w:p>
        </w:tc>
        <w:tc>
          <w:tcPr>
            <w:tcW w:w="822" w:type="dxa"/>
            <w:tcPrChange w:id="26208" w:author="Irová Zuzana" w:date="2025-06-17T14:49:00Z" w16du:dateUtc="2025-06-17T12:49:00Z">
              <w:tcPr>
                <w:tcW w:w="0" w:type="auto"/>
              </w:tcPr>
            </w:tcPrChange>
          </w:tcPr>
          <w:p w14:paraId="6FF5A82B" w14:textId="77777777" w:rsidR="0069505C" w:rsidRPr="00921B0C" w:rsidRDefault="0069505C" w:rsidP="0069505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cyan"/>
                <w:lang w:eastAsia="cs-CZ"/>
              </w:rPr>
            </w:pPr>
          </w:p>
        </w:tc>
      </w:tr>
    </w:tbl>
    <w:p w14:paraId="3E415ACE" w14:textId="1B1EE2C7" w:rsidR="0069505C" w:rsidRPr="005C6590" w:rsidDel="0038353D" w:rsidRDefault="0069505C">
      <w:pPr>
        <w:rPr>
          <w:del w:id="26209" w:author="Irová Zuzana" w:date="2025-06-17T14:49:00Z" w16du:dateUtc="2025-06-17T12:49:00Z"/>
        </w:rPr>
      </w:pPr>
    </w:p>
    <w:p w14:paraId="6C455AF0" w14:textId="2405FD60" w:rsidR="00CD0A42" w:rsidRDefault="00CD0A42">
      <w:pPr>
        <w:pStyle w:val="NormalIndent"/>
        <w:rPr>
          <w:ins w:id="26210" w:author="Drastichová Zuzana" w:date="2025-03-12T08:16:00Z" w16du:dateUtc="2025-03-12T07:16:00Z"/>
        </w:rPr>
      </w:pPr>
    </w:p>
    <w:p w14:paraId="419F5DE3" w14:textId="2405FD60" w:rsidR="004C04B4" w:rsidRPr="00955C1D" w:rsidRDefault="004C04B4" w:rsidP="004C04B4">
      <w:pPr>
        <w:pStyle w:val="Heading3"/>
        <w:spacing w:before="200" w:after="0" w:line="276" w:lineRule="auto"/>
        <w:rPr>
          <w:ins w:id="26211" w:author="Drastichová Zuzana" w:date="2025-03-12T08:16:00Z" w16du:dateUtc="2025-03-12T07:16:00Z"/>
          <w:rFonts w:hint="eastAsia"/>
        </w:rPr>
      </w:pPr>
      <w:bookmarkStart w:id="26212" w:name="_Toc189838866"/>
      <w:bookmarkStart w:id="26213" w:name="_Toc201569271"/>
      <w:ins w:id="26214" w:author="Drastichová Zuzana" w:date="2025-03-12T08:16:00Z" w16du:dateUtc="2025-03-12T07:16:00Z">
        <w:r>
          <w:t>CorvusPay</w:t>
        </w:r>
        <w:r w:rsidRPr="00955C1D">
          <w:t xml:space="preserve"> Payment Method</w:t>
        </w:r>
        <w:r>
          <w:t xml:space="preserve"> (CorvusPay platební metoda)</w:t>
        </w:r>
        <w:bookmarkEnd w:id="26212"/>
        <w:bookmarkEnd w:id="26213"/>
      </w:ins>
    </w:p>
    <w:tbl>
      <w:tblPr>
        <w:tblW w:w="9639" w:type="dxa"/>
        <w:tblLayout w:type="fixed"/>
        <w:tblLook w:val="04A0" w:firstRow="1" w:lastRow="0" w:firstColumn="1" w:lastColumn="0" w:noHBand="0" w:noVBand="1"/>
        <w:tblPrChange w:id="26215" w:author="Irová Zuzana" w:date="2025-06-06T22:54:00Z" w16du:dateUtc="2025-06-06T20:54:00Z">
          <w:tblPr>
            <w:tblW w:w="9639" w:type="dxa"/>
            <w:tblInd w:w="0" w:type="nil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8" w:space="0" w:color="auto"/>
              <w:insideV w:val="single" w:sz="8" w:space="0" w:color="auto"/>
            </w:tblBorders>
            <w:tblLayout w:type="fixed"/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1710"/>
        <w:gridCol w:w="3110"/>
        <w:gridCol w:w="2656"/>
        <w:gridCol w:w="2163"/>
        <w:tblGridChange w:id="26216">
          <w:tblGrid>
            <w:gridCol w:w="30"/>
            <w:gridCol w:w="10"/>
            <w:gridCol w:w="360"/>
            <w:gridCol w:w="360"/>
            <w:gridCol w:w="360"/>
            <w:gridCol w:w="360"/>
            <w:gridCol w:w="230"/>
            <w:gridCol w:w="2328"/>
            <w:gridCol w:w="782"/>
            <w:gridCol w:w="30"/>
            <w:gridCol w:w="632"/>
            <w:gridCol w:w="1994"/>
            <w:gridCol w:w="2163"/>
            <w:gridCol w:w="30"/>
          </w:tblGrid>
        </w:tblGridChange>
      </w:tblGrid>
      <w:tr w:rsidR="004C04B4" w:rsidRPr="00F7564A" w14:paraId="76F41B10" w14:textId="77777777" w:rsidTr="004169C5">
        <w:trPr>
          <w:trHeight w:val="20"/>
          <w:ins w:id="26217" w:author="Drastichová Zuzana" w:date="2025-03-12T08:16:00Z"/>
          <w:trPrChange w:id="26218" w:author="Irová Zuzana" w:date="2025-06-06T22:54:00Z" w16du:dateUtc="2025-06-06T20:54:00Z">
            <w:trPr>
              <w:gridBefore w:val="2"/>
              <w:gridAfter w:val="0"/>
              <w:trHeight w:val="300"/>
            </w:trPr>
          </w:trPrChange>
        </w:trPr>
        <w:tc>
          <w:tcPr>
            <w:tcW w:w="1710" w:type="dxa"/>
            <w:tcPrChange w:id="26219" w:author="Irová Zuzana" w:date="2025-06-06T22:54:00Z" w16du:dateUtc="2025-06-06T20:54:00Z">
              <w:tcPr>
                <w:tcW w:w="0" w:type="auto"/>
              </w:tcPr>
            </w:tcPrChange>
          </w:tcPr>
          <w:p w14:paraId="19E1A030" w14:textId="77777777" w:rsidR="004C04B4" w:rsidRPr="00F7564A" w:rsidRDefault="004C04B4" w:rsidP="00F7564A">
            <w:pPr>
              <w:spacing w:before="60" w:after="60"/>
              <w:rPr>
                <w:ins w:id="26220" w:author="Drastichová Zuzana" w:date="2025-03-12T08:16:00Z" w16du:dateUtc="2025-03-12T07:16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26221" w:author="Irová Zuzana" w:date="2025-06-23T09:48:00Z" w16du:dateUtc="2025-06-23T07:48:00Z">
                  <w:rPr>
                    <w:ins w:id="26222" w:author="Drastichová Zuzana" w:date="2025-03-12T08:16:00Z" w16du:dateUtc="2025-03-12T07:16:00Z"/>
                    <w:rFonts w:eastAsia="Times New Roman" w:cstheme="minorHAnsi"/>
                    <w:b/>
                    <w:bCs/>
                    <w:color w:val="000000"/>
                    <w:sz w:val="18"/>
                    <w:szCs w:val="18"/>
                    <w:lang w:eastAsia="cs-CZ"/>
                  </w:rPr>
                </w:rPrChange>
              </w:rPr>
              <w:pPrChange w:id="26223" w:author="Irová Zuzana" w:date="2025-06-23T09:48:00Z" w16du:dateUtc="2025-06-23T07:48:00Z">
                <w:pPr>
                  <w:spacing w:after="0"/>
                </w:pPr>
              </w:pPrChange>
            </w:pPr>
            <w:ins w:id="26224" w:author="Drastichová Zuzana" w:date="2025-03-12T08:16:00Z" w16du:dateUtc="2025-03-12T07:16:00Z">
              <w:r w:rsidRPr="00F7564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26225" w:author="Irová Zuzana" w:date="2025-06-23T09:48:00Z" w16du:dateUtc="2025-06-23T07:48:00Z">
                    <w:rPr>
                      <w:rFonts w:eastAsia="Times New Roman" w:cstheme="minorHAnsi"/>
                      <w:b/>
                      <w:bCs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Abbreviation</w:t>
              </w:r>
            </w:ins>
          </w:p>
        </w:tc>
        <w:tc>
          <w:tcPr>
            <w:tcW w:w="3110" w:type="dxa"/>
            <w:tcPrChange w:id="26226" w:author="Irová Zuzana" w:date="2025-06-06T22:54:00Z" w16du:dateUtc="2025-06-06T20:54:00Z">
              <w:tcPr>
                <w:tcW w:w="0" w:type="auto"/>
              </w:tcPr>
            </w:tcPrChange>
          </w:tcPr>
          <w:p w14:paraId="7FCB194A" w14:textId="77777777" w:rsidR="004C04B4" w:rsidRPr="00F7564A" w:rsidRDefault="004C04B4" w:rsidP="00F7564A">
            <w:pPr>
              <w:spacing w:before="60" w:after="60"/>
              <w:rPr>
                <w:ins w:id="26227" w:author="Drastichová Zuzana" w:date="2025-03-12T08:16:00Z" w16du:dateUtc="2025-03-12T07:16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26228" w:author="Irová Zuzana" w:date="2025-06-23T09:48:00Z" w16du:dateUtc="2025-06-23T07:48:00Z">
                  <w:rPr>
                    <w:ins w:id="26229" w:author="Drastichová Zuzana" w:date="2025-03-12T08:16:00Z" w16du:dateUtc="2025-03-12T07:16:00Z"/>
                    <w:rFonts w:eastAsia="Times New Roman" w:cstheme="minorHAnsi"/>
                    <w:b/>
                    <w:bCs/>
                    <w:color w:val="000000"/>
                    <w:sz w:val="18"/>
                    <w:szCs w:val="18"/>
                    <w:lang w:eastAsia="cs-CZ"/>
                  </w:rPr>
                </w:rPrChange>
              </w:rPr>
              <w:pPrChange w:id="26230" w:author="Irová Zuzana" w:date="2025-06-23T09:48:00Z" w16du:dateUtc="2025-06-23T07:48:00Z">
                <w:pPr>
                  <w:spacing w:after="0"/>
                </w:pPr>
              </w:pPrChange>
            </w:pPr>
            <w:ins w:id="26231" w:author="Drastichová Zuzana" w:date="2025-03-12T08:16:00Z" w16du:dateUtc="2025-03-12T07:16:00Z">
              <w:r w:rsidRPr="00F7564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26232" w:author="Irová Zuzana" w:date="2025-06-23T09:48:00Z" w16du:dateUtc="2025-06-23T07:48:00Z">
                    <w:rPr>
                      <w:rFonts w:eastAsia="Times New Roman" w:cstheme="minorHAnsi"/>
                      <w:b/>
                      <w:bCs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Description</w:t>
              </w:r>
            </w:ins>
          </w:p>
        </w:tc>
        <w:tc>
          <w:tcPr>
            <w:tcW w:w="2656" w:type="dxa"/>
            <w:tcPrChange w:id="26233" w:author="Irová Zuzana" w:date="2025-06-06T22:54:00Z" w16du:dateUtc="2025-06-06T20:54:00Z">
              <w:tcPr>
                <w:tcW w:w="0" w:type="auto"/>
              </w:tcPr>
            </w:tcPrChange>
          </w:tcPr>
          <w:p w14:paraId="2D963381" w14:textId="77777777" w:rsidR="004C04B4" w:rsidRPr="00F7564A" w:rsidRDefault="004C04B4" w:rsidP="00F7564A">
            <w:pPr>
              <w:spacing w:before="60" w:after="60"/>
              <w:rPr>
                <w:ins w:id="26234" w:author="Drastichová Zuzana" w:date="2025-03-12T08:16:00Z" w16du:dateUtc="2025-03-12T07:16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26235" w:author="Irová Zuzana" w:date="2025-06-23T09:48:00Z" w16du:dateUtc="2025-06-23T07:48:00Z">
                  <w:rPr>
                    <w:ins w:id="26236" w:author="Drastichová Zuzana" w:date="2025-03-12T08:16:00Z" w16du:dateUtc="2025-03-12T07:16:00Z"/>
                    <w:rFonts w:eastAsia="Times New Roman" w:cstheme="minorHAnsi"/>
                    <w:b/>
                    <w:bCs/>
                    <w:color w:val="000000"/>
                    <w:sz w:val="18"/>
                    <w:szCs w:val="18"/>
                    <w:lang w:eastAsia="cs-CZ"/>
                  </w:rPr>
                </w:rPrChange>
              </w:rPr>
              <w:pPrChange w:id="26237" w:author="Irová Zuzana" w:date="2025-06-23T09:48:00Z" w16du:dateUtc="2025-06-23T07:48:00Z">
                <w:pPr>
                  <w:spacing w:after="0"/>
                </w:pPr>
              </w:pPrChange>
            </w:pPr>
            <w:ins w:id="26238" w:author="Drastichová Zuzana" w:date="2025-03-12T08:16:00Z" w16du:dateUtc="2025-03-12T07:16:00Z">
              <w:r w:rsidRPr="00F7564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26239" w:author="Irová Zuzana" w:date="2025-06-23T09:48:00Z" w16du:dateUtc="2025-06-23T07:48:00Z">
                    <w:rPr>
                      <w:rFonts w:eastAsia="Times New Roman" w:cstheme="minorHAnsi"/>
                      <w:b/>
                      <w:bCs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Is read only</w:t>
              </w:r>
            </w:ins>
          </w:p>
        </w:tc>
        <w:tc>
          <w:tcPr>
            <w:tcW w:w="2163" w:type="dxa"/>
            <w:hideMark/>
            <w:tcPrChange w:id="26240" w:author="Irová Zuzana" w:date="2025-06-06T22:54:00Z" w16du:dateUtc="2025-06-06T20:54:00Z">
              <w:tcPr>
                <w:tcW w:w="0" w:type="auto"/>
                <w:hideMark/>
              </w:tcPr>
            </w:tcPrChange>
          </w:tcPr>
          <w:p w14:paraId="7642AD02" w14:textId="77777777" w:rsidR="004C04B4" w:rsidRPr="00F7564A" w:rsidRDefault="004C04B4" w:rsidP="00F7564A">
            <w:pPr>
              <w:spacing w:before="60" w:after="60"/>
              <w:rPr>
                <w:ins w:id="26241" w:author="Drastichová Zuzana" w:date="2025-03-12T08:16:00Z" w16du:dateUtc="2025-03-12T07:16:00Z"/>
                <w:rFonts w:eastAsia="Times New Roman" w:cstheme="minorHAnsi"/>
                <w:b/>
                <w:bCs/>
                <w:sz w:val="18"/>
                <w:szCs w:val="18"/>
                <w:lang w:eastAsia="cs-CZ"/>
                <w:rPrChange w:id="26242" w:author="Irová Zuzana" w:date="2025-06-23T09:48:00Z" w16du:dateUtc="2025-06-23T07:48:00Z">
                  <w:rPr>
                    <w:ins w:id="26243" w:author="Drastichová Zuzana" w:date="2025-03-12T08:16:00Z" w16du:dateUtc="2025-03-12T07:16:00Z"/>
                    <w:rFonts w:eastAsia="Times New Roman" w:cstheme="minorHAnsi"/>
                    <w:b/>
                    <w:bCs/>
                    <w:color w:val="000000"/>
                    <w:sz w:val="18"/>
                    <w:szCs w:val="18"/>
                    <w:lang w:eastAsia="cs-CZ"/>
                  </w:rPr>
                </w:rPrChange>
              </w:rPr>
              <w:pPrChange w:id="26244" w:author="Irová Zuzana" w:date="2025-06-23T09:48:00Z" w16du:dateUtc="2025-06-23T07:48:00Z">
                <w:pPr>
                  <w:spacing w:after="0"/>
                </w:pPr>
              </w:pPrChange>
            </w:pPr>
            <w:ins w:id="26245" w:author="Drastichová Zuzana" w:date="2025-03-12T08:16:00Z" w16du:dateUtc="2025-03-12T07:16:00Z">
              <w:r w:rsidRPr="00F7564A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26246" w:author="Irová Zuzana" w:date="2025-06-23T09:48:00Z" w16du:dateUtc="2025-06-23T07:48:00Z">
                    <w:rPr>
                      <w:rFonts w:eastAsia="Times New Roman" w:cstheme="minorHAnsi"/>
                      <w:b/>
                      <w:bCs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Currency</w:t>
              </w:r>
            </w:ins>
          </w:p>
        </w:tc>
      </w:tr>
      <w:tr w:rsidR="00073C15" w14:paraId="2298D046" w14:textId="77777777" w:rsidTr="004169C5">
        <w:trPr>
          <w:trHeight w:val="20"/>
          <w:ins w:id="26247" w:author="Drastichová Zuzana" w:date="2025-03-12T08:16:00Z"/>
          <w:trPrChange w:id="26248" w:author="Irová Zuzana" w:date="2025-06-06T22:54:00Z" w16du:dateUtc="2025-06-06T20:54:00Z">
            <w:trPr>
              <w:gridBefore w:val="2"/>
              <w:gridAfter w:val="0"/>
              <w:trHeight w:val="300"/>
            </w:trPr>
          </w:trPrChange>
        </w:trPr>
        <w:tc>
          <w:tcPr>
            <w:tcW w:w="1710" w:type="dxa"/>
            <w:tcPrChange w:id="26249" w:author="Irová Zuzana" w:date="2025-06-06T22:54:00Z" w16du:dateUtc="2025-06-06T20:54:00Z">
              <w:tcPr>
                <w:tcW w:w="0" w:type="auto"/>
              </w:tcPr>
            </w:tcPrChange>
          </w:tcPr>
          <w:p w14:paraId="0DBF200A" w14:textId="428CD48E" w:rsidR="009A3F75" w:rsidRPr="003A23AC" w:rsidRDefault="00881E38" w:rsidP="009A3F75">
            <w:pPr>
              <w:spacing w:after="0"/>
              <w:rPr>
                <w:ins w:id="26250" w:author="Drastichová Zuzana" w:date="2025-03-12T08:16:00Z" w16du:dateUtc="2025-03-12T07:16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26251" w:author="Irová Zuzana" w:date="2025-03-20T10:49:00Z" w16du:dateUtc="2025-03-20T09:49:00Z">
                  <w:rPr>
                    <w:ins w:id="26252" w:author="Drastichová Zuzana" w:date="2025-03-12T08:16:00Z" w16du:dateUtc="2025-03-12T07:16:00Z"/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ins w:id="26253" w:author="Irová Zuzana" w:date="2025-03-20T10:47:00Z" w16du:dateUtc="2025-03-20T09:47:00Z">
              <w:r w:rsidRPr="003A23AC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  <w:rPrChange w:id="26254" w:author="Irová Zuzana" w:date="2025-03-20T10:49:00Z" w16du:dateUtc="2025-03-20T09:49:00Z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CARD</w:t>
              </w:r>
            </w:ins>
          </w:p>
        </w:tc>
        <w:tc>
          <w:tcPr>
            <w:tcW w:w="3110" w:type="dxa"/>
            <w:tcPrChange w:id="26255" w:author="Irová Zuzana" w:date="2025-06-06T22:54:00Z" w16du:dateUtc="2025-06-06T20:54:00Z">
              <w:tcPr>
                <w:tcW w:w="0" w:type="auto"/>
              </w:tcPr>
            </w:tcPrChange>
          </w:tcPr>
          <w:p w14:paraId="783CD068" w14:textId="3E879142" w:rsidR="009A3F75" w:rsidRPr="00AA1DFB" w:rsidRDefault="004048CF" w:rsidP="009A3F75">
            <w:pPr>
              <w:spacing w:after="0"/>
              <w:rPr>
                <w:ins w:id="26256" w:author="Drastichová Zuzana" w:date="2025-03-12T08:16:00Z" w16du:dateUtc="2025-03-12T07:16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B60098">
              <w:rPr>
                <w:rFonts w:eastAsia="Times New Roman" w:cstheme="minorHAnsi"/>
                <w:color w:val="000000"/>
                <w:sz w:val="18"/>
                <w:szCs w:val="18"/>
                <w:lang w:eastAsia="cs-CZ"/>
                <w:rPrChange w:id="26257" w:author="Drastichová Zuzana" w:date="2025-03-12T08:29:00Z" w16du:dateUtc="2025-03-12T07:29:00Z">
                  <w:rPr>
                    <w:rFonts w:ascii="Segoe UI" w:hAnsi="Segoe UI" w:cs="Segoe UI"/>
                    <w:color w:val="B6C2CF"/>
                    <w:szCs w:val="21"/>
                  </w:rPr>
                </w:rPrChange>
              </w:rPr>
              <w:t>Card payment – buyers must enter credit card details on each purchase</w:t>
            </w:r>
          </w:p>
        </w:tc>
        <w:tc>
          <w:tcPr>
            <w:tcW w:w="2656" w:type="dxa"/>
            <w:tcPrChange w:id="26258" w:author="Irová Zuzana" w:date="2025-06-06T22:54:00Z" w16du:dateUtc="2025-06-06T20:54:00Z">
              <w:tcPr>
                <w:tcW w:w="0" w:type="auto"/>
              </w:tcPr>
            </w:tcPrChange>
          </w:tcPr>
          <w:p w14:paraId="50142F80" w14:textId="5CF6FBB9" w:rsidR="009A3F75" w:rsidRPr="00AA1DFB" w:rsidRDefault="00B60098" w:rsidP="009A3F75">
            <w:pPr>
              <w:spacing w:after="0"/>
              <w:rPr>
                <w:ins w:id="26259" w:author="Drastichová Zuzana" w:date="2025-03-12T08:16:00Z" w16du:dateUtc="2025-03-12T07:16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ins w:id="26260" w:author="Drastichová Zuzana" w:date="2025-03-12T08:29:00Z" w16du:dateUtc="2025-03-12T07:29:00Z">
              <w:r>
                <w:rPr>
                  <w:rFonts w:eastAsia="Times New Roman" w:cstheme="minorHAnsi"/>
                  <w:color w:val="000000"/>
                  <w:sz w:val="18"/>
                  <w:szCs w:val="18"/>
                  <w:lang w:eastAsia="cs-CZ"/>
                </w:rPr>
                <w:t>yes</w:t>
              </w:r>
            </w:ins>
          </w:p>
        </w:tc>
        <w:tc>
          <w:tcPr>
            <w:tcW w:w="2163" w:type="dxa"/>
            <w:hideMark/>
            <w:tcPrChange w:id="26261" w:author="Irová Zuzana" w:date="2025-06-06T22:54:00Z" w16du:dateUtc="2025-06-06T20:54:00Z">
              <w:tcPr>
                <w:tcW w:w="0" w:type="auto"/>
                <w:hideMark/>
              </w:tcPr>
            </w:tcPrChange>
          </w:tcPr>
          <w:p w14:paraId="316F15F2" w14:textId="789425FC" w:rsidR="009A3F75" w:rsidRPr="00812179" w:rsidRDefault="004048CF" w:rsidP="009A3F75">
            <w:pPr>
              <w:spacing w:after="0"/>
              <w:rPr>
                <w:ins w:id="26262" w:author="Drastichová Zuzana" w:date="2025-03-12T08:16:00Z" w16du:dateUtc="2025-03-12T07:16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26263" w:author="Irová Zuzana" w:date="2025-03-20T10:48:00Z" w16du:dateUtc="2025-03-20T09:48:00Z">
                  <w:rPr>
                    <w:ins w:id="26264" w:author="Drastichová Zuzana" w:date="2025-03-12T08:16:00Z" w16du:dateUtc="2025-03-12T07:16:00Z"/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ins w:id="26265" w:author="Drastichová Zuzana" w:date="2025-03-12T08:29:00Z" w16du:dateUtc="2025-03-12T07:29:00Z">
              <w:r w:rsidRPr="00812179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  <w:rPrChange w:id="26266" w:author="Irová Zuzana" w:date="2025-03-20T10:48:00Z" w16du:dateUtc="2025-03-20T09:48:00Z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EUR</w:t>
              </w:r>
            </w:ins>
          </w:p>
        </w:tc>
      </w:tr>
      <w:tr w:rsidR="004169C5" w14:paraId="2211AF46" w14:textId="77777777" w:rsidTr="004169C5">
        <w:tblPrEx>
          <w:tblPrExChange w:id="26267" w:author="Irová Zuzana" w:date="2025-06-06T22:54:00Z" w16du:dateUtc="2025-06-06T20:54:00Z">
            <w:tblPrEx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20"/>
          <w:ins w:id="26268" w:author="Irová Zuzana" w:date="2025-06-06T22:53:00Z"/>
          <w:trPrChange w:id="26269" w:author="Irová Zuzana" w:date="2025-06-06T22:54:00Z" w16du:dateUtc="2025-06-06T20:54:00Z">
            <w:trPr>
              <w:gridBefore w:val="1"/>
              <w:trHeight w:val="20"/>
            </w:trPr>
          </w:trPrChange>
        </w:trPr>
        <w:tc>
          <w:tcPr>
            <w:tcW w:w="1710" w:type="dxa"/>
            <w:tcPrChange w:id="26270" w:author="Irová Zuzana" w:date="2025-06-06T22:54:00Z" w16du:dateUtc="2025-06-06T20:54:00Z">
              <w:tcPr>
                <w:tcW w:w="4008" w:type="dxa"/>
                <w:gridSpan w:val="7"/>
              </w:tcPr>
            </w:tcPrChange>
          </w:tcPr>
          <w:p w14:paraId="677BB706" w14:textId="475DCF62" w:rsidR="004169C5" w:rsidRPr="004169C5" w:rsidRDefault="004169C5" w:rsidP="004169C5">
            <w:pPr>
              <w:spacing w:after="0"/>
              <w:rPr>
                <w:ins w:id="26271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ins w:id="26272" w:author="Irová Zuzana" w:date="2025-06-06T22:54:00Z" w16du:dateUtc="2025-06-06T20:54:00Z">
              <w:r w:rsidRPr="003A23AC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  <w:rPrChange w:id="26273" w:author="Irová Zuzana" w:date="2025-03-20T10:49:00Z" w16du:dateUtc="2025-03-20T09:49:00Z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IBAN</w:t>
              </w:r>
            </w:ins>
          </w:p>
        </w:tc>
        <w:tc>
          <w:tcPr>
            <w:tcW w:w="3110" w:type="dxa"/>
            <w:tcPrChange w:id="26274" w:author="Irová Zuzana" w:date="2025-06-06T22:54:00Z" w16du:dateUtc="2025-06-06T20:54:00Z">
              <w:tcPr>
                <w:tcW w:w="812" w:type="dxa"/>
                <w:gridSpan w:val="2"/>
              </w:tcPr>
            </w:tcPrChange>
          </w:tcPr>
          <w:p w14:paraId="10296030" w14:textId="74E9CB33" w:rsidR="004169C5" w:rsidRPr="004169C5" w:rsidRDefault="004169C5" w:rsidP="004169C5">
            <w:pPr>
              <w:spacing w:after="0"/>
              <w:rPr>
                <w:ins w:id="26275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ins w:id="26276" w:author="Irová Zuzana" w:date="2025-06-06T22:54:00Z" w16du:dateUtc="2025-06-06T20:54:00Z">
              <w:r w:rsidRPr="00B60098">
                <w:rPr>
                  <w:rFonts w:eastAsia="Times New Roman" w:cstheme="minorHAnsi"/>
                  <w:color w:val="000000"/>
                  <w:sz w:val="18"/>
                  <w:szCs w:val="18"/>
                  <w:lang w:eastAsia="cs-CZ"/>
                  <w:rPrChange w:id="26277" w:author="Drastichová Zuzana" w:date="2025-03-12T08:29:00Z" w16du:dateUtc="2025-03-12T07:29:00Z">
                    <w:rPr>
                      <w:rFonts w:ascii="Segoe UI" w:hAnsi="Segoe UI" w:cs="Segoe UI"/>
                      <w:color w:val="B6C2CF"/>
                      <w:szCs w:val="21"/>
                    </w:rPr>
                  </w:rPrChange>
                </w:rPr>
                <w:t>Pay by IBAN – buyer can enter IBAN to make purchase</w:t>
              </w:r>
            </w:ins>
          </w:p>
        </w:tc>
        <w:tc>
          <w:tcPr>
            <w:tcW w:w="2656" w:type="dxa"/>
            <w:tcPrChange w:id="26278" w:author="Irová Zuzana" w:date="2025-06-06T22:54:00Z" w16du:dateUtc="2025-06-06T20:54:00Z">
              <w:tcPr>
                <w:tcW w:w="632" w:type="dxa"/>
              </w:tcPr>
            </w:tcPrChange>
          </w:tcPr>
          <w:p w14:paraId="1E5BC058" w14:textId="77777777" w:rsidR="004169C5" w:rsidRDefault="004169C5" w:rsidP="004169C5">
            <w:pPr>
              <w:spacing w:after="0"/>
              <w:rPr>
                <w:ins w:id="26279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26280" w:author="Irová Zuzana" w:date="2025-06-06T22:54:00Z" w16du:dateUtc="2025-06-06T20:54:00Z">
              <w:tcPr>
                <w:tcW w:w="4187" w:type="dxa"/>
                <w:gridSpan w:val="3"/>
              </w:tcPr>
            </w:tcPrChange>
          </w:tcPr>
          <w:p w14:paraId="40EEBE92" w14:textId="4825533F" w:rsidR="004169C5" w:rsidRPr="004169C5" w:rsidRDefault="004169C5" w:rsidP="004169C5">
            <w:pPr>
              <w:spacing w:after="0"/>
              <w:rPr>
                <w:ins w:id="26281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ins w:id="26282" w:author="Irová Zuzana" w:date="2025-06-06T22:54:00Z" w16du:dateUtc="2025-06-06T20:54:00Z">
              <w:r w:rsidRPr="00812179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  <w:rPrChange w:id="26283" w:author="Irová Zuzana" w:date="2025-03-20T10:48:00Z" w16du:dateUtc="2025-03-20T09:48:00Z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EUR</w:t>
              </w:r>
            </w:ins>
          </w:p>
        </w:tc>
      </w:tr>
      <w:tr w:rsidR="004169C5" w14:paraId="6BC62AD3" w14:textId="77777777" w:rsidTr="004169C5">
        <w:tblPrEx>
          <w:tblPrExChange w:id="26284" w:author="Irová Zuzana" w:date="2025-06-06T22:54:00Z" w16du:dateUtc="2025-06-06T20:54:00Z">
            <w:tblPrEx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20"/>
          <w:ins w:id="26285" w:author="Irová Zuzana" w:date="2025-06-06T22:53:00Z"/>
          <w:trPrChange w:id="26286" w:author="Irová Zuzana" w:date="2025-06-06T22:54:00Z" w16du:dateUtc="2025-06-06T20:54:00Z">
            <w:trPr>
              <w:gridBefore w:val="1"/>
              <w:trHeight w:val="20"/>
            </w:trPr>
          </w:trPrChange>
        </w:trPr>
        <w:tc>
          <w:tcPr>
            <w:tcW w:w="1710" w:type="dxa"/>
            <w:tcPrChange w:id="26287" w:author="Irová Zuzana" w:date="2025-06-06T22:54:00Z" w16du:dateUtc="2025-06-06T20:54:00Z">
              <w:tcPr>
                <w:tcW w:w="4008" w:type="dxa"/>
                <w:gridSpan w:val="7"/>
              </w:tcPr>
            </w:tcPrChange>
          </w:tcPr>
          <w:p w14:paraId="115E5E26" w14:textId="19F84B03" w:rsidR="004169C5" w:rsidRPr="004169C5" w:rsidRDefault="004169C5" w:rsidP="004169C5">
            <w:pPr>
              <w:spacing w:after="0"/>
              <w:rPr>
                <w:ins w:id="26288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ins w:id="26289" w:author="Irová Zuzana" w:date="2025-06-06T22:54:00Z" w16du:dateUtc="2025-06-06T20:54:00Z">
              <w:r w:rsidRPr="003A23AC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  <w:rPrChange w:id="26290" w:author="Irová Zuzana" w:date="2025-03-20T10:49:00Z" w16du:dateUtc="2025-03-20T09:49:00Z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WALLET</w:t>
              </w:r>
            </w:ins>
          </w:p>
        </w:tc>
        <w:tc>
          <w:tcPr>
            <w:tcW w:w="3110" w:type="dxa"/>
            <w:tcPrChange w:id="26291" w:author="Irová Zuzana" w:date="2025-06-06T22:54:00Z" w16du:dateUtc="2025-06-06T20:54:00Z">
              <w:tcPr>
                <w:tcW w:w="812" w:type="dxa"/>
                <w:gridSpan w:val="2"/>
              </w:tcPr>
            </w:tcPrChange>
          </w:tcPr>
          <w:p w14:paraId="6C4E87FB" w14:textId="656275C0" w:rsidR="004169C5" w:rsidRPr="004169C5" w:rsidRDefault="004169C5" w:rsidP="004169C5">
            <w:pPr>
              <w:spacing w:after="0"/>
              <w:rPr>
                <w:ins w:id="26292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ins w:id="26293" w:author="Irová Zuzana" w:date="2025-06-06T22:54:00Z" w16du:dateUtc="2025-06-06T20:54:00Z">
              <w:r w:rsidRPr="00B60098">
                <w:rPr>
                  <w:rFonts w:eastAsia="Times New Roman" w:cstheme="minorHAnsi"/>
                  <w:color w:val="000000"/>
                  <w:sz w:val="18"/>
                  <w:szCs w:val="18"/>
                  <w:lang w:eastAsia="cs-CZ"/>
                  <w:rPrChange w:id="26294" w:author="Drastichová Zuzana" w:date="2025-03-12T08:29:00Z" w16du:dateUtc="2025-03-12T07:29:00Z">
                    <w:rPr>
                      <w:rFonts w:ascii="Segoe UI" w:hAnsi="Segoe UI" w:cs="Segoe UI"/>
                      <w:color w:val="B6C2CF"/>
                      <w:szCs w:val="21"/>
                    </w:rPr>
                  </w:rPrChange>
                </w:rPr>
                <w:t>Quick wallet payment – buyers have option to save card and IBAN data for faster checkout</w:t>
              </w:r>
            </w:ins>
          </w:p>
        </w:tc>
        <w:tc>
          <w:tcPr>
            <w:tcW w:w="2656" w:type="dxa"/>
            <w:tcPrChange w:id="26295" w:author="Irová Zuzana" w:date="2025-06-06T22:54:00Z" w16du:dateUtc="2025-06-06T20:54:00Z">
              <w:tcPr>
                <w:tcW w:w="632" w:type="dxa"/>
              </w:tcPr>
            </w:tcPrChange>
          </w:tcPr>
          <w:p w14:paraId="1BC3A085" w14:textId="77777777" w:rsidR="004169C5" w:rsidRDefault="004169C5" w:rsidP="004169C5">
            <w:pPr>
              <w:spacing w:after="0"/>
              <w:rPr>
                <w:ins w:id="26296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26297" w:author="Irová Zuzana" w:date="2025-06-06T22:54:00Z" w16du:dateUtc="2025-06-06T20:54:00Z">
              <w:tcPr>
                <w:tcW w:w="4187" w:type="dxa"/>
                <w:gridSpan w:val="3"/>
              </w:tcPr>
            </w:tcPrChange>
          </w:tcPr>
          <w:p w14:paraId="3AF1DD5E" w14:textId="0D4C216B" w:rsidR="004169C5" w:rsidRPr="004169C5" w:rsidRDefault="004169C5" w:rsidP="004169C5">
            <w:pPr>
              <w:spacing w:after="0"/>
              <w:rPr>
                <w:ins w:id="26298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ins w:id="26299" w:author="Irová Zuzana" w:date="2025-06-06T22:54:00Z" w16du:dateUtc="2025-06-06T20:54:00Z">
              <w:r w:rsidRPr="00812179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  <w:rPrChange w:id="26300" w:author="Irová Zuzana" w:date="2025-03-20T10:48:00Z" w16du:dateUtc="2025-03-20T09:48:00Z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EUR</w:t>
              </w:r>
            </w:ins>
          </w:p>
        </w:tc>
      </w:tr>
      <w:tr w:rsidR="004169C5" w14:paraId="2811BF32" w14:textId="77777777" w:rsidTr="004169C5">
        <w:tblPrEx>
          <w:tblPrExChange w:id="26301" w:author="Irová Zuzana" w:date="2025-06-06T22:54:00Z" w16du:dateUtc="2025-06-06T20:54:00Z">
            <w:tblPrEx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20"/>
          <w:ins w:id="26302" w:author="Irová Zuzana" w:date="2025-06-06T22:53:00Z"/>
          <w:trPrChange w:id="26303" w:author="Irová Zuzana" w:date="2025-06-06T22:54:00Z" w16du:dateUtc="2025-06-06T20:54:00Z">
            <w:trPr>
              <w:gridBefore w:val="1"/>
              <w:trHeight w:val="20"/>
            </w:trPr>
          </w:trPrChange>
        </w:trPr>
        <w:tc>
          <w:tcPr>
            <w:tcW w:w="1710" w:type="dxa"/>
            <w:vAlign w:val="bottom"/>
            <w:tcPrChange w:id="26304" w:author="Irová Zuzana" w:date="2025-06-06T22:54:00Z" w16du:dateUtc="2025-06-06T20:54:00Z">
              <w:tcPr>
                <w:tcW w:w="4008" w:type="dxa"/>
                <w:gridSpan w:val="7"/>
              </w:tcPr>
            </w:tcPrChange>
          </w:tcPr>
          <w:p w14:paraId="54E460C5" w14:textId="620250B3" w:rsidR="004169C5" w:rsidRPr="004169C5" w:rsidRDefault="004169C5" w:rsidP="004169C5">
            <w:pPr>
              <w:spacing w:after="0"/>
              <w:rPr>
                <w:ins w:id="26305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ins w:id="26306" w:author="Irová Zuzana" w:date="2025-06-06T22:54:00Z" w16du:dateUtc="2025-06-06T20:54:00Z">
              <w:r w:rsidRPr="00C641E0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</w:rPr>
                <w:t>GIFT</w:t>
              </w:r>
            </w:ins>
          </w:p>
        </w:tc>
        <w:tc>
          <w:tcPr>
            <w:tcW w:w="3110" w:type="dxa"/>
            <w:tcPrChange w:id="26307" w:author="Irová Zuzana" w:date="2025-06-06T22:54:00Z" w16du:dateUtc="2025-06-06T20:54:00Z">
              <w:tcPr>
                <w:tcW w:w="812" w:type="dxa"/>
                <w:gridSpan w:val="2"/>
              </w:tcPr>
            </w:tcPrChange>
          </w:tcPr>
          <w:p w14:paraId="5861597B" w14:textId="0DDEC782" w:rsidR="004169C5" w:rsidRPr="004169C5" w:rsidRDefault="004169C5" w:rsidP="004169C5">
            <w:pPr>
              <w:spacing w:after="0"/>
              <w:rPr>
                <w:ins w:id="26308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ins w:id="26309" w:author="Irová Zuzana" w:date="2025-06-06T22:54:00Z" w16du:dateUtc="2025-06-06T20:54:00Z">
              <w:r w:rsidRPr="00C641E0">
                <w:rPr>
                  <w:rFonts w:eastAsia="Times New Roman" w:cstheme="minorHAnsi"/>
                  <w:color w:val="000000"/>
                  <w:sz w:val="18"/>
                  <w:szCs w:val="18"/>
                  <w:lang w:eastAsia="cs-CZ"/>
                </w:rPr>
                <w:t>paysafecard – gift card (vaucher) payments, no bank account or credit card required</w:t>
              </w:r>
            </w:ins>
          </w:p>
        </w:tc>
        <w:tc>
          <w:tcPr>
            <w:tcW w:w="2656" w:type="dxa"/>
            <w:tcPrChange w:id="26310" w:author="Irová Zuzana" w:date="2025-06-06T22:54:00Z" w16du:dateUtc="2025-06-06T20:54:00Z">
              <w:tcPr>
                <w:tcW w:w="632" w:type="dxa"/>
              </w:tcPr>
            </w:tcPrChange>
          </w:tcPr>
          <w:p w14:paraId="29B29D73" w14:textId="77777777" w:rsidR="004169C5" w:rsidRDefault="004169C5" w:rsidP="004169C5">
            <w:pPr>
              <w:spacing w:after="0"/>
              <w:rPr>
                <w:ins w:id="26311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26312" w:author="Irová Zuzana" w:date="2025-06-06T22:54:00Z" w16du:dateUtc="2025-06-06T20:54:00Z">
              <w:tcPr>
                <w:tcW w:w="4187" w:type="dxa"/>
                <w:gridSpan w:val="3"/>
              </w:tcPr>
            </w:tcPrChange>
          </w:tcPr>
          <w:p w14:paraId="444F0F7B" w14:textId="36988FF5" w:rsidR="004169C5" w:rsidRPr="004169C5" w:rsidRDefault="004169C5" w:rsidP="004169C5">
            <w:pPr>
              <w:spacing w:after="0"/>
              <w:rPr>
                <w:ins w:id="26313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ins w:id="26314" w:author="Irová Zuzana" w:date="2025-06-06T22:54:00Z" w16du:dateUtc="2025-06-06T20:54:00Z">
              <w:r w:rsidRPr="00C641E0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</w:rPr>
                <w:t>EUR</w:t>
              </w:r>
            </w:ins>
          </w:p>
        </w:tc>
      </w:tr>
      <w:tr w:rsidR="004169C5" w14:paraId="27B1912C" w14:textId="77777777" w:rsidTr="004169C5">
        <w:tblPrEx>
          <w:tblPrExChange w:id="26315" w:author="Irová Zuzana" w:date="2025-06-06T22:54:00Z" w16du:dateUtc="2025-06-06T20:54:00Z">
            <w:tblPrEx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20"/>
          <w:ins w:id="26316" w:author="Irová Zuzana" w:date="2025-06-06T22:53:00Z"/>
          <w:trPrChange w:id="26317" w:author="Irová Zuzana" w:date="2025-06-06T22:54:00Z" w16du:dateUtc="2025-06-06T20:54:00Z">
            <w:trPr>
              <w:gridBefore w:val="1"/>
              <w:trHeight w:val="20"/>
            </w:trPr>
          </w:trPrChange>
        </w:trPr>
        <w:tc>
          <w:tcPr>
            <w:tcW w:w="1710" w:type="dxa"/>
            <w:vAlign w:val="bottom"/>
            <w:tcPrChange w:id="26318" w:author="Irová Zuzana" w:date="2025-06-06T22:54:00Z" w16du:dateUtc="2025-06-06T20:54:00Z">
              <w:tcPr>
                <w:tcW w:w="4008" w:type="dxa"/>
                <w:gridSpan w:val="7"/>
              </w:tcPr>
            </w:tcPrChange>
          </w:tcPr>
          <w:p w14:paraId="15D7155F" w14:textId="7714CA33" w:rsidR="004169C5" w:rsidRPr="004169C5" w:rsidRDefault="004169C5" w:rsidP="004169C5">
            <w:pPr>
              <w:spacing w:after="0"/>
              <w:rPr>
                <w:ins w:id="26319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ins w:id="26320" w:author="Irová Zuzana" w:date="2025-06-06T22:54:00Z" w16du:dateUtc="2025-06-06T20:54:00Z">
              <w:r w:rsidRPr="00E645E2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</w:rPr>
                <w:t>GOOGLE</w:t>
              </w:r>
            </w:ins>
          </w:p>
        </w:tc>
        <w:tc>
          <w:tcPr>
            <w:tcW w:w="3110" w:type="dxa"/>
            <w:tcPrChange w:id="26321" w:author="Irová Zuzana" w:date="2025-06-06T22:54:00Z" w16du:dateUtc="2025-06-06T20:54:00Z">
              <w:tcPr>
                <w:tcW w:w="812" w:type="dxa"/>
                <w:gridSpan w:val="2"/>
              </w:tcPr>
            </w:tcPrChange>
          </w:tcPr>
          <w:p w14:paraId="775BA00C" w14:textId="739DF3D8" w:rsidR="004169C5" w:rsidRPr="004169C5" w:rsidRDefault="004169C5" w:rsidP="004169C5">
            <w:pPr>
              <w:spacing w:after="0"/>
              <w:rPr>
                <w:ins w:id="26322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ins w:id="26323" w:author="Irová Zuzana" w:date="2025-06-06T22:54:00Z" w16du:dateUtc="2025-06-06T20:54:00Z">
              <w:r w:rsidRPr="00E645E2">
                <w:rPr>
                  <w:rFonts w:eastAsia="Times New Roman" w:cstheme="minorHAnsi"/>
                  <w:color w:val="000000"/>
                  <w:sz w:val="18"/>
                  <w:szCs w:val="18"/>
                  <w:lang w:eastAsia="cs-CZ"/>
                </w:rPr>
                <w:t>Google Pay - Enables buyers to make quick and secure payments using their Android devices.</w:t>
              </w:r>
            </w:ins>
          </w:p>
        </w:tc>
        <w:tc>
          <w:tcPr>
            <w:tcW w:w="2656" w:type="dxa"/>
            <w:tcPrChange w:id="26324" w:author="Irová Zuzana" w:date="2025-06-06T22:54:00Z" w16du:dateUtc="2025-06-06T20:54:00Z">
              <w:tcPr>
                <w:tcW w:w="632" w:type="dxa"/>
              </w:tcPr>
            </w:tcPrChange>
          </w:tcPr>
          <w:p w14:paraId="1117D197" w14:textId="77777777" w:rsidR="004169C5" w:rsidRDefault="004169C5" w:rsidP="004169C5">
            <w:pPr>
              <w:spacing w:after="0"/>
              <w:rPr>
                <w:ins w:id="26325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26326" w:author="Irová Zuzana" w:date="2025-06-06T22:54:00Z" w16du:dateUtc="2025-06-06T20:54:00Z">
              <w:tcPr>
                <w:tcW w:w="4187" w:type="dxa"/>
                <w:gridSpan w:val="3"/>
              </w:tcPr>
            </w:tcPrChange>
          </w:tcPr>
          <w:p w14:paraId="59D0509E" w14:textId="0DA0A646" w:rsidR="004169C5" w:rsidRPr="004169C5" w:rsidRDefault="004169C5" w:rsidP="004169C5">
            <w:pPr>
              <w:spacing w:after="0"/>
              <w:rPr>
                <w:ins w:id="26327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ins w:id="26328" w:author="Irová Zuzana" w:date="2025-06-06T22:54:00Z" w16du:dateUtc="2025-06-06T20:54:00Z">
              <w:r w:rsidRPr="00E645E2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</w:rPr>
                <w:t>EUR</w:t>
              </w:r>
            </w:ins>
          </w:p>
        </w:tc>
      </w:tr>
      <w:tr w:rsidR="004169C5" w14:paraId="63BD448A" w14:textId="77777777" w:rsidTr="004169C5">
        <w:tblPrEx>
          <w:tblPrExChange w:id="26329" w:author="Irová Zuzana" w:date="2025-06-06T22:54:00Z" w16du:dateUtc="2025-06-06T20:54:00Z">
            <w:tblPrEx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20"/>
          <w:ins w:id="26330" w:author="Irová Zuzana" w:date="2025-06-06T22:53:00Z"/>
          <w:trPrChange w:id="26331" w:author="Irová Zuzana" w:date="2025-06-06T22:54:00Z" w16du:dateUtc="2025-06-06T20:54:00Z">
            <w:trPr>
              <w:gridBefore w:val="1"/>
              <w:trHeight w:val="20"/>
            </w:trPr>
          </w:trPrChange>
        </w:trPr>
        <w:tc>
          <w:tcPr>
            <w:tcW w:w="1710" w:type="dxa"/>
            <w:vAlign w:val="bottom"/>
            <w:tcPrChange w:id="26332" w:author="Irová Zuzana" w:date="2025-06-06T22:54:00Z" w16du:dateUtc="2025-06-06T20:54:00Z">
              <w:tcPr>
                <w:tcW w:w="4008" w:type="dxa"/>
                <w:gridSpan w:val="7"/>
              </w:tcPr>
            </w:tcPrChange>
          </w:tcPr>
          <w:p w14:paraId="313AD112" w14:textId="7345293E" w:rsidR="004169C5" w:rsidRPr="004169C5" w:rsidRDefault="004169C5" w:rsidP="004169C5">
            <w:pPr>
              <w:spacing w:after="0"/>
              <w:rPr>
                <w:ins w:id="26333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ins w:id="26334" w:author="Irová Zuzana" w:date="2025-06-06T22:54:00Z" w16du:dateUtc="2025-06-06T20:54:00Z">
              <w:r w:rsidRPr="003A23AC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  <w:rPrChange w:id="26335" w:author="Irová Zuzana" w:date="2025-03-20T10:49:00Z" w16du:dateUtc="2025-03-20T09:49:00Z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APPLE</w:t>
              </w:r>
            </w:ins>
          </w:p>
        </w:tc>
        <w:tc>
          <w:tcPr>
            <w:tcW w:w="3110" w:type="dxa"/>
            <w:tcPrChange w:id="26336" w:author="Irová Zuzana" w:date="2025-06-06T22:54:00Z" w16du:dateUtc="2025-06-06T20:54:00Z">
              <w:tcPr>
                <w:tcW w:w="812" w:type="dxa"/>
                <w:gridSpan w:val="2"/>
              </w:tcPr>
            </w:tcPrChange>
          </w:tcPr>
          <w:p w14:paraId="3873800C" w14:textId="3F4C2829" w:rsidR="004169C5" w:rsidRPr="004169C5" w:rsidRDefault="004169C5" w:rsidP="004169C5">
            <w:pPr>
              <w:spacing w:after="0"/>
              <w:rPr>
                <w:ins w:id="26337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ins w:id="26338" w:author="Irová Zuzana" w:date="2025-06-06T22:54:00Z" w16du:dateUtc="2025-06-06T20:54:00Z">
              <w:r>
                <w:rPr>
                  <w:rFonts w:eastAsia="Times New Roman" w:cstheme="minorHAnsi"/>
                  <w:color w:val="000000"/>
                  <w:sz w:val="18"/>
                  <w:szCs w:val="18"/>
                  <w:lang w:eastAsia="cs-CZ"/>
                  <w:rPrChange w:id="26339" w:author="Drastichová Zuzana" w:date="2025-03-12T08:29:00Z" w16du:dateUtc="2025-03-12T07:29:00Z">
                    <w:rPr>
                      <w:rFonts w:ascii="Segoe UI" w:hAnsi="Segoe UI" w:cs="Segoe UI"/>
                      <w:color w:val="B6C2CF"/>
                      <w:szCs w:val="21"/>
                    </w:rPr>
                  </w:rPrChange>
                </w:rPr>
                <w:t>Apple Pay - Enables buyers to make quick and secure payments using their Apple devices.</w:t>
              </w:r>
            </w:ins>
          </w:p>
        </w:tc>
        <w:tc>
          <w:tcPr>
            <w:tcW w:w="2656" w:type="dxa"/>
            <w:tcPrChange w:id="26340" w:author="Irová Zuzana" w:date="2025-06-06T22:54:00Z" w16du:dateUtc="2025-06-06T20:54:00Z">
              <w:tcPr>
                <w:tcW w:w="632" w:type="dxa"/>
              </w:tcPr>
            </w:tcPrChange>
          </w:tcPr>
          <w:p w14:paraId="42042466" w14:textId="77777777" w:rsidR="004169C5" w:rsidRDefault="004169C5" w:rsidP="004169C5">
            <w:pPr>
              <w:spacing w:after="0"/>
              <w:rPr>
                <w:ins w:id="26341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26342" w:author="Irová Zuzana" w:date="2025-06-06T22:54:00Z" w16du:dateUtc="2025-06-06T20:54:00Z">
              <w:tcPr>
                <w:tcW w:w="4187" w:type="dxa"/>
                <w:gridSpan w:val="3"/>
              </w:tcPr>
            </w:tcPrChange>
          </w:tcPr>
          <w:p w14:paraId="33F5474E" w14:textId="67AD7174" w:rsidR="004169C5" w:rsidRPr="004169C5" w:rsidRDefault="004169C5" w:rsidP="004169C5">
            <w:pPr>
              <w:spacing w:after="0"/>
              <w:rPr>
                <w:ins w:id="26343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ins w:id="26344" w:author="Irová Zuzana" w:date="2025-06-06T22:54:00Z" w16du:dateUtc="2025-06-06T20:54:00Z">
              <w:r w:rsidRPr="00812179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  <w:rPrChange w:id="26345" w:author="Irová Zuzana" w:date="2025-03-20T10:48:00Z" w16du:dateUtc="2025-03-20T09:48:00Z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EUR</w:t>
              </w:r>
            </w:ins>
          </w:p>
        </w:tc>
      </w:tr>
      <w:tr w:rsidR="004169C5" w14:paraId="583C68A1" w14:textId="77777777" w:rsidTr="004169C5">
        <w:tblPrEx>
          <w:tblPrExChange w:id="26346" w:author="Irová Zuzana" w:date="2025-06-06T22:54:00Z" w16du:dateUtc="2025-06-06T20:54:00Z">
            <w:tblPrEx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20"/>
          <w:ins w:id="26347" w:author="Irová Zuzana" w:date="2025-06-06T22:53:00Z"/>
          <w:trPrChange w:id="26348" w:author="Irová Zuzana" w:date="2025-06-06T22:54:00Z" w16du:dateUtc="2025-06-06T20:54:00Z">
            <w:trPr>
              <w:gridBefore w:val="1"/>
              <w:trHeight w:val="20"/>
            </w:trPr>
          </w:trPrChange>
        </w:trPr>
        <w:tc>
          <w:tcPr>
            <w:tcW w:w="1710" w:type="dxa"/>
            <w:tcPrChange w:id="26349" w:author="Irová Zuzana" w:date="2025-06-06T22:54:00Z" w16du:dateUtc="2025-06-06T20:54:00Z">
              <w:tcPr>
                <w:tcW w:w="4008" w:type="dxa"/>
                <w:gridSpan w:val="7"/>
              </w:tcPr>
            </w:tcPrChange>
          </w:tcPr>
          <w:p w14:paraId="37500E9D" w14:textId="77777777" w:rsidR="004169C5" w:rsidRPr="004169C5" w:rsidRDefault="004169C5" w:rsidP="004169C5">
            <w:pPr>
              <w:spacing w:after="0"/>
              <w:rPr>
                <w:ins w:id="26350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3110" w:type="dxa"/>
            <w:tcPrChange w:id="26351" w:author="Irová Zuzana" w:date="2025-06-06T22:54:00Z" w16du:dateUtc="2025-06-06T20:54:00Z">
              <w:tcPr>
                <w:tcW w:w="812" w:type="dxa"/>
                <w:gridSpan w:val="2"/>
              </w:tcPr>
            </w:tcPrChange>
          </w:tcPr>
          <w:p w14:paraId="154D5D40" w14:textId="77777777" w:rsidR="004169C5" w:rsidRPr="004169C5" w:rsidRDefault="004169C5" w:rsidP="004169C5">
            <w:pPr>
              <w:spacing w:after="0"/>
              <w:rPr>
                <w:ins w:id="26352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656" w:type="dxa"/>
            <w:tcPrChange w:id="26353" w:author="Irová Zuzana" w:date="2025-06-06T22:54:00Z" w16du:dateUtc="2025-06-06T20:54:00Z">
              <w:tcPr>
                <w:tcW w:w="632" w:type="dxa"/>
              </w:tcPr>
            </w:tcPrChange>
          </w:tcPr>
          <w:p w14:paraId="53FF2D47" w14:textId="77777777" w:rsidR="004169C5" w:rsidRDefault="004169C5" w:rsidP="004169C5">
            <w:pPr>
              <w:spacing w:after="0"/>
              <w:rPr>
                <w:ins w:id="26354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26355" w:author="Irová Zuzana" w:date="2025-06-06T22:54:00Z" w16du:dateUtc="2025-06-06T20:54:00Z">
              <w:tcPr>
                <w:tcW w:w="4187" w:type="dxa"/>
                <w:gridSpan w:val="3"/>
              </w:tcPr>
            </w:tcPrChange>
          </w:tcPr>
          <w:p w14:paraId="7F78CC23" w14:textId="77777777" w:rsidR="004169C5" w:rsidRPr="004169C5" w:rsidRDefault="004169C5" w:rsidP="004169C5">
            <w:pPr>
              <w:spacing w:after="0"/>
              <w:rPr>
                <w:ins w:id="26356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</w:tr>
      <w:tr w:rsidR="004169C5" w14:paraId="36FDFE2B" w14:textId="77777777" w:rsidTr="004169C5">
        <w:tblPrEx>
          <w:tblPrExChange w:id="26357" w:author="Irová Zuzana" w:date="2025-06-06T22:54:00Z" w16du:dateUtc="2025-06-06T20:54:00Z">
            <w:tblPrEx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108" w:type="dxa"/>
                <w:right w:w="108" w:type="dxa"/>
              </w:tblCellMar>
            </w:tblPrEx>
          </w:tblPrExChange>
        </w:tblPrEx>
        <w:trPr>
          <w:trHeight w:val="20"/>
          <w:ins w:id="26358" w:author="Irová Zuzana" w:date="2025-06-06T22:53:00Z"/>
          <w:trPrChange w:id="26359" w:author="Irová Zuzana" w:date="2025-06-06T22:54:00Z" w16du:dateUtc="2025-06-06T20:54:00Z">
            <w:trPr>
              <w:gridBefore w:val="1"/>
              <w:trHeight w:val="20"/>
            </w:trPr>
          </w:trPrChange>
        </w:trPr>
        <w:tc>
          <w:tcPr>
            <w:tcW w:w="1710" w:type="dxa"/>
            <w:tcPrChange w:id="26360" w:author="Irová Zuzana" w:date="2025-06-06T22:54:00Z" w16du:dateUtc="2025-06-06T20:54:00Z">
              <w:tcPr>
                <w:tcW w:w="4008" w:type="dxa"/>
                <w:gridSpan w:val="7"/>
              </w:tcPr>
            </w:tcPrChange>
          </w:tcPr>
          <w:p w14:paraId="1DF96BA4" w14:textId="77777777" w:rsidR="004169C5" w:rsidRPr="004169C5" w:rsidRDefault="004169C5" w:rsidP="004169C5">
            <w:pPr>
              <w:spacing w:after="0"/>
              <w:rPr>
                <w:ins w:id="26361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3110" w:type="dxa"/>
            <w:tcPrChange w:id="26362" w:author="Irová Zuzana" w:date="2025-06-06T22:54:00Z" w16du:dateUtc="2025-06-06T20:54:00Z">
              <w:tcPr>
                <w:tcW w:w="812" w:type="dxa"/>
                <w:gridSpan w:val="2"/>
              </w:tcPr>
            </w:tcPrChange>
          </w:tcPr>
          <w:p w14:paraId="04A33378" w14:textId="77777777" w:rsidR="004169C5" w:rsidRPr="004169C5" w:rsidRDefault="004169C5" w:rsidP="004169C5">
            <w:pPr>
              <w:spacing w:after="0"/>
              <w:rPr>
                <w:ins w:id="26363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656" w:type="dxa"/>
            <w:tcPrChange w:id="26364" w:author="Irová Zuzana" w:date="2025-06-06T22:54:00Z" w16du:dateUtc="2025-06-06T20:54:00Z">
              <w:tcPr>
                <w:tcW w:w="632" w:type="dxa"/>
              </w:tcPr>
            </w:tcPrChange>
          </w:tcPr>
          <w:p w14:paraId="03FA419D" w14:textId="77777777" w:rsidR="004169C5" w:rsidRDefault="004169C5" w:rsidP="004169C5">
            <w:pPr>
              <w:spacing w:after="0"/>
              <w:rPr>
                <w:ins w:id="26365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26366" w:author="Irová Zuzana" w:date="2025-06-06T22:54:00Z" w16du:dateUtc="2025-06-06T20:54:00Z">
              <w:tcPr>
                <w:tcW w:w="4187" w:type="dxa"/>
                <w:gridSpan w:val="3"/>
              </w:tcPr>
            </w:tcPrChange>
          </w:tcPr>
          <w:p w14:paraId="32B3CE4C" w14:textId="77777777" w:rsidR="004169C5" w:rsidRPr="004169C5" w:rsidRDefault="004169C5" w:rsidP="004169C5">
            <w:pPr>
              <w:spacing w:after="0"/>
              <w:rPr>
                <w:ins w:id="26367" w:author="Irová Zuzana" w:date="2025-06-06T22:53:00Z" w16du:dateUtc="2025-06-06T20:53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</w:tr>
    </w:tbl>
    <w:p w14:paraId="0DA9B398" w14:textId="77777777" w:rsidR="009A3F75" w:rsidRPr="002C21B5" w:rsidRDefault="009A3F75">
      <w:pPr>
        <w:rPr>
          <w:ins w:id="26368" w:author="Drastichová Zuzana" w:date="2025-03-12T08:16:00Z"/>
        </w:rPr>
      </w:pPr>
    </w:p>
    <w:p w14:paraId="3040589F" w14:textId="43208DAC" w:rsidR="004048CF" w:rsidRPr="002C21B5" w:rsidDel="004169C5" w:rsidRDefault="004048CF">
      <w:pPr>
        <w:rPr>
          <w:ins w:id="26369" w:author="Drastichová Zuzana" w:date="2025-03-12T08:16:00Z"/>
          <w:del w:id="26370" w:author="Irová Zuzana" w:date="2025-06-06T22:54:00Z" w16du:dateUtc="2025-06-06T20:54:00Z"/>
        </w:rPr>
      </w:pPr>
      <w:bookmarkStart w:id="26371" w:name="_Toc201569272"/>
      <w:bookmarkEnd w:id="26371"/>
    </w:p>
    <w:p w14:paraId="000EACD4" w14:textId="52E7E90F" w:rsidR="004048CF" w:rsidRPr="002C21B5" w:rsidDel="004169C5" w:rsidRDefault="004048CF">
      <w:pPr>
        <w:rPr>
          <w:ins w:id="26372" w:author="Drastichová Zuzana" w:date="2025-03-12T08:16:00Z"/>
          <w:del w:id="26373" w:author="Irová Zuzana" w:date="2025-06-06T22:54:00Z" w16du:dateUtc="2025-06-06T20:54:00Z"/>
        </w:rPr>
      </w:pPr>
      <w:bookmarkStart w:id="26374" w:name="_Toc201569273"/>
      <w:bookmarkEnd w:id="26374"/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  <w:tblPrChange w:id="26375" w:author="Irová Zuzana" w:date="2025-06-06T22:54:00Z" w16du:dateUtc="2025-06-06T20:54:00Z">
          <w:tblPr>
            <w:tblW w:w="0" w:type="nil"/>
            <w:tblLayout w:type="fixed"/>
            <w:tblCellMar>
              <w:left w:w="0" w:type="dxa"/>
              <w:right w:w="0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2865"/>
        <w:gridCol w:w="4312"/>
        <w:gridCol w:w="1151"/>
        <w:gridCol w:w="1311"/>
        <w:tblGridChange w:id="26376">
          <w:tblGrid>
            <w:gridCol w:w="10"/>
            <w:gridCol w:w="2865"/>
            <w:gridCol w:w="4312"/>
            <w:gridCol w:w="1151"/>
            <w:gridCol w:w="1311"/>
            <w:gridCol w:w="350"/>
            <w:gridCol w:w="360"/>
            <w:gridCol w:w="360"/>
            <w:gridCol w:w="360"/>
            <w:gridCol w:w="360"/>
          </w:tblGrid>
        </w:tblGridChange>
      </w:tblGrid>
      <w:tr w:rsidR="004048CF" w:rsidRPr="002C21B5" w:rsidDel="004169C5" w14:paraId="5D533D00" w14:textId="0EE5FD33" w:rsidTr="004169C5">
        <w:trPr>
          <w:trHeight w:val="300"/>
          <w:ins w:id="26377" w:author="Drastichová Zuzana" w:date="2025-03-12T08:16:00Z"/>
          <w:del w:id="26378" w:author="Irová Zuzana" w:date="2025-06-06T22:54:00Z"/>
          <w:trPrChange w:id="26379" w:author="Irová Zuzana" w:date="2025-06-06T22:54:00Z" w16du:dateUtc="2025-06-06T20:54:00Z">
            <w:trPr>
              <w:gridAfter w:val="0"/>
            </w:trPr>
          </w:trPrChange>
        </w:trPr>
        <w:tc>
          <w:tcPr>
            <w:tcW w:w="1486" w:type="pct"/>
            <w:noWrap/>
            <w:vAlign w:val="bottom"/>
            <w:tcPrChange w:id="26380" w:author="Irová Zuzana" w:date="2025-06-06T22:54:00Z" w16du:dateUtc="2025-06-06T20:54:00Z">
              <w:tcPr>
                <w:tcW w:w="0" w:type="auto"/>
              </w:tcPr>
            </w:tcPrChange>
          </w:tcPr>
          <w:p w14:paraId="4E08E7C1" w14:textId="25E4BBAB" w:rsidR="004048CF" w:rsidRPr="003A23AC" w:rsidDel="004169C5" w:rsidRDefault="004048CF" w:rsidP="004048CF">
            <w:pPr>
              <w:spacing w:after="0"/>
              <w:rPr>
                <w:ins w:id="26381" w:author="Drastichová Zuzana" w:date="2025-03-12T08:16:00Z" w16du:dateUtc="2025-03-12T07:16:00Z"/>
                <w:del w:id="26382" w:author="Irová Zuzana" w:date="2025-06-06T22:54:00Z" w16du:dateUtc="2025-06-06T20:54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26383" w:author="Irová Zuzana" w:date="2025-03-20T10:49:00Z" w16du:dateUtc="2025-03-20T09:49:00Z">
                  <w:rPr>
                    <w:ins w:id="26384" w:author="Drastichová Zuzana" w:date="2025-03-12T08:16:00Z" w16du:dateUtc="2025-03-12T07:16:00Z"/>
                    <w:del w:id="26385" w:author="Irová Zuzana" w:date="2025-06-06T22:54:00Z" w16du:dateUtc="2025-06-06T20:54:00Z"/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bookmarkStart w:id="26386" w:name="_Toc201569274"/>
            <w:bookmarkEnd w:id="26386"/>
          </w:p>
        </w:tc>
        <w:tc>
          <w:tcPr>
            <w:tcW w:w="2237" w:type="pct"/>
            <w:noWrap/>
            <w:tcPrChange w:id="26387" w:author="Irová Zuzana" w:date="2025-06-06T22:54:00Z" w16du:dateUtc="2025-06-06T20:54:00Z">
              <w:tcPr>
                <w:tcW w:w="0" w:type="auto"/>
              </w:tcPr>
            </w:tcPrChange>
          </w:tcPr>
          <w:p w14:paraId="46AFBBCE" w14:textId="53005315" w:rsidR="004048CF" w:rsidRPr="00AA1DFB" w:rsidDel="004169C5" w:rsidRDefault="004048CF" w:rsidP="004048CF">
            <w:pPr>
              <w:spacing w:after="0"/>
              <w:rPr>
                <w:ins w:id="26388" w:author="Drastichová Zuzana" w:date="2025-03-12T08:16:00Z" w16du:dateUtc="2025-03-12T07:16:00Z"/>
                <w:del w:id="26389" w:author="Irová Zuzana" w:date="2025-06-06T22:54:00Z" w16du:dateUtc="2025-06-06T20:54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del w:id="26390" w:author="Irová Zuzana" w:date="2025-06-06T22:54:00Z" w16du:dateUtc="2025-06-06T20:54:00Z">
              <w:r w:rsidRPr="00B60098" w:rsidDel="004169C5">
                <w:rPr>
                  <w:rFonts w:eastAsia="Times New Roman" w:cstheme="minorHAnsi"/>
                  <w:color w:val="000000"/>
                  <w:sz w:val="18"/>
                  <w:szCs w:val="18"/>
                  <w:lang w:eastAsia="cs-CZ"/>
                  <w:rPrChange w:id="26391" w:author="Drastichová Zuzana" w:date="2025-03-12T08:29:00Z" w16du:dateUtc="2025-03-12T07:29:00Z">
                    <w:rPr>
                      <w:rFonts w:ascii="Segoe UI" w:hAnsi="Segoe UI" w:cs="Segoe UI"/>
                      <w:color w:val="B6C2CF"/>
                      <w:szCs w:val="21"/>
                    </w:rPr>
                  </w:rPrChange>
                </w:rPr>
                <w:delText>paysafecard – gift card (vaucher) payments, no bank account or credit card required</w:delText>
              </w:r>
            </w:del>
            <w:bookmarkStart w:id="26392" w:name="_Toc201569275"/>
            <w:bookmarkEnd w:id="26392"/>
          </w:p>
        </w:tc>
        <w:tc>
          <w:tcPr>
            <w:tcW w:w="597" w:type="pct"/>
            <w:tcPrChange w:id="26393" w:author="Irová Zuzana" w:date="2025-06-06T22:54:00Z" w16du:dateUtc="2025-06-06T20:54:00Z">
              <w:tcPr>
                <w:tcW w:w="1071" w:type="dxa"/>
              </w:tcPr>
            </w:tcPrChange>
          </w:tcPr>
          <w:p w14:paraId="5EC4A61A" w14:textId="4E801CCD" w:rsidR="004048CF" w:rsidRPr="00AA1DFB" w:rsidDel="004169C5" w:rsidRDefault="004048CF" w:rsidP="004048CF">
            <w:pPr>
              <w:spacing w:after="0"/>
              <w:rPr>
                <w:ins w:id="26394" w:author="Drastichová Zuzana" w:date="2025-03-12T08:16:00Z" w16du:dateUtc="2025-03-12T07:16:00Z"/>
                <w:del w:id="26395" w:author="Irová Zuzana" w:date="2025-06-06T22:54:00Z" w16du:dateUtc="2025-06-06T20:54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bookmarkStart w:id="26396" w:name="_Toc201569276"/>
            <w:bookmarkEnd w:id="26396"/>
          </w:p>
        </w:tc>
        <w:tc>
          <w:tcPr>
            <w:tcW w:w="680" w:type="pct"/>
            <w:noWrap/>
            <w:tcPrChange w:id="26397" w:author="Irová Zuzana" w:date="2025-06-06T22:54:00Z" w16du:dateUtc="2025-06-06T20:54:00Z">
              <w:tcPr>
                <w:tcW w:w="8566" w:type="dxa"/>
              </w:tcPr>
            </w:tcPrChange>
          </w:tcPr>
          <w:p w14:paraId="39250C3C" w14:textId="23DDCBF3" w:rsidR="004048CF" w:rsidRPr="00812179" w:rsidDel="004169C5" w:rsidRDefault="004048CF" w:rsidP="004048CF">
            <w:pPr>
              <w:spacing w:after="0"/>
              <w:rPr>
                <w:ins w:id="26398" w:author="Drastichová Zuzana" w:date="2025-03-12T08:16:00Z" w16du:dateUtc="2025-03-12T07:16:00Z"/>
                <w:del w:id="26399" w:author="Irová Zuzana" w:date="2025-06-06T22:54:00Z" w16du:dateUtc="2025-06-06T20:54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26400" w:author="Irová Zuzana" w:date="2025-03-20T10:48:00Z" w16du:dateUtc="2025-03-20T09:48:00Z">
                  <w:rPr>
                    <w:ins w:id="26401" w:author="Drastichová Zuzana" w:date="2025-03-12T08:16:00Z" w16du:dateUtc="2025-03-12T07:16:00Z"/>
                    <w:del w:id="26402" w:author="Irová Zuzana" w:date="2025-06-06T22:54:00Z" w16du:dateUtc="2025-06-06T20:54:00Z"/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ins w:id="26403" w:author="Drastichová Zuzana" w:date="2025-03-12T08:29:00Z" w16du:dateUtc="2025-03-12T07:29:00Z">
              <w:del w:id="26404" w:author="Irová Zuzana" w:date="2025-06-06T22:54:00Z" w16du:dateUtc="2025-06-06T20:54:00Z">
                <w:r w:rsidRPr="00812179" w:rsidDel="004169C5">
                  <w:rPr>
                    <w:rFonts w:eastAsia="Times New Roman" w:cstheme="minorHAnsi"/>
                    <w:color w:val="000000"/>
                    <w:sz w:val="18"/>
                    <w:szCs w:val="18"/>
                    <w:highlight w:val="yellow"/>
                    <w:lang w:eastAsia="cs-CZ"/>
                    <w:rPrChange w:id="26405" w:author="Irová Zuzana" w:date="2025-03-20T10:48:00Z" w16du:dateUtc="2025-03-20T09:48:00Z">
                      <w:rPr>
                        <w:rFonts w:eastAsia="Times New Roman" w:cstheme="minorHAnsi"/>
                        <w:color w:val="000000"/>
                        <w:sz w:val="18"/>
                        <w:szCs w:val="18"/>
                        <w:lang w:eastAsia="cs-CZ"/>
                      </w:rPr>
                    </w:rPrChange>
                  </w:rPr>
                  <w:delText>EUR</w:delText>
                </w:r>
              </w:del>
            </w:ins>
            <w:bookmarkStart w:id="26406" w:name="_Toc201569277"/>
            <w:bookmarkEnd w:id="26406"/>
          </w:p>
        </w:tc>
        <w:bookmarkStart w:id="26407" w:name="_Toc201569278"/>
        <w:bookmarkEnd w:id="26407"/>
      </w:tr>
      <w:tr w:rsidR="00073C15" w:rsidDel="004169C5" w14:paraId="15533869" w14:textId="776C3A2B" w:rsidTr="004169C5">
        <w:trPr>
          <w:trHeight w:val="300"/>
          <w:ins w:id="26408" w:author="Drastichová Zuzana" w:date="2025-03-12T08:16:00Z"/>
          <w:del w:id="26409" w:author="Irová Zuzana" w:date="2025-06-06T22:54:00Z"/>
          <w:trPrChange w:id="26410" w:author="Irová Zuzana" w:date="2025-06-06T22:54:00Z" w16du:dateUtc="2025-06-06T20:54:00Z">
            <w:trPr>
              <w:gridBefore w:val="6"/>
            </w:trPr>
          </w:trPrChange>
        </w:trPr>
        <w:tc>
          <w:tcPr>
            <w:tcW w:w="1486" w:type="pct"/>
            <w:noWrap/>
            <w:vAlign w:val="bottom"/>
            <w:tcPrChange w:id="26411" w:author="Irová Zuzana" w:date="2025-06-06T22:54:00Z" w16du:dateUtc="2025-06-06T20:54:00Z">
              <w:tcPr>
                <w:tcW w:w="0" w:type="auto"/>
              </w:tcPr>
            </w:tcPrChange>
          </w:tcPr>
          <w:p w14:paraId="5D5815B8" w14:textId="282F51CA" w:rsidR="004048CF" w:rsidRPr="003A23AC" w:rsidDel="004169C5" w:rsidRDefault="004048CF" w:rsidP="004048CF">
            <w:pPr>
              <w:spacing w:after="0"/>
              <w:rPr>
                <w:ins w:id="26412" w:author="Drastichová Zuzana" w:date="2025-03-12T08:16:00Z" w16du:dateUtc="2025-03-12T07:16:00Z"/>
                <w:del w:id="26413" w:author="Irová Zuzana" w:date="2025-06-06T22:54:00Z" w16du:dateUtc="2025-06-06T20:54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26414" w:author="Irová Zuzana" w:date="2025-03-20T10:49:00Z" w16du:dateUtc="2025-03-20T09:49:00Z">
                  <w:rPr>
                    <w:ins w:id="26415" w:author="Drastichová Zuzana" w:date="2025-03-12T08:16:00Z" w16du:dateUtc="2025-03-12T07:16:00Z"/>
                    <w:del w:id="26416" w:author="Irová Zuzana" w:date="2025-06-06T22:54:00Z" w16du:dateUtc="2025-06-06T20:54:00Z"/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bookmarkStart w:id="26417" w:name="_Toc201569279"/>
            <w:bookmarkEnd w:id="26417"/>
          </w:p>
        </w:tc>
        <w:tc>
          <w:tcPr>
            <w:tcW w:w="2237" w:type="pct"/>
            <w:noWrap/>
            <w:tcPrChange w:id="26418" w:author="Irová Zuzana" w:date="2025-06-06T22:54:00Z" w16du:dateUtc="2025-06-06T20:54:00Z">
              <w:tcPr>
                <w:tcW w:w="0" w:type="auto"/>
              </w:tcPr>
            </w:tcPrChange>
          </w:tcPr>
          <w:p w14:paraId="17462331" w14:textId="3A617811" w:rsidR="004048CF" w:rsidRPr="00AA1DFB" w:rsidDel="004169C5" w:rsidRDefault="004048CF" w:rsidP="004048CF">
            <w:pPr>
              <w:spacing w:after="0"/>
              <w:rPr>
                <w:ins w:id="26419" w:author="Drastichová Zuzana" w:date="2025-03-12T08:16:00Z" w16du:dateUtc="2025-03-12T07:16:00Z"/>
                <w:del w:id="26420" w:author="Irová Zuzana" w:date="2025-06-06T22:54:00Z" w16du:dateUtc="2025-06-06T20:54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del w:id="26421" w:author="Irová Zuzana" w:date="2025-06-06T22:54:00Z" w16du:dateUtc="2025-06-06T20:54:00Z">
              <w:r w:rsidRPr="00B60098" w:rsidDel="004169C5">
                <w:rPr>
                  <w:rFonts w:eastAsia="Times New Roman" w:cstheme="minorHAnsi"/>
                  <w:color w:val="000000"/>
                  <w:sz w:val="18"/>
                  <w:szCs w:val="18"/>
                  <w:lang w:eastAsia="cs-CZ"/>
                  <w:rPrChange w:id="26422" w:author="Drastichová Zuzana" w:date="2025-03-12T08:29:00Z" w16du:dateUtc="2025-03-12T07:29:00Z">
                    <w:rPr>
                      <w:rFonts w:ascii="Segoe UI" w:hAnsi="Segoe UI" w:cs="Segoe UI"/>
                      <w:color w:val="B6C2CF"/>
                      <w:szCs w:val="21"/>
                    </w:rPr>
                  </w:rPrChange>
                </w:rPr>
                <w:delText>Google Pay - Enables buyers to make quick and secure payments using their Android devices.</w:delText>
              </w:r>
            </w:del>
            <w:bookmarkStart w:id="26423" w:name="_Toc201569280"/>
            <w:bookmarkEnd w:id="26423"/>
          </w:p>
        </w:tc>
        <w:tc>
          <w:tcPr>
            <w:tcW w:w="597" w:type="pct"/>
            <w:tcPrChange w:id="26424" w:author="Irová Zuzana" w:date="2025-06-06T22:54:00Z" w16du:dateUtc="2025-06-06T20:54:00Z">
              <w:tcPr>
                <w:tcW w:w="1071" w:type="dxa"/>
              </w:tcPr>
            </w:tcPrChange>
          </w:tcPr>
          <w:p w14:paraId="78C0BF20" w14:textId="4847FB2B" w:rsidR="004048CF" w:rsidRPr="00AA1DFB" w:rsidDel="004169C5" w:rsidRDefault="004048CF" w:rsidP="004048CF">
            <w:pPr>
              <w:spacing w:after="0"/>
              <w:rPr>
                <w:ins w:id="26425" w:author="Drastichová Zuzana" w:date="2025-03-12T08:16:00Z" w16du:dateUtc="2025-03-12T07:16:00Z"/>
                <w:del w:id="26426" w:author="Irová Zuzana" w:date="2025-06-06T22:54:00Z" w16du:dateUtc="2025-06-06T20:54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bookmarkStart w:id="26427" w:name="_Toc201569281"/>
            <w:bookmarkEnd w:id="26427"/>
          </w:p>
        </w:tc>
        <w:tc>
          <w:tcPr>
            <w:tcW w:w="680" w:type="pct"/>
            <w:noWrap/>
            <w:tcPrChange w:id="26428" w:author="Irová Zuzana" w:date="2025-06-06T22:54:00Z" w16du:dateUtc="2025-06-06T20:54:00Z">
              <w:tcPr>
                <w:tcW w:w="8566" w:type="dxa"/>
              </w:tcPr>
            </w:tcPrChange>
          </w:tcPr>
          <w:p w14:paraId="157134E6" w14:textId="0C7B760B" w:rsidR="004048CF" w:rsidRPr="00812179" w:rsidDel="004169C5" w:rsidRDefault="004048CF" w:rsidP="004048CF">
            <w:pPr>
              <w:spacing w:after="0"/>
              <w:rPr>
                <w:ins w:id="26429" w:author="Drastichová Zuzana" w:date="2025-03-12T08:16:00Z" w16du:dateUtc="2025-03-12T07:16:00Z"/>
                <w:del w:id="26430" w:author="Irová Zuzana" w:date="2025-06-06T22:54:00Z" w16du:dateUtc="2025-06-06T20:54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26431" w:author="Irová Zuzana" w:date="2025-03-20T10:48:00Z" w16du:dateUtc="2025-03-20T09:48:00Z">
                  <w:rPr>
                    <w:ins w:id="26432" w:author="Drastichová Zuzana" w:date="2025-03-12T08:16:00Z" w16du:dateUtc="2025-03-12T07:16:00Z"/>
                    <w:del w:id="26433" w:author="Irová Zuzana" w:date="2025-06-06T22:54:00Z" w16du:dateUtc="2025-06-06T20:54:00Z"/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ins w:id="26434" w:author="Drastichová Zuzana" w:date="2025-03-12T08:29:00Z" w16du:dateUtc="2025-03-12T07:29:00Z">
              <w:del w:id="26435" w:author="Irová Zuzana" w:date="2025-06-06T22:54:00Z" w16du:dateUtc="2025-06-06T20:54:00Z">
                <w:r w:rsidRPr="00812179" w:rsidDel="004169C5">
                  <w:rPr>
                    <w:rFonts w:eastAsia="Times New Roman" w:cstheme="minorHAnsi"/>
                    <w:color w:val="000000"/>
                    <w:sz w:val="18"/>
                    <w:szCs w:val="18"/>
                    <w:highlight w:val="yellow"/>
                    <w:lang w:eastAsia="cs-CZ"/>
                    <w:rPrChange w:id="26436" w:author="Irová Zuzana" w:date="2025-03-20T10:48:00Z" w16du:dateUtc="2025-03-20T09:48:00Z">
                      <w:rPr>
                        <w:rFonts w:eastAsia="Times New Roman" w:cstheme="minorHAnsi"/>
                        <w:color w:val="000000"/>
                        <w:sz w:val="18"/>
                        <w:szCs w:val="18"/>
                        <w:lang w:eastAsia="cs-CZ"/>
                      </w:rPr>
                    </w:rPrChange>
                  </w:rPr>
                  <w:delText>EUR</w:delText>
                </w:r>
              </w:del>
            </w:ins>
            <w:bookmarkStart w:id="26437" w:name="_Toc201569282"/>
            <w:bookmarkEnd w:id="26437"/>
          </w:p>
        </w:tc>
        <w:bookmarkStart w:id="26438" w:name="_Toc201569283"/>
        <w:bookmarkEnd w:id="26438"/>
      </w:tr>
    </w:tbl>
    <w:p w14:paraId="52BEFDD4" w14:textId="77777777" w:rsidR="00475EE6" w:rsidRDefault="00475EE6" w:rsidP="00475EE6">
      <w:pPr>
        <w:pStyle w:val="Heading3"/>
        <w:rPr>
          <w:ins w:id="26439" w:author="Irová Zuzana" w:date="2025-06-23T09:47:00Z" w16du:dateUtc="2025-06-23T07:47:00Z"/>
          <w:lang w:eastAsia="cs-CZ"/>
        </w:rPr>
      </w:pPr>
      <w:bookmarkStart w:id="26440" w:name="_Toc201569284"/>
      <w:ins w:id="26441" w:author="Irová Zuzana" w:date="2025-06-23T09:47:00Z" w16du:dateUtc="2025-06-23T07:47:00Z">
        <w:r>
          <w:rPr>
            <w:lang w:eastAsia="cs-CZ"/>
          </w:rPr>
          <w:t>CorvusPay Response Code (CorvusPay kód odpovědi)</w:t>
        </w:r>
        <w:bookmarkEnd w:id="26440"/>
      </w:ins>
    </w:p>
    <w:p w14:paraId="041C9772" w14:textId="797B9E5D" w:rsidR="00475EE6" w:rsidRPr="00B53620" w:rsidRDefault="009F50E4" w:rsidP="00475EE6">
      <w:pPr>
        <w:pStyle w:val="NormalIndent"/>
        <w:rPr>
          <w:ins w:id="26442" w:author="Irová Zuzana" w:date="2025-06-23T09:54:00Z" w16du:dateUtc="2025-06-23T07:54:00Z"/>
          <w:lang w:eastAsia="cs-CZ"/>
        </w:rPr>
      </w:pPr>
      <w:ins w:id="26443" w:author="Irová Zuzana" w:date="2025-06-23T09:53:00Z" w16du:dateUtc="2025-06-23T07:53:00Z">
        <w:r>
          <w:rPr>
            <w:noProof/>
          </w:rPr>
          <w:t xml:space="preserve">Viz přiložený </w:t>
        </w:r>
      </w:ins>
      <w:ins w:id="26444" w:author="Irová Zuzana" w:date="2025-06-23T09:54:00Z" w16du:dateUtc="2025-06-23T07:54:00Z">
        <w:r w:rsidR="00A122E1">
          <w:rPr>
            <w:noProof/>
          </w:rPr>
          <w:t xml:space="preserve">excel </w:t>
        </w:r>
      </w:ins>
      <w:ins w:id="26445" w:author="Irová Zuzana" w:date="2025-06-23T09:47:00Z" w16du:dateUtc="2025-06-23T07:47:00Z">
        <w:r w:rsidR="00475EE6">
          <w:rPr>
            <w:noProof/>
          </w:rPr>
          <w:t>CorvusPay kódů odpovědí a požadované reakce Systému</w:t>
        </w:r>
      </w:ins>
      <w:ins w:id="26446" w:author="Irová Zuzana" w:date="2025-06-23T09:54:00Z" w16du:dateUtc="2025-06-23T07:54:00Z">
        <w:r w:rsidR="00A122E1">
          <w:rPr>
            <w:noProof/>
          </w:rPr>
          <w:t>:</w:t>
        </w:r>
      </w:ins>
    </w:p>
    <w:p w14:paraId="5D76BE80" w14:textId="77777777" w:rsidR="00A122E1" w:rsidRPr="00B53620" w:rsidRDefault="00A122E1" w:rsidP="00475EE6">
      <w:pPr>
        <w:pStyle w:val="NormalIndent"/>
        <w:rPr>
          <w:ins w:id="26447" w:author="Irová Zuzana" w:date="2025-06-23T09:47:00Z" w16du:dateUtc="2025-06-23T07:47:00Z"/>
          <w:lang w:eastAsia="cs-CZ"/>
        </w:rPr>
      </w:pP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  <w:tblPrChange w:id="26448" w:author="Irová Zuzana" w:date="2025-06-23T10:18:00Z" w16du:dateUtc="2025-06-23T08:18:00Z">
          <w:tblPr>
            <w:tblW w:w="0" w:type="auto"/>
            <w:tbl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1591"/>
        <w:gridCol w:w="1549"/>
        <w:gridCol w:w="720"/>
        <w:gridCol w:w="3690"/>
        <w:gridCol w:w="2068"/>
        <w:tblGridChange w:id="26449">
          <w:tblGrid>
            <w:gridCol w:w="1591"/>
            <w:gridCol w:w="1549"/>
            <w:gridCol w:w="461"/>
            <w:gridCol w:w="259"/>
            <w:gridCol w:w="328"/>
            <w:gridCol w:w="3362"/>
            <w:gridCol w:w="569"/>
            <w:gridCol w:w="1499"/>
          </w:tblGrid>
        </w:tblGridChange>
      </w:tblGrid>
      <w:tr w:rsidR="00D84C69" w:rsidRPr="00884C1B" w14:paraId="320F15CF" w14:textId="77777777" w:rsidTr="00884C1B">
        <w:trPr>
          <w:trHeight w:val="270"/>
          <w:ins w:id="26450" w:author="Irová Zuzana" w:date="2025-06-23T09:47:00Z" w16du:dateUtc="2025-06-23T07:47:00Z"/>
          <w:trPrChange w:id="26451" w:author="Irová Zuzana" w:date="2025-06-23T10:18:00Z" w16du:dateUtc="2025-06-23T08:18:00Z">
            <w:trPr>
              <w:trHeight w:val="270"/>
            </w:trPr>
          </w:trPrChange>
        </w:trPr>
        <w:tc>
          <w:tcPr>
            <w:tcW w:w="159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tcPrChange w:id="26452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  <w:bottom w:val="single" w:sz="8" w:space="0" w:color="auto"/>
                </w:tcBorders>
                <w:shd w:val="clear" w:color="auto" w:fill="D9D9D9" w:themeFill="background1" w:themeFillShade="D9"/>
              </w:tcPr>
            </w:tcPrChange>
          </w:tcPr>
          <w:p w14:paraId="57EA9354" w14:textId="5DCAAD98" w:rsidR="00B168D2" w:rsidRPr="00FD03DB" w:rsidRDefault="00B168D2" w:rsidP="00FD03DB">
            <w:pPr>
              <w:spacing w:before="60" w:after="60"/>
              <w:rPr>
                <w:ins w:id="26453" w:author="Irová Zuzana" w:date="2025-06-23T09:47:00Z" w16du:dateUtc="2025-06-23T07:47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6454" w:author="Irová Zuzana" w:date="2025-06-23T09:52:00Z" w16du:dateUtc="2025-06-23T07:52:00Z">
              <w:r w:rsidRPr="00884C1B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26455" w:author="Irová Zuzana" w:date="2025-06-23T10:17:00Z" w16du:dateUtc="2025-06-23T08:17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lastRenderedPageBreak/>
                <w:t>Response type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tcPrChange w:id="26456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8" w:space="0" w:color="auto"/>
                </w:tcBorders>
                <w:shd w:val="clear" w:color="auto" w:fill="D9D9D9" w:themeFill="background1" w:themeFillShade="D9"/>
                <w:noWrap/>
              </w:tcPr>
            </w:tcPrChange>
          </w:tcPr>
          <w:p w14:paraId="5D22F014" w14:textId="2C175C32" w:rsidR="00B168D2" w:rsidRPr="00FD03DB" w:rsidRDefault="00B168D2" w:rsidP="00FD03DB">
            <w:pPr>
              <w:spacing w:before="60" w:after="60"/>
              <w:rPr>
                <w:ins w:id="26457" w:author="Irová Zuzana" w:date="2025-06-23T09:47:00Z" w16du:dateUtc="2025-06-23T07:47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6458" w:author="Irová Zuzana" w:date="2025-06-23T09:52:00Z" w16du:dateUtc="2025-06-23T07:52:00Z">
              <w:r w:rsidRPr="00884C1B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  <w:rPrChange w:id="26459" w:author="Irová Zuzana" w:date="2025-06-23T10:17:00Z" w16du:dateUtc="2025-06-23T08:17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Customer type</w:t>
              </w:r>
            </w:ins>
          </w:p>
        </w:tc>
        <w:tc>
          <w:tcPr>
            <w:tcW w:w="72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tcPrChange w:id="26460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8" w:space="0" w:color="auto"/>
                </w:tcBorders>
                <w:shd w:val="clear" w:color="auto" w:fill="D9D9D9" w:themeFill="background1" w:themeFillShade="D9"/>
              </w:tcPr>
            </w:tcPrChange>
          </w:tcPr>
          <w:p w14:paraId="49D7523E" w14:textId="04A430C4" w:rsidR="00B168D2" w:rsidRPr="00FD03DB" w:rsidRDefault="00B168D2" w:rsidP="00FD03DB">
            <w:pPr>
              <w:spacing w:before="60" w:after="60"/>
              <w:rPr>
                <w:ins w:id="26461" w:author="Irová Zuzana" w:date="2025-06-23T09:47:00Z" w16du:dateUtc="2025-06-23T07:47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6462" w:author="Irová Zuzana" w:date="2025-06-23T09:52:00Z" w16du:dateUtc="2025-06-23T07:52:00Z">
              <w:r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Code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tcPrChange w:id="26463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8" w:space="0" w:color="auto"/>
                </w:tcBorders>
                <w:shd w:val="clear" w:color="auto" w:fill="D9D9D9" w:themeFill="background1" w:themeFillShade="D9"/>
              </w:tcPr>
            </w:tcPrChange>
          </w:tcPr>
          <w:p w14:paraId="647AEB4A" w14:textId="0CB4B380" w:rsidR="00B168D2" w:rsidRPr="00FD03DB" w:rsidRDefault="00B168D2" w:rsidP="00FD03DB">
            <w:pPr>
              <w:spacing w:before="60" w:after="60"/>
              <w:rPr>
                <w:ins w:id="26464" w:author="Irová Zuzana" w:date="2025-06-23T09:47:00Z" w16du:dateUtc="2025-06-23T07:47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6465" w:author="Irová Zuzana" w:date="2025-06-23T09:52:00Z" w16du:dateUtc="2025-06-23T07:52:00Z">
              <w:r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Name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tcPrChange w:id="2646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8" w:space="0" w:color="auto"/>
                </w:tcBorders>
                <w:shd w:val="clear" w:color="auto" w:fill="D9D9D9" w:themeFill="background1" w:themeFillShade="D9"/>
              </w:tcPr>
            </w:tcPrChange>
          </w:tcPr>
          <w:p w14:paraId="7B70675F" w14:textId="42931428" w:rsidR="00B168D2" w:rsidRPr="00FD03DB" w:rsidRDefault="00B168D2" w:rsidP="00FD03DB">
            <w:pPr>
              <w:spacing w:before="60" w:after="60"/>
              <w:rPr>
                <w:ins w:id="26467" w:author="Irová Zuzana" w:date="2025-06-23T09:47:00Z" w16du:dateUtc="2025-06-23T07:47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6468" w:author="Irová Zuzana" w:date="2025-06-23T09:52:00Z" w16du:dateUtc="2025-06-23T07:52:00Z">
              <w:r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Retry type</w:t>
              </w:r>
            </w:ins>
          </w:p>
        </w:tc>
      </w:tr>
      <w:tr w:rsidR="00D84C69" w:rsidRPr="00884C1B" w14:paraId="58550F09" w14:textId="77777777" w:rsidTr="00884C1B">
        <w:trPr>
          <w:trHeight w:val="255"/>
          <w:ins w:id="26469" w:author="Irová Zuzana" w:date="2025-06-23T09:47:00Z" w16du:dateUtc="2025-06-23T07:47:00Z"/>
          <w:trPrChange w:id="26470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6471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07C482E4" w14:textId="7B71DEE9" w:rsidR="00907087" w:rsidRPr="00884C1B" w:rsidRDefault="00907087" w:rsidP="00907087">
            <w:pPr>
              <w:spacing w:after="0"/>
              <w:rPr>
                <w:ins w:id="26472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473" w:author="Irová Zuzana" w:date="2025-06-23T10:18:00Z" w16du:dateUtc="2025-06-23T08:18:00Z">
                  <w:rPr>
                    <w:ins w:id="26474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475" w:author="Irová Zuzana" w:date="2025-06-23T09:54:00Z" w16du:dateUtc="2025-06-23T07:5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476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 xml:space="preserve">Successful transaction 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6477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18DE0C65" w14:textId="77777777" w:rsidR="00907087" w:rsidRPr="00884C1B" w:rsidRDefault="00907087" w:rsidP="00907087">
            <w:pPr>
              <w:spacing w:after="0"/>
              <w:rPr>
                <w:ins w:id="26478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479" w:author="Irová Zuzana" w:date="2025-06-23T10:18:00Z" w16du:dateUtc="2025-06-23T08:18:00Z">
                  <w:rPr>
                    <w:ins w:id="26480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481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98E2E93" w14:textId="4827DB76" w:rsidR="00907087" w:rsidRPr="00884C1B" w:rsidRDefault="00907087" w:rsidP="00907087">
            <w:pPr>
              <w:spacing w:after="0"/>
              <w:rPr>
                <w:ins w:id="26482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483" w:author="Irová Zuzana" w:date="2025-06-23T10:18:00Z" w16du:dateUtc="2025-06-23T08:18:00Z">
                  <w:rPr>
                    <w:ins w:id="26484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485" w:author="Irová Zuzana" w:date="2025-06-23T10:08:00Z" w16du:dateUtc="2025-06-23T08:08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486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0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487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E9D737F" w14:textId="3AACC911" w:rsidR="00907087" w:rsidRPr="00884C1B" w:rsidRDefault="00907087" w:rsidP="00907087">
            <w:pPr>
              <w:spacing w:after="0"/>
              <w:rPr>
                <w:ins w:id="26488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489" w:author="Irová Zuzana" w:date="2025-06-23T10:18:00Z" w16du:dateUtc="2025-06-23T08:18:00Z">
                  <w:rPr>
                    <w:ins w:id="26490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491" w:author="Irová Zuzana" w:date="2025-06-23T10:08:00Z" w16du:dateUtc="2025-06-23T08:08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492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Approved/Accepted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6493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7964D4E1" w14:textId="77777777" w:rsidR="00907087" w:rsidRPr="00884C1B" w:rsidRDefault="00907087" w:rsidP="00907087">
            <w:pPr>
              <w:spacing w:after="0"/>
              <w:rPr>
                <w:ins w:id="26494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495" w:author="Irová Zuzana" w:date="2025-06-23T10:18:00Z" w16du:dateUtc="2025-06-23T08:18:00Z">
                  <w:rPr>
                    <w:ins w:id="26496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884C1B" w:rsidRPr="00F0361E" w14:paraId="5AC223F5" w14:textId="77777777" w:rsidTr="00884C1B">
        <w:trPr>
          <w:trHeight w:val="255"/>
          <w:ins w:id="26497" w:author="Irová Zuzana" w:date="2025-06-23T10:08:00Z" w16du:dateUtc="2025-06-23T08:08:00Z"/>
        </w:trPr>
        <w:tc>
          <w:tcPr>
            <w:tcW w:w="1591" w:type="dxa"/>
            <w:tcBorders>
              <w:top w:val="single" w:sz="8" w:space="0" w:color="auto"/>
            </w:tcBorders>
          </w:tcPr>
          <w:p w14:paraId="6AC75A49" w14:textId="6F59AF9E" w:rsidR="00486160" w:rsidRPr="00884C1B" w:rsidRDefault="00486160" w:rsidP="00486160">
            <w:pPr>
              <w:spacing w:after="0"/>
              <w:rPr>
                <w:ins w:id="26498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499" w:author="Irová Zuzana" w:date="2025-06-23T10:18:00Z" w16du:dateUtc="2025-06-23T08:18:00Z">
                  <w:rPr>
                    <w:ins w:id="26500" w:author="Irová Zuzana" w:date="2025-06-23T10:08:00Z" w16du:dateUtc="2025-06-23T08:08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6501" w:author="Irová Zuzana" w:date="2025-06-23T10:10:00Z" w16du:dateUtc="2025-06-23T08:10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502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 xml:space="preserve">Successful transaction 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CDF9F7F" w14:textId="77777777" w:rsidR="00486160" w:rsidRPr="00884C1B" w:rsidRDefault="00486160" w:rsidP="00486160">
            <w:pPr>
              <w:spacing w:after="0"/>
              <w:rPr>
                <w:ins w:id="26503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04" w:author="Irová Zuzana" w:date="2025-06-23T10:18:00Z" w16du:dateUtc="2025-06-23T08:18:00Z">
                  <w:rPr>
                    <w:ins w:id="26505" w:author="Irová Zuzana" w:date="2025-06-23T10:08:00Z" w16du:dateUtc="2025-06-23T08:08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</w:tcPr>
          <w:p w14:paraId="29F6CA71" w14:textId="3C1B2771" w:rsidR="00486160" w:rsidRPr="00884C1B" w:rsidRDefault="00486160" w:rsidP="00486160">
            <w:pPr>
              <w:spacing w:after="0"/>
              <w:rPr>
                <w:ins w:id="26506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07" w:author="Irová Zuzana" w:date="2025-06-23T10:18:00Z" w16du:dateUtc="2025-06-23T08:18:00Z">
                  <w:rPr>
                    <w:ins w:id="26508" w:author="Irová Zuzana" w:date="2025-06-23T10:08:00Z" w16du:dateUtc="2025-06-23T08:08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509" w:author="Irová Zuzana" w:date="2025-06-23T10:08:00Z" w16du:dateUtc="2025-06-23T08:08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510" w:author="Irová Zuzana" w:date="2025-06-23T10:18:00Z" w16du:dateUtc="2025-06-23T08:18:00Z">
                    <w:rPr>
                      <w:rFonts w:ascii="Aptos Narrow" w:hAnsi="Aptos Narrow"/>
                      <w:sz w:val="22"/>
                      <w:szCs w:val="22"/>
                    </w:rPr>
                  </w:rPrChange>
                </w:rPr>
                <w:t>300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</w:tcPr>
          <w:p w14:paraId="7BC11BE7" w14:textId="11AA6433" w:rsidR="00486160" w:rsidRPr="00884C1B" w:rsidRDefault="00486160" w:rsidP="00486160">
            <w:pPr>
              <w:spacing w:after="0"/>
              <w:rPr>
                <w:ins w:id="26511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12" w:author="Irová Zuzana" w:date="2025-06-23T10:18:00Z" w16du:dateUtc="2025-06-23T08:18:00Z">
                  <w:rPr>
                    <w:ins w:id="26513" w:author="Irová Zuzana" w:date="2025-06-23T10:08:00Z" w16du:dateUtc="2025-06-23T08:08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514" w:author="Irová Zuzana" w:date="2025-06-23T10:08:00Z" w16du:dateUtc="2025-06-23T08:08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515" w:author="Irová Zuzana" w:date="2025-06-23T10:18:00Z" w16du:dateUtc="2025-06-23T08:18:00Z">
                    <w:rPr>
                      <w:rFonts w:ascii="Aptos Narrow" w:hAnsi="Aptos Narrow"/>
                      <w:sz w:val="22"/>
                      <w:szCs w:val="22"/>
                    </w:rPr>
                  </w:rPrChange>
                </w:rPr>
                <w:t>Payment is initiated with IBAN and check_PIS_status must be called to check payment status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</w:tcPr>
          <w:p w14:paraId="3A58585E" w14:textId="77777777" w:rsidR="00486160" w:rsidRPr="00884C1B" w:rsidRDefault="00486160" w:rsidP="00486160">
            <w:pPr>
              <w:spacing w:after="0"/>
              <w:rPr>
                <w:ins w:id="26516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17" w:author="Irová Zuzana" w:date="2025-06-23T10:18:00Z" w16du:dateUtc="2025-06-23T08:18:00Z">
                  <w:rPr>
                    <w:ins w:id="26518" w:author="Irová Zuzana" w:date="2025-06-23T10:08:00Z" w16du:dateUtc="2025-06-23T08:08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884C1B" w:rsidRPr="00F0361E" w14:paraId="54896ED1" w14:textId="77777777" w:rsidTr="00884C1B">
        <w:trPr>
          <w:trHeight w:val="255"/>
          <w:ins w:id="26519" w:author="Irová Zuzana" w:date="2025-06-23T10:08:00Z" w16du:dateUtc="2025-06-23T08:08:00Z"/>
        </w:trPr>
        <w:tc>
          <w:tcPr>
            <w:tcW w:w="1591" w:type="dxa"/>
            <w:tcBorders>
              <w:top w:val="single" w:sz="8" w:space="0" w:color="auto"/>
            </w:tcBorders>
          </w:tcPr>
          <w:p w14:paraId="53BC305A" w14:textId="5EB3276C" w:rsidR="00486160" w:rsidRPr="00884C1B" w:rsidRDefault="00486160" w:rsidP="00486160">
            <w:pPr>
              <w:spacing w:after="0"/>
              <w:rPr>
                <w:ins w:id="26520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21" w:author="Irová Zuzana" w:date="2025-06-23T10:18:00Z" w16du:dateUtc="2025-06-23T08:18:00Z">
                  <w:rPr>
                    <w:ins w:id="26522" w:author="Irová Zuzana" w:date="2025-06-23T10:08:00Z" w16du:dateUtc="2025-06-23T08:08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6523" w:author="Irová Zuzana" w:date="2025-06-23T10:10:00Z" w16du:dateUtc="2025-06-23T08:10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524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 xml:space="preserve">Successful transaction 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597CFE6" w14:textId="77777777" w:rsidR="00486160" w:rsidRPr="00884C1B" w:rsidRDefault="00486160" w:rsidP="00486160">
            <w:pPr>
              <w:spacing w:after="0"/>
              <w:rPr>
                <w:ins w:id="26525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26" w:author="Irová Zuzana" w:date="2025-06-23T10:18:00Z" w16du:dateUtc="2025-06-23T08:18:00Z">
                  <w:rPr>
                    <w:ins w:id="26527" w:author="Irová Zuzana" w:date="2025-06-23T10:08:00Z" w16du:dateUtc="2025-06-23T08:08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</w:tcPr>
          <w:p w14:paraId="5C0F9746" w14:textId="78C4F144" w:rsidR="00486160" w:rsidRPr="00884C1B" w:rsidRDefault="00486160" w:rsidP="00486160">
            <w:pPr>
              <w:spacing w:after="0"/>
              <w:rPr>
                <w:ins w:id="26528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29" w:author="Irová Zuzana" w:date="2025-06-23T10:18:00Z" w16du:dateUtc="2025-06-23T08:18:00Z">
                  <w:rPr>
                    <w:ins w:id="26530" w:author="Irová Zuzana" w:date="2025-06-23T10:08:00Z" w16du:dateUtc="2025-06-23T08:08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531" w:author="Irová Zuzana" w:date="2025-06-23T10:08:00Z" w16du:dateUtc="2025-06-23T08:08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532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400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</w:tcPr>
          <w:p w14:paraId="5D2B47D9" w14:textId="03896D37" w:rsidR="00486160" w:rsidRPr="00884C1B" w:rsidRDefault="00486160" w:rsidP="00486160">
            <w:pPr>
              <w:spacing w:after="0"/>
              <w:rPr>
                <w:ins w:id="26533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34" w:author="Irová Zuzana" w:date="2025-06-23T10:18:00Z" w16du:dateUtc="2025-06-23T08:18:00Z">
                  <w:rPr>
                    <w:ins w:id="26535" w:author="Irová Zuzana" w:date="2025-06-23T10:08:00Z" w16du:dateUtc="2025-06-23T08:08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536" w:author="Irová Zuzana" w:date="2025-06-23T10:08:00Z" w16du:dateUtc="2025-06-23T08:08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537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Refund Accepted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</w:tcPr>
          <w:p w14:paraId="60702D7E" w14:textId="77777777" w:rsidR="00486160" w:rsidRPr="00884C1B" w:rsidRDefault="00486160" w:rsidP="00486160">
            <w:pPr>
              <w:spacing w:after="0"/>
              <w:rPr>
                <w:ins w:id="26538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39" w:author="Irová Zuzana" w:date="2025-06-23T10:18:00Z" w16du:dateUtc="2025-06-23T08:18:00Z">
                  <w:rPr>
                    <w:ins w:id="26540" w:author="Irová Zuzana" w:date="2025-06-23T10:08:00Z" w16du:dateUtc="2025-06-23T08:08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884C1B" w:rsidRPr="00F0361E" w14:paraId="0ADB1CDC" w14:textId="77777777" w:rsidTr="00884C1B">
        <w:trPr>
          <w:trHeight w:val="255"/>
          <w:ins w:id="26541" w:author="Irová Zuzana" w:date="2025-06-23T10:08:00Z" w16du:dateUtc="2025-06-23T08:08:00Z"/>
        </w:trPr>
        <w:tc>
          <w:tcPr>
            <w:tcW w:w="1591" w:type="dxa"/>
            <w:tcBorders>
              <w:top w:val="single" w:sz="8" w:space="0" w:color="auto"/>
            </w:tcBorders>
          </w:tcPr>
          <w:p w14:paraId="4758519A" w14:textId="19FC5126" w:rsidR="00486160" w:rsidRPr="00884C1B" w:rsidRDefault="00486160" w:rsidP="00486160">
            <w:pPr>
              <w:spacing w:after="0"/>
              <w:rPr>
                <w:ins w:id="26542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43" w:author="Irová Zuzana" w:date="2025-06-23T10:18:00Z" w16du:dateUtc="2025-06-23T08:18:00Z">
                  <w:rPr>
                    <w:ins w:id="26544" w:author="Irová Zuzana" w:date="2025-06-23T10:08:00Z" w16du:dateUtc="2025-06-23T08:08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6545" w:author="Irová Zuzana" w:date="2025-06-23T10:10:00Z" w16du:dateUtc="2025-06-23T08:10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546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 xml:space="preserve">Successful transaction 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223F6E31" w14:textId="77777777" w:rsidR="00486160" w:rsidRPr="00884C1B" w:rsidRDefault="00486160" w:rsidP="00486160">
            <w:pPr>
              <w:spacing w:after="0"/>
              <w:rPr>
                <w:ins w:id="26547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48" w:author="Irová Zuzana" w:date="2025-06-23T10:18:00Z" w16du:dateUtc="2025-06-23T08:18:00Z">
                  <w:rPr>
                    <w:ins w:id="26549" w:author="Irová Zuzana" w:date="2025-06-23T10:08:00Z" w16du:dateUtc="2025-06-23T08:08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</w:tcPr>
          <w:p w14:paraId="76732131" w14:textId="3668A807" w:rsidR="00486160" w:rsidRPr="00884C1B" w:rsidRDefault="00486160" w:rsidP="00486160">
            <w:pPr>
              <w:spacing w:after="0"/>
              <w:rPr>
                <w:ins w:id="26550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51" w:author="Irová Zuzana" w:date="2025-06-23T10:18:00Z" w16du:dateUtc="2025-06-23T08:18:00Z">
                  <w:rPr>
                    <w:ins w:id="26552" w:author="Irová Zuzana" w:date="2025-06-23T10:08:00Z" w16du:dateUtc="2025-06-23T08:08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553" w:author="Irová Zuzana" w:date="2025-06-23T10:08:00Z" w16du:dateUtc="2025-06-23T08:08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554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1017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</w:tcPr>
          <w:p w14:paraId="39CD5B5F" w14:textId="5F4F2C3E" w:rsidR="00486160" w:rsidRPr="00884C1B" w:rsidRDefault="00486160" w:rsidP="00486160">
            <w:pPr>
              <w:spacing w:after="0"/>
              <w:rPr>
                <w:ins w:id="26555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56" w:author="Irová Zuzana" w:date="2025-06-23T10:18:00Z" w16du:dateUtc="2025-06-23T08:18:00Z">
                  <w:rPr>
                    <w:ins w:id="26557" w:author="Irová Zuzana" w:date="2025-06-23T10:08:00Z" w16du:dateUtc="2025-06-23T08:08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558" w:author="Irová Zuzana" w:date="2025-06-23T10:08:00Z" w16du:dateUtc="2025-06-23T08:08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55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Previously Reversed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</w:tcPr>
          <w:p w14:paraId="16372E0C" w14:textId="77777777" w:rsidR="00486160" w:rsidRPr="00884C1B" w:rsidRDefault="00486160" w:rsidP="00486160">
            <w:pPr>
              <w:spacing w:after="0"/>
              <w:rPr>
                <w:ins w:id="26560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61" w:author="Irová Zuzana" w:date="2025-06-23T10:18:00Z" w16du:dateUtc="2025-06-23T08:18:00Z">
                  <w:rPr>
                    <w:ins w:id="26562" w:author="Irová Zuzana" w:date="2025-06-23T10:08:00Z" w16du:dateUtc="2025-06-23T08:08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884C1B" w:rsidRPr="00F0361E" w14:paraId="77711009" w14:textId="77777777" w:rsidTr="00884C1B">
        <w:trPr>
          <w:trHeight w:val="255"/>
          <w:ins w:id="26563" w:author="Irová Zuzana" w:date="2025-06-23T10:08:00Z" w16du:dateUtc="2025-06-23T08:08:00Z"/>
        </w:trPr>
        <w:tc>
          <w:tcPr>
            <w:tcW w:w="1591" w:type="dxa"/>
            <w:tcBorders>
              <w:top w:val="single" w:sz="8" w:space="0" w:color="auto"/>
            </w:tcBorders>
          </w:tcPr>
          <w:p w14:paraId="70904380" w14:textId="7FC1DC64" w:rsidR="00486160" w:rsidRPr="00884C1B" w:rsidRDefault="00486160" w:rsidP="00486160">
            <w:pPr>
              <w:spacing w:after="0"/>
              <w:rPr>
                <w:ins w:id="26564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65" w:author="Irová Zuzana" w:date="2025-06-23T10:18:00Z" w16du:dateUtc="2025-06-23T08:18:00Z">
                  <w:rPr>
                    <w:ins w:id="26566" w:author="Irová Zuzana" w:date="2025-06-23T10:08:00Z" w16du:dateUtc="2025-06-23T08:08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6567" w:author="Irová Zuzana" w:date="2025-06-23T10:10:00Z" w16du:dateUtc="2025-06-23T08:10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568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 xml:space="preserve">Successful transaction 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697A6601" w14:textId="77777777" w:rsidR="00486160" w:rsidRPr="00884C1B" w:rsidRDefault="00486160" w:rsidP="00486160">
            <w:pPr>
              <w:spacing w:after="0"/>
              <w:rPr>
                <w:ins w:id="26569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70" w:author="Irová Zuzana" w:date="2025-06-23T10:18:00Z" w16du:dateUtc="2025-06-23T08:18:00Z">
                  <w:rPr>
                    <w:ins w:id="26571" w:author="Irová Zuzana" w:date="2025-06-23T10:08:00Z" w16du:dateUtc="2025-06-23T08:08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</w:tcPr>
          <w:p w14:paraId="17A832C5" w14:textId="6802E4CA" w:rsidR="00486160" w:rsidRPr="00884C1B" w:rsidRDefault="00486160" w:rsidP="00486160">
            <w:pPr>
              <w:spacing w:after="0"/>
              <w:rPr>
                <w:ins w:id="26572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73" w:author="Irová Zuzana" w:date="2025-06-23T10:18:00Z" w16du:dateUtc="2025-06-23T08:18:00Z">
                  <w:rPr>
                    <w:ins w:id="26574" w:author="Irová Zuzana" w:date="2025-06-23T10:08:00Z" w16du:dateUtc="2025-06-23T08:08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575" w:author="Irová Zuzana" w:date="2025-06-23T10:08:00Z" w16du:dateUtc="2025-06-23T08:08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576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1018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</w:tcPr>
          <w:p w14:paraId="2AB07374" w14:textId="64396201" w:rsidR="00486160" w:rsidRPr="00884C1B" w:rsidRDefault="00486160" w:rsidP="00486160">
            <w:pPr>
              <w:spacing w:after="0"/>
              <w:rPr>
                <w:ins w:id="26577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78" w:author="Irová Zuzana" w:date="2025-06-23T10:18:00Z" w16du:dateUtc="2025-06-23T08:18:00Z">
                  <w:rPr>
                    <w:ins w:id="26579" w:author="Irová Zuzana" w:date="2025-06-23T10:08:00Z" w16du:dateUtc="2025-06-23T08:08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580" w:author="Irová Zuzana" w:date="2025-06-23T10:08:00Z" w16du:dateUtc="2025-06-23T08:08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581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Previously Reversed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</w:tcPr>
          <w:p w14:paraId="4E49F258" w14:textId="77777777" w:rsidR="00486160" w:rsidRPr="00884C1B" w:rsidRDefault="00486160" w:rsidP="00486160">
            <w:pPr>
              <w:spacing w:after="0"/>
              <w:rPr>
                <w:ins w:id="26582" w:author="Irová Zuzana" w:date="2025-06-23T10:08:00Z" w16du:dateUtc="2025-06-23T08:08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583" w:author="Irová Zuzana" w:date="2025-06-23T10:18:00Z" w16du:dateUtc="2025-06-23T08:18:00Z">
                  <w:rPr>
                    <w:ins w:id="26584" w:author="Irová Zuzana" w:date="2025-06-23T10:08:00Z" w16du:dateUtc="2025-06-23T08:08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D84C69" w:rsidRPr="00884C1B" w14:paraId="23020993" w14:textId="77777777" w:rsidTr="00884C1B">
        <w:trPr>
          <w:trHeight w:val="255"/>
          <w:ins w:id="26585" w:author="Irová Zuzana" w:date="2025-06-23T09:47:00Z" w16du:dateUtc="2025-06-23T07:47:00Z"/>
          <w:trPrChange w:id="26586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6587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522EB911" w14:textId="18DF0EF8" w:rsidR="00787F7F" w:rsidRPr="00884C1B" w:rsidRDefault="00787F7F" w:rsidP="00787F7F">
            <w:pPr>
              <w:spacing w:after="0"/>
              <w:rPr>
                <w:ins w:id="26588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26589" w:author="Irová Zuzana" w:date="2025-06-23T10:18:00Z" w16du:dateUtc="2025-06-23T08:18:00Z">
                  <w:rPr>
                    <w:ins w:id="26590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591" w:author="Irová Zuzana" w:date="2025-06-23T09:55:00Z" w16du:dateUtc="2025-06-23T07:55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highlight w:val="yellow"/>
                  <w:lang w:eastAsia="cs-CZ"/>
                  <w:rPrChange w:id="26592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6593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657E911F" w14:textId="538122AC" w:rsidR="00787F7F" w:rsidRPr="00884C1B" w:rsidRDefault="00787F7F" w:rsidP="00787F7F">
            <w:pPr>
              <w:spacing w:after="0"/>
              <w:rPr>
                <w:ins w:id="26594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26595" w:author="Irová Zuzana" w:date="2025-06-23T10:18:00Z" w16du:dateUtc="2025-06-23T08:18:00Z">
                  <w:rPr>
                    <w:ins w:id="26596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597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587371F" w14:textId="41C20FD4" w:rsidR="00787F7F" w:rsidRPr="00884C1B" w:rsidRDefault="00787F7F" w:rsidP="00787F7F">
            <w:pPr>
              <w:spacing w:after="0"/>
              <w:rPr>
                <w:ins w:id="26598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26599" w:author="Irová Zuzana" w:date="2025-06-23T10:18:00Z" w16du:dateUtc="2025-06-23T08:18:00Z">
                  <w:rPr>
                    <w:ins w:id="26600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601" w:author="Irová Zuzana" w:date="2025-06-23T10:05:00Z" w16du:dateUtc="2025-06-23T08:05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highlight w:val="yellow"/>
                  <w:lang w:eastAsia="cs-CZ"/>
                  <w:rPrChange w:id="26602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930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tcPrChange w:id="26603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1F5A60C7" w14:textId="31C531C9" w:rsidR="00787F7F" w:rsidRPr="00884C1B" w:rsidRDefault="00787F7F" w:rsidP="00787F7F">
            <w:pPr>
              <w:spacing w:after="0"/>
              <w:rPr>
                <w:ins w:id="26604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26605" w:author="Irová Zuzana" w:date="2025-06-23T10:18:00Z" w16du:dateUtc="2025-06-23T08:18:00Z">
                  <w:rPr>
                    <w:ins w:id="26606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607" w:author="Irová Zuzana" w:date="2025-06-23T10:05:00Z" w16du:dateUtc="2025-06-23T08:05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highlight w:val="yellow"/>
                  <w:lang w:eastAsia="cs-CZ"/>
                  <w:rPrChange w:id="26608" w:author="Irová Zuzana" w:date="2025-06-23T10:18:00Z" w16du:dateUtc="2025-06-23T08:18:00Z">
                    <w:rPr/>
                  </w:rPrChange>
                </w:rPr>
                <w:t>Transaction Not Found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6609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693F74D4" w14:textId="18C4E474" w:rsidR="00787F7F" w:rsidRPr="00884C1B" w:rsidRDefault="00787F7F" w:rsidP="00787F7F">
            <w:pPr>
              <w:spacing w:after="0"/>
              <w:rPr>
                <w:ins w:id="26610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611" w:author="Irová Zuzana" w:date="2025-06-23T10:18:00Z" w16du:dateUtc="2025-06-23T08:18:00Z">
                  <w:rPr>
                    <w:ins w:id="26612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884C1B" w:rsidRPr="00F0361E" w14:paraId="127D344B" w14:textId="77777777" w:rsidTr="00884C1B">
        <w:trPr>
          <w:trHeight w:val="255"/>
          <w:ins w:id="26613" w:author="Irová Zuzana" w:date="2025-06-23T10:05:00Z" w16du:dateUtc="2025-06-23T08:05:00Z"/>
        </w:trPr>
        <w:tc>
          <w:tcPr>
            <w:tcW w:w="1591" w:type="dxa"/>
            <w:tcBorders>
              <w:top w:val="single" w:sz="8" w:space="0" w:color="auto"/>
            </w:tcBorders>
          </w:tcPr>
          <w:p w14:paraId="1C761522" w14:textId="0ACD027F" w:rsidR="00486160" w:rsidRPr="00884C1B" w:rsidRDefault="00486160" w:rsidP="00486160">
            <w:pPr>
              <w:spacing w:after="0"/>
              <w:rPr>
                <w:ins w:id="26614" w:author="Irová Zuzana" w:date="2025-06-23T10:05:00Z" w16du:dateUtc="2025-06-23T08:05:00Z"/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26615" w:author="Irová Zuzana" w:date="2025-06-23T10:18:00Z" w16du:dateUtc="2025-06-23T08:18:00Z">
                  <w:rPr>
                    <w:ins w:id="26616" w:author="Irová Zuzana" w:date="2025-06-23T10:05:00Z" w16du:dateUtc="2025-06-23T08:05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6617" w:author="Irová Zuzana" w:date="2025-06-23T10:10:00Z" w16du:dateUtc="2025-06-23T08:10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highlight w:val="yellow"/>
                  <w:lang w:eastAsia="cs-CZ"/>
                  <w:rPrChange w:id="26618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9158ACC" w14:textId="77777777" w:rsidR="00486160" w:rsidRPr="00884C1B" w:rsidRDefault="00486160" w:rsidP="00486160">
            <w:pPr>
              <w:spacing w:after="0"/>
              <w:rPr>
                <w:ins w:id="26619" w:author="Irová Zuzana" w:date="2025-06-23T10:05:00Z" w16du:dateUtc="2025-06-23T08:05:00Z"/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26620" w:author="Irová Zuzana" w:date="2025-06-23T10:18:00Z" w16du:dateUtc="2025-06-23T08:18:00Z">
                  <w:rPr>
                    <w:ins w:id="26621" w:author="Irová Zuzana" w:date="2025-06-23T10:05:00Z" w16du:dateUtc="2025-06-23T08:05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</w:tcPr>
          <w:p w14:paraId="4A7A9EF5" w14:textId="4CE61C1F" w:rsidR="00486160" w:rsidRPr="00884C1B" w:rsidRDefault="00486160" w:rsidP="00486160">
            <w:pPr>
              <w:spacing w:after="0"/>
              <w:rPr>
                <w:ins w:id="26622" w:author="Irová Zuzana" w:date="2025-06-23T10:05:00Z" w16du:dateUtc="2025-06-23T08:05:00Z"/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26623" w:author="Irová Zuzana" w:date="2025-06-23T10:18:00Z" w16du:dateUtc="2025-06-23T08:18:00Z">
                  <w:rPr>
                    <w:ins w:id="26624" w:author="Irová Zuzana" w:date="2025-06-23T10:05:00Z" w16du:dateUtc="2025-06-23T08:05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625" w:author="Irová Zuzana" w:date="2025-06-23T10:05:00Z" w16du:dateUtc="2025-06-23T08:05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highlight w:val="yellow"/>
                  <w:lang w:eastAsia="cs-CZ"/>
                  <w:rPrChange w:id="26626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1024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</w:tcPr>
          <w:p w14:paraId="5D30F7BE" w14:textId="6FC2223B" w:rsidR="00486160" w:rsidRPr="00884C1B" w:rsidRDefault="00486160" w:rsidP="00486160">
            <w:pPr>
              <w:spacing w:after="0"/>
              <w:rPr>
                <w:ins w:id="26627" w:author="Irová Zuzana" w:date="2025-06-23T10:05:00Z" w16du:dateUtc="2025-06-23T08:05:00Z"/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26628" w:author="Irová Zuzana" w:date="2025-06-23T10:18:00Z" w16du:dateUtc="2025-06-23T08:18:00Z">
                  <w:rPr>
                    <w:ins w:id="26629" w:author="Irová Zuzana" w:date="2025-06-23T10:05:00Z" w16du:dateUtc="2025-06-23T08:05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630" w:author="Irová Zuzana" w:date="2025-06-23T10:05:00Z" w16du:dateUtc="2025-06-23T08:05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highlight w:val="yellow"/>
                  <w:lang w:eastAsia="cs-CZ"/>
                  <w:rPrChange w:id="26631" w:author="Irová Zuzana" w:date="2025-06-23T10:18:00Z" w16du:dateUtc="2025-06-23T08:18:00Z">
                    <w:rPr/>
                  </w:rPrChange>
                </w:rPr>
                <w:t>Installments Are Not Allowed For This Card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</w:tcPr>
          <w:p w14:paraId="3A9D0C97" w14:textId="77777777" w:rsidR="00486160" w:rsidRPr="00884C1B" w:rsidRDefault="00486160" w:rsidP="00486160">
            <w:pPr>
              <w:spacing w:after="0"/>
              <w:rPr>
                <w:ins w:id="26632" w:author="Irová Zuzana" w:date="2025-06-23T10:05:00Z" w16du:dateUtc="2025-06-23T08:05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633" w:author="Irová Zuzana" w:date="2025-06-23T10:18:00Z" w16du:dateUtc="2025-06-23T08:18:00Z">
                  <w:rPr>
                    <w:ins w:id="26634" w:author="Irová Zuzana" w:date="2025-06-23T10:05:00Z" w16du:dateUtc="2025-06-23T08:05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884C1B" w:rsidRPr="00F0361E" w14:paraId="533EDD10" w14:textId="77777777" w:rsidTr="00884C1B">
        <w:trPr>
          <w:trHeight w:val="255"/>
          <w:ins w:id="26635" w:author="Irová Zuzana" w:date="2025-06-23T10:05:00Z" w16du:dateUtc="2025-06-23T08:05:00Z"/>
        </w:trPr>
        <w:tc>
          <w:tcPr>
            <w:tcW w:w="1591" w:type="dxa"/>
            <w:tcBorders>
              <w:top w:val="single" w:sz="8" w:space="0" w:color="auto"/>
            </w:tcBorders>
          </w:tcPr>
          <w:p w14:paraId="39302B1A" w14:textId="75E573D0" w:rsidR="00486160" w:rsidRPr="00884C1B" w:rsidRDefault="00486160" w:rsidP="00486160">
            <w:pPr>
              <w:spacing w:after="0"/>
              <w:rPr>
                <w:ins w:id="26636" w:author="Irová Zuzana" w:date="2025-06-23T10:05:00Z" w16du:dateUtc="2025-06-23T08:05:00Z"/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26637" w:author="Irová Zuzana" w:date="2025-06-23T10:18:00Z" w16du:dateUtc="2025-06-23T08:18:00Z">
                  <w:rPr>
                    <w:ins w:id="26638" w:author="Irová Zuzana" w:date="2025-06-23T10:05:00Z" w16du:dateUtc="2025-06-23T08:05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6639" w:author="Irová Zuzana" w:date="2025-06-23T10:10:00Z" w16du:dateUtc="2025-06-23T08:10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highlight w:val="yellow"/>
                  <w:lang w:eastAsia="cs-CZ"/>
                  <w:rPrChange w:id="26640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07F26269" w14:textId="77777777" w:rsidR="00486160" w:rsidRPr="00884C1B" w:rsidRDefault="00486160" w:rsidP="00486160">
            <w:pPr>
              <w:spacing w:after="0"/>
              <w:rPr>
                <w:ins w:id="26641" w:author="Irová Zuzana" w:date="2025-06-23T10:05:00Z" w16du:dateUtc="2025-06-23T08:05:00Z"/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26642" w:author="Irová Zuzana" w:date="2025-06-23T10:18:00Z" w16du:dateUtc="2025-06-23T08:18:00Z">
                  <w:rPr>
                    <w:ins w:id="26643" w:author="Irová Zuzana" w:date="2025-06-23T10:05:00Z" w16du:dateUtc="2025-06-23T08:05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</w:tcPr>
          <w:p w14:paraId="78B60C8A" w14:textId="32D19E84" w:rsidR="00486160" w:rsidRPr="00884C1B" w:rsidRDefault="00486160" w:rsidP="00486160">
            <w:pPr>
              <w:spacing w:after="0"/>
              <w:rPr>
                <w:ins w:id="26644" w:author="Irová Zuzana" w:date="2025-06-23T10:05:00Z" w16du:dateUtc="2025-06-23T08:05:00Z"/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26645" w:author="Irová Zuzana" w:date="2025-06-23T10:18:00Z" w16du:dateUtc="2025-06-23T08:18:00Z">
                  <w:rPr>
                    <w:ins w:id="26646" w:author="Irová Zuzana" w:date="2025-06-23T10:05:00Z" w16du:dateUtc="2025-06-23T08:05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647" w:author="Irová Zuzana" w:date="2025-06-23T10:05:00Z" w16du:dateUtc="2025-06-23T08:05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highlight w:val="yellow"/>
                  <w:lang w:eastAsia="cs-CZ"/>
                  <w:rPrChange w:id="26648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1052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</w:tcPr>
          <w:p w14:paraId="7B0C0563" w14:textId="41C97236" w:rsidR="00486160" w:rsidRPr="00884C1B" w:rsidRDefault="00486160" w:rsidP="00486160">
            <w:pPr>
              <w:spacing w:after="0"/>
              <w:rPr>
                <w:ins w:id="26649" w:author="Irová Zuzana" w:date="2025-06-23T10:05:00Z" w16du:dateUtc="2025-06-23T08:05:00Z"/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26650" w:author="Irová Zuzana" w:date="2025-06-23T10:18:00Z" w16du:dateUtc="2025-06-23T08:18:00Z">
                  <w:rPr>
                    <w:ins w:id="26651" w:author="Irová Zuzana" w:date="2025-06-23T10:05:00Z" w16du:dateUtc="2025-06-23T08:05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652" w:author="Irová Zuzana" w:date="2025-06-23T10:05:00Z" w16du:dateUtc="2025-06-23T08:05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highlight w:val="yellow"/>
                  <w:lang w:eastAsia="cs-CZ"/>
                  <w:rPrChange w:id="26653" w:author="Irová Zuzana" w:date="2025-06-23T10:18:00Z" w16du:dateUtc="2025-06-23T08:18:00Z">
                    <w:rPr/>
                  </w:rPrChange>
                </w:rPr>
                <w:t>Subscriptions are not enabled for this point of sale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</w:tcPr>
          <w:p w14:paraId="17379F87" w14:textId="77777777" w:rsidR="00486160" w:rsidRPr="00884C1B" w:rsidRDefault="00486160" w:rsidP="00486160">
            <w:pPr>
              <w:spacing w:after="0"/>
              <w:rPr>
                <w:ins w:id="26654" w:author="Irová Zuzana" w:date="2025-06-23T10:05:00Z" w16du:dateUtc="2025-06-23T08:05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655" w:author="Irová Zuzana" w:date="2025-06-23T10:18:00Z" w16du:dateUtc="2025-06-23T08:18:00Z">
                  <w:rPr>
                    <w:ins w:id="26656" w:author="Irová Zuzana" w:date="2025-06-23T10:05:00Z" w16du:dateUtc="2025-06-23T08:05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884C1B" w:rsidRPr="00F0361E" w14:paraId="128C184C" w14:textId="77777777" w:rsidTr="00884C1B">
        <w:trPr>
          <w:trHeight w:val="255"/>
          <w:ins w:id="26657" w:author="Irová Zuzana" w:date="2025-06-23T10:05:00Z" w16du:dateUtc="2025-06-23T08:05:00Z"/>
        </w:trPr>
        <w:tc>
          <w:tcPr>
            <w:tcW w:w="1591" w:type="dxa"/>
            <w:tcBorders>
              <w:top w:val="single" w:sz="8" w:space="0" w:color="auto"/>
            </w:tcBorders>
          </w:tcPr>
          <w:p w14:paraId="6E09A406" w14:textId="7E98DCCF" w:rsidR="00486160" w:rsidRPr="00884C1B" w:rsidRDefault="00486160" w:rsidP="00486160">
            <w:pPr>
              <w:spacing w:after="0"/>
              <w:rPr>
                <w:ins w:id="26658" w:author="Irová Zuzana" w:date="2025-06-23T10:05:00Z" w16du:dateUtc="2025-06-23T08:05:00Z"/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26659" w:author="Irová Zuzana" w:date="2025-06-23T10:18:00Z" w16du:dateUtc="2025-06-23T08:18:00Z">
                  <w:rPr>
                    <w:ins w:id="26660" w:author="Irová Zuzana" w:date="2025-06-23T10:05:00Z" w16du:dateUtc="2025-06-23T08:05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6661" w:author="Irová Zuzana" w:date="2025-06-23T10:10:00Z" w16du:dateUtc="2025-06-23T08:10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highlight w:val="yellow"/>
                  <w:lang w:eastAsia="cs-CZ"/>
                  <w:rPrChange w:id="26662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02E6791D" w14:textId="77777777" w:rsidR="00486160" w:rsidRPr="00884C1B" w:rsidRDefault="00486160" w:rsidP="00486160">
            <w:pPr>
              <w:spacing w:after="0"/>
              <w:rPr>
                <w:ins w:id="26663" w:author="Irová Zuzana" w:date="2025-06-23T10:05:00Z" w16du:dateUtc="2025-06-23T08:05:00Z"/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26664" w:author="Irová Zuzana" w:date="2025-06-23T10:18:00Z" w16du:dateUtc="2025-06-23T08:18:00Z">
                  <w:rPr>
                    <w:ins w:id="26665" w:author="Irová Zuzana" w:date="2025-06-23T10:05:00Z" w16du:dateUtc="2025-06-23T08:05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</w:tcPr>
          <w:p w14:paraId="5EC0F59F" w14:textId="2EBAEBD8" w:rsidR="00486160" w:rsidRPr="00884C1B" w:rsidRDefault="00486160" w:rsidP="00486160">
            <w:pPr>
              <w:spacing w:after="0"/>
              <w:rPr>
                <w:ins w:id="26666" w:author="Irová Zuzana" w:date="2025-06-23T10:05:00Z" w16du:dateUtc="2025-06-23T08:05:00Z"/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26667" w:author="Irová Zuzana" w:date="2025-06-23T10:18:00Z" w16du:dateUtc="2025-06-23T08:18:00Z">
                  <w:rPr>
                    <w:ins w:id="26668" w:author="Irová Zuzana" w:date="2025-06-23T10:05:00Z" w16du:dateUtc="2025-06-23T08:05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669" w:author="Irová Zuzana" w:date="2025-06-23T10:05:00Z" w16du:dateUtc="2025-06-23T08:05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highlight w:val="yellow"/>
                  <w:lang w:eastAsia="cs-CZ"/>
                  <w:rPrChange w:id="26670" w:author="Irová Zuzana" w:date="2025-06-23T10:18:00Z" w16du:dateUtc="2025-06-23T08:18:00Z">
                    <w:rPr>
                      <w:rFonts w:ascii="Aptos Narrow" w:hAnsi="Aptos Narrow"/>
                      <w:sz w:val="22"/>
                      <w:szCs w:val="22"/>
                    </w:rPr>
                  </w:rPrChange>
                </w:rPr>
                <w:t>1824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</w:tcPr>
          <w:p w14:paraId="2B9BB56C" w14:textId="72B8AB5C" w:rsidR="00486160" w:rsidRPr="00884C1B" w:rsidRDefault="00486160" w:rsidP="00486160">
            <w:pPr>
              <w:spacing w:after="0"/>
              <w:rPr>
                <w:ins w:id="26671" w:author="Irová Zuzana" w:date="2025-06-23T10:05:00Z" w16du:dateUtc="2025-06-23T08:05:00Z"/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26672" w:author="Irová Zuzana" w:date="2025-06-23T10:18:00Z" w16du:dateUtc="2025-06-23T08:18:00Z">
                  <w:rPr>
                    <w:ins w:id="26673" w:author="Irová Zuzana" w:date="2025-06-23T10:05:00Z" w16du:dateUtc="2025-06-23T08:05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674" w:author="Irová Zuzana" w:date="2025-06-23T10:05:00Z" w16du:dateUtc="2025-06-23T08:05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highlight w:val="yellow"/>
                  <w:lang w:eastAsia="cs-CZ"/>
                  <w:rPrChange w:id="26675" w:author="Irová Zuzana" w:date="2025-06-23T10:18:00Z" w16du:dateUtc="2025-06-23T08:18:00Z">
                    <w:rPr/>
                  </w:rPrChange>
                </w:rPr>
                <w:t>Transaction already processed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</w:tcPr>
          <w:p w14:paraId="0F8BC6DB" w14:textId="77777777" w:rsidR="00486160" w:rsidRPr="00884C1B" w:rsidRDefault="00486160" w:rsidP="00486160">
            <w:pPr>
              <w:spacing w:after="0"/>
              <w:rPr>
                <w:ins w:id="26676" w:author="Irová Zuzana" w:date="2025-06-23T10:05:00Z" w16du:dateUtc="2025-06-23T08:05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677" w:author="Irová Zuzana" w:date="2025-06-23T10:18:00Z" w16du:dateUtc="2025-06-23T08:18:00Z">
                  <w:rPr>
                    <w:ins w:id="26678" w:author="Irová Zuzana" w:date="2025-06-23T10:05:00Z" w16du:dateUtc="2025-06-23T08:05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39612206" w14:textId="77777777" w:rsidTr="00884C1B">
        <w:trPr>
          <w:trHeight w:val="255"/>
          <w:ins w:id="26679" w:author="Irová Zuzana" w:date="2025-06-23T10:13:00Z" w16du:dateUtc="2025-06-23T08:13:00Z"/>
          <w:trPrChange w:id="26680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6681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664E6DFE" w14:textId="67757C12" w:rsidR="00A05071" w:rsidRPr="00884C1B" w:rsidRDefault="00A05071" w:rsidP="00A05071">
            <w:pPr>
              <w:spacing w:after="0"/>
              <w:rPr>
                <w:ins w:id="2668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683" w:author="Irová Zuzana" w:date="2025-06-23T10:18:00Z" w16du:dateUtc="2025-06-23T08:18:00Z">
                  <w:rPr>
                    <w:ins w:id="26684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6685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686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6687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69DE9A30" w14:textId="77777777" w:rsidR="00A05071" w:rsidRPr="00884C1B" w:rsidRDefault="00A05071" w:rsidP="00A05071">
            <w:pPr>
              <w:spacing w:after="0"/>
              <w:rPr>
                <w:ins w:id="2668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689" w:author="Irová Zuzana" w:date="2025-06-23T10:18:00Z" w16du:dateUtc="2025-06-23T08:18:00Z">
                  <w:rPr>
                    <w:ins w:id="26690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691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BCE1961" w14:textId="6E9656B6" w:rsidR="00A05071" w:rsidRPr="00884C1B" w:rsidRDefault="00A05071" w:rsidP="00A05071">
            <w:pPr>
              <w:spacing w:after="0"/>
              <w:rPr>
                <w:ins w:id="2669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693" w:author="Irová Zuzana" w:date="2025-06-23T10:18:00Z" w16du:dateUtc="2025-06-23T08:18:00Z">
                  <w:rPr>
                    <w:ins w:id="26694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6695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696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2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697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4CB04DF8" w14:textId="476919BC" w:rsidR="00A05071" w:rsidRPr="00884C1B" w:rsidRDefault="00A05071" w:rsidP="00A05071">
            <w:pPr>
              <w:spacing w:after="0"/>
              <w:rPr>
                <w:ins w:id="2669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699" w:author="Irová Zuzana" w:date="2025-06-23T10:18:00Z" w16du:dateUtc="2025-06-23T08:18:00Z">
                  <w:rPr>
                    <w:ins w:id="26700" w:author="Irová Zuzana" w:date="2025-06-23T10:13:00Z" w16du:dateUtc="2025-06-23T08:13:00Z"/>
                    <w:highlight w:val="yellow"/>
                  </w:rPr>
                </w:rPrChange>
              </w:rPr>
            </w:pPr>
            <w:ins w:id="26701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702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Buyer needs to call his bank, the telephone number on the back of his payment card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6703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22ABF19F" w14:textId="77777777" w:rsidR="00A05071" w:rsidRPr="00884C1B" w:rsidRDefault="00A05071" w:rsidP="00A05071">
            <w:pPr>
              <w:spacing w:after="0"/>
              <w:rPr>
                <w:ins w:id="2670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705" w:author="Irová Zuzana" w:date="2025-06-23T10:18:00Z" w16du:dateUtc="2025-06-23T08:18:00Z">
                  <w:rPr>
                    <w:ins w:id="26706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2FE10ECC" w14:textId="77777777" w:rsidTr="00884C1B">
        <w:trPr>
          <w:trHeight w:val="255"/>
          <w:ins w:id="26707" w:author="Irová Zuzana" w:date="2025-06-23T10:13:00Z" w16du:dateUtc="2025-06-23T08:13:00Z"/>
          <w:trPrChange w:id="26708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6709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761E0453" w14:textId="2125A112" w:rsidR="00A05071" w:rsidRPr="00884C1B" w:rsidRDefault="00A05071" w:rsidP="00A05071">
            <w:pPr>
              <w:spacing w:after="0"/>
              <w:rPr>
                <w:ins w:id="2671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711" w:author="Irová Zuzana" w:date="2025-06-23T10:18:00Z" w16du:dateUtc="2025-06-23T08:18:00Z">
                  <w:rPr>
                    <w:ins w:id="26712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6713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714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6715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7898E88D" w14:textId="77777777" w:rsidR="00A05071" w:rsidRPr="00884C1B" w:rsidRDefault="00A05071" w:rsidP="00A05071">
            <w:pPr>
              <w:spacing w:after="0"/>
              <w:rPr>
                <w:ins w:id="2671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717" w:author="Irová Zuzana" w:date="2025-06-23T10:18:00Z" w16du:dateUtc="2025-06-23T08:18:00Z">
                  <w:rPr>
                    <w:ins w:id="26718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719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D1E587E" w14:textId="188974F6" w:rsidR="00A05071" w:rsidRPr="00884C1B" w:rsidRDefault="00A05071" w:rsidP="00A05071">
            <w:pPr>
              <w:spacing w:after="0"/>
              <w:rPr>
                <w:ins w:id="2672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721" w:author="Irová Zuzana" w:date="2025-06-23T10:18:00Z" w16du:dateUtc="2025-06-23T08:18:00Z">
                  <w:rPr>
                    <w:ins w:id="26722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6723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724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100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725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3035A993" w14:textId="260D210F" w:rsidR="00A05071" w:rsidRPr="00884C1B" w:rsidRDefault="00A05071" w:rsidP="00A05071">
            <w:pPr>
              <w:spacing w:after="0"/>
              <w:rPr>
                <w:ins w:id="2672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727" w:author="Irová Zuzana" w:date="2025-06-23T10:18:00Z" w16du:dateUtc="2025-06-23T08:18:00Z">
                  <w:rPr>
                    <w:ins w:id="26728" w:author="Irová Zuzana" w:date="2025-06-23T10:13:00Z" w16du:dateUtc="2025-06-23T08:13:00Z"/>
                    <w:highlight w:val="yellow"/>
                  </w:rPr>
                </w:rPrChange>
              </w:rPr>
            </w:pPr>
            <w:ins w:id="26729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730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Declined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6731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15B7310A" w14:textId="77777777" w:rsidR="00A05071" w:rsidRPr="00884C1B" w:rsidRDefault="00A05071" w:rsidP="00A05071">
            <w:pPr>
              <w:spacing w:after="0"/>
              <w:rPr>
                <w:ins w:id="2673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733" w:author="Irová Zuzana" w:date="2025-06-23T10:18:00Z" w16du:dateUtc="2025-06-23T08:18:00Z">
                  <w:rPr>
                    <w:ins w:id="26734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544EE973" w14:textId="77777777" w:rsidTr="00884C1B">
        <w:trPr>
          <w:trHeight w:val="255"/>
          <w:ins w:id="26735" w:author="Irová Zuzana" w:date="2025-06-23T10:13:00Z" w16du:dateUtc="2025-06-23T08:13:00Z"/>
          <w:trPrChange w:id="26736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6737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3966953E" w14:textId="3BA103E9" w:rsidR="00A05071" w:rsidRPr="00884C1B" w:rsidRDefault="00A05071" w:rsidP="00A05071">
            <w:pPr>
              <w:spacing w:after="0"/>
              <w:rPr>
                <w:ins w:id="2673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739" w:author="Irová Zuzana" w:date="2025-06-23T10:18:00Z" w16du:dateUtc="2025-06-23T08:18:00Z">
                  <w:rPr>
                    <w:ins w:id="26740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6741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742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6743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2F7850E7" w14:textId="77777777" w:rsidR="00A05071" w:rsidRPr="00884C1B" w:rsidRDefault="00A05071" w:rsidP="00A05071">
            <w:pPr>
              <w:spacing w:after="0"/>
              <w:rPr>
                <w:ins w:id="2674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745" w:author="Irová Zuzana" w:date="2025-06-23T10:18:00Z" w16du:dateUtc="2025-06-23T08:18:00Z">
                  <w:rPr>
                    <w:ins w:id="26746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747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5C47E8B" w14:textId="6C58CA1F" w:rsidR="00A05071" w:rsidRPr="00884C1B" w:rsidRDefault="00A05071" w:rsidP="00A05071">
            <w:pPr>
              <w:spacing w:after="0"/>
              <w:rPr>
                <w:ins w:id="2674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749" w:author="Irová Zuzana" w:date="2025-06-23T10:18:00Z" w16du:dateUtc="2025-06-23T08:18:00Z">
                  <w:rPr>
                    <w:ins w:id="26750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6751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752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931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753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4E375F0E" w14:textId="086E8111" w:rsidR="00A05071" w:rsidRPr="00884C1B" w:rsidRDefault="00A05071" w:rsidP="00A05071">
            <w:pPr>
              <w:spacing w:after="0"/>
              <w:rPr>
                <w:ins w:id="2675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755" w:author="Irová Zuzana" w:date="2025-06-23T10:18:00Z" w16du:dateUtc="2025-06-23T08:18:00Z">
                  <w:rPr>
                    <w:ins w:id="26756" w:author="Irová Zuzana" w:date="2025-06-23T10:13:00Z" w16du:dateUtc="2025-06-23T08:13:00Z"/>
                    <w:highlight w:val="yellow"/>
                  </w:rPr>
                </w:rPrChange>
              </w:rPr>
            </w:pPr>
            <w:ins w:id="26757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758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Card Expired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6759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3D467DA5" w14:textId="77777777" w:rsidR="00A05071" w:rsidRPr="00884C1B" w:rsidRDefault="00A05071" w:rsidP="00A05071">
            <w:pPr>
              <w:spacing w:after="0"/>
              <w:rPr>
                <w:ins w:id="2676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761" w:author="Irová Zuzana" w:date="2025-06-23T10:18:00Z" w16du:dateUtc="2025-06-23T08:18:00Z">
                  <w:rPr>
                    <w:ins w:id="26762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2ABA537C" w14:textId="77777777" w:rsidTr="00884C1B">
        <w:trPr>
          <w:trHeight w:val="255"/>
          <w:ins w:id="26763" w:author="Irová Zuzana" w:date="2025-06-23T10:13:00Z" w16du:dateUtc="2025-06-23T08:13:00Z"/>
          <w:trPrChange w:id="26764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6765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2EE048A6" w14:textId="2B1FC95A" w:rsidR="00A05071" w:rsidRPr="00884C1B" w:rsidRDefault="00A05071" w:rsidP="00A05071">
            <w:pPr>
              <w:spacing w:after="0"/>
              <w:rPr>
                <w:ins w:id="2676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767" w:author="Irová Zuzana" w:date="2025-06-23T10:18:00Z" w16du:dateUtc="2025-06-23T08:18:00Z">
                  <w:rPr>
                    <w:ins w:id="26768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6769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770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6771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6D4FD4E1" w14:textId="77777777" w:rsidR="00A05071" w:rsidRPr="00884C1B" w:rsidRDefault="00A05071" w:rsidP="00A05071">
            <w:pPr>
              <w:spacing w:after="0"/>
              <w:rPr>
                <w:ins w:id="2677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773" w:author="Irová Zuzana" w:date="2025-06-23T10:18:00Z" w16du:dateUtc="2025-06-23T08:18:00Z">
                  <w:rPr>
                    <w:ins w:id="26774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775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AA6AE01" w14:textId="254EEF6A" w:rsidR="00A05071" w:rsidRPr="00884C1B" w:rsidRDefault="00A05071" w:rsidP="00A05071">
            <w:pPr>
              <w:spacing w:after="0"/>
              <w:rPr>
                <w:ins w:id="2677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777" w:author="Irová Zuzana" w:date="2025-06-23T10:18:00Z" w16du:dateUtc="2025-06-23T08:18:00Z">
                  <w:rPr>
                    <w:ins w:id="26778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6779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780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1001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781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576E365A" w14:textId="3CE73762" w:rsidR="00A05071" w:rsidRPr="00884C1B" w:rsidRDefault="00A05071" w:rsidP="00A05071">
            <w:pPr>
              <w:spacing w:after="0"/>
              <w:rPr>
                <w:ins w:id="2678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783" w:author="Irová Zuzana" w:date="2025-06-23T10:18:00Z" w16du:dateUtc="2025-06-23T08:18:00Z">
                  <w:rPr>
                    <w:ins w:id="26784" w:author="Irová Zuzana" w:date="2025-06-23T10:13:00Z" w16du:dateUtc="2025-06-23T08:13:00Z"/>
                    <w:highlight w:val="yellow"/>
                  </w:rPr>
                </w:rPrChange>
              </w:rPr>
            </w:pPr>
            <w:ins w:id="26785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786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Card Expired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6787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3A27FA4E" w14:textId="77777777" w:rsidR="00A05071" w:rsidRPr="00884C1B" w:rsidRDefault="00A05071" w:rsidP="00A05071">
            <w:pPr>
              <w:spacing w:after="0"/>
              <w:rPr>
                <w:ins w:id="2678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789" w:author="Irová Zuzana" w:date="2025-06-23T10:18:00Z" w16du:dateUtc="2025-06-23T08:18:00Z">
                  <w:rPr>
                    <w:ins w:id="26790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57766ACF" w14:textId="77777777" w:rsidTr="00884C1B">
        <w:trPr>
          <w:trHeight w:val="255"/>
          <w:ins w:id="26791" w:author="Irová Zuzana" w:date="2025-06-23T10:13:00Z" w16du:dateUtc="2025-06-23T08:13:00Z"/>
          <w:trPrChange w:id="26792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6793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69B45B1A" w14:textId="7D7C5503" w:rsidR="00A05071" w:rsidRPr="00884C1B" w:rsidRDefault="00A05071" w:rsidP="00A05071">
            <w:pPr>
              <w:spacing w:after="0"/>
              <w:rPr>
                <w:ins w:id="2679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795" w:author="Irová Zuzana" w:date="2025-06-23T10:18:00Z" w16du:dateUtc="2025-06-23T08:18:00Z">
                  <w:rPr>
                    <w:ins w:id="26796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6797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798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6799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4717F1F3" w14:textId="77777777" w:rsidR="00A05071" w:rsidRPr="00884C1B" w:rsidRDefault="00A05071" w:rsidP="00A05071">
            <w:pPr>
              <w:spacing w:after="0"/>
              <w:rPr>
                <w:ins w:id="2680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01" w:author="Irová Zuzana" w:date="2025-06-23T10:18:00Z" w16du:dateUtc="2025-06-23T08:18:00Z">
                  <w:rPr>
                    <w:ins w:id="26802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803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CA9DAA1" w14:textId="60437B90" w:rsidR="00A05071" w:rsidRPr="00884C1B" w:rsidRDefault="00A05071" w:rsidP="00A05071">
            <w:pPr>
              <w:spacing w:after="0"/>
              <w:rPr>
                <w:ins w:id="2680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05" w:author="Irová Zuzana" w:date="2025-06-23T10:18:00Z" w16du:dateUtc="2025-06-23T08:18:00Z">
                  <w:rPr>
                    <w:ins w:id="26806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6807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808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1002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809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1B354D26" w14:textId="5A39ACF3" w:rsidR="00A05071" w:rsidRPr="00884C1B" w:rsidRDefault="00A05071" w:rsidP="00A05071">
            <w:pPr>
              <w:spacing w:after="0"/>
              <w:rPr>
                <w:ins w:id="2681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11" w:author="Irová Zuzana" w:date="2025-06-23T10:18:00Z" w16du:dateUtc="2025-06-23T08:18:00Z">
                  <w:rPr>
                    <w:ins w:id="26812" w:author="Irová Zuzana" w:date="2025-06-23T10:13:00Z" w16du:dateUtc="2025-06-23T08:13:00Z"/>
                    <w:highlight w:val="yellow"/>
                  </w:rPr>
                </w:rPrChange>
              </w:rPr>
            </w:pPr>
            <w:ins w:id="26813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814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Card Suspicious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6815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66DD6B9E" w14:textId="77777777" w:rsidR="00A05071" w:rsidRPr="00884C1B" w:rsidRDefault="00A05071" w:rsidP="00A05071">
            <w:pPr>
              <w:spacing w:after="0"/>
              <w:rPr>
                <w:ins w:id="2681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17" w:author="Irová Zuzana" w:date="2025-06-23T10:18:00Z" w16du:dateUtc="2025-06-23T08:18:00Z">
                  <w:rPr>
                    <w:ins w:id="26818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521E8C51" w14:textId="77777777" w:rsidTr="00884C1B">
        <w:trPr>
          <w:trHeight w:val="255"/>
          <w:ins w:id="26819" w:author="Irová Zuzana" w:date="2025-06-23T10:13:00Z" w16du:dateUtc="2025-06-23T08:13:00Z"/>
          <w:trPrChange w:id="26820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6821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37FC3CA6" w14:textId="25D653B2" w:rsidR="00A05071" w:rsidRPr="00884C1B" w:rsidRDefault="00A05071" w:rsidP="00A05071">
            <w:pPr>
              <w:spacing w:after="0"/>
              <w:rPr>
                <w:ins w:id="2682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23" w:author="Irová Zuzana" w:date="2025-06-23T10:18:00Z" w16du:dateUtc="2025-06-23T08:18:00Z">
                  <w:rPr>
                    <w:ins w:id="26824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6825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826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6827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62AF6CAB" w14:textId="77777777" w:rsidR="00A05071" w:rsidRPr="00884C1B" w:rsidRDefault="00A05071" w:rsidP="00A05071">
            <w:pPr>
              <w:spacing w:after="0"/>
              <w:rPr>
                <w:ins w:id="2682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29" w:author="Irová Zuzana" w:date="2025-06-23T10:18:00Z" w16du:dateUtc="2025-06-23T08:18:00Z">
                  <w:rPr>
                    <w:ins w:id="26830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831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EE8B715" w14:textId="17E83D26" w:rsidR="00A05071" w:rsidRPr="00884C1B" w:rsidRDefault="00A05071" w:rsidP="00A05071">
            <w:pPr>
              <w:spacing w:after="0"/>
              <w:rPr>
                <w:ins w:id="2683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33" w:author="Irová Zuzana" w:date="2025-06-23T10:18:00Z" w16du:dateUtc="2025-06-23T08:18:00Z">
                  <w:rPr>
                    <w:ins w:id="26834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6835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836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1003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837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40C48E19" w14:textId="7B77DE6C" w:rsidR="00A05071" w:rsidRPr="00884C1B" w:rsidRDefault="00A05071" w:rsidP="00A05071">
            <w:pPr>
              <w:spacing w:after="0"/>
              <w:rPr>
                <w:ins w:id="2683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39" w:author="Irová Zuzana" w:date="2025-06-23T10:18:00Z" w16du:dateUtc="2025-06-23T08:18:00Z">
                  <w:rPr>
                    <w:ins w:id="26840" w:author="Irová Zuzana" w:date="2025-06-23T10:13:00Z" w16du:dateUtc="2025-06-23T08:13:00Z"/>
                    <w:highlight w:val="yellow"/>
                  </w:rPr>
                </w:rPrChange>
              </w:rPr>
            </w:pPr>
            <w:ins w:id="26841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842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Card Suspended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6843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4F8C3D75" w14:textId="77777777" w:rsidR="00A05071" w:rsidRPr="00884C1B" w:rsidRDefault="00A05071" w:rsidP="00A05071">
            <w:pPr>
              <w:spacing w:after="0"/>
              <w:rPr>
                <w:ins w:id="2684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45" w:author="Irová Zuzana" w:date="2025-06-23T10:18:00Z" w16du:dateUtc="2025-06-23T08:18:00Z">
                  <w:rPr>
                    <w:ins w:id="26846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3E1099C9" w14:textId="77777777" w:rsidTr="00884C1B">
        <w:trPr>
          <w:trHeight w:val="255"/>
          <w:ins w:id="26847" w:author="Irová Zuzana" w:date="2025-06-23T10:13:00Z" w16du:dateUtc="2025-06-23T08:13:00Z"/>
          <w:trPrChange w:id="26848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6849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727BD0E9" w14:textId="2A559407" w:rsidR="00A05071" w:rsidRPr="00884C1B" w:rsidRDefault="00A05071" w:rsidP="00A05071">
            <w:pPr>
              <w:spacing w:after="0"/>
              <w:rPr>
                <w:ins w:id="2685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51" w:author="Irová Zuzana" w:date="2025-06-23T10:18:00Z" w16du:dateUtc="2025-06-23T08:18:00Z">
                  <w:rPr>
                    <w:ins w:id="26852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6853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854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6855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130A6B91" w14:textId="77777777" w:rsidR="00A05071" w:rsidRPr="00884C1B" w:rsidRDefault="00A05071" w:rsidP="00A05071">
            <w:pPr>
              <w:spacing w:after="0"/>
              <w:rPr>
                <w:ins w:id="2685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57" w:author="Irová Zuzana" w:date="2025-06-23T10:18:00Z" w16du:dateUtc="2025-06-23T08:18:00Z">
                  <w:rPr>
                    <w:ins w:id="26858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859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1CD42F7" w14:textId="437E9B9E" w:rsidR="00A05071" w:rsidRPr="00884C1B" w:rsidRDefault="00A05071" w:rsidP="00A05071">
            <w:pPr>
              <w:spacing w:after="0"/>
              <w:rPr>
                <w:ins w:id="2686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61" w:author="Irová Zuzana" w:date="2025-06-23T10:18:00Z" w16du:dateUtc="2025-06-23T08:18:00Z">
                  <w:rPr>
                    <w:ins w:id="26862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6863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864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1004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865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0A8EB46F" w14:textId="600AFD37" w:rsidR="00A05071" w:rsidRPr="00884C1B" w:rsidRDefault="00A05071" w:rsidP="00A05071">
            <w:pPr>
              <w:spacing w:after="0"/>
              <w:rPr>
                <w:ins w:id="2686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67" w:author="Irová Zuzana" w:date="2025-06-23T10:18:00Z" w16du:dateUtc="2025-06-23T08:18:00Z">
                  <w:rPr>
                    <w:ins w:id="26868" w:author="Irová Zuzana" w:date="2025-06-23T10:13:00Z" w16du:dateUtc="2025-06-23T08:13:00Z"/>
                    <w:highlight w:val="yellow"/>
                  </w:rPr>
                </w:rPrChange>
              </w:rPr>
            </w:pPr>
            <w:ins w:id="26869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870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Card Stolen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6871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1FACAA5E" w14:textId="77777777" w:rsidR="00A05071" w:rsidRPr="00884C1B" w:rsidRDefault="00A05071" w:rsidP="00A05071">
            <w:pPr>
              <w:spacing w:after="0"/>
              <w:rPr>
                <w:ins w:id="2687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73" w:author="Irová Zuzana" w:date="2025-06-23T10:18:00Z" w16du:dateUtc="2025-06-23T08:18:00Z">
                  <w:rPr>
                    <w:ins w:id="26874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1D1EF707" w14:textId="77777777" w:rsidTr="00884C1B">
        <w:trPr>
          <w:trHeight w:val="255"/>
          <w:ins w:id="26875" w:author="Irová Zuzana" w:date="2025-06-23T10:13:00Z" w16du:dateUtc="2025-06-23T08:13:00Z"/>
          <w:trPrChange w:id="26876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6877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52270F74" w14:textId="301CAB82" w:rsidR="00A05071" w:rsidRPr="00884C1B" w:rsidRDefault="00A05071" w:rsidP="00A05071">
            <w:pPr>
              <w:spacing w:after="0"/>
              <w:rPr>
                <w:ins w:id="2687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79" w:author="Irová Zuzana" w:date="2025-06-23T10:18:00Z" w16du:dateUtc="2025-06-23T08:18:00Z">
                  <w:rPr>
                    <w:ins w:id="26880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6881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882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6883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3F88BE1E" w14:textId="77777777" w:rsidR="00A05071" w:rsidRPr="00884C1B" w:rsidRDefault="00A05071" w:rsidP="00A05071">
            <w:pPr>
              <w:spacing w:after="0"/>
              <w:rPr>
                <w:ins w:id="2688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85" w:author="Irová Zuzana" w:date="2025-06-23T10:18:00Z" w16du:dateUtc="2025-06-23T08:18:00Z">
                  <w:rPr>
                    <w:ins w:id="26886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887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BF24ABA" w14:textId="6B24DACE" w:rsidR="00A05071" w:rsidRPr="00884C1B" w:rsidRDefault="00A05071" w:rsidP="00A05071">
            <w:pPr>
              <w:spacing w:after="0"/>
              <w:rPr>
                <w:ins w:id="2688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89" w:author="Irová Zuzana" w:date="2025-06-23T10:18:00Z" w16du:dateUtc="2025-06-23T08:18:00Z">
                  <w:rPr>
                    <w:ins w:id="26890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6891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892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1005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893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1929CCDD" w14:textId="3905BB61" w:rsidR="00A05071" w:rsidRPr="00884C1B" w:rsidRDefault="00A05071" w:rsidP="00A05071">
            <w:pPr>
              <w:spacing w:after="0"/>
              <w:rPr>
                <w:ins w:id="2689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895" w:author="Irová Zuzana" w:date="2025-06-23T10:18:00Z" w16du:dateUtc="2025-06-23T08:18:00Z">
                  <w:rPr>
                    <w:ins w:id="26896" w:author="Irová Zuzana" w:date="2025-06-23T10:13:00Z" w16du:dateUtc="2025-06-23T08:13:00Z"/>
                    <w:highlight w:val="yellow"/>
                  </w:rPr>
                </w:rPrChange>
              </w:rPr>
            </w:pPr>
            <w:ins w:id="26897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898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Card Lost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6899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73A50789" w14:textId="77777777" w:rsidR="00A05071" w:rsidRPr="00884C1B" w:rsidRDefault="00A05071" w:rsidP="00A05071">
            <w:pPr>
              <w:spacing w:after="0"/>
              <w:rPr>
                <w:ins w:id="2690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01" w:author="Irová Zuzana" w:date="2025-06-23T10:18:00Z" w16du:dateUtc="2025-06-23T08:18:00Z">
                  <w:rPr>
                    <w:ins w:id="26902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346FF52D" w14:textId="77777777" w:rsidTr="00884C1B">
        <w:trPr>
          <w:trHeight w:val="255"/>
          <w:ins w:id="26903" w:author="Irová Zuzana" w:date="2025-06-23T10:13:00Z" w16du:dateUtc="2025-06-23T08:13:00Z"/>
          <w:trPrChange w:id="26904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6905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61F84EF0" w14:textId="56EC6155" w:rsidR="00A05071" w:rsidRPr="00884C1B" w:rsidRDefault="00A05071" w:rsidP="00A05071">
            <w:pPr>
              <w:spacing w:after="0"/>
              <w:rPr>
                <w:ins w:id="2690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07" w:author="Irová Zuzana" w:date="2025-06-23T10:18:00Z" w16du:dateUtc="2025-06-23T08:18:00Z">
                  <w:rPr>
                    <w:ins w:id="26908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6909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910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6911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0DF9380A" w14:textId="77777777" w:rsidR="00A05071" w:rsidRPr="00884C1B" w:rsidRDefault="00A05071" w:rsidP="00A05071">
            <w:pPr>
              <w:spacing w:after="0"/>
              <w:rPr>
                <w:ins w:id="2691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13" w:author="Irová Zuzana" w:date="2025-06-23T10:18:00Z" w16du:dateUtc="2025-06-23T08:18:00Z">
                  <w:rPr>
                    <w:ins w:id="26914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915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CE78BDC" w14:textId="7FEB0BF1" w:rsidR="00A05071" w:rsidRPr="00884C1B" w:rsidRDefault="00A05071" w:rsidP="00A05071">
            <w:pPr>
              <w:spacing w:after="0"/>
              <w:rPr>
                <w:ins w:id="2691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17" w:author="Irová Zuzana" w:date="2025-06-23T10:18:00Z" w16du:dateUtc="2025-06-23T08:18:00Z">
                  <w:rPr>
                    <w:ins w:id="26918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6919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920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1011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921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49ED418D" w14:textId="570CF033" w:rsidR="00A05071" w:rsidRPr="00884C1B" w:rsidRDefault="00A05071" w:rsidP="00A05071">
            <w:pPr>
              <w:spacing w:after="0"/>
              <w:rPr>
                <w:ins w:id="2692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23" w:author="Irová Zuzana" w:date="2025-06-23T10:18:00Z" w16du:dateUtc="2025-06-23T08:18:00Z">
                  <w:rPr>
                    <w:ins w:id="26924" w:author="Irová Zuzana" w:date="2025-06-23T10:13:00Z" w16du:dateUtc="2025-06-23T08:13:00Z"/>
                    <w:highlight w:val="yellow"/>
                  </w:rPr>
                </w:rPrChange>
              </w:rPr>
            </w:pPr>
            <w:ins w:id="26925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926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Card Not Found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6927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2DF894C4" w14:textId="77777777" w:rsidR="00A05071" w:rsidRPr="00884C1B" w:rsidRDefault="00A05071" w:rsidP="00A05071">
            <w:pPr>
              <w:spacing w:after="0"/>
              <w:rPr>
                <w:ins w:id="2692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29" w:author="Irová Zuzana" w:date="2025-06-23T10:18:00Z" w16du:dateUtc="2025-06-23T08:18:00Z">
                  <w:rPr>
                    <w:ins w:id="26930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37A8E5C0" w14:textId="77777777" w:rsidTr="00884C1B">
        <w:trPr>
          <w:trHeight w:val="255"/>
          <w:ins w:id="26931" w:author="Irová Zuzana" w:date="2025-06-23T10:13:00Z" w16du:dateUtc="2025-06-23T08:13:00Z"/>
          <w:trPrChange w:id="26932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6933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0BABDF50" w14:textId="455EE22E" w:rsidR="00A05071" w:rsidRPr="00884C1B" w:rsidRDefault="00A05071" w:rsidP="00A05071">
            <w:pPr>
              <w:spacing w:after="0"/>
              <w:rPr>
                <w:ins w:id="2693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35" w:author="Irová Zuzana" w:date="2025-06-23T10:18:00Z" w16du:dateUtc="2025-06-23T08:18:00Z">
                  <w:rPr>
                    <w:ins w:id="26936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6937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938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6939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5BA2A873" w14:textId="77777777" w:rsidR="00A05071" w:rsidRPr="00884C1B" w:rsidRDefault="00A05071" w:rsidP="00A05071">
            <w:pPr>
              <w:spacing w:after="0"/>
              <w:rPr>
                <w:ins w:id="2694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41" w:author="Irová Zuzana" w:date="2025-06-23T10:18:00Z" w16du:dateUtc="2025-06-23T08:18:00Z">
                  <w:rPr>
                    <w:ins w:id="26942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943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A2519F3" w14:textId="7736072C" w:rsidR="00A05071" w:rsidRPr="00884C1B" w:rsidRDefault="00A05071" w:rsidP="00A05071">
            <w:pPr>
              <w:spacing w:after="0"/>
              <w:rPr>
                <w:ins w:id="2694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45" w:author="Irová Zuzana" w:date="2025-06-23T10:18:00Z" w16du:dateUtc="2025-06-23T08:18:00Z">
                  <w:rPr>
                    <w:ins w:id="26946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6947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948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1012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949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4C612E68" w14:textId="40D8ABB1" w:rsidR="00A05071" w:rsidRPr="00884C1B" w:rsidRDefault="00A05071" w:rsidP="00A05071">
            <w:pPr>
              <w:spacing w:after="0"/>
              <w:rPr>
                <w:ins w:id="2695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51" w:author="Irová Zuzana" w:date="2025-06-23T10:18:00Z" w16du:dateUtc="2025-06-23T08:18:00Z">
                  <w:rPr>
                    <w:ins w:id="26952" w:author="Irová Zuzana" w:date="2025-06-23T10:13:00Z" w16du:dateUtc="2025-06-23T08:13:00Z"/>
                    <w:highlight w:val="yellow"/>
                  </w:rPr>
                </w:rPrChange>
              </w:rPr>
            </w:pPr>
            <w:ins w:id="26953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954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Cardholder Not Found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6955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473E2F49" w14:textId="77777777" w:rsidR="00A05071" w:rsidRPr="00884C1B" w:rsidRDefault="00A05071" w:rsidP="00A05071">
            <w:pPr>
              <w:spacing w:after="0"/>
              <w:rPr>
                <w:ins w:id="2695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57" w:author="Irová Zuzana" w:date="2025-06-23T10:18:00Z" w16du:dateUtc="2025-06-23T08:18:00Z">
                  <w:rPr>
                    <w:ins w:id="26958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7A59A08D" w14:textId="77777777" w:rsidTr="00884C1B">
        <w:trPr>
          <w:trHeight w:val="255"/>
          <w:ins w:id="26959" w:author="Irová Zuzana" w:date="2025-06-23T10:13:00Z" w16du:dateUtc="2025-06-23T08:13:00Z"/>
          <w:trPrChange w:id="26960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6961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2026AD88" w14:textId="6417D28E" w:rsidR="00A05071" w:rsidRPr="00884C1B" w:rsidRDefault="00A05071" w:rsidP="00A05071">
            <w:pPr>
              <w:spacing w:after="0"/>
              <w:rPr>
                <w:ins w:id="2696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63" w:author="Irová Zuzana" w:date="2025-06-23T10:18:00Z" w16du:dateUtc="2025-06-23T08:18:00Z">
                  <w:rPr>
                    <w:ins w:id="26964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6965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966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6967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06DC0D6E" w14:textId="77777777" w:rsidR="00A05071" w:rsidRPr="00884C1B" w:rsidRDefault="00A05071" w:rsidP="00A05071">
            <w:pPr>
              <w:spacing w:after="0"/>
              <w:rPr>
                <w:ins w:id="2696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69" w:author="Irová Zuzana" w:date="2025-06-23T10:18:00Z" w16du:dateUtc="2025-06-23T08:18:00Z">
                  <w:rPr>
                    <w:ins w:id="26970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971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2FBF254" w14:textId="6EBE0F1A" w:rsidR="00A05071" w:rsidRPr="00884C1B" w:rsidRDefault="00A05071" w:rsidP="00A05071">
            <w:pPr>
              <w:spacing w:after="0"/>
              <w:rPr>
                <w:ins w:id="2697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73" w:author="Irová Zuzana" w:date="2025-06-23T10:18:00Z" w16du:dateUtc="2025-06-23T08:18:00Z">
                  <w:rPr>
                    <w:ins w:id="26974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6975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976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1014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977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568C514A" w14:textId="18CF928E" w:rsidR="00A05071" w:rsidRPr="00884C1B" w:rsidRDefault="00A05071" w:rsidP="00A05071">
            <w:pPr>
              <w:spacing w:after="0"/>
              <w:rPr>
                <w:ins w:id="2697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79" w:author="Irová Zuzana" w:date="2025-06-23T10:18:00Z" w16du:dateUtc="2025-06-23T08:18:00Z">
                  <w:rPr>
                    <w:ins w:id="26980" w:author="Irová Zuzana" w:date="2025-06-23T10:13:00Z" w16du:dateUtc="2025-06-23T08:13:00Z"/>
                    <w:highlight w:val="yellow"/>
                  </w:rPr>
                </w:rPrChange>
              </w:rPr>
            </w:pPr>
            <w:ins w:id="26981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982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Account Not Found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6983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60175661" w14:textId="77777777" w:rsidR="00A05071" w:rsidRPr="00884C1B" w:rsidRDefault="00A05071" w:rsidP="00A05071">
            <w:pPr>
              <w:spacing w:after="0"/>
              <w:rPr>
                <w:ins w:id="2698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85" w:author="Irová Zuzana" w:date="2025-06-23T10:18:00Z" w16du:dateUtc="2025-06-23T08:18:00Z">
                  <w:rPr>
                    <w:ins w:id="26986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55223632" w14:textId="77777777" w:rsidTr="00884C1B">
        <w:trPr>
          <w:trHeight w:val="255"/>
          <w:ins w:id="26987" w:author="Irová Zuzana" w:date="2025-06-23T10:13:00Z" w16du:dateUtc="2025-06-23T08:13:00Z"/>
          <w:trPrChange w:id="26988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6989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1DC75BAC" w14:textId="00F5753F" w:rsidR="00A05071" w:rsidRPr="00884C1B" w:rsidRDefault="00A05071" w:rsidP="00A05071">
            <w:pPr>
              <w:spacing w:after="0"/>
              <w:rPr>
                <w:ins w:id="2699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91" w:author="Irová Zuzana" w:date="2025-06-23T10:18:00Z" w16du:dateUtc="2025-06-23T08:18:00Z">
                  <w:rPr>
                    <w:ins w:id="26992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6993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6994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6995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04148D29" w14:textId="77777777" w:rsidR="00A05071" w:rsidRPr="00884C1B" w:rsidRDefault="00A05071" w:rsidP="00A05071">
            <w:pPr>
              <w:spacing w:after="0"/>
              <w:rPr>
                <w:ins w:id="2699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6997" w:author="Irová Zuzana" w:date="2025-06-23T10:18:00Z" w16du:dateUtc="2025-06-23T08:18:00Z">
                  <w:rPr>
                    <w:ins w:id="26998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6999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3780FCD" w14:textId="0C565CD9" w:rsidR="00A05071" w:rsidRPr="00884C1B" w:rsidRDefault="00A05071" w:rsidP="00A05071">
            <w:pPr>
              <w:spacing w:after="0"/>
              <w:rPr>
                <w:ins w:id="2700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01" w:author="Irová Zuzana" w:date="2025-06-23T10:18:00Z" w16du:dateUtc="2025-06-23T08:18:00Z">
                  <w:rPr>
                    <w:ins w:id="27002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7003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004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1804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005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5002DDE6" w14:textId="591DCB8F" w:rsidR="00A05071" w:rsidRPr="00884C1B" w:rsidRDefault="00A05071" w:rsidP="00A05071">
            <w:pPr>
              <w:spacing w:after="0"/>
              <w:rPr>
                <w:ins w:id="2700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07" w:author="Irová Zuzana" w:date="2025-06-23T10:18:00Z" w16du:dateUtc="2025-06-23T08:18:00Z">
                  <w:rPr>
                    <w:ins w:id="27008" w:author="Irová Zuzana" w:date="2025-06-23T10:13:00Z" w16du:dateUtc="2025-06-23T08:13:00Z"/>
                    <w:highlight w:val="yellow"/>
                  </w:rPr>
                </w:rPrChange>
              </w:rPr>
            </w:pPr>
            <w:ins w:id="27009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010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Invalid Card Number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011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1907A3C3" w14:textId="77777777" w:rsidR="00A05071" w:rsidRPr="00884C1B" w:rsidRDefault="00A05071" w:rsidP="00A05071">
            <w:pPr>
              <w:spacing w:after="0"/>
              <w:rPr>
                <w:ins w:id="2701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13" w:author="Irová Zuzana" w:date="2025-06-23T10:18:00Z" w16du:dateUtc="2025-06-23T08:18:00Z">
                  <w:rPr>
                    <w:ins w:id="27014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170475DA" w14:textId="77777777" w:rsidTr="00884C1B">
        <w:trPr>
          <w:trHeight w:val="255"/>
          <w:ins w:id="27015" w:author="Irová Zuzana" w:date="2025-06-23T10:13:00Z" w16du:dateUtc="2025-06-23T08:13:00Z"/>
          <w:trPrChange w:id="27016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017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00B5CB54" w14:textId="639F9553" w:rsidR="00A05071" w:rsidRPr="00884C1B" w:rsidRDefault="00A05071" w:rsidP="00A05071">
            <w:pPr>
              <w:spacing w:after="0"/>
              <w:rPr>
                <w:ins w:id="2701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19" w:author="Irová Zuzana" w:date="2025-06-23T10:18:00Z" w16du:dateUtc="2025-06-23T08:18:00Z">
                  <w:rPr>
                    <w:ins w:id="27020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7021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022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023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5945F941" w14:textId="77777777" w:rsidR="00A05071" w:rsidRPr="00884C1B" w:rsidRDefault="00A05071" w:rsidP="00A05071">
            <w:pPr>
              <w:spacing w:after="0"/>
              <w:rPr>
                <w:ins w:id="2702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25" w:author="Irová Zuzana" w:date="2025-06-23T10:18:00Z" w16du:dateUtc="2025-06-23T08:18:00Z">
                  <w:rPr>
                    <w:ins w:id="27026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027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C78251A" w14:textId="6834A2CF" w:rsidR="00A05071" w:rsidRPr="00884C1B" w:rsidRDefault="00A05071" w:rsidP="00A05071">
            <w:pPr>
              <w:spacing w:after="0"/>
              <w:rPr>
                <w:ins w:id="2702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29" w:author="Irová Zuzana" w:date="2025-06-23T10:18:00Z" w16du:dateUtc="2025-06-23T08:18:00Z">
                  <w:rPr>
                    <w:ins w:id="27030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7031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032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1806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033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583450BA" w14:textId="65DB4756" w:rsidR="00A05071" w:rsidRPr="00884C1B" w:rsidRDefault="00A05071" w:rsidP="00A05071">
            <w:pPr>
              <w:spacing w:after="0"/>
              <w:rPr>
                <w:ins w:id="2703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35" w:author="Irová Zuzana" w:date="2025-06-23T10:18:00Z" w16du:dateUtc="2025-06-23T08:18:00Z">
                  <w:rPr>
                    <w:ins w:id="27036" w:author="Irová Zuzana" w:date="2025-06-23T10:13:00Z" w16du:dateUtc="2025-06-23T08:13:00Z"/>
                    <w:highlight w:val="yellow"/>
                  </w:rPr>
                </w:rPrChange>
              </w:rPr>
            </w:pPr>
            <w:ins w:id="27037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038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Card Not Active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039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6A09DA31" w14:textId="77777777" w:rsidR="00A05071" w:rsidRPr="00884C1B" w:rsidRDefault="00A05071" w:rsidP="00A05071">
            <w:pPr>
              <w:spacing w:after="0"/>
              <w:rPr>
                <w:ins w:id="2704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41" w:author="Irová Zuzana" w:date="2025-06-23T10:18:00Z" w16du:dateUtc="2025-06-23T08:18:00Z">
                  <w:rPr>
                    <w:ins w:id="27042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44343D7B" w14:textId="77777777" w:rsidTr="00884C1B">
        <w:trPr>
          <w:trHeight w:val="255"/>
          <w:ins w:id="27043" w:author="Irová Zuzana" w:date="2025-06-23T10:13:00Z" w16du:dateUtc="2025-06-23T08:13:00Z"/>
          <w:trPrChange w:id="27044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045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1557AE77" w14:textId="7C308E21" w:rsidR="00A05071" w:rsidRPr="00884C1B" w:rsidRDefault="00A05071" w:rsidP="00A05071">
            <w:pPr>
              <w:spacing w:after="0"/>
              <w:rPr>
                <w:ins w:id="2704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47" w:author="Irová Zuzana" w:date="2025-06-23T10:18:00Z" w16du:dateUtc="2025-06-23T08:18:00Z">
                  <w:rPr>
                    <w:ins w:id="27048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7049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050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051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5FCCC42D" w14:textId="77777777" w:rsidR="00A05071" w:rsidRPr="00884C1B" w:rsidRDefault="00A05071" w:rsidP="00A05071">
            <w:pPr>
              <w:spacing w:after="0"/>
              <w:rPr>
                <w:ins w:id="2705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53" w:author="Irová Zuzana" w:date="2025-06-23T10:18:00Z" w16du:dateUtc="2025-06-23T08:18:00Z">
                  <w:rPr>
                    <w:ins w:id="27054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055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D8ECDFC" w14:textId="4656BEF5" w:rsidR="00A05071" w:rsidRPr="00884C1B" w:rsidRDefault="00A05071" w:rsidP="00A05071">
            <w:pPr>
              <w:spacing w:after="0"/>
              <w:rPr>
                <w:ins w:id="2705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57" w:author="Irová Zuzana" w:date="2025-06-23T10:18:00Z" w16du:dateUtc="2025-06-23T08:18:00Z">
                  <w:rPr>
                    <w:ins w:id="27058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7059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060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1808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061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7A811C01" w14:textId="18014417" w:rsidR="00A05071" w:rsidRPr="00884C1B" w:rsidRDefault="00A05071" w:rsidP="00A05071">
            <w:pPr>
              <w:spacing w:after="0"/>
              <w:rPr>
                <w:ins w:id="2706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63" w:author="Irová Zuzana" w:date="2025-06-23T10:18:00Z" w16du:dateUtc="2025-06-23T08:18:00Z">
                  <w:rPr>
                    <w:ins w:id="27064" w:author="Irová Zuzana" w:date="2025-06-23T10:13:00Z" w16du:dateUtc="2025-06-23T08:13:00Z"/>
                    <w:highlight w:val="yellow"/>
                  </w:rPr>
                </w:rPrChange>
              </w:rPr>
            </w:pPr>
            <w:ins w:id="27065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066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Card Not Configured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067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461C3BF0" w14:textId="77777777" w:rsidR="00A05071" w:rsidRPr="00884C1B" w:rsidRDefault="00A05071" w:rsidP="00A05071">
            <w:pPr>
              <w:spacing w:after="0"/>
              <w:rPr>
                <w:ins w:id="2706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69" w:author="Irová Zuzana" w:date="2025-06-23T10:18:00Z" w16du:dateUtc="2025-06-23T08:18:00Z">
                  <w:rPr>
                    <w:ins w:id="27070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36C39C28" w14:textId="77777777" w:rsidTr="00884C1B">
        <w:trPr>
          <w:trHeight w:val="255"/>
          <w:ins w:id="27071" w:author="Irová Zuzana" w:date="2025-06-23T10:13:00Z" w16du:dateUtc="2025-06-23T08:13:00Z"/>
          <w:trPrChange w:id="27072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073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2E11E0FB" w14:textId="6DC992C1" w:rsidR="00A05071" w:rsidRPr="00884C1B" w:rsidRDefault="00A05071" w:rsidP="00A05071">
            <w:pPr>
              <w:spacing w:after="0"/>
              <w:rPr>
                <w:ins w:id="2707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75" w:author="Irová Zuzana" w:date="2025-06-23T10:18:00Z" w16du:dateUtc="2025-06-23T08:18:00Z">
                  <w:rPr>
                    <w:ins w:id="27076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7077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078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lastRenderedPageBreak/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079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7EF0D380" w14:textId="77777777" w:rsidR="00A05071" w:rsidRPr="00884C1B" w:rsidRDefault="00A05071" w:rsidP="00A05071">
            <w:pPr>
              <w:spacing w:after="0"/>
              <w:rPr>
                <w:ins w:id="2708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81" w:author="Irová Zuzana" w:date="2025-06-23T10:18:00Z" w16du:dateUtc="2025-06-23T08:18:00Z">
                  <w:rPr>
                    <w:ins w:id="27082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083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7EECFEE" w14:textId="08E89C17" w:rsidR="00A05071" w:rsidRPr="00884C1B" w:rsidRDefault="00A05071" w:rsidP="00A05071">
            <w:pPr>
              <w:spacing w:after="0"/>
              <w:rPr>
                <w:ins w:id="2708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85" w:author="Irová Zuzana" w:date="2025-06-23T10:18:00Z" w16du:dateUtc="2025-06-23T08:18:00Z">
                  <w:rPr>
                    <w:ins w:id="27086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7087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088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1810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089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1FABD62C" w14:textId="6E1CBF95" w:rsidR="00A05071" w:rsidRPr="00884C1B" w:rsidRDefault="00A05071" w:rsidP="00A05071">
            <w:pPr>
              <w:spacing w:after="0"/>
              <w:rPr>
                <w:ins w:id="2709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91" w:author="Irová Zuzana" w:date="2025-06-23T10:18:00Z" w16du:dateUtc="2025-06-23T08:18:00Z">
                  <w:rPr>
                    <w:ins w:id="27092" w:author="Irová Zuzana" w:date="2025-06-23T10:13:00Z" w16du:dateUtc="2025-06-23T08:13:00Z"/>
                    <w:highlight w:val="yellow"/>
                  </w:rPr>
                </w:rPrChange>
              </w:rPr>
            </w:pPr>
            <w:ins w:id="27093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094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Invalid Amount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095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1E442171" w14:textId="77777777" w:rsidR="00A05071" w:rsidRPr="00884C1B" w:rsidRDefault="00A05071" w:rsidP="00A05071">
            <w:pPr>
              <w:spacing w:after="0"/>
              <w:rPr>
                <w:ins w:id="2709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097" w:author="Irová Zuzana" w:date="2025-06-23T10:18:00Z" w16du:dateUtc="2025-06-23T08:18:00Z">
                  <w:rPr>
                    <w:ins w:id="27098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5ACA4896" w14:textId="77777777" w:rsidTr="00884C1B">
        <w:trPr>
          <w:trHeight w:val="255"/>
          <w:ins w:id="27099" w:author="Irová Zuzana" w:date="2025-06-23T10:13:00Z" w16du:dateUtc="2025-06-23T08:13:00Z"/>
          <w:trPrChange w:id="27100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101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55EA4F63" w14:textId="690FDF3C" w:rsidR="00A05071" w:rsidRPr="00884C1B" w:rsidRDefault="00A05071" w:rsidP="00A05071">
            <w:pPr>
              <w:spacing w:after="0"/>
              <w:rPr>
                <w:ins w:id="2710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03" w:author="Irová Zuzana" w:date="2025-06-23T10:18:00Z" w16du:dateUtc="2025-06-23T08:18:00Z">
                  <w:rPr>
                    <w:ins w:id="27104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7105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106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107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18F45B77" w14:textId="77777777" w:rsidR="00A05071" w:rsidRPr="00884C1B" w:rsidRDefault="00A05071" w:rsidP="00A05071">
            <w:pPr>
              <w:spacing w:after="0"/>
              <w:rPr>
                <w:ins w:id="2710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09" w:author="Irová Zuzana" w:date="2025-06-23T10:18:00Z" w16du:dateUtc="2025-06-23T08:18:00Z">
                  <w:rPr>
                    <w:ins w:id="27110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111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165972E" w14:textId="5EB8E516" w:rsidR="00A05071" w:rsidRPr="00884C1B" w:rsidRDefault="00A05071" w:rsidP="00A05071">
            <w:pPr>
              <w:spacing w:after="0"/>
              <w:rPr>
                <w:ins w:id="2711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13" w:author="Irová Zuzana" w:date="2025-06-23T10:18:00Z" w16du:dateUtc="2025-06-23T08:18:00Z">
                  <w:rPr>
                    <w:ins w:id="27114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7115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116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1813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117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6165AD54" w14:textId="5CA4DFB6" w:rsidR="00A05071" w:rsidRPr="00884C1B" w:rsidRDefault="00A05071" w:rsidP="00A05071">
            <w:pPr>
              <w:spacing w:after="0"/>
              <w:rPr>
                <w:ins w:id="2711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19" w:author="Irová Zuzana" w:date="2025-06-23T10:18:00Z" w16du:dateUtc="2025-06-23T08:18:00Z">
                  <w:rPr>
                    <w:ins w:id="27120" w:author="Irová Zuzana" w:date="2025-06-23T10:13:00Z" w16du:dateUtc="2025-06-23T08:13:00Z"/>
                    <w:highlight w:val="yellow"/>
                  </w:rPr>
                </w:rPrChange>
              </w:rPr>
            </w:pPr>
            <w:ins w:id="27121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122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Cardholder Not Active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123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14B765D5" w14:textId="77777777" w:rsidR="00A05071" w:rsidRPr="00884C1B" w:rsidRDefault="00A05071" w:rsidP="00A05071">
            <w:pPr>
              <w:spacing w:after="0"/>
              <w:rPr>
                <w:ins w:id="2712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25" w:author="Irová Zuzana" w:date="2025-06-23T10:18:00Z" w16du:dateUtc="2025-06-23T08:18:00Z">
                  <w:rPr>
                    <w:ins w:id="27126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3CEE7966" w14:textId="77777777" w:rsidTr="00884C1B">
        <w:trPr>
          <w:trHeight w:val="255"/>
          <w:ins w:id="27127" w:author="Irová Zuzana" w:date="2025-06-23T10:13:00Z" w16du:dateUtc="2025-06-23T08:13:00Z"/>
          <w:trPrChange w:id="27128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129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70154C26" w14:textId="20F3FB02" w:rsidR="00A05071" w:rsidRPr="00884C1B" w:rsidRDefault="00A05071" w:rsidP="00A05071">
            <w:pPr>
              <w:spacing w:after="0"/>
              <w:rPr>
                <w:ins w:id="2713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31" w:author="Irová Zuzana" w:date="2025-06-23T10:18:00Z" w16du:dateUtc="2025-06-23T08:18:00Z">
                  <w:rPr>
                    <w:ins w:id="27132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7133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134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135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7C17526D" w14:textId="77777777" w:rsidR="00A05071" w:rsidRPr="00884C1B" w:rsidRDefault="00A05071" w:rsidP="00A05071">
            <w:pPr>
              <w:spacing w:after="0"/>
              <w:rPr>
                <w:ins w:id="2713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37" w:author="Irová Zuzana" w:date="2025-06-23T10:18:00Z" w16du:dateUtc="2025-06-23T08:18:00Z">
                  <w:rPr>
                    <w:ins w:id="27138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139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5C20CEC" w14:textId="763968D0" w:rsidR="00A05071" w:rsidRPr="00884C1B" w:rsidRDefault="00A05071" w:rsidP="00A05071">
            <w:pPr>
              <w:spacing w:after="0"/>
              <w:rPr>
                <w:ins w:id="2714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41" w:author="Irová Zuzana" w:date="2025-06-23T10:18:00Z" w16du:dateUtc="2025-06-23T08:18:00Z">
                  <w:rPr>
                    <w:ins w:id="27142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7143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144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1814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145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20766DD0" w14:textId="293E1C2D" w:rsidR="00A05071" w:rsidRPr="00884C1B" w:rsidRDefault="00A05071" w:rsidP="00A05071">
            <w:pPr>
              <w:spacing w:after="0"/>
              <w:rPr>
                <w:ins w:id="2714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47" w:author="Irová Zuzana" w:date="2025-06-23T10:18:00Z" w16du:dateUtc="2025-06-23T08:18:00Z">
                  <w:rPr>
                    <w:ins w:id="27148" w:author="Irová Zuzana" w:date="2025-06-23T10:13:00Z" w16du:dateUtc="2025-06-23T08:13:00Z"/>
                    <w:highlight w:val="yellow"/>
                  </w:rPr>
                </w:rPrChange>
              </w:rPr>
            </w:pPr>
            <w:ins w:id="27149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150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Cardholder Not Configured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151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7A5F8140" w14:textId="77777777" w:rsidR="00A05071" w:rsidRPr="00884C1B" w:rsidRDefault="00A05071" w:rsidP="00A05071">
            <w:pPr>
              <w:spacing w:after="0"/>
              <w:rPr>
                <w:ins w:id="2715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53" w:author="Irová Zuzana" w:date="2025-06-23T10:18:00Z" w16du:dateUtc="2025-06-23T08:18:00Z">
                  <w:rPr>
                    <w:ins w:id="27154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613D4298" w14:textId="77777777" w:rsidTr="00884C1B">
        <w:trPr>
          <w:trHeight w:val="255"/>
          <w:ins w:id="27155" w:author="Irová Zuzana" w:date="2025-06-23T10:13:00Z" w16du:dateUtc="2025-06-23T08:13:00Z"/>
          <w:trPrChange w:id="27156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157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60BC22C2" w14:textId="4AF13904" w:rsidR="00A05071" w:rsidRPr="00884C1B" w:rsidRDefault="00A05071" w:rsidP="00A05071">
            <w:pPr>
              <w:spacing w:after="0"/>
              <w:rPr>
                <w:ins w:id="2715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59" w:author="Irová Zuzana" w:date="2025-06-23T10:18:00Z" w16du:dateUtc="2025-06-23T08:18:00Z">
                  <w:rPr>
                    <w:ins w:id="27160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7161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162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163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2C8E5F45" w14:textId="77777777" w:rsidR="00A05071" w:rsidRPr="00884C1B" w:rsidRDefault="00A05071" w:rsidP="00A05071">
            <w:pPr>
              <w:spacing w:after="0"/>
              <w:rPr>
                <w:ins w:id="2716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65" w:author="Irová Zuzana" w:date="2025-06-23T10:18:00Z" w16du:dateUtc="2025-06-23T08:18:00Z">
                  <w:rPr>
                    <w:ins w:id="27166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167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CE9A37E" w14:textId="1376DC04" w:rsidR="00A05071" w:rsidRPr="00884C1B" w:rsidRDefault="00A05071" w:rsidP="00A05071">
            <w:pPr>
              <w:spacing w:after="0"/>
              <w:rPr>
                <w:ins w:id="2716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69" w:author="Irová Zuzana" w:date="2025-06-23T10:18:00Z" w16du:dateUtc="2025-06-23T08:18:00Z">
                  <w:rPr>
                    <w:ins w:id="27170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7171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172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1815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173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5A321946" w14:textId="1FE20BCC" w:rsidR="00A05071" w:rsidRPr="00884C1B" w:rsidRDefault="00A05071" w:rsidP="00A05071">
            <w:pPr>
              <w:spacing w:after="0"/>
              <w:rPr>
                <w:ins w:id="2717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75" w:author="Irová Zuzana" w:date="2025-06-23T10:18:00Z" w16du:dateUtc="2025-06-23T08:18:00Z">
                  <w:rPr>
                    <w:ins w:id="27176" w:author="Irová Zuzana" w:date="2025-06-23T10:13:00Z" w16du:dateUtc="2025-06-23T08:13:00Z"/>
                    <w:highlight w:val="yellow"/>
                  </w:rPr>
                </w:rPrChange>
              </w:rPr>
            </w:pPr>
            <w:ins w:id="27177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178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Cardholder Expired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179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4F00800D" w14:textId="77777777" w:rsidR="00A05071" w:rsidRPr="00884C1B" w:rsidRDefault="00A05071" w:rsidP="00A05071">
            <w:pPr>
              <w:spacing w:after="0"/>
              <w:rPr>
                <w:ins w:id="2718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81" w:author="Irová Zuzana" w:date="2025-06-23T10:18:00Z" w16du:dateUtc="2025-06-23T08:18:00Z">
                  <w:rPr>
                    <w:ins w:id="27182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4AC25ACF" w14:textId="77777777" w:rsidTr="00884C1B">
        <w:trPr>
          <w:trHeight w:val="255"/>
          <w:ins w:id="27183" w:author="Irová Zuzana" w:date="2025-06-23T10:13:00Z" w16du:dateUtc="2025-06-23T08:13:00Z"/>
          <w:trPrChange w:id="27184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185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6A8932BD" w14:textId="23253E9F" w:rsidR="00A05071" w:rsidRPr="00884C1B" w:rsidRDefault="00A05071" w:rsidP="00A05071">
            <w:pPr>
              <w:spacing w:after="0"/>
              <w:rPr>
                <w:ins w:id="2718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87" w:author="Irová Zuzana" w:date="2025-06-23T10:18:00Z" w16du:dateUtc="2025-06-23T08:18:00Z">
                  <w:rPr>
                    <w:ins w:id="27188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7189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190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191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2C6C79F1" w14:textId="77777777" w:rsidR="00A05071" w:rsidRPr="00884C1B" w:rsidRDefault="00A05071" w:rsidP="00A05071">
            <w:pPr>
              <w:spacing w:after="0"/>
              <w:rPr>
                <w:ins w:id="2719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93" w:author="Irová Zuzana" w:date="2025-06-23T10:18:00Z" w16du:dateUtc="2025-06-23T08:18:00Z">
                  <w:rPr>
                    <w:ins w:id="27194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195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88EE100" w14:textId="51E34105" w:rsidR="00A05071" w:rsidRPr="00884C1B" w:rsidRDefault="00A05071" w:rsidP="00A05071">
            <w:pPr>
              <w:spacing w:after="0"/>
              <w:rPr>
                <w:ins w:id="2719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197" w:author="Irová Zuzana" w:date="2025-06-23T10:18:00Z" w16du:dateUtc="2025-06-23T08:18:00Z">
                  <w:rPr>
                    <w:ins w:id="27198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7199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200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1816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201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7C5A9DA7" w14:textId="7A7C37CB" w:rsidR="00A05071" w:rsidRPr="00884C1B" w:rsidRDefault="00A05071" w:rsidP="00A05071">
            <w:pPr>
              <w:spacing w:after="0"/>
              <w:rPr>
                <w:ins w:id="2720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203" w:author="Irová Zuzana" w:date="2025-06-23T10:18:00Z" w16du:dateUtc="2025-06-23T08:18:00Z">
                  <w:rPr>
                    <w:ins w:id="27204" w:author="Irová Zuzana" w:date="2025-06-23T10:13:00Z" w16du:dateUtc="2025-06-23T08:13:00Z"/>
                    <w:highlight w:val="yellow"/>
                  </w:rPr>
                </w:rPrChange>
              </w:rPr>
            </w:pPr>
            <w:ins w:id="27205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206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Original Not Found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207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3B5F1C02" w14:textId="77777777" w:rsidR="00A05071" w:rsidRPr="00884C1B" w:rsidRDefault="00A05071" w:rsidP="00A05071">
            <w:pPr>
              <w:spacing w:after="0"/>
              <w:rPr>
                <w:ins w:id="2720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209" w:author="Irová Zuzana" w:date="2025-06-23T10:18:00Z" w16du:dateUtc="2025-06-23T08:18:00Z">
                  <w:rPr>
                    <w:ins w:id="27210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0F9A3E2E" w14:textId="77777777" w:rsidTr="00884C1B">
        <w:trPr>
          <w:trHeight w:val="255"/>
          <w:ins w:id="27211" w:author="Irová Zuzana" w:date="2025-06-23T10:13:00Z" w16du:dateUtc="2025-06-23T08:13:00Z"/>
          <w:trPrChange w:id="27212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213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368FFDC3" w14:textId="66E03060" w:rsidR="00A05071" w:rsidRPr="00884C1B" w:rsidRDefault="00A05071" w:rsidP="00A05071">
            <w:pPr>
              <w:spacing w:after="0"/>
              <w:rPr>
                <w:ins w:id="2721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215" w:author="Irová Zuzana" w:date="2025-06-23T10:18:00Z" w16du:dateUtc="2025-06-23T08:18:00Z">
                  <w:rPr>
                    <w:ins w:id="27216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7217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218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219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4D06E08E" w14:textId="77777777" w:rsidR="00A05071" w:rsidRPr="00884C1B" w:rsidRDefault="00A05071" w:rsidP="00A05071">
            <w:pPr>
              <w:spacing w:after="0"/>
              <w:rPr>
                <w:ins w:id="2722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221" w:author="Irová Zuzana" w:date="2025-06-23T10:18:00Z" w16du:dateUtc="2025-06-23T08:18:00Z">
                  <w:rPr>
                    <w:ins w:id="27222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223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BE182B4" w14:textId="1642462B" w:rsidR="00A05071" w:rsidRPr="00884C1B" w:rsidRDefault="00A05071" w:rsidP="00A05071">
            <w:pPr>
              <w:spacing w:after="0"/>
              <w:rPr>
                <w:ins w:id="2722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225" w:author="Irová Zuzana" w:date="2025-06-23T10:18:00Z" w16du:dateUtc="2025-06-23T08:18:00Z">
                  <w:rPr>
                    <w:ins w:id="27226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7227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228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2000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229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355FE212" w14:textId="04210D19" w:rsidR="00A05071" w:rsidRPr="00884C1B" w:rsidRDefault="00A05071" w:rsidP="00A05071">
            <w:pPr>
              <w:spacing w:after="0"/>
              <w:rPr>
                <w:ins w:id="27230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231" w:author="Irová Zuzana" w:date="2025-06-23T10:18:00Z" w16du:dateUtc="2025-06-23T08:18:00Z">
                  <w:rPr>
                    <w:ins w:id="27232" w:author="Irová Zuzana" w:date="2025-06-23T10:13:00Z" w16du:dateUtc="2025-06-23T08:13:00Z"/>
                    <w:highlight w:val="yellow"/>
                  </w:rPr>
                </w:rPrChange>
              </w:rPr>
            </w:pPr>
            <w:ins w:id="27233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234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Invalid Expiration Date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235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3A70AC99" w14:textId="77777777" w:rsidR="00A05071" w:rsidRPr="00884C1B" w:rsidRDefault="00A05071" w:rsidP="00A05071">
            <w:pPr>
              <w:spacing w:after="0"/>
              <w:rPr>
                <w:ins w:id="27236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237" w:author="Irová Zuzana" w:date="2025-06-23T10:18:00Z" w16du:dateUtc="2025-06-23T08:18:00Z">
                  <w:rPr>
                    <w:ins w:id="27238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A05071" w:rsidRPr="00884C1B" w14:paraId="291E928E" w14:textId="77777777" w:rsidTr="00884C1B">
        <w:trPr>
          <w:trHeight w:val="255"/>
          <w:ins w:id="27239" w:author="Irová Zuzana" w:date="2025-06-23T10:13:00Z" w16du:dateUtc="2025-06-23T08:13:00Z"/>
          <w:trPrChange w:id="27240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241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6F92A097" w14:textId="41ACD22E" w:rsidR="00A05071" w:rsidRPr="00884C1B" w:rsidRDefault="00A05071" w:rsidP="00A05071">
            <w:pPr>
              <w:spacing w:after="0"/>
              <w:rPr>
                <w:ins w:id="2724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243" w:author="Irová Zuzana" w:date="2025-06-23T10:18:00Z" w16du:dateUtc="2025-06-23T08:18:00Z">
                  <w:rPr>
                    <w:ins w:id="27244" w:author="Irová Zuzana" w:date="2025-06-23T10:13:00Z" w16du:dateUtc="2025-06-23T08:13:00Z"/>
                    <w:rFonts w:eastAsia="Times New Roman" w:cstheme="minorBidi"/>
                    <w:sz w:val="18"/>
                    <w:szCs w:val="18"/>
                    <w:highlight w:val="yellow"/>
                    <w:lang w:val="pl-PL" w:eastAsia="cs-CZ"/>
                  </w:rPr>
                </w:rPrChange>
              </w:rPr>
            </w:pPr>
            <w:ins w:id="27245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246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247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6727A1F6" w14:textId="77777777" w:rsidR="00A05071" w:rsidRPr="00884C1B" w:rsidRDefault="00A05071" w:rsidP="00A05071">
            <w:pPr>
              <w:spacing w:after="0"/>
              <w:rPr>
                <w:ins w:id="2724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249" w:author="Irová Zuzana" w:date="2025-06-23T10:18:00Z" w16du:dateUtc="2025-06-23T08:18:00Z">
                  <w:rPr>
                    <w:ins w:id="27250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251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67D43CA" w14:textId="078AA1F0" w:rsidR="00A05071" w:rsidRPr="00884C1B" w:rsidRDefault="00A05071" w:rsidP="00A05071">
            <w:pPr>
              <w:spacing w:after="0"/>
              <w:rPr>
                <w:ins w:id="27252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253" w:author="Irová Zuzana" w:date="2025-06-23T10:18:00Z" w16du:dateUtc="2025-06-23T08:18:00Z">
                  <w:rPr>
                    <w:ins w:id="27254" w:author="Irová Zuzana" w:date="2025-06-23T10:13:00Z" w16du:dateUtc="2025-06-23T08:13:00Z"/>
                    <w:rFonts w:ascii="Aptos Narrow" w:hAnsi="Aptos Narrow"/>
                    <w:sz w:val="22"/>
                    <w:szCs w:val="22"/>
                    <w:highlight w:val="yellow"/>
                  </w:rPr>
                </w:rPrChange>
              </w:rPr>
            </w:pPr>
            <w:ins w:id="27255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256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2010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257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3E9E8C07" w14:textId="5773C999" w:rsidR="00A05071" w:rsidRPr="00884C1B" w:rsidRDefault="00A05071" w:rsidP="00A05071">
            <w:pPr>
              <w:spacing w:after="0"/>
              <w:rPr>
                <w:ins w:id="27258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259" w:author="Irová Zuzana" w:date="2025-06-23T10:18:00Z" w16du:dateUtc="2025-06-23T08:18:00Z">
                  <w:rPr>
                    <w:ins w:id="27260" w:author="Irová Zuzana" w:date="2025-06-23T10:13:00Z" w16du:dateUtc="2025-06-23T08:13:00Z"/>
                    <w:highlight w:val="yellow"/>
                  </w:rPr>
                </w:rPrChange>
              </w:rPr>
            </w:pPr>
            <w:ins w:id="27261" w:author="Irová Zuzana" w:date="2025-06-23T10:14:00Z" w16du:dateUtc="2025-06-23T08:14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262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Failed 3D secure authentication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263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636EB4E5" w14:textId="77777777" w:rsidR="00A05071" w:rsidRPr="00884C1B" w:rsidRDefault="00A05071" w:rsidP="00A05071">
            <w:pPr>
              <w:spacing w:after="0"/>
              <w:rPr>
                <w:ins w:id="27264" w:author="Irová Zuzana" w:date="2025-06-23T10:13:00Z" w16du:dateUtc="2025-06-23T08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265" w:author="Irová Zuzana" w:date="2025-06-23T10:18:00Z" w16du:dateUtc="2025-06-23T08:18:00Z">
                  <w:rPr>
                    <w:ins w:id="27266" w:author="Irová Zuzana" w:date="2025-06-23T10:13:00Z" w16du:dateUtc="2025-06-23T08:13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884C1B" w:rsidRPr="00884C1B" w14:paraId="64D0BE0F" w14:textId="77777777" w:rsidTr="00884C1B">
        <w:trPr>
          <w:trHeight w:val="255"/>
          <w:ins w:id="27267" w:author="Irová Zuzana" w:date="2025-06-23T10:00:00Z" w16du:dateUtc="2025-06-23T08:00:00Z"/>
          <w:trPrChange w:id="27268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269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0B2EF13A" w14:textId="5F8A1DE6" w:rsidR="00A52D2A" w:rsidRPr="00884C1B" w:rsidRDefault="00A52D2A" w:rsidP="00A52D2A">
            <w:pPr>
              <w:spacing w:after="0"/>
              <w:rPr>
                <w:ins w:id="27270" w:author="Irová Zuzana" w:date="2025-06-23T10:00:00Z" w16du:dateUtc="2025-06-23T08:00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271" w:author="Irová Zuzana" w:date="2025-06-23T10:18:00Z" w16du:dateUtc="2025-06-23T08:18:00Z">
                  <w:rPr>
                    <w:ins w:id="27272" w:author="Irová Zuzana" w:date="2025-06-23T10:00:00Z" w16du:dateUtc="2025-06-23T08:00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273" w:author="Irová Zuzana" w:date="2025-06-23T10:00:00Z" w16du:dateUtc="2025-06-23T08:00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274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275" w:author="Irová Zuzana" w:date="2025-06-23T10:18:00Z" w16du:dateUtc="2025-06-23T08:18:00Z">
              <w:tcPr>
                <w:tcW w:w="1549" w:type="dxa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22E8FA17" w14:textId="50A9EDA6" w:rsidR="00A52D2A" w:rsidRPr="00884C1B" w:rsidRDefault="00A52D2A" w:rsidP="00A52D2A">
            <w:pPr>
              <w:spacing w:after="0"/>
              <w:rPr>
                <w:ins w:id="27276" w:author="Irová Zuzana" w:date="2025-06-23T10:00:00Z" w16du:dateUtc="2025-06-23T08:00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277" w:author="Irová Zuzana" w:date="2025-06-23T10:18:00Z" w16du:dateUtc="2025-06-23T08:18:00Z">
                  <w:rPr>
                    <w:ins w:id="27278" w:author="Irová Zuzana" w:date="2025-06-23T10:00:00Z" w16du:dateUtc="2025-06-23T08:00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279" w:author="Irová Zuzana" w:date="2025-06-23T10:00:00Z" w16du:dateUtc="2025-06-23T08:00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280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Anonymous registration</w:t>
              </w:r>
            </w:ins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tcPrChange w:id="27281" w:author="Irová Zuzana" w:date="2025-06-23T10:18:00Z" w16du:dateUtc="2025-06-23T08:18:00Z">
              <w:tcPr>
                <w:tcW w:w="1048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5ECF0AC9" w14:textId="220EE521" w:rsidR="00A52D2A" w:rsidRPr="00884C1B" w:rsidRDefault="00A52D2A" w:rsidP="00A52D2A">
            <w:pPr>
              <w:spacing w:after="0"/>
              <w:rPr>
                <w:ins w:id="27282" w:author="Irová Zuzana" w:date="2025-06-23T10:00:00Z" w16du:dateUtc="2025-06-23T08:00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283" w:author="Irová Zuzana" w:date="2025-06-23T10:18:00Z" w16du:dateUtc="2025-06-23T08:18:00Z">
                  <w:rPr>
                    <w:ins w:id="27284" w:author="Irová Zuzana" w:date="2025-06-23T10:00:00Z" w16du:dateUtc="2025-06-23T08:00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285" w:author="Irová Zuzana" w:date="2025-06-23T10:00:00Z" w16du:dateUtc="2025-06-23T08:00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286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1016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tcPrChange w:id="27287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47DDB755" w14:textId="3078E514" w:rsidR="00A52D2A" w:rsidRPr="00884C1B" w:rsidRDefault="00A52D2A" w:rsidP="00A52D2A">
            <w:pPr>
              <w:spacing w:after="0"/>
              <w:rPr>
                <w:ins w:id="27288" w:author="Irová Zuzana" w:date="2025-06-23T10:00:00Z" w16du:dateUtc="2025-06-23T08:00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289" w:author="Irová Zuzana" w:date="2025-06-23T10:18:00Z" w16du:dateUtc="2025-06-23T08:18:00Z">
                  <w:rPr>
                    <w:ins w:id="27290" w:author="Irová Zuzana" w:date="2025-06-23T10:00:00Z" w16du:dateUtc="2025-06-23T08:00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291" w:author="Irová Zuzana" w:date="2025-06-23T10:00:00Z" w16du:dateUtc="2025-06-23T08:00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292" w:author="Irová Zuzana" w:date="2025-06-23T10:18:00Z" w16du:dateUtc="2025-06-23T08:18:00Z">
                    <w:rPr/>
                  </w:rPrChange>
                </w:rPr>
                <w:t>Insufficient Funds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293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1FCF0A74" w14:textId="77777777" w:rsidR="00A52D2A" w:rsidRPr="00884C1B" w:rsidRDefault="00A52D2A" w:rsidP="00A52D2A">
            <w:pPr>
              <w:spacing w:after="0"/>
              <w:rPr>
                <w:ins w:id="27294" w:author="Irová Zuzana" w:date="2025-06-23T10:00:00Z" w16du:dateUtc="2025-06-23T08:00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295" w:author="Irová Zuzana" w:date="2025-06-23T10:18:00Z" w16du:dateUtc="2025-06-23T08:18:00Z">
                  <w:rPr>
                    <w:ins w:id="27296" w:author="Irová Zuzana" w:date="2025-06-23T10:00:00Z" w16du:dateUtc="2025-06-23T08:00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884C1B" w:rsidRPr="00884C1B" w14:paraId="28C7561C" w14:textId="77777777" w:rsidTr="00884C1B">
        <w:trPr>
          <w:trHeight w:val="255"/>
          <w:ins w:id="27297" w:author="Irová Zuzana" w:date="2025-06-23T10:00:00Z" w16du:dateUtc="2025-06-23T08:00:00Z"/>
          <w:trPrChange w:id="27298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299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7853A957" w14:textId="2070C610" w:rsidR="00A52D2A" w:rsidRPr="00884C1B" w:rsidRDefault="00A52D2A" w:rsidP="00A52D2A">
            <w:pPr>
              <w:spacing w:after="0"/>
              <w:rPr>
                <w:ins w:id="27300" w:author="Irová Zuzana" w:date="2025-06-23T10:00:00Z" w16du:dateUtc="2025-06-23T08:00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301" w:author="Irová Zuzana" w:date="2025-06-23T10:18:00Z" w16du:dateUtc="2025-06-23T08:18:00Z">
                  <w:rPr>
                    <w:ins w:id="27302" w:author="Irová Zuzana" w:date="2025-06-23T10:00:00Z" w16du:dateUtc="2025-06-23T08:00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303" w:author="Irová Zuzana" w:date="2025-06-23T10:00:00Z" w16du:dateUtc="2025-06-23T08:00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304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305" w:author="Irová Zuzana" w:date="2025-06-23T10:18:00Z" w16du:dateUtc="2025-06-23T08:18:00Z">
              <w:tcPr>
                <w:tcW w:w="1549" w:type="dxa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3C947687" w14:textId="216B1E71" w:rsidR="00A52D2A" w:rsidRPr="00884C1B" w:rsidRDefault="00A52D2A" w:rsidP="00A52D2A">
            <w:pPr>
              <w:spacing w:after="0"/>
              <w:rPr>
                <w:ins w:id="27306" w:author="Irová Zuzana" w:date="2025-06-23T10:00:00Z" w16du:dateUtc="2025-06-23T08:00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307" w:author="Irová Zuzana" w:date="2025-06-23T10:18:00Z" w16du:dateUtc="2025-06-23T08:18:00Z">
                  <w:rPr>
                    <w:ins w:id="27308" w:author="Irová Zuzana" w:date="2025-06-23T10:00:00Z" w16du:dateUtc="2025-06-23T08:00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309" w:author="Irová Zuzana" w:date="2025-06-23T10:00:00Z" w16du:dateUtc="2025-06-23T08:00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310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Full registration</w:t>
              </w:r>
            </w:ins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tcPrChange w:id="27311" w:author="Irová Zuzana" w:date="2025-06-23T10:18:00Z" w16du:dateUtc="2025-06-23T08:18:00Z">
              <w:tcPr>
                <w:tcW w:w="1048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2693DFB4" w14:textId="257BAB98" w:rsidR="00A52D2A" w:rsidRPr="00884C1B" w:rsidRDefault="00A52D2A" w:rsidP="00A52D2A">
            <w:pPr>
              <w:spacing w:after="0"/>
              <w:rPr>
                <w:ins w:id="27312" w:author="Irová Zuzana" w:date="2025-06-23T10:00:00Z" w16du:dateUtc="2025-06-23T08:00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313" w:author="Irová Zuzana" w:date="2025-06-23T10:18:00Z" w16du:dateUtc="2025-06-23T08:18:00Z">
                  <w:rPr>
                    <w:ins w:id="27314" w:author="Irová Zuzana" w:date="2025-06-23T10:00:00Z" w16du:dateUtc="2025-06-23T08:00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315" w:author="Irová Zuzana" w:date="2025-06-23T10:00:00Z" w16du:dateUtc="2025-06-23T08:00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316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1016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tcPrChange w:id="27317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11F9BAE2" w14:textId="1472B831" w:rsidR="00A52D2A" w:rsidRPr="00884C1B" w:rsidRDefault="00A52D2A" w:rsidP="00A52D2A">
            <w:pPr>
              <w:spacing w:after="0"/>
              <w:rPr>
                <w:ins w:id="27318" w:author="Irová Zuzana" w:date="2025-06-23T10:00:00Z" w16du:dateUtc="2025-06-23T08:00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319" w:author="Irová Zuzana" w:date="2025-06-23T10:18:00Z" w16du:dateUtc="2025-06-23T08:18:00Z">
                  <w:rPr>
                    <w:ins w:id="27320" w:author="Irová Zuzana" w:date="2025-06-23T10:00:00Z" w16du:dateUtc="2025-06-23T08:00:00Z"/>
                  </w:rPr>
                </w:rPrChange>
              </w:rPr>
            </w:pPr>
            <w:ins w:id="27321" w:author="Irová Zuzana" w:date="2025-06-23T10:00:00Z" w16du:dateUtc="2025-06-23T08:00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322" w:author="Irová Zuzana" w:date="2025-06-23T10:18:00Z" w16du:dateUtc="2025-06-23T08:18:00Z">
                    <w:rPr/>
                  </w:rPrChange>
                </w:rPr>
                <w:t>Insufficient Funds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323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1010FEB4" w14:textId="77777777" w:rsidR="00A52D2A" w:rsidRPr="00884C1B" w:rsidRDefault="00A52D2A" w:rsidP="00A52D2A">
            <w:pPr>
              <w:spacing w:after="0"/>
              <w:rPr>
                <w:ins w:id="27324" w:author="Irová Zuzana" w:date="2025-06-23T10:00:00Z" w16du:dateUtc="2025-06-23T08:00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325" w:author="Irová Zuzana" w:date="2025-06-23T10:18:00Z" w16du:dateUtc="2025-06-23T08:18:00Z">
                  <w:rPr>
                    <w:ins w:id="27326" w:author="Irová Zuzana" w:date="2025-06-23T10:00:00Z" w16du:dateUtc="2025-06-23T08:00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327" w:author="Irová Zuzana" w:date="2025-06-23T10:00:00Z" w16du:dateUtc="2025-06-23T08:00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328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Full 8h 5 d</w:t>
              </w:r>
            </w:ins>
          </w:p>
          <w:p w14:paraId="3483364F" w14:textId="77777777" w:rsidR="00A52D2A" w:rsidRPr="00884C1B" w:rsidRDefault="00A52D2A" w:rsidP="00A52D2A">
            <w:pPr>
              <w:spacing w:after="0"/>
              <w:rPr>
                <w:ins w:id="27329" w:author="Irová Zuzana" w:date="2025-06-23T10:00:00Z" w16du:dateUtc="2025-06-23T08:00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330" w:author="Irová Zuzana" w:date="2025-06-23T10:18:00Z" w16du:dateUtc="2025-06-23T08:18:00Z">
                  <w:rPr>
                    <w:ins w:id="27331" w:author="Irová Zuzana" w:date="2025-06-23T10:00:00Z" w16du:dateUtc="2025-06-23T08:00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D84C69" w:rsidRPr="00884C1B" w14:paraId="493F4790" w14:textId="77777777" w:rsidTr="00884C1B">
        <w:trPr>
          <w:trHeight w:val="255"/>
          <w:ins w:id="27332" w:author="Irová Zuzana" w:date="2025-06-23T09:47:00Z" w16du:dateUtc="2025-06-23T07:47:00Z"/>
          <w:trPrChange w:id="2733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33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20361935" w14:textId="0B12EE0D" w:rsidR="0049541C" w:rsidRPr="00884C1B" w:rsidRDefault="0049541C" w:rsidP="0049541C">
            <w:pPr>
              <w:spacing w:after="0"/>
              <w:rPr>
                <w:ins w:id="27335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336" w:author="Irová Zuzana" w:date="2025-06-23T10:18:00Z" w16du:dateUtc="2025-06-23T08:18:00Z">
                  <w:rPr>
                    <w:ins w:id="27337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338" w:author="Irová Zuzana" w:date="2025-06-23T09:55:00Z" w16du:dateUtc="2025-06-23T07:55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33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34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5671C0B2" w14:textId="0EAE2DE3" w:rsidR="0049541C" w:rsidRPr="00884C1B" w:rsidRDefault="0049541C" w:rsidP="0049541C">
            <w:pPr>
              <w:spacing w:after="0"/>
              <w:rPr>
                <w:ins w:id="27341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342" w:author="Irová Zuzana" w:date="2025-06-23T10:18:00Z" w16du:dateUtc="2025-06-23T08:18:00Z">
                  <w:rPr>
                    <w:ins w:id="27343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34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A356AC1" w14:textId="23626152" w:rsidR="0049541C" w:rsidRPr="00884C1B" w:rsidRDefault="0049541C" w:rsidP="0049541C">
            <w:pPr>
              <w:spacing w:after="0"/>
              <w:rPr>
                <w:ins w:id="27345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346" w:author="Irová Zuzana" w:date="2025-06-23T10:18:00Z" w16du:dateUtc="2025-06-23T08:18:00Z">
                  <w:rPr>
                    <w:ins w:id="27347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34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34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909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35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E4D695E" w14:textId="7FE4667D" w:rsidR="0049541C" w:rsidRPr="00884C1B" w:rsidRDefault="0049541C" w:rsidP="0049541C">
            <w:pPr>
              <w:spacing w:after="0"/>
              <w:rPr>
                <w:ins w:id="27351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352" w:author="Irová Zuzana" w:date="2025-06-23T10:18:00Z" w16du:dateUtc="2025-06-23T08:18:00Z">
                  <w:rPr>
                    <w:ins w:id="27353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35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35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Technical Error / Unable to Process Request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35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2AD033B6" w14:textId="24AC84AE" w:rsidR="0049541C" w:rsidRPr="00884C1B" w:rsidRDefault="0049541C" w:rsidP="0049541C">
            <w:pPr>
              <w:spacing w:after="0"/>
              <w:rPr>
                <w:ins w:id="27357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358" w:author="Irová Zuzana" w:date="2025-06-23T10:18:00Z" w16du:dateUtc="2025-06-23T08:18:00Z">
                  <w:rPr>
                    <w:ins w:id="27359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360" w:author="Irová Zuzana" w:date="2025-06-23T09:57:00Z" w16du:dateUtc="2025-06-23T07:57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36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0E95236F" w14:textId="77777777" w:rsidTr="00884C1B">
        <w:trPr>
          <w:trHeight w:val="255"/>
          <w:ins w:id="27362" w:author="Irová Zuzana" w:date="2025-06-23T10:02:00Z" w16du:dateUtc="2025-06-23T08:02:00Z"/>
          <w:trPrChange w:id="2736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36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033F22B6" w14:textId="7808CC04" w:rsidR="00175ADE" w:rsidRPr="00884C1B" w:rsidRDefault="00175ADE" w:rsidP="00175ADE">
            <w:pPr>
              <w:spacing w:after="0"/>
              <w:rPr>
                <w:ins w:id="2736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366" w:author="Irová Zuzana" w:date="2025-06-23T10:18:00Z" w16du:dateUtc="2025-06-23T08:18:00Z">
                  <w:rPr>
                    <w:ins w:id="2736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36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36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37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28234163" w14:textId="77777777" w:rsidR="00175ADE" w:rsidRPr="00884C1B" w:rsidRDefault="00175ADE" w:rsidP="00175ADE">
            <w:pPr>
              <w:spacing w:after="0"/>
              <w:rPr>
                <w:ins w:id="2737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372" w:author="Irová Zuzana" w:date="2025-06-23T10:18:00Z" w16du:dateUtc="2025-06-23T08:18:00Z">
                  <w:rPr>
                    <w:ins w:id="2737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37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B903F51" w14:textId="103C5192" w:rsidR="00175ADE" w:rsidRPr="00884C1B" w:rsidRDefault="00175ADE" w:rsidP="00175ADE">
            <w:pPr>
              <w:spacing w:after="0"/>
              <w:rPr>
                <w:ins w:id="2737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376" w:author="Irová Zuzana" w:date="2025-06-23T10:18:00Z" w16du:dateUtc="2025-06-23T08:18:00Z">
                  <w:rPr>
                    <w:ins w:id="2737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37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37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912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38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7D9FACB" w14:textId="4F3057D2" w:rsidR="00175ADE" w:rsidRPr="00884C1B" w:rsidRDefault="00175ADE" w:rsidP="00175ADE">
            <w:pPr>
              <w:spacing w:after="0"/>
              <w:rPr>
                <w:ins w:id="2738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382" w:author="Irová Zuzana" w:date="2025-06-23T10:18:00Z" w16du:dateUtc="2025-06-23T08:18:00Z">
                  <w:rPr>
                    <w:ins w:id="2738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38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38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Host Link Down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38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2076F4AC" w14:textId="48823C7E" w:rsidR="00175ADE" w:rsidRPr="00884C1B" w:rsidRDefault="00175ADE" w:rsidP="00175ADE">
            <w:pPr>
              <w:spacing w:after="0"/>
              <w:rPr>
                <w:ins w:id="2738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388" w:author="Irová Zuzana" w:date="2025-06-23T10:18:00Z" w16du:dateUtc="2025-06-23T08:18:00Z">
                  <w:rPr>
                    <w:ins w:id="2738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39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39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746591E8" w14:textId="77777777" w:rsidTr="00884C1B">
        <w:trPr>
          <w:trHeight w:val="255"/>
          <w:ins w:id="27392" w:author="Irová Zuzana" w:date="2025-06-23T10:02:00Z" w16du:dateUtc="2025-06-23T08:02:00Z"/>
          <w:trPrChange w:id="2739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39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68E81272" w14:textId="0487A7B9" w:rsidR="00175ADE" w:rsidRPr="00884C1B" w:rsidRDefault="00175ADE" w:rsidP="00175ADE">
            <w:pPr>
              <w:spacing w:after="0"/>
              <w:rPr>
                <w:ins w:id="2739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396" w:author="Irová Zuzana" w:date="2025-06-23T10:18:00Z" w16du:dateUtc="2025-06-23T08:18:00Z">
                  <w:rPr>
                    <w:ins w:id="2739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39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39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40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2A1899C6" w14:textId="77777777" w:rsidR="00175ADE" w:rsidRPr="00884C1B" w:rsidRDefault="00175ADE" w:rsidP="00175ADE">
            <w:pPr>
              <w:spacing w:after="0"/>
              <w:rPr>
                <w:ins w:id="2740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402" w:author="Irová Zuzana" w:date="2025-06-23T10:18:00Z" w16du:dateUtc="2025-06-23T08:18:00Z">
                  <w:rPr>
                    <w:ins w:id="2740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40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CD00C29" w14:textId="75120C27" w:rsidR="00175ADE" w:rsidRPr="00884C1B" w:rsidRDefault="00175ADE" w:rsidP="00175ADE">
            <w:pPr>
              <w:spacing w:after="0"/>
              <w:rPr>
                <w:ins w:id="2740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406" w:author="Irová Zuzana" w:date="2025-06-23T10:18:00Z" w16du:dateUtc="2025-06-23T08:18:00Z">
                  <w:rPr>
                    <w:ins w:id="2740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40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40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1015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41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46F4275" w14:textId="3CB41680" w:rsidR="00175ADE" w:rsidRPr="00884C1B" w:rsidRDefault="00175ADE" w:rsidP="00175ADE">
            <w:pPr>
              <w:spacing w:after="0"/>
              <w:rPr>
                <w:ins w:id="2741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412" w:author="Irová Zuzana" w:date="2025-06-23T10:18:00Z" w16du:dateUtc="2025-06-23T08:18:00Z">
                  <w:rPr>
                    <w:ins w:id="2741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41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41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Invalid Request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41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5B5559DE" w14:textId="475792DA" w:rsidR="00175ADE" w:rsidRPr="00884C1B" w:rsidRDefault="00175ADE" w:rsidP="00175ADE">
            <w:pPr>
              <w:spacing w:after="0"/>
              <w:rPr>
                <w:ins w:id="2741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418" w:author="Irová Zuzana" w:date="2025-06-23T10:18:00Z" w16du:dateUtc="2025-06-23T08:18:00Z">
                  <w:rPr>
                    <w:ins w:id="2741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42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42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39AB664B" w14:textId="77777777" w:rsidTr="00884C1B">
        <w:trPr>
          <w:trHeight w:val="255"/>
          <w:ins w:id="27422" w:author="Irová Zuzana" w:date="2025-06-23T10:02:00Z" w16du:dateUtc="2025-06-23T08:02:00Z"/>
          <w:trPrChange w:id="2742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42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5BFEC3F2" w14:textId="633A17D5" w:rsidR="00175ADE" w:rsidRPr="00884C1B" w:rsidRDefault="00175ADE" w:rsidP="00175ADE">
            <w:pPr>
              <w:spacing w:after="0"/>
              <w:rPr>
                <w:ins w:id="2742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426" w:author="Irová Zuzana" w:date="2025-06-23T10:18:00Z" w16du:dateUtc="2025-06-23T08:18:00Z">
                  <w:rPr>
                    <w:ins w:id="2742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42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42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43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57AFFF51" w14:textId="77777777" w:rsidR="00175ADE" w:rsidRPr="00884C1B" w:rsidRDefault="00175ADE" w:rsidP="00175ADE">
            <w:pPr>
              <w:spacing w:after="0"/>
              <w:rPr>
                <w:ins w:id="2743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432" w:author="Irová Zuzana" w:date="2025-06-23T10:18:00Z" w16du:dateUtc="2025-06-23T08:18:00Z">
                  <w:rPr>
                    <w:ins w:id="2743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43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5E2AF8E" w14:textId="50692443" w:rsidR="00175ADE" w:rsidRPr="00884C1B" w:rsidRDefault="00175ADE" w:rsidP="00175ADE">
            <w:pPr>
              <w:spacing w:after="0"/>
              <w:rPr>
                <w:ins w:id="2743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436" w:author="Irová Zuzana" w:date="2025-06-23T10:18:00Z" w16du:dateUtc="2025-06-23T08:18:00Z">
                  <w:rPr>
                    <w:ins w:id="2743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43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43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1032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44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47587FE" w14:textId="63A5A72C" w:rsidR="00175ADE" w:rsidRPr="00884C1B" w:rsidRDefault="00175ADE" w:rsidP="00175ADE">
            <w:pPr>
              <w:spacing w:after="0"/>
              <w:rPr>
                <w:ins w:id="2744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442" w:author="Irová Zuzana" w:date="2025-06-23T10:18:00Z" w16du:dateUtc="2025-06-23T08:18:00Z">
                  <w:rPr>
                    <w:ins w:id="2744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44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44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Temporarily declined by acquirer/issuer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44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1BEEF7F6" w14:textId="05A99050" w:rsidR="00175ADE" w:rsidRPr="00884C1B" w:rsidRDefault="00175ADE" w:rsidP="00175ADE">
            <w:pPr>
              <w:spacing w:after="0"/>
              <w:rPr>
                <w:ins w:id="2744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448" w:author="Irová Zuzana" w:date="2025-06-23T10:18:00Z" w16du:dateUtc="2025-06-23T08:18:00Z">
                  <w:rPr>
                    <w:ins w:id="2744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45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45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3B1C30FD" w14:textId="77777777" w:rsidTr="00884C1B">
        <w:trPr>
          <w:trHeight w:val="255"/>
          <w:ins w:id="27452" w:author="Irová Zuzana" w:date="2025-06-23T10:02:00Z" w16du:dateUtc="2025-06-23T08:02:00Z"/>
          <w:trPrChange w:id="2745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45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1211EB89" w14:textId="46B125FD" w:rsidR="00175ADE" w:rsidRPr="00884C1B" w:rsidRDefault="00175ADE" w:rsidP="00175ADE">
            <w:pPr>
              <w:spacing w:after="0"/>
              <w:rPr>
                <w:ins w:id="2745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456" w:author="Irová Zuzana" w:date="2025-06-23T10:18:00Z" w16du:dateUtc="2025-06-23T08:18:00Z">
                  <w:rPr>
                    <w:ins w:id="2745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45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45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46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5485B465" w14:textId="77777777" w:rsidR="00175ADE" w:rsidRPr="00884C1B" w:rsidRDefault="00175ADE" w:rsidP="00175ADE">
            <w:pPr>
              <w:spacing w:after="0"/>
              <w:rPr>
                <w:ins w:id="2746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462" w:author="Irová Zuzana" w:date="2025-06-23T10:18:00Z" w16du:dateUtc="2025-06-23T08:18:00Z">
                  <w:rPr>
                    <w:ins w:id="2746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46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866676D" w14:textId="6CA0EDFC" w:rsidR="00175ADE" w:rsidRPr="00884C1B" w:rsidRDefault="00175ADE" w:rsidP="00175ADE">
            <w:pPr>
              <w:spacing w:after="0"/>
              <w:rPr>
                <w:ins w:id="2746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466" w:author="Irová Zuzana" w:date="2025-06-23T10:18:00Z" w16du:dateUtc="2025-06-23T08:18:00Z">
                  <w:rPr>
                    <w:ins w:id="2746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46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46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1050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47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B9A872D" w14:textId="1B7A09E3" w:rsidR="00175ADE" w:rsidRPr="00884C1B" w:rsidRDefault="00175ADE" w:rsidP="00175ADE">
            <w:pPr>
              <w:spacing w:after="0"/>
              <w:rPr>
                <w:ins w:id="2747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472" w:author="Irová Zuzana" w:date="2025-06-23T10:18:00Z" w16du:dateUtc="2025-06-23T08:18:00Z">
                  <w:rPr>
                    <w:ins w:id="2747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47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47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Transaction declined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47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7240CD98" w14:textId="5511FBBE" w:rsidR="00175ADE" w:rsidRPr="00884C1B" w:rsidRDefault="00175ADE" w:rsidP="00175ADE">
            <w:pPr>
              <w:spacing w:after="0"/>
              <w:rPr>
                <w:ins w:id="2747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478" w:author="Irová Zuzana" w:date="2025-06-23T10:18:00Z" w16du:dateUtc="2025-06-23T08:18:00Z">
                  <w:rPr>
                    <w:ins w:id="2747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48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48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68A91EED" w14:textId="77777777" w:rsidTr="00884C1B">
        <w:trPr>
          <w:trHeight w:val="255"/>
          <w:ins w:id="27482" w:author="Irová Zuzana" w:date="2025-06-23T10:02:00Z" w16du:dateUtc="2025-06-23T08:02:00Z"/>
          <w:trPrChange w:id="2748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48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7C3A659D" w14:textId="150B2C0F" w:rsidR="00175ADE" w:rsidRPr="00884C1B" w:rsidRDefault="00175ADE" w:rsidP="00175ADE">
            <w:pPr>
              <w:spacing w:after="0"/>
              <w:rPr>
                <w:ins w:id="2748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486" w:author="Irová Zuzana" w:date="2025-06-23T10:18:00Z" w16du:dateUtc="2025-06-23T08:18:00Z">
                  <w:rPr>
                    <w:ins w:id="2748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48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48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49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675925CE" w14:textId="77777777" w:rsidR="00175ADE" w:rsidRPr="00884C1B" w:rsidRDefault="00175ADE" w:rsidP="00175ADE">
            <w:pPr>
              <w:spacing w:after="0"/>
              <w:rPr>
                <w:ins w:id="2749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492" w:author="Irová Zuzana" w:date="2025-06-23T10:18:00Z" w16du:dateUtc="2025-06-23T08:18:00Z">
                  <w:rPr>
                    <w:ins w:id="2749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49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20C2DB8" w14:textId="74D6DFF8" w:rsidR="00175ADE" w:rsidRPr="00884C1B" w:rsidRDefault="00175ADE" w:rsidP="00175ADE">
            <w:pPr>
              <w:spacing w:after="0"/>
              <w:rPr>
                <w:ins w:id="2749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496" w:author="Irová Zuzana" w:date="2025-06-23T10:18:00Z" w16du:dateUtc="2025-06-23T08:18:00Z">
                  <w:rPr>
                    <w:ins w:id="2749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49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49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1090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50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842DC8A" w14:textId="74DA1A70" w:rsidR="00175ADE" w:rsidRPr="00884C1B" w:rsidRDefault="00175ADE" w:rsidP="00175ADE">
            <w:pPr>
              <w:spacing w:after="0"/>
              <w:rPr>
                <w:ins w:id="2750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502" w:author="Irová Zuzana" w:date="2025-06-23T10:18:00Z" w16du:dateUtc="2025-06-23T08:18:00Z">
                  <w:rPr>
                    <w:ins w:id="2750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50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50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Issuer or switch is inoperative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50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081354CE" w14:textId="2DF38815" w:rsidR="00175ADE" w:rsidRPr="00884C1B" w:rsidRDefault="00175ADE" w:rsidP="00175ADE">
            <w:pPr>
              <w:spacing w:after="0"/>
              <w:rPr>
                <w:ins w:id="2750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508" w:author="Irová Zuzana" w:date="2025-06-23T10:18:00Z" w16du:dateUtc="2025-06-23T08:18:00Z">
                  <w:rPr>
                    <w:ins w:id="2750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51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51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728CC8F7" w14:textId="77777777" w:rsidTr="00884C1B">
        <w:trPr>
          <w:trHeight w:val="255"/>
          <w:ins w:id="27512" w:author="Irová Zuzana" w:date="2025-06-23T10:02:00Z" w16du:dateUtc="2025-06-23T08:02:00Z"/>
          <w:trPrChange w:id="2751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51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03AF3B1F" w14:textId="68A60A6C" w:rsidR="00175ADE" w:rsidRPr="00884C1B" w:rsidRDefault="00175ADE" w:rsidP="00175ADE">
            <w:pPr>
              <w:spacing w:after="0"/>
              <w:rPr>
                <w:ins w:id="2751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516" w:author="Irová Zuzana" w:date="2025-06-23T10:18:00Z" w16du:dateUtc="2025-06-23T08:18:00Z">
                  <w:rPr>
                    <w:ins w:id="2751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51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51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52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747BD17A" w14:textId="77777777" w:rsidR="00175ADE" w:rsidRPr="00884C1B" w:rsidRDefault="00175ADE" w:rsidP="00175ADE">
            <w:pPr>
              <w:spacing w:after="0"/>
              <w:rPr>
                <w:ins w:id="2752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522" w:author="Irová Zuzana" w:date="2025-06-23T10:18:00Z" w16du:dateUtc="2025-06-23T08:18:00Z">
                  <w:rPr>
                    <w:ins w:id="2752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52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D201E85" w14:textId="725B1E02" w:rsidR="00175ADE" w:rsidRPr="00884C1B" w:rsidRDefault="00175ADE" w:rsidP="00175ADE">
            <w:pPr>
              <w:spacing w:after="0"/>
              <w:rPr>
                <w:ins w:id="2752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526" w:author="Irová Zuzana" w:date="2025-06-23T10:18:00Z" w16du:dateUtc="2025-06-23T08:18:00Z">
                  <w:rPr>
                    <w:ins w:id="2752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52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52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1802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53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43FAF0D" w14:textId="058BD107" w:rsidR="00175ADE" w:rsidRPr="00884C1B" w:rsidRDefault="00175ADE" w:rsidP="00175ADE">
            <w:pPr>
              <w:spacing w:after="0"/>
              <w:rPr>
                <w:ins w:id="2753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532" w:author="Irová Zuzana" w:date="2025-06-23T10:18:00Z" w16du:dateUtc="2025-06-23T08:18:00Z">
                  <w:rPr>
                    <w:ins w:id="2753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53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53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Missing Fields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53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7A2B84A6" w14:textId="72B86238" w:rsidR="00175ADE" w:rsidRPr="00884C1B" w:rsidRDefault="00175ADE" w:rsidP="00175ADE">
            <w:pPr>
              <w:spacing w:after="0"/>
              <w:rPr>
                <w:ins w:id="2753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538" w:author="Irová Zuzana" w:date="2025-06-23T10:18:00Z" w16du:dateUtc="2025-06-23T08:18:00Z">
                  <w:rPr>
                    <w:ins w:id="2753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54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54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5A8B0E24" w14:textId="77777777" w:rsidTr="00884C1B">
        <w:trPr>
          <w:trHeight w:val="255"/>
          <w:ins w:id="27542" w:author="Irová Zuzana" w:date="2025-06-23T10:02:00Z" w16du:dateUtc="2025-06-23T08:02:00Z"/>
          <w:trPrChange w:id="2754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54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1D40794B" w14:textId="44EABC4F" w:rsidR="00175ADE" w:rsidRPr="00884C1B" w:rsidRDefault="00175ADE" w:rsidP="00175ADE">
            <w:pPr>
              <w:spacing w:after="0"/>
              <w:rPr>
                <w:ins w:id="2754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546" w:author="Irová Zuzana" w:date="2025-06-23T10:18:00Z" w16du:dateUtc="2025-06-23T08:18:00Z">
                  <w:rPr>
                    <w:ins w:id="2754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54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54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55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4D79FFCC" w14:textId="77777777" w:rsidR="00175ADE" w:rsidRPr="00884C1B" w:rsidRDefault="00175ADE" w:rsidP="00175ADE">
            <w:pPr>
              <w:spacing w:after="0"/>
              <w:rPr>
                <w:ins w:id="2755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552" w:author="Irová Zuzana" w:date="2025-06-23T10:18:00Z" w16du:dateUtc="2025-06-23T08:18:00Z">
                  <w:rPr>
                    <w:ins w:id="2755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55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C570EDF" w14:textId="2C9B28BD" w:rsidR="00175ADE" w:rsidRPr="00884C1B" w:rsidRDefault="00175ADE" w:rsidP="00175ADE">
            <w:pPr>
              <w:spacing w:after="0"/>
              <w:rPr>
                <w:ins w:id="2755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556" w:author="Irová Zuzana" w:date="2025-06-23T10:18:00Z" w16du:dateUtc="2025-06-23T08:18:00Z">
                  <w:rPr>
                    <w:ins w:id="2755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55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55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1803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56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2E27215" w14:textId="57625D99" w:rsidR="00175ADE" w:rsidRPr="00884C1B" w:rsidRDefault="00175ADE" w:rsidP="00175ADE">
            <w:pPr>
              <w:spacing w:after="0"/>
              <w:rPr>
                <w:ins w:id="2756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562" w:author="Irová Zuzana" w:date="2025-06-23T10:18:00Z" w16du:dateUtc="2025-06-23T08:18:00Z">
                  <w:rPr>
                    <w:ins w:id="2756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56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56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Extra Fields Exist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56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143F46C7" w14:textId="269D0152" w:rsidR="00175ADE" w:rsidRPr="00884C1B" w:rsidRDefault="00175ADE" w:rsidP="00175ADE">
            <w:pPr>
              <w:spacing w:after="0"/>
              <w:rPr>
                <w:ins w:id="2756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568" w:author="Irová Zuzana" w:date="2025-06-23T10:18:00Z" w16du:dateUtc="2025-06-23T08:18:00Z">
                  <w:rPr>
                    <w:ins w:id="2756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57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57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6654DB0B" w14:textId="77777777" w:rsidTr="00884C1B">
        <w:trPr>
          <w:trHeight w:val="255"/>
          <w:ins w:id="27572" w:author="Irová Zuzana" w:date="2025-06-23T10:02:00Z" w16du:dateUtc="2025-06-23T08:02:00Z"/>
          <w:trPrChange w:id="2757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57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472B923F" w14:textId="7C46EBD3" w:rsidR="00175ADE" w:rsidRPr="00884C1B" w:rsidRDefault="00175ADE" w:rsidP="00175ADE">
            <w:pPr>
              <w:spacing w:after="0"/>
              <w:rPr>
                <w:ins w:id="2757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576" w:author="Irová Zuzana" w:date="2025-06-23T10:18:00Z" w16du:dateUtc="2025-06-23T08:18:00Z">
                  <w:rPr>
                    <w:ins w:id="2757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57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57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lastRenderedPageBreak/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58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6D965207" w14:textId="77777777" w:rsidR="00175ADE" w:rsidRPr="00884C1B" w:rsidRDefault="00175ADE" w:rsidP="00175ADE">
            <w:pPr>
              <w:spacing w:after="0"/>
              <w:rPr>
                <w:ins w:id="2758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582" w:author="Irová Zuzana" w:date="2025-06-23T10:18:00Z" w16du:dateUtc="2025-06-23T08:18:00Z">
                  <w:rPr>
                    <w:ins w:id="2758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58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AD5B9E6" w14:textId="5776B7CB" w:rsidR="00175ADE" w:rsidRPr="00884C1B" w:rsidRDefault="00175ADE" w:rsidP="00175ADE">
            <w:pPr>
              <w:spacing w:after="0"/>
              <w:rPr>
                <w:ins w:id="2758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586" w:author="Irová Zuzana" w:date="2025-06-23T10:18:00Z" w16du:dateUtc="2025-06-23T08:18:00Z">
                  <w:rPr>
                    <w:ins w:id="2758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58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58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1811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59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4498100" w14:textId="60593602" w:rsidR="00175ADE" w:rsidRPr="00884C1B" w:rsidRDefault="00175ADE" w:rsidP="00175ADE">
            <w:pPr>
              <w:spacing w:after="0"/>
              <w:rPr>
                <w:ins w:id="2759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592" w:author="Irová Zuzana" w:date="2025-06-23T10:18:00Z" w16du:dateUtc="2025-06-23T08:18:00Z">
                  <w:rPr>
                    <w:ins w:id="2759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59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59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System Error – Database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59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02E6ABAE" w14:textId="70486DBE" w:rsidR="00175ADE" w:rsidRPr="00884C1B" w:rsidRDefault="00175ADE" w:rsidP="00175ADE">
            <w:pPr>
              <w:spacing w:after="0"/>
              <w:rPr>
                <w:ins w:id="2759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598" w:author="Irová Zuzana" w:date="2025-06-23T10:18:00Z" w16du:dateUtc="2025-06-23T08:18:00Z">
                  <w:rPr>
                    <w:ins w:id="2759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60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60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3A6D5C1C" w14:textId="77777777" w:rsidTr="00884C1B">
        <w:trPr>
          <w:trHeight w:val="255"/>
          <w:ins w:id="27602" w:author="Irová Zuzana" w:date="2025-06-23T10:02:00Z" w16du:dateUtc="2025-06-23T08:02:00Z"/>
          <w:trPrChange w:id="2760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60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5E037532" w14:textId="47D208A5" w:rsidR="00175ADE" w:rsidRPr="00884C1B" w:rsidRDefault="00175ADE" w:rsidP="00175ADE">
            <w:pPr>
              <w:spacing w:after="0"/>
              <w:rPr>
                <w:ins w:id="2760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606" w:author="Irová Zuzana" w:date="2025-06-23T10:18:00Z" w16du:dateUtc="2025-06-23T08:18:00Z">
                  <w:rPr>
                    <w:ins w:id="2760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60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60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61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45B3EFBE" w14:textId="77777777" w:rsidR="00175ADE" w:rsidRPr="00884C1B" w:rsidRDefault="00175ADE" w:rsidP="00175ADE">
            <w:pPr>
              <w:spacing w:after="0"/>
              <w:rPr>
                <w:ins w:id="2761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612" w:author="Irová Zuzana" w:date="2025-06-23T10:18:00Z" w16du:dateUtc="2025-06-23T08:18:00Z">
                  <w:rPr>
                    <w:ins w:id="2761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61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30135D3" w14:textId="0075DE7C" w:rsidR="00175ADE" w:rsidRPr="00884C1B" w:rsidRDefault="00175ADE" w:rsidP="00175ADE">
            <w:pPr>
              <w:spacing w:after="0"/>
              <w:rPr>
                <w:ins w:id="2761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616" w:author="Irová Zuzana" w:date="2025-06-23T10:18:00Z" w16du:dateUtc="2025-06-23T08:18:00Z">
                  <w:rPr>
                    <w:ins w:id="2761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61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61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1812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62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07AA56A" w14:textId="713908CC" w:rsidR="00175ADE" w:rsidRPr="00884C1B" w:rsidRDefault="00175ADE" w:rsidP="00175ADE">
            <w:pPr>
              <w:spacing w:after="0"/>
              <w:rPr>
                <w:ins w:id="2762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622" w:author="Irová Zuzana" w:date="2025-06-23T10:18:00Z" w16du:dateUtc="2025-06-23T08:18:00Z">
                  <w:rPr>
                    <w:ins w:id="2762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62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62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System Error – Transaction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62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7C288B1A" w14:textId="25A712C1" w:rsidR="00175ADE" w:rsidRPr="00884C1B" w:rsidRDefault="00175ADE" w:rsidP="00175ADE">
            <w:pPr>
              <w:spacing w:after="0"/>
              <w:rPr>
                <w:ins w:id="2762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628" w:author="Irová Zuzana" w:date="2025-06-23T10:18:00Z" w16du:dateUtc="2025-06-23T08:18:00Z">
                  <w:rPr>
                    <w:ins w:id="2762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63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63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16D27AF7" w14:textId="77777777" w:rsidTr="00884C1B">
        <w:trPr>
          <w:trHeight w:val="255"/>
          <w:ins w:id="27632" w:author="Irová Zuzana" w:date="2025-06-23T10:02:00Z" w16du:dateUtc="2025-06-23T08:02:00Z"/>
          <w:trPrChange w:id="2763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63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01C34FDA" w14:textId="5FA279AE" w:rsidR="00175ADE" w:rsidRPr="00884C1B" w:rsidRDefault="00175ADE" w:rsidP="00175ADE">
            <w:pPr>
              <w:spacing w:after="0"/>
              <w:rPr>
                <w:ins w:id="2763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636" w:author="Irová Zuzana" w:date="2025-06-23T10:18:00Z" w16du:dateUtc="2025-06-23T08:18:00Z">
                  <w:rPr>
                    <w:ins w:id="2763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63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63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64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3CDB13C5" w14:textId="77777777" w:rsidR="00175ADE" w:rsidRPr="00884C1B" w:rsidRDefault="00175ADE" w:rsidP="00175ADE">
            <w:pPr>
              <w:spacing w:after="0"/>
              <w:rPr>
                <w:ins w:id="2764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642" w:author="Irová Zuzana" w:date="2025-06-23T10:18:00Z" w16du:dateUtc="2025-06-23T08:18:00Z">
                  <w:rPr>
                    <w:ins w:id="2764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64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B92418A" w14:textId="44E4F890" w:rsidR="00175ADE" w:rsidRPr="00884C1B" w:rsidRDefault="00175ADE" w:rsidP="00175ADE">
            <w:pPr>
              <w:spacing w:after="0"/>
              <w:rPr>
                <w:ins w:id="2764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646" w:author="Irová Zuzana" w:date="2025-06-23T10:18:00Z" w16du:dateUtc="2025-06-23T08:18:00Z">
                  <w:rPr>
                    <w:ins w:id="2764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64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64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1817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65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4E914DC" w14:textId="71228CFD" w:rsidR="00175ADE" w:rsidRPr="00884C1B" w:rsidRDefault="00175ADE" w:rsidP="00175ADE">
            <w:pPr>
              <w:spacing w:after="0"/>
              <w:rPr>
                <w:ins w:id="2765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652" w:author="Irová Zuzana" w:date="2025-06-23T10:18:00Z" w16du:dateUtc="2025-06-23T08:18:00Z">
                  <w:rPr>
                    <w:ins w:id="2765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65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65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Usage Limit Reached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65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2CD231EF" w14:textId="15872BFD" w:rsidR="00175ADE" w:rsidRPr="00884C1B" w:rsidRDefault="00175ADE" w:rsidP="00175ADE">
            <w:pPr>
              <w:spacing w:after="0"/>
              <w:rPr>
                <w:ins w:id="2765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658" w:author="Irová Zuzana" w:date="2025-06-23T10:18:00Z" w16du:dateUtc="2025-06-23T08:18:00Z">
                  <w:rPr>
                    <w:ins w:id="2765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66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66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3CC176EF" w14:textId="77777777" w:rsidTr="00884C1B">
        <w:trPr>
          <w:trHeight w:val="255"/>
          <w:ins w:id="27662" w:author="Irová Zuzana" w:date="2025-06-23T10:02:00Z" w16du:dateUtc="2025-06-23T08:02:00Z"/>
          <w:trPrChange w:id="2766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66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5968741B" w14:textId="7722FCF2" w:rsidR="00175ADE" w:rsidRPr="00884C1B" w:rsidRDefault="00175ADE" w:rsidP="00175ADE">
            <w:pPr>
              <w:spacing w:after="0"/>
              <w:rPr>
                <w:ins w:id="2766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666" w:author="Irová Zuzana" w:date="2025-06-23T10:18:00Z" w16du:dateUtc="2025-06-23T08:18:00Z">
                  <w:rPr>
                    <w:ins w:id="2766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66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66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67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173B0348" w14:textId="77777777" w:rsidR="00175ADE" w:rsidRPr="00884C1B" w:rsidRDefault="00175ADE" w:rsidP="00175ADE">
            <w:pPr>
              <w:spacing w:after="0"/>
              <w:rPr>
                <w:ins w:id="2767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672" w:author="Irová Zuzana" w:date="2025-06-23T10:18:00Z" w16du:dateUtc="2025-06-23T08:18:00Z">
                  <w:rPr>
                    <w:ins w:id="2767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67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DF9A1F8" w14:textId="1F208B06" w:rsidR="00175ADE" w:rsidRPr="00884C1B" w:rsidRDefault="00175ADE" w:rsidP="00175ADE">
            <w:pPr>
              <w:spacing w:after="0"/>
              <w:rPr>
                <w:ins w:id="2767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676" w:author="Irová Zuzana" w:date="2025-06-23T10:18:00Z" w16du:dateUtc="2025-06-23T08:18:00Z">
                  <w:rPr>
                    <w:ins w:id="2767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67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67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1818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68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CC78580" w14:textId="59DD019C" w:rsidR="00175ADE" w:rsidRPr="00884C1B" w:rsidRDefault="00175ADE" w:rsidP="00175ADE">
            <w:pPr>
              <w:spacing w:after="0"/>
              <w:rPr>
                <w:ins w:id="2768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682" w:author="Irová Zuzana" w:date="2025-06-23T10:18:00Z" w16du:dateUtc="2025-06-23T08:18:00Z">
                  <w:rPr>
                    <w:ins w:id="2768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68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68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Configuration Error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68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0D597A9C" w14:textId="7DAF5363" w:rsidR="00175ADE" w:rsidRPr="00884C1B" w:rsidRDefault="00175ADE" w:rsidP="00175ADE">
            <w:pPr>
              <w:spacing w:after="0"/>
              <w:rPr>
                <w:ins w:id="2768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688" w:author="Irová Zuzana" w:date="2025-06-23T10:18:00Z" w16du:dateUtc="2025-06-23T08:18:00Z">
                  <w:rPr>
                    <w:ins w:id="2768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69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69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3C28162F" w14:textId="77777777" w:rsidTr="00884C1B">
        <w:trPr>
          <w:trHeight w:val="255"/>
          <w:ins w:id="27692" w:author="Irová Zuzana" w:date="2025-06-23T10:02:00Z" w16du:dateUtc="2025-06-23T08:02:00Z"/>
          <w:trPrChange w:id="2769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69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0B6A4E43" w14:textId="144ECFF8" w:rsidR="00175ADE" w:rsidRPr="00884C1B" w:rsidRDefault="00175ADE" w:rsidP="00175ADE">
            <w:pPr>
              <w:spacing w:after="0"/>
              <w:rPr>
                <w:ins w:id="2769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696" w:author="Irová Zuzana" w:date="2025-06-23T10:18:00Z" w16du:dateUtc="2025-06-23T08:18:00Z">
                  <w:rPr>
                    <w:ins w:id="2769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69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69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70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084923A1" w14:textId="77777777" w:rsidR="00175ADE" w:rsidRPr="00884C1B" w:rsidRDefault="00175ADE" w:rsidP="00175ADE">
            <w:pPr>
              <w:spacing w:after="0"/>
              <w:rPr>
                <w:ins w:id="2770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702" w:author="Irová Zuzana" w:date="2025-06-23T10:18:00Z" w16du:dateUtc="2025-06-23T08:18:00Z">
                  <w:rPr>
                    <w:ins w:id="2770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70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8E88F4F" w14:textId="3E823AE6" w:rsidR="00175ADE" w:rsidRPr="00884C1B" w:rsidRDefault="00175ADE" w:rsidP="00175ADE">
            <w:pPr>
              <w:spacing w:after="0"/>
              <w:rPr>
                <w:ins w:id="2770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706" w:author="Irová Zuzana" w:date="2025-06-23T10:18:00Z" w16du:dateUtc="2025-06-23T08:18:00Z">
                  <w:rPr>
                    <w:ins w:id="2770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70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70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1819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71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CCEAFE8" w14:textId="38B70D30" w:rsidR="00175ADE" w:rsidRPr="00884C1B" w:rsidRDefault="00175ADE" w:rsidP="00175ADE">
            <w:pPr>
              <w:spacing w:after="0"/>
              <w:rPr>
                <w:ins w:id="2771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712" w:author="Irová Zuzana" w:date="2025-06-23T10:18:00Z" w16du:dateUtc="2025-06-23T08:18:00Z">
                  <w:rPr>
                    <w:ins w:id="2771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71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71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Invalid Terminal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71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703F0177" w14:textId="4A1EEBEF" w:rsidR="00175ADE" w:rsidRPr="00884C1B" w:rsidRDefault="00175ADE" w:rsidP="00175ADE">
            <w:pPr>
              <w:spacing w:after="0"/>
              <w:rPr>
                <w:ins w:id="2771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718" w:author="Irová Zuzana" w:date="2025-06-23T10:18:00Z" w16du:dateUtc="2025-06-23T08:18:00Z">
                  <w:rPr>
                    <w:ins w:id="2771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72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72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75E1DC9B" w14:textId="77777777" w:rsidTr="00884C1B">
        <w:trPr>
          <w:trHeight w:val="255"/>
          <w:ins w:id="27722" w:author="Irová Zuzana" w:date="2025-06-23T10:02:00Z" w16du:dateUtc="2025-06-23T08:02:00Z"/>
          <w:trPrChange w:id="2772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72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7786E9B1" w14:textId="2E8D20E8" w:rsidR="00175ADE" w:rsidRPr="00884C1B" w:rsidRDefault="00175ADE" w:rsidP="00175ADE">
            <w:pPr>
              <w:spacing w:after="0"/>
              <w:rPr>
                <w:ins w:id="2772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726" w:author="Irová Zuzana" w:date="2025-06-23T10:18:00Z" w16du:dateUtc="2025-06-23T08:18:00Z">
                  <w:rPr>
                    <w:ins w:id="2772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72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72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73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0DC01A20" w14:textId="77777777" w:rsidR="00175ADE" w:rsidRPr="00884C1B" w:rsidRDefault="00175ADE" w:rsidP="00175ADE">
            <w:pPr>
              <w:spacing w:after="0"/>
              <w:rPr>
                <w:ins w:id="2773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732" w:author="Irová Zuzana" w:date="2025-06-23T10:18:00Z" w16du:dateUtc="2025-06-23T08:18:00Z">
                  <w:rPr>
                    <w:ins w:id="2773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73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DB6E39E" w14:textId="251A5B9A" w:rsidR="00175ADE" w:rsidRPr="00884C1B" w:rsidRDefault="00175ADE" w:rsidP="00175ADE">
            <w:pPr>
              <w:spacing w:after="0"/>
              <w:rPr>
                <w:ins w:id="2773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736" w:author="Irová Zuzana" w:date="2025-06-23T10:18:00Z" w16du:dateUtc="2025-06-23T08:18:00Z">
                  <w:rPr>
                    <w:ins w:id="2773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73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73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1820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74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C46DB66" w14:textId="1F2C4962" w:rsidR="00175ADE" w:rsidRPr="00884C1B" w:rsidRDefault="00175ADE" w:rsidP="00175ADE">
            <w:pPr>
              <w:spacing w:after="0"/>
              <w:rPr>
                <w:ins w:id="2774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742" w:author="Irová Zuzana" w:date="2025-06-23T10:18:00Z" w16du:dateUtc="2025-06-23T08:18:00Z">
                  <w:rPr>
                    <w:ins w:id="2774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74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74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Inactive Terminal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74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155B97F9" w14:textId="1F4E0A1D" w:rsidR="00175ADE" w:rsidRPr="00884C1B" w:rsidRDefault="00175ADE" w:rsidP="00175ADE">
            <w:pPr>
              <w:spacing w:after="0"/>
              <w:rPr>
                <w:ins w:id="2774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748" w:author="Irová Zuzana" w:date="2025-06-23T10:18:00Z" w16du:dateUtc="2025-06-23T08:18:00Z">
                  <w:rPr>
                    <w:ins w:id="2774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75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75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6211A0E0" w14:textId="77777777" w:rsidTr="00884C1B">
        <w:trPr>
          <w:trHeight w:val="255"/>
          <w:ins w:id="27752" w:author="Irová Zuzana" w:date="2025-06-23T10:02:00Z" w16du:dateUtc="2025-06-23T08:02:00Z"/>
          <w:trPrChange w:id="2775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75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094E6D64" w14:textId="77342684" w:rsidR="00175ADE" w:rsidRPr="00884C1B" w:rsidRDefault="00175ADE" w:rsidP="00175ADE">
            <w:pPr>
              <w:spacing w:after="0"/>
              <w:rPr>
                <w:ins w:id="2775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756" w:author="Irová Zuzana" w:date="2025-06-23T10:18:00Z" w16du:dateUtc="2025-06-23T08:18:00Z">
                  <w:rPr>
                    <w:ins w:id="2775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75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75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76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20C748CE" w14:textId="77777777" w:rsidR="00175ADE" w:rsidRPr="00884C1B" w:rsidRDefault="00175ADE" w:rsidP="00175ADE">
            <w:pPr>
              <w:spacing w:after="0"/>
              <w:rPr>
                <w:ins w:id="2776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762" w:author="Irová Zuzana" w:date="2025-06-23T10:18:00Z" w16du:dateUtc="2025-06-23T08:18:00Z">
                  <w:rPr>
                    <w:ins w:id="2776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76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840D883" w14:textId="7F38F8CF" w:rsidR="00175ADE" w:rsidRPr="00884C1B" w:rsidRDefault="00175ADE" w:rsidP="00175ADE">
            <w:pPr>
              <w:spacing w:after="0"/>
              <w:rPr>
                <w:ins w:id="2776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766" w:author="Irová Zuzana" w:date="2025-06-23T10:18:00Z" w16du:dateUtc="2025-06-23T08:18:00Z">
                  <w:rPr>
                    <w:ins w:id="2776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76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76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1821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77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ABECC9F" w14:textId="4C1C0843" w:rsidR="00175ADE" w:rsidRPr="00884C1B" w:rsidRDefault="00175ADE" w:rsidP="00175ADE">
            <w:pPr>
              <w:spacing w:after="0"/>
              <w:rPr>
                <w:ins w:id="2777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772" w:author="Irová Zuzana" w:date="2025-06-23T10:18:00Z" w16du:dateUtc="2025-06-23T08:18:00Z">
                  <w:rPr>
                    <w:ins w:id="2777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77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77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Invalid Merchant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77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54BC979F" w14:textId="0FE6CFA8" w:rsidR="00175ADE" w:rsidRPr="00884C1B" w:rsidRDefault="00175ADE" w:rsidP="00175ADE">
            <w:pPr>
              <w:spacing w:after="0"/>
              <w:rPr>
                <w:ins w:id="2777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778" w:author="Irová Zuzana" w:date="2025-06-23T10:18:00Z" w16du:dateUtc="2025-06-23T08:18:00Z">
                  <w:rPr>
                    <w:ins w:id="2777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78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78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4E944669" w14:textId="77777777" w:rsidTr="00884C1B">
        <w:trPr>
          <w:trHeight w:val="255"/>
          <w:ins w:id="27782" w:author="Irová Zuzana" w:date="2025-06-23T10:02:00Z" w16du:dateUtc="2025-06-23T08:02:00Z"/>
          <w:trPrChange w:id="2778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78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79CE6170" w14:textId="26B685AC" w:rsidR="00175ADE" w:rsidRPr="00884C1B" w:rsidRDefault="00175ADE" w:rsidP="00175ADE">
            <w:pPr>
              <w:spacing w:after="0"/>
              <w:rPr>
                <w:ins w:id="2778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786" w:author="Irová Zuzana" w:date="2025-06-23T10:18:00Z" w16du:dateUtc="2025-06-23T08:18:00Z">
                  <w:rPr>
                    <w:ins w:id="2778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78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78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79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7D7CFFE4" w14:textId="77777777" w:rsidR="00175ADE" w:rsidRPr="00884C1B" w:rsidRDefault="00175ADE" w:rsidP="00175ADE">
            <w:pPr>
              <w:spacing w:after="0"/>
              <w:rPr>
                <w:ins w:id="2779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792" w:author="Irová Zuzana" w:date="2025-06-23T10:18:00Z" w16du:dateUtc="2025-06-23T08:18:00Z">
                  <w:rPr>
                    <w:ins w:id="2779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79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F71D7EC" w14:textId="47AE238C" w:rsidR="00175ADE" w:rsidRPr="00884C1B" w:rsidRDefault="00175ADE" w:rsidP="00175ADE">
            <w:pPr>
              <w:spacing w:after="0"/>
              <w:rPr>
                <w:ins w:id="2779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796" w:author="Irová Zuzana" w:date="2025-06-23T10:18:00Z" w16du:dateUtc="2025-06-23T08:18:00Z">
                  <w:rPr>
                    <w:ins w:id="2779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79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79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1822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80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D754996" w14:textId="59A3BAC5" w:rsidR="00175ADE" w:rsidRPr="00884C1B" w:rsidRDefault="00175ADE" w:rsidP="00175ADE">
            <w:pPr>
              <w:spacing w:after="0"/>
              <w:rPr>
                <w:ins w:id="2780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802" w:author="Irová Zuzana" w:date="2025-06-23T10:18:00Z" w16du:dateUtc="2025-06-23T08:18:00Z">
                  <w:rPr>
                    <w:ins w:id="2780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80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80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Duplicate Entity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80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6794B297" w14:textId="24B920B2" w:rsidR="00175ADE" w:rsidRPr="00884C1B" w:rsidRDefault="00175ADE" w:rsidP="00175ADE">
            <w:pPr>
              <w:spacing w:after="0"/>
              <w:rPr>
                <w:ins w:id="2780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808" w:author="Irová Zuzana" w:date="2025-06-23T10:18:00Z" w16du:dateUtc="2025-06-23T08:18:00Z">
                  <w:rPr>
                    <w:ins w:id="2780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81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81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75A79DF1" w14:textId="77777777" w:rsidTr="00884C1B">
        <w:trPr>
          <w:trHeight w:val="255"/>
          <w:ins w:id="27812" w:author="Irová Zuzana" w:date="2025-06-23T10:02:00Z" w16du:dateUtc="2025-06-23T08:02:00Z"/>
          <w:trPrChange w:id="2781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81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7063A809" w14:textId="4332EABB" w:rsidR="00175ADE" w:rsidRPr="00884C1B" w:rsidRDefault="00175ADE" w:rsidP="00175ADE">
            <w:pPr>
              <w:spacing w:after="0"/>
              <w:rPr>
                <w:ins w:id="2781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816" w:author="Irová Zuzana" w:date="2025-06-23T10:18:00Z" w16du:dateUtc="2025-06-23T08:18:00Z">
                  <w:rPr>
                    <w:ins w:id="2781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81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81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82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3A3266A4" w14:textId="77777777" w:rsidR="00175ADE" w:rsidRPr="00884C1B" w:rsidRDefault="00175ADE" w:rsidP="00175ADE">
            <w:pPr>
              <w:spacing w:after="0"/>
              <w:rPr>
                <w:ins w:id="2782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822" w:author="Irová Zuzana" w:date="2025-06-23T10:18:00Z" w16du:dateUtc="2025-06-23T08:18:00Z">
                  <w:rPr>
                    <w:ins w:id="2782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82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A9887B5" w14:textId="7E967F8E" w:rsidR="00175ADE" w:rsidRPr="00884C1B" w:rsidRDefault="00175ADE" w:rsidP="00175ADE">
            <w:pPr>
              <w:spacing w:after="0"/>
              <w:rPr>
                <w:ins w:id="2782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826" w:author="Irová Zuzana" w:date="2025-06-23T10:18:00Z" w16du:dateUtc="2025-06-23T08:18:00Z">
                  <w:rPr>
                    <w:ins w:id="2782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82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82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1823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83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89AF456" w14:textId="0ADE47D3" w:rsidR="00175ADE" w:rsidRPr="00884C1B" w:rsidRDefault="00175ADE" w:rsidP="00175ADE">
            <w:pPr>
              <w:spacing w:after="0"/>
              <w:rPr>
                <w:ins w:id="2783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832" w:author="Irová Zuzana" w:date="2025-06-23T10:18:00Z" w16du:dateUtc="2025-06-23T08:18:00Z">
                  <w:rPr>
                    <w:ins w:id="2783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83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83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Invalid Acquirer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83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3B9C48F4" w14:textId="6D281D22" w:rsidR="00175ADE" w:rsidRPr="00884C1B" w:rsidRDefault="00175ADE" w:rsidP="00175ADE">
            <w:pPr>
              <w:spacing w:after="0"/>
              <w:rPr>
                <w:ins w:id="2783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838" w:author="Irová Zuzana" w:date="2025-06-23T10:18:00Z" w16du:dateUtc="2025-06-23T08:18:00Z">
                  <w:rPr>
                    <w:ins w:id="2783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84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84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1280D6B8" w14:textId="77777777" w:rsidTr="00884C1B">
        <w:trPr>
          <w:trHeight w:val="255"/>
          <w:ins w:id="27842" w:author="Irová Zuzana" w:date="2025-06-23T10:02:00Z" w16du:dateUtc="2025-06-23T08:02:00Z"/>
          <w:trPrChange w:id="2784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84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1ED11B37" w14:textId="1363DA35" w:rsidR="00175ADE" w:rsidRPr="00884C1B" w:rsidRDefault="00175ADE" w:rsidP="00175ADE">
            <w:pPr>
              <w:spacing w:after="0"/>
              <w:rPr>
                <w:ins w:id="2784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846" w:author="Irová Zuzana" w:date="2025-06-23T10:18:00Z" w16du:dateUtc="2025-06-23T08:18:00Z">
                  <w:rPr>
                    <w:ins w:id="2784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84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84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85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570DC39A" w14:textId="77777777" w:rsidR="00175ADE" w:rsidRPr="00884C1B" w:rsidRDefault="00175ADE" w:rsidP="00175ADE">
            <w:pPr>
              <w:spacing w:after="0"/>
              <w:rPr>
                <w:ins w:id="2785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852" w:author="Irová Zuzana" w:date="2025-06-23T10:18:00Z" w16du:dateUtc="2025-06-23T08:18:00Z">
                  <w:rPr>
                    <w:ins w:id="2785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85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615D4BE" w14:textId="6EA878A6" w:rsidR="00175ADE" w:rsidRPr="00884C1B" w:rsidRDefault="00175ADE" w:rsidP="00175ADE">
            <w:pPr>
              <w:spacing w:after="0"/>
              <w:rPr>
                <w:ins w:id="2785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856" w:author="Irová Zuzana" w:date="2025-06-23T10:18:00Z" w16du:dateUtc="2025-06-23T08:18:00Z">
                  <w:rPr>
                    <w:ins w:id="2785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85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85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2001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86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E8F6925" w14:textId="3E6BF24B" w:rsidR="00175ADE" w:rsidRPr="00884C1B" w:rsidRDefault="00175ADE" w:rsidP="00175ADE">
            <w:pPr>
              <w:spacing w:after="0"/>
              <w:rPr>
                <w:ins w:id="2786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862" w:author="Irová Zuzana" w:date="2025-06-23T10:18:00Z" w16du:dateUtc="2025-06-23T08:18:00Z">
                  <w:rPr>
                    <w:ins w:id="2786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86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86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Timeout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86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6EC18E66" w14:textId="36F2A4B4" w:rsidR="00175ADE" w:rsidRPr="00884C1B" w:rsidRDefault="00175ADE" w:rsidP="00175ADE">
            <w:pPr>
              <w:spacing w:after="0"/>
              <w:rPr>
                <w:ins w:id="2786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868" w:author="Irová Zuzana" w:date="2025-06-23T10:18:00Z" w16du:dateUtc="2025-06-23T08:18:00Z">
                  <w:rPr>
                    <w:ins w:id="2786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87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87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6502159C" w14:textId="77777777" w:rsidTr="00884C1B">
        <w:trPr>
          <w:trHeight w:val="255"/>
          <w:ins w:id="27872" w:author="Irová Zuzana" w:date="2025-06-23T10:02:00Z" w16du:dateUtc="2025-06-23T08:02:00Z"/>
          <w:trPrChange w:id="2787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87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1627E07D" w14:textId="78B6E7A9" w:rsidR="00175ADE" w:rsidRPr="00884C1B" w:rsidRDefault="00175ADE" w:rsidP="00175ADE">
            <w:pPr>
              <w:spacing w:after="0"/>
              <w:rPr>
                <w:ins w:id="2787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876" w:author="Irová Zuzana" w:date="2025-06-23T10:18:00Z" w16du:dateUtc="2025-06-23T08:18:00Z">
                  <w:rPr>
                    <w:ins w:id="2787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87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87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88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12DBD722" w14:textId="77777777" w:rsidR="00175ADE" w:rsidRPr="00884C1B" w:rsidRDefault="00175ADE" w:rsidP="00175ADE">
            <w:pPr>
              <w:spacing w:after="0"/>
              <w:rPr>
                <w:ins w:id="2788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882" w:author="Irová Zuzana" w:date="2025-06-23T10:18:00Z" w16du:dateUtc="2025-06-23T08:18:00Z">
                  <w:rPr>
                    <w:ins w:id="2788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88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6D8DDEA" w14:textId="50296121" w:rsidR="00175ADE" w:rsidRPr="00884C1B" w:rsidRDefault="00175ADE" w:rsidP="00175ADE">
            <w:pPr>
              <w:spacing w:after="0"/>
              <w:rPr>
                <w:ins w:id="2788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886" w:author="Irová Zuzana" w:date="2025-06-23T10:18:00Z" w16du:dateUtc="2025-06-23T08:18:00Z">
                  <w:rPr>
                    <w:ins w:id="2788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88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88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2002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89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8C61414" w14:textId="26A10CCD" w:rsidR="00175ADE" w:rsidRPr="00884C1B" w:rsidRDefault="00175ADE" w:rsidP="00175ADE">
            <w:pPr>
              <w:spacing w:after="0"/>
              <w:rPr>
                <w:ins w:id="2789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892" w:author="Irová Zuzana" w:date="2025-06-23T10:18:00Z" w16du:dateUtc="2025-06-23T08:18:00Z">
                  <w:rPr>
                    <w:ins w:id="2789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89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89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Timeout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89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01FD1458" w14:textId="15A550E7" w:rsidR="00175ADE" w:rsidRPr="00884C1B" w:rsidRDefault="00175ADE" w:rsidP="00175ADE">
            <w:pPr>
              <w:spacing w:after="0"/>
              <w:rPr>
                <w:ins w:id="2789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898" w:author="Irová Zuzana" w:date="2025-06-23T10:18:00Z" w16du:dateUtc="2025-06-23T08:18:00Z">
                  <w:rPr>
                    <w:ins w:id="2789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90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90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D84C69" w:rsidRPr="00884C1B" w14:paraId="2C024114" w14:textId="77777777" w:rsidTr="00884C1B">
        <w:trPr>
          <w:trHeight w:val="255"/>
          <w:ins w:id="27902" w:author="Irová Zuzana" w:date="2025-06-23T10:02:00Z" w16du:dateUtc="2025-06-23T08:02:00Z"/>
          <w:trPrChange w:id="2790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90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559F660D" w14:textId="1BE23861" w:rsidR="00175ADE" w:rsidRPr="00884C1B" w:rsidRDefault="00175ADE" w:rsidP="00175ADE">
            <w:pPr>
              <w:spacing w:after="0"/>
              <w:rPr>
                <w:ins w:id="2790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906" w:author="Irová Zuzana" w:date="2025-06-23T10:18:00Z" w16du:dateUtc="2025-06-23T08:18:00Z">
                  <w:rPr>
                    <w:ins w:id="27907" w:author="Irová Zuzana" w:date="2025-06-23T10:02:00Z" w16du:dateUtc="2025-06-23T08:02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908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90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910" w:author="Irová Zuzana" w:date="2025-06-23T10:18:00Z" w16du:dateUtc="2025-06-23T08:18:00Z">
              <w:tcPr>
                <w:tcW w:w="201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5F1AE4AD" w14:textId="77777777" w:rsidR="00175ADE" w:rsidRPr="00884C1B" w:rsidRDefault="00175ADE" w:rsidP="00175ADE">
            <w:pPr>
              <w:spacing w:after="0"/>
              <w:rPr>
                <w:ins w:id="2791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912" w:author="Irová Zuzana" w:date="2025-06-23T10:18:00Z" w16du:dateUtc="2025-06-23T08:18:00Z">
                  <w:rPr>
                    <w:ins w:id="2791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914" w:author="Irová Zuzana" w:date="2025-06-23T10:18:00Z" w16du:dateUtc="2025-06-23T08:18:00Z">
              <w:tcPr>
                <w:tcW w:w="587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5C3A687" w14:textId="5E800D52" w:rsidR="00175ADE" w:rsidRPr="00884C1B" w:rsidRDefault="00175ADE" w:rsidP="00175ADE">
            <w:pPr>
              <w:spacing w:after="0"/>
              <w:rPr>
                <w:ins w:id="27915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916" w:author="Irová Zuzana" w:date="2025-06-23T10:18:00Z" w16du:dateUtc="2025-06-23T08:18:00Z">
                  <w:rPr>
                    <w:ins w:id="27917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918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919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3201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vAlign w:val="bottom"/>
            <w:tcPrChange w:id="2792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DD84F2D" w14:textId="6991C32E" w:rsidR="00175ADE" w:rsidRPr="00884C1B" w:rsidRDefault="00175ADE" w:rsidP="00175ADE">
            <w:pPr>
              <w:spacing w:after="0"/>
              <w:rPr>
                <w:ins w:id="27921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922" w:author="Irová Zuzana" w:date="2025-06-23T10:18:00Z" w16du:dateUtc="2025-06-23T08:18:00Z">
                  <w:rPr>
                    <w:ins w:id="27923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924" w:author="Irová Zuzana" w:date="2025-06-23T10:02:00Z" w16du:dateUtc="2025-06-23T08:02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925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Authorization host unavailable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92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4E624BC9" w14:textId="021D7AA6" w:rsidR="00175ADE" w:rsidRPr="00884C1B" w:rsidRDefault="00175ADE" w:rsidP="00175ADE">
            <w:pPr>
              <w:spacing w:after="0"/>
              <w:rPr>
                <w:ins w:id="27927" w:author="Irová Zuzana" w:date="2025-06-23T10:02:00Z" w16du:dateUtc="2025-06-23T08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928" w:author="Irová Zuzana" w:date="2025-06-23T10:18:00Z" w16du:dateUtc="2025-06-23T08:18:00Z">
                  <w:rPr>
                    <w:ins w:id="27929" w:author="Irová Zuzana" w:date="2025-06-23T10:02:00Z" w16du:dateUtc="2025-06-23T08:0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930" w:author="Irová Zuzana" w:date="2025-06-23T10:03:00Z" w16du:dateUtc="2025-06-23T08:03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93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  <w:tr w:rsidR="00884C1B" w:rsidRPr="00884C1B" w14:paraId="5DB58734" w14:textId="77777777" w:rsidTr="00884C1B">
        <w:trPr>
          <w:trHeight w:val="255"/>
          <w:ins w:id="27932" w:author="Irová Zuzana" w:date="2025-06-23T09:57:00Z" w16du:dateUtc="2025-06-23T07:57:00Z"/>
          <w:trPrChange w:id="27933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Borders>
              <w:top w:val="single" w:sz="8" w:space="0" w:color="auto"/>
            </w:tcBorders>
            <w:tcPrChange w:id="27934" w:author="Irová Zuzana" w:date="2025-06-23T10:18:00Z" w16du:dateUtc="2025-06-23T08:18:00Z">
              <w:tcPr>
                <w:tcW w:w="1591" w:type="dxa"/>
                <w:tcBorders>
                  <w:top w:val="single" w:sz="8" w:space="0" w:color="auto"/>
                </w:tcBorders>
              </w:tcPr>
            </w:tcPrChange>
          </w:tcPr>
          <w:p w14:paraId="1746B2E4" w14:textId="2563C76B" w:rsidR="00A52D2A" w:rsidRPr="00884C1B" w:rsidRDefault="00A52D2A" w:rsidP="00A52D2A">
            <w:pPr>
              <w:spacing w:after="0"/>
              <w:rPr>
                <w:ins w:id="27935" w:author="Irová Zuzana" w:date="2025-06-23T09:57:00Z" w16du:dateUtc="2025-06-23T07:5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936" w:author="Irová Zuzana" w:date="2025-06-23T10:18:00Z" w16du:dateUtc="2025-06-23T08:18:00Z">
                  <w:rPr>
                    <w:ins w:id="27937" w:author="Irová Zuzana" w:date="2025-06-23T09:57:00Z" w16du:dateUtc="2025-06-23T07:57:00Z"/>
                    <w:rFonts w:eastAsia="Times New Roman" w:cstheme="minorBidi"/>
                    <w:sz w:val="18"/>
                    <w:szCs w:val="18"/>
                    <w:lang w:val="pl-PL" w:eastAsia="cs-CZ"/>
                  </w:rPr>
                </w:rPrChange>
              </w:rPr>
            </w:pPr>
            <w:ins w:id="27938" w:author="Irová Zuzana" w:date="2025-06-23T09:57:00Z" w16du:dateUtc="2025-06-23T07:57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939" w:author="Irová Zuzana" w:date="2025-06-23T10:18:00Z" w16du:dateUtc="2025-06-23T08:18:00Z">
                    <w:rPr>
                      <w:rFonts w:eastAsia="Times New Roman" w:cstheme="minorBidi"/>
                      <w:sz w:val="18"/>
                      <w:szCs w:val="18"/>
                      <w:lang w:val="pl-PL" w:eastAsia="cs-CZ"/>
                    </w:rPr>
                  </w:rPrChange>
                </w:rPr>
                <w:t>Unsuccessful transaction – retry</w:t>
              </w:r>
            </w:ins>
          </w:p>
        </w:tc>
        <w:tc>
          <w:tcPr>
            <w:tcW w:w="1549" w:type="dxa"/>
            <w:tcBorders>
              <w:top w:val="single" w:sz="8" w:space="0" w:color="auto"/>
              <w:bottom w:val="single" w:sz="4" w:space="0" w:color="auto"/>
            </w:tcBorders>
            <w:noWrap/>
            <w:tcPrChange w:id="27940" w:author="Irová Zuzana" w:date="2025-06-23T10:18:00Z" w16du:dateUtc="2025-06-23T08:18:00Z">
              <w:tcPr>
                <w:tcW w:w="1549" w:type="dxa"/>
                <w:tcBorders>
                  <w:top w:val="single" w:sz="8" w:space="0" w:color="auto"/>
                  <w:bottom w:val="single" w:sz="4" w:space="0" w:color="auto"/>
                </w:tcBorders>
                <w:noWrap/>
              </w:tcPr>
            </w:tcPrChange>
          </w:tcPr>
          <w:p w14:paraId="0E4993D9" w14:textId="6D071E10" w:rsidR="00A52D2A" w:rsidRPr="00884C1B" w:rsidRDefault="00A52D2A" w:rsidP="00A52D2A">
            <w:pPr>
              <w:spacing w:after="0"/>
              <w:rPr>
                <w:ins w:id="27941" w:author="Irová Zuzana" w:date="2025-06-23T09:57:00Z" w16du:dateUtc="2025-06-23T07:5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942" w:author="Irová Zuzana" w:date="2025-06-23T10:18:00Z" w16du:dateUtc="2025-06-23T08:18:00Z">
                  <w:rPr>
                    <w:ins w:id="27943" w:author="Irová Zuzana" w:date="2025-06-23T09:57:00Z" w16du:dateUtc="2025-06-23T07:5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Borders>
              <w:top w:val="single" w:sz="8" w:space="0" w:color="auto"/>
              <w:bottom w:val="single" w:sz="4" w:space="0" w:color="auto"/>
            </w:tcBorders>
            <w:tcPrChange w:id="27944" w:author="Irová Zuzana" w:date="2025-06-23T10:18:00Z" w16du:dateUtc="2025-06-23T08:18:00Z">
              <w:tcPr>
                <w:tcW w:w="1048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37B99618" w14:textId="5B089A1B" w:rsidR="00A52D2A" w:rsidRPr="00884C1B" w:rsidRDefault="00A52D2A" w:rsidP="00A52D2A">
            <w:pPr>
              <w:spacing w:after="0"/>
              <w:rPr>
                <w:ins w:id="27945" w:author="Irová Zuzana" w:date="2025-06-23T09:57:00Z" w16du:dateUtc="2025-06-23T07:5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946" w:author="Irová Zuzana" w:date="2025-06-23T10:18:00Z" w16du:dateUtc="2025-06-23T08:18:00Z">
                  <w:rPr>
                    <w:ins w:id="27947" w:author="Irová Zuzana" w:date="2025-06-23T09:57:00Z" w16du:dateUtc="2025-06-23T07:5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948" w:author="Irová Zuzana" w:date="2025-06-23T09:58:00Z" w16du:dateUtc="2025-06-23T07:58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949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109</w:t>
              </w:r>
            </w:ins>
          </w:p>
        </w:tc>
        <w:tc>
          <w:tcPr>
            <w:tcW w:w="3690" w:type="dxa"/>
            <w:tcBorders>
              <w:top w:val="single" w:sz="8" w:space="0" w:color="auto"/>
              <w:bottom w:val="single" w:sz="4" w:space="0" w:color="auto"/>
            </w:tcBorders>
            <w:tcPrChange w:id="27950" w:author="Irová Zuzana" w:date="2025-06-23T10:18:00Z" w16du:dateUtc="2025-06-23T08:18:00Z">
              <w:tcPr>
                <w:tcW w:w="3931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65BFDB47" w14:textId="26B8B650" w:rsidR="00A52D2A" w:rsidRPr="00884C1B" w:rsidRDefault="00A52D2A" w:rsidP="00A52D2A">
            <w:pPr>
              <w:spacing w:after="0"/>
              <w:rPr>
                <w:ins w:id="27951" w:author="Irová Zuzana" w:date="2025-06-23T09:57:00Z" w16du:dateUtc="2025-06-23T07:5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952" w:author="Irová Zuzana" w:date="2025-06-23T10:18:00Z" w16du:dateUtc="2025-06-23T08:18:00Z">
                  <w:rPr>
                    <w:ins w:id="27953" w:author="Irová Zuzana" w:date="2025-06-23T09:57:00Z" w16du:dateUtc="2025-06-23T07:5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954" w:author="Irová Zuzana" w:date="2025-06-23T09:58:00Z" w16du:dateUtc="2025-06-23T07:58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955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Invalid Service Establishment</w:t>
              </w:r>
            </w:ins>
          </w:p>
        </w:tc>
        <w:tc>
          <w:tcPr>
            <w:tcW w:w="2068" w:type="dxa"/>
            <w:tcBorders>
              <w:top w:val="single" w:sz="8" w:space="0" w:color="auto"/>
              <w:bottom w:val="single" w:sz="4" w:space="0" w:color="auto"/>
            </w:tcBorders>
            <w:tcPrChange w:id="27956" w:author="Irová Zuzana" w:date="2025-06-23T10:18:00Z" w16du:dateUtc="2025-06-23T08:18:00Z">
              <w:tcPr>
                <w:tcW w:w="1499" w:type="dxa"/>
                <w:tcBorders>
                  <w:top w:val="single" w:sz="8" w:space="0" w:color="auto"/>
                  <w:bottom w:val="single" w:sz="4" w:space="0" w:color="auto"/>
                </w:tcBorders>
              </w:tcPr>
            </w:tcPrChange>
          </w:tcPr>
          <w:p w14:paraId="49CD5DB0" w14:textId="77777777" w:rsidR="00A52D2A" w:rsidRPr="00884C1B" w:rsidRDefault="00A52D2A" w:rsidP="00A52D2A">
            <w:pPr>
              <w:spacing w:after="0"/>
              <w:rPr>
                <w:ins w:id="27957" w:author="Irová Zuzana" w:date="2025-06-23T09:57:00Z" w16du:dateUtc="2025-06-23T07:5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958" w:author="Irová Zuzana" w:date="2025-06-23T10:18:00Z" w16du:dateUtc="2025-06-23T08:18:00Z">
                  <w:rPr>
                    <w:ins w:id="27959" w:author="Irová Zuzana" w:date="2025-06-23T09:57:00Z" w16du:dateUtc="2025-06-23T07:5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960" w:author="Irová Zuzana" w:date="2025-06-23T09:57:00Z" w16du:dateUtc="2025-06-23T07:57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961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24h 7 d</w:t>
              </w:r>
            </w:ins>
          </w:p>
          <w:p w14:paraId="0C4C145A" w14:textId="77777777" w:rsidR="00A52D2A" w:rsidRPr="00884C1B" w:rsidRDefault="00A52D2A" w:rsidP="00A52D2A">
            <w:pPr>
              <w:spacing w:after="0"/>
              <w:rPr>
                <w:ins w:id="27962" w:author="Irová Zuzana" w:date="2025-06-23T09:57:00Z" w16du:dateUtc="2025-06-23T07:5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963" w:author="Irová Zuzana" w:date="2025-06-23T10:18:00Z" w16du:dateUtc="2025-06-23T08:18:00Z">
                  <w:rPr>
                    <w:ins w:id="27964" w:author="Irová Zuzana" w:date="2025-06-23T09:57:00Z" w16du:dateUtc="2025-06-23T07:5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884C1B" w:rsidRPr="00884C1B" w14:paraId="19C9AACA" w14:textId="77777777" w:rsidTr="00884C1B">
        <w:trPr>
          <w:trHeight w:val="255"/>
          <w:ins w:id="27965" w:author="Irová Zuzana" w:date="2025-06-23T09:47:00Z" w16du:dateUtc="2025-06-23T07:47:00Z"/>
          <w:trPrChange w:id="27966" w:author="Irová Zuzana" w:date="2025-06-23T10:18:00Z" w16du:dateUtc="2025-06-23T08:18:00Z">
            <w:trPr>
              <w:trHeight w:val="255"/>
            </w:trPr>
          </w:trPrChange>
        </w:trPr>
        <w:tc>
          <w:tcPr>
            <w:tcW w:w="1591" w:type="dxa"/>
            <w:tcPrChange w:id="27967" w:author="Irová Zuzana" w:date="2025-06-23T10:18:00Z" w16du:dateUtc="2025-06-23T08:18:00Z">
              <w:tcPr>
                <w:tcW w:w="1591" w:type="dxa"/>
              </w:tcPr>
            </w:tcPrChange>
          </w:tcPr>
          <w:p w14:paraId="2D38669A" w14:textId="0FCC7894" w:rsidR="00A52D2A" w:rsidRPr="00884C1B" w:rsidRDefault="00A52D2A" w:rsidP="00A52D2A">
            <w:pPr>
              <w:spacing w:after="0"/>
              <w:rPr>
                <w:ins w:id="27968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969" w:author="Irová Zuzana" w:date="2025-06-23T10:18:00Z" w16du:dateUtc="2025-06-23T08:18:00Z">
                  <w:rPr>
                    <w:ins w:id="27970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971" w:author="Irová Zuzana" w:date="2025-06-23T09:55:00Z" w16du:dateUtc="2025-06-23T07:55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972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Unprocessed transaction</w:t>
              </w:r>
            </w:ins>
          </w:p>
        </w:tc>
        <w:tc>
          <w:tcPr>
            <w:tcW w:w="1549" w:type="dxa"/>
            <w:noWrap/>
            <w:tcPrChange w:id="27973" w:author="Irová Zuzana" w:date="2025-06-23T10:18:00Z" w16du:dateUtc="2025-06-23T08:18:00Z">
              <w:tcPr>
                <w:tcW w:w="1549" w:type="dxa"/>
                <w:noWrap/>
              </w:tcPr>
            </w:tcPrChange>
          </w:tcPr>
          <w:p w14:paraId="67C4E800" w14:textId="1279305B" w:rsidR="00A52D2A" w:rsidRPr="00884C1B" w:rsidRDefault="00A52D2A" w:rsidP="00A52D2A">
            <w:pPr>
              <w:spacing w:after="0"/>
              <w:rPr>
                <w:ins w:id="27974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975" w:author="Irová Zuzana" w:date="2025-06-23T10:18:00Z" w16du:dateUtc="2025-06-23T08:18:00Z">
                  <w:rPr>
                    <w:ins w:id="27976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720" w:type="dxa"/>
            <w:tcPrChange w:id="27977" w:author="Irová Zuzana" w:date="2025-06-23T10:18:00Z" w16du:dateUtc="2025-06-23T08:18:00Z">
              <w:tcPr>
                <w:tcW w:w="1048" w:type="dxa"/>
                <w:gridSpan w:val="3"/>
              </w:tcPr>
            </w:tcPrChange>
          </w:tcPr>
          <w:p w14:paraId="080541D6" w14:textId="5CC2677E" w:rsidR="00A52D2A" w:rsidRPr="00884C1B" w:rsidRDefault="00D96C7B" w:rsidP="00A52D2A">
            <w:pPr>
              <w:spacing w:after="0"/>
              <w:rPr>
                <w:ins w:id="27978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979" w:author="Irová Zuzana" w:date="2025-06-23T10:18:00Z" w16du:dateUtc="2025-06-23T08:18:00Z">
                  <w:rPr>
                    <w:ins w:id="27980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981" w:author="Irová Zuzana" w:date="2025-06-23T10:01:00Z" w16du:dateUtc="2025-06-23T08:01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982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1826</w:t>
              </w:r>
            </w:ins>
          </w:p>
        </w:tc>
        <w:tc>
          <w:tcPr>
            <w:tcW w:w="3690" w:type="dxa"/>
            <w:tcPrChange w:id="27983" w:author="Irová Zuzana" w:date="2025-06-23T10:18:00Z" w16du:dateUtc="2025-06-23T08:18:00Z">
              <w:tcPr>
                <w:tcW w:w="3931" w:type="dxa"/>
                <w:gridSpan w:val="2"/>
              </w:tcPr>
            </w:tcPrChange>
          </w:tcPr>
          <w:p w14:paraId="08CDD7AB" w14:textId="77777777" w:rsidR="001F2AAB" w:rsidRPr="00884C1B" w:rsidRDefault="001F2AAB" w:rsidP="001F2AAB">
            <w:pPr>
              <w:spacing w:after="0"/>
              <w:rPr>
                <w:ins w:id="27984" w:author="Irová Zuzana" w:date="2025-06-23T10:01:00Z" w16du:dateUtc="2025-06-23T08:01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985" w:author="Irová Zuzana" w:date="2025-06-23T10:18:00Z" w16du:dateUtc="2025-06-23T08:18:00Z">
                  <w:rPr>
                    <w:ins w:id="27986" w:author="Irová Zuzana" w:date="2025-06-23T10:01:00Z" w16du:dateUtc="2025-06-23T08:01:00Z"/>
                    <w:rFonts w:ascii="Aptos Narrow" w:hAnsi="Aptos Narrow"/>
                    <w:color w:val="000000"/>
                    <w:sz w:val="22"/>
                    <w:szCs w:val="22"/>
                    <w:lang w:eastAsia="en-US"/>
                  </w:rPr>
                </w:rPrChange>
              </w:rPr>
            </w:pPr>
            <w:ins w:id="27987" w:author="Irová Zuzana" w:date="2025-06-23T10:01:00Z" w16du:dateUtc="2025-06-23T08:01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988" w:author="Irová Zuzana" w:date="2025-06-23T10:18:00Z" w16du:dateUtc="2025-06-23T08:18:00Z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rPrChange>
                </w:rPr>
                <w:t>Corvuspay queue zapunjen - pokušati kasnije</w:t>
              </w:r>
            </w:ins>
          </w:p>
          <w:p w14:paraId="4CBB6F8E" w14:textId="2B14053F" w:rsidR="00A52D2A" w:rsidRPr="00884C1B" w:rsidRDefault="00A52D2A" w:rsidP="00A52D2A">
            <w:pPr>
              <w:spacing w:after="0"/>
              <w:rPr>
                <w:ins w:id="27989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990" w:author="Irová Zuzana" w:date="2025-06-23T10:18:00Z" w16du:dateUtc="2025-06-23T08:18:00Z">
                  <w:rPr>
                    <w:ins w:id="27991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</w:p>
        </w:tc>
        <w:tc>
          <w:tcPr>
            <w:tcW w:w="2068" w:type="dxa"/>
            <w:tcPrChange w:id="27992" w:author="Irová Zuzana" w:date="2025-06-23T10:18:00Z" w16du:dateUtc="2025-06-23T08:18:00Z">
              <w:tcPr>
                <w:tcW w:w="1499" w:type="dxa"/>
              </w:tcPr>
            </w:tcPrChange>
          </w:tcPr>
          <w:p w14:paraId="4DB378FF" w14:textId="790A5CA6" w:rsidR="00A52D2A" w:rsidRPr="00884C1B" w:rsidRDefault="001F2AAB" w:rsidP="00A52D2A">
            <w:pPr>
              <w:spacing w:after="0"/>
              <w:rPr>
                <w:ins w:id="27993" w:author="Irová Zuzana" w:date="2025-06-23T09:47:00Z" w16du:dateUtc="2025-06-23T07:47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7994" w:author="Irová Zuzana" w:date="2025-06-23T10:18:00Z" w16du:dateUtc="2025-06-23T08:18:00Z">
                  <w:rPr>
                    <w:ins w:id="27995" w:author="Irová Zuzana" w:date="2025-06-23T09:47:00Z" w16du:dateUtc="2025-06-23T07:47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7996" w:author="Irová Zuzana" w:date="2025-06-23T10:01:00Z" w16du:dateUtc="2025-06-23T08:01:00Z">
              <w:r w:rsidRPr="00884C1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7997" w:author="Irová Zuzana" w:date="2025-06-23T10:18:00Z" w16du:dateUtc="2025-06-23T08:18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Payment transaction 1h 5 d</w:t>
              </w:r>
            </w:ins>
          </w:p>
        </w:tc>
      </w:tr>
    </w:tbl>
    <w:p w14:paraId="33072237" w14:textId="0E0069FA" w:rsidR="004048CF" w:rsidRPr="00884C1B" w:rsidDel="004169C5" w:rsidRDefault="004048CF" w:rsidP="00884C1B">
      <w:pPr>
        <w:spacing w:after="0"/>
        <w:rPr>
          <w:ins w:id="27998" w:author="Drastichová Zuzana" w:date="2025-03-12T08:16:00Z"/>
          <w:del w:id="27999" w:author="Irová Zuzana" w:date="2025-06-06T22:54:00Z" w16du:dateUtc="2025-06-06T20:54:00Z"/>
          <w:rFonts w:eastAsia="Times New Roman" w:cstheme="minorBidi"/>
          <w:color w:val="000000" w:themeColor="text1"/>
          <w:sz w:val="18"/>
          <w:szCs w:val="18"/>
          <w:lang w:eastAsia="cs-CZ"/>
          <w:rPrChange w:id="28000" w:author="Irová Zuzana" w:date="2025-06-23T10:18:00Z" w16du:dateUtc="2025-06-23T08:18:00Z">
            <w:rPr>
              <w:ins w:id="28001" w:author="Drastichová Zuzana" w:date="2025-03-12T08:16:00Z"/>
              <w:del w:id="28002" w:author="Irová Zuzana" w:date="2025-06-06T22:54:00Z" w16du:dateUtc="2025-06-06T20:54:00Z"/>
            </w:rPr>
          </w:rPrChange>
        </w:rPr>
        <w:pPrChange w:id="28003" w:author="Irová Zuzana" w:date="2025-06-23T10:18:00Z" w16du:dateUtc="2025-06-23T08:18:00Z">
          <w:pPr/>
        </w:pPrChange>
      </w:pPr>
    </w:p>
    <w:p w14:paraId="6FA1A775" w14:textId="40EE5417" w:rsidR="004048CF" w:rsidRPr="00884C1B" w:rsidDel="004169C5" w:rsidRDefault="004048CF" w:rsidP="00884C1B">
      <w:pPr>
        <w:spacing w:after="0"/>
        <w:rPr>
          <w:ins w:id="28004" w:author="Drastichová Zuzana" w:date="2025-03-12T08:16:00Z"/>
          <w:del w:id="28005" w:author="Irová Zuzana" w:date="2025-06-06T22:54:00Z" w16du:dateUtc="2025-06-06T20:54:00Z"/>
          <w:rFonts w:eastAsia="Times New Roman" w:cstheme="minorBidi"/>
          <w:color w:val="000000" w:themeColor="text1"/>
          <w:sz w:val="18"/>
          <w:szCs w:val="18"/>
          <w:lang w:eastAsia="cs-CZ"/>
          <w:rPrChange w:id="28006" w:author="Irová Zuzana" w:date="2025-06-23T10:18:00Z" w16du:dateUtc="2025-06-23T08:18:00Z">
            <w:rPr>
              <w:ins w:id="28007" w:author="Drastichová Zuzana" w:date="2025-03-12T08:16:00Z"/>
              <w:del w:id="28008" w:author="Irová Zuzana" w:date="2025-06-06T22:54:00Z" w16du:dateUtc="2025-06-06T20:54:00Z"/>
            </w:rPr>
          </w:rPrChange>
        </w:rPr>
        <w:pPrChange w:id="28009" w:author="Irová Zuzana" w:date="2025-06-23T10:18:00Z" w16du:dateUtc="2025-06-23T08:18:00Z">
          <w:pPr/>
        </w:pPrChange>
      </w:pPr>
    </w:p>
    <w:p w14:paraId="7B22EFCD" w14:textId="77777777" w:rsidR="004C04B4" w:rsidRPr="00884C1B" w:rsidRDefault="004C04B4" w:rsidP="00884C1B">
      <w:pPr>
        <w:spacing w:after="0"/>
        <w:rPr>
          <w:ins w:id="28010" w:author="Drastichová Zuzana" w:date="2025-03-12T08:16:00Z" w16du:dateUtc="2025-03-12T07:16:00Z"/>
          <w:rFonts w:eastAsia="Times New Roman" w:cstheme="minorBidi"/>
          <w:color w:val="000000" w:themeColor="text1"/>
          <w:sz w:val="18"/>
          <w:szCs w:val="18"/>
          <w:lang w:eastAsia="cs-CZ"/>
          <w:rPrChange w:id="28011" w:author="Irová Zuzana" w:date="2025-06-23T10:18:00Z" w16du:dateUtc="2025-06-23T08:18:00Z">
            <w:rPr>
              <w:ins w:id="28012" w:author="Drastichová Zuzana" w:date="2025-03-12T08:16:00Z" w16du:dateUtc="2025-03-12T07:16:00Z"/>
            </w:rPr>
          </w:rPrChange>
        </w:rPr>
        <w:pPrChange w:id="28013" w:author="Irová Zuzana" w:date="2025-06-23T10:18:00Z" w16du:dateUtc="2025-06-23T08:18:00Z">
          <w:pPr>
            <w:pStyle w:val="NormalIndent"/>
          </w:pPr>
        </w:pPrChange>
      </w:pPr>
    </w:p>
    <w:p w14:paraId="0C6BAE48" w14:textId="675E9581" w:rsidR="004C04B4" w:rsidRPr="00884C1B" w:rsidDel="009A6DBB" w:rsidRDefault="004C04B4" w:rsidP="00884C1B">
      <w:pPr>
        <w:spacing w:after="0"/>
        <w:rPr>
          <w:del w:id="28014" w:author="Irová Zuzana" w:date="2025-06-06T22:53:00Z" w16du:dateUtc="2025-06-06T20:53:00Z"/>
          <w:rFonts w:eastAsia="Times New Roman" w:cstheme="minorBidi"/>
          <w:color w:val="000000" w:themeColor="text1"/>
          <w:sz w:val="18"/>
          <w:szCs w:val="18"/>
          <w:lang w:eastAsia="cs-CZ"/>
          <w:rPrChange w:id="28015" w:author="Irová Zuzana" w:date="2025-06-23T10:18:00Z" w16du:dateUtc="2025-06-23T08:18:00Z">
            <w:rPr>
              <w:del w:id="28016" w:author="Irová Zuzana" w:date="2025-06-06T22:53:00Z" w16du:dateUtc="2025-06-06T20:53:00Z"/>
            </w:rPr>
          </w:rPrChange>
        </w:rPr>
        <w:pPrChange w:id="28017" w:author="Irová Zuzana" w:date="2025-06-23T10:18:00Z" w16du:dateUtc="2025-06-23T08:18:00Z">
          <w:pPr>
            <w:pStyle w:val="NormalIndent"/>
          </w:pPr>
        </w:pPrChange>
      </w:pPr>
    </w:p>
    <w:p w14:paraId="3BBE9BAE" w14:textId="1CDC52EF" w:rsidR="00CD0A42" w:rsidRPr="00884C1B" w:rsidDel="009A6DBB" w:rsidRDefault="00CD0A42" w:rsidP="00884C1B">
      <w:pPr>
        <w:spacing w:after="0"/>
        <w:rPr>
          <w:del w:id="28018" w:author="Irová Zuzana" w:date="2025-06-06T22:53:00Z" w16du:dateUtc="2025-06-06T20:53:00Z"/>
          <w:rFonts w:eastAsia="Times New Roman" w:cstheme="minorBidi" w:hint="eastAsia"/>
          <w:color w:val="000000" w:themeColor="text1"/>
          <w:sz w:val="18"/>
          <w:szCs w:val="18"/>
          <w:lang w:eastAsia="cs-CZ"/>
          <w:rPrChange w:id="28019" w:author="Irová Zuzana" w:date="2025-06-23T10:18:00Z" w16du:dateUtc="2025-06-23T08:18:00Z">
            <w:rPr>
              <w:del w:id="28020" w:author="Irová Zuzana" w:date="2025-06-06T22:53:00Z" w16du:dateUtc="2025-06-06T20:53:00Z"/>
              <w:rFonts w:hint="eastAsia"/>
              <w:lang w:eastAsia="cs-CZ"/>
            </w:rPr>
          </w:rPrChange>
        </w:rPr>
        <w:pPrChange w:id="28021" w:author="Irová Zuzana" w:date="2025-06-23T10:18:00Z" w16du:dateUtc="2025-06-23T08:18:00Z">
          <w:pPr>
            <w:pStyle w:val="Heading3"/>
            <w:spacing w:before="200" w:after="0" w:line="276" w:lineRule="auto"/>
          </w:pPr>
        </w:pPrChange>
      </w:pPr>
      <w:del w:id="28022" w:author="Irová Zuzana" w:date="2025-06-06T22:53:00Z" w16du:dateUtc="2025-06-06T20:53:00Z">
        <w:r w:rsidRPr="00884C1B" w:rsidDel="009A6DBB">
          <w:rPr>
            <w:rFonts w:eastAsia="Times New Roman" w:cstheme="minorBidi"/>
            <w:color w:val="000000" w:themeColor="text1"/>
            <w:sz w:val="18"/>
            <w:szCs w:val="18"/>
            <w:lang w:eastAsia="cs-CZ"/>
            <w:rPrChange w:id="28023" w:author="Irová Zuzana" w:date="2025-06-23T10:18:00Z" w16du:dateUtc="2025-06-23T08:18:00Z">
              <w:rPr>
                <w:lang w:eastAsia="cs-CZ"/>
              </w:rPr>
            </w:rPrChange>
          </w:rPr>
          <w:delText>Payment method for SC</w:delText>
        </w:r>
      </w:del>
    </w:p>
    <w:p w14:paraId="1A672AAB" w14:textId="4B665E56" w:rsidR="00CD0A42" w:rsidRPr="00884C1B" w:rsidDel="009A6DBB" w:rsidRDefault="00CD0A42" w:rsidP="00884C1B">
      <w:pPr>
        <w:spacing w:after="0"/>
        <w:rPr>
          <w:del w:id="28024" w:author="Irová Zuzana" w:date="2025-06-06T22:53:00Z" w16du:dateUtc="2025-06-06T20:53:00Z"/>
          <w:rFonts w:eastAsia="Times New Roman" w:cstheme="minorBidi"/>
          <w:color w:val="000000" w:themeColor="text1"/>
          <w:sz w:val="18"/>
          <w:szCs w:val="18"/>
          <w:lang w:eastAsia="cs-CZ"/>
          <w:rPrChange w:id="28025" w:author="Irová Zuzana" w:date="2025-06-23T10:18:00Z" w16du:dateUtc="2025-06-23T08:18:00Z">
            <w:rPr>
              <w:del w:id="28026" w:author="Irová Zuzana" w:date="2025-06-06T22:53:00Z" w16du:dateUtc="2025-06-06T20:53:00Z"/>
              <w:lang w:eastAsia="cs-CZ"/>
            </w:rPr>
          </w:rPrChange>
        </w:rPr>
        <w:pPrChange w:id="28027" w:author="Irová Zuzana" w:date="2025-06-23T10:18:00Z" w16du:dateUtc="2025-06-23T08:18:00Z">
          <w:pPr>
            <w:pStyle w:val="NormalIndent"/>
          </w:pPr>
        </w:pPrChange>
      </w:pP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  <w:tblPrChange w:id="28028" w:author="Drastichová Zuzana" w:date="2025-03-12T08:30:00Z" w16du:dateUtc="2025-03-12T07:30:00Z">
          <w:tblPr>
            <w:tblW w:w="0" w:type="nil"/>
            <w:tblLayout w:type="fixed"/>
            <w:tblCellMar>
              <w:left w:w="0" w:type="dxa"/>
              <w:right w:w="0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2776"/>
        <w:gridCol w:w="4201"/>
        <w:gridCol w:w="1092"/>
        <w:gridCol w:w="1250"/>
        <w:gridCol w:w="160"/>
        <w:gridCol w:w="160"/>
        <w:tblGridChange w:id="28029">
          <w:tblGrid>
            <w:gridCol w:w="2776"/>
            <w:gridCol w:w="4201"/>
            <w:gridCol w:w="1092"/>
            <w:gridCol w:w="1250"/>
            <w:gridCol w:w="160"/>
            <w:gridCol w:w="160"/>
            <w:gridCol w:w="8729"/>
            <w:gridCol w:w="360"/>
            <w:gridCol w:w="360"/>
            <w:gridCol w:w="360"/>
            <w:gridCol w:w="360"/>
            <w:gridCol w:w="360"/>
            <w:gridCol w:w="360"/>
          </w:tblGrid>
        </w:tblGridChange>
      </w:tblGrid>
      <w:tr w:rsidR="00073C15" w:rsidRPr="00884C1B" w:rsidDel="009A6DBB" w14:paraId="233D54F6" w14:textId="0F4AA0CA" w:rsidTr="004048CF">
        <w:trPr>
          <w:trHeight w:val="300"/>
          <w:del w:id="28030" w:author="Irová Zuzana" w:date="2025-06-06T22:53:00Z"/>
          <w:trPrChange w:id="28031" w:author="Drastichová Zuzana" w:date="2025-03-12T08:30:00Z" w16du:dateUtc="2025-03-12T07:30:00Z">
            <w:trPr>
              <w:gridBefore w:val="7"/>
            </w:trPr>
          </w:trPrChange>
        </w:trPr>
        <w:tc>
          <w:tcPr>
            <w:tcW w:w="1486" w:type="pct"/>
            <w:noWrap/>
            <w:vAlign w:val="bottom"/>
            <w:tcPrChange w:id="28032" w:author="Drastichová Zuzana" w:date="2025-03-12T08:30:00Z" w16du:dateUtc="2025-03-12T07:30:00Z">
              <w:tcPr>
                <w:tcW w:w="0" w:type="auto"/>
              </w:tcPr>
            </w:tcPrChange>
          </w:tcPr>
          <w:p w14:paraId="02DCAE67" w14:textId="2C4664EF" w:rsidR="00CD0A42" w:rsidRPr="00884C1B" w:rsidDel="009A6DBB" w:rsidRDefault="00CD0A42" w:rsidP="00884C1B">
            <w:pPr>
              <w:spacing w:after="0"/>
              <w:rPr>
                <w:del w:id="28033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034" w:author="Irová Zuzana" w:date="2025-06-23T10:18:00Z" w16du:dateUtc="2025-06-23T08:18:00Z">
                  <w:rPr>
                    <w:del w:id="28035" w:author="Irová Zuzana" w:date="2025-06-06T22:53:00Z" w16du:dateUtc="2025-06-06T20:53:00Z"/>
                    <w:lang w:eastAsia="cs-CZ"/>
                  </w:rPr>
                </w:rPrChange>
              </w:rPr>
              <w:pPrChange w:id="28036" w:author="Irová Zuzana" w:date="2025-06-23T10:18:00Z" w16du:dateUtc="2025-06-23T08:18:00Z">
                <w:pPr>
                  <w:spacing w:after="0"/>
                </w:pPr>
              </w:pPrChange>
            </w:pPr>
            <w:del w:id="28037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038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Payment.Payment category</w:delText>
              </w:r>
            </w:del>
          </w:p>
        </w:tc>
        <w:tc>
          <w:tcPr>
            <w:tcW w:w="2237" w:type="pct"/>
            <w:noWrap/>
            <w:hideMark/>
            <w:tcPrChange w:id="28039" w:author="Drastichová Zuzana" w:date="2025-03-12T08:30:00Z" w16du:dateUtc="2025-03-12T07:30:00Z">
              <w:tcPr>
                <w:tcW w:w="0" w:type="auto"/>
                <w:hideMark/>
              </w:tcPr>
            </w:tcPrChange>
          </w:tcPr>
          <w:p w14:paraId="671B5572" w14:textId="0AEF3F88" w:rsidR="00CD0A42" w:rsidRPr="00884C1B" w:rsidDel="009A6DBB" w:rsidRDefault="00CD0A42" w:rsidP="00884C1B">
            <w:pPr>
              <w:spacing w:after="0"/>
              <w:rPr>
                <w:del w:id="28040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041" w:author="Irová Zuzana" w:date="2025-06-23T10:18:00Z" w16du:dateUtc="2025-06-23T08:18:00Z">
                  <w:rPr>
                    <w:del w:id="28042" w:author="Irová Zuzana" w:date="2025-06-06T22:53:00Z" w16du:dateUtc="2025-06-06T20:53:00Z"/>
                    <w:lang w:eastAsia="cs-CZ"/>
                  </w:rPr>
                </w:rPrChange>
              </w:rPr>
              <w:pPrChange w:id="28043" w:author="Irová Zuzana" w:date="2025-06-23T10:18:00Z" w16du:dateUtc="2025-06-23T08:18:00Z">
                <w:pPr>
                  <w:spacing w:after="0"/>
                </w:pPr>
              </w:pPrChange>
            </w:pPr>
            <w:del w:id="28044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045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Payment.Payment method</w:delText>
              </w:r>
            </w:del>
          </w:p>
        </w:tc>
        <w:tc>
          <w:tcPr>
            <w:tcW w:w="597" w:type="pct"/>
            <w:tcPrChange w:id="28046" w:author="Drastichová Zuzana" w:date="2025-03-12T08:30:00Z" w16du:dateUtc="2025-03-12T07:30:00Z">
              <w:tcPr>
                <w:tcW w:w="1071" w:type="dxa"/>
              </w:tcPr>
            </w:tcPrChange>
          </w:tcPr>
          <w:p w14:paraId="1EA9E0D1" w14:textId="15C8DED2" w:rsidR="00CD0A42" w:rsidRPr="00884C1B" w:rsidDel="009A6DBB" w:rsidRDefault="00CD0A42" w:rsidP="00884C1B">
            <w:pPr>
              <w:spacing w:after="0"/>
              <w:rPr>
                <w:del w:id="28047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048" w:author="Irová Zuzana" w:date="2025-06-23T10:18:00Z" w16du:dateUtc="2025-06-23T08:18:00Z">
                  <w:rPr>
                    <w:del w:id="28049" w:author="Irová Zuzana" w:date="2025-06-06T22:53:00Z" w16du:dateUtc="2025-06-06T20:53:00Z"/>
                    <w:lang w:eastAsia="cs-CZ"/>
                  </w:rPr>
                </w:rPrChange>
              </w:rPr>
              <w:pPrChange w:id="28050" w:author="Irová Zuzana" w:date="2025-06-23T10:18:00Z" w16du:dateUtc="2025-06-23T08:18:00Z">
                <w:pPr>
                  <w:spacing w:after="0"/>
                </w:pPr>
              </w:pPrChange>
            </w:pPr>
            <w:del w:id="28051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052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Payment session.Internet banking channel</w:delText>
              </w:r>
            </w:del>
          </w:p>
        </w:tc>
        <w:tc>
          <w:tcPr>
            <w:tcW w:w="680" w:type="pct"/>
            <w:noWrap/>
            <w:hideMark/>
            <w:tcPrChange w:id="28053" w:author="Drastichová Zuzana" w:date="2025-03-12T08:30:00Z" w16du:dateUtc="2025-03-12T07:30:00Z">
              <w:tcPr>
                <w:tcW w:w="8566" w:type="dxa"/>
                <w:hideMark/>
              </w:tcPr>
            </w:tcPrChange>
          </w:tcPr>
          <w:p w14:paraId="762279B4" w14:textId="14E01397" w:rsidR="00CD0A42" w:rsidRPr="00884C1B" w:rsidDel="009A6DBB" w:rsidRDefault="00CD0A42" w:rsidP="00884C1B">
            <w:pPr>
              <w:spacing w:after="0"/>
              <w:rPr>
                <w:del w:id="28054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055" w:author="Irová Zuzana" w:date="2025-06-23T10:18:00Z" w16du:dateUtc="2025-06-23T08:18:00Z">
                  <w:rPr>
                    <w:del w:id="28056" w:author="Irová Zuzana" w:date="2025-06-06T22:53:00Z" w16du:dateUtc="2025-06-06T20:53:00Z"/>
                    <w:lang w:eastAsia="cs-CZ"/>
                  </w:rPr>
                </w:rPrChange>
              </w:rPr>
              <w:pPrChange w:id="28057" w:author="Irová Zuzana" w:date="2025-06-23T10:18:00Z" w16du:dateUtc="2025-06-23T08:18:00Z">
                <w:pPr>
                  <w:spacing w:after="0"/>
                </w:pPr>
              </w:pPrChange>
            </w:pPr>
            <w:del w:id="28058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059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GUI CZ</w:delText>
              </w:r>
            </w:del>
          </w:p>
        </w:tc>
        <w:tc>
          <w:tcPr>
            <w:tcW w:w="360" w:type="dxa"/>
            <w:hideMark/>
            <w:tcPrChange w:id="28060" w:author="Drastichová Zuzana" w:date="2025-03-12T08:30:00Z" w16du:dateUtc="2025-03-12T07:30:00Z">
              <w:tcPr>
                <w:tcW w:w="974" w:type="pct"/>
                <w:hideMark/>
              </w:tcPr>
            </w:tcPrChange>
          </w:tcPr>
          <w:p w14:paraId="23A3EF0B" w14:textId="3390E6BC" w:rsidR="00CD0A42" w:rsidRPr="00884C1B" w:rsidDel="009A6DBB" w:rsidRDefault="00CD0A42" w:rsidP="00884C1B">
            <w:pPr>
              <w:spacing w:after="0"/>
              <w:rPr>
                <w:del w:id="28061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062" w:author="Irová Zuzana" w:date="2025-06-23T10:18:00Z" w16du:dateUtc="2025-06-23T08:18:00Z">
                  <w:rPr>
                    <w:del w:id="28063" w:author="Irová Zuzana" w:date="2025-06-06T22:53:00Z" w16du:dateUtc="2025-06-06T20:53:00Z"/>
                    <w:lang w:eastAsia="cs-CZ"/>
                  </w:rPr>
                </w:rPrChange>
              </w:rPr>
              <w:pPrChange w:id="28064" w:author="Irová Zuzana" w:date="2025-06-23T10:18:00Z" w16du:dateUtc="2025-06-23T08:18:00Z">
                <w:pPr>
                  <w:spacing w:after="0"/>
                </w:pPr>
              </w:pPrChange>
            </w:pPr>
            <w:del w:id="28065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066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GUI SK</w:delText>
              </w:r>
            </w:del>
          </w:p>
        </w:tc>
        <w:tc>
          <w:tcPr>
            <w:tcW w:w="812" w:type="pct"/>
            <w:hideMark/>
            <w:tcPrChange w:id="28067" w:author="Drastichová Zuzana" w:date="2025-03-12T08:30:00Z" w16du:dateUtc="2025-03-12T07:30:00Z">
              <w:tcPr>
                <w:tcW w:w="812" w:type="pct"/>
                <w:hideMark/>
              </w:tcPr>
            </w:tcPrChange>
          </w:tcPr>
          <w:p w14:paraId="63164E30" w14:textId="1E3C6DBD" w:rsidR="00CD0A42" w:rsidRPr="00884C1B" w:rsidDel="009A6DBB" w:rsidRDefault="00CD0A42" w:rsidP="00884C1B">
            <w:pPr>
              <w:spacing w:after="0"/>
              <w:rPr>
                <w:del w:id="28068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069" w:author="Irová Zuzana" w:date="2025-06-23T10:18:00Z" w16du:dateUtc="2025-06-23T08:18:00Z">
                  <w:rPr>
                    <w:del w:id="28070" w:author="Irová Zuzana" w:date="2025-06-06T22:53:00Z" w16du:dateUtc="2025-06-06T20:53:00Z"/>
                    <w:lang w:eastAsia="cs-CZ"/>
                  </w:rPr>
                </w:rPrChange>
              </w:rPr>
              <w:pPrChange w:id="28071" w:author="Irová Zuzana" w:date="2025-06-23T10:18:00Z" w16du:dateUtc="2025-06-23T08:18:00Z">
                <w:pPr>
                  <w:spacing w:after="0"/>
                </w:pPr>
              </w:pPrChange>
            </w:pPr>
            <w:del w:id="28072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073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GUI EN</w:delText>
              </w:r>
            </w:del>
          </w:p>
        </w:tc>
      </w:tr>
    </w:tbl>
    <w:p w14:paraId="69C2756E" w14:textId="3D07108B" w:rsidR="00CD0A42" w:rsidRPr="00884C1B" w:rsidDel="009A6DBB" w:rsidRDefault="00CD0A42" w:rsidP="00884C1B">
      <w:pPr>
        <w:spacing w:after="0"/>
        <w:rPr>
          <w:del w:id="28074" w:author="Irová Zuzana" w:date="2025-06-06T22:53:00Z" w16du:dateUtc="2025-06-06T20:53:00Z"/>
          <w:rFonts w:eastAsia="Times New Roman" w:cstheme="minorBidi"/>
          <w:color w:val="000000" w:themeColor="text1"/>
          <w:sz w:val="18"/>
          <w:szCs w:val="18"/>
          <w:lang w:eastAsia="cs-CZ"/>
          <w:rPrChange w:id="28075" w:author="Irová Zuzana" w:date="2025-06-23T10:18:00Z" w16du:dateUtc="2025-06-23T08:18:00Z">
            <w:rPr>
              <w:del w:id="28076" w:author="Irová Zuzana" w:date="2025-06-06T22:53:00Z" w16du:dateUtc="2025-06-06T20:53:00Z"/>
            </w:rPr>
          </w:rPrChange>
        </w:rPr>
        <w:pPrChange w:id="28077" w:author="Irová Zuzana" w:date="2025-06-23T10:18:00Z" w16du:dateUtc="2025-06-23T08:18:00Z">
          <w:pPr/>
        </w:pPrChange>
      </w:pP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6"/>
        <w:gridCol w:w="1687"/>
        <w:gridCol w:w="1878"/>
        <w:gridCol w:w="1565"/>
        <w:gridCol w:w="1529"/>
        <w:gridCol w:w="1294"/>
      </w:tblGrid>
      <w:tr w:rsidR="00CD0A42" w:rsidRPr="00884C1B" w:rsidDel="009A6DBB" w14:paraId="64DFC58B" w14:textId="2D4DDEC3" w:rsidTr="5D923C7E">
        <w:trPr>
          <w:del w:id="28078" w:author="Irová Zuzana" w:date="2025-06-06T22:53:00Z"/>
        </w:trPr>
        <w:tc>
          <w:tcPr>
            <w:tcW w:w="875" w:type="pct"/>
            <w:shd w:val="clear" w:color="auto" w:fill="FFFFFF" w:themeFill="background1"/>
          </w:tcPr>
          <w:p w14:paraId="641FEFAD" w14:textId="055D93C0" w:rsidR="00CD0A42" w:rsidRPr="00884C1B" w:rsidDel="009A6DBB" w:rsidRDefault="00CD0A42" w:rsidP="00884C1B">
            <w:pPr>
              <w:spacing w:after="0"/>
              <w:rPr>
                <w:del w:id="28079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080" w:author="Irová Zuzana" w:date="2025-06-23T10:18:00Z" w16du:dateUtc="2025-06-23T08:18:00Z">
                  <w:rPr>
                    <w:del w:id="28081" w:author="Irová Zuzana" w:date="2025-06-06T22:53:00Z" w16du:dateUtc="2025-06-06T20:53:00Z"/>
                    <w:lang w:eastAsia="cs-CZ"/>
                  </w:rPr>
                </w:rPrChange>
              </w:rPr>
              <w:pPrChange w:id="28082" w:author="Irová Zuzana" w:date="2025-06-23T10:18:00Z" w16du:dateUtc="2025-06-23T08:18:00Z">
                <w:pPr>
                  <w:spacing w:after="0"/>
                </w:pPr>
              </w:pPrChange>
            </w:pPr>
            <w:del w:id="28083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084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Credit payment</w:delText>
              </w:r>
            </w:del>
          </w:p>
        </w:tc>
        <w:tc>
          <w:tcPr>
            <w:tcW w:w="875" w:type="pct"/>
            <w:shd w:val="clear" w:color="auto" w:fill="FFFFFF" w:themeFill="background1"/>
            <w:hideMark/>
          </w:tcPr>
          <w:p w14:paraId="383A9D36" w14:textId="7060860F" w:rsidR="00CD0A42" w:rsidRPr="00884C1B" w:rsidDel="009A6DBB" w:rsidRDefault="00CD0A42" w:rsidP="00884C1B">
            <w:pPr>
              <w:spacing w:after="0"/>
              <w:rPr>
                <w:del w:id="28085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086" w:author="Irová Zuzana" w:date="2025-06-23T10:18:00Z" w16du:dateUtc="2025-06-23T08:18:00Z">
                  <w:rPr>
                    <w:del w:id="28087" w:author="Irová Zuzana" w:date="2025-06-06T22:53:00Z" w16du:dateUtc="2025-06-06T20:53:00Z"/>
                    <w:lang w:eastAsia="cs-CZ"/>
                  </w:rPr>
                </w:rPrChange>
              </w:rPr>
              <w:pPrChange w:id="28088" w:author="Irová Zuzana" w:date="2025-06-23T10:18:00Z" w16du:dateUtc="2025-06-23T08:18:00Z">
                <w:pPr>
                  <w:spacing w:after="0"/>
                </w:pPr>
              </w:pPrChange>
            </w:pPr>
            <w:del w:id="28089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090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Bank transfer payment (Platba bankovním převodem)</w:delText>
              </w:r>
            </w:del>
          </w:p>
        </w:tc>
        <w:tc>
          <w:tcPr>
            <w:tcW w:w="974" w:type="pct"/>
            <w:shd w:val="clear" w:color="auto" w:fill="FFFFFF" w:themeFill="background1"/>
            <w:hideMark/>
          </w:tcPr>
          <w:p w14:paraId="3BADE088" w14:textId="2A652124" w:rsidR="00CD0A42" w:rsidRPr="00884C1B" w:rsidDel="009A6DBB" w:rsidRDefault="00CD0A42" w:rsidP="00884C1B">
            <w:pPr>
              <w:spacing w:after="0"/>
              <w:rPr>
                <w:del w:id="28091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092" w:author="Irová Zuzana" w:date="2025-06-23T10:18:00Z" w16du:dateUtc="2025-06-23T08:18:00Z">
                  <w:rPr>
                    <w:del w:id="28093" w:author="Irová Zuzana" w:date="2025-06-06T22:53:00Z" w16du:dateUtc="2025-06-06T20:53:00Z"/>
                    <w:lang w:eastAsia="cs-CZ"/>
                  </w:rPr>
                </w:rPrChange>
              </w:rPr>
              <w:pPrChange w:id="28094" w:author="Irová Zuzana" w:date="2025-06-23T10:18:00Z" w16du:dateUtc="2025-06-23T08:18:00Z">
                <w:pPr>
                  <w:spacing w:after="0"/>
                </w:pPr>
              </w:pPrChange>
            </w:pPr>
            <w:del w:id="28095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096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 </w:delText>
              </w:r>
            </w:del>
          </w:p>
        </w:tc>
        <w:tc>
          <w:tcPr>
            <w:tcW w:w="812" w:type="pct"/>
            <w:shd w:val="clear" w:color="auto" w:fill="FFFFFF" w:themeFill="background1"/>
            <w:hideMark/>
          </w:tcPr>
          <w:p w14:paraId="188B98ED" w14:textId="340B431C" w:rsidR="00CD0A42" w:rsidRPr="00884C1B" w:rsidDel="009A6DBB" w:rsidRDefault="00CD0A42" w:rsidP="00884C1B">
            <w:pPr>
              <w:spacing w:after="0"/>
              <w:rPr>
                <w:del w:id="28097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098" w:author="Irová Zuzana" w:date="2025-06-23T10:18:00Z" w16du:dateUtc="2025-06-23T08:18:00Z">
                  <w:rPr>
                    <w:del w:id="28099" w:author="Irová Zuzana" w:date="2025-06-06T22:53:00Z" w16du:dateUtc="2025-06-06T20:53:00Z"/>
                    <w:lang w:eastAsia="cs-CZ"/>
                  </w:rPr>
                </w:rPrChange>
              </w:rPr>
              <w:pPrChange w:id="28100" w:author="Irová Zuzana" w:date="2025-06-23T10:18:00Z" w16du:dateUtc="2025-06-23T08:18:00Z">
                <w:pPr>
                  <w:spacing w:after="0"/>
                </w:pPr>
              </w:pPrChange>
            </w:pPr>
            <w:del w:id="28101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102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Platba bankovním převodem</w:delText>
              </w:r>
            </w:del>
          </w:p>
        </w:tc>
        <w:tc>
          <w:tcPr>
            <w:tcW w:w="793" w:type="pct"/>
            <w:shd w:val="clear" w:color="auto" w:fill="FFFFFF" w:themeFill="background1"/>
            <w:hideMark/>
          </w:tcPr>
          <w:p w14:paraId="3E767591" w14:textId="20F3ABAC" w:rsidR="00CD0A42" w:rsidRPr="00884C1B" w:rsidDel="009A6DBB" w:rsidRDefault="00CD0A42" w:rsidP="00884C1B">
            <w:pPr>
              <w:spacing w:after="0"/>
              <w:rPr>
                <w:del w:id="28103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104" w:author="Irová Zuzana" w:date="2025-06-23T10:18:00Z" w16du:dateUtc="2025-06-23T08:18:00Z">
                  <w:rPr>
                    <w:del w:id="28105" w:author="Irová Zuzana" w:date="2025-06-06T22:53:00Z" w16du:dateUtc="2025-06-06T20:53:00Z"/>
                    <w:lang w:eastAsia="cs-CZ"/>
                  </w:rPr>
                </w:rPrChange>
              </w:rPr>
              <w:pPrChange w:id="28106" w:author="Irová Zuzana" w:date="2025-06-23T10:18:00Z" w16du:dateUtc="2025-06-23T08:18:00Z">
                <w:pPr>
                  <w:spacing w:after="0"/>
                </w:pPr>
              </w:pPrChange>
            </w:pPr>
            <w:del w:id="28107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108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Platba bankovým prevodom</w:delText>
              </w:r>
            </w:del>
          </w:p>
        </w:tc>
        <w:tc>
          <w:tcPr>
            <w:tcW w:w="671" w:type="pct"/>
            <w:shd w:val="clear" w:color="auto" w:fill="FFFFFF" w:themeFill="background1"/>
            <w:hideMark/>
          </w:tcPr>
          <w:p w14:paraId="618921BA" w14:textId="08D9F9B9" w:rsidR="00CD0A42" w:rsidRPr="00884C1B" w:rsidDel="009A6DBB" w:rsidRDefault="00CD0A42" w:rsidP="00884C1B">
            <w:pPr>
              <w:spacing w:after="0"/>
              <w:rPr>
                <w:del w:id="28109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110" w:author="Irová Zuzana" w:date="2025-06-23T10:18:00Z" w16du:dateUtc="2025-06-23T08:18:00Z">
                  <w:rPr>
                    <w:del w:id="28111" w:author="Irová Zuzana" w:date="2025-06-06T22:53:00Z" w16du:dateUtc="2025-06-06T20:53:00Z"/>
                    <w:lang w:eastAsia="cs-CZ"/>
                  </w:rPr>
                </w:rPrChange>
              </w:rPr>
              <w:pPrChange w:id="28112" w:author="Irová Zuzana" w:date="2025-06-23T10:18:00Z" w16du:dateUtc="2025-06-23T08:18:00Z">
                <w:pPr>
                  <w:spacing w:after="0"/>
                </w:pPr>
              </w:pPrChange>
            </w:pPr>
            <w:del w:id="28113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114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Bank transfer payment</w:delText>
              </w:r>
            </w:del>
          </w:p>
        </w:tc>
      </w:tr>
      <w:tr w:rsidR="00073C15" w:rsidRPr="00884C1B" w:rsidDel="009A6DBB" w14:paraId="02F1318B" w14:textId="3F2259FD" w:rsidTr="5D923C7E">
        <w:trPr>
          <w:del w:id="28115" w:author="Irová Zuzana" w:date="2025-06-06T22:53:00Z"/>
        </w:trPr>
        <w:tc>
          <w:tcPr>
            <w:tcW w:w="875" w:type="pct"/>
            <w:shd w:val="clear" w:color="auto" w:fill="FFFFFF" w:themeFill="background1"/>
          </w:tcPr>
          <w:p w14:paraId="77AA51B1" w14:textId="676FD08A" w:rsidR="00CD0A42" w:rsidRPr="00884C1B" w:rsidDel="009A6DBB" w:rsidRDefault="00CD0A42" w:rsidP="00884C1B">
            <w:pPr>
              <w:spacing w:after="0"/>
              <w:rPr>
                <w:del w:id="28116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117" w:author="Irová Zuzana" w:date="2025-06-23T10:18:00Z" w16du:dateUtc="2025-06-23T08:18:00Z">
                  <w:rPr>
                    <w:del w:id="28118" w:author="Irová Zuzana" w:date="2025-06-06T22:53:00Z" w16du:dateUtc="2025-06-06T20:53:00Z"/>
                    <w:lang w:eastAsia="cs-CZ"/>
                  </w:rPr>
                </w:rPrChange>
              </w:rPr>
              <w:pPrChange w:id="28119" w:author="Irová Zuzana" w:date="2025-06-23T10:18:00Z" w16du:dateUtc="2025-06-23T08:18:00Z">
                <w:pPr>
                  <w:spacing w:after="0"/>
                </w:pPr>
              </w:pPrChange>
            </w:pPr>
            <w:del w:id="28120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121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Credit payment</w:delText>
              </w:r>
            </w:del>
          </w:p>
        </w:tc>
        <w:tc>
          <w:tcPr>
            <w:tcW w:w="875" w:type="pct"/>
            <w:shd w:val="clear" w:color="auto" w:fill="FFFFFF" w:themeFill="background1"/>
            <w:hideMark/>
          </w:tcPr>
          <w:p w14:paraId="5C0CD83A" w14:textId="6596282D" w:rsidR="00CD0A42" w:rsidRPr="00884C1B" w:rsidDel="009A6DBB" w:rsidRDefault="00CD0A42" w:rsidP="00884C1B">
            <w:pPr>
              <w:spacing w:after="0"/>
              <w:rPr>
                <w:del w:id="28122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123" w:author="Irová Zuzana" w:date="2025-06-23T10:18:00Z" w16du:dateUtc="2025-06-23T08:18:00Z">
                  <w:rPr>
                    <w:del w:id="28124" w:author="Irová Zuzana" w:date="2025-06-06T22:53:00Z" w16du:dateUtc="2025-06-06T20:53:00Z"/>
                    <w:lang w:eastAsia="cs-CZ"/>
                  </w:rPr>
                </w:rPrChange>
              </w:rPr>
              <w:pPrChange w:id="28125" w:author="Irová Zuzana" w:date="2025-06-23T10:18:00Z" w16du:dateUtc="2025-06-23T08:18:00Z">
                <w:pPr>
                  <w:spacing w:after="0"/>
                </w:pPr>
              </w:pPrChange>
            </w:pPr>
            <w:del w:id="28126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127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Virtual payment (Virtuální platba)</w:delText>
              </w:r>
            </w:del>
          </w:p>
        </w:tc>
        <w:tc>
          <w:tcPr>
            <w:tcW w:w="974" w:type="pct"/>
            <w:shd w:val="clear" w:color="auto" w:fill="FFFFFF" w:themeFill="background1"/>
            <w:hideMark/>
          </w:tcPr>
          <w:p w14:paraId="73D01CAF" w14:textId="538DFC50" w:rsidR="00CD0A42" w:rsidRPr="00884C1B" w:rsidDel="009A6DBB" w:rsidRDefault="00CD0A42" w:rsidP="00884C1B">
            <w:pPr>
              <w:spacing w:after="0"/>
              <w:rPr>
                <w:del w:id="28128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129" w:author="Irová Zuzana" w:date="2025-06-23T10:18:00Z" w16du:dateUtc="2025-06-23T08:18:00Z">
                  <w:rPr>
                    <w:del w:id="28130" w:author="Irová Zuzana" w:date="2025-06-06T22:53:00Z" w16du:dateUtc="2025-06-06T20:53:00Z"/>
                    <w:lang w:eastAsia="cs-CZ"/>
                  </w:rPr>
                </w:rPrChange>
              </w:rPr>
              <w:pPrChange w:id="28131" w:author="Irová Zuzana" w:date="2025-06-23T10:18:00Z" w16du:dateUtc="2025-06-23T08:18:00Z">
                <w:pPr>
                  <w:spacing w:after="0"/>
                </w:pPr>
              </w:pPrChange>
            </w:pPr>
            <w:del w:id="28132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133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 </w:delText>
              </w:r>
            </w:del>
          </w:p>
        </w:tc>
        <w:tc>
          <w:tcPr>
            <w:tcW w:w="812" w:type="pct"/>
            <w:shd w:val="clear" w:color="auto" w:fill="FFFFFF" w:themeFill="background1"/>
            <w:hideMark/>
          </w:tcPr>
          <w:p w14:paraId="11E949D5" w14:textId="1321595F" w:rsidR="00CD0A42" w:rsidRPr="00884C1B" w:rsidDel="009A6DBB" w:rsidRDefault="00CD0A42" w:rsidP="00884C1B">
            <w:pPr>
              <w:spacing w:after="0"/>
              <w:rPr>
                <w:del w:id="28134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135" w:author="Irová Zuzana" w:date="2025-06-23T10:18:00Z" w16du:dateUtc="2025-06-23T08:18:00Z">
                  <w:rPr>
                    <w:del w:id="28136" w:author="Irová Zuzana" w:date="2025-06-06T22:53:00Z" w16du:dateUtc="2025-06-06T20:53:00Z"/>
                    <w:lang w:eastAsia="cs-CZ"/>
                  </w:rPr>
                </w:rPrChange>
              </w:rPr>
              <w:pPrChange w:id="28137" w:author="Irová Zuzana" w:date="2025-06-23T10:18:00Z" w16du:dateUtc="2025-06-23T08:18:00Z">
                <w:pPr>
                  <w:spacing w:after="0"/>
                </w:pPr>
              </w:pPrChange>
            </w:pPr>
            <w:del w:id="28138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139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Virtuální platba</w:delText>
              </w:r>
            </w:del>
          </w:p>
        </w:tc>
        <w:tc>
          <w:tcPr>
            <w:tcW w:w="793" w:type="pct"/>
            <w:shd w:val="clear" w:color="auto" w:fill="FFFFFF" w:themeFill="background1"/>
            <w:hideMark/>
          </w:tcPr>
          <w:p w14:paraId="3DC2255B" w14:textId="7EE3695F" w:rsidR="00CD0A42" w:rsidRPr="00884C1B" w:rsidDel="009A6DBB" w:rsidRDefault="00CD0A42" w:rsidP="00884C1B">
            <w:pPr>
              <w:spacing w:after="0"/>
              <w:rPr>
                <w:del w:id="28140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141" w:author="Irová Zuzana" w:date="2025-06-23T10:18:00Z" w16du:dateUtc="2025-06-23T08:18:00Z">
                  <w:rPr>
                    <w:del w:id="28142" w:author="Irová Zuzana" w:date="2025-06-06T22:53:00Z" w16du:dateUtc="2025-06-06T20:53:00Z"/>
                    <w:lang w:eastAsia="cs-CZ"/>
                  </w:rPr>
                </w:rPrChange>
              </w:rPr>
              <w:pPrChange w:id="28143" w:author="Irová Zuzana" w:date="2025-06-23T10:18:00Z" w16du:dateUtc="2025-06-23T08:18:00Z">
                <w:pPr>
                  <w:spacing w:after="0"/>
                </w:pPr>
              </w:pPrChange>
            </w:pPr>
            <w:del w:id="28144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145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Virtuálna platba</w:delText>
              </w:r>
            </w:del>
          </w:p>
        </w:tc>
        <w:tc>
          <w:tcPr>
            <w:tcW w:w="671" w:type="pct"/>
            <w:shd w:val="clear" w:color="auto" w:fill="FFFFFF" w:themeFill="background1"/>
            <w:hideMark/>
          </w:tcPr>
          <w:p w14:paraId="5C1FD7A4" w14:textId="5A1051E3" w:rsidR="00CD0A42" w:rsidRPr="00884C1B" w:rsidDel="009A6DBB" w:rsidRDefault="00CD0A42" w:rsidP="00884C1B">
            <w:pPr>
              <w:spacing w:after="0"/>
              <w:rPr>
                <w:del w:id="28146" w:author="Irová Zuzana" w:date="2025-06-06T22:53:00Z" w16du:dateUtc="2025-06-06T20:5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28147" w:author="Irová Zuzana" w:date="2025-06-23T10:18:00Z" w16du:dateUtc="2025-06-23T08:18:00Z">
                  <w:rPr>
                    <w:del w:id="28148" w:author="Irová Zuzana" w:date="2025-06-06T22:53:00Z" w16du:dateUtc="2025-06-06T20:53:00Z"/>
                    <w:lang w:eastAsia="cs-CZ"/>
                  </w:rPr>
                </w:rPrChange>
              </w:rPr>
              <w:pPrChange w:id="28149" w:author="Irová Zuzana" w:date="2025-06-23T10:18:00Z" w16du:dateUtc="2025-06-23T08:18:00Z">
                <w:pPr>
                  <w:spacing w:after="0"/>
                </w:pPr>
              </w:pPrChange>
            </w:pPr>
            <w:del w:id="28150" w:author="Irová Zuzana" w:date="2025-06-06T22:53:00Z" w16du:dateUtc="2025-06-06T20:53:00Z">
              <w:r w:rsidRPr="00884C1B" w:rsidDel="009A6DBB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  <w:rPrChange w:id="28151" w:author="Irová Zuzana" w:date="2025-06-23T10:18:00Z" w16du:dateUtc="2025-06-23T08:18:00Z">
                    <w:rPr>
                      <w:lang w:eastAsia="cs-CZ"/>
                    </w:rPr>
                  </w:rPrChange>
                </w:rPr>
                <w:delText>Virtual payment</w:delText>
              </w:r>
            </w:del>
          </w:p>
        </w:tc>
      </w:tr>
    </w:tbl>
    <w:p w14:paraId="4CA0A8A3" w14:textId="23E327A9" w:rsidR="00CD0A42" w:rsidRPr="00D72EB2" w:rsidDel="009A6DBB" w:rsidRDefault="00CD0A42">
      <w:pPr>
        <w:pStyle w:val="NormalIndent"/>
        <w:rPr>
          <w:del w:id="28152" w:author="Irová Zuzana" w:date="2025-06-06T22:53:00Z" w16du:dateUtc="2025-06-06T20:53:00Z"/>
        </w:rPr>
        <w:pPrChange w:id="28153" w:author="Irová Zuzana" w:date="2025-06-06T22:53:00Z" w16du:dateUtc="2025-06-06T20:53:00Z">
          <w:pPr/>
        </w:pPrChange>
      </w:pPr>
    </w:p>
    <w:p w14:paraId="4A724AEF" w14:textId="5C7555AF" w:rsidR="00CD0A42" w:rsidRPr="00955C1D" w:rsidDel="009A6DBB" w:rsidRDefault="00CD0A42">
      <w:pPr>
        <w:pStyle w:val="NormalIndent"/>
        <w:rPr>
          <w:del w:id="28154" w:author="Irová Zuzana" w:date="2025-06-06T22:53:00Z" w16du:dateUtc="2025-06-06T20:53:00Z"/>
          <w:lang w:eastAsia="cs-CZ"/>
        </w:rPr>
      </w:pPr>
    </w:p>
    <w:p w14:paraId="1DB184E0" w14:textId="1C650BDE" w:rsidR="00CD0A42" w:rsidRPr="00CA4F16" w:rsidDel="009A6DBB" w:rsidRDefault="00CD0A42">
      <w:pPr>
        <w:pStyle w:val="NormalIndent"/>
        <w:rPr>
          <w:del w:id="28155" w:author="Irová Zuzana" w:date="2025-06-06T22:53:00Z" w16du:dateUtc="2025-06-06T20:53:00Z"/>
        </w:rPr>
      </w:pPr>
    </w:p>
    <w:p w14:paraId="5B808E72" w14:textId="6B850FB3" w:rsidR="005332DF" w:rsidDel="009A6DBB" w:rsidRDefault="005332DF">
      <w:pPr>
        <w:pStyle w:val="NormalIndent"/>
        <w:rPr>
          <w:del w:id="28156" w:author="Irová Zuzana" w:date="2025-06-06T22:53:00Z" w16du:dateUtc="2025-06-06T20:53:00Z"/>
        </w:rPr>
        <w:pPrChange w:id="28157" w:author="Irová Zuzana" w:date="2025-06-06T22:53:00Z" w16du:dateUtc="2025-06-06T20:53:00Z">
          <w:pPr/>
        </w:pPrChange>
      </w:pPr>
    </w:p>
    <w:p w14:paraId="1AD23EF5" w14:textId="5DAE10ED" w:rsidR="00813A55" w:rsidRPr="00CC7BF0" w:rsidRDefault="00813A55">
      <w:pPr>
        <w:pStyle w:val="NormalIndent"/>
        <w:rPr>
          <w:rFonts w:hint="eastAsia"/>
        </w:rPr>
        <w:pPrChange w:id="28158" w:author="Irová Zuzana" w:date="2025-06-06T22:53:00Z" w16du:dateUtc="2025-06-06T20:53:00Z">
          <w:pPr>
            <w:pStyle w:val="Heading1"/>
            <w:numPr>
              <w:numId w:val="0"/>
            </w:numPr>
            <w:ind w:left="0" w:firstLine="0"/>
          </w:pPr>
        </w:pPrChange>
      </w:pPr>
    </w:p>
    <w:sectPr w:rsidR="00813A55" w:rsidRPr="00CC7BF0" w:rsidSect="005332DF">
      <w:headerReference w:type="default" r:id="rId34"/>
      <w:footerReference w:type="default" r:id="rId35"/>
      <w:pgSz w:w="11906" w:h="16838"/>
      <w:pgMar w:top="1418" w:right="1134" w:bottom="1418" w:left="1134" w:header="709" w:footer="34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2364" w:author="Irová Zuzana" w:date="2025-02-06T10:45:00Z" w:initials="ZI">
    <w:p w14:paraId="3ECDEFEB" w14:textId="77777777" w:rsidR="000B4F1A" w:rsidRDefault="000B4F1A" w:rsidP="000B4F1A">
      <w:pPr>
        <w:pStyle w:val="CommentText"/>
      </w:pPr>
      <w:r>
        <w:rPr>
          <w:rStyle w:val="CommentReference"/>
        </w:rPr>
        <w:annotationRef/>
      </w:r>
      <w:r>
        <w:t>pro rerating do otevrene bill session</w:t>
      </w:r>
    </w:p>
  </w:comment>
  <w:comment w:id="2398" w:author="Drastichová Zuzana" w:date="2025-01-31T14:28:00Z" w:initials="ZI">
    <w:p w14:paraId="65A872C8" w14:textId="19C412ED" w:rsidR="00051867" w:rsidRDefault="00051867" w:rsidP="00051867">
      <w:pPr>
        <w:pStyle w:val="CommentText"/>
      </w:pPr>
      <w:r>
        <w:rPr>
          <w:rStyle w:val="CommentReference"/>
        </w:rPr>
        <w:annotationRef/>
      </w:r>
      <w:r>
        <w:t>otazka, jaky budou mit bill session agregation type  Bill sessions pro FC cards? agregace neni pres tenhle atribut, ale nejakou hodnotu mit musi predpokladam?</w:t>
      </w:r>
    </w:p>
  </w:comment>
  <w:comment w:id="12359" w:author="Irová Zuzana" w:date="2025-02-10T18:03:00Z" w:initials="ZI">
    <w:p w14:paraId="566415AE" w14:textId="027D992C" w:rsidR="007E70C3" w:rsidRDefault="007E70C3" w:rsidP="007E70C3">
      <w:pPr>
        <w:pStyle w:val="CommentText"/>
      </w:pPr>
      <w:r>
        <w:rPr>
          <w:rStyle w:val="CommentReference"/>
        </w:rPr>
        <w:annotationRef/>
      </w:r>
      <w:r>
        <w:t>to by VTP musel poslat jako jiny Registration type</w:t>
      </w:r>
    </w:p>
  </w:comment>
  <w:comment w:id="12710" w:author="Irová Zuzana" w:date="2024-10-21T11:21:00Z" w:initials="ZI">
    <w:p w14:paraId="56280955" w14:textId="49317B3A" w:rsidR="00C406E1" w:rsidRDefault="00C406E1" w:rsidP="00C406E1">
      <w:pPr>
        <w:pStyle w:val="CommentText"/>
      </w:pPr>
      <w:r>
        <w:rPr>
          <w:rStyle w:val="CommentReference"/>
        </w:rPr>
        <w:annotationRef/>
      </w:r>
      <w:r>
        <w:t>Toll se používá pro Zonove segmenty.</w:t>
      </w:r>
    </w:p>
    <w:p w14:paraId="58FAE708" w14:textId="77777777" w:rsidR="00C406E1" w:rsidRDefault="00C406E1" w:rsidP="00C406E1">
      <w:pPr>
        <w:pStyle w:val="CommentText"/>
      </w:pPr>
      <w:r>
        <w:t>Pokud by se mely spravne posilat v Billing Details, do budoucna by bylo vhodne na Toll declaration si ukladat Road type a Toll segment length.</w:t>
      </w:r>
    </w:p>
    <w:p w14:paraId="2C7DFFFD" w14:textId="77777777" w:rsidR="00C406E1" w:rsidRDefault="00C406E1" w:rsidP="00C406E1">
      <w:pPr>
        <w:pStyle w:val="CommentText"/>
      </w:pPr>
      <w:r>
        <w:t xml:space="preserve">A nasledne do Billing details do </w:t>
      </w:r>
    </w:p>
    <w:p w14:paraId="78D25DD4" w14:textId="77777777" w:rsidR="00C406E1" w:rsidRDefault="00C406E1" w:rsidP="00C406E1">
      <w:pPr>
        <w:pStyle w:val="CommentText"/>
      </w:pPr>
      <w:r>
        <w:rPr>
          <w:color w:val="000000"/>
        </w:rPr>
        <w:t xml:space="preserve">beginOfPeriod a endOfPeriod </w:t>
      </w:r>
      <w:r>
        <w:t xml:space="preserve">vyplnit Event time a  Event time + Trip duration. </w:t>
      </w:r>
    </w:p>
    <w:p w14:paraId="396694D0" w14:textId="77777777" w:rsidR="00C406E1" w:rsidRDefault="00C406E1" w:rsidP="00C406E1">
      <w:pPr>
        <w:pStyle w:val="CommentText"/>
      </w:pPr>
      <w:r>
        <w:t xml:space="preserve">Do </w:t>
      </w:r>
      <w:r>
        <w:rPr>
          <w:i/>
          <w:iCs/>
        </w:rPr>
        <w:t>usedSectionDistance</w:t>
      </w:r>
      <w:r>
        <w:t xml:space="preserve">  pouzit Toll segment length a do </w:t>
      </w:r>
      <w:r>
        <w:rPr>
          <w:i/>
          <w:iCs/>
        </w:rPr>
        <w:t>appliedLocationClass</w:t>
      </w:r>
      <w:r>
        <w:t xml:space="preserve">  davat Road type.</w:t>
      </w:r>
    </w:p>
  </w:comment>
  <w:comment w:id="16603" w:author="Drastichová Zuzana [2]" w:date="2022-10-11T14:25:00Z" w:initials="DZ">
    <w:p w14:paraId="025C4E1F" w14:textId="77777777" w:rsidR="000E4A08" w:rsidRPr="00C91872" w:rsidRDefault="000E4A08" w:rsidP="000E4A08">
      <w:pPr>
        <w:pStyle w:val="CommentText"/>
      </w:pPr>
      <w:r w:rsidRPr="00C91872">
        <w:rPr>
          <w:rStyle w:val="CommentReference"/>
        </w:rPr>
        <w:annotationRef/>
      </w:r>
      <w:r w:rsidRPr="00C91872">
        <w:t>zatím neumime poslat Applying do Navision</w:t>
      </w:r>
    </w:p>
  </w:comment>
  <w:comment w:id="16790" w:author="Drastichová Zuzana [2]" w:date="2022-05-26T22:06:00Z" w:initials="DZ">
    <w:p w14:paraId="1C3FCB11" w14:textId="77777777" w:rsidR="00CD0A42" w:rsidRPr="00C91872" w:rsidRDefault="00CD0A42">
      <w:pPr>
        <w:pStyle w:val="CommentText"/>
      </w:pPr>
      <w:r w:rsidRPr="00C91872">
        <w:rPr>
          <w:rStyle w:val="CommentReference"/>
        </w:rPr>
        <w:annotationRef/>
      </w:r>
      <w:r w:rsidRPr="00C91872">
        <w:t>Libore, bude potreba tohle nejak aktualizovat?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ECDEFEB" w15:done="0"/>
  <w15:commentEx w15:paraId="65A872C8" w15:done="0"/>
  <w15:commentEx w15:paraId="566415AE" w15:done="0"/>
  <w15:commentEx w15:paraId="396694D0" w15:done="0"/>
  <w15:commentEx w15:paraId="025C4E1F" w15:done="0"/>
  <w15:commentEx w15:paraId="1C3FCB1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5E2EBCB" w16cex:dateUtc="2025-02-06T09:45:00Z"/>
  <w16cex:commentExtensible w16cex:durableId="0852CD5B" w16cex:dateUtc="2025-01-31T13:28:00Z"/>
  <w16cex:commentExtensible w16cex:durableId="21975AB7" w16cex:dateUtc="2025-02-10T17:03:00Z"/>
  <w16cex:commentExtensible w16cex:durableId="6B3029B7" w16cex:dateUtc="2024-10-21T09:21:00Z"/>
  <w16cex:commentExtensible w16cex:durableId="5F535043" w16cex:dateUtc="2022-10-11T12:25:00Z"/>
  <w16cex:commentExtensible w16cex:durableId="5959FEAA" w16cex:dateUtc="2022-05-26T20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ECDEFEB" w16cid:durableId="25E2EBCB"/>
  <w16cid:commentId w16cid:paraId="65A872C8" w16cid:durableId="0852CD5B"/>
  <w16cid:commentId w16cid:paraId="566415AE" w16cid:durableId="21975AB7"/>
  <w16cid:commentId w16cid:paraId="396694D0" w16cid:durableId="6B3029B7"/>
  <w16cid:commentId w16cid:paraId="025C4E1F" w16cid:durableId="5F535043"/>
  <w16cid:commentId w16cid:paraId="1C3FCB11" w16cid:durableId="5959FEA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136C28" w14:textId="77777777" w:rsidR="001A4CF5" w:rsidRDefault="001A4CF5" w:rsidP="002867A2">
      <w:pPr>
        <w:spacing w:after="0"/>
      </w:pPr>
      <w:r>
        <w:separator/>
      </w:r>
    </w:p>
  </w:endnote>
  <w:endnote w:type="continuationSeparator" w:id="0">
    <w:p w14:paraId="2CDAA1E8" w14:textId="77777777" w:rsidR="001A4CF5" w:rsidRDefault="001A4CF5" w:rsidP="002867A2">
      <w:pPr>
        <w:spacing w:after="0"/>
      </w:pPr>
      <w:r>
        <w:continuationSeparator/>
      </w:r>
    </w:p>
  </w:endnote>
  <w:endnote w:type="continuationNotice" w:id="1">
    <w:p w14:paraId="4A323EA2" w14:textId="77777777" w:rsidR="001A4CF5" w:rsidRDefault="001A4CF5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oto Sans">
    <w:panose1 w:val="020B0502040504020204"/>
    <w:charset w:val="00"/>
    <w:family w:val="swiss"/>
    <w:pitch w:val="variable"/>
    <w:sig w:usb0="E00082FF" w:usb1="4000205F" w:usb2="0800002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639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46"/>
      <w:gridCol w:w="6793"/>
    </w:tblGrid>
    <w:tr w:rsidR="00073C15" w14:paraId="26B45AFB" w14:textId="77777777" w:rsidTr="006A124A">
      <w:trPr>
        <w:gridAfter w:val="1"/>
        <w:wAfter w:w="2480" w:type="dxa"/>
        <w:trHeight w:val="255"/>
      </w:trPr>
      <w:tc>
        <w:tcPr>
          <w:tcW w:w="1039" w:type="dxa"/>
          <w:tcBorders>
            <w:top w:val="single" w:sz="8" w:space="0" w:color="auto"/>
          </w:tcBorders>
        </w:tcPr>
        <w:p w14:paraId="6836A07A" w14:textId="77777777" w:rsidR="00E6001A" w:rsidRPr="004A20B6" w:rsidRDefault="00E6001A">
          <w:pPr>
            <w:pStyle w:val="Footer"/>
          </w:pPr>
        </w:p>
      </w:tc>
    </w:tr>
    <w:bookmarkStart w:id="6" w:name="_Hlk175732875"/>
    <w:tr w:rsidR="00073C15" w14:paraId="70130B33" w14:textId="77777777">
      <w:tblPrEx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shd w:val="clear" w:color="000000" w:fill="000000"/>
        <w:tblCellMar>
          <w:left w:w="0" w:type="dxa"/>
          <w:right w:w="0" w:type="dxa"/>
        </w:tblCellMar>
      </w:tblPrEx>
      <w:trPr>
        <w:gridBefore w:val="1"/>
      </w:trPr>
      <w:tc>
        <w:tcPr>
          <w:tcW w:w="360" w:type="dxa"/>
          <w:tcBorders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  <w:tl2br w:val="none" w:sz="0" w:space="0" w:color="000000"/>
            <w:tr2bl w:val="none" w:sz="0" w:space="0" w:color="000000"/>
          </w:tcBorders>
          <w:shd w:val="clear" w:color="000000" w:fill="000000"/>
        </w:tcPr>
        <w:p w14:paraId="12B75053" w14:textId="22788660" w:rsidR="00E6001A" w:rsidRDefault="00E6001A">
          <w:pPr>
            <w:pStyle w:val="Footer"/>
            <w:jc w:val="right"/>
          </w:pPr>
          <w:r>
            <w:fldChar w:fldCharType="begin"/>
          </w:r>
          <w:r>
            <w:instrText>TITLE   \* MERGEFORMAT</w:instrText>
          </w:r>
          <w:r>
            <w:fldChar w:fldCharType="separate"/>
          </w:r>
          <w:r>
            <w:t>Billing and Accounts Receivables (BAR)</w:t>
          </w:r>
          <w:r>
            <w:fldChar w:fldCharType="end"/>
          </w:r>
          <w:bookmarkEnd w:id="6"/>
        </w:p>
      </w:tc>
    </w:tr>
  </w:tbl>
  <w:p w14:paraId="1D913820" w14:textId="77777777" w:rsidR="00E6001A" w:rsidRPr="004A20B6" w:rsidRDefault="00E6001A"/>
  <w:tbl>
    <w:tblPr>
      <w:tblW w:w="0" w:type="auto"/>
      <w:tblInd w:w="370" w:type="dxa"/>
      <w:tblBorders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insideH w:val="none" w:sz="0" w:space="0" w:color="000000"/>
        <w:insideV w:val="none" w:sz="0" w:space="0" w:color="000000"/>
      </w:tblBorders>
      <w:shd w:val="clear" w:color="000000" w:fill="000000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991"/>
      <w:gridCol w:w="360"/>
    </w:tblGrid>
    <w:tr w:rsidR="00073C15" w14:paraId="25A19053" w14:textId="77777777">
      <w:trPr>
        <w:gridBefore w:val="1"/>
      </w:trPr>
      <w:tc>
        <w:tcPr>
          <w:tcW w:w="360" w:type="dxa"/>
          <w:tcBorders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  <w:tl2br w:val="none" w:sz="0" w:space="0" w:color="000000"/>
            <w:tr2bl w:val="none" w:sz="0" w:space="0" w:color="000000"/>
          </w:tcBorders>
          <w:shd w:val="clear" w:color="000000" w:fill="000000"/>
        </w:tcPr>
        <w:p w14:paraId="6722F166" w14:textId="77777777" w:rsidR="00E6001A" w:rsidRDefault="00E6001A">
          <w:pPr>
            <w:pStyle w:val="Footer"/>
          </w:pPr>
        </w:p>
      </w:tc>
    </w:tr>
    <w:tr w:rsidR="00073C15" w14:paraId="422A901A" w14:textId="77777777" w:rsidTr="0029353D">
      <w:tblPrEx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shd w:val="clear" w:color="auto" w:fill="auto"/>
        <w:tblCellMar>
          <w:left w:w="70" w:type="dxa"/>
          <w:right w:w="70" w:type="dxa"/>
        </w:tblCellMar>
      </w:tblPrEx>
      <w:trPr>
        <w:gridAfter w:val="1"/>
        <w:wAfter w:w="360" w:type="dxa"/>
        <w:trHeight w:val="270"/>
      </w:trPr>
      <w:tc>
        <w:tcPr>
          <w:tcW w:w="1991" w:type="dxa"/>
          <w:vAlign w:val="bottom"/>
        </w:tcPr>
        <w:p w14:paraId="4293C4B9" w14:textId="69E56405" w:rsidR="00E6001A" w:rsidRDefault="00E6001A">
          <w:pPr>
            <w:pStyle w:val="Footer"/>
            <w:jc w:val="right"/>
          </w:pPr>
          <w:fldSimple w:instr="SUBJECT   \* MERGEFORMAT">
            <w:r>
              <w:t>Funkční specifikace Billien</w:t>
            </w:r>
          </w:fldSimple>
        </w:p>
      </w:tc>
    </w:tr>
  </w:tbl>
  <w:p w14:paraId="39EED1E9" w14:textId="77777777" w:rsidR="00E6001A" w:rsidRPr="004A20B6" w:rsidRDefault="00E6001A"/>
  <w:tbl>
    <w:tblPr>
      <w:tblW w:w="0" w:type="auto"/>
      <w:tblBorders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insideH w:val="none" w:sz="0" w:space="0" w:color="000000"/>
        <w:insideV w:val="none" w:sz="0" w:space="0" w:color="000000"/>
      </w:tblBorders>
      <w:shd w:val="clear" w:color="000000" w:fill="000000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60"/>
      <w:gridCol w:w="360"/>
    </w:tblGrid>
    <w:tr w:rsidR="00073C15" w14:paraId="75E70803" w14:textId="77777777">
      <w:trPr>
        <w:gridAfter w:val="1"/>
        <w:wAfter w:w="360" w:type="dxa"/>
      </w:trPr>
      <w:tc>
        <w:tcPr>
          <w:tcW w:w="360" w:type="dxa"/>
          <w:tcBorders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  <w:tl2br w:val="none" w:sz="0" w:space="0" w:color="000000"/>
            <w:tr2bl w:val="none" w:sz="0" w:space="0" w:color="000000"/>
          </w:tcBorders>
          <w:shd w:val="clear" w:color="000000" w:fill="000000"/>
        </w:tcPr>
        <w:p w14:paraId="19F7B648" w14:textId="77777777" w:rsidR="00E6001A" w:rsidRDefault="00E6001A">
          <w:pPr>
            <w:pStyle w:val="Footer"/>
            <w:ind w:left="-105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t xml:space="preserve"> (</w:t>
          </w:r>
          <w:fldSimple w:instr="NUMPAGES  \* Arabic  \* MERGEFORMAT">
            <w:r>
              <w:t>16</w:t>
            </w:r>
          </w:fldSimple>
          <w:r>
            <w:t>)</w:t>
          </w:r>
        </w:p>
      </w:tc>
    </w:tr>
    <w:bookmarkStart w:id="7" w:name="_Hlk174607701"/>
    <w:tr w:rsidR="00073C15" w14:paraId="3B2B61BD" w14:textId="77777777">
      <w:trPr>
        <w:gridBefore w:val="1"/>
      </w:trPr>
      <w:tc>
        <w:tcPr>
          <w:tcW w:w="360" w:type="dxa"/>
          <w:tcBorders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  <w:tl2br w:val="none" w:sz="0" w:space="0" w:color="000000"/>
            <w:tr2bl w:val="none" w:sz="0" w:space="0" w:color="000000"/>
          </w:tcBorders>
          <w:shd w:val="clear" w:color="000000" w:fill="000000"/>
        </w:tcPr>
        <w:p w14:paraId="4F18AB71" w14:textId="7063A83C" w:rsidR="00E6001A" w:rsidRDefault="00E6001A">
          <w:pPr>
            <w:pStyle w:val="Footer"/>
            <w:jc w:val="right"/>
          </w:pPr>
          <w:r>
            <w:fldChar w:fldCharType="begin"/>
          </w:r>
          <w:r>
            <w:instrText>DOCPROPERTY  "Second subject"  \* MERGEFORMAT</w:instrText>
          </w:r>
          <w:r>
            <w:fldChar w:fldCharType="separate"/>
          </w:r>
          <w:r>
            <w:t>Release 5.8</w:t>
          </w:r>
          <w:r>
            <w:fldChar w:fldCharType="end"/>
          </w:r>
          <w:bookmarkEnd w:id="7"/>
        </w:p>
      </w:tc>
    </w:tr>
  </w:tbl>
  <w:p w14:paraId="0075EC3D" w14:textId="77777777" w:rsidR="00E6001A" w:rsidRPr="004A20B6" w:rsidRDefault="00E6001A"/>
  <w:p w14:paraId="46F4A000" w14:textId="77777777" w:rsidR="00E6001A" w:rsidRPr="008D0BEB" w:rsidRDefault="00E6001A">
    <w:pPr>
      <w:pStyle w:val="Footer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B1A48" w14:textId="77777777" w:rsidR="00E6001A" w:rsidRPr="00944D46" w:rsidRDefault="00E6001A" w:rsidP="00522FF0">
    <w:pPr>
      <w:pStyle w:val="Footer"/>
      <w:pBdr>
        <w:top w:val="single" w:sz="48" w:space="10" w:color="5E6167" w:themeColor="text2"/>
      </w:pBdr>
      <w:rPr>
        <w:rFonts w:cs="Arial"/>
        <w:color w:val="5E6167" w:themeColor="text2"/>
        <w:sz w:val="14"/>
        <w:szCs w:val="14"/>
      </w:rPr>
    </w:pPr>
    <w:r w:rsidRPr="00944D46">
      <w:rPr>
        <w:rFonts w:cs="Arial"/>
        <w:color w:val="5E6167" w:themeColor="text2"/>
        <w:sz w:val="14"/>
        <w:szCs w:val="14"/>
      </w:rPr>
      <w:t xml:space="preserve">TollNet a.s., Holušická 2221/3, Praha 4, 148 00, </w:t>
    </w:r>
    <w:r>
      <w:rPr>
        <w:rFonts w:cs="Arial"/>
        <w:color w:val="5E6167" w:themeColor="text2"/>
        <w:sz w:val="14"/>
        <w:szCs w:val="14"/>
      </w:rPr>
      <w:t>Česká republika</w:t>
    </w:r>
    <w:r w:rsidRPr="00944D46">
      <w:rPr>
        <w:rFonts w:cs="Arial"/>
        <w:color w:val="5E6167" w:themeColor="text2"/>
        <w:sz w:val="14"/>
        <w:szCs w:val="14"/>
      </w:rPr>
      <w:t xml:space="preserve">| </w:t>
    </w:r>
    <w:hyperlink r:id="rId1">
      <w:r w:rsidR="5D923C7E" w:rsidRPr="5D923C7E">
        <w:rPr>
          <w:rStyle w:val="Hyperlink"/>
          <w:rFonts w:cs="Arial"/>
          <w:sz w:val="14"/>
          <w:szCs w:val="14"/>
        </w:rPr>
        <w:t>www.tollnet.cz</w:t>
      </w:r>
    </w:hyperlink>
    <w:r w:rsidR="5D923C7E" w:rsidRPr="5D923C7E">
      <w:rPr>
        <w:rFonts w:cs="Arial"/>
        <w:color w:val="5E6167" w:themeColor="text2"/>
        <w:sz w:val="14"/>
        <w:szCs w:val="14"/>
      </w:rPr>
      <w:t xml:space="preserve"> </w:t>
    </w:r>
  </w:p>
  <w:p w14:paraId="418BF374" w14:textId="77777777" w:rsidR="00E6001A" w:rsidRPr="00944D46" w:rsidRDefault="00E6001A" w:rsidP="00522FF0">
    <w:pPr>
      <w:pStyle w:val="Footer"/>
      <w:pBdr>
        <w:top w:val="single" w:sz="48" w:space="10" w:color="5E6167" w:themeColor="text2"/>
      </w:pBdr>
      <w:rPr>
        <w:rFonts w:cs="Arial"/>
        <w:color w:val="5E6167" w:themeColor="text2"/>
        <w:sz w:val="14"/>
        <w:szCs w:val="14"/>
      </w:rPr>
    </w:pPr>
    <w:r w:rsidRPr="00944D46">
      <w:rPr>
        <w:rFonts w:cs="Arial"/>
        <w:color w:val="5E6167" w:themeColor="text2"/>
        <w:sz w:val="14"/>
        <w:szCs w:val="14"/>
      </w:rPr>
      <w:t>IČO: 29055059 | DIČ: CZ29055059</w:t>
    </w:r>
  </w:p>
  <w:p w14:paraId="310784EE" w14:textId="77777777" w:rsidR="00E6001A" w:rsidRPr="00944D46" w:rsidRDefault="00E6001A" w:rsidP="00522FF0">
    <w:pPr>
      <w:pStyle w:val="Footer"/>
      <w:rPr>
        <w:rFonts w:cs="Arial"/>
        <w:color w:val="5E6167" w:themeColor="text2"/>
        <w:sz w:val="14"/>
        <w:szCs w:val="14"/>
      </w:rPr>
    </w:pPr>
    <w:r w:rsidRPr="00944D46">
      <w:rPr>
        <w:rFonts w:cs="Arial"/>
        <w:color w:val="5E6167" w:themeColor="text2"/>
        <w:sz w:val="14"/>
        <w:szCs w:val="14"/>
      </w:rPr>
      <w:t>Společnost je zapsaná v obchodním rejstříku vedeném Městským soudem v Praze, spis. zn. B 16063.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6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FFFFFF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819"/>
      <w:gridCol w:w="4820"/>
    </w:tblGrid>
    <w:tr w:rsidR="00073C15" w14:paraId="7A5F788E" w14:textId="77777777" w:rsidTr="5D923C7E">
      <w:tc>
        <w:tcPr>
          <w:tcW w:w="875" w:type="pct"/>
          <w:shd w:val="clear" w:color="auto" w:fill="FFFFFF" w:themeFill="background1"/>
        </w:tcPr>
        <w:bookmarkStart w:id="28159" w:name="_Hlk175055219"/>
        <w:p w14:paraId="4A5D7B80" w14:textId="1EA6DD0A" w:rsidR="00E23227" w:rsidRPr="009E7F9A" w:rsidRDefault="00E6001A">
          <w:pPr>
            <w:pStyle w:val="Footer"/>
          </w:pPr>
          <w:r>
            <w:fldChar w:fldCharType="begin"/>
          </w:r>
          <w:r>
            <w:instrText>TITLE   \* MERGEFORMAT</w:instrText>
          </w:r>
          <w:r>
            <w:fldChar w:fldCharType="separate"/>
          </w:r>
          <w:r>
            <w:t>Billing and Accounts Receivables (BAR)</w:t>
          </w:r>
          <w:r>
            <w:fldChar w:fldCharType="end"/>
          </w:r>
          <w:bookmarkEnd w:id="28159"/>
        </w:p>
      </w:tc>
      <w:tc>
        <w:tcPr>
          <w:tcW w:w="875" w:type="pct"/>
          <w:shd w:val="clear" w:color="auto" w:fill="FFFFFF" w:themeFill="background1"/>
          <w:hideMark/>
        </w:tcPr>
        <w:p w14:paraId="7F57BB9B" w14:textId="77777777" w:rsidR="00E23227" w:rsidRDefault="00E23227" w:rsidP="00304E68">
          <w:pPr>
            <w:pStyle w:val="Footer"/>
          </w:pPr>
        </w:p>
      </w:tc>
    </w:tr>
  </w:tbl>
  <w:p w14:paraId="63C52EE7" w14:textId="77777777" w:rsidR="004400B2" w:rsidRDefault="004400B2"/>
  <w:tbl>
    <w:tblPr>
      <w:tblW w:w="96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FFFFFF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819"/>
      <w:gridCol w:w="4820"/>
    </w:tblGrid>
    <w:tr w:rsidR="00073C15" w14:paraId="3BA0C989" w14:textId="77777777" w:rsidTr="5D923C7E">
      <w:tc>
        <w:tcPr>
          <w:tcW w:w="875" w:type="pct"/>
          <w:shd w:val="clear" w:color="auto" w:fill="FFFFFF" w:themeFill="background1"/>
        </w:tcPr>
        <w:p w14:paraId="1EA54F07" w14:textId="2D75172A" w:rsidR="00E23227" w:rsidRPr="009E7F9A" w:rsidRDefault="00E6001A">
          <w:pPr>
            <w:pStyle w:val="Footer"/>
          </w:pPr>
          <w:fldSimple w:instr="SUBJECT   \* MERGEFORMAT">
            <w:r>
              <w:t>Funkční specifikace Billien</w:t>
            </w:r>
          </w:fldSimple>
        </w:p>
      </w:tc>
      <w:tc>
        <w:tcPr>
          <w:tcW w:w="875" w:type="pct"/>
          <w:shd w:val="clear" w:color="auto" w:fill="FFFFFF" w:themeFill="background1"/>
          <w:hideMark/>
        </w:tcPr>
        <w:p w14:paraId="46D583BA" w14:textId="77777777" w:rsidR="00E23227" w:rsidRDefault="00E23227" w:rsidP="00304E68">
          <w:pPr>
            <w:pStyle w:val="Footer"/>
            <w:jc w:val="right"/>
          </w:pPr>
        </w:p>
      </w:tc>
    </w:tr>
  </w:tbl>
  <w:p w14:paraId="082B5BA7" w14:textId="77777777" w:rsidR="004400B2" w:rsidRDefault="004400B2"/>
  <w:tbl>
    <w:tblPr>
      <w:tblW w:w="96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FFFFFF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819"/>
      <w:gridCol w:w="4820"/>
    </w:tblGrid>
    <w:tr w:rsidR="00073C15" w14:paraId="2260609E" w14:textId="77777777" w:rsidTr="5D923C7E">
      <w:tc>
        <w:tcPr>
          <w:tcW w:w="875" w:type="pct"/>
          <w:shd w:val="clear" w:color="auto" w:fill="FFFFFF" w:themeFill="background1"/>
        </w:tcPr>
        <w:p w14:paraId="0267CA6C" w14:textId="6DF2C4BA" w:rsidR="00E23227" w:rsidRPr="000D37BA" w:rsidRDefault="00E6001A">
          <w:pPr>
            <w:pStyle w:val="Footer"/>
          </w:pPr>
          <w:fldSimple w:instr="DOCPROPERTY  &quot;Second subject&quot;  \* MERGEFORMAT">
            <w:r>
              <w:t>Release 5.8</w:t>
            </w:r>
          </w:fldSimple>
        </w:p>
      </w:tc>
      <w:tc>
        <w:tcPr>
          <w:tcW w:w="875" w:type="pct"/>
          <w:shd w:val="clear" w:color="auto" w:fill="FFFFFF" w:themeFill="background1"/>
          <w:hideMark/>
        </w:tcPr>
        <w:p w14:paraId="62CD3FEA" w14:textId="77777777" w:rsidR="00E23227" w:rsidRPr="000D37BA" w:rsidRDefault="005F789E">
          <w:pPr>
            <w:pStyle w:val="Footer"/>
            <w:tabs>
              <w:tab w:val="clear" w:pos="4536"/>
              <w:tab w:val="clear" w:pos="9072"/>
            </w:tabs>
            <w:ind w:right="-11"/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>
            <w:rPr>
              <w:noProof/>
            </w:rPr>
            <w:t>187</w:t>
          </w:r>
          <w:r>
            <w:rPr>
              <w:noProof/>
            </w:rPr>
            <w:fldChar w:fldCharType="end"/>
          </w:r>
          <w:r w:rsidRPr="000D37BA">
            <w:t xml:space="preserve"> (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\* Arabic  \* MERGEFORMAT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187</w:t>
          </w:r>
          <w:r>
            <w:rPr>
              <w:noProof/>
            </w:rPr>
            <w:fldChar w:fldCharType="end"/>
          </w:r>
          <w:r w:rsidRPr="000D37BA">
            <w:t>)</w:t>
          </w:r>
        </w:p>
      </w:tc>
    </w:tr>
  </w:tbl>
  <w:p w14:paraId="7719D411" w14:textId="77777777" w:rsidR="004400B2" w:rsidRDefault="004400B2"/>
  <w:p w14:paraId="34E97BC6" w14:textId="77777777" w:rsidR="00E23227" w:rsidRPr="00304E68" w:rsidRDefault="00E232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F1E6BE" w14:textId="77777777" w:rsidR="001A4CF5" w:rsidRDefault="001A4CF5" w:rsidP="002867A2">
      <w:pPr>
        <w:spacing w:after="0"/>
      </w:pPr>
      <w:r>
        <w:separator/>
      </w:r>
    </w:p>
  </w:footnote>
  <w:footnote w:type="continuationSeparator" w:id="0">
    <w:p w14:paraId="26E87738" w14:textId="77777777" w:rsidR="001A4CF5" w:rsidRDefault="001A4CF5" w:rsidP="002867A2">
      <w:pPr>
        <w:spacing w:after="0"/>
      </w:pPr>
      <w:r>
        <w:continuationSeparator/>
      </w:r>
    </w:p>
  </w:footnote>
  <w:footnote w:type="continuationNotice" w:id="1">
    <w:p w14:paraId="09A5A832" w14:textId="77777777" w:rsidR="001A4CF5" w:rsidRDefault="001A4CF5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AD61BB" w14:textId="5742B4E3" w:rsidR="00E6001A" w:rsidRPr="00EC70BB" w:rsidRDefault="00E6001A" w:rsidP="00324D4C">
    <w:pPr>
      <w:pStyle w:val="Header"/>
      <w:pBdr>
        <w:bottom w:val="single" w:sz="4" w:space="6" w:color="auto"/>
      </w:pBdr>
      <w:tabs>
        <w:tab w:val="clear" w:pos="4536"/>
        <w:tab w:val="clear" w:pos="9072"/>
        <w:tab w:val="center" w:pos="4820"/>
        <w:tab w:val="right" w:pos="9639"/>
      </w:tabs>
      <w:rPr>
        <w:rFonts w:asciiTheme="majorHAnsi" w:hAnsiTheme="majorHAnsi"/>
        <w:sz w:val="16"/>
        <w:szCs w:val="16"/>
      </w:rPr>
    </w:pPr>
    <w:r w:rsidRPr="00EC70BB">
      <w:rPr>
        <w:rFonts w:asciiTheme="majorHAnsi" w:hAnsiTheme="majorHAnsi"/>
        <w:sz w:val="16"/>
        <w:szCs w:val="16"/>
      </w:rPr>
      <w:t>TollNet a.s.</w:t>
    </w:r>
    <w:r>
      <w:tab/>
    </w:r>
    <w:r>
      <w:tab/>
    </w:r>
    <w:r w:rsidRPr="00EC70BB">
      <w:rPr>
        <w:rFonts w:asciiTheme="majorHAnsi" w:hAnsiTheme="majorHAnsi"/>
        <w:sz w:val="16"/>
        <w:szCs w:val="16"/>
      </w:rPr>
      <w:fldChar w:fldCharType="begin"/>
    </w:r>
    <w:r w:rsidRPr="00EC70BB">
      <w:rPr>
        <w:rFonts w:asciiTheme="majorHAnsi" w:hAnsiTheme="majorHAnsi"/>
        <w:sz w:val="16"/>
        <w:szCs w:val="16"/>
      </w:rPr>
      <w:instrText xml:space="preserve"> IF </w:instrText>
    </w:r>
    <w:r w:rsidRPr="00EC70BB">
      <w:rPr>
        <w:rFonts w:asciiTheme="majorHAnsi" w:hAnsiTheme="majorHAnsi"/>
        <w:sz w:val="16"/>
        <w:szCs w:val="16"/>
      </w:rPr>
      <w:fldChar w:fldCharType="begin"/>
    </w:r>
    <w:r w:rsidRPr="00EC70BB">
      <w:rPr>
        <w:rFonts w:asciiTheme="majorHAnsi" w:hAnsiTheme="majorHAnsi"/>
        <w:sz w:val="16"/>
        <w:szCs w:val="16"/>
      </w:rPr>
      <w:instrText xml:space="preserve"> DOCPROPERTY Confidential </w:instrText>
    </w:r>
    <w:r w:rsidRPr="00EC70BB">
      <w:rPr>
        <w:rFonts w:asciiTheme="majorHAnsi" w:hAnsiTheme="majorHAnsi"/>
        <w:sz w:val="16"/>
        <w:szCs w:val="16"/>
      </w:rPr>
      <w:fldChar w:fldCharType="separate"/>
    </w:r>
    <w:r>
      <w:rPr>
        <w:rFonts w:asciiTheme="majorHAnsi" w:hAnsiTheme="majorHAnsi"/>
        <w:sz w:val="16"/>
        <w:szCs w:val="16"/>
      </w:rPr>
      <w:instrText>N</w:instrText>
    </w:r>
    <w:r w:rsidRPr="00EC70BB">
      <w:rPr>
        <w:rFonts w:asciiTheme="majorHAnsi" w:hAnsiTheme="majorHAnsi"/>
        <w:sz w:val="16"/>
        <w:szCs w:val="16"/>
      </w:rPr>
      <w:fldChar w:fldCharType="end"/>
    </w:r>
    <w:r w:rsidRPr="00EC70BB">
      <w:rPr>
        <w:rFonts w:asciiTheme="majorHAnsi" w:hAnsiTheme="majorHAnsi"/>
        <w:sz w:val="16"/>
        <w:szCs w:val="16"/>
      </w:rPr>
      <w:instrText xml:space="preserve"> = "Y" "Confidential" "" </w:instrText>
    </w:r>
    <w:r w:rsidRPr="00EC70BB">
      <w:rPr>
        <w:rFonts w:asciiTheme="majorHAnsi" w:hAnsiTheme="majorHAnsi"/>
        <w:sz w:val="16"/>
        <w:szCs w:val="16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3B7E9A" w14:textId="77777777" w:rsidR="00E23227" w:rsidRPr="00337144" w:rsidRDefault="005F789E" w:rsidP="00337144">
    <w:pPr>
      <w:pStyle w:val="Header"/>
      <w:pBdr>
        <w:bottom w:val="single" w:sz="4" w:space="6" w:color="auto"/>
      </w:pBdr>
      <w:tabs>
        <w:tab w:val="clear" w:pos="4536"/>
        <w:tab w:val="clear" w:pos="9072"/>
        <w:tab w:val="center" w:pos="4820"/>
        <w:tab w:val="right" w:pos="9639"/>
      </w:tabs>
      <w:rPr>
        <w:sz w:val="16"/>
        <w:szCs w:val="16"/>
      </w:rPr>
    </w:pPr>
    <w:r w:rsidRPr="00337144">
      <w:rPr>
        <w:sz w:val="16"/>
        <w:szCs w:val="20"/>
      </w:rPr>
      <w:tab/>
    </w:r>
    <w:r w:rsidRPr="00337144">
      <w:rPr>
        <w:sz w:val="16"/>
        <w:szCs w:val="20"/>
      </w:rPr>
      <w:tab/>
    </w:r>
    <w:r w:rsidRPr="00337144">
      <w:rPr>
        <w:rFonts w:asciiTheme="majorHAnsi" w:hAnsiTheme="majorHAnsi"/>
        <w:sz w:val="16"/>
        <w:szCs w:val="16"/>
      </w:rPr>
      <w:t>TollNet a.s.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5C86F7F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D80E0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9DDC720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5BC03BE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F29252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3A0C2F5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01689A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AFA861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9CEEF8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007CE9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79B241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D060B8"/>
    <w:multiLevelType w:val="hybridMultilevel"/>
    <w:tmpl w:val="6882B77C"/>
    <w:lvl w:ilvl="0" w:tplc="0405000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37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09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813" w:hanging="360"/>
      </w:pPr>
      <w:rPr>
        <w:rFonts w:ascii="Wingdings" w:hAnsi="Wingdings" w:hint="default"/>
      </w:rPr>
    </w:lvl>
  </w:abstractNum>
  <w:abstractNum w:abstractNumId="12" w15:restartNumberingAfterBreak="0">
    <w:nsid w:val="01012574"/>
    <w:multiLevelType w:val="multilevel"/>
    <w:tmpl w:val="3AB8E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16369B9"/>
    <w:multiLevelType w:val="hybridMultilevel"/>
    <w:tmpl w:val="4078980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4" w15:restartNumberingAfterBreak="0">
    <w:nsid w:val="01A66A26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5" w15:restartNumberingAfterBreak="0">
    <w:nsid w:val="020C369D"/>
    <w:multiLevelType w:val="multilevel"/>
    <w:tmpl w:val="A656D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21168BA"/>
    <w:multiLevelType w:val="multilevel"/>
    <w:tmpl w:val="D7160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2273237"/>
    <w:multiLevelType w:val="hybridMultilevel"/>
    <w:tmpl w:val="3832675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28E43BE"/>
    <w:multiLevelType w:val="multilevel"/>
    <w:tmpl w:val="36C6D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29549F7"/>
    <w:multiLevelType w:val="hybridMultilevel"/>
    <w:tmpl w:val="8794B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34C1FE1"/>
    <w:multiLevelType w:val="multilevel"/>
    <w:tmpl w:val="8618E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36B546E"/>
    <w:multiLevelType w:val="multilevel"/>
    <w:tmpl w:val="ABB27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03AB6CDE"/>
    <w:multiLevelType w:val="hybridMultilevel"/>
    <w:tmpl w:val="238AB632"/>
    <w:lvl w:ilvl="0" w:tplc="4828907C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045A1306"/>
    <w:multiLevelType w:val="multilevel"/>
    <w:tmpl w:val="126AE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5000407"/>
    <w:multiLevelType w:val="multilevel"/>
    <w:tmpl w:val="4B58C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05163CD2"/>
    <w:multiLevelType w:val="hybridMultilevel"/>
    <w:tmpl w:val="05560794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05A95B57"/>
    <w:multiLevelType w:val="multilevel"/>
    <w:tmpl w:val="A512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05E018D2"/>
    <w:multiLevelType w:val="hybridMultilevel"/>
    <w:tmpl w:val="F43672C8"/>
    <w:lvl w:ilvl="0" w:tplc="7294154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8" w15:restartNumberingAfterBreak="0">
    <w:nsid w:val="063958D1"/>
    <w:multiLevelType w:val="hybridMultilevel"/>
    <w:tmpl w:val="FA041F0A"/>
    <w:lvl w:ilvl="0" w:tplc="D74C0D06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139" w:hanging="360"/>
      </w:pPr>
    </w:lvl>
    <w:lvl w:ilvl="2" w:tplc="0405001B" w:tentative="1">
      <w:start w:val="1"/>
      <w:numFmt w:val="lowerRoman"/>
      <w:lvlText w:val="%3."/>
      <w:lvlJc w:val="right"/>
      <w:pPr>
        <w:ind w:left="3859" w:hanging="180"/>
      </w:pPr>
    </w:lvl>
    <w:lvl w:ilvl="3" w:tplc="0405000F" w:tentative="1">
      <w:start w:val="1"/>
      <w:numFmt w:val="decimal"/>
      <w:lvlText w:val="%4."/>
      <w:lvlJc w:val="left"/>
      <w:pPr>
        <w:ind w:left="4579" w:hanging="360"/>
      </w:pPr>
    </w:lvl>
    <w:lvl w:ilvl="4" w:tplc="04050019" w:tentative="1">
      <w:start w:val="1"/>
      <w:numFmt w:val="lowerLetter"/>
      <w:lvlText w:val="%5."/>
      <w:lvlJc w:val="left"/>
      <w:pPr>
        <w:ind w:left="5299" w:hanging="360"/>
      </w:pPr>
    </w:lvl>
    <w:lvl w:ilvl="5" w:tplc="0405001B" w:tentative="1">
      <w:start w:val="1"/>
      <w:numFmt w:val="lowerRoman"/>
      <w:lvlText w:val="%6."/>
      <w:lvlJc w:val="right"/>
      <w:pPr>
        <w:ind w:left="6019" w:hanging="180"/>
      </w:pPr>
    </w:lvl>
    <w:lvl w:ilvl="6" w:tplc="0405000F" w:tentative="1">
      <w:start w:val="1"/>
      <w:numFmt w:val="decimal"/>
      <w:lvlText w:val="%7."/>
      <w:lvlJc w:val="left"/>
      <w:pPr>
        <w:ind w:left="6739" w:hanging="360"/>
      </w:pPr>
    </w:lvl>
    <w:lvl w:ilvl="7" w:tplc="04050019" w:tentative="1">
      <w:start w:val="1"/>
      <w:numFmt w:val="lowerLetter"/>
      <w:lvlText w:val="%8."/>
      <w:lvlJc w:val="left"/>
      <w:pPr>
        <w:ind w:left="7459" w:hanging="360"/>
      </w:pPr>
    </w:lvl>
    <w:lvl w:ilvl="8" w:tplc="0405001B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29" w15:restartNumberingAfterBreak="0">
    <w:nsid w:val="06995008"/>
    <w:multiLevelType w:val="hybridMultilevel"/>
    <w:tmpl w:val="2E722718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0" w15:restartNumberingAfterBreak="0">
    <w:nsid w:val="073B1BAA"/>
    <w:multiLevelType w:val="hybridMultilevel"/>
    <w:tmpl w:val="B79A39DA"/>
    <w:lvl w:ilvl="0" w:tplc="FFFFFFFF">
      <w:start w:val="1"/>
      <w:numFmt w:val="decimal"/>
      <w:lvlText w:val="%1."/>
      <w:lvlJc w:val="left"/>
      <w:pPr>
        <w:ind w:left="2061" w:hanging="360"/>
      </w:p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>
      <w:start w:val="1"/>
      <w:numFmt w:val="lowerRoman"/>
      <w:lvlText w:val="%3."/>
      <w:lvlJc w:val="right"/>
      <w:pPr>
        <w:ind w:left="3501" w:hanging="180"/>
      </w:pPr>
    </w:lvl>
    <w:lvl w:ilvl="3" w:tplc="FFFFFFFF">
      <w:start w:val="1"/>
      <w:numFmt w:val="decimal"/>
      <w:lvlText w:val="%4."/>
      <w:lvlJc w:val="left"/>
      <w:pPr>
        <w:ind w:left="4221" w:hanging="360"/>
      </w:pPr>
    </w:lvl>
    <w:lvl w:ilvl="4" w:tplc="FFFFFFFF">
      <w:start w:val="1"/>
      <w:numFmt w:val="lowerLetter"/>
      <w:lvlText w:val="%5."/>
      <w:lvlJc w:val="left"/>
      <w:pPr>
        <w:ind w:left="4941" w:hanging="360"/>
      </w:pPr>
    </w:lvl>
    <w:lvl w:ilvl="5" w:tplc="FFFFFFFF">
      <w:start w:val="1"/>
      <w:numFmt w:val="lowerRoman"/>
      <w:lvlText w:val="%6."/>
      <w:lvlJc w:val="right"/>
      <w:pPr>
        <w:ind w:left="5661" w:hanging="180"/>
      </w:pPr>
    </w:lvl>
    <w:lvl w:ilvl="6" w:tplc="FFFFFFFF">
      <w:start w:val="1"/>
      <w:numFmt w:val="decimal"/>
      <w:lvlText w:val="%7."/>
      <w:lvlJc w:val="left"/>
      <w:pPr>
        <w:ind w:left="6381" w:hanging="360"/>
      </w:pPr>
    </w:lvl>
    <w:lvl w:ilvl="7" w:tplc="FFFFFFFF">
      <w:start w:val="1"/>
      <w:numFmt w:val="lowerLetter"/>
      <w:lvlText w:val="%8."/>
      <w:lvlJc w:val="left"/>
      <w:pPr>
        <w:ind w:left="7101" w:hanging="360"/>
      </w:pPr>
    </w:lvl>
    <w:lvl w:ilvl="8" w:tplc="FFFFFFFF">
      <w:start w:val="1"/>
      <w:numFmt w:val="lowerRoman"/>
      <w:lvlText w:val="%9."/>
      <w:lvlJc w:val="right"/>
      <w:pPr>
        <w:ind w:left="7821" w:hanging="180"/>
      </w:pPr>
    </w:lvl>
  </w:abstractNum>
  <w:abstractNum w:abstractNumId="31" w15:restartNumberingAfterBreak="0">
    <w:nsid w:val="079106C1"/>
    <w:multiLevelType w:val="hybridMultilevel"/>
    <w:tmpl w:val="A78C0F76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2" w15:restartNumberingAfterBreak="0">
    <w:nsid w:val="07DB1B21"/>
    <w:multiLevelType w:val="hybridMultilevel"/>
    <w:tmpl w:val="14265E90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4044DD7C">
      <w:numFmt w:val="bullet"/>
      <w:lvlText w:val="-"/>
      <w:lvlJc w:val="left"/>
      <w:pPr>
        <w:ind w:left="3861" w:hanging="360"/>
      </w:pPr>
      <w:rPr>
        <w:rFonts w:ascii="Book Antiqua" w:eastAsiaTheme="minorHAnsi" w:hAnsi="Book Antiqua" w:cstheme="minorBidi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3" w15:restartNumberingAfterBreak="0">
    <w:nsid w:val="07F62630"/>
    <w:multiLevelType w:val="hybridMultilevel"/>
    <w:tmpl w:val="8DCEB9BC"/>
    <w:lvl w:ilvl="0" w:tplc="0424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4" w15:restartNumberingAfterBreak="0">
    <w:nsid w:val="09361447"/>
    <w:multiLevelType w:val="multilevel"/>
    <w:tmpl w:val="5DE23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9EB2D10"/>
    <w:multiLevelType w:val="hybridMultilevel"/>
    <w:tmpl w:val="854A0796"/>
    <w:lvl w:ilvl="0" w:tplc="0424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0A423309"/>
    <w:multiLevelType w:val="hybridMultilevel"/>
    <w:tmpl w:val="4558D742"/>
    <w:lvl w:ilvl="0" w:tplc="0409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7" w15:restartNumberingAfterBreak="0">
    <w:nsid w:val="0AA804CD"/>
    <w:multiLevelType w:val="hybridMultilevel"/>
    <w:tmpl w:val="CF56BE28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8" w15:restartNumberingAfterBreak="0">
    <w:nsid w:val="0B6D18BB"/>
    <w:multiLevelType w:val="hybridMultilevel"/>
    <w:tmpl w:val="D8D4CEDC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9" w15:restartNumberingAfterBreak="0">
    <w:nsid w:val="0B7A060E"/>
    <w:multiLevelType w:val="hybridMultilevel"/>
    <w:tmpl w:val="E63415CE"/>
    <w:lvl w:ilvl="0" w:tplc="665E886A">
      <w:start w:val="1"/>
      <w:numFmt w:val="decimal"/>
      <w:lvlText w:val="%1."/>
      <w:lvlJc w:val="left"/>
      <w:pPr>
        <w:ind w:left="4898" w:hanging="78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499" w:hanging="360"/>
      </w:pPr>
    </w:lvl>
    <w:lvl w:ilvl="2" w:tplc="0405001B">
      <w:start w:val="1"/>
      <w:numFmt w:val="lowerRoman"/>
      <w:lvlText w:val="%3."/>
      <w:lvlJc w:val="right"/>
      <w:pPr>
        <w:ind w:left="4219" w:hanging="180"/>
      </w:pPr>
    </w:lvl>
    <w:lvl w:ilvl="3" w:tplc="0405000F" w:tentative="1">
      <w:start w:val="1"/>
      <w:numFmt w:val="decimal"/>
      <w:lvlText w:val="%4."/>
      <w:lvlJc w:val="left"/>
      <w:pPr>
        <w:ind w:left="4939" w:hanging="360"/>
      </w:pPr>
    </w:lvl>
    <w:lvl w:ilvl="4" w:tplc="04050019" w:tentative="1">
      <w:start w:val="1"/>
      <w:numFmt w:val="lowerLetter"/>
      <w:lvlText w:val="%5."/>
      <w:lvlJc w:val="left"/>
      <w:pPr>
        <w:ind w:left="5659" w:hanging="360"/>
      </w:pPr>
    </w:lvl>
    <w:lvl w:ilvl="5" w:tplc="0405001B" w:tentative="1">
      <w:start w:val="1"/>
      <w:numFmt w:val="lowerRoman"/>
      <w:lvlText w:val="%6."/>
      <w:lvlJc w:val="right"/>
      <w:pPr>
        <w:ind w:left="6379" w:hanging="180"/>
      </w:pPr>
    </w:lvl>
    <w:lvl w:ilvl="6" w:tplc="0405000F" w:tentative="1">
      <w:start w:val="1"/>
      <w:numFmt w:val="decimal"/>
      <w:lvlText w:val="%7."/>
      <w:lvlJc w:val="left"/>
      <w:pPr>
        <w:ind w:left="7099" w:hanging="360"/>
      </w:pPr>
    </w:lvl>
    <w:lvl w:ilvl="7" w:tplc="04050019" w:tentative="1">
      <w:start w:val="1"/>
      <w:numFmt w:val="lowerLetter"/>
      <w:lvlText w:val="%8."/>
      <w:lvlJc w:val="left"/>
      <w:pPr>
        <w:ind w:left="7819" w:hanging="360"/>
      </w:pPr>
    </w:lvl>
    <w:lvl w:ilvl="8" w:tplc="0405001B" w:tentative="1">
      <w:start w:val="1"/>
      <w:numFmt w:val="lowerRoman"/>
      <w:lvlText w:val="%9."/>
      <w:lvlJc w:val="right"/>
      <w:pPr>
        <w:ind w:left="8539" w:hanging="180"/>
      </w:pPr>
    </w:lvl>
  </w:abstractNum>
  <w:abstractNum w:abstractNumId="40" w15:restartNumberingAfterBreak="0">
    <w:nsid w:val="0B834D08"/>
    <w:multiLevelType w:val="multilevel"/>
    <w:tmpl w:val="FBF0E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0B840B27"/>
    <w:multiLevelType w:val="hybridMultilevel"/>
    <w:tmpl w:val="1FC2A030"/>
    <w:lvl w:ilvl="0" w:tplc="041B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2" w15:restartNumberingAfterBreak="0">
    <w:nsid w:val="0B8F230B"/>
    <w:multiLevelType w:val="multilevel"/>
    <w:tmpl w:val="0B2E4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0C24012F"/>
    <w:multiLevelType w:val="multilevel"/>
    <w:tmpl w:val="4D007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0C8B582A"/>
    <w:multiLevelType w:val="multilevel"/>
    <w:tmpl w:val="FEB61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0D397393"/>
    <w:multiLevelType w:val="multilevel"/>
    <w:tmpl w:val="39A03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0D5E6F6F"/>
    <w:multiLevelType w:val="multilevel"/>
    <w:tmpl w:val="A8F2E8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0DA35AF2"/>
    <w:multiLevelType w:val="multilevel"/>
    <w:tmpl w:val="5A9A53D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0DEE1069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0E063105"/>
    <w:multiLevelType w:val="multilevel"/>
    <w:tmpl w:val="807C9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0E2E33DA"/>
    <w:multiLevelType w:val="hybridMultilevel"/>
    <w:tmpl w:val="89EED87C"/>
    <w:lvl w:ilvl="0" w:tplc="01289982">
      <w:numFmt w:val="bullet"/>
      <w:lvlText w:val="-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04090003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51" w15:restartNumberingAfterBreak="0">
    <w:nsid w:val="0E4D43C1"/>
    <w:multiLevelType w:val="multilevel"/>
    <w:tmpl w:val="F3F0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0EDA63CE"/>
    <w:multiLevelType w:val="multilevel"/>
    <w:tmpl w:val="5F768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0FAB5707"/>
    <w:multiLevelType w:val="multilevel"/>
    <w:tmpl w:val="DBC84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0FDF15C3"/>
    <w:multiLevelType w:val="hybridMultilevel"/>
    <w:tmpl w:val="1076E154"/>
    <w:lvl w:ilvl="0" w:tplc="6AC68AE6">
      <w:start w:val="1"/>
      <w:numFmt w:val="bullet"/>
      <w:lvlText w:val="-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55" w15:restartNumberingAfterBreak="0">
    <w:nsid w:val="10037966"/>
    <w:multiLevelType w:val="hybridMultilevel"/>
    <w:tmpl w:val="4246CFB8"/>
    <w:lvl w:ilvl="0" w:tplc="FFFFFFFF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139" w:hanging="360"/>
      </w:pPr>
    </w:lvl>
    <w:lvl w:ilvl="2" w:tplc="FFFFFFFF" w:tentative="1">
      <w:start w:val="1"/>
      <w:numFmt w:val="lowerRoman"/>
      <w:lvlText w:val="%3."/>
      <w:lvlJc w:val="right"/>
      <w:pPr>
        <w:ind w:left="3859" w:hanging="180"/>
      </w:pPr>
    </w:lvl>
    <w:lvl w:ilvl="3" w:tplc="FFFFFFFF" w:tentative="1">
      <w:start w:val="1"/>
      <w:numFmt w:val="decimal"/>
      <w:lvlText w:val="%4."/>
      <w:lvlJc w:val="left"/>
      <w:pPr>
        <w:ind w:left="4579" w:hanging="360"/>
      </w:pPr>
    </w:lvl>
    <w:lvl w:ilvl="4" w:tplc="FFFFFFFF" w:tentative="1">
      <w:start w:val="1"/>
      <w:numFmt w:val="lowerLetter"/>
      <w:lvlText w:val="%5."/>
      <w:lvlJc w:val="left"/>
      <w:pPr>
        <w:ind w:left="5299" w:hanging="360"/>
      </w:pPr>
    </w:lvl>
    <w:lvl w:ilvl="5" w:tplc="FFFFFFFF" w:tentative="1">
      <w:start w:val="1"/>
      <w:numFmt w:val="lowerRoman"/>
      <w:lvlText w:val="%6."/>
      <w:lvlJc w:val="right"/>
      <w:pPr>
        <w:ind w:left="6019" w:hanging="180"/>
      </w:pPr>
    </w:lvl>
    <w:lvl w:ilvl="6" w:tplc="FFFFFFFF" w:tentative="1">
      <w:start w:val="1"/>
      <w:numFmt w:val="decimal"/>
      <w:lvlText w:val="%7."/>
      <w:lvlJc w:val="left"/>
      <w:pPr>
        <w:ind w:left="6739" w:hanging="360"/>
      </w:pPr>
    </w:lvl>
    <w:lvl w:ilvl="7" w:tplc="FFFFFFFF" w:tentative="1">
      <w:start w:val="1"/>
      <w:numFmt w:val="lowerLetter"/>
      <w:lvlText w:val="%8."/>
      <w:lvlJc w:val="left"/>
      <w:pPr>
        <w:ind w:left="7459" w:hanging="360"/>
      </w:pPr>
    </w:lvl>
    <w:lvl w:ilvl="8" w:tplc="FFFFFFFF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56" w15:restartNumberingAfterBreak="0">
    <w:nsid w:val="112B5860"/>
    <w:multiLevelType w:val="multilevel"/>
    <w:tmpl w:val="2864D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15E75EE"/>
    <w:multiLevelType w:val="hybridMultilevel"/>
    <w:tmpl w:val="D54A2FAE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58" w15:restartNumberingAfterBreak="0">
    <w:nsid w:val="11B75A55"/>
    <w:multiLevelType w:val="hybridMultilevel"/>
    <w:tmpl w:val="F7BC7EF0"/>
    <w:lvl w:ilvl="0" w:tplc="B1E05408">
      <w:start w:val="1"/>
      <w:numFmt w:val="decimal"/>
      <w:lvlText w:val="N%1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3141" w:hanging="360"/>
      </w:pPr>
    </w:lvl>
    <w:lvl w:ilvl="2" w:tplc="0405001B" w:tentative="1">
      <w:start w:val="1"/>
      <w:numFmt w:val="lowerRoman"/>
      <w:lvlText w:val="%3."/>
      <w:lvlJc w:val="right"/>
      <w:pPr>
        <w:ind w:left="3861" w:hanging="180"/>
      </w:pPr>
    </w:lvl>
    <w:lvl w:ilvl="3" w:tplc="0405000F" w:tentative="1">
      <w:start w:val="1"/>
      <w:numFmt w:val="decimal"/>
      <w:lvlText w:val="%4."/>
      <w:lvlJc w:val="left"/>
      <w:pPr>
        <w:ind w:left="4581" w:hanging="360"/>
      </w:pPr>
    </w:lvl>
    <w:lvl w:ilvl="4" w:tplc="04050019" w:tentative="1">
      <w:start w:val="1"/>
      <w:numFmt w:val="lowerLetter"/>
      <w:lvlText w:val="%5."/>
      <w:lvlJc w:val="left"/>
      <w:pPr>
        <w:ind w:left="5301" w:hanging="360"/>
      </w:pPr>
    </w:lvl>
    <w:lvl w:ilvl="5" w:tplc="0405001B" w:tentative="1">
      <w:start w:val="1"/>
      <w:numFmt w:val="lowerRoman"/>
      <w:lvlText w:val="%6."/>
      <w:lvlJc w:val="right"/>
      <w:pPr>
        <w:ind w:left="6021" w:hanging="180"/>
      </w:pPr>
    </w:lvl>
    <w:lvl w:ilvl="6" w:tplc="0405000F" w:tentative="1">
      <w:start w:val="1"/>
      <w:numFmt w:val="decimal"/>
      <w:lvlText w:val="%7."/>
      <w:lvlJc w:val="left"/>
      <w:pPr>
        <w:ind w:left="6741" w:hanging="360"/>
      </w:pPr>
    </w:lvl>
    <w:lvl w:ilvl="7" w:tplc="04050019" w:tentative="1">
      <w:start w:val="1"/>
      <w:numFmt w:val="lowerLetter"/>
      <w:lvlText w:val="%8."/>
      <w:lvlJc w:val="left"/>
      <w:pPr>
        <w:ind w:left="7461" w:hanging="360"/>
      </w:pPr>
    </w:lvl>
    <w:lvl w:ilvl="8" w:tplc="0405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59" w15:restartNumberingAfterBreak="0">
    <w:nsid w:val="11CB5389"/>
    <w:multiLevelType w:val="hybridMultilevel"/>
    <w:tmpl w:val="0C963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1D84F24"/>
    <w:multiLevelType w:val="hybridMultilevel"/>
    <w:tmpl w:val="6EFC4A32"/>
    <w:lvl w:ilvl="0" w:tplc="3C86422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61" w15:restartNumberingAfterBreak="0">
    <w:nsid w:val="124A57B1"/>
    <w:multiLevelType w:val="multilevel"/>
    <w:tmpl w:val="F6049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27827BA"/>
    <w:multiLevelType w:val="multilevel"/>
    <w:tmpl w:val="649E7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12A02C09"/>
    <w:multiLevelType w:val="multilevel"/>
    <w:tmpl w:val="227C6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12E50105"/>
    <w:multiLevelType w:val="hybridMultilevel"/>
    <w:tmpl w:val="191A4A86"/>
    <w:lvl w:ilvl="0" w:tplc="A3D8F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130C541E"/>
    <w:multiLevelType w:val="multilevel"/>
    <w:tmpl w:val="B7305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3666A3A"/>
    <w:multiLevelType w:val="hybridMultilevel"/>
    <w:tmpl w:val="7B7A66A6"/>
    <w:lvl w:ilvl="0" w:tplc="3E2ECCC8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7B222D1C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67" w15:restartNumberingAfterBreak="0">
    <w:nsid w:val="138E5DA9"/>
    <w:multiLevelType w:val="hybridMultilevel"/>
    <w:tmpl w:val="CD4C6BDC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68" w15:restartNumberingAfterBreak="0">
    <w:nsid w:val="13AC5EF5"/>
    <w:multiLevelType w:val="hybridMultilevel"/>
    <w:tmpl w:val="E3663F90"/>
    <w:lvl w:ilvl="0" w:tplc="E34801F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1405491F"/>
    <w:multiLevelType w:val="multilevel"/>
    <w:tmpl w:val="F39E8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145D6C66"/>
    <w:multiLevelType w:val="hybridMultilevel"/>
    <w:tmpl w:val="6A00E51A"/>
    <w:lvl w:ilvl="0" w:tplc="8722947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71" w15:restartNumberingAfterBreak="0">
    <w:nsid w:val="14E12888"/>
    <w:multiLevelType w:val="hybridMultilevel"/>
    <w:tmpl w:val="41745AD8"/>
    <w:lvl w:ilvl="0" w:tplc="6B38A786">
      <w:numFmt w:val="bullet"/>
      <w:lvlText w:val="-"/>
      <w:lvlJc w:val="left"/>
      <w:pPr>
        <w:ind w:left="2059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9" w:hanging="360"/>
      </w:pPr>
      <w:rPr>
        <w:rFonts w:ascii="Wingdings" w:hAnsi="Wingdings" w:hint="default"/>
      </w:rPr>
    </w:lvl>
  </w:abstractNum>
  <w:abstractNum w:abstractNumId="72" w15:restartNumberingAfterBreak="0">
    <w:nsid w:val="153E1AA2"/>
    <w:multiLevelType w:val="multilevel"/>
    <w:tmpl w:val="F236B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5B62B0C"/>
    <w:multiLevelType w:val="multilevel"/>
    <w:tmpl w:val="286AD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16486D7C"/>
    <w:multiLevelType w:val="hybridMultilevel"/>
    <w:tmpl w:val="1BAC1C4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75" w15:restartNumberingAfterBreak="0">
    <w:nsid w:val="16D925CC"/>
    <w:multiLevelType w:val="multilevel"/>
    <w:tmpl w:val="55FE5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17611EFC"/>
    <w:multiLevelType w:val="hybridMultilevel"/>
    <w:tmpl w:val="E7FC5810"/>
    <w:lvl w:ilvl="0" w:tplc="0409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77" w15:restartNumberingAfterBreak="0">
    <w:nsid w:val="17C2336E"/>
    <w:multiLevelType w:val="multilevel"/>
    <w:tmpl w:val="A260C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18397133"/>
    <w:multiLevelType w:val="hybridMultilevel"/>
    <w:tmpl w:val="FA7293E4"/>
    <w:lvl w:ilvl="0" w:tplc="047A034E">
      <w:start w:val="1"/>
      <w:numFmt w:val="decimal"/>
      <w:pStyle w:val="ExcFlowStep"/>
      <w:lvlText w:val="E%1"/>
      <w:lvlJc w:val="left"/>
      <w:pPr>
        <w:tabs>
          <w:tab w:val="num" w:pos="2155"/>
        </w:tabs>
        <w:ind w:left="2155" w:hanging="454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141" w:hanging="360"/>
      </w:pPr>
    </w:lvl>
    <w:lvl w:ilvl="2" w:tplc="0405001B" w:tentative="1">
      <w:start w:val="1"/>
      <w:numFmt w:val="lowerRoman"/>
      <w:lvlText w:val="%3."/>
      <w:lvlJc w:val="right"/>
      <w:pPr>
        <w:ind w:left="3861" w:hanging="180"/>
      </w:pPr>
    </w:lvl>
    <w:lvl w:ilvl="3" w:tplc="0405000F" w:tentative="1">
      <w:start w:val="1"/>
      <w:numFmt w:val="decimal"/>
      <w:lvlText w:val="%4."/>
      <w:lvlJc w:val="left"/>
      <w:pPr>
        <w:ind w:left="4581" w:hanging="360"/>
      </w:pPr>
    </w:lvl>
    <w:lvl w:ilvl="4" w:tplc="04050019" w:tentative="1">
      <w:start w:val="1"/>
      <w:numFmt w:val="lowerLetter"/>
      <w:lvlText w:val="%5."/>
      <w:lvlJc w:val="left"/>
      <w:pPr>
        <w:ind w:left="5301" w:hanging="360"/>
      </w:pPr>
    </w:lvl>
    <w:lvl w:ilvl="5" w:tplc="0405001B" w:tentative="1">
      <w:start w:val="1"/>
      <w:numFmt w:val="lowerRoman"/>
      <w:lvlText w:val="%6."/>
      <w:lvlJc w:val="right"/>
      <w:pPr>
        <w:ind w:left="6021" w:hanging="180"/>
      </w:pPr>
    </w:lvl>
    <w:lvl w:ilvl="6" w:tplc="0405000F" w:tentative="1">
      <w:start w:val="1"/>
      <w:numFmt w:val="decimal"/>
      <w:lvlText w:val="%7."/>
      <w:lvlJc w:val="left"/>
      <w:pPr>
        <w:ind w:left="6741" w:hanging="360"/>
      </w:pPr>
    </w:lvl>
    <w:lvl w:ilvl="7" w:tplc="04050019" w:tentative="1">
      <w:start w:val="1"/>
      <w:numFmt w:val="lowerLetter"/>
      <w:lvlText w:val="%8."/>
      <w:lvlJc w:val="left"/>
      <w:pPr>
        <w:ind w:left="7461" w:hanging="360"/>
      </w:pPr>
    </w:lvl>
    <w:lvl w:ilvl="8" w:tplc="0405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79" w15:restartNumberingAfterBreak="0">
    <w:nsid w:val="183B3524"/>
    <w:multiLevelType w:val="hybridMultilevel"/>
    <w:tmpl w:val="B79A39DA"/>
    <w:lvl w:ilvl="0" w:tplc="0405000F">
      <w:start w:val="1"/>
      <w:numFmt w:val="decimal"/>
      <w:lvlText w:val="%1."/>
      <w:lvlJc w:val="left"/>
      <w:pPr>
        <w:ind w:left="2061" w:hanging="360"/>
      </w:p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>
      <w:start w:val="1"/>
      <w:numFmt w:val="lowerRoman"/>
      <w:lvlText w:val="%3."/>
      <w:lvlJc w:val="right"/>
      <w:pPr>
        <w:ind w:left="3501" w:hanging="180"/>
      </w:pPr>
    </w:lvl>
    <w:lvl w:ilvl="3" w:tplc="0405000F">
      <w:start w:val="1"/>
      <w:numFmt w:val="decimal"/>
      <w:lvlText w:val="%4."/>
      <w:lvlJc w:val="left"/>
      <w:pPr>
        <w:ind w:left="4221" w:hanging="360"/>
      </w:pPr>
    </w:lvl>
    <w:lvl w:ilvl="4" w:tplc="04050019">
      <w:start w:val="1"/>
      <w:numFmt w:val="lowerLetter"/>
      <w:lvlText w:val="%5."/>
      <w:lvlJc w:val="left"/>
      <w:pPr>
        <w:ind w:left="4941" w:hanging="360"/>
      </w:pPr>
    </w:lvl>
    <w:lvl w:ilvl="5" w:tplc="0405001B">
      <w:start w:val="1"/>
      <w:numFmt w:val="lowerRoman"/>
      <w:lvlText w:val="%6."/>
      <w:lvlJc w:val="right"/>
      <w:pPr>
        <w:ind w:left="5661" w:hanging="180"/>
      </w:pPr>
    </w:lvl>
    <w:lvl w:ilvl="6" w:tplc="0405000F">
      <w:start w:val="1"/>
      <w:numFmt w:val="decimal"/>
      <w:lvlText w:val="%7."/>
      <w:lvlJc w:val="left"/>
      <w:pPr>
        <w:ind w:left="6381" w:hanging="360"/>
      </w:pPr>
    </w:lvl>
    <w:lvl w:ilvl="7" w:tplc="04050019">
      <w:start w:val="1"/>
      <w:numFmt w:val="lowerLetter"/>
      <w:lvlText w:val="%8."/>
      <w:lvlJc w:val="left"/>
      <w:pPr>
        <w:ind w:left="7101" w:hanging="360"/>
      </w:pPr>
    </w:lvl>
    <w:lvl w:ilvl="8" w:tplc="0405001B">
      <w:start w:val="1"/>
      <w:numFmt w:val="lowerRoman"/>
      <w:lvlText w:val="%9."/>
      <w:lvlJc w:val="right"/>
      <w:pPr>
        <w:ind w:left="7821" w:hanging="180"/>
      </w:pPr>
    </w:lvl>
  </w:abstractNum>
  <w:abstractNum w:abstractNumId="80" w15:restartNumberingAfterBreak="0">
    <w:nsid w:val="183E49D9"/>
    <w:multiLevelType w:val="hybridMultilevel"/>
    <w:tmpl w:val="B6460C26"/>
    <w:lvl w:ilvl="0" w:tplc="FFFFFFFF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139" w:hanging="360"/>
      </w:pPr>
    </w:lvl>
    <w:lvl w:ilvl="2" w:tplc="FFFFFFFF" w:tentative="1">
      <w:start w:val="1"/>
      <w:numFmt w:val="lowerRoman"/>
      <w:lvlText w:val="%3."/>
      <w:lvlJc w:val="right"/>
      <w:pPr>
        <w:ind w:left="3859" w:hanging="180"/>
      </w:pPr>
    </w:lvl>
    <w:lvl w:ilvl="3" w:tplc="FFFFFFFF" w:tentative="1">
      <w:start w:val="1"/>
      <w:numFmt w:val="decimal"/>
      <w:lvlText w:val="%4."/>
      <w:lvlJc w:val="left"/>
      <w:pPr>
        <w:ind w:left="4579" w:hanging="360"/>
      </w:pPr>
    </w:lvl>
    <w:lvl w:ilvl="4" w:tplc="FFFFFFFF" w:tentative="1">
      <w:start w:val="1"/>
      <w:numFmt w:val="lowerLetter"/>
      <w:lvlText w:val="%5."/>
      <w:lvlJc w:val="left"/>
      <w:pPr>
        <w:ind w:left="5299" w:hanging="360"/>
      </w:pPr>
    </w:lvl>
    <w:lvl w:ilvl="5" w:tplc="FFFFFFFF" w:tentative="1">
      <w:start w:val="1"/>
      <w:numFmt w:val="lowerRoman"/>
      <w:lvlText w:val="%6."/>
      <w:lvlJc w:val="right"/>
      <w:pPr>
        <w:ind w:left="6019" w:hanging="180"/>
      </w:pPr>
    </w:lvl>
    <w:lvl w:ilvl="6" w:tplc="FFFFFFFF" w:tentative="1">
      <w:start w:val="1"/>
      <w:numFmt w:val="decimal"/>
      <w:lvlText w:val="%7."/>
      <w:lvlJc w:val="left"/>
      <w:pPr>
        <w:ind w:left="6739" w:hanging="360"/>
      </w:pPr>
    </w:lvl>
    <w:lvl w:ilvl="7" w:tplc="FFFFFFFF" w:tentative="1">
      <w:start w:val="1"/>
      <w:numFmt w:val="lowerLetter"/>
      <w:lvlText w:val="%8."/>
      <w:lvlJc w:val="left"/>
      <w:pPr>
        <w:ind w:left="7459" w:hanging="360"/>
      </w:pPr>
    </w:lvl>
    <w:lvl w:ilvl="8" w:tplc="FFFFFFFF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81" w15:restartNumberingAfterBreak="0">
    <w:nsid w:val="18926173"/>
    <w:multiLevelType w:val="hybridMultilevel"/>
    <w:tmpl w:val="7414B084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82" w15:restartNumberingAfterBreak="0">
    <w:nsid w:val="18BF1CB2"/>
    <w:multiLevelType w:val="multilevel"/>
    <w:tmpl w:val="0EF4F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18E70C0A"/>
    <w:multiLevelType w:val="multilevel"/>
    <w:tmpl w:val="29EA4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190212DA"/>
    <w:multiLevelType w:val="hybridMultilevel"/>
    <w:tmpl w:val="C318E7C8"/>
    <w:lvl w:ilvl="0" w:tplc="0405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85" w15:restartNumberingAfterBreak="0">
    <w:nsid w:val="1A6D700A"/>
    <w:multiLevelType w:val="multilevel"/>
    <w:tmpl w:val="F33E2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1AA14E75"/>
    <w:multiLevelType w:val="hybridMultilevel"/>
    <w:tmpl w:val="EF94B3A8"/>
    <w:lvl w:ilvl="0" w:tplc="3CE6CC9A">
      <w:numFmt w:val="bullet"/>
      <w:lvlText w:val="-"/>
      <w:lvlJc w:val="left"/>
      <w:pPr>
        <w:ind w:left="2484" w:hanging="360"/>
      </w:pPr>
      <w:rPr>
        <w:rFonts w:ascii="Book Antiqua" w:eastAsiaTheme="minorHAnsi" w:hAnsi="Book Antiqua" w:cstheme="minorBidi" w:hint="default"/>
      </w:rPr>
    </w:lvl>
    <w:lvl w:ilvl="1" w:tplc="040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7" w15:restartNumberingAfterBreak="0">
    <w:nsid w:val="1B66581D"/>
    <w:multiLevelType w:val="hybridMultilevel"/>
    <w:tmpl w:val="418032CC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88" w15:restartNumberingAfterBreak="0">
    <w:nsid w:val="1B735105"/>
    <w:multiLevelType w:val="hybridMultilevel"/>
    <w:tmpl w:val="ED6848A4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89" w15:restartNumberingAfterBreak="0">
    <w:nsid w:val="1BA1231B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90" w15:restartNumberingAfterBreak="0">
    <w:nsid w:val="1BE304F9"/>
    <w:multiLevelType w:val="hybridMultilevel"/>
    <w:tmpl w:val="F54AB8FC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91" w15:restartNumberingAfterBreak="0">
    <w:nsid w:val="1C011660"/>
    <w:multiLevelType w:val="hybridMultilevel"/>
    <w:tmpl w:val="27CE52E6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92" w15:restartNumberingAfterBreak="0">
    <w:nsid w:val="1C855312"/>
    <w:multiLevelType w:val="hybridMultilevel"/>
    <w:tmpl w:val="1B5ACB02"/>
    <w:lvl w:ilvl="0" w:tplc="4F723A2C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93" w15:restartNumberingAfterBreak="0">
    <w:nsid w:val="1D364DCD"/>
    <w:multiLevelType w:val="hybridMultilevel"/>
    <w:tmpl w:val="6A00E51A"/>
    <w:lvl w:ilvl="0" w:tplc="FFFFFFFF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>
      <w:start w:val="1"/>
      <w:numFmt w:val="lowerRoman"/>
      <w:lvlText w:val="%3."/>
      <w:lvlJc w:val="right"/>
      <w:pPr>
        <w:ind w:left="3501" w:hanging="180"/>
      </w:pPr>
    </w:lvl>
    <w:lvl w:ilvl="3" w:tplc="FFFFFFFF" w:tentative="1">
      <w:start w:val="1"/>
      <w:numFmt w:val="decimal"/>
      <w:lvlText w:val="%4."/>
      <w:lvlJc w:val="left"/>
      <w:pPr>
        <w:ind w:left="4221" w:hanging="360"/>
      </w:pPr>
    </w:lvl>
    <w:lvl w:ilvl="4" w:tplc="FFFFFFFF" w:tentative="1">
      <w:start w:val="1"/>
      <w:numFmt w:val="lowerLetter"/>
      <w:lvlText w:val="%5."/>
      <w:lvlJc w:val="left"/>
      <w:pPr>
        <w:ind w:left="4941" w:hanging="360"/>
      </w:pPr>
    </w:lvl>
    <w:lvl w:ilvl="5" w:tplc="FFFFFFFF" w:tentative="1">
      <w:start w:val="1"/>
      <w:numFmt w:val="lowerRoman"/>
      <w:lvlText w:val="%6."/>
      <w:lvlJc w:val="right"/>
      <w:pPr>
        <w:ind w:left="5661" w:hanging="180"/>
      </w:pPr>
    </w:lvl>
    <w:lvl w:ilvl="6" w:tplc="FFFFFFFF" w:tentative="1">
      <w:start w:val="1"/>
      <w:numFmt w:val="decimal"/>
      <w:lvlText w:val="%7."/>
      <w:lvlJc w:val="left"/>
      <w:pPr>
        <w:ind w:left="6381" w:hanging="360"/>
      </w:pPr>
    </w:lvl>
    <w:lvl w:ilvl="7" w:tplc="FFFFFFFF" w:tentative="1">
      <w:start w:val="1"/>
      <w:numFmt w:val="lowerLetter"/>
      <w:lvlText w:val="%8."/>
      <w:lvlJc w:val="left"/>
      <w:pPr>
        <w:ind w:left="7101" w:hanging="360"/>
      </w:pPr>
    </w:lvl>
    <w:lvl w:ilvl="8" w:tplc="FFFFFFFF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94" w15:restartNumberingAfterBreak="0">
    <w:nsid w:val="1D767F3F"/>
    <w:multiLevelType w:val="hybridMultilevel"/>
    <w:tmpl w:val="C5A498B8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95" w15:restartNumberingAfterBreak="0">
    <w:nsid w:val="1DF03C4D"/>
    <w:multiLevelType w:val="multilevel"/>
    <w:tmpl w:val="2C729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1E071D47"/>
    <w:multiLevelType w:val="hybridMultilevel"/>
    <w:tmpl w:val="4C6E90EA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97" w15:restartNumberingAfterBreak="0">
    <w:nsid w:val="1E596E7F"/>
    <w:multiLevelType w:val="hybridMultilevel"/>
    <w:tmpl w:val="971EE6DC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98" w15:restartNumberingAfterBreak="0">
    <w:nsid w:val="1F3C7AC9"/>
    <w:multiLevelType w:val="hybridMultilevel"/>
    <w:tmpl w:val="965025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1F4308E5"/>
    <w:multiLevelType w:val="multilevel"/>
    <w:tmpl w:val="EB3E4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1F8609B5"/>
    <w:multiLevelType w:val="multilevel"/>
    <w:tmpl w:val="2E363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1FC6378C"/>
    <w:multiLevelType w:val="hybridMultilevel"/>
    <w:tmpl w:val="5622A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207D20C3"/>
    <w:multiLevelType w:val="multilevel"/>
    <w:tmpl w:val="04047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0B31869"/>
    <w:multiLevelType w:val="hybridMultilevel"/>
    <w:tmpl w:val="B86803EA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04" w15:restartNumberingAfterBreak="0">
    <w:nsid w:val="214807A2"/>
    <w:multiLevelType w:val="multilevel"/>
    <w:tmpl w:val="2A5ED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5" w15:restartNumberingAfterBreak="0">
    <w:nsid w:val="216F6667"/>
    <w:multiLevelType w:val="hybridMultilevel"/>
    <w:tmpl w:val="6560738A"/>
    <w:lvl w:ilvl="0" w:tplc="F53CB9A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06" w15:restartNumberingAfterBreak="0">
    <w:nsid w:val="21FA22FD"/>
    <w:multiLevelType w:val="multilevel"/>
    <w:tmpl w:val="E9620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7" w15:restartNumberingAfterBreak="0">
    <w:nsid w:val="2231677E"/>
    <w:multiLevelType w:val="multilevel"/>
    <w:tmpl w:val="2C32D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8" w15:restartNumberingAfterBreak="0">
    <w:nsid w:val="227E7B3A"/>
    <w:multiLevelType w:val="hybridMultilevel"/>
    <w:tmpl w:val="52CE16F6"/>
    <w:lvl w:ilvl="0" w:tplc="0809000F">
      <w:start w:val="1"/>
      <w:numFmt w:val="decimal"/>
      <w:lvlText w:val="%1."/>
      <w:lvlJc w:val="left"/>
      <w:pPr>
        <w:ind w:left="2421" w:hanging="360"/>
      </w:pPr>
    </w:lvl>
    <w:lvl w:ilvl="1" w:tplc="08090019" w:tentative="1">
      <w:start w:val="1"/>
      <w:numFmt w:val="lowerLetter"/>
      <w:lvlText w:val="%2."/>
      <w:lvlJc w:val="left"/>
      <w:pPr>
        <w:ind w:left="3141" w:hanging="360"/>
      </w:pPr>
    </w:lvl>
    <w:lvl w:ilvl="2" w:tplc="0809001B" w:tentative="1">
      <w:start w:val="1"/>
      <w:numFmt w:val="lowerRoman"/>
      <w:lvlText w:val="%3."/>
      <w:lvlJc w:val="right"/>
      <w:pPr>
        <w:ind w:left="3861" w:hanging="180"/>
      </w:pPr>
    </w:lvl>
    <w:lvl w:ilvl="3" w:tplc="0809000F" w:tentative="1">
      <w:start w:val="1"/>
      <w:numFmt w:val="decimal"/>
      <w:lvlText w:val="%4."/>
      <w:lvlJc w:val="left"/>
      <w:pPr>
        <w:ind w:left="4581" w:hanging="360"/>
      </w:pPr>
    </w:lvl>
    <w:lvl w:ilvl="4" w:tplc="08090019" w:tentative="1">
      <w:start w:val="1"/>
      <w:numFmt w:val="lowerLetter"/>
      <w:lvlText w:val="%5."/>
      <w:lvlJc w:val="left"/>
      <w:pPr>
        <w:ind w:left="5301" w:hanging="360"/>
      </w:pPr>
    </w:lvl>
    <w:lvl w:ilvl="5" w:tplc="0809001B" w:tentative="1">
      <w:start w:val="1"/>
      <w:numFmt w:val="lowerRoman"/>
      <w:lvlText w:val="%6."/>
      <w:lvlJc w:val="right"/>
      <w:pPr>
        <w:ind w:left="6021" w:hanging="180"/>
      </w:pPr>
    </w:lvl>
    <w:lvl w:ilvl="6" w:tplc="0809000F" w:tentative="1">
      <w:start w:val="1"/>
      <w:numFmt w:val="decimal"/>
      <w:lvlText w:val="%7."/>
      <w:lvlJc w:val="left"/>
      <w:pPr>
        <w:ind w:left="6741" w:hanging="360"/>
      </w:pPr>
    </w:lvl>
    <w:lvl w:ilvl="7" w:tplc="08090019" w:tentative="1">
      <w:start w:val="1"/>
      <w:numFmt w:val="lowerLetter"/>
      <w:lvlText w:val="%8."/>
      <w:lvlJc w:val="left"/>
      <w:pPr>
        <w:ind w:left="7461" w:hanging="360"/>
      </w:pPr>
    </w:lvl>
    <w:lvl w:ilvl="8" w:tplc="08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09" w15:restartNumberingAfterBreak="0">
    <w:nsid w:val="23470D08"/>
    <w:multiLevelType w:val="hybridMultilevel"/>
    <w:tmpl w:val="34FE5C0C"/>
    <w:lvl w:ilvl="0" w:tplc="6A96812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10" w15:restartNumberingAfterBreak="0">
    <w:nsid w:val="2354183F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11" w15:restartNumberingAfterBreak="0">
    <w:nsid w:val="23A94BD0"/>
    <w:multiLevelType w:val="hybridMultilevel"/>
    <w:tmpl w:val="5680C49E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12" w15:restartNumberingAfterBreak="0">
    <w:nsid w:val="240D4E36"/>
    <w:multiLevelType w:val="hybridMultilevel"/>
    <w:tmpl w:val="737E0B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24580FF6"/>
    <w:multiLevelType w:val="multilevel"/>
    <w:tmpl w:val="E3DE7D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 w15:restartNumberingAfterBreak="0">
    <w:nsid w:val="24B559EA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15" w15:restartNumberingAfterBreak="0">
    <w:nsid w:val="24C9792A"/>
    <w:multiLevelType w:val="multilevel"/>
    <w:tmpl w:val="06149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4DB0F18"/>
    <w:multiLevelType w:val="multilevel"/>
    <w:tmpl w:val="90D47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24E645E7"/>
    <w:multiLevelType w:val="hybridMultilevel"/>
    <w:tmpl w:val="FB1265A4"/>
    <w:lvl w:ilvl="0" w:tplc="0405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05000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18" w15:restartNumberingAfterBreak="0">
    <w:nsid w:val="25352724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25B54DFE"/>
    <w:multiLevelType w:val="multilevel"/>
    <w:tmpl w:val="B694C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0" w15:restartNumberingAfterBreak="0">
    <w:nsid w:val="25DF265E"/>
    <w:multiLevelType w:val="hybridMultilevel"/>
    <w:tmpl w:val="8D685308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21" w15:restartNumberingAfterBreak="0">
    <w:nsid w:val="26776EE6"/>
    <w:multiLevelType w:val="hybridMultilevel"/>
    <w:tmpl w:val="82FA1426"/>
    <w:lvl w:ilvl="0" w:tplc="291430D4">
      <w:numFmt w:val="bullet"/>
      <w:lvlText w:val="-"/>
      <w:lvlJc w:val="left"/>
      <w:pPr>
        <w:ind w:left="720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26A8340D"/>
    <w:multiLevelType w:val="hybridMultilevel"/>
    <w:tmpl w:val="385A292E"/>
    <w:lvl w:ilvl="0" w:tplc="2C8C85B6">
      <w:numFmt w:val="bullet"/>
      <w:lvlText w:val="-"/>
      <w:lvlJc w:val="left"/>
      <w:pPr>
        <w:ind w:left="2059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9" w:hanging="360"/>
      </w:pPr>
      <w:rPr>
        <w:rFonts w:ascii="Wingdings" w:hAnsi="Wingdings" w:hint="default"/>
      </w:rPr>
    </w:lvl>
  </w:abstractNum>
  <w:abstractNum w:abstractNumId="123" w15:restartNumberingAfterBreak="0">
    <w:nsid w:val="26D73847"/>
    <w:multiLevelType w:val="multilevel"/>
    <w:tmpl w:val="8EFE1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26E719DC"/>
    <w:multiLevelType w:val="hybridMultilevel"/>
    <w:tmpl w:val="58203A3E"/>
    <w:lvl w:ilvl="0" w:tplc="1A8A8686">
      <w:numFmt w:val="bullet"/>
      <w:lvlText w:val="-"/>
      <w:lvlJc w:val="left"/>
      <w:pPr>
        <w:ind w:left="2059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9" w:hanging="360"/>
      </w:pPr>
      <w:rPr>
        <w:rFonts w:ascii="Wingdings" w:hAnsi="Wingdings" w:hint="default"/>
      </w:rPr>
    </w:lvl>
  </w:abstractNum>
  <w:abstractNum w:abstractNumId="125" w15:restartNumberingAfterBreak="0">
    <w:nsid w:val="271C26BB"/>
    <w:multiLevelType w:val="hybridMultilevel"/>
    <w:tmpl w:val="2CECB712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126" w15:restartNumberingAfterBreak="0">
    <w:nsid w:val="275350BA"/>
    <w:multiLevelType w:val="hybridMultilevel"/>
    <w:tmpl w:val="B79A39DA"/>
    <w:lvl w:ilvl="0" w:tplc="FFFFFFFF">
      <w:start w:val="1"/>
      <w:numFmt w:val="decimal"/>
      <w:lvlText w:val="%1."/>
      <w:lvlJc w:val="left"/>
      <w:pPr>
        <w:ind w:left="2061" w:hanging="360"/>
      </w:p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>
      <w:start w:val="1"/>
      <w:numFmt w:val="lowerRoman"/>
      <w:lvlText w:val="%3."/>
      <w:lvlJc w:val="right"/>
      <w:pPr>
        <w:ind w:left="3501" w:hanging="180"/>
      </w:pPr>
    </w:lvl>
    <w:lvl w:ilvl="3" w:tplc="FFFFFFFF">
      <w:start w:val="1"/>
      <w:numFmt w:val="decimal"/>
      <w:lvlText w:val="%4."/>
      <w:lvlJc w:val="left"/>
      <w:pPr>
        <w:ind w:left="4221" w:hanging="360"/>
      </w:pPr>
    </w:lvl>
    <w:lvl w:ilvl="4" w:tplc="FFFFFFFF">
      <w:start w:val="1"/>
      <w:numFmt w:val="lowerLetter"/>
      <w:lvlText w:val="%5."/>
      <w:lvlJc w:val="left"/>
      <w:pPr>
        <w:ind w:left="4941" w:hanging="360"/>
      </w:pPr>
    </w:lvl>
    <w:lvl w:ilvl="5" w:tplc="FFFFFFFF">
      <w:start w:val="1"/>
      <w:numFmt w:val="lowerRoman"/>
      <w:lvlText w:val="%6."/>
      <w:lvlJc w:val="right"/>
      <w:pPr>
        <w:ind w:left="5661" w:hanging="180"/>
      </w:pPr>
    </w:lvl>
    <w:lvl w:ilvl="6" w:tplc="FFFFFFFF">
      <w:start w:val="1"/>
      <w:numFmt w:val="decimal"/>
      <w:lvlText w:val="%7."/>
      <w:lvlJc w:val="left"/>
      <w:pPr>
        <w:ind w:left="6381" w:hanging="360"/>
      </w:pPr>
    </w:lvl>
    <w:lvl w:ilvl="7" w:tplc="FFFFFFFF">
      <w:start w:val="1"/>
      <w:numFmt w:val="lowerLetter"/>
      <w:lvlText w:val="%8."/>
      <w:lvlJc w:val="left"/>
      <w:pPr>
        <w:ind w:left="7101" w:hanging="360"/>
      </w:pPr>
    </w:lvl>
    <w:lvl w:ilvl="8" w:tplc="FFFFFFFF">
      <w:start w:val="1"/>
      <w:numFmt w:val="lowerRoman"/>
      <w:lvlText w:val="%9."/>
      <w:lvlJc w:val="right"/>
      <w:pPr>
        <w:ind w:left="7821" w:hanging="180"/>
      </w:pPr>
    </w:lvl>
  </w:abstractNum>
  <w:abstractNum w:abstractNumId="127" w15:restartNumberingAfterBreak="0">
    <w:nsid w:val="27897047"/>
    <w:multiLevelType w:val="multilevel"/>
    <w:tmpl w:val="6D9C5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7B90E78"/>
    <w:multiLevelType w:val="multilevel"/>
    <w:tmpl w:val="9DAEB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7C43C47"/>
    <w:multiLevelType w:val="hybridMultilevel"/>
    <w:tmpl w:val="494A2CF0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30" w15:restartNumberingAfterBreak="0">
    <w:nsid w:val="286F5A22"/>
    <w:multiLevelType w:val="hybridMultilevel"/>
    <w:tmpl w:val="2BC0AB52"/>
    <w:lvl w:ilvl="0" w:tplc="5474773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31" w15:restartNumberingAfterBreak="0">
    <w:nsid w:val="286F60A9"/>
    <w:multiLevelType w:val="hybridMultilevel"/>
    <w:tmpl w:val="E0F486F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292356C9"/>
    <w:multiLevelType w:val="multilevel"/>
    <w:tmpl w:val="4BC2E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2A11126D"/>
    <w:multiLevelType w:val="multilevel"/>
    <w:tmpl w:val="13D4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2A40157D"/>
    <w:multiLevelType w:val="multilevel"/>
    <w:tmpl w:val="0EFE6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5" w15:restartNumberingAfterBreak="0">
    <w:nsid w:val="2AB4044C"/>
    <w:multiLevelType w:val="hybridMultilevel"/>
    <w:tmpl w:val="02ACDC70"/>
    <w:lvl w:ilvl="0" w:tplc="0405000F">
      <w:start w:val="1"/>
      <w:numFmt w:val="decimal"/>
      <w:lvlText w:val="%1."/>
      <w:lvlJc w:val="left"/>
      <w:pPr>
        <w:ind w:left="2779" w:hanging="360"/>
      </w:pPr>
    </w:lvl>
    <w:lvl w:ilvl="1" w:tplc="04050019" w:tentative="1">
      <w:start w:val="1"/>
      <w:numFmt w:val="lowerLetter"/>
      <w:lvlText w:val="%2."/>
      <w:lvlJc w:val="left"/>
      <w:pPr>
        <w:ind w:left="3499" w:hanging="360"/>
      </w:pPr>
    </w:lvl>
    <w:lvl w:ilvl="2" w:tplc="0405001B" w:tentative="1">
      <w:start w:val="1"/>
      <w:numFmt w:val="lowerRoman"/>
      <w:lvlText w:val="%3."/>
      <w:lvlJc w:val="right"/>
      <w:pPr>
        <w:ind w:left="4219" w:hanging="180"/>
      </w:pPr>
    </w:lvl>
    <w:lvl w:ilvl="3" w:tplc="0405000F" w:tentative="1">
      <w:start w:val="1"/>
      <w:numFmt w:val="decimal"/>
      <w:lvlText w:val="%4."/>
      <w:lvlJc w:val="left"/>
      <w:pPr>
        <w:ind w:left="4939" w:hanging="360"/>
      </w:pPr>
    </w:lvl>
    <w:lvl w:ilvl="4" w:tplc="04050019" w:tentative="1">
      <w:start w:val="1"/>
      <w:numFmt w:val="lowerLetter"/>
      <w:lvlText w:val="%5."/>
      <w:lvlJc w:val="left"/>
      <w:pPr>
        <w:ind w:left="5659" w:hanging="360"/>
      </w:pPr>
    </w:lvl>
    <w:lvl w:ilvl="5" w:tplc="0405001B" w:tentative="1">
      <w:start w:val="1"/>
      <w:numFmt w:val="lowerRoman"/>
      <w:lvlText w:val="%6."/>
      <w:lvlJc w:val="right"/>
      <w:pPr>
        <w:ind w:left="6379" w:hanging="180"/>
      </w:pPr>
    </w:lvl>
    <w:lvl w:ilvl="6" w:tplc="0405000F" w:tentative="1">
      <w:start w:val="1"/>
      <w:numFmt w:val="decimal"/>
      <w:lvlText w:val="%7."/>
      <w:lvlJc w:val="left"/>
      <w:pPr>
        <w:ind w:left="7099" w:hanging="360"/>
      </w:pPr>
    </w:lvl>
    <w:lvl w:ilvl="7" w:tplc="04050019" w:tentative="1">
      <w:start w:val="1"/>
      <w:numFmt w:val="lowerLetter"/>
      <w:lvlText w:val="%8."/>
      <w:lvlJc w:val="left"/>
      <w:pPr>
        <w:ind w:left="7819" w:hanging="360"/>
      </w:pPr>
    </w:lvl>
    <w:lvl w:ilvl="8" w:tplc="0405001B" w:tentative="1">
      <w:start w:val="1"/>
      <w:numFmt w:val="lowerRoman"/>
      <w:lvlText w:val="%9."/>
      <w:lvlJc w:val="right"/>
      <w:pPr>
        <w:ind w:left="8539" w:hanging="180"/>
      </w:pPr>
    </w:lvl>
  </w:abstractNum>
  <w:abstractNum w:abstractNumId="136" w15:restartNumberingAfterBreak="0">
    <w:nsid w:val="2AC46442"/>
    <w:multiLevelType w:val="multilevel"/>
    <w:tmpl w:val="F4F29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2AD021AC"/>
    <w:multiLevelType w:val="hybridMultilevel"/>
    <w:tmpl w:val="D72A0710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38" w15:restartNumberingAfterBreak="0">
    <w:nsid w:val="2AD30E1D"/>
    <w:multiLevelType w:val="multilevel"/>
    <w:tmpl w:val="41C48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2B202FB4"/>
    <w:multiLevelType w:val="hybridMultilevel"/>
    <w:tmpl w:val="964C82EE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40" w15:restartNumberingAfterBreak="0">
    <w:nsid w:val="2B2566CE"/>
    <w:multiLevelType w:val="hybridMultilevel"/>
    <w:tmpl w:val="651A086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2B2C7059"/>
    <w:multiLevelType w:val="hybridMultilevel"/>
    <w:tmpl w:val="B79A39DA"/>
    <w:lvl w:ilvl="0" w:tplc="0405000F">
      <w:start w:val="1"/>
      <w:numFmt w:val="decimal"/>
      <w:lvlText w:val="%1."/>
      <w:lvlJc w:val="left"/>
      <w:pPr>
        <w:ind w:left="2061" w:hanging="360"/>
      </w:p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>
      <w:start w:val="1"/>
      <w:numFmt w:val="lowerRoman"/>
      <w:lvlText w:val="%3."/>
      <w:lvlJc w:val="right"/>
      <w:pPr>
        <w:ind w:left="3501" w:hanging="180"/>
      </w:pPr>
    </w:lvl>
    <w:lvl w:ilvl="3" w:tplc="0405000F">
      <w:start w:val="1"/>
      <w:numFmt w:val="decimal"/>
      <w:lvlText w:val="%4."/>
      <w:lvlJc w:val="left"/>
      <w:pPr>
        <w:ind w:left="4221" w:hanging="360"/>
      </w:pPr>
    </w:lvl>
    <w:lvl w:ilvl="4" w:tplc="04050019">
      <w:start w:val="1"/>
      <w:numFmt w:val="lowerLetter"/>
      <w:lvlText w:val="%5."/>
      <w:lvlJc w:val="left"/>
      <w:pPr>
        <w:ind w:left="4941" w:hanging="360"/>
      </w:pPr>
    </w:lvl>
    <w:lvl w:ilvl="5" w:tplc="0405001B">
      <w:start w:val="1"/>
      <w:numFmt w:val="lowerRoman"/>
      <w:lvlText w:val="%6."/>
      <w:lvlJc w:val="right"/>
      <w:pPr>
        <w:ind w:left="5661" w:hanging="180"/>
      </w:pPr>
    </w:lvl>
    <w:lvl w:ilvl="6" w:tplc="0405000F">
      <w:start w:val="1"/>
      <w:numFmt w:val="decimal"/>
      <w:lvlText w:val="%7."/>
      <w:lvlJc w:val="left"/>
      <w:pPr>
        <w:ind w:left="6381" w:hanging="360"/>
      </w:pPr>
    </w:lvl>
    <w:lvl w:ilvl="7" w:tplc="04050019">
      <w:start w:val="1"/>
      <w:numFmt w:val="lowerLetter"/>
      <w:lvlText w:val="%8."/>
      <w:lvlJc w:val="left"/>
      <w:pPr>
        <w:ind w:left="7101" w:hanging="360"/>
      </w:pPr>
    </w:lvl>
    <w:lvl w:ilvl="8" w:tplc="0405001B">
      <w:start w:val="1"/>
      <w:numFmt w:val="lowerRoman"/>
      <w:lvlText w:val="%9."/>
      <w:lvlJc w:val="right"/>
      <w:pPr>
        <w:ind w:left="7821" w:hanging="180"/>
      </w:pPr>
    </w:lvl>
  </w:abstractNum>
  <w:abstractNum w:abstractNumId="142" w15:restartNumberingAfterBreak="0">
    <w:nsid w:val="2B8A78DD"/>
    <w:multiLevelType w:val="multilevel"/>
    <w:tmpl w:val="29866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2BCE3B7D"/>
    <w:multiLevelType w:val="multilevel"/>
    <w:tmpl w:val="B822A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2C904894"/>
    <w:multiLevelType w:val="hybridMultilevel"/>
    <w:tmpl w:val="10E470A8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45" w15:restartNumberingAfterBreak="0">
    <w:nsid w:val="2CDC3878"/>
    <w:multiLevelType w:val="hybridMultilevel"/>
    <w:tmpl w:val="BE8ECB0C"/>
    <w:lvl w:ilvl="0" w:tplc="04050005">
      <w:start w:val="1"/>
      <w:numFmt w:val="bullet"/>
      <w:lvlText w:val=""/>
      <w:lvlJc w:val="left"/>
      <w:pPr>
        <w:ind w:left="2421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46" w15:restartNumberingAfterBreak="0">
    <w:nsid w:val="2D473645"/>
    <w:multiLevelType w:val="hybridMultilevel"/>
    <w:tmpl w:val="4648B964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47" w15:restartNumberingAfterBreak="0">
    <w:nsid w:val="2DB54090"/>
    <w:multiLevelType w:val="hybridMultilevel"/>
    <w:tmpl w:val="1CE260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8" w15:restartNumberingAfterBreak="0">
    <w:nsid w:val="2E0C3428"/>
    <w:multiLevelType w:val="multilevel"/>
    <w:tmpl w:val="66F8B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9" w15:restartNumberingAfterBreak="0">
    <w:nsid w:val="2E192611"/>
    <w:multiLevelType w:val="hybridMultilevel"/>
    <w:tmpl w:val="3454ED0A"/>
    <w:lvl w:ilvl="0" w:tplc="6C24250A">
      <w:start w:val="5"/>
      <w:numFmt w:val="bullet"/>
      <w:lvlText w:val="-"/>
      <w:lvlJc w:val="left"/>
      <w:pPr>
        <w:ind w:left="720" w:hanging="360"/>
      </w:pPr>
      <w:rPr>
        <w:rFonts w:ascii="Book Antiqua" w:eastAsiaTheme="minorHAnsi" w:hAnsi="Book Antiqua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2EE4228D"/>
    <w:multiLevelType w:val="multilevel"/>
    <w:tmpl w:val="7BCCA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2EEB3B1F"/>
    <w:multiLevelType w:val="hybridMultilevel"/>
    <w:tmpl w:val="C850517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2F480D77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53" w15:restartNumberingAfterBreak="0">
    <w:nsid w:val="302B2AA4"/>
    <w:multiLevelType w:val="hybridMultilevel"/>
    <w:tmpl w:val="E7AE8B20"/>
    <w:lvl w:ilvl="0" w:tplc="E2043948">
      <w:start w:val="1"/>
      <w:numFmt w:val="decimal"/>
      <w:pStyle w:val="AltFlowStep"/>
      <w:lvlText w:val="A%1"/>
      <w:lvlJc w:val="left"/>
      <w:pPr>
        <w:tabs>
          <w:tab w:val="num" w:pos="2155"/>
        </w:tabs>
        <w:ind w:left="2155" w:hanging="454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141" w:hanging="360"/>
      </w:pPr>
    </w:lvl>
    <w:lvl w:ilvl="2" w:tplc="0405001B" w:tentative="1">
      <w:start w:val="1"/>
      <w:numFmt w:val="lowerRoman"/>
      <w:lvlText w:val="%3."/>
      <w:lvlJc w:val="right"/>
      <w:pPr>
        <w:ind w:left="3861" w:hanging="180"/>
      </w:pPr>
    </w:lvl>
    <w:lvl w:ilvl="3" w:tplc="0405000F" w:tentative="1">
      <w:start w:val="1"/>
      <w:numFmt w:val="decimal"/>
      <w:lvlText w:val="%4."/>
      <w:lvlJc w:val="left"/>
      <w:pPr>
        <w:ind w:left="4581" w:hanging="360"/>
      </w:pPr>
    </w:lvl>
    <w:lvl w:ilvl="4" w:tplc="04050019" w:tentative="1">
      <w:start w:val="1"/>
      <w:numFmt w:val="lowerLetter"/>
      <w:lvlText w:val="%5."/>
      <w:lvlJc w:val="left"/>
      <w:pPr>
        <w:ind w:left="5301" w:hanging="360"/>
      </w:pPr>
    </w:lvl>
    <w:lvl w:ilvl="5" w:tplc="0405001B" w:tentative="1">
      <w:start w:val="1"/>
      <w:numFmt w:val="lowerRoman"/>
      <w:lvlText w:val="%6."/>
      <w:lvlJc w:val="right"/>
      <w:pPr>
        <w:ind w:left="6021" w:hanging="180"/>
      </w:pPr>
    </w:lvl>
    <w:lvl w:ilvl="6" w:tplc="0405000F" w:tentative="1">
      <w:start w:val="1"/>
      <w:numFmt w:val="decimal"/>
      <w:lvlText w:val="%7."/>
      <w:lvlJc w:val="left"/>
      <w:pPr>
        <w:ind w:left="6741" w:hanging="360"/>
      </w:pPr>
    </w:lvl>
    <w:lvl w:ilvl="7" w:tplc="04050019" w:tentative="1">
      <w:start w:val="1"/>
      <w:numFmt w:val="lowerLetter"/>
      <w:lvlText w:val="%8."/>
      <w:lvlJc w:val="left"/>
      <w:pPr>
        <w:ind w:left="7461" w:hanging="360"/>
      </w:pPr>
    </w:lvl>
    <w:lvl w:ilvl="8" w:tplc="0405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54" w15:restartNumberingAfterBreak="0">
    <w:nsid w:val="303E69FE"/>
    <w:multiLevelType w:val="hybridMultilevel"/>
    <w:tmpl w:val="039AA2F6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55" w15:restartNumberingAfterBreak="0">
    <w:nsid w:val="303E6D1C"/>
    <w:multiLevelType w:val="multilevel"/>
    <w:tmpl w:val="B432842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308E6158"/>
    <w:multiLevelType w:val="hybridMultilevel"/>
    <w:tmpl w:val="7EA4D2FC"/>
    <w:lvl w:ilvl="0" w:tplc="18FE0A20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3136259B"/>
    <w:multiLevelType w:val="hybridMultilevel"/>
    <w:tmpl w:val="59EE8AE4"/>
    <w:lvl w:ilvl="0" w:tplc="F8D8176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315A1381"/>
    <w:multiLevelType w:val="hybridMultilevel"/>
    <w:tmpl w:val="014ACAD6"/>
    <w:lvl w:ilvl="0" w:tplc="D9A8BA28">
      <w:start w:val="1"/>
      <w:numFmt w:val="bullet"/>
      <w:lvlText w:val="-"/>
      <w:lvlJc w:val="left"/>
      <w:pPr>
        <w:ind w:left="2781" w:hanging="360"/>
      </w:pPr>
      <w:rPr>
        <w:rFonts w:ascii="Book Antiqua" w:eastAsia="Book Antiqua" w:hAnsi="Book Antiqua" w:cs="Book Antiqua" w:hint="default"/>
      </w:rPr>
    </w:lvl>
    <w:lvl w:ilvl="1" w:tplc="04050003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</w:abstractNum>
  <w:abstractNum w:abstractNumId="159" w15:restartNumberingAfterBreak="0">
    <w:nsid w:val="317E612D"/>
    <w:multiLevelType w:val="multilevel"/>
    <w:tmpl w:val="6CE63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22D3034"/>
    <w:multiLevelType w:val="hybridMultilevel"/>
    <w:tmpl w:val="D77A004A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161" w15:restartNumberingAfterBreak="0">
    <w:nsid w:val="32A655D1"/>
    <w:multiLevelType w:val="hybridMultilevel"/>
    <w:tmpl w:val="D5ACD996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62" w15:restartNumberingAfterBreak="0">
    <w:nsid w:val="32B462B5"/>
    <w:multiLevelType w:val="multilevel"/>
    <w:tmpl w:val="0A1AF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33BE4ED6"/>
    <w:multiLevelType w:val="hybridMultilevel"/>
    <w:tmpl w:val="83CA4398"/>
    <w:lvl w:ilvl="0" w:tplc="44CA4B2E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343C1FCC"/>
    <w:multiLevelType w:val="hybridMultilevel"/>
    <w:tmpl w:val="375E71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5" w15:restartNumberingAfterBreak="0">
    <w:nsid w:val="34485C60"/>
    <w:multiLevelType w:val="hybridMultilevel"/>
    <w:tmpl w:val="330A50E0"/>
    <w:lvl w:ilvl="0" w:tplc="E85814C2">
      <w:start w:val="3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34567B47"/>
    <w:multiLevelType w:val="multilevel"/>
    <w:tmpl w:val="E7901702"/>
    <w:styleLink w:val="Styl1"/>
    <w:lvl w:ilvl="0">
      <w:start w:val="1"/>
      <w:numFmt w:val="decimal"/>
      <w:lvlText w:val="N%1"/>
      <w:lvlJc w:val="left"/>
      <w:pPr>
        <w:ind w:left="2155" w:hanging="454"/>
      </w:pPr>
      <w:rPr>
        <w:rFonts w:hint="default"/>
      </w:rPr>
    </w:lvl>
    <w:lvl w:ilvl="1">
      <w:start w:val="20"/>
      <w:numFmt w:val="bullet"/>
      <w:lvlText w:val="-"/>
      <w:lvlJc w:val="left"/>
      <w:pPr>
        <w:ind w:left="1080" w:hanging="360"/>
      </w:pPr>
      <w:rPr>
        <w:rFonts w:ascii="Book Antiqua" w:eastAsiaTheme="minorHAnsi" w:hAnsi="Book Antiqua" w:cstheme="minorBidi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20"/>
      <w:numFmt w:val="bullet"/>
      <w:lvlText w:val="-"/>
      <w:lvlJc w:val="left"/>
      <w:pPr>
        <w:ind w:left="2520" w:hanging="360"/>
      </w:pPr>
      <w:rPr>
        <w:rFonts w:ascii="Book Antiqua" w:eastAsiaTheme="minorHAnsi" w:hAnsi="Book Antiqua" w:cstheme="minorBidi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67" w15:restartNumberingAfterBreak="0">
    <w:nsid w:val="3488027D"/>
    <w:multiLevelType w:val="hybridMultilevel"/>
    <w:tmpl w:val="29E45294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68" w15:restartNumberingAfterBreak="0">
    <w:nsid w:val="354E2D52"/>
    <w:multiLevelType w:val="multilevel"/>
    <w:tmpl w:val="D9CAB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9" w15:restartNumberingAfterBreak="0">
    <w:nsid w:val="35E72314"/>
    <w:multiLevelType w:val="hybridMultilevel"/>
    <w:tmpl w:val="E88CC8C4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70" w15:restartNumberingAfterBreak="0">
    <w:nsid w:val="362B3F77"/>
    <w:multiLevelType w:val="hybridMultilevel"/>
    <w:tmpl w:val="DE1C8282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71" w15:restartNumberingAfterBreak="0">
    <w:nsid w:val="36593DF1"/>
    <w:multiLevelType w:val="multilevel"/>
    <w:tmpl w:val="E94EF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36B33EB9"/>
    <w:multiLevelType w:val="hybridMultilevel"/>
    <w:tmpl w:val="EB3054BE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73" w15:restartNumberingAfterBreak="0">
    <w:nsid w:val="36DE31B9"/>
    <w:multiLevelType w:val="hybridMultilevel"/>
    <w:tmpl w:val="905A370E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174" w15:restartNumberingAfterBreak="0">
    <w:nsid w:val="372F3B48"/>
    <w:multiLevelType w:val="multilevel"/>
    <w:tmpl w:val="F40E5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377707B2"/>
    <w:multiLevelType w:val="hybridMultilevel"/>
    <w:tmpl w:val="A46AE3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6" w15:restartNumberingAfterBreak="0">
    <w:nsid w:val="37F036C3"/>
    <w:multiLevelType w:val="multilevel"/>
    <w:tmpl w:val="B432842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3806081D"/>
    <w:multiLevelType w:val="multilevel"/>
    <w:tmpl w:val="BE380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8" w15:restartNumberingAfterBreak="0">
    <w:nsid w:val="389D24C4"/>
    <w:multiLevelType w:val="multilevel"/>
    <w:tmpl w:val="6CD6C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39967810"/>
    <w:multiLevelType w:val="multilevel"/>
    <w:tmpl w:val="7E5C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399E2BA7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39C7506F"/>
    <w:multiLevelType w:val="multilevel"/>
    <w:tmpl w:val="0E843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3A1B4B90"/>
    <w:multiLevelType w:val="hybridMultilevel"/>
    <w:tmpl w:val="0DAA6E5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3AD42122"/>
    <w:multiLevelType w:val="hybridMultilevel"/>
    <w:tmpl w:val="8C9CDB16"/>
    <w:lvl w:ilvl="0" w:tplc="0DDE81BA">
      <w:numFmt w:val="bullet"/>
      <w:lvlText w:val="-"/>
      <w:lvlJc w:val="left"/>
      <w:pPr>
        <w:ind w:left="2421" w:hanging="360"/>
      </w:pPr>
      <w:rPr>
        <w:rFonts w:ascii="Book Antiqua" w:eastAsiaTheme="minorHAnsi" w:hAnsi="Book Antiqua" w:cstheme="minorBidi" w:hint="default"/>
      </w:rPr>
    </w:lvl>
    <w:lvl w:ilvl="1" w:tplc="04050001">
      <w:start w:val="1"/>
      <w:numFmt w:val="bullet"/>
      <w:lvlText w:val=""/>
      <w:lvlJc w:val="left"/>
      <w:pPr>
        <w:ind w:left="3141" w:hanging="360"/>
      </w:pPr>
      <w:rPr>
        <w:rFonts w:ascii="Symbol" w:hAnsi="Symbol" w:hint="default"/>
      </w:rPr>
    </w:lvl>
    <w:lvl w:ilvl="2" w:tplc="04050019">
      <w:start w:val="1"/>
      <w:numFmt w:val="lowerLetter"/>
      <w:lvlText w:val="%3."/>
      <w:lvlJc w:val="left"/>
      <w:pPr>
        <w:ind w:left="3861" w:hanging="360"/>
      </w:pPr>
      <w:rPr>
        <w:rFonts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84" w15:restartNumberingAfterBreak="0">
    <w:nsid w:val="3AF17C8E"/>
    <w:multiLevelType w:val="hybridMultilevel"/>
    <w:tmpl w:val="ECA28FB6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85" w15:restartNumberingAfterBreak="0">
    <w:nsid w:val="3B3C33D5"/>
    <w:multiLevelType w:val="hybridMultilevel"/>
    <w:tmpl w:val="7714B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3C5264CB"/>
    <w:multiLevelType w:val="hybridMultilevel"/>
    <w:tmpl w:val="14E6169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87" w15:restartNumberingAfterBreak="0">
    <w:nsid w:val="3C622F4D"/>
    <w:multiLevelType w:val="hybridMultilevel"/>
    <w:tmpl w:val="25CECE56"/>
    <w:lvl w:ilvl="0" w:tplc="0878615A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88" w15:restartNumberingAfterBreak="0">
    <w:nsid w:val="3CBF2042"/>
    <w:multiLevelType w:val="multilevel"/>
    <w:tmpl w:val="55143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3CFA7B21"/>
    <w:multiLevelType w:val="hybridMultilevel"/>
    <w:tmpl w:val="B6460C26"/>
    <w:lvl w:ilvl="0" w:tplc="FFFFFFFF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139" w:hanging="360"/>
      </w:pPr>
    </w:lvl>
    <w:lvl w:ilvl="2" w:tplc="FFFFFFFF" w:tentative="1">
      <w:start w:val="1"/>
      <w:numFmt w:val="lowerRoman"/>
      <w:lvlText w:val="%3."/>
      <w:lvlJc w:val="right"/>
      <w:pPr>
        <w:ind w:left="3859" w:hanging="180"/>
      </w:pPr>
    </w:lvl>
    <w:lvl w:ilvl="3" w:tplc="FFFFFFFF" w:tentative="1">
      <w:start w:val="1"/>
      <w:numFmt w:val="decimal"/>
      <w:lvlText w:val="%4."/>
      <w:lvlJc w:val="left"/>
      <w:pPr>
        <w:ind w:left="4579" w:hanging="360"/>
      </w:pPr>
    </w:lvl>
    <w:lvl w:ilvl="4" w:tplc="FFFFFFFF" w:tentative="1">
      <w:start w:val="1"/>
      <w:numFmt w:val="lowerLetter"/>
      <w:lvlText w:val="%5."/>
      <w:lvlJc w:val="left"/>
      <w:pPr>
        <w:ind w:left="5299" w:hanging="360"/>
      </w:pPr>
    </w:lvl>
    <w:lvl w:ilvl="5" w:tplc="FFFFFFFF" w:tentative="1">
      <w:start w:val="1"/>
      <w:numFmt w:val="lowerRoman"/>
      <w:lvlText w:val="%6."/>
      <w:lvlJc w:val="right"/>
      <w:pPr>
        <w:ind w:left="6019" w:hanging="180"/>
      </w:pPr>
    </w:lvl>
    <w:lvl w:ilvl="6" w:tplc="FFFFFFFF" w:tentative="1">
      <w:start w:val="1"/>
      <w:numFmt w:val="decimal"/>
      <w:lvlText w:val="%7."/>
      <w:lvlJc w:val="left"/>
      <w:pPr>
        <w:ind w:left="6739" w:hanging="360"/>
      </w:pPr>
    </w:lvl>
    <w:lvl w:ilvl="7" w:tplc="FFFFFFFF" w:tentative="1">
      <w:start w:val="1"/>
      <w:numFmt w:val="lowerLetter"/>
      <w:lvlText w:val="%8."/>
      <w:lvlJc w:val="left"/>
      <w:pPr>
        <w:ind w:left="7459" w:hanging="360"/>
      </w:pPr>
    </w:lvl>
    <w:lvl w:ilvl="8" w:tplc="FFFFFFFF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190" w15:restartNumberingAfterBreak="0">
    <w:nsid w:val="3D8B4AB3"/>
    <w:multiLevelType w:val="multilevel"/>
    <w:tmpl w:val="D0001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3E0E5A1F"/>
    <w:multiLevelType w:val="hybridMultilevel"/>
    <w:tmpl w:val="47526CE0"/>
    <w:lvl w:ilvl="0" w:tplc="0409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192" w15:restartNumberingAfterBreak="0">
    <w:nsid w:val="3E1D0DEB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93" w15:restartNumberingAfterBreak="0">
    <w:nsid w:val="3E5046A1"/>
    <w:multiLevelType w:val="hybridMultilevel"/>
    <w:tmpl w:val="C59EDE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3F072C93"/>
    <w:multiLevelType w:val="multilevel"/>
    <w:tmpl w:val="6172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3F6E279B"/>
    <w:multiLevelType w:val="multilevel"/>
    <w:tmpl w:val="5FACA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 w15:restartNumberingAfterBreak="0">
    <w:nsid w:val="3F8B0548"/>
    <w:multiLevelType w:val="multilevel"/>
    <w:tmpl w:val="8E42F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3FDA58DE"/>
    <w:multiLevelType w:val="hybridMultilevel"/>
    <w:tmpl w:val="157A68E2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98" w15:restartNumberingAfterBreak="0">
    <w:nsid w:val="3FF439B5"/>
    <w:multiLevelType w:val="multilevel"/>
    <w:tmpl w:val="25861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 w15:restartNumberingAfterBreak="0">
    <w:nsid w:val="400E1B91"/>
    <w:multiLevelType w:val="hybridMultilevel"/>
    <w:tmpl w:val="E8A6E6AE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0" w15:restartNumberingAfterBreak="0">
    <w:nsid w:val="4089032F"/>
    <w:multiLevelType w:val="hybridMultilevel"/>
    <w:tmpl w:val="C22A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40F240BE"/>
    <w:multiLevelType w:val="hybridMultilevel"/>
    <w:tmpl w:val="09C65F6E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02" w15:restartNumberingAfterBreak="0">
    <w:nsid w:val="4120234E"/>
    <w:multiLevelType w:val="multilevel"/>
    <w:tmpl w:val="237C9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417B4BE9"/>
    <w:multiLevelType w:val="multilevel"/>
    <w:tmpl w:val="E3AE4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1824BDC"/>
    <w:multiLevelType w:val="hybridMultilevel"/>
    <w:tmpl w:val="F2649228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5" w15:restartNumberingAfterBreak="0">
    <w:nsid w:val="41F47D1C"/>
    <w:multiLevelType w:val="hybridMultilevel"/>
    <w:tmpl w:val="D0CA563C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06" w15:restartNumberingAfterBreak="0">
    <w:nsid w:val="426D1A46"/>
    <w:multiLevelType w:val="hybridMultilevel"/>
    <w:tmpl w:val="2764A794"/>
    <w:lvl w:ilvl="0" w:tplc="4D4489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1382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55605F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7F89C0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433D4226"/>
    <w:multiLevelType w:val="multilevel"/>
    <w:tmpl w:val="F0A0A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434D1602"/>
    <w:multiLevelType w:val="hybridMultilevel"/>
    <w:tmpl w:val="E7040176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209" w15:restartNumberingAfterBreak="0">
    <w:nsid w:val="435712F9"/>
    <w:multiLevelType w:val="hybridMultilevel"/>
    <w:tmpl w:val="8A3CA8E2"/>
    <w:lvl w:ilvl="0" w:tplc="9A86A398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10" w15:restartNumberingAfterBreak="0">
    <w:nsid w:val="43E85394"/>
    <w:multiLevelType w:val="multilevel"/>
    <w:tmpl w:val="44E8D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44E01A71"/>
    <w:multiLevelType w:val="multilevel"/>
    <w:tmpl w:val="3AD6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2" w15:restartNumberingAfterBreak="0">
    <w:nsid w:val="44EA0365"/>
    <w:multiLevelType w:val="multilevel"/>
    <w:tmpl w:val="B080C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452F6765"/>
    <w:multiLevelType w:val="hybridMultilevel"/>
    <w:tmpl w:val="C6205382"/>
    <w:lvl w:ilvl="0" w:tplc="7294154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14" w15:restartNumberingAfterBreak="0">
    <w:nsid w:val="45760A48"/>
    <w:multiLevelType w:val="hybridMultilevel"/>
    <w:tmpl w:val="2A8832A8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15" w15:restartNumberingAfterBreak="0">
    <w:nsid w:val="45830728"/>
    <w:multiLevelType w:val="hybridMultilevel"/>
    <w:tmpl w:val="876E2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458952A2"/>
    <w:multiLevelType w:val="multilevel"/>
    <w:tmpl w:val="D2F46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45C00951"/>
    <w:multiLevelType w:val="multilevel"/>
    <w:tmpl w:val="2F3A2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8" w15:restartNumberingAfterBreak="0">
    <w:nsid w:val="45EB05F2"/>
    <w:multiLevelType w:val="multilevel"/>
    <w:tmpl w:val="90663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9" w15:restartNumberingAfterBreak="0">
    <w:nsid w:val="46266BE2"/>
    <w:multiLevelType w:val="hybridMultilevel"/>
    <w:tmpl w:val="C590BA04"/>
    <w:lvl w:ilvl="0" w:tplc="D0329D02">
      <w:start w:val="2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46E44EFA"/>
    <w:multiLevelType w:val="hybridMultilevel"/>
    <w:tmpl w:val="EB107EB8"/>
    <w:lvl w:ilvl="0" w:tplc="FFFFFFFF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21" w15:restartNumberingAfterBreak="0">
    <w:nsid w:val="47961772"/>
    <w:multiLevelType w:val="hybridMultilevel"/>
    <w:tmpl w:val="7B6C483C"/>
    <w:lvl w:ilvl="0" w:tplc="FFFFFFFF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BDCA9776">
      <w:start w:val="1"/>
      <w:numFmt w:val="bullet"/>
      <w:pStyle w:val="ListFS3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2" w15:restartNumberingAfterBreak="0">
    <w:nsid w:val="481760E8"/>
    <w:multiLevelType w:val="multilevel"/>
    <w:tmpl w:val="03A89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3" w15:restartNumberingAfterBreak="0">
    <w:nsid w:val="48604CE7"/>
    <w:multiLevelType w:val="hybridMultilevel"/>
    <w:tmpl w:val="B6460C26"/>
    <w:lvl w:ilvl="0" w:tplc="95822128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139" w:hanging="360"/>
      </w:pPr>
    </w:lvl>
    <w:lvl w:ilvl="2" w:tplc="0405001B" w:tentative="1">
      <w:start w:val="1"/>
      <w:numFmt w:val="lowerRoman"/>
      <w:lvlText w:val="%3."/>
      <w:lvlJc w:val="right"/>
      <w:pPr>
        <w:ind w:left="3859" w:hanging="180"/>
      </w:pPr>
    </w:lvl>
    <w:lvl w:ilvl="3" w:tplc="0405000F" w:tentative="1">
      <w:start w:val="1"/>
      <w:numFmt w:val="decimal"/>
      <w:lvlText w:val="%4."/>
      <w:lvlJc w:val="left"/>
      <w:pPr>
        <w:ind w:left="4579" w:hanging="360"/>
      </w:pPr>
    </w:lvl>
    <w:lvl w:ilvl="4" w:tplc="04050019" w:tentative="1">
      <w:start w:val="1"/>
      <w:numFmt w:val="lowerLetter"/>
      <w:lvlText w:val="%5."/>
      <w:lvlJc w:val="left"/>
      <w:pPr>
        <w:ind w:left="5299" w:hanging="360"/>
      </w:pPr>
    </w:lvl>
    <w:lvl w:ilvl="5" w:tplc="0405001B" w:tentative="1">
      <w:start w:val="1"/>
      <w:numFmt w:val="lowerRoman"/>
      <w:lvlText w:val="%6."/>
      <w:lvlJc w:val="right"/>
      <w:pPr>
        <w:ind w:left="6019" w:hanging="180"/>
      </w:pPr>
    </w:lvl>
    <w:lvl w:ilvl="6" w:tplc="0405000F" w:tentative="1">
      <w:start w:val="1"/>
      <w:numFmt w:val="decimal"/>
      <w:lvlText w:val="%7."/>
      <w:lvlJc w:val="left"/>
      <w:pPr>
        <w:ind w:left="6739" w:hanging="360"/>
      </w:pPr>
    </w:lvl>
    <w:lvl w:ilvl="7" w:tplc="04050019" w:tentative="1">
      <w:start w:val="1"/>
      <w:numFmt w:val="lowerLetter"/>
      <w:lvlText w:val="%8."/>
      <w:lvlJc w:val="left"/>
      <w:pPr>
        <w:ind w:left="7459" w:hanging="360"/>
      </w:pPr>
    </w:lvl>
    <w:lvl w:ilvl="8" w:tplc="0405001B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224" w15:restartNumberingAfterBreak="0">
    <w:nsid w:val="487A23FA"/>
    <w:multiLevelType w:val="multilevel"/>
    <w:tmpl w:val="F05228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5" w15:restartNumberingAfterBreak="0">
    <w:nsid w:val="4902049B"/>
    <w:multiLevelType w:val="hybridMultilevel"/>
    <w:tmpl w:val="AE08E61E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26" w15:restartNumberingAfterBreak="0">
    <w:nsid w:val="492378C4"/>
    <w:multiLevelType w:val="multilevel"/>
    <w:tmpl w:val="D2AEDB6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135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27" w15:restartNumberingAfterBreak="0">
    <w:nsid w:val="49707F81"/>
    <w:multiLevelType w:val="multilevel"/>
    <w:tmpl w:val="A3BCD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8" w15:restartNumberingAfterBreak="0">
    <w:nsid w:val="499A5FC7"/>
    <w:multiLevelType w:val="multilevel"/>
    <w:tmpl w:val="54608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 w15:restartNumberingAfterBreak="0">
    <w:nsid w:val="49AC0184"/>
    <w:multiLevelType w:val="hybridMultilevel"/>
    <w:tmpl w:val="8888706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30" w15:restartNumberingAfterBreak="0">
    <w:nsid w:val="49D66822"/>
    <w:multiLevelType w:val="multilevel"/>
    <w:tmpl w:val="6A9E8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4A0A2FC0"/>
    <w:multiLevelType w:val="hybridMultilevel"/>
    <w:tmpl w:val="B9B0318A"/>
    <w:lvl w:ilvl="0" w:tplc="C8609376">
      <w:start w:val="1"/>
      <w:numFmt w:val="bullet"/>
      <w:lvlText w:val="-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32" w15:restartNumberingAfterBreak="0">
    <w:nsid w:val="4A672112"/>
    <w:multiLevelType w:val="hybridMultilevel"/>
    <w:tmpl w:val="CEFC20EE"/>
    <w:lvl w:ilvl="0" w:tplc="BBA2A7B0">
      <w:start w:val="1"/>
      <w:numFmt w:val="bullet"/>
      <w:lvlText w:val="-"/>
      <w:lvlJc w:val="left"/>
      <w:pPr>
        <w:ind w:left="685" w:hanging="567"/>
      </w:pPr>
      <w:rPr>
        <w:rFonts w:ascii="Calibri" w:eastAsia="Calibri" w:hAnsi="Calibri" w:hint="default"/>
        <w:sz w:val="22"/>
        <w:szCs w:val="22"/>
      </w:rPr>
    </w:lvl>
    <w:lvl w:ilvl="1" w:tplc="ABF085AA">
      <w:start w:val="1"/>
      <w:numFmt w:val="bullet"/>
      <w:lvlText w:val=""/>
      <w:lvlJc w:val="left"/>
      <w:pPr>
        <w:ind w:left="970" w:hanging="286"/>
      </w:pPr>
      <w:rPr>
        <w:rFonts w:ascii="Symbol" w:eastAsia="Symbol" w:hAnsi="Symbol" w:hint="default"/>
        <w:sz w:val="22"/>
        <w:szCs w:val="22"/>
      </w:rPr>
    </w:lvl>
    <w:lvl w:ilvl="2" w:tplc="32F8D8E6">
      <w:start w:val="1"/>
      <w:numFmt w:val="bullet"/>
      <w:lvlText w:val="•"/>
      <w:lvlJc w:val="left"/>
      <w:pPr>
        <w:ind w:left="1896" w:hanging="286"/>
      </w:pPr>
      <w:rPr>
        <w:rFonts w:hint="default"/>
      </w:rPr>
    </w:lvl>
    <w:lvl w:ilvl="3" w:tplc="8070C35A">
      <w:start w:val="1"/>
      <w:numFmt w:val="bullet"/>
      <w:lvlText w:val="•"/>
      <w:lvlJc w:val="left"/>
      <w:pPr>
        <w:ind w:left="2823" w:hanging="286"/>
      </w:pPr>
      <w:rPr>
        <w:rFonts w:hint="default"/>
      </w:rPr>
    </w:lvl>
    <w:lvl w:ilvl="4" w:tplc="06E03F72">
      <w:start w:val="1"/>
      <w:numFmt w:val="bullet"/>
      <w:lvlText w:val="•"/>
      <w:lvlJc w:val="left"/>
      <w:pPr>
        <w:ind w:left="3749" w:hanging="286"/>
      </w:pPr>
      <w:rPr>
        <w:rFonts w:hint="default"/>
      </w:rPr>
    </w:lvl>
    <w:lvl w:ilvl="5" w:tplc="72B4C7EC">
      <w:start w:val="1"/>
      <w:numFmt w:val="bullet"/>
      <w:lvlText w:val="•"/>
      <w:lvlJc w:val="left"/>
      <w:pPr>
        <w:ind w:left="4675" w:hanging="286"/>
      </w:pPr>
      <w:rPr>
        <w:rFonts w:hint="default"/>
      </w:rPr>
    </w:lvl>
    <w:lvl w:ilvl="6" w:tplc="283258D6">
      <w:start w:val="1"/>
      <w:numFmt w:val="bullet"/>
      <w:lvlText w:val="•"/>
      <w:lvlJc w:val="left"/>
      <w:pPr>
        <w:ind w:left="5601" w:hanging="286"/>
      </w:pPr>
      <w:rPr>
        <w:rFonts w:hint="default"/>
      </w:rPr>
    </w:lvl>
    <w:lvl w:ilvl="7" w:tplc="6622859E">
      <w:start w:val="1"/>
      <w:numFmt w:val="bullet"/>
      <w:lvlText w:val="•"/>
      <w:lvlJc w:val="left"/>
      <w:pPr>
        <w:ind w:left="6527" w:hanging="286"/>
      </w:pPr>
      <w:rPr>
        <w:rFonts w:hint="default"/>
      </w:rPr>
    </w:lvl>
    <w:lvl w:ilvl="8" w:tplc="7E0C23AE">
      <w:start w:val="1"/>
      <w:numFmt w:val="bullet"/>
      <w:lvlText w:val="•"/>
      <w:lvlJc w:val="left"/>
      <w:pPr>
        <w:ind w:left="7454" w:hanging="286"/>
      </w:pPr>
      <w:rPr>
        <w:rFonts w:hint="default"/>
      </w:rPr>
    </w:lvl>
  </w:abstractNum>
  <w:abstractNum w:abstractNumId="233" w15:restartNumberingAfterBreak="0">
    <w:nsid w:val="4A7A6384"/>
    <w:multiLevelType w:val="multilevel"/>
    <w:tmpl w:val="EFE26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4AA856CC"/>
    <w:multiLevelType w:val="hybridMultilevel"/>
    <w:tmpl w:val="55F2B31E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235" w15:restartNumberingAfterBreak="0">
    <w:nsid w:val="4ACE16A3"/>
    <w:multiLevelType w:val="multilevel"/>
    <w:tmpl w:val="4AF28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4B6A5C9B"/>
    <w:multiLevelType w:val="multilevel"/>
    <w:tmpl w:val="C8A049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7" w15:restartNumberingAfterBreak="0">
    <w:nsid w:val="4C39609C"/>
    <w:multiLevelType w:val="multilevel"/>
    <w:tmpl w:val="B432842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38" w15:restartNumberingAfterBreak="0">
    <w:nsid w:val="4D0F6D28"/>
    <w:multiLevelType w:val="multilevel"/>
    <w:tmpl w:val="DC6A6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4D1B50C4"/>
    <w:multiLevelType w:val="hybridMultilevel"/>
    <w:tmpl w:val="5142A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4D376D4A"/>
    <w:multiLevelType w:val="hybridMultilevel"/>
    <w:tmpl w:val="81E000E0"/>
    <w:lvl w:ilvl="0" w:tplc="D9D2F4D0">
      <w:start w:val="1"/>
      <w:numFmt w:val="bullet"/>
      <w:lvlText w:val=""/>
      <w:lvlJc w:val="left"/>
      <w:pPr>
        <w:ind w:left="205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9" w:hanging="360"/>
      </w:pPr>
      <w:rPr>
        <w:rFonts w:ascii="Wingdings" w:hAnsi="Wingdings" w:hint="default"/>
      </w:rPr>
    </w:lvl>
  </w:abstractNum>
  <w:abstractNum w:abstractNumId="241" w15:restartNumberingAfterBreak="0">
    <w:nsid w:val="4D532799"/>
    <w:multiLevelType w:val="hybridMultilevel"/>
    <w:tmpl w:val="B89E0B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>
    <w:nsid w:val="4D56183B"/>
    <w:multiLevelType w:val="multilevel"/>
    <w:tmpl w:val="9D2C2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3" w15:restartNumberingAfterBreak="0">
    <w:nsid w:val="4D916AC2"/>
    <w:multiLevelType w:val="hybridMultilevel"/>
    <w:tmpl w:val="BB66E488"/>
    <w:lvl w:ilvl="0" w:tplc="0409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44" w15:restartNumberingAfterBreak="0">
    <w:nsid w:val="4DCB24F5"/>
    <w:multiLevelType w:val="multilevel"/>
    <w:tmpl w:val="EC90E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5" w15:restartNumberingAfterBreak="0">
    <w:nsid w:val="4DE91617"/>
    <w:multiLevelType w:val="multilevel"/>
    <w:tmpl w:val="69D0B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4E2D55F5"/>
    <w:multiLevelType w:val="hybridMultilevel"/>
    <w:tmpl w:val="BC162A76"/>
    <w:lvl w:ilvl="0" w:tplc="E07EF6DA">
      <w:numFmt w:val="decimal"/>
      <w:lvlText w:val="%1"/>
      <w:lvlJc w:val="left"/>
      <w:pPr>
        <w:ind w:left="2136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47" w15:restartNumberingAfterBreak="0">
    <w:nsid w:val="4E420614"/>
    <w:multiLevelType w:val="hybridMultilevel"/>
    <w:tmpl w:val="A56CA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8" w15:restartNumberingAfterBreak="0">
    <w:nsid w:val="4EF24F28"/>
    <w:multiLevelType w:val="multilevel"/>
    <w:tmpl w:val="FACE4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9" w15:restartNumberingAfterBreak="0">
    <w:nsid w:val="4F4012B0"/>
    <w:multiLevelType w:val="multilevel"/>
    <w:tmpl w:val="1A5E0D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4F4C653D"/>
    <w:multiLevelType w:val="multilevel"/>
    <w:tmpl w:val="48B84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 w15:restartNumberingAfterBreak="0">
    <w:nsid w:val="4F5406CA"/>
    <w:multiLevelType w:val="multilevel"/>
    <w:tmpl w:val="5596D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2" w15:restartNumberingAfterBreak="0">
    <w:nsid w:val="4F9E2709"/>
    <w:multiLevelType w:val="hybridMultilevel"/>
    <w:tmpl w:val="ED36BCFA"/>
    <w:lvl w:ilvl="0" w:tplc="FFFFFFFF">
      <w:start w:val="1"/>
      <w:numFmt w:val="decimal"/>
      <w:lvlText w:val="%1."/>
      <w:lvlJc w:val="left"/>
      <w:pPr>
        <w:ind w:left="2904" w:hanging="78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0405000F">
      <w:start w:val="1"/>
      <w:numFmt w:val="decimal"/>
      <w:lvlText w:val="%3."/>
      <w:lvlJc w:val="left"/>
      <w:pPr>
        <w:ind w:left="2405" w:hanging="36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48042716">
      <w:numFmt w:val="bullet"/>
      <w:lvlText w:val="•"/>
      <w:lvlJc w:val="left"/>
      <w:pPr>
        <w:ind w:left="4985" w:hanging="780"/>
      </w:pPr>
      <w:rPr>
        <w:rFonts w:ascii="Book Antiqua" w:eastAsiaTheme="minorHAnsi" w:hAnsi="Book Antiqua" w:cstheme="minorBidi" w:hint="default"/>
      </w:r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3" w15:restartNumberingAfterBreak="0">
    <w:nsid w:val="50905A12"/>
    <w:multiLevelType w:val="multilevel"/>
    <w:tmpl w:val="6D76C13E"/>
    <w:lvl w:ilvl="0">
      <w:start w:val="1"/>
      <w:numFmt w:val="decimal"/>
      <w:lvlText w:val="%1."/>
      <w:lvlJc w:val="right"/>
      <w:pPr>
        <w:ind w:left="720" w:hanging="360"/>
      </w:pPr>
      <w:rPr>
        <w:color w:val="0C315D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54" w15:restartNumberingAfterBreak="0">
    <w:nsid w:val="517B2911"/>
    <w:multiLevelType w:val="hybridMultilevel"/>
    <w:tmpl w:val="44B689C8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55" w15:restartNumberingAfterBreak="0">
    <w:nsid w:val="51852D5D"/>
    <w:multiLevelType w:val="multilevel"/>
    <w:tmpl w:val="1E1CA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6" w15:restartNumberingAfterBreak="0">
    <w:nsid w:val="51F5753E"/>
    <w:multiLevelType w:val="multilevel"/>
    <w:tmpl w:val="5F5A74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7" w15:restartNumberingAfterBreak="0">
    <w:nsid w:val="521230D4"/>
    <w:multiLevelType w:val="multilevel"/>
    <w:tmpl w:val="E01E9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8" w15:restartNumberingAfterBreak="0">
    <w:nsid w:val="521E1A16"/>
    <w:multiLevelType w:val="multilevel"/>
    <w:tmpl w:val="F866F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52A4276B"/>
    <w:multiLevelType w:val="hybridMultilevel"/>
    <w:tmpl w:val="4E9659A6"/>
    <w:lvl w:ilvl="0" w:tplc="665E886A">
      <w:start w:val="1"/>
      <w:numFmt w:val="decimal"/>
      <w:lvlText w:val="%1."/>
      <w:lvlJc w:val="left"/>
      <w:pPr>
        <w:ind w:left="2839" w:hanging="780"/>
      </w:pPr>
      <w:rPr>
        <w:rFonts w:hint="default"/>
      </w:rPr>
    </w:lvl>
    <w:lvl w:ilvl="1" w:tplc="9EC44A08">
      <w:start w:val="1"/>
      <w:numFmt w:val="lowerLetter"/>
      <w:lvlText w:val="%2."/>
      <w:lvlJc w:val="left"/>
      <w:pPr>
        <w:ind w:left="3559" w:hanging="780"/>
      </w:pPr>
      <w:rPr>
        <w:rFonts w:hint="default"/>
      </w:rPr>
    </w:lvl>
    <w:lvl w:ilvl="2" w:tplc="0405001B" w:tentative="1">
      <w:start w:val="1"/>
      <w:numFmt w:val="lowerRoman"/>
      <w:lvlText w:val="%3."/>
      <w:lvlJc w:val="right"/>
      <w:pPr>
        <w:ind w:left="3859" w:hanging="180"/>
      </w:pPr>
    </w:lvl>
    <w:lvl w:ilvl="3" w:tplc="0405000F" w:tentative="1">
      <w:start w:val="1"/>
      <w:numFmt w:val="decimal"/>
      <w:lvlText w:val="%4."/>
      <w:lvlJc w:val="left"/>
      <w:pPr>
        <w:ind w:left="4579" w:hanging="360"/>
      </w:pPr>
    </w:lvl>
    <w:lvl w:ilvl="4" w:tplc="04050019" w:tentative="1">
      <w:start w:val="1"/>
      <w:numFmt w:val="lowerLetter"/>
      <w:lvlText w:val="%5."/>
      <w:lvlJc w:val="left"/>
      <w:pPr>
        <w:ind w:left="5299" w:hanging="360"/>
      </w:pPr>
    </w:lvl>
    <w:lvl w:ilvl="5" w:tplc="0405001B" w:tentative="1">
      <w:start w:val="1"/>
      <w:numFmt w:val="lowerRoman"/>
      <w:lvlText w:val="%6."/>
      <w:lvlJc w:val="right"/>
      <w:pPr>
        <w:ind w:left="6019" w:hanging="180"/>
      </w:pPr>
    </w:lvl>
    <w:lvl w:ilvl="6" w:tplc="0405000F" w:tentative="1">
      <w:start w:val="1"/>
      <w:numFmt w:val="decimal"/>
      <w:lvlText w:val="%7."/>
      <w:lvlJc w:val="left"/>
      <w:pPr>
        <w:ind w:left="6739" w:hanging="360"/>
      </w:pPr>
    </w:lvl>
    <w:lvl w:ilvl="7" w:tplc="04050019" w:tentative="1">
      <w:start w:val="1"/>
      <w:numFmt w:val="lowerLetter"/>
      <w:lvlText w:val="%8."/>
      <w:lvlJc w:val="left"/>
      <w:pPr>
        <w:ind w:left="7459" w:hanging="360"/>
      </w:pPr>
    </w:lvl>
    <w:lvl w:ilvl="8" w:tplc="0405001B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260" w15:restartNumberingAfterBreak="0">
    <w:nsid w:val="52C635F4"/>
    <w:multiLevelType w:val="hybridMultilevel"/>
    <w:tmpl w:val="017ADE80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1" w15:restartNumberingAfterBreak="0">
    <w:nsid w:val="52E723B6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62" w15:restartNumberingAfterBreak="0">
    <w:nsid w:val="52FB3EF9"/>
    <w:multiLevelType w:val="multilevel"/>
    <w:tmpl w:val="35C8B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3" w15:restartNumberingAfterBreak="0">
    <w:nsid w:val="53150AA4"/>
    <w:multiLevelType w:val="hybridMultilevel"/>
    <w:tmpl w:val="AE825CD4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64" w15:restartNumberingAfterBreak="0">
    <w:nsid w:val="53AE0CD0"/>
    <w:multiLevelType w:val="multilevel"/>
    <w:tmpl w:val="9586E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551B22E4"/>
    <w:multiLevelType w:val="hybridMultilevel"/>
    <w:tmpl w:val="8FA888DA"/>
    <w:lvl w:ilvl="0" w:tplc="78CA6A64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266" w15:restartNumberingAfterBreak="0">
    <w:nsid w:val="55864E28"/>
    <w:multiLevelType w:val="multilevel"/>
    <w:tmpl w:val="4CCCA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55A15779"/>
    <w:multiLevelType w:val="multilevel"/>
    <w:tmpl w:val="00AE8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8" w15:restartNumberingAfterBreak="0">
    <w:nsid w:val="57116316"/>
    <w:multiLevelType w:val="multilevel"/>
    <w:tmpl w:val="0C325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57176493"/>
    <w:multiLevelType w:val="hybridMultilevel"/>
    <w:tmpl w:val="3DDEF33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70" w15:restartNumberingAfterBreak="0">
    <w:nsid w:val="577A3601"/>
    <w:multiLevelType w:val="hybridMultilevel"/>
    <w:tmpl w:val="22520034"/>
    <w:lvl w:ilvl="0" w:tplc="040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1" w15:restartNumberingAfterBreak="0">
    <w:nsid w:val="5868541F"/>
    <w:multiLevelType w:val="hybridMultilevel"/>
    <w:tmpl w:val="C8E0F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 w15:restartNumberingAfterBreak="0">
    <w:nsid w:val="58EB0AB6"/>
    <w:multiLevelType w:val="hybridMultilevel"/>
    <w:tmpl w:val="D11C98A6"/>
    <w:lvl w:ilvl="0" w:tplc="85AECFD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73" w15:restartNumberingAfterBreak="0">
    <w:nsid w:val="58FD1EF8"/>
    <w:multiLevelType w:val="hybridMultilevel"/>
    <w:tmpl w:val="8DCC42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 w15:restartNumberingAfterBreak="0">
    <w:nsid w:val="59B258BE"/>
    <w:multiLevelType w:val="multilevel"/>
    <w:tmpl w:val="56544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59DA44CE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76" w15:restartNumberingAfterBreak="0">
    <w:nsid w:val="5A791869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77" w15:restartNumberingAfterBreak="0">
    <w:nsid w:val="5ADD2806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78" w15:restartNumberingAfterBreak="0">
    <w:nsid w:val="5B7B58F0"/>
    <w:multiLevelType w:val="multilevel"/>
    <w:tmpl w:val="605C2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9" w15:restartNumberingAfterBreak="0">
    <w:nsid w:val="5B8C555F"/>
    <w:multiLevelType w:val="multilevel"/>
    <w:tmpl w:val="C9F4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5BC56E00"/>
    <w:multiLevelType w:val="multilevel"/>
    <w:tmpl w:val="9A66B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 w15:restartNumberingAfterBreak="0">
    <w:nsid w:val="5C30738F"/>
    <w:multiLevelType w:val="hybridMultilevel"/>
    <w:tmpl w:val="FEA0FB2A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82" w15:restartNumberingAfterBreak="0">
    <w:nsid w:val="5CA2714D"/>
    <w:multiLevelType w:val="multilevel"/>
    <w:tmpl w:val="DF5A3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5CF15B63"/>
    <w:multiLevelType w:val="hybridMultilevel"/>
    <w:tmpl w:val="65E43DC2"/>
    <w:lvl w:ilvl="0" w:tplc="8A58CA16">
      <w:start w:val="20"/>
      <w:numFmt w:val="bullet"/>
      <w:lvlText w:val="-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565A3ACA">
      <w:start w:val="1"/>
      <w:numFmt w:val="bullet"/>
      <w:pStyle w:val="ListFS2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8598AAAA">
      <w:start w:val="30"/>
      <w:numFmt w:val="bullet"/>
      <w:lvlText w:val=""/>
      <w:lvlJc w:val="left"/>
      <w:pPr>
        <w:ind w:left="5661" w:hanging="360"/>
      </w:pPr>
      <w:rPr>
        <w:rFonts w:ascii="Wingdings" w:eastAsia="Times New Roman" w:hAnsi="Wingdings" w:cstheme="minorHAnsi" w:hint="default"/>
      </w:rPr>
    </w:lvl>
    <w:lvl w:ilvl="6" w:tplc="0409000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84" w15:restartNumberingAfterBreak="0">
    <w:nsid w:val="5D4C7F13"/>
    <w:multiLevelType w:val="hybridMultilevel"/>
    <w:tmpl w:val="B5D062CC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85" w15:restartNumberingAfterBreak="0">
    <w:nsid w:val="5D5B3BAB"/>
    <w:multiLevelType w:val="hybridMultilevel"/>
    <w:tmpl w:val="9CDAC42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 w15:restartNumberingAfterBreak="0">
    <w:nsid w:val="5D7064CB"/>
    <w:multiLevelType w:val="multilevel"/>
    <w:tmpl w:val="3D007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5DD16A53"/>
    <w:multiLevelType w:val="multilevel"/>
    <w:tmpl w:val="5A527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5E8A1495"/>
    <w:multiLevelType w:val="hybridMultilevel"/>
    <w:tmpl w:val="B79A39DA"/>
    <w:lvl w:ilvl="0" w:tplc="FFFFFFFF">
      <w:start w:val="1"/>
      <w:numFmt w:val="decimal"/>
      <w:lvlText w:val="%1."/>
      <w:lvlJc w:val="left"/>
      <w:pPr>
        <w:ind w:left="2061" w:hanging="360"/>
      </w:p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>
      <w:start w:val="1"/>
      <w:numFmt w:val="lowerRoman"/>
      <w:lvlText w:val="%3."/>
      <w:lvlJc w:val="right"/>
      <w:pPr>
        <w:ind w:left="3501" w:hanging="180"/>
      </w:pPr>
    </w:lvl>
    <w:lvl w:ilvl="3" w:tplc="FFFFFFFF">
      <w:start w:val="1"/>
      <w:numFmt w:val="decimal"/>
      <w:lvlText w:val="%4."/>
      <w:lvlJc w:val="left"/>
      <w:pPr>
        <w:ind w:left="4221" w:hanging="360"/>
      </w:pPr>
    </w:lvl>
    <w:lvl w:ilvl="4" w:tplc="FFFFFFFF">
      <w:start w:val="1"/>
      <w:numFmt w:val="lowerLetter"/>
      <w:lvlText w:val="%5."/>
      <w:lvlJc w:val="left"/>
      <w:pPr>
        <w:ind w:left="4941" w:hanging="360"/>
      </w:pPr>
    </w:lvl>
    <w:lvl w:ilvl="5" w:tplc="FFFFFFFF">
      <w:start w:val="1"/>
      <w:numFmt w:val="lowerRoman"/>
      <w:lvlText w:val="%6."/>
      <w:lvlJc w:val="right"/>
      <w:pPr>
        <w:ind w:left="5661" w:hanging="180"/>
      </w:pPr>
    </w:lvl>
    <w:lvl w:ilvl="6" w:tplc="FFFFFFFF">
      <w:start w:val="1"/>
      <w:numFmt w:val="decimal"/>
      <w:lvlText w:val="%7."/>
      <w:lvlJc w:val="left"/>
      <w:pPr>
        <w:ind w:left="6381" w:hanging="360"/>
      </w:pPr>
    </w:lvl>
    <w:lvl w:ilvl="7" w:tplc="FFFFFFFF">
      <w:start w:val="1"/>
      <w:numFmt w:val="lowerLetter"/>
      <w:lvlText w:val="%8."/>
      <w:lvlJc w:val="left"/>
      <w:pPr>
        <w:ind w:left="7101" w:hanging="360"/>
      </w:pPr>
    </w:lvl>
    <w:lvl w:ilvl="8" w:tplc="FFFFFFFF">
      <w:start w:val="1"/>
      <w:numFmt w:val="lowerRoman"/>
      <w:lvlText w:val="%9."/>
      <w:lvlJc w:val="right"/>
      <w:pPr>
        <w:ind w:left="7821" w:hanging="180"/>
      </w:pPr>
    </w:lvl>
  </w:abstractNum>
  <w:abstractNum w:abstractNumId="289" w15:restartNumberingAfterBreak="0">
    <w:nsid w:val="5EA3648F"/>
    <w:multiLevelType w:val="hybridMultilevel"/>
    <w:tmpl w:val="3E2690EE"/>
    <w:lvl w:ilvl="0" w:tplc="8ECCA6E6">
      <w:numFmt w:val="bullet"/>
      <w:lvlText w:val="-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04090003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90" w15:restartNumberingAfterBreak="0">
    <w:nsid w:val="5EB75819"/>
    <w:multiLevelType w:val="hybridMultilevel"/>
    <w:tmpl w:val="1DF828CC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91" w15:restartNumberingAfterBreak="0">
    <w:nsid w:val="60643678"/>
    <w:multiLevelType w:val="multilevel"/>
    <w:tmpl w:val="D2522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2" w15:restartNumberingAfterBreak="0">
    <w:nsid w:val="60903D83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93" w15:restartNumberingAfterBreak="0">
    <w:nsid w:val="60CF3162"/>
    <w:multiLevelType w:val="multilevel"/>
    <w:tmpl w:val="6F66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61233672"/>
    <w:multiLevelType w:val="hybridMultilevel"/>
    <w:tmpl w:val="EFDA0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5" w15:restartNumberingAfterBreak="0">
    <w:nsid w:val="61CF15C0"/>
    <w:multiLevelType w:val="hybridMultilevel"/>
    <w:tmpl w:val="50484CDA"/>
    <w:lvl w:ilvl="0" w:tplc="FFFFFFFF">
      <w:start w:val="1"/>
      <w:numFmt w:val="decimal"/>
      <w:lvlText w:val="%1."/>
      <w:lvlJc w:val="left"/>
      <w:pPr>
        <w:ind w:left="2061" w:hanging="360"/>
      </w:p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>
      <w:start w:val="1"/>
      <w:numFmt w:val="lowerRoman"/>
      <w:lvlText w:val="%3."/>
      <w:lvlJc w:val="right"/>
      <w:pPr>
        <w:ind w:left="3501" w:hanging="180"/>
      </w:pPr>
    </w:lvl>
    <w:lvl w:ilvl="3" w:tplc="FFFFFFFF">
      <w:start w:val="1"/>
      <w:numFmt w:val="decimal"/>
      <w:lvlText w:val="%4."/>
      <w:lvlJc w:val="left"/>
      <w:pPr>
        <w:ind w:left="4221" w:hanging="360"/>
      </w:pPr>
    </w:lvl>
    <w:lvl w:ilvl="4" w:tplc="FFFFFFFF">
      <w:start w:val="1"/>
      <w:numFmt w:val="lowerLetter"/>
      <w:lvlText w:val="%5."/>
      <w:lvlJc w:val="left"/>
      <w:pPr>
        <w:ind w:left="4941" w:hanging="360"/>
      </w:pPr>
    </w:lvl>
    <w:lvl w:ilvl="5" w:tplc="FFFFFFFF">
      <w:start w:val="1"/>
      <w:numFmt w:val="lowerRoman"/>
      <w:lvlText w:val="%6."/>
      <w:lvlJc w:val="right"/>
      <w:pPr>
        <w:ind w:left="5661" w:hanging="180"/>
      </w:pPr>
    </w:lvl>
    <w:lvl w:ilvl="6" w:tplc="FFFFFFFF">
      <w:start w:val="1"/>
      <w:numFmt w:val="decimal"/>
      <w:lvlText w:val="%7."/>
      <w:lvlJc w:val="left"/>
      <w:pPr>
        <w:ind w:left="6381" w:hanging="360"/>
      </w:pPr>
    </w:lvl>
    <w:lvl w:ilvl="7" w:tplc="FFFFFFFF">
      <w:start w:val="1"/>
      <w:numFmt w:val="lowerLetter"/>
      <w:lvlText w:val="%8."/>
      <w:lvlJc w:val="left"/>
      <w:pPr>
        <w:ind w:left="7101" w:hanging="360"/>
      </w:pPr>
    </w:lvl>
    <w:lvl w:ilvl="8" w:tplc="FFFFFFFF">
      <w:start w:val="1"/>
      <w:numFmt w:val="lowerRoman"/>
      <w:lvlText w:val="%9."/>
      <w:lvlJc w:val="right"/>
      <w:pPr>
        <w:ind w:left="7821" w:hanging="180"/>
      </w:pPr>
    </w:lvl>
  </w:abstractNum>
  <w:abstractNum w:abstractNumId="296" w15:restartNumberingAfterBreak="0">
    <w:nsid w:val="62481D1B"/>
    <w:multiLevelType w:val="hybridMultilevel"/>
    <w:tmpl w:val="8F227D24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97" w15:restartNumberingAfterBreak="0">
    <w:nsid w:val="62A17931"/>
    <w:multiLevelType w:val="hybridMultilevel"/>
    <w:tmpl w:val="3050E89C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98" w15:restartNumberingAfterBreak="0">
    <w:nsid w:val="62AD5ECE"/>
    <w:multiLevelType w:val="hybridMultilevel"/>
    <w:tmpl w:val="B6460C26"/>
    <w:lvl w:ilvl="0" w:tplc="FFFFFFFF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139" w:hanging="360"/>
      </w:pPr>
    </w:lvl>
    <w:lvl w:ilvl="2" w:tplc="FFFFFFFF" w:tentative="1">
      <w:start w:val="1"/>
      <w:numFmt w:val="lowerRoman"/>
      <w:lvlText w:val="%3."/>
      <w:lvlJc w:val="right"/>
      <w:pPr>
        <w:ind w:left="3859" w:hanging="180"/>
      </w:pPr>
    </w:lvl>
    <w:lvl w:ilvl="3" w:tplc="FFFFFFFF" w:tentative="1">
      <w:start w:val="1"/>
      <w:numFmt w:val="decimal"/>
      <w:lvlText w:val="%4."/>
      <w:lvlJc w:val="left"/>
      <w:pPr>
        <w:ind w:left="4579" w:hanging="360"/>
      </w:pPr>
    </w:lvl>
    <w:lvl w:ilvl="4" w:tplc="FFFFFFFF" w:tentative="1">
      <w:start w:val="1"/>
      <w:numFmt w:val="lowerLetter"/>
      <w:lvlText w:val="%5."/>
      <w:lvlJc w:val="left"/>
      <w:pPr>
        <w:ind w:left="5299" w:hanging="360"/>
      </w:pPr>
    </w:lvl>
    <w:lvl w:ilvl="5" w:tplc="FFFFFFFF" w:tentative="1">
      <w:start w:val="1"/>
      <w:numFmt w:val="lowerRoman"/>
      <w:lvlText w:val="%6."/>
      <w:lvlJc w:val="right"/>
      <w:pPr>
        <w:ind w:left="6019" w:hanging="180"/>
      </w:pPr>
    </w:lvl>
    <w:lvl w:ilvl="6" w:tplc="FFFFFFFF" w:tentative="1">
      <w:start w:val="1"/>
      <w:numFmt w:val="decimal"/>
      <w:lvlText w:val="%7."/>
      <w:lvlJc w:val="left"/>
      <w:pPr>
        <w:ind w:left="6739" w:hanging="360"/>
      </w:pPr>
    </w:lvl>
    <w:lvl w:ilvl="7" w:tplc="FFFFFFFF" w:tentative="1">
      <w:start w:val="1"/>
      <w:numFmt w:val="lowerLetter"/>
      <w:lvlText w:val="%8."/>
      <w:lvlJc w:val="left"/>
      <w:pPr>
        <w:ind w:left="7459" w:hanging="360"/>
      </w:pPr>
    </w:lvl>
    <w:lvl w:ilvl="8" w:tplc="FFFFFFFF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299" w15:restartNumberingAfterBreak="0">
    <w:nsid w:val="63352844"/>
    <w:multiLevelType w:val="hybridMultilevel"/>
    <w:tmpl w:val="D5E08E48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00" w15:restartNumberingAfterBreak="0">
    <w:nsid w:val="634103D6"/>
    <w:multiLevelType w:val="hybridMultilevel"/>
    <w:tmpl w:val="9356AC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 w15:restartNumberingAfterBreak="0">
    <w:nsid w:val="63656187"/>
    <w:multiLevelType w:val="hybridMultilevel"/>
    <w:tmpl w:val="3BCA254A"/>
    <w:lvl w:ilvl="0" w:tplc="DCF41C5C">
      <w:numFmt w:val="bullet"/>
      <w:lvlText w:val="-"/>
      <w:lvlJc w:val="left"/>
      <w:pPr>
        <w:ind w:left="2059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9" w:hanging="360"/>
      </w:pPr>
      <w:rPr>
        <w:rFonts w:ascii="Wingdings" w:hAnsi="Wingdings" w:hint="default"/>
      </w:rPr>
    </w:lvl>
  </w:abstractNum>
  <w:abstractNum w:abstractNumId="302" w15:restartNumberingAfterBreak="0">
    <w:nsid w:val="636D20DE"/>
    <w:multiLevelType w:val="multilevel"/>
    <w:tmpl w:val="1E980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638C3F72"/>
    <w:multiLevelType w:val="hybridMultilevel"/>
    <w:tmpl w:val="69D222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4" w15:restartNumberingAfterBreak="0">
    <w:nsid w:val="64BB2CED"/>
    <w:multiLevelType w:val="hybridMultilevel"/>
    <w:tmpl w:val="90E88B40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05" w15:restartNumberingAfterBreak="0">
    <w:nsid w:val="64F37FCC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64F9742B"/>
    <w:multiLevelType w:val="hybridMultilevel"/>
    <w:tmpl w:val="EE7CA47C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07" w15:restartNumberingAfterBreak="0">
    <w:nsid w:val="65885971"/>
    <w:multiLevelType w:val="multilevel"/>
    <w:tmpl w:val="0F884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8" w15:restartNumberingAfterBreak="0">
    <w:nsid w:val="65983323"/>
    <w:multiLevelType w:val="multilevel"/>
    <w:tmpl w:val="EFE4C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65C74D1E"/>
    <w:multiLevelType w:val="hybridMultilevel"/>
    <w:tmpl w:val="7284BA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 w15:restartNumberingAfterBreak="0">
    <w:nsid w:val="66121FD2"/>
    <w:multiLevelType w:val="hybridMultilevel"/>
    <w:tmpl w:val="F2960A38"/>
    <w:lvl w:ilvl="0" w:tplc="0409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11" w15:restartNumberingAfterBreak="0">
    <w:nsid w:val="66190F8E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2" w15:restartNumberingAfterBreak="0">
    <w:nsid w:val="671A1C3B"/>
    <w:multiLevelType w:val="multilevel"/>
    <w:tmpl w:val="7514E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3" w15:restartNumberingAfterBreak="0">
    <w:nsid w:val="673945AB"/>
    <w:multiLevelType w:val="hybridMultilevel"/>
    <w:tmpl w:val="C654FB92"/>
    <w:lvl w:ilvl="0" w:tplc="041B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14" w15:restartNumberingAfterBreak="0">
    <w:nsid w:val="673A698A"/>
    <w:multiLevelType w:val="multilevel"/>
    <w:tmpl w:val="60A29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5" w15:restartNumberingAfterBreak="0">
    <w:nsid w:val="67A0371A"/>
    <w:multiLevelType w:val="multilevel"/>
    <w:tmpl w:val="20388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6" w15:restartNumberingAfterBreak="0">
    <w:nsid w:val="68014024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17" w15:restartNumberingAfterBreak="0">
    <w:nsid w:val="681F2ACE"/>
    <w:multiLevelType w:val="hybridMultilevel"/>
    <w:tmpl w:val="0FF0F00C"/>
    <w:lvl w:ilvl="0" w:tplc="FD6CBA6A">
      <w:start w:val="1"/>
      <w:numFmt w:val="upperLetter"/>
      <w:lvlText w:val="%1)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18" w15:restartNumberingAfterBreak="0">
    <w:nsid w:val="682349A7"/>
    <w:multiLevelType w:val="multilevel"/>
    <w:tmpl w:val="B2062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9" w15:restartNumberingAfterBreak="0">
    <w:nsid w:val="687E0214"/>
    <w:multiLevelType w:val="multilevel"/>
    <w:tmpl w:val="E2709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0" w15:restartNumberingAfterBreak="0">
    <w:nsid w:val="6A243B68"/>
    <w:multiLevelType w:val="multilevel"/>
    <w:tmpl w:val="6E9CD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1" w15:restartNumberingAfterBreak="0">
    <w:nsid w:val="6A70085B"/>
    <w:multiLevelType w:val="multilevel"/>
    <w:tmpl w:val="7A802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2" w15:restartNumberingAfterBreak="0">
    <w:nsid w:val="6B40467A"/>
    <w:multiLevelType w:val="hybridMultilevel"/>
    <w:tmpl w:val="E0D4C406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23" w15:restartNumberingAfterBreak="0">
    <w:nsid w:val="6B706ED9"/>
    <w:multiLevelType w:val="hybridMultilevel"/>
    <w:tmpl w:val="7AF466D4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24" w15:restartNumberingAfterBreak="0">
    <w:nsid w:val="6BD52A1E"/>
    <w:multiLevelType w:val="multilevel"/>
    <w:tmpl w:val="0DDC3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6BE3365F"/>
    <w:multiLevelType w:val="hybridMultilevel"/>
    <w:tmpl w:val="373C5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6" w15:restartNumberingAfterBreak="0">
    <w:nsid w:val="6C193A22"/>
    <w:multiLevelType w:val="hybridMultilevel"/>
    <w:tmpl w:val="C7C421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7" w15:restartNumberingAfterBreak="0">
    <w:nsid w:val="6C763415"/>
    <w:multiLevelType w:val="hybridMultilevel"/>
    <w:tmpl w:val="977E693A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28" w15:restartNumberingAfterBreak="0">
    <w:nsid w:val="6C814DF5"/>
    <w:multiLevelType w:val="hybridMultilevel"/>
    <w:tmpl w:val="737E0B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9" w15:restartNumberingAfterBreak="0">
    <w:nsid w:val="6CD9003A"/>
    <w:multiLevelType w:val="hybridMultilevel"/>
    <w:tmpl w:val="B87E2744"/>
    <w:lvl w:ilvl="0" w:tplc="76BEB35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0" w15:restartNumberingAfterBreak="0">
    <w:nsid w:val="6DA8071F"/>
    <w:multiLevelType w:val="hybridMultilevel"/>
    <w:tmpl w:val="E020DBDA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31" w15:restartNumberingAfterBreak="0">
    <w:nsid w:val="6E1440C6"/>
    <w:multiLevelType w:val="multilevel"/>
    <w:tmpl w:val="5AF4D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 w15:restartNumberingAfterBreak="0">
    <w:nsid w:val="6E156DCB"/>
    <w:multiLevelType w:val="multilevel"/>
    <w:tmpl w:val="A7B43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3" w15:restartNumberingAfterBreak="0">
    <w:nsid w:val="6E917B1F"/>
    <w:multiLevelType w:val="hybridMultilevel"/>
    <w:tmpl w:val="EEB65586"/>
    <w:lvl w:ilvl="0" w:tplc="E5B4DBE2">
      <w:start w:val="1"/>
      <w:numFmt w:val="bullet"/>
      <w:lvlText w:val="•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34" w15:restartNumberingAfterBreak="0">
    <w:nsid w:val="6EB43EA3"/>
    <w:multiLevelType w:val="hybridMultilevel"/>
    <w:tmpl w:val="35CAD55E"/>
    <w:lvl w:ilvl="0" w:tplc="FFFFFFFF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 w:tentative="1">
      <w:start w:val="1"/>
      <w:numFmt w:val="lowerRoman"/>
      <w:lvlText w:val="%3."/>
      <w:lvlJc w:val="right"/>
      <w:pPr>
        <w:ind w:left="3501" w:hanging="180"/>
      </w:pPr>
    </w:lvl>
    <w:lvl w:ilvl="3" w:tplc="FFFFFFFF" w:tentative="1">
      <w:start w:val="1"/>
      <w:numFmt w:val="decimal"/>
      <w:lvlText w:val="%4."/>
      <w:lvlJc w:val="left"/>
      <w:pPr>
        <w:ind w:left="4221" w:hanging="360"/>
      </w:pPr>
    </w:lvl>
    <w:lvl w:ilvl="4" w:tplc="FFFFFFFF" w:tentative="1">
      <w:start w:val="1"/>
      <w:numFmt w:val="lowerLetter"/>
      <w:lvlText w:val="%5."/>
      <w:lvlJc w:val="left"/>
      <w:pPr>
        <w:ind w:left="4941" w:hanging="360"/>
      </w:pPr>
    </w:lvl>
    <w:lvl w:ilvl="5" w:tplc="FFFFFFFF" w:tentative="1">
      <w:start w:val="1"/>
      <w:numFmt w:val="lowerRoman"/>
      <w:lvlText w:val="%6."/>
      <w:lvlJc w:val="right"/>
      <w:pPr>
        <w:ind w:left="5661" w:hanging="180"/>
      </w:pPr>
    </w:lvl>
    <w:lvl w:ilvl="6" w:tplc="FFFFFFFF" w:tentative="1">
      <w:start w:val="1"/>
      <w:numFmt w:val="decimal"/>
      <w:lvlText w:val="%7."/>
      <w:lvlJc w:val="left"/>
      <w:pPr>
        <w:ind w:left="6381" w:hanging="360"/>
      </w:pPr>
    </w:lvl>
    <w:lvl w:ilvl="7" w:tplc="FFFFFFFF" w:tentative="1">
      <w:start w:val="1"/>
      <w:numFmt w:val="lowerLetter"/>
      <w:lvlText w:val="%8."/>
      <w:lvlJc w:val="left"/>
      <w:pPr>
        <w:ind w:left="7101" w:hanging="360"/>
      </w:pPr>
    </w:lvl>
    <w:lvl w:ilvl="8" w:tplc="FFFFFFFF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35" w15:restartNumberingAfterBreak="0">
    <w:nsid w:val="6EDB13C1"/>
    <w:multiLevelType w:val="hybridMultilevel"/>
    <w:tmpl w:val="7F205BCC"/>
    <w:lvl w:ilvl="0" w:tplc="1E02A0C4">
      <w:start w:val="1"/>
      <w:numFmt w:val="bullet"/>
      <w:lvlText w:val=""/>
      <w:lvlJc w:val="left"/>
      <w:pPr>
        <w:ind w:left="341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1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74" w:hanging="360"/>
      </w:pPr>
      <w:rPr>
        <w:rFonts w:ascii="Wingdings" w:hAnsi="Wingdings" w:hint="default"/>
      </w:rPr>
    </w:lvl>
  </w:abstractNum>
  <w:abstractNum w:abstractNumId="336" w15:restartNumberingAfterBreak="0">
    <w:nsid w:val="6F6E1E7D"/>
    <w:multiLevelType w:val="multilevel"/>
    <w:tmpl w:val="92AAF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7" w15:restartNumberingAfterBreak="0">
    <w:nsid w:val="70286D99"/>
    <w:multiLevelType w:val="multilevel"/>
    <w:tmpl w:val="B7F49472"/>
    <w:styleLink w:val="Style3"/>
    <w:lvl w:ilvl="0">
      <w:start w:val="1"/>
      <w:numFmt w:val="bullet"/>
      <w:lvlText w:val=""/>
      <w:lvlJc w:val="left"/>
      <w:pPr>
        <w:tabs>
          <w:tab w:val="num" w:pos="1533"/>
        </w:tabs>
        <w:ind w:left="1533" w:hanging="227"/>
      </w:pPr>
      <w:rPr>
        <w:rFonts w:ascii="Wingdings 2" w:hAnsi="Wingdings 2" w:hint="default"/>
        <w:b/>
        <w:i w:val="0"/>
        <w:sz w:val="18"/>
      </w:rPr>
    </w:lvl>
    <w:lvl w:ilvl="1">
      <w:start w:val="1"/>
      <w:numFmt w:val="bullet"/>
      <w:lvlText w:val=""/>
      <w:lvlJc w:val="left"/>
      <w:pPr>
        <w:tabs>
          <w:tab w:val="num" w:pos="1930"/>
        </w:tabs>
        <w:ind w:left="1930" w:hanging="227"/>
      </w:pPr>
      <w:rPr>
        <w:rFonts w:ascii="Wingdings" w:hAnsi="Wingdings" w:hint="default"/>
        <w:sz w:val="22"/>
      </w:rPr>
    </w:lvl>
    <w:lvl w:ilvl="2">
      <w:start w:val="1"/>
      <w:numFmt w:val="bullet"/>
      <w:lvlText w:val=""/>
      <w:lvlJc w:val="left"/>
      <w:pPr>
        <w:tabs>
          <w:tab w:val="num" w:pos="2383"/>
        </w:tabs>
        <w:ind w:left="2383" w:hanging="226"/>
      </w:pPr>
      <w:rPr>
        <w:rFonts w:ascii="Wingdings 3" w:hAnsi="Wingdings 3" w:hint="default"/>
        <w:b/>
        <w:i w:val="0"/>
        <w:color w:val="auto"/>
        <w:sz w:val="20"/>
      </w:rPr>
    </w:lvl>
    <w:lvl w:ilvl="3">
      <w:start w:val="1"/>
      <w:numFmt w:val="bullet"/>
      <w:lvlText w:val=""/>
      <w:lvlJc w:val="left"/>
      <w:pPr>
        <w:tabs>
          <w:tab w:val="num" w:pos="2895"/>
        </w:tabs>
        <w:ind w:left="2895" w:hanging="227"/>
      </w:pPr>
      <w:rPr>
        <w:rFonts w:ascii="Wingdings" w:hAnsi="Wingdings" w:hint="default"/>
        <w:sz w:val="22"/>
      </w:rPr>
    </w:lvl>
    <w:lvl w:ilvl="4">
      <w:start w:val="1"/>
      <w:numFmt w:val="bullet"/>
      <w:lvlText w:val="o"/>
      <w:lvlJc w:val="left"/>
      <w:pPr>
        <w:tabs>
          <w:tab w:val="num" w:pos="3349"/>
        </w:tabs>
        <w:ind w:left="3349" w:hanging="22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803"/>
        </w:tabs>
        <w:ind w:left="3803" w:hanging="227"/>
      </w:pPr>
      <w:rPr>
        <w:rFonts w:ascii="Wingdings" w:hAnsi="Wingdings"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4257"/>
        </w:tabs>
        <w:ind w:left="4257" w:hanging="227"/>
      </w:pPr>
      <w:rPr>
        <w:rFonts w:ascii="Symbol" w:hAnsi="Symbol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4711"/>
        </w:tabs>
        <w:ind w:left="4711" w:hanging="22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165"/>
        </w:tabs>
        <w:ind w:left="5165" w:hanging="227"/>
      </w:pPr>
      <w:rPr>
        <w:rFonts w:ascii="Wingdings" w:hAnsi="Wingdings" w:cs="Times New Roman" w:hint="default"/>
      </w:rPr>
    </w:lvl>
  </w:abstractNum>
  <w:abstractNum w:abstractNumId="338" w15:restartNumberingAfterBreak="0">
    <w:nsid w:val="70972E25"/>
    <w:multiLevelType w:val="multilevel"/>
    <w:tmpl w:val="1BC82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9" w15:restartNumberingAfterBreak="0">
    <w:nsid w:val="71133FB1"/>
    <w:multiLevelType w:val="hybridMultilevel"/>
    <w:tmpl w:val="6AC6C968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40" w15:restartNumberingAfterBreak="0">
    <w:nsid w:val="7195257D"/>
    <w:multiLevelType w:val="hybridMultilevel"/>
    <w:tmpl w:val="E9D67660"/>
    <w:lvl w:ilvl="0" w:tplc="0405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E1CA9F3E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B26EDA4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341" w15:restartNumberingAfterBreak="0">
    <w:nsid w:val="724514B3"/>
    <w:multiLevelType w:val="hybridMultilevel"/>
    <w:tmpl w:val="D3BEDD30"/>
    <w:lvl w:ilvl="0" w:tplc="18FE0A20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2" w15:restartNumberingAfterBreak="0">
    <w:nsid w:val="72725349"/>
    <w:multiLevelType w:val="multilevel"/>
    <w:tmpl w:val="9E0A6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3" w15:restartNumberingAfterBreak="0">
    <w:nsid w:val="72E46700"/>
    <w:multiLevelType w:val="hybridMultilevel"/>
    <w:tmpl w:val="0D58529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4" w15:restartNumberingAfterBreak="0">
    <w:nsid w:val="735265BD"/>
    <w:multiLevelType w:val="hybridMultilevel"/>
    <w:tmpl w:val="7D28D562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345" w15:restartNumberingAfterBreak="0">
    <w:nsid w:val="7366534D"/>
    <w:multiLevelType w:val="multilevel"/>
    <w:tmpl w:val="08C82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6" w15:restartNumberingAfterBreak="0">
    <w:nsid w:val="736946DB"/>
    <w:multiLevelType w:val="hybridMultilevel"/>
    <w:tmpl w:val="B13619B0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47" w15:restartNumberingAfterBreak="0">
    <w:nsid w:val="73B529F8"/>
    <w:multiLevelType w:val="multilevel"/>
    <w:tmpl w:val="AD0C5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8" w15:restartNumberingAfterBreak="0">
    <w:nsid w:val="73D87C3C"/>
    <w:multiLevelType w:val="hybridMultilevel"/>
    <w:tmpl w:val="5028A81E"/>
    <w:lvl w:ilvl="0" w:tplc="34EA4544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7A66E2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B26EDA4">
      <w:start w:val="1"/>
      <w:numFmt w:val="bullet"/>
      <w:pStyle w:val="ListBullet2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9" w15:restartNumberingAfterBreak="0">
    <w:nsid w:val="74180DA1"/>
    <w:multiLevelType w:val="hybridMultilevel"/>
    <w:tmpl w:val="0C1600C6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50" w15:restartNumberingAfterBreak="0">
    <w:nsid w:val="742C13D0"/>
    <w:multiLevelType w:val="multilevel"/>
    <w:tmpl w:val="8F2E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1" w15:restartNumberingAfterBreak="0">
    <w:nsid w:val="74925DE4"/>
    <w:multiLevelType w:val="multilevel"/>
    <w:tmpl w:val="6DB07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2" w15:restartNumberingAfterBreak="0">
    <w:nsid w:val="74AF1C2B"/>
    <w:multiLevelType w:val="hybridMultilevel"/>
    <w:tmpl w:val="9C6ED33A"/>
    <w:lvl w:ilvl="0" w:tplc="04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353" w15:restartNumberingAfterBreak="0">
    <w:nsid w:val="752B4122"/>
    <w:multiLevelType w:val="hybridMultilevel"/>
    <w:tmpl w:val="D700A7EA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54" w15:restartNumberingAfterBreak="0">
    <w:nsid w:val="76142B63"/>
    <w:multiLevelType w:val="hybridMultilevel"/>
    <w:tmpl w:val="791A75EA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55" w15:restartNumberingAfterBreak="0">
    <w:nsid w:val="76281F7C"/>
    <w:multiLevelType w:val="multilevel"/>
    <w:tmpl w:val="237A74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6" w15:restartNumberingAfterBreak="0">
    <w:nsid w:val="766F4B40"/>
    <w:multiLevelType w:val="multilevel"/>
    <w:tmpl w:val="3DDC7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7" w15:restartNumberingAfterBreak="0">
    <w:nsid w:val="76D9246F"/>
    <w:multiLevelType w:val="hybridMultilevel"/>
    <w:tmpl w:val="92182842"/>
    <w:lvl w:ilvl="0" w:tplc="FFFFFFFF">
      <w:start w:val="16"/>
      <w:numFmt w:val="bullet"/>
      <w:lvlText w:val=""/>
      <w:lvlJc w:val="left"/>
      <w:pPr>
        <w:ind w:left="3762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A36A98D8">
      <w:start w:val="16"/>
      <w:numFmt w:val="bullet"/>
      <w:lvlText w:val=""/>
      <w:lvlJc w:val="left"/>
      <w:pPr>
        <w:ind w:left="2061" w:hanging="360"/>
      </w:pPr>
      <w:rPr>
        <w:rFonts w:ascii="Symbol" w:eastAsiaTheme="minorHAnsi" w:hAnsi="Symbol" w:cstheme="minorBidi" w:hint="default"/>
      </w:rPr>
    </w:lvl>
    <w:lvl w:ilvl="3" w:tplc="FFFFFFFF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58" w15:restartNumberingAfterBreak="0">
    <w:nsid w:val="7705591F"/>
    <w:multiLevelType w:val="hybridMultilevel"/>
    <w:tmpl w:val="3BF80244"/>
    <w:lvl w:ilvl="0" w:tplc="3CEC7E70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359" w15:restartNumberingAfterBreak="0">
    <w:nsid w:val="777E6A36"/>
    <w:multiLevelType w:val="multilevel"/>
    <w:tmpl w:val="C1AA4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0" w15:restartNumberingAfterBreak="0">
    <w:nsid w:val="77B1161F"/>
    <w:multiLevelType w:val="hybridMultilevel"/>
    <w:tmpl w:val="1C9E4824"/>
    <w:lvl w:ilvl="0" w:tplc="E52C691C">
      <w:start w:val="1"/>
      <w:numFmt w:val="decimal"/>
      <w:pStyle w:val="FlowStep"/>
      <w:lvlText w:val="N%1"/>
      <w:lvlJc w:val="left"/>
      <w:pPr>
        <w:tabs>
          <w:tab w:val="num" w:pos="2155"/>
        </w:tabs>
        <w:ind w:left="2155" w:hanging="454"/>
      </w:pPr>
      <w:rPr>
        <w:rFonts w:hint="default"/>
      </w:rPr>
    </w:lvl>
    <w:lvl w:ilvl="1" w:tplc="3FEA6DCE">
      <w:start w:val="20"/>
      <w:numFmt w:val="bullet"/>
      <w:lvlText w:val="-"/>
      <w:lvlJc w:val="left"/>
      <w:pPr>
        <w:ind w:left="1080" w:hanging="360"/>
      </w:pPr>
      <w:rPr>
        <w:rFonts w:ascii="Book Antiqua" w:eastAsiaTheme="minorHAnsi" w:hAnsi="Book Antiqua" w:cstheme="minorBidi" w:hint="default"/>
      </w:rPr>
    </w:lvl>
    <w:lvl w:ilvl="2" w:tplc="0405001B">
      <w:start w:val="1"/>
      <w:numFmt w:val="lowerRoman"/>
      <w:lvlText w:val="%3."/>
      <w:lvlJc w:val="right"/>
      <w:pPr>
        <w:ind w:left="1800" w:hanging="180"/>
      </w:pPr>
    </w:lvl>
    <w:lvl w:ilvl="3" w:tplc="3FEA6DCE">
      <w:start w:val="20"/>
      <w:numFmt w:val="bullet"/>
      <w:lvlText w:val="-"/>
      <w:lvlJc w:val="left"/>
      <w:pPr>
        <w:ind w:left="2520" w:hanging="360"/>
      </w:pPr>
      <w:rPr>
        <w:rFonts w:ascii="Book Antiqua" w:eastAsiaTheme="minorHAnsi" w:hAnsi="Book Antiqua" w:cstheme="minorBidi" w:hint="default"/>
      </w:rPr>
    </w:lvl>
    <w:lvl w:ilvl="4" w:tplc="04050019">
      <w:start w:val="1"/>
      <w:numFmt w:val="lowerLetter"/>
      <w:lvlText w:val="%5."/>
      <w:lvlJc w:val="left"/>
      <w:pPr>
        <w:ind w:left="3240" w:hanging="360"/>
      </w:pPr>
    </w:lvl>
    <w:lvl w:ilvl="5" w:tplc="0405001B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1" w15:restartNumberingAfterBreak="0">
    <w:nsid w:val="782626E2"/>
    <w:multiLevelType w:val="hybridMultilevel"/>
    <w:tmpl w:val="35CAD55E"/>
    <w:lvl w:ilvl="0" w:tplc="6A96812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62" w15:restartNumberingAfterBreak="0">
    <w:nsid w:val="78662D4F"/>
    <w:multiLevelType w:val="hybridMultilevel"/>
    <w:tmpl w:val="E482F47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3" w15:restartNumberingAfterBreak="0">
    <w:nsid w:val="788A191E"/>
    <w:multiLevelType w:val="hybridMultilevel"/>
    <w:tmpl w:val="A880B240"/>
    <w:lvl w:ilvl="0" w:tplc="041B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64" w15:restartNumberingAfterBreak="0">
    <w:nsid w:val="788C588D"/>
    <w:multiLevelType w:val="hybridMultilevel"/>
    <w:tmpl w:val="BB961E8E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65" w15:restartNumberingAfterBreak="0">
    <w:nsid w:val="799058F1"/>
    <w:multiLevelType w:val="multilevel"/>
    <w:tmpl w:val="9F040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6" w15:restartNumberingAfterBreak="0">
    <w:nsid w:val="7A3D5A36"/>
    <w:multiLevelType w:val="hybridMultilevel"/>
    <w:tmpl w:val="C78CFD80"/>
    <w:lvl w:ilvl="0" w:tplc="A118840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67" w15:restartNumberingAfterBreak="0">
    <w:nsid w:val="7A515195"/>
    <w:multiLevelType w:val="hybridMultilevel"/>
    <w:tmpl w:val="FAE81F0A"/>
    <w:lvl w:ilvl="0" w:tplc="041B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68" w15:restartNumberingAfterBreak="0">
    <w:nsid w:val="7A56167F"/>
    <w:multiLevelType w:val="hybridMultilevel"/>
    <w:tmpl w:val="7A9A065A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69" w15:restartNumberingAfterBreak="0">
    <w:nsid w:val="7A736A7D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70" w15:restartNumberingAfterBreak="0">
    <w:nsid w:val="7A8E604C"/>
    <w:multiLevelType w:val="hybridMultilevel"/>
    <w:tmpl w:val="FAE6F4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7A66E2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B26ED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1" w15:restartNumberingAfterBreak="0">
    <w:nsid w:val="7AA26691"/>
    <w:multiLevelType w:val="multilevel"/>
    <w:tmpl w:val="1794F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2" w15:restartNumberingAfterBreak="0">
    <w:nsid w:val="7ACE113B"/>
    <w:multiLevelType w:val="hybridMultilevel"/>
    <w:tmpl w:val="50F406B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373" w15:restartNumberingAfterBreak="0">
    <w:nsid w:val="7AF441DE"/>
    <w:multiLevelType w:val="hybridMultilevel"/>
    <w:tmpl w:val="384AEA2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4" w15:restartNumberingAfterBreak="0">
    <w:nsid w:val="7B0B1551"/>
    <w:multiLevelType w:val="hybridMultilevel"/>
    <w:tmpl w:val="D3A4E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5" w15:restartNumberingAfterBreak="0">
    <w:nsid w:val="7B360ECE"/>
    <w:multiLevelType w:val="hybridMultilevel"/>
    <w:tmpl w:val="6C5203BA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76" w15:restartNumberingAfterBreak="0">
    <w:nsid w:val="7B7921F2"/>
    <w:multiLevelType w:val="multilevel"/>
    <w:tmpl w:val="05503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7" w15:restartNumberingAfterBreak="0">
    <w:nsid w:val="7BB63862"/>
    <w:multiLevelType w:val="multilevel"/>
    <w:tmpl w:val="6B96F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8" w15:restartNumberingAfterBreak="0">
    <w:nsid w:val="7BCB5BCC"/>
    <w:multiLevelType w:val="multilevel"/>
    <w:tmpl w:val="D8B42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9" w15:restartNumberingAfterBreak="0">
    <w:nsid w:val="7BF35C48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0" w15:restartNumberingAfterBreak="0">
    <w:nsid w:val="7C0817FA"/>
    <w:multiLevelType w:val="hybridMultilevel"/>
    <w:tmpl w:val="27540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1" w15:restartNumberingAfterBreak="0">
    <w:nsid w:val="7D07454F"/>
    <w:multiLevelType w:val="hybridMultilevel"/>
    <w:tmpl w:val="6F6622A8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82" w15:restartNumberingAfterBreak="0">
    <w:nsid w:val="7D9E6B32"/>
    <w:multiLevelType w:val="multilevel"/>
    <w:tmpl w:val="563CC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3" w15:restartNumberingAfterBreak="0">
    <w:nsid w:val="7E0D06C5"/>
    <w:multiLevelType w:val="hybridMultilevel"/>
    <w:tmpl w:val="E3DAD74E"/>
    <w:lvl w:ilvl="0" w:tplc="0409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84" w15:restartNumberingAfterBreak="0">
    <w:nsid w:val="7E303F32"/>
    <w:multiLevelType w:val="hybridMultilevel"/>
    <w:tmpl w:val="25F0D3DA"/>
    <w:lvl w:ilvl="0" w:tplc="3CE6CC9A">
      <w:numFmt w:val="bullet"/>
      <w:lvlText w:val="-"/>
      <w:lvlJc w:val="left"/>
      <w:pPr>
        <w:ind w:left="2484" w:hanging="360"/>
      </w:pPr>
      <w:rPr>
        <w:rFonts w:ascii="Book Antiqua" w:eastAsiaTheme="minorHAnsi" w:hAnsi="Book Antiqua" w:cstheme="minorBidi" w:hint="default"/>
      </w:rPr>
    </w:lvl>
    <w:lvl w:ilvl="1" w:tplc="0409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85" w15:restartNumberingAfterBreak="0">
    <w:nsid w:val="7E374513"/>
    <w:multiLevelType w:val="multilevel"/>
    <w:tmpl w:val="62CEE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6" w15:restartNumberingAfterBreak="0">
    <w:nsid w:val="7E751699"/>
    <w:multiLevelType w:val="multilevel"/>
    <w:tmpl w:val="50682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7" w15:restartNumberingAfterBreak="0">
    <w:nsid w:val="7E863CC3"/>
    <w:multiLevelType w:val="hybridMultilevel"/>
    <w:tmpl w:val="710659C0"/>
    <w:lvl w:ilvl="0" w:tplc="08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88" w15:restartNumberingAfterBreak="0">
    <w:nsid w:val="7EE84FDE"/>
    <w:multiLevelType w:val="multilevel"/>
    <w:tmpl w:val="D7A80782"/>
    <w:lvl w:ilvl="0">
      <w:start w:val="1"/>
      <w:numFmt w:val="decimal"/>
      <w:pStyle w:val="Q01Heading1"/>
      <w:lvlText w:val="%1"/>
      <w:lvlJc w:val="left"/>
      <w:pPr>
        <w:tabs>
          <w:tab w:val="num" w:pos="567"/>
        </w:tabs>
        <w:ind w:left="567" w:hanging="567"/>
      </w:pPr>
      <w:rPr>
        <w:rFonts w:ascii="Calibri" w:hAnsi="Calibri" w:cs="Calibri" w:hint="default"/>
        <w:b/>
        <w:i w:val="0"/>
        <w:color w:val="424D56"/>
        <w:sz w:val="36"/>
        <w:szCs w:val="36"/>
      </w:rPr>
    </w:lvl>
    <w:lvl w:ilvl="1">
      <w:start w:val="1"/>
      <w:numFmt w:val="decimal"/>
      <w:pStyle w:val="Q02Heading2"/>
      <w:lvlText w:val="%1.%2"/>
      <w:lvlJc w:val="left"/>
      <w:pPr>
        <w:tabs>
          <w:tab w:val="num" w:pos="1134"/>
        </w:tabs>
        <w:ind w:left="1134" w:hanging="624"/>
      </w:pPr>
      <w:rPr>
        <w:b/>
        <w:i w:val="0"/>
        <w:sz w:val="32"/>
        <w:szCs w:val="32"/>
      </w:rPr>
    </w:lvl>
    <w:lvl w:ilvl="2">
      <w:start w:val="1"/>
      <w:numFmt w:val="decimal"/>
      <w:pStyle w:val="Q03Heading3"/>
      <w:lvlText w:val="%1.%2.%3"/>
      <w:lvlJc w:val="left"/>
      <w:pPr>
        <w:tabs>
          <w:tab w:val="num" w:pos="1616"/>
        </w:tabs>
        <w:ind w:left="1616" w:hanging="765"/>
      </w:pPr>
      <w:rPr>
        <w:b/>
        <w:i w:val="0"/>
        <w:iCs w:val="0"/>
        <w:caps w:val="0"/>
        <w:smallCaps w:val="0"/>
        <w:strike w:val="0"/>
        <w:dstrike w:val="0"/>
        <w:vanish w:val="0"/>
        <w:webHidden w:val="0"/>
        <w:color w:val="auto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Q04Heading4"/>
      <w:lvlText w:val="%1.%2.%3.%4"/>
      <w:lvlJc w:val="left"/>
      <w:pPr>
        <w:tabs>
          <w:tab w:val="num" w:pos="1944"/>
        </w:tabs>
        <w:ind w:left="194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tabs>
          <w:tab w:val="num" w:pos="2088"/>
        </w:tabs>
        <w:ind w:left="2088" w:hanging="1008"/>
      </w:pPr>
    </w:lvl>
    <w:lvl w:ilvl="5">
      <w:start w:val="1"/>
      <w:numFmt w:val="decimal"/>
      <w:lvlText w:val="%1.%2.%3.%4.%5.%6"/>
      <w:lvlJc w:val="left"/>
      <w:pPr>
        <w:tabs>
          <w:tab w:val="num" w:pos="2232"/>
        </w:tabs>
        <w:ind w:left="2232" w:hanging="1152"/>
      </w:pPr>
    </w:lvl>
    <w:lvl w:ilvl="6">
      <w:start w:val="1"/>
      <w:numFmt w:val="decimal"/>
      <w:lvlText w:val="%1.%2.%3.%4.%5.%6.%7"/>
      <w:lvlJc w:val="left"/>
      <w:pPr>
        <w:tabs>
          <w:tab w:val="num" w:pos="2376"/>
        </w:tabs>
        <w:ind w:left="237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664"/>
        </w:tabs>
        <w:ind w:left="2664" w:hanging="1584"/>
      </w:pPr>
    </w:lvl>
  </w:abstractNum>
  <w:abstractNum w:abstractNumId="389" w15:restartNumberingAfterBreak="0">
    <w:nsid w:val="7F5F3A15"/>
    <w:multiLevelType w:val="hybridMultilevel"/>
    <w:tmpl w:val="12407556"/>
    <w:lvl w:ilvl="0" w:tplc="116845A2">
      <w:start w:val="1"/>
      <w:numFmt w:val="upperLetter"/>
      <w:lvlText w:val="%1)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90" w15:restartNumberingAfterBreak="0">
    <w:nsid w:val="7F716CCF"/>
    <w:multiLevelType w:val="hybridMultilevel"/>
    <w:tmpl w:val="1DF24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0910071">
    <w:abstractNumId w:val="10"/>
  </w:num>
  <w:num w:numId="2" w16cid:durableId="1588266756">
    <w:abstractNumId w:val="8"/>
  </w:num>
  <w:num w:numId="3" w16cid:durableId="1058625245">
    <w:abstractNumId w:val="7"/>
  </w:num>
  <w:num w:numId="4" w16cid:durableId="912161695">
    <w:abstractNumId w:val="6"/>
  </w:num>
  <w:num w:numId="5" w16cid:durableId="635380443">
    <w:abstractNumId w:val="5"/>
  </w:num>
  <w:num w:numId="6" w16cid:durableId="983125519">
    <w:abstractNumId w:val="9"/>
  </w:num>
  <w:num w:numId="7" w16cid:durableId="958877241">
    <w:abstractNumId w:val="4"/>
  </w:num>
  <w:num w:numId="8" w16cid:durableId="677850130">
    <w:abstractNumId w:val="3"/>
  </w:num>
  <w:num w:numId="9" w16cid:durableId="82800709">
    <w:abstractNumId w:val="2"/>
  </w:num>
  <w:num w:numId="10" w16cid:durableId="1801223806">
    <w:abstractNumId w:val="1"/>
  </w:num>
  <w:num w:numId="11" w16cid:durableId="1291134954">
    <w:abstractNumId w:val="226"/>
  </w:num>
  <w:num w:numId="12" w16cid:durableId="594481037">
    <w:abstractNumId w:val="0"/>
  </w:num>
  <w:num w:numId="13" w16cid:durableId="791437820">
    <w:abstractNumId w:val="387"/>
  </w:num>
  <w:num w:numId="14" w16cid:durableId="633365511">
    <w:abstractNumId w:val="108"/>
  </w:num>
  <w:num w:numId="15" w16cid:durableId="1037244656">
    <w:abstractNumId w:val="1"/>
  </w:num>
  <w:num w:numId="16" w16cid:durableId="430127364">
    <w:abstractNumId w:val="2"/>
  </w:num>
  <w:num w:numId="17" w16cid:durableId="1844128783">
    <w:abstractNumId w:val="3"/>
  </w:num>
  <w:num w:numId="18" w16cid:durableId="733085983">
    <w:abstractNumId w:val="4"/>
  </w:num>
  <w:num w:numId="19" w16cid:durableId="933709588">
    <w:abstractNumId w:val="9"/>
  </w:num>
  <w:num w:numId="20" w16cid:durableId="865558248">
    <w:abstractNumId w:val="5"/>
  </w:num>
  <w:num w:numId="21" w16cid:durableId="418672659">
    <w:abstractNumId w:val="6"/>
  </w:num>
  <w:num w:numId="22" w16cid:durableId="1130974533">
    <w:abstractNumId w:val="7"/>
  </w:num>
  <w:num w:numId="23" w16cid:durableId="406265495">
    <w:abstractNumId w:val="8"/>
  </w:num>
  <w:num w:numId="24" w16cid:durableId="677387333">
    <w:abstractNumId w:val="10"/>
  </w:num>
  <w:num w:numId="25" w16cid:durableId="692682076">
    <w:abstractNumId w:val="1"/>
  </w:num>
  <w:num w:numId="26" w16cid:durableId="2080246718">
    <w:abstractNumId w:val="2"/>
  </w:num>
  <w:num w:numId="27" w16cid:durableId="437454996">
    <w:abstractNumId w:val="3"/>
  </w:num>
  <w:num w:numId="28" w16cid:durableId="952008352">
    <w:abstractNumId w:val="4"/>
  </w:num>
  <w:num w:numId="29" w16cid:durableId="1176266158">
    <w:abstractNumId w:val="9"/>
  </w:num>
  <w:num w:numId="30" w16cid:durableId="1675500037">
    <w:abstractNumId w:val="5"/>
  </w:num>
  <w:num w:numId="31" w16cid:durableId="1794471212">
    <w:abstractNumId w:val="6"/>
  </w:num>
  <w:num w:numId="32" w16cid:durableId="1270967016">
    <w:abstractNumId w:val="7"/>
  </w:num>
  <w:num w:numId="33" w16cid:durableId="106169088">
    <w:abstractNumId w:val="8"/>
  </w:num>
  <w:num w:numId="34" w16cid:durableId="1802848268">
    <w:abstractNumId w:val="10"/>
  </w:num>
  <w:num w:numId="35" w16cid:durableId="2136370335">
    <w:abstractNumId w:val="1"/>
  </w:num>
  <w:num w:numId="36" w16cid:durableId="2050956856">
    <w:abstractNumId w:val="2"/>
  </w:num>
  <w:num w:numId="37" w16cid:durableId="167142612">
    <w:abstractNumId w:val="3"/>
  </w:num>
  <w:num w:numId="38" w16cid:durableId="717052800">
    <w:abstractNumId w:val="4"/>
  </w:num>
  <w:num w:numId="39" w16cid:durableId="96944575">
    <w:abstractNumId w:val="9"/>
  </w:num>
  <w:num w:numId="40" w16cid:durableId="1850410944">
    <w:abstractNumId w:val="5"/>
  </w:num>
  <w:num w:numId="41" w16cid:durableId="1752727066">
    <w:abstractNumId w:val="6"/>
  </w:num>
  <w:num w:numId="42" w16cid:durableId="1709572803">
    <w:abstractNumId w:val="7"/>
  </w:num>
  <w:num w:numId="43" w16cid:durableId="925191429">
    <w:abstractNumId w:val="8"/>
  </w:num>
  <w:num w:numId="44" w16cid:durableId="1578049315">
    <w:abstractNumId w:val="10"/>
  </w:num>
  <w:num w:numId="45" w16cid:durableId="1268388104">
    <w:abstractNumId w:val="1"/>
  </w:num>
  <w:num w:numId="46" w16cid:durableId="365716799">
    <w:abstractNumId w:val="2"/>
  </w:num>
  <w:num w:numId="47" w16cid:durableId="1863937596">
    <w:abstractNumId w:val="3"/>
  </w:num>
  <w:num w:numId="48" w16cid:durableId="709304282">
    <w:abstractNumId w:val="4"/>
  </w:num>
  <w:num w:numId="49" w16cid:durableId="137848066">
    <w:abstractNumId w:val="9"/>
  </w:num>
  <w:num w:numId="50" w16cid:durableId="1127822000">
    <w:abstractNumId w:val="5"/>
  </w:num>
  <w:num w:numId="51" w16cid:durableId="1359816900">
    <w:abstractNumId w:val="6"/>
  </w:num>
  <w:num w:numId="52" w16cid:durableId="1034038297">
    <w:abstractNumId w:val="7"/>
  </w:num>
  <w:num w:numId="53" w16cid:durableId="162858905">
    <w:abstractNumId w:val="8"/>
  </w:num>
  <w:num w:numId="54" w16cid:durableId="132600793">
    <w:abstractNumId w:val="10"/>
  </w:num>
  <w:num w:numId="55" w16cid:durableId="823158147">
    <w:abstractNumId w:val="1"/>
  </w:num>
  <w:num w:numId="56" w16cid:durableId="126513541">
    <w:abstractNumId w:val="2"/>
  </w:num>
  <w:num w:numId="57" w16cid:durableId="219902332">
    <w:abstractNumId w:val="3"/>
  </w:num>
  <w:num w:numId="58" w16cid:durableId="1738896471">
    <w:abstractNumId w:val="4"/>
  </w:num>
  <w:num w:numId="59" w16cid:durableId="1057125004">
    <w:abstractNumId w:val="9"/>
  </w:num>
  <w:num w:numId="60" w16cid:durableId="2109495129">
    <w:abstractNumId w:val="5"/>
  </w:num>
  <w:num w:numId="61" w16cid:durableId="434909738">
    <w:abstractNumId w:val="6"/>
  </w:num>
  <w:num w:numId="62" w16cid:durableId="140855539">
    <w:abstractNumId w:val="7"/>
  </w:num>
  <w:num w:numId="63" w16cid:durableId="128866601">
    <w:abstractNumId w:val="8"/>
  </w:num>
  <w:num w:numId="64" w16cid:durableId="799155363">
    <w:abstractNumId w:val="10"/>
  </w:num>
  <w:num w:numId="65" w16cid:durableId="1477719711">
    <w:abstractNumId w:val="1"/>
  </w:num>
  <w:num w:numId="66" w16cid:durableId="950822514">
    <w:abstractNumId w:val="2"/>
  </w:num>
  <w:num w:numId="67" w16cid:durableId="201675022">
    <w:abstractNumId w:val="3"/>
  </w:num>
  <w:num w:numId="68" w16cid:durableId="647174367">
    <w:abstractNumId w:val="4"/>
  </w:num>
  <w:num w:numId="69" w16cid:durableId="189534114">
    <w:abstractNumId w:val="9"/>
  </w:num>
  <w:num w:numId="70" w16cid:durableId="364986872">
    <w:abstractNumId w:val="5"/>
  </w:num>
  <w:num w:numId="71" w16cid:durableId="1062872976">
    <w:abstractNumId w:val="6"/>
  </w:num>
  <w:num w:numId="72" w16cid:durableId="1815756720">
    <w:abstractNumId w:val="7"/>
  </w:num>
  <w:num w:numId="73" w16cid:durableId="225383120">
    <w:abstractNumId w:val="8"/>
  </w:num>
  <w:num w:numId="74" w16cid:durableId="1225945769">
    <w:abstractNumId w:val="10"/>
  </w:num>
  <w:num w:numId="75" w16cid:durableId="426119822">
    <w:abstractNumId w:val="1"/>
  </w:num>
  <w:num w:numId="76" w16cid:durableId="572199901">
    <w:abstractNumId w:val="2"/>
  </w:num>
  <w:num w:numId="77" w16cid:durableId="2125152949">
    <w:abstractNumId w:val="3"/>
  </w:num>
  <w:num w:numId="78" w16cid:durableId="226496874">
    <w:abstractNumId w:val="4"/>
  </w:num>
  <w:num w:numId="79" w16cid:durableId="2095466362">
    <w:abstractNumId w:val="9"/>
  </w:num>
  <w:num w:numId="80" w16cid:durableId="1952131295">
    <w:abstractNumId w:val="5"/>
  </w:num>
  <w:num w:numId="81" w16cid:durableId="621423431">
    <w:abstractNumId w:val="6"/>
  </w:num>
  <w:num w:numId="82" w16cid:durableId="49814440">
    <w:abstractNumId w:val="7"/>
  </w:num>
  <w:num w:numId="83" w16cid:durableId="688944420">
    <w:abstractNumId w:val="8"/>
  </w:num>
  <w:num w:numId="84" w16cid:durableId="1287616031">
    <w:abstractNumId w:val="10"/>
  </w:num>
  <w:num w:numId="85" w16cid:durableId="897398314">
    <w:abstractNumId w:val="1"/>
  </w:num>
  <w:num w:numId="86" w16cid:durableId="2023968378">
    <w:abstractNumId w:val="2"/>
  </w:num>
  <w:num w:numId="87" w16cid:durableId="238057616">
    <w:abstractNumId w:val="3"/>
  </w:num>
  <w:num w:numId="88" w16cid:durableId="1998339998">
    <w:abstractNumId w:val="4"/>
  </w:num>
  <w:num w:numId="89" w16cid:durableId="2115590193">
    <w:abstractNumId w:val="9"/>
  </w:num>
  <w:num w:numId="90" w16cid:durableId="869802745">
    <w:abstractNumId w:val="5"/>
  </w:num>
  <w:num w:numId="91" w16cid:durableId="1170875448">
    <w:abstractNumId w:val="6"/>
  </w:num>
  <w:num w:numId="92" w16cid:durableId="4988624">
    <w:abstractNumId w:val="7"/>
  </w:num>
  <w:num w:numId="93" w16cid:durableId="832723965">
    <w:abstractNumId w:val="8"/>
  </w:num>
  <w:num w:numId="94" w16cid:durableId="1658343396">
    <w:abstractNumId w:val="10"/>
  </w:num>
  <w:num w:numId="95" w16cid:durableId="1716269109">
    <w:abstractNumId w:val="1"/>
  </w:num>
  <w:num w:numId="96" w16cid:durableId="1227567568">
    <w:abstractNumId w:val="2"/>
  </w:num>
  <w:num w:numId="97" w16cid:durableId="1180923663">
    <w:abstractNumId w:val="3"/>
  </w:num>
  <w:num w:numId="98" w16cid:durableId="1991902151">
    <w:abstractNumId w:val="4"/>
  </w:num>
  <w:num w:numId="99" w16cid:durableId="1749381488">
    <w:abstractNumId w:val="9"/>
  </w:num>
  <w:num w:numId="100" w16cid:durableId="1630479709">
    <w:abstractNumId w:val="5"/>
  </w:num>
  <w:num w:numId="101" w16cid:durableId="667908553">
    <w:abstractNumId w:val="6"/>
  </w:num>
  <w:num w:numId="102" w16cid:durableId="1824858878">
    <w:abstractNumId w:val="7"/>
  </w:num>
  <w:num w:numId="103" w16cid:durableId="453792593">
    <w:abstractNumId w:val="8"/>
  </w:num>
  <w:num w:numId="104" w16cid:durableId="983696934">
    <w:abstractNumId w:val="10"/>
  </w:num>
  <w:num w:numId="105" w16cid:durableId="1727948924">
    <w:abstractNumId w:val="1"/>
  </w:num>
  <w:num w:numId="106" w16cid:durableId="100074456">
    <w:abstractNumId w:val="2"/>
  </w:num>
  <w:num w:numId="107" w16cid:durableId="1774134293">
    <w:abstractNumId w:val="3"/>
  </w:num>
  <w:num w:numId="108" w16cid:durableId="86124871">
    <w:abstractNumId w:val="4"/>
  </w:num>
  <w:num w:numId="109" w16cid:durableId="1873347530">
    <w:abstractNumId w:val="9"/>
  </w:num>
  <w:num w:numId="110" w16cid:durableId="1338465788">
    <w:abstractNumId w:val="5"/>
  </w:num>
  <w:num w:numId="111" w16cid:durableId="305666183">
    <w:abstractNumId w:val="6"/>
  </w:num>
  <w:num w:numId="112" w16cid:durableId="1519466956">
    <w:abstractNumId w:val="7"/>
  </w:num>
  <w:num w:numId="113" w16cid:durableId="2081438350">
    <w:abstractNumId w:val="8"/>
  </w:num>
  <w:num w:numId="114" w16cid:durableId="490604087">
    <w:abstractNumId w:val="10"/>
  </w:num>
  <w:num w:numId="115" w16cid:durableId="317463531">
    <w:abstractNumId w:val="1"/>
  </w:num>
  <w:num w:numId="116" w16cid:durableId="1649239291">
    <w:abstractNumId w:val="2"/>
  </w:num>
  <w:num w:numId="117" w16cid:durableId="1546864843">
    <w:abstractNumId w:val="3"/>
  </w:num>
  <w:num w:numId="118" w16cid:durableId="733891151">
    <w:abstractNumId w:val="4"/>
  </w:num>
  <w:num w:numId="119" w16cid:durableId="1080978482">
    <w:abstractNumId w:val="9"/>
  </w:num>
  <w:num w:numId="120" w16cid:durableId="1373189706">
    <w:abstractNumId w:val="5"/>
  </w:num>
  <w:num w:numId="121" w16cid:durableId="428159950">
    <w:abstractNumId w:val="6"/>
  </w:num>
  <w:num w:numId="122" w16cid:durableId="1048147599">
    <w:abstractNumId w:val="7"/>
  </w:num>
  <w:num w:numId="123" w16cid:durableId="371270289">
    <w:abstractNumId w:val="8"/>
  </w:num>
  <w:num w:numId="124" w16cid:durableId="515458185">
    <w:abstractNumId w:val="10"/>
  </w:num>
  <w:num w:numId="125" w16cid:durableId="1813710067">
    <w:abstractNumId w:val="1"/>
  </w:num>
  <w:num w:numId="126" w16cid:durableId="1189217468">
    <w:abstractNumId w:val="2"/>
  </w:num>
  <w:num w:numId="127" w16cid:durableId="173618954">
    <w:abstractNumId w:val="3"/>
  </w:num>
  <w:num w:numId="128" w16cid:durableId="1432163969">
    <w:abstractNumId w:val="4"/>
  </w:num>
  <w:num w:numId="129" w16cid:durableId="557009334">
    <w:abstractNumId w:val="9"/>
  </w:num>
  <w:num w:numId="130" w16cid:durableId="1636175212">
    <w:abstractNumId w:val="5"/>
  </w:num>
  <w:num w:numId="131" w16cid:durableId="1130635628">
    <w:abstractNumId w:val="6"/>
  </w:num>
  <w:num w:numId="132" w16cid:durableId="1816220706">
    <w:abstractNumId w:val="7"/>
  </w:num>
  <w:num w:numId="133" w16cid:durableId="1427994376">
    <w:abstractNumId w:val="8"/>
  </w:num>
  <w:num w:numId="134" w16cid:durableId="542987681">
    <w:abstractNumId w:val="10"/>
  </w:num>
  <w:num w:numId="135" w16cid:durableId="1298100946">
    <w:abstractNumId w:val="360"/>
  </w:num>
  <w:num w:numId="136" w16cid:durableId="1940092776">
    <w:abstractNumId w:val="283"/>
  </w:num>
  <w:num w:numId="137" w16cid:durableId="2121531409">
    <w:abstractNumId w:val="166"/>
  </w:num>
  <w:num w:numId="138" w16cid:durableId="803156997">
    <w:abstractNumId w:val="153"/>
  </w:num>
  <w:num w:numId="139" w16cid:durableId="1393112187">
    <w:abstractNumId w:val="78"/>
  </w:num>
  <w:num w:numId="140" w16cid:durableId="465127820">
    <w:abstractNumId w:val="337"/>
    <w:lvlOverride w:ilvl="0">
      <w:lvl w:ilvl="0">
        <w:start w:val="1"/>
        <w:numFmt w:val="bullet"/>
        <w:lvlText w:val=""/>
        <w:lvlJc w:val="left"/>
        <w:pPr>
          <w:tabs>
            <w:tab w:val="num" w:pos="1533"/>
          </w:tabs>
          <w:ind w:left="1533" w:hanging="227"/>
        </w:pPr>
        <w:rPr>
          <w:rFonts w:ascii="Wingdings 2" w:hAnsi="Wingdings 2" w:hint="default"/>
          <w:b/>
          <w:i w:val="0"/>
          <w:sz w:val="18"/>
        </w:rPr>
      </w:lvl>
    </w:lvlOverride>
    <w:lvlOverride w:ilvl="1">
      <w:lvl w:ilvl="1">
        <w:start w:val="1"/>
        <w:numFmt w:val="bullet"/>
        <w:lvlText w:val=""/>
        <w:lvlJc w:val="left"/>
        <w:pPr>
          <w:tabs>
            <w:tab w:val="num" w:pos="1930"/>
          </w:tabs>
          <w:ind w:left="1930" w:hanging="227"/>
        </w:pPr>
        <w:rPr>
          <w:rFonts w:ascii="Wingdings" w:hAnsi="Wingdings" w:hint="default"/>
          <w:sz w:val="22"/>
        </w:rPr>
      </w:lvl>
    </w:lvlOverride>
  </w:num>
  <w:num w:numId="141" w16cid:durableId="1773473212">
    <w:abstractNumId w:val="337"/>
  </w:num>
  <w:num w:numId="142" w16cid:durableId="1647969410">
    <w:abstractNumId w:val="2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" w16cid:durableId="604655734">
    <w:abstractNumId w:val="117"/>
  </w:num>
  <w:num w:numId="144" w16cid:durableId="1688676045">
    <w:abstractNumId w:val="84"/>
  </w:num>
  <w:num w:numId="145" w16cid:durableId="535168354">
    <w:abstractNumId w:val="87"/>
  </w:num>
  <w:num w:numId="146" w16cid:durableId="457575387">
    <w:abstractNumId w:val="374"/>
  </w:num>
  <w:num w:numId="147" w16cid:durableId="1841038266">
    <w:abstractNumId w:val="2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" w16cid:durableId="555429622">
    <w:abstractNumId w:val="2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 w16cid:durableId="90396842">
    <w:abstractNumId w:val="2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" w16cid:durableId="908225191">
    <w:abstractNumId w:val="270"/>
  </w:num>
  <w:num w:numId="151" w16cid:durableId="1087462415">
    <w:abstractNumId w:val="353"/>
  </w:num>
  <w:num w:numId="152" w16cid:durableId="298190647">
    <w:abstractNumId w:val="273"/>
  </w:num>
  <w:num w:numId="153" w16cid:durableId="413357300">
    <w:abstractNumId w:val="196"/>
  </w:num>
  <w:num w:numId="154" w16cid:durableId="1461147434">
    <w:abstractNumId w:val="331"/>
  </w:num>
  <w:num w:numId="155" w16cid:durableId="1536309687">
    <w:abstractNumId w:val="271"/>
  </w:num>
  <w:num w:numId="156" w16cid:durableId="2116635426">
    <w:abstractNumId w:val="360"/>
  </w:num>
  <w:num w:numId="157" w16cid:durableId="177088762">
    <w:abstractNumId w:val="153"/>
  </w:num>
  <w:num w:numId="158" w16cid:durableId="1012486309">
    <w:abstractNumId w:val="78"/>
  </w:num>
  <w:num w:numId="159" w16cid:durableId="583957779">
    <w:abstractNumId w:val="226"/>
  </w:num>
  <w:num w:numId="160" w16cid:durableId="1089233838">
    <w:abstractNumId w:val="226"/>
  </w:num>
  <w:num w:numId="161" w16cid:durableId="1472989371">
    <w:abstractNumId w:val="226"/>
  </w:num>
  <w:num w:numId="162" w16cid:durableId="66076993">
    <w:abstractNumId w:val="226"/>
  </w:num>
  <w:num w:numId="163" w16cid:durableId="1964190746">
    <w:abstractNumId w:val="226"/>
  </w:num>
  <w:num w:numId="164" w16cid:durableId="1842309706">
    <w:abstractNumId w:val="226"/>
  </w:num>
  <w:num w:numId="165" w16cid:durableId="713382160">
    <w:abstractNumId w:val="226"/>
  </w:num>
  <w:num w:numId="166" w16cid:durableId="1343583825">
    <w:abstractNumId w:val="226"/>
  </w:num>
  <w:num w:numId="167" w16cid:durableId="89083528">
    <w:abstractNumId w:val="226"/>
  </w:num>
  <w:num w:numId="168" w16cid:durableId="1084886549">
    <w:abstractNumId w:val="348"/>
  </w:num>
  <w:num w:numId="169" w16cid:durableId="1825585502">
    <w:abstractNumId w:val="348"/>
  </w:num>
  <w:num w:numId="170" w16cid:durableId="478812715">
    <w:abstractNumId w:val="7"/>
  </w:num>
  <w:num w:numId="171" w16cid:durableId="747535942">
    <w:abstractNumId w:val="166"/>
  </w:num>
  <w:num w:numId="172" w16cid:durableId="257175856">
    <w:abstractNumId w:val="337"/>
  </w:num>
  <w:num w:numId="173" w16cid:durableId="616527117">
    <w:abstractNumId w:val="389"/>
  </w:num>
  <w:num w:numId="174" w16cid:durableId="2034068043">
    <w:abstractNumId w:val="60"/>
  </w:num>
  <w:num w:numId="175" w16cid:durableId="71005766">
    <w:abstractNumId w:val="27"/>
  </w:num>
  <w:num w:numId="176" w16cid:durableId="221793274">
    <w:abstractNumId w:val="213"/>
  </w:num>
  <w:num w:numId="177" w16cid:durableId="400257281">
    <w:abstractNumId w:val="209"/>
  </w:num>
  <w:num w:numId="178" w16cid:durableId="1956400907">
    <w:abstractNumId w:val="199"/>
  </w:num>
  <w:num w:numId="179" w16cid:durableId="713891422">
    <w:abstractNumId w:val="96"/>
  </w:num>
  <w:num w:numId="180" w16cid:durableId="645429174">
    <w:abstractNumId w:val="277"/>
  </w:num>
  <w:num w:numId="181" w16cid:durableId="609701383">
    <w:abstractNumId w:val="375"/>
  </w:num>
  <w:num w:numId="182" w16cid:durableId="198057504">
    <w:abstractNumId w:val="316"/>
  </w:num>
  <w:num w:numId="183" w16cid:durableId="2093312348">
    <w:abstractNumId w:val="89"/>
  </w:num>
  <w:num w:numId="184" w16cid:durableId="1648850713">
    <w:abstractNumId w:val="152"/>
  </w:num>
  <w:num w:numId="185" w16cid:durableId="1986005070">
    <w:abstractNumId w:val="275"/>
  </w:num>
  <w:num w:numId="186" w16cid:durableId="495459832">
    <w:abstractNumId w:val="366"/>
  </w:num>
  <w:num w:numId="187" w16cid:durableId="1554385760">
    <w:abstractNumId w:val="369"/>
  </w:num>
  <w:num w:numId="188" w16cid:durableId="1172796695">
    <w:abstractNumId w:val="292"/>
  </w:num>
  <w:num w:numId="189" w16cid:durableId="951085152">
    <w:abstractNumId w:val="110"/>
  </w:num>
  <w:num w:numId="190" w16cid:durableId="1688485109">
    <w:abstractNumId w:val="14"/>
  </w:num>
  <w:num w:numId="191" w16cid:durableId="1340699325">
    <w:abstractNumId w:val="105"/>
  </w:num>
  <w:num w:numId="192" w16cid:durableId="1628731555">
    <w:abstractNumId w:val="276"/>
  </w:num>
  <w:num w:numId="193" w16cid:durableId="1557206122">
    <w:abstractNumId w:val="192"/>
  </w:num>
  <w:num w:numId="194" w16cid:durableId="1704473935">
    <w:abstractNumId w:val="261"/>
  </w:num>
  <w:num w:numId="195" w16cid:durableId="1766338925">
    <w:abstractNumId w:val="114"/>
  </w:num>
  <w:num w:numId="196" w16cid:durableId="995305552">
    <w:abstractNumId w:val="317"/>
  </w:num>
  <w:num w:numId="197" w16cid:durableId="1492024054">
    <w:abstractNumId w:val="320"/>
  </w:num>
  <w:num w:numId="198" w16cid:durableId="820001287">
    <w:abstractNumId w:val="179"/>
  </w:num>
  <w:num w:numId="199" w16cid:durableId="1128545734">
    <w:abstractNumId w:val="92"/>
  </w:num>
  <w:num w:numId="200" w16cid:durableId="1911229410">
    <w:abstractNumId w:val="231"/>
  </w:num>
  <w:num w:numId="201" w16cid:durableId="1423380977">
    <w:abstractNumId w:val="272"/>
  </w:num>
  <w:num w:numId="202" w16cid:durableId="1110779333">
    <w:abstractNumId w:val="130"/>
  </w:num>
  <w:num w:numId="203" w16cid:durableId="512568350">
    <w:abstractNumId w:val="68"/>
  </w:num>
  <w:num w:numId="204" w16cid:durableId="449129119">
    <w:abstractNumId w:val="157"/>
  </w:num>
  <w:num w:numId="205" w16cid:durableId="765542909">
    <w:abstractNumId w:val="329"/>
  </w:num>
  <w:num w:numId="206" w16cid:durableId="1056004541">
    <w:abstractNumId w:val="350"/>
  </w:num>
  <w:num w:numId="207" w16cid:durableId="1982810392">
    <w:abstractNumId w:val="279"/>
  </w:num>
  <w:num w:numId="208" w16cid:durableId="114830106">
    <w:abstractNumId w:val="161"/>
  </w:num>
  <w:num w:numId="209" w16cid:durableId="275597975">
    <w:abstractNumId w:val="267"/>
  </w:num>
  <w:num w:numId="210" w16cid:durableId="291667211">
    <w:abstractNumId w:val="220"/>
  </w:num>
  <w:num w:numId="211" w16cid:durableId="518932531">
    <w:abstractNumId w:val="221"/>
  </w:num>
  <w:num w:numId="212" w16cid:durableId="942880261">
    <w:abstractNumId w:val="131"/>
  </w:num>
  <w:num w:numId="213" w16cid:durableId="1466124734">
    <w:abstractNumId w:val="260"/>
  </w:num>
  <w:num w:numId="214" w16cid:durableId="1243220775">
    <w:abstractNumId w:val="47"/>
  </w:num>
  <w:num w:numId="215" w16cid:durableId="2107341287">
    <w:abstractNumId w:val="237"/>
  </w:num>
  <w:num w:numId="216" w16cid:durableId="1330908138">
    <w:abstractNumId w:val="176"/>
  </w:num>
  <w:num w:numId="217" w16cid:durableId="2013290573">
    <w:abstractNumId w:val="155"/>
  </w:num>
  <w:num w:numId="218" w16cid:durableId="323820086">
    <w:abstractNumId w:val="149"/>
  </w:num>
  <w:num w:numId="219" w16cid:durableId="266081241">
    <w:abstractNumId w:val="120"/>
  </w:num>
  <w:num w:numId="220" w16cid:durableId="1228613806">
    <w:abstractNumId w:val="239"/>
  </w:num>
  <w:num w:numId="221" w16cid:durableId="2132280905">
    <w:abstractNumId w:val="294"/>
  </w:num>
  <w:num w:numId="222" w16cid:durableId="549152350">
    <w:abstractNumId w:val="381"/>
  </w:num>
  <w:num w:numId="223" w16cid:durableId="2135517240">
    <w:abstractNumId w:val="322"/>
  </w:num>
  <w:num w:numId="224" w16cid:durableId="1678969306">
    <w:abstractNumId w:val="91"/>
  </w:num>
  <w:num w:numId="225" w16cid:durableId="641157204">
    <w:abstractNumId w:val="187"/>
  </w:num>
  <w:num w:numId="226" w16cid:durableId="407581763">
    <w:abstractNumId w:val="361"/>
  </w:num>
  <w:num w:numId="227" w16cid:durableId="1894659655">
    <w:abstractNumId w:val="372"/>
  </w:num>
  <w:num w:numId="228" w16cid:durableId="738284813">
    <w:abstractNumId w:val="90"/>
  </w:num>
  <w:num w:numId="229" w16cid:durableId="911887656">
    <w:abstractNumId w:val="70"/>
  </w:num>
  <w:num w:numId="230" w16cid:durableId="2124112898">
    <w:abstractNumId w:val="297"/>
  </w:num>
  <w:num w:numId="231" w16cid:durableId="476797612">
    <w:abstractNumId w:val="201"/>
  </w:num>
  <w:num w:numId="232" w16cid:durableId="635646828">
    <w:abstractNumId w:val="333"/>
  </w:num>
  <w:num w:numId="233" w16cid:durableId="798690203">
    <w:abstractNumId w:val="346"/>
  </w:num>
  <w:num w:numId="234" w16cid:durableId="2037270118">
    <w:abstractNumId w:val="93"/>
  </w:num>
  <w:num w:numId="235" w16cid:durableId="878320778">
    <w:abstractNumId w:val="74"/>
  </w:num>
  <w:num w:numId="236" w16cid:durableId="703411170">
    <w:abstractNumId w:val="334"/>
  </w:num>
  <w:num w:numId="237" w16cid:durableId="181751356">
    <w:abstractNumId w:val="109"/>
  </w:num>
  <w:num w:numId="238" w16cid:durableId="446659525">
    <w:abstractNumId w:val="337"/>
    <w:lvlOverride w:ilvl="0">
      <w:lvl w:ilvl="0">
        <w:start w:val="1"/>
        <w:numFmt w:val="bullet"/>
        <w:lvlText w:val=""/>
        <w:lvlJc w:val="left"/>
        <w:pPr>
          <w:tabs>
            <w:tab w:val="num" w:pos="1869"/>
          </w:tabs>
          <w:ind w:left="1869" w:hanging="227"/>
        </w:pPr>
        <w:rPr>
          <w:rFonts w:ascii="Wingdings 2" w:hAnsi="Wingdings 2" w:hint="default"/>
          <w:b/>
          <w:i w:val="0"/>
          <w:sz w:val="18"/>
        </w:rPr>
      </w:lvl>
    </w:lvlOverride>
    <w:lvlOverride w:ilvl="1">
      <w:lvl w:ilvl="1">
        <w:start w:val="1"/>
        <w:numFmt w:val="bullet"/>
        <w:lvlText w:val=""/>
        <w:lvlJc w:val="left"/>
        <w:pPr>
          <w:tabs>
            <w:tab w:val="num" w:pos="2266"/>
          </w:tabs>
          <w:ind w:left="2266" w:hanging="227"/>
        </w:pPr>
        <w:rPr>
          <w:rFonts w:ascii="Wingdings" w:hAnsi="Wingdings" w:hint="default"/>
          <w:sz w:val="22"/>
        </w:rPr>
      </w:lvl>
    </w:lvlOverride>
  </w:num>
  <w:num w:numId="239" w16cid:durableId="2038381937">
    <w:abstractNumId w:val="66"/>
  </w:num>
  <w:num w:numId="240" w16cid:durableId="2017147128">
    <w:abstractNumId w:val="206"/>
  </w:num>
  <w:num w:numId="241" w16cid:durableId="795217472">
    <w:abstractNumId w:val="32"/>
  </w:num>
  <w:num w:numId="242" w16cid:durableId="47922518">
    <w:abstractNumId w:val="360"/>
    <w:lvlOverride w:ilvl="0">
      <w:startOverride w:val="1"/>
    </w:lvlOverride>
  </w:num>
  <w:num w:numId="243" w16cid:durableId="461728630">
    <w:abstractNumId w:val="86"/>
  </w:num>
  <w:num w:numId="244" w16cid:durableId="1180001181">
    <w:abstractNumId w:val="50"/>
  </w:num>
  <w:num w:numId="245" w16cid:durableId="1659189812">
    <w:abstractNumId w:val="144"/>
  </w:num>
  <w:num w:numId="246" w16cid:durableId="143012294">
    <w:abstractNumId w:val="225"/>
  </w:num>
  <w:num w:numId="247" w16cid:durableId="1315374231">
    <w:abstractNumId w:val="191"/>
  </w:num>
  <w:num w:numId="248" w16cid:durableId="411203075">
    <w:abstractNumId w:val="352"/>
  </w:num>
  <w:num w:numId="249" w16cid:durableId="223640099">
    <w:abstractNumId w:val="254"/>
  </w:num>
  <w:num w:numId="250" w16cid:durableId="1617371916">
    <w:abstractNumId w:val="125"/>
  </w:num>
  <w:num w:numId="251" w16cid:durableId="1019157338">
    <w:abstractNumId w:val="97"/>
  </w:num>
  <w:num w:numId="252" w16cid:durableId="493571017">
    <w:abstractNumId w:val="344"/>
  </w:num>
  <w:num w:numId="253" w16cid:durableId="2047482225">
    <w:abstractNumId w:val="173"/>
  </w:num>
  <w:num w:numId="254" w16cid:durableId="1518884912">
    <w:abstractNumId w:val="81"/>
  </w:num>
  <w:num w:numId="255" w16cid:durableId="469326664">
    <w:abstractNumId w:val="208"/>
  </w:num>
  <w:num w:numId="256" w16cid:durableId="1124694185">
    <w:abstractNumId w:val="160"/>
  </w:num>
  <w:num w:numId="257" w16cid:durableId="2074497427">
    <w:abstractNumId w:val="384"/>
  </w:num>
  <w:num w:numId="258" w16cid:durableId="1344477781">
    <w:abstractNumId w:val="3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9" w16cid:durableId="735587749">
    <w:abstractNumId w:val="3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0" w16cid:durableId="456802406">
    <w:abstractNumId w:val="3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1" w16cid:durableId="1594897998">
    <w:abstractNumId w:val="183"/>
  </w:num>
  <w:num w:numId="262" w16cid:durableId="1985235156">
    <w:abstractNumId w:val="265"/>
  </w:num>
  <w:num w:numId="263" w16cid:durableId="243270599">
    <w:abstractNumId w:val="145"/>
  </w:num>
  <w:num w:numId="264" w16cid:durableId="313222498">
    <w:abstractNumId w:val="121"/>
  </w:num>
  <w:num w:numId="265" w16cid:durableId="1500848943">
    <w:abstractNumId w:val="183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66" w16cid:durableId="1445420857">
    <w:abstractNumId w:val="234"/>
  </w:num>
  <w:num w:numId="267" w16cid:durableId="2131698870">
    <w:abstractNumId w:val="335"/>
  </w:num>
  <w:num w:numId="268" w16cid:durableId="1951742939">
    <w:abstractNumId w:val="58"/>
  </w:num>
  <w:num w:numId="269" w16cid:durableId="217321950">
    <w:abstractNumId w:val="58"/>
    <w:lvlOverride w:ilvl="0">
      <w:startOverride w:val="1"/>
    </w:lvlOverride>
  </w:num>
  <w:num w:numId="270" w16cid:durableId="1921678197">
    <w:abstractNumId w:val="183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71" w16cid:durableId="1325083870">
    <w:abstractNumId w:val="358"/>
  </w:num>
  <w:num w:numId="272" w16cid:durableId="131486159">
    <w:abstractNumId w:val="164"/>
  </w:num>
  <w:num w:numId="273" w16cid:durableId="1559895420">
    <w:abstractNumId w:val="64"/>
  </w:num>
  <w:num w:numId="274" w16cid:durableId="1011252363">
    <w:abstractNumId w:val="172"/>
  </w:num>
  <w:num w:numId="275" w16cid:durableId="2079597239">
    <w:abstractNumId w:val="341"/>
  </w:num>
  <w:num w:numId="276" w16cid:durableId="1775588495">
    <w:abstractNumId w:val="156"/>
  </w:num>
  <w:num w:numId="277" w16cid:durableId="348411796">
    <w:abstractNumId w:val="11"/>
  </w:num>
  <w:num w:numId="278" w16cid:durableId="691884899">
    <w:abstractNumId w:val="278"/>
  </w:num>
  <w:num w:numId="279" w16cid:durableId="1167331867">
    <w:abstractNumId w:val="69"/>
  </w:num>
  <w:num w:numId="280" w16cid:durableId="1106729107">
    <w:abstractNumId w:val="217"/>
  </w:num>
  <w:num w:numId="281" w16cid:durableId="1174107885">
    <w:abstractNumId w:val="99"/>
  </w:num>
  <w:num w:numId="282" w16cid:durableId="1139767796">
    <w:abstractNumId w:val="365"/>
  </w:num>
  <w:num w:numId="283" w16cid:durableId="1281451041">
    <w:abstractNumId w:val="268"/>
  </w:num>
  <w:num w:numId="284" w16cid:durableId="755979130">
    <w:abstractNumId w:val="20"/>
  </w:num>
  <w:num w:numId="285" w16cid:durableId="804009612">
    <w:abstractNumId w:val="282"/>
  </w:num>
  <w:num w:numId="286" w16cid:durableId="788474006">
    <w:abstractNumId w:val="82"/>
  </w:num>
  <w:num w:numId="287" w16cid:durableId="1988508062">
    <w:abstractNumId w:val="24"/>
  </w:num>
  <w:num w:numId="288" w16cid:durableId="2079941960">
    <w:abstractNumId w:val="214"/>
  </w:num>
  <w:num w:numId="289" w16cid:durableId="1683430087">
    <w:abstractNumId w:val="327"/>
  </w:num>
  <w:num w:numId="290" w16cid:durableId="1625497163">
    <w:abstractNumId w:val="309"/>
  </w:num>
  <w:num w:numId="291" w16cid:durableId="1902716584">
    <w:abstractNumId w:val="49"/>
  </w:num>
  <w:num w:numId="292" w16cid:durableId="1320622737">
    <w:abstractNumId w:val="345"/>
  </w:num>
  <w:num w:numId="293" w16cid:durableId="394820829">
    <w:abstractNumId w:val="56"/>
  </w:num>
  <w:num w:numId="294" w16cid:durableId="563836980">
    <w:abstractNumId w:val="302"/>
  </w:num>
  <w:num w:numId="295" w16cid:durableId="2057196166">
    <w:abstractNumId w:val="128"/>
  </w:num>
  <w:num w:numId="296" w16cid:durableId="1946696449">
    <w:abstractNumId w:val="65"/>
  </w:num>
  <w:num w:numId="297" w16cid:durableId="1254628624">
    <w:abstractNumId w:val="162"/>
  </w:num>
  <w:num w:numId="298" w16cid:durableId="2055421026">
    <w:abstractNumId w:val="182"/>
  </w:num>
  <w:num w:numId="299" w16cid:durableId="1636132242">
    <w:abstractNumId w:val="386"/>
  </w:num>
  <w:num w:numId="300" w16cid:durableId="1706757065">
    <w:abstractNumId w:val="132"/>
  </w:num>
  <w:num w:numId="301" w16cid:durableId="827093001">
    <w:abstractNumId w:val="136"/>
  </w:num>
  <w:num w:numId="302" w16cid:durableId="1680543770">
    <w:abstractNumId w:val="274"/>
  </w:num>
  <w:num w:numId="303" w16cid:durableId="554775611">
    <w:abstractNumId w:val="336"/>
  </w:num>
  <w:num w:numId="304" w16cid:durableId="166990210">
    <w:abstractNumId w:val="291"/>
  </w:num>
  <w:num w:numId="305" w16cid:durableId="448814992">
    <w:abstractNumId w:val="299"/>
  </w:num>
  <w:num w:numId="306" w16cid:durableId="711274403">
    <w:abstractNumId w:val="139"/>
  </w:num>
  <w:num w:numId="307" w16cid:durableId="1094859334">
    <w:abstractNumId w:val="284"/>
  </w:num>
  <w:num w:numId="308" w16cid:durableId="86003964">
    <w:abstractNumId w:val="94"/>
  </w:num>
  <w:num w:numId="309" w16cid:durableId="1313678086">
    <w:abstractNumId w:val="300"/>
  </w:num>
  <w:num w:numId="310" w16cid:durableId="1399475638">
    <w:abstractNumId w:val="250"/>
  </w:num>
  <w:num w:numId="311" w16cid:durableId="900403127">
    <w:abstractNumId w:val="286"/>
  </w:num>
  <w:num w:numId="312" w16cid:durableId="1773432940">
    <w:abstractNumId w:val="127"/>
  </w:num>
  <w:num w:numId="313" w16cid:durableId="591089724">
    <w:abstractNumId w:val="18"/>
  </w:num>
  <w:num w:numId="314" w16cid:durableId="219639277">
    <w:abstractNumId w:val="28"/>
  </w:num>
  <w:num w:numId="315" w16cid:durableId="1426027180">
    <w:abstractNumId w:val="385"/>
  </w:num>
  <w:num w:numId="316" w16cid:durableId="1012955796">
    <w:abstractNumId w:val="228"/>
  </w:num>
  <w:num w:numId="317" w16cid:durableId="1228614852">
    <w:abstractNumId w:val="16"/>
  </w:num>
  <w:num w:numId="318" w16cid:durableId="1773629101">
    <w:abstractNumId w:val="230"/>
  </w:num>
  <w:num w:numId="319" w16cid:durableId="859902459">
    <w:abstractNumId w:val="264"/>
  </w:num>
  <w:num w:numId="320" w16cid:durableId="1588731079">
    <w:abstractNumId w:val="287"/>
  </w:num>
  <w:num w:numId="321" w16cid:durableId="415130566">
    <w:abstractNumId w:val="34"/>
  </w:num>
  <w:num w:numId="322" w16cid:durableId="686173923">
    <w:abstractNumId w:val="150"/>
  </w:num>
  <w:num w:numId="323" w16cid:durableId="2107651571">
    <w:abstractNumId w:val="235"/>
  </w:num>
  <w:num w:numId="324" w16cid:durableId="1791824604">
    <w:abstractNumId w:val="204"/>
  </w:num>
  <w:num w:numId="325" w16cid:durableId="751002801">
    <w:abstractNumId w:val="188"/>
  </w:num>
  <w:num w:numId="326" w16cid:durableId="596257102">
    <w:abstractNumId w:val="280"/>
  </w:num>
  <w:num w:numId="327" w16cid:durableId="1810974124">
    <w:abstractNumId w:val="321"/>
  </w:num>
  <w:num w:numId="328" w16cid:durableId="1137338522">
    <w:abstractNumId w:val="111"/>
  </w:num>
  <w:num w:numId="329" w16cid:durableId="365251300">
    <w:abstractNumId w:val="168"/>
  </w:num>
  <w:num w:numId="330" w16cid:durableId="587427411">
    <w:abstractNumId w:val="307"/>
  </w:num>
  <w:num w:numId="331" w16cid:durableId="1788348918">
    <w:abstractNumId w:val="200"/>
  </w:num>
  <w:num w:numId="332" w16cid:durableId="1311059860">
    <w:abstractNumId w:val="326"/>
  </w:num>
  <w:num w:numId="333" w16cid:durableId="945580891">
    <w:abstractNumId w:val="241"/>
  </w:num>
  <w:num w:numId="334" w16cid:durableId="356077728">
    <w:abstractNumId w:val="303"/>
  </w:num>
  <w:num w:numId="335" w16cid:durableId="1546484997">
    <w:abstractNumId w:val="38"/>
  </w:num>
  <w:num w:numId="336" w16cid:durableId="1087770470">
    <w:abstractNumId w:val="45"/>
  </w:num>
  <w:num w:numId="337" w16cid:durableId="2078622455">
    <w:abstractNumId w:val="58"/>
    <w:lvlOverride w:ilvl="0">
      <w:startOverride w:val="1"/>
    </w:lvlOverride>
  </w:num>
  <w:num w:numId="338" w16cid:durableId="294798033">
    <w:abstractNumId w:val="31"/>
  </w:num>
  <w:num w:numId="339" w16cid:durableId="679553331">
    <w:abstractNumId w:val="167"/>
  </w:num>
  <w:num w:numId="340" w16cid:durableId="725681430">
    <w:abstractNumId w:val="197"/>
  </w:num>
  <w:num w:numId="341" w16cid:durableId="241334577">
    <w:abstractNumId w:val="324"/>
  </w:num>
  <w:num w:numId="342" w16cid:durableId="73624492">
    <w:abstractNumId w:val="313"/>
  </w:num>
  <w:num w:numId="343" w16cid:durableId="455411491">
    <w:abstractNumId w:val="367"/>
  </w:num>
  <w:num w:numId="344" w16cid:durableId="1752778029">
    <w:abstractNumId w:val="41"/>
  </w:num>
  <w:num w:numId="345" w16cid:durableId="2084377163">
    <w:abstractNumId w:val="340"/>
  </w:num>
  <w:num w:numId="346" w16cid:durableId="805004271">
    <w:abstractNumId w:val="29"/>
  </w:num>
  <w:num w:numId="347" w16cid:durableId="1872720845">
    <w:abstractNumId w:val="205"/>
  </w:num>
  <w:num w:numId="348" w16cid:durableId="1257711083">
    <w:abstractNumId w:val="323"/>
  </w:num>
  <w:num w:numId="349" w16cid:durableId="790826532">
    <w:abstractNumId w:val="137"/>
  </w:num>
  <w:num w:numId="350" w16cid:durableId="356471833">
    <w:abstractNumId w:val="88"/>
  </w:num>
  <w:num w:numId="351" w16cid:durableId="436296413">
    <w:abstractNumId w:val="357"/>
  </w:num>
  <w:num w:numId="352" w16cid:durableId="1983001224">
    <w:abstractNumId w:val="170"/>
  </w:num>
  <w:num w:numId="353" w16cid:durableId="804811447">
    <w:abstractNumId w:val="135"/>
  </w:num>
  <w:num w:numId="354" w16cid:durableId="1186750641">
    <w:abstractNumId w:val="259"/>
  </w:num>
  <w:num w:numId="355" w16cid:durableId="928276342">
    <w:abstractNumId w:val="39"/>
  </w:num>
  <w:num w:numId="356" w16cid:durableId="1078357881">
    <w:abstractNumId w:val="252"/>
  </w:num>
  <w:num w:numId="357" w16cid:durableId="1155486628">
    <w:abstractNumId w:val="75"/>
  </w:num>
  <w:num w:numId="358" w16cid:durableId="952397292">
    <w:abstractNumId w:val="113"/>
  </w:num>
  <w:num w:numId="359" w16cid:durableId="1765766240">
    <w:abstractNumId w:val="224"/>
  </w:num>
  <w:num w:numId="360" w16cid:durableId="1755734749">
    <w:abstractNumId w:val="315"/>
  </w:num>
  <w:num w:numId="361" w16cid:durableId="163056116">
    <w:abstractNumId w:val="253"/>
  </w:num>
  <w:num w:numId="362" w16cid:durableId="1434475873">
    <w:abstractNumId w:val="355"/>
  </w:num>
  <w:num w:numId="363" w16cid:durableId="64842204">
    <w:abstractNumId w:val="236"/>
  </w:num>
  <w:num w:numId="364" w16cid:durableId="138887160">
    <w:abstractNumId w:val="256"/>
  </w:num>
  <w:num w:numId="365" w16cid:durableId="993488266">
    <w:abstractNumId w:val="129"/>
  </w:num>
  <w:num w:numId="366" w16cid:durableId="1841385597">
    <w:abstractNumId w:val="37"/>
  </w:num>
  <w:num w:numId="367" w16cid:durableId="1608005563">
    <w:abstractNumId w:val="193"/>
  </w:num>
  <w:num w:numId="368" w16cid:durableId="1925140806">
    <w:abstractNumId w:val="301"/>
  </w:num>
  <w:num w:numId="369" w16cid:durableId="826701829">
    <w:abstractNumId w:val="240"/>
  </w:num>
  <w:num w:numId="370" w16cid:durableId="680284147">
    <w:abstractNumId w:val="122"/>
  </w:num>
  <w:num w:numId="371" w16cid:durableId="780144117">
    <w:abstractNumId w:val="124"/>
  </w:num>
  <w:num w:numId="372" w16cid:durableId="2007321347">
    <w:abstractNumId w:val="71"/>
  </w:num>
  <w:num w:numId="373" w16cid:durableId="1027485376">
    <w:abstractNumId w:val="219"/>
  </w:num>
  <w:num w:numId="374" w16cid:durableId="403186013">
    <w:abstractNumId w:val="232"/>
  </w:num>
  <w:num w:numId="375" w16cid:durableId="1009255620">
    <w:abstractNumId w:val="72"/>
  </w:num>
  <w:num w:numId="376" w16cid:durableId="969359504">
    <w:abstractNumId w:val="115"/>
  </w:num>
  <w:num w:numId="377" w16cid:durableId="2001882588">
    <w:abstractNumId w:val="238"/>
  </w:num>
  <w:num w:numId="378" w16cid:durableId="1632519961">
    <w:abstractNumId w:val="17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" w16cid:durableId="1301568761">
    <w:abstractNumId w:val="289"/>
  </w:num>
  <w:num w:numId="380" w16cid:durableId="1886791836">
    <w:abstractNumId w:val="34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81" w16cid:durableId="1630672052">
    <w:abstractNumId w:val="175"/>
  </w:num>
  <w:num w:numId="382" w16cid:durableId="528183351">
    <w:abstractNumId w:val="370"/>
  </w:num>
  <w:num w:numId="383" w16cid:durableId="759376788">
    <w:abstractNumId w:val="343"/>
  </w:num>
  <w:num w:numId="384" w16cid:durableId="82216498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5" w16cid:durableId="1629511499">
    <w:abstractNumId w:val="35"/>
  </w:num>
  <w:num w:numId="386" w16cid:durableId="1529223833">
    <w:abstractNumId w:val="285"/>
  </w:num>
  <w:num w:numId="387" w16cid:durableId="1766413075">
    <w:abstractNumId w:val="373"/>
  </w:num>
  <w:num w:numId="388" w16cid:durableId="360669980">
    <w:abstractNumId w:val="33"/>
  </w:num>
  <w:num w:numId="389" w16cid:durableId="1719084561">
    <w:abstractNumId w:val="151"/>
  </w:num>
  <w:num w:numId="390" w16cid:durableId="1153567265">
    <w:abstractNumId w:val="140"/>
  </w:num>
  <w:num w:numId="391" w16cid:durableId="1632444241">
    <w:abstractNumId w:val="17"/>
  </w:num>
  <w:num w:numId="392" w16cid:durableId="1520006076">
    <w:abstractNumId w:val="22"/>
  </w:num>
  <w:num w:numId="393" w16cid:durableId="1142314224">
    <w:abstractNumId w:val="101"/>
  </w:num>
  <w:num w:numId="394" w16cid:durableId="137066946">
    <w:abstractNumId w:val="7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" w16cid:durableId="1962607035">
    <w:abstractNumId w:val="141"/>
  </w:num>
  <w:num w:numId="396" w16cid:durableId="1216620289">
    <w:abstractNumId w:val="181"/>
  </w:num>
  <w:num w:numId="397" w16cid:durableId="411662585">
    <w:abstractNumId w:val="318"/>
  </w:num>
  <w:num w:numId="398" w16cid:durableId="880703723">
    <w:abstractNumId w:val="244"/>
  </w:num>
  <w:num w:numId="399" w16cid:durableId="151919619">
    <w:abstractNumId w:val="198"/>
  </w:num>
  <w:num w:numId="400" w16cid:durableId="64767745">
    <w:abstractNumId w:val="138"/>
  </w:num>
  <w:num w:numId="401" w16cid:durableId="179441387">
    <w:abstractNumId w:val="245"/>
  </w:num>
  <w:num w:numId="402" w16cid:durableId="1033726771">
    <w:abstractNumId w:val="178"/>
  </w:num>
  <w:num w:numId="403" w16cid:durableId="810488727">
    <w:abstractNumId w:val="42"/>
  </w:num>
  <w:num w:numId="404" w16cid:durableId="780146318">
    <w:abstractNumId w:val="351"/>
  </w:num>
  <w:num w:numId="405" w16cid:durableId="608244369">
    <w:abstractNumId w:val="63"/>
  </w:num>
  <w:num w:numId="406" w16cid:durableId="939724281">
    <w:abstractNumId w:val="143"/>
  </w:num>
  <w:num w:numId="407" w16cid:durableId="1021126869">
    <w:abstractNumId w:val="23"/>
  </w:num>
  <w:num w:numId="408" w16cid:durableId="1804736888">
    <w:abstractNumId w:val="308"/>
  </w:num>
  <w:num w:numId="409" w16cid:durableId="2096319675">
    <w:abstractNumId w:val="325"/>
  </w:num>
  <w:num w:numId="410" w16cid:durableId="971599167">
    <w:abstractNumId w:val="380"/>
  </w:num>
  <w:num w:numId="411" w16cid:durableId="216430484">
    <w:abstractNumId w:val="98"/>
  </w:num>
  <w:num w:numId="412" w16cid:durableId="1805659164">
    <w:abstractNumId w:val="210"/>
  </w:num>
  <w:num w:numId="413" w16cid:durableId="1920943916">
    <w:abstractNumId w:val="77"/>
  </w:num>
  <w:num w:numId="414" w16cid:durableId="1539856326">
    <w:abstractNumId w:val="332"/>
  </w:num>
  <w:num w:numId="415" w16cid:durableId="931399843">
    <w:abstractNumId w:val="190"/>
  </w:num>
  <w:num w:numId="416" w16cid:durableId="1612587975">
    <w:abstractNumId w:val="212"/>
  </w:num>
  <w:num w:numId="417" w16cid:durableId="848956073">
    <w:abstractNumId w:val="67"/>
  </w:num>
  <w:num w:numId="418" w16cid:durableId="204758920">
    <w:abstractNumId w:val="195"/>
  </w:num>
  <w:num w:numId="419" w16cid:durableId="596133157">
    <w:abstractNumId w:val="262"/>
  </w:num>
  <w:num w:numId="420" w16cid:durableId="14619079">
    <w:abstractNumId w:val="255"/>
  </w:num>
  <w:num w:numId="421" w16cid:durableId="1890722198">
    <w:abstractNumId w:val="338"/>
  </w:num>
  <w:num w:numId="422" w16cid:durableId="1275987739">
    <w:abstractNumId w:val="15"/>
  </w:num>
  <w:num w:numId="423" w16cid:durableId="1489831662">
    <w:abstractNumId w:val="203"/>
  </w:num>
  <w:num w:numId="424" w16cid:durableId="40986325">
    <w:abstractNumId w:val="247"/>
  </w:num>
  <w:num w:numId="425" w16cid:durableId="591936463">
    <w:abstractNumId w:val="163"/>
  </w:num>
  <w:num w:numId="426" w16cid:durableId="1160928978">
    <w:abstractNumId w:val="246"/>
  </w:num>
  <w:num w:numId="427" w16cid:durableId="1333751415">
    <w:abstractNumId w:val="12"/>
  </w:num>
  <w:num w:numId="428" w16cid:durableId="91358086">
    <w:abstractNumId w:val="142"/>
  </w:num>
  <w:num w:numId="429" w16cid:durableId="421798837">
    <w:abstractNumId w:val="30"/>
  </w:num>
  <w:num w:numId="430" w16cid:durableId="1681271574">
    <w:abstractNumId w:val="126"/>
  </w:num>
  <w:num w:numId="431" w16cid:durableId="184372078">
    <w:abstractNumId w:val="62"/>
  </w:num>
  <w:num w:numId="432" w16cid:durableId="735319806">
    <w:abstractNumId w:val="53"/>
  </w:num>
  <w:num w:numId="433" w16cid:durableId="1321496928">
    <w:abstractNumId w:val="185"/>
  </w:num>
  <w:num w:numId="434" w16cid:durableId="1312099555">
    <w:abstractNumId w:val="40"/>
  </w:num>
  <w:num w:numId="435" w16cid:durableId="180316746">
    <w:abstractNumId w:val="319"/>
  </w:num>
  <w:num w:numId="436" w16cid:durableId="466237766">
    <w:abstractNumId w:val="312"/>
  </w:num>
  <w:num w:numId="437" w16cid:durableId="1998727304">
    <w:abstractNumId w:val="314"/>
  </w:num>
  <w:num w:numId="438" w16cid:durableId="1389919757">
    <w:abstractNumId w:val="376"/>
  </w:num>
  <w:num w:numId="439" w16cid:durableId="206646673">
    <w:abstractNumId w:val="123"/>
  </w:num>
  <w:num w:numId="440" w16cid:durableId="1039012030">
    <w:abstractNumId w:val="133"/>
  </w:num>
  <w:num w:numId="441" w16cid:durableId="960039110">
    <w:abstractNumId w:val="100"/>
  </w:num>
  <w:num w:numId="442" w16cid:durableId="633295617">
    <w:abstractNumId w:val="48"/>
  </w:num>
  <w:num w:numId="443" w16cid:durableId="1714231757">
    <w:abstractNumId w:val="180"/>
  </w:num>
  <w:num w:numId="444" w16cid:durableId="1887333173">
    <w:abstractNumId w:val="379"/>
  </w:num>
  <w:num w:numId="445" w16cid:durableId="1656688198">
    <w:abstractNumId w:val="311"/>
  </w:num>
  <w:num w:numId="446" w16cid:durableId="265893612">
    <w:abstractNumId w:val="118"/>
  </w:num>
  <w:num w:numId="447" w16cid:durableId="732509022">
    <w:abstractNumId w:val="305"/>
  </w:num>
  <w:num w:numId="448" w16cid:durableId="1793472071">
    <w:abstractNumId w:val="95"/>
  </w:num>
  <w:num w:numId="449" w16cid:durableId="1132287131">
    <w:abstractNumId w:val="242"/>
  </w:num>
  <w:num w:numId="450" w16cid:durableId="471563126">
    <w:abstractNumId w:val="174"/>
  </w:num>
  <w:num w:numId="451" w16cid:durableId="283585752">
    <w:abstractNumId w:val="43"/>
  </w:num>
  <w:num w:numId="452" w16cid:durableId="760293186">
    <w:abstractNumId w:val="293"/>
  </w:num>
  <w:num w:numId="453" w16cid:durableId="1448353736">
    <w:abstractNumId w:val="194"/>
  </w:num>
  <w:num w:numId="454" w16cid:durableId="1588226490">
    <w:abstractNumId w:val="347"/>
  </w:num>
  <w:num w:numId="455" w16cid:durableId="647519371">
    <w:abstractNumId w:val="233"/>
  </w:num>
  <w:num w:numId="456" w16cid:durableId="217056226">
    <w:abstractNumId w:val="356"/>
  </w:num>
  <w:num w:numId="457" w16cid:durableId="1166163472">
    <w:abstractNumId w:val="102"/>
  </w:num>
  <w:num w:numId="458" w16cid:durableId="285240362">
    <w:abstractNumId w:val="249"/>
  </w:num>
  <w:num w:numId="459" w16cid:durableId="73211402">
    <w:abstractNumId w:val="44"/>
  </w:num>
  <w:num w:numId="460" w16cid:durableId="1372874728">
    <w:abstractNumId w:val="159"/>
  </w:num>
  <w:num w:numId="461" w16cid:durableId="1691956322">
    <w:abstractNumId w:val="266"/>
  </w:num>
  <w:num w:numId="462" w16cid:durableId="1525438531">
    <w:abstractNumId w:val="171"/>
  </w:num>
  <w:num w:numId="463" w16cid:durableId="1691102081">
    <w:abstractNumId w:val="257"/>
  </w:num>
  <w:num w:numId="464" w16cid:durableId="2079591035">
    <w:abstractNumId w:val="73"/>
  </w:num>
  <w:num w:numId="465" w16cid:durableId="854612456">
    <w:abstractNumId w:val="83"/>
  </w:num>
  <w:num w:numId="466" w16cid:durableId="1198547890">
    <w:abstractNumId w:val="216"/>
  </w:num>
  <w:num w:numId="467" w16cid:durableId="1896157461">
    <w:abstractNumId w:val="61"/>
  </w:num>
  <w:num w:numId="468" w16cid:durableId="2111310322">
    <w:abstractNumId w:val="116"/>
  </w:num>
  <w:num w:numId="469" w16cid:durableId="1047142749">
    <w:abstractNumId w:val="3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0" w16cid:durableId="1851873450">
    <w:abstractNumId w:val="362"/>
  </w:num>
  <w:num w:numId="471" w16cid:durableId="327833499">
    <w:abstractNumId w:val="202"/>
  </w:num>
  <w:num w:numId="472" w16cid:durableId="637883266">
    <w:abstractNumId w:val="258"/>
  </w:num>
  <w:num w:numId="473" w16cid:durableId="1763723752">
    <w:abstractNumId w:val="207"/>
  </w:num>
  <w:num w:numId="474" w16cid:durableId="1259022274">
    <w:abstractNumId w:val="349"/>
  </w:num>
  <w:num w:numId="475" w16cid:durableId="1412044535">
    <w:abstractNumId w:val="184"/>
  </w:num>
  <w:num w:numId="476" w16cid:durableId="1414618353">
    <w:abstractNumId w:val="29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7" w16cid:durableId="398987287">
    <w:abstractNumId w:val="368"/>
  </w:num>
  <w:num w:numId="478" w16cid:durableId="1819303057">
    <w:abstractNumId w:val="290"/>
  </w:num>
  <w:num w:numId="479" w16cid:durableId="568346103">
    <w:abstractNumId w:val="223"/>
  </w:num>
  <w:num w:numId="480" w16cid:durableId="135951837">
    <w:abstractNumId w:val="363"/>
  </w:num>
  <w:num w:numId="481" w16cid:durableId="271135258">
    <w:abstractNumId w:val="55"/>
  </w:num>
  <w:num w:numId="482" w16cid:durableId="1648587781">
    <w:abstractNumId w:val="165"/>
  </w:num>
  <w:num w:numId="483" w16cid:durableId="1183323844">
    <w:abstractNumId w:val="298"/>
  </w:num>
  <w:num w:numId="484" w16cid:durableId="1410271315">
    <w:abstractNumId w:val="2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5" w16cid:durableId="1780560853">
    <w:abstractNumId w:val="189"/>
  </w:num>
  <w:num w:numId="486" w16cid:durableId="1266108923">
    <w:abstractNumId w:val="80"/>
  </w:num>
  <w:num w:numId="487" w16cid:durableId="1008024851">
    <w:abstractNumId w:val="263"/>
  </w:num>
  <w:num w:numId="488" w16cid:durableId="2014412347">
    <w:abstractNumId w:val="296"/>
  </w:num>
  <w:num w:numId="489" w16cid:durableId="1043674828">
    <w:abstractNumId w:val="310"/>
  </w:num>
  <w:num w:numId="490" w16cid:durableId="1095981140">
    <w:abstractNumId w:val="243"/>
  </w:num>
  <w:num w:numId="491" w16cid:durableId="525366408">
    <w:abstractNumId w:val="18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2" w16cid:durableId="1789661878">
    <w:abstractNumId w:val="8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3" w16cid:durableId="1289047972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4" w16cid:durableId="273371710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5" w16cid:durableId="76564593">
    <w:abstractNumId w:val="25"/>
  </w:num>
  <w:num w:numId="496" w16cid:durableId="1941521351">
    <w:abstractNumId w:val="304"/>
  </w:num>
  <w:num w:numId="497" w16cid:durableId="707875264">
    <w:abstractNumId w:val="339"/>
  </w:num>
  <w:num w:numId="498" w16cid:durableId="1421637990">
    <w:abstractNumId w:val="306"/>
  </w:num>
  <w:num w:numId="499" w16cid:durableId="23558612">
    <w:abstractNumId w:val="76"/>
  </w:num>
  <w:num w:numId="500" w16cid:durableId="1728915368">
    <w:abstractNumId w:val="390"/>
  </w:num>
  <w:num w:numId="501" w16cid:durableId="995719562">
    <w:abstractNumId w:val="383"/>
  </w:num>
  <w:num w:numId="502" w16cid:durableId="4553696">
    <w:abstractNumId w:val="36"/>
  </w:num>
  <w:num w:numId="503" w16cid:durableId="1825781159">
    <w:abstractNumId w:val="364"/>
  </w:num>
  <w:num w:numId="504" w16cid:durableId="1203052236">
    <w:abstractNumId w:val="112"/>
  </w:num>
  <w:num w:numId="505" w16cid:durableId="2018999299">
    <w:abstractNumId w:val="328"/>
  </w:num>
  <w:num w:numId="506" w16cid:durableId="1837183151">
    <w:abstractNumId w:val="226"/>
  </w:num>
  <w:num w:numId="507" w16cid:durableId="1891110668">
    <w:abstractNumId w:val="226"/>
  </w:num>
  <w:num w:numId="508" w16cid:durableId="1985235796">
    <w:abstractNumId w:val="377"/>
  </w:num>
  <w:num w:numId="509" w16cid:durableId="281308147">
    <w:abstractNumId w:val="348"/>
  </w:num>
  <w:num w:numId="510" w16cid:durableId="1937051482">
    <w:abstractNumId w:val="283"/>
  </w:num>
  <w:num w:numId="511" w16cid:durableId="1859847951">
    <w:abstractNumId w:val="283"/>
  </w:num>
  <w:num w:numId="512" w16cid:durableId="1373461845">
    <w:abstractNumId w:val="283"/>
  </w:num>
  <w:num w:numId="513" w16cid:durableId="1810397216">
    <w:abstractNumId w:val="154"/>
  </w:num>
  <w:num w:numId="514" w16cid:durableId="2121028045">
    <w:abstractNumId w:val="348"/>
  </w:num>
  <w:num w:numId="515" w16cid:durableId="787892305">
    <w:abstractNumId w:val="103"/>
  </w:num>
  <w:num w:numId="516" w16cid:durableId="453058926">
    <w:abstractNumId w:val="348"/>
  </w:num>
  <w:num w:numId="517" w16cid:durableId="1269195656">
    <w:abstractNumId w:val="283"/>
  </w:num>
  <w:num w:numId="518" w16cid:durableId="2063870251">
    <w:abstractNumId w:val="221"/>
  </w:num>
  <w:num w:numId="519" w16cid:durableId="34812694">
    <w:abstractNumId w:val="283"/>
  </w:num>
  <w:num w:numId="520" w16cid:durableId="646859924">
    <w:abstractNumId w:val="10"/>
  </w:num>
  <w:num w:numId="521" w16cid:durableId="1332562334">
    <w:abstractNumId w:val="66"/>
  </w:num>
  <w:num w:numId="522" w16cid:durableId="746421653">
    <w:abstractNumId w:val="54"/>
  </w:num>
  <w:num w:numId="523" w16cid:durableId="558709871">
    <w:abstractNumId w:val="146"/>
  </w:num>
  <w:num w:numId="524" w16cid:durableId="1802382927">
    <w:abstractNumId w:val="283"/>
  </w:num>
  <w:num w:numId="525" w16cid:durableId="601497249">
    <w:abstractNumId w:val="283"/>
  </w:num>
  <w:num w:numId="526" w16cid:durableId="2083407777">
    <w:abstractNumId w:val="107"/>
  </w:num>
  <w:num w:numId="527" w16cid:durableId="298188930">
    <w:abstractNumId w:val="106"/>
  </w:num>
  <w:num w:numId="528" w16cid:durableId="1991514644">
    <w:abstractNumId w:val="104"/>
  </w:num>
  <w:num w:numId="529" w16cid:durableId="900141860">
    <w:abstractNumId w:val="177"/>
  </w:num>
  <w:num w:numId="530" w16cid:durableId="1353801951">
    <w:abstractNumId w:val="359"/>
  </w:num>
  <w:num w:numId="531" w16cid:durableId="1202591840">
    <w:abstractNumId w:val="119"/>
  </w:num>
  <w:num w:numId="532" w16cid:durableId="1294939804">
    <w:abstractNumId w:val="211"/>
  </w:num>
  <w:num w:numId="533" w16cid:durableId="1535652694">
    <w:abstractNumId w:val="251"/>
  </w:num>
  <w:num w:numId="534" w16cid:durableId="1468814091">
    <w:abstractNumId w:val="148"/>
  </w:num>
  <w:num w:numId="535" w16cid:durableId="1151292766">
    <w:abstractNumId w:val="85"/>
  </w:num>
  <w:num w:numId="536" w16cid:durableId="1585794606">
    <w:abstractNumId w:val="158"/>
  </w:num>
  <w:num w:numId="537" w16cid:durableId="1790198776">
    <w:abstractNumId w:val="222"/>
  </w:num>
  <w:num w:numId="538" w16cid:durableId="1765148418">
    <w:abstractNumId w:val="371"/>
  </w:num>
  <w:num w:numId="539" w16cid:durableId="1118139531">
    <w:abstractNumId w:val="21"/>
  </w:num>
  <w:num w:numId="540" w16cid:durableId="1971938867">
    <w:abstractNumId w:val="134"/>
  </w:num>
  <w:num w:numId="541" w16cid:durableId="750270872">
    <w:abstractNumId w:val="248"/>
  </w:num>
  <w:num w:numId="542" w16cid:durableId="806238237">
    <w:abstractNumId w:val="26"/>
  </w:num>
  <w:num w:numId="543" w16cid:durableId="77681320">
    <w:abstractNumId w:val="66"/>
  </w:num>
  <w:num w:numId="544" w16cid:durableId="622274029">
    <w:abstractNumId w:val="19"/>
  </w:num>
  <w:num w:numId="545" w16cid:durableId="1649820738">
    <w:abstractNumId w:val="283"/>
  </w:num>
  <w:num w:numId="546" w16cid:durableId="1803620387">
    <w:abstractNumId w:val="221"/>
  </w:num>
  <w:num w:numId="547" w16cid:durableId="119302817">
    <w:abstractNumId w:val="382"/>
  </w:num>
  <w:num w:numId="548" w16cid:durableId="1742944848">
    <w:abstractNumId w:val="227"/>
  </w:num>
  <w:num w:numId="549" w16cid:durableId="312493886">
    <w:abstractNumId w:val="51"/>
  </w:num>
  <w:num w:numId="550" w16cid:durableId="1778450902">
    <w:abstractNumId w:val="378"/>
  </w:num>
  <w:num w:numId="551" w16cid:durableId="2091150552">
    <w:abstractNumId w:val="218"/>
  </w:num>
  <w:num w:numId="552" w16cid:durableId="1837111593">
    <w:abstractNumId w:val="52"/>
  </w:num>
  <w:num w:numId="553" w16cid:durableId="1401249406">
    <w:abstractNumId w:val="215"/>
  </w:num>
  <w:num w:numId="554" w16cid:durableId="1567912585">
    <w:abstractNumId w:val="348"/>
  </w:num>
  <w:num w:numId="555" w16cid:durableId="715617209">
    <w:abstractNumId w:val="283"/>
  </w:num>
  <w:num w:numId="556" w16cid:durableId="1827503388">
    <w:abstractNumId w:val="221"/>
  </w:num>
  <w:num w:numId="557" w16cid:durableId="1704557303">
    <w:abstractNumId w:val="46"/>
  </w:num>
  <w:num w:numId="558" w16cid:durableId="971249640">
    <w:abstractNumId w:val="288"/>
  </w:num>
  <w:num w:numId="559" w16cid:durableId="2034114380">
    <w:abstractNumId w:val="342"/>
  </w:num>
  <w:num w:numId="560" w16cid:durableId="386413184">
    <w:abstractNumId w:val="147"/>
  </w:num>
  <w:num w:numId="561" w16cid:durableId="1161582708">
    <w:abstractNumId w:val="283"/>
  </w:num>
  <w:num w:numId="562" w16cid:durableId="2069524378">
    <w:abstractNumId w:val="229"/>
  </w:num>
  <w:num w:numId="563" w16cid:durableId="1468818460">
    <w:abstractNumId w:val="269"/>
  </w:num>
  <w:num w:numId="564" w16cid:durableId="623272378">
    <w:abstractNumId w:val="330"/>
  </w:num>
  <w:num w:numId="565" w16cid:durableId="1887257527">
    <w:abstractNumId w:val="57"/>
  </w:num>
  <w:num w:numId="566" w16cid:durableId="1872377455">
    <w:abstractNumId w:val="354"/>
  </w:num>
  <w:num w:numId="567" w16cid:durableId="1438135261">
    <w:abstractNumId w:val="281"/>
  </w:num>
  <w:num w:numId="568" w16cid:durableId="1047876050">
    <w:abstractNumId w:val="186"/>
  </w:num>
  <w:num w:numId="569" w16cid:durableId="1592616779">
    <w:abstractNumId w:val="57"/>
  </w:num>
  <w:num w:numId="570" w16cid:durableId="913318591">
    <w:abstractNumId w:val="169"/>
  </w:num>
  <w:num w:numId="571" w16cid:durableId="1847280887">
    <w:abstractNumId w:val="13"/>
  </w:num>
  <w:num w:numId="572" w16cid:durableId="307243697">
    <w:abstractNumId w:val="59"/>
  </w:num>
  <w:num w:numId="573" w16cid:durableId="784929027">
    <w:abstractNumId w:val="34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74" w16cid:durableId="99449458">
    <w:abstractNumId w:val="28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75" w16cid:durableId="17510297">
    <w:abstractNumId w:val="2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56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Irová Zuzana">
    <w15:presenceInfo w15:providerId="AD" w15:userId="S::zuzana.irova@tollnet.cz::cfa60ed6-20b2-4444-9c12-a6c1cb324b3f"/>
  </w15:person>
  <w15:person w15:author="Drastichová Zuzana">
    <w15:presenceInfo w15:providerId="AD" w15:userId="S::zuzana.irova@tollnet.cz::cfa60ed6-20b2-4444-9c12-a6c1cb324b3f"/>
  </w15:person>
  <w15:person w15:author="Drastichová Zuzana [2]">
    <w15:presenceInfo w15:providerId="AD" w15:userId="S::zuzana.drastichova@tollnet.cz::cfa60ed6-20b2-4444-9c12-a6c1cb324b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trackRevisions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1F5"/>
    <w:rsid w:val="00000260"/>
    <w:rsid w:val="0000063C"/>
    <w:rsid w:val="00000979"/>
    <w:rsid w:val="00000E45"/>
    <w:rsid w:val="0000111C"/>
    <w:rsid w:val="00001195"/>
    <w:rsid w:val="0000142E"/>
    <w:rsid w:val="0000151B"/>
    <w:rsid w:val="00001982"/>
    <w:rsid w:val="00001BB0"/>
    <w:rsid w:val="00002514"/>
    <w:rsid w:val="000025F0"/>
    <w:rsid w:val="00002712"/>
    <w:rsid w:val="000028C6"/>
    <w:rsid w:val="00002B58"/>
    <w:rsid w:val="00002C3B"/>
    <w:rsid w:val="00003080"/>
    <w:rsid w:val="000031C7"/>
    <w:rsid w:val="0000362A"/>
    <w:rsid w:val="0000378E"/>
    <w:rsid w:val="00003B03"/>
    <w:rsid w:val="00003D25"/>
    <w:rsid w:val="00003D2D"/>
    <w:rsid w:val="00004146"/>
    <w:rsid w:val="000042A3"/>
    <w:rsid w:val="000043AA"/>
    <w:rsid w:val="00005416"/>
    <w:rsid w:val="00005803"/>
    <w:rsid w:val="00005CAC"/>
    <w:rsid w:val="00005CBD"/>
    <w:rsid w:val="0000661D"/>
    <w:rsid w:val="000067F2"/>
    <w:rsid w:val="00006816"/>
    <w:rsid w:val="000069A8"/>
    <w:rsid w:val="0000726F"/>
    <w:rsid w:val="000072B6"/>
    <w:rsid w:val="00007439"/>
    <w:rsid w:val="00007585"/>
    <w:rsid w:val="00007B3C"/>
    <w:rsid w:val="00007B3F"/>
    <w:rsid w:val="00007B8E"/>
    <w:rsid w:val="00007D1A"/>
    <w:rsid w:val="00007E67"/>
    <w:rsid w:val="0001056B"/>
    <w:rsid w:val="00010842"/>
    <w:rsid w:val="00010A41"/>
    <w:rsid w:val="0001175D"/>
    <w:rsid w:val="00011955"/>
    <w:rsid w:val="00011D62"/>
    <w:rsid w:val="00011ED4"/>
    <w:rsid w:val="00012003"/>
    <w:rsid w:val="0001239B"/>
    <w:rsid w:val="00012F33"/>
    <w:rsid w:val="000131BB"/>
    <w:rsid w:val="000132FF"/>
    <w:rsid w:val="0001355C"/>
    <w:rsid w:val="000139B6"/>
    <w:rsid w:val="00013A4A"/>
    <w:rsid w:val="00013EC4"/>
    <w:rsid w:val="000143BB"/>
    <w:rsid w:val="00014534"/>
    <w:rsid w:val="00014C03"/>
    <w:rsid w:val="00015151"/>
    <w:rsid w:val="000151A2"/>
    <w:rsid w:val="00015507"/>
    <w:rsid w:val="00015EC4"/>
    <w:rsid w:val="000160AA"/>
    <w:rsid w:val="0001620E"/>
    <w:rsid w:val="000163CC"/>
    <w:rsid w:val="000164D2"/>
    <w:rsid w:val="0001664B"/>
    <w:rsid w:val="00016B7C"/>
    <w:rsid w:val="00016DFA"/>
    <w:rsid w:val="000172D4"/>
    <w:rsid w:val="000172EC"/>
    <w:rsid w:val="00017407"/>
    <w:rsid w:val="000200A3"/>
    <w:rsid w:val="00021213"/>
    <w:rsid w:val="00021ED6"/>
    <w:rsid w:val="0002250D"/>
    <w:rsid w:val="0002293F"/>
    <w:rsid w:val="00022AF3"/>
    <w:rsid w:val="000232F2"/>
    <w:rsid w:val="00023BC9"/>
    <w:rsid w:val="000242DF"/>
    <w:rsid w:val="0002481A"/>
    <w:rsid w:val="000251EC"/>
    <w:rsid w:val="00025682"/>
    <w:rsid w:val="00025B2F"/>
    <w:rsid w:val="00025E23"/>
    <w:rsid w:val="00025EFE"/>
    <w:rsid w:val="0002605E"/>
    <w:rsid w:val="00026304"/>
    <w:rsid w:val="00026318"/>
    <w:rsid w:val="0002638F"/>
    <w:rsid w:val="000263D5"/>
    <w:rsid w:val="0002661B"/>
    <w:rsid w:val="000268A6"/>
    <w:rsid w:val="00026AE7"/>
    <w:rsid w:val="00026C91"/>
    <w:rsid w:val="00026E97"/>
    <w:rsid w:val="00026EE1"/>
    <w:rsid w:val="000275A9"/>
    <w:rsid w:val="00027964"/>
    <w:rsid w:val="00027B6A"/>
    <w:rsid w:val="00030237"/>
    <w:rsid w:val="00030D38"/>
    <w:rsid w:val="00030D77"/>
    <w:rsid w:val="00030FBD"/>
    <w:rsid w:val="0003176E"/>
    <w:rsid w:val="00031D7F"/>
    <w:rsid w:val="0003235D"/>
    <w:rsid w:val="00032373"/>
    <w:rsid w:val="000329BD"/>
    <w:rsid w:val="00032CE9"/>
    <w:rsid w:val="00032D84"/>
    <w:rsid w:val="00032D94"/>
    <w:rsid w:val="000332E2"/>
    <w:rsid w:val="00033572"/>
    <w:rsid w:val="00033959"/>
    <w:rsid w:val="000339D1"/>
    <w:rsid w:val="00033A7D"/>
    <w:rsid w:val="00033FAF"/>
    <w:rsid w:val="0003416A"/>
    <w:rsid w:val="00034674"/>
    <w:rsid w:val="0003467F"/>
    <w:rsid w:val="00034847"/>
    <w:rsid w:val="00034AB3"/>
    <w:rsid w:val="00034F63"/>
    <w:rsid w:val="00034FD3"/>
    <w:rsid w:val="00035005"/>
    <w:rsid w:val="000355C7"/>
    <w:rsid w:val="00035763"/>
    <w:rsid w:val="0003641D"/>
    <w:rsid w:val="00036A77"/>
    <w:rsid w:val="00036D08"/>
    <w:rsid w:val="000374E2"/>
    <w:rsid w:val="00037979"/>
    <w:rsid w:val="0004006F"/>
    <w:rsid w:val="0004074D"/>
    <w:rsid w:val="00041D9C"/>
    <w:rsid w:val="0004206D"/>
    <w:rsid w:val="000425D2"/>
    <w:rsid w:val="0004268B"/>
    <w:rsid w:val="0004282D"/>
    <w:rsid w:val="00042FA5"/>
    <w:rsid w:val="0004303E"/>
    <w:rsid w:val="000432EE"/>
    <w:rsid w:val="000435FD"/>
    <w:rsid w:val="00043951"/>
    <w:rsid w:val="00044716"/>
    <w:rsid w:val="00044F3C"/>
    <w:rsid w:val="000457BC"/>
    <w:rsid w:val="00045835"/>
    <w:rsid w:val="0004583D"/>
    <w:rsid w:val="00045C42"/>
    <w:rsid w:val="0004607C"/>
    <w:rsid w:val="0004637E"/>
    <w:rsid w:val="000466C0"/>
    <w:rsid w:val="00046B5E"/>
    <w:rsid w:val="000472D9"/>
    <w:rsid w:val="0004742B"/>
    <w:rsid w:val="0004765B"/>
    <w:rsid w:val="0004774B"/>
    <w:rsid w:val="00047C96"/>
    <w:rsid w:val="0005045F"/>
    <w:rsid w:val="00050783"/>
    <w:rsid w:val="00050A36"/>
    <w:rsid w:val="00050A4B"/>
    <w:rsid w:val="00050E9A"/>
    <w:rsid w:val="00050F29"/>
    <w:rsid w:val="00051812"/>
    <w:rsid w:val="00051831"/>
    <w:rsid w:val="00051867"/>
    <w:rsid w:val="00051BA3"/>
    <w:rsid w:val="0005231D"/>
    <w:rsid w:val="00052804"/>
    <w:rsid w:val="000529D3"/>
    <w:rsid w:val="0005308C"/>
    <w:rsid w:val="00053378"/>
    <w:rsid w:val="000538C8"/>
    <w:rsid w:val="00054282"/>
    <w:rsid w:val="000545B6"/>
    <w:rsid w:val="00054B22"/>
    <w:rsid w:val="00054B98"/>
    <w:rsid w:val="00054F7B"/>
    <w:rsid w:val="000555D4"/>
    <w:rsid w:val="000558D1"/>
    <w:rsid w:val="00055916"/>
    <w:rsid w:val="00055ACA"/>
    <w:rsid w:val="00055ACF"/>
    <w:rsid w:val="00055B61"/>
    <w:rsid w:val="0005607A"/>
    <w:rsid w:val="000562D8"/>
    <w:rsid w:val="000566F0"/>
    <w:rsid w:val="00057768"/>
    <w:rsid w:val="00057905"/>
    <w:rsid w:val="00060053"/>
    <w:rsid w:val="00060BAC"/>
    <w:rsid w:val="00060CE1"/>
    <w:rsid w:val="00061110"/>
    <w:rsid w:val="000614C6"/>
    <w:rsid w:val="0006155D"/>
    <w:rsid w:val="00061CF5"/>
    <w:rsid w:val="0006207E"/>
    <w:rsid w:val="00062CE2"/>
    <w:rsid w:val="00062CF0"/>
    <w:rsid w:val="00063411"/>
    <w:rsid w:val="000634C5"/>
    <w:rsid w:val="0006352B"/>
    <w:rsid w:val="00063823"/>
    <w:rsid w:val="000638B8"/>
    <w:rsid w:val="00063937"/>
    <w:rsid w:val="00063CF2"/>
    <w:rsid w:val="000641B5"/>
    <w:rsid w:val="000642F9"/>
    <w:rsid w:val="00064A77"/>
    <w:rsid w:val="00064FCE"/>
    <w:rsid w:val="00065118"/>
    <w:rsid w:val="00065342"/>
    <w:rsid w:val="000658A3"/>
    <w:rsid w:val="000658D5"/>
    <w:rsid w:val="00065ADC"/>
    <w:rsid w:val="00065B11"/>
    <w:rsid w:val="00065ED5"/>
    <w:rsid w:val="00066263"/>
    <w:rsid w:val="0006628B"/>
    <w:rsid w:val="000664F7"/>
    <w:rsid w:val="00066C42"/>
    <w:rsid w:val="00066FB7"/>
    <w:rsid w:val="000670A1"/>
    <w:rsid w:val="00067159"/>
    <w:rsid w:val="0006717E"/>
    <w:rsid w:val="00067D6C"/>
    <w:rsid w:val="00070092"/>
    <w:rsid w:val="000701D6"/>
    <w:rsid w:val="00070AAB"/>
    <w:rsid w:val="00070CAC"/>
    <w:rsid w:val="000714C7"/>
    <w:rsid w:val="00071A10"/>
    <w:rsid w:val="000726BD"/>
    <w:rsid w:val="0007291C"/>
    <w:rsid w:val="00072D7F"/>
    <w:rsid w:val="00072FB8"/>
    <w:rsid w:val="00073297"/>
    <w:rsid w:val="000732C2"/>
    <w:rsid w:val="00073C15"/>
    <w:rsid w:val="00073EBF"/>
    <w:rsid w:val="00073FC0"/>
    <w:rsid w:val="00073FDE"/>
    <w:rsid w:val="00074103"/>
    <w:rsid w:val="000743AA"/>
    <w:rsid w:val="00074776"/>
    <w:rsid w:val="000748A9"/>
    <w:rsid w:val="000749A6"/>
    <w:rsid w:val="00074A33"/>
    <w:rsid w:val="00075225"/>
    <w:rsid w:val="00075349"/>
    <w:rsid w:val="00075A7E"/>
    <w:rsid w:val="00075B03"/>
    <w:rsid w:val="00075B10"/>
    <w:rsid w:val="00076186"/>
    <w:rsid w:val="00076AD3"/>
    <w:rsid w:val="00076EB0"/>
    <w:rsid w:val="0007749D"/>
    <w:rsid w:val="00077599"/>
    <w:rsid w:val="00077608"/>
    <w:rsid w:val="00077BE7"/>
    <w:rsid w:val="000802F4"/>
    <w:rsid w:val="0008055C"/>
    <w:rsid w:val="00080590"/>
    <w:rsid w:val="00080A10"/>
    <w:rsid w:val="00080C20"/>
    <w:rsid w:val="00080CA6"/>
    <w:rsid w:val="00080ECF"/>
    <w:rsid w:val="00081021"/>
    <w:rsid w:val="00081110"/>
    <w:rsid w:val="000818F6"/>
    <w:rsid w:val="00081A32"/>
    <w:rsid w:val="00081CCE"/>
    <w:rsid w:val="00081F0B"/>
    <w:rsid w:val="00081F4C"/>
    <w:rsid w:val="0008304C"/>
    <w:rsid w:val="00083126"/>
    <w:rsid w:val="0008327E"/>
    <w:rsid w:val="000835D7"/>
    <w:rsid w:val="000837B0"/>
    <w:rsid w:val="00083B73"/>
    <w:rsid w:val="00083EEF"/>
    <w:rsid w:val="000842B0"/>
    <w:rsid w:val="000849A2"/>
    <w:rsid w:val="00084F79"/>
    <w:rsid w:val="0008548D"/>
    <w:rsid w:val="0008549A"/>
    <w:rsid w:val="00085A6E"/>
    <w:rsid w:val="00085AA8"/>
    <w:rsid w:val="00085E7E"/>
    <w:rsid w:val="000860D8"/>
    <w:rsid w:val="00086121"/>
    <w:rsid w:val="0008637E"/>
    <w:rsid w:val="00086CFC"/>
    <w:rsid w:val="0008702D"/>
    <w:rsid w:val="00087309"/>
    <w:rsid w:val="00087364"/>
    <w:rsid w:val="000873D2"/>
    <w:rsid w:val="00087456"/>
    <w:rsid w:val="000875FD"/>
    <w:rsid w:val="00087C1D"/>
    <w:rsid w:val="00087C99"/>
    <w:rsid w:val="00087E73"/>
    <w:rsid w:val="0009025A"/>
    <w:rsid w:val="00090B8D"/>
    <w:rsid w:val="00090DE0"/>
    <w:rsid w:val="00090F2F"/>
    <w:rsid w:val="00091200"/>
    <w:rsid w:val="00091FA7"/>
    <w:rsid w:val="0009231E"/>
    <w:rsid w:val="00092488"/>
    <w:rsid w:val="00092AF3"/>
    <w:rsid w:val="00092FF7"/>
    <w:rsid w:val="000933E8"/>
    <w:rsid w:val="0009364C"/>
    <w:rsid w:val="00093714"/>
    <w:rsid w:val="00093AEE"/>
    <w:rsid w:val="00093BF4"/>
    <w:rsid w:val="00093D2B"/>
    <w:rsid w:val="00094915"/>
    <w:rsid w:val="00094AEA"/>
    <w:rsid w:val="00095081"/>
    <w:rsid w:val="000952D6"/>
    <w:rsid w:val="000958EF"/>
    <w:rsid w:val="00096AD7"/>
    <w:rsid w:val="000970CD"/>
    <w:rsid w:val="00097683"/>
    <w:rsid w:val="000978BF"/>
    <w:rsid w:val="00097B42"/>
    <w:rsid w:val="00097C43"/>
    <w:rsid w:val="00097CA2"/>
    <w:rsid w:val="00097E86"/>
    <w:rsid w:val="000A0222"/>
    <w:rsid w:val="000A0840"/>
    <w:rsid w:val="000A0E8F"/>
    <w:rsid w:val="000A1347"/>
    <w:rsid w:val="000A1467"/>
    <w:rsid w:val="000A1574"/>
    <w:rsid w:val="000A167B"/>
    <w:rsid w:val="000A1EB8"/>
    <w:rsid w:val="000A2238"/>
    <w:rsid w:val="000A278E"/>
    <w:rsid w:val="000A2CD6"/>
    <w:rsid w:val="000A2EF7"/>
    <w:rsid w:val="000A3241"/>
    <w:rsid w:val="000A3657"/>
    <w:rsid w:val="000A3818"/>
    <w:rsid w:val="000A3983"/>
    <w:rsid w:val="000A3B8A"/>
    <w:rsid w:val="000A44C3"/>
    <w:rsid w:val="000A4880"/>
    <w:rsid w:val="000A4EFA"/>
    <w:rsid w:val="000A4F7B"/>
    <w:rsid w:val="000A5534"/>
    <w:rsid w:val="000A5538"/>
    <w:rsid w:val="000A574D"/>
    <w:rsid w:val="000A602D"/>
    <w:rsid w:val="000A62CD"/>
    <w:rsid w:val="000A66D0"/>
    <w:rsid w:val="000A6D46"/>
    <w:rsid w:val="000A7345"/>
    <w:rsid w:val="000A76E7"/>
    <w:rsid w:val="000A7DF1"/>
    <w:rsid w:val="000B02A4"/>
    <w:rsid w:val="000B0343"/>
    <w:rsid w:val="000B06FD"/>
    <w:rsid w:val="000B10CF"/>
    <w:rsid w:val="000B11F5"/>
    <w:rsid w:val="000B134E"/>
    <w:rsid w:val="000B14C0"/>
    <w:rsid w:val="000B1A42"/>
    <w:rsid w:val="000B1D02"/>
    <w:rsid w:val="000B2154"/>
    <w:rsid w:val="000B268C"/>
    <w:rsid w:val="000B27AB"/>
    <w:rsid w:val="000B2F3A"/>
    <w:rsid w:val="000B331A"/>
    <w:rsid w:val="000B37A0"/>
    <w:rsid w:val="000B3956"/>
    <w:rsid w:val="000B3B17"/>
    <w:rsid w:val="000B3E47"/>
    <w:rsid w:val="000B3F24"/>
    <w:rsid w:val="000B40E3"/>
    <w:rsid w:val="000B42CB"/>
    <w:rsid w:val="000B44A4"/>
    <w:rsid w:val="000B46A3"/>
    <w:rsid w:val="000B483D"/>
    <w:rsid w:val="000B4BC4"/>
    <w:rsid w:val="000B4F1A"/>
    <w:rsid w:val="000B538E"/>
    <w:rsid w:val="000B5508"/>
    <w:rsid w:val="000B55E5"/>
    <w:rsid w:val="000B561E"/>
    <w:rsid w:val="000B5E69"/>
    <w:rsid w:val="000B5F2D"/>
    <w:rsid w:val="000B6352"/>
    <w:rsid w:val="000B63BA"/>
    <w:rsid w:val="000B6A0B"/>
    <w:rsid w:val="000B6A77"/>
    <w:rsid w:val="000B6CFB"/>
    <w:rsid w:val="000B6F80"/>
    <w:rsid w:val="000B73CC"/>
    <w:rsid w:val="000B7919"/>
    <w:rsid w:val="000B7979"/>
    <w:rsid w:val="000B7A97"/>
    <w:rsid w:val="000B7C90"/>
    <w:rsid w:val="000B7E0C"/>
    <w:rsid w:val="000C0A85"/>
    <w:rsid w:val="000C0BEF"/>
    <w:rsid w:val="000C0D60"/>
    <w:rsid w:val="000C0E9C"/>
    <w:rsid w:val="000C1158"/>
    <w:rsid w:val="000C1A05"/>
    <w:rsid w:val="000C1C2F"/>
    <w:rsid w:val="000C1E9A"/>
    <w:rsid w:val="000C2202"/>
    <w:rsid w:val="000C23D0"/>
    <w:rsid w:val="000C26BE"/>
    <w:rsid w:val="000C2899"/>
    <w:rsid w:val="000C2B86"/>
    <w:rsid w:val="000C3430"/>
    <w:rsid w:val="000C3534"/>
    <w:rsid w:val="000C37A1"/>
    <w:rsid w:val="000C3870"/>
    <w:rsid w:val="000C3ACB"/>
    <w:rsid w:val="000C3B21"/>
    <w:rsid w:val="000C3E6E"/>
    <w:rsid w:val="000C40FD"/>
    <w:rsid w:val="000C44FE"/>
    <w:rsid w:val="000C563A"/>
    <w:rsid w:val="000C59B4"/>
    <w:rsid w:val="000C5E1F"/>
    <w:rsid w:val="000C5E9E"/>
    <w:rsid w:val="000C5FC0"/>
    <w:rsid w:val="000C6017"/>
    <w:rsid w:val="000C6A7F"/>
    <w:rsid w:val="000C6A96"/>
    <w:rsid w:val="000C6CA6"/>
    <w:rsid w:val="000C734B"/>
    <w:rsid w:val="000C78A0"/>
    <w:rsid w:val="000D019C"/>
    <w:rsid w:val="000D02BA"/>
    <w:rsid w:val="000D04D0"/>
    <w:rsid w:val="000D0D02"/>
    <w:rsid w:val="000D0E32"/>
    <w:rsid w:val="000D12B6"/>
    <w:rsid w:val="000D15C6"/>
    <w:rsid w:val="000D200A"/>
    <w:rsid w:val="000D2208"/>
    <w:rsid w:val="000D2528"/>
    <w:rsid w:val="000D2A3C"/>
    <w:rsid w:val="000D3011"/>
    <w:rsid w:val="000D3622"/>
    <w:rsid w:val="000D3835"/>
    <w:rsid w:val="000D39EA"/>
    <w:rsid w:val="000D42E3"/>
    <w:rsid w:val="000D469B"/>
    <w:rsid w:val="000D49FC"/>
    <w:rsid w:val="000D4E2A"/>
    <w:rsid w:val="000D4EFC"/>
    <w:rsid w:val="000D5B00"/>
    <w:rsid w:val="000D5C24"/>
    <w:rsid w:val="000D5D5D"/>
    <w:rsid w:val="000D623D"/>
    <w:rsid w:val="000D6272"/>
    <w:rsid w:val="000D63A6"/>
    <w:rsid w:val="000D65B1"/>
    <w:rsid w:val="000D6E81"/>
    <w:rsid w:val="000D705F"/>
    <w:rsid w:val="000D72B8"/>
    <w:rsid w:val="000D73B0"/>
    <w:rsid w:val="000D76A0"/>
    <w:rsid w:val="000E07E5"/>
    <w:rsid w:val="000E1708"/>
    <w:rsid w:val="000E172E"/>
    <w:rsid w:val="000E223B"/>
    <w:rsid w:val="000E2488"/>
    <w:rsid w:val="000E254E"/>
    <w:rsid w:val="000E26BE"/>
    <w:rsid w:val="000E2745"/>
    <w:rsid w:val="000E314C"/>
    <w:rsid w:val="000E35C7"/>
    <w:rsid w:val="000E3C74"/>
    <w:rsid w:val="000E3F6A"/>
    <w:rsid w:val="000E432B"/>
    <w:rsid w:val="000E4347"/>
    <w:rsid w:val="000E4771"/>
    <w:rsid w:val="000E47C3"/>
    <w:rsid w:val="000E47F6"/>
    <w:rsid w:val="000E4A08"/>
    <w:rsid w:val="000E4D9C"/>
    <w:rsid w:val="000E52D8"/>
    <w:rsid w:val="000E53FA"/>
    <w:rsid w:val="000E55F9"/>
    <w:rsid w:val="000E5699"/>
    <w:rsid w:val="000E5F6A"/>
    <w:rsid w:val="000E6230"/>
    <w:rsid w:val="000E62FE"/>
    <w:rsid w:val="000E6409"/>
    <w:rsid w:val="000E68A4"/>
    <w:rsid w:val="000E6FA3"/>
    <w:rsid w:val="000E7025"/>
    <w:rsid w:val="000E723B"/>
    <w:rsid w:val="000E73A9"/>
    <w:rsid w:val="000E7426"/>
    <w:rsid w:val="000E77DF"/>
    <w:rsid w:val="000E788F"/>
    <w:rsid w:val="000E7D95"/>
    <w:rsid w:val="000E7EF6"/>
    <w:rsid w:val="000F021D"/>
    <w:rsid w:val="000F0575"/>
    <w:rsid w:val="000F0888"/>
    <w:rsid w:val="000F0AB7"/>
    <w:rsid w:val="000F0BA6"/>
    <w:rsid w:val="000F1808"/>
    <w:rsid w:val="000F1A73"/>
    <w:rsid w:val="000F1CA1"/>
    <w:rsid w:val="000F2019"/>
    <w:rsid w:val="000F2078"/>
    <w:rsid w:val="000F2EE8"/>
    <w:rsid w:val="000F33BB"/>
    <w:rsid w:val="000F3753"/>
    <w:rsid w:val="000F3ADF"/>
    <w:rsid w:val="000F4124"/>
    <w:rsid w:val="000F4731"/>
    <w:rsid w:val="000F4834"/>
    <w:rsid w:val="000F4842"/>
    <w:rsid w:val="000F493E"/>
    <w:rsid w:val="000F4E0B"/>
    <w:rsid w:val="000F5854"/>
    <w:rsid w:val="000F5D02"/>
    <w:rsid w:val="000F6478"/>
    <w:rsid w:val="000F6589"/>
    <w:rsid w:val="000F6CEF"/>
    <w:rsid w:val="000F7185"/>
    <w:rsid w:val="000F755C"/>
    <w:rsid w:val="000F79A1"/>
    <w:rsid w:val="000F7B19"/>
    <w:rsid w:val="001006C6"/>
    <w:rsid w:val="00100705"/>
    <w:rsid w:val="001007F1"/>
    <w:rsid w:val="00100817"/>
    <w:rsid w:val="001013D1"/>
    <w:rsid w:val="001020D6"/>
    <w:rsid w:val="00102942"/>
    <w:rsid w:val="001030A1"/>
    <w:rsid w:val="00103313"/>
    <w:rsid w:val="001034DC"/>
    <w:rsid w:val="001035DA"/>
    <w:rsid w:val="0010369A"/>
    <w:rsid w:val="00103DC5"/>
    <w:rsid w:val="001043C4"/>
    <w:rsid w:val="001046BC"/>
    <w:rsid w:val="001047FC"/>
    <w:rsid w:val="001048A7"/>
    <w:rsid w:val="00104A11"/>
    <w:rsid w:val="00104AA2"/>
    <w:rsid w:val="001058D2"/>
    <w:rsid w:val="0010596A"/>
    <w:rsid w:val="001060AB"/>
    <w:rsid w:val="0010702B"/>
    <w:rsid w:val="001070BB"/>
    <w:rsid w:val="0010783F"/>
    <w:rsid w:val="00107925"/>
    <w:rsid w:val="00107AAB"/>
    <w:rsid w:val="00107B69"/>
    <w:rsid w:val="00107F00"/>
    <w:rsid w:val="00107F34"/>
    <w:rsid w:val="001103DF"/>
    <w:rsid w:val="001104FB"/>
    <w:rsid w:val="001108D6"/>
    <w:rsid w:val="0011091B"/>
    <w:rsid w:val="00110AAC"/>
    <w:rsid w:val="00110CAC"/>
    <w:rsid w:val="00110D49"/>
    <w:rsid w:val="0011104C"/>
    <w:rsid w:val="00111494"/>
    <w:rsid w:val="0011151E"/>
    <w:rsid w:val="001119EC"/>
    <w:rsid w:val="00111A14"/>
    <w:rsid w:val="00111A46"/>
    <w:rsid w:val="00111C56"/>
    <w:rsid w:val="0011232A"/>
    <w:rsid w:val="00112727"/>
    <w:rsid w:val="00112770"/>
    <w:rsid w:val="001127F6"/>
    <w:rsid w:val="00112856"/>
    <w:rsid w:val="00112933"/>
    <w:rsid w:val="00112AD2"/>
    <w:rsid w:val="00112B16"/>
    <w:rsid w:val="00112B21"/>
    <w:rsid w:val="001133D2"/>
    <w:rsid w:val="0011367A"/>
    <w:rsid w:val="001138FA"/>
    <w:rsid w:val="001144DA"/>
    <w:rsid w:val="00114C87"/>
    <w:rsid w:val="00114CD3"/>
    <w:rsid w:val="001150B5"/>
    <w:rsid w:val="001151A8"/>
    <w:rsid w:val="0011569B"/>
    <w:rsid w:val="0011570C"/>
    <w:rsid w:val="00115E84"/>
    <w:rsid w:val="00115F13"/>
    <w:rsid w:val="00116313"/>
    <w:rsid w:val="00116C4C"/>
    <w:rsid w:val="00116FDE"/>
    <w:rsid w:val="00117431"/>
    <w:rsid w:val="001174F5"/>
    <w:rsid w:val="00117757"/>
    <w:rsid w:val="00117915"/>
    <w:rsid w:val="00117D6C"/>
    <w:rsid w:val="00120390"/>
    <w:rsid w:val="0012053C"/>
    <w:rsid w:val="00120632"/>
    <w:rsid w:val="00120ACD"/>
    <w:rsid w:val="00121223"/>
    <w:rsid w:val="00121BD4"/>
    <w:rsid w:val="00121D07"/>
    <w:rsid w:val="00122047"/>
    <w:rsid w:val="001221D7"/>
    <w:rsid w:val="00122323"/>
    <w:rsid w:val="001229CC"/>
    <w:rsid w:val="00122A7B"/>
    <w:rsid w:val="00122D48"/>
    <w:rsid w:val="00122FD1"/>
    <w:rsid w:val="001236DE"/>
    <w:rsid w:val="00123A34"/>
    <w:rsid w:val="00123ACB"/>
    <w:rsid w:val="00123DF0"/>
    <w:rsid w:val="00123EB2"/>
    <w:rsid w:val="00124573"/>
    <w:rsid w:val="00124903"/>
    <w:rsid w:val="001253EE"/>
    <w:rsid w:val="00125450"/>
    <w:rsid w:val="0012552B"/>
    <w:rsid w:val="00125713"/>
    <w:rsid w:val="00125DC1"/>
    <w:rsid w:val="00126103"/>
    <w:rsid w:val="00126319"/>
    <w:rsid w:val="00126426"/>
    <w:rsid w:val="001265B9"/>
    <w:rsid w:val="001266C1"/>
    <w:rsid w:val="0012670D"/>
    <w:rsid w:val="00126843"/>
    <w:rsid w:val="00126893"/>
    <w:rsid w:val="00126C94"/>
    <w:rsid w:val="00126FAF"/>
    <w:rsid w:val="00126FE8"/>
    <w:rsid w:val="00127128"/>
    <w:rsid w:val="0012749D"/>
    <w:rsid w:val="00127D42"/>
    <w:rsid w:val="00130F2C"/>
    <w:rsid w:val="00130F5A"/>
    <w:rsid w:val="0013100C"/>
    <w:rsid w:val="0013182F"/>
    <w:rsid w:val="00131A9D"/>
    <w:rsid w:val="00131BA2"/>
    <w:rsid w:val="00131BAC"/>
    <w:rsid w:val="00132968"/>
    <w:rsid w:val="00133012"/>
    <w:rsid w:val="0013302C"/>
    <w:rsid w:val="00133275"/>
    <w:rsid w:val="0013383A"/>
    <w:rsid w:val="00133BC4"/>
    <w:rsid w:val="00134266"/>
    <w:rsid w:val="00134CE5"/>
    <w:rsid w:val="00135063"/>
    <w:rsid w:val="0013532D"/>
    <w:rsid w:val="00136298"/>
    <w:rsid w:val="001363BC"/>
    <w:rsid w:val="001367E4"/>
    <w:rsid w:val="00136917"/>
    <w:rsid w:val="00136E52"/>
    <w:rsid w:val="001375B5"/>
    <w:rsid w:val="00137668"/>
    <w:rsid w:val="00137801"/>
    <w:rsid w:val="00137945"/>
    <w:rsid w:val="00137FD1"/>
    <w:rsid w:val="0014064B"/>
    <w:rsid w:val="0014068D"/>
    <w:rsid w:val="0014084A"/>
    <w:rsid w:val="00140AE1"/>
    <w:rsid w:val="00140B84"/>
    <w:rsid w:val="00140BEF"/>
    <w:rsid w:val="00140EB8"/>
    <w:rsid w:val="00140F13"/>
    <w:rsid w:val="00140F37"/>
    <w:rsid w:val="00140F6E"/>
    <w:rsid w:val="001412D5"/>
    <w:rsid w:val="0014179B"/>
    <w:rsid w:val="001418A7"/>
    <w:rsid w:val="00141B20"/>
    <w:rsid w:val="001425E4"/>
    <w:rsid w:val="00142DF2"/>
    <w:rsid w:val="00142E19"/>
    <w:rsid w:val="00143227"/>
    <w:rsid w:val="0014324B"/>
    <w:rsid w:val="001436A6"/>
    <w:rsid w:val="00143D37"/>
    <w:rsid w:val="00143DFB"/>
    <w:rsid w:val="00143FF5"/>
    <w:rsid w:val="001440C3"/>
    <w:rsid w:val="0014545B"/>
    <w:rsid w:val="00145E7A"/>
    <w:rsid w:val="0014612A"/>
    <w:rsid w:val="0014618E"/>
    <w:rsid w:val="00146EEB"/>
    <w:rsid w:val="001471BA"/>
    <w:rsid w:val="0014750C"/>
    <w:rsid w:val="001477B2"/>
    <w:rsid w:val="00147CEC"/>
    <w:rsid w:val="00147D8D"/>
    <w:rsid w:val="00147EF9"/>
    <w:rsid w:val="00150056"/>
    <w:rsid w:val="00150994"/>
    <w:rsid w:val="00150A54"/>
    <w:rsid w:val="00150AD4"/>
    <w:rsid w:val="00150BE1"/>
    <w:rsid w:val="00150C80"/>
    <w:rsid w:val="00150C85"/>
    <w:rsid w:val="00150E25"/>
    <w:rsid w:val="00150EA4"/>
    <w:rsid w:val="001511E4"/>
    <w:rsid w:val="0015140C"/>
    <w:rsid w:val="00151654"/>
    <w:rsid w:val="00152537"/>
    <w:rsid w:val="001526D6"/>
    <w:rsid w:val="00152994"/>
    <w:rsid w:val="00152C87"/>
    <w:rsid w:val="00152ED8"/>
    <w:rsid w:val="00152EDB"/>
    <w:rsid w:val="00152FE0"/>
    <w:rsid w:val="00153047"/>
    <w:rsid w:val="00153558"/>
    <w:rsid w:val="00153689"/>
    <w:rsid w:val="00153ED2"/>
    <w:rsid w:val="00153F4A"/>
    <w:rsid w:val="00154ABD"/>
    <w:rsid w:val="00154C40"/>
    <w:rsid w:val="00154C66"/>
    <w:rsid w:val="0015560B"/>
    <w:rsid w:val="001557D0"/>
    <w:rsid w:val="00155811"/>
    <w:rsid w:val="00155C24"/>
    <w:rsid w:val="00155DFE"/>
    <w:rsid w:val="00155EC5"/>
    <w:rsid w:val="00155F85"/>
    <w:rsid w:val="00156B5C"/>
    <w:rsid w:val="00156F3D"/>
    <w:rsid w:val="001573A3"/>
    <w:rsid w:val="00157776"/>
    <w:rsid w:val="001577E4"/>
    <w:rsid w:val="00157D95"/>
    <w:rsid w:val="0016004A"/>
    <w:rsid w:val="00160169"/>
    <w:rsid w:val="00160BA1"/>
    <w:rsid w:val="0016126A"/>
    <w:rsid w:val="001616D7"/>
    <w:rsid w:val="001618D6"/>
    <w:rsid w:val="00161CA5"/>
    <w:rsid w:val="001621A6"/>
    <w:rsid w:val="001626F8"/>
    <w:rsid w:val="00162723"/>
    <w:rsid w:val="001629C7"/>
    <w:rsid w:val="00162AD8"/>
    <w:rsid w:val="00162D4F"/>
    <w:rsid w:val="00162EF5"/>
    <w:rsid w:val="001630CC"/>
    <w:rsid w:val="001636CA"/>
    <w:rsid w:val="00163803"/>
    <w:rsid w:val="001639B7"/>
    <w:rsid w:val="00163A09"/>
    <w:rsid w:val="00163CA4"/>
    <w:rsid w:val="001641E0"/>
    <w:rsid w:val="00164492"/>
    <w:rsid w:val="00164510"/>
    <w:rsid w:val="001647A8"/>
    <w:rsid w:val="001649FB"/>
    <w:rsid w:val="0016551F"/>
    <w:rsid w:val="00165DF4"/>
    <w:rsid w:val="001665E7"/>
    <w:rsid w:val="00166603"/>
    <w:rsid w:val="00166698"/>
    <w:rsid w:val="001668E5"/>
    <w:rsid w:val="00166D29"/>
    <w:rsid w:val="0016701D"/>
    <w:rsid w:val="0016755D"/>
    <w:rsid w:val="001676EB"/>
    <w:rsid w:val="001679DF"/>
    <w:rsid w:val="00170359"/>
    <w:rsid w:val="00170AC6"/>
    <w:rsid w:val="0017130B"/>
    <w:rsid w:val="0017176B"/>
    <w:rsid w:val="001718E5"/>
    <w:rsid w:val="001721F5"/>
    <w:rsid w:val="0017262E"/>
    <w:rsid w:val="00172F89"/>
    <w:rsid w:val="00172FEF"/>
    <w:rsid w:val="001735E1"/>
    <w:rsid w:val="001736DF"/>
    <w:rsid w:val="00173AC3"/>
    <w:rsid w:val="00173BED"/>
    <w:rsid w:val="00173F59"/>
    <w:rsid w:val="0017446D"/>
    <w:rsid w:val="00174595"/>
    <w:rsid w:val="00174677"/>
    <w:rsid w:val="0017482E"/>
    <w:rsid w:val="00174A42"/>
    <w:rsid w:val="00174BA0"/>
    <w:rsid w:val="00175386"/>
    <w:rsid w:val="00175762"/>
    <w:rsid w:val="00175ADE"/>
    <w:rsid w:val="00175C41"/>
    <w:rsid w:val="001761B0"/>
    <w:rsid w:val="001769C3"/>
    <w:rsid w:val="00176B12"/>
    <w:rsid w:val="00176E20"/>
    <w:rsid w:val="001776D3"/>
    <w:rsid w:val="0017788E"/>
    <w:rsid w:val="001779E0"/>
    <w:rsid w:val="00180033"/>
    <w:rsid w:val="00180150"/>
    <w:rsid w:val="00180301"/>
    <w:rsid w:val="00180B85"/>
    <w:rsid w:val="00181181"/>
    <w:rsid w:val="001813FC"/>
    <w:rsid w:val="001814B0"/>
    <w:rsid w:val="001814E4"/>
    <w:rsid w:val="00181B1D"/>
    <w:rsid w:val="00181BB2"/>
    <w:rsid w:val="00181CC3"/>
    <w:rsid w:val="00181F13"/>
    <w:rsid w:val="0018261D"/>
    <w:rsid w:val="00182738"/>
    <w:rsid w:val="0018293E"/>
    <w:rsid w:val="00182995"/>
    <w:rsid w:val="00182DF4"/>
    <w:rsid w:val="00182F5F"/>
    <w:rsid w:val="00183299"/>
    <w:rsid w:val="00183544"/>
    <w:rsid w:val="00183568"/>
    <w:rsid w:val="00183646"/>
    <w:rsid w:val="001837E8"/>
    <w:rsid w:val="001840D6"/>
    <w:rsid w:val="00184D6D"/>
    <w:rsid w:val="001853B2"/>
    <w:rsid w:val="001856BC"/>
    <w:rsid w:val="00185E13"/>
    <w:rsid w:val="00185F3B"/>
    <w:rsid w:val="00186211"/>
    <w:rsid w:val="00186512"/>
    <w:rsid w:val="001866D2"/>
    <w:rsid w:val="00186A80"/>
    <w:rsid w:val="001874BB"/>
    <w:rsid w:val="00187935"/>
    <w:rsid w:val="001879F0"/>
    <w:rsid w:val="00187F07"/>
    <w:rsid w:val="00190104"/>
    <w:rsid w:val="00190A89"/>
    <w:rsid w:val="00190EBE"/>
    <w:rsid w:val="00191240"/>
    <w:rsid w:val="00191421"/>
    <w:rsid w:val="00191A47"/>
    <w:rsid w:val="00191DFE"/>
    <w:rsid w:val="001921CD"/>
    <w:rsid w:val="0019250A"/>
    <w:rsid w:val="001927CD"/>
    <w:rsid w:val="00192816"/>
    <w:rsid w:val="001929F5"/>
    <w:rsid w:val="00192E13"/>
    <w:rsid w:val="00193314"/>
    <w:rsid w:val="00193A3A"/>
    <w:rsid w:val="00193D74"/>
    <w:rsid w:val="00193DD8"/>
    <w:rsid w:val="0019469B"/>
    <w:rsid w:val="00194D73"/>
    <w:rsid w:val="00195285"/>
    <w:rsid w:val="0019583F"/>
    <w:rsid w:val="00195EFB"/>
    <w:rsid w:val="00196838"/>
    <w:rsid w:val="00197002"/>
    <w:rsid w:val="001974D3"/>
    <w:rsid w:val="00197520"/>
    <w:rsid w:val="00197613"/>
    <w:rsid w:val="001978C5"/>
    <w:rsid w:val="00197B16"/>
    <w:rsid w:val="00197BF3"/>
    <w:rsid w:val="00197FF8"/>
    <w:rsid w:val="001A0566"/>
    <w:rsid w:val="001A0EB0"/>
    <w:rsid w:val="001A1101"/>
    <w:rsid w:val="001A13B9"/>
    <w:rsid w:val="001A1400"/>
    <w:rsid w:val="001A1576"/>
    <w:rsid w:val="001A18CD"/>
    <w:rsid w:val="001A1D20"/>
    <w:rsid w:val="001A1D6D"/>
    <w:rsid w:val="001A2BA3"/>
    <w:rsid w:val="001A2BF0"/>
    <w:rsid w:val="001A304F"/>
    <w:rsid w:val="001A31D9"/>
    <w:rsid w:val="001A3BD2"/>
    <w:rsid w:val="001A4241"/>
    <w:rsid w:val="001A44C6"/>
    <w:rsid w:val="001A457B"/>
    <w:rsid w:val="001A4CF5"/>
    <w:rsid w:val="001A4DD2"/>
    <w:rsid w:val="001A56B7"/>
    <w:rsid w:val="001A59D9"/>
    <w:rsid w:val="001A5B20"/>
    <w:rsid w:val="001A5C1A"/>
    <w:rsid w:val="001A6308"/>
    <w:rsid w:val="001A6378"/>
    <w:rsid w:val="001A6453"/>
    <w:rsid w:val="001A64C5"/>
    <w:rsid w:val="001A6669"/>
    <w:rsid w:val="001A69B7"/>
    <w:rsid w:val="001A6C75"/>
    <w:rsid w:val="001A6E3D"/>
    <w:rsid w:val="001A719A"/>
    <w:rsid w:val="001A72DA"/>
    <w:rsid w:val="001A76DC"/>
    <w:rsid w:val="001A7948"/>
    <w:rsid w:val="001A7C47"/>
    <w:rsid w:val="001A7FBE"/>
    <w:rsid w:val="001B020A"/>
    <w:rsid w:val="001B053A"/>
    <w:rsid w:val="001B07FB"/>
    <w:rsid w:val="001B0AF8"/>
    <w:rsid w:val="001B0C25"/>
    <w:rsid w:val="001B0DFF"/>
    <w:rsid w:val="001B0E99"/>
    <w:rsid w:val="001B151C"/>
    <w:rsid w:val="001B164D"/>
    <w:rsid w:val="001B179C"/>
    <w:rsid w:val="001B1CAC"/>
    <w:rsid w:val="001B1E57"/>
    <w:rsid w:val="001B2189"/>
    <w:rsid w:val="001B2281"/>
    <w:rsid w:val="001B240A"/>
    <w:rsid w:val="001B3156"/>
    <w:rsid w:val="001B33B2"/>
    <w:rsid w:val="001B3684"/>
    <w:rsid w:val="001B3705"/>
    <w:rsid w:val="001B3967"/>
    <w:rsid w:val="001B3AE4"/>
    <w:rsid w:val="001B3CEC"/>
    <w:rsid w:val="001B3D43"/>
    <w:rsid w:val="001B3FFD"/>
    <w:rsid w:val="001B4777"/>
    <w:rsid w:val="001B4A1C"/>
    <w:rsid w:val="001B4F20"/>
    <w:rsid w:val="001B5152"/>
    <w:rsid w:val="001B54FC"/>
    <w:rsid w:val="001B566B"/>
    <w:rsid w:val="001B5A26"/>
    <w:rsid w:val="001B5B9E"/>
    <w:rsid w:val="001B71E9"/>
    <w:rsid w:val="001B75A3"/>
    <w:rsid w:val="001B75E0"/>
    <w:rsid w:val="001B78E6"/>
    <w:rsid w:val="001B7A79"/>
    <w:rsid w:val="001B7AFA"/>
    <w:rsid w:val="001B7B4E"/>
    <w:rsid w:val="001C0FE1"/>
    <w:rsid w:val="001C1041"/>
    <w:rsid w:val="001C137B"/>
    <w:rsid w:val="001C1E9C"/>
    <w:rsid w:val="001C1F18"/>
    <w:rsid w:val="001C20FC"/>
    <w:rsid w:val="001C23F3"/>
    <w:rsid w:val="001C2886"/>
    <w:rsid w:val="001C29F1"/>
    <w:rsid w:val="001C2CCB"/>
    <w:rsid w:val="001C2ED0"/>
    <w:rsid w:val="001C2FEB"/>
    <w:rsid w:val="001C3215"/>
    <w:rsid w:val="001C338D"/>
    <w:rsid w:val="001C42FF"/>
    <w:rsid w:val="001C4B57"/>
    <w:rsid w:val="001C5085"/>
    <w:rsid w:val="001C50D8"/>
    <w:rsid w:val="001C5839"/>
    <w:rsid w:val="001C58ED"/>
    <w:rsid w:val="001C5FD4"/>
    <w:rsid w:val="001C61E5"/>
    <w:rsid w:val="001C65DC"/>
    <w:rsid w:val="001C6733"/>
    <w:rsid w:val="001C6938"/>
    <w:rsid w:val="001C75C2"/>
    <w:rsid w:val="001C766E"/>
    <w:rsid w:val="001C777F"/>
    <w:rsid w:val="001C7A17"/>
    <w:rsid w:val="001C7A20"/>
    <w:rsid w:val="001D0460"/>
    <w:rsid w:val="001D063D"/>
    <w:rsid w:val="001D0969"/>
    <w:rsid w:val="001D0B8D"/>
    <w:rsid w:val="001D0E04"/>
    <w:rsid w:val="001D0FAF"/>
    <w:rsid w:val="001D10A0"/>
    <w:rsid w:val="001D1122"/>
    <w:rsid w:val="001D17C8"/>
    <w:rsid w:val="001D1B39"/>
    <w:rsid w:val="001D1BBE"/>
    <w:rsid w:val="001D1DC7"/>
    <w:rsid w:val="001D2415"/>
    <w:rsid w:val="001D25B4"/>
    <w:rsid w:val="001D273D"/>
    <w:rsid w:val="001D321C"/>
    <w:rsid w:val="001D3287"/>
    <w:rsid w:val="001D3584"/>
    <w:rsid w:val="001D35D1"/>
    <w:rsid w:val="001D3AA8"/>
    <w:rsid w:val="001D3E02"/>
    <w:rsid w:val="001D4093"/>
    <w:rsid w:val="001D44D9"/>
    <w:rsid w:val="001D49E0"/>
    <w:rsid w:val="001D4FB3"/>
    <w:rsid w:val="001D55C6"/>
    <w:rsid w:val="001D579D"/>
    <w:rsid w:val="001D58DA"/>
    <w:rsid w:val="001D5CA5"/>
    <w:rsid w:val="001D6083"/>
    <w:rsid w:val="001D61B1"/>
    <w:rsid w:val="001D659E"/>
    <w:rsid w:val="001D6775"/>
    <w:rsid w:val="001D67A9"/>
    <w:rsid w:val="001D6BC3"/>
    <w:rsid w:val="001D6C82"/>
    <w:rsid w:val="001D7488"/>
    <w:rsid w:val="001D7BEB"/>
    <w:rsid w:val="001D7C4A"/>
    <w:rsid w:val="001E01DD"/>
    <w:rsid w:val="001E04E0"/>
    <w:rsid w:val="001E07CA"/>
    <w:rsid w:val="001E0A11"/>
    <w:rsid w:val="001E0E86"/>
    <w:rsid w:val="001E11DC"/>
    <w:rsid w:val="001E1A58"/>
    <w:rsid w:val="001E1AB0"/>
    <w:rsid w:val="001E26C8"/>
    <w:rsid w:val="001E292B"/>
    <w:rsid w:val="001E2B84"/>
    <w:rsid w:val="001E2BEF"/>
    <w:rsid w:val="001E2CEA"/>
    <w:rsid w:val="001E2CFE"/>
    <w:rsid w:val="001E3017"/>
    <w:rsid w:val="001E306F"/>
    <w:rsid w:val="001E30DC"/>
    <w:rsid w:val="001E3431"/>
    <w:rsid w:val="001E36ED"/>
    <w:rsid w:val="001E3769"/>
    <w:rsid w:val="001E376D"/>
    <w:rsid w:val="001E39C2"/>
    <w:rsid w:val="001E4044"/>
    <w:rsid w:val="001E40AC"/>
    <w:rsid w:val="001E40B3"/>
    <w:rsid w:val="001E4383"/>
    <w:rsid w:val="001E453F"/>
    <w:rsid w:val="001E4750"/>
    <w:rsid w:val="001E526F"/>
    <w:rsid w:val="001E5B65"/>
    <w:rsid w:val="001E5EAB"/>
    <w:rsid w:val="001E6130"/>
    <w:rsid w:val="001E63E7"/>
    <w:rsid w:val="001E7159"/>
    <w:rsid w:val="001E715D"/>
    <w:rsid w:val="001E7253"/>
    <w:rsid w:val="001E77DB"/>
    <w:rsid w:val="001E7B16"/>
    <w:rsid w:val="001E7B46"/>
    <w:rsid w:val="001F0545"/>
    <w:rsid w:val="001F077C"/>
    <w:rsid w:val="001F08B4"/>
    <w:rsid w:val="001F0DA1"/>
    <w:rsid w:val="001F1014"/>
    <w:rsid w:val="001F11BA"/>
    <w:rsid w:val="001F11EE"/>
    <w:rsid w:val="001F132A"/>
    <w:rsid w:val="001F132C"/>
    <w:rsid w:val="001F1342"/>
    <w:rsid w:val="001F13AE"/>
    <w:rsid w:val="001F1509"/>
    <w:rsid w:val="001F1E7A"/>
    <w:rsid w:val="001F1E9A"/>
    <w:rsid w:val="001F1ECB"/>
    <w:rsid w:val="001F1F94"/>
    <w:rsid w:val="001F2835"/>
    <w:rsid w:val="001F2AAB"/>
    <w:rsid w:val="001F2BF3"/>
    <w:rsid w:val="001F2C05"/>
    <w:rsid w:val="001F2C4D"/>
    <w:rsid w:val="001F2F7C"/>
    <w:rsid w:val="001F2FA5"/>
    <w:rsid w:val="001F35FC"/>
    <w:rsid w:val="001F3668"/>
    <w:rsid w:val="001F36D7"/>
    <w:rsid w:val="001F373D"/>
    <w:rsid w:val="001F3F1E"/>
    <w:rsid w:val="001F3F61"/>
    <w:rsid w:val="001F4405"/>
    <w:rsid w:val="001F45DB"/>
    <w:rsid w:val="001F4665"/>
    <w:rsid w:val="001F4999"/>
    <w:rsid w:val="001F4C52"/>
    <w:rsid w:val="001F511C"/>
    <w:rsid w:val="001F52ED"/>
    <w:rsid w:val="001F53BA"/>
    <w:rsid w:val="001F600F"/>
    <w:rsid w:val="001F6168"/>
    <w:rsid w:val="001F632F"/>
    <w:rsid w:val="001F65CD"/>
    <w:rsid w:val="001F678B"/>
    <w:rsid w:val="001F6792"/>
    <w:rsid w:val="001F6795"/>
    <w:rsid w:val="001F68E2"/>
    <w:rsid w:val="001F6945"/>
    <w:rsid w:val="001F7037"/>
    <w:rsid w:val="001F71F4"/>
    <w:rsid w:val="001F74F8"/>
    <w:rsid w:val="001F79D9"/>
    <w:rsid w:val="001F7BCB"/>
    <w:rsid w:val="001F7E53"/>
    <w:rsid w:val="001F7EF3"/>
    <w:rsid w:val="002005B5"/>
    <w:rsid w:val="00200845"/>
    <w:rsid w:val="00200921"/>
    <w:rsid w:val="00200EE9"/>
    <w:rsid w:val="00201420"/>
    <w:rsid w:val="002025F7"/>
    <w:rsid w:val="00202714"/>
    <w:rsid w:val="00202869"/>
    <w:rsid w:val="002028DC"/>
    <w:rsid w:val="00202C47"/>
    <w:rsid w:val="00202CEF"/>
    <w:rsid w:val="00202DBE"/>
    <w:rsid w:val="0020314D"/>
    <w:rsid w:val="0020342C"/>
    <w:rsid w:val="0020382D"/>
    <w:rsid w:val="00204388"/>
    <w:rsid w:val="00204D3F"/>
    <w:rsid w:val="002052D4"/>
    <w:rsid w:val="00205785"/>
    <w:rsid w:val="00205920"/>
    <w:rsid w:val="00205A7E"/>
    <w:rsid w:val="00205B2B"/>
    <w:rsid w:val="00205F84"/>
    <w:rsid w:val="0020633D"/>
    <w:rsid w:val="00206405"/>
    <w:rsid w:val="002065A2"/>
    <w:rsid w:val="00206A68"/>
    <w:rsid w:val="00206A97"/>
    <w:rsid w:val="00206C56"/>
    <w:rsid w:val="00206FD4"/>
    <w:rsid w:val="00207032"/>
    <w:rsid w:val="0020786A"/>
    <w:rsid w:val="0020786F"/>
    <w:rsid w:val="00207D63"/>
    <w:rsid w:val="00210055"/>
    <w:rsid w:val="002100F1"/>
    <w:rsid w:val="0021010C"/>
    <w:rsid w:val="00210182"/>
    <w:rsid w:val="00210954"/>
    <w:rsid w:val="00210CCE"/>
    <w:rsid w:val="002115DB"/>
    <w:rsid w:val="00211A0A"/>
    <w:rsid w:val="002121AA"/>
    <w:rsid w:val="002126C8"/>
    <w:rsid w:val="0021284A"/>
    <w:rsid w:val="00212B66"/>
    <w:rsid w:val="00212B99"/>
    <w:rsid w:val="0021361F"/>
    <w:rsid w:val="00213734"/>
    <w:rsid w:val="002147D6"/>
    <w:rsid w:val="00214894"/>
    <w:rsid w:val="00215147"/>
    <w:rsid w:val="00215640"/>
    <w:rsid w:val="002158A7"/>
    <w:rsid w:val="00215C6A"/>
    <w:rsid w:val="00215C97"/>
    <w:rsid w:val="00215E31"/>
    <w:rsid w:val="00215FCD"/>
    <w:rsid w:val="00216131"/>
    <w:rsid w:val="0021615B"/>
    <w:rsid w:val="00216183"/>
    <w:rsid w:val="00216377"/>
    <w:rsid w:val="00216530"/>
    <w:rsid w:val="00216ADD"/>
    <w:rsid w:val="00216B3F"/>
    <w:rsid w:val="0021746F"/>
    <w:rsid w:val="00217653"/>
    <w:rsid w:val="002177FE"/>
    <w:rsid w:val="00217A5E"/>
    <w:rsid w:val="00217BD9"/>
    <w:rsid w:val="00220D57"/>
    <w:rsid w:val="00220E24"/>
    <w:rsid w:val="00220FB5"/>
    <w:rsid w:val="00221006"/>
    <w:rsid w:val="00221331"/>
    <w:rsid w:val="00221384"/>
    <w:rsid w:val="0022142D"/>
    <w:rsid w:val="00221EE4"/>
    <w:rsid w:val="00221F95"/>
    <w:rsid w:val="002229CE"/>
    <w:rsid w:val="002229DB"/>
    <w:rsid w:val="0022310B"/>
    <w:rsid w:val="00223522"/>
    <w:rsid w:val="00223773"/>
    <w:rsid w:val="00223BE1"/>
    <w:rsid w:val="00223C3B"/>
    <w:rsid w:val="00223F66"/>
    <w:rsid w:val="00223F89"/>
    <w:rsid w:val="00224014"/>
    <w:rsid w:val="00224386"/>
    <w:rsid w:val="002243FB"/>
    <w:rsid w:val="0022458F"/>
    <w:rsid w:val="002246D7"/>
    <w:rsid w:val="00224918"/>
    <w:rsid w:val="0022491C"/>
    <w:rsid w:val="00224996"/>
    <w:rsid w:val="00224AB2"/>
    <w:rsid w:val="00224EA5"/>
    <w:rsid w:val="00224FC5"/>
    <w:rsid w:val="002256CE"/>
    <w:rsid w:val="00225964"/>
    <w:rsid w:val="00225C38"/>
    <w:rsid w:val="00225C7E"/>
    <w:rsid w:val="0022655C"/>
    <w:rsid w:val="00227159"/>
    <w:rsid w:val="0022718A"/>
    <w:rsid w:val="002276F1"/>
    <w:rsid w:val="00227749"/>
    <w:rsid w:val="00227DF1"/>
    <w:rsid w:val="00227E29"/>
    <w:rsid w:val="00230255"/>
    <w:rsid w:val="00230A7E"/>
    <w:rsid w:val="002311BB"/>
    <w:rsid w:val="00231562"/>
    <w:rsid w:val="00231740"/>
    <w:rsid w:val="00231E1D"/>
    <w:rsid w:val="0023246E"/>
    <w:rsid w:val="00232959"/>
    <w:rsid w:val="00232CBD"/>
    <w:rsid w:val="00232EC8"/>
    <w:rsid w:val="0023371E"/>
    <w:rsid w:val="00233926"/>
    <w:rsid w:val="00233E0C"/>
    <w:rsid w:val="0023400A"/>
    <w:rsid w:val="00234229"/>
    <w:rsid w:val="00234250"/>
    <w:rsid w:val="00234330"/>
    <w:rsid w:val="00234497"/>
    <w:rsid w:val="00234663"/>
    <w:rsid w:val="00234BC8"/>
    <w:rsid w:val="00235BB5"/>
    <w:rsid w:val="00235CD1"/>
    <w:rsid w:val="00235CE2"/>
    <w:rsid w:val="002368E5"/>
    <w:rsid w:val="00236937"/>
    <w:rsid w:val="0023715F"/>
    <w:rsid w:val="002371F2"/>
    <w:rsid w:val="002374C0"/>
    <w:rsid w:val="00237FAA"/>
    <w:rsid w:val="00240887"/>
    <w:rsid w:val="00240DBD"/>
    <w:rsid w:val="00241230"/>
    <w:rsid w:val="0024127E"/>
    <w:rsid w:val="002413D5"/>
    <w:rsid w:val="002418B0"/>
    <w:rsid w:val="002420FD"/>
    <w:rsid w:val="002421CC"/>
    <w:rsid w:val="002429BF"/>
    <w:rsid w:val="00242E12"/>
    <w:rsid w:val="00242F93"/>
    <w:rsid w:val="0024319B"/>
    <w:rsid w:val="00243723"/>
    <w:rsid w:val="002438BE"/>
    <w:rsid w:val="00244064"/>
    <w:rsid w:val="00244525"/>
    <w:rsid w:val="00244729"/>
    <w:rsid w:val="00244C3E"/>
    <w:rsid w:val="00244EB3"/>
    <w:rsid w:val="00244FF2"/>
    <w:rsid w:val="00245189"/>
    <w:rsid w:val="002454C9"/>
    <w:rsid w:val="00245614"/>
    <w:rsid w:val="002459C3"/>
    <w:rsid w:val="00245ACA"/>
    <w:rsid w:val="002462B5"/>
    <w:rsid w:val="00246492"/>
    <w:rsid w:val="00246562"/>
    <w:rsid w:val="002467DD"/>
    <w:rsid w:val="00246BD8"/>
    <w:rsid w:val="00247911"/>
    <w:rsid w:val="002479AA"/>
    <w:rsid w:val="00247D99"/>
    <w:rsid w:val="00247F5E"/>
    <w:rsid w:val="00247FB9"/>
    <w:rsid w:val="002503A9"/>
    <w:rsid w:val="0025054D"/>
    <w:rsid w:val="002507C9"/>
    <w:rsid w:val="00250913"/>
    <w:rsid w:val="002511C6"/>
    <w:rsid w:val="00251582"/>
    <w:rsid w:val="002518AF"/>
    <w:rsid w:val="00251CC7"/>
    <w:rsid w:val="00251D7A"/>
    <w:rsid w:val="00251E1F"/>
    <w:rsid w:val="00251E99"/>
    <w:rsid w:val="00251F1C"/>
    <w:rsid w:val="00252C85"/>
    <w:rsid w:val="00252EE5"/>
    <w:rsid w:val="002533E6"/>
    <w:rsid w:val="00253C83"/>
    <w:rsid w:val="00253CF6"/>
    <w:rsid w:val="00253E0C"/>
    <w:rsid w:val="002540DE"/>
    <w:rsid w:val="002540E1"/>
    <w:rsid w:val="00254EA2"/>
    <w:rsid w:val="002557CE"/>
    <w:rsid w:val="002558AC"/>
    <w:rsid w:val="002559C0"/>
    <w:rsid w:val="00255FA6"/>
    <w:rsid w:val="0025604D"/>
    <w:rsid w:val="002562BF"/>
    <w:rsid w:val="002568F0"/>
    <w:rsid w:val="00256A20"/>
    <w:rsid w:val="00256AF5"/>
    <w:rsid w:val="00256C4F"/>
    <w:rsid w:val="00256FE3"/>
    <w:rsid w:val="00257373"/>
    <w:rsid w:val="00257D9D"/>
    <w:rsid w:val="00257E85"/>
    <w:rsid w:val="0026000C"/>
    <w:rsid w:val="0026081B"/>
    <w:rsid w:val="0026082E"/>
    <w:rsid w:val="002611FA"/>
    <w:rsid w:val="00261300"/>
    <w:rsid w:val="0026213F"/>
    <w:rsid w:val="00262181"/>
    <w:rsid w:val="0026232B"/>
    <w:rsid w:val="002623AD"/>
    <w:rsid w:val="00262A24"/>
    <w:rsid w:val="00262BC5"/>
    <w:rsid w:val="00263247"/>
    <w:rsid w:val="002634DF"/>
    <w:rsid w:val="00263674"/>
    <w:rsid w:val="00263846"/>
    <w:rsid w:val="00263A6F"/>
    <w:rsid w:val="00263B47"/>
    <w:rsid w:val="00263E26"/>
    <w:rsid w:val="00263E4D"/>
    <w:rsid w:val="00263E85"/>
    <w:rsid w:val="002640BE"/>
    <w:rsid w:val="00264948"/>
    <w:rsid w:val="00264B07"/>
    <w:rsid w:val="00265452"/>
    <w:rsid w:val="00265552"/>
    <w:rsid w:val="00265B82"/>
    <w:rsid w:val="00265E67"/>
    <w:rsid w:val="00265ED0"/>
    <w:rsid w:val="00266436"/>
    <w:rsid w:val="00267337"/>
    <w:rsid w:val="00267772"/>
    <w:rsid w:val="00267BB8"/>
    <w:rsid w:val="002703DB"/>
    <w:rsid w:val="00270571"/>
    <w:rsid w:val="00270A5E"/>
    <w:rsid w:val="0027103E"/>
    <w:rsid w:val="00271373"/>
    <w:rsid w:val="002718FB"/>
    <w:rsid w:val="00271B47"/>
    <w:rsid w:val="0027268B"/>
    <w:rsid w:val="00272AE8"/>
    <w:rsid w:val="00272CEF"/>
    <w:rsid w:val="00272DCF"/>
    <w:rsid w:val="0027302A"/>
    <w:rsid w:val="00273A80"/>
    <w:rsid w:val="00273B26"/>
    <w:rsid w:val="00273B8B"/>
    <w:rsid w:val="00274DEB"/>
    <w:rsid w:val="0027507C"/>
    <w:rsid w:val="00275E2F"/>
    <w:rsid w:val="00275E45"/>
    <w:rsid w:val="00275EAB"/>
    <w:rsid w:val="0027681E"/>
    <w:rsid w:val="00276CA8"/>
    <w:rsid w:val="00277303"/>
    <w:rsid w:val="00277473"/>
    <w:rsid w:val="002777B5"/>
    <w:rsid w:val="0027790A"/>
    <w:rsid w:val="00277E15"/>
    <w:rsid w:val="00277EBD"/>
    <w:rsid w:val="00280184"/>
    <w:rsid w:val="0028058F"/>
    <w:rsid w:val="0028085F"/>
    <w:rsid w:val="00280B3E"/>
    <w:rsid w:val="00280FAD"/>
    <w:rsid w:val="00281370"/>
    <w:rsid w:val="002818F3"/>
    <w:rsid w:val="00282038"/>
    <w:rsid w:val="002822F4"/>
    <w:rsid w:val="00282A37"/>
    <w:rsid w:val="00282FBF"/>
    <w:rsid w:val="00283098"/>
    <w:rsid w:val="00283108"/>
    <w:rsid w:val="00283507"/>
    <w:rsid w:val="00283833"/>
    <w:rsid w:val="00283883"/>
    <w:rsid w:val="00283C19"/>
    <w:rsid w:val="00283F5F"/>
    <w:rsid w:val="00284264"/>
    <w:rsid w:val="00284535"/>
    <w:rsid w:val="0028461C"/>
    <w:rsid w:val="0028494A"/>
    <w:rsid w:val="00284A79"/>
    <w:rsid w:val="00284CA8"/>
    <w:rsid w:val="00285C6B"/>
    <w:rsid w:val="00285D00"/>
    <w:rsid w:val="00285DF8"/>
    <w:rsid w:val="00285F36"/>
    <w:rsid w:val="00286034"/>
    <w:rsid w:val="002861E9"/>
    <w:rsid w:val="00286313"/>
    <w:rsid w:val="0028636E"/>
    <w:rsid w:val="00286568"/>
    <w:rsid w:val="002865CB"/>
    <w:rsid w:val="00286692"/>
    <w:rsid w:val="002867A2"/>
    <w:rsid w:val="0028690B"/>
    <w:rsid w:val="00286928"/>
    <w:rsid w:val="00286AF7"/>
    <w:rsid w:val="00286CE1"/>
    <w:rsid w:val="00286CF8"/>
    <w:rsid w:val="00286D4B"/>
    <w:rsid w:val="002871AB"/>
    <w:rsid w:val="002877DF"/>
    <w:rsid w:val="00287809"/>
    <w:rsid w:val="0028781D"/>
    <w:rsid w:val="0028786A"/>
    <w:rsid w:val="0028793E"/>
    <w:rsid w:val="00287CC0"/>
    <w:rsid w:val="00287EC4"/>
    <w:rsid w:val="0029002C"/>
    <w:rsid w:val="0029046F"/>
    <w:rsid w:val="00290BAE"/>
    <w:rsid w:val="00290CBD"/>
    <w:rsid w:val="0029124F"/>
    <w:rsid w:val="00291972"/>
    <w:rsid w:val="002919A9"/>
    <w:rsid w:val="00291B2A"/>
    <w:rsid w:val="00291E2B"/>
    <w:rsid w:val="00291EBF"/>
    <w:rsid w:val="00291F9A"/>
    <w:rsid w:val="0029210F"/>
    <w:rsid w:val="002923CE"/>
    <w:rsid w:val="0029299E"/>
    <w:rsid w:val="0029353D"/>
    <w:rsid w:val="00293708"/>
    <w:rsid w:val="002938D8"/>
    <w:rsid w:val="00293945"/>
    <w:rsid w:val="00293B7D"/>
    <w:rsid w:val="00293F78"/>
    <w:rsid w:val="00293FA0"/>
    <w:rsid w:val="00294005"/>
    <w:rsid w:val="0029401E"/>
    <w:rsid w:val="0029423E"/>
    <w:rsid w:val="0029466A"/>
    <w:rsid w:val="00294BDD"/>
    <w:rsid w:val="002953D7"/>
    <w:rsid w:val="0029547D"/>
    <w:rsid w:val="002963AC"/>
    <w:rsid w:val="0029651C"/>
    <w:rsid w:val="002965D1"/>
    <w:rsid w:val="002968C1"/>
    <w:rsid w:val="00296A8D"/>
    <w:rsid w:val="00296BFA"/>
    <w:rsid w:val="00296C18"/>
    <w:rsid w:val="00296E89"/>
    <w:rsid w:val="00297190"/>
    <w:rsid w:val="002971A0"/>
    <w:rsid w:val="00297D4B"/>
    <w:rsid w:val="002A04CA"/>
    <w:rsid w:val="002A05F3"/>
    <w:rsid w:val="002A08AD"/>
    <w:rsid w:val="002A0A1F"/>
    <w:rsid w:val="002A12C4"/>
    <w:rsid w:val="002A12F4"/>
    <w:rsid w:val="002A13BA"/>
    <w:rsid w:val="002A195B"/>
    <w:rsid w:val="002A1A8F"/>
    <w:rsid w:val="002A1B76"/>
    <w:rsid w:val="002A1E3A"/>
    <w:rsid w:val="002A22E3"/>
    <w:rsid w:val="002A2330"/>
    <w:rsid w:val="002A27B4"/>
    <w:rsid w:val="002A3712"/>
    <w:rsid w:val="002A4380"/>
    <w:rsid w:val="002A4883"/>
    <w:rsid w:val="002A4EF0"/>
    <w:rsid w:val="002A511A"/>
    <w:rsid w:val="002A5158"/>
    <w:rsid w:val="002A5167"/>
    <w:rsid w:val="002A52E6"/>
    <w:rsid w:val="002A5952"/>
    <w:rsid w:val="002A5B7A"/>
    <w:rsid w:val="002A5CFF"/>
    <w:rsid w:val="002A65AF"/>
    <w:rsid w:val="002A65C5"/>
    <w:rsid w:val="002A6913"/>
    <w:rsid w:val="002A6961"/>
    <w:rsid w:val="002A70D7"/>
    <w:rsid w:val="002A76DD"/>
    <w:rsid w:val="002A7897"/>
    <w:rsid w:val="002A7A4B"/>
    <w:rsid w:val="002A7E89"/>
    <w:rsid w:val="002A7EC4"/>
    <w:rsid w:val="002A7F50"/>
    <w:rsid w:val="002B015D"/>
    <w:rsid w:val="002B054F"/>
    <w:rsid w:val="002B0702"/>
    <w:rsid w:val="002B0737"/>
    <w:rsid w:val="002B082A"/>
    <w:rsid w:val="002B08A1"/>
    <w:rsid w:val="002B09D9"/>
    <w:rsid w:val="002B0A8C"/>
    <w:rsid w:val="002B1533"/>
    <w:rsid w:val="002B1C54"/>
    <w:rsid w:val="002B1DD0"/>
    <w:rsid w:val="002B2816"/>
    <w:rsid w:val="002B2911"/>
    <w:rsid w:val="002B2FB6"/>
    <w:rsid w:val="002B3A7D"/>
    <w:rsid w:val="002B4865"/>
    <w:rsid w:val="002B4D74"/>
    <w:rsid w:val="002B4D9A"/>
    <w:rsid w:val="002B4EB4"/>
    <w:rsid w:val="002B53F6"/>
    <w:rsid w:val="002B5A29"/>
    <w:rsid w:val="002B6272"/>
    <w:rsid w:val="002B63A5"/>
    <w:rsid w:val="002B7144"/>
    <w:rsid w:val="002B738D"/>
    <w:rsid w:val="002B73AB"/>
    <w:rsid w:val="002B75B5"/>
    <w:rsid w:val="002B7EF2"/>
    <w:rsid w:val="002C033D"/>
    <w:rsid w:val="002C05FB"/>
    <w:rsid w:val="002C0A8B"/>
    <w:rsid w:val="002C0E04"/>
    <w:rsid w:val="002C0E54"/>
    <w:rsid w:val="002C0F49"/>
    <w:rsid w:val="002C0F5D"/>
    <w:rsid w:val="002C21C0"/>
    <w:rsid w:val="002C274E"/>
    <w:rsid w:val="002C2D21"/>
    <w:rsid w:val="002C2E66"/>
    <w:rsid w:val="002C31C3"/>
    <w:rsid w:val="002C32F0"/>
    <w:rsid w:val="002C3490"/>
    <w:rsid w:val="002C36E9"/>
    <w:rsid w:val="002C3AA2"/>
    <w:rsid w:val="002C3B4A"/>
    <w:rsid w:val="002C47B5"/>
    <w:rsid w:val="002C4A42"/>
    <w:rsid w:val="002C4BD5"/>
    <w:rsid w:val="002C4D09"/>
    <w:rsid w:val="002C5138"/>
    <w:rsid w:val="002C5416"/>
    <w:rsid w:val="002C57CD"/>
    <w:rsid w:val="002C5BBA"/>
    <w:rsid w:val="002C5C18"/>
    <w:rsid w:val="002C5DF5"/>
    <w:rsid w:val="002C6296"/>
    <w:rsid w:val="002C63E0"/>
    <w:rsid w:val="002C658A"/>
    <w:rsid w:val="002C6CE7"/>
    <w:rsid w:val="002C7046"/>
    <w:rsid w:val="002C72EB"/>
    <w:rsid w:val="002C736C"/>
    <w:rsid w:val="002C7721"/>
    <w:rsid w:val="002C7865"/>
    <w:rsid w:val="002C7AFA"/>
    <w:rsid w:val="002C7B32"/>
    <w:rsid w:val="002C7B41"/>
    <w:rsid w:val="002D003B"/>
    <w:rsid w:val="002D03BD"/>
    <w:rsid w:val="002D0456"/>
    <w:rsid w:val="002D04E0"/>
    <w:rsid w:val="002D058E"/>
    <w:rsid w:val="002D0869"/>
    <w:rsid w:val="002D0CFD"/>
    <w:rsid w:val="002D0F53"/>
    <w:rsid w:val="002D1B78"/>
    <w:rsid w:val="002D1C94"/>
    <w:rsid w:val="002D2888"/>
    <w:rsid w:val="002D28A2"/>
    <w:rsid w:val="002D2DD9"/>
    <w:rsid w:val="002D311A"/>
    <w:rsid w:val="002D3552"/>
    <w:rsid w:val="002D3AE0"/>
    <w:rsid w:val="002D3C49"/>
    <w:rsid w:val="002D440E"/>
    <w:rsid w:val="002D44AF"/>
    <w:rsid w:val="002D4F8F"/>
    <w:rsid w:val="002D53AE"/>
    <w:rsid w:val="002D542D"/>
    <w:rsid w:val="002D5721"/>
    <w:rsid w:val="002D5CB7"/>
    <w:rsid w:val="002D5D91"/>
    <w:rsid w:val="002D5E2A"/>
    <w:rsid w:val="002D662F"/>
    <w:rsid w:val="002D67C9"/>
    <w:rsid w:val="002D69D1"/>
    <w:rsid w:val="002D70AD"/>
    <w:rsid w:val="002D777E"/>
    <w:rsid w:val="002D7E72"/>
    <w:rsid w:val="002E0251"/>
    <w:rsid w:val="002E0617"/>
    <w:rsid w:val="002E10D6"/>
    <w:rsid w:val="002E1107"/>
    <w:rsid w:val="002E1156"/>
    <w:rsid w:val="002E16B2"/>
    <w:rsid w:val="002E16CF"/>
    <w:rsid w:val="002E16E4"/>
    <w:rsid w:val="002E1985"/>
    <w:rsid w:val="002E1A4F"/>
    <w:rsid w:val="002E1DA0"/>
    <w:rsid w:val="002E1F81"/>
    <w:rsid w:val="002E20EF"/>
    <w:rsid w:val="002E21CD"/>
    <w:rsid w:val="002E2213"/>
    <w:rsid w:val="002E28CA"/>
    <w:rsid w:val="002E308A"/>
    <w:rsid w:val="002E30B1"/>
    <w:rsid w:val="002E3187"/>
    <w:rsid w:val="002E3A36"/>
    <w:rsid w:val="002E3A76"/>
    <w:rsid w:val="002E409E"/>
    <w:rsid w:val="002E4363"/>
    <w:rsid w:val="002E45B4"/>
    <w:rsid w:val="002E4943"/>
    <w:rsid w:val="002E4CF4"/>
    <w:rsid w:val="002E4D6F"/>
    <w:rsid w:val="002E5F95"/>
    <w:rsid w:val="002E6085"/>
    <w:rsid w:val="002E6738"/>
    <w:rsid w:val="002E67A5"/>
    <w:rsid w:val="002E6E0B"/>
    <w:rsid w:val="002E74E5"/>
    <w:rsid w:val="002E76E1"/>
    <w:rsid w:val="002E7790"/>
    <w:rsid w:val="002E7B23"/>
    <w:rsid w:val="002E7B9A"/>
    <w:rsid w:val="002E7EAB"/>
    <w:rsid w:val="002F0054"/>
    <w:rsid w:val="002F0108"/>
    <w:rsid w:val="002F0139"/>
    <w:rsid w:val="002F0214"/>
    <w:rsid w:val="002F1246"/>
    <w:rsid w:val="002F1380"/>
    <w:rsid w:val="002F1AEE"/>
    <w:rsid w:val="002F1B5B"/>
    <w:rsid w:val="002F1CFB"/>
    <w:rsid w:val="002F1D08"/>
    <w:rsid w:val="002F227F"/>
    <w:rsid w:val="002F2AFF"/>
    <w:rsid w:val="002F2DE8"/>
    <w:rsid w:val="002F2E46"/>
    <w:rsid w:val="002F3433"/>
    <w:rsid w:val="002F39DC"/>
    <w:rsid w:val="002F3CE1"/>
    <w:rsid w:val="002F3DD0"/>
    <w:rsid w:val="002F3E68"/>
    <w:rsid w:val="002F44B2"/>
    <w:rsid w:val="002F462B"/>
    <w:rsid w:val="002F4C6B"/>
    <w:rsid w:val="002F4E32"/>
    <w:rsid w:val="002F5260"/>
    <w:rsid w:val="002F5276"/>
    <w:rsid w:val="002F54DF"/>
    <w:rsid w:val="002F5781"/>
    <w:rsid w:val="002F5AF9"/>
    <w:rsid w:val="002F673E"/>
    <w:rsid w:val="002F6A0B"/>
    <w:rsid w:val="002F76BC"/>
    <w:rsid w:val="00300871"/>
    <w:rsid w:val="00300898"/>
    <w:rsid w:val="003009ED"/>
    <w:rsid w:val="00300D3A"/>
    <w:rsid w:val="00300D6D"/>
    <w:rsid w:val="0030115F"/>
    <w:rsid w:val="0030150C"/>
    <w:rsid w:val="003017A9"/>
    <w:rsid w:val="00301FE0"/>
    <w:rsid w:val="00302145"/>
    <w:rsid w:val="00302991"/>
    <w:rsid w:val="00302C1B"/>
    <w:rsid w:val="003034A3"/>
    <w:rsid w:val="00303862"/>
    <w:rsid w:val="003038F5"/>
    <w:rsid w:val="0030394A"/>
    <w:rsid w:val="003042C4"/>
    <w:rsid w:val="00304C7F"/>
    <w:rsid w:val="00304E68"/>
    <w:rsid w:val="00304F33"/>
    <w:rsid w:val="00304FAF"/>
    <w:rsid w:val="003053F2"/>
    <w:rsid w:val="003054A7"/>
    <w:rsid w:val="00305687"/>
    <w:rsid w:val="00305756"/>
    <w:rsid w:val="00305FFB"/>
    <w:rsid w:val="00306185"/>
    <w:rsid w:val="00306347"/>
    <w:rsid w:val="003067E8"/>
    <w:rsid w:val="003074BF"/>
    <w:rsid w:val="003074C7"/>
    <w:rsid w:val="0030779F"/>
    <w:rsid w:val="003078DC"/>
    <w:rsid w:val="0031060E"/>
    <w:rsid w:val="00310703"/>
    <w:rsid w:val="00310C4A"/>
    <w:rsid w:val="00310EC7"/>
    <w:rsid w:val="00310ECE"/>
    <w:rsid w:val="00310EDA"/>
    <w:rsid w:val="00311021"/>
    <w:rsid w:val="003110EC"/>
    <w:rsid w:val="00311446"/>
    <w:rsid w:val="0031165B"/>
    <w:rsid w:val="00311F88"/>
    <w:rsid w:val="00312300"/>
    <w:rsid w:val="00312981"/>
    <w:rsid w:val="00312AAB"/>
    <w:rsid w:val="003134BC"/>
    <w:rsid w:val="003136CA"/>
    <w:rsid w:val="00313E56"/>
    <w:rsid w:val="00313EA2"/>
    <w:rsid w:val="00313FE0"/>
    <w:rsid w:val="0031453C"/>
    <w:rsid w:val="00314629"/>
    <w:rsid w:val="003146D0"/>
    <w:rsid w:val="00314765"/>
    <w:rsid w:val="00314786"/>
    <w:rsid w:val="003147F1"/>
    <w:rsid w:val="00314E3F"/>
    <w:rsid w:val="00314FEC"/>
    <w:rsid w:val="00315372"/>
    <w:rsid w:val="003156EE"/>
    <w:rsid w:val="00315C9D"/>
    <w:rsid w:val="00315CAB"/>
    <w:rsid w:val="003165D4"/>
    <w:rsid w:val="0031683E"/>
    <w:rsid w:val="00316B25"/>
    <w:rsid w:val="00316D51"/>
    <w:rsid w:val="00316F44"/>
    <w:rsid w:val="00317296"/>
    <w:rsid w:val="0031760A"/>
    <w:rsid w:val="00317A8A"/>
    <w:rsid w:val="00317C30"/>
    <w:rsid w:val="003203BC"/>
    <w:rsid w:val="00320521"/>
    <w:rsid w:val="003208FF"/>
    <w:rsid w:val="003209E8"/>
    <w:rsid w:val="00320BC3"/>
    <w:rsid w:val="00320C41"/>
    <w:rsid w:val="00320ED0"/>
    <w:rsid w:val="00321411"/>
    <w:rsid w:val="00321A0B"/>
    <w:rsid w:val="00321A3D"/>
    <w:rsid w:val="0032289D"/>
    <w:rsid w:val="0032291C"/>
    <w:rsid w:val="00322CB1"/>
    <w:rsid w:val="00322DA8"/>
    <w:rsid w:val="00322DF6"/>
    <w:rsid w:val="00322EDE"/>
    <w:rsid w:val="00323333"/>
    <w:rsid w:val="00324120"/>
    <w:rsid w:val="003243D0"/>
    <w:rsid w:val="00324D4C"/>
    <w:rsid w:val="00324F72"/>
    <w:rsid w:val="00324FD6"/>
    <w:rsid w:val="003258FE"/>
    <w:rsid w:val="00326388"/>
    <w:rsid w:val="00326563"/>
    <w:rsid w:val="0032658A"/>
    <w:rsid w:val="003266A1"/>
    <w:rsid w:val="003267AD"/>
    <w:rsid w:val="00326822"/>
    <w:rsid w:val="00326881"/>
    <w:rsid w:val="00326F7B"/>
    <w:rsid w:val="0032729A"/>
    <w:rsid w:val="003274CF"/>
    <w:rsid w:val="0032786A"/>
    <w:rsid w:val="00327B96"/>
    <w:rsid w:val="00327E3B"/>
    <w:rsid w:val="00330250"/>
    <w:rsid w:val="003302F4"/>
    <w:rsid w:val="0033037F"/>
    <w:rsid w:val="0033060A"/>
    <w:rsid w:val="0033073A"/>
    <w:rsid w:val="003312DE"/>
    <w:rsid w:val="0033189B"/>
    <w:rsid w:val="00331A9F"/>
    <w:rsid w:val="00331B98"/>
    <w:rsid w:val="00331F08"/>
    <w:rsid w:val="00332016"/>
    <w:rsid w:val="00332423"/>
    <w:rsid w:val="003325DB"/>
    <w:rsid w:val="003327E9"/>
    <w:rsid w:val="0033284D"/>
    <w:rsid w:val="00332AE0"/>
    <w:rsid w:val="00332C47"/>
    <w:rsid w:val="00332E34"/>
    <w:rsid w:val="00332EA5"/>
    <w:rsid w:val="00332EAB"/>
    <w:rsid w:val="00332FFF"/>
    <w:rsid w:val="003331D6"/>
    <w:rsid w:val="00333386"/>
    <w:rsid w:val="0033382C"/>
    <w:rsid w:val="00333AAE"/>
    <w:rsid w:val="00333AB1"/>
    <w:rsid w:val="00333B8F"/>
    <w:rsid w:val="00333BF9"/>
    <w:rsid w:val="00333C81"/>
    <w:rsid w:val="00334820"/>
    <w:rsid w:val="00334A79"/>
    <w:rsid w:val="00334FE7"/>
    <w:rsid w:val="0033526E"/>
    <w:rsid w:val="00335494"/>
    <w:rsid w:val="00335E49"/>
    <w:rsid w:val="00336581"/>
    <w:rsid w:val="00336C1E"/>
    <w:rsid w:val="00336FD1"/>
    <w:rsid w:val="00337144"/>
    <w:rsid w:val="00337440"/>
    <w:rsid w:val="00337F72"/>
    <w:rsid w:val="00340048"/>
    <w:rsid w:val="003401B5"/>
    <w:rsid w:val="003404F1"/>
    <w:rsid w:val="003405EC"/>
    <w:rsid w:val="003411FC"/>
    <w:rsid w:val="0034129E"/>
    <w:rsid w:val="0034138E"/>
    <w:rsid w:val="003419C0"/>
    <w:rsid w:val="00341B32"/>
    <w:rsid w:val="00342315"/>
    <w:rsid w:val="0034235B"/>
    <w:rsid w:val="00342411"/>
    <w:rsid w:val="0034246C"/>
    <w:rsid w:val="003425F4"/>
    <w:rsid w:val="003429A6"/>
    <w:rsid w:val="00342BCB"/>
    <w:rsid w:val="00343117"/>
    <w:rsid w:val="003434F7"/>
    <w:rsid w:val="003436A9"/>
    <w:rsid w:val="00343C50"/>
    <w:rsid w:val="00344143"/>
    <w:rsid w:val="00344940"/>
    <w:rsid w:val="00344B53"/>
    <w:rsid w:val="00344E44"/>
    <w:rsid w:val="00345262"/>
    <w:rsid w:val="003454B9"/>
    <w:rsid w:val="003456BE"/>
    <w:rsid w:val="003458BC"/>
    <w:rsid w:val="003461D6"/>
    <w:rsid w:val="00346238"/>
    <w:rsid w:val="00346368"/>
    <w:rsid w:val="00346E77"/>
    <w:rsid w:val="00346F23"/>
    <w:rsid w:val="00347029"/>
    <w:rsid w:val="0034707B"/>
    <w:rsid w:val="00347ED6"/>
    <w:rsid w:val="00350420"/>
    <w:rsid w:val="003506E9"/>
    <w:rsid w:val="00350A33"/>
    <w:rsid w:val="00350CDA"/>
    <w:rsid w:val="00351169"/>
    <w:rsid w:val="003516D8"/>
    <w:rsid w:val="0035198E"/>
    <w:rsid w:val="00351BA5"/>
    <w:rsid w:val="00351E2E"/>
    <w:rsid w:val="00351F93"/>
    <w:rsid w:val="0035223E"/>
    <w:rsid w:val="00352EE9"/>
    <w:rsid w:val="003531D3"/>
    <w:rsid w:val="00353458"/>
    <w:rsid w:val="00353B6B"/>
    <w:rsid w:val="00353DC6"/>
    <w:rsid w:val="00354121"/>
    <w:rsid w:val="003541F4"/>
    <w:rsid w:val="0035438E"/>
    <w:rsid w:val="00354663"/>
    <w:rsid w:val="00354C63"/>
    <w:rsid w:val="0035527F"/>
    <w:rsid w:val="00355CFC"/>
    <w:rsid w:val="003567C3"/>
    <w:rsid w:val="00356A3F"/>
    <w:rsid w:val="00356DF0"/>
    <w:rsid w:val="00356EF7"/>
    <w:rsid w:val="00357285"/>
    <w:rsid w:val="003578A1"/>
    <w:rsid w:val="00357C87"/>
    <w:rsid w:val="00357D48"/>
    <w:rsid w:val="00360B71"/>
    <w:rsid w:val="003613D2"/>
    <w:rsid w:val="00361540"/>
    <w:rsid w:val="00361D98"/>
    <w:rsid w:val="00362454"/>
    <w:rsid w:val="00362941"/>
    <w:rsid w:val="00362A74"/>
    <w:rsid w:val="00362B57"/>
    <w:rsid w:val="00362E16"/>
    <w:rsid w:val="0036318D"/>
    <w:rsid w:val="003636C7"/>
    <w:rsid w:val="00363ADA"/>
    <w:rsid w:val="00363B3A"/>
    <w:rsid w:val="00363B96"/>
    <w:rsid w:val="00363FC8"/>
    <w:rsid w:val="0036404D"/>
    <w:rsid w:val="003642DF"/>
    <w:rsid w:val="00364384"/>
    <w:rsid w:val="003644AD"/>
    <w:rsid w:val="003646D4"/>
    <w:rsid w:val="0036488D"/>
    <w:rsid w:val="003648CD"/>
    <w:rsid w:val="00364A0C"/>
    <w:rsid w:val="00364B50"/>
    <w:rsid w:val="0036536F"/>
    <w:rsid w:val="003654FB"/>
    <w:rsid w:val="00365D0F"/>
    <w:rsid w:val="00365F9A"/>
    <w:rsid w:val="0036613E"/>
    <w:rsid w:val="0036682B"/>
    <w:rsid w:val="00366BD6"/>
    <w:rsid w:val="00366E52"/>
    <w:rsid w:val="0036794C"/>
    <w:rsid w:val="00367B00"/>
    <w:rsid w:val="003700BC"/>
    <w:rsid w:val="003709BC"/>
    <w:rsid w:val="00370AE7"/>
    <w:rsid w:val="00370EDE"/>
    <w:rsid w:val="00371213"/>
    <w:rsid w:val="00371A71"/>
    <w:rsid w:val="00371D75"/>
    <w:rsid w:val="00371F72"/>
    <w:rsid w:val="00372024"/>
    <w:rsid w:val="00372E78"/>
    <w:rsid w:val="00373446"/>
    <w:rsid w:val="00373487"/>
    <w:rsid w:val="003734A4"/>
    <w:rsid w:val="0037377E"/>
    <w:rsid w:val="00373AF7"/>
    <w:rsid w:val="003744BB"/>
    <w:rsid w:val="003749F5"/>
    <w:rsid w:val="00374BEA"/>
    <w:rsid w:val="00374C2A"/>
    <w:rsid w:val="00374CA7"/>
    <w:rsid w:val="00375471"/>
    <w:rsid w:val="003755BB"/>
    <w:rsid w:val="003757DF"/>
    <w:rsid w:val="00375836"/>
    <w:rsid w:val="00375AB0"/>
    <w:rsid w:val="00375DEF"/>
    <w:rsid w:val="003760C1"/>
    <w:rsid w:val="003765F9"/>
    <w:rsid w:val="00376834"/>
    <w:rsid w:val="003768B3"/>
    <w:rsid w:val="00376A80"/>
    <w:rsid w:val="00376C0F"/>
    <w:rsid w:val="00376FC6"/>
    <w:rsid w:val="003771EE"/>
    <w:rsid w:val="00377356"/>
    <w:rsid w:val="00377468"/>
    <w:rsid w:val="003775B3"/>
    <w:rsid w:val="003777BC"/>
    <w:rsid w:val="00377B04"/>
    <w:rsid w:val="00377EC8"/>
    <w:rsid w:val="0038015A"/>
    <w:rsid w:val="003801E6"/>
    <w:rsid w:val="003805BA"/>
    <w:rsid w:val="00380760"/>
    <w:rsid w:val="0038076C"/>
    <w:rsid w:val="00380B8A"/>
    <w:rsid w:val="003812E5"/>
    <w:rsid w:val="00381C09"/>
    <w:rsid w:val="00382155"/>
    <w:rsid w:val="00382414"/>
    <w:rsid w:val="00382B03"/>
    <w:rsid w:val="00382C65"/>
    <w:rsid w:val="0038353D"/>
    <w:rsid w:val="00383D37"/>
    <w:rsid w:val="00384205"/>
    <w:rsid w:val="0038433C"/>
    <w:rsid w:val="003845CA"/>
    <w:rsid w:val="00384939"/>
    <w:rsid w:val="00384AB5"/>
    <w:rsid w:val="00384C6C"/>
    <w:rsid w:val="00384DD4"/>
    <w:rsid w:val="00385853"/>
    <w:rsid w:val="0038601D"/>
    <w:rsid w:val="00386073"/>
    <w:rsid w:val="00386193"/>
    <w:rsid w:val="00386431"/>
    <w:rsid w:val="00386515"/>
    <w:rsid w:val="0038655A"/>
    <w:rsid w:val="003868BE"/>
    <w:rsid w:val="0038694F"/>
    <w:rsid w:val="00387892"/>
    <w:rsid w:val="00390656"/>
    <w:rsid w:val="00390C02"/>
    <w:rsid w:val="00390F8E"/>
    <w:rsid w:val="00391017"/>
    <w:rsid w:val="00391107"/>
    <w:rsid w:val="0039180B"/>
    <w:rsid w:val="00391D4F"/>
    <w:rsid w:val="00391E6F"/>
    <w:rsid w:val="0039228C"/>
    <w:rsid w:val="003922DB"/>
    <w:rsid w:val="0039241C"/>
    <w:rsid w:val="00392B61"/>
    <w:rsid w:val="00392F40"/>
    <w:rsid w:val="0039328F"/>
    <w:rsid w:val="003935B2"/>
    <w:rsid w:val="00393852"/>
    <w:rsid w:val="003939EE"/>
    <w:rsid w:val="003946A9"/>
    <w:rsid w:val="00394C7F"/>
    <w:rsid w:val="0039545B"/>
    <w:rsid w:val="0039562C"/>
    <w:rsid w:val="0039575B"/>
    <w:rsid w:val="003964A1"/>
    <w:rsid w:val="0039697A"/>
    <w:rsid w:val="003971C8"/>
    <w:rsid w:val="00397204"/>
    <w:rsid w:val="0039756A"/>
    <w:rsid w:val="00397D2F"/>
    <w:rsid w:val="003A04AA"/>
    <w:rsid w:val="003A127C"/>
    <w:rsid w:val="003A12E1"/>
    <w:rsid w:val="003A17D1"/>
    <w:rsid w:val="003A185D"/>
    <w:rsid w:val="003A1B01"/>
    <w:rsid w:val="003A1F02"/>
    <w:rsid w:val="003A2028"/>
    <w:rsid w:val="003A221F"/>
    <w:rsid w:val="003A23AC"/>
    <w:rsid w:val="003A24E6"/>
    <w:rsid w:val="003A2B1F"/>
    <w:rsid w:val="003A2B72"/>
    <w:rsid w:val="003A3150"/>
    <w:rsid w:val="003A355F"/>
    <w:rsid w:val="003A38C4"/>
    <w:rsid w:val="003A44EE"/>
    <w:rsid w:val="003A4874"/>
    <w:rsid w:val="003A4A19"/>
    <w:rsid w:val="003A5090"/>
    <w:rsid w:val="003A516C"/>
    <w:rsid w:val="003A52D2"/>
    <w:rsid w:val="003A56FF"/>
    <w:rsid w:val="003A57CA"/>
    <w:rsid w:val="003A59D2"/>
    <w:rsid w:val="003A5FCF"/>
    <w:rsid w:val="003A6670"/>
    <w:rsid w:val="003A66DC"/>
    <w:rsid w:val="003A6E96"/>
    <w:rsid w:val="003A72E6"/>
    <w:rsid w:val="003A73F5"/>
    <w:rsid w:val="003A7817"/>
    <w:rsid w:val="003A7B32"/>
    <w:rsid w:val="003A7BEB"/>
    <w:rsid w:val="003A7EF0"/>
    <w:rsid w:val="003A7F64"/>
    <w:rsid w:val="003B0098"/>
    <w:rsid w:val="003B02B6"/>
    <w:rsid w:val="003B0320"/>
    <w:rsid w:val="003B0B4B"/>
    <w:rsid w:val="003B0C0F"/>
    <w:rsid w:val="003B0ED5"/>
    <w:rsid w:val="003B0F2D"/>
    <w:rsid w:val="003B16DA"/>
    <w:rsid w:val="003B1A1C"/>
    <w:rsid w:val="003B1A1F"/>
    <w:rsid w:val="003B1BA9"/>
    <w:rsid w:val="003B1D80"/>
    <w:rsid w:val="003B2543"/>
    <w:rsid w:val="003B29DE"/>
    <w:rsid w:val="003B2AD6"/>
    <w:rsid w:val="003B2CBE"/>
    <w:rsid w:val="003B2EB4"/>
    <w:rsid w:val="003B3168"/>
    <w:rsid w:val="003B3886"/>
    <w:rsid w:val="003B3BE6"/>
    <w:rsid w:val="003B4050"/>
    <w:rsid w:val="003B4125"/>
    <w:rsid w:val="003B42F3"/>
    <w:rsid w:val="003B49EC"/>
    <w:rsid w:val="003B4A5F"/>
    <w:rsid w:val="003B4B00"/>
    <w:rsid w:val="003B4B92"/>
    <w:rsid w:val="003B4BAF"/>
    <w:rsid w:val="003B54A2"/>
    <w:rsid w:val="003B60E3"/>
    <w:rsid w:val="003B651A"/>
    <w:rsid w:val="003B681B"/>
    <w:rsid w:val="003B6A06"/>
    <w:rsid w:val="003B71B5"/>
    <w:rsid w:val="003B72B3"/>
    <w:rsid w:val="003B73E0"/>
    <w:rsid w:val="003B7444"/>
    <w:rsid w:val="003B74FA"/>
    <w:rsid w:val="003B795A"/>
    <w:rsid w:val="003B7E39"/>
    <w:rsid w:val="003C034D"/>
    <w:rsid w:val="003C053D"/>
    <w:rsid w:val="003C0F5B"/>
    <w:rsid w:val="003C1371"/>
    <w:rsid w:val="003C1391"/>
    <w:rsid w:val="003C15A9"/>
    <w:rsid w:val="003C1983"/>
    <w:rsid w:val="003C1B24"/>
    <w:rsid w:val="003C1C1C"/>
    <w:rsid w:val="003C1D19"/>
    <w:rsid w:val="003C1E4D"/>
    <w:rsid w:val="003C1ECC"/>
    <w:rsid w:val="003C2352"/>
    <w:rsid w:val="003C23FA"/>
    <w:rsid w:val="003C2655"/>
    <w:rsid w:val="003C2816"/>
    <w:rsid w:val="003C31CB"/>
    <w:rsid w:val="003C35ED"/>
    <w:rsid w:val="003C3AF8"/>
    <w:rsid w:val="003C3C54"/>
    <w:rsid w:val="003C3EB1"/>
    <w:rsid w:val="003C3F92"/>
    <w:rsid w:val="003C43EB"/>
    <w:rsid w:val="003C463E"/>
    <w:rsid w:val="003C4710"/>
    <w:rsid w:val="003C4736"/>
    <w:rsid w:val="003C4BCA"/>
    <w:rsid w:val="003C4EA3"/>
    <w:rsid w:val="003C5721"/>
    <w:rsid w:val="003C5D65"/>
    <w:rsid w:val="003C5EF4"/>
    <w:rsid w:val="003C5F5C"/>
    <w:rsid w:val="003C5F96"/>
    <w:rsid w:val="003C670E"/>
    <w:rsid w:val="003C6FC8"/>
    <w:rsid w:val="003C70C5"/>
    <w:rsid w:val="003C7167"/>
    <w:rsid w:val="003C760A"/>
    <w:rsid w:val="003C7C6C"/>
    <w:rsid w:val="003D1377"/>
    <w:rsid w:val="003D188B"/>
    <w:rsid w:val="003D1A02"/>
    <w:rsid w:val="003D1B12"/>
    <w:rsid w:val="003D2314"/>
    <w:rsid w:val="003D263C"/>
    <w:rsid w:val="003D2642"/>
    <w:rsid w:val="003D2643"/>
    <w:rsid w:val="003D26DC"/>
    <w:rsid w:val="003D2A99"/>
    <w:rsid w:val="003D2D5C"/>
    <w:rsid w:val="003D2F54"/>
    <w:rsid w:val="003D3106"/>
    <w:rsid w:val="003D3911"/>
    <w:rsid w:val="003D3B6F"/>
    <w:rsid w:val="003D3CD4"/>
    <w:rsid w:val="003D3CDD"/>
    <w:rsid w:val="003D40BA"/>
    <w:rsid w:val="003D42D2"/>
    <w:rsid w:val="003D46ED"/>
    <w:rsid w:val="003D4AEE"/>
    <w:rsid w:val="003D4E72"/>
    <w:rsid w:val="003D4FC1"/>
    <w:rsid w:val="003D572B"/>
    <w:rsid w:val="003D6167"/>
    <w:rsid w:val="003D6999"/>
    <w:rsid w:val="003D6A76"/>
    <w:rsid w:val="003D6BC4"/>
    <w:rsid w:val="003D7431"/>
    <w:rsid w:val="003D744F"/>
    <w:rsid w:val="003D77A2"/>
    <w:rsid w:val="003E0279"/>
    <w:rsid w:val="003E0427"/>
    <w:rsid w:val="003E050B"/>
    <w:rsid w:val="003E05A0"/>
    <w:rsid w:val="003E05CE"/>
    <w:rsid w:val="003E078C"/>
    <w:rsid w:val="003E07BA"/>
    <w:rsid w:val="003E0836"/>
    <w:rsid w:val="003E083A"/>
    <w:rsid w:val="003E09B8"/>
    <w:rsid w:val="003E12FF"/>
    <w:rsid w:val="003E182C"/>
    <w:rsid w:val="003E198F"/>
    <w:rsid w:val="003E1F98"/>
    <w:rsid w:val="003E21BB"/>
    <w:rsid w:val="003E29A3"/>
    <w:rsid w:val="003E2E5F"/>
    <w:rsid w:val="003E2EA3"/>
    <w:rsid w:val="003E2F5C"/>
    <w:rsid w:val="003E3677"/>
    <w:rsid w:val="003E45A2"/>
    <w:rsid w:val="003E4D48"/>
    <w:rsid w:val="003E4DA8"/>
    <w:rsid w:val="003E5105"/>
    <w:rsid w:val="003E51CE"/>
    <w:rsid w:val="003E5361"/>
    <w:rsid w:val="003E54D6"/>
    <w:rsid w:val="003E55DC"/>
    <w:rsid w:val="003E5EC7"/>
    <w:rsid w:val="003E5EE3"/>
    <w:rsid w:val="003E61C7"/>
    <w:rsid w:val="003E6303"/>
    <w:rsid w:val="003E631C"/>
    <w:rsid w:val="003E7116"/>
    <w:rsid w:val="003E7427"/>
    <w:rsid w:val="003E758C"/>
    <w:rsid w:val="003E7764"/>
    <w:rsid w:val="003E7BE4"/>
    <w:rsid w:val="003E7C4E"/>
    <w:rsid w:val="003F01FE"/>
    <w:rsid w:val="003F04CB"/>
    <w:rsid w:val="003F08EC"/>
    <w:rsid w:val="003F0A29"/>
    <w:rsid w:val="003F0B9C"/>
    <w:rsid w:val="003F0C0A"/>
    <w:rsid w:val="003F0CC1"/>
    <w:rsid w:val="003F10BB"/>
    <w:rsid w:val="003F1DD9"/>
    <w:rsid w:val="003F1E27"/>
    <w:rsid w:val="003F24EA"/>
    <w:rsid w:val="003F25BD"/>
    <w:rsid w:val="003F2C91"/>
    <w:rsid w:val="003F2D90"/>
    <w:rsid w:val="003F4046"/>
    <w:rsid w:val="003F4804"/>
    <w:rsid w:val="003F4D38"/>
    <w:rsid w:val="003F4E1B"/>
    <w:rsid w:val="003F5331"/>
    <w:rsid w:val="003F539D"/>
    <w:rsid w:val="003F53A9"/>
    <w:rsid w:val="003F5F5C"/>
    <w:rsid w:val="003F6219"/>
    <w:rsid w:val="003F65D1"/>
    <w:rsid w:val="003F69C3"/>
    <w:rsid w:val="003F6A76"/>
    <w:rsid w:val="003F6A9D"/>
    <w:rsid w:val="003F6BD1"/>
    <w:rsid w:val="003F7065"/>
    <w:rsid w:val="003F7780"/>
    <w:rsid w:val="003F7D93"/>
    <w:rsid w:val="00400EAE"/>
    <w:rsid w:val="00401222"/>
    <w:rsid w:val="0040123C"/>
    <w:rsid w:val="004012E5"/>
    <w:rsid w:val="0040186D"/>
    <w:rsid w:val="004018CD"/>
    <w:rsid w:val="00401AA1"/>
    <w:rsid w:val="00401B1A"/>
    <w:rsid w:val="00402655"/>
    <w:rsid w:val="00402816"/>
    <w:rsid w:val="004031A3"/>
    <w:rsid w:val="004032E6"/>
    <w:rsid w:val="00403620"/>
    <w:rsid w:val="004039AF"/>
    <w:rsid w:val="00403E7B"/>
    <w:rsid w:val="004048CF"/>
    <w:rsid w:val="00404A4D"/>
    <w:rsid w:val="00404FB8"/>
    <w:rsid w:val="0040529B"/>
    <w:rsid w:val="004059D5"/>
    <w:rsid w:val="00405B7A"/>
    <w:rsid w:val="00405C07"/>
    <w:rsid w:val="00405E95"/>
    <w:rsid w:val="0040658C"/>
    <w:rsid w:val="004068A5"/>
    <w:rsid w:val="004076CF"/>
    <w:rsid w:val="00407EFA"/>
    <w:rsid w:val="00410340"/>
    <w:rsid w:val="004103D3"/>
    <w:rsid w:val="00410830"/>
    <w:rsid w:val="00410910"/>
    <w:rsid w:val="00410C93"/>
    <w:rsid w:val="00411500"/>
    <w:rsid w:val="00411CFA"/>
    <w:rsid w:val="00412156"/>
    <w:rsid w:val="004121DE"/>
    <w:rsid w:val="00412CF3"/>
    <w:rsid w:val="00413107"/>
    <w:rsid w:val="00413B56"/>
    <w:rsid w:val="00413D55"/>
    <w:rsid w:val="00413D95"/>
    <w:rsid w:val="00413F94"/>
    <w:rsid w:val="004141AA"/>
    <w:rsid w:val="004143BB"/>
    <w:rsid w:val="00414798"/>
    <w:rsid w:val="00414921"/>
    <w:rsid w:val="00415071"/>
    <w:rsid w:val="00415DBC"/>
    <w:rsid w:val="0041630A"/>
    <w:rsid w:val="00416547"/>
    <w:rsid w:val="004166E8"/>
    <w:rsid w:val="004169C5"/>
    <w:rsid w:val="00416CA4"/>
    <w:rsid w:val="00416F76"/>
    <w:rsid w:val="00417232"/>
    <w:rsid w:val="00417767"/>
    <w:rsid w:val="00417E1A"/>
    <w:rsid w:val="004200B5"/>
    <w:rsid w:val="004200DB"/>
    <w:rsid w:val="00420270"/>
    <w:rsid w:val="00420B9D"/>
    <w:rsid w:val="004215B9"/>
    <w:rsid w:val="004220DE"/>
    <w:rsid w:val="00422727"/>
    <w:rsid w:val="00422B47"/>
    <w:rsid w:val="00422C1F"/>
    <w:rsid w:val="00422E38"/>
    <w:rsid w:val="004232AE"/>
    <w:rsid w:val="00423EDC"/>
    <w:rsid w:val="00423F59"/>
    <w:rsid w:val="00424D25"/>
    <w:rsid w:val="00424E8E"/>
    <w:rsid w:val="00425229"/>
    <w:rsid w:val="004254A0"/>
    <w:rsid w:val="00425658"/>
    <w:rsid w:val="00425DBF"/>
    <w:rsid w:val="0042611F"/>
    <w:rsid w:val="004268D7"/>
    <w:rsid w:val="00426C06"/>
    <w:rsid w:val="00426F19"/>
    <w:rsid w:val="00427028"/>
    <w:rsid w:val="00427105"/>
    <w:rsid w:val="00427454"/>
    <w:rsid w:val="00427679"/>
    <w:rsid w:val="00427C72"/>
    <w:rsid w:val="00427FCB"/>
    <w:rsid w:val="00430899"/>
    <w:rsid w:val="00430FBB"/>
    <w:rsid w:val="0043164F"/>
    <w:rsid w:val="004319D0"/>
    <w:rsid w:val="00431B57"/>
    <w:rsid w:val="00432510"/>
    <w:rsid w:val="00432BF9"/>
    <w:rsid w:val="00433047"/>
    <w:rsid w:val="004334D1"/>
    <w:rsid w:val="00433834"/>
    <w:rsid w:val="00433FEE"/>
    <w:rsid w:val="00434605"/>
    <w:rsid w:val="004347F1"/>
    <w:rsid w:val="0043490A"/>
    <w:rsid w:val="00434C0E"/>
    <w:rsid w:val="00434D72"/>
    <w:rsid w:val="00435001"/>
    <w:rsid w:val="004355D8"/>
    <w:rsid w:val="00435CC4"/>
    <w:rsid w:val="00436729"/>
    <w:rsid w:val="0043695B"/>
    <w:rsid w:val="00436EEB"/>
    <w:rsid w:val="00436F55"/>
    <w:rsid w:val="004374F4"/>
    <w:rsid w:val="00437855"/>
    <w:rsid w:val="00437E5E"/>
    <w:rsid w:val="004400B2"/>
    <w:rsid w:val="004400C2"/>
    <w:rsid w:val="004403B7"/>
    <w:rsid w:val="00440CF0"/>
    <w:rsid w:val="004412CE"/>
    <w:rsid w:val="004415BB"/>
    <w:rsid w:val="00441619"/>
    <w:rsid w:val="004416A1"/>
    <w:rsid w:val="00441CB3"/>
    <w:rsid w:val="00441DEF"/>
    <w:rsid w:val="004420E9"/>
    <w:rsid w:val="004428EC"/>
    <w:rsid w:val="0044290A"/>
    <w:rsid w:val="00442B3A"/>
    <w:rsid w:val="00442C70"/>
    <w:rsid w:val="004438FE"/>
    <w:rsid w:val="00444004"/>
    <w:rsid w:val="00444053"/>
    <w:rsid w:val="0044405C"/>
    <w:rsid w:val="004441B5"/>
    <w:rsid w:val="004444CB"/>
    <w:rsid w:val="00444EFA"/>
    <w:rsid w:val="004451A2"/>
    <w:rsid w:val="00445514"/>
    <w:rsid w:val="0044570A"/>
    <w:rsid w:val="00445D02"/>
    <w:rsid w:val="00445D4A"/>
    <w:rsid w:val="00446309"/>
    <w:rsid w:val="00446530"/>
    <w:rsid w:val="0044658C"/>
    <w:rsid w:val="00447A75"/>
    <w:rsid w:val="004501EF"/>
    <w:rsid w:val="0045022F"/>
    <w:rsid w:val="00450460"/>
    <w:rsid w:val="004506CC"/>
    <w:rsid w:val="00450B88"/>
    <w:rsid w:val="004513C3"/>
    <w:rsid w:val="00451693"/>
    <w:rsid w:val="004519EB"/>
    <w:rsid w:val="00451A5A"/>
    <w:rsid w:val="00451F04"/>
    <w:rsid w:val="00451FE9"/>
    <w:rsid w:val="00452061"/>
    <w:rsid w:val="00452094"/>
    <w:rsid w:val="0045255A"/>
    <w:rsid w:val="00452802"/>
    <w:rsid w:val="00452CBC"/>
    <w:rsid w:val="00452EE5"/>
    <w:rsid w:val="00453008"/>
    <w:rsid w:val="00453068"/>
    <w:rsid w:val="004532A2"/>
    <w:rsid w:val="00453324"/>
    <w:rsid w:val="004534B9"/>
    <w:rsid w:val="0045354C"/>
    <w:rsid w:val="00453A9E"/>
    <w:rsid w:val="00453BB8"/>
    <w:rsid w:val="00453BFC"/>
    <w:rsid w:val="00453DDD"/>
    <w:rsid w:val="00454076"/>
    <w:rsid w:val="00454767"/>
    <w:rsid w:val="004547CC"/>
    <w:rsid w:val="004548F6"/>
    <w:rsid w:val="004549E2"/>
    <w:rsid w:val="00454C38"/>
    <w:rsid w:val="00455A93"/>
    <w:rsid w:val="00455AC5"/>
    <w:rsid w:val="00455BBB"/>
    <w:rsid w:val="00455D69"/>
    <w:rsid w:val="00456865"/>
    <w:rsid w:val="00456CCE"/>
    <w:rsid w:val="00456E1C"/>
    <w:rsid w:val="004575FA"/>
    <w:rsid w:val="00457B6D"/>
    <w:rsid w:val="00457F69"/>
    <w:rsid w:val="00457F6A"/>
    <w:rsid w:val="00460385"/>
    <w:rsid w:val="0046060B"/>
    <w:rsid w:val="0046106D"/>
    <w:rsid w:val="0046122B"/>
    <w:rsid w:val="00461590"/>
    <w:rsid w:val="00461B7A"/>
    <w:rsid w:val="00462C8D"/>
    <w:rsid w:val="00462FDC"/>
    <w:rsid w:val="00463303"/>
    <w:rsid w:val="004636A8"/>
    <w:rsid w:val="00463864"/>
    <w:rsid w:val="00463DBD"/>
    <w:rsid w:val="00464880"/>
    <w:rsid w:val="004648EF"/>
    <w:rsid w:val="004649E3"/>
    <w:rsid w:val="00464E4C"/>
    <w:rsid w:val="00464EDE"/>
    <w:rsid w:val="00465409"/>
    <w:rsid w:val="00465A80"/>
    <w:rsid w:val="00465BDB"/>
    <w:rsid w:val="00465CB6"/>
    <w:rsid w:val="00466164"/>
    <w:rsid w:val="00466296"/>
    <w:rsid w:val="0046644F"/>
    <w:rsid w:val="0046645D"/>
    <w:rsid w:val="00466865"/>
    <w:rsid w:val="004669BA"/>
    <w:rsid w:val="00466BBA"/>
    <w:rsid w:val="00466C5C"/>
    <w:rsid w:val="00467091"/>
    <w:rsid w:val="004673AC"/>
    <w:rsid w:val="00467DF0"/>
    <w:rsid w:val="00467E85"/>
    <w:rsid w:val="00467EB8"/>
    <w:rsid w:val="00470524"/>
    <w:rsid w:val="00470BAC"/>
    <w:rsid w:val="00470CCD"/>
    <w:rsid w:val="00470ED7"/>
    <w:rsid w:val="004711DA"/>
    <w:rsid w:val="0047136F"/>
    <w:rsid w:val="004718C5"/>
    <w:rsid w:val="00471943"/>
    <w:rsid w:val="00471B98"/>
    <w:rsid w:val="00471DD8"/>
    <w:rsid w:val="00472014"/>
    <w:rsid w:val="00472078"/>
    <w:rsid w:val="00472152"/>
    <w:rsid w:val="00472299"/>
    <w:rsid w:val="0047257D"/>
    <w:rsid w:val="004726A5"/>
    <w:rsid w:val="004726C8"/>
    <w:rsid w:val="0047271D"/>
    <w:rsid w:val="004727DB"/>
    <w:rsid w:val="00472962"/>
    <w:rsid w:val="00472BAF"/>
    <w:rsid w:val="00472C39"/>
    <w:rsid w:val="004734FC"/>
    <w:rsid w:val="00473860"/>
    <w:rsid w:val="00473E9E"/>
    <w:rsid w:val="00474279"/>
    <w:rsid w:val="004749C1"/>
    <w:rsid w:val="00474E1F"/>
    <w:rsid w:val="00474EEB"/>
    <w:rsid w:val="004755C3"/>
    <w:rsid w:val="00475EE6"/>
    <w:rsid w:val="004762D9"/>
    <w:rsid w:val="004762E5"/>
    <w:rsid w:val="00476330"/>
    <w:rsid w:val="00476495"/>
    <w:rsid w:val="00476B9C"/>
    <w:rsid w:val="004774A6"/>
    <w:rsid w:val="004774DC"/>
    <w:rsid w:val="004777E8"/>
    <w:rsid w:val="00477930"/>
    <w:rsid w:val="00477B40"/>
    <w:rsid w:val="00480596"/>
    <w:rsid w:val="00480948"/>
    <w:rsid w:val="00480988"/>
    <w:rsid w:val="004809EA"/>
    <w:rsid w:val="00480A01"/>
    <w:rsid w:val="00480F8A"/>
    <w:rsid w:val="0048199E"/>
    <w:rsid w:val="00481C03"/>
    <w:rsid w:val="00481E8A"/>
    <w:rsid w:val="004828B1"/>
    <w:rsid w:val="00482E69"/>
    <w:rsid w:val="004836FF"/>
    <w:rsid w:val="00483A7C"/>
    <w:rsid w:val="00483ADE"/>
    <w:rsid w:val="00483D28"/>
    <w:rsid w:val="00483E8C"/>
    <w:rsid w:val="00483E99"/>
    <w:rsid w:val="00483F9C"/>
    <w:rsid w:val="0048463B"/>
    <w:rsid w:val="00484E6B"/>
    <w:rsid w:val="00485049"/>
    <w:rsid w:val="004852DC"/>
    <w:rsid w:val="00485D52"/>
    <w:rsid w:val="00485EED"/>
    <w:rsid w:val="00486160"/>
    <w:rsid w:val="004865A0"/>
    <w:rsid w:val="0048673F"/>
    <w:rsid w:val="00487346"/>
    <w:rsid w:val="00487BC5"/>
    <w:rsid w:val="004904FC"/>
    <w:rsid w:val="00490517"/>
    <w:rsid w:val="00490B3F"/>
    <w:rsid w:val="00490E15"/>
    <w:rsid w:val="00490F1F"/>
    <w:rsid w:val="00491B79"/>
    <w:rsid w:val="00492387"/>
    <w:rsid w:val="00492435"/>
    <w:rsid w:val="00492D23"/>
    <w:rsid w:val="00492E3C"/>
    <w:rsid w:val="00493326"/>
    <w:rsid w:val="00493B3D"/>
    <w:rsid w:val="00493BE2"/>
    <w:rsid w:val="00493D02"/>
    <w:rsid w:val="004944E1"/>
    <w:rsid w:val="00494973"/>
    <w:rsid w:val="0049516D"/>
    <w:rsid w:val="004951A6"/>
    <w:rsid w:val="004951D1"/>
    <w:rsid w:val="0049541C"/>
    <w:rsid w:val="00495640"/>
    <w:rsid w:val="004957D1"/>
    <w:rsid w:val="00495947"/>
    <w:rsid w:val="0049608B"/>
    <w:rsid w:val="00496923"/>
    <w:rsid w:val="004972C0"/>
    <w:rsid w:val="004972F2"/>
    <w:rsid w:val="00497918"/>
    <w:rsid w:val="00497F0C"/>
    <w:rsid w:val="004A069A"/>
    <w:rsid w:val="004A11C7"/>
    <w:rsid w:val="004A1706"/>
    <w:rsid w:val="004A2553"/>
    <w:rsid w:val="004A2E2F"/>
    <w:rsid w:val="004A33A6"/>
    <w:rsid w:val="004A3659"/>
    <w:rsid w:val="004A3889"/>
    <w:rsid w:val="004A3F0A"/>
    <w:rsid w:val="004A424B"/>
    <w:rsid w:val="004A42B1"/>
    <w:rsid w:val="004A43A9"/>
    <w:rsid w:val="004A4E3D"/>
    <w:rsid w:val="004A4E73"/>
    <w:rsid w:val="004A4F7E"/>
    <w:rsid w:val="004A5835"/>
    <w:rsid w:val="004A5CA6"/>
    <w:rsid w:val="004A5DA3"/>
    <w:rsid w:val="004A6304"/>
    <w:rsid w:val="004A6547"/>
    <w:rsid w:val="004A6793"/>
    <w:rsid w:val="004A6CD7"/>
    <w:rsid w:val="004A6CDD"/>
    <w:rsid w:val="004A733D"/>
    <w:rsid w:val="004A7D25"/>
    <w:rsid w:val="004B0198"/>
    <w:rsid w:val="004B0236"/>
    <w:rsid w:val="004B098F"/>
    <w:rsid w:val="004B0BC7"/>
    <w:rsid w:val="004B0E17"/>
    <w:rsid w:val="004B0EFB"/>
    <w:rsid w:val="004B1042"/>
    <w:rsid w:val="004B10A8"/>
    <w:rsid w:val="004B1F85"/>
    <w:rsid w:val="004B2608"/>
    <w:rsid w:val="004B345A"/>
    <w:rsid w:val="004B3B8E"/>
    <w:rsid w:val="004B3DEA"/>
    <w:rsid w:val="004B4C29"/>
    <w:rsid w:val="004B4D50"/>
    <w:rsid w:val="004B4FEE"/>
    <w:rsid w:val="004B531C"/>
    <w:rsid w:val="004B5885"/>
    <w:rsid w:val="004B6312"/>
    <w:rsid w:val="004B6734"/>
    <w:rsid w:val="004B73D5"/>
    <w:rsid w:val="004B763C"/>
    <w:rsid w:val="004B7A2D"/>
    <w:rsid w:val="004C04B4"/>
    <w:rsid w:val="004C119B"/>
    <w:rsid w:val="004C13DD"/>
    <w:rsid w:val="004C1D64"/>
    <w:rsid w:val="004C216D"/>
    <w:rsid w:val="004C293B"/>
    <w:rsid w:val="004C3654"/>
    <w:rsid w:val="004C3945"/>
    <w:rsid w:val="004C3C26"/>
    <w:rsid w:val="004C3E55"/>
    <w:rsid w:val="004C3E7F"/>
    <w:rsid w:val="004C416A"/>
    <w:rsid w:val="004C4381"/>
    <w:rsid w:val="004C4474"/>
    <w:rsid w:val="004C466A"/>
    <w:rsid w:val="004C48D1"/>
    <w:rsid w:val="004C49F4"/>
    <w:rsid w:val="004C4DCF"/>
    <w:rsid w:val="004C4DD5"/>
    <w:rsid w:val="004C4EAA"/>
    <w:rsid w:val="004C4F04"/>
    <w:rsid w:val="004C4FEF"/>
    <w:rsid w:val="004C52DF"/>
    <w:rsid w:val="004C5D0E"/>
    <w:rsid w:val="004C67E5"/>
    <w:rsid w:val="004C6A50"/>
    <w:rsid w:val="004C6F14"/>
    <w:rsid w:val="004C757A"/>
    <w:rsid w:val="004C77E8"/>
    <w:rsid w:val="004C7BC9"/>
    <w:rsid w:val="004D0516"/>
    <w:rsid w:val="004D0537"/>
    <w:rsid w:val="004D0CDA"/>
    <w:rsid w:val="004D0DE0"/>
    <w:rsid w:val="004D0EE8"/>
    <w:rsid w:val="004D1039"/>
    <w:rsid w:val="004D1327"/>
    <w:rsid w:val="004D1598"/>
    <w:rsid w:val="004D1BB8"/>
    <w:rsid w:val="004D1BF3"/>
    <w:rsid w:val="004D26D2"/>
    <w:rsid w:val="004D2AE8"/>
    <w:rsid w:val="004D2DFC"/>
    <w:rsid w:val="004D39A1"/>
    <w:rsid w:val="004D3E80"/>
    <w:rsid w:val="004D3FCC"/>
    <w:rsid w:val="004D43D1"/>
    <w:rsid w:val="004D4560"/>
    <w:rsid w:val="004D4A40"/>
    <w:rsid w:val="004D4CD8"/>
    <w:rsid w:val="004D4F1D"/>
    <w:rsid w:val="004D4F7F"/>
    <w:rsid w:val="004D4FD2"/>
    <w:rsid w:val="004D52CD"/>
    <w:rsid w:val="004D54F4"/>
    <w:rsid w:val="004D556E"/>
    <w:rsid w:val="004D55EA"/>
    <w:rsid w:val="004D5BF3"/>
    <w:rsid w:val="004D5C95"/>
    <w:rsid w:val="004D5D71"/>
    <w:rsid w:val="004D5E0A"/>
    <w:rsid w:val="004D63FB"/>
    <w:rsid w:val="004D64C7"/>
    <w:rsid w:val="004D6B83"/>
    <w:rsid w:val="004D6D16"/>
    <w:rsid w:val="004D726E"/>
    <w:rsid w:val="004D7693"/>
    <w:rsid w:val="004D7FB5"/>
    <w:rsid w:val="004E0858"/>
    <w:rsid w:val="004E1498"/>
    <w:rsid w:val="004E1B32"/>
    <w:rsid w:val="004E1E2A"/>
    <w:rsid w:val="004E20ED"/>
    <w:rsid w:val="004E215A"/>
    <w:rsid w:val="004E22C6"/>
    <w:rsid w:val="004E25A0"/>
    <w:rsid w:val="004E2765"/>
    <w:rsid w:val="004E31D0"/>
    <w:rsid w:val="004E31EF"/>
    <w:rsid w:val="004E33D7"/>
    <w:rsid w:val="004E3663"/>
    <w:rsid w:val="004E3A8B"/>
    <w:rsid w:val="004E3B93"/>
    <w:rsid w:val="004E3D9C"/>
    <w:rsid w:val="004E448F"/>
    <w:rsid w:val="004E45DE"/>
    <w:rsid w:val="004E4B87"/>
    <w:rsid w:val="004E4C9A"/>
    <w:rsid w:val="004E526B"/>
    <w:rsid w:val="004E580E"/>
    <w:rsid w:val="004E5827"/>
    <w:rsid w:val="004E5BD4"/>
    <w:rsid w:val="004E5C1B"/>
    <w:rsid w:val="004E62A3"/>
    <w:rsid w:val="004E6782"/>
    <w:rsid w:val="004E68FE"/>
    <w:rsid w:val="004E6A1C"/>
    <w:rsid w:val="004E6CF8"/>
    <w:rsid w:val="004E6DD6"/>
    <w:rsid w:val="004E719C"/>
    <w:rsid w:val="004E7380"/>
    <w:rsid w:val="004E766D"/>
    <w:rsid w:val="004E7697"/>
    <w:rsid w:val="004E7EE6"/>
    <w:rsid w:val="004F00C7"/>
    <w:rsid w:val="004F023A"/>
    <w:rsid w:val="004F0242"/>
    <w:rsid w:val="004F0542"/>
    <w:rsid w:val="004F0560"/>
    <w:rsid w:val="004F0D8F"/>
    <w:rsid w:val="004F0F3A"/>
    <w:rsid w:val="004F0F4F"/>
    <w:rsid w:val="004F131A"/>
    <w:rsid w:val="004F1650"/>
    <w:rsid w:val="004F182F"/>
    <w:rsid w:val="004F1B06"/>
    <w:rsid w:val="004F1E37"/>
    <w:rsid w:val="004F2239"/>
    <w:rsid w:val="004F2779"/>
    <w:rsid w:val="004F2F88"/>
    <w:rsid w:val="004F3491"/>
    <w:rsid w:val="004F46A9"/>
    <w:rsid w:val="004F4AA4"/>
    <w:rsid w:val="004F4AD6"/>
    <w:rsid w:val="004F4C3B"/>
    <w:rsid w:val="004F4FE2"/>
    <w:rsid w:val="004F543A"/>
    <w:rsid w:val="004F5C02"/>
    <w:rsid w:val="004F5C7A"/>
    <w:rsid w:val="004F5DDB"/>
    <w:rsid w:val="004F61E4"/>
    <w:rsid w:val="004F6508"/>
    <w:rsid w:val="004F6CA4"/>
    <w:rsid w:val="004F7072"/>
    <w:rsid w:val="004F70AC"/>
    <w:rsid w:val="004F73C8"/>
    <w:rsid w:val="004F7C1F"/>
    <w:rsid w:val="004F7DBC"/>
    <w:rsid w:val="004F7FF5"/>
    <w:rsid w:val="00500136"/>
    <w:rsid w:val="0050032E"/>
    <w:rsid w:val="00500B03"/>
    <w:rsid w:val="00501793"/>
    <w:rsid w:val="00501824"/>
    <w:rsid w:val="00501955"/>
    <w:rsid w:val="00501B5E"/>
    <w:rsid w:val="005022DD"/>
    <w:rsid w:val="00502364"/>
    <w:rsid w:val="00502609"/>
    <w:rsid w:val="00502700"/>
    <w:rsid w:val="00502EF2"/>
    <w:rsid w:val="005031FA"/>
    <w:rsid w:val="00503251"/>
    <w:rsid w:val="0050344C"/>
    <w:rsid w:val="0050347E"/>
    <w:rsid w:val="005034F4"/>
    <w:rsid w:val="00503510"/>
    <w:rsid w:val="005036D4"/>
    <w:rsid w:val="005036E5"/>
    <w:rsid w:val="005038E4"/>
    <w:rsid w:val="00503903"/>
    <w:rsid w:val="00503A70"/>
    <w:rsid w:val="00503AB9"/>
    <w:rsid w:val="0050441F"/>
    <w:rsid w:val="005044CE"/>
    <w:rsid w:val="00504C81"/>
    <w:rsid w:val="00505344"/>
    <w:rsid w:val="0050551B"/>
    <w:rsid w:val="005057E4"/>
    <w:rsid w:val="00505979"/>
    <w:rsid w:val="005060C6"/>
    <w:rsid w:val="005062D7"/>
    <w:rsid w:val="005063FA"/>
    <w:rsid w:val="0050652E"/>
    <w:rsid w:val="00506BC0"/>
    <w:rsid w:val="00506D12"/>
    <w:rsid w:val="0050700F"/>
    <w:rsid w:val="0050704B"/>
    <w:rsid w:val="005073E3"/>
    <w:rsid w:val="00507459"/>
    <w:rsid w:val="005074F1"/>
    <w:rsid w:val="005077F8"/>
    <w:rsid w:val="00507DDD"/>
    <w:rsid w:val="00510042"/>
    <w:rsid w:val="005101D2"/>
    <w:rsid w:val="00510244"/>
    <w:rsid w:val="00510283"/>
    <w:rsid w:val="00510285"/>
    <w:rsid w:val="005103FF"/>
    <w:rsid w:val="005104A3"/>
    <w:rsid w:val="00510C73"/>
    <w:rsid w:val="00510F83"/>
    <w:rsid w:val="00511476"/>
    <w:rsid w:val="005114AB"/>
    <w:rsid w:val="005115BB"/>
    <w:rsid w:val="00511C2B"/>
    <w:rsid w:val="00511EB1"/>
    <w:rsid w:val="00512CFC"/>
    <w:rsid w:val="00512D27"/>
    <w:rsid w:val="00512D38"/>
    <w:rsid w:val="00512D84"/>
    <w:rsid w:val="0051352B"/>
    <w:rsid w:val="00513FD4"/>
    <w:rsid w:val="005140D5"/>
    <w:rsid w:val="00514193"/>
    <w:rsid w:val="00514924"/>
    <w:rsid w:val="00515407"/>
    <w:rsid w:val="00515B37"/>
    <w:rsid w:val="00515B6C"/>
    <w:rsid w:val="00515C33"/>
    <w:rsid w:val="00515CA7"/>
    <w:rsid w:val="00515DAE"/>
    <w:rsid w:val="0051604E"/>
    <w:rsid w:val="00516829"/>
    <w:rsid w:val="00516AF7"/>
    <w:rsid w:val="00516EFB"/>
    <w:rsid w:val="005174A7"/>
    <w:rsid w:val="0051757B"/>
    <w:rsid w:val="00517CE6"/>
    <w:rsid w:val="00517CEA"/>
    <w:rsid w:val="00520060"/>
    <w:rsid w:val="00520937"/>
    <w:rsid w:val="005209D2"/>
    <w:rsid w:val="00520C5F"/>
    <w:rsid w:val="005211C2"/>
    <w:rsid w:val="00521212"/>
    <w:rsid w:val="00521B25"/>
    <w:rsid w:val="00521D32"/>
    <w:rsid w:val="00521E9F"/>
    <w:rsid w:val="0052215F"/>
    <w:rsid w:val="00522C24"/>
    <w:rsid w:val="00522D8A"/>
    <w:rsid w:val="00522EBB"/>
    <w:rsid w:val="00522EE4"/>
    <w:rsid w:val="00522FF0"/>
    <w:rsid w:val="005233EF"/>
    <w:rsid w:val="00523416"/>
    <w:rsid w:val="005237ED"/>
    <w:rsid w:val="0052396B"/>
    <w:rsid w:val="00523A44"/>
    <w:rsid w:val="0052409B"/>
    <w:rsid w:val="005243EC"/>
    <w:rsid w:val="00524517"/>
    <w:rsid w:val="00524557"/>
    <w:rsid w:val="005246DD"/>
    <w:rsid w:val="00524AF0"/>
    <w:rsid w:val="00524BEF"/>
    <w:rsid w:val="005254C4"/>
    <w:rsid w:val="005258A1"/>
    <w:rsid w:val="00525A20"/>
    <w:rsid w:val="00525E8B"/>
    <w:rsid w:val="00525FC8"/>
    <w:rsid w:val="00526055"/>
    <w:rsid w:val="0052621B"/>
    <w:rsid w:val="005262FE"/>
    <w:rsid w:val="0052669D"/>
    <w:rsid w:val="00526B55"/>
    <w:rsid w:val="0052748F"/>
    <w:rsid w:val="00527765"/>
    <w:rsid w:val="005278A4"/>
    <w:rsid w:val="00527975"/>
    <w:rsid w:val="0052799E"/>
    <w:rsid w:val="00527CE0"/>
    <w:rsid w:val="0053029D"/>
    <w:rsid w:val="00530F4C"/>
    <w:rsid w:val="0053110D"/>
    <w:rsid w:val="00531348"/>
    <w:rsid w:val="00531418"/>
    <w:rsid w:val="005318F9"/>
    <w:rsid w:val="005318FA"/>
    <w:rsid w:val="00531B67"/>
    <w:rsid w:val="00532009"/>
    <w:rsid w:val="00532111"/>
    <w:rsid w:val="005324BB"/>
    <w:rsid w:val="005325D3"/>
    <w:rsid w:val="00532755"/>
    <w:rsid w:val="00532827"/>
    <w:rsid w:val="00532D3A"/>
    <w:rsid w:val="0053329F"/>
    <w:rsid w:val="005332DF"/>
    <w:rsid w:val="00533713"/>
    <w:rsid w:val="00533B15"/>
    <w:rsid w:val="00533C53"/>
    <w:rsid w:val="00533D92"/>
    <w:rsid w:val="00533F3B"/>
    <w:rsid w:val="00534234"/>
    <w:rsid w:val="0053464B"/>
    <w:rsid w:val="0053510F"/>
    <w:rsid w:val="005354B3"/>
    <w:rsid w:val="00535AF9"/>
    <w:rsid w:val="00535C11"/>
    <w:rsid w:val="005365D6"/>
    <w:rsid w:val="00536A24"/>
    <w:rsid w:val="00536BFA"/>
    <w:rsid w:val="005373DD"/>
    <w:rsid w:val="0053793A"/>
    <w:rsid w:val="00537F02"/>
    <w:rsid w:val="00537F27"/>
    <w:rsid w:val="005405F6"/>
    <w:rsid w:val="005407C9"/>
    <w:rsid w:val="005408A0"/>
    <w:rsid w:val="00540AF1"/>
    <w:rsid w:val="00540DD2"/>
    <w:rsid w:val="00541626"/>
    <w:rsid w:val="00541915"/>
    <w:rsid w:val="00541AC6"/>
    <w:rsid w:val="0054205D"/>
    <w:rsid w:val="005426C2"/>
    <w:rsid w:val="00542C17"/>
    <w:rsid w:val="005438BD"/>
    <w:rsid w:val="00543BDA"/>
    <w:rsid w:val="00543FAB"/>
    <w:rsid w:val="00543FC3"/>
    <w:rsid w:val="0054427B"/>
    <w:rsid w:val="0054498D"/>
    <w:rsid w:val="005449BC"/>
    <w:rsid w:val="00544A7A"/>
    <w:rsid w:val="00544B2E"/>
    <w:rsid w:val="00545627"/>
    <w:rsid w:val="00545EA9"/>
    <w:rsid w:val="00545EE0"/>
    <w:rsid w:val="00546672"/>
    <w:rsid w:val="0054688B"/>
    <w:rsid w:val="0054692C"/>
    <w:rsid w:val="005469F9"/>
    <w:rsid w:val="00546CF6"/>
    <w:rsid w:val="0054726D"/>
    <w:rsid w:val="00547642"/>
    <w:rsid w:val="00547A39"/>
    <w:rsid w:val="00547F56"/>
    <w:rsid w:val="0055000F"/>
    <w:rsid w:val="0055044E"/>
    <w:rsid w:val="00550E63"/>
    <w:rsid w:val="0055122B"/>
    <w:rsid w:val="00551358"/>
    <w:rsid w:val="00551578"/>
    <w:rsid w:val="00551890"/>
    <w:rsid w:val="00551AF5"/>
    <w:rsid w:val="00551CE2"/>
    <w:rsid w:val="00551E39"/>
    <w:rsid w:val="00552779"/>
    <w:rsid w:val="00552C43"/>
    <w:rsid w:val="00553384"/>
    <w:rsid w:val="00553DF4"/>
    <w:rsid w:val="00554775"/>
    <w:rsid w:val="00554BD6"/>
    <w:rsid w:val="00555010"/>
    <w:rsid w:val="0055527B"/>
    <w:rsid w:val="00555505"/>
    <w:rsid w:val="00555703"/>
    <w:rsid w:val="0055579A"/>
    <w:rsid w:val="00555C17"/>
    <w:rsid w:val="0055665C"/>
    <w:rsid w:val="00556895"/>
    <w:rsid w:val="005568E0"/>
    <w:rsid w:val="00556914"/>
    <w:rsid w:val="00556CFE"/>
    <w:rsid w:val="00556F34"/>
    <w:rsid w:val="005571B5"/>
    <w:rsid w:val="00557227"/>
    <w:rsid w:val="00557B37"/>
    <w:rsid w:val="00557E10"/>
    <w:rsid w:val="00560182"/>
    <w:rsid w:val="005601FC"/>
    <w:rsid w:val="00560341"/>
    <w:rsid w:val="00560531"/>
    <w:rsid w:val="00560657"/>
    <w:rsid w:val="00560B7F"/>
    <w:rsid w:val="00560C15"/>
    <w:rsid w:val="005617C3"/>
    <w:rsid w:val="00561BA2"/>
    <w:rsid w:val="0056222A"/>
    <w:rsid w:val="0056272C"/>
    <w:rsid w:val="005629C9"/>
    <w:rsid w:val="00562F27"/>
    <w:rsid w:val="00563095"/>
    <w:rsid w:val="0056342D"/>
    <w:rsid w:val="00563466"/>
    <w:rsid w:val="00563A2E"/>
    <w:rsid w:val="00563C58"/>
    <w:rsid w:val="00564BC3"/>
    <w:rsid w:val="005652BB"/>
    <w:rsid w:val="005653BA"/>
    <w:rsid w:val="00565585"/>
    <w:rsid w:val="005656F8"/>
    <w:rsid w:val="00565A9F"/>
    <w:rsid w:val="00565B0D"/>
    <w:rsid w:val="00565BC3"/>
    <w:rsid w:val="00566310"/>
    <w:rsid w:val="00566401"/>
    <w:rsid w:val="0056667B"/>
    <w:rsid w:val="005669E8"/>
    <w:rsid w:val="00566AAD"/>
    <w:rsid w:val="00566C03"/>
    <w:rsid w:val="0056749D"/>
    <w:rsid w:val="0056750F"/>
    <w:rsid w:val="005679AA"/>
    <w:rsid w:val="00567B54"/>
    <w:rsid w:val="00570256"/>
    <w:rsid w:val="00570609"/>
    <w:rsid w:val="00570795"/>
    <w:rsid w:val="005707BA"/>
    <w:rsid w:val="00570D67"/>
    <w:rsid w:val="0057151A"/>
    <w:rsid w:val="00571A21"/>
    <w:rsid w:val="00572B1F"/>
    <w:rsid w:val="00572CF3"/>
    <w:rsid w:val="00572DEF"/>
    <w:rsid w:val="00572F01"/>
    <w:rsid w:val="00573330"/>
    <w:rsid w:val="00573B53"/>
    <w:rsid w:val="00573DE9"/>
    <w:rsid w:val="00574AD1"/>
    <w:rsid w:val="00574D02"/>
    <w:rsid w:val="00574D76"/>
    <w:rsid w:val="00574D97"/>
    <w:rsid w:val="005751CA"/>
    <w:rsid w:val="0057530F"/>
    <w:rsid w:val="005756E8"/>
    <w:rsid w:val="0057581F"/>
    <w:rsid w:val="00575A97"/>
    <w:rsid w:val="00575ABD"/>
    <w:rsid w:val="00575DBB"/>
    <w:rsid w:val="00575E71"/>
    <w:rsid w:val="00575F4C"/>
    <w:rsid w:val="005762D1"/>
    <w:rsid w:val="00576766"/>
    <w:rsid w:val="00576767"/>
    <w:rsid w:val="00576B83"/>
    <w:rsid w:val="00576E08"/>
    <w:rsid w:val="00576F60"/>
    <w:rsid w:val="005772AE"/>
    <w:rsid w:val="005772D4"/>
    <w:rsid w:val="00577335"/>
    <w:rsid w:val="005778BB"/>
    <w:rsid w:val="005779FD"/>
    <w:rsid w:val="00577BE5"/>
    <w:rsid w:val="00580067"/>
    <w:rsid w:val="00580236"/>
    <w:rsid w:val="00580945"/>
    <w:rsid w:val="005813E6"/>
    <w:rsid w:val="005817ED"/>
    <w:rsid w:val="0058181D"/>
    <w:rsid w:val="00581E34"/>
    <w:rsid w:val="00582022"/>
    <w:rsid w:val="00582106"/>
    <w:rsid w:val="005821C8"/>
    <w:rsid w:val="00582736"/>
    <w:rsid w:val="005830A9"/>
    <w:rsid w:val="005832D2"/>
    <w:rsid w:val="0058354D"/>
    <w:rsid w:val="005836CB"/>
    <w:rsid w:val="00583ED7"/>
    <w:rsid w:val="005841BC"/>
    <w:rsid w:val="0058432E"/>
    <w:rsid w:val="00584554"/>
    <w:rsid w:val="005848E8"/>
    <w:rsid w:val="005854F1"/>
    <w:rsid w:val="005862F4"/>
    <w:rsid w:val="005869C5"/>
    <w:rsid w:val="00586B2F"/>
    <w:rsid w:val="00586C81"/>
    <w:rsid w:val="00586E4D"/>
    <w:rsid w:val="005872E7"/>
    <w:rsid w:val="0059042D"/>
    <w:rsid w:val="005905E9"/>
    <w:rsid w:val="00590A19"/>
    <w:rsid w:val="005910E1"/>
    <w:rsid w:val="00591444"/>
    <w:rsid w:val="0059173E"/>
    <w:rsid w:val="00591E9E"/>
    <w:rsid w:val="00592662"/>
    <w:rsid w:val="00592985"/>
    <w:rsid w:val="005930CE"/>
    <w:rsid w:val="00593FEA"/>
    <w:rsid w:val="005940DF"/>
    <w:rsid w:val="0059427E"/>
    <w:rsid w:val="005942FA"/>
    <w:rsid w:val="0059470A"/>
    <w:rsid w:val="00595145"/>
    <w:rsid w:val="00595872"/>
    <w:rsid w:val="00595C0A"/>
    <w:rsid w:val="005960D2"/>
    <w:rsid w:val="005960F1"/>
    <w:rsid w:val="005965C7"/>
    <w:rsid w:val="00596ED6"/>
    <w:rsid w:val="00597264"/>
    <w:rsid w:val="005973FA"/>
    <w:rsid w:val="005978B6"/>
    <w:rsid w:val="00597B4A"/>
    <w:rsid w:val="005A02F4"/>
    <w:rsid w:val="005A0439"/>
    <w:rsid w:val="005A06A5"/>
    <w:rsid w:val="005A06B9"/>
    <w:rsid w:val="005A0701"/>
    <w:rsid w:val="005A077C"/>
    <w:rsid w:val="005A0D7A"/>
    <w:rsid w:val="005A1077"/>
    <w:rsid w:val="005A16B9"/>
    <w:rsid w:val="005A2498"/>
    <w:rsid w:val="005A2D12"/>
    <w:rsid w:val="005A2FBD"/>
    <w:rsid w:val="005A30D3"/>
    <w:rsid w:val="005A377E"/>
    <w:rsid w:val="005A3967"/>
    <w:rsid w:val="005A3B0A"/>
    <w:rsid w:val="005A3E4A"/>
    <w:rsid w:val="005A3E7C"/>
    <w:rsid w:val="005A40DE"/>
    <w:rsid w:val="005A4B47"/>
    <w:rsid w:val="005A4FC2"/>
    <w:rsid w:val="005A558C"/>
    <w:rsid w:val="005A5651"/>
    <w:rsid w:val="005A5863"/>
    <w:rsid w:val="005A5E30"/>
    <w:rsid w:val="005A6C3B"/>
    <w:rsid w:val="005A708F"/>
    <w:rsid w:val="005A759B"/>
    <w:rsid w:val="005A7656"/>
    <w:rsid w:val="005A7880"/>
    <w:rsid w:val="005A7AFA"/>
    <w:rsid w:val="005A7E2E"/>
    <w:rsid w:val="005A7E96"/>
    <w:rsid w:val="005A7EE0"/>
    <w:rsid w:val="005B040E"/>
    <w:rsid w:val="005B09C5"/>
    <w:rsid w:val="005B0E09"/>
    <w:rsid w:val="005B1402"/>
    <w:rsid w:val="005B176D"/>
    <w:rsid w:val="005B19CC"/>
    <w:rsid w:val="005B1B6E"/>
    <w:rsid w:val="005B2021"/>
    <w:rsid w:val="005B2037"/>
    <w:rsid w:val="005B2601"/>
    <w:rsid w:val="005B26DE"/>
    <w:rsid w:val="005B2A75"/>
    <w:rsid w:val="005B2C1B"/>
    <w:rsid w:val="005B350B"/>
    <w:rsid w:val="005B3A03"/>
    <w:rsid w:val="005B3C2E"/>
    <w:rsid w:val="005B3E1B"/>
    <w:rsid w:val="005B43DD"/>
    <w:rsid w:val="005B522C"/>
    <w:rsid w:val="005B551A"/>
    <w:rsid w:val="005B5799"/>
    <w:rsid w:val="005B57A5"/>
    <w:rsid w:val="005B5BC9"/>
    <w:rsid w:val="005B6016"/>
    <w:rsid w:val="005B63DB"/>
    <w:rsid w:val="005B6603"/>
    <w:rsid w:val="005B765C"/>
    <w:rsid w:val="005B7894"/>
    <w:rsid w:val="005B7901"/>
    <w:rsid w:val="005B7C3A"/>
    <w:rsid w:val="005B7DEF"/>
    <w:rsid w:val="005C087E"/>
    <w:rsid w:val="005C1648"/>
    <w:rsid w:val="005C1761"/>
    <w:rsid w:val="005C17ED"/>
    <w:rsid w:val="005C1AAE"/>
    <w:rsid w:val="005C277D"/>
    <w:rsid w:val="005C2841"/>
    <w:rsid w:val="005C2918"/>
    <w:rsid w:val="005C291B"/>
    <w:rsid w:val="005C29FE"/>
    <w:rsid w:val="005C2A32"/>
    <w:rsid w:val="005C2B5F"/>
    <w:rsid w:val="005C329B"/>
    <w:rsid w:val="005C33C4"/>
    <w:rsid w:val="005C36E7"/>
    <w:rsid w:val="005C3961"/>
    <w:rsid w:val="005C39B0"/>
    <w:rsid w:val="005C3AF3"/>
    <w:rsid w:val="005C3BC1"/>
    <w:rsid w:val="005C44DC"/>
    <w:rsid w:val="005C47D6"/>
    <w:rsid w:val="005C48FF"/>
    <w:rsid w:val="005C4ADF"/>
    <w:rsid w:val="005C533A"/>
    <w:rsid w:val="005C5BA8"/>
    <w:rsid w:val="005C5F7C"/>
    <w:rsid w:val="005C63E7"/>
    <w:rsid w:val="005C6EDA"/>
    <w:rsid w:val="005C732E"/>
    <w:rsid w:val="005C7845"/>
    <w:rsid w:val="005C7D8D"/>
    <w:rsid w:val="005C7FB7"/>
    <w:rsid w:val="005D01B5"/>
    <w:rsid w:val="005D01DC"/>
    <w:rsid w:val="005D024E"/>
    <w:rsid w:val="005D0827"/>
    <w:rsid w:val="005D0AE3"/>
    <w:rsid w:val="005D0E3F"/>
    <w:rsid w:val="005D0F41"/>
    <w:rsid w:val="005D1582"/>
    <w:rsid w:val="005D1619"/>
    <w:rsid w:val="005D1777"/>
    <w:rsid w:val="005D1D48"/>
    <w:rsid w:val="005D211E"/>
    <w:rsid w:val="005D237C"/>
    <w:rsid w:val="005D23E7"/>
    <w:rsid w:val="005D24A5"/>
    <w:rsid w:val="005D28CC"/>
    <w:rsid w:val="005D3694"/>
    <w:rsid w:val="005D4477"/>
    <w:rsid w:val="005D48AF"/>
    <w:rsid w:val="005D4B1E"/>
    <w:rsid w:val="005D4BE5"/>
    <w:rsid w:val="005D4FF8"/>
    <w:rsid w:val="005D5035"/>
    <w:rsid w:val="005D51A2"/>
    <w:rsid w:val="005D544E"/>
    <w:rsid w:val="005D573C"/>
    <w:rsid w:val="005D57C7"/>
    <w:rsid w:val="005D57CF"/>
    <w:rsid w:val="005D611F"/>
    <w:rsid w:val="005D618B"/>
    <w:rsid w:val="005D61A6"/>
    <w:rsid w:val="005D6287"/>
    <w:rsid w:val="005D6314"/>
    <w:rsid w:val="005D68B4"/>
    <w:rsid w:val="005D6926"/>
    <w:rsid w:val="005D69A4"/>
    <w:rsid w:val="005D6FA0"/>
    <w:rsid w:val="005D7030"/>
    <w:rsid w:val="005D7675"/>
    <w:rsid w:val="005D781C"/>
    <w:rsid w:val="005D7BEC"/>
    <w:rsid w:val="005E05D3"/>
    <w:rsid w:val="005E0C81"/>
    <w:rsid w:val="005E1375"/>
    <w:rsid w:val="005E15F1"/>
    <w:rsid w:val="005E219D"/>
    <w:rsid w:val="005E265A"/>
    <w:rsid w:val="005E27B8"/>
    <w:rsid w:val="005E2995"/>
    <w:rsid w:val="005E2A20"/>
    <w:rsid w:val="005E2A74"/>
    <w:rsid w:val="005E2CC9"/>
    <w:rsid w:val="005E2F51"/>
    <w:rsid w:val="005E34CE"/>
    <w:rsid w:val="005E3AE7"/>
    <w:rsid w:val="005E3B87"/>
    <w:rsid w:val="005E3DFD"/>
    <w:rsid w:val="005E45F1"/>
    <w:rsid w:val="005E4798"/>
    <w:rsid w:val="005E4B2C"/>
    <w:rsid w:val="005E4C66"/>
    <w:rsid w:val="005E4FE1"/>
    <w:rsid w:val="005E54E3"/>
    <w:rsid w:val="005E56A8"/>
    <w:rsid w:val="005E626A"/>
    <w:rsid w:val="005E643D"/>
    <w:rsid w:val="005E6C37"/>
    <w:rsid w:val="005E6FBA"/>
    <w:rsid w:val="005E7156"/>
    <w:rsid w:val="005E72EF"/>
    <w:rsid w:val="005E73A0"/>
    <w:rsid w:val="005E7AB8"/>
    <w:rsid w:val="005E7C2E"/>
    <w:rsid w:val="005F0264"/>
    <w:rsid w:val="005F02A4"/>
    <w:rsid w:val="005F02AD"/>
    <w:rsid w:val="005F032E"/>
    <w:rsid w:val="005F048F"/>
    <w:rsid w:val="005F087F"/>
    <w:rsid w:val="005F1041"/>
    <w:rsid w:val="005F1304"/>
    <w:rsid w:val="005F1E08"/>
    <w:rsid w:val="005F1E7F"/>
    <w:rsid w:val="005F22F6"/>
    <w:rsid w:val="005F24B4"/>
    <w:rsid w:val="005F2656"/>
    <w:rsid w:val="005F265C"/>
    <w:rsid w:val="005F270A"/>
    <w:rsid w:val="005F2CC8"/>
    <w:rsid w:val="005F2FD2"/>
    <w:rsid w:val="005F31D3"/>
    <w:rsid w:val="005F3A53"/>
    <w:rsid w:val="005F3BF1"/>
    <w:rsid w:val="005F4990"/>
    <w:rsid w:val="005F4B67"/>
    <w:rsid w:val="005F4E13"/>
    <w:rsid w:val="005F5060"/>
    <w:rsid w:val="005F533D"/>
    <w:rsid w:val="005F5395"/>
    <w:rsid w:val="005F5433"/>
    <w:rsid w:val="005F55CA"/>
    <w:rsid w:val="005F57D9"/>
    <w:rsid w:val="005F5F00"/>
    <w:rsid w:val="005F6971"/>
    <w:rsid w:val="005F698B"/>
    <w:rsid w:val="005F7382"/>
    <w:rsid w:val="005F766A"/>
    <w:rsid w:val="005F789E"/>
    <w:rsid w:val="005F7D55"/>
    <w:rsid w:val="006001FF"/>
    <w:rsid w:val="00600212"/>
    <w:rsid w:val="006003C7"/>
    <w:rsid w:val="00600528"/>
    <w:rsid w:val="00600865"/>
    <w:rsid w:val="006012BC"/>
    <w:rsid w:val="006013B4"/>
    <w:rsid w:val="00601AC1"/>
    <w:rsid w:val="00601C6B"/>
    <w:rsid w:val="00602366"/>
    <w:rsid w:val="00602645"/>
    <w:rsid w:val="00602D96"/>
    <w:rsid w:val="0060304F"/>
    <w:rsid w:val="006038B3"/>
    <w:rsid w:val="00603C6A"/>
    <w:rsid w:val="0060475B"/>
    <w:rsid w:val="006047B4"/>
    <w:rsid w:val="00604AAC"/>
    <w:rsid w:val="00604F36"/>
    <w:rsid w:val="006051F6"/>
    <w:rsid w:val="006055B5"/>
    <w:rsid w:val="00605D01"/>
    <w:rsid w:val="00605FAD"/>
    <w:rsid w:val="00605FB7"/>
    <w:rsid w:val="00606001"/>
    <w:rsid w:val="006060F4"/>
    <w:rsid w:val="0060624C"/>
    <w:rsid w:val="00606759"/>
    <w:rsid w:val="00606906"/>
    <w:rsid w:val="00606E9D"/>
    <w:rsid w:val="00607023"/>
    <w:rsid w:val="00607154"/>
    <w:rsid w:val="00607812"/>
    <w:rsid w:val="00607974"/>
    <w:rsid w:val="00607D98"/>
    <w:rsid w:val="00607E14"/>
    <w:rsid w:val="00610503"/>
    <w:rsid w:val="0061095E"/>
    <w:rsid w:val="00610AB9"/>
    <w:rsid w:val="006113E2"/>
    <w:rsid w:val="006114D6"/>
    <w:rsid w:val="0061173F"/>
    <w:rsid w:val="00611B77"/>
    <w:rsid w:val="00611DBA"/>
    <w:rsid w:val="006122BA"/>
    <w:rsid w:val="006123EA"/>
    <w:rsid w:val="00612F5F"/>
    <w:rsid w:val="0061308E"/>
    <w:rsid w:val="00613337"/>
    <w:rsid w:val="00613695"/>
    <w:rsid w:val="00613DDD"/>
    <w:rsid w:val="00613F5D"/>
    <w:rsid w:val="006145A5"/>
    <w:rsid w:val="00614670"/>
    <w:rsid w:val="0061474E"/>
    <w:rsid w:val="006148AA"/>
    <w:rsid w:val="006149CE"/>
    <w:rsid w:val="00614A64"/>
    <w:rsid w:val="00616588"/>
    <w:rsid w:val="006169F6"/>
    <w:rsid w:val="0061732E"/>
    <w:rsid w:val="0061737C"/>
    <w:rsid w:val="0061771D"/>
    <w:rsid w:val="00617911"/>
    <w:rsid w:val="00617D21"/>
    <w:rsid w:val="00617D47"/>
    <w:rsid w:val="006202B5"/>
    <w:rsid w:val="0062034F"/>
    <w:rsid w:val="00620A6B"/>
    <w:rsid w:val="00620EAC"/>
    <w:rsid w:val="00621438"/>
    <w:rsid w:val="00621C21"/>
    <w:rsid w:val="00621FC8"/>
    <w:rsid w:val="00622177"/>
    <w:rsid w:val="00622435"/>
    <w:rsid w:val="00622840"/>
    <w:rsid w:val="00622D1D"/>
    <w:rsid w:val="00622F2F"/>
    <w:rsid w:val="006230EE"/>
    <w:rsid w:val="006233B4"/>
    <w:rsid w:val="006233EF"/>
    <w:rsid w:val="0062384C"/>
    <w:rsid w:val="0062390F"/>
    <w:rsid w:val="00623F01"/>
    <w:rsid w:val="006245B8"/>
    <w:rsid w:val="0062485B"/>
    <w:rsid w:val="00624A4A"/>
    <w:rsid w:val="00624F57"/>
    <w:rsid w:val="00626665"/>
    <w:rsid w:val="00626891"/>
    <w:rsid w:val="00626B47"/>
    <w:rsid w:val="00626BB7"/>
    <w:rsid w:val="006276CD"/>
    <w:rsid w:val="00627790"/>
    <w:rsid w:val="00627D7A"/>
    <w:rsid w:val="00627F84"/>
    <w:rsid w:val="00627FEB"/>
    <w:rsid w:val="0063015F"/>
    <w:rsid w:val="00631080"/>
    <w:rsid w:val="0063159B"/>
    <w:rsid w:val="006318C3"/>
    <w:rsid w:val="00631E79"/>
    <w:rsid w:val="006323E4"/>
    <w:rsid w:val="00632E29"/>
    <w:rsid w:val="00633422"/>
    <w:rsid w:val="006338FC"/>
    <w:rsid w:val="00633FB4"/>
    <w:rsid w:val="0063429B"/>
    <w:rsid w:val="00634609"/>
    <w:rsid w:val="00634713"/>
    <w:rsid w:val="006348F7"/>
    <w:rsid w:val="00634986"/>
    <w:rsid w:val="00634F97"/>
    <w:rsid w:val="00635147"/>
    <w:rsid w:val="006351F5"/>
    <w:rsid w:val="00635472"/>
    <w:rsid w:val="006358A7"/>
    <w:rsid w:val="00635CD5"/>
    <w:rsid w:val="00635D13"/>
    <w:rsid w:val="00635F5C"/>
    <w:rsid w:val="006361DD"/>
    <w:rsid w:val="00636F2E"/>
    <w:rsid w:val="00637108"/>
    <w:rsid w:val="00637975"/>
    <w:rsid w:val="0063798E"/>
    <w:rsid w:val="0064007A"/>
    <w:rsid w:val="006400EB"/>
    <w:rsid w:val="0064050F"/>
    <w:rsid w:val="0064051C"/>
    <w:rsid w:val="0064062C"/>
    <w:rsid w:val="00640E24"/>
    <w:rsid w:val="00640E6D"/>
    <w:rsid w:val="00640EC3"/>
    <w:rsid w:val="00640FEF"/>
    <w:rsid w:val="006413B5"/>
    <w:rsid w:val="006413B8"/>
    <w:rsid w:val="006413F9"/>
    <w:rsid w:val="006414D2"/>
    <w:rsid w:val="00641F8D"/>
    <w:rsid w:val="00642786"/>
    <w:rsid w:val="006427FD"/>
    <w:rsid w:val="0064280D"/>
    <w:rsid w:val="0064325C"/>
    <w:rsid w:val="00643719"/>
    <w:rsid w:val="00643A70"/>
    <w:rsid w:val="00643F85"/>
    <w:rsid w:val="00644387"/>
    <w:rsid w:val="006444AF"/>
    <w:rsid w:val="00644CCA"/>
    <w:rsid w:val="00644F4F"/>
    <w:rsid w:val="00644FEC"/>
    <w:rsid w:val="0064513F"/>
    <w:rsid w:val="006454A2"/>
    <w:rsid w:val="006457DD"/>
    <w:rsid w:val="00645CA6"/>
    <w:rsid w:val="00645D10"/>
    <w:rsid w:val="00645D7F"/>
    <w:rsid w:val="00645D91"/>
    <w:rsid w:val="00645E48"/>
    <w:rsid w:val="00645F59"/>
    <w:rsid w:val="00646064"/>
    <w:rsid w:val="006460FD"/>
    <w:rsid w:val="0064679B"/>
    <w:rsid w:val="00646E81"/>
    <w:rsid w:val="006472B8"/>
    <w:rsid w:val="0064742C"/>
    <w:rsid w:val="006474F5"/>
    <w:rsid w:val="0065036B"/>
    <w:rsid w:val="00650421"/>
    <w:rsid w:val="00650E32"/>
    <w:rsid w:val="00650E75"/>
    <w:rsid w:val="00650FA0"/>
    <w:rsid w:val="00651155"/>
    <w:rsid w:val="006511C9"/>
    <w:rsid w:val="00651967"/>
    <w:rsid w:val="00651A69"/>
    <w:rsid w:val="00651A86"/>
    <w:rsid w:val="00651C3F"/>
    <w:rsid w:val="00651E35"/>
    <w:rsid w:val="00651E83"/>
    <w:rsid w:val="006522EA"/>
    <w:rsid w:val="0065236A"/>
    <w:rsid w:val="006525D2"/>
    <w:rsid w:val="0065277D"/>
    <w:rsid w:val="00652B60"/>
    <w:rsid w:val="00652B9B"/>
    <w:rsid w:val="00652DAB"/>
    <w:rsid w:val="0065368A"/>
    <w:rsid w:val="006539D1"/>
    <w:rsid w:val="00653C99"/>
    <w:rsid w:val="00653CF6"/>
    <w:rsid w:val="00653E57"/>
    <w:rsid w:val="00653ECD"/>
    <w:rsid w:val="00653FB3"/>
    <w:rsid w:val="00654753"/>
    <w:rsid w:val="0065487B"/>
    <w:rsid w:val="00654B8D"/>
    <w:rsid w:val="00654DBA"/>
    <w:rsid w:val="0065555D"/>
    <w:rsid w:val="00655743"/>
    <w:rsid w:val="00655852"/>
    <w:rsid w:val="00655901"/>
    <w:rsid w:val="00656114"/>
    <w:rsid w:val="00656427"/>
    <w:rsid w:val="00656766"/>
    <w:rsid w:val="00656B0C"/>
    <w:rsid w:val="00656B87"/>
    <w:rsid w:val="00656C06"/>
    <w:rsid w:val="00656F40"/>
    <w:rsid w:val="0065779A"/>
    <w:rsid w:val="00657A44"/>
    <w:rsid w:val="00657A49"/>
    <w:rsid w:val="00657A56"/>
    <w:rsid w:val="0066013E"/>
    <w:rsid w:val="0066083D"/>
    <w:rsid w:val="00660B13"/>
    <w:rsid w:val="00660C21"/>
    <w:rsid w:val="00661626"/>
    <w:rsid w:val="00661676"/>
    <w:rsid w:val="00661B88"/>
    <w:rsid w:val="00661CD8"/>
    <w:rsid w:val="00662419"/>
    <w:rsid w:val="00662952"/>
    <w:rsid w:val="0066296C"/>
    <w:rsid w:val="00663019"/>
    <w:rsid w:val="0066318B"/>
    <w:rsid w:val="00663252"/>
    <w:rsid w:val="00663449"/>
    <w:rsid w:val="0066373D"/>
    <w:rsid w:val="00663E0A"/>
    <w:rsid w:val="0066492F"/>
    <w:rsid w:val="00665792"/>
    <w:rsid w:val="00665964"/>
    <w:rsid w:val="00665B5A"/>
    <w:rsid w:val="0066610D"/>
    <w:rsid w:val="0066615A"/>
    <w:rsid w:val="00666359"/>
    <w:rsid w:val="006668A3"/>
    <w:rsid w:val="00667574"/>
    <w:rsid w:val="006675F9"/>
    <w:rsid w:val="006676C3"/>
    <w:rsid w:val="00667947"/>
    <w:rsid w:val="00667CFE"/>
    <w:rsid w:val="00667E36"/>
    <w:rsid w:val="00670819"/>
    <w:rsid w:val="00670A99"/>
    <w:rsid w:val="00670B34"/>
    <w:rsid w:val="006718A2"/>
    <w:rsid w:val="00671B39"/>
    <w:rsid w:val="00671FEC"/>
    <w:rsid w:val="006722D1"/>
    <w:rsid w:val="00673023"/>
    <w:rsid w:val="0067348D"/>
    <w:rsid w:val="00673533"/>
    <w:rsid w:val="006735D9"/>
    <w:rsid w:val="006750F5"/>
    <w:rsid w:val="0067559F"/>
    <w:rsid w:val="00675761"/>
    <w:rsid w:val="00675DE5"/>
    <w:rsid w:val="00675E27"/>
    <w:rsid w:val="00675F17"/>
    <w:rsid w:val="0067607A"/>
    <w:rsid w:val="006766FE"/>
    <w:rsid w:val="0067689F"/>
    <w:rsid w:val="00676D2F"/>
    <w:rsid w:val="0067739D"/>
    <w:rsid w:val="00677463"/>
    <w:rsid w:val="0067796F"/>
    <w:rsid w:val="00677AC5"/>
    <w:rsid w:val="00677D34"/>
    <w:rsid w:val="00680022"/>
    <w:rsid w:val="0068036C"/>
    <w:rsid w:val="00680413"/>
    <w:rsid w:val="00681C7A"/>
    <w:rsid w:val="00682384"/>
    <w:rsid w:val="00682512"/>
    <w:rsid w:val="00682FDE"/>
    <w:rsid w:val="006833D5"/>
    <w:rsid w:val="0068363B"/>
    <w:rsid w:val="0068399A"/>
    <w:rsid w:val="00683CFC"/>
    <w:rsid w:val="006840D6"/>
    <w:rsid w:val="00684C6D"/>
    <w:rsid w:val="00684FD4"/>
    <w:rsid w:val="0068519A"/>
    <w:rsid w:val="00685344"/>
    <w:rsid w:val="006853FF"/>
    <w:rsid w:val="00685ED7"/>
    <w:rsid w:val="00686277"/>
    <w:rsid w:val="00687067"/>
    <w:rsid w:val="00687CB5"/>
    <w:rsid w:val="00687E2A"/>
    <w:rsid w:val="006905AB"/>
    <w:rsid w:val="00690610"/>
    <w:rsid w:val="0069089B"/>
    <w:rsid w:val="00690A29"/>
    <w:rsid w:val="00690C47"/>
    <w:rsid w:val="00690E13"/>
    <w:rsid w:val="0069114B"/>
    <w:rsid w:val="006911E4"/>
    <w:rsid w:val="006918BA"/>
    <w:rsid w:val="006919B9"/>
    <w:rsid w:val="00691A3D"/>
    <w:rsid w:val="00691EA5"/>
    <w:rsid w:val="00692321"/>
    <w:rsid w:val="006926A2"/>
    <w:rsid w:val="006926AF"/>
    <w:rsid w:val="00693232"/>
    <w:rsid w:val="00693702"/>
    <w:rsid w:val="00693729"/>
    <w:rsid w:val="00693840"/>
    <w:rsid w:val="00693BCB"/>
    <w:rsid w:val="00694213"/>
    <w:rsid w:val="006942B0"/>
    <w:rsid w:val="00694750"/>
    <w:rsid w:val="00694754"/>
    <w:rsid w:val="006947A0"/>
    <w:rsid w:val="00694AB7"/>
    <w:rsid w:val="0069505C"/>
    <w:rsid w:val="00695753"/>
    <w:rsid w:val="006957AD"/>
    <w:rsid w:val="00695888"/>
    <w:rsid w:val="00695D05"/>
    <w:rsid w:val="006964B4"/>
    <w:rsid w:val="00696E5E"/>
    <w:rsid w:val="00697276"/>
    <w:rsid w:val="00697327"/>
    <w:rsid w:val="006974D6"/>
    <w:rsid w:val="006976F8"/>
    <w:rsid w:val="00697ADE"/>
    <w:rsid w:val="00697D26"/>
    <w:rsid w:val="006A0067"/>
    <w:rsid w:val="006A00FF"/>
    <w:rsid w:val="006A0B2F"/>
    <w:rsid w:val="006A0B5A"/>
    <w:rsid w:val="006A0E2C"/>
    <w:rsid w:val="006A124A"/>
    <w:rsid w:val="006A1281"/>
    <w:rsid w:val="006A1315"/>
    <w:rsid w:val="006A1535"/>
    <w:rsid w:val="006A15AE"/>
    <w:rsid w:val="006A1701"/>
    <w:rsid w:val="006A1BA3"/>
    <w:rsid w:val="006A1EC2"/>
    <w:rsid w:val="006A1F02"/>
    <w:rsid w:val="006A22A0"/>
    <w:rsid w:val="006A2658"/>
    <w:rsid w:val="006A2906"/>
    <w:rsid w:val="006A2959"/>
    <w:rsid w:val="006A2F4A"/>
    <w:rsid w:val="006A38B4"/>
    <w:rsid w:val="006A45C5"/>
    <w:rsid w:val="006A4827"/>
    <w:rsid w:val="006A4ADB"/>
    <w:rsid w:val="006A5504"/>
    <w:rsid w:val="006A5F13"/>
    <w:rsid w:val="006A67FE"/>
    <w:rsid w:val="006A6EDA"/>
    <w:rsid w:val="006A7A43"/>
    <w:rsid w:val="006B00DA"/>
    <w:rsid w:val="006B074B"/>
    <w:rsid w:val="006B0AA5"/>
    <w:rsid w:val="006B0F4C"/>
    <w:rsid w:val="006B113A"/>
    <w:rsid w:val="006B16CB"/>
    <w:rsid w:val="006B18A8"/>
    <w:rsid w:val="006B19F3"/>
    <w:rsid w:val="006B2265"/>
    <w:rsid w:val="006B2370"/>
    <w:rsid w:val="006B25CB"/>
    <w:rsid w:val="006B2B51"/>
    <w:rsid w:val="006B2DB4"/>
    <w:rsid w:val="006B2DD7"/>
    <w:rsid w:val="006B2F62"/>
    <w:rsid w:val="006B336F"/>
    <w:rsid w:val="006B3778"/>
    <w:rsid w:val="006B3A00"/>
    <w:rsid w:val="006B3DE8"/>
    <w:rsid w:val="006B4466"/>
    <w:rsid w:val="006B4EAA"/>
    <w:rsid w:val="006B5489"/>
    <w:rsid w:val="006B589E"/>
    <w:rsid w:val="006B6894"/>
    <w:rsid w:val="006B695D"/>
    <w:rsid w:val="006B6D0F"/>
    <w:rsid w:val="006B6F17"/>
    <w:rsid w:val="006B6F6A"/>
    <w:rsid w:val="006B7462"/>
    <w:rsid w:val="006B7531"/>
    <w:rsid w:val="006B75FD"/>
    <w:rsid w:val="006C05DC"/>
    <w:rsid w:val="006C0D5E"/>
    <w:rsid w:val="006C1521"/>
    <w:rsid w:val="006C16E5"/>
    <w:rsid w:val="006C175C"/>
    <w:rsid w:val="006C1837"/>
    <w:rsid w:val="006C1BAD"/>
    <w:rsid w:val="006C212C"/>
    <w:rsid w:val="006C25F2"/>
    <w:rsid w:val="006C2965"/>
    <w:rsid w:val="006C2AED"/>
    <w:rsid w:val="006C2BCB"/>
    <w:rsid w:val="006C2E6B"/>
    <w:rsid w:val="006C2E95"/>
    <w:rsid w:val="006C2F7A"/>
    <w:rsid w:val="006C3612"/>
    <w:rsid w:val="006C374C"/>
    <w:rsid w:val="006C380B"/>
    <w:rsid w:val="006C3D7D"/>
    <w:rsid w:val="006C3FF7"/>
    <w:rsid w:val="006C409F"/>
    <w:rsid w:val="006C414B"/>
    <w:rsid w:val="006C427D"/>
    <w:rsid w:val="006C427F"/>
    <w:rsid w:val="006C4A4A"/>
    <w:rsid w:val="006C4A54"/>
    <w:rsid w:val="006C5656"/>
    <w:rsid w:val="006C5884"/>
    <w:rsid w:val="006C5AAF"/>
    <w:rsid w:val="006C5AD3"/>
    <w:rsid w:val="006C622F"/>
    <w:rsid w:val="006C63E9"/>
    <w:rsid w:val="006C64E3"/>
    <w:rsid w:val="006C68DD"/>
    <w:rsid w:val="006C6A3F"/>
    <w:rsid w:val="006C6A68"/>
    <w:rsid w:val="006C6AD5"/>
    <w:rsid w:val="006C6DE7"/>
    <w:rsid w:val="006C6E77"/>
    <w:rsid w:val="006C7103"/>
    <w:rsid w:val="006C7121"/>
    <w:rsid w:val="006C71C6"/>
    <w:rsid w:val="006C71CD"/>
    <w:rsid w:val="006C781F"/>
    <w:rsid w:val="006C7BC8"/>
    <w:rsid w:val="006C7C5F"/>
    <w:rsid w:val="006C7F1A"/>
    <w:rsid w:val="006D0939"/>
    <w:rsid w:val="006D0AF6"/>
    <w:rsid w:val="006D0BC8"/>
    <w:rsid w:val="006D1860"/>
    <w:rsid w:val="006D1E04"/>
    <w:rsid w:val="006D1F57"/>
    <w:rsid w:val="006D1FF8"/>
    <w:rsid w:val="006D225E"/>
    <w:rsid w:val="006D238E"/>
    <w:rsid w:val="006D412C"/>
    <w:rsid w:val="006D480C"/>
    <w:rsid w:val="006D584D"/>
    <w:rsid w:val="006D5A15"/>
    <w:rsid w:val="006D63EC"/>
    <w:rsid w:val="006D63F9"/>
    <w:rsid w:val="006D659C"/>
    <w:rsid w:val="006D6605"/>
    <w:rsid w:val="006D6F9A"/>
    <w:rsid w:val="006D738F"/>
    <w:rsid w:val="006D74B9"/>
    <w:rsid w:val="006D76ED"/>
    <w:rsid w:val="006D782E"/>
    <w:rsid w:val="006D7AD6"/>
    <w:rsid w:val="006D7DC8"/>
    <w:rsid w:val="006D7E41"/>
    <w:rsid w:val="006E0399"/>
    <w:rsid w:val="006E0D58"/>
    <w:rsid w:val="006E0DD8"/>
    <w:rsid w:val="006E1089"/>
    <w:rsid w:val="006E2CDE"/>
    <w:rsid w:val="006E2D34"/>
    <w:rsid w:val="006E2EF4"/>
    <w:rsid w:val="006E3BE3"/>
    <w:rsid w:val="006E3ED3"/>
    <w:rsid w:val="006E42B9"/>
    <w:rsid w:val="006E4A41"/>
    <w:rsid w:val="006E4A80"/>
    <w:rsid w:val="006E4EB9"/>
    <w:rsid w:val="006E5CD5"/>
    <w:rsid w:val="006E62B9"/>
    <w:rsid w:val="006E6776"/>
    <w:rsid w:val="006E7320"/>
    <w:rsid w:val="006E74E3"/>
    <w:rsid w:val="006E7542"/>
    <w:rsid w:val="006E7ECB"/>
    <w:rsid w:val="006E7F79"/>
    <w:rsid w:val="006F064A"/>
    <w:rsid w:val="006F0662"/>
    <w:rsid w:val="006F0806"/>
    <w:rsid w:val="006F0BB9"/>
    <w:rsid w:val="006F1B7F"/>
    <w:rsid w:val="006F1E5F"/>
    <w:rsid w:val="006F21EE"/>
    <w:rsid w:val="006F25E8"/>
    <w:rsid w:val="006F2A41"/>
    <w:rsid w:val="006F2BF3"/>
    <w:rsid w:val="006F2DFB"/>
    <w:rsid w:val="006F32FF"/>
    <w:rsid w:val="006F378D"/>
    <w:rsid w:val="006F3799"/>
    <w:rsid w:val="006F4592"/>
    <w:rsid w:val="006F4885"/>
    <w:rsid w:val="006F4BAC"/>
    <w:rsid w:val="006F4DCF"/>
    <w:rsid w:val="006F4E52"/>
    <w:rsid w:val="006F5587"/>
    <w:rsid w:val="006F56C6"/>
    <w:rsid w:val="006F5BD5"/>
    <w:rsid w:val="006F5C26"/>
    <w:rsid w:val="006F5F08"/>
    <w:rsid w:val="006F65C4"/>
    <w:rsid w:val="006F68BB"/>
    <w:rsid w:val="006F6A14"/>
    <w:rsid w:val="006F6D11"/>
    <w:rsid w:val="006F6DB4"/>
    <w:rsid w:val="006F6EED"/>
    <w:rsid w:val="006F6F6E"/>
    <w:rsid w:val="006F7CED"/>
    <w:rsid w:val="006F7D8D"/>
    <w:rsid w:val="006F7EBF"/>
    <w:rsid w:val="006F7EF2"/>
    <w:rsid w:val="007000ED"/>
    <w:rsid w:val="00700163"/>
    <w:rsid w:val="00700309"/>
    <w:rsid w:val="007003F7"/>
    <w:rsid w:val="00700484"/>
    <w:rsid w:val="00701FAC"/>
    <w:rsid w:val="00702500"/>
    <w:rsid w:val="0070256E"/>
    <w:rsid w:val="00702705"/>
    <w:rsid w:val="007027D0"/>
    <w:rsid w:val="0070288C"/>
    <w:rsid w:val="007036C4"/>
    <w:rsid w:val="007038E6"/>
    <w:rsid w:val="00703BFE"/>
    <w:rsid w:val="00704D6F"/>
    <w:rsid w:val="007054C2"/>
    <w:rsid w:val="00705595"/>
    <w:rsid w:val="00705915"/>
    <w:rsid w:val="00705966"/>
    <w:rsid w:val="007061F1"/>
    <w:rsid w:val="00706282"/>
    <w:rsid w:val="00706542"/>
    <w:rsid w:val="007065DE"/>
    <w:rsid w:val="00706B69"/>
    <w:rsid w:val="00706C8D"/>
    <w:rsid w:val="00706FE2"/>
    <w:rsid w:val="0070772D"/>
    <w:rsid w:val="0070782F"/>
    <w:rsid w:val="00707CF7"/>
    <w:rsid w:val="00710A26"/>
    <w:rsid w:val="00710B1D"/>
    <w:rsid w:val="00711444"/>
    <w:rsid w:val="007114C9"/>
    <w:rsid w:val="007115D8"/>
    <w:rsid w:val="007117A9"/>
    <w:rsid w:val="00711CA6"/>
    <w:rsid w:val="0071231D"/>
    <w:rsid w:val="007124C9"/>
    <w:rsid w:val="007125B3"/>
    <w:rsid w:val="007125DB"/>
    <w:rsid w:val="007127AC"/>
    <w:rsid w:val="00712C3D"/>
    <w:rsid w:val="00712DF0"/>
    <w:rsid w:val="007135C0"/>
    <w:rsid w:val="007136C4"/>
    <w:rsid w:val="00713AD3"/>
    <w:rsid w:val="00713F4F"/>
    <w:rsid w:val="00713F67"/>
    <w:rsid w:val="00713FD5"/>
    <w:rsid w:val="007141E5"/>
    <w:rsid w:val="007146FA"/>
    <w:rsid w:val="00714715"/>
    <w:rsid w:val="00714868"/>
    <w:rsid w:val="00715057"/>
    <w:rsid w:val="007151BC"/>
    <w:rsid w:val="00715239"/>
    <w:rsid w:val="007152BE"/>
    <w:rsid w:val="007152EC"/>
    <w:rsid w:val="007157ED"/>
    <w:rsid w:val="00715941"/>
    <w:rsid w:val="0071599C"/>
    <w:rsid w:val="007159CE"/>
    <w:rsid w:val="00715BCC"/>
    <w:rsid w:val="00715E71"/>
    <w:rsid w:val="00715EED"/>
    <w:rsid w:val="00715FCC"/>
    <w:rsid w:val="00716422"/>
    <w:rsid w:val="0071656F"/>
    <w:rsid w:val="0071658D"/>
    <w:rsid w:val="00716653"/>
    <w:rsid w:val="007169A0"/>
    <w:rsid w:val="00716AA1"/>
    <w:rsid w:val="00716B07"/>
    <w:rsid w:val="007171F0"/>
    <w:rsid w:val="00717558"/>
    <w:rsid w:val="00717D12"/>
    <w:rsid w:val="00717FE9"/>
    <w:rsid w:val="007206D9"/>
    <w:rsid w:val="0072087B"/>
    <w:rsid w:val="00720A92"/>
    <w:rsid w:val="00720B4F"/>
    <w:rsid w:val="007210B0"/>
    <w:rsid w:val="007210FB"/>
    <w:rsid w:val="007214B4"/>
    <w:rsid w:val="00721925"/>
    <w:rsid w:val="007219F9"/>
    <w:rsid w:val="00721B5F"/>
    <w:rsid w:val="00721C3A"/>
    <w:rsid w:val="00721E97"/>
    <w:rsid w:val="00722071"/>
    <w:rsid w:val="00722C7E"/>
    <w:rsid w:val="00723391"/>
    <w:rsid w:val="007234CB"/>
    <w:rsid w:val="0072374F"/>
    <w:rsid w:val="00723A01"/>
    <w:rsid w:val="0072407F"/>
    <w:rsid w:val="00724234"/>
    <w:rsid w:val="00724D68"/>
    <w:rsid w:val="00724DE9"/>
    <w:rsid w:val="0072531D"/>
    <w:rsid w:val="00725936"/>
    <w:rsid w:val="00725E8E"/>
    <w:rsid w:val="00726629"/>
    <w:rsid w:val="00726DE3"/>
    <w:rsid w:val="007279E5"/>
    <w:rsid w:val="00727C2F"/>
    <w:rsid w:val="00730074"/>
    <w:rsid w:val="007306EC"/>
    <w:rsid w:val="007309C5"/>
    <w:rsid w:val="00730A34"/>
    <w:rsid w:val="00730E3B"/>
    <w:rsid w:val="00730F1B"/>
    <w:rsid w:val="0073131E"/>
    <w:rsid w:val="007314BA"/>
    <w:rsid w:val="00731612"/>
    <w:rsid w:val="00731DB4"/>
    <w:rsid w:val="0073240C"/>
    <w:rsid w:val="007329F5"/>
    <w:rsid w:val="00732BB7"/>
    <w:rsid w:val="00732EE8"/>
    <w:rsid w:val="00732F41"/>
    <w:rsid w:val="007336D2"/>
    <w:rsid w:val="007339D7"/>
    <w:rsid w:val="00733DF4"/>
    <w:rsid w:val="007346DE"/>
    <w:rsid w:val="00734D51"/>
    <w:rsid w:val="007353C8"/>
    <w:rsid w:val="00735B93"/>
    <w:rsid w:val="00735FE5"/>
    <w:rsid w:val="007364E8"/>
    <w:rsid w:val="00736882"/>
    <w:rsid w:val="007369B3"/>
    <w:rsid w:val="00736C6E"/>
    <w:rsid w:val="00736FB0"/>
    <w:rsid w:val="00737405"/>
    <w:rsid w:val="0073743C"/>
    <w:rsid w:val="00737B72"/>
    <w:rsid w:val="00737B7F"/>
    <w:rsid w:val="00737E23"/>
    <w:rsid w:val="00740164"/>
    <w:rsid w:val="00740628"/>
    <w:rsid w:val="00741253"/>
    <w:rsid w:val="00741327"/>
    <w:rsid w:val="00741AED"/>
    <w:rsid w:val="00741C90"/>
    <w:rsid w:val="00742104"/>
    <w:rsid w:val="007421C0"/>
    <w:rsid w:val="007422B3"/>
    <w:rsid w:val="00742A34"/>
    <w:rsid w:val="00742A4E"/>
    <w:rsid w:val="00742B29"/>
    <w:rsid w:val="0074314A"/>
    <w:rsid w:val="0074337D"/>
    <w:rsid w:val="007433BA"/>
    <w:rsid w:val="00743B93"/>
    <w:rsid w:val="00744106"/>
    <w:rsid w:val="00744D96"/>
    <w:rsid w:val="00745602"/>
    <w:rsid w:val="00745799"/>
    <w:rsid w:val="00745B0C"/>
    <w:rsid w:val="0074679A"/>
    <w:rsid w:val="00746A21"/>
    <w:rsid w:val="00746AB2"/>
    <w:rsid w:val="00747623"/>
    <w:rsid w:val="00747779"/>
    <w:rsid w:val="007477F7"/>
    <w:rsid w:val="0074787C"/>
    <w:rsid w:val="00747C86"/>
    <w:rsid w:val="0075009F"/>
    <w:rsid w:val="00750132"/>
    <w:rsid w:val="007504F9"/>
    <w:rsid w:val="00750E5B"/>
    <w:rsid w:val="007514C6"/>
    <w:rsid w:val="00751635"/>
    <w:rsid w:val="0075189D"/>
    <w:rsid w:val="007522D9"/>
    <w:rsid w:val="007523E7"/>
    <w:rsid w:val="00752517"/>
    <w:rsid w:val="00752E12"/>
    <w:rsid w:val="007530C7"/>
    <w:rsid w:val="007534F3"/>
    <w:rsid w:val="007536DF"/>
    <w:rsid w:val="00753BC7"/>
    <w:rsid w:val="00753EF7"/>
    <w:rsid w:val="007540C8"/>
    <w:rsid w:val="00754401"/>
    <w:rsid w:val="00754430"/>
    <w:rsid w:val="007544CD"/>
    <w:rsid w:val="00754E8C"/>
    <w:rsid w:val="00754EEE"/>
    <w:rsid w:val="00755474"/>
    <w:rsid w:val="0075586A"/>
    <w:rsid w:val="00755C1F"/>
    <w:rsid w:val="00755C32"/>
    <w:rsid w:val="00755FF6"/>
    <w:rsid w:val="007560A2"/>
    <w:rsid w:val="00756210"/>
    <w:rsid w:val="00756488"/>
    <w:rsid w:val="00756503"/>
    <w:rsid w:val="007567C2"/>
    <w:rsid w:val="00756ABF"/>
    <w:rsid w:val="00756BF3"/>
    <w:rsid w:val="00756CA5"/>
    <w:rsid w:val="0075739E"/>
    <w:rsid w:val="00757439"/>
    <w:rsid w:val="00757BDE"/>
    <w:rsid w:val="00757FC9"/>
    <w:rsid w:val="00760678"/>
    <w:rsid w:val="007609CD"/>
    <w:rsid w:val="00760B30"/>
    <w:rsid w:val="00760FD8"/>
    <w:rsid w:val="007610DE"/>
    <w:rsid w:val="007611AA"/>
    <w:rsid w:val="007617FE"/>
    <w:rsid w:val="0076207A"/>
    <w:rsid w:val="007625A0"/>
    <w:rsid w:val="00762674"/>
    <w:rsid w:val="00762AAF"/>
    <w:rsid w:val="00762BEF"/>
    <w:rsid w:val="00762C89"/>
    <w:rsid w:val="00763273"/>
    <w:rsid w:val="00763509"/>
    <w:rsid w:val="00764277"/>
    <w:rsid w:val="00764536"/>
    <w:rsid w:val="0076481F"/>
    <w:rsid w:val="00764A9E"/>
    <w:rsid w:val="00764CFC"/>
    <w:rsid w:val="007652C9"/>
    <w:rsid w:val="007652DB"/>
    <w:rsid w:val="007655BC"/>
    <w:rsid w:val="00765711"/>
    <w:rsid w:val="007657FB"/>
    <w:rsid w:val="00765CF5"/>
    <w:rsid w:val="00765E2E"/>
    <w:rsid w:val="007664A6"/>
    <w:rsid w:val="0076652C"/>
    <w:rsid w:val="00766679"/>
    <w:rsid w:val="00766B0A"/>
    <w:rsid w:val="00767258"/>
    <w:rsid w:val="0076737A"/>
    <w:rsid w:val="00767D80"/>
    <w:rsid w:val="0077029A"/>
    <w:rsid w:val="00770C16"/>
    <w:rsid w:val="00770E69"/>
    <w:rsid w:val="00770E81"/>
    <w:rsid w:val="00771006"/>
    <w:rsid w:val="007710D0"/>
    <w:rsid w:val="007712C5"/>
    <w:rsid w:val="0077142C"/>
    <w:rsid w:val="00771662"/>
    <w:rsid w:val="00771C0C"/>
    <w:rsid w:val="00771D19"/>
    <w:rsid w:val="00771D5C"/>
    <w:rsid w:val="00772816"/>
    <w:rsid w:val="00772B04"/>
    <w:rsid w:val="00772ECF"/>
    <w:rsid w:val="007733AE"/>
    <w:rsid w:val="0077355D"/>
    <w:rsid w:val="00774226"/>
    <w:rsid w:val="007748B6"/>
    <w:rsid w:val="00774967"/>
    <w:rsid w:val="0077544D"/>
    <w:rsid w:val="00775CBF"/>
    <w:rsid w:val="0077633A"/>
    <w:rsid w:val="0077651D"/>
    <w:rsid w:val="00776521"/>
    <w:rsid w:val="007766F0"/>
    <w:rsid w:val="0077682F"/>
    <w:rsid w:val="0077697B"/>
    <w:rsid w:val="00776F09"/>
    <w:rsid w:val="00777052"/>
    <w:rsid w:val="007770F6"/>
    <w:rsid w:val="0077716E"/>
    <w:rsid w:val="0077748D"/>
    <w:rsid w:val="007774C5"/>
    <w:rsid w:val="0077764F"/>
    <w:rsid w:val="0077798E"/>
    <w:rsid w:val="00777C19"/>
    <w:rsid w:val="00777D80"/>
    <w:rsid w:val="00777ED2"/>
    <w:rsid w:val="007800E8"/>
    <w:rsid w:val="007803CD"/>
    <w:rsid w:val="007804D1"/>
    <w:rsid w:val="007805B7"/>
    <w:rsid w:val="00780949"/>
    <w:rsid w:val="00780CEF"/>
    <w:rsid w:val="00781507"/>
    <w:rsid w:val="0078154E"/>
    <w:rsid w:val="00781651"/>
    <w:rsid w:val="0078165A"/>
    <w:rsid w:val="0078165F"/>
    <w:rsid w:val="00781A24"/>
    <w:rsid w:val="00781C86"/>
    <w:rsid w:val="00782870"/>
    <w:rsid w:val="00782883"/>
    <w:rsid w:val="00782A79"/>
    <w:rsid w:val="00782DF0"/>
    <w:rsid w:val="0078332A"/>
    <w:rsid w:val="007836E5"/>
    <w:rsid w:val="007841BE"/>
    <w:rsid w:val="007841DE"/>
    <w:rsid w:val="007848EA"/>
    <w:rsid w:val="00784A4C"/>
    <w:rsid w:val="00784AE4"/>
    <w:rsid w:val="00784CB2"/>
    <w:rsid w:val="007850EF"/>
    <w:rsid w:val="00785184"/>
    <w:rsid w:val="00785484"/>
    <w:rsid w:val="00785594"/>
    <w:rsid w:val="007855EB"/>
    <w:rsid w:val="0078571C"/>
    <w:rsid w:val="007858AD"/>
    <w:rsid w:val="00785A0B"/>
    <w:rsid w:val="00785DC2"/>
    <w:rsid w:val="00785E90"/>
    <w:rsid w:val="00786485"/>
    <w:rsid w:val="007866DC"/>
    <w:rsid w:val="00786F8B"/>
    <w:rsid w:val="00787274"/>
    <w:rsid w:val="00787A3A"/>
    <w:rsid w:val="00787E7A"/>
    <w:rsid w:val="00787F7F"/>
    <w:rsid w:val="00790253"/>
    <w:rsid w:val="00790339"/>
    <w:rsid w:val="00790470"/>
    <w:rsid w:val="00790662"/>
    <w:rsid w:val="007909EB"/>
    <w:rsid w:val="00790B30"/>
    <w:rsid w:val="007917C1"/>
    <w:rsid w:val="00791D66"/>
    <w:rsid w:val="00791D6D"/>
    <w:rsid w:val="00791E04"/>
    <w:rsid w:val="00792341"/>
    <w:rsid w:val="0079240E"/>
    <w:rsid w:val="007928F9"/>
    <w:rsid w:val="0079293A"/>
    <w:rsid w:val="007929AA"/>
    <w:rsid w:val="00792A26"/>
    <w:rsid w:val="00792B17"/>
    <w:rsid w:val="00793408"/>
    <w:rsid w:val="00793948"/>
    <w:rsid w:val="00793E03"/>
    <w:rsid w:val="00793F69"/>
    <w:rsid w:val="007942D8"/>
    <w:rsid w:val="00794360"/>
    <w:rsid w:val="00794418"/>
    <w:rsid w:val="00794632"/>
    <w:rsid w:val="00794C16"/>
    <w:rsid w:val="007951C3"/>
    <w:rsid w:val="00795232"/>
    <w:rsid w:val="00795829"/>
    <w:rsid w:val="0079592F"/>
    <w:rsid w:val="00795AF5"/>
    <w:rsid w:val="00795FC6"/>
    <w:rsid w:val="00796090"/>
    <w:rsid w:val="00796752"/>
    <w:rsid w:val="00797907"/>
    <w:rsid w:val="00797D4F"/>
    <w:rsid w:val="00797E4C"/>
    <w:rsid w:val="007A0121"/>
    <w:rsid w:val="007A0C1D"/>
    <w:rsid w:val="007A1017"/>
    <w:rsid w:val="007A12F8"/>
    <w:rsid w:val="007A189C"/>
    <w:rsid w:val="007A18E0"/>
    <w:rsid w:val="007A1C3C"/>
    <w:rsid w:val="007A2244"/>
    <w:rsid w:val="007A2444"/>
    <w:rsid w:val="007A29BC"/>
    <w:rsid w:val="007A2EFD"/>
    <w:rsid w:val="007A351F"/>
    <w:rsid w:val="007A35EE"/>
    <w:rsid w:val="007A3877"/>
    <w:rsid w:val="007A3D49"/>
    <w:rsid w:val="007A431B"/>
    <w:rsid w:val="007A4BA2"/>
    <w:rsid w:val="007A4D49"/>
    <w:rsid w:val="007A4EE5"/>
    <w:rsid w:val="007A4FA3"/>
    <w:rsid w:val="007A5BD8"/>
    <w:rsid w:val="007A6100"/>
    <w:rsid w:val="007A614F"/>
    <w:rsid w:val="007A6183"/>
    <w:rsid w:val="007A6668"/>
    <w:rsid w:val="007A6914"/>
    <w:rsid w:val="007A6BF6"/>
    <w:rsid w:val="007A7104"/>
    <w:rsid w:val="007A782A"/>
    <w:rsid w:val="007A78B7"/>
    <w:rsid w:val="007A7C22"/>
    <w:rsid w:val="007A7D0B"/>
    <w:rsid w:val="007B01E0"/>
    <w:rsid w:val="007B03C7"/>
    <w:rsid w:val="007B0676"/>
    <w:rsid w:val="007B0AF1"/>
    <w:rsid w:val="007B0B5E"/>
    <w:rsid w:val="007B12E3"/>
    <w:rsid w:val="007B1424"/>
    <w:rsid w:val="007B1507"/>
    <w:rsid w:val="007B18C7"/>
    <w:rsid w:val="007B1B90"/>
    <w:rsid w:val="007B20C4"/>
    <w:rsid w:val="007B2654"/>
    <w:rsid w:val="007B2764"/>
    <w:rsid w:val="007B2893"/>
    <w:rsid w:val="007B29E4"/>
    <w:rsid w:val="007B29F0"/>
    <w:rsid w:val="007B2B15"/>
    <w:rsid w:val="007B306E"/>
    <w:rsid w:val="007B3351"/>
    <w:rsid w:val="007B35A5"/>
    <w:rsid w:val="007B37F7"/>
    <w:rsid w:val="007B3841"/>
    <w:rsid w:val="007B3A81"/>
    <w:rsid w:val="007B3BBE"/>
    <w:rsid w:val="007B3D4C"/>
    <w:rsid w:val="007B437A"/>
    <w:rsid w:val="007B448E"/>
    <w:rsid w:val="007B4619"/>
    <w:rsid w:val="007B48B9"/>
    <w:rsid w:val="007B49CD"/>
    <w:rsid w:val="007B4D9F"/>
    <w:rsid w:val="007B5B4E"/>
    <w:rsid w:val="007B5D34"/>
    <w:rsid w:val="007B5EE0"/>
    <w:rsid w:val="007B5F2A"/>
    <w:rsid w:val="007B6295"/>
    <w:rsid w:val="007B659F"/>
    <w:rsid w:val="007B65F4"/>
    <w:rsid w:val="007B6747"/>
    <w:rsid w:val="007B6B0F"/>
    <w:rsid w:val="007B6C05"/>
    <w:rsid w:val="007B74B2"/>
    <w:rsid w:val="007B758C"/>
    <w:rsid w:val="007B76ED"/>
    <w:rsid w:val="007B7F12"/>
    <w:rsid w:val="007B7F79"/>
    <w:rsid w:val="007C11A8"/>
    <w:rsid w:val="007C18E1"/>
    <w:rsid w:val="007C1951"/>
    <w:rsid w:val="007C22CC"/>
    <w:rsid w:val="007C2A60"/>
    <w:rsid w:val="007C3158"/>
    <w:rsid w:val="007C3A5B"/>
    <w:rsid w:val="007C4B55"/>
    <w:rsid w:val="007C4EB0"/>
    <w:rsid w:val="007C5202"/>
    <w:rsid w:val="007C52D8"/>
    <w:rsid w:val="007C5409"/>
    <w:rsid w:val="007C61E0"/>
    <w:rsid w:val="007C66E3"/>
    <w:rsid w:val="007C684B"/>
    <w:rsid w:val="007C6C28"/>
    <w:rsid w:val="007C74EB"/>
    <w:rsid w:val="007C77EC"/>
    <w:rsid w:val="007C78E0"/>
    <w:rsid w:val="007D0374"/>
    <w:rsid w:val="007D0A69"/>
    <w:rsid w:val="007D0CEF"/>
    <w:rsid w:val="007D125C"/>
    <w:rsid w:val="007D17B3"/>
    <w:rsid w:val="007D1BDC"/>
    <w:rsid w:val="007D26B6"/>
    <w:rsid w:val="007D2749"/>
    <w:rsid w:val="007D286E"/>
    <w:rsid w:val="007D29FB"/>
    <w:rsid w:val="007D3497"/>
    <w:rsid w:val="007D369E"/>
    <w:rsid w:val="007D38E7"/>
    <w:rsid w:val="007D39CC"/>
    <w:rsid w:val="007D3E4E"/>
    <w:rsid w:val="007D4411"/>
    <w:rsid w:val="007D489A"/>
    <w:rsid w:val="007D4FD2"/>
    <w:rsid w:val="007D53B4"/>
    <w:rsid w:val="007D5644"/>
    <w:rsid w:val="007D59C7"/>
    <w:rsid w:val="007D5E81"/>
    <w:rsid w:val="007D6AF8"/>
    <w:rsid w:val="007D702A"/>
    <w:rsid w:val="007D78A9"/>
    <w:rsid w:val="007D7A35"/>
    <w:rsid w:val="007D7BB3"/>
    <w:rsid w:val="007D7DF0"/>
    <w:rsid w:val="007D7F0B"/>
    <w:rsid w:val="007D7F29"/>
    <w:rsid w:val="007E0617"/>
    <w:rsid w:val="007E06B4"/>
    <w:rsid w:val="007E08BE"/>
    <w:rsid w:val="007E0B3E"/>
    <w:rsid w:val="007E1273"/>
    <w:rsid w:val="007E1325"/>
    <w:rsid w:val="007E1668"/>
    <w:rsid w:val="007E16FD"/>
    <w:rsid w:val="007E287B"/>
    <w:rsid w:val="007E2F63"/>
    <w:rsid w:val="007E325C"/>
    <w:rsid w:val="007E329B"/>
    <w:rsid w:val="007E3369"/>
    <w:rsid w:val="007E38FB"/>
    <w:rsid w:val="007E3A9E"/>
    <w:rsid w:val="007E3D0F"/>
    <w:rsid w:val="007E3D37"/>
    <w:rsid w:val="007E42C0"/>
    <w:rsid w:val="007E4354"/>
    <w:rsid w:val="007E508F"/>
    <w:rsid w:val="007E56FA"/>
    <w:rsid w:val="007E5777"/>
    <w:rsid w:val="007E5A35"/>
    <w:rsid w:val="007E5EAF"/>
    <w:rsid w:val="007E61F0"/>
    <w:rsid w:val="007E6275"/>
    <w:rsid w:val="007E6A16"/>
    <w:rsid w:val="007E70C3"/>
    <w:rsid w:val="007E7138"/>
    <w:rsid w:val="007E71F1"/>
    <w:rsid w:val="007E730B"/>
    <w:rsid w:val="007E7536"/>
    <w:rsid w:val="007E75CA"/>
    <w:rsid w:val="007E75F2"/>
    <w:rsid w:val="007E76DA"/>
    <w:rsid w:val="007F090F"/>
    <w:rsid w:val="007F13D2"/>
    <w:rsid w:val="007F1A4E"/>
    <w:rsid w:val="007F1BD1"/>
    <w:rsid w:val="007F1FEE"/>
    <w:rsid w:val="007F2075"/>
    <w:rsid w:val="007F29D1"/>
    <w:rsid w:val="007F308A"/>
    <w:rsid w:val="007F30B2"/>
    <w:rsid w:val="007F3243"/>
    <w:rsid w:val="007F36C2"/>
    <w:rsid w:val="007F3DD0"/>
    <w:rsid w:val="007F405C"/>
    <w:rsid w:val="007F40C5"/>
    <w:rsid w:val="007F494F"/>
    <w:rsid w:val="007F4B02"/>
    <w:rsid w:val="007F4C30"/>
    <w:rsid w:val="007F5E09"/>
    <w:rsid w:val="007F5E4B"/>
    <w:rsid w:val="007F5EAA"/>
    <w:rsid w:val="007F6243"/>
    <w:rsid w:val="007F63E2"/>
    <w:rsid w:val="007F64E8"/>
    <w:rsid w:val="007F6675"/>
    <w:rsid w:val="007F6A41"/>
    <w:rsid w:val="007F6BE6"/>
    <w:rsid w:val="007F72DA"/>
    <w:rsid w:val="007F7602"/>
    <w:rsid w:val="007F7826"/>
    <w:rsid w:val="007F7B7D"/>
    <w:rsid w:val="008000CF"/>
    <w:rsid w:val="00800775"/>
    <w:rsid w:val="00800B72"/>
    <w:rsid w:val="00800D80"/>
    <w:rsid w:val="00801512"/>
    <w:rsid w:val="008016A4"/>
    <w:rsid w:val="00801BF1"/>
    <w:rsid w:val="00802099"/>
    <w:rsid w:val="008024C7"/>
    <w:rsid w:val="008024D3"/>
    <w:rsid w:val="00802E99"/>
    <w:rsid w:val="0080336F"/>
    <w:rsid w:val="00803953"/>
    <w:rsid w:val="00803F5F"/>
    <w:rsid w:val="00803F97"/>
    <w:rsid w:val="0080419C"/>
    <w:rsid w:val="00804349"/>
    <w:rsid w:val="0080442A"/>
    <w:rsid w:val="008048E6"/>
    <w:rsid w:val="00804EC5"/>
    <w:rsid w:val="00805109"/>
    <w:rsid w:val="00805367"/>
    <w:rsid w:val="0080554A"/>
    <w:rsid w:val="0080554E"/>
    <w:rsid w:val="008055CE"/>
    <w:rsid w:val="00805782"/>
    <w:rsid w:val="0080588D"/>
    <w:rsid w:val="008058B8"/>
    <w:rsid w:val="00805B31"/>
    <w:rsid w:val="00806ED9"/>
    <w:rsid w:val="00806F60"/>
    <w:rsid w:val="00810255"/>
    <w:rsid w:val="008102B0"/>
    <w:rsid w:val="00810947"/>
    <w:rsid w:val="00811428"/>
    <w:rsid w:val="00811581"/>
    <w:rsid w:val="008117C6"/>
    <w:rsid w:val="00812179"/>
    <w:rsid w:val="00812DA1"/>
    <w:rsid w:val="00812FB8"/>
    <w:rsid w:val="00813A55"/>
    <w:rsid w:val="00813E42"/>
    <w:rsid w:val="0081413B"/>
    <w:rsid w:val="008141F0"/>
    <w:rsid w:val="008143A6"/>
    <w:rsid w:val="00814456"/>
    <w:rsid w:val="008145C7"/>
    <w:rsid w:val="00814EDE"/>
    <w:rsid w:val="00814FD8"/>
    <w:rsid w:val="008152DC"/>
    <w:rsid w:val="008152F3"/>
    <w:rsid w:val="008154FC"/>
    <w:rsid w:val="0081588A"/>
    <w:rsid w:val="008158ED"/>
    <w:rsid w:val="008159C3"/>
    <w:rsid w:val="00815B1E"/>
    <w:rsid w:val="00815C62"/>
    <w:rsid w:val="00816653"/>
    <w:rsid w:val="008168D9"/>
    <w:rsid w:val="008169B7"/>
    <w:rsid w:val="00816F78"/>
    <w:rsid w:val="00817062"/>
    <w:rsid w:val="0081708A"/>
    <w:rsid w:val="008170EF"/>
    <w:rsid w:val="008171BE"/>
    <w:rsid w:val="00817A56"/>
    <w:rsid w:val="00817F66"/>
    <w:rsid w:val="0082014D"/>
    <w:rsid w:val="00820F3B"/>
    <w:rsid w:val="008215C3"/>
    <w:rsid w:val="00821795"/>
    <w:rsid w:val="00821961"/>
    <w:rsid w:val="008219F0"/>
    <w:rsid w:val="00821ADD"/>
    <w:rsid w:val="00821BF4"/>
    <w:rsid w:val="00821DAA"/>
    <w:rsid w:val="00822173"/>
    <w:rsid w:val="008224A9"/>
    <w:rsid w:val="00822D9D"/>
    <w:rsid w:val="0082310F"/>
    <w:rsid w:val="0082336C"/>
    <w:rsid w:val="0082368D"/>
    <w:rsid w:val="00823992"/>
    <w:rsid w:val="00823DDC"/>
    <w:rsid w:val="00824556"/>
    <w:rsid w:val="008250CC"/>
    <w:rsid w:val="0082512E"/>
    <w:rsid w:val="00825210"/>
    <w:rsid w:val="00825421"/>
    <w:rsid w:val="0082546E"/>
    <w:rsid w:val="008255DE"/>
    <w:rsid w:val="00825945"/>
    <w:rsid w:val="00825C0D"/>
    <w:rsid w:val="00825E7F"/>
    <w:rsid w:val="0082623A"/>
    <w:rsid w:val="008264F3"/>
    <w:rsid w:val="00826DF7"/>
    <w:rsid w:val="00826FAD"/>
    <w:rsid w:val="0082788D"/>
    <w:rsid w:val="00827D78"/>
    <w:rsid w:val="00827EC4"/>
    <w:rsid w:val="00830564"/>
    <w:rsid w:val="00830661"/>
    <w:rsid w:val="008309DC"/>
    <w:rsid w:val="00830C8C"/>
    <w:rsid w:val="00830CE7"/>
    <w:rsid w:val="008316E0"/>
    <w:rsid w:val="00831B02"/>
    <w:rsid w:val="00832022"/>
    <w:rsid w:val="00832038"/>
    <w:rsid w:val="0083211E"/>
    <w:rsid w:val="00832909"/>
    <w:rsid w:val="00832D05"/>
    <w:rsid w:val="00832DE2"/>
    <w:rsid w:val="00832DF4"/>
    <w:rsid w:val="008332D6"/>
    <w:rsid w:val="0083371B"/>
    <w:rsid w:val="00833C7C"/>
    <w:rsid w:val="00833CCB"/>
    <w:rsid w:val="008343D5"/>
    <w:rsid w:val="00834827"/>
    <w:rsid w:val="00834EE8"/>
    <w:rsid w:val="00835254"/>
    <w:rsid w:val="00835477"/>
    <w:rsid w:val="00835967"/>
    <w:rsid w:val="00835A23"/>
    <w:rsid w:val="00835C8F"/>
    <w:rsid w:val="00835E07"/>
    <w:rsid w:val="00835E11"/>
    <w:rsid w:val="00835E3C"/>
    <w:rsid w:val="0083669C"/>
    <w:rsid w:val="00836C5F"/>
    <w:rsid w:val="00837F7E"/>
    <w:rsid w:val="00837FA3"/>
    <w:rsid w:val="0084017D"/>
    <w:rsid w:val="008401E9"/>
    <w:rsid w:val="0084034A"/>
    <w:rsid w:val="00840AD9"/>
    <w:rsid w:val="00840D79"/>
    <w:rsid w:val="008413EB"/>
    <w:rsid w:val="008418A6"/>
    <w:rsid w:val="00841FA5"/>
    <w:rsid w:val="0084228D"/>
    <w:rsid w:val="008423E4"/>
    <w:rsid w:val="00842DC1"/>
    <w:rsid w:val="008443DA"/>
    <w:rsid w:val="0084449B"/>
    <w:rsid w:val="00844519"/>
    <w:rsid w:val="00844949"/>
    <w:rsid w:val="00844A75"/>
    <w:rsid w:val="00844D47"/>
    <w:rsid w:val="00844D8F"/>
    <w:rsid w:val="00845123"/>
    <w:rsid w:val="008455F4"/>
    <w:rsid w:val="00845B0E"/>
    <w:rsid w:val="008461F2"/>
    <w:rsid w:val="00846229"/>
    <w:rsid w:val="00846A4F"/>
    <w:rsid w:val="0084740D"/>
    <w:rsid w:val="00847487"/>
    <w:rsid w:val="008474B6"/>
    <w:rsid w:val="00847592"/>
    <w:rsid w:val="00847DBE"/>
    <w:rsid w:val="008500DB"/>
    <w:rsid w:val="00850105"/>
    <w:rsid w:val="00850911"/>
    <w:rsid w:val="00850D82"/>
    <w:rsid w:val="00850F31"/>
    <w:rsid w:val="008512B5"/>
    <w:rsid w:val="008515DB"/>
    <w:rsid w:val="00851CA7"/>
    <w:rsid w:val="00851D61"/>
    <w:rsid w:val="00852585"/>
    <w:rsid w:val="008525C9"/>
    <w:rsid w:val="0085262C"/>
    <w:rsid w:val="00852784"/>
    <w:rsid w:val="00852878"/>
    <w:rsid w:val="00852C21"/>
    <w:rsid w:val="00852C57"/>
    <w:rsid w:val="00852F7A"/>
    <w:rsid w:val="00853212"/>
    <w:rsid w:val="0085382C"/>
    <w:rsid w:val="00853B3E"/>
    <w:rsid w:val="00853B98"/>
    <w:rsid w:val="00853EC7"/>
    <w:rsid w:val="008544A6"/>
    <w:rsid w:val="00854CA2"/>
    <w:rsid w:val="00854F09"/>
    <w:rsid w:val="00854FCC"/>
    <w:rsid w:val="00855069"/>
    <w:rsid w:val="008551D6"/>
    <w:rsid w:val="0085567A"/>
    <w:rsid w:val="0085568E"/>
    <w:rsid w:val="00855AF6"/>
    <w:rsid w:val="00855EF3"/>
    <w:rsid w:val="00857231"/>
    <w:rsid w:val="008574CF"/>
    <w:rsid w:val="00857504"/>
    <w:rsid w:val="008575FF"/>
    <w:rsid w:val="00857A37"/>
    <w:rsid w:val="00857BF7"/>
    <w:rsid w:val="00857DF6"/>
    <w:rsid w:val="00857F23"/>
    <w:rsid w:val="0086009D"/>
    <w:rsid w:val="00860B95"/>
    <w:rsid w:val="00860EB4"/>
    <w:rsid w:val="00861A38"/>
    <w:rsid w:val="0086297A"/>
    <w:rsid w:val="00862FBA"/>
    <w:rsid w:val="00862FE3"/>
    <w:rsid w:val="008631CB"/>
    <w:rsid w:val="00863B32"/>
    <w:rsid w:val="00863BD7"/>
    <w:rsid w:val="00863E3D"/>
    <w:rsid w:val="008644FE"/>
    <w:rsid w:val="00864580"/>
    <w:rsid w:val="00864670"/>
    <w:rsid w:val="00864981"/>
    <w:rsid w:val="00864AFA"/>
    <w:rsid w:val="00865533"/>
    <w:rsid w:val="00865BB6"/>
    <w:rsid w:val="00866234"/>
    <w:rsid w:val="008669BB"/>
    <w:rsid w:val="00866A94"/>
    <w:rsid w:val="00866CD2"/>
    <w:rsid w:val="00870695"/>
    <w:rsid w:val="008707F3"/>
    <w:rsid w:val="00870837"/>
    <w:rsid w:val="00870DF8"/>
    <w:rsid w:val="00871027"/>
    <w:rsid w:val="00871505"/>
    <w:rsid w:val="00871850"/>
    <w:rsid w:val="008718A8"/>
    <w:rsid w:val="0087191A"/>
    <w:rsid w:val="0087198F"/>
    <w:rsid w:val="00871BF9"/>
    <w:rsid w:val="008721E9"/>
    <w:rsid w:val="008724C7"/>
    <w:rsid w:val="00873134"/>
    <w:rsid w:val="008732AF"/>
    <w:rsid w:val="00873873"/>
    <w:rsid w:val="00873F70"/>
    <w:rsid w:val="00874F9F"/>
    <w:rsid w:val="00875DF8"/>
    <w:rsid w:val="00876002"/>
    <w:rsid w:val="00876438"/>
    <w:rsid w:val="008765DA"/>
    <w:rsid w:val="00876866"/>
    <w:rsid w:val="008769A8"/>
    <w:rsid w:val="00877109"/>
    <w:rsid w:val="008778E6"/>
    <w:rsid w:val="00877AC8"/>
    <w:rsid w:val="00877CB1"/>
    <w:rsid w:val="008803A3"/>
    <w:rsid w:val="00880440"/>
    <w:rsid w:val="0088079D"/>
    <w:rsid w:val="008807A6"/>
    <w:rsid w:val="008809F7"/>
    <w:rsid w:val="00880AE1"/>
    <w:rsid w:val="00880B75"/>
    <w:rsid w:val="00880C17"/>
    <w:rsid w:val="00880DE9"/>
    <w:rsid w:val="008815B0"/>
    <w:rsid w:val="00881D62"/>
    <w:rsid w:val="00881E38"/>
    <w:rsid w:val="0088210F"/>
    <w:rsid w:val="00882172"/>
    <w:rsid w:val="00883204"/>
    <w:rsid w:val="00883886"/>
    <w:rsid w:val="00883C41"/>
    <w:rsid w:val="00883CB3"/>
    <w:rsid w:val="008840A2"/>
    <w:rsid w:val="008841F0"/>
    <w:rsid w:val="0088464D"/>
    <w:rsid w:val="00884A3B"/>
    <w:rsid w:val="00884C1B"/>
    <w:rsid w:val="00884F96"/>
    <w:rsid w:val="0088504B"/>
    <w:rsid w:val="00885291"/>
    <w:rsid w:val="00885705"/>
    <w:rsid w:val="00885753"/>
    <w:rsid w:val="00885841"/>
    <w:rsid w:val="00885C78"/>
    <w:rsid w:val="00885C91"/>
    <w:rsid w:val="008860B8"/>
    <w:rsid w:val="008862C8"/>
    <w:rsid w:val="008863B9"/>
    <w:rsid w:val="008863F8"/>
    <w:rsid w:val="0088655B"/>
    <w:rsid w:val="008865E6"/>
    <w:rsid w:val="00886720"/>
    <w:rsid w:val="008869F2"/>
    <w:rsid w:val="00886A3C"/>
    <w:rsid w:val="00886DE5"/>
    <w:rsid w:val="008874FF"/>
    <w:rsid w:val="0088752D"/>
    <w:rsid w:val="00887AD6"/>
    <w:rsid w:val="00887C18"/>
    <w:rsid w:val="00887C3F"/>
    <w:rsid w:val="008900F5"/>
    <w:rsid w:val="00890320"/>
    <w:rsid w:val="008903CD"/>
    <w:rsid w:val="008906E5"/>
    <w:rsid w:val="00890EA3"/>
    <w:rsid w:val="00891104"/>
    <w:rsid w:val="00891107"/>
    <w:rsid w:val="00891444"/>
    <w:rsid w:val="0089173E"/>
    <w:rsid w:val="00891A57"/>
    <w:rsid w:val="008921A8"/>
    <w:rsid w:val="008926E8"/>
    <w:rsid w:val="008927BD"/>
    <w:rsid w:val="00892BC8"/>
    <w:rsid w:val="00893322"/>
    <w:rsid w:val="008935CB"/>
    <w:rsid w:val="00893D50"/>
    <w:rsid w:val="00894946"/>
    <w:rsid w:val="00894F9C"/>
    <w:rsid w:val="00894FF0"/>
    <w:rsid w:val="00895BA4"/>
    <w:rsid w:val="00895BC9"/>
    <w:rsid w:val="00896287"/>
    <w:rsid w:val="008968B6"/>
    <w:rsid w:val="00896CA3"/>
    <w:rsid w:val="008975B7"/>
    <w:rsid w:val="00897A78"/>
    <w:rsid w:val="008A03DD"/>
    <w:rsid w:val="008A05C5"/>
    <w:rsid w:val="008A0616"/>
    <w:rsid w:val="008A0B6B"/>
    <w:rsid w:val="008A0CE8"/>
    <w:rsid w:val="008A0D0D"/>
    <w:rsid w:val="008A1220"/>
    <w:rsid w:val="008A1CF7"/>
    <w:rsid w:val="008A1D8D"/>
    <w:rsid w:val="008A2086"/>
    <w:rsid w:val="008A20C5"/>
    <w:rsid w:val="008A2110"/>
    <w:rsid w:val="008A30B4"/>
    <w:rsid w:val="008A3532"/>
    <w:rsid w:val="008A358A"/>
    <w:rsid w:val="008A3954"/>
    <w:rsid w:val="008A3AA7"/>
    <w:rsid w:val="008A4AA3"/>
    <w:rsid w:val="008A4DE5"/>
    <w:rsid w:val="008A4F03"/>
    <w:rsid w:val="008A5884"/>
    <w:rsid w:val="008A5D14"/>
    <w:rsid w:val="008A6040"/>
    <w:rsid w:val="008A6809"/>
    <w:rsid w:val="008A6F58"/>
    <w:rsid w:val="008A7D6D"/>
    <w:rsid w:val="008A7FD4"/>
    <w:rsid w:val="008B0137"/>
    <w:rsid w:val="008B01E0"/>
    <w:rsid w:val="008B0C0F"/>
    <w:rsid w:val="008B0FDA"/>
    <w:rsid w:val="008B1032"/>
    <w:rsid w:val="008B1305"/>
    <w:rsid w:val="008B14B1"/>
    <w:rsid w:val="008B1806"/>
    <w:rsid w:val="008B1B1C"/>
    <w:rsid w:val="008B1E02"/>
    <w:rsid w:val="008B2032"/>
    <w:rsid w:val="008B213D"/>
    <w:rsid w:val="008B2179"/>
    <w:rsid w:val="008B2409"/>
    <w:rsid w:val="008B245E"/>
    <w:rsid w:val="008B24FC"/>
    <w:rsid w:val="008B2CD9"/>
    <w:rsid w:val="008B2D26"/>
    <w:rsid w:val="008B3AC4"/>
    <w:rsid w:val="008B3AE5"/>
    <w:rsid w:val="008B4AE4"/>
    <w:rsid w:val="008B5002"/>
    <w:rsid w:val="008B5193"/>
    <w:rsid w:val="008B5386"/>
    <w:rsid w:val="008B57CF"/>
    <w:rsid w:val="008B6827"/>
    <w:rsid w:val="008B6926"/>
    <w:rsid w:val="008B6AF3"/>
    <w:rsid w:val="008B6D5C"/>
    <w:rsid w:val="008B7328"/>
    <w:rsid w:val="008B7441"/>
    <w:rsid w:val="008B7680"/>
    <w:rsid w:val="008B786C"/>
    <w:rsid w:val="008C05AE"/>
    <w:rsid w:val="008C0750"/>
    <w:rsid w:val="008C0AFA"/>
    <w:rsid w:val="008C16B6"/>
    <w:rsid w:val="008C1CE7"/>
    <w:rsid w:val="008C1FBA"/>
    <w:rsid w:val="008C3471"/>
    <w:rsid w:val="008C3509"/>
    <w:rsid w:val="008C3A61"/>
    <w:rsid w:val="008C3BF3"/>
    <w:rsid w:val="008C4293"/>
    <w:rsid w:val="008C431C"/>
    <w:rsid w:val="008C4471"/>
    <w:rsid w:val="008C4911"/>
    <w:rsid w:val="008C4ADE"/>
    <w:rsid w:val="008C4AFB"/>
    <w:rsid w:val="008C4B7B"/>
    <w:rsid w:val="008C4F42"/>
    <w:rsid w:val="008C5410"/>
    <w:rsid w:val="008C60BC"/>
    <w:rsid w:val="008C65E0"/>
    <w:rsid w:val="008C671D"/>
    <w:rsid w:val="008C6A6E"/>
    <w:rsid w:val="008C6BFA"/>
    <w:rsid w:val="008C70DD"/>
    <w:rsid w:val="008C71B6"/>
    <w:rsid w:val="008C73F3"/>
    <w:rsid w:val="008C791E"/>
    <w:rsid w:val="008C7AB9"/>
    <w:rsid w:val="008C7D11"/>
    <w:rsid w:val="008C7D71"/>
    <w:rsid w:val="008D0461"/>
    <w:rsid w:val="008D062C"/>
    <w:rsid w:val="008D11A5"/>
    <w:rsid w:val="008D135B"/>
    <w:rsid w:val="008D1821"/>
    <w:rsid w:val="008D185A"/>
    <w:rsid w:val="008D1D1C"/>
    <w:rsid w:val="008D1D5C"/>
    <w:rsid w:val="008D1EDF"/>
    <w:rsid w:val="008D2105"/>
    <w:rsid w:val="008D21BD"/>
    <w:rsid w:val="008D235C"/>
    <w:rsid w:val="008D2747"/>
    <w:rsid w:val="008D27FF"/>
    <w:rsid w:val="008D2998"/>
    <w:rsid w:val="008D2A9B"/>
    <w:rsid w:val="008D2ACB"/>
    <w:rsid w:val="008D2F2A"/>
    <w:rsid w:val="008D2F82"/>
    <w:rsid w:val="008D3647"/>
    <w:rsid w:val="008D4488"/>
    <w:rsid w:val="008D4A8E"/>
    <w:rsid w:val="008D4EE2"/>
    <w:rsid w:val="008D4FE1"/>
    <w:rsid w:val="008D5696"/>
    <w:rsid w:val="008D5850"/>
    <w:rsid w:val="008D5A2D"/>
    <w:rsid w:val="008D6689"/>
    <w:rsid w:val="008D6970"/>
    <w:rsid w:val="008D6E59"/>
    <w:rsid w:val="008D71A3"/>
    <w:rsid w:val="008D7ABA"/>
    <w:rsid w:val="008D7D42"/>
    <w:rsid w:val="008E0150"/>
    <w:rsid w:val="008E01B0"/>
    <w:rsid w:val="008E0320"/>
    <w:rsid w:val="008E0638"/>
    <w:rsid w:val="008E096D"/>
    <w:rsid w:val="008E0BFA"/>
    <w:rsid w:val="008E0E60"/>
    <w:rsid w:val="008E15DB"/>
    <w:rsid w:val="008E194F"/>
    <w:rsid w:val="008E1A70"/>
    <w:rsid w:val="008E1C8E"/>
    <w:rsid w:val="008E2647"/>
    <w:rsid w:val="008E2648"/>
    <w:rsid w:val="008E2B58"/>
    <w:rsid w:val="008E2C64"/>
    <w:rsid w:val="008E2EB2"/>
    <w:rsid w:val="008E2F8D"/>
    <w:rsid w:val="008E3692"/>
    <w:rsid w:val="008E37AA"/>
    <w:rsid w:val="008E42AE"/>
    <w:rsid w:val="008E4760"/>
    <w:rsid w:val="008E4850"/>
    <w:rsid w:val="008E499E"/>
    <w:rsid w:val="008E56A7"/>
    <w:rsid w:val="008E621D"/>
    <w:rsid w:val="008E6631"/>
    <w:rsid w:val="008E6B62"/>
    <w:rsid w:val="008E6BDF"/>
    <w:rsid w:val="008E6DFF"/>
    <w:rsid w:val="008E6E8D"/>
    <w:rsid w:val="008E729A"/>
    <w:rsid w:val="008E76A0"/>
    <w:rsid w:val="008E7866"/>
    <w:rsid w:val="008E7BF9"/>
    <w:rsid w:val="008E7C8E"/>
    <w:rsid w:val="008E7DFF"/>
    <w:rsid w:val="008E7F72"/>
    <w:rsid w:val="008F0075"/>
    <w:rsid w:val="008F016B"/>
    <w:rsid w:val="008F0A0F"/>
    <w:rsid w:val="008F0AD0"/>
    <w:rsid w:val="008F11F1"/>
    <w:rsid w:val="008F1242"/>
    <w:rsid w:val="008F2045"/>
    <w:rsid w:val="008F22A5"/>
    <w:rsid w:val="008F22A9"/>
    <w:rsid w:val="008F237E"/>
    <w:rsid w:val="008F23A2"/>
    <w:rsid w:val="008F26E2"/>
    <w:rsid w:val="008F286D"/>
    <w:rsid w:val="008F2BEB"/>
    <w:rsid w:val="008F2E58"/>
    <w:rsid w:val="008F306E"/>
    <w:rsid w:val="008F3784"/>
    <w:rsid w:val="008F3B06"/>
    <w:rsid w:val="008F3B22"/>
    <w:rsid w:val="008F3EEE"/>
    <w:rsid w:val="008F3F3B"/>
    <w:rsid w:val="008F44CC"/>
    <w:rsid w:val="008F4596"/>
    <w:rsid w:val="008F485E"/>
    <w:rsid w:val="008F5179"/>
    <w:rsid w:val="008F5332"/>
    <w:rsid w:val="008F54A7"/>
    <w:rsid w:val="008F56DA"/>
    <w:rsid w:val="008F609C"/>
    <w:rsid w:val="008F6271"/>
    <w:rsid w:val="008F65FF"/>
    <w:rsid w:val="008F7840"/>
    <w:rsid w:val="008F7A2D"/>
    <w:rsid w:val="008F7AA3"/>
    <w:rsid w:val="008F7C8F"/>
    <w:rsid w:val="008F7F6F"/>
    <w:rsid w:val="008F7FF4"/>
    <w:rsid w:val="00900179"/>
    <w:rsid w:val="0090023B"/>
    <w:rsid w:val="009003EF"/>
    <w:rsid w:val="00900569"/>
    <w:rsid w:val="00900638"/>
    <w:rsid w:val="009009F6"/>
    <w:rsid w:val="00900A9E"/>
    <w:rsid w:val="00900CB1"/>
    <w:rsid w:val="00900FC9"/>
    <w:rsid w:val="009010C5"/>
    <w:rsid w:val="0090125F"/>
    <w:rsid w:val="009012B8"/>
    <w:rsid w:val="00901AA8"/>
    <w:rsid w:val="00901BCC"/>
    <w:rsid w:val="00901F21"/>
    <w:rsid w:val="00901F5A"/>
    <w:rsid w:val="009022FF"/>
    <w:rsid w:val="00902635"/>
    <w:rsid w:val="00902E40"/>
    <w:rsid w:val="00902EA1"/>
    <w:rsid w:val="00903148"/>
    <w:rsid w:val="00903A24"/>
    <w:rsid w:val="00903F06"/>
    <w:rsid w:val="009042E6"/>
    <w:rsid w:val="00904CCC"/>
    <w:rsid w:val="00904D23"/>
    <w:rsid w:val="00904F90"/>
    <w:rsid w:val="00905086"/>
    <w:rsid w:val="00905216"/>
    <w:rsid w:val="0090539E"/>
    <w:rsid w:val="009058D3"/>
    <w:rsid w:val="00905B19"/>
    <w:rsid w:val="00905F2B"/>
    <w:rsid w:val="00906A17"/>
    <w:rsid w:val="00906A51"/>
    <w:rsid w:val="00906FE6"/>
    <w:rsid w:val="00907087"/>
    <w:rsid w:val="00907329"/>
    <w:rsid w:val="009078E1"/>
    <w:rsid w:val="0090793D"/>
    <w:rsid w:val="00907E1C"/>
    <w:rsid w:val="0091103D"/>
    <w:rsid w:val="00911133"/>
    <w:rsid w:val="00911195"/>
    <w:rsid w:val="0091139E"/>
    <w:rsid w:val="0091195F"/>
    <w:rsid w:val="00911B35"/>
    <w:rsid w:val="00911CDA"/>
    <w:rsid w:val="0091276E"/>
    <w:rsid w:val="009127BE"/>
    <w:rsid w:val="00912807"/>
    <w:rsid w:val="009129A9"/>
    <w:rsid w:val="00912A5B"/>
    <w:rsid w:val="009134B1"/>
    <w:rsid w:val="0091360A"/>
    <w:rsid w:val="00913E7B"/>
    <w:rsid w:val="00914148"/>
    <w:rsid w:val="00914497"/>
    <w:rsid w:val="00914C18"/>
    <w:rsid w:val="00915264"/>
    <w:rsid w:val="00915B33"/>
    <w:rsid w:val="00916209"/>
    <w:rsid w:val="0091631F"/>
    <w:rsid w:val="00916B06"/>
    <w:rsid w:val="00916D52"/>
    <w:rsid w:val="00916E17"/>
    <w:rsid w:val="00917442"/>
    <w:rsid w:val="009175EA"/>
    <w:rsid w:val="00917F82"/>
    <w:rsid w:val="0092003C"/>
    <w:rsid w:val="00920776"/>
    <w:rsid w:val="00920A6A"/>
    <w:rsid w:val="00920AA8"/>
    <w:rsid w:val="00920D75"/>
    <w:rsid w:val="00921B0C"/>
    <w:rsid w:val="00921BD9"/>
    <w:rsid w:val="00921EB2"/>
    <w:rsid w:val="00921F59"/>
    <w:rsid w:val="009221C7"/>
    <w:rsid w:val="00922443"/>
    <w:rsid w:val="009226B5"/>
    <w:rsid w:val="00922F04"/>
    <w:rsid w:val="0092356B"/>
    <w:rsid w:val="009235BE"/>
    <w:rsid w:val="009235EC"/>
    <w:rsid w:val="00923666"/>
    <w:rsid w:val="00923CB4"/>
    <w:rsid w:val="00923D6F"/>
    <w:rsid w:val="009245D5"/>
    <w:rsid w:val="009247D2"/>
    <w:rsid w:val="00924A7B"/>
    <w:rsid w:val="00924ACD"/>
    <w:rsid w:val="00924FDA"/>
    <w:rsid w:val="00926510"/>
    <w:rsid w:val="00926796"/>
    <w:rsid w:val="00926990"/>
    <w:rsid w:val="00926AC9"/>
    <w:rsid w:val="00926DC0"/>
    <w:rsid w:val="00926E12"/>
    <w:rsid w:val="00927599"/>
    <w:rsid w:val="00927685"/>
    <w:rsid w:val="00927845"/>
    <w:rsid w:val="00927C08"/>
    <w:rsid w:val="00927DC3"/>
    <w:rsid w:val="00927FCC"/>
    <w:rsid w:val="0093035F"/>
    <w:rsid w:val="009310B8"/>
    <w:rsid w:val="009311E9"/>
    <w:rsid w:val="009312E7"/>
    <w:rsid w:val="009315DC"/>
    <w:rsid w:val="00932002"/>
    <w:rsid w:val="0093208A"/>
    <w:rsid w:val="009322DA"/>
    <w:rsid w:val="0093266E"/>
    <w:rsid w:val="00932C30"/>
    <w:rsid w:val="00932C65"/>
    <w:rsid w:val="00932FAF"/>
    <w:rsid w:val="009335C0"/>
    <w:rsid w:val="00933E52"/>
    <w:rsid w:val="00934329"/>
    <w:rsid w:val="00934642"/>
    <w:rsid w:val="009347C4"/>
    <w:rsid w:val="00934EBB"/>
    <w:rsid w:val="0093517E"/>
    <w:rsid w:val="00935778"/>
    <w:rsid w:val="00935C18"/>
    <w:rsid w:val="00935C29"/>
    <w:rsid w:val="00935C9C"/>
    <w:rsid w:val="00935E3A"/>
    <w:rsid w:val="00936891"/>
    <w:rsid w:val="00936ADD"/>
    <w:rsid w:val="00936BA5"/>
    <w:rsid w:val="00936D13"/>
    <w:rsid w:val="00937025"/>
    <w:rsid w:val="00937280"/>
    <w:rsid w:val="00937813"/>
    <w:rsid w:val="00937D12"/>
    <w:rsid w:val="00940207"/>
    <w:rsid w:val="009403E5"/>
    <w:rsid w:val="0094046D"/>
    <w:rsid w:val="0094047D"/>
    <w:rsid w:val="00940701"/>
    <w:rsid w:val="00940B28"/>
    <w:rsid w:val="009410B8"/>
    <w:rsid w:val="00941278"/>
    <w:rsid w:val="00941619"/>
    <w:rsid w:val="009416BE"/>
    <w:rsid w:val="0094184A"/>
    <w:rsid w:val="00941A2F"/>
    <w:rsid w:val="00941C98"/>
    <w:rsid w:val="00941CE8"/>
    <w:rsid w:val="00941E94"/>
    <w:rsid w:val="009423BA"/>
    <w:rsid w:val="0094276D"/>
    <w:rsid w:val="00942871"/>
    <w:rsid w:val="00942D49"/>
    <w:rsid w:val="00943420"/>
    <w:rsid w:val="0094394B"/>
    <w:rsid w:val="009439C9"/>
    <w:rsid w:val="00943E65"/>
    <w:rsid w:val="0094415A"/>
    <w:rsid w:val="00944D46"/>
    <w:rsid w:val="009455A6"/>
    <w:rsid w:val="00945C73"/>
    <w:rsid w:val="00945CB9"/>
    <w:rsid w:val="00945D89"/>
    <w:rsid w:val="009462E5"/>
    <w:rsid w:val="0094686D"/>
    <w:rsid w:val="00946B76"/>
    <w:rsid w:val="00946CA4"/>
    <w:rsid w:val="0094717F"/>
    <w:rsid w:val="00950176"/>
    <w:rsid w:val="0095067B"/>
    <w:rsid w:val="00950A2E"/>
    <w:rsid w:val="00950B91"/>
    <w:rsid w:val="00950BB5"/>
    <w:rsid w:val="00950CED"/>
    <w:rsid w:val="009510A4"/>
    <w:rsid w:val="0095139A"/>
    <w:rsid w:val="0095141C"/>
    <w:rsid w:val="00952313"/>
    <w:rsid w:val="00952B31"/>
    <w:rsid w:val="00952CC6"/>
    <w:rsid w:val="009531B4"/>
    <w:rsid w:val="00953339"/>
    <w:rsid w:val="00953340"/>
    <w:rsid w:val="00953537"/>
    <w:rsid w:val="00953BD9"/>
    <w:rsid w:val="00953C0E"/>
    <w:rsid w:val="00954474"/>
    <w:rsid w:val="00954CFC"/>
    <w:rsid w:val="0095532B"/>
    <w:rsid w:val="00955425"/>
    <w:rsid w:val="00955562"/>
    <w:rsid w:val="009556C8"/>
    <w:rsid w:val="009557D8"/>
    <w:rsid w:val="009558A5"/>
    <w:rsid w:val="0095598E"/>
    <w:rsid w:val="00955A73"/>
    <w:rsid w:val="00955AC7"/>
    <w:rsid w:val="00956095"/>
    <w:rsid w:val="00956255"/>
    <w:rsid w:val="009562D2"/>
    <w:rsid w:val="0095664D"/>
    <w:rsid w:val="00956B7E"/>
    <w:rsid w:val="00956F41"/>
    <w:rsid w:val="009572A0"/>
    <w:rsid w:val="0095750B"/>
    <w:rsid w:val="00957566"/>
    <w:rsid w:val="009575DA"/>
    <w:rsid w:val="00957988"/>
    <w:rsid w:val="00960749"/>
    <w:rsid w:val="00960993"/>
    <w:rsid w:val="00960E0B"/>
    <w:rsid w:val="00960E89"/>
    <w:rsid w:val="00960F5D"/>
    <w:rsid w:val="00961711"/>
    <w:rsid w:val="00961DEE"/>
    <w:rsid w:val="00961F03"/>
    <w:rsid w:val="00962132"/>
    <w:rsid w:val="009623C6"/>
    <w:rsid w:val="00962556"/>
    <w:rsid w:val="00962620"/>
    <w:rsid w:val="009627E4"/>
    <w:rsid w:val="00962C06"/>
    <w:rsid w:val="00963065"/>
    <w:rsid w:val="00963334"/>
    <w:rsid w:val="00963928"/>
    <w:rsid w:val="00963FCC"/>
    <w:rsid w:val="00964375"/>
    <w:rsid w:val="009648C7"/>
    <w:rsid w:val="0096513F"/>
    <w:rsid w:val="009651CB"/>
    <w:rsid w:val="0096529A"/>
    <w:rsid w:val="0096543C"/>
    <w:rsid w:val="009656C9"/>
    <w:rsid w:val="009657CA"/>
    <w:rsid w:val="00965894"/>
    <w:rsid w:val="009658A7"/>
    <w:rsid w:val="009659FA"/>
    <w:rsid w:val="00965EF9"/>
    <w:rsid w:val="00965F56"/>
    <w:rsid w:val="00966207"/>
    <w:rsid w:val="009667D9"/>
    <w:rsid w:val="0096695A"/>
    <w:rsid w:val="009670F9"/>
    <w:rsid w:val="009673C0"/>
    <w:rsid w:val="009674FC"/>
    <w:rsid w:val="009676C8"/>
    <w:rsid w:val="00967E0F"/>
    <w:rsid w:val="00967EE1"/>
    <w:rsid w:val="00967EF9"/>
    <w:rsid w:val="0097052B"/>
    <w:rsid w:val="009708F7"/>
    <w:rsid w:val="009709F1"/>
    <w:rsid w:val="00970CE7"/>
    <w:rsid w:val="00970FA7"/>
    <w:rsid w:val="00971348"/>
    <w:rsid w:val="00971B00"/>
    <w:rsid w:val="00972167"/>
    <w:rsid w:val="00972469"/>
    <w:rsid w:val="009728AF"/>
    <w:rsid w:val="00972B9A"/>
    <w:rsid w:val="00972C55"/>
    <w:rsid w:val="00972E2E"/>
    <w:rsid w:val="00973377"/>
    <w:rsid w:val="00973475"/>
    <w:rsid w:val="00973707"/>
    <w:rsid w:val="00973C8C"/>
    <w:rsid w:val="00973F68"/>
    <w:rsid w:val="009741B6"/>
    <w:rsid w:val="009744DB"/>
    <w:rsid w:val="009744EC"/>
    <w:rsid w:val="00974651"/>
    <w:rsid w:val="00974976"/>
    <w:rsid w:val="00974995"/>
    <w:rsid w:val="00974F81"/>
    <w:rsid w:val="009751E4"/>
    <w:rsid w:val="009756B5"/>
    <w:rsid w:val="0097603C"/>
    <w:rsid w:val="009762B7"/>
    <w:rsid w:val="009762CB"/>
    <w:rsid w:val="00976622"/>
    <w:rsid w:val="00976E14"/>
    <w:rsid w:val="00976E5B"/>
    <w:rsid w:val="0097734E"/>
    <w:rsid w:val="009774C7"/>
    <w:rsid w:val="009774D6"/>
    <w:rsid w:val="00977792"/>
    <w:rsid w:val="00977B1F"/>
    <w:rsid w:val="00977DEF"/>
    <w:rsid w:val="0098058C"/>
    <w:rsid w:val="00980712"/>
    <w:rsid w:val="0098081E"/>
    <w:rsid w:val="00980AEE"/>
    <w:rsid w:val="009813AA"/>
    <w:rsid w:val="0098160E"/>
    <w:rsid w:val="00981F84"/>
    <w:rsid w:val="0098252E"/>
    <w:rsid w:val="00982972"/>
    <w:rsid w:val="00982D83"/>
    <w:rsid w:val="00982DA1"/>
    <w:rsid w:val="00983137"/>
    <w:rsid w:val="009832C5"/>
    <w:rsid w:val="0098350D"/>
    <w:rsid w:val="00983889"/>
    <w:rsid w:val="00983F8B"/>
    <w:rsid w:val="0098422A"/>
    <w:rsid w:val="00984D62"/>
    <w:rsid w:val="009852F9"/>
    <w:rsid w:val="0098547F"/>
    <w:rsid w:val="00985C4B"/>
    <w:rsid w:val="00985DE7"/>
    <w:rsid w:val="00986239"/>
    <w:rsid w:val="009863C3"/>
    <w:rsid w:val="00986F34"/>
    <w:rsid w:val="009870C7"/>
    <w:rsid w:val="009872FF"/>
    <w:rsid w:val="00987573"/>
    <w:rsid w:val="009879B4"/>
    <w:rsid w:val="00987A55"/>
    <w:rsid w:val="00987B43"/>
    <w:rsid w:val="00987B6F"/>
    <w:rsid w:val="00990258"/>
    <w:rsid w:val="0099055D"/>
    <w:rsid w:val="009905D9"/>
    <w:rsid w:val="00990948"/>
    <w:rsid w:val="009919E1"/>
    <w:rsid w:val="009923DA"/>
    <w:rsid w:val="00992436"/>
    <w:rsid w:val="0099269A"/>
    <w:rsid w:val="00992A54"/>
    <w:rsid w:val="00992B24"/>
    <w:rsid w:val="00992FB2"/>
    <w:rsid w:val="009930D4"/>
    <w:rsid w:val="009936B5"/>
    <w:rsid w:val="00993A71"/>
    <w:rsid w:val="00993F59"/>
    <w:rsid w:val="009950E5"/>
    <w:rsid w:val="009961C4"/>
    <w:rsid w:val="0099630B"/>
    <w:rsid w:val="00996367"/>
    <w:rsid w:val="0099644D"/>
    <w:rsid w:val="00996F56"/>
    <w:rsid w:val="00997159"/>
    <w:rsid w:val="00997E8A"/>
    <w:rsid w:val="009A022D"/>
    <w:rsid w:val="009A032C"/>
    <w:rsid w:val="009A05EE"/>
    <w:rsid w:val="009A06E8"/>
    <w:rsid w:val="009A0A4B"/>
    <w:rsid w:val="009A0B3C"/>
    <w:rsid w:val="009A0B89"/>
    <w:rsid w:val="009A2B14"/>
    <w:rsid w:val="009A2D9A"/>
    <w:rsid w:val="009A3086"/>
    <w:rsid w:val="009A31BB"/>
    <w:rsid w:val="009A38BB"/>
    <w:rsid w:val="009A39E5"/>
    <w:rsid w:val="009A3F75"/>
    <w:rsid w:val="009A414F"/>
    <w:rsid w:val="009A49F5"/>
    <w:rsid w:val="009A508A"/>
    <w:rsid w:val="009A54F8"/>
    <w:rsid w:val="009A5B08"/>
    <w:rsid w:val="009A60E8"/>
    <w:rsid w:val="009A6204"/>
    <w:rsid w:val="009A63F4"/>
    <w:rsid w:val="009A640D"/>
    <w:rsid w:val="009A641C"/>
    <w:rsid w:val="009A659D"/>
    <w:rsid w:val="009A6841"/>
    <w:rsid w:val="009A68C0"/>
    <w:rsid w:val="009A6929"/>
    <w:rsid w:val="009A6B0A"/>
    <w:rsid w:val="009A6DBB"/>
    <w:rsid w:val="009A6F7E"/>
    <w:rsid w:val="009A70DA"/>
    <w:rsid w:val="009A7231"/>
    <w:rsid w:val="009A777F"/>
    <w:rsid w:val="009A7B14"/>
    <w:rsid w:val="009A7B4C"/>
    <w:rsid w:val="009A7F80"/>
    <w:rsid w:val="009B02FF"/>
    <w:rsid w:val="009B0A3A"/>
    <w:rsid w:val="009B0DFF"/>
    <w:rsid w:val="009B1464"/>
    <w:rsid w:val="009B2283"/>
    <w:rsid w:val="009B2438"/>
    <w:rsid w:val="009B28DA"/>
    <w:rsid w:val="009B29B5"/>
    <w:rsid w:val="009B2BF5"/>
    <w:rsid w:val="009B2DE1"/>
    <w:rsid w:val="009B2E45"/>
    <w:rsid w:val="009B32CA"/>
    <w:rsid w:val="009B3B4E"/>
    <w:rsid w:val="009B3F5F"/>
    <w:rsid w:val="009B4411"/>
    <w:rsid w:val="009B449E"/>
    <w:rsid w:val="009B49EB"/>
    <w:rsid w:val="009B4E20"/>
    <w:rsid w:val="009B53E8"/>
    <w:rsid w:val="009B5526"/>
    <w:rsid w:val="009B5635"/>
    <w:rsid w:val="009B5BAF"/>
    <w:rsid w:val="009B66BE"/>
    <w:rsid w:val="009B6AD9"/>
    <w:rsid w:val="009B6B1F"/>
    <w:rsid w:val="009B7508"/>
    <w:rsid w:val="009B75EA"/>
    <w:rsid w:val="009B76E7"/>
    <w:rsid w:val="009B7AF1"/>
    <w:rsid w:val="009B7EBB"/>
    <w:rsid w:val="009C0AB4"/>
    <w:rsid w:val="009C15D5"/>
    <w:rsid w:val="009C19FA"/>
    <w:rsid w:val="009C1A8E"/>
    <w:rsid w:val="009C1B2D"/>
    <w:rsid w:val="009C1C2D"/>
    <w:rsid w:val="009C1DBD"/>
    <w:rsid w:val="009C2027"/>
    <w:rsid w:val="009C2183"/>
    <w:rsid w:val="009C2433"/>
    <w:rsid w:val="009C2D26"/>
    <w:rsid w:val="009C2F8E"/>
    <w:rsid w:val="009C3784"/>
    <w:rsid w:val="009C37CD"/>
    <w:rsid w:val="009C38ED"/>
    <w:rsid w:val="009C3E01"/>
    <w:rsid w:val="009C4276"/>
    <w:rsid w:val="009C42B2"/>
    <w:rsid w:val="009C4AD4"/>
    <w:rsid w:val="009C4E1E"/>
    <w:rsid w:val="009C580F"/>
    <w:rsid w:val="009C5CD9"/>
    <w:rsid w:val="009C5F70"/>
    <w:rsid w:val="009C61D3"/>
    <w:rsid w:val="009C6585"/>
    <w:rsid w:val="009C672E"/>
    <w:rsid w:val="009C6AC1"/>
    <w:rsid w:val="009C6D04"/>
    <w:rsid w:val="009C703A"/>
    <w:rsid w:val="009C7218"/>
    <w:rsid w:val="009C777F"/>
    <w:rsid w:val="009C7894"/>
    <w:rsid w:val="009D00AA"/>
    <w:rsid w:val="009D04F0"/>
    <w:rsid w:val="009D0581"/>
    <w:rsid w:val="009D11D4"/>
    <w:rsid w:val="009D1671"/>
    <w:rsid w:val="009D1767"/>
    <w:rsid w:val="009D18FD"/>
    <w:rsid w:val="009D1992"/>
    <w:rsid w:val="009D1D37"/>
    <w:rsid w:val="009D1DDF"/>
    <w:rsid w:val="009D1E33"/>
    <w:rsid w:val="009D26B5"/>
    <w:rsid w:val="009D2704"/>
    <w:rsid w:val="009D2CDB"/>
    <w:rsid w:val="009D31F8"/>
    <w:rsid w:val="009D399B"/>
    <w:rsid w:val="009D3B0C"/>
    <w:rsid w:val="009D3C14"/>
    <w:rsid w:val="009D3C62"/>
    <w:rsid w:val="009D3F7D"/>
    <w:rsid w:val="009D44C2"/>
    <w:rsid w:val="009D4A98"/>
    <w:rsid w:val="009D50DD"/>
    <w:rsid w:val="009D5383"/>
    <w:rsid w:val="009D5545"/>
    <w:rsid w:val="009D5607"/>
    <w:rsid w:val="009D5660"/>
    <w:rsid w:val="009D56EE"/>
    <w:rsid w:val="009D572E"/>
    <w:rsid w:val="009D581B"/>
    <w:rsid w:val="009D5859"/>
    <w:rsid w:val="009D61AB"/>
    <w:rsid w:val="009D61D1"/>
    <w:rsid w:val="009D649E"/>
    <w:rsid w:val="009D6510"/>
    <w:rsid w:val="009D6551"/>
    <w:rsid w:val="009D6593"/>
    <w:rsid w:val="009D6D55"/>
    <w:rsid w:val="009D7055"/>
    <w:rsid w:val="009D7F54"/>
    <w:rsid w:val="009D7FD6"/>
    <w:rsid w:val="009E0157"/>
    <w:rsid w:val="009E02C5"/>
    <w:rsid w:val="009E06A1"/>
    <w:rsid w:val="009E122C"/>
    <w:rsid w:val="009E1C2C"/>
    <w:rsid w:val="009E1C8B"/>
    <w:rsid w:val="009E223A"/>
    <w:rsid w:val="009E2283"/>
    <w:rsid w:val="009E22A8"/>
    <w:rsid w:val="009E24C4"/>
    <w:rsid w:val="009E2A66"/>
    <w:rsid w:val="009E319C"/>
    <w:rsid w:val="009E3AEB"/>
    <w:rsid w:val="009E42A8"/>
    <w:rsid w:val="009E470C"/>
    <w:rsid w:val="009E4846"/>
    <w:rsid w:val="009E4A14"/>
    <w:rsid w:val="009E4B4E"/>
    <w:rsid w:val="009E4FAF"/>
    <w:rsid w:val="009E56B4"/>
    <w:rsid w:val="009E581B"/>
    <w:rsid w:val="009E584B"/>
    <w:rsid w:val="009E5C07"/>
    <w:rsid w:val="009E5DE2"/>
    <w:rsid w:val="009E5ED7"/>
    <w:rsid w:val="009E6014"/>
    <w:rsid w:val="009E6165"/>
    <w:rsid w:val="009E6208"/>
    <w:rsid w:val="009E6536"/>
    <w:rsid w:val="009E6E78"/>
    <w:rsid w:val="009E7059"/>
    <w:rsid w:val="009E7174"/>
    <w:rsid w:val="009E774D"/>
    <w:rsid w:val="009E7997"/>
    <w:rsid w:val="009E7FD5"/>
    <w:rsid w:val="009F0252"/>
    <w:rsid w:val="009F0413"/>
    <w:rsid w:val="009F08B8"/>
    <w:rsid w:val="009F0AC7"/>
    <w:rsid w:val="009F10D4"/>
    <w:rsid w:val="009F164E"/>
    <w:rsid w:val="009F1774"/>
    <w:rsid w:val="009F1858"/>
    <w:rsid w:val="009F1923"/>
    <w:rsid w:val="009F1AD9"/>
    <w:rsid w:val="009F1E87"/>
    <w:rsid w:val="009F2CB5"/>
    <w:rsid w:val="009F34CD"/>
    <w:rsid w:val="009F36DB"/>
    <w:rsid w:val="009F37DC"/>
    <w:rsid w:val="009F3BD5"/>
    <w:rsid w:val="009F3CC4"/>
    <w:rsid w:val="009F3E38"/>
    <w:rsid w:val="009F434E"/>
    <w:rsid w:val="009F4D0F"/>
    <w:rsid w:val="009F4F96"/>
    <w:rsid w:val="009F50E4"/>
    <w:rsid w:val="009F5207"/>
    <w:rsid w:val="009F575F"/>
    <w:rsid w:val="009F58A7"/>
    <w:rsid w:val="009F5B5F"/>
    <w:rsid w:val="009F61DE"/>
    <w:rsid w:val="009F6418"/>
    <w:rsid w:val="009F703A"/>
    <w:rsid w:val="009F716D"/>
    <w:rsid w:val="009F724A"/>
    <w:rsid w:val="009F73F1"/>
    <w:rsid w:val="009F75ED"/>
    <w:rsid w:val="009F7754"/>
    <w:rsid w:val="009F7B7C"/>
    <w:rsid w:val="009F7DB9"/>
    <w:rsid w:val="00A00D8D"/>
    <w:rsid w:val="00A00FC1"/>
    <w:rsid w:val="00A01017"/>
    <w:rsid w:val="00A0107D"/>
    <w:rsid w:val="00A011C1"/>
    <w:rsid w:val="00A01836"/>
    <w:rsid w:val="00A01AFB"/>
    <w:rsid w:val="00A01E61"/>
    <w:rsid w:val="00A01F14"/>
    <w:rsid w:val="00A022AC"/>
    <w:rsid w:val="00A024E2"/>
    <w:rsid w:val="00A02E0D"/>
    <w:rsid w:val="00A03321"/>
    <w:rsid w:val="00A0374B"/>
    <w:rsid w:val="00A03EF8"/>
    <w:rsid w:val="00A043E2"/>
    <w:rsid w:val="00A05071"/>
    <w:rsid w:val="00A052A6"/>
    <w:rsid w:val="00A058EA"/>
    <w:rsid w:val="00A05908"/>
    <w:rsid w:val="00A05AA0"/>
    <w:rsid w:val="00A05E46"/>
    <w:rsid w:val="00A06124"/>
    <w:rsid w:val="00A06487"/>
    <w:rsid w:val="00A065C9"/>
    <w:rsid w:val="00A069D3"/>
    <w:rsid w:val="00A06E02"/>
    <w:rsid w:val="00A07161"/>
    <w:rsid w:val="00A07185"/>
    <w:rsid w:val="00A073A0"/>
    <w:rsid w:val="00A0741E"/>
    <w:rsid w:val="00A07F99"/>
    <w:rsid w:val="00A1027E"/>
    <w:rsid w:val="00A107A0"/>
    <w:rsid w:val="00A10BFC"/>
    <w:rsid w:val="00A111C4"/>
    <w:rsid w:val="00A11E40"/>
    <w:rsid w:val="00A12298"/>
    <w:rsid w:val="00A122E1"/>
    <w:rsid w:val="00A1235A"/>
    <w:rsid w:val="00A12371"/>
    <w:rsid w:val="00A123EA"/>
    <w:rsid w:val="00A124FD"/>
    <w:rsid w:val="00A12B79"/>
    <w:rsid w:val="00A130A1"/>
    <w:rsid w:val="00A13402"/>
    <w:rsid w:val="00A1359D"/>
    <w:rsid w:val="00A135EE"/>
    <w:rsid w:val="00A136D7"/>
    <w:rsid w:val="00A1382E"/>
    <w:rsid w:val="00A13A26"/>
    <w:rsid w:val="00A13CA2"/>
    <w:rsid w:val="00A1443D"/>
    <w:rsid w:val="00A146CF"/>
    <w:rsid w:val="00A148B9"/>
    <w:rsid w:val="00A14BF6"/>
    <w:rsid w:val="00A14FFB"/>
    <w:rsid w:val="00A151BB"/>
    <w:rsid w:val="00A15E4F"/>
    <w:rsid w:val="00A15F81"/>
    <w:rsid w:val="00A1662B"/>
    <w:rsid w:val="00A166B4"/>
    <w:rsid w:val="00A16D05"/>
    <w:rsid w:val="00A16E33"/>
    <w:rsid w:val="00A16E82"/>
    <w:rsid w:val="00A200C9"/>
    <w:rsid w:val="00A2014E"/>
    <w:rsid w:val="00A20369"/>
    <w:rsid w:val="00A20A9A"/>
    <w:rsid w:val="00A21775"/>
    <w:rsid w:val="00A21C63"/>
    <w:rsid w:val="00A22000"/>
    <w:rsid w:val="00A22095"/>
    <w:rsid w:val="00A22309"/>
    <w:rsid w:val="00A2276B"/>
    <w:rsid w:val="00A22CFF"/>
    <w:rsid w:val="00A230CE"/>
    <w:rsid w:val="00A23154"/>
    <w:rsid w:val="00A2354C"/>
    <w:rsid w:val="00A2368D"/>
    <w:rsid w:val="00A23E5A"/>
    <w:rsid w:val="00A23E9B"/>
    <w:rsid w:val="00A23EC6"/>
    <w:rsid w:val="00A24210"/>
    <w:rsid w:val="00A242A2"/>
    <w:rsid w:val="00A24A6A"/>
    <w:rsid w:val="00A24F3B"/>
    <w:rsid w:val="00A25186"/>
    <w:rsid w:val="00A2568A"/>
    <w:rsid w:val="00A2578F"/>
    <w:rsid w:val="00A25939"/>
    <w:rsid w:val="00A25989"/>
    <w:rsid w:val="00A25B61"/>
    <w:rsid w:val="00A25BB3"/>
    <w:rsid w:val="00A25CE5"/>
    <w:rsid w:val="00A26142"/>
    <w:rsid w:val="00A2629F"/>
    <w:rsid w:val="00A2642F"/>
    <w:rsid w:val="00A26EA6"/>
    <w:rsid w:val="00A2781A"/>
    <w:rsid w:val="00A27894"/>
    <w:rsid w:val="00A27ADC"/>
    <w:rsid w:val="00A3006E"/>
    <w:rsid w:val="00A30CCA"/>
    <w:rsid w:val="00A30DCB"/>
    <w:rsid w:val="00A313CF"/>
    <w:rsid w:val="00A31469"/>
    <w:rsid w:val="00A3165C"/>
    <w:rsid w:val="00A31782"/>
    <w:rsid w:val="00A31BFE"/>
    <w:rsid w:val="00A31D8A"/>
    <w:rsid w:val="00A31DA6"/>
    <w:rsid w:val="00A321A0"/>
    <w:rsid w:val="00A324B9"/>
    <w:rsid w:val="00A3250B"/>
    <w:rsid w:val="00A32735"/>
    <w:rsid w:val="00A32AE1"/>
    <w:rsid w:val="00A32D06"/>
    <w:rsid w:val="00A33916"/>
    <w:rsid w:val="00A33942"/>
    <w:rsid w:val="00A342DF"/>
    <w:rsid w:val="00A34770"/>
    <w:rsid w:val="00A350DC"/>
    <w:rsid w:val="00A35527"/>
    <w:rsid w:val="00A35CDA"/>
    <w:rsid w:val="00A36446"/>
    <w:rsid w:val="00A3665E"/>
    <w:rsid w:val="00A36A19"/>
    <w:rsid w:val="00A36D4D"/>
    <w:rsid w:val="00A37604"/>
    <w:rsid w:val="00A37623"/>
    <w:rsid w:val="00A37C66"/>
    <w:rsid w:val="00A40165"/>
    <w:rsid w:val="00A401D9"/>
    <w:rsid w:val="00A40404"/>
    <w:rsid w:val="00A407E8"/>
    <w:rsid w:val="00A4092E"/>
    <w:rsid w:val="00A40BD5"/>
    <w:rsid w:val="00A4172C"/>
    <w:rsid w:val="00A41965"/>
    <w:rsid w:val="00A41D6F"/>
    <w:rsid w:val="00A425E3"/>
    <w:rsid w:val="00A4296E"/>
    <w:rsid w:val="00A42E0E"/>
    <w:rsid w:val="00A4316B"/>
    <w:rsid w:val="00A433E3"/>
    <w:rsid w:val="00A433EF"/>
    <w:rsid w:val="00A4358A"/>
    <w:rsid w:val="00A43636"/>
    <w:rsid w:val="00A436F3"/>
    <w:rsid w:val="00A43852"/>
    <w:rsid w:val="00A444AF"/>
    <w:rsid w:val="00A4460B"/>
    <w:rsid w:val="00A4469D"/>
    <w:rsid w:val="00A447FC"/>
    <w:rsid w:val="00A44859"/>
    <w:rsid w:val="00A44A06"/>
    <w:rsid w:val="00A44A69"/>
    <w:rsid w:val="00A45566"/>
    <w:rsid w:val="00A45727"/>
    <w:rsid w:val="00A45801"/>
    <w:rsid w:val="00A45A80"/>
    <w:rsid w:val="00A45F40"/>
    <w:rsid w:val="00A45FEE"/>
    <w:rsid w:val="00A4678C"/>
    <w:rsid w:val="00A4679A"/>
    <w:rsid w:val="00A467FE"/>
    <w:rsid w:val="00A46CD8"/>
    <w:rsid w:val="00A47BBC"/>
    <w:rsid w:val="00A47C0C"/>
    <w:rsid w:val="00A5008F"/>
    <w:rsid w:val="00A500BA"/>
    <w:rsid w:val="00A50520"/>
    <w:rsid w:val="00A50DAC"/>
    <w:rsid w:val="00A518B4"/>
    <w:rsid w:val="00A51956"/>
    <w:rsid w:val="00A51B2D"/>
    <w:rsid w:val="00A51CEA"/>
    <w:rsid w:val="00A51F4F"/>
    <w:rsid w:val="00A523CA"/>
    <w:rsid w:val="00A5244C"/>
    <w:rsid w:val="00A5254A"/>
    <w:rsid w:val="00A52716"/>
    <w:rsid w:val="00A52D2A"/>
    <w:rsid w:val="00A52E64"/>
    <w:rsid w:val="00A52F09"/>
    <w:rsid w:val="00A5351B"/>
    <w:rsid w:val="00A53AB1"/>
    <w:rsid w:val="00A53CAC"/>
    <w:rsid w:val="00A53D09"/>
    <w:rsid w:val="00A53FB9"/>
    <w:rsid w:val="00A54329"/>
    <w:rsid w:val="00A54718"/>
    <w:rsid w:val="00A54786"/>
    <w:rsid w:val="00A54BDA"/>
    <w:rsid w:val="00A54E22"/>
    <w:rsid w:val="00A54FBA"/>
    <w:rsid w:val="00A55077"/>
    <w:rsid w:val="00A550C7"/>
    <w:rsid w:val="00A5528A"/>
    <w:rsid w:val="00A558F0"/>
    <w:rsid w:val="00A55965"/>
    <w:rsid w:val="00A55F80"/>
    <w:rsid w:val="00A56BCB"/>
    <w:rsid w:val="00A56FB1"/>
    <w:rsid w:val="00A57348"/>
    <w:rsid w:val="00A573C5"/>
    <w:rsid w:val="00A57D6F"/>
    <w:rsid w:val="00A60024"/>
    <w:rsid w:val="00A60466"/>
    <w:rsid w:val="00A604E7"/>
    <w:rsid w:val="00A6066B"/>
    <w:rsid w:val="00A60879"/>
    <w:rsid w:val="00A60B50"/>
    <w:rsid w:val="00A61414"/>
    <w:rsid w:val="00A618FD"/>
    <w:rsid w:val="00A62325"/>
    <w:rsid w:val="00A626D7"/>
    <w:rsid w:val="00A62997"/>
    <w:rsid w:val="00A6365F"/>
    <w:rsid w:val="00A63B01"/>
    <w:rsid w:val="00A6421E"/>
    <w:rsid w:val="00A644A4"/>
    <w:rsid w:val="00A645C8"/>
    <w:rsid w:val="00A645CF"/>
    <w:rsid w:val="00A65395"/>
    <w:rsid w:val="00A65452"/>
    <w:rsid w:val="00A65797"/>
    <w:rsid w:val="00A658FF"/>
    <w:rsid w:val="00A65C08"/>
    <w:rsid w:val="00A66153"/>
    <w:rsid w:val="00A66860"/>
    <w:rsid w:val="00A669D9"/>
    <w:rsid w:val="00A66B5F"/>
    <w:rsid w:val="00A66F52"/>
    <w:rsid w:val="00A675AE"/>
    <w:rsid w:val="00A67C86"/>
    <w:rsid w:val="00A702C6"/>
    <w:rsid w:val="00A7155F"/>
    <w:rsid w:val="00A715E1"/>
    <w:rsid w:val="00A71899"/>
    <w:rsid w:val="00A71ADD"/>
    <w:rsid w:val="00A72369"/>
    <w:rsid w:val="00A72474"/>
    <w:rsid w:val="00A72ACE"/>
    <w:rsid w:val="00A72B56"/>
    <w:rsid w:val="00A72F3D"/>
    <w:rsid w:val="00A731C7"/>
    <w:rsid w:val="00A73B92"/>
    <w:rsid w:val="00A74341"/>
    <w:rsid w:val="00A746DA"/>
    <w:rsid w:val="00A7474D"/>
    <w:rsid w:val="00A74B07"/>
    <w:rsid w:val="00A75359"/>
    <w:rsid w:val="00A75AF9"/>
    <w:rsid w:val="00A75FD5"/>
    <w:rsid w:val="00A76083"/>
    <w:rsid w:val="00A7657C"/>
    <w:rsid w:val="00A76649"/>
    <w:rsid w:val="00A768EB"/>
    <w:rsid w:val="00A76B24"/>
    <w:rsid w:val="00A76EDB"/>
    <w:rsid w:val="00A778B7"/>
    <w:rsid w:val="00A778C3"/>
    <w:rsid w:val="00A77EC1"/>
    <w:rsid w:val="00A77F28"/>
    <w:rsid w:val="00A8018C"/>
    <w:rsid w:val="00A80CF5"/>
    <w:rsid w:val="00A80D96"/>
    <w:rsid w:val="00A80F89"/>
    <w:rsid w:val="00A81110"/>
    <w:rsid w:val="00A8231F"/>
    <w:rsid w:val="00A823A8"/>
    <w:rsid w:val="00A82705"/>
    <w:rsid w:val="00A82B18"/>
    <w:rsid w:val="00A82B5F"/>
    <w:rsid w:val="00A82E37"/>
    <w:rsid w:val="00A82F68"/>
    <w:rsid w:val="00A83650"/>
    <w:rsid w:val="00A839EC"/>
    <w:rsid w:val="00A83B35"/>
    <w:rsid w:val="00A83B5F"/>
    <w:rsid w:val="00A84026"/>
    <w:rsid w:val="00A84261"/>
    <w:rsid w:val="00A844EC"/>
    <w:rsid w:val="00A84A05"/>
    <w:rsid w:val="00A84BC3"/>
    <w:rsid w:val="00A84DC0"/>
    <w:rsid w:val="00A8593B"/>
    <w:rsid w:val="00A85954"/>
    <w:rsid w:val="00A85A68"/>
    <w:rsid w:val="00A85CAB"/>
    <w:rsid w:val="00A85D6B"/>
    <w:rsid w:val="00A86623"/>
    <w:rsid w:val="00A86B25"/>
    <w:rsid w:val="00A86CE8"/>
    <w:rsid w:val="00A86E69"/>
    <w:rsid w:val="00A86F36"/>
    <w:rsid w:val="00A8707F"/>
    <w:rsid w:val="00A8709E"/>
    <w:rsid w:val="00A8783A"/>
    <w:rsid w:val="00A90089"/>
    <w:rsid w:val="00A90A9B"/>
    <w:rsid w:val="00A90DC8"/>
    <w:rsid w:val="00A91B2C"/>
    <w:rsid w:val="00A91B43"/>
    <w:rsid w:val="00A91E72"/>
    <w:rsid w:val="00A91F2C"/>
    <w:rsid w:val="00A9291F"/>
    <w:rsid w:val="00A92927"/>
    <w:rsid w:val="00A92F35"/>
    <w:rsid w:val="00A93A07"/>
    <w:rsid w:val="00A93C3A"/>
    <w:rsid w:val="00A9415F"/>
    <w:rsid w:val="00A94891"/>
    <w:rsid w:val="00A94C41"/>
    <w:rsid w:val="00A94D1F"/>
    <w:rsid w:val="00A950AA"/>
    <w:rsid w:val="00A95426"/>
    <w:rsid w:val="00A95535"/>
    <w:rsid w:val="00A95582"/>
    <w:rsid w:val="00A95595"/>
    <w:rsid w:val="00A95B8A"/>
    <w:rsid w:val="00A95DEB"/>
    <w:rsid w:val="00A95F1B"/>
    <w:rsid w:val="00A96033"/>
    <w:rsid w:val="00A96485"/>
    <w:rsid w:val="00A96C03"/>
    <w:rsid w:val="00A96C7C"/>
    <w:rsid w:val="00A96E0A"/>
    <w:rsid w:val="00A96EAA"/>
    <w:rsid w:val="00A97199"/>
    <w:rsid w:val="00A97504"/>
    <w:rsid w:val="00A975A0"/>
    <w:rsid w:val="00A976C0"/>
    <w:rsid w:val="00A97AA0"/>
    <w:rsid w:val="00A97EB0"/>
    <w:rsid w:val="00AA018C"/>
    <w:rsid w:val="00AA08F3"/>
    <w:rsid w:val="00AA0E5D"/>
    <w:rsid w:val="00AA191B"/>
    <w:rsid w:val="00AA1AC7"/>
    <w:rsid w:val="00AA1DFB"/>
    <w:rsid w:val="00AA1F62"/>
    <w:rsid w:val="00AA1FAE"/>
    <w:rsid w:val="00AA212C"/>
    <w:rsid w:val="00AA2306"/>
    <w:rsid w:val="00AA231B"/>
    <w:rsid w:val="00AA25BC"/>
    <w:rsid w:val="00AA2EC9"/>
    <w:rsid w:val="00AA2FA2"/>
    <w:rsid w:val="00AA2FDC"/>
    <w:rsid w:val="00AA31A0"/>
    <w:rsid w:val="00AA32B2"/>
    <w:rsid w:val="00AA3D18"/>
    <w:rsid w:val="00AA3E8F"/>
    <w:rsid w:val="00AA4059"/>
    <w:rsid w:val="00AA4093"/>
    <w:rsid w:val="00AA444F"/>
    <w:rsid w:val="00AA45B8"/>
    <w:rsid w:val="00AA4718"/>
    <w:rsid w:val="00AA4846"/>
    <w:rsid w:val="00AA49F8"/>
    <w:rsid w:val="00AA4FA0"/>
    <w:rsid w:val="00AA50C7"/>
    <w:rsid w:val="00AA5C7C"/>
    <w:rsid w:val="00AA6496"/>
    <w:rsid w:val="00AA6AD0"/>
    <w:rsid w:val="00AA6FA4"/>
    <w:rsid w:val="00AA73FB"/>
    <w:rsid w:val="00AA7624"/>
    <w:rsid w:val="00AA7891"/>
    <w:rsid w:val="00AA7CA1"/>
    <w:rsid w:val="00AA7D58"/>
    <w:rsid w:val="00AA7E2D"/>
    <w:rsid w:val="00AB055D"/>
    <w:rsid w:val="00AB0577"/>
    <w:rsid w:val="00AB0609"/>
    <w:rsid w:val="00AB1AAA"/>
    <w:rsid w:val="00AB1D07"/>
    <w:rsid w:val="00AB1E7F"/>
    <w:rsid w:val="00AB21DA"/>
    <w:rsid w:val="00AB2901"/>
    <w:rsid w:val="00AB2A3C"/>
    <w:rsid w:val="00AB3287"/>
    <w:rsid w:val="00AB3638"/>
    <w:rsid w:val="00AB36FE"/>
    <w:rsid w:val="00AB3F15"/>
    <w:rsid w:val="00AB4069"/>
    <w:rsid w:val="00AB499E"/>
    <w:rsid w:val="00AB4DE4"/>
    <w:rsid w:val="00AB4E69"/>
    <w:rsid w:val="00AB4F51"/>
    <w:rsid w:val="00AB5026"/>
    <w:rsid w:val="00AB5496"/>
    <w:rsid w:val="00AB5ABC"/>
    <w:rsid w:val="00AB60CA"/>
    <w:rsid w:val="00AB6133"/>
    <w:rsid w:val="00AB62A7"/>
    <w:rsid w:val="00AB6F03"/>
    <w:rsid w:val="00AB72C1"/>
    <w:rsid w:val="00AC003C"/>
    <w:rsid w:val="00AC019D"/>
    <w:rsid w:val="00AC09CA"/>
    <w:rsid w:val="00AC0AC0"/>
    <w:rsid w:val="00AC0B05"/>
    <w:rsid w:val="00AC0E85"/>
    <w:rsid w:val="00AC1291"/>
    <w:rsid w:val="00AC1A40"/>
    <w:rsid w:val="00AC1EB2"/>
    <w:rsid w:val="00AC22AD"/>
    <w:rsid w:val="00AC22FB"/>
    <w:rsid w:val="00AC26C8"/>
    <w:rsid w:val="00AC27A0"/>
    <w:rsid w:val="00AC2C84"/>
    <w:rsid w:val="00AC2FE8"/>
    <w:rsid w:val="00AC30D2"/>
    <w:rsid w:val="00AC36DD"/>
    <w:rsid w:val="00AC401B"/>
    <w:rsid w:val="00AC4244"/>
    <w:rsid w:val="00AC44C8"/>
    <w:rsid w:val="00AC46D8"/>
    <w:rsid w:val="00AC4897"/>
    <w:rsid w:val="00AC4E32"/>
    <w:rsid w:val="00AC5682"/>
    <w:rsid w:val="00AC5F8E"/>
    <w:rsid w:val="00AC6083"/>
    <w:rsid w:val="00AC6142"/>
    <w:rsid w:val="00AC6242"/>
    <w:rsid w:val="00AC674F"/>
    <w:rsid w:val="00AC6C11"/>
    <w:rsid w:val="00AC6CCC"/>
    <w:rsid w:val="00AC6D4F"/>
    <w:rsid w:val="00AC706A"/>
    <w:rsid w:val="00AC7B63"/>
    <w:rsid w:val="00AC7BAE"/>
    <w:rsid w:val="00AC7C47"/>
    <w:rsid w:val="00AC7C6B"/>
    <w:rsid w:val="00AC7FCC"/>
    <w:rsid w:val="00AD00D0"/>
    <w:rsid w:val="00AD0252"/>
    <w:rsid w:val="00AD05A6"/>
    <w:rsid w:val="00AD0BB7"/>
    <w:rsid w:val="00AD0D8B"/>
    <w:rsid w:val="00AD11C8"/>
    <w:rsid w:val="00AD14DD"/>
    <w:rsid w:val="00AD16A0"/>
    <w:rsid w:val="00AD18D5"/>
    <w:rsid w:val="00AD20B0"/>
    <w:rsid w:val="00AD2311"/>
    <w:rsid w:val="00AD24B5"/>
    <w:rsid w:val="00AD2732"/>
    <w:rsid w:val="00AD299D"/>
    <w:rsid w:val="00AD2D0B"/>
    <w:rsid w:val="00AD2F37"/>
    <w:rsid w:val="00AD3308"/>
    <w:rsid w:val="00AD3C0A"/>
    <w:rsid w:val="00AD471B"/>
    <w:rsid w:val="00AD4E90"/>
    <w:rsid w:val="00AD4F38"/>
    <w:rsid w:val="00AD52AE"/>
    <w:rsid w:val="00AD5709"/>
    <w:rsid w:val="00AD5F3B"/>
    <w:rsid w:val="00AD64E0"/>
    <w:rsid w:val="00AD6992"/>
    <w:rsid w:val="00AD6A6A"/>
    <w:rsid w:val="00AD6B34"/>
    <w:rsid w:val="00AD6D3B"/>
    <w:rsid w:val="00AD70D1"/>
    <w:rsid w:val="00AD75F6"/>
    <w:rsid w:val="00AE07EF"/>
    <w:rsid w:val="00AE08CF"/>
    <w:rsid w:val="00AE08E2"/>
    <w:rsid w:val="00AE0DFE"/>
    <w:rsid w:val="00AE0F20"/>
    <w:rsid w:val="00AE11AA"/>
    <w:rsid w:val="00AE11DB"/>
    <w:rsid w:val="00AE155D"/>
    <w:rsid w:val="00AE15ED"/>
    <w:rsid w:val="00AE17A8"/>
    <w:rsid w:val="00AE1B02"/>
    <w:rsid w:val="00AE1CCC"/>
    <w:rsid w:val="00AE2429"/>
    <w:rsid w:val="00AE2829"/>
    <w:rsid w:val="00AE2DD9"/>
    <w:rsid w:val="00AE30D5"/>
    <w:rsid w:val="00AE372B"/>
    <w:rsid w:val="00AE4169"/>
    <w:rsid w:val="00AE45B9"/>
    <w:rsid w:val="00AE4790"/>
    <w:rsid w:val="00AE4A75"/>
    <w:rsid w:val="00AE55F8"/>
    <w:rsid w:val="00AE58A9"/>
    <w:rsid w:val="00AE5C7F"/>
    <w:rsid w:val="00AE5D0D"/>
    <w:rsid w:val="00AE6899"/>
    <w:rsid w:val="00AE7176"/>
    <w:rsid w:val="00AE730C"/>
    <w:rsid w:val="00AE7F02"/>
    <w:rsid w:val="00AF1145"/>
    <w:rsid w:val="00AF1984"/>
    <w:rsid w:val="00AF1A31"/>
    <w:rsid w:val="00AF2042"/>
    <w:rsid w:val="00AF280A"/>
    <w:rsid w:val="00AF2E07"/>
    <w:rsid w:val="00AF3706"/>
    <w:rsid w:val="00AF3C4F"/>
    <w:rsid w:val="00AF3D47"/>
    <w:rsid w:val="00AF3E05"/>
    <w:rsid w:val="00AF3E0B"/>
    <w:rsid w:val="00AF3EAE"/>
    <w:rsid w:val="00AF4151"/>
    <w:rsid w:val="00AF44BF"/>
    <w:rsid w:val="00AF4F55"/>
    <w:rsid w:val="00AF56E7"/>
    <w:rsid w:val="00AF5B1A"/>
    <w:rsid w:val="00AF5BD2"/>
    <w:rsid w:val="00AF5C33"/>
    <w:rsid w:val="00AF5E88"/>
    <w:rsid w:val="00AF6010"/>
    <w:rsid w:val="00AF6368"/>
    <w:rsid w:val="00AF67DF"/>
    <w:rsid w:val="00AF6CCB"/>
    <w:rsid w:val="00AF7812"/>
    <w:rsid w:val="00AF790F"/>
    <w:rsid w:val="00AF79CC"/>
    <w:rsid w:val="00B00310"/>
    <w:rsid w:val="00B006F3"/>
    <w:rsid w:val="00B013AA"/>
    <w:rsid w:val="00B0144B"/>
    <w:rsid w:val="00B01726"/>
    <w:rsid w:val="00B01DFE"/>
    <w:rsid w:val="00B022D4"/>
    <w:rsid w:val="00B0232D"/>
    <w:rsid w:val="00B02441"/>
    <w:rsid w:val="00B026A8"/>
    <w:rsid w:val="00B0270A"/>
    <w:rsid w:val="00B02DA4"/>
    <w:rsid w:val="00B0347B"/>
    <w:rsid w:val="00B0369D"/>
    <w:rsid w:val="00B0374D"/>
    <w:rsid w:val="00B03830"/>
    <w:rsid w:val="00B03B0D"/>
    <w:rsid w:val="00B03D80"/>
    <w:rsid w:val="00B04029"/>
    <w:rsid w:val="00B040E1"/>
    <w:rsid w:val="00B0478D"/>
    <w:rsid w:val="00B051D8"/>
    <w:rsid w:val="00B05903"/>
    <w:rsid w:val="00B06548"/>
    <w:rsid w:val="00B065A0"/>
    <w:rsid w:val="00B065B0"/>
    <w:rsid w:val="00B06905"/>
    <w:rsid w:val="00B06AC3"/>
    <w:rsid w:val="00B06C11"/>
    <w:rsid w:val="00B06EC5"/>
    <w:rsid w:val="00B06F08"/>
    <w:rsid w:val="00B06F24"/>
    <w:rsid w:val="00B073B9"/>
    <w:rsid w:val="00B075CD"/>
    <w:rsid w:val="00B07A5A"/>
    <w:rsid w:val="00B07DF5"/>
    <w:rsid w:val="00B10463"/>
    <w:rsid w:val="00B10DE3"/>
    <w:rsid w:val="00B1101D"/>
    <w:rsid w:val="00B119FC"/>
    <w:rsid w:val="00B11A11"/>
    <w:rsid w:val="00B12719"/>
    <w:rsid w:val="00B129C5"/>
    <w:rsid w:val="00B12D8F"/>
    <w:rsid w:val="00B12F5F"/>
    <w:rsid w:val="00B13354"/>
    <w:rsid w:val="00B13631"/>
    <w:rsid w:val="00B13913"/>
    <w:rsid w:val="00B13D24"/>
    <w:rsid w:val="00B13ECC"/>
    <w:rsid w:val="00B13F39"/>
    <w:rsid w:val="00B13FAE"/>
    <w:rsid w:val="00B142A2"/>
    <w:rsid w:val="00B14CC4"/>
    <w:rsid w:val="00B14EA0"/>
    <w:rsid w:val="00B15AB8"/>
    <w:rsid w:val="00B15B6A"/>
    <w:rsid w:val="00B15C05"/>
    <w:rsid w:val="00B15D60"/>
    <w:rsid w:val="00B15E68"/>
    <w:rsid w:val="00B1624A"/>
    <w:rsid w:val="00B1640F"/>
    <w:rsid w:val="00B1687D"/>
    <w:rsid w:val="00B168D2"/>
    <w:rsid w:val="00B16E65"/>
    <w:rsid w:val="00B16F98"/>
    <w:rsid w:val="00B1737D"/>
    <w:rsid w:val="00B17645"/>
    <w:rsid w:val="00B176A8"/>
    <w:rsid w:val="00B179B5"/>
    <w:rsid w:val="00B200F1"/>
    <w:rsid w:val="00B213D6"/>
    <w:rsid w:val="00B2171C"/>
    <w:rsid w:val="00B21895"/>
    <w:rsid w:val="00B21BDB"/>
    <w:rsid w:val="00B21DAE"/>
    <w:rsid w:val="00B21E51"/>
    <w:rsid w:val="00B22022"/>
    <w:rsid w:val="00B221E5"/>
    <w:rsid w:val="00B22292"/>
    <w:rsid w:val="00B22570"/>
    <w:rsid w:val="00B225AB"/>
    <w:rsid w:val="00B22829"/>
    <w:rsid w:val="00B22C21"/>
    <w:rsid w:val="00B22E8F"/>
    <w:rsid w:val="00B235ED"/>
    <w:rsid w:val="00B23619"/>
    <w:rsid w:val="00B23688"/>
    <w:rsid w:val="00B2443B"/>
    <w:rsid w:val="00B24AFB"/>
    <w:rsid w:val="00B25008"/>
    <w:rsid w:val="00B252D4"/>
    <w:rsid w:val="00B2548D"/>
    <w:rsid w:val="00B255E0"/>
    <w:rsid w:val="00B2714D"/>
    <w:rsid w:val="00B27925"/>
    <w:rsid w:val="00B2797B"/>
    <w:rsid w:val="00B27F8D"/>
    <w:rsid w:val="00B30C06"/>
    <w:rsid w:val="00B31204"/>
    <w:rsid w:val="00B31244"/>
    <w:rsid w:val="00B316AD"/>
    <w:rsid w:val="00B32B07"/>
    <w:rsid w:val="00B32D2C"/>
    <w:rsid w:val="00B32D51"/>
    <w:rsid w:val="00B331F0"/>
    <w:rsid w:val="00B3352A"/>
    <w:rsid w:val="00B33661"/>
    <w:rsid w:val="00B336D4"/>
    <w:rsid w:val="00B33DC4"/>
    <w:rsid w:val="00B33F3F"/>
    <w:rsid w:val="00B34086"/>
    <w:rsid w:val="00B3429B"/>
    <w:rsid w:val="00B3470B"/>
    <w:rsid w:val="00B348EF"/>
    <w:rsid w:val="00B34A6B"/>
    <w:rsid w:val="00B34CF5"/>
    <w:rsid w:val="00B34DF7"/>
    <w:rsid w:val="00B350C6"/>
    <w:rsid w:val="00B3519C"/>
    <w:rsid w:val="00B35432"/>
    <w:rsid w:val="00B35AD1"/>
    <w:rsid w:val="00B360D3"/>
    <w:rsid w:val="00B360F8"/>
    <w:rsid w:val="00B36BE6"/>
    <w:rsid w:val="00B379C7"/>
    <w:rsid w:val="00B4025C"/>
    <w:rsid w:val="00B40825"/>
    <w:rsid w:val="00B40A96"/>
    <w:rsid w:val="00B40CAC"/>
    <w:rsid w:val="00B40D40"/>
    <w:rsid w:val="00B40DF5"/>
    <w:rsid w:val="00B40F1E"/>
    <w:rsid w:val="00B4110A"/>
    <w:rsid w:val="00B4185A"/>
    <w:rsid w:val="00B41917"/>
    <w:rsid w:val="00B42099"/>
    <w:rsid w:val="00B42198"/>
    <w:rsid w:val="00B424DD"/>
    <w:rsid w:val="00B429F0"/>
    <w:rsid w:val="00B42AC1"/>
    <w:rsid w:val="00B42CE8"/>
    <w:rsid w:val="00B42D9E"/>
    <w:rsid w:val="00B42FF3"/>
    <w:rsid w:val="00B43452"/>
    <w:rsid w:val="00B43C93"/>
    <w:rsid w:val="00B43FB7"/>
    <w:rsid w:val="00B4406C"/>
    <w:rsid w:val="00B446A4"/>
    <w:rsid w:val="00B448D0"/>
    <w:rsid w:val="00B44D97"/>
    <w:rsid w:val="00B44E4F"/>
    <w:rsid w:val="00B455BF"/>
    <w:rsid w:val="00B460B5"/>
    <w:rsid w:val="00B46445"/>
    <w:rsid w:val="00B46783"/>
    <w:rsid w:val="00B46829"/>
    <w:rsid w:val="00B468A4"/>
    <w:rsid w:val="00B46D55"/>
    <w:rsid w:val="00B46EDB"/>
    <w:rsid w:val="00B4707F"/>
    <w:rsid w:val="00B47291"/>
    <w:rsid w:val="00B473C0"/>
    <w:rsid w:val="00B474B6"/>
    <w:rsid w:val="00B50264"/>
    <w:rsid w:val="00B51201"/>
    <w:rsid w:val="00B527FA"/>
    <w:rsid w:val="00B53168"/>
    <w:rsid w:val="00B53620"/>
    <w:rsid w:val="00B53798"/>
    <w:rsid w:val="00B53A9A"/>
    <w:rsid w:val="00B543D7"/>
    <w:rsid w:val="00B544B1"/>
    <w:rsid w:val="00B54A74"/>
    <w:rsid w:val="00B54C8F"/>
    <w:rsid w:val="00B551B5"/>
    <w:rsid w:val="00B555AF"/>
    <w:rsid w:val="00B5570D"/>
    <w:rsid w:val="00B5593E"/>
    <w:rsid w:val="00B55A47"/>
    <w:rsid w:val="00B56514"/>
    <w:rsid w:val="00B56700"/>
    <w:rsid w:val="00B56826"/>
    <w:rsid w:val="00B577F5"/>
    <w:rsid w:val="00B57F76"/>
    <w:rsid w:val="00B60098"/>
    <w:rsid w:val="00B6081C"/>
    <w:rsid w:val="00B60E23"/>
    <w:rsid w:val="00B6104F"/>
    <w:rsid w:val="00B610D6"/>
    <w:rsid w:val="00B6138F"/>
    <w:rsid w:val="00B618BF"/>
    <w:rsid w:val="00B61945"/>
    <w:rsid w:val="00B61C9E"/>
    <w:rsid w:val="00B62279"/>
    <w:rsid w:val="00B62383"/>
    <w:rsid w:val="00B62393"/>
    <w:rsid w:val="00B62913"/>
    <w:rsid w:val="00B62CD4"/>
    <w:rsid w:val="00B62DA7"/>
    <w:rsid w:val="00B63237"/>
    <w:rsid w:val="00B6374F"/>
    <w:rsid w:val="00B63FC2"/>
    <w:rsid w:val="00B64087"/>
    <w:rsid w:val="00B6432D"/>
    <w:rsid w:val="00B64888"/>
    <w:rsid w:val="00B649B6"/>
    <w:rsid w:val="00B651DD"/>
    <w:rsid w:val="00B65571"/>
    <w:rsid w:val="00B6573F"/>
    <w:rsid w:val="00B65965"/>
    <w:rsid w:val="00B65BE1"/>
    <w:rsid w:val="00B65DBA"/>
    <w:rsid w:val="00B66513"/>
    <w:rsid w:val="00B66558"/>
    <w:rsid w:val="00B66D89"/>
    <w:rsid w:val="00B67658"/>
    <w:rsid w:val="00B67BB6"/>
    <w:rsid w:val="00B67C3F"/>
    <w:rsid w:val="00B67D86"/>
    <w:rsid w:val="00B7017F"/>
    <w:rsid w:val="00B7020F"/>
    <w:rsid w:val="00B70658"/>
    <w:rsid w:val="00B708F8"/>
    <w:rsid w:val="00B71AA7"/>
    <w:rsid w:val="00B71B8F"/>
    <w:rsid w:val="00B71CAF"/>
    <w:rsid w:val="00B71D4B"/>
    <w:rsid w:val="00B7233B"/>
    <w:rsid w:val="00B7263B"/>
    <w:rsid w:val="00B726AF"/>
    <w:rsid w:val="00B72ABF"/>
    <w:rsid w:val="00B72BD2"/>
    <w:rsid w:val="00B7355D"/>
    <w:rsid w:val="00B73A60"/>
    <w:rsid w:val="00B73B75"/>
    <w:rsid w:val="00B74079"/>
    <w:rsid w:val="00B746AE"/>
    <w:rsid w:val="00B74B2F"/>
    <w:rsid w:val="00B74D14"/>
    <w:rsid w:val="00B7529C"/>
    <w:rsid w:val="00B753DB"/>
    <w:rsid w:val="00B75562"/>
    <w:rsid w:val="00B75FA7"/>
    <w:rsid w:val="00B76269"/>
    <w:rsid w:val="00B765D3"/>
    <w:rsid w:val="00B76765"/>
    <w:rsid w:val="00B7683A"/>
    <w:rsid w:val="00B7783E"/>
    <w:rsid w:val="00B77C20"/>
    <w:rsid w:val="00B77F92"/>
    <w:rsid w:val="00B801FE"/>
    <w:rsid w:val="00B8051B"/>
    <w:rsid w:val="00B80D68"/>
    <w:rsid w:val="00B80E83"/>
    <w:rsid w:val="00B8173C"/>
    <w:rsid w:val="00B81AA6"/>
    <w:rsid w:val="00B81CF5"/>
    <w:rsid w:val="00B81D5A"/>
    <w:rsid w:val="00B8282D"/>
    <w:rsid w:val="00B82C75"/>
    <w:rsid w:val="00B838F8"/>
    <w:rsid w:val="00B83993"/>
    <w:rsid w:val="00B840C1"/>
    <w:rsid w:val="00B8456C"/>
    <w:rsid w:val="00B84790"/>
    <w:rsid w:val="00B84E70"/>
    <w:rsid w:val="00B854F0"/>
    <w:rsid w:val="00B85E1E"/>
    <w:rsid w:val="00B85E67"/>
    <w:rsid w:val="00B86048"/>
    <w:rsid w:val="00B8641D"/>
    <w:rsid w:val="00B86661"/>
    <w:rsid w:val="00B86A4F"/>
    <w:rsid w:val="00B86EB9"/>
    <w:rsid w:val="00B87080"/>
    <w:rsid w:val="00B87122"/>
    <w:rsid w:val="00B87249"/>
    <w:rsid w:val="00B87DC0"/>
    <w:rsid w:val="00B87DE7"/>
    <w:rsid w:val="00B90040"/>
    <w:rsid w:val="00B9051F"/>
    <w:rsid w:val="00B9057F"/>
    <w:rsid w:val="00B90D7D"/>
    <w:rsid w:val="00B91236"/>
    <w:rsid w:val="00B91714"/>
    <w:rsid w:val="00B917EF"/>
    <w:rsid w:val="00B91AC2"/>
    <w:rsid w:val="00B91B9D"/>
    <w:rsid w:val="00B92028"/>
    <w:rsid w:val="00B9253E"/>
    <w:rsid w:val="00B926EF"/>
    <w:rsid w:val="00B92B42"/>
    <w:rsid w:val="00B92BC3"/>
    <w:rsid w:val="00B932BD"/>
    <w:rsid w:val="00B936BD"/>
    <w:rsid w:val="00B93720"/>
    <w:rsid w:val="00B93CE0"/>
    <w:rsid w:val="00B94072"/>
    <w:rsid w:val="00B94767"/>
    <w:rsid w:val="00B951F8"/>
    <w:rsid w:val="00B953AB"/>
    <w:rsid w:val="00B954A3"/>
    <w:rsid w:val="00B9614B"/>
    <w:rsid w:val="00B96199"/>
    <w:rsid w:val="00B961EE"/>
    <w:rsid w:val="00B9643A"/>
    <w:rsid w:val="00B965B4"/>
    <w:rsid w:val="00B96B6C"/>
    <w:rsid w:val="00B96CB4"/>
    <w:rsid w:val="00B976E1"/>
    <w:rsid w:val="00B979DE"/>
    <w:rsid w:val="00B97C66"/>
    <w:rsid w:val="00B97D0E"/>
    <w:rsid w:val="00B97DB6"/>
    <w:rsid w:val="00B97F83"/>
    <w:rsid w:val="00BA00AA"/>
    <w:rsid w:val="00BA0439"/>
    <w:rsid w:val="00BA0737"/>
    <w:rsid w:val="00BA1078"/>
    <w:rsid w:val="00BA1154"/>
    <w:rsid w:val="00BA15CB"/>
    <w:rsid w:val="00BA1B56"/>
    <w:rsid w:val="00BA1FFE"/>
    <w:rsid w:val="00BA21F8"/>
    <w:rsid w:val="00BA2472"/>
    <w:rsid w:val="00BA2769"/>
    <w:rsid w:val="00BA2808"/>
    <w:rsid w:val="00BA29B7"/>
    <w:rsid w:val="00BA2F0D"/>
    <w:rsid w:val="00BA31B2"/>
    <w:rsid w:val="00BA33F7"/>
    <w:rsid w:val="00BA37A9"/>
    <w:rsid w:val="00BA39EA"/>
    <w:rsid w:val="00BA3C44"/>
    <w:rsid w:val="00BA3D4D"/>
    <w:rsid w:val="00BA3E9C"/>
    <w:rsid w:val="00BA3F4B"/>
    <w:rsid w:val="00BA463B"/>
    <w:rsid w:val="00BA4AA4"/>
    <w:rsid w:val="00BA5D51"/>
    <w:rsid w:val="00BA62A6"/>
    <w:rsid w:val="00BA6319"/>
    <w:rsid w:val="00BA6418"/>
    <w:rsid w:val="00BA6D9A"/>
    <w:rsid w:val="00BA7529"/>
    <w:rsid w:val="00BA7A42"/>
    <w:rsid w:val="00BA7CD1"/>
    <w:rsid w:val="00BB04B5"/>
    <w:rsid w:val="00BB08D1"/>
    <w:rsid w:val="00BB08FA"/>
    <w:rsid w:val="00BB0986"/>
    <w:rsid w:val="00BB12D1"/>
    <w:rsid w:val="00BB2588"/>
    <w:rsid w:val="00BB27BB"/>
    <w:rsid w:val="00BB2B05"/>
    <w:rsid w:val="00BB30F4"/>
    <w:rsid w:val="00BB34F2"/>
    <w:rsid w:val="00BB3611"/>
    <w:rsid w:val="00BB362F"/>
    <w:rsid w:val="00BB377A"/>
    <w:rsid w:val="00BB383A"/>
    <w:rsid w:val="00BB38B8"/>
    <w:rsid w:val="00BB3CE3"/>
    <w:rsid w:val="00BB3CEC"/>
    <w:rsid w:val="00BB4128"/>
    <w:rsid w:val="00BB42C7"/>
    <w:rsid w:val="00BB50CC"/>
    <w:rsid w:val="00BB5245"/>
    <w:rsid w:val="00BB5851"/>
    <w:rsid w:val="00BB5CE6"/>
    <w:rsid w:val="00BB61C2"/>
    <w:rsid w:val="00BB6281"/>
    <w:rsid w:val="00BB681E"/>
    <w:rsid w:val="00BB6A84"/>
    <w:rsid w:val="00BB6F03"/>
    <w:rsid w:val="00BB6F99"/>
    <w:rsid w:val="00BB72B3"/>
    <w:rsid w:val="00BB750B"/>
    <w:rsid w:val="00BB766C"/>
    <w:rsid w:val="00BB79B5"/>
    <w:rsid w:val="00BB7A70"/>
    <w:rsid w:val="00BB7AAF"/>
    <w:rsid w:val="00BC02AA"/>
    <w:rsid w:val="00BC02C9"/>
    <w:rsid w:val="00BC0446"/>
    <w:rsid w:val="00BC0976"/>
    <w:rsid w:val="00BC1293"/>
    <w:rsid w:val="00BC1B08"/>
    <w:rsid w:val="00BC1BE0"/>
    <w:rsid w:val="00BC1E1B"/>
    <w:rsid w:val="00BC1F8D"/>
    <w:rsid w:val="00BC2680"/>
    <w:rsid w:val="00BC29EB"/>
    <w:rsid w:val="00BC29ED"/>
    <w:rsid w:val="00BC2DE2"/>
    <w:rsid w:val="00BC30BD"/>
    <w:rsid w:val="00BC30C3"/>
    <w:rsid w:val="00BC3342"/>
    <w:rsid w:val="00BC33F4"/>
    <w:rsid w:val="00BC3A8A"/>
    <w:rsid w:val="00BC3D99"/>
    <w:rsid w:val="00BC405D"/>
    <w:rsid w:val="00BC42DD"/>
    <w:rsid w:val="00BC4573"/>
    <w:rsid w:val="00BC48D3"/>
    <w:rsid w:val="00BC4D67"/>
    <w:rsid w:val="00BC4E71"/>
    <w:rsid w:val="00BC4F01"/>
    <w:rsid w:val="00BC5167"/>
    <w:rsid w:val="00BC577E"/>
    <w:rsid w:val="00BC5E87"/>
    <w:rsid w:val="00BC6209"/>
    <w:rsid w:val="00BC63CE"/>
    <w:rsid w:val="00BC6B4B"/>
    <w:rsid w:val="00BC71BA"/>
    <w:rsid w:val="00BC72FF"/>
    <w:rsid w:val="00BC7B85"/>
    <w:rsid w:val="00BC7BCC"/>
    <w:rsid w:val="00BC7F56"/>
    <w:rsid w:val="00BD01CF"/>
    <w:rsid w:val="00BD01E8"/>
    <w:rsid w:val="00BD01F8"/>
    <w:rsid w:val="00BD0CD8"/>
    <w:rsid w:val="00BD125E"/>
    <w:rsid w:val="00BD197B"/>
    <w:rsid w:val="00BD21E3"/>
    <w:rsid w:val="00BD27CF"/>
    <w:rsid w:val="00BD2F9B"/>
    <w:rsid w:val="00BD3139"/>
    <w:rsid w:val="00BD32C5"/>
    <w:rsid w:val="00BD36C7"/>
    <w:rsid w:val="00BD3738"/>
    <w:rsid w:val="00BD385A"/>
    <w:rsid w:val="00BD3CE3"/>
    <w:rsid w:val="00BD4045"/>
    <w:rsid w:val="00BD477B"/>
    <w:rsid w:val="00BD478B"/>
    <w:rsid w:val="00BD4AB8"/>
    <w:rsid w:val="00BD4D1D"/>
    <w:rsid w:val="00BD4E99"/>
    <w:rsid w:val="00BD529D"/>
    <w:rsid w:val="00BD5B1C"/>
    <w:rsid w:val="00BD5D09"/>
    <w:rsid w:val="00BD6812"/>
    <w:rsid w:val="00BD6B0C"/>
    <w:rsid w:val="00BD6D3B"/>
    <w:rsid w:val="00BD7087"/>
    <w:rsid w:val="00BD7DF8"/>
    <w:rsid w:val="00BE0062"/>
    <w:rsid w:val="00BE01AC"/>
    <w:rsid w:val="00BE02C4"/>
    <w:rsid w:val="00BE07ED"/>
    <w:rsid w:val="00BE0B82"/>
    <w:rsid w:val="00BE0BE4"/>
    <w:rsid w:val="00BE11C1"/>
    <w:rsid w:val="00BE12B0"/>
    <w:rsid w:val="00BE188A"/>
    <w:rsid w:val="00BE196C"/>
    <w:rsid w:val="00BE1991"/>
    <w:rsid w:val="00BE25DB"/>
    <w:rsid w:val="00BE269F"/>
    <w:rsid w:val="00BE313E"/>
    <w:rsid w:val="00BE3140"/>
    <w:rsid w:val="00BE317D"/>
    <w:rsid w:val="00BE34FB"/>
    <w:rsid w:val="00BE387E"/>
    <w:rsid w:val="00BE40BA"/>
    <w:rsid w:val="00BE41A9"/>
    <w:rsid w:val="00BE425A"/>
    <w:rsid w:val="00BE4739"/>
    <w:rsid w:val="00BE4C28"/>
    <w:rsid w:val="00BE54BE"/>
    <w:rsid w:val="00BE5C13"/>
    <w:rsid w:val="00BE5FAE"/>
    <w:rsid w:val="00BE69EA"/>
    <w:rsid w:val="00BE6B61"/>
    <w:rsid w:val="00BE6D6E"/>
    <w:rsid w:val="00BE7807"/>
    <w:rsid w:val="00BE7AE9"/>
    <w:rsid w:val="00BE7DD1"/>
    <w:rsid w:val="00BE7F00"/>
    <w:rsid w:val="00BE7FFB"/>
    <w:rsid w:val="00BF0468"/>
    <w:rsid w:val="00BF04B2"/>
    <w:rsid w:val="00BF0692"/>
    <w:rsid w:val="00BF0E9C"/>
    <w:rsid w:val="00BF0ED7"/>
    <w:rsid w:val="00BF1884"/>
    <w:rsid w:val="00BF189C"/>
    <w:rsid w:val="00BF1FEC"/>
    <w:rsid w:val="00BF206C"/>
    <w:rsid w:val="00BF2233"/>
    <w:rsid w:val="00BF27A0"/>
    <w:rsid w:val="00BF2AE2"/>
    <w:rsid w:val="00BF2C51"/>
    <w:rsid w:val="00BF2E43"/>
    <w:rsid w:val="00BF2ED6"/>
    <w:rsid w:val="00BF320C"/>
    <w:rsid w:val="00BF3DED"/>
    <w:rsid w:val="00BF43B6"/>
    <w:rsid w:val="00BF46F5"/>
    <w:rsid w:val="00BF4785"/>
    <w:rsid w:val="00BF4865"/>
    <w:rsid w:val="00BF4927"/>
    <w:rsid w:val="00BF4CDA"/>
    <w:rsid w:val="00BF4D6F"/>
    <w:rsid w:val="00BF6CA8"/>
    <w:rsid w:val="00BF71D3"/>
    <w:rsid w:val="00BF71D5"/>
    <w:rsid w:val="00BF7282"/>
    <w:rsid w:val="00BF7D1F"/>
    <w:rsid w:val="00C00970"/>
    <w:rsid w:val="00C00D1D"/>
    <w:rsid w:val="00C0193C"/>
    <w:rsid w:val="00C01CA6"/>
    <w:rsid w:val="00C0240F"/>
    <w:rsid w:val="00C02A95"/>
    <w:rsid w:val="00C02F26"/>
    <w:rsid w:val="00C0333E"/>
    <w:rsid w:val="00C03385"/>
    <w:rsid w:val="00C0371D"/>
    <w:rsid w:val="00C03F52"/>
    <w:rsid w:val="00C0403B"/>
    <w:rsid w:val="00C0415A"/>
    <w:rsid w:val="00C04347"/>
    <w:rsid w:val="00C04622"/>
    <w:rsid w:val="00C0468B"/>
    <w:rsid w:val="00C04A6E"/>
    <w:rsid w:val="00C04F2D"/>
    <w:rsid w:val="00C053FF"/>
    <w:rsid w:val="00C055F8"/>
    <w:rsid w:val="00C05B83"/>
    <w:rsid w:val="00C05BC7"/>
    <w:rsid w:val="00C05C37"/>
    <w:rsid w:val="00C05CED"/>
    <w:rsid w:val="00C0625A"/>
    <w:rsid w:val="00C06BE8"/>
    <w:rsid w:val="00C06D1B"/>
    <w:rsid w:val="00C06FBC"/>
    <w:rsid w:val="00C071F4"/>
    <w:rsid w:val="00C0728B"/>
    <w:rsid w:val="00C0752E"/>
    <w:rsid w:val="00C076FD"/>
    <w:rsid w:val="00C10029"/>
    <w:rsid w:val="00C1024E"/>
    <w:rsid w:val="00C10627"/>
    <w:rsid w:val="00C10F7D"/>
    <w:rsid w:val="00C11006"/>
    <w:rsid w:val="00C11351"/>
    <w:rsid w:val="00C11381"/>
    <w:rsid w:val="00C116DE"/>
    <w:rsid w:val="00C117C6"/>
    <w:rsid w:val="00C11AAE"/>
    <w:rsid w:val="00C1236C"/>
    <w:rsid w:val="00C123D6"/>
    <w:rsid w:val="00C12E24"/>
    <w:rsid w:val="00C12F08"/>
    <w:rsid w:val="00C13104"/>
    <w:rsid w:val="00C1347B"/>
    <w:rsid w:val="00C13513"/>
    <w:rsid w:val="00C13736"/>
    <w:rsid w:val="00C139AF"/>
    <w:rsid w:val="00C147DC"/>
    <w:rsid w:val="00C14993"/>
    <w:rsid w:val="00C14AB9"/>
    <w:rsid w:val="00C14EC9"/>
    <w:rsid w:val="00C151A1"/>
    <w:rsid w:val="00C1537D"/>
    <w:rsid w:val="00C1648E"/>
    <w:rsid w:val="00C167D9"/>
    <w:rsid w:val="00C16C9B"/>
    <w:rsid w:val="00C170D8"/>
    <w:rsid w:val="00C176FD"/>
    <w:rsid w:val="00C17860"/>
    <w:rsid w:val="00C201DC"/>
    <w:rsid w:val="00C20376"/>
    <w:rsid w:val="00C20671"/>
    <w:rsid w:val="00C214C2"/>
    <w:rsid w:val="00C221E2"/>
    <w:rsid w:val="00C2271E"/>
    <w:rsid w:val="00C228F9"/>
    <w:rsid w:val="00C2302A"/>
    <w:rsid w:val="00C23200"/>
    <w:rsid w:val="00C23233"/>
    <w:rsid w:val="00C2371A"/>
    <w:rsid w:val="00C2371C"/>
    <w:rsid w:val="00C23777"/>
    <w:rsid w:val="00C238FE"/>
    <w:rsid w:val="00C23DB2"/>
    <w:rsid w:val="00C24056"/>
    <w:rsid w:val="00C24152"/>
    <w:rsid w:val="00C24468"/>
    <w:rsid w:val="00C2462B"/>
    <w:rsid w:val="00C24685"/>
    <w:rsid w:val="00C252D0"/>
    <w:rsid w:val="00C25CDC"/>
    <w:rsid w:val="00C25F1D"/>
    <w:rsid w:val="00C26662"/>
    <w:rsid w:val="00C266D5"/>
    <w:rsid w:val="00C266F3"/>
    <w:rsid w:val="00C2685D"/>
    <w:rsid w:val="00C26887"/>
    <w:rsid w:val="00C26A3B"/>
    <w:rsid w:val="00C26CA3"/>
    <w:rsid w:val="00C26D7B"/>
    <w:rsid w:val="00C27112"/>
    <w:rsid w:val="00C27364"/>
    <w:rsid w:val="00C27664"/>
    <w:rsid w:val="00C278A8"/>
    <w:rsid w:val="00C27C7E"/>
    <w:rsid w:val="00C27D27"/>
    <w:rsid w:val="00C3039F"/>
    <w:rsid w:val="00C3113B"/>
    <w:rsid w:val="00C314DE"/>
    <w:rsid w:val="00C330D5"/>
    <w:rsid w:val="00C332DE"/>
    <w:rsid w:val="00C335BD"/>
    <w:rsid w:val="00C33764"/>
    <w:rsid w:val="00C3387C"/>
    <w:rsid w:val="00C3393C"/>
    <w:rsid w:val="00C339AC"/>
    <w:rsid w:val="00C34152"/>
    <w:rsid w:val="00C344A6"/>
    <w:rsid w:val="00C3510C"/>
    <w:rsid w:val="00C352AD"/>
    <w:rsid w:val="00C354A9"/>
    <w:rsid w:val="00C35771"/>
    <w:rsid w:val="00C35E3B"/>
    <w:rsid w:val="00C35E4A"/>
    <w:rsid w:val="00C37018"/>
    <w:rsid w:val="00C370A4"/>
    <w:rsid w:val="00C3770B"/>
    <w:rsid w:val="00C37DF3"/>
    <w:rsid w:val="00C37EA8"/>
    <w:rsid w:val="00C40339"/>
    <w:rsid w:val="00C406E1"/>
    <w:rsid w:val="00C40877"/>
    <w:rsid w:val="00C40C63"/>
    <w:rsid w:val="00C40C8B"/>
    <w:rsid w:val="00C418F3"/>
    <w:rsid w:val="00C41EB1"/>
    <w:rsid w:val="00C41FB0"/>
    <w:rsid w:val="00C41FB8"/>
    <w:rsid w:val="00C421AD"/>
    <w:rsid w:val="00C42301"/>
    <w:rsid w:val="00C4249D"/>
    <w:rsid w:val="00C4285D"/>
    <w:rsid w:val="00C42F86"/>
    <w:rsid w:val="00C437C4"/>
    <w:rsid w:val="00C437EF"/>
    <w:rsid w:val="00C43C8F"/>
    <w:rsid w:val="00C43C99"/>
    <w:rsid w:val="00C440A3"/>
    <w:rsid w:val="00C44234"/>
    <w:rsid w:val="00C44930"/>
    <w:rsid w:val="00C44952"/>
    <w:rsid w:val="00C44E4C"/>
    <w:rsid w:val="00C4576F"/>
    <w:rsid w:val="00C45847"/>
    <w:rsid w:val="00C4623A"/>
    <w:rsid w:val="00C4640A"/>
    <w:rsid w:val="00C464C6"/>
    <w:rsid w:val="00C466CE"/>
    <w:rsid w:val="00C46E72"/>
    <w:rsid w:val="00C47118"/>
    <w:rsid w:val="00C474F7"/>
    <w:rsid w:val="00C4760D"/>
    <w:rsid w:val="00C4786D"/>
    <w:rsid w:val="00C478E3"/>
    <w:rsid w:val="00C500F5"/>
    <w:rsid w:val="00C504BE"/>
    <w:rsid w:val="00C504CD"/>
    <w:rsid w:val="00C5055F"/>
    <w:rsid w:val="00C50AC6"/>
    <w:rsid w:val="00C50BBD"/>
    <w:rsid w:val="00C51B2A"/>
    <w:rsid w:val="00C51B2C"/>
    <w:rsid w:val="00C51C5A"/>
    <w:rsid w:val="00C5209B"/>
    <w:rsid w:val="00C52255"/>
    <w:rsid w:val="00C526AC"/>
    <w:rsid w:val="00C52C44"/>
    <w:rsid w:val="00C52EB7"/>
    <w:rsid w:val="00C530DC"/>
    <w:rsid w:val="00C53A25"/>
    <w:rsid w:val="00C54118"/>
    <w:rsid w:val="00C54196"/>
    <w:rsid w:val="00C54B2D"/>
    <w:rsid w:val="00C54FE4"/>
    <w:rsid w:val="00C552F3"/>
    <w:rsid w:val="00C553AB"/>
    <w:rsid w:val="00C55567"/>
    <w:rsid w:val="00C5599E"/>
    <w:rsid w:val="00C55DEB"/>
    <w:rsid w:val="00C55EB3"/>
    <w:rsid w:val="00C55F5F"/>
    <w:rsid w:val="00C56B19"/>
    <w:rsid w:val="00C56D92"/>
    <w:rsid w:val="00C56ED2"/>
    <w:rsid w:val="00C57248"/>
    <w:rsid w:val="00C573D0"/>
    <w:rsid w:val="00C57564"/>
    <w:rsid w:val="00C579EE"/>
    <w:rsid w:val="00C57F63"/>
    <w:rsid w:val="00C57FCF"/>
    <w:rsid w:val="00C61767"/>
    <w:rsid w:val="00C62224"/>
    <w:rsid w:val="00C62550"/>
    <w:rsid w:val="00C6282C"/>
    <w:rsid w:val="00C628C4"/>
    <w:rsid w:val="00C632B3"/>
    <w:rsid w:val="00C638FA"/>
    <w:rsid w:val="00C63913"/>
    <w:rsid w:val="00C63BD7"/>
    <w:rsid w:val="00C63DF5"/>
    <w:rsid w:val="00C64358"/>
    <w:rsid w:val="00C64945"/>
    <w:rsid w:val="00C65050"/>
    <w:rsid w:val="00C65762"/>
    <w:rsid w:val="00C65886"/>
    <w:rsid w:val="00C659D5"/>
    <w:rsid w:val="00C65C7F"/>
    <w:rsid w:val="00C662C5"/>
    <w:rsid w:val="00C664E8"/>
    <w:rsid w:val="00C66AAF"/>
    <w:rsid w:val="00C66DC7"/>
    <w:rsid w:val="00C6718E"/>
    <w:rsid w:val="00C67212"/>
    <w:rsid w:val="00C673A4"/>
    <w:rsid w:val="00C677B6"/>
    <w:rsid w:val="00C677C6"/>
    <w:rsid w:val="00C67F83"/>
    <w:rsid w:val="00C708EF"/>
    <w:rsid w:val="00C70DC1"/>
    <w:rsid w:val="00C70FC8"/>
    <w:rsid w:val="00C7107E"/>
    <w:rsid w:val="00C71242"/>
    <w:rsid w:val="00C71742"/>
    <w:rsid w:val="00C717A9"/>
    <w:rsid w:val="00C71E53"/>
    <w:rsid w:val="00C721DF"/>
    <w:rsid w:val="00C723F3"/>
    <w:rsid w:val="00C72B20"/>
    <w:rsid w:val="00C72B38"/>
    <w:rsid w:val="00C73486"/>
    <w:rsid w:val="00C736A8"/>
    <w:rsid w:val="00C73833"/>
    <w:rsid w:val="00C73D9A"/>
    <w:rsid w:val="00C73E4F"/>
    <w:rsid w:val="00C74194"/>
    <w:rsid w:val="00C7433B"/>
    <w:rsid w:val="00C745DA"/>
    <w:rsid w:val="00C74BD8"/>
    <w:rsid w:val="00C74CBA"/>
    <w:rsid w:val="00C74CEA"/>
    <w:rsid w:val="00C75312"/>
    <w:rsid w:val="00C75520"/>
    <w:rsid w:val="00C7573C"/>
    <w:rsid w:val="00C759C3"/>
    <w:rsid w:val="00C76173"/>
    <w:rsid w:val="00C76F37"/>
    <w:rsid w:val="00C77329"/>
    <w:rsid w:val="00C777F9"/>
    <w:rsid w:val="00C77B9D"/>
    <w:rsid w:val="00C77EE2"/>
    <w:rsid w:val="00C80581"/>
    <w:rsid w:val="00C80EB5"/>
    <w:rsid w:val="00C811E3"/>
    <w:rsid w:val="00C81296"/>
    <w:rsid w:val="00C81A86"/>
    <w:rsid w:val="00C81E29"/>
    <w:rsid w:val="00C82357"/>
    <w:rsid w:val="00C82918"/>
    <w:rsid w:val="00C82E0B"/>
    <w:rsid w:val="00C83160"/>
    <w:rsid w:val="00C83323"/>
    <w:rsid w:val="00C8374A"/>
    <w:rsid w:val="00C83A90"/>
    <w:rsid w:val="00C842BC"/>
    <w:rsid w:val="00C843D0"/>
    <w:rsid w:val="00C84CA4"/>
    <w:rsid w:val="00C85267"/>
    <w:rsid w:val="00C8577A"/>
    <w:rsid w:val="00C858FE"/>
    <w:rsid w:val="00C85948"/>
    <w:rsid w:val="00C85C46"/>
    <w:rsid w:val="00C85F09"/>
    <w:rsid w:val="00C85F31"/>
    <w:rsid w:val="00C86664"/>
    <w:rsid w:val="00C86AE6"/>
    <w:rsid w:val="00C86EC8"/>
    <w:rsid w:val="00C8754E"/>
    <w:rsid w:val="00C8793A"/>
    <w:rsid w:val="00C901C2"/>
    <w:rsid w:val="00C90368"/>
    <w:rsid w:val="00C9083F"/>
    <w:rsid w:val="00C908CF"/>
    <w:rsid w:val="00C90DB7"/>
    <w:rsid w:val="00C916FC"/>
    <w:rsid w:val="00C91A9C"/>
    <w:rsid w:val="00C91E47"/>
    <w:rsid w:val="00C9212B"/>
    <w:rsid w:val="00C929E5"/>
    <w:rsid w:val="00C92C74"/>
    <w:rsid w:val="00C930D2"/>
    <w:rsid w:val="00C93245"/>
    <w:rsid w:val="00C93571"/>
    <w:rsid w:val="00C9360B"/>
    <w:rsid w:val="00C93615"/>
    <w:rsid w:val="00C9431D"/>
    <w:rsid w:val="00C944C9"/>
    <w:rsid w:val="00C94766"/>
    <w:rsid w:val="00C949B6"/>
    <w:rsid w:val="00C949F4"/>
    <w:rsid w:val="00C94D28"/>
    <w:rsid w:val="00C94E0B"/>
    <w:rsid w:val="00C9520E"/>
    <w:rsid w:val="00C953AB"/>
    <w:rsid w:val="00C95CEB"/>
    <w:rsid w:val="00C9668A"/>
    <w:rsid w:val="00C968CA"/>
    <w:rsid w:val="00C9697F"/>
    <w:rsid w:val="00C96F82"/>
    <w:rsid w:val="00C97207"/>
    <w:rsid w:val="00C976A2"/>
    <w:rsid w:val="00C979DA"/>
    <w:rsid w:val="00C97BB0"/>
    <w:rsid w:val="00C97CAB"/>
    <w:rsid w:val="00C97D3E"/>
    <w:rsid w:val="00CA01F5"/>
    <w:rsid w:val="00CA0969"/>
    <w:rsid w:val="00CA0FF6"/>
    <w:rsid w:val="00CA1BF6"/>
    <w:rsid w:val="00CA22B8"/>
    <w:rsid w:val="00CA2633"/>
    <w:rsid w:val="00CA292D"/>
    <w:rsid w:val="00CA30D9"/>
    <w:rsid w:val="00CA349F"/>
    <w:rsid w:val="00CA3A34"/>
    <w:rsid w:val="00CA3A9E"/>
    <w:rsid w:val="00CA3AF9"/>
    <w:rsid w:val="00CA40D9"/>
    <w:rsid w:val="00CA4193"/>
    <w:rsid w:val="00CA4362"/>
    <w:rsid w:val="00CA4884"/>
    <w:rsid w:val="00CA4E4A"/>
    <w:rsid w:val="00CA516E"/>
    <w:rsid w:val="00CA55C3"/>
    <w:rsid w:val="00CA5E44"/>
    <w:rsid w:val="00CA6064"/>
    <w:rsid w:val="00CA60A6"/>
    <w:rsid w:val="00CA63AD"/>
    <w:rsid w:val="00CA68E5"/>
    <w:rsid w:val="00CA6A1B"/>
    <w:rsid w:val="00CA6A2F"/>
    <w:rsid w:val="00CA6ADA"/>
    <w:rsid w:val="00CA6ED3"/>
    <w:rsid w:val="00CA6F18"/>
    <w:rsid w:val="00CA7098"/>
    <w:rsid w:val="00CA7273"/>
    <w:rsid w:val="00CA76AD"/>
    <w:rsid w:val="00CA7955"/>
    <w:rsid w:val="00CA7E60"/>
    <w:rsid w:val="00CA7F1B"/>
    <w:rsid w:val="00CB0461"/>
    <w:rsid w:val="00CB0870"/>
    <w:rsid w:val="00CB0C93"/>
    <w:rsid w:val="00CB0E63"/>
    <w:rsid w:val="00CB1087"/>
    <w:rsid w:val="00CB12CA"/>
    <w:rsid w:val="00CB14DE"/>
    <w:rsid w:val="00CB157A"/>
    <w:rsid w:val="00CB213C"/>
    <w:rsid w:val="00CB2800"/>
    <w:rsid w:val="00CB2B04"/>
    <w:rsid w:val="00CB352D"/>
    <w:rsid w:val="00CB38D7"/>
    <w:rsid w:val="00CB3C57"/>
    <w:rsid w:val="00CB3E24"/>
    <w:rsid w:val="00CB3FDB"/>
    <w:rsid w:val="00CB477E"/>
    <w:rsid w:val="00CB47D5"/>
    <w:rsid w:val="00CB51E3"/>
    <w:rsid w:val="00CB5F4F"/>
    <w:rsid w:val="00CB67BE"/>
    <w:rsid w:val="00CB6805"/>
    <w:rsid w:val="00CB6B6C"/>
    <w:rsid w:val="00CB6DD4"/>
    <w:rsid w:val="00CB7E29"/>
    <w:rsid w:val="00CB7F52"/>
    <w:rsid w:val="00CC0180"/>
    <w:rsid w:val="00CC0524"/>
    <w:rsid w:val="00CC0570"/>
    <w:rsid w:val="00CC07F6"/>
    <w:rsid w:val="00CC0C35"/>
    <w:rsid w:val="00CC0D6B"/>
    <w:rsid w:val="00CC1679"/>
    <w:rsid w:val="00CC16EC"/>
    <w:rsid w:val="00CC1841"/>
    <w:rsid w:val="00CC1BB1"/>
    <w:rsid w:val="00CC1C12"/>
    <w:rsid w:val="00CC1C17"/>
    <w:rsid w:val="00CC234A"/>
    <w:rsid w:val="00CC2401"/>
    <w:rsid w:val="00CC2406"/>
    <w:rsid w:val="00CC2931"/>
    <w:rsid w:val="00CC2A34"/>
    <w:rsid w:val="00CC2B69"/>
    <w:rsid w:val="00CC2B9C"/>
    <w:rsid w:val="00CC341E"/>
    <w:rsid w:val="00CC35F1"/>
    <w:rsid w:val="00CC37B6"/>
    <w:rsid w:val="00CC3834"/>
    <w:rsid w:val="00CC3CAD"/>
    <w:rsid w:val="00CC3D5A"/>
    <w:rsid w:val="00CC4396"/>
    <w:rsid w:val="00CC45E7"/>
    <w:rsid w:val="00CC4E1C"/>
    <w:rsid w:val="00CC5034"/>
    <w:rsid w:val="00CC50F5"/>
    <w:rsid w:val="00CC52AE"/>
    <w:rsid w:val="00CC58B6"/>
    <w:rsid w:val="00CC599D"/>
    <w:rsid w:val="00CC5E4A"/>
    <w:rsid w:val="00CC641A"/>
    <w:rsid w:val="00CC64FF"/>
    <w:rsid w:val="00CC6AF0"/>
    <w:rsid w:val="00CC6C0C"/>
    <w:rsid w:val="00CC6D44"/>
    <w:rsid w:val="00CC6EF5"/>
    <w:rsid w:val="00CC70DA"/>
    <w:rsid w:val="00CC71FD"/>
    <w:rsid w:val="00CC74A6"/>
    <w:rsid w:val="00CC767A"/>
    <w:rsid w:val="00CC79F3"/>
    <w:rsid w:val="00CD0505"/>
    <w:rsid w:val="00CD0A42"/>
    <w:rsid w:val="00CD0BD1"/>
    <w:rsid w:val="00CD1027"/>
    <w:rsid w:val="00CD1066"/>
    <w:rsid w:val="00CD16BA"/>
    <w:rsid w:val="00CD1B40"/>
    <w:rsid w:val="00CD1B55"/>
    <w:rsid w:val="00CD1C52"/>
    <w:rsid w:val="00CD2019"/>
    <w:rsid w:val="00CD2B4B"/>
    <w:rsid w:val="00CD2B96"/>
    <w:rsid w:val="00CD2D34"/>
    <w:rsid w:val="00CD3246"/>
    <w:rsid w:val="00CD34AE"/>
    <w:rsid w:val="00CD37FC"/>
    <w:rsid w:val="00CD390D"/>
    <w:rsid w:val="00CD3C13"/>
    <w:rsid w:val="00CD3C77"/>
    <w:rsid w:val="00CD3C85"/>
    <w:rsid w:val="00CD416A"/>
    <w:rsid w:val="00CD42C3"/>
    <w:rsid w:val="00CD4CAC"/>
    <w:rsid w:val="00CD4DDC"/>
    <w:rsid w:val="00CD4E78"/>
    <w:rsid w:val="00CD4E7F"/>
    <w:rsid w:val="00CD4F05"/>
    <w:rsid w:val="00CD52BD"/>
    <w:rsid w:val="00CD52EC"/>
    <w:rsid w:val="00CD57AC"/>
    <w:rsid w:val="00CD5AAC"/>
    <w:rsid w:val="00CD613F"/>
    <w:rsid w:val="00CD634F"/>
    <w:rsid w:val="00CD6506"/>
    <w:rsid w:val="00CD65C8"/>
    <w:rsid w:val="00CD67FF"/>
    <w:rsid w:val="00CD6D58"/>
    <w:rsid w:val="00CD6E11"/>
    <w:rsid w:val="00CE085A"/>
    <w:rsid w:val="00CE0971"/>
    <w:rsid w:val="00CE0E5D"/>
    <w:rsid w:val="00CE0E61"/>
    <w:rsid w:val="00CE13E7"/>
    <w:rsid w:val="00CE1971"/>
    <w:rsid w:val="00CE1CAD"/>
    <w:rsid w:val="00CE1FED"/>
    <w:rsid w:val="00CE214F"/>
    <w:rsid w:val="00CE220C"/>
    <w:rsid w:val="00CE234E"/>
    <w:rsid w:val="00CE2856"/>
    <w:rsid w:val="00CE2CBE"/>
    <w:rsid w:val="00CE2DCF"/>
    <w:rsid w:val="00CE2DE0"/>
    <w:rsid w:val="00CE301A"/>
    <w:rsid w:val="00CE3249"/>
    <w:rsid w:val="00CE355A"/>
    <w:rsid w:val="00CE389F"/>
    <w:rsid w:val="00CE3905"/>
    <w:rsid w:val="00CE47F4"/>
    <w:rsid w:val="00CE4A91"/>
    <w:rsid w:val="00CE4DDF"/>
    <w:rsid w:val="00CE504F"/>
    <w:rsid w:val="00CE512D"/>
    <w:rsid w:val="00CE5A6A"/>
    <w:rsid w:val="00CE5F30"/>
    <w:rsid w:val="00CE5FFC"/>
    <w:rsid w:val="00CE618D"/>
    <w:rsid w:val="00CE629E"/>
    <w:rsid w:val="00CE648D"/>
    <w:rsid w:val="00CE68FE"/>
    <w:rsid w:val="00CE7266"/>
    <w:rsid w:val="00CE7457"/>
    <w:rsid w:val="00CE77D2"/>
    <w:rsid w:val="00CE7E86"/>
    <w:rsid w:val="00CE7F30"/>
    <w:rsid w:val="00CF1288"/>
    <w:rsid w:val="00CF1B78"/>
    <w:rsid w:val="00CF1F2F"/>
    <w:rsid w:val="00CF24F6"/>
    <w:rsid w:val="00CF257C"/>
    <w:rsid w:val="00CF2D4E"/>
    <w:rsid w:val="00CF34B9"/>
    <w:rsid w:val="00CF3A61"/>
    <w:rsid w:val="00CF3F3E"/>
    <w:rsid w:val="00CF443E"/>
    <w:rsid w:val="00CF4725"/>
    <w:rsid w:val="00CF4E49"/>
    <w:rsid w:val="00CF4FD8"/>
    <w:rsid w:val="00CF50F2"/>
    <w:rsid w:val="00CF5108"/>
    <w:rsid w:val="00CF57A1"/>
    <w:rsid w:val="00CF5EB9"/>
    <w:rsid w:val="00CF5F59"/>
    <w:rsid w:val="00CF6C62"/>
    <w:rsid w:val="00CF6D71"/>
    <w:rsid w:val="00CF6EF7"/>
    <w:rsid w:val="00CF6F2E"/>
    <w:rsid w:val="00CF7066"/>
    <w:rsid w:val="00CF716E"/>
    <w:rsid w:val="00CF71A6"/>
    <w:rsid w:val="00CF71D0"/>
    <w:rsid w:val="00CF73D8"/>
    <w:rsid w:val="00CF74BD"/>
    <w:rsid w:val="00CF7AB5"/>
    <w:rsid w:val="00D000B0"/>
    <w:rsid w:val="00D0047C"/>
    <w:rsid w:val="00D011F3"/>
    <w:rsid w:val="00D0126E"/>
    <w:rsid w:val="00D01370"/>
    <w:rsid w:val="00D01423"/>
    <w:rsid w:val="00D0152A"/>
    <w:rsid w:val="00D01759"/>
    <w:rsid w:val="00D0175B"/>
    <w:rsid w:val="00D019B0"/>
    <w:rsid w:val="00D01EED"/>
    <w:rsid w:val="00D02149"/>
    <w:rsid w:val="00D02870"/>
    <w:rsid w:val="00D02F04"/>
    <w:rsid w:val="00D03022"/>
    <w:rsid w:val="00D0304E"/>
    <w:rsid w:val="00D03256"/>
    <w:rsid w:val="00D038C6"/>
    <w:rsid w:val="00D03DB8"/>
    <w:rsid w:val="00D03DF2"/>
    <w:rsid w:val="00D0424D"/>
    <w:rsid w:val="00D043E3"/>
    <w:rsid w:val="00D048F4"/>
    <w:rsid w:val="00D05258"/>
    <w:rsid w:val="00D0526E"/>
    <w:rsid w:val="00D052A1"/>
    <w:rsid w:val="00D05B58"/>
    <w:rsid w:val="00D05C4F"/>
    <w:rsid w:val="00D05D47"/>
    <w:rsid w:val="00D06506"/>
    <w:rsid w:val="00D069D7"/>
    <w:rsid w:val="00D06E3A"/>
    <w:rsid w:val="00D0731C"/>
    <w:rsid w:val="00D07563"/>
    <w:rsid w:val="00D0786E"/>
    <w:rsid w:val="00D078B0"/>
    <w:rsid w:val="00D07BE5"/>
    <w:rsid w:val="00D10AC2"/>
    <w:rsid w:val="00D11334"/>
    <w:rsid w:val="00D1168D"/>
    <w:rsid w:val="00D1175A"/>
    <w:rsid w:val="00D11E06"/>
    <w:rsid w:val="00D11EE4"/>
    <w:rsid w:val="00D12195"/>
    <w:rsid w:val="00D122B2"/>
    <w:rsid w:val="00D1254E"/>
    <w:rsid w:val="00D125B5"/>
    <w:rsid w:val="00D12B98"/>
    <w:rsid w:val="00D12CD7"/>
    <w:rsid w:val="00D13959"/>
    <w:rsid w:val="00D13FBD"/>
    <w:rsid w:val="00D14204"/>
    <w:rsid w:val="00D1420C"/>
    <w:rsid w:val="00D144FD"/>
    <w:rsid w:val="00D1466D"/>
    <w:rsid w:val="00D15032"/>
    <w:rsid w:val="00D15115"/>
    <w:rsid w:val="00D1526B"/>
    <w:rsid w:val="00D157C8"/>
    <w:rsid w:val="00D15A91"/>
    <w:rsid w:val="00D15DA7"/>
    <w:rsid w:val="00D15DBC"/>
    <w:rsid w:val="00D15FAC"/>
    <w:rsid w:val="00D165C4"/>
    <w:rsid w:val="00D16694"/>
    <w:rsid w:val="00D16DF3"/>
    <w:rsid w:val="00D20048"/>
    <w:rsid w:val="00D2023A"/>
    <w:rsid w:val="00D202CA"/>
    <w:rsid w:val="00D206A7"/>
    <w:rsid w:val="00D207CE"/>
    <w:rsid w:val="00D208FD"/>
    <w:rsid w:val="00D20A0E"/>
    <w:rsid w:val="00D20BA8"/>
    <w:rsid w:val="00D20C66"/>
    <w:rsid w:val="00D20E12"/>
    <w:rsid w:val="00D21000"/>
    <w:rsid w:val="00D2136C"/>
    <w:rsid w:val="00D21936"/>
    <w:rsid w:val="00D21D1D"/>
    <w:rsid w:val="00D22011"/>
    <w:rsid w:val="00D22C00"/>
    <w:rsid w:val="00D22C36"/>
    <w:rsid w:val="00D23690"/>
    <w:rsid w:val="00D236E6"/>
    <w:rsid w:val="00D2374D"/>
    <w:rsid w:val="00D23B9D"/>
    <w:rsid w:val="00D23FB0"/>
    <w:rsid w:val="00D2400F"/>
    <w:rsid w:val="00D240BF"/>
    <w:rsid w:val="00D241E6"/>
    <w:rsid w:val="00D24387"/>
    <w:rsid w:val="00D24DEC"/>
    <w:rsid w:val="00D24E89"/>
    <w:rsid w:val="00D250A0"/>
    <w:rsid w:val="00D2523F"/>
    <w:rsid w:val="00D2552F"/>
    <w:rsid w:val="00D25608"/>
    <w:rsid w:val="00D25641"/>
    <w:rsid w:val="00D2572F"/>
    <w:rsid w:val="00D26F93"/>
    <w:rsid w:val="00D27AB2"/>
    <w:rsid w:val="00D27D6B"/>
    <w:rsid w:val="00D27E7A"/>
    <w:rsid w:val="00D301D8"/>
    <w:rsid w:val="00D30784"/>
    <w:rsid w:val="00D30FBD"/>
    <w:rsid w:val="00D3136E"/>
    <w:rsid w:val="00D3178F"/>
    <w:rsid w:val="00D31AC6"/>
    <w:rsid w:val="00D31C2E"/>
    <w:rsid w:val="00D31FE4"/>
    <w:rsid w:val="00D32E77"/>
    <w:rsid w:val="00D339D1"/>
    <w:rsid w:val="00D33CD4"/>
    <w:rsid w:val="00D33EA0"/>
    <w:rsid w:val="00D343DB"/>
    <w:rsid w:val="00D353B3"/>
    <w:rsid w:val="00D3554E"/>
    <w:rsid w:val="00D3599C"/>
    <w:rsid w:val="00D36B9D"/>
    <w:rsid w:val="00D36DB8"/>
    <w:rsid w:val="00D370E7"/>
    <w:rsid w:val="00D37896"/>
    <w:rsid w:val="00D378B6"/>
    <w:rsid w:val="00D37A1C"/>
    <w:rsid w:val="00D37EC6"/>
    <w:rsid w:val="00D407FB"/>
    <w:rsid w:val="00D4096D"/>
    <w:rsid w:val="00D40F72"/>
    <w:rsid w:val="00D41733"/>
    <w:rsid w:val="00D41BAA"/>
    <w:rsid w:val="00D41FF1"/>
    <w:rsid w:val="00D42004"/>
    <w:rsid w:val="00D4269B"/>
    <w:rsid w:val="00D42B53"/>
    <w:rsid w:val="00D42F7F"/>
    <w:rsid w:val="00D42FAF"/>
    <w:rsid w:val="00D4307B"/>
    <w:rsid w:val="00D4334A"/>
    <w:rsid w:val="00D4337A"/>
    <w:rsid w:val="00D43871"/>
    <w:rsid w:val="00D4413D"/>
    <w:rsid w:val="00D444B8"/>
    <w:rsid w:val="00D44996"/>
    <w:rsid w:val="00D449F7"/>
    <w:rsid w:val="00D44B74"/>
    <w:rsid w:val="00D450FB"/>
    <w:rsid w:val="00D455FD"/>
    <w:rsid w:val="00D45789"/>
    <w:rsid w:val="00D4580B"/>
    <w:rsid w:val="00D4590F"/>
    <w:rsid w:val="00D45AD4"/>
    <w:rsid w:val="00D45D2D"/>
    <w:rsid w:val="00D45EA6"/>
    <w:rsid w:val="00D4603B"/>
    <w:rsid w:val="00D46077"/>
    <w:rsid w:val="00D4607C"/>
    <w:rsid w:val="00D46406"/>
    <w:rsid w:val="00D4669B"/>
    <w:rsid w:val="00D46B01"/>
    <w:rsid w:val="00D46F61"/>
    <w:rsid w:val="00D4725E"/>
    <w:rsid w:val="00D4769B"/>
    <w:rsid w:val="00D47742"/>
    <w:rsid w:val="00D4783A"/>
    <w:rsid w:val="00D5054E"/>
    <w:rsid w:val="00D5092E"/>
    <w:rsid w:val="00D509C2"/>
    <w:rsid w:val="00D50D08"/>
    <w:rsid w:val="00D513C8"/>
    <w:rsid w:val="00D519B3"/>
    <w:rsid w:val="00D51BA0"/>
    <w:rsid w:val="00D51CF4"/>
    <w:rsid w:val="00D51E85"/>
    <w:rsid w:val="00D51F16"/>
    <w:rsid w:val="00D51F68"/>
    <w:rsid w:val="00D52217"/>
    <w:rsid w:val="00D5255D"/>
    <w:rsid w:val="00D5261E"/>
    <w:rsid w:val="00D531D5"/>
    <w:rsid w:val="00D53373"/>
    <w:rsid w:val="00D53659"/>
    <w:rsid w:val="00D536AC"/>
    <w:rsid w:val="00D53912"/>
    <w:rsid w:val="00D53D8A"/>
    <w:rsid w:val="00D542D4"/>
    <w:rsid w:val="00D546E9"/>
    <w:rsid w:val="00D54AAD"/>
    <w:rsid w:val="00D54D7D"/>
    <w:rsid w:val="00D5563C"/>
    <w:rsid w:val="00D55840"/>
    <w:rsid w:val="00D55B1B"/>
    <w:rsid w:val="00D55C58"/>
    <w:rsid w:val="00D55DE5"/>
    <w:rsid w:val="00D55E9E"/>
    <w:rsid w:val="00D5613A"/>
    <w:rsid w:val="00D5667F"/>
    <w:rsid w:val="00D56D21"/>
    <w:rsid w:val="00D56F61"/>
    <w:rsid w:val="00D56FD5"/>
    <w:rsid w:val="00D57F34"/>
    <w:rsid w:val="00D602E1"/>
    <w:rsid w:val="00D607FE"/>
    <w:rsid w:val="00D609C0"/>
    <w:rsid w:val="00D60AD8"/>
    <w:rsid w:val="00D60AEE"/>
    <w:rsid w:val="00D60C63"/>
    <w:rsid w:val="00D615EB"/>
    <w:rsid w:val="00D618FD"/>
    <w:rsid w:val="00D619C4"/>
    <w:rsid w:val="00D61A56"/>
    <w:rsid w:val="00D61FB9"/>
    <w:rsid w:val="00D6239F"/>
    <w:rsid w:val="00D625F2"/>
    <w:rsid w:val="00D63080"/>
    <w:rsid w:val="00D63149"/>
    <w:rsid w:val="00D63183"/>
    <w:rsid w:val="00D63546"/>
    <w:rsid w:val="00D64070"/>
    <w:rsid w:val="00D642F8"/>
    <w:rsid w:val="00D644FE"/>
    <w:rsid w:val="00D6490D"/>
    <w:rsid w:val="00D65AD6"/>
    <w:rsid w:val="00D65FB2"/>
    <w:rsid w:val="00D66350"/>
    <w:rsid w:val="00D66CD8"/>
    <w:rsid w:val="00D66CEF"/>
    <w:rsid w:val="00D66F55"/>
    <w:rsid w:val="00D671BE"/>
    <w:rsid w:val="00D676E2"/>
    <w:rsid w:val="00D6793E"/>
    <w:rsid w:val="00D6797B"/>
    <w:rsid w:val="00D67D28"/>
    <w:rsid w:val="00D67DF3"/>
    <w:rsid w:val="00D700E5"/>
    <w:rsid w:val="00D70192"/>
    <w:rsid w:val="00D70EAF"/>
    <w:rsid w:val="00D71189"/>
    <w:rsid w:val="00D71A26"/>
    <w:rsid w:val="00D72507"/>
    <w:rsid w:val="00D728EC"/>
    <w:rsid w:val="00D72938"/>
    <w:rsid w:val="00D73181"/>
    <w:rsid w:val="00D732D5"/>
    <w:rsid w:val="00D73504"/>
    <w:rsid w:val="00D73659"/>
    <w:rsid w:val="00D745F8"/>
    <w:rsid w:val="00D74750"/>
    <w:rsid w:val="00D74A78"/>
    <w:rsid w:val="00D74A79"/>
    <w:rsid w:val="00D74C0E"/>
    <w:rsid w:val="00D7505F"/>
    <w:rsid w:val="00D759D5"/>
    <w:rsid w:val="00D75A93"/>
    <w:rsid w:val="00D75D79"/>
    <w:rsid w:val="00D76054"/>
    <w:rsid w:val="00D7672B"/>
    <w:rsid w:val="00D7687D"/>
    <w:rsid w:val="00D76F02"/>
    <w:rsid w:val="00D76F56"/>
    <w:rsid w:val="00D773D3"/>
    <w:rsid w:val="00D7764A"/>
    <w:rsid w:val="00D7771C"/>
    <w:rsid w:val="00D778E8"/>
    <w:rsid w:val="00D803F5"/>
    <w:rsid w:val="00D80672"/>
    <w:rsid w:val="00D80854"/>
    <w:rsid w:val="00D8085A"/>
    <w:rsid w:val="00D81F0C"/>
    <w:rsid w:val="00D81FB4"/>
    <w:rsid w:val="00D822B3"/>
    <w:rsid w:val="00D822BC"/>
    <w:rsid w:val="00D82375"/>
    <w:rsid w:val="00D8271C"/>
    <w:rsid w:val="00D82A48"/>
    <w:rsid w:val="00D82F1C"/>
    <w:rsid w:val="00D83233"/>
    <w:rsid w:val="00D835D9"/>
    <w:rsid w:val="00D83690"/>
    <w:rsid w:val="00D83A4B"/>
    <w:rsid w:val="00D845E6"/>
    <w:rsid w:val="00D84C69"/>
    <w:rsid w:val="00D84CD0"/>
    <w:rsid w:val="00D8509B"/>
    <w:rsid w:val="00D85600"/>
    <w:rsid w:val="00D85868"/>
    <w:rsid w:val="00D85A48"/>
    <w:rsid w:val="00D86044"/>
    <w:rsid w:val="00D87031"/>
    <w:rsid w:val="00D8776B"/>
    <w:rsid w:val="00D878BC"/>
    <w:rsid w:val="00D87919"/>
    <w:rsid w:val="00D87B0E"/>
    <w:rsid w:val="00D905D0"/>
    <w:rsid w:val="00D90B11"/>
    <w:rsid w:val="00D90E05"/>
    <w:rsid w:val="00D90E0E"/>
    <w:rsid w:val="00D91534"/>
    <w:rsid w:val="00D919E3"/>
    <w:rsid w:val="00D91CB2"/>
    <w:rsid w:val="00D91F3B"/>
    <w:rsid w:val="00D91F58"/>
    <w:rsid w:val="00D92AEE"/>
    <w:rsid w:val="00D93190"/>
    <w:rsid w:val="00D93277"/>
    <w:rsid w:val="00D932E2"/>
    <w:rsid w:val="00D9341E"/>
    <w:rsid w:val="00D9350B"/>
    <w:rsid w:val="00D93661"/>
    <w:rsid w:val="00D93EC7"/>
    <w:rsid w:val="00D94156"/>
    <w:rsid w:val="00D94C2E"/>
    <w:rsid w:val="00D9520D"/>
    <w:rsid w:val="00D9548B"/>
    <w:rsid w:val="00D95573"/>
    <w:rsid w:val="00D95732"/>
    <w:rsid w:val="00D95AF2"/>
    <w:rsid w:val="00D95CAF"/>
    <w:rsid w:val="00D9617D"/>
    <w:rsid w:val="00D96802"/>
    <w:rsid w:val="00D96857"/>
    <w:rsid w:val="00D96919"/>
    <w:rsid w:val="00D96A06"/>
    <w:rsid w:val="00D96C7B"/>
    <w:rsid w:val="00D96F12"/>
    <w:rsid w:val="00D9795E"/>
    <w:rsid w:val="00D97A31"/>
    <w:rsid w:val="00D97E7E"/>
    <w:rsid w:val="00D97EEB"/>
    <w:rsid w:val="00D97FB2"/>
    <w:rsid w:val="00DA0197"/>
    <w:rsid w:val="00DA03BC"/>
    <w:rsid w:val="00DA049C"/>
    <w:rsid w:val="00DA063C"/>
    <w:rsid w:val="00DA0678"/>
    <w:rsid w:val="00DA0BA3"/>
    <w:rsid w:val="00DA0ECD"/>
    <w:rsid w:val="00DA1844"/>
    <w:rsid w:val="00DA1B55"/>
    <w:rsid w:val="00DA1F26"/>
    <w:rsid w:val="00DA200E"/>
    <w:rsid w:val="00DA2690"/>
    <w:rsid w:val="00DA3A3D"/>
    <w:rsid w:val="00DA3DE7"/>
    <w:rsid w:val="00DA4B29"/>
    <w:rsid w:val="00DA4BB9"/>
    <w:rsid w:val="00DA4C4F"/>
    <w:rsid w:val="00DA4FDE"/>
    <w:rsid w:val="00DA501B"/>
    <w:rsid w:val="00DA52EC"/>
    <w:rsid w:val="00DA5460"/>
    <w:rsid w:val="00DA5492"/>
    <w:rsid w:val="00DA5509"/>
    <w:rsid w:val="00DA57B8"/>
    <w:rsid w:val="00DA5B18"/>
    <w:rsid w:val="00DA5B49"/>
    <w:rsid w:val="00DA5C53"/>
    <w:rsid w:val="00DA5DCC"/>
    <w:rsid w:val="00DA60FD"/>
    <w:rsid w:val="00DA6B29"/>
    <w:rsid w:val="00DA6F77"/>
    <w:rsid w:val="00DA6FB2"/>
    <w:rsid w:val="00DA7447"/>
    <w:rsid w:val="00DA785A"/>
    <w:rsid w:val="00DA7FA4"/>
    <w:rsid w:val="00DB07D4"/>
    <w:rsid w:val="00DB087C"/>
    <w:rsid w:val="00DB0D5D"/>
    <w:rsid w:val="00DB158E"/>
    <w:rsid w:val="00DB1C76"/>
    <w:rsid w:val="00DB1F86"/>
    <w:rsid w:val="00DB20E0"/>
    <w:rsid w:val="00DB2141"/>
    <w:rsid w:val="00DB246E"/>
    <w:rsid w:val="00DB2AF2"/>
    <w:rsid w:val="00DB2FF2"/>
    <w:rsid w:val="00DB316B"/>
    <w:rsid w:val="00DB40AF"/>
    <w:rsid w:val="00DB40BB"/>
    <w:rsid w:val="00DB4DC0"/>
    <w:rsid w:val="00DB4F2A"/>
    <w:rsid w:val="00DB5681"/>
    <w:rsid w:val="00DB57FC"/>
    <w:rsid w:val="00DB5AB4"/>
    <w:rsid w:val="00DB5C30"/>
    <w:rsid w:val="00DB5CD8"/>
    <w:rsid w:val="00DB61AB"/>
    <w:rsid w:val="00DB6D32"/>
    <w:rsid w:val="00DB6D61"/>
    <w:rsid w:val="00DB7090"/>
    <w:rsid w:val="00DB761E"/>
    <w:rsid w:val="00DB767C"/>
    <w:rsid w:val="00DB786A"/>
    <w:rsid w:val="00DB78B5"/>
    <w:rsid w:val="00DB7D33"/>
    <w:rsid w:val="00DC00A9"/>
    <w:rsid w:val="00DC015F"/>
    <w:rsid w:val="00DC069D"/>
    <w:rsid w:val="00DC0E08"/>
    <w:rsid w:val="00DC0E11"/>
    <w:rsid w:val="00DC0F3A"/>
    <w:rsid w:val="00DC1047"/>
    <w:rsid w:val="00DC10CE"/>
    <w:rsid w:val="00DC11D6"/>
    <w:rsid w:val="00DC11F8"/>
    <w:rsid w:val="00DC1350"/>
    <w:rsid w:val="00DC145E"/>
    <w:rsid w:val="00DC146F"/>
    <w:rsid w:val="00DC1794"/>
    <w:rsid w:val="00DC2573"/>
    <w:rsid w:val="00DC2948"/>
    <w:rsid w:val="00DC2A92"/>
    <w:rsid w:val="00DC2BEC"/>
    <w:rsid w:val="00DC2C80"/>
    <w:rsid w:val="00DC329A"/>
    <w:rsid w:val="00DC35F7"/>
    <w:rsid w:val="00DC403F"/>
    <w:rsid w:val="00DC50CA"/>
    <w:rsid w:val="00DC5CD4"/>
    <w:rsid w:val="00DC5DA0"/>
    <w:rsid w:val="00DC68F6"/>
    <w:rsid w:val="00DC6B1E"/>
    <w:rsid w:val="00DC719B"/>
    <w:rsid w:val="00DC735D"/>
    <w:rsid w:val="00DC790C"/>
    <w:rsid w:val="00DC7F41"/>
    <w:rsid w:val="00DD0BF9"/>
    <w:rsid w:val="00DD0C76"/>
    <w:rsid w:val="00DD12EE"/>
    <w:rsid w:val="00DD1814"/>
    <w:rsid w:val="00DD1DD9"/>
    <w:rsid w:val="00DD279A"/>
    <w:rsid w:val="00DD27B2"/>
    <w:rsid w:val="00DD297D"/>
    <w:rsid w:val="00DD2C2C"/>
    <w:rsid w:val="00DD2C40"/>
    <w:rsid w:val="00DD2F81"/>
    <w:rsid w:val="00DD3232"/>
    <w:rsid w:val="00DD4976"/>
    <w:rsid w:val="00DD4C2C"/>
    <w:rsid w:val="00DD4D0C"/>
    <w:rsid w:val="00DD4FF6"/>
    <w:rsid w:val="00DD5471"/>
    <w:rsid w:val="00DD5D4F"/>
    <w:rsid w:val="00DD618E"/>
    <w:rsid w:val="00DD65AC"/>
    <w:rsid w:val="00DD660D"/>
    <w:rsid w:val="00DD680A"/>
    <w:rsid w:val="00DD6E46"/>
    <w:rsid w:val="00DD78BF"/>
    <w:rsid w:val="00DD7A4F"/>
    <w:rsid w:val="00DD7B4F"/>
    <w:rsid w:val="00DD7BB5"/>
    <w:rsid w:val="00DD7C16"/>
    <w:rsid w:val="00DE0135"/>
    <w:rsid w:val="00DE053C"/>
    <w:rsid w:val="00DE088D"/>
    <w:rsid w:val="00DE09F6"/>
    <w:rsid w:val="00DE0E36"/>
    <w:rsid w:val="00DE0E91"/>
    <w:rsid w:val="00DE0EF1"/>
    <w:rsid w:val="00DE0F4C"/>
    <w:rsid w:val="00DE1287"/>
    <w:rsid w:val="00DE1BA0"/>
    <w:rsid w:val="00DE2629"/>
    <w:rsid w:val="00DE2A98"/>
    <w:rsid w:val="00DE2E7F"/>
    <w:rsid w:val="00DE32AA"/>
    <w:rsid w:val="00DE3389"/>
    <w:rsid w:val="00DE33D2"/>
    <w:rsid w:val="00DE364F"/>
    <w:rsid w:val="00DE4211"/>
    <w:rsid w:val="00DE46C6"/>
    <w:rsid w:val="00DE4B09"/>
    <w:rsid w:val="00DE4BE0"/>
    <w:rsid w:val="00DE542F"/>
    <w:rsid w:val="00DE54DE"/>
    <w:rsid w:val="00DE5967"/>
    <w:rsid w:val="00DE5B48"/>
    <w:rsid w:val="00DE5DA6"/>
    <w:rsid w:val="00DE5FA8"/>
    <w:rsid w:val="00DE6943"/>
    <w:rsid w:val="00DE6D68"/>
    <w:rsid w:val="00DE6F7E"/>
    <w:rsid w:val="00DE74BB"/>
    <w:rsid w:val="00DE799D"/>
    <w:rsid w:val="00DE7CE6"/>
    <w:rsid w:val="00DE7DC9"/>
    <w:rsid w:val="00DF0302"/>
    <w:rsid w:val="00DF069C"/>
    <w:rsid w:val="00DF0A10"/>
    <w:rsid w:val="00DF10B1"/>
    <w:rsid w:val="00DF168F"/>
    <w:rsid w:val="00DF1860"/>
    <w:rsid w:val="00DF1954"/>
    <w:rsid w:val="00DF195D"/>
    <w:rsid w:val="00DF21F2"/>
    <w:rsid w:val="00DF2AE0"/>
    <w:rsid w:val="00DF2B64"/>
    <w:rsid w:val="00DF35D5"/>
    <w:rsid w:val="00DF37C5"/>
    <w:rsid w:val="00DF38F4"/>
    <w:rsid w:val="00DF3BDB"/>
    <w:rsid w:val="00DF3D8D"/>
    <w:rsid w:val="00DF4696"/>
    <w:rsid w:val="00DF4E17"/>
    <w:rsid w:val="00DF5730"/>
    <w:rsid w:val="00DF5DEB"/>
    <w:rsid w:val="00DF5FFB"/>
    <w:rsid w:val="00DF6589"/>
    <w:rsid w:val="00DF6BA0"/>
    <w:rsid w:val="00DF7215"/>
    <w:rsid w:val="00DF76F0"/>
    <w:rsid w:val="00DF79D8"/>
    <w:rsid w:val="00DF7F1D"/>
    <w:rsid w:val="00E0052C"/>
    <w:rsid w:val="00E0086E"/>
    <w:rsid w:val="00E00A8D"/>
    <w:rsid w:val="00E00DA5"/>
    <w:rsid w:val="00E01123"/>
    <w:rsid w:val="00E014D9"/>
    <w:rsid w:val="00E0173D"/>
    <w:rsid w:val="00E017B9"/>
    <w:rsid w:val="00E019C7"/>
    <w:rsid w:val="00E01A62"/>
    <w:rsid w:val="00E01E63"/>
    <w:rsid w:val="00E01FF8"/>
    <w:rsid w:val="00E02237"/>
    <w:rsid w:val="00E02476"/>
    <w:rsid w:val="00E02652"/>
    <w:rsid w:val="00E027CF"/>
    <w:rsid w:val="00E0284F"/>
    <w:rsid w:val="00E02986"/>
    <w:rsid w:val="00E02A4D"/>
    <w:rsid w:val="00E02DE8"/>
    <w:rsid w:val="00E03122"/>
    <w:rsid w:val="00E032BC"/>
    <w:rsid w:val="00E03B64"/>
    <w:rsid w:val="00E0402E"/>
    <w:rsid w:val="00E041CE"/>
    <w:rsid w:val="00E04211"/>
    <w:rsid w:val="00E0433F"/>
    <w:rsid w:val="00E046C4"/>
    <w:rsid w:val="00E04909"/>
    <w:rsid w:val="00E04A48"/>
    <w:rsid w:val="00E04AB8"/>
    <w:rsid w:val="00E04B10"/>
    <w:rsid w:val="00E0570C"/>
    <w:rsid w:val="00E0592F"/>
    <w:rsid w:val="00E05C54"/>
    <w:rsid w:val="00E064B6"/>
    <w:rsid w:val="00E06978"/>
    <w:rsid w:val="00E06C2E"/>
    <w:rsid w:val="00E06DDC"/>
    <w:rsid w:val="00E0702D"/>
    <w:rsid w:val="00E07215"/>
    <w:rsid w:val="00E0724E"/>
    <w:rsid w:val="00E073BE"/>
    <w:rsid w:val="00E0743F"/>
    <w:rsid w:val="00E07480"/>
    <w:rsid w:val="00E07AC9"/>
    <w:rsid w:val="00E1000A"/>
    <w:rsid w:val="00E1012D"/>
    <w:rsid w:val="00E10441"/>
    <w:rsid w:val="00E107DD"/>
    <w:rsid w:val="00E10B78"/>
    <w:rsid w:val="00E10E8D"/>
    <w:rsid w:val="00E11121"/>
    <w:rsid w:val="00E111FC"/>
    <w:rsid w:val="00E116C2"/>
    <w:rsid w:val="00E118B5"/>
    <w:rsid w:val="00E11C88"/>
    <w:rsid w:val="00E11C96"/>
    <w:rsid w:val="00E11D3D"/>
    <w:rsid w:val="00E11DFD"/>
    <w:rsid w:val="00E11EEA"/>
    <w:rsid w:val="00E121B0"/>
    <w:rsid w:val="00E1223B"/>
    <w:rsid w:val="00E122EB"/>
    <w:rsid w:val="00E124AA"/>
    <w:rsid w:val="00E12904"/>
    <w:rsid w:val="00E12B30"/>
    <w:rsid w:val="00E1306F"/>
    <w:rsid w:val="00E130C9"/>
    <w:rsid w:val="00E13165"/>
    <w:rsid w:val="00E13171"/>
    <w:rsid w:val="00E136E4"/>
    <w:rsid w:val="00E139F9"/>
    <w:rsid w:val="00E13A54"/>
    <w:rsid w:val="00E13C8F"/>
    <w:rsid w:val="00E13C9A"/>
    <w:rsid w:val="00E13FA9"/>
    <w:rsid w:val="00E144EE"/>
    <w:rsid w:val="00E1454F"/>
    <w:rsid w:val="00E145E8"/>
    <w:rsid w:val="00E14628"/>
    <w:rsid w:val="00E14AC5"/>
    <w:rsid w:val="00E14C52"/>
    <w:rsid w:val="00E14C7A"/>
    <w:rsid w:val="00E155F7"/>
    <w:rsid w:val="00E1576F"/>
    <w:rsid w:val="00E15A90"/>
    <w:rsid w:val="00E15FF6"/>
    <w:rsid w:val="00E16249"/>
    <w:rsid w:val="00E16333"/>
    <w:rsid w:val="00E165D0"/>
    <w:rsid w:val="00E16C26"/>
    <w:rsid w:val="00E1716D"/>
    <w:rsid w:val="00E17848"/>
    <w:rsid w:val="00E204B4"/>
    <w:rsid w:val="00E204E7"/>
    <w:rsid w:val="00E21297"/>
    <w:rsid w:val="00E21556"/>
    <w:rsid w:val="00E2216C"/>
    <w:rsid w:val="00E221D2"/>
    <w:rsid w:val="00E22200"/>
    <w:rsid w:val="00E223FC"/>
    <w:rsid w:val="00E22898"/>
    <w:rsid w:val="00E22F88"/>
    <w:rsid w:val="00E23227"/>
    <w:rsid w:val="00E2350C"/>
    <w:rsid w:val="00E23530"/>
    <w:rsid w:val="00E23A66"/>
    <w:rsid w:val="00E23B9C"/>
    <w:rsid w:val="00E2405E"/>
    <w:rsid w:val="00E24190"/>
    <w:rsid w:val="00E2436F"/>
    <w:rsid w:val="00E24AE0"/>
    <w:rsid w:val="00E25023"/>
    <w:rsid w:val="00E2533D"/>
    <w:rsid w:val="00E25DDC"/>
    <w:rsid w:val="00E26887"/>
    <w:rsid w:val="00E27542"/>
    <w:rsid w:val="00E30181"/>
    <w:rsid w:val="00E30735"/>
    <w:rsid w:val="00E307AD"/>
    <w:rsid w:val="00E309DE"/>
    <w:rsid w:val="00E30DB6"/>
    <w:rsid w:val="00E31524"/>
    <w:rsid w:val="00E31914"/>
    <w:rsid w:val="00E31AA1"/>
    <w:rsid w:val="00E31C8B"/>
    <w:rsid w:val="00E31F33"/>
    <w:rsid w:val="00E320A6"/>
    <w:rsid w:val="00E32688"/>
    <w:rsid w:val="00E32894"/>
    <w:rsid w:val="00E32B66"/>
    <w:rsid w:val="00E32D9E"/>
    <w:rsid w:val="00E3371D"/>
    <w:rsid w:val="00E33C87"/>
    <w:rsid w:val="00E34ED9"/>
    <w:rsid w:val="00E359E8"/>
    <w:rsid w:val="00E35C25"/>
    <w:rsid w:val="00E35D69"/>
    <w:rsid w:val="00E35F30"/>
    <w:rsid w:val="00E36163"/>
    <w:rsid w:val="00E365EF"/>
    <w:rsid w:val="00E36B92"/>
    <w:rsid w:val="00E3771F"/>
    <w:rsid w:val="00E37932"/>
    <w:rsid w:val="00E4064F"/>
    <w:rsid w:val="00E4088D"/>
    <w:rsid w:val="00E40A22"/>
    <w:rsid w:val="00E40B25"/>
    <w:rsid w:val="00E417C5"/>
    <w:rsid w:val="00E41B08"/>
    <w:rsid w:val="00E41CFC"/>
    <w:rsid w:val="00E4209F"/>
    <w:rsid w:val="00E421FB"/>
    <w:rsid w:val="00E42245"/>
    <w:rsid w:val="00E4228E"/>
    <w:rsid w:val="00E42764"/>
    <w:rsid w:val="00E4297E"/>
    <w:rsid w:val="00E42F49"/>
    <w:rsid w:val="00E42FDF"/>
    <w:rsid w:val="00E4303D"/>
    <w:rsid w:val="00E43422"/>
    <w:rsid w:val="00E435A4"/>
    <w:rsid w:val="00E43787"/>
    <w:rsid w:val="00E4394C"/>
    <w:rsid w:val="00E439B4"/>
    <w:rsid w:val="00E43A50"/>
    <w:rsid w:val="00E43D28"/>
    <w:rsid w:val="00E43F10"/>
    <w:rsid w:val="00E447A2"/>
    <w:rsid w:val="00E448A0"/>
    <w:rsid w:val="00E44EBE"/>
    <w:rsid w:val="00E459B6"/>
    <w:rsid w:val="00E45A6D"/>
    <w:rsid w:val="00E45BD1"/>
    <w:rsid w:val="00E45DF1"/>
    <w:rsid w:val="00E4619C"/>
    <w:rsid w:val="00E461F0"/>
    <w:rsid w:val="00E462A2"/>
    <w:rsid w:val="00E465FE"/>
    <w:rsid w:val="00E46EF5"/>
    <w:rsid w:val="00E47283"/>
    <w:rsid w:val="00E47319"/>
    <w:rsid w:val="00E47DBA"/>
    <w:rsid w:val="00E47E9E"/>
    <w:rsid w:val="00E5004F"/>
    <w:rsid w:val="00E5019F"/>
    <w:rsid w:val="00E501B4"/>
    <w:rsid w:val="00E5038E"/>
    <w:rsid w:val="00E50545"/>
    <w:rsid w:val="00E50819"/>
    <w:rsid w:val="00E50B7A"/>
    <w:rsid w:val="00E50E06"/>
    <w:rsid w:val="00E50F25"/>
    <w:rsid w:val="00E50F98"/>
    <w:rsid w:val="00E512EA"/>
    <w:rsid w:val="00E51993"/>
    <w:rsid w:val="00E52957"/>
    <w:rsid w:val="00E52A82"/>
    <w:rsid w:val="00E52E4E"/>
    <w:rsid w:val="00E530C1"/>
    <w:rsid w:val="00E538A8"/>
    <w:rsid w:val="00E53D71"/>
    <w:rsid w:val="00E53DD0"/>
    <w:rsid w:val="00E54ED0"/>
    <w:rsid w:val="00E551AD"/>
    <w:rsid w:val="00E5598D"/>
    <w:rsid w:val="00E563A7"/>
    <w:rsid w:val="00E568F3"/>
    <w:rsid w:val="00E57370"/>
    <w:rsid w:val="00E57472"/>
    <w:rsid w:val="00E57690"/>
    <w:rsid w:val="00E576AF"/>
    <w:rsid w:val="00E576E8"/>
    <w:rsid w:val="00E5785D"/>
    <w:rsid w:val="00E57865"/>
    <w:rsid w:val="00E578CA"/>
    <w:rsid w:val="00E578DB"/>
    <w:rsid w:val="00E57BD3"/>
    <w:rsid w:val="00E57F69"/>
    <w:rsid w:val="00E57F78"/>
    <w:rsid w:val="00E6001A"/>
    <w:rsid w:val="00E60035"/>
    <w:rsid w:val="00E60169"/>
    <w:rsid w:val="00E602AF"/>
    <w:rsid w:val="00E604D2"/>
    <w:rsid w:val="00E60E08"/>
    <w:rsid w:val="00E60F1C"/>
    <w:rsid w:val="00E613F9"/>
    <w:rsid w:val="00E615D2"/>
    <w:rsid w:val="00E6358A"/>
    <w:rsid w:val="00E636F4"/>
    <w:rsid w:val="00E63B5F"/>
    <w:rsid w:val="00E63B79"/>
    <w:rsid w:val="00E64843"/>
    <w:rsid w:val="00E64A2A"/>
    <w:rsid w:val="00E64E8B"/>
    <w:rsid w:val="00E65A6F"/>
    <w:rsid w:val="00E65BC8"/>
    <w:rsid w:val="00E65DFE"/>
    <w:rsid w:val="00E663D9"/>
    <w:rsid w:val="00E66672"/>
    <w:rsid w:val="00E66931"/>
    <w:rsid w:val="00E66960"/>
    <w:rsid w:val="00E66C22"/>
    <w:rsid w:val="00E67471"/>
    <w:rsid w:val="00E67855"/>
    <w:rsid w:val="00E67B07"/>
    <w:rsid w:val="00E704FF"/>
    <w:rsid w:val="00E709E5"/>
    <w:rsid w:val="00E70E03"/>
    <w:rsid w:val="00E70E3B"/>
    <w:rsid w:val="00E711F1"/>
    <w:rsid w:val="00E716CA"/>
    <w:rsid w:val="00E717CC"/>
    <w:rsid w:val="00E71B30"/>
    <w:rsid w:val="00E71FD7"/>
    <w:rsid w:val="00E721C5"/>
    <w:rsid w:val="00E72225"/>
    <w:rsid w:val="00E72316"/>
    <w:rsid w:val="00E72397"/>
    <w:rsid w:val="00E72ACE"/>
    <w:rsid w:val="00E72B8A"/>
    <w:rsid w:val="00E72C48"/>
    <w:rsid w:val="00E72C8D"/>
    <w:rsid w:val="00E72F33"/>
    <w:rsid w:val="00E73213"/>
    <w:rsid w:val="00E73420"/>
    <w:rsid w:val="00E734BC"/>
    <w:rsid w:val="00E73A30"/>
    <w:rsid w:val="00E73E6F"/>
    <w:rsid w:val="00E74543"/>
    <w:rsid w:val="00E746AF"/>
    <w:rsid w:val="00E74758"/>
    <w:rsid w:val="00E748CA"/>
    <w:rsid w:val="00E74B01"/>
    <w:rsid w:val="00E74C92"/>
    <w:rsid w:val="00E75703"/>
    <w:rsid w:val="00E75808"/>
    <w:rsid w:val="00E75E8B"/>
    <w:rsid w:val="00E75EAF"/>
    <w:rsid w:val="00E75FAC"/>
    <w:rsid w:val="00E7605B"/>
    <w:rsid w:val="00E76600"/>
    <w:rsid w:val="00E768E0"/>
    <w:rsid w:val="00E76983"/>
    <w:rsid w:val="00E76C2A"/>
    <w:rsid w:val="00E76D03"/>
    <w:rsid w:val="00E7708A"/>
    <w:rsid w:val="00E779B4"/>
    <w:rsid w:val="00E77E0A"/>
    <w:rsid w:val="00E8026E"/>
    <w:rsid w:val="00E80561"/>
    <w:rsid w:val="00E80626"/>
    <w:rsid w:val="00E809D8"/>
    <w:rsid w:val="00E818A6"/>
    <w:rsid w:val="00E8196F"/>
    <w:rsid w:val="00E81FFA"/>
    <w:rsid w:val="00E821B6"/>
    <w:rsid w:val="00E8220D"/>
    <w:rsid w:val="00E8238A"/>
    <w:rsid w:val="00E823B5"/>
    <w:rsid w:val="00E829A6"/>
    <w:rsid w:val="00E82F03"/>
    <w:rsid w:val="00E837B9"/>
    <w:rsid w:val="00E83C40"/>
    <w:rsid w:val="00E83ED7"/>
    <w:rsid w:val="00E84D90"/>
    <w:rsid w:val="00E84E04"/>
    <w:rsid w:val="00E8521D"/>
    <w:rsid w:val="00E85CAE"/>
    <w:rsid w:val="00E8613A"/>
    <w:rsid w:val="00E862BA"/>
    <w:rsid w:val="00E865D4"/>
    <w:rsid w:val="00E86832"/>
    <w:rsid w:val="00E86BE0"/>
    <w:rsid w:val="00E86C47"/>
    <w:rsid w:val="00E86E7A"/>
    <w:rsid w:val="00E872E0"/>
    <w:rsid w:val="00E877A0"/>
    <w:rsid w:val="00E87EC3"/>
    <w:rsid w:val="00E87F49"/>
    <w:rsid w:val="00E90037"/>
    <w:rsid w:val="00E9055A"/>
    <w:rsid w:val="00E90AE0"/>
    <w:rsid w:val="00E9119A"/>
    <w:rsid w:val="00E91223"/>
    <w:rsid w:val="00E914BC"/>
    <w:rsid w:val="00E915B1"/>
    <w:rsid w:val="00E915D4"/>
    <w:rsid w:val="00E917D7"/>
    <w:rsid w:val="00E92051"/>
    <w:rsid w:val="00E9243C"/>
    <w:rsid w:val="00E92457"/>
    <w:rsid w:val="00E92529"/>
    <w:rsid w:val="00E927D9"/>
    <w:rsid w:val="00E92D24"/>
    <w:rsid w:val="00E932EA"/>
    <w:rsid w:val="00E93306"/>
    <w:rsid w:val="00E93505"/>
    <w:rsid w:val="00E936A6"/>
    <w:rsid w:val="00E94114"/>
    <w:rsid w:val="00E9434B"/>
    <w:rsid w:val="00E94A18"/>
    <w:rsid w:val="00E94B80"/>
    <w:rsid w:val="00E94D22"/>
    <w:rsid w:val="00E94ECC"/>
    <w:rsid w:val="00E954D1"/>
    <w:rsid w:val="00E956D4"/>
    <w:rsid w:val="00E95791"/>
    <w:rsid w:val="00E95961"/>
    <w:rsid w:val="00E95A42"/>
    <w:rsid w:val="00E95C85"/>
    <w:rsid w:val="00E95EDF"/>
    <w:rsid w:val="00E96176"/>
    <w:rsid w:val="00E96719"/>
    <w:rsid w:val="00E96ECC"/>
    <w:rsid w:val="00EA06B6"/>
    <w:rsid w:val="00EA0755"/>
    <w:rsid w:val="00EA0F1B"/>
    <w:rsid w:val="00EA1236"/>
    <w:rsid w:val="00EA1640"/>
    <w:rsid w:val="00EA19F8"/>
    <w:rsid w:val="00EA1BA1"/>
    <w:rsid w:val="00EA2189"/>
    <w:rsid w:val="00EA23D2"/>
    <w:rsid w:val="00EA38E7"/>
    <w:rsid w:val="00EA3AA8"/>
    <w:rsid w:val="00EA3C62"/>
    <w:rsid w:val="00EA40C2"/>
    <w:rsid w:val="00EA4217"/>
    <w:rsid w:val="00EA5834"/>
    <w:rsid w:val="00EA5931"/>
    <w:rsid w:val="00EA5BAE"/>
    <w:rsid w:val="00EA5CEF"/>
    <w:rsid w:val="00EA6A1A"/>
    <w:rsid w:val="00EA6FFB"/>
    <w:rsid w:val="00EA72DC"/>
    <w:rsid w:val="00EA7A89"/>
    <w:rsid w:val="00EB0259"/>
    <w:rsid w:val="00EB0884"/>
    <w:rsid w:val="00EB0954"/>
    <w:rsid w:val="00EB1116"/>
    <w:rsid w:val="00EB1206"/>
    <w:rsid w:val="00EB133B"/>
    <w:rsid w:val="00EB15BE"/>
    <w:rsid w:val="00EB1634"/>
    <w:rsid w:val="00EB19BF"/>
    <w:rsid w:val="00EB1B3A"/>
    <w:rsid w:val="00EB1F21"/>
    <w:rsid w:val="00EB255F"/>
    <w:rsid w:val="00EB264A"/>
    <w:rsid w:val="00EB26F6"/>
    <w:rsid w:val="00EB29D7"/>
    <w:rsid w:val="00EB2E1F"/>
    <w:rsid w:val="00EB374D"/>
    <w:rsid w:val="00EB38BE"/>
    <w:rsid w:val="00EB3AC6"/>
    <w:rsid w:val="00EB3AE9"/>
    <w:rsid w:val="00EB3BC4"/>
    <w:rsid w:val="00EB3E4A"/>
    <w:rsid w:val="00EB3FFD"/>
    <w:rsid w:val="00EB438B"/>
    <w:rsid w:val="00EB4687"/>
    <w:rsid w:val="00EB499D"/>
    <w:rsid w:val="00EB49AD"/>
    <w:rsid w:val="00EB4E9C"/>
    <w:rsid w:val="00EB511E"/>
    <w:rsid w:val="00EB5169"/>
    <w:rsid w:val="00EB52C1"/>
    <w:rsid w:val="00EB53FA"/>
    <w:rsid w:val="00EB5C3A"/>
    <w:rsid w:val="00EB5CD3"/>
    <w:rsid w:val="00EB5FA1"/>
    <w:rsid w:val="00EB65E7"/>
    <w:rsid w:val="00EB6E8E"/>
    <w:rsid w:val="00EB6FC7"/>
    <w:rsid w:val="00EB70C4"/>
    <w:rsid w:val="00EB71C7"/>
    <w:rsid w:val="00EB74D6"/>
    <w:rsid w:val="00EB75ED"/>
    <w:rsid w:val="00EB79D3"/>
    <w:rsid w:val="00EB7F75"/>
    <w:rsid w:val="00EC030F"/>
    <w:rsid w:val="00EC0729"/>
    <w:rsid w:val="00EC07E8"/>
    <w:rsid w:val="00EC095A"/>
    <w:rsid w:val="00EC0D7A"/>
    <w:rsid w:val="00EC186D"/>
    <w:rsid w:val="00EC1A6A"/>
    <w:rsid w:val="00EC1A96"/>
    <w:rsid w:val="00EC1DA2"/>
    <w:rsid w:val="00EC1F7F"/>
    <w:rsid w:val="00EC239E"/>
    <w:rsid w:val="00EC2744"/>
    <w:rsid w:val="00EC293F"/>
    <w:rsid w:val="00EC2C42"/>
    <w:rsid w:val="00EC2D3B"/>
    <w:rsid w:val="00EC2D51"/>
    <w:rsid w:val="00EC2E8E"/>
    <w:rsid w:val="00EC34AB"/>
    <w:rsid w:val="00EC39FF"/>
    <w:rsid w:val="00EC3A2E"/>
    <w:rsid w:val="00EC3DD2"/>
    <w:rsid w:val="00EC3E62"/>
    <w:rsid w:val="00EC420F"/>
    <w:rsid w:val="00EC42A5"/>
    <w:rsid w:val="00EC42B1"/>
    <w:rsid w:val="00EC44D0"/>
    <w:rsid w:val="00EC4C6C"/>
    <w:rsid w:val="00EC5054"/>
    <w:rsid w:val="00EC55EC"/>
    <w:rsid w:val="00EC5753"/>
    <w:rsid w:val="00EC5E57"/>
    <w:rsid w:val="00EC6B94"/>
    <w:rsid w:val="00EC7081"/>
    <w:rsid w:val="00EC70AB"/>
    <w:rsid w:val="00EC70BB"/>
    <w:rsid w:val="00EC7306"/>
    <w:rsid w:val="00EC77DA"/>
    <w:rsid w:val="00EC784C"/>
    <w:rsid w:val="00EC78F4"/>
    <w:rsid w:val="00EC7B21"/>
    <w:rsid w:val="00EC7CD2"/>
    <w:rsid w:val="00EC7CE0"/>
    <w:rsid w:val="00EC7F01"/>
    <w:rsid w:val="00EC7F4F"/>
    <w:rsid w:val="00ED00CE"/>
    <w:rsid w:val="00ED04CD"/>
    <w:rsid w:val="00ED0D97"/>
    <w:rsid w:val="00ED0F64"/>
    <w:rsid w:val="00ED15B4"/>
    <w:rsid w:val="00ED17FA"/>
    <w:rsid w:val="00ED19F4"/>
    <w:rsid w:val="00ED1DAC"/>
    <w:rsid w:val="00ED22F1"/>
    <w:rsid w:val="00ED2918"/>
    <w:rsid w:val="00ED4029"/>
    <w:rsid w:val="00ED418C"/>
    <w:rsid w:val="00ED41FB"/>
    <w:rsid w:val="00ED548D"/>
    <w:rsid w:val="00ED59BE"/>
    <w:rsid w:val="00ED5A34"/>
    <w:rsid w:val="00ED5C7F"/>
    <w:rsid w:val="00ED5E69"/>
    <w:rsid w:val="00ED5E74"/>
    <w:rsid w:val="00ED5FFF"/>
    <w:rsid w:val="00ED623E"/>
    <w:rsid w:val="00ED6722"/>
    <w:rsid w:val="00ED67CC"/>
    <w:rsid w:val="00ED6F54"/>
    <w:rsid w:val="00ED6FDF"/>
    <w:rsid w:val="00ED6FF5"/>
    <w:rsid w:val="00ED719C"/>
    <w:rsid w:val="00ED75A9"/>
    <w:rsid w:val="00ED7658"/>
    <w:rsid w:val="00ED769E"/>
    <w:rsid w:val="00ED782F"/>
    <w:rsid w:val="00ED79F4"/>
    <w:rsid w:val="00ED7AB5"/>
    <w:rsid w:val="00ED7BB0"/>
    <w:rsid w:val="00ED7BDF"/>
    <w:rsid w:val="00EE002F"/>
    <w:rsid w:val="00EE068C"/>
    <w:rsid w:val="00EE137A"/>
    <w:rsid w:val="00EE1481"/>
    <w:rsid w:val="00EE15C5"/>
    <w:rsid w:val="00EE1643"/>
    <w:rsid w:val="00EE1EED"/>
    <w:rsid w:val="00EE2066"/>
    <w:rsid w:val="00EE2611"/>
    <w:rsid w:val="00EE2643"/>
    <w:rsid w:val="00EE2A48"/>
    <w:rsid w:val="00EE2B0F"/>
    <w:rsid w:val="00EE2B84"/>
    <w:rsid w:val="00EE2BBA"/>
    <w:rsid w:val="00EE2EC8"/>
    <w:rsid w:val="00EE2FED"/>
    <w:rsid w:val="00EE3309"/>
    <w:rsid w:val="00EE3612"/>
    <w:rsid w:val="00EE3626"/>
    <w:rsid w:val="00EE37A8"/>
    <w:rsid w:val="00EE37F2"/>
    <w:rsid w:val="00EE3ADA"/>
    <w:rsid w:val="00EE40A1"/>
    <w:rsid w:val="00EE41E0"/>
    <w:rsid w:val="00EE4B09"/>
    <w:rsid w:val="00EE5387"/>
    <w:rsid w:val="00EE56CB"/>
    <w:rsid w:val="00EE6066"/>
    <w:rsid w:val="00EE6407"/>
    <w:rsid w:val="00EE6428"/>
    <w:rsid w:val="00EE64BD"/>
    <w:rsid w:val="00EE7051"/>
    <w:rsid w:val="00EE710E"/>
    <w:rsid w:val="00EE7354"/>
    <w:rsid w:val="00EE7A90"/>
    <w:rsid w:val="00EE7EA5"/>
    <w:rsid w:val="00EF017C"/>
    <w:rsid w:val="00EF08E9"/>
    <w:rsid w:val="00EF0905"/>
    <w:rsid w:val="00EF0ACF"/>
    <w:rsid w:val="00EF129F"/>
    <w:rsid w:val="00EF1374"/>
    <w:rsid w:val="00EF168D"/>
    <w:rsid w:val="00EF17C7"/>
    <w:rsid w:val="00EF1934"/>
    <w:rsid w:val="00EF1A47"/>
    <w:rsid w:val="00EF1A56"/>
    <w:rsid w:val="00EF1F06"/>
    <w:rsid w:val="00EF2BD6"/>
    <w:rsid w:val="00EF3057"/>
    <w:rsid w:val="00EF31E1"/>
    <w:rsid w:val="00EF326D"/>
    <w:rsid w:val="00EF33BB"/>
    <w:rsid w:val="00EF37AF"/>
    <w:rsid w:val="00EF3EC4"/>
    <w:rsid w:val="00EF46BB"/>
    <w:rsid w:val="00EF4834"/>
    <w:rsid w:val="00EF487D"/>
    <w:rsid w:val="00EF4911"/>
    <w:rsid w:val="00EF5385"/>
    <w:rsid w:val="00EF56E1"/>
    <w:rsid w:val="00EF58B0"/>
    <w:rsid w:val="00EF59D7"/>
    <w:rsid w:val="00EF5D73"/>
    <w:rsid w:val="00EF62B1"/>
    <w:rsid w:val="00EF68B2"/>
    <w:rsid w:val="00EF697B"/>
    <w:rsid w:val="00EF699D"/>
    <w:rsid w:val="00EF69DA"/>
    <w:rsid w:val="00EF6DA8"/>
    <w:rsid w:val="00EF6E3E"/>
    <w:rsid w:val="00EF70D9"/>
    <w:rsid w:val="00EF73BC"/>
    <w:rsid w:val="00EF7652"/>
    <w:rsid w:val="00EF7653"/>
    <w:rsid w:val="00EF76B9"/>
    <w:rsid w:val="00EF78EE"/>
    <w:rsid w:val="00EF7EDF"/>
    <w:rsid w:val="00F00776"/>
    <w:rsid w:val="00F00EBD"/>
    <w:rsid w:val="00F00EDC"/>
    <w:rsid w:val="00F01078"/>
    <w:rsid w:val="00F01917"/>
    <w:rsid w:val="00F01D81"/>
    <w:rsid w:val="00F0219D"/>
    <w:rsid w:val="00F022C7"/>
    <w:rsid w:val="00F02339"/>
    <w:rsid w:val="00F02587"/>
    <w:rsid w:val="00F02CF2"/>
    <w:rsid w:val="00F02F09"/>
    <w:rsid w:val="00F031D5"/>
    <w:rsid w:val="00F0361E"/>
    <w:rsid w:val="00F03D14"/>
    <w:rsid w:val="00F03D26"/>
    <w:rsid w:val="00F03E21"/>
    <w:rsid w:val="00F04046"/>
    <w:rsid w:val="00F0423F"/>
    <w:rsid w:val="00F046AC"/>
    <w:rsid w:val="00F04873"/>
    <w:rsid w:val="00F0512B"/>
    <w:rsid w:val="00F05C37"/>
    <w:rsid w:val="00F05ED1"/>
    <w:rsid w:val="00F05F07"/>
    <w:rsid w:val="00F06048"/>
    <w:rsid w:val="00F063A9"/>
    <w:rsid w:val="00F06AE4"/>
    <w:rsid w:val="00F06BE7"/>
    <w:rsid w:val="00F06FCE"/>
    <w:rsid w:val="00F07166"/>
    <w:rsid w:val="00F073C1"/>
    <w:rsid w:val="00F10C5D"/>
    <w:rsid w:val="00F10D70"/>
    <w:rsid w:val="00F10E4A"/>
    <w:rsid w:val="00F11016"/>
    <w:rsid w:val="00F11C22"/>
    <w:rsid w:val="00F11D21"/>
    <w:rsid w:val="00F11FA4"/>
    <w:rsid w:val="00F121D2"/>
    <w:rsid w:val="00F12DD7"/>
    <w:rsid w:val="00F13251"/>
    <w:rsid w:val="00F13E64"/>
    <w:rsid w:val="00F13F42"/>
    <w:rsid w:val="00F14431"/>
    <w:rsid w:val="00F1455A"/>
    <w:rsid w:val="00F14569"/>
    <w:rsid w:val="00F14824"/>
    <w:rsid w:val="00F14BCB"/>
    <w:rsid w:val="00F1514C"/>
    <w:rsid w:val="00F15295"/>
    <w:rsid w:val="00F156CB"/>
    <w:rsid w:val="00F164F0"/>
    <w:rsid w:val="00F16660"/>
    <w:rsid w:val="00F16995"/>
    <w:rsid w:val="00F16CB7"/>
    <w:rsid w:val="00F16E1C"/>
    <w:rsid w:val="00F16E99"/>
    <w:rsid w:val="00F1708E"/>
    <w:rsid w:val="00F1741E"/>
    <w:rsid w:val="00F175A3"/>
    <w:rsid w:val="00F179FC"/>
    <w:rsid w:val="00F2035B"/>
    <w:rsid w:val="00F20A69"/>
    <w:rsid w:val="00F20B81"/>
    <w:rsid w:val="00F210AC"/>
    <w:rsid w:val="00F210C3"/>
    <w:rsid w:val="00F210C5"/>
    <w:rsid w:val="00F2139F"/>
    <w:rsid w:val="00F213A7"/>
    <w:rsid w:val="00F21890"/>
    <w:rsid w:val="00F2199F"/>
    <w:rsid w:val="00F2218E"/>
    <w:rsid w:val="00F22378"/>
    <w:rsid w:val="00F22451"/>
    <w:rsid w:val="00F22B02"/>
    <w:rsid w:val="00F22E50"/>
    <w:rsid w:val="00F22EC1"/>
    <w:rsid w:val="00F23562"/>
    <w:rsid w:val="00F23BBE"/>
    <w:rsid w:val="00F23C01"/>
    <w:rsid w:val="00F23D23"/>
    <w:rsid w:val="00F23D4E"/>
    <w:rsid w:val="00F23EB8"/>
    <w:rsid w:val="00F247A4"/>
    <w:rsid w:val="00F24AC1"/>
    <w:rsid w:val="00F24E93"/>
    <w:rsid w:val="00F25351"/>
    <w:rsid w:val="00F25872"/>
    <w:rsid w:val="00F2643F"/>
    <w:rsid w:val="00F26599"/>
    <w:rsid w:val="00F26BCB"/>
    <w:rsid w:val="00F271FC"/>
    <w:rsid w:val="00F27CA2"/>
    <w:rsid w:val="00F27DFD"/>
    <w:rsid w:val="00F30590"/>
    <w:rsid w:val="00F307E6"/>
    <w:rsid w:val="00F3096F"/>
    <w:rsid w:val="00F309C7"/>
    <w:rsid w:val="00F30CDB"/>
    <w:rsid w:val="00F3145B"/>
    <w:rsid w:val="00F31525"/>
    <w:rsid w:val="00F31AF2"/>
    <w:rsid w:val="00F31B83"/>
    <w:rsid w:val="00F31CCE"/>
    <w:rsid w:val="00F32715"/>
    <w:rsid w:val="00F32F87"/>
    <w:rsid w:val="00F3329F"/>
    <w:rsid w:val="00F3357C"/>
    <w:rsid w:val="00F3392E"/>
    <w:rsid w:val="00F33DE5"/>
    <w:rsid w:val="00F34138"/>
    <w:rsid w:val="00F34147"/>
    <w:rsid w:val="00F34C2D"/>
    <w:rsid w:val="00F34D92"/>
    <w:rsid w:val="00F34EB6"/>
    <w:rsid w:val="00F34F59"/>
    <w:rsid w:val="00F353CC"/>
    <w:rsid w:val="00F35E28"/>
    <w:rsid w:val="00F36771"/>
    <w:rsid w:val="00F36A5B"/>
    <w:rsid w:val="00F36E4C"/>
    <w:rsid w:val="00F374F8"/>
    <w:rsid w:val="00F37C41"/>
    <w:rsid w:val="00F37CB5"/>
    <w:rsid w:val="00F4022F"/>
    <w:rsid w:val="00F414B7"/>
    <w:rsid w:val="00F41634"/>
    <w:rsid w:val="00F4186F"/>
    <w:rsid w:val="00F418BA"/>
    <w:rsid w:val="00F419FB"/>
    <w:rsid w:val="00F41A3D"/>
    <w:rsid w:val="00F4222A"/>
    <w:rsid w:val="00F425A6"/>
    <w:rsid w:val="00F425B0"/>
    <w:rsid w:val="00F42646"/>
    <w:rsid w:val="00F42D06"/>
    <w:rsid w:val="00F43434"/>
    <w:rsid w:val="00F4360B"/>
    <w:rsid w:val="00F43759"/>
    <w:rsid w:val="00F43FB1"/>
    <w:rsid w:val="00F43FD2"/>
    <w:rsid w:val="00F4442B"/>
    <w:rsid w:val="00F44477"/>
    <w:rsid w:val="00F4448D"/>
    <w:rsid w:val="00F44AFC"/>
    <w:rsid w:val="00F44B77"/>
    <w:rsid w:val="00F44C57"/>
    <w:rsid w:val="00F44D9D"/>
    <w:rsid w:val="00F450FA"/>
    <w:rsid w:val="00F4517C"/>
    <w:rsid w:val="00F45414"/>
    <w:rsid w:val="00F454C7"/>
    <w:rsid w:val="00F45EF6"/>
    <w:rsid w:val="00F46B6D"/>
    <w:rsid w:val="00F47433"/>
    <w:rsid w:val="00F47A07"/>
    <w:rsid w:val="00F47D61"/>
    <w:rsid w:val="00F50230"/>
    <w:rsid w:val="00F50333"/>
    <w:rsid w:val="00F50394"/>
    <w:rsid w:val="00F507E1"/>
    <w:rsid w:val="00F51682"/>
    <w:rsid w:val="00F51752"/>
    <w:rsid w:val="00F517FD"/>
    <w:rsid w:val="00F51A16"/>
    <w:rsid w:val="00F51F0A"/>
    <w:rsid w:val="00F51F53"/>
    <w:rsid w:val="00F521B6"/>
    <w:rsid w:val="00F5242F"/>
    <w:rsid w:val="00F537D9"/>
    <w:rsid w:val="00F53F5D"/>
    <w:rsid w:val="00F54089"/>
    <w:rsid w:val="00F54ADF"/>
    <w:rsid w:val="00F55409"/>
    <w:rsid w:val="00F55F98"/>
    <w:rsid w:val="00F5607B"/>
    <w:rsid w:val="00F56528"/>
    <w:rsid w:val="00F56657"/>
    <w:rsid w:val="00F57045"/>
    <w:rsid w:val="00F57308"/>
    <w:rsid w:val="00F57443"/>
    <w:rsid w:val="00F57554"/>
    <w:rsid w:val="00F57BD4"/>
    <w:rsid w:val="00F57CAE"/>
    <w:rsid w:val="00F6062F"/>
    <w:rsid w:val="00F6067A"/>
    <w:rsid w:val="00F60844"/>
    <w:rsid w:val="00F6090D"/>
    <w:rsid w:val="00F60D4B"/>
    <w:rsid w:val="00F6104C"/>
    <w:rsid w:val="00F6184C"/>
    <w:rsid w:val="00F618ED"/>
    <w:rsid w:val="00F620D4"/>
    <w:rsid w:val="00F62828"/>
    <w:rsid w:val="00F63092"/>
    <w:rsid w:val="00F63193"/>
    <w:rsid w:val="00F63700"/>
    <w:rsid w:val="00F63705"/>
    <w:rsid w:val="00F63A9D"/>
    <w:rsid w:val="00F63B45"/>
    <w:rsid w:val="00F63C2C"/>
    <w:rsid w:val="00F63EFA"/>
    <w:rsid w:val="00F64173"/>
    <w:rsid w:val="00F646C5"/>
    <w:rsid w:val="00F6478D"/>
    <w:rsid w:val="00F64793"/>
    <w:rsid w:val="00F64B88"/>
    <w:rsid w:val="00F651F0"/>
    <w:rsid w:val="00F6592B"/>
    <w:rsid w:val="00F66439"/>
    <w:rsid w:val="00F6645E"/>
    <w:rsid w:val="00F66B13"/>
    <w:rsid w:val="00F66C1D"/>
    <w:rsid w:val="00F670C6"/>
    <w:rsid w:val="00F672A2"/>
    <w:rsid w:val="00F67917"/>
    <w:rsid w:val="00F67B84"/>
    <w:rsid w:val="00F67E65"/>
    <w:rsid w:val="00F70195"/>
    <w:rsid w:val="00F703A3"/>
    <w:rsid w:val="00F703D9"/>
    <w:rsid w:val="00F7051C"/>
    <w:rsid w:val="00F7052E"/>
    <w:rsid w:val="00F70BD9"/>
    <w:rsid w:val="00F7122E"/>
    <w:rsid w:val="00F715CD"/>
    <w:rsid w:val="00F715F1"/>
    <w:rsid w:val="00F71870"/>
    <w:rsid w:val="00F71937"/>
    <w:rsid w:val="00F71FB5"/>
    <w:rsid w:val="00F7218D"/>
    <w:rsid w:val="00F72461"/>
    <w:rsid w:val="00F72917"/>
    <w:rsid w:val="00F72AE6"/>
    <w:rsid w:val="00F72CB4"/>
    <w:rsid w:val="00F73138"/>
    <w:rsid w:val="00F73159"/>
    <w:rsid w:val="00F73506"/>
    <w:rsid w:val="00F73C4B"/>
    <w:rsid w:val="00F73E10"/>
    <w:rsid w:val="00F73EA7"/>
    <w:rsid w:val="00F7438D"/>
    <w:rsid w:val="00F7486F"/>
    <w:rsid w:val="00F748F5"/>
    <w:rsid w:val="00F753DB"/>
    <w:rsid w:val="00F754C9"/>
    <w:rsid w:val="00F7564A"/>
    <w:rsid w:val="00F756C8"/>
    <w:rsid w:val="00F758D9"/>
    <w:rsid w:val="00F75C5C"/>
    <w:rsid w:val="00F7642F"/>
    <w:rsid w:val="00F7655C"/>
    <w:rsid w:val="00F766E7"/>
    <w:rsid w:val="00F76A28"/>
    <w:rsid w:val="00F7702E"/>
    <w:rsid w:val="00F771F5"/>
    <w:rsid w:val="00F77376"/>
    <w:rsid w:val="00F778E8"/>
    <w:rsid w:val="00F77A5D"/>
    <w:rsid w:val="00F77F15"/>
    <w:rsid w:val="00F80736"/>
    <w:rsid w:val="00F80A23"/>
    <w:rsid w:val="00F81849"/>
    <w:rsid w:val="00F81BFD"/>
    <w:rsid w:val="00F827B3"/>
    <w:rsid w:val="00F82C55"/>
    <w:rsid w:val="00F831F8"/>
    <w:rsid w:val="00F836E0"/>
    <w:rsid w:val="00F840A3"/>
    <w:rsid w:val="00F84303"/>
    <w:rsid w:val="00F84565"/>
    <w:rsid w:val="00F84AAC"/>
    <w:rsid w:val="00F852DB"/>
    <w:rsid w:val="00F8539A"/>
    <w:rsid w:val="00F85B4D"/>
    <w:rsid w:val="00F85BEB"/>
    <w:rsid w:val="00F85FDD"/>
    <w:rsid w:val="00F864BD"/>
    <w:rsid w:val="00F864D4"/>
    <w:rsid w:val="00F86C6E"/>
    <w:rsid w:val="00F8705E"/>
    <w:rsid w:val="00F871BD"/>
    <w:rsid w:val="00F8738E"/>
    <w:rsid w:val="00F87F94"/>
    <w:rsid w:val="00F900C5"/>
    <w:rsid w:val="00F9043A"/>
    <w:rsid w:val="00F90603"/>
    <w:rsid w:val="00F909BF"/>
    <w:rsid w:val="00F90C2C"/>
    <w:rsid w:val="00F90FEC"/>
    <w:rsid w:val="00F9126F"/>
    <w:rsid w:val="00F914FE"/>
    <w:rsid w:val="00F91853"/>
    <w:rsid w:val="00F91BAA"/>
    <w:rsid w:val="00F91E97"/>
    <w:rsid w:val="00F91EB8"/>
    <w:rsid w:val="00F923E5"/>
    <w:rsid w:val="00F925A7"/>
    <w:rsid w:val="00F92871"/>
    <w:rsid w:val="00F9292E"/>
    <w:rsid w:val="00F92DB7"/>
    <w:rsid w:val="00F92E27"/>
    <w:rsid w:val="00F9366F"/>
    <w:rsid w:val="00F93AF4"/>
    <w:rsid w:val="00F93E14"/>
    <w:rsid w:val="00F93F70"/>
    <w:rsid w:val="00F9438E"/>
    <w:rsid w:val="00F94ADA"/>
    <w:rsid w:val="00F94BE0"/>
    <w:rsid w:val="00F94F8F"/>
    <w:rsid w:val="00F95278"/>
    <w:rsid w:val="00F9533E"/>
    <w:rsid w:val="00F958ED"/>
    <w:rsid w:val="00F95FD4"/>
    <w:rsid w:val="00F9693D"/>
    <w:rsid w:val="00F96F01"/>
    <w:rsid w:val="00F96F28"/>
    <w:rsid w:val="00F973CA"/>
    <w:rsid w:val="00F97882"/>
    <w:rsid w:val="00F97D09"/>
    <w:rsid w:val="00F97ECD"/>
    <w:rsid w:val="00FA0477"/>
    <w:rsid w:val="00FA088C"/>
    <w:rsid w:val="00FA0D94"/>
    <w:rsid w:val="00FA1C46"/>
    <w:rsid w:val="00FA1CD0"/>
    <w:rsid w:val="00FA2097"/>
    <w:rsid w:val="00FA22E2"/>
    <w:rsid w:val="00FA254A"/>
    <w:rsid w:val="00FA2700"/>
    <w:rsid w:val="00FA2D0F"/>
    <w:rsid w:val="00FA3175"/>
    <w:rsid w:val="00FA32E5"/>
    <w:rsid w:val="00FA3341"/>
    <w:rsid w:val="00FA36A3"/>
    <w:rsid w:val="00FA38C0"/>
    <w:rsid w:val="00FA3DFC"/>
    <w:rsid w:val="00FA5001"/>
    <w:rsid w:val="00FA5232"/>
    <w:rsid w:val="00FA5B5A"/>
    <w:rsid w:val="00FA5E31"/>
    <w:rsid w:val="00FA6143"/>
    <w:rsid w:val="00FA6417"/>
    <w:rsid w:val="00FA64EE"/>
    <w:rsid w:val="00FA6811"/>
    <w:rsid w:val="00FA68FE"/>
    <w:rsid w:val="00FA6C41"/>
    <w:rsid w:val="00FA6D0C"/>
    <w:rsid w:val="00FA6DDC"/>
    <w:rsid w:val="00FA6F73"/>
    <w:rsid w:val="00FA726D"/>
    <w:rsid w:val="00FA764B"/>
    <w:rsid w:val="00FA7819"/>
    <w:rsid w:val="00FA79C8"/>
    <w:rsid w:val="00FA79E1"/>
    <w:rsid w:val="00FA7B08"/>
    <w:rsid w:val="00FA7DBF"/>
    <w:rsid w:val="00FA7E86"/>
    <w:rsid w:val="00FB0060"/>
    <w:rsid w:val="00FB00B6"/>
    <w:rsid w:val="00FB0683"/>
    <w:rsid w:val="00FB0A4E"/>
    <w:rsid w:val="00FB0F07"/>
    <w:rsid w:val="00FB0F7A"/>
    <w:rsid w:val="00FB0FF0"/>
    <w:rsid w:val="00FB169F"/>
    <w:rsid w:val="00FB1BE4"/>
    <w:rsid w:val="00FB1F3D"/>
    <w:rsid w:val="00FB2074"/>
    <w:rsid w:val="00FB28FF"/>
    <w:rsid w:val="00FB2934"/>
    <w:rsid w:val="00FB33C5"/>
    <w:rsid w:val="00FB35FE"/>
    <w:rsid w:val="00FB3AFE"/>
    <w:rsid w:val="00FB3B24"/>
    <w:rsid w:val="00FB3E29"/>
    <w:rsid w:val="00FB42A1"/>
    <w:rsid w:val="00FB4A58"/>
    <w:rsid w:val="00FB4CFE"/>
    <w:rsid w:val="00FB4D4A"/>
    <w:rsid w:val="00FB52BA"/>
    <w:rsid w:val="00FB5311"/>
    <w:rsid w:val="00FB55EC"/>
    <w:rsid w:val="00FB5601"/>
    <w:rsid w:val="00FB5664"/>
    <w:rsid w:val="00FB567E"/>
    <w:rsid w:val="00FB59C1"/>
    <w:rsid w:val="00FB5C17"/>
    <w:rsid w:val="00FB6405"/>
    <w:rsid w:val="00FB6AE7"/>
    <w:rsid w:val="00FB7188"/>
    <w:rsid w:val="00FB7310"/>
    <w:rsid w:val="00FB739B"/>
    <w:rsid w:val="00FB7662"/>
    <w:rsid w:val="00FB7727"/>
    <w:rsid w:val="00FB772A"/>
    <w:rsid w:val="00FB7BB9"/>
    <w:rsid w:val="00FB7DB8"/>
    <w:rsid w:val="00FC0011"/>
    <w:rsid w:val="00FC00C7"/>
    <w:rsid w:val="00FC0719"/>
    <w:rsid w:val="00FC0A5C"/>
    <w:rsid w:val="00FC0C80"/>
    <w:rsid w:val="00FC17E0"/>
    <w:rsid w:val="00FC1AA7"/>
    <w:rsid w:val="00FC1BC3"/>
    <w:rsid w:val="00FC1C19"/>
    <w:rsid w:val="00FC1D24"/>
    <w:rsid w:val="00FC1F0B"/>
    <w:rsid w:val="00FC206A"/>
    <w:rsid w:val="00FC252C"/>
    <w:rsid w:val="00FC2D5B"/>
    <w:rsid w:val="00FC32F0"/>
    <w:rsid w:val="00FC32F5"/>
    <w:rsid w:val="00FC4971"/>
    <w:rsid w:val="00FC4C9A"/>
    <w:rsid w:val="00FC4E0B"/>
    <w:rsid w:val="00FC4E89"/>
    <w:rsid w:val="00FC5FFA"/>
    <w:rsid w:val="00FC6181"/>
    <w:rsid w:val="00FC6191"/>
    <w:rsid w:val="00FC6D16"/>
    <w:rsid w:val="00FC72A7"/>
    <w:rsid w:val="00FC7684"/>
    <w:rsid w:val="00FD049F"/>
    <w:rsid w:val="00FD0607"/>
    <w:rsid w:val="00FD0AC6"/>
    <w:rsid w:val="00FD0EB3"/>
    <w:rsid w:val="00FD11AC"/>
    <w:rsid w:val="00FD13C3"/>
    <w:rsid w:val="00FD16D4"/>
    <w:rsid w:val="00FD1AC1"/>
    <w:rsid w:val="00FD1B1C"/>
    <w:rsid w:val="00FD1F73"/>
    <w:rsid w:val="00FD210E"/>
    <w:rsid w:val="00FD267C"/>
    <w:rsid w:val="00FD28DB"/>
    <w:rsid w:val="00FD2ACF"/>
    <w:rsid w:val="00FD347A"/>
    <w:rsid w:val="00FD3BC4"/>
    <w:rsid w:val="00FD40A5"/>
    <w:rsid w:val="00FD4784"/>
    <w:rsid w:val="00FD4D66"/>
    <w:rsid w:val="00FD561D"/>
    <w:rsid w:val="00FD5C04"/>
    <w:rsid w:val="00FD6089"/>
    <w:rsid w:val="00FD62C9"/>
    <w:rsid w:val="00FD64BB"/>
    <w:rsid w:val="00FD64C4"/>
    <w:rsid w:val="00FD64CA"/>
    <w:rsid w:val="00FD65E3"/>
    <w:rsid w:val="00FD69CC"/>
    <w:rsid w:val="00FD6B33"/>
    <w:rsid w:val="00FD6B53"/>
    <w:rsid w:val="00FD6B8B"/>
    <w:rsid w:val="00FD6C63"/>
    <w:rsid w:val="00FD751B"/>
    <w:rsid w:val="00FD7A9C"/>
    <w:rsid w:val="00FD7FF4"/>
    <w:rsid w:val="00FE00CB"/>
    <w:rsid w:val="00FE071E"/>
    <w:rsid w:val="00FE0755"/>
    <w:rsid w:val="00FE0E5B"/>
    <w:rsid w:val="00FE0ED8"/>
    <w:rsid w:val="00FE12B8"/>
    <w:rsid w:val="00FE1734"/>
    <w:rsid w:val="00FE178D"/>
    <w:rsid w:val="00FE18C4"/>
    <w:rsid w:val="00FE1B79"/>
    <w:rsid w:val="00FE1D1B"/>
    <w:rsid w:val="00FE20E1"/>
    <w:rsid w:val="00FE230F"/>
    <w:rsid w:val="00FE24F4"/>
    <w:rsid w:val="00FE4944"/>
    <w:rsid w:val="00FE4A5F"/>
    <w:rsid w:val="00FE4A72"/>
    <w:rsid w:val="00FE4C34"/>
    <w:rsid w:val="00FE4EED"/>
    <w:rsid w:val="00FE5340"/>
    <w:rsid w:val="00FE53F0"/>
    <w:rsid w:val="00FE596E"/>
    <w:rsid w:val="00FE699D"/>
    <w:rsid w:val="00FE754C"/>
    <w:rsid w:val="00FE79C6"/>
    <w:rsid w:val="00FE7C2C"/>
    <w:rsid w:val="00FF0078"/>
    <w:rsid w:val="00FF0700"/>
    <w:rsid w:val="00FF0EA0"/>
    <w:rsid w:val="00FF0F0D"/>
    <w:rsid w:val="00FF0FBE"/>
    <w:rsid w:val="00FF12BD"/>
    <w:rsid w:val="00FF1490"/>
    <w:rsid w:val="00FF1AED"/>
    <w:rsid w:val="00FF1F25"/>
    <w:rsid w:val="00FF2133"/>
    <w:rsid w:val="00FF21FF"/>
    <w:rsid w:val="00FF2F48"/>
    <w:rsid w:val="00FF31A5"/>
    <w:rsid w:val="00FF31AE"/>
    <w:rsid w:val="00FF3725"/>
    <w:rsid w:val="00FF3DC7"/>
    <w:rsid w:val="00FF3E48"/>
    <w:rsid w:val="00FF4127"/>
    <w:rsid w:val="00FF49F7"/>
    <w:rsid w:val="00FF4BA4"/>
    <w:rsid w:val="00FF54BD"/>
    <w:rsid w:val="00FF54DD"/>
    <w:rsid w:val="00FF5DF4"/>
    <w:rsid w:val="00FF62BE"/>
    <w:rsid w:val="00FF64E4"/>
    <w:rsid w:val="00FF67E8"/>
    <w:rsid w:val="00FF72FD"/>
    <w:rsid w:val="00FF7A2D"/>
    <w:rsid w:val="035B6425"/>
    <w:rsid w:val="0585E2F2"/>
    <w:rsid w:val="0609283A"/>
    <w:rsid w:val="0CCFF722"/>
    <w:rsid w:val="0CECC611"/>
    <w:rsid w:val="0D28FC55"/>
    <w:rsid w:val="149F0B31"/>
    <w:rsid w:val="15F3667E"/>
    <w:rsid w:val="16ECACF3"/>
    <w:rsid w:val="257A44F4"/>
    <w:rsid w:val="25C67C7C"/>
    <w:rsid w:val="262956F1"/>
    <w:rsid w:val="27C0A8D6"/>
    <w:rsid w:val="285E4A97"/>
    <w:rsid w:val="28E7D629"/>
    <w:rsid w:val="2B25A29F"/>
    <w:rsid w:val="2FEA7A4E"/>
    <w:rsid w:val="30A7D34F"/>
    <w:rsid w:val="353CD939"/>
    <w:rsid w:val="359B22A4"/>
    <w:rsid w:val="361F4EA0"/>
    <w:rsid w:val="3ED57BF7"/>
    <w:rsid w:val="3F28B247"/>
    <w:rsid w:val="42DF8D3C"/>
    <w:rsid w:val="4418F7A5"/>
    <w:rsid w:val="4771B27D"/>
    <w:rsid w:val="4E64114C"/>
    <w:rsid w:val="5A42C4C8"/>
    <w:rsid w:val="5CC4B342"/>
    <w:rsid w:val="5D0DBA85"/>
    <w:rsid w:val="5D923C7E"/>
    <w:rsid w:val="61606939"/>
    <w:rsid w:val="61DF941E"/>
    <w:rsid w:val="6579EBCE"/>
    <w:rsid w:val="67CE7EBE"/>
    <w:rsid w:val="714DE9AF"/>
    <w:rsid w:val="75A25950"/>
    <w:rsid w:val="7630BDFB"/>
    <w:rsid w:val="7C359A98"/>
    <w:rsid w:val="7E2B2443"/>
    <w:rsid w:val="7E97F303"/>
    <w:rsid w:val="7F8A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910E22"/>
  <w15:docId w15:val="{FE38D1FC-8307-47A2-8466-80D86B3F2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75EE6"/>
    <w:pPr>
      <w:spacing w:after="120" w:line="240" w:lineRule="auto"/>
    </w:pPr>
    <w:rPr>
      <w:rFonts w:cs="Times New Roman"/>
      <w:sz w:val="20"/>
      <w:szCs w:val="24"/>
      <w:lang w:eastAsia="en-GB"/>
    </w:rPr>
  </w:style>
  <w:style w:type="paragraph" w:styleId="Heading1">
    <w:name w:val="heading 1"/>
    <w:basedOn w:val="Normal"/>
    <w:next w:val="NormalIndent"/>
    <w:link w:val="Heading1Char"/>
    <w:uiPriority w:val="9"/>
    <w:qFormat/>
    <w:rsid w:val="007D489A"/>
    <w:pPr>
      <w:keepNext/>
      <w:keepLines/>
      <w:pageBreakBefore/>
      <w:numPr>
        <w:numId w:val="11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Indent"/>
    <w:link w:val="Heading2Char"/>
    <w:uiPriority w:val="9"/>
    <w:unhideWhenUsed/>
    <w:qFormat/>
    <w:rsid w:val="007D489A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Indent"/>
    <w:link w:val="Heading3Char"/>
    <w:uiPriority w:val="9"/>
    <w:unhideWhenUsed/>
    <w:qFormat/>
    <w:rsid w:val="007D489A"/>
    <w:pPr>
      <w:keepNext/>
      <w:keepLines/>
      <w:numPr>
        <w:ilvl w:val="2"/>
        <w:numId w:val="11"/>
      </w:numPr>
      <w:spacing w:before="240"/>
      <w:ind w:left="72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Heading4">
    <w:name w:val="heading 4"/>
    <w:basedOn w:val="Normal"/>
    <w:next w:val="NormalIndent"/>
    <w:link w:val="Heading4Char"/>
    <w:uiPriority w:val="9"/>
    <w:unhideWhenUsed/>
    <w:qFormat/>
    <w:rsid w:val="007D489A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Cs/>
      <w:iCs/>
      <w:sz w:val="24"/>
    </w:rPr>
  </w:style>
  <w:style w:type="paragraph" w:styleId="Heading5">
    <w:name w:val="heading 5"/>
    <w:basedOn w:val="Normal"/>
    <w:next w:val="NormalIndent"/>
    <w:link w:val="Heading5Char"/>
    <w:uiPriority w:val="9"/>
    <w:unhideWhenUsed/>
    <w:qFormat/>
    <w:rsid w:val="008F609C"/>
    <w:pPr>
      <w:keepNext/>
      <w:keepLines/>
      <w:numPr>
        <w:ilvl w:val="4"/>
        <w:numId w:val="1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Indent"/>
    <w:link w:val="Heading6Char"/>
    <w:uiPriority w:val="9"/>
    <w:unhideWhenUsed/>
    <w:qFormat/>
    <w:rsid w:val="007D489A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Cs/>
    </w:rPr>
  </w:style>
  <w:style w:type="paragraph" w:styleId="Heading7">
    <w:name w:val="heading 7"/>
    <w:aliases w:val="Appendix Heading 1,Nadpis 7"/>
    <w:basedOn w:val="Normal"/>
    <w:next w:val="NormalIndent"/>
    <w:link w:val="Heading7Char"/>
    <w:uiPriority w:val="9"/>
    <w:unhideWhenUsed/>
    <w:qFormat/>
    <w:rsid w:val="007D489A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Cs/>
    </w:rPr>
  </w:style>
  <w:style w:type="paragraph" w:styleId="Heading8">
    <w:name w:val="heading 8"/>
    <w:basedOn w:val="Normal"/>
    <w:next w:val="NormalIndent"/>
    <w:link w:val="Heading8Char"/>
    <w:uiPriority w:val="9"/>
    <w:unhideWhenUsed/>
    <w:qFormat/>
    <w:rsid w:val="007D489A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Indent"/>
    <w:link w:val="Heading9Char"/>
    <w:uiPriority w:val="9"/>
    <w:unhideWhenUsed/>
    <w:qFormat/>
    <w:rsid w:val="007D489A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Cs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link w:val="NormalIndentChar"/>
    <w:uiPriority w:val="99"/>
    <w:unhideWhenUsed/>
    <w:qFormat/>
    <w:rsid w:val="0009231E"/>
    <w:pPr>
      <w:spacing w:line="276" w:lineRule="auto"/>
      <w:ind w:left="1701"/>
      <w:jc w:val="both"/>
    </w:pPr>
  </w:style>
  <w:style w:type="paragraph" w:styleId="Header">
    <w:name w:val="header"/>
    <w:basedOn w:val="Normal"/>
    <w:link w:val="HeaderChar"/>
    <w:uiPriority w:val="99"/>
    <w:unhideWhenUsed/>
    <w:rsid w:val="007D489A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D489A"/>
    <w:rPr>
      <w:rFonts w:cs="Times New Roman"/>
      <w:sz w:val="20"/>
      <w:szCs w:val="24"/>
      <w:lang w:eastAsia="en-GB"/>
    </w:rPr>
  </w:style>
  <w:style w:type="paragraph" w:styleId="Footer">
    <w:name w:val="footer"/>
    <w:aliases w:val="First Page Footage,Left Footer Char Char"/>
    <w:basedOn w:val="Normal"/>
    <w:link w:val="FooterChar"/>
    <w:uiPriority w:val="99"/>
    <w:unhideWhenUsed/>
    <w:rsid w:val="007D489A"/>
    <w:pPr>
      <w:tabs>
        <w:tab w:val="center" w:pos="4536"/>
        <w:tab w:val="right" w:pos="9072"/>
      </w:tabs>
      <w:spacing w:after="0"/>
    </w:pPr>
    <w:rPr>
      <w:sz w:val="16"/>
    </w:rPr>
  </w:style>
  <w:style w:type="character" w:customStyle="1" w:styleId="FooterChar">
    <w:name w:val="Footer Char"/>
    <w:aliases w:val="First Page Footage Char,Left Footer Char Char Char"/>
    <w:basedOn w:val="DefaultParagraphFont"/>
    <w:link w:val="Footer"/>
    <w:uiPriority w:val="99"/>
    <w:rsid w:val="007D489A"/>
    <w:rPr>
      <w:rFonts w:cs="Times New Roman"/>
      <w:sz w:val="16"/>
      <w:szCs w:val="24"/>
      <w:lang w:eastAsia="en-GB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7D489A"/>
    <w:pPr>
      <w:spacing w:after="300"/>
      <w:contextualSpacing/>
    </w:pPr>
    <w:rPr>
      <w:rFonts w:asciiTheme="majorHAnsi" w:eastAsiaTheme="majorEastAsia" w:hAnsiTheme="majorHAnsi" w:cstheme="majorBidi"/>
      <w:color w:val="5E6167" w:themeColor="text2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D489A"/>
    <w:rPr>
      <w:rFonts w:asciiTheme="majorHAnsi" w:eastAsiaTheme="majorEastAsia" w:hAnsiTheme="majorHAnsi" w:cstheme="majorBidi"/>
      <w:color w:val="5E6167" w:themeColor="text2"/>
      <w:spacing w:val="5"/>
      <w:kern w:val="28"/>
      <w:sz w:val="52"/>
      <w:szCs w:val="52"/>
      <w:lang w:eastAsia="en-GB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7D489A"/>
    <w:pPr>
      <w:numPr>
        <w:ilvl w:val="1"/>
      </w:numPr>
    </w:pPr>
    <w:rPr>
      <w:rFonts w:asciiTheme="majorHAnsi" w:eastAsiaTheme="majorEastAsia" w:hAnsiTheme="majorHAnsi" w:cstheme="majorBidi"/>
      <w:i/>
      <w:iCs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D489A"/>
    <w:rPr>
      <w:rFonts w:asciiTheme="majorHAnsi" w:eastAsiaTheme="majorEastAsia" w:hAnsiTheme="majorHAnsi" w:cstheme="majorBidi"/>
      <w:i/>
      <w:iCs/>
      <w:spacing w:val="15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7D489A"/>
    <w:rPr>
      <w:rFonts w:asciiTheme="majorHAnsi" w:eastAsiaTheme="majorEastAsia" w:hAnsiTheme="majorHAnsi" w:cstheme="majorBidi"/>
      <w:b/>
      <w:bCs/>
      <w:sz w:val="28"/>
      <w:szCs w:val="28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7D489A"/>
    <w:pPr>
      <w:tabs>
        <w:tab w:val="left" w:pos="284"/>
        <w:tab w:val="right" w:leader="dot" w:pos="9639"/>
      </w:tabs>
      <w:spacing w:after="60"/>
    </w:pPr>
  </w:style>
  <w:style w:type="character" w:styleId="Hyperlink">
    <w:name w:val="Hyperlink"/>
    <w:basedOn w:val="DefaultParagraphFont"/>
    <w:uiPriority w:val="99"/>
    <w:unhideWhenUsed/>
    <w:rsid w:val="007D489A"/>
    <w:rPr>
      <w:color w:val="FF8119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D489A"/>
    <w:rPr>
      <w:rFonts w:asciiTheme="majorHAnsi" w:eastAsiaTheme="majorEastAsia" w:hAnsiTheme="majorHAnsi" w:cstheme="majorBidi"/>
      <w:b/>
      <w:bCs/>
      <w:sz w:val="26"/>
      <w:szCs w:val="2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7D489A"/>
    <w:rPr>
      <w:rFonts w:asciiTheme="majorHAnsi" w:eastAsiaTheme="majorEastAsia" w:hAnsiTheme="majorHAnsi" w:cstheme="majorBidi"/>
      <w:b/>
      <w:bCs/>
      <w:sz w:val="24"/>
      <w:szCs w:val="24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7D489A"/>
    <w:rPr>
      <w:rFonts w:asciiTheme="majorHAnsi" w:eastAsiaTheme="majorEastAsia" w:hAnsiTheme="majorHAnsi" w:cstheme="majorBidi"/>
      <w:bCs/>
      <w:iCs/>
      <w:sz w:val="24"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8F609C"/>
    <w:rPr>
      <w:rFonts w:asciiTheme="majorHAnsi" w:eastAsiaTheme="majorEastAsia" w:hAnsiTheme="majorHAnsi" w:cstheme="majorBidi"/>
      <w:b/>
      <w:bCs/>
      <w:sz w:val="20"/>
      <w:szCs w:val="24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7D489A"/>
    <w:rPr>
      <w:rFonts w:asciiTheme="majorHAnsi" w:eastAsiaTheme="majorEastAsia" w:hAnsiTheme="majorHAnsi" w:cstheme="majorBidi"/>
      <w:iCs/>
      <w:sz w:val="20"/>
      <w:szCs w:val="24"/>
      <w:lang w:eastAsia="en-GB"/>
    </w:rPr>
  </w:style>
  <w:style w:type="character" w:customStyle="1" w:styleId="Heading7Char">
    <w:name w:val="Heading 7 Char"/>
    <w:aliases w:val="Appendix Heading 1 Char,Nadpis 7 Char"/>
    <w:basedOn w:val="DefaultParagraphFont"/>
    <w:link w:val="Heading7"/>
    <w:uiPriority w:val="9"/>
    <w:rsid w:val="007D489A"/>
    <w:rPr>
      <w:rFonts w:asciiTheme="majorHAnsi" w:eastAsiaTheme="majorEastAsia" w:hAnsiTheme="majorHAnsi" w:cstheme="majorBidi"/>
      <w:iCs/>
      <w:sz w:val="20"/>
      <w:szCs w:val="24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rsid w:val="007D489A"/>
    <w:rPr>
      <w:rFonts w:asciiTheme="majorHAnsi" w:eastAsiaTheme="majorEastAsia" w:hAnsiTheme="majorHAnsi" w:cstheme="majorBidi"/>
      <w:sz w:val="20"/>
      <w:szCs w:val="2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rsid w:val="007D489A"/>
    <w:rPr>
      <w:rFonts w:asciiTheme="majorHAnsi" w:eastAsiaTheme="majorEastAsia" w:hAnsiTheme="majorHAnsi" w:cstheme="majorBidi"/>
      <w:iCs/>
      <w:sz w:val="20"/>
      <w:szCs w:val="20"/>
      <w:lang w:eastAsia="en-GB"/>
    </w:rPr>
  </w:style>
  <w:style w:type="paragraph" w:styleId="TOC2">
    <w:name w:val="toc 2"/>
    <w:basedOn w:val="TOC1"/>
    <w:next w:val="Normal"/>
    <w:autoRedefine/>
    <w:uiPriority w:val="39"/>
    <w:unhideWhenUsed/>
    <w:rsid w:val="007D489A"/>
    <w:pPr>
      <w:tabs>
        <w:tab w:val="left" w:pos="964"/>
      </w:tabs>
      <w:ind w:left="567"/>
    </w:pPr>
  </w:style>
  <w:style w:type="paragraph" w:styleId="TOC3">
    <w:name w:val="toc 3"/>
    <w:basedOn w:val="TOC2"/>
    <w:next w:val="Normal"/>
    <w:autoRedefine/>
    <w:uiPriority w:val="39"/>
    <w:unhideWhenUsed/>
    <w:rsid w:val="007D489A"/>
    <w:pPr>
      <w:tabs>
        <w:tab w:val="left" w:pos="1701"/>
      </w:tabs>
      <w:ind w:left="1134"/>
    </w:pPr>
  </w:style>
  <w:style w:type="paragraph" w:styleId="TOC4">
    <w:name w:val="toc 4"/>
    <w:basedOn w:val="NormalIndent"/>
    <w:next w:val="NormalIndent"/>
    <w:autoRedefine/>
    <w:uiPriority w:val="39"/>
    <w:unhideWhenUsed/>
    <w:rsid w:val="007D489A"/>
    <w:pPr>
      <w:spacing w:after="100"/>
      <w:ind w:left="660"/>
    </w:pPr>
  </w:style>
  <w:style w:type="paragraph" w:styleId="TOC5">
    <w:name w:val="toc 5"/>
    <w:basedOn w:val="NormalIndent"/>
    <w:next w:val="NormalIndent"/>
    <w:autoRedefine/>
    <w:uiPriority w:val="39"/>
    <w:unhideWhenUsed/>
    <w:rsid w:val="007D489A"/>
    <w:pPr>
      <w:spacing w:after="100"/>
      <w:ind w:left="880"/>
    </w:pPr>
  </w:style>
  <w:style w:type="paragraph" w:styleId="Caption">
    <w:name w:val="caption"/>
    <w:basedOn w:val="NormalIndent"/>
    <w:next w:val="NormalIndent"/>
    <w:link w:val="CaptionChar"/>
    <w:uiPriority w:val="35"/>
    <w:unhideWhenUsed/>
    <w:qFormat/>
    <w:rsid w:val="00E204B4"/>
    <w:pPr>
      <w:keepNext/>
      <w:spacing w:before="200"/>
      <w:ind w:left="0"/>
    </w:pPr>
    <w:rPr>
      <w:b/>
      <w:bCs/>
      <w:sz w:val="18"/>
      <w:szCs w:val="18"/>
    </w:rPr>
  </w:style>
  <w:style w:type="table" w:styleId="TableGrid">
    <w:name w:val="Table Grid"/>
    <w:aliases w:val="Tabellengitternetz1,LC_Tabellengitternetz"/>
    <w:basedOn w:val="TableNormal"/>
    <w:uiPriority w:val="59"/>
    <w:rsid w:val="007D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D489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89A"/>
    <w:rPr>
      <w:rFonts w:ascii="Tahoma" w:hAnsi="Tahoma" w:cs="Tahoma"/>
      <w:sz w:val="16"/>
      <w:szCs w:val="16"/>
      <w:lang w:eastAsia="en-GB"/>
    </w:rPr>
  </w:style>
  <w:style w:type="paragraph" w:styleId="TableofFigures">
    <w:name w:val="table of figures"/>
    <w:basedOn w:val="NormalIndent"/>
    <w:next w:val="NormalIndent"/>
    <w:uiPriority w:val="99"/>
    <w:unhideWhenUsed/>
    <w:rsid w:val="007D489A"/>
    <w:pPr>
      <w:tabs>
        <w:tab w:val="right" w:leader="dot" w:pos="9639"/>
      </w:tabs>
      <w:spacing w:after="60"/>
      <w:ind w:left="1021" w:hanging="1021"/>
    </w:pPr>
  </w:style>
  <w:style w:type="paragraph" w:customStyle="1" w:styleId="Icon">
    <w:name w:val="Icon"/>
    <w:basedOn w:val="Normal"/>
    <w:uiPriority w:val="99"/>
    <w:rsid w:val="007D489A"/>
    <w:pPr>
      <w:keepNext/>
      <w:framePr w:w="680" w:h="680" w:hRule="exact" w:hSpace="397" w:wrap="auto" w:vAnchor="text" w:hAnchor="page" w:xAlign="outside" w:y="1" w:anchorLock="1"/>
      <w:overflowPunct w:val="0"/>
      <w:autoSpaceDE w:val="0"/>
      <w:autoSpaceDN w:val="0"/>
      <w:adjustRightInd w:val="0"/>
      <w:spacing w:after="180"/>
      <w:textAlignment w:val="baseline"/>
    </w:pPr>
    <w:rPr>
      <w:rFonts w:ascii="Arial" w:eastAsia="Times New Roman" w:hAnsi="Arial"/>
      <w:b/>
      <w:bCs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D489A"/>
    <w:pPr>
      <w:spacing w:after="100"/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7D489A"/>
    <w:pPr>
      <w:spacing w:after="100"/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7D489A"/>
    <w:pPr>
      <w:spacing w:after="100"/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7D489A"/>
    <w:pPr>
      <w:spacing w:after="100"/>
      <w:ind w:left="1600"/>
    </w:pPr>
  </w:style>
  <w:style w:type="table" w:styleId="GridTable1Light-Accent2">
    <w:name w:val="Grid Table 1 Light Accent 2"/>
    <w:basedOn w:val="TableNormal"/>
    <w:uiPriority w:val="46"/>
    <w:rsid w:val="007D489A"/>
    <w:pPr>
      <w:spacing w:after="0" w:line="240" w:lineRule="auto"/>
    </w:pPr>
    <w:tblPr>
      <w:tblStyleRowBandSize w:val="1"/>
      <w:tblStyleColBandSize w:val="1"/>
      <w:tblBorders>
        <w:top w:val="single" w:sz="4" w:space="0" w:color="EE909F" w:themeColor="accent2" w:themeTint="66"/>
        <w:left w:val="single" w:sz="4" w:space="0" w:color="EE909F" w:themeColor="accent2" w:themeTint="66"/>
        <w:bottom w:val="single" w:sz="4" w:space="0" w:color="EE909F" w:themeColor="accent2" w:themeTint="66"/>
        <w:right w:val="single" w:sz="4" w:space="0" w:color="EE909F" w:themeColor="accent2" w:themeTint="66"/>
        <w:insideH w:val="single" w:sz="4" w:space="0" w:color="EE909F" w:themeColor="accent2" w:themeTint="66"/>
        <w:insideV w:val="single" w:sz="4" w:space="0" w:color="EE909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6586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6586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6">
    <w:name w:val="Grid Table 3 Accent 6"/>
    <w:basedOn w:val="TableNormal"/>
    <w:uiPriority w:val="48"/>
    <w:rsid w:val="007D489A"/>
    <w:pPr>
      <w:spacing w:after="0" w:line="240" w:lineRule="auto"/>
    </w:pPr>
    <w:tblPr>
      <w:tblStyleRowBandSize w:val="1"/>
      <w:tblStyleColBandSize w:val="1"/>
      <w:tblBorders>
        <w:top w:val="single" w:sz="4" w:space="0" w:color="E87179" w:themeColor="accent6" w:themeTint="99"/>
        <w:left w:val="single" w:sz="4" w:space="0" w:color="E87179" w:themeColor="accent6" w:themeTint="99"/>
        <w:bottom w:val="single" w:sz="4" w:space="0" w:color="E87179" w:themeColor="accent6" w:themeTint="99"/>
        <w:right w:val="single" w:sz="4" w:space="0" w:color="E87179" w:themeColor="accent6" w:themeTint="99"/>
        <w:insideH w:val="single" w:sz="4" w:space="0" w:color="E87179" w:themeColor="accent6" w:themeTint="99"/>
        <w:insideV w:val="single" w:sz="4" w:space="0" w:color="E8717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CFD2" w:themeFill="accent6" w:themeFillTint="33"/>
      </w:tcPr>
    </w:tblStylePr>
    <w:tblStylePr w:type="band1Horz">
      <w:tblPr/>
      <w:tcPr>
        <w:shd w:val="clear" w:color="auto" w:fill="F7CFD2" w:themeFill="accent6" w:themeFillTint="33"/>
      </w:tcPr>
    </w:tblStylePr>
    <w:tblStylePr w:type="neCell">
      <w:tblPr/>
      <w:tcPr>
        <w:tcBorders>
          <w:bottom w:val="single" w:sz="4" w:space="0" w:color="E87179" w:themeColor="accent6" w:themeTint="99"/>
        </w:tcBorders>
      </w:tcPr>
    </w:tblStylePr>
    <w:tblStylePr w:type="nwCell">
      <w:tblPr/>
      <w:tcPr>
        <w:tcBorders>
          <w:bottom w:val="single" w:sz="4" w:space="0" w:color="E87179" w:themeColor="accent6" w:themeTint="99"/>
        </w:tcBorders>
      </w:tcPr>
    </w:tblStylePr>
    <w:tblStylePr w:type="seCell">
      <w:tblPr/>
      <w:tcPr>
        <w:tcBorders>
          <w:top w:val="single" w:sz="4" w:space="0" w:color="E87179" w:themeColor="accent6" w:themeTint="99"/>
        </w:tcBorders>
      </w:tcPr>
    </w:tblStylePr>
    <w:tblStylePr w:type="swCell">
      <w:tblPr/>
      <w:tcPr>
        <w:tcBorders>
          <w:top w:val="single" w:sz="4" w:space="0" w:color="E87179" w:themeColor="accent6" w:themeTint="99"/>
        </w:tcBorders>
      </w:tcPr>
    </w:tblStylePr>
  </w:style>
  <w:style w:type="table" w:styleId="TableGridLight">
    <w:name w:val="Grid Table Light"/>
    <w:basedOn w:val="TableNormal"/>
    <w:uiPriority w:val="40"/>
    <w:rsid w:val="007D489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NormalIndentChar">
    <w:name w:val="Normal Indent Char"/>
    <w:basedOn w:val="DefaultParagraphFont"/>
    <w:link w:val="NormalIndent"/>
    <w:uiPriority w:val="99"/>
    <w:locked/>
    <w:rsid w:val="0009231E"/>
    <w:rPr>
      <w:rFonts w:cs="Times New Roman"/>
      <w:sz w:val="20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7D489A"/>
    <w:pPr>
      <w:spacing w:after="200" w:line="276" w:lineRule="auto"/>
      <w:ind w:left="720"/>
      <w:contextualSpacing/>
    </w:pPr>
    <w:rPr>
      <w:rFonts w:cstheme="minorBidi"/>
      <w:szCs w:val="22"/>
      <w:lang w:eastAsia="en-US"/>
    </w:rPr>
  </w:style>
  <w:style w:type="paragraph" w:styleId="ListBullet">
    <w:name w:val="List Bullet"/>
    <w:basedOn w:val="NormalIndent"/>
    <w:link w:val="ListBulletChar"/>
    <w:uiPriority w:val="99"/>
    <w:unhideWhenUsed/>
    <w:rsid w:val="007D489A"/>
    <w:pPr>
      <w:numPr>
        <w:numId w:val="169"/>
      </w:numPr>
      <w:spacing w:after="240"/>
      <w:contextualSpacing/>
    </w:pPr>
    <w:rPr>
      <w:rFonts w:cstheme="minorBidi"/>
      <w:szCs w:val="22"/>
      <w:lang w:eastAsia="cs-CZ"/>
    </w:rPr>
  </w:style>
  <w:style w:type="character" w:styleId="CommentReference">
    <w:name w:val="annotation reference"/>
    <w:basedOn w:val="DefaultParagraphFont"/>
    <w:uiPriority w:val="99"/>
    <w:unhideWhenUsed/>
    <w:rsid w:val="007D4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D489A"/>
    <w:pPr>
      <w:spacing w:after="200"/>
    </w:pPr>
    <w:rPr>
      <w:rFonts w:cstheme="minorBidi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D48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4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489A"/>
    <w:rPr>
      <w:b/>
      <w:bCs/>
      <w:sz w:val="20"/>
      <w:szCs w:val="20"/>
    </w:rPr>
  </w:style>
  <w:style w:type="character" w:customStyle="1" w:styleId="TextkomenteChar1">
    <w:name w:val="Text komentáře Char1"/>
    <w:basedOn w:val="DefaultParagraphFont"/>
    <w:uiPriority w:val="99"/>
    <w:rsid w:val="00C659D5"/>
    <w:rPr>
      <w:sz w:val="20"/>
      <w:szCs w:val="20"/>
    </w:rPr>
  </w:style>
  <w:style w:type="paragraph" w:customStyle="1" w:styleId="AxureTableNormalText">
    <w:name w:val="AxureTableNormalText"/>
    <w:basedOn w:val="Normal"/>
    <w:rsid w:val="007D489A"/>
    <w:pPr>
      <w:spacing w:before="60" w:after="60" w:line="276" w:lineRule="auto"/>
    </w:pPr>
    <w:rPr>
      <w:rFonts w:cstheme="minorBidi"/>
      <w:sz w:val="16"/>
      <w:szCs w:val="22"/>
      <w:lang w:eastAsia="en-US"/>
    </w:rPr>
  </w:style>
  <w:style w:type="table" w:customStyle="1" w:styleId="AxureTableStyle">
    <w:name w:val="AxureTableStyle"/>
    <w:basedOn w:val="TableNormal"/>
    <w:uiPriority w:val="99"/>
    <w:rsid w:val="007D489A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FlowStep">
    <w:name w:val="Flow Step"/>
    <w:basedOn w:val="NormalIndent"/>
    <w:link w:val="FlowStepChar"/>
    <w:qFormat/>
    <w:rsid w:val="007D489A"/>
    <w:pPr>
      <w:numPr>
        <w:numId w:val="156"/>
      </w:numPr>
      <w:spacing w:after="200"/>
      <w:contextualSpacing/>
    </w:pPr>
  </w:style>
  <w:style w:type="paragraph" w:styleId="ListBullet2">
    <w:name w:val="List Bullet 2"/>
    <w:basedOn w:val="ListBullet"/>
    <w:uiPriority w:val="99"/>
    <w:unhideWhenUsed/>
    <w:rsid w:val="007D489A"/>
    <w:pPr>
      <w:numPr>
        <w:ilvl w:val="2"/>
      </w:numPr>
    </w:pPr>
    <w:rPr>
      <w:rFonts w:ascii="Book Antiqua" w:eastAsia="Times New Roman" w:hAnsi="Book Antiqua" w:cs="Arial"/>
      <w:szCs w:val="20"/>
    </w:rPr>
  </w:style>
  <w:style w:type="paragraph" w:styleId="ListBullet3">
    <w:name w:val="List Bullet 3"/>
    <w:basedOn w:val="ListBullet2"/>
    <w:uiPriority w:val="99"/>
    <w:unhideWhenUsed/>
    <w:rsid w:val="007D489A"/>
    <w:pPr>
      <w:numPr>
        <w:ilvl w:val="0"/>
        <w:numId w:val="170"/>
      </w:numPr>
    </w:pPr>
  </w:style>
  <w:style w:type="paragraph" w:styleId="ListNumber">
    <w:name w:val="List Number"/>
    <w:basedOn w:val="Normal"/>
    <w:uiPriority w:val="99"/>
    <w:unhideWhenUsed/>
    <w:rsid w:val="007D489A"/>
    <w:pPr>
      <w:tabs>
        <w:tab w:val="num" w:pos="2061"/>
      </w:tabs>
      <w:spacing w:after="200" w:line="276" w:lineRule="auto"/>
      <w:ind w:left="2061" w:hanging="360"/>
      <w:contextualSpacing/>
    </w:pPr>
    <w:rPr>
      <w:rFonts w:cstheme="minorBidi"/>
      <w:szCs w:val="22"/>
      <w:lang w:eastAsia="en-US"/>
    </w:rPr>
  </w:style>
  <w:style w:type="paragraph" w:styleId="ListNumber2">
    <w:name w:val="List Number 2"/>
    <w:basedOn w:val="ListNumber"/>
    <w:uiPriority w:val="99"/>
    <w:unhideWhenUsed/>
    <w:rsid w:val="007D489A"/>
    <w:pPr>
      <w:tabs>
        <w:tab w:val="clear" w:pos="2061"/>
        <w:tab w:val="num" w:pos="2484"/>
      </w:tabs>
      <w:ind w:left="2484"/>
    </w:pPr>
  </w:style>
  <w:style w:type="paragraph" w:styleId="Revision">
    <w:name w:val="Revision"/>
    <w:hidden/>
    <w:uiPriority w:val="99"/>
    <w:semiHidden/>
    <w:rsid w:val="00C659D5"/>
    <w:pPr>
      <w:spacing w:after="0" w:line="240" w:lineRule="auto"/>
    </w:pPr>
    <w:rPr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D489A"/>
    <w:pPr>
      <w:spacing w:after="0"/>
    </w:pPr>
    <w:rPr>
      <w:rFonts w:cstheme="minorBidi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D489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D489A"/>
    <w:rPr>
      <w:vertAlign w:val="superscript"/>
    </w:rPr>
  </w:style>
  <w:style w:type="paragraph" w:customStyle="1" w:styleId="Flowheading">
    <w:name w:val="Flow heading"/>
    <w:basedOn w:val="NormalIndent"/>
    <w:next w:val="AltFlowStep"/>
    <w:qFormat/>
    <w:rsid w:val="007D489A"/>
    <w:pPr>
      <w:keepNext/>
      <w:spacing w:before="120"/>
    </w:pPr>
    <w:rPr>
      <w:rFonts w:cstheme="minorBidi"/>
      <w:szCs w:val="22"/>
      <w:u w:val="single"/>
      <w:lang w:eastAsia="en-US"/>
    </w:rPr>
  </w:style>
  <w:style w:type="paragraph" w:customStyle="1" w:styleId="AFlowStep">
    <w:name w:val="AFlow Step"/>
    <w:basedOn w:val="FlowStep"/>
    <w:link w:val="AFlowStepChar"/>
    <w:rsid w:val="007D489A"/>
    <w:pPr>
      <w:numPr>
        <w:numId w:val="0"/>
      </w:numPr>
      <w:ind w:left="2268" w:hanging="567"/>
    </w:pPr>
    <w:rPr>
      <w:lang w:eastAsia="cs-CZ"/>
    </w:rPr>
  </w:style>
  <w:style w:type="paragraph" w:customStyle="1" w:styleId="ListFS2">
    <w:name w:val="List FS 2"/>
    <w:basedOn w:val="NormalIndent"/>
    <w:link w:val="ListFS2Char"/>
    <w:qFormat/>
    <w:rsid w:val="00493D02"/>
    <w:pPr>
      <w:numPr>
        <w:ilvl w:val="1"/>
        <w:numId w:val="136"/>
      </w:numPr>
      <w:spacing w:after="0"/>
      <w:ind w:left="2778" w:hanging="357"/>
      <w:contextualSpacing/>
      <w:jc w:val="left"/>
    </w:pPr>
    <w:rPr>
      <w:rFonts w:cstheme="minorBidi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7D489A"/>
    <w:pPr>
      <w:spacing w:before="100" w:beforeAutospacing="1" w:after="100" w:afterAutospacing="1"/>
    </w:pPr>
    <w:rPr>
      <w:rFonts w:ascii="Times New Roman" w:eastAsia="Times New Roman" w:hAnsi="Times New Roman"/>
      <w:sz w:val="24"/>
      <w:lang w:eastAsia="cs-CZ"/>
    </w:rPr>
  </w:style>
  <w:style w:type="character" w:styleId="Emphasis">
    <w:name w:val="Emphasis"/>
    <w:basedOn w:val="DefaultParagraphFont"/>
    <w:uiPriority w:val="20"/>
    <w:qFormat/>
    <w:rsid w:val="007D489A"/>
    <w:rPr>
      <w:i/>
      <w:iCs/>
      <w:lang w:val="en-GB"/>
    </w:rPr>
  </w:style>
  <w:style w:type="numbering" w:customStyle="1" w:styleId="Styl1">
    <w:name w:val="Styl1"/>
    <w:uiPriority w:val="99"/>
    <w:rsid w:val="007D489A"/>
    <w:pPr>
      <w:numPr>
        <w:numId w:val="137"/>
      </w:numPr>
    </w:pPr>
  </w:style>
  <w:style w:type="paragraph" w:customStyle="1" w:styleId="AltFlowStep">
    <w:name w:val="Alt Flow Step"/>
    <w:basedOn w:val="AFlowStep"/>
    <w:link w:val="AltFlowStepChar"/>
    <w:qFormat/>
    <w:rsid w:val="007D489A"/>
    <w:pPr>
      <w:numPr>
        <w:numId w:val="157"/>
      </w:numPr>
      <w:tabs>
        <w:tab w:val="clear" w:pos="2155"/>
        <w:tab w:val="num" w:pos="360"/>
      </w:tabs>
    </w:pPr>
  </w:style>
  <w:style w:type="paragraph" w:customStyle="1" w:styleId="ExcFlowStep">
    <w:name w:val="Exc Flow Step"/>
    <w:basedOn w:val="AFlowStep"/>
    <w:link w:val="ExcFlowStepChar"/>
    <w:qFormat/>
    <w:rsid w:val="007D489A"/>
    <w:pPr>
      <w:numPr>
        <w:numId w:val="158"/>
      </w:numPr>
    </w:pPr>
  </w:style>
  <w:style w:type="character" w:customStyle="1" w:styleId="FlowStepChar">
    <w:name w:val="Flow Step Char"/>
    <w:basedOn w:val="NormalIndentChar"/>
    <w:link w:val="FlowStep"/>
    <w:rsid w:val="007D489A"/>
    <w:rPr>
      <w:rFonts w:cs="Times New Roman"/>
      <w:sz w:val="20"/>
      <w:szCs w:val="24"/>
      <w:lang w:eastAsia="en-GB"/>
    </w:rPr>
  </w:style>
  <w:style w:type="character" w:customStyle="1" w:styleId="AltFlowStepChar">
    <w:name w:val="Alt Flow Step Char"/>
    <w:basedOn w:val="FlowStepChar"/>
    <w:link w:val="AltFlowStep"/>
    <w:rsid w:val="007D489A"/>
    <w:rPr>
      <w:rFonts w:cs="Times New Roman"/>
      <w:sz w:val="20"/>
      <w:szCs w:val="24"/>
      <w:lang w:eastAsia="cs-CZ"/>
    </w:rPr>
  </w:style>
  <w:style w:type="character" w:customStyle="1" w:styleId="AFlowStepChar">
    <w:name w:val="AFlow Step Char"/>
    <w:basedOn w:val="FlowStepChar"/>
    <w:link w:val="AFlowStep"/>
    <w:rsid w:val="007D489A"/>
    <w:rPr>
      <w:rFonts w:cs="Times New Roman"/>
      <w:sz w:val="20"/>
      <w:szCs w:val="24"/>
      <w:lang w:eastAsia="cs-CZ"/>
    </w:rPr>
  </w:style>
  <w:style w:type="character" w:customStyle="1" w:styleId="ExcFlowStepChar">
    <w:name w:val="Exc Flow Step Char"/>
    <w:basedOn w:val="AFlowStepChar"/>
    <w:link w:val="ExcFlowStep"/>
    <w:rsid w:val="007D489A"/>
    <w:rPr>
      <w:rFonts w:cs="Times New Roman"/>
      <w:sz w:val="20"/>
      <w:szCs w:val="24"/>
      <w:lang w:eastAsia="cs-CZ"/>
    </w:rPr>
  </w:style>
  <w:style w:type="paragraph" w:customStyle="1" w:styleId="Default">
    <w:name w:val="Default"/>
    <w:rsid w:val="007D489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Spacing">
    <w:name w:val="No Spacing"/>
    <w:uiPriority w:val="1"/>
    <w:qFormat/>
    <w:rsid w:val="007D489A"/>
    <w:pPr>
      <w:spacing w:after="0" w:line="240" w:lineRule="auto"/>
    </w:pPr>
    <w:rPr>
      <w:sz w:val="20"/>
    </w:rPr>
  </w:style>
  <w:style w:type="character" w:styleId="Strong">
    <w:name w:val="Strong"/>
    <w:basedOn w:val="DefaultParagraphFont"/>
    <w:uiPriority w:val="22"/>
    <w:qFormat/>
    <w:rsid w:val="007D489A"/>
    <w:rPr>
      <w:b/>
      <w:bCs/>
    </w:rPr>
  </w:style>
  <w:style w:type="character" w:customStyle="1" w:styleId="med1">
    <w:name w:val="med1"/>
    <w:basedOn w:val="DefaultParagraphFont"/>
    <w:rsid w:val="007D489A"/>
  </w:style>
  <w:style w:type="character" w:styleId="PlaceholderText">
    <w:name w:val="Placeholder Text"/>
    <w:basedOn w:val="DefaultParagraphFont"/>
    <w:uiPriority w:val="99"/>
    <w:semiHidden/>
    <w:rsid w:val="007D489A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7D489A"/>
    <w:rPr>
      <w:color w:val="44B9E8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D489A"/>
    <w:rPr>
      <w:rFonts w:ascii="Courier New" w:eastAsia="Times New Roman" w:hAnsi="Courier New" w:cs="Courier New"/>
      <w:sz w:val="20"/>
      <w:szCs w:val="20"/>
    </w:rPr>
  </w:style>
  <w:style w:type="paragraph" w:customStyle="1" w:styleId="AxureTableHeaderText">
    <w:name w:val="AxureTableHeaderText"/>
    <w:basedOn w:val="Normal"/>
    <w:rsid w:val="007D489A"/>
    <w:pPr>
      <w:spacing w:before="60" w:after="60" w:line="276" w:lineRule="auto"/>
    </w:pPr>
    <w:rPr>
      <w:rFonts w:cstheme="minorBidi"/>
      <w:b/>
      <w:sz w:val="16"/>
      <w:szCs w:val="22"/>
      <w:lang w:eastAsia="en-US"/>
    </w:rPr>
  </w:style>
  <w:style w:type="character" w:customStyle="1" w:styleId="Nevyeenzmnka1">
    <w:name w:val="Nevyřešená zmínka1"/>
    <w:basedOn w:val="DefaultParagraphFont"/>
    <w:uiPriority w:val="99"/>
    <w:unhideWhenUsed/>
    <w:rsid w:val="007D489A"/>
    <w:rPr>
      <w:color w:val="605E5C"/>
      <w:shd w:val="clear" w:color="auto" w:fill="E1DFDD"/>
    </w:rPr>
  </w:style>
  <w:style w:type="paragraph" w:customStyle="1" w:styleId="Q14Tablevisiblen">
    <w:name w:val="Q_14_Table_visible_n"/>
    <w:basedOn w:val="Normal"/>
    <w:link w:val="Q14TablevisiblenChar"/>
    <w:qFormat/>
    <w:rsid w:val="00C659D5"/>
    <w:pPr>
      <w:tabs>
        <w:tab w:val="left" w:pos="284"/>
        <w:tab w:val="left" w:pos="737"/>
      </w:tabs>
      <w:spacing w:before="40" w:after="20"/>
    </w:pPr>
    <w:rPr>
      <w:rFonts w:ascii="Calibri" w:eastAsia="Times New Roman" w:hAnsi="Calibri" w:cs="Arial"/>
      <w:sz w:val="18"/>
      <w:szCs w:val="22"/>
      <w:lang w:val="sk-SK" w:eastAsia="en-US"/>
    </w:rPr>
  </w:style>
  <w:style w:type="character" w:customStyle="1" w:styleId="Q14TablevisiblenChar">
    <w:name w:val="Q_14_Table_visible_n Char"/>
    <w:basedOn w:val="DefaultParagraphFont"/>
    <w:link w:val="Q14Tablevisiblen"/>
    <w:rsid w:val="00C659D5"/>
    <w:rPr>
      <w:rFonts w:ascii="Calibri" w:eastAsia="Times New Roman" w:hAnsi="Calibri" w:cs="Arial"/>
      <w:sz w:val="18"/>
      <w:lang w:val="sk-SK"/>
    </w:rPr>
  </w:style>
  <w:style w:type="character" w:customStyle="1" w:styleId="st">
    <w:name w:val="st"/>
    <w:basedOn w:val="DefaultParagraphFont"/>
    <w:rsid w:val="007D489A"/>
  </w:style>
  <w:style w:type="character" w:customStyle="1" w:styleId="Nevyeenzmnka2">
    <w:name w:val="Nevyřešená zmínka2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3">
    <w:name w:val="Nevyřešená zmínka3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4">
    <w:name w:val="Nevyřešená zmínka4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5">
    <w:name w:val="Nevyřešená zmínka5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6">
    <w:name w:val="Nevyřešená zmínka6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paragraph" w:customStyle="1" w:styleId="Q01Textnormalodsadeny">
    <w:name w:val="Q_01_Text_normal_odsadeny"/>
    <w:basedOn w:val="NormalIndent"/>
    <w:link w:val="Q01TextnormalodsadenyChar"/>
    <w:qFormat/>
    <w:rsid w:val="00C659D5"/>
    <w:pPr>
      <w:tabs>
        <w:tab w:val="left" w:pos="2268"/>
      </w:tabs>
      <w:overflowPunct w:val="0"/>
      <w:autoSpaceDE w:val="0"/>
      <w:spacing w:line="288" w:lineRule="auto"/>
      <w:ind w:left="709"/>
      <w:textAlignment w:val="baseline"/>
    </w:pPr>
    <w:rPr>
      <w:rFonts w:eastAsia="Times New Roman" w:cs="Arial"/>
      <w:szCs w:val="20"/>
      <w:lang w:val="sk-SK" w:eastAsia="ar-SA"/>
    </w:rPr>
  </w:style>
  <w:style w:type="character" w:customStyle="1" w:styleId="Q01TextnormalodsadenyChar">
    <w:name w:val="Q_01_Text_normal_odsadeny Char"/>
    <w:basedOn w:val="NormalIndentChar"/>
    <w:link w:val="Q01Textnormalodsadeny"/>
    <w:rsid w:val="00C659D5"/>
    <w:rPr>
      <w:rFonts w:eastAsia="Times New Roman" w:cs="Arial"/>
      <w:sz w:val="20"/>
      <w:szCs w:val="20"/>
      <w:lang w:val="sk-SK" w:eastAsia="ar-SA"/>
    </w:rPr>
  </w:style>
  <w:style w:type="numbering" w:customStyle="1" w:styleId="Style3">
    <w:name w:val="Style3"/>
    <w:uiPriority w:val="99"/>
    <w:rsid w:val="007D489A"/>
    <w:pPr>
      <w:numPr>
        <w:numId w:val="141"/>
      </w:numPr>
    </w:pPr>
  </w:style>
  <w:style w:type="paragraph" w:customStyle="1" w:styleId="Q09Textbullet1-10pt">
    <w:name w:val="Q_09_Text_bullet1-10pt"/>
    <w:basedOn w:val="Normal"/>
    <w:qFormat/>
    <w:rsid w:val="00C659D5"/>
    <w:pPr>
      <w:suppressAutoHyphens/>
      <w:overflowPunct w:val="0"/>
      <w:autoSpaceDE w:val="0"/>
      <w:spacing w:after="0" w:line="288" w:lineRule="auto"/>
      <w:contextualSpacing/>
      <w:jc w:val="both"/>
      <w:textAlignment w:val="baseline"/>
    </w:pPr>
    <w:rPr>
      <w:rFonts w:eastAsia="Times New Roman" w:cs="Arial"/>
      <w:szCs w:val="20"/>
      <w:lang w:val="sk-SK" w:eastAsia="ar-SA"/>
    </w:rPr>
  </w:style>
  <w:style w:type="paragraph" w:customStyle="1" w:styleId="Q10Textbullet2">
    <w:name w:val="Q_10_Text_bullet2"/>
    <w:basedOn w:val="Q09Textbullet1-10pt"/>
    <w:qFormat/>
    <w:rsid w:val="00C659D5"/>
    <w:pPr>
      <w:tabs>
        <w:tab w:val="right" w:pos="8280"/>
      </w:tabs>
      <w:suppressAutoHyphens w:val="0"/>
      <w:overflowPunct/>
      <w:autoSpaceDE/>
      <w:textAlignment w:val="auto"/>
    </w:pPr>
    <w:rPr>
      <w:szCs w:val="22"/>
      <w:lang w:eastAsia="en-US"/>
    </w:rPr>
  </w:style>
  <w:style w:type="paragraph" w:customStyle="1" w:styleId="Q11Textbullet3">
    <w:name w:val="Q_11_Text_bullet3"/>
    <w:basedOn w:val="Q01Textnormalodsadeny"/>
    <w:qFormat/>
    <w:rsid w:val="00C659D5"/>
    <w:pPr>
      <w:tabs>
        <w:tab w:val="num" w:pos="1533"/>
      </w:tabs>
      <w:spacing w:after="0"/>
      <w:ind w:left="0"/>
      <w:contextualSpacing/>
    </w:pPr>
    <w:rPr>
      <w:rFonts w:cs="Times New Roman"/>
    </w:rPr>
  </w:style>
  <w:style w:type="character" w:customStyle="1" w:styleId="Nevyeenzmnka7">
    <w:name w:val="Nevyřešená zmínka7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8">
    <w:name w:val="Nevyřešená zmínka8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9">
    <w:name w:val="Nevyřešená zmínka9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10">
    <w:name w:val="Nevyřešená zmínka10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11">
    <w:name w:val="Nevyřešená zmínka11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unhideWhenUsed/>
    <w:rsid w:val="007D489A"/>
    <w:rPr>
      <w:color w:val="605E5C"/>
      <w:shd w:val="clear" w:color="auto" w:fill="E1DFDD"/>
    </w:rPr>
  </w:style>
  <w:style w:type="table" w:styleId="MediumGrid3-Accent1">
    <w:name w:val="Medium Grid 3 Accent 1"/>
    <w:basedOn w:val="TableNormal"/>
    <w:uiPriority w:val="69"/>
    <w:rsid w:val="00C659D5"/>
    <w:pPr>
      <w:spacing w:after="0" w:line="240" w:lineRule="auto"/>
    </w:pPr>
    <w:rPr>
      <w:rFonts w:ascii="Book Antiqua" w:eastAsia="Book Antiqua" w:hAnsi="Book Antiqua" w:cs="Times New Roman"/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7E9F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DA2B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DA2B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DA2B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DA2B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0D4E5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0D4E5" w:themeFill="accent1" w:themeFillTint="7F"/>
      </w:tcPr>
    </w:tblStylePr>
  </w:style>
  <w:style w:type="paragraph" w:customStyle="1" w:styleId="A1FlowStep">
    <w:name w:val="A1 Flow Step"/>
    <w:basedOn w:val="FlowStep"/>
    <w:qFormat/>
    <w:rsid w:val="00C659D5"/>
    <w:pPr>
      <w:keepLines/>
      <w:numPr>
        <w:numId w:val="0"/>
      </w:numPr>
      <w:ind w:left="2268" w:hanging="567"/>
    </w:pPr>
    <w:rPr>
      <w:rFonts w:cstheme="minorBidi"/>
      <w:szCs w:val="22"/>
      <w:lang w:eastAsia="cs-CZ"/>
    </w:rPr>
  </w:style>
  <w:style w:type="paragraph" w:customStyle="1" w:styleId="ListFS1">
    <w:name w:val="List FS 1"/>
    <w:basedOn w:val="ListBullet"/>
    <w:link w:val="ListFS1Char"/>
    <w:qFormat/>
    <w:rsid w:val="00493D02"/>
    <w:pPr>
      <w:spacing w:before="240" w:line="240" w:lineRule="auto"/>
      <w:ind w:left="2342" w:hanging="357"/>
      <w:jc w:val="left"/>
    </w:pPr>
    <w:rPr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C659D5"/>
    <w:pPr>
      <w:pageBreakBefore w:val="0"/>
      <w:numPr>
        <w:numId w:val="0"/>
      </w:numPr>
      <w:spacing w:before="240" w:after="360" w:line="259" w:lineRule="auto"/>
      <w:outlineLvl w:val="9"/>
    </w:pPr>
    <w:rPr>
      <w:rFonts w:ascii="Tahoma" w:hAnsi="Tahoma"/>
      <w:b w:val="0"/>
      <w:bCs w:val="0"/>
      <w:color w:val="21798E" w:themeColor="accent1" w:themeShade="BF"/>
      <w:sz w:val="32"/>
      <w:szCs w:val="32"/>
      <w:lang w:eastAsia="sk-SK"/>
    </w:rPr>
  </w:style>
  <w:style w:type="character" w:styleId="SubtleEmphasis">
    <w:name w:val="Subtle Emphasis"/>
    <w:basedOn w:val="DefaultParagraphFont"/>
    <w:uiPriority w:val="19"/>
    <w:qFormat/>
    <w:rsid w:val="00C659D5"/>
    <w:rPr>
      <w:i/>
      <w:iCs/>
      <w:color w:val="404040" w:themeColor="text1" w:themeTint="BF"/>
    </w:rPr>
  </w:style>
  <w:style w:type="character" w:customStyle="1" w:styleId="Nevyrieenzmienka1">
    <w:name w:val="Nevyriešená zmienka1"/>
    <w:basedOn w:val="DefaultParagraphFont"/>
    <w:uiPriority w:val="99"/>
    <w:unhideWhenUsed/>
    <w:rsid w:val="00C659D5"/>
    <w:rPr>
      <w:color w:val="808080"/>
      <w:shd w:val="clear" w:color="auto" w:fill="E6E6E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9D5"/>
    <w:pPr>
      <w:spacing w:after="0"/>
    </w:pPr>
    <w:rPr>
      <w:rFonts w:ascii="Tahoma" w:eastAsia="Times New Roman" w:hAnsi="Tahoma" w:cs="Tahoma"/>
      <w:sz w:val="16"/>
      <w:szCs w:val="16"/>
      <w:lang w:val="sk-SK"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9D5"/>
    <w:rPr>
      <w:rFonts w:ascii="Tahoma" w:eastAsia="Times New Roman" w:hAnsi="Tahoma" w:cs="Tahoma"/>
      <w:sz w:val="16"/>
      <w:szCs w:val="16"/>
      <w:lang w:val="sk-SK"/>
    </w:rPr>
  </w:style>
  <w:style w:type="character" w:styleId="HTMLCite">
    <w:name w:val="HTML Cite"/>
    <w:basedOn w:val="DefaultParagraphFont"/>
    <w:uiPriority w:val="99"/>
    <w:semiHidden/>
    <w:unhideWhenUsed/>
    <w:rsid w:val="00C659D5"/>
    <w:rPr>
      <w:i/>
      <w:iCs/>
    </w:rPr>
  </w:style>
  <w:style w:type="character" w:customStyle="1" w:styleId="Zmienka1">
    <w:name w:val="Zmienka1"/>
    <w:basedOn w:val="DefaultParagraphFont"/>
    <w:uiPriority w:val="99"/>
    <w:semiHidden/>
    <w:unhideWhenUsed/>
    <w:rsid w:val="00C659D5"/>
    <w:rPr>
      <w:color w:val="2B579A"/>
      <w:shd w:val="clear" w:color="auto" w:fill="E6E6E6"/>
    </w:rPr>
  </w:style>
  <w:style w:type="paragraph" w:styleId="Quote">
    <w:name w:val="Quote"/>
    <w:basedOn w:val="Normal"/>
    <w:link w:val="QuoteChar"/>
    <w:uiPriority w:val="29"/>
    <w:qFormat/>
    <w:rsid w:val="00C659D5"/>
    <w:pPr>
      <w:spacing w:before="120"/>
      <w:ind w:left="567" w:right="567"/>
    </w:pPr>
    <w:rPr>
      <w:rFonts w:ascii="Bookman Old Style" w:eastAsia="SimSun" w:hAnsi="Bookman Old Style"/>
      <w:i/>
      <w:iCs/>
      <w:color w:val="002060"/>
      <w:szCs w:val="20"/>
      <w:lang w:val="sk-SK" w:eastAsia="sk-SK"/>
    </w:rPr>
  </w:style>
  <w:style w:type="character" w:customStyle="1" w:styleId="QuoteChar">
    <w:name w:val="Quote Char"/>
    <w:basedOn w:val="DefaultParagraphFont"/>
    <w:link w:val="Quote"/>
    <w:uiPriority w:val="29"/>
    <w:rsid w:val="00C659D5"/>
    <w:rPr>
      <w:rFonts w:ascii="Bookman Old Style" w:eastAsia="SimSun" w:hAnsi="Bookman Old Style" w:cs="Times New Roman"/>
      <w:i/>
      <w:iCs/>
      <w:color w:val="002060"/>
      <w:sz w:val="20"/>
      <w:szCs w:val="20"/>
      <w:lang w:val="sk-SK" w:eastAsia="sk-SK"/>
    </w:rPr>
  </w:style>
  <w:style w:type="paragraph" w:styleId="PlainText">
    <w:name w:val="Plain Text"/>
    <w:basedOn w:val="Normal"/>
    <w:link w:val="PlainTextChar"/>
    <w:uiPriority w:val="99"/>
    <w:unhideWhenUsed/>
    <w:rsid w:val="00C659D5"/>
    <w:pPr>
      <w:spacing w:after="0"/>
    </w:pPr>
    <w:rPr>
      <w:rFonts w:ascii="Consolas" w:eastAsia="SimSun" w:hAnsi="Consolas" w:cs="Consolas"/>
      <w:sz w:val="21"/>
      <w:szCs w:val="21"/>
      <w:lang w:val="sk-SK"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C659D5"/>
    <w:rPr>
      <w:rFonts w:ascii="Consolas" w:eastAsia="SimSun" w:hAnsi="Consolas" w:cs="Consolas"/>
      <w:sz w:val="21"/>
      <w:szCs w:val="21"/>
      <w:lang w:val="sk-SK"/>
    </w:rPr>
  </w:style>
  <w:style w:type="character" w:customStyle="1" w:styleId="Zmienka11">
    <w:name w:val="Zmienka11"/>
    <w:basedOn w:val="DefaultParagraphFont"/>
    <w:uiPriority w:val="99"/>
    <w:semiHidden/>
    <w:unhideWhenUsed/>
    <w:rsid w:val="00C659D5"/>
    <w:rPr>
      <w:color w:val="2B579A"/>
      <w:shd w:val="clear" w:color="auto" w:fill="E6E6E6"/>
    </w:rPr>
  </w:style>
  <w:style w:type="character" w:customStyle="1" w:styleId="hps">
    <w:name w:val="hps"/>
    <w:basedOn w:val="DefaultParagraphFont"/>
    <w:rsid w:val="00C659D5"/>
  </w:style>
  <w:style w:type="paragraph" w:customStyle="1" w:styleId="Q12Tableinvisn">
    <w:name w:val="Q_12_Table_invis_n"/>
    <w:basedOn w:val="Normal"/>
    <w:next w:val="Normal"/>
    <w:rsid w:val="00C659D5"/>
    <w:pPr>
      <w:spacing w:after="0"/>
      <w:ind w:left="425"/>
      <w:jc w:val="both"/>
    </w:pPr>
    <w:rPr>
      <w:rFonts w:ascii="Tahoma" w:eastAsia="Times New Roman" w:hAnsi="Tahoma" w:cs="Tahoma"/>
      <w:color w:val="000000"/>
      <w:sz w:val="18"/>
      <w:szCs w:val="22"/>
      <w:lang w:eastAsia="en-US"/>
    </w:rPr>
  </w:style>
  <w:style w:type="paragraph" w:customStyle="1" w:styleId="Q05Textnormaln">
    <w:name w:val="Q_05_Text_normal_n"/>
    <w:basedOn w:val="Normal"/>
    <w:link w:val="Q05TextnormalnChar"/>
    <w:qFormat/>
    <w:rsid w:val="00C659D5"/>
    <w:pPr>
      <w:spacing w:after="0" w:line="264" w:lineRule="auto"/>
      <w:jc w:val="both"/>
    </w:pPr>
    <w:rPr>
      <w:rFonts w:ascii="Tahoma" w:eastAsia="Times New Roman" w:hAnsi="Tahoma" w:cs="Tahoma"/>
      <w:sz w:val="18"/>
      <w:szCs w:val="22"/>
      <w:lang w:val="sk-SK" w:eastAsia="sk-SK"/>
    </w:rPr>
  </w:style>
  <w:style w:type="paragraph" w:customStyle="1" w:styleId="Q24HeadingDocname">
    <w:name w:val="Q_24_Heading_Docname"/>
    <w:basedOn w:val="Normal"/>
    <w:qFormat/>
    <w:rsid w:val="00C659D5"/>
    <w:pPr>
      <w:spacing w:after="0" w:line="264" w:lineRule="auto"/>
    </w:pPr>
    <w:rPr>
      <w:rFonts w:ascii="Tahoma" w:eastAsia="Times New Roman" w:hAnsi="Tahoma" w:cs="Tahoma"/>
      <w:b/>
      <w:sz w:val="28"/>
      <w:szCs w:val="22"/>
      <w:lang w:val="sk-SK" w:eastAsia="sk-SK"/>
    </w:rPr>
  </w:style>
  <w:style w:type="paragraph" w:customStyle="1" w:styleId="Q25HeadingFilename">
    <w:name w:val="Q_25_Heading_Filename"/>
    <w:basedOn w:val="Q24HeadingDocname"/>
    <w:rsid w:val="00C659D5"/>
    <w:rPr>
      <w:b w:val="0"/>
      <w:sz w:val="22"/>
    </w:rPr>
  </w:style>
  <w:style w:type="paragraph" w:customStyle="1" w:styleId="tlQ23HeadingGroupdocVlastnfarbaRGB66">
    <w:name w:val="Štýl Q_23_Heading_Groupdoc + Vlastná farba (RGB(66"/>
    <w:aliases w:val="77,86)) Prvý r..."/>
    <w:basedOn w:val="Normal"/>
    <w:rsid w:val="00C659D5"/>
    <w:pPr>
      <w:spacing w:after="0" w:line="264" w:lineRule="auto"/>
    </w:pPr>
    <w:rPr>
      <w:rFonts w:ascii="Tahoma" w:eastAsia="Times New Roman" w:hAnsi="Tahoma"/>
      <w:b/>
      <w:bCs/>
      <w:color w:val="424D56"/>
      <w:spacing w:val="-10"/>
      <w:kern w:val="28"/>
      <w:sz w:val="40"/>
      <w:szCs w:val="20"/>
      <w:lang w:val="sk-SK" w:eastAsia="sk-SK"/>
    </w:rPr>
  </w:style>
  <w:style w:type="character" w:customStyle="1" w:styleId="Q05TextnormalnChar">
    <w:name w:val="Q_05_Text_normal_n Char"/>
    <w:link w:val="Q05Textnormaln"/>
    <w:rsid w:val="00C659D5"/>
    <w:rPr>
      <w:rFonts w:ascii="Tahoma" w:eastAsia="Times New Roman" w:hAnsi="Tahoma" w:cs="Tahoma"/>
      <w:sz w:val="18"/>
      <w:lang w:val="sk-SK" w:eastAsia="sk-SK"/>
    </w:rPr>
  </w:style>
  <w:style w:type="paragraph" w:customStyle="1" w:styleId="Q18Tablefootpage">
    <w:name w:val="Q_18_Table_foot_page"/>
    <w:basedOn w:val="Normal"/>
    <w:qFormat/>
    <w:rsid w:val="00C659D5"/>
    <w:pPr>
      <w:spacing w:after="0" w:line="264" w:lineRule="auto"/>
      <w:jc w:val="right"/>
    </w:pPr>
    <w:rPr>
      <w:rFonts w:ascii="Tahoma" w:eastAsia="Times New Roman" w:hAnsi="Tahoma" w:cs="Tahoma"/>
      <w:sz w:val="15"/>
      <w:szCs w:val="20"/>
      <w:lang w:val="en-US" w:eastAsia="sk-SK"/>
    </w:rPr>
  </w:style>
  <w:style w:type="paragraph" w:customStyle="1" w:styleId="Q17Tablefootdoc">
    <w:name w:val="Q_17_Table_foot_doc"/>
    <w:basedOn w:val="Normal"/>
    <w:qFormat/>
    <w:rsid w:val="00C659D5"/>
    <w:pPr>
      <w:spacing w:line="276" w:lineRule="auto"/>
      <w:ind w:left="1276" w:hanging="1276"/>
      <w:jc w:val="both"/>
    </w:pPr>
    <w:rPr>
      <w:rFonts w:ascii="Tahoma" w:hAnsi="Tahoma" w:cstheme="minorBidi"/>
      <w:sz w:val="15"/>
      <w:szCs w:val="22"/>
      <w:lang w:eastAsia="en-US"/>
    </w:rPr>
  </w:style>
  <w:style w:type="paragraph" w:customStyle="1" w:styleId="Q09Textbullet1">
    <w:name w:val="Q_09_Text_bullet1"/>
    <w:basedOn w:val="ListParagraph"/>
    <w:qFormat/>
    <w:rsid w:val="00C659D5"/>
    <w:pPr>
      <w:tabs>
        <w:tab w:val="num" w:pos="2155"/>
      </w:tabs>
      <w:spacing w:after="60" w:line="264" w:lineRule="auto"/>
      <w:ind w:left="2155" w:hanging="454"/>
      <w:contextualSpacing w:val="0"/>
      <w:jc w:val="both"/>
    </w:pPr>
    <w:rPr>
      <w:rFonts w:ascii="Tahoma" w:eastAsia="Times New Roman" w:hAnsi="Tahoma" w:cs="Times New Roman"/>
      <w:sz w:val="18"/>
      <w:szCs w:val="20"/>
    </w:rPr>
  </w:style>
  <w:style w:type="character" w:customStyle="1" w:styleId="shorttext">
    <w:name w:val="short_text"/>
    <w:basedOn w:val="DefaultParagraphFont"/>
    <w:rsid w:val="00C659D5"/>
  </w:style>
  <w:style w:type="paragraph" w:customStyle="1" w:styleId="Telo">
    <w:name w:val="Telo"/>
    <w:rsid w:val="00C659D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  <w:lang w:val="sk-SK" w:eastAsia="sk-SK"/>
    </w:rPr>
  </w:style>
  <w:style w:type="table" w:styleId="LightList">
    <w:name w:val="Light List"/>
    <w:basedOn w:val="TableNormal"/>
    <w:uiPriority w:val="61"/>
    <w:rsid w:val="00C659D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C659D5"/>
    <w:pPr>
      <w:spacing w:after="0" w:line="240" w:lineRule="auto"/>
    </w:pPr>
    <w:tblPr>
      <w:tblStyleRowBandSize w:val="1"/>
      <w:tblStyleColBandSize w:val="1"/>
      <w:tblBorders>
        <w:top w:val="single" w:sz="8" w:space="0" w:color="EB641B" w:themeColor="accent3"/>
        <w:left w:val="single" w:sz="8" w:space="0" w:color="EB641B" w:themeColor="accent3"/>
        <w:bottom w:val="single" w:sz="8" w:space="0" w:color="EB641B" w:themeColor="accent3"/>
        <w:right w:val="single" w:sz="8" w:space="0" w:color="EB641B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B641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B641B" w:themeColor="accent3"/>
          <w:left w:val="single" w:sz="8" w:space="0" w:color="EB641B" w:themeColor="accent3"/>
          <w:bottom w:val="single" w:sz="8" w:space="0" w:color="EB641B" w:themeColor="accent3"/>
          <w:right w:val="single" w:sz="8" w:space="0" w:color="EB641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B641B" w:themeColor="accent3"/>
          <w:left w:val="single" w:sz="8" w:space="0" w:color="EB641B" w:themeColor="accent3"/>
          <w:bottom w:val="single" w:sz="8" w:space="0" w:color="EB641B" w:themeColor="accent3"/>
          <w:right w:val="single" w:sz="8" w:space="0" w:color="EB641B" w:themeColor="accent3"/>
        </w:tcBorders>
      </w:tcPr>
    </w:tblStylePr>
    <w:tblStylePr w:type="band1Horz">
      <w:tblPr/>
      <w:tcPr>
        <w:tcBorders>
          <w:top w:val="single" w:sz="8" w:space="0" w:color="EB641B" w:themeColor="accent3"/>
          <w:left w:val="single" w:sz="8" w:space="0" w:color="EB641B" w:themeColor="accent3"/>
          <w:bottom w:val="single" w:sz="8" w:space="0" w:color="EB641B" w:themeColor="accent3"/>
          <w:right w:val="single" w:sz="8" w:space="0" w:color="EB641B" w:themeColor="accent3"/>
        </w:tcBorders>
      </w:tcPr>
    </w:tblStylePr>
  </w:style>
  <w:style w:type="paragraph" w:styleId="BodyText">
    <w:name w:val="Body Text"/>
    <w:basedOn w:val="Normal"/>
    <w:link w:val="BodyTextChar"/>
    <w:uiPriority w:val="1"/>
    <w:qFormat/>
    <w:rsid w:val="00C659D5"/>
    <w:pPr>
      <w:widowControl w:val="0"/>
      <w:spacing w:after="0"/>
      <w:ind w:left="118"/>
    </w:pPr>
    <w:rPr>
      <w:rFonts w:ascii="Calibri" w:eastAsia="Calibri" w:hAnsi="Calibri" w:cstheme="minorBidi"/>
      <w:sz w:val="22"/>
      <w:szCs w:val="22"/>
      <w:lang w:val="sk-SK" w:eastAsia="sk-SK" w:bidi="sk-SK"/>
    </w:rPr>
  </w:style>
  <w:style w:type="character" w:customStyle="1" w:styleId="BodyTextChar">
    <w:name w:val="Body Text Char"/>
    <w:basedOn w:val="DefaultParagraphFont"/>
    <w:link w:val="BodyText"/>
    <w:uiPriority w:val="1"/>
    <w:rsid w:val="00C659D5"/>
    <w:rPr>
      <w:rFonts w:ascii="Calibri" w:eastAsia="Calibri" w:hAnsi="Calibri"/>
      <w:lang w:val="sk-SK" w:eastAsia="sk-SK" w:bidi="sk-SK"/>
    </w:rPr>
  </w:style>
  <w:style w:type="character" w:customStyle="1" w:styleId="platne1">
    <w:name w:val="platne1"/>
    <w:basedOn w:val="DefaultParagraphFont"/>
    <w:rsid w:val="00C659D5"/>
  </w:style>
  <w:style w:type="paragraph" w:styleId="HTMLPreformatted">
    <w:name w:val="HTML Preformatted"/>
    <w:basedOn w:val="Normal"/>
    <w:link w:val="HTMLPreformattedChar"/>
    <w:uiPriority w:val="99"/>
    <w:unhideWhenUsed/>
    <w:rsid w:val="007D48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489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cf01">
    <w:name w:val="cf01"/>
    <w:basedOn w:val="DefaultParagraphFont"/>
    <w:rsid w:val="007D489A"/>
    <w:rPr>
      <w:rFonts w:ascii="Segoe UI" w:hAnsi="Segoe UI" w:cs="Segoe UI" w:hint="default"/>
      <w:sz w:val="18"/>
      <w:szCs w:val="18"/>
    </w:rPr>
  </w:style>
  <w:style w:type="paragraph" w:customStyle="1" w:styleId="item">
    <w:name w:val="item"/>
    <w:basedOn w:val="Normal"/>
    <w:rsid w:val="00C659D5"/>
    <w:pPr>
      <w:spacing w:before="100" w:beforeAutospacing="1" w:after="100" w:afterAutospacing="1"/>
    </w:pPr>
    <w:rPr>
      <w:rFonts w:ascii="Times New Roman" w:eastAsia="Times New Roman" w:hAnsi="Times New Roman"/>
      <w:sz w:val="24"/>
      <w:lang w:val="en-US" w:eastAsia="en-US"/>
    </w:rPr>
  </w:style>
  <w:style w:type="character" w:customStyle="1" w:styleId="value">
    <w:name w:val="value"/>
    <w:basedOn w:val="DefaultParagraphFont"/>
    <w:rsid w:val="00C659D5"/>
  </w:style>
  <w:style w:type="character" w:customStyle="1" w:styleId="shorten">
    <w:name w:val="shorten"/>
    <w:basedOn w:val="DefaultParagraphFont"/>
    <w:rsid w:val="00C659D5"/>
  </w:style>
  <w:style w:type="character" w:customStyle="1" w:styleId="labels">
    <w:name w:val="labels"/>
    <w:basedOn w:val="DefaultParagraphFont"/>
    <w:rsid w:val="00C659D5"/>
  </w:style>
  <w:style w:type="character" w:customStyle="1" w:styleId="ui-provider">
    <w:name w:val="ui-provider"/>
    <w:basedOn w:val="DefaultParagraphFont"/>
    <w:rsid w:val="00C659D5"/>
  </w:style>
  <w:style w:type="character" w:customStyle="1" w:styleId="eop">
    <w:name w:val="eop"/>
    <w:basedOn w:val="DefaultParagraphFont"/>
    <w:rsid w:val="007D489A"/>
  </w:style>
  <w:style w:type="character" w:customStyle="1" w:styleId="error">
    <w:name w:val="error"/>
    <w:basedOn w:val="DefaultParagraphFont"/>
    <w:rsid w:val="007D489A"/>
  </w:style>
  <w:style w:type="character" w:customStyle="1" w:styleId="hwtze">
    <w:name w:val="hwtze"/>
    <w:basedOn w:val="DefaultParagraphFont"/>
    <w:rsid w:val="007D489A"/>
  </w:style>
  <w:style w:type="character" w:customStyle="1" w:styleId="normaltextrun">
    <w:name w:val="normaltextrun"/>
    <w:basedOn w:val="DefaultParagraphFont"/>
    <w:rsid w:val="007D489A"/>
  </w:style>
  <w:style w:type="paragraph" w:customStyle="1" w:styleId="pf0">
    <w:name w:val="pf0"/>
    <w:basedOn w:val="Normal"/>
    <w:rsid w:val="007D489A"/>
    <w:pPr>
      <w:spacing w:before="100" w:beforeAutospacing="1" w:after="100" w:afterAutospacing="1"/>
    </w:pPr>
    <w:rPr>
      <w:rFonts w:ascii="Times New Roman" w:eastAsia="Times New Roman" w:hAnsi="Times New Roman"/>
      <w:sz w:val="24"/>
      <w:lang w:val="en-US" w:eastAsia="en-US"/>
    </w:rPr>
  </w:style>
  <w:style w:type="character" w:customStyle="1" w:styleId="rynqvb">
    <w:name w:val="rynqvb"/>
    <w:basedOn w:val="DefaultParagraphFont"/>
    <w:rsid w:val="007D489A"/>
  </w:style>
  <w:style w:type="character" w:customStyle="1" w:styleId="TextkomenteChar">
    <w:name w:val="Text komentáře Char"/>
    <w:basedOn w:val="DefaultParagraphFont"/>
    <w:uiPriority w:val="99"/>
    <w:rsid w:val="007D489A"/>
    <w:rPr>
      <w:sz w:val="20"/>
      <w:szCs w:val="20"/>
    </w:rPr>
  </w:style>
  <w:style w:type="character" w:customStyle="1" w:styleId="y2iqfc">
    <w:name w:val="y2iqfc"/>
    <w:basedOn w:val="DefaultParagraphFont"/>
    <w:rsid w:val="007D489A"/>
  </w:style>
  <w:style w:type="paragraph" w:customStyle="1" w:styleId="A1Flow">
    <w:name w:val="A1 Flow"/>
    <w:basedOn w:val="NormalIndent"/>
    <w:qFormat/>
    <w:rsid w:val="005332DF"/>
    <w:pPr>
      <w:spacing w:after="200"/>
      <w:ind w:left="2127" w:hanging="426"/>
      <w:contextualSpacing/>
      <w:jc w:val="left"/>
    </w:pPr>
    <w:rPr>
      <w:rFonts w:ascii="Book Antiqua" w:eastAsia="Book Antiqua" w:hAnsi="Book Antiqua" w:cs="Book Antiqua"/>
      <w:szCs w:val="20"/>
      <w:lang w:eastAsia="en-US"/>
    </w:rPr>
  </w:style>
  <w:style w:type="paragraph" w:customStyle="1" w:styleId="Q17Nadpis1">
    <w:name w:val="Q_17_Nadpis1"/>
    <w:basedOn w:val="Q14Tablevisiblen"/>
    <w:next w:val="Normal"/>
    <w:qFormat/>
    <w:rsid w:val="005332DF"/>
    <w:pPr>
      <w:pageBreakBefore/>
      <w:tabs>
        <w:tab w:val="clear" w:pos="284"/>
        <w:tab w:val="clear" w:pos="737"/>
        <w:tab w:val="left" w:pos="709"/>
      </w:tabs>
      <w:spacing w:before="240" w:after="120"/>
      <w:ind w:left="709" w:hanging="709"/>
    </w:pPr>
    <w:rPr>
      <w:sz w:val="36"/>
    </w:rPr>
  </w:style>
  <w:style w:type="paragraph" w:customStyle="1" w:styleId="Q18Nadpis2">
    <w:name w:val="Q_18_Nadpis2"/>
    <w:basedOn w:val="Q14Tablevisiblen"/>
    <w:next w:val="Normal"/>
    <w:qFormat/>
    <w:rsid w:val="005332DF"/>
    <w:pPr>
      <w:keepNext/>
      <w:tabs>
        <w:tab w:val="clear" w:pos="737"/>
        <w:tab w:val="num" w:pos="709"/>
      </w:tabs>
      <w:spacing w:before="180" w:after="60"/>
      <w:ind w:left="709" w:hanging="709"/>
    </w:pPr>
    <w:rPr>
      <w:sz w:val="28"/>
    </w:rPr>
  </w:style>
  <w:style w:type="paragraph" w:customStyle="1" w:styleId="Q19Nadpis3">
    <w:name w:val="Q_19_Nadpis3"/>
    <w:basedOn w:val="Heading3"/>
    <w:next w:val="Normal"/>
    <w:qFormat/>
    <w:rsid w:val="005332DF"/>
    <w:pPr>
      <w:numPr>
        <w:ilvl w:val="0"/>
        <w:numId w:val="0"/>
      </w:numPr>
      <w:tabs>
        <w:tab w:val="num" w:pos="709"/>
      </w:tabs>
      <w:suppressAutoHyphens/>
      <w:overflowPunct w:val="0"/>
      <w:autoSpaceDE w:val="0"/>
      <w:spacing w:before="120" w:after="60"/>
      <w:ind w:left="709" w:hanging="709"/>
      <w:textAlignment w:val="baseline"/>
    </w:pPr>
    <w:rPr>
      <w:rFonts w:ascii="Calibri" w:eastAsia="Times New Roman" w:hAnsi="Calibri" w:cs="Times New Roman"/>
      <w:b w:val="0"/>
      <w:bCs w:val="0"/>
      <w:szCs w:val="20"/>
      <w:lang w:val="sk-SK" w:eastAsia="ar-SA"/>
    </w:rPr>
  </w:style>
  <w:style w:type="paragraph" w:customStyle="1" w:styleId="Q20Nadpis4">
    <w:name w:val="Q_20_Nadpis4"/>
    <w:basedOn w:val="Heading4"/>
    <w:next w:val="Normal"/>
    <w:qFormat/>
    <w:rsid w:val="005332DF"/>
    <w:pPr>
      <w:keepLines w:val="0"/>
      <w:numPr>
        <w:ilvl w:val="0"/>
        <w:numId w:val="0"/>
      </w:numPr>
      <w:tabs>
        <w:tab w:val="num" w:pos="709"/>
      </w:tabs>
      <w:suppressAutoHyphens/>
      <w:overflowPunct w:val="0"/>
      <w:autoSpaceDE w:val="0"/>
      <w:spacing w:before="60" w:after="60"/>
      <w:ind w:left="709" w:hanging="709"/>
      <w:textAlignment w:val="baseline"/>
    </w:pPr>
    <w:rPr>
      <w:rFonts w:asciiTheme="minorHAnsi" w:eastAsia="Times New Roman" w:hAnsiTheme="minorHAnsi" w:cs="Arial"/>
      <w:bCs w:val="0"/>
      <w:iCs w:val="0"/>
      <w:sz w:val="22"/>
      <w:szCs w:val="20"/>
      <w:lang w:eastAsia="ar-SA"/>
    </w:rPr>
  </w:style>
  <w:style w:type="paragraph" w:customStyle="1" w:styleId="Q22HeadingContent">
    <w:name w:val="Q_22_Heading_Content"/>
    <w:basedOn w:val="Heading1"/>
    <w:next w:val="Q05Textnormaln"/>
    <w:qFormat/>
    <w:rsid w:val="005332DF"/>
    <w:pPr>
      <w:keepLines w:val="0"/>
      <w:pageBreakBefore w:val="0"/>
      <w:widowControl w:val="0"/>
      <w:numPr>
        <w:numId w:val="0"/>
      </w:numPr>
      <w:tabs>
        <w:tab w:val="right" w:pos="9000"/>
      </w:tabs>
      <w:adjustRightInd w:val="0"/>
      <w:spacing w:before="0" w:after="360"/>
      <w:textAlignment w:val="baseline"/>
      <w:outlineLvl w:val="9"/>
    </w:pPr>
    <w:rPr>
      <w:rFonts w:ascii="Tahoma" w:eastAsia="Times New Roman" w:hAnsi="Tahoma" w:cs="Tahoma"/>
      <w:bCs w:val="0"/>
      <w:caps/>
      <w:color w:val="424D56"/>
      <w:lang w:val="en-GB" w:eastAsia="sk-SK"/>
    </w:rPr>
  </w:style>
  <w:style w:type="character" w:customStyle="1" w:styleId="t-input">
    <w:name w:val="t-input"/>
    <w:basedOn w:val="DefaultParagraphFont"/>
    <w:rsid w:val="005332DF"/>
  </w:style>
  <w:style w:type="character" w:customStyle="1" w:styleId="Zmnka1">
    <w:name w:val="Zmínka1"/>
    <w:basedOn w:val="DefaultParagraphFont"/>
    <w:uiPriority w:val="99"/>
    <w:semiHidden/>
    <w:unhideWhenUsed/>
    <w:rsid w:val="005332DF"/>
    <w:rPr>
      <w:color w:val="2B579A"/>
      <w:shd w:val="clear" w:color="auto" w:fill="E6E6E6"/>
    </w:rPr>
  </w:style>
  <w:style w:type="paragraph" w:customStyle="1" w:styleId="ListFS3">
    <w:name w:val="List FS 3"/>
    <w:basedOn w:val="ListFS1"/>
    <w:link w:val="ListFS3Char"/>
    <w:qFormat/>
    <w:rsid w:val="00493D02"/>
    <w:pPr>
      <w:numPr>
        <w:ilvl w:val="5"/>
        <w:numId w:val="211"/>
      </w:numPr>
      <w:spacing w:before="0" w:after="0"/>
      <w:ind w:left="3780"/>
    </w:pPr>
  </w:style>
  <w:style w:type="character" w:customStyle="1" w:styleId="ListBulletChar">
    <w:name w:val="List Bullet Char"/>
    <w:basedOn w:val="NormalIndentChar"/>
    <w:link w:val="ListBullet"/>
    <w:uiPriority w:val="99"/>
    <w:rsid w:val="00493D02"/>
    <w:rPr>
      <w:rFonts w:cs="Times New Roman"/>
      <w:sz w:val="20"/>
      <w:szCs w:val="24"/>
      <w:lang w:eastAsia="cs-CZ"/>
    </w:rPr>
  </w:style>
  <w:style w:type="character" w:customStyle="1" w:styleId="ListFS1Char">
    <w:name w:val="List FS 1 Char"/>
    <w:basedOn w:val="ListBulletChar"/>
    <w:link w:val="ListFS1"/>
    <w:rsid w:val="00493D02"/>
    <w:rPr>
      <w:rFonts w:cs="Times New Roman"/>
      <w:sz w:val="20"/>
      <w:szCs w:val="24"/>
      <w:lang w:val="en-GB" w:eastAsia="cs-CZ"/>
    </w:rPr>
  </w:style>
  <w:style w:type="character" w:customStyle="1" w:styleId="ListFS3Char">
    <w:name w:val="List FS 3 Char"/>
    <w:basedOn w:val="ListFS1Char"/>
    <w:link w:val="ListFS3"/>
    <w:rsid w:val="00493D02"/>
    <w:rPr>
      <w:rFonts w:cs="Times New Roman"/>
      <w:sz w:val="20"/>
      <w:szCs w:val="24"/>
      <w:lang w:val="en-GB" w:eastAsia="cs-CZ"/>
    </w:rPr>
  </w:style>
  <w:style w:type="paragraph" w:customStyle="1" w:styleId="paragraph">
    <w:name w:val="paragraph"/>
    <w:basedOn w:val="Normal"/>
    <w:link w:val="paragraphChar"/>
    <w:rsid w:val="00CD0A42"/>
    <w:pPr>
      <w:spacing w:after="200" w:line="276" w:lineRule="auto"/>
      <w:ind w:left="1701"/>
    </w:pPr>
    <w:rPr>
      <w:rFonts w:ascii="Book Antiqua" w:eastAsia="Book Antiqua" w:hAnsi="Book Antiqua"/>
      <w:noProof/>
      <w:szCs w:val="22"/>
      <w:lang w:val="en-US" w:eastAsia="cs-CZ"/>
    </w:rPr>
  </w:style>
  <w:style w:type="character" w:customStyle="1" w:styleId="paragraphChar">
    <w:name w:val="paragraph Char"/>
    <w:basedOn w:val="DefaultParagraphFont"/>
    <w:link w:val="paragraph"/>
    <w:rsid w:val="00CD0A42"/>
    <w:rPr>
      <w:rFonts w:ascii="Book Antiqua" w:eastAsia="Book Antiqua" w:hAnsi="Book Antiqua" w:cs="Times New Roman"/>
      <w:noProof/>
      <w:sz w:val="20"/>
      <w:lang w:val="en-US" w:eastAsia="cs-CZ"/>
    </w:rPr>
  </w:style>
  <w:style w:type="character" w:customStyle="1" w:styleId="ListFS2Char">
    <w:name w:val="List FS 2 Char"/>
    <w:basedOn w:val="NormalIndentChar"/>
    <w:link w:val="ListFS2"/>
    <w:rsid w:val="00CD0A42"/>
    <w:rPr>
      <w:rFonts w:cs="Times New Roman"/>
      <w:sz w:val="20"/>
      <w:szCs w:val="24"/>
      <w:lang w:eastAsia="en-GB"/>
    </w:rPr>
  </w:style>
  <w:style w:type="table" w:styleId="ListTable3-Accent1">
    <w:name w:val="List Table 3 Accent 1"/>
    <w:basedOn w:val="TableNormal"/>
    <w:uiPriority w:val="48"/>
    <w:rsid w:val="00CD0A42"/>
    <w:pPr>
      <w:spacing w:after="0" w:line="240" w:lineRule="auto"/>
    </w:pPr>
    <w:rPr>
      <w:rFonts w:eastAsia="Times New Roman" w:hAnsi="Times New Roman" w:cs="Times New Roman"/>
      <w:lang w:val="en-GB" w:eastAsia="en-GB"/>
    </w:rPr>
    <w:tblPr>
      <w:tblStyleRowBandSize w:val="1"/>
      <w:tblStyleColBandSize w:val="1"/>
      <w:tblBorders>
        <w:top w:val="single" w:sz="4" w:space="0" w:color="2DA2BF" w:themeColor="accent1"/>
        <w:left w:val="single" w:sz="4" w:space="0" w:color="2DA2BF" w:themeColor="accent1"/>
        <w:bottom w:val="single" w:sz="4" w:space="0" w:color="2DA2BF" w:themeColor="accent1"/>
        <w:right w:val="single" w:sz="4" w:space="0" w:color="2DA2B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DA2BF" w:themeFill="accent1"/>
      </w:tcPr>
    </w:tblStylePr>
    <w:tblStylePr w:type="lastRow">
      <w:rPr>
        <w:b/>
        <w:bCs/>
      </w:rPr>
      <w:tblPr/>
      <w:tcPr>
        <w:tcBorders>
          <w:top w:val="double" w:sz="4" w:space="0" w:color="2DA2B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DA2BF" w:themeColor="accent1"/>
          <w:right w:val="single" w:sz="4" w:space="0" w:color="2DA2BF" w:themeColor="accent1"/>
        </w:tcBorders>
      </w:tcPr>
    </w:tblStylePr>
    <w:tblStylePr w:type="band1Horz">
      <w:tblPr/>
      <w:tcPr>
        <w:tcBorders>
          <w:top w:val="single" w:sz="4" w:space="0" w:color="2DA2BF" w:themeColor="accent1"/>
          <w:bottom w:val="single" w:sz="4" w:space="0" w:color="2DA2B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DA2BF" w:themeColor="accent1"/>
          <w:left w:val="nil"/>
        </w:tcBorders>
      </w:tcPr>
    </w:tblStylePr>
    <w:tblStylePr w:type="swCell">
      <w:tblPr/>
      <w:tcPr>
        <w:tcBorders>
          <w:top w:val="double" w:sz="4" w:space="0" w:color="2DA2BF" w:themeColor="accent1"/>
          <w:right w:val="nil"/>
        </w:tcBorders>
      </w:tcPr>
    </w:tblStylePr>
  </w:style>
  <w:style w:type="paragraph" w:customStyle="1" w:styleId="TableText">
    <w:name w:val="Table Text"/>
    <w:basedOn w:val="Normal"/>
    <w:next w:val="Normal"/>
    <w:qFormat/>
    <w:rsid w:val="00CD0A42"/>
    <w:pPr>
      <w:spacing w:before="20" w:after="20"/>
    </w:pPr>
    <w:rPr>
      <w:rFonts w:eastAsia="Times New Roman"/>
      <w:noProof/>
      <w:szCs w:val="18"/>
      <w:lang w:val="en-US" w:eastAsia="en-US"/>
    </w:rPr>
  </w:style>
  <w:style w:type="paragraph" w:customStyle="1" w:styleId="TableHeading">
    <w:name w:val="Table Heading"/>
    <w:basedOn w:val="Normal"/>
    <w:next w:val="Normal"/>
    <w:qFormat/>
    <w:rsid w:val="00CD0A42"/>
    <w:pPr>
      <w:spacing w:before="20" w:after="20"/>
    </w:pPr>
    <w:rPr>
      <w:rFonts w:eastAsia="Times New Roman"/>
      <w:b/>
      <w:noProof/>
      <w:szCs w:val="18"/>
      <w:lang w:val="en-US" w:eastAsia="en-US"/>
    </w:rPr>
  </w:style>
  <w:style w:type="character" w:customStyle="1" w:styleId="aui-lozenge">
    <w:name w:val="aui-lozenge"/>
    <w:basedOn w:val="DefaultParagraphFont"/>
    <w:rsid w:val="00CD0A42"/>
  </w:style>
  <w:style w:type="table" w:customStyle="1" w:styleId="AxureTableStyle1">
    <w:name w:val="AxureTableStyle1"/>
    <w:basedOn w:val="TableNormal"/>
    <w:uiPriority w:val="99"/>
    <w:rsid w:val="00CD0A42"/>
    <w:rPr>
      <w:rFonts w:ascii="Arial" w:eastAsia="Book Antiqua" w:hAnsi="Arial" w:cs="Times New Roman"/>
      <w:sz w:val="16"/>
    </w:rPr>
    <w:tblPr>
      <w:tblStyleRowBandSize w:val="1"/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AxureTableStyle2">
    <w:name w:val="AxureTableStyle2"/>
    <w:basedOn w:val="TableNormal"/>
    <w:uiPriority w:val="99"/>
    <w:rsid w:val="00CD0A42"/>
    <w:rPr>
      <w:rFonts w:ascii="Arial" w:eastAsia="Book Antiqua" w:hAnsi="Arial" w:cs="Times New Roman"/>
      <w:sz w:val="16"/>
    </w:rPr>
    <w:tblPr>
      <w:tblStyleRowBandSize w:val="1"/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Nadpis31">
    <w:name w:val="Nadpis 31"/>
    <w:basedOn w:val="Normal"/>
    <w:rsid w:val="00CD0A42"/>
    <w:pPr>
      <w:spacing w:after="0"/>
    </w:pPr>
    <w:rPr>
      <w:rFonts w:ascii="Calibri" w:eastAsia="Aptos" w:hAnsi="Calibri" w:cs="Calibri"/>
      <w:sz w:val="22"/>
      <w:szCs w:val="22"/>
      <w:lang w:eastAsia="en-US"/>
      <w14:ligatures w14:val="standardContextual"/>
    </w:rPr>
  </w:style>
  <w:style w:type="paragraph" w:customStyle="1" w:styleId="Nadpis41">
    <w:name w:val="Nadpis 41"/>
    <w:basedOn w:val="Normal"/>
    <w:rsid w:val="00CD0A42"/>
    <w:pPr>
      <w:spacing w:after="0"/>
    </w:pPr>
    <w:rPr>
      <w:rFonts w:ascii="Calibri" w:eastAsia="Aptos" w:hAnsi="Calibri" w:cs="Calibri"/>
      <w:sz w:val="22"/>
      <w:szCs w:val="22"/>
      <w:lang w:eastAsia="en-US"/>
      <w14:ligatures w14:val="standardContextual"/>
    </w:rPr>
  </w:style>
  <w:style w:type="character" w:customStyle="1" w:styleId="CaptionChar">
    <w:name w:val="Caption Char"/>
    <w:link w:val="Caption"/>
    <w:uiPriority w:val="35"/>
    <w:rsid w:val="00CD0A42"/>
    <w:rPr>
      <w:rFonts w:cs="Times New Roman"/>
      <w:b/>
      <w:bCs/>
      <w:sz w:val="18"/>
      <w:szCs w:val="18"/>
      <w:lang w:eastAsia="en-GB"/>
    </w:rPr>
  </w:style>
  <w:style w:type="character" w:customStyle="1" w:styleId="legacy-color-text-blue4">
    <w:name w:val="legacy-color-text-blue4"/>
    <w:basedOn w:val="DefaultParagraphFont"/>
    <w:rsid w:val="00CD0A42"/>
  </w:style>
  <w:style w:type="character" w:customStyle="1" w:styleId="legacy-color-text-green2">
    <w:name w:val="legacy-color-text-green2"/>
    <w:basedOn w:val="DefaultParagraphFont"/>
    <w:rsid w:val="00CD0A42"/>
  </w:style>
  <w:style w:type="character" w:customStyle="1" w:styleId="legacy-color-text-red2">
    <w:name w:val="legacy-color-text-red2"/>
    <w:basedOn w:val="DefaultParagraphFont"/>
    <w:rsid w:val="00CD0A42"/>
  </w:style>
  <w:style w:type="character" w:customStyle="1" w:styleId="legacy-color-text-pink2">
    <w:name w:val="legacy-color-text-pink2"/>
    <w:basedOn w:val="DefaultParagraphFont"/>
    <w:rsid w:val="00CD0A42"/>
  </w:style>
  <w:style w:type="character" w:customStyle="1" w:styleId="legacy-color-text-pink1">
    <w:name w:val="legacy-color-text-pink1"/>
    <w:basedOn w:val="DefaultParagraphFont"/>
    <w:rsid w:val="00CD0A42"/>
  </w:style>
  <w:style w:type="paragraph" w:customStyle="1" w:styleId="ListFS1new">
    <w:name w:val="List FS 1new"/>
    <w:basedOn w:val="ListBullet"/>
    <w:rsid w:val="00CD0A42"/>
    <w:pPr>
      <w:numPr>
        <w:numId w:val="0"/>
      </w:numPr>
      <w:tabs>
        <w:tab w:val="num" w:pos="360"/>
      </w:tabs>
      <w:spacing w:after="200"/>
      <w:ind w:left="2484"/>
      <w:jc w:val="left"/>
    </w:pPr>
    <w:rPr>
      <w:noProof/>
      <w:lang w:val="en-GB" w:eastAsia="en-US"/>
    </w:rPr>
  </w:style>
  <w:style w:type="table" w:styleId="GridTable4-Accent1">
    <w:name w:val="Grid Table 4 Accent 1"/>
    <w:basedOn w:val="TableNormal"/>
    <w:uiPriority w:val="49"/>
    <w:rsid w:val="00CD0A42"/>
    <w:pPr>
      <w:spacing w:after="0" w:line="240" w:lineRule="auto"/>
    </w:pPr>
    <w:tblPr>
      <w:tblStyleRowBandSize w:val="1"/>
      <w:tblStyleColBandSize w:val="1"/>
      <w:tblBorders>
        <w:top w:val="single" w:sz="4" w:space="0" w:color="79CBDF" w:themeColor="accent1" w:themeTint="99"/>
        <w:left w:val="single" w:sz="4" w:space="0" w:color="79CBDF" w:themeColor="accent1" w:themeTint="99"/>
        <w:bottom w:val="single" w:sz="4" w:space="0" w:color="79CBDF" w:themeColor="accent1" w:themeTint="99"/>
        <w:right w:val="single" w:sz="4" w:space="0" w:color="79CBDF" w:themeColor="accent1" w:themeTint="99"/>
        <w:insideH w:val="single" w:sz="4" w:space="0" w:color="79CBDF" w:themeColor="accent1" w:themeTint="99"/>
        <w:insideV w:val="single" w:sz="4" w:space="0" w:color="79CBD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DA2BF" w:themeColor="accent1"/>
          <w:left w:val="single" w:sz="4" w:space="0" w:color="2DA2BF" w:themeColor="accent1"/>
          <w:bottom w:val="single" w:sz="4" w:space="0" w:color="2DA2BF" w:themeColor="accent1"/>
          <w:right w:val="single" w:sz="4" w:space="0" w:color="2DA2BF" w:themeColor="accent1"/>
          <w:insideH w:val="nil"/>
          <w:insideV w:val="nil"/>
        </w:tcBorders>
        <w:shd w:val="clear" w:color="auto" w:fill="2DA2BF" w:themeFill="accent1"/>
      </w:tcPr>
    </w:tblStylePr>
    <w:tblStylePr w:type="lastRow">
      <w:rPr>
        <w:b/>
        <w:bCs/>
      </w:rPr>
      <w:tblPr/>
      <w:tcPr>
        <w:tcBorders>
          <w:top w:val="double" w:sz="4" w:space="0" w:color="2DA2B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F4" w:themeFill="accent1" w:themeFillTint="33"/>
      </w:tcPr>
    </w:tblStylePr>
    <w:tblStylePr w:type="band1Horz">
      <w:tblPr/>
      <w:tcPr>
        <w:shd w:val="clear" w:color="auto" w:fill="D2EDF4" w:themeFill="accent1" w:themeFillTint="33"/>
      </w:tcPr>
    </w:tblStylePr>
  </w:style>
  <w:style w:type="character" w:customStyle="1" w:styleId="code-quote">
    <w:name w:val="code-quote"/>
    <w:basedOn w:val="DefaultParagraphFont"/>
    <w:rsid w:val="00CD0A42"/>
  </w:style>
  <w:style w:type="paragraph" w:customStyle="1" w:styleId="TableParagraph">
    <w:name w:val="Table Paragraph"/>
    <w:basedOn w:val="Normal"/>
    <w:uiPriority w:val="1"/>
    <w:qFormat/>
    <w:rsid w:val="00CD0A42"/>
    <w:pPr>
      <w:widowControl w:val="0"/>
      <w:autoSpaceDE w:val="0"/>
      <w:autoSpaceDN w:val="0"/>
      <w:spacing w:after="0"/>
    </w:pPr>
    <w:rPr>
      <w:rFonts w:ascii="Times New Roman" w:eastAsia="Times New Roman" w:hAnsi="Times New Roman"/>
      <w:sz w:val="22"/>
      <w:szCs w:val="22"/>
      <w:lang w:val="en-US" w:eastAsia="en-US"/>
    </w:rPr>
  </w:style>
  <w:style w:type="character" w:customStyle="1" w:styleId="diffcontext">
    <w:name w:val="diffcontext"/>
    <w:basedOn w:val="DefaultParagraphFont"/>
    <w:rsid w:val="00CD0A42"/>
  </w:style>
  <w:style w:type="character" w:customStyle="1" w:styleId="diffaddedchars">
    <w:name w:val="diffaddedchars"/>
    <w:basedOn w:val="DefaultParagraphFont"/>
    <w:rsid w:val="00CD0A42"/>
  </w:style>
  <w:style w:type="character" w:customStyle="1" w:styleId="viiyi">
    <w:name w:val="viiyi"/>
    <w:basedOn w:val="DefaultParagraphFont"/>
    <w:rsid w:val="00CD0A42"/>
  </w:style>
  <w:style w:type="character" w:customStyle="1" w:styleId="jlqj4b">
    <w:name w:val="jlqj4b"/>
    <w:basedOn w:val="DefaultParagraphFont"/>
    <w:rsid w:val="00CD0A42"/>
  </w:style>
  <w:style w:type="paragraph" w:customStyle="1" w:styleId="Q01Heading1">
    <w:name w:val="Q_01_Heading1"/>
    <w:basedOn w:val="Heading1"/>
    <w:next w:val="Normal"/>
    <w:rsid w:val="00CD0A42"/>
    <w:pPr>
      <w:keepLines w:val="0"/>
      <w:widowControl w:val="0"/>
      <w:numPr>
        <w:numId w:val="469"/>
      </w:numPr>
      <w:tabs>
        <w:tab w:val="clear" w:pos="567"/>
        <w:tab w:val="num" w:pos="360"/>
      </w:tabs>
      <w:adjustRightInd w:val="0"/>
      <w:spacing w:before="0" w:after="360" w:line="264" w:lineRule="auto"/>
      <w:ind w:left="0" w:firstLine="0"/>
    </w:pPr>
    <w:rPr>
      <w:rFonts w:ascii="Calibri" w:eastAsia="Times New Roman" w:hAnsi="Calibri" w:cs="Tahoma"/>
      <w:bCs w:val="0"/>
      <w:color w:val="424D56"/>
      <w:sz w:val="36"/>
      <w:szCs w:val="36"/>
      <w:lang w:val="en-GB" w:eastAsia="sk-SK"/>
    </w:rPr>
  </w:style>
  <w:style w:type="paragraph" w:customStyle="1" w:styleId="Q02Heading2">
    <w:name w:val="Q_02_Heading2"/>
    <w:basedOn w:val="Heading2"/>
    <w:rsid w:val="00CD0A42"/>
    <w:pPr>
      <w:keepLines w:val="0"/>
      <w:widowControl w:val="0"/>
      <w:numPr>
        <w:numId w:val="469"/>
      </w:numPr>
      <w:tabs>
        <w:tab w:val="clear" w:pos="1134"/>
        <w:tab w:val="num" w:pos="360"/>
      </w:tabs>
      <w:adjustRightInd w:val="0"/>
      <w:spacing w:before="240" w:after="240" w:line="264" w:lineRule="auto"/>
      <w:ind w:left="993" w:hanging="709"/>
    </w:pPr>
    <w:rPr>
      <w:rFonts w:ascii="Calibri" w:eastAsia="Times New Roman" w:hAnsi="Calibri" w:cs="Arial"/>
      <w:bCs w:val="0"/>
      <w:sz w:val="32"/>
      <w:szCs w:val="28"/>
      <w:lang w:val="en-GB" w:eastAsia="en-US"/>
    </w:rPr>
  </w:style>
  <w:style w:type="paragraph" w:customStyle="1" w:styleId="Q03Heading3">
    <w:name w:val="Q_03_Heading3"/>
    <w:basedOn w:val="Heading3"/>
    <w:next w:val="Normal"/>
    <w:rsid w:val="00CD0A42"/>
    <w:pPr>
      <w:keepLines w:val="0"/>
      <w:widowControl w:val="0"/>
      <w:numPr>
        <w:numId w:val="469"/>
      </w:numPr>
      <w:tabs>
        <w:tab w:val="clear" w:pos="1616"/>
        <w:tab w:val="num" w:pos="360"/>
      </w:tabs>
      <w:adjustRightInd w:val="0"/>
      <w:spacing w:after="240" w:line="264" w:lineRule="auto"/>
      <w:ind w:left="1418" w:hanging="851"/>
    </w:pPr>
    <w:rPr>
      <w:rFonts w:ascii="Calibri" w:eastAsia="Times New Roman" w:hAnsi="Calibri" w:cs="Tahoma"/>
      <w:color w:val="000000"/>
      <w:sz w:val="28"/>
      <w:lang w:val="en-GB" w:eastAsia="en-US"/>
    </w:rPr>
  </w:style>
  <w:style w:type="paragraph" w:customStyle="1" w:styleId="Q04Heading4">
    <w:name w:val="Q_04_Heading4"/>
    <w:basedOn w:val="Q03Heading3"/>
    <w:next w:val="Q05Textnormaln"/>
    <w:rsid w:val="00CD0A42"/>
    <w:pPr>
      <w:numPr>
        <w:ilvl w:val="3"/>
      </w:numPr>
      <w:tabs>
        <w:tab w:val="clear" w:pos="1944"/>
        <w:tab w:val="num" w:pos="360"/>
        <w:tab w:val="num" w:pos="2127"/>
      </w:tabs>
      <w:ind w:left="2127" w:hanging="851"/>
      <w:outlineLvl w:val="3"/>
    </w:pPr>
    <w:rPr>
      <w:b w:val="0"/>
      <w:i/>
    </w:rPr>
  </w:style>
  <w:style w:type="paragraph" w:customStyle="1" w:styleId="Q14Tablevisiblen0">
    <w:name w:val="Q_14_Table visible_n"/>
    <w:basedOn w:val="Q05Textnormaln"/>
    <w:next w:val="Q05Textnormaln"/>
    <w:rsid w:val="00CD0A42"/>
    <w:pPr>
      <w:spacing w:before="40" w:after="20" w:line="240" w:lineRule="auto"/>
      <w:jc w:val="left"/>
    </w:pPr>
    <w:rPr>
      <w:rFonts w:ascii="Calibri" w:hAnsi="Calibri"/>
      <w:sz w:val="22"/>
      <w:lang w:val="en-GB" w:eastAsia="en-US"/>
    </w:rPr>
  </w:style>
  <w:style w:type="paragraph" w:customStyle="1" w:styleId="tlQ14TablevisiblenVavo">
    <w:name w:val="Štýl Q_14_Table visible_n + Vľavo"/>
    <w:basedOn w:val="Q14Tablevisiblen0"/>
    <w:rsid w:val="00CD0A42"/>
    <w:pPr>
      <w:spacing w:before="60" w:after="40"/>
    </w:pPr>
    <w:rPr>
      <w:rFonts w:cs="Times New Roman"/>
      <w:b/>
      <w:szCs w:val="20"/>
    </w:rPr>
  </w:style>
  <w:style w:type="table" w:customStyle="1" w:styleId="TableGrid1">
    <w:name w:val="Table Grid1"/>
    <w:basedOn w:val="TableNormal"/>
    <w:next w:val="TableGrid"/>
    <w:rsid w:val="00CD0A42"/>
    <w:pPr>
      <w:spacing w:before="120" w:after="120" w:line="240" w:lineRule="auto"/>
      <w:jc w:val="both"/>
    </w:pPr>
    <w:rPr>
      <w:rFonts w:ascii="Calibri" w:eastAsia="Times New Roman" w:hAnsi="Calibri" w:cs="Times New Roman"/>
      <w:sz w:val="20"/>
      <w:szCs w:val="20"/>
      <w:lang w:val="sk-SK" w:eastAsia="sk-S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rsid w:val="00CD0A42"/>
    <w:pPr>
      <w:spacing w:before="120" w:after="120" w:line="240" w:lineRule="auto"/>
      <w:jc w:val="both"/>
    </w:pPr>
    <w:rPr>
      <w:rFonts w:ascii="Calibri" w:eastAsia="Times New Roman" w:hAnsi="Calibri" w:cs="Times New Roman"/>
      <w:sz w:val="20"/>
      <w:szCs w:val="20"/>
      <w:lang w:val="sk-SK" w:eastAsia="sk-S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rsid w:val="00CD0A42"/>
    <w:pPr>
      <w:spacing w:before="120" w:after="120" w:line="240" w:lineRule="auto"/>
      <w:jc w:val="both"/>
    </w:pPr>
    <w:rPr>
      <w:rFonts w:ascii="Calibri" w:eastAsia="Times New Roman" w:hAnsi="Calibri" w:cs="Times New Roman"/>
      <w:sz w:val="20"/>
      <w:szCs w:val="20"/>
      <w:lang w:val="sk-SK" w:eastAsia="sk-S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rsid w:val="00CD0A42"/>
    <w:pPr>
      <w:spacing w:before="120" w:after="120" w:line="240" w:lineRule="auto"/>
      <w:jc w:val="both"/>
    </w:pPr>
    <w:rPr>
      <w:rFonts w:ascii="Calibri" w:eastAsia="Times New Roman" w:hAnsi="Calibri" w:cs="Times New Roman"/>
      <w:sz w:val="20"/>
      <w:szCs w:val="20"/>
      <w:lang w:val="sk-SK" w:eastAsia="sk-S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rsid w:val="00CD0A42"/>
    <w:pPr>
      <w:spacing w:before="120" w:after="120" w:line="240" w:lineRule="auto"/>
      <w:jc w:val="both"/>
    </w:pPr>
    <w:rPr>
      <w:rFonts w:ascii="Calibri" w:eastAsia="Times New Roman" w:hAnsi="Calibri" w:cs="Times New Roman"/>
      <w:sz w:val="20"/>
      <w:szCs w:val="20"/>
      <w:lang w:val="sk-SK" w:eastAsia="sk-S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uiPriority w:val="99"/>
    <w:semiHidden/>
    <w:unhideWhenUsed/>
    <w:rsid w:val="00CD0A42"/>
  </w:style>
  <w:style w:type="paragraph" w:customStyle="1" w:styleId="Table">
    <w:name w:val="Table"/>
    <w:basedOn w:val="Normal"/>
    <w:qFormat/>
    <w:rsid w:val="00F1514C"/>
    <w:pPr>
      <w:spacing w:after="0"/>
    </w:pPr>
    <w:rPr>
      <w:rFonts w:cstheme="minorHAnsi"/>
      <w:sz w:val="18"/>
      <w:szCs w:val="18"/>
      <w:lang w:eastAsia="cs-CZ"/>
    </w:rPr>
  </w:style>
  <w:style w:type="character" w:customStyle="1" w:styleId="fabric-text-color-mark">
    <w:name w:val="fabric-text-color-mark"/>
    <w:basedOn w:val="DefaultParagraphFont"/>
    <w:rsid w:val="00B022D4"/>
  </w:style>
  <w:style w:type="table" w:customStyle="1" w:styleId="AxureTableStyle3">
    <w:name w:val="AxureTableStyle3"/>
    <w:basedOn w:val="TableNormal"/>
    <w:uiPriority w:val="99"/>
    <w:rsid w:val="000F493E"/>
    <w:rPr>
      <w:rFonts w:ascii="Arial" w:eastAsia="Noto Sans" w:hAnsi="Arial" w:cs="Times New Roman"/>
      <w:sz w:val="16"/>
    </w:rPr>
    <w:tblPr>
      <w:tblStyleRowBandSize w:val="1"/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findhit">
    <w:name w:val="findhit"/>
    <w:basedOn w:val="DefaultParagraphFont"/>
    <w:rsid w:val="00C664E8"/>
  </w:style>
  <w:style w:type="paragraph" w:customStyle="1" w:styleId="Style1divny">
    <w:name w:val="Style1divny"/>
    <w:basedOn w:val="ListBullet"/>
    <w:link w:val="Style1divnyChar"/>
    <w:rsid w:val="00063937"/>
  </w:style>
  <w:style w:type="character" w:customStyle="1" w:styleId="Style1divnyChar">
    <w:name w:val="Style1divny Char"/>
    <w:basedOn w:val="ListBulletChar"/>
    <w:link w:val="Style1divny"/>
    <w:rsid w:val="00063937"/>
    <w:rPr>
      <w:rFonts w:cs="Times New Roman"/>
      <w:sz w:val="20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0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18/08/relationships/commentsExtensible" Target="commentsExtensible.xml"/><Relationship Id="rId26" Type="http://schemas.openxmlformats.org/officeDocument/2006/relationships/image" Target="media/image11.emf"/><Relationship Id="rId21" Type="http://schemas.openxmlformats.org/officeDocument/2006/relationships/image" Target="media/image7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microsoft.com/office/2016/09/relationships/commentsIds" Target="commentsIds.xml"/><Relationship Id="rId25" Type="http://schemas.openxmlformats.org/officeDocument/2006/relationships/hyperlink" Target="https://tollnet.atlassian.net/wiki/x/7IPCH" TargetMode="External"/><Relationship Id="rId33" Type="http://schemas.openxmlformats.org/officeDocument/2006/relationships/package" Target="embeddings/Microsoft_Word_Document1.docx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6.png"/><Relationship Id="rId29" Type="http://schemas.openxmlformats.org/officeDocument/2006/relationships/package" Target="embeddings/Microsoft_Word_Document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5.emf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9.png"/><Relationship Id="rId28" Type="http://schemas.openxmlformats.org/officeDocument/2006/relationships/image" Target="media/image13.emf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package" Target="embeddings/Microsoft_Excel_Worksheet.xlsx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emf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ollnet.cz" TargetMode="External"/></Relationships>
</file>

<file path=word/theme/theme1.xml><?xml version="1.0" encoding="utf-8"?>
<a:theme xmlns:a="http://schemas.openxmlformats.org/drawingml/2006/main" name="Office Theme">
  <a:themeElements>
    <a:clrScheme name="TollNet #2">
      <a:dk1>
        <a:sysClr val="windowText" lastClr="000000"/>
      </a:dk1>
      <a:lt1>
        <a:sysClr val="window" lastClr="FFFFFF"/>
      </a:lt1>
      <a:dk2>
        <a:srgbClr val="5E6167"/>
      </a:dk2>
      <a:lt2>
        <a:srgbClr val="DEF5FA"/>
      </a:lt2>
      <a:accent1>
        <a:srgbClr val="2DA2BF"/>
      </a:accent1>
      <a:accent2>
        <a:srgbClr val="A71930"/>
      </a:accent2>
      <a:accent3>
        <a:srgbClr val="EB641B"/>
      </a:accent3>
      <a:accent4>
        <a:srgbClr val="39639D"/>
      </a:accent4>
      <a:accent5>
        <a:srgbClr val="474B78"/>
      </a:accent5>
      <a:accent6>
        <a:srgbClr val="CD202C"/>
      </a:accent6>
      <a:hlink>
        <a:srgbClr val="FF8119"/>
      </a:hlink>
      <a:folHlink>
        <a:srgbClr val="44B9E8"/>
      </a:folHlink>
    </a:clrScheme>
    <a:fontScheme name="TollNet Noto Sans">
      <a:majorFont>
        <a:latin typeface="Noto Sans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95EEBE-4405-7547-8F68-4966449C0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201</Pages>
  <Words>47198</Words>
  <Characters>269032</Characters>
  <Application>Microsoft Office Word</Application>
  <DocSecurity>0</DocSecurity>
  <Lines>2241</Lines>
  <Paragraphs>631</Paragraphs>
  <ScaleCrop>false</ScaleCrop>
  <Manager/>
  <Company>TollNet a.s.</Company>
  <LinksUpToDate>false</LinksUpToDate>
  <CharactersWithSpaces>315599</CharactersWithSpaces>
  <SharedDoc>false</SharedDoc>
  <HyperlinkBase/>
  <HLinks>
    <vt:vector size="810" baseType="variant">
      <vt:variant>
        <vt:i4>65650</vt:i4>
      </vt:variant>
      <vt:variant>
        <vt:i4>981</vt:i4>
      </vt:variant>
      <vt:variant>
        <vt:i4>0</vt:i4>
      </vt:variant>
      <vt:variant>
        <vt:i4>5</vt:i4>
      </vt:variant>
      <vt:variant>
        <vt:lpwstr>https://tollnetas-my.sharepoint.com/:x:/g/personal/zuzana_irova_tollnet_cz/EUnCEqCzuAhDv_iV1UshOVIBqObYn_uKvUYoWSBMGNHokQ?e=HPmdO5</vt:lpwstr>
      </vt:variant>
      <vt:variant>
        <vt:lpwstr/>
      </vt:variant>
      <vt:variant>
        <vt:i4>2490469</vt:i4>
      </vt:variant>
      <vt:variant>
        <vt:i4>969</vt:i4>
      </vt:variant>
      <vt:variant>
        <vt:i4>0</vt:i4>
      </vt:variant>
      <vt:variant>
        <vt:i4>5</vt:i4>
      </vt:variant>
      <vt:variant>
        <vt:lpwstr>https://tollnet.atlassian.net/wiki/x/FoA7Cw</vt:lpwstr>
      </vt:variant>
      <vt:variant>
        <vt:lpwstr/>
      </vt:variant>
      <vt:variant>
        <vt:i4>1900566</vt:i4>
      </vt:variant>
      <vt:variant>
        <vt:i4>933</vt:i4>
      </vt:variant>
      <vt:variant>
        <vt:i4>0</vt:i4>
      </vt:variant>
      <vt:variant>
        <vt:i4>5</vt:i4>
      </vt:variant>
      <vt:variant>
        <vt:lpwstr/>
      </vt:variant>
      <vt:variant>
        <vt:lpwstr>_Rounding_(Zaokrouhlování)</vt:lpwstr>
      </vt:variant>
      <vt:variant>
        <vt:i4>7143479</vt:i4>
      </vt:variant>
      <vt:variant>
        <vt:i4>918</vt:i4>
      </vt:variant>
      <vt:variant>
        <vt:i4>0</vt:i4>
      </vt:variant>
      <vt:variant>
        <vt:i4>5</vt:i4>
      </vt:variant>
      <vt:variant>
        <vt:lpwstr>https://tollnet.atlassian.net/wiki/x/7IPCH</vt:lpwstr>
      </vt:variant>
      <vt:variant>
        <vt:lpwstr/>
      </vt:variant>
      <vt:variant>
        <vt:i4>1376305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_Toc200959621</vt:lpwstr>
      </vt:variant>
      <vt:variant>
        <vt:i4>1376305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_Toc200959620</vt:lpwstr>
      </vt:variant>
      <vt:variant>
        <vt:i4>1441841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_Toc200959619</vt:lpwstr>
      </vt:variant>
      <vt:variant>
        <vt:i4>1441841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_Toc200959618</vt:lpwstr>
      </vt:variant>
      <vt:variant>
        <vt:i4>1441841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_Toc200959617</vt:lpwstr>
      </vt:variant>
      <vt:variant>
        <vt:i4>1441841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_Toc200959616</vt:lpwstr>
      </vt:variant>
      <vt:variant>
        <vt:i4>1441841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_Toc200959615</vt:lpwstr>
      </vt:variant>
      <vt:variant>
        <vt:i4>1441841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_Toc200959614</vt:lpwstr>
      </vt:variant>
      <vt:variant>
        <vt:i4>1441841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_Toc200959613</vt:lpwstr>
      </vt:variant>
      <vt:variant>
        <vt:i4>1441841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_Toc200959612</vt:lpwstr>
      </vt:variant>
      <vt:variant>
        <vt:i4>1441841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_Toc200959611</vt:lpwstr>
      </vt:variant>
      <vt:variant>
        <vt:i4>1441841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_Toc200959610</vt:lpwstr>
      </vt:variant>
      <vt:variant>
        <vt:i4>1507377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_Toc200959609</vt:lpwstr>
      </vt:variant>
      <vt:variant>
        <vt:i4>1507377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_Toc200959608</vt:lpwstr>
      </vt:variant>
      <vt:variant>
        <vt:i4>1507377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_Toc200959607</vt:lpwstr>
      </vt:variant>
      <vt:variant>
        <vt:i4>1507377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_Toc200959606</vt:lpwstr>
      </vt:variant>
      <vt:variant>
        <vt:i4>1507377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_Toc200959605</vt:lpwstr>
      </vt:variant>
      <vt:variant>
        <vt:i4>1507377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_Toc200959604</vt:lpwstr>
      </vt:variant>
      <vt:variant>
        <vt:i4>1507377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_Toc200959603</vt:lpwstr>
      </vt:variant>
      <vt:variant>
        <vt:i4>1507377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_Toc200959602</vt:lpwstr>
      </vt:variant>
      <vt:variant>
        <vt:i4>1507377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_Toc200959601</vt:lpwstr>
      </vt:variant>
      <vt:variant>
        <vt:i4>1507377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_Toc200959600</vt:lpwstr>
      </vt:variant>
      <vt:variant>
        <vt:i4>1966130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_Toc200959599</vt:lpwstr>
      </vt:variant>
      <vt:variant>
        <vt:i4>1966130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_Toc200959598</vt:lpwstr>
      </vt:variant>
      <vt:variant>
        <vt:i4>1966130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_Toc200959597</vt:lpwstr>
      </vt:variant>
      <vt:variant>
        <vt:i4>1966130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_Toc200959596</vt:lpwstr>
      </vt:variant>
      <vt:variant>
        <vt:i4>1966130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_Toc200959595</vt:lpwstr>
      </vt:variant>
      <vt:variant>
        <vt:i4>1966130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_Toc200959594</vt:lpwstr>
      </vt:variant>
      <vt:variant>
        <vt:i4>1966130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_Toc200959593</vt:lpwstr>
      </vt:variant>
      <vt:variant>
        <vt:i4>1966130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_Toc200959592</vt:lpwstr>
      </vt:variant>
      <vt:variant>
        <vt:i4>1966130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_Toc200959591</vt:lpwstr>
      </vt:variant>
      <vt:variant>
        <vt:i4>1966130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_Toc200959590</vt:lpwstr>
      </vt:variant>
      <vt:variant>
        <vt:i4>2031666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_Toc200959589</vt:lpwstr>
      </vt:variant>
      <vt:variant>
        <vt:i4>2031666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_Toc200959588</vt:lpwstr>
      </vt:variant>
      <vt:variant>
        <vt:i4>2031666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_Toc200959587</vt:lpwstr>
      </vt:variant>
      <vt:variant>
        <vt:i4>2031666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_Toc200959586</vt:lpwstr>
      </vt:variant>
      <vt:variant>
        <vt:i4>2031666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_Toc200959585</vt:lpwstr>
      </vt:variant>
      <vt:variant>
        <vt:i4>2031666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_Toc200959584</vt:lpwstr>
      </vt:variant>
      <vt:variant>
        <vt:i4>2031666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_Toc200959583</vt:lpwstr>
      </vt:variant>
      <vt:variant>
        <vt:i4>2031666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_Toc200959582</vt:lpwstr>
      </vt:variant>
      <vt:variant>
        <vt:i4>2031666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_Toc200959581</vt:lpwstr>
      </vt:variant>
      <vt:variant>
        <vt:i4>1048626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_Toc200959579</vt:lpwstr>
      </vt:variant>
      <vt:variant>
        <vt:i4>1048626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_Toc200959578</vt:lpwstr>
      </vt:variant>
      <vt:variant>
        <vt:i4>1048626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_Toc200959577</vt:lpwstr>
      </vt:variant>
      <vt:variant>
        <vt:i4>1048626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_Toc200959576</vt:lpwstr>
      </vt:variant>
      <vt:variant>
        <vt:i4>1048626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_Toc200959575</vt:lpwstr>
      </vt:variant>
      <vt:variant>
        <vt:i4>1048626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_Toc200959574</vt:lpwstr>
      </vt:variant>
      <vt:variant>
        <vt:i4>1048626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_Toc200959573</vt:lpwstr>
      </vt:variant>
      <vt:variant>
        <vt:i4>1048626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_Toc200959572</vt:lpwstr>
      </vt:variant>
      <vt:variant>
        <vt:i4>1048626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_Toc200959571</vt:lpwstr>
      </vt:variant>
      <vt:variant>
        <vt:i4>1048626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_Toc200959570</vt:lpwstr>
      </vt:variant>
      <vt:variant>
        <vt:i4>1114162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_Toc200959569</vt:lpwstr>
      </vt:variant>
      <vt:variant>
        <vt:i4>1114162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_Toc200959568</vt:lpwstr>
      </vt:variant>
      <vt:variant>
        <vt:i4>1114162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_Toc200959567</vt:lpwstr>
      </vt:variant>
      <vt:variant>
        <vt:i4>1114162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_Toc200959566</vt:lpwstr>
      </vt:variant>
      <vt:variant>
        <vt:i4>1114162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_Toc200959565</vt:lpwstr>
      </vt:variant>
      <vt:variant>
        <vt:i4>1114162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_Toc200959564</vt:lpwstr>
      </vt:variant>
      <vt:variant>
        <vt:i4>1114162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_Toc200959563</vt:lpwstr>
      </vt:variant>
      <vt:variant>
        <vt:i4>1114162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_Toc200959562</vt:lpwstr>
      </vt:variant>
      <vt:variant>
        <vt:i4>1114162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_Toc200959561</vt:lpwstr>
      </vt:variant>
      <vt:variant>
        <vt:i4>1114162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_Toc200959560</vt:lpwstr>
      </vt:variant>
      <vt:variant>
        <vt:i4>1179698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_Toc200959559</vt:lpwstr>
      </vt:variant>
      <vt:variant>
        <vt:i4>1179698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_Toc200959558</vt:lpwstr>
      </vt:variant>
      <vt:variant>
        <vt:i4>1179698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_Toc200959557</vt:lpwstr>
      </vt:variant>
      <vt:variant>
        <vt:i4>1179698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_Toc200959556</vt:lpwstr>
      </vt:variant>
      <vt:variant>
        <vt:i4>1048629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_Toc200959272</vt:lpwstr>
      </vt:variant>
      <vt:variant>
        <vt:i4>1048629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_Toc200959271</vt:lpwstr>
      </vt:variant>
      <vt:variant>
        <vt:i4>1048629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_Toc200959270</vt:lpwstr>
      </vt:variant>
      <vt:variant>
        <vt:i4>1114165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_Toc200959269</vt:lpwstr>
      </vt:variant>
      <vt:variant>
        <vt:i4>1114165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_Toc200959268</vt:lpwstr>
      </vt:variant>
      <vt:variant>
        <vt:i4>1114165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_Toc200959267</vt:lpwstr>
      </vt:variant>
      <vt:variant>
        <vt:i4>1114165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_Toc200959266</vt:lpwstr>
      </vt:variant>
      <vt:variant>
        <vt:i4>1114165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_Toc200959265</vt:lpwstr>
      </vt:variant>
      <vt:variant>
        <vt:i4>1114165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_Toc200959264</vt:lpwstr>
      </vt:variant>
      <vt:variant>
        <vt:i4>1114165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_Toc200959263</vt:lpwstr>
      </vt:variant>
      <vt:variant>
        <vt:i4>1114165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_Toc200959262</vt:lpwstr>
      </vt:variant>
      <vt:variant>
        <vt:i4>1114165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_Toc200959261</vt:lpwstr>
      </vt:variant>
      <vt:variant>
        <vt:i4>1114165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_Toc200959260</vt:lpwstr>
      </vt:variant>
      <vt:variant>
        <vt:i4>1179701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_Toc200959259</vt:lpwstr>
      </vt:variant>
      <vt:variant>
        <vt:i4>1179701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_Toc200959258</vt:lpwstr>
      </vt:variant>
      <vt:variant>
        <vt:i4>1179701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_Toc200959257</vt:lpwstr>
      </vt:variant>
      <vt:variant>
        <vt:i4>1179701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_Toc200959256</vt:lpwstr>
      </vt:variant>
      <vt:variant>
        <vt:i4>1179701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_Toc200959255</vt:lpwstr>
      </vt:variant>
      <vt:variant>
        <vt:i4>1179701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_Toc200959254</vt:lpwstr>
      </vt:variant>
      <vt:variant>
        <vt:i4>1179701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_Toc200959253</vt:lpwstr>
      </vt:variant>
      <vt:variant>
        <vt:i4>1179701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_Toc200959252</vt:lpwstr>
      </vt:variant>
      <vt:variant>
        <vt:i4>1179701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_Toc200959251</vt:lpwstr>
      </vt:variant>
      <vt:variant>
        <vt:i4>1179701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_Toc200959250</vt:lpwstr>
      </vt:variant>
      <vt:variant>
        <vt:i4>1245237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_Toc200959249</vt:lpwstr>
      </vt:variant>
      <vt:variant>
        <vt:i4>1245237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_Toc200959248</vt:lpwstr>
      </vt:variant>
      <vt:variant>
        <vt:i4>1245237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_Toc200959247</vt:lpwstr>
      </vt:variant>
      <vt:variant>
        <vt:i4>1245237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_Toc200959246</vt:lpwstr>
      </vt:variant>
      <vt:variant>
        <vt:i4>1245237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_Toc200959245</vt:lpwstr>
      </vt:variant>
      <vt:variant>
        <vt:i4>1245237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_Toc200959244</vt:lpwstr>
      </vt:variant>
      <vt:variant>
        <vt:i4>1245237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_Toc200959243</vt:lpwstr>
      </vt:variant>
      <vt:variant>
        <vt:i4>1245237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_Toc200959242</vt:lpwstr>
      </vt:variant>
      <vt:variant>
        <vt:i4>1245237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_Toc200959241</vt:lpwstr>
      </vt:variant>
      <vt:variant>
        <vt:i4>1245237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_Toc200959240</vt:lpwstr>
      </vt:variant>
      <vt:variant>
        <vt:i4>1310773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_Toc200959239</vt:lpwstr>
      </vt:variant>
      <vt:variant>
        <vt:i4>1310773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_Toc200959238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_Toc200959237</vt:lpwstr>
      </vt:variant>
      <vt:variant>
        <vt:i4>1310773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_Toc200959236</vt:lpwstr>
      </vt:variant>
      <vt:variant>
        <vt:i4>1310773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_Toc200959235</vt:lpwstr>
      </vt:variant>
      <vt:variant>
        <vt:i4>1310773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_Toc200959234</vt:lpwstr>
      </vt:variant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_Toc200959233</vt:lpwstr>
      </vt:variant>
      <vt:variant>
        <vt:i4>1310773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_Toc200959232</vt:lpwstr>
      </vt:variant>
      <vt:variant>
        <vt:i4>1310773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_Toc200959231</vt:lpwstr>
      </vt:variant>
      <vt:variant>
        <vt:i4>1310773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_Toc200959230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_Toc200959229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_Toc200959228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_Toc200959227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_Toc200959226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_Toc200959225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_Toc200959224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_Toc200959223</vt:lpwstr>
      </vt:variant>
      <vt:variant>
        <vt:i4>1376309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_Toc200959222</vt:lpwstr>
      </vt:variant>
      <vt:variant>
        <vt:i4>1376309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_Toc200959221</vt:lpwstr>
      </vt:variant>
      <vt:variant>
        <vt:i4>1376309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_Toc200959220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_Toc200959219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_Toc200959218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_Toc200959217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_Toc200959216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_Toc200959215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_Toc200959214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_Toc200959213</vt:lpwstr>
      </vt:variant>
      <vt:variant>
        <vt:i4>1441845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_Toc200959212</vt:lpwstr>
      </vt:variant>
      <vt:variant>
        <vt:i4>1441845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_Toc200959211</vt:lpwstr>
      </vt:variant>
      <vt:variant>
        <vt:i4>1441845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_Toc200959210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_Toc200959209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_Toc200959208</vt:lpwstr>
      </vt:variant>
      <vt:variant>
        <vt:i4>6619234</vt:i4>
      </vt:variant>
      <vt:variant>
        <vt:i4>20</vt:i4>
      </vt:variant>
      <vt:variant>
        <vt:i4>0</vt:i4>
      </vt:variant>
      <vt:variant>
        <vt:i4>5</vt:i4>
      </vt:variant>
      <vt:variant>
        <vt:lpwstr>http://www.tollnet.cz/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Billing and Accounts Receivables (BAR)</dc:title>
  <dc:subject>Funkční specifikace Billien</dc:subject>
  <dc:creator>TollNet a.s.</dc:creator>
  <cp:keywords/>
  <dc:description/>
  <cp:lastModifiedBy>Irová Zuzana</cp:lastModifiedBy>
  <cp:revision>14</cp:revision>
  <cp:lastPrinted>2023-04-21T11:33:00Z</cp:lastPrinted>
  <dcterms:created xsi:type="dcterms:W3CDTF">2025-06-23T08:46:00Z</dcterms:created>
  <dcterms:modified xsi:type="dcterms:W3CDTF">2025-06-23T09:00:00Z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cond subject">
    <vt:lpwstr>Release 5.8</vt:lpwstr>
  </property>
  <property fmtid="{D5CDD505-2E9C-101B-9397-08002B2CF9AE}" pid="3" name="Confidential">
    <vt:bool>false</vt:bool>
  </property>
</Properties>
</file>